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71447" w14:textId="13ED5EAD" w:rsidR="00862767" w:rsidRDefault="00BC61A1" w:rsidP="0045270D">
      <w:pPr>
        <w:pStyle w:val="Sinespaciado"/>
        <w:spacing w:after="240"/>
        <w:jc w:val="both"/>
        <w:rPr>
          <w:rFonts w:cs="Times New Roman"/>
        </w:rPr>
      </w:pPr>
      <w:r w:rsidRPr="00686C0C">
        <w:rPr>
          <w:rFonts w:ascii="Times New Roman" w:hAnsi="Times New Roman" w:cs="Times New Roman"/>
          <w:noProof/>
        </w:rPr>
        <w:drawing>
          <wp:anchor distT="0" distB="0" distL="114300" distR="114300" simplePos="0" relativeHeight="251658281" behindDoc="0" locked="0" layoutInCell="1" allowOverlap="1" wp14:anchorId="4A43C66C" wp14:editId="7BC2A1F7">
            <wp:simplePos x="0" y="0"/>
            <wp:positionH relativeFrom="column">
              <wp:posOffset>173787</wp:posOffset>
            </wp:positionH>
            <wp:positionV relativeFrom="paragraph">
              <wp:posOffset>-210362</wp:posOffset>
            </wp:positionV>
            <wp:extent cx="979102" cy="1436370"/>
            <wp:effectExtent l="0" t="0" r="0" b="0"/>
            <wp:wrapNone/>
            <wp:docPr id="1749403077" name="Picture 2"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03077" name="Picture 2" descr="Imagen que contiene Logotipo&#10;&#10;El contenido generado por IA puede ser incorrecto."/>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6708" t="2772" r="16482" b="5772"/>
                    <a:stretch/>
                  </pic:blipFill>
                  <pic:spPr bwMode="auto">
                    <a:xfrm>
                      <a:off x="0" y="0"/>
                      <a:ext cx="979102" cy="14363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77ED0" w:rsidRPr="00686C0C">
        <w:rPr>
          <w:rFonts w:ascii="Times New Roman" w:hAnsi="Times New Roman" w:cs="Times New Roman"/>
          <w:noProof/>
        </w:rPr>
        <mc:AlternateContent>
          <mc:Choice Requires="wps">
            <w:drawing>
              <wp:anchor distT="0" distB="0" distL="114300" distR="114300" simplePos="0" relativeHeight="251658246" behindDoc="0" locked="0" layoutInCell="1" allowOverlap="1" wp14:anchorId="0AB31EBF" wp14:editId="23ADEDCF">
                <wp:simplePos x="0" y="0"/>
                <wp:positionH relativeFrom="margin">
                  <wp:posOffset>1375850</wp:posOffset>
                </wp:positionH>
                <wp:positionV relativeFrom="paragraph">
                  <wp:posOffset>1274835</wp:posOffset>
                </wp:positionV>
                <wp:extent cx="4638040" cy="6412523"/>
                <wp:effectExtent l="0" t="0" r="0" b="7620"/>
                <wp:wrapNone/>
                <wp:docPr id="1671533295" name="Cuadro de texto 8"/>
                <wp:cNvGraphicFramePr/>
                <a:graphic xmlns:a="http://schemas.openxmlformats.org/drawingml/2006/main">
                  <a:graphicData uri="http://schemas.microsoft.com/office/word/2010/wordprocessingShape">
                    <wps:wsp>
                      <wps:cNvSpPr txBox="1"/>
                      <wps:spPr>
                        <a:xfrm>
                          <a:off x="0" y="0"/>
                          <a:ext cx="4638040" cy="6412523"/>
                        </a:xfrm>
                        <a:prstGeom prst="rect">
                          <a:avLst/>
                        </a:prstGeom>
                        <a:noFill/>
                        <a:ln w="6350">
                          <a:noFill/>
                        </a:ln>
                      </wps:spPr>
                      <wps:txbx>
                        <w:txbxContent>
                          <w:p w14:paraId="2288EAB9" w14:textId="05D23ECB" w:rsidR="00277ED0" w:rsidRPr="00ED053D" w:rsidRDefault="00277ED0" w:rsidP="00277ED0">
                            <w:pPr>
                              <w:jc w:val="center"/>
                              <w:rPr>
                                <w:i/>
                                <w:sz w:val="32"/>
                                <w:szCs w:val="32"/>
                              </w:rPr>
                            </w:pPr>
                            <w:r w:rsidRPr="00ED053D">
                              <w:rPr>
                                <w:i/>
                                <w:sz w:val="32"/>
                                <w:szCs w:val="32"/>
                              </w:rPr>
                              <w:t xml:space="preserve">Trabajo Terminal </w:t>
                            </w:r>
                            <w:r>
                              <w:rPr>
                                <w:i/>
                                <w:sz w:val="32"/>
                                <w:szCs w:val="32"/>
                              </w:rPr>
                              <w:t>I</w:t>
                            </w:r>
                          </w:p>
                          <w:p w14:paraId="79A172CD" w14:textId="001DDA06" w:rsidR="00277ED0" w:rsidRPr="00ED053D" w:rsidRDefault="00277ED0" w:rsidP="00277ED0">
                            <w:pPr>
                              <w:jc w:val="center"/>
                              <w:rPr>
                                <w:b/>
                                <w:sz w:val="32"/>
                                <w:szCs w:val="32"/>
                              </w:rPr>
                            </w:pPr>
                            <w:r w:rsidRPr="00ED053D">
                              <w:rPr>
                                <w:b/>
                                <w:sz w:val="32"/>
                                <w:szCs w:val="32"/>
                              </w:rPr>
                              <w:t>“</w:t>
                            </w:r>
                            <w:r w:rsidRPr="00277ED0">
                              <w:rPr>
                                <w:b/>
                                <w:sz w:val="32"/>
                                <w:szCs w:val="32"/>
                              </w:rPr>
                              <w:t>PROTOTIPO DE APLICACIÓN MÓVIL PARA PEDIDOS DE</w:t>
                            </w:r>
                            <w:r>
                              <w:rPr>
                                <w:b/>
                                <w:sz w:val="32"/>
                                <w:szCs w:val="32"/>
                              </w:rPr>
                              <w:t xml:space="preserve"> </w:t>
                            </w:r>
                            <w:r w:rsidRPr="00277ED0">
                              <w:rPr>
                                <w:b/>
                                <w:sz w:val="32"/>
                                <w:szCs w:val="32"/>
                              </w:rPr>
                              <w:t>AGUA POTABLE EN GARRAFONES POR REPARTIDORES EN LA</w:t>
                            </w:r>
                            <w:r>
                              <w:rPr>
                                <w:b/>
                                <w:sz w:val="32"/>
                                <w:szCs w:val="32"/>
                              </w:rPr>
                              <w:t xml:space="preserve"> </w:t>
                            </w:r>
                            <w:r w:rsidRPr="00277ED0">
                              <w:rPr>
                                <w:b/>
                                <w:sz w:val="32"/>
                                <w:szCs w:val="32"/>
                              </w:rPr>
                              <w:t>ALCALDÍA BENITO JUÁREZ</w:t>
                            </w:r>
                            <w:r>
                              <w:rPr>
                                <w:b/>
                                <w:sz w:val="32"/>
                                <w:szCs w:val="32"/>
                              </w:rPr>
                              <w:t>”</w:t>
                            </w:r>
                          </w:p>
                          <w:p w14:paraId="41BE1A22" w14:textId="5DFD4A9B" w:rsidR="00277ED0" w:rsidRPr="00ED053D" w:rsidRDefault="00277ED0" w:rsidP="00277ED0">
                            <w:pPr>
                              <w:jc w:val="center"/>
                              <w:rPr>
                                <w:sz w:val="32"/>
                                <w:szCs w:val="32"/>
                              </w:rPr>
                            </w:pPr>
                            <w:r w:rsidRPr="00ED053D">
                              <w:rPr>
                                <w:sz w:val="32"/>
                                <w:szCs w:val="32"/>
                              </w:rPr>
                              <w:t>No. 202</w:t>
                            </w:r>
                            <w:r>
                              <w:rPr>
                                <w:sz w:val="32"/>
                                <w:szCs w:val="32"/>
                              </w:rPr>
                              <w:t>6</w:t>
                            </w:r>
                            <w:r w:rsidRPr="00ED053D">
                              <w:rPr>
                                <w:sz w:val="32"/>
                                <w:szCs w:val="32"/>
                              </w:rPr>
                              <w:t>-B</w:t>
                            </w:r>
                            <w:r>
                              <w:rPr>
                                <w:sz w:val="32"/>
                                <w:szCs w:val="32"/>
                              </w:rPr>
                              <w:t>176</w:t>
                            </w:r>
                          </w:p>
                          <w:p w14:paraId="34FD6757" w14:textId="77777777" w:rsidR="00277ED0" w:rsidRPr="00ED053D" w:rsidRDefault="00277ED0" w:rsidP="00277ED0">
                            <w:pPr>
                              <w:rPr>
                                <w:sz w:val="32"/>
                                <w:szCs w:val="32"/>
                              </w:rPr>
                            </w:pPr>
                          </w:p>
                          <w:p w14:paraId="7872380A" w14:textId="4FFD82E0" w:rsidR="00277ED0" w:rsidRPr="00ED053D" w:rsidRDefault="00277ED0" w:rsidP="00277ED0">
                            <w:pPr>
                              <w:jc w:val="center"/>
                              <w:rPr>
                                <w:sz w:val="32"/>
                                <w:szCs w:val="32"/>
                              </w:rPr>
                            </w:pPr>
                            <w:r w:rsidRPr="00ED053D">
                              <w:rPr>
                                <w:sz w:val="32"/>
                                <w:szCs w:val="32"/>
                              </w:rPr>
                              <w:t xml:space="preserve">Para </w:t>
                            </w:r>
                            <w:r w:rsidR="006C3056">
                              <w:rPr>
                                <w:sz w:val="32"/>
                                <w:szCs w:val="32"/>
                              </w:rPr>
                              <w:t>O</w:t>
                            </w:r>
                            <w:r w:rsidRPr="00ED053D">
                              <w:rPr>
                                <w:sz w:val="32"/>
                                <w:szCs w:val="32"/>
                              </w:rPr>
                              <w:t xml:space="preserve">btener </w:t>
                            </w:r>
                            <w:r w:rsidR="006C3056">
                              <w:rPr>
                                <w:sz w:val="32"/>
                                <w:szCs w:val="32"/>
                              </w:rPr>
                              <w:t>E</w:t>
                            </w:r>
                            <w:r w:rsidRPr="00ED053D">
                              <w:rPr>
                                <w:sz w:val="32"/>
                                <w:szCs w:val="32"/>
                              </w:rPr>
                              <w:t xml:space="preserve">l </w:t>
                            </w:r>
                            <w:r w:rsidR="006C3056">
                              <w:rPr>
                                <w:sz w:val="32"/>
                                <w:szCs w:val="32"/>
                              </w:rPr>
                              <w:t>T</w:t>
                            </w:r>
                            <w:r w:rsidRPr="00ED053D">
                              <w:rPr>
                                <w:sz w:val="32"/>
                                <w:szCs w:val="32"/>
                              </w:rPr>
                              <w:t xml:space="preserve">ítulo </w:t>
                            </w:r>
                            <w:r w:rsidR="006C3056">
                              <w:rPr>
                                <w:sz w:val="32"/>
                                <w:szCs w:val="32"/>
                              </w:rPr>
                              <w:t>D</w:t>
                            </w:r>
                            <w:r w:rsidRPr="00ED053D">
                              <w:rPr>
                                <w:sz w:val="32"/>
                                <w:szCs w:val="32"/>
                              </w:rPr>
                              <w:t xml:space="preserve">e </w:t>
                            </w:r>
                            <w:r w:rsidR="006C3056">
                              <w:rPr>
                                <w:sz w:val="32"/>
                                <w:szCs w:val="32"/>
                              </w:rPr>
                              <w:t>I</w:t>
                            </w:r>
                            <w:r w:rsidRPr="00ED053D">
                              <w:rPr>
                                <w:sz w:val="32"/>
                                <w:szCs w:val="32"/>
                              </w:rPr>
                              <w:t xml:space="preserve">ngeniero </w:t>
                            </w:r>
                            <w:r w:rsidR="006C3056">
                              <w:rPr>
                                <w:sz w:val="32"/>
                                <w:szCs w:val="32"/>
                              </w:rPr>
                              <w:t>E</w:t>
                            </w:r>
                            <w:r w:rsidRPr="00ED053D">
                              <w:rPr>
                                <w:sz w:val="32"/>
                                <w:szCs w:val="32"/>
                              </w:rPr>
                              <w:t xml:space="preserve">n </w:t>
                            </w:r>
                            <w:r w:rsidR="006C3056">
                              <w:rPr>
                                <w:sz w:val="32"/>
                                <w:szCs w:val="32"/>
                              </w:rPr>
                              <w:t>S</w:t>
                            </w:r>
                            <w:r w:rsidRPr="00ED053D">
                              <w:rPr>
                                <w:sz w:val="32"/>
                                <w:szCs w:val="32"/>
                              </w:rPr>
                              <w:t xml:space="preserve">istemas </w:t>
                            </w:r>
                            <w:r w:rsidR="006C3056">
                              <w:rPr>
                                <w:sz w:val="32"/>
                                <w:szCs w:val="32"/>
                              </w:rPr>
                              <w:t>C</w:t>
                            </w:r>
                            <w:r w:rsidRPr="00ED053D">
                              <w:rPr>
                                <w:sz w:val="32"/>
                                <w:szCs w:val="32"/>
                              </w:rPr>
                              <w:t xml:space="preserve">omputacionales </w:t>
                            </w:r>
                            <w:r w:rsidR="006C3056">
                              <w:rPr>
                                <w:sz w:val="32"/>
                                <w:szCs w:val="32"/>
                              </w:rPr>
                              <w:t>P</w:t>
                            </w:r>
                            <w:r w:rsidRPr="00ED053D">
                              <w:rPr>
                                <w:sz w:val="32"/>
                                <w:szCs w:val="32"/>
                              </w:rPr>
                              <w:t xml:space="preserve">or </w:t>
                            </w:r>
                            <w:r w:rsidR="006C3056">
                              <w:rPr>
                                <w:sz w:val="32"/>
                                <w:szCs w:val="32"/>
                              </w:rPr>
                              <w:t>O</w:t>
                            </w:r>
                            <w:r w:rsidRPr="00ED053D">
                              <w:rPr>
                                <w:sz w:val="32"/>
                                <w:szCs w:val="32"/>
                              </w:rPr>
                              <w:t xml:space="preserve">pción </w:t>
                            </w:r>
                            <w:r w:rsidR="006C3056">
                              <w:rPr>
                                <w:sz w:val="32"/>
                                <w:szCs w:val="32"/>
                              </w:rPr>
                              <w:t>C</w:t>
                            </w:r>
                            <w:r w:rsidRPr="00ED053D">
                              <w:rPr>
                                <w:sz w:val="32"/>
                                <w:szCs w:val="32"/>
                              </w:rPr>
                              <w:t xml:space="preserve">urricular </w:t>
                            </w:r>
                          </w:p>
                          <w:p w14:paraId="50DCC3C1" w14:textId="77777777" w:rsidR="00277ED0" w:rsidRPr="00ED053D" w:rsidRDefault="00277ED0" w:rsidP="00277ED0">
                            <w:pPr>
                              <w:jc w:val="center"/>
                              <w:rPr>
                                <w:sz w:val="32"/>
                                <w:szCs w:val="32"/>
                              </w:rPr>
                            </w:pPr>
                            <w:r w:rsidRPr="00ED053D">
                              <w:rPr>
                                <w:sz w:val="32"/>
                                <w:szCs w:val="32"/>
                              </w:rPr>
                              <w:t xml:space="preserve">Presentan </w:t>
                            </w:r>
                          </w:p>
                          <w:p w14:paraId="404EA126" w14:textId="2C719C9A" w:rsidR="00277ED0" w:rsidRPr="00ED053D" w:rsidRDefault="00277ED0" w:rsidP="00277ED0">
                            <w:pPr>
                              <w:jc w:val="center"/>
                              <w:rPr>
                                <w:sz w:val="32"/>
                                <w:szCs w:val="32"/>
                              </w:rPr>
                            </w:pPr>
                            <w:r>
                              <w:rPr>
                                <w:sz w:val="32"/>
                                <w:szCs w:val="32"/>
                              </w:rPr>
                              <w:t>Márquez Rodríguez Gael Alejandro</w:t>
                            </w:r>
                          </w:p>
                          <w:p w14:paraId="23890713" w14:textId="487BADC2" w:rsidR="00277ED0" w:rsidRPr="00ED053D" w:rsidRDefault="00277ED0" w:rsidP="00277ED0">
                            <w:pPr>
                              <w:jc w:val="center"/>
                              <w:rPr>
                                <w:sz w:val="32"/>
                                <w:szCs w:val="32"/>
                              </w:rPr>
                            </w:pPr>
                            <w:r>
                              <w:rPr>
                                <w:sz w:val="32"/>
                                <w:szCs w:val="32"/>
                              </w:rPr>
                              <w:t xml:space="preserve">Trejo </w:t>
                            </w:r>
                            <w:r w:rsidR="00607F85">
                              <w:rPr>
                                <w:sz w:val="32"/>
                                <w:szCs w:val="32"/>
                              </w:rPr>
                              <w:t>Hernández</w:t>
                            </w:r>
                            <w:r>
                              <w:rPr>
                                <w:sz w:val="32"/>
                                <w:szCs w:val="32"/>
                              </w:rPr>
                              <w:t xml:space="preserve"> Brandon</w:t>
                            </w:r>
                          </w:p>
                          <w:p w14:paraId="082277B9" w14:textId="77777777" w:rsidR="00277ED0" w:rsidRPr="00ED053D" w:rsidRDefault="00277ED0" w:rsidP="00277ED0">
                            <w:pPr>
                              <w:rPr>
                                <w:sz w:val="32"/>
                                <w:szCs w:val="32"/>
                              </w:rPr>
                            </w:pPr>
                          </w:p>
                          <w:p w14:paraId="2D57BA91" w14:textId="77777777" w:rsidR="00277ED0" w:rsidRPr="00ED053D" w:rsidRDefault="00277ED0" w:rsidP="00277ED0">
                            <w:pPr>
                              <w:spacing w:before="240" w:after="240" w:line="240" w:lineRule="auto"/>
                              <w:jc w:val="center"/>
                              <w:rPr>
                                <w:rFonts w:eastAsia="Times New Roman" w:cs="Times New Roman"/>
                                <w:i/>
                                <w:iCs/>
                                <w:color w:val="000000"/>
                                <w:kern w:val="0"/>
                                <w:sz w:val="36"/>
                                <w:szCs w:val="36"/>
                                <w:lang w:eastAsia="es-MX"/>
                                <w14:ligatures w14:val="none"/>
                              </w:rPr>
                            </w:pPr>
                            <w:r w:rsidRPr="00ED053D">
                              <w:rPr>
                                <w:rFonts w:eastAsia="Times New Roman" w:cs="Times New Roman"/>
                                <w:i/>
                                <w:iCs/>
                                <w:color w:val="000000"/>
                                <w:kern w:val="0"/>
                                <w:sz w:val="36"/>
                                <w:szCs w:val="36"/>
                                <w:lang w:eastAsia="es-MX"/>
                                <w14:ligatures w14:val="none"/>
                              </w:rPr>
                              <w:t>Directores</w:t>
                            </w:r>
                          </w:p>
                          <w:p w14:paraId="199D15A9" w14:textId="7EC395A2" w:rsidR="00277ED0" w:rsidRPr="00001F13" w:rsidRDefault="002B5DCB" w:rsidP="00277ED0">
                            <w:pPr>
                              <w:spacing w:before="240" w:after="240" w:line="240" w:lineRule="auto"/>
                              <w:jc w:val="center"/>
                              <w:rPr>
                                <w:rFonts w:eastAsia="Times New Roman" w:cs="Times New Roman"/>
                                <w:b/>
                                <w:bCs/>
                                <w:kern w:val="0"/>
                                <w:sz w:val="36"/>
                                <w:szCs w:val="36"/>
                                <w:lang w:eastAsia="es-MX"/>
                                <w14:ligatures w14:val="none"/>
                              </w:rPr>
                            </w:pPr>
                            <w:r>
                              <w:rPr>
                                <w:rFonts w:eastAsia="Times New Roman" w:cs="Times New Roman"/>
                                <w:b/>
                                <w:bCs/>
                                <w:kern w:val="0"/>
                                <w:sz w:val="36"/>
                                <w:szCs w:val="36"/>
                                <w:lang w:eastAsia="es-MX"/>
                                <w14:ligatures w14:val="none"/>
                              </w:rPr>
                              <w:t>M</w:t>
                            </w:r>
                            <w:r w:rsidR="00277ED0">
                              <w:rPr>
                                <w:rFonts w:eastAsia="Times New Roman" w:cs="Times New Roman"/>
                                <w:b/>
                                <w:bCs/>
                                <w:kern w:val="0"/>
                                <w:sz w:val="36"/>
                                <w:szCs w:val="36"/>
                                <w:lang w:eastAsia="es-MX"/>
                                <w14:ligatures w14:val="none"/>
                              </w:rPr>
                              <w:t>.</w:t>
                            </w:r>
                            <w:r>
                              <w:rPr>
                                <w:rFonts w:eastAsia="Times New Roman" w:cs="Times New Roman"/>
                                <w:b/>
                                <w:bCs/>
                                <w:kern w:val="0"/>
                                <w:sz w:val="36"/>
                                <w:szCs w:val="36"/>
                                <w:lang w:eastAsia="es-MX"/>
                                <w14:ligatures w14:val="none"/>
                              </w:rPr>
                              <w:t xml:space="preserve"> en C.</w:t>
                            </w:r>
                            <w:r w:rsidR="00277ED0">
                              <w:rPr>
                                <w:rFonts w:eastAsia="Times New Roman" w:cs="Times New Roman"/>
                                <w:b/>
                                <w:bCs/>
                                <w:kern w:val="0"/>
                                <w:sz w:val="36"/>
                                <w:szCs w:val="36"/>
                                <w:lang w:eastAsia="es-MX"/>
                                <w14:ligatures w14:val="none"/>
                              </w:rPr>
                              <w:t xml:space="preserve"> Hurtado Avilés Ga</w:t>
                            </w:r>
                            <w:r w:rsidR="006F232F">
                              <w:rPr>
                                <w:rFonts w:eastAsia="Times New Roman" w:cs="Times New Roman"/>
                                <w:b/>
                                <w:bCs/>
                                <w:kern w:val="0"/>
                                <w:sz w:val="36"/>
                                <w:szCs w:val="36"/>
                                <w:lang w:eastAsia="es-MX"/>
                                <w14:ligatures w14:val="none"/>
                              </w:rPr>
                              <w:t>b</w:t>
                            </w:r>
                            <w:r w:rsidR="00277ED0">
                              <w:rPr>
                                <w:rFonts w:eastAsia="Times New Roman" w:cs="Times New Roman"/>
                                <w:b/>
                                <w:bCs/>
                                <w:kern w:val="0"/>
                                <w:sz w:val="36"/>
                                <w:szCs w:val="36"/>
                                <w:lang w:eastAsia="es-MX"/>
                                <w14:ligatures w14:val="none"/>
                              </w:rPr>
                              <w:t>riel</w:t>
                            </w:r>
                          </w:p>
                          <w:p w14:paraId="3A54A4B9" w14:textId="762C0B11" w:rsidR="00277ED0" w:rsidRPr="00DE7AA7" w:rsidRDefault="002B5DCB" w:rsidP="00277ED0">
                            <w:pPr>
                              <w:spacing w:before="240" w:after="240" w:line="240" w:lineRule="auto"/>
                              <w:jc w:val="center"/>
                              <w:rPr>
                                <w:rFonts w:eastAsia="Times New Roman" w:cs="Times New Roman"/>
                                <w:b/>
                                <w:color w:val="000000"/>
                                <w:kern w:val="0"/>
                                <w:sz w:val="36"/>
                                <w:szCs w:val="36"/>
                                <w:lang w:eastAsia="es-MX"/>
                                <w14:ligatures w14:val="none"/>
                              </w:rPr>
                            </w:pPr>
                            <w:r>
                              <w:rPr>
                                <w:rFonts w:eastAsia="Times New Roman" w:cs="Times New Roman"/>
                                <w:b/>
                                <w:bCs/>
                                <w:color w:val="000000"/>
                                <w:kern w:val="0"/>
                                <w:sz w:val="36"/>
                                <w:szCs w:val="36"/>
                                <w:lang w:eastAsia="es-MX"/>
                                <w14:ligatures w14:val="none"/>
                              </w:rPr>
                              <w:t>M</w:t>
                            </w:r>
                            <w:r w:rsidR="00277ED0" w:rsidRPr="00ED053D">
                              <w:rPr>
                                <w:rFonts w:eastAsia="Times New Roman" w:cs="Times New Roman"/>
                                <w:b/>
                                <w:bCs/>
                                <w:color w:val="000000"/>
                                <w:kern w:val="0"/>
                                <w:sz w:val="36"/>
                                <w:szCs w:val="36"/>
                                <w:lang w:eastAsia="es-MX"/>
                                <w14:ligatures w14:val="none"/>
                              </w:rPr>
                              <w:t>.</w:t>
                            </w:r>
                            <w:r>
                              <w:rPr>
                                <w:rFonts w:eastAsia="Times New Roman" w:cs="Times New Roman"/>
                                <w:b/>
                                <w:bCs/>
                                <w:color w:val="000000"/>
                                <w:kern w:val="0"/>
                                <w:sz w:val="36"/>
                                <w:szCs w:val="36"/>
                                <w:lang w:eastAsia="es-MX"/>
                                <w14:ligatures w14:val="none"/>
                              </w:rPr>
                              <w:t xml:space="preserve"> en C.</w:t>
                            </w:r>
                            <w:r w:rsidR="00277ED0" w:rsidRPr="00ED053D">
                              <w:rPr>
                                <w:rFonts w:eastAsia="Times New Roman" w:cs="Times New Roman"/>
                                <w:b/>
                                <w:bCs/>
                                <w:color w:val="000000"/>
                                <w:kern w:val="0"/>
                                <w:sz w:val="36"/>
                                <w:szCs w:val="36"/>
                                <w:lang w:eastAsia="es-MX"/>
                                <w14:ligatures w14:val="none"/>
                              </w:rPr>
                              <w:t xml:space="preserve"> </w:t>
                            </w:r>
                            <w:r w:rsidR="00277ED0">
                              <w:rPr>
                                <w:rFonts w:eastAsia="Times New Roman" w:cs="Times New Roman"/>
                                <w:b/>
                                <w:bCs/>
                                <w:color w:val="000000"/>
                                <w:kern w:val="0"/>
                                <w:sz w:val="36"/>
                                <w:szCs w:val="36"/>
                                <w:lang w:eastAsia="es-MX"/>
                                <w14:ligatures w14:val="none"/>
                              </w:rPr>
                              <w:t>Rodríguez Jordán Gabriel de Jesús</w:t>
                            </w:r>
                            <w:r w:rsidR="00277ED0" w:rsidRPr="00ED053D">
                              <w:rPr>
                                <w:rFonts w:eastAsia="Times New Roman" w:cs="Times New Roman"/>
                                <w:b/>
                                <w:bCs/>
                                <w:color w:val="000000"/>
                                <w:kern w:val="0"/>
                                <w:sz w:val="36"/>
                                <w:szCs w:val="36"/>
                                <w:lang w:eastAsia="es-MX"/>
                                <w14:ligatures w14:val="none"/>
                              </w:rPr>
                              <w:t xml:space="preserve"> </w:t>
                            </w:r>
                          </w:p>
                          <w:p w14:paraId="5C402D1D" w14:textId="58382613" w:rsidR="00277ED0" w:rsidRPr="00ED053D" w:rsidRDefault="00607F85" w:rsidP="00277ED0">
                            <w:pPr>
                              <w:jc w:val="center"/>
                              <w:rPr>
                                <w:sz w:val="32"/>
                                <w:szCs w:val="32"/>
                              </w:rPr>
                            </w:pPr>
                            <w:r>
                              <w:rPr>
                                <w:sz w:val="32"/>
                                <w:szCs w:val="32"/>
                              </w:rPr>
                              <w:t>Mayo</w:t>
                            </w:r>
                            <w:r w:rsidR="00277ED0" w:rsidRPr="00ED053D">
                              <w:rPr>
                                <w:sz w:val="32"/>
                                <w:szCs w:val="32"/>
                              </w:rPr>
                              <w:t xml:space="preserve"> de 202</w:t>
                            </w:r>
                            <w:r w:rsidR="00277ED0">
                              <w:rPr>
                                <w:sz w:val="32"/>
                                <w:szCs w:val="32"/>
                              </w:rPr>
                              <w:t>6</w:t>
                            </w:r>
                          </w:p>
                          <w:p w14:paraId="250F9E8F" w14:textId="77777777" w:rsidR="00277ED0" w:rsidRPr="00ED053D" w:rsidRDefault="00277ED0" w:rsidP="00277ED0">
                            <w:pPr>
                              <w:spacing w:before="240" w:after="240" w:line="240" w:lineRule="auto"/>
                              <w:jc w:val="center"/>
                              <w:rPr>
                                <w:rFonts w:eastAsia="Times New Roman" w:cs="Times New Roman"/>
                                <w:kern w:val="0"/>
                                <w:sz w:val="28"/>
                                <w:szCs w:val="28"/>
                                <w:lang w:eastAsia="es-MX"/>
                                <w14:ligatures w14:val="none"/>
                              </w:rPr>
                            </w:pPr>
                          </w:p>
                          <w:p w14:paraId="63429270" w14:textId="77777777" w:rsidR="00277ED0" w:rsidRPr="00ED053D" w:rsidRDefault="00277ED0" w:rsidP="00277ED0">
                            <w:pPr>
                              <w:jc w:val="center"/>
                              <w:rPr>
                                <w:sz w:val="28"/>
                                <w:szCs w:val="28"/>
                              </w:rPr>
                            </w:pPr>
                          </w:p>
                          <w:p w14:paraId="0BF8BF43" w14:textId="77777777" w:rsidR="00277ED0" w:rsidRPr="00ED053D" w:rsidRDefault="00277ED0" w:rsidP="00277ED0">
                            <w:pPr>
                              <w:rPr>
                                <w:sz w:val="28"/>
                                <w:szCs w:val="28"/>
                              </w:rPr>
                            </w:pPr>
                          </w:p>
                          <w:p w14:paraId="60CE2862" w14:textId="77777777" w:rsidR="00277ED0" w:rsidRPr="00ED053D" w:rsidRDefault="00277ED0" w:rsidP="00277ED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B31EBF" id="_x0000_t202" coordsize="21600,21600" o:spt="202" path="m,l,21600r21600,l21600,xe">
                <v:stroke joinstyle="miter"/>
                <v:path gradientshapeok="t" o:connecttype="rect"/>
              </v:shapetype>
              <v:shape id="Cuadro de texto 8" o:spid="_x0000_s1026" type="#_x0000_t202" style="position:absolute;left:0;text-align:left;margin-left:108.35pt;margin-top:100.4pt;width:365.2pt;height:504.9pt;z-index:25165824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" filled="f" stroked="f" strokeweight=".5pt">
                <v:textbox>
                  <w:txbxContent>
                    <w:p w14:paraId="2288EAB9" w14:textId="05D23ECB" w:rsidR="00277ED0" w:rsidRPr="00ED053D" w:rsidRDefault="00277ED0" w:rsidP="00277ED0">
                      <w:pPr>
                        <w:jc w:val="center"/>
                        <w:rPr>
                          <w:i/>
                          <w:sz w:val="32"/>
                          <w:szCs w:val="32"/>
                        </w:rPr>
                      </w:pPr>
                      <w:r w:rsidRPr="00ED053D">
                        <w:rPr>
                          <w:i/>
                          <w:sz w:val="32"/>
                          <w:szCs w:val="32"/>
                        </w:rPr>
                        <w:t xml:space="preserve">Trabajo Terminal </w:t>
                      </w:r>
                      <w:r>
                        <w:rPr>
                          <w:i/>
                          <w:sz w:val="32"/>
                          <w:szCs w:val="32"/>
                        </w:rPr>
                        <w:t>I</w:t>
                      </w:r>
                    </w:p>
                    <w:p w14:paraId="79A172CD" w14:textId="001DDA06" w:rsidR="00277ED0" w:rsidRPr="00ED053D" w:rsidRDefault="00277ED0" w:rsidP="00277ED0">
                      <w:pPr>
                        <w:jc w:val="center"/>
                        <w:rPr>
                          <w:b/>
                          <w:sz w:val="32"/>
                          <w:szCs w:val="32"/>
                        </w:rPr>
                      </w:pPr>
                      <w:r w:rsidRPr="00ED053D">
                        <w:rPr>
                          <w:b/>
                          <w:sz w:val="32"/>
                          <w:szCs w:val="32"/>
                        </w:rPr>
                        <w:t>“</w:t>
                      </w:r>
                      <w:r w:rsidRPr="00277ED0">
                        <w:rPr>
                          <w:b/>
                          <w:sz w:val="32"/>
                          <w:szCs w:val="32"/>
                        </w:rPr>
                        <w:t>PROTOTIPO DE APLICACIÓN MÓVIL PARA PEDIDOS DE</w:t>
                      </w:r>
                      <w:r>
                        <w:rPr>
                          <w:b/>
                          <w:sz w:val="32"/>
                          <w:szCs w:val="32"/>
                        </w:rPr>
                        <w:t xml:space="preserve"> </w:t>
                      </w:r>
                      <w:r w:rsidRPr="00277ED0">
                        <w:rPr>
                          <w:b/>
                          <w:sz w:val="32"/>
                          <w:szCs w:val="32"/>
                        </w:rPr>
                        <w:t>AGUA POTABLE EN GARRAFONES POR REPARTIDORES EN LA</w:t>
                      </w:r>
                      <w:r>
                        <w:rPr>
                          <w:b/>
                          <w:sz w:val="32"/>
                          <w:szCs w:val="32"/>
                        </w:rPr>
                        <w:t xml:space="preserve"> </w:t>
                      </w:r>
                      <w:r w:rsidRPr="00277ED0">
                        <w:rPr>
                          <w:b/>
                          <w:sz w:val="32"/>
                          <w:szCs w:val="32"/>
                        </w:rPr>
                        <w:t>ALCALDÍA BENITO JUÁREZ</w:t>
                      </w:r>
                      <w:r>
                        <w:rPr>
                          <w:b/>
                          <w:sz w:val="32"/>
                          <w:szCs w:val="32"/>
                        </w:rPr>
                        <w:t>”</w:t>
                      </w:r>
                    </w:p>
                    <w:p w14:paraId="41BE1A22" w14:textId="5DFD4A9B" w:rsidR="00277ED0" w:rsidRPr="00ED053D" w:rsidRDefault="00277ED0" w:rsidP="00277ED0">
                      <w:pPr>
                        <w:jc w:val="center"/>
                        <w:rPr>
                          <w:sz w:val="32"/>
                          <w:szCs w:val="32"/>
                        </w:rPr>
                      </w:pPr>
                      <w:r w:rsidRPr="00ED053D">
                        <w:rPr>
                          <w:sz w:val="32"/>
                          <w:szCs w:val="32"/>
                        </w:rPr>
                        <w:t>No. 202</w:t>
                      </w:r>
                      <w:r>
                        <w:rPr>
                          <w:sz w:val="32"/>
                          <w:szCs w:val="32"/>
                        </w:rPr>
                        <w:t>6</w:t>
                      </w:r>
                      <w:r w:rsidRPr="00ED053D">
                        <w:rPr>
                          <w:sz w:val="32"/>
                          <w:szCs w:val="32"/>
                        </w:rPr>
                        <w:t>-B</w:t>
                      </w:r>
                      <w:r>
                        <w:rPr>
                          <w:sz w:val="32"/>
                          <w:szCs w:val="32"/>
                        </w:rPr>
                        <w:t>176</w:t>
                      </w:r>
                    </w:p>
                    <w:p w14:paraId="34FD6757" w14:textId="77777777" w:rsidR="00277ED0" w:rsidRPr="00ED053D" w:rsidRDefault="00277ED0" w:rsidP="00277ED0">
                      <w:pPr>
                        <w:rPr>
                          <w:sz w:val="32"/>
                          <w:szCs w:val="32"/>
                        </w:rPr>
                      </w:pPr>
                    </w:p>
                    <w:p w14:paraId="7872380A" w14:textId="4FFD82E0" w:rsidR="00277ED0" w:rsidRPr="00ED053D" w:rsidRDefault="00277ED0" w:rsidP="00277ED0">
                      <w:pPr>
                        <w:jc w:val="center"/>
                        <w:rPr>
                          <w:sz w:val="32"/>
                          <w:szCs w:val="32"/>
                        </w:rPr>
                      </w:pPr>
                      <w:r w:rsidRPr="00ED053D">
                        <w:rPr>
                          <w:sz w:val="32"/>
                          <w:szCs w:val="32"/>
                        </w:rPr>
                        <w:t xml:space="preserve">Para </w:t>
                      </w:r>
                      <w:r w:rsidR="006C3056">
                        <w:rPr>
                          <w:sz w:val="32"/>
                          <w:szCs w:val="32"/>
                        </w:rPr>
                        <w:t>O</w:t>
                      </w:r>
                      <w:r w:rsidRPr="00ED053D">
                        <w:rPr>
                          <w:sz w:val="32"/>
                          <w:szCs w:val="32"/>
                        </w:rPr>
                        <w:t xml:space="preserve">btener </w:t>
                      </w:r>
                      <w:r w:rsidR="006C3056">
                        <w:rPr>
                          <w:sz w:val="32"/>
                          <w:szCs w:val="32"/>
                        </w:rPr>
                        <w:t>E</w:t>
                      </w:r>
                      <w:r w:rsidRPr="00ED053D">
                        <w:rPr>
                          <w:sz w:val="32"/>
                          <w:szCs w:val="32"/>
                        </w:rPr>
                        <w:t xml:space="preserve">l </w:t>
                      </w:r>
                      <w:r w:rsidR="006C3056">
                        <w:rPr>
                          <w:sz w:val="32"/>
                          <w:szCs w:val="32"/>
                        </w:rPr>
                        <w:t>T</w:t>
                      </w:r>
                      <w:r w:rsidRPr="00ED053D">
                        <w:rPr>
                          <w:sz w:val="32"/>
                          <w:szCs w:val="32"/>
                        </w:rPr>
                        <w:t xml:space="preserve">ítulo </w:t>
                      </w:r>
                      <w:r w:rsidR="006C3056">
                        <w:rPr>
                          <w:sz w:val="32"/>
                          <w:szCs w:val="32"/>
                        </w:rPr>
                        <w:t>D</w:t>
                      </w:r>
                      <w:r w:rsidRPr="00ED053D">
                        <w:rPr>
                          <w:sz w:val="32"/>
                          <w:szCs w:val="32"/>
                        </w:rPr>
                        <w:t xml:space="preserve">e </w:t>
                      </w:r>
                      <w:r w:rsidR="006C3056">
                        <w:rPr>
                          <w:sz w:val="32"/>
                          <w:szCs w:val="32"/>
                        </w:rPr>
                        <w:t>I</w:t>
                      </w:r>
                      <w:r w:rsidRPr="00ED053D">
                        <w:rPr>
                          <w:sz w:val="32"/>
                          <w:szCs w:val="32"/>
                        </w:rPr>
                        <w:t xml:space="preserve">ngeniero </w:t>
                      </w:r>
                      <w:r w:rsidR="006C3056">
                        <w:rPr>
                          <w:sz w:val="32"/>
                          <w:szCs w:val="32"/>
                        </w:rPr>
                        <w:t>E</w:t>
                      </w:r>
                      <w:r w:rsidRPr="00ED053D">
                        <w:rPr>
                          <w:sz w:val="32"/>
                          <w:szCs w:val="32"/>
                        </w:rPr>
                        <w:t xml:space="preserve">n </w:t>
                      </w:r>
                      <w:r w:rsidR="006C3056">
                        <w:rPr>
                          <w:sz w:val="32"/>
                          <w:szCs w:val="32"/>
                        </w:rPr>
                        <w:t>S</w:t>
                      </w:r>
                      <w:r w:rsidRPr="00ED053D">
                        <w:rPr>
                          <w:sz w:val="32"/>
                          <w:szCs w:val="32"/>
                        </w:rPr>
                        <w:t xml:space="preserve">istemas </w:t>
                      </w:r>
                      <w:r w:rsidR="006C3056">
                        <w:rPr>
                          <w:sz w:val="32"/>
                          <w:szCs w:val="32"/>
                        </w:rPr>
                        <w:t>C</w:t>
                      </w:r>
                      <w:r w:rsidRPr="00ED053D">
                        <w:rPr>
                          <w:sz w:val="32"/>
                          <w:szCs w:val="32"/>
                        </w:rPr>
                        <w:t xml:space="preserve">omputacionales </w:t>
                      </w:r>
                      <w:r w:rsidR="006C3056">
                        <w:rPr>
                          <w:sz w:val="32"/>
                          <w:szCs w:val="32"/>
                        </w:rPr>
                        <w:t>P</w:t>
                      </w:r>
                      <w:r w:rsidRPr="00ED053D">
                        <w:rPr>
                          <w:sz w:val="32"/>
                          <w:szCs w:val="32"/>
                        </w:rPr>
                        <w:t xml:space="preserve">or </w:t>
                      </w:r>
                      <w:r w:rsidR="006C3056">
                        <w:rPr>
                          <w:sz w:val="32"/>
                          <w:szCs w:val="32"/>
                        </w:rPr>
                        <w:t>O</w:t>
                      </w:r>
                      <w:r w:rsidRPr="00ED053D">
                        <w:rPr>
                          <w:sz w:val="32"/>
                          <w:szCs w:val="32"/>
                        </w:rPr>
                        <w:t xml:space="preserve">pción </w:t>
                      </w:r>
                      <w:r w:rsidR="006C3056">
                        <w:rPr>
                          <w:sz w:val="32"/>
                          <w:szCs w:val="32"/>
                        </w:rPr>
                        <w:t>C</w:t>
                      </w:r>
                      <w:r w:rsidRPr="00ED053D">
                        <w:rPr>
                          <w:sz w:val="32"/>
                          <w:szCs w:val="32"/>
                        </w:rPr>
                        <w:t xml:space="preserve">urricular </w:t>
                      </w:r>
                    </w:p>
                    <w:p w14:paraId="50DCC3C1" w14:textId="77777777" w:rsidR="00277ED0" w:rsidRPr="00ED053D" w:rsidRDefault="00277ED0" w:rsidP="00277ED0">
                      <w:pPr>
                        <w:jc w:val="center"/>
                        <w:rPr>
                          <w:sz w:val="32"/>
                          <w:szCs w:val="32"/>
                        </w:rPr>
                      </w:pPr>
                      <w:r w:rsidRPr="00ED053D">
                        <w:rPr>
                          <w:sz w:val="32"/>
                          <w:szCs w:val="32"/>
                        </w:rPr>
                        <w:t xml:space="preserve">Presentan </w:t>
                      </w:r>
                    </w:p>
                    <w:p w14:paraId="404EA126" w14:textId="2C719C9A" w:rsidR="00277ED0" w:rsidRPr="00ED053D" w:rsidRDefault="00277ED0" w:rsidP="00277ED0">
                      <w:pPr>
                        <w:jc w:val="center"/>
                        <w:rPr>
                          <w:sz w:val="32"/>
                          <w:szCs w:val="32"/>
                        </w:rPr>
                      </w:pPr>
                      <w:r>
                        <w:rPr>
                          <w:sz w:val="32"/>
                          <w:szCs w:val="32"/>
                        </w:rPr>
                        <w:t>Márquez Rodríguez Gael Alejandro</w:t>
                      </w:r>
                    </w:p>
                    <w:p w14:paraId="23890713" w14:textId="487BADC2" w:rsidR="00277ED0" w:rsidRPr="00ED053D" w:rsidRDefault="00277ED0" w:rsidP="00277ED0">
                      <w:pPr>
                        <w:jc w:val="center"/>
                        <w:rPr>
                          <w:sz w:val="32"/>
                          <w:szCs w:val="32"/>
                        </w:rPr>
                      </w:pPr>
                      <w:r>
                        <w:rPr>
                          <w:sz w:val="32"/>
                          <w:szCs w:val="32"/>
                        </w:rPr>
                        <w:t xml:space="preserve">Trejo </w:t>
                      </w:r>
                      <w:r w:rsidR="00607F85">
                        <w:rPr>
                          <w:sz w:val="32"/>
                          <w:szCs w:val="32"/>
                        </w:rPr>
                        <w:t>Hernández</w:t>
                      </w:r>
                      <w:r>
                        <w:rPr>
                          <w:sz w:val="32"/>
                          <w:szCs w:val="32"/>
                        </w:rPr>
                        <w:t xml:space="preserve"> Brandon</w:t>
                      </w:r>
                    </w:p>
                    <w:p w14:paraId="082277B9" w14:textId="77777777" w:rsidR="00277ED0" w:rsidRPr="00ED053D" w:rsidRDefault="00277ED0" w:rsidP="00277ED0">
                      <w:pPr>
                        <w:rPr>
                          <w:sz w:val="32"/>
                          <w:szCs w:val="32"/>
                        </w:rPr>
                      </w:pPr>
                    </w:p>
                    <w:p w14:paraId="2D57BA91" w14:textId="77777777" w:rsidR="00277ED0" w:rsidRPr="00ED053D" w:rsidRDefault="00277ED0" w:rsidP="00277ED0">
                      <w:pPr>
                        <w:spacing w:before="240" w:after="240" w:line="240" w:lineRule="auto"/>
                        <w:jc w:val="center"/>
                        <w:rPr>
                          <w:rFonts w:eastAsia="Times New Roman" w:cs="Times New Roman"/>
                          <w:i/>
                          <w:iCs/>
                          <w:color w:val="000000"/>
                          <w:kern w:val="0"/>
                          <w:sz w:val="36"/>
                          <w:szCs w:val="36"/>
                          <w:lang w:eastAsia="es-MX"/>
                          <w14:ligatures w14:val="none"/>
                        </w:rPr>
                      </w:pPr>
                      <w:r w:rsidRPr="00ED053D">
                        <w:rPr>
                          <w:rFonts w:eastAsia="Times New Roman" w:cs="Times New Roman"/>
                          <w:i/>
                          <w:iCs/>
                          <w:color w:val="000000"/>
                          <w:kern w:val="0"/>
                          <w:sz w:val="36"/>
                          <w:szCs w:val="36"/>
                          <w:lang w:eastAsia="es-MX"/>
                          <w14:ligatures w14:val="none"/>
                        </w:rPr>
                        <w:t>Directores</w:t>
                      </w:r>
                    </w:p>
                    <w:p w14:paraId="199D15A9" w14:textId="7EC395A2" w:rsidR="00277ED0" w:rsidRPr="00001F13" w:rsidRDefault="002B5DCB" w:rsidP="00277ED0">
                      <w:pPr>
                        <w:spacing w:before="240" w:after="240" w:line="240" w:lineRule="auto"/>
                        <w:jc w:val="center"/>
                        <w:rPr>
                          <w:rFonts w:eastAsia="Times New Roman" w:cs="Times New Roman"/>
                          <w:b/>
                          <w:bCs/>
                          <w:kern w:val="0"/>
                          <w:sz w:val="36"/>
                          <w:szCs w:val="36"/>
                          <w:lang w:eastAsia="es-MX"/>
                          <w14:ligatures w14:val="none"/>
                        </w:rPr>
                      </w:pPr>
                      <w:r>
                        <w:rPr>
                          <w:rFonts w:eastAsia="Times New Roman" w:cs="Times New Roman"/>
                          <w:b/>
                          <w:bCs/>
                          <w:kern w:val="0"/>
                          <w:sz w:val="36"/>
                          <w:szCs w:val="36"/>
                          <w:lang w:eastAsia="es-MX"/>
                          <w14:ligatures w14:val="none"/>
                        </w:rPr>
                        <w:t>M</w:t>
                      </w:r>
                      <w:r w:rsidR="00277ED0">
                        <w:rPr>
                          <w:rFonts w:eastAsia="Times New Roman" w:cs="Times New Roman"/>
                          <w:b/>
                          <w:bCs/>
                          <w:kern w:val="0"/>
                          <w:sz w:val="36"/>
                          <w:szCs w:val="36"/>
                          <w:lang w:eastAsia="es-MX"/>
                          <w14:ligatures w14:val="none"/>
                        </w:rPr>
                        <w:t>.</w:t>
                      </w:r>
                      <w:r>
                        <w:rPr>
                          <w:rFonts w:eastAsia="Times New Roman" w:cs="Times New Roman"/>
                          <w:b/>
                          <w:bCs/>
                          <w:kern w:val="0"/>
                          <w:sz w:val="36"/>
                          <w:szCs w:val="36"/>
                          <w:lang w:eastAsia="es-MX"/>
                          <w14:ligatures w14:val="none"/>
                        </w:rPr>
                        <w:t xml:space="preserve"> en C.</w:t>
                      </w:r>
                      <w:r w:rsidR="00277ED0">
                        <w:rPr>
                          <w:rFonts w:eastAsia="Times New Roman" w:cs="Times New Roman"/>
                          <w:b/>
                          <w:bCs/>
                          <w:kern w:val="0"/>
                          <w:sz w:val="36"/>
                          <w:szCs w:val="36"/>
                          <w:lang w:eastAsia="es-MX"/>
                          <w14:ligatures w14:val="none"/>
                        </w:rPr>
                        <w:t xml:space="preserve"> Hurtado Avilés Ga</w:t>
                      </w:r>
                      <w:r w:rsidR="006F232F">
                        <w:rPr>
                          <w:rFonts w:eastAsia="Times New Roman" w:cs="Times New Roman"/>
                          <w:b/>
                          <w:bCs/>
                          <w:kern w:val="0"/>
                          <w:sz w:val="36"/>
                          <w:szCs w:val="36"/>
                          <w:lang w:eastAsia="es-MX"/>
                          <w14:ligatures w14:val="none"/>
                        </w:rPr>
                        <w:t>b</w:t>
                      </w:r>
                      <w:r w:rsidR="00277ED0">
                        <w:rPr>
                          <w:rFonts w:eastAsia="Times New Roman" w:cs="Times New Roman"/>
                          <w:b/>
                          <w:bCs/>
                          <w:kern w:val="0"/>
                          <w:sz w:val="36"/>
                          <w:szCs w:val="36"/>
                          <w:lang w:eastAsia="es-MX"/>
                          <w14:ligatures w14:val="none"/>
                        </w:rPr>
                        <w:t>riel</w:t>
                      </w:r>
                    </w:p>
                    <w:p w14:paraId="3A54A4B9" w14:textId="762C0B11" w:rsidR="00277ED0" w:rsidRPr="00DE7AA7" w:rsidRDefault="002B5DCB" w:rsidP="00277ED0">
                      <w:pPr>
                        <w:spacing w:before="240" w:after="240" w:line="240" w:lineRule="auto"/>
                        <w:jc w:val="center"/>
                        <w:rPr>
                          <w:rFonts w:eastAsia="Times New Roman" w:cs="Times New Roman"/>
                          <w:b/>
                          <w:color w:val="000000"/>
                          <w:kern w:val="0"/>
                          <w:sz w:val="36"/>
                          <w:szCs w:val="36"/>
                          <w:lang w:eastAsia="es-MX"/>
                          <w14:ligatures w14:val="none"/>
                        </w:rPr>
                      </w:pPr>
                      <w:r>
                        <w:rPr>
                          <w:rFonts w:eastAsia="Times New Roman" w:cs="Times New Roman"/>
                          <w:b/>
                          <w:bCs/>
                          <w:color w:val="000000"/>
                          <w:kern w:val="0"/>
                          <w:sz w:val="36"/>
                          <w:szCs w:val="36"/>
                          <w:lang w:eastAsia="es-MX"/>
                          <w14:ligatures w14:val="none"/>
                        </w:rPr>
                        <w:t>M</w:t>
                      </w:r>
                      <w:r w:rsidR="00277ED0" w:rsidRPr="00ED053D">
                        <w:rPr>
                          <w:rFonts w:eastAsia="Times New Roman" w:cs="Times New Roman"/>
                          <w:b/>
                          <w:bCs/>
                          <w:color w:val="000000"/>
                          <w:kern w:val="0"/>
                          <w:sz w:val="36"/>
                          <w:szCs w:val="36"/>
                          <w:lang w:eastAsia="es-MX"/>
                          <w14:ligatures w14:val="none"/>
                        </w:rPr>
                        <w:t>.</w:t>
                      </w:r>
                      <w:r>
                        <w:rPr>
                          <w:rFonts w:eastAsia="Times New Roman" w:cs="Times New Roman"/>
                          <w:b/>
                          <w:bCs/>
                          <w:color w:val="000000"/>
                          <w:kern w:val="0"/>
                          <w:sz w:val="36"/>
                          <w:szCs w:val="36"/>
                          <w:lang w:eastAsia="es-MX"/>
                          <w14:ligatures w14:val="none"/>
                        </w:rPr>
                        <w:t xml:space="preserve"> en C.</w:t>
                      </w:r>
                      <w:r w:rsidR="00277ED0" w:rsidRPr="00ED053D">
                        <w:rPr>
                          <w:rFonts w:eastAsia="Times New Roman" w:cs="Times New Roman"/>
                          <w:b/>
                          <w:bCs/>
                          <w:color w:val="000000"/>
                          <w:kern w:val="0"/>
                          <w:sz w:val="36"/>
                          <w:szCs w:val="36"/>
                          <w:lang w:eastAsia="es-MX"/>
                          <w14:ligatures w14:val="none"/>
                        </w:rPr>
                        <w:t xml:space="preserve"> </w:t>
                      </w:r>
                      <w:r w:rsidR="00277ED0">
                        <w:rPr>
                          <w:rFonts w:eastAsia="Times New Roman" w:cs="Times New Roman"/>
                          <w:b/>
                          <w:bCs/>
                          <w:color w:val="000000"/>
                          <w:kern w:val="0"/>
                          <w:sz w:val="36"/>
                          <w:szCs w:val="36"/>
                          <w:lang w:eastAsia="es-MX"/>
                          <w14:ligatures w14:val="none"/>
                        </w:rPr>
                        <w:t>Rodríguez Jordán Gabriel de Jesús</w:t>
                      </w:r>
                      <w:r w:rsidR="00277ED0" w:rsidRPr="00ED053D">
                        <w:rPr>
                          <w:rFonts w:eastAsia="Times New Roman" w:cs="Times New Roman"/>
                          <w:b/>
                          <w:bCs/>
                          <w:color w:val="000000"/>
                          <w:kern w:val="0"/>
                          <w:sz w:val="36"/>
                          <w:szCs w:val="36"/>
                          <w:lang w:eastAsia="es-MX"/>
                          <w14:ligatures w14:val="none"/>
                        </w:rPr>
                        <w:t xml:space="preserve"> </w:t>
                      </w:r>
                    </w:p>
                    <w:p w14:paraId="5C402D1D" w14:textId="58382613" w:rsidR="00277ED0" w:rsidRPr="00ED053D" w:rsidRDefault="00607F85" w:rsidP="00277ED0">
                      <w:pPr>
                        <w:jc w:val="center"/>
                        <w:rPr>
                          <w:sz w:val="32"/>
                          <w:szCs w:val="32"/>
                        </w:rPr>
                      </w:pPr>
                      <w:r>
                        <w:rPr>
                          <w:sz w:val="32"/>
                          <w:szCs w:val="32"/>
                        </w:rPr>
                        <w:t>Mayo</w:t>
                      </w:r>
                      <w:r w:rsidR="00277ED0" w:rsidRPr="00ED053D">
                        <w:rPr>
                          <w:sz w:val="32"/>
                          <w:szCs w:val="32"/>
                        </w:rPr>
                        <w:t xml:space="preserve"> de 202</w:t>
                      </w:r>
                      <w:r w:rsidR="00277ED0">
                        <w:rPr>
                          <w:sz w:val="32"/>
                          <w:szCs w:val="32"/>
                        </w:rPr>
                        <w:t>6</w:t>
                      </w:r>
                    </w:p>
                    <w:p w14:paraId="250F9E8F" w14:textId="77777777" w:rsidR="00277ED0" w:rsidRPr="00ED053D" w:rsidRDefault="00277ED0" w:rsidP="00277ED0">
                      <w:pPr>
                        <w:spacing w:before="240" w:after="240" w:line="240" w:lineRule="auto"/>
                        <w:jc w:val="center"/>
                        <w:rPr>
                          <w:rFonts w:eastAsia="Times New Roman" w:cs="Times New Roman"/>
                          <w:kern w:val="0"/>
                          <w:sz w:val="28"/>
                          <w:szCs w:val="28"/>
                          <w:lang w:eastAsia="es-MX"/>
                          <w14:ligatures w14:val="none"/>
                        </w:rPr>
                      </w:pPr>
                    </w:p>
                    <w:p w14:paraId="63429270" w14:textId="77777777" w:rsidR="00277ED0" w:rsidRPr="00ED053D" w:rsidRDefault="00277ED0" w:rsidP="00277ED0">
                      <w:pPr>
                        <w:jc w:val="center"/>
                        <w:rPr>
                          <w:sz w:val="28"/>
                          <w:szCs w:val="28"/>
                        </w:rPr>
                      </w:pPr>
                    </w:p>
                    <w:p w14:paraId="0BF8BF43" w14:textId="77777777" w:rsidR="00277ED0" w:rsidRPr="00ED053D" w:rsidRDefault="00277ED0" w:rsidP="00277ED0">
                      <w:pPr>
                        <w:rPr>
                          <w:sz w:val="28"/>
                          <w:szCs w:val="28"/>
                        </w:rPr>
                      </w:pPr>
                    </w:p>
                    <w:p w14:paraId="60CE2862" w14:textId="77777777" w:rsidR="00277ED0" w:rsidRPr="00ED053D" w:rsidRDefault="00277ED0" w:rsidP="00277ED0"/>
                  </w:txbxContent>
                </v:textbox>
                <w10:wrap anchorx="margin"/>
              </v:shape>
            </w:pict>
          </mc:Fallback>
        </mc:AlternateContent>
      </w:r>
      <w:r w:rsidR="00277ED0" w:rsidRPr="00686C0C">
        <w:rPr>
          <w:rFonts w:ascii="Times New Roman" w:hAnsi="Times New Roman" w:cs="Times New Roman"/>
          <w:noProof/>
        </w:rPr>
        <mc:AlternateContent>
          <mc:Choice Requires="wps">
            <w:drawing>
              <wp:anchor distT="0" distB="0" distL="114300" distR="114300" simplePos="0" relativeHeight="251658242" behindDoc="0" locked="0" layoutInCell="1" allowOverlap="1" wp14:anchorId="2264599B" wp14:editId="7ECE4541">
                <wp:simplePos x="0" y="0"/>
                <wp:positionH relativeFrom="margin">
                  <wp:posOffset>1172845</wp:posOffset>
                </wp:positionH>
                <wp:positionV relativeFrom="paragraph">
                  <wp:posOffset>-107315</wp:posOffset>
                </wp:positionV>
                <wp:extent cx="4844716" cy="850231"/>
                <wp:effectExtent l="0" t="0" r="0" b="7620"/>
                <wp:wrapNone/>
                <wp:docPr id="1953017100" name="Cuadro de texto 12"/>
                <wp:cNvGraphicFramePr/>
                <a:graphic xmlns:a="http://schemas.openxmlformats.org/drawingml/2006/main">
                  <a:graphicData uri="http://schemas.microsoft.com/office/word/2010/wordprocessingShape">
                    <wps:wsp>
                      <wps:cNvSpPr txBox="1"/>
                      <wps:spPr>
                        <a:xfrm>
                          <a:off x="0" y="0"/>
                          <a:ext cx="4844716" cy="850231"/>
                        </a:xfrm>
                        <a:prstGeom prst="rect">
                          <a:avLst/>
                        </a:prstGeom>
                        <a:noFill/>
                        <a:ln w="6350">
                          <a:noFill/>
                        </a:ln>
                      </wps:spPr>
                      <wps:txbx>
                        <w:txbxContent>
                          <w:p w14:paraId="189D64EE" w14:textId="77777777" w:rsidR="00277ED0" w:rsidRPr="00ED053D" w:rsidRDefault="00277ED0" w:rsidP="00277ED0">
                            <w:pPr>
                              <w:jc w:val="center"/>
                              <w:rPr>
                                <w:b/>
                                <w:bCs/>
                                <w:sz w:val="48"/>
                                <w:szCs w:val="48"/>
                              </w:rPr>
                            </w:pPr>
                            <w:r w:rsidRPr="00ED053D">
                              <w:rPr>
                                <w:rFonts w:cs="Times New Roman"/>
                                <w:b/>
                                <w:bCs/>
                                <w:sz w:val="48"/>
                                <w:szCs w:val="48"/>
                              </w:rPr>
                              <w:t>INST</w:t>
                            </w:r>
                            <w:r>
                              <w:rPr>
                                <w:rFonts w:cs="Times New Roman"/>
                                <w:b/>
                                <w:bCs/>
                                <w:sz w:val="48"/>
                                <w:szCs w:val="48"/>
                              </w:rPr>
                              <w:t xml:space="preserve">ITUTO </w:t>
                            </w:r>
                            <w:r w:rsidRPr="00ED053D">
                              <w:rPr>
                                <w:rFonts w:cs="Times New Roman"/>
                                <w:b/>
                                <w:bCs/>
                                <w:sz w:val="48"/>
                                <w:szCs w:val="48"/>
                              </w:rPr>
                              <w:t>POLITÉCNICO NACIONAL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64599B" id="Cuadro de texto 12" o:spid="_x0000_s1027" type="#_x0000_t202" style="position:absolute;left:0;text-align:left;margin-left:92.35pt;margin-top:-8.45pt;width:381.45pt;height:66.9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" filled="f" stroked="f" strokeweight=".5pt">
                <v:textbox>
                  <w:txbxContent>
                    <w:p w14:paraId="189D64EE" w14:textId="77777777" w:rsidR="00277ED0" w:rsidRPr="00ED053D" w:rsidRDefault="00277ED0" w:rsidP="00277ED0">
                      <w:pPr>
                        <w:jc w:val="center"/>
                        <w:rPr>
                          <w:b/>
                          <w:bCs/>
                          <w:sz w:val="48"/>
                          <w:szCs w:val="48"/>
                        </w:rPr>
                      </w:pPr>
                      <w:r w:rsidRPr="00ED053D">
                        <w:rPr>
                          <w:rFonts w:cs="Times New Roman"/>
                          <w:b/>
                          <w:bCs/>
                          <w:sz w:val="48"/>
                          <w:szCs w:val="48"/>
                        </w:rPr>
                        <w:t>INST</w:t>
                      </w:r>
                      <w:r>
                        <w:rPr>
                          <w:rFonts w:cs="Times New Roman"/>
                          <w:b/>
                          <w:bCs/>
                          <w:sz w:val="48"/>
                          <w:szCs w:val="48"/>
                        </w:rPr>
                        <w:t xml:space="preserve">ITUTO </w:t>
                      </w:r>
                      <w:r w:rsidRPr="00ED053D">
                        <w:rPr>
                          <w:rFonts w:cs="Times New Roman"/>
                          <w:b/>
                          <w:bCs/>
                          <w:sz w:val="48"/>
                          <w:szCs w:val="48"/>
                        </w:rPr>
                        <w:t>POLITÉCNICO NACIONAL</w:t>
                      </w:r>
                    </w:p>
                  </w:txbxContent>
                </v:textbox>
                <w10:wrap anchorx="margin"/>
              </v:shape>
            </w:pict>
          </mc:Fallback>
        </mc:AlternateContent>
      </w:r>
      <w:r w:rsidR="00277ED0" w:rsidRPr="00686C0C">
        <w:rPr>
          <w:rFonts w:ascii="Times New Roman" w:hAnsi="Times New Roman" w:cs="Times New Roman"/>
          <w:noProof/>
        </w:rPr>
        <mc:AlternateContent>
          <mc:Choice Requires="wps">
            <w:drawing>
              <wp:anchor distT="0" distB="0" distL="114300" distR="114300" simplePos="0" relativeHeight="251658240" behindDoc="0" locked="0" layoutInCell="0" allowOverlap="1" wp14:anchorId="58E5C816" wp14:editId="080E9053">
                <wp:simplePos x="0" y="0"/>
                <wp:positionH relativeFrom="column">
                  <wp:posOffset>1518285</wp:posOffset>
                </wp:positionH>
                <wp:positionV relativeFrom="paragraph">
                  <wp:posOffset>773430</wp:posOffset>
                </wp:positionV>
                <wp:extent cx="4389120" cy="0"/>
                <wp:effectExtent l="31750" t="34290" r="36830" b="32385"/>
                <wp:wrapNone/>
                <wp:docPr id="724540404" name="Conector recto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89120" cy="0"/>
                        </a:xfrm>
                        <a:prstGeom prst="line">
                          <a:avLst/>
                        </a:prstGeom>
                        <a:noFill/>
                        <a:ln w="57150">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1F5AC7" id="Conector recto 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9.55pt,60.9pt" to="465.15pt,6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" o:allowincell="f" strokecolor="#002060" strokeweight="4.5pt"/>
            </w:pict>
          </mc:Fallback>
        </mc:AlternateContent>
      </w:r>
      <w:r w:rsidR="00277ED0" w:rsidRPr="00686C0C">
        <w:rPr>
          <w:rFonts w:ascii="Times New Roman" w:hAnsi="Times New Roman" w:cs="Times New Roman"/>
          <w:noProof/>
        </w:rPr>
        <mc:AlternateContent>
          <mc:Choice Requires="wps">
            <w:drawing>
              <wp:anchor distT="0" distB="0" distL="114300" distR="114300" simplePos="0" relativeHeight="251658241" behindDoc="0" locked="0" layoutInCell="0" allowOverlap="1" wp14:anchorId="01745535" wp14:editId="66F57A57">
                <wp:simplePos x="0" y="0"/>
                <wp:positionH relativeFrom="column">
                  <wp:posOffset>1518285</wp:posOffset>
                </wp:positionH>
                <wp:positionV relativeFrom="paragraph">
                  <wp:posOffset>889000</wp:posOffset>
                </wp:positionV>
                <wp:extent cx="4389120" cy="0"/>
                <wp:effectExtent l="22225" t="20955" r="17780" b="17145"/>
                <wp:wrapNone/>
                <wp:docPr id="1390283062" name="Conector recto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89120" cy="0"/>
                        </a:xfrm>
                        <a:prstGeom prst="line">
                          <a:avLst/>
                        </a:prstGeom>
                        <a:noFill/>
                        <a:ln w="2857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A4CB5F" id="Conector recto 7"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9.55pt,70pt" to="465.15pt,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" o:allowincell="f" strokecolor="#0070c0" strokeweight="2.25pt"/>
            </w:pict>
          </mc:Fallback>
        </mc:AlternateContent>
      </w:r>
      <w:r w:rsidR="00277ED0" w:rsidRPr="00686C0C">
        <w:rPr>
          <w:rFonts w:ascii="Times New Roman" w:hAnsi="Times New Roman" w:cs="Times New Roman"/>
          <w:noProof/>
        </w:rPr>
        <w:drawing>
          <wp:anchor distT="0" distB="0" distL="114300" distR="114300" simplePos="0" relativeHeight="251658244" behindDoc="0" locked="0" layoutInCell="1" allowOverlap="1" wp14:anchorId="67189122" wp14:editId="20371238">
            <wp:simplePos x="0" y="0"/>
            <wp:positionH relativeFrom="column">
              <wp:posOffset>-101418</wp:posOffset>
            </wp:positionH>
            <wp:positionV relativeFrom="paragraph">
              <wp:posOffset>6926489</wp:posOffset>
            </wp:positionV>
            <wp:extent cx="1532329" cy="1168400"/>
            <wp:effectExtent l="0" t="0" r="0" b="0"/>
            <wp:wrapNone/>
            <wp:docPr id="330461757" name="Imagen 10"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61757" name="Imagen 10" descr="Logotipo&#10;&#10;Descripción generada automáticamente"/>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532329" cy="1168400"/>
                    </a:xfrm>
                    <a:prstGeom prst="rect">
                      <a:avLst/>
                    </a:prstGeom>
                    <a:noFill/>
                    <a:ln>
                      <a:noFill/>
                    </a:ln>
                  </pic:spPr>
                </pic:pic>
              </a:graphicData>
            </a:graphic>
            <wp14:sizeRelH relativeFrom="page">
              <wp14:pctWidth>0</wp14:pctWidth>
            </wp14:sizeRelH>
            <wp14:sizeRelV relativeFrom="page">
              <wp14:pctHeight>0</wp14:pctHeight>
            </wp14:sizeRelV>
          </wp:anchor>
        </w:drawing>
      </w:r>
      <w:r w:rsidR="00277ED0" w:rsidRPr="00686C0C">
        <w:rPr>
          <w:rFonts w:ascii="Times New Roman" w:hAnsi="Times New Roman" w:cs="Times New Roman"/>
          <w:noProof/>
        </w:rPr>
        <mc:AlternateContent>
          <mc:Choice Requires="wpg">
            <w:drawing>
              <wp:anchor distT="0" distB="0" distL="114300" distR="114300" simplePos="0" relativeHeight="251658243" behindDoc="1" locked="0" layoutInCell="1" allowOverlap="1" wp14:anchorId="5FC4C1FF" wp14:editId="1A53387E">
                <wp:simplePos x="0" y="0"/>
                <wp:positionH relativeFrom="margin">
                  <wp:posOffset>201114</wp:posOffset>
                </wp:positionH>
                <wp:positionV relativeFrom="paragraph">
                  <wp:posOffset>1338127</wp:posOffset>
                </wp:positionV>
                <wp:extent cx="364490" cy="5195695"/>
                <wp:effectExtent l="19050" t="0" r="16510" b="43180"/>
                <wp:wrapNone/>
                <wp:docPr id="1720526141" name="Grupo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4490" cy="5195695"/>
                          <a:chOff x="1890" y="5130"/>
                          <a:chExt cx="574" cy="9531"/>
                        </a:xfrm>
                      </wpg:grpSpPr>
                      <wps:wsp>
                        <wps:cNvPr id="1220162214" name="Freeform 5"/>
                        <wps:cNvSpPr>
                          <a:spLocks/>
                        </wps:cNvSpPr>
                        <wps:spPr bwMode="auto">
                          <a:xfrm>
                            <a:off x="2160" y="5131"/>
                            <a:ext cx="1" cy="9530"/>
                          </a:xfrm>
                          <a:custGeom>
                            <a:avLst/>
                            <a:gdLst>
                              <a:gd name="T0" fmla="*/ 0 w 1"/>
                              <a:gd name="T1" fmla="*/ 0 h 9530"/>
                              <a:gd name="T2" fmla="*/ 0 w 1"/>
                              <a:gd name="T3" fmla="*/ 9530 h 9530"/>
                            </a:gdLst>
                            <a:ahLst/>
                            <a:cxnLst>
                              <a:cxn ang="0">
                                <a:pos x="T0" y="T1"/>
                              </a:cxn>
                              <a:cxn ang="0">
                                <a:pos x="T2" y="T3"/>
                              </a:cxn>
                            </a:cxnLst>
                            <a:rect l="0" t="0" r="r" b="b"/>
                            <a:pathLst>
                              <a:path w="1" h="9530">
                                <a:moveTo>
                                  <a:pt x="0" y="0"/>
                                </a:moveTo>
                                <a:lnTo>
                                  <a:pt x="0" y="9530"/>
                                </a:lnTo>
                              </a:path>
                            </a:pathLst>
                          </a:custGeom>
                          <a:noFill/>
                          <a:ln w="57150">
                            <a:solidFill>
                              <a:srgbClr val="00206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7135685" name="Freeform 6"/>
                        <wps:cNvSpPr>
                          <a:spLocks/>
                        </wps:cNvSpPr>
                        <wps:spPr bwMode="auto">
                          <a:xfrm>
                            <a:off x="1890" y="5141"/>
                            <a:ext cx="1" cy="8630"/>
                          </a:xfrm>
                          <a:custGeom>
                            <a:avLst/>
                            <a:gdLst>
                              <a:gd name="T0" fmla="*/ 0 w 1"/>
                              <a:gd name="T1" fmla="*/ 0 h 8630"/>
                              <a:gd name="T2" fmla="*/ 0 w 1"/>
                              <a:gd name="T3" fmla="*/ 8630 h 8630"/>
                            </a:gdLst>
                            <a:ahLst/>
                            <a:cxnLst>
                              <a:cxn ang="0">
                                <a:pos x="T0" y="T1"/>
                              </a:cxn>
                              <a:cxn ang="0">
                                <a:pos x="T2" y="T3"/>
                              </a:cxn>
                            </a:cxnLst>
                            <a:rect l="0" t="0" r="r" b="b"/>
                            <a:pathLst>
                              <a:path w="1" h="8630">
                                <a:moveTo>
                                  <a:pt x="0" y="0"/>
                                </a:moveTo>
                                <a:lnTo>
                                  <a:pt x="0" y="8630"/>
                                </a:lnTo>
                              </a:path>
                            </a:pathLst>
                          </a:custGeom>
                          <a:noFill/>
                          <a:ln w="31750">
                            <a:solidFill>
                              <a:srgbClr val="007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7633543" name="Line 7"/>
                        <wps:cNvCnPr>
                          <a:cxnSpLocks noChangeShapeType="1"/>
                        </wps:cNvCnPr>
                        <wps:spPr bwMode="auto">
                          <a:xfrm>
                            <a:off x="2464" y="5130"/>
                            <a:ext cx="0" cy="8640"/>
                          </a:xfrm>
                          <a:prstGeom prst="line">
                            <a:avLst/>
                          </a:prstGeom>
                          <a:noFill/>
                          <a:ln w="31750">
                            <a:solidFill>
                              <a:srgbClr val="0070C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61BC4C2" id="Grupo 8" o:spid="_x0000_s1026" style="position:absolute;margin-left:15.85pt;margin-top:105.35pt;width:28.7pt;height:409.1pt;z-index:-251658237;mso-position-horizontal-relative:margin" coordorigin="1890,5130" coordsize="574,95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">
                <v:shape id="Freeform 5" o:spid="_x0000_s1027" style="position:absolute;left:2160;top:5131;width:1;height:9530;visibility:visible;mso-wrap-style:square;v-text-anchor:top" coordsize="1,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" path="m,l,9530e" filled="f" strokecolor="#002060" strokeweight="4.5pt">
                  <v:path arrowok="t" o:connecttype="custom" o:connectlocs="0,0;0,9530" o:connectangles="0,0"/>
                </v:shape>
                <v:shape id="Freeform 6" o:spid="_x0000_s1028" style="position:absolute;left:1890;top:5141;width:1;height:8630;visibility:visible;mso-wrap-style:square;v-text-anchor:top" coordsize="1,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" path="m,l,8630e" filled="f" strokecolor="#0070c0" strokeweight="2.5pt">
                  <v:path arrowok="t" o:connecttype="custom" o:connectlocs="0,0;0,8630" o:connectangles="0,0"/>
                </v:shape>
                <v:line id="Line 7" o:spid="_x0000_s1029" style="position:absolute;visibility:visible;mso-wrap-style:square" from="2464,5130" to="2464,137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" strokecolor="#0070c0" strokeweight="2.5pt"/>
                <w10:wrap anchorx="margin"/>
              </v:group>
            </w:pict>
          </mc:Fallback>
        </mc:AlternateContent>
      </w:r>
      <w:r w:rsidR="00277ED0" w:rsidRPr="00686C0C">
        <w:rPr>
          <w:rFonts w:ascii="Times New Roman" w:hAnsi="Times New Roman" w:cs="Times New Roman"/>
          <w:noProof/>
        </w:rPr>
        <mc:AlternateContent>
          <mc:Choice Requires="wps">
            <w:drawing>
              <wp:anchor distT="0" distB="0" distL="114300" distR="114300" simplePos="0" relativeHeight="251658245" behindDoc="0" locked="0" layoutInCell="1" allowOverlap="1" wp14:anchorId="05AAFFFC" wp14:editId="0C2B2198">
                <wp:simplePos x="0" y="0"/>
                <wp:positionH relativeFrom="margin">
                  <wp:posOffset>1456256</wp:posOffset>
                </wp:positionH>
                <wp:positionV relativeFrom="paragraph">
                  <wp:posOffset>575310</wp:posOffset>
                </wp:positionV>
                <wp:extent cx="4298950" cy="758171"/>
                <wp:effectExtent l="0" t="0" r="0" b="4445"/>
                <wp:wrapNone/>
                <wp:docPr id="1809381844" name="Cuadro de texto 13"/>
                <wp:cNvGraphicFramePr/>
                <a:graphic xmlns:a="http://schemas.openxmlformats.org/drawingml/2006/main">
                  <a:graphicData uri="http://schemas.microsoft.com/office/word/2010/wordprocessingShape">
                    <wps:wsp>
                      <wps:cNvSpPr txBox="1"/>
                      <wps:spPr>
                        <a:xfrm>
                          <a:off x="0" y="0"/>
                          <a:ext cx="4298950" cy="758171"/>
                        </a:xfrm>
                        <a:prstGeom prst="rect">
                          <a:avLst/>
                        </a:prstGeom>
                        <a:noFill/>
                        <a:ln w="6350">
                          <a:noFill/>
                        </a:ln>
                      </wps:spPr>
                      <wps:txbx>
                        <w:txbxContent>
                          <w:p w14:paraId="4FE62898" w14:textId="77777777" w:rsidR="00277ED0" w:rsidRDefault="00277ED0" w:rsidP="00277ED0">
                            <w:pPr>
                              <w:jc w:val="center"/>
                              <w:rPr>
                                <w:sz w:val="32"/>
                                <w:szCs w:val="32"/>
                              </w:rPr>
                            </w:pPr>
                          </w:p>
                          <w:p w14:paraId="4BB0380B" w14:textId="77777777" w:rsidR="00277ED0" w:rsidRPr="00ED053D" w:rsidRDefault="00277ED0" w:rsidP="00277ED0">
                            <w:pPr>
                              <w:jc w:val="center"/>
                              <w:rPr>
                                <w:sz w:val="32"/>
                                <w:szCs w:val="32"/>
                              </w:rPr>
                            </w:pPr>
                            <w:r w:rsidRPr="00ED053D">
                              <w:rPr>
                                <w:sz w:val="32"/>
                                <w:szCs w:val="32"/>
                              </w:rPr>
                              <w:t>Escuela Superior de Cómputo</w:t>
                            </w:r>
                          </w:p>
                          <w:p w14:paraId="4262DC42" w14:textId="77777777" w:rsidR="00277ED0" w:rsidRPr="00ED053D" w:rsidRDefault="00277ED0" w:rsidP="00277ED0">
                            <w:pPr>
                              <w:jc w:val="center"/>
                              <w:rPr>
                                <w:b/>
                                <w:bCs/>
                                <w:sz w:val="32"/>
                                <w:szCs w:val="32"/>
                              </w:rPr>
                            </w:pPr>
                            <w:r w:rsidRPr="00ED053D">
                              <w:rPr>
                                <w:b/>
                                <w:bCs/>
                                <w:sz w:val="32"/>
                                <w:szCs w:val="32"/>
                              </w:rPr>
                              <w:t>ESCOM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AAFFFC" id="Cuadro de texto 13" o:spid="_x0000_s1028" type="#_x0000_t202" style="position:absolute;left:0;text-align:left;margin-left:114.65pt;margin-top:45.3pt;width:338.5pt;height:59.7pt;z-index:251658245;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" filled="f" stroked="f" strokeweight=".5pt">
                <v:textbox>
                  <w:txbxContent>
                    <w:p w14:paraId="4FE62898" w14:textId="77777777" w:rsidR="00277ED0" w:rsidRDefault="00277ED0" w:rsidP="00277ED0">
                      <w:pPr>
                        <w:jc w:val="center"/>
                        <w:rPr>
                          <w:sz w:val="32"/>
                          <w:szCs w:val="32"/>
                        </w:rPr>
                      </w:pPr>
                    </w:p>
                    <w:p w14:paraId="4BB0380B" w14:textId="77777777" w:rsidR="00277ED0" w:rsidRPr="00ED053D" w:rsidRDefault="00277ED0" w:rsidP="00277ED0">
                      <w:pPr>
                        <w:jc w:val="center"/>
                        <w:rPr>
                          <w:sz w:val="32"/>
                          <w:szCs w:val="32"/>
                        </w:rPr>
                      </w:pPr>
                      <w:r w:rsidRPr="00ED053D">
                        <w:rPr>
                          <w:sz w:val="32"/>
                          <w:szCs w:val="32"/>
                        </w:rPr>
                        <w:t>Escuela Superior de Cómputo</w:t>
                      </w:r>
                    </w:p>
                    <w:p w14:paraId="4262DC42" w14:textId="77777777" w:rsidR="00277ED0" w:rsidRPr="00ED053D" w:rsidRDefault="00277ED0" w:rsidP="00277ED0">
                      <w:pPr>
                        <w:jc w:val="center"/>
                        <w:rPr>
                          <w:b/>
                          <w:bCs/>
                          <w:sz w:val="32"/>
                          <w:szCs w:val="32"/>
                        </w:rPr>
                      </w:pPr>
                      <w:r w:rsidRPr="00ED053D">
                        <w:rPr>
                          <w:b/>
                          <w:bCs/>
                          <w:sz w:val="32"/>
                          <w:szCs w:val="32"/>
                        </w:rPr>
                        <w:t>ESCOM</w:t>
                      </w:r>
                    </w:p>
                  </w:txbxContent>
                </v:textbox>
                <w10:wrap anchorx="margin"/>
              </v:shape>
            </w:pict>
          </mc:Fallback>
        </mc:AlternateContent>
      </w:r>
    </w:p>
    <w:p w14:paraId="2D97683D" w14:textId="787D6F7D" w:rsidR="009E5276" w:rsidRDefault="009E5276" w:rsidP="0045270D">
      <w:pPr>
        <w:pStyle w:val="Sinespaciado"/>
        <w:spacing w:after="240"/>
        <w:jc w:val="both"/>
        <w:rPr>
          <w:rFonts w:cs="Times New Roman"/>
        </w:rPr>
      </w:pPr>
    </w:p>
    <w:p w14:paraId="11883578" w14:textId="0A0979C0" w:rsidR="00862767" w:rsidRDefault="00862767" w:rsidP="00862767">
      <w:pPr>
        <w:pStyle w:val="Sinespaciado"/>
        <w:spacing w:after="240"/>
        <w:ind w:left="708" w:hanging="708"/>
        <w:jc w:val="both"/>
        <w:rPr>
          <w:rFonts w:cs="Times New Roman"/>
        </w:rPr>
      </w:pPr>
    </w:p>
    <w:p w14:paraId="6444118D" w14:textId="59F57643" w:rsidR="00862767" w:rsidRDefault="00862767" w:rsidP="00862767">
      <w:pPr>
        <w:pStyle w:val="Sinespaciado"/>
        <w:spacing w:after="240"/>
        <w:ind w:left="708" w:hanging="708"/>
        <w:jc w:val="both"/>
        <w:rPr>
          <w:rFonts w:cs="Times New Roman"/>
        </w:rPr>
      </w:pPr>
    </w:p>
    <w:p w14:paraId="2BCCF24B" w14:textId="63E1E6AC" w:rsidR="00862767" w:rsidRDefault="00862767" w:rsidP="00862767">
      <w:pPr>
        <w:pStyle w:val="Sinespaciado"/>
        <w:spacing w:after="240"/>
        <w:ind w:left="708" w:hanging="708"/>
        <w:jc w:val="both"/>
        <w:rPr>
          <w:rFonts w:cs="Times New Roman"/>
        </w:rPr>
      </w:pPr>
    </w:p>
    <w:p w14:paraId="46FC7898" w14:textId="5234FF0C" w:rsidR="00862767" w:rsidRDefault="00862767" w:rsidP="00862767">
      <w:pPr>
        <w:pStyle w:val="Sinespaciado"/>
        <w:spacing w:after="240"/>
        <w:ind w:left="708" w:hanging="708"/>
        <w:jc w:val="both"/>
        <w:rPr>
          <w:rFonts w:cs="Times New Roman"/>
        </w:rPr>
      </w:pPr>
    </w:p>
    <w:p w14:paraId="6B4B3403" w14:textId="77777777" w:rsidR="00862767" w:rsidRDefault="00862767" w:rsidP="00862767">
      <w:pPr>
        <w:pStyle w:val="Sinespaciado"/>
        <w:spacing w:after="240"/>
        <w:ind w:left="708" w:hanging="708"/>
        <w:jc w:val="both"/>
        <w:rPr>
          <w:rFonts w:cs="Times New Roman"/>
        </w:rPr>
      </w:pPr>
    </w:p>
    <w:p w14:paraId="7D31ED5A" w14:textId="77777777" w:rsidR="00862767" w:rsidRDefault="00862767" w:rsidP="00862767">
      <w:pPr>
        <w:pStyle w:val="Sinespaciado"/>
        <w:spacing w:after="240"/>
        <w:ind w:left="708" w:hanging="708"/>
        <w:jc w:val="both"/>
        <w:rPr>
          <w:rFonts w:cs="Times New Roman"/>
        </w:rPr>
      </w:pPr>
    </w:p>
    <w:p w14:paraId="5D2BCCAF" w14:textId="77777777" w:rsidR="00862767" w:rsidRDefault="00862767" w:rsidP="00862767">
      <w:pPr>
        <w:pStyle w:val="Sinespaciado"/>
        <w:spacing w:after="240"/>
        <w:ind w:left="708" w:hanging="708"/>
        <w:jc w:val="both"/>
        <w:rPr>
          <w:rFonts w:cs="Times New Roman"/>
        </w:rPr>
      </w:pPr>
    </w:p>
    <w:p w14:paraId="764DC51C" w14:textId="77777777" w:rsidR="00862767" w:rsidRDefault="00862767" w:rsidP="00862767">
      <w:pPr>
        <w:pStyle w:val="Sinespaciado"/>
        <w:spacing w:after="240"/>
        <w:ind w:left="708" w:hanging="708"/>
        <w:jc w:val="both"/>
        <w:rPr>
          <w:rFonts w:cs="Times New Roman"/>
        </w:rPr>
      </w:pPr>
    </w:p>
    <w:p w14:paraId="4219BBBB" w14:textId="77777777" w:rsidR="00862767" w:rsidRDefault="00862767" w:rsidP="00862767">
      <w:pPr>
        <w:pStyle w:val="Sinespaciado"/>
        <w:spacing w:after="240"/>
        <w:ind w:left="708" w:hanging="708"/>
        <w:jc w:val="both"/>
        <w:rPr>
          <w:rFonts w:cs="Times New Roman"/>
        </w:rPr>
      </w:pPr>
    </w:p>
    <w:p w14:paraId="7520EAEF" w14:textId="77777777" w:rsidR="00862767" w:rsidRDefault="00862767" w:rsidP="00862767">
      <w:pPr>
        <w:pStyle w:val="Sinespaciado"/>
        <w:spacing w:after="240"/>
        <w:ind w:left="708" w:hanging="708"/>
        <w:jc w:val="both"/>
        <w:rPr>
          <w:rFonts w:cs="Times New Roman"/>
        </w:rPr>
      </w:pPr>
    </w:p>
    <w:p w14:paraId="1338D300" w14:textId="77777777" w:rsidR="00862767" w:rsidRDefault="00862767" w:rsidP="00862767">
      <w:pPr>
        <w:pStyle w:val="Sinespaciado"/>
        <w:spacing w:after="240"/>
        <w:ind w:left="708" w:hanging="708"/>
        <w:jc w:val="both"/>
        <w:rPr>
          <w:rFonts w:cs="Times New Roman"/>
        </w:rPr>
      </w:pPr>
    </w:p>
    <w:p w14:paraId="4CE60722" w14:textId="77777777" w:rsidR="00862767" w:rsidRDefault="00862767" w:rsidP="00862767">
      <w:pPr>
        <w:pStyle w:val="Sinespaciado"/>
        <w:spacing w:after="240"/>
        <w:ind w:left="708" w:hanging="708"/>
        <w:jc w:val="both"/>
        <w:rPr>
          <w:rFonts w:cs="Times New Roman"/>
        </w:rPr>
      </w:pPr>
    </w:p>
    <w:p w14:paraId="097099C6" w14:textId="77777777" w:rsidR="00862767" w:rsidRDefault="00862767" w:rsidP="00862767">
      <w:pPr>
        <w:pStyle w:val="Sinespaciado"/>
        <w:spacing w:after="240"/>
        <w:ind w:left="708" w:hanging="708"/>
        <w:jc w:val="both"/>
        <w:rPr>
          <w:rFonts w:cs="Times New Roman"/>
        </w:rPr>
      </w:pPr>
    </w:p>
    <w:p w14:paraId="77ACCC48" w14:textId="77777777" w:rsidR="00862767" w:rsidRDefault="00862767" w:rsidP="00862767">
      <w:pPr>
        <w:pStyle w:val="Sinespaciado"/>
        <w:spacing w:after="240"/>
        <w:ind w:left="708" w:hanging="708"/>
        <w:jc w:val="both"/>
        <w:rPr>
          <w:rFonts w:cs="Times New Roman"/>
        </w:rPr>
      </w:pPr>
    </w:p>
    <w:p w14:paraId="3895C2A6" w14:textId="77777777" w:rsidR="00862767" w:rsidRDefault="00862767" w:rsidP="00862767">
      <w:pPr>
        <w:pStyle w:val="Sinespaciado"/>
        <w:spacing w:after="240"/>
        <w:ind w:left="708" w:hanging="708"/>
        <w:jc w:val="both"/>
        <w:rPr>
          <w:rFonts w:cs="Times New Roman"/>
        </w:rPr>
      </w:pPr>
    </w:p>
    <w:p w14:paraId="4C776985" w14:textId="77777777" w:rsidR="00862767" w:rsidRDefault="00862767" w:rsidP="00862767">
      <w:pPr>
        <w:pStyle w:val="Sinespaciado"/>
        <w:spacing w:after="240"/>
        <w:ind w:left="708" w:hanging="708"/>
        <w:jc w:val="both"/>
        <w:rPr>
          <w:rFonts w:cs="Times New Roman"/>
        </w:rPr>
      </w:pPr>
    </w:p>
    <w:p w14:paraId="5CC6CB24" w14:textId="77777777" w:rsidR="00862767" w:rsidRDefault="00862767" w:rsidP="00862767">
      <w:pPr>
        <w:pStyle w:val="Sinespaciado"/>
        <w:spacing w:after="240"/>
        <w:ind w:left="708" w:hanging="708"/>
        <w:jc w:val="both"/>
        <w:rPr>
          <w:rFonts w:cs="Times New Roman"/>
        </w:rPr>
      </w:pPr>
    </w:p>
    <w:p w14:paraId="3A6B6A57" w14:textId="77777777" w:rsidR="00862767" w:rsidRDefault="00862767" w:rsidP="00862767">
      <w:pPr>
        <w:pStyle w:val="Sinespaciado"/>
        <w:spacing w:after="240"/>
        <w:ind w:left="708" w:hanging="708"/>
        <w:jc w:val="both"/>
        <w:rPr>
          <w:rFonts w:cs="Times New Roman"/>
        </w:rPr>
      </w:pPr>
    </w:p>
    <w:p w14:paraId="0CDDF771" w14:textId="77777777" w:rsidR="00862767" w:rsidRDefault="00862767" w:rsidP="00862767">
      <w:pPr>
        <w:pStyle w:val="Sinespaciado"/>
        <w:spacing w:after="240"/>
        <w:ind w:left="708" w:hanging="708"/>
        <w:jc w:val="both"/>
        <w:rPr>
          <w:rFonts w:cs="Times New Roman"/>
        </w:rPr>
      </w:pPr>
    </w:p>
    <w:p w14:paraId="202AD7D8" w14:textId="77777777" w:rsidR="00862767" w:rsidRDefault="00862767" w:rsidP="00862767">
      <w:pPr>
        <w:pStyle w:val="Sinespaciado"/>
        <w:spacing w:after="240"/>
        <w:ind w:left="708" w:hanging="708"/>
        <w:jc w:val="both"/>
        <w:rPr>
          <w:rFonts w:cs="Times New Roman"/>
        </w:rPr>
      </w:pPr>
    </w:p>
    <w:p w14:paraId="7773E613" w14:textId="77777777" w:rsidR="00862767" w:rsidRDefault="00862767" w:rsidP="00862767">
      <w:pPr>
        <w:pStyle w:val="Sinespaciado"/>
        <w:spacing w:after="240"/>
        <w:ind w:left="708" w:hanging="708"/>
        <w:jc w:val="both"/>
        <w:rPr>
          <w:rFonts w:cs="Times New Roman"/>
        </w:rPr>
      </w:pPr>
    </w:p>
    <w:p w14:paraId="3B8C0E86" w14:textId="77777777" w:rsidR="00862767" w:rsidRDefault="00862767" w:rsidP="00862767">
      <w:pPr>
        <w:pStyle w:val="Sinespaciado"/>
        <w:spacing w:after="240"/>
        <w:ind w:left="708" w:hanging="708"/>
        <w:jc w:val="both"/>
        <w:rPr>
          <w:rFonts w:cs="Times New Roman"/>
        </w:rPr>
      </w:pPr>
    </w:p>
    <w:p w14:paraId="71B85F7F" w14:textId="77777777" w:rsidR="00862767" w:rsidRDefault="00862767" w:rsidP="00862767">
      <w:pPr>
        <w:pStyle w:val="Sinespaciado"/>
        <w:spacing w:after="240"/>
        <w:ind w:left="708" w:hanging="708"/>
        <w:jc w:val="both"/>
        <w:rPr>
          <w:rFonts w:cs="Times New Roman"/>
        </w:rPr>
      </w:pPr>
    </w:p>
    <w:sdt>
      <w:sdtPr>
        <w:rPr>
          <w:rFonts w:eastAsiaTheme="minorEastAsia" w:cstheme="minorBidi"/>
          <w:color w:val="auto"/>
          <w:kern w:val="2"/>
          <w:sz w:val="22"/>
          <w:szCs w:val="22"/>
          <w:lang w:eastAsia="en-US"/>
          <w14:ligatures w14:val="standardContextual"/>
        </w:rPr>
        <w:id w:val="-2142025895"/>
        <w:docPartObj>
          <w:docPartGallery w:val="Table of Contents"/>
          <w:docPartUnique/>
        </w:docPartObj>
      </w:sdtPr>
      <w:sdtEndPr>
        <w:rPr>
          <w:b/>
        </w:rPr>
      </w:sdtEndPr>
      <w:sdtContent>
        <w:p w14:paraId="2C7248B0" w14:textId="47B68570" w:rsidR="00666423" w:rsidRDefault="00666423">
          <w:pPr>
            <w:pStyle w:val="TtuloTDC"/>
          </w:pPr>
          <w:r>
            <w:t>Contenido</w:t>
          </w:r>
        </w:p>
        <w:p w14:paraId="46D2A1FD" w14:textId="37B2DA5B" w:rsidR="008A4B45" w:rsidRDefault="00666423">
          <w:pPr>
            <w:pStyle w:val="TDC2"/>
            <w:tabs>
              <w:tab w:val="right" w:leader="dot" w:pos="8828"/>
            </w:tabs>
            <w:rPr>
              <w:rFonts w:asciiTheme="minorHAnsi" w:eastAsiaTheme="minorEastAsia" w:hAnsiTheme="minorHAnsi"/>
              <w:noProof/>
              <w:sz w:val="24"/>
              <w:lang w:eastAsia="es-MX"/>
            </w:rPr>
          </w:pPr>
          <w:r>
            <w:fldChar w:fldCharType="begin"/>
          </w:r>
          <w:r>
            <w:instrText xml:space="preserve"> TOC \o "1-3" \h \z \u </w:instrText>
          </w:r>
          <w:r>
            <w:fldChar w:fldCharType="separate"/>
          </w:r>
          <w:hyperlink w:anchor="_Toc229993884" w:history="1">
            <w:r w:rsidR="008A4B45" w:rsidRPr="002A4C48">
              <w:rPr>
                <w:rStyle w:val="Hipervnculo"/>
                <w:noProof/>
              </w:rPr>
              <w:t>Índice de Ilustraciones</w:t>
            </w:r>
            <w:r w:rsidR="008A4B45">
              <w:rPr>
                <w:noProof/>
                <w:webHidden/>
              </w:rPr>
              <w:tab/>
            </w:r>
            <w:r w:rsidR="008A4B45">
              <w:rPr>
                <w:noProof/>
                <w:webHidden/>
              </w:rPr>
              <w:fldChar w:fldCharType="begin"/>
            </w:r>
            <w:r w:rsidR="008A4B45">
              <w:rPr>
                <w:noProof/>
                <w:webHidden/>
              </w:rPr>
              <w:instrText xml:space="preserve"> PAGEREF _Toc229993884 \h </w:instrText>
            </w:r>
            <w:r w:rsidR="008A4B45">
              <w:rPr>
                <w:noProof/>
                <w:webHidden/>
              </w:rPr>
            </w:r>
            <w:r w:rsidR="008A4B45">
              <w:rPr>
                <w:noProof/>
                <w:webHidden/>
              </w:rPr>
              <w:fldChar w:fldCharType="separate"/>
            </w:r>
            <w:r w:rsidR="00F43743">
              <w:rPr>
                <w:noProof/>
                <w:webHidden/>
              </w:rPr>
              <w:t>5</w:t>
            </w:r>
            <w:r w:rsidR="008A4B45">
              <w:rPr>
                <w:noProof/>
                <w:webHidden/>
              </w:rPr>
              <w:fldChar w:fldCharType="end"/>
            </w:r>
          </w:hyperlink>
        </w:p>
        <w:p w14:paraId="199D4180" w14:textId="4A204E4A" w:rsidR="008A4B45" w:rsidRDefault="008A4B45">
          <w:pPr>
            <w:pStyle w:val="TDC2"/>
            <w:tabs>
              <w:tab w:val="right" w:leader="dot" w:pos="8828"/>
            </w:tabs>
            <w:rPr>
              <w:rFonts w:asciiTheme="minorHAnsi" w:eastAsiaTheme="minorEastAsia" w:hAnsiTheme="minorHAnsi"/>
              <w:noProof/>
              <w:sz w:val="24"/>
              <w:lang w:eastAsia="es-MX"/>
            </w:rPr>
          </w:pPr>
          <w:hyperlink w:anchor="_Toc229993885" w:history="1">
            <w:r w:rsidRPr="002A4C48">
              <w:rPr>
                <w:rStyle w:val="Hipervnculo"/>
                <w:noProof/>
              </w:rPr>
              <w:t>Índice de Tablas</w:t>
            </w:r>
            <w:r>
              <w:rPr>
                <w:noProof/>
                <w:webHidden/>
              </w:rPr>
              <w:tab/>
            </w:r>
            <w:r>
              <w:rPr>
                <w:noProof/>
                <w:webHidden/>
              </w:rPr>
              <w:fldChar w:fldCharType="begin"/>
            </w:r>
            <w:r>
              <w:rPr>
                <w:noProof/>
                <w:webHidden/>
              </w:rPr>
              <w:instrText xml:space="preserve"> PAGEREF _Toc229993885 \h </w:instrText>
            </w:r>
            <w:r>
              <w:rPr>
                <w:noProof/>
                <w:webHidden/>
              </w:rPr>
            </w:r>
            <w:r>
              <w:rPr>
                <w:noProof/>
                <w:webHidden/>
              </w:rPr>
              <w:fldChar w:fldCharType="separate"/>
            </w:r>
            <w:r w:rsidR="00F43743">
              <w:rPr>
                <w:noProof/>
                <w:webHidden/>
              </w:rPr>
              <w:t>5</w:t>
            </w:r>
            <w:r>
              <w:rPr>
                <w:noProof/>
                <w:webHidden/>
              </w:rPr>
              <w:fldChar w:fldCharType="end"/>
            </w:r>
          </w:hyperlink>
        </w:p>
        <w:p w14:paraId="40E69621" w14:textId="3E5A054B" w:rsidR="008A4B45" w:rsidRDefault="008A4B45">
          <w:pPr>
            <w:pStyle w:val="TDC1"/>
            <w:tabs>
              <w:tab w:val="right" w:leader="dot" w:pos="8828"/>
            </w:tabs>
            <w:rPr>
              <w:rFonts w:asciiTheme="minorHAnsi" w:eastAsiaTheme="minorEastAsia" w:hAnsiTheme="minorHAnsi"/>
              <w:noProof/>
              <w:sz w:val="24"/>
              <w:lang w:eastAsia="es-MX"/>
            </w:rPr>
          </w:pPr>
          <w:hyperlink w:anchor="_Toc229993886" w:history="1">
            <w:r w:rsidRPr="002A4C48">
              <w:rPr>
                <w:rStyle w:val="Hipervnculo"/>
                <w:rFonts w:cs="Times New Roman"/>
                <w:noProof/>
              </w:rPr>
              <w:t>Introducción</w:t>
            </w:r>
            <w:r>
              <w:rPr>
                <w:noProof/>
                <w:webHidden/>
              </w:rPr>
              <w:tab/>
            </w:r>
            <w:r>
              <w:rPr>
                <w:noProof/>
                <w:webHidden/>
              </w:rPr>
              <w:fldChar w:fldCharType="begin"/>
            </w:r>
            <w:r>
              <w:rPr>
                <w:noProof/>
                <w:webHidden/>
              </w:rPr>
              <w:instrText xml:space="preserve"> PAGEREF _Toc229993886 \h </w:instrText>
            </w:r>
            <w:r>
              <w:rPr>
                <w:noProof/>
                <w:webHidden/>
              </w:rPr>
            </w:r>
            <w:r>
              <w:rPr>
                <w:noProof/>
                <w:webHidden/>
              </w:rPr>
              <w:fldChar w:fldCharType="separate"/>
            </w:r>
            <w:r w:rsidR="00F43743">
              <w:rPr>
                <w:noProof/>
                <w:webHidden/>
              </w:rPr>
              <w:t>1</w:t>
            </w:r>
            <w:r>
              <w:rPr>
                <w:noProof/>
                <w:webHidden/>
              </w:rPr>
              <w:fldChar w:fldCharType="end"/>
            </w:r>
          </w:hyperlink>
        </w:p>
        <w:p w14:paraId="691A4687" w14:textId="2D5411C0" w:rsidR="008A4B45" w:rsidRDefault="008A4B45">
          <w:pPr>
            <w:pStyle w:val="TDC1"/>
            <w:tabs>
              <w:tab w:val="right" w:leader="dot" w:pos="8828"/>
            </w:tabs>
            <w:rPr>
              <w:rFonts w:asciiTheme="minorHAnsi" w:eastAsiaTheme="minorEastAsia" w:hAnsiTheme="minorHAnsi"/>
              <w:noProof/>
              <w:sz w:val="24"/>
              <w:lang w:eastAsia="es-MX"/>
            </w:rPr>
          </w:pPr>
          <w:hyperlink w:anchor="_Toc229993887" w:history="1">
            <w:r w:rsidRPr="002A4C48">
              <w:rPr>
                <w:rStyle w:val="Hipervnculo"/>
                <w:noProof/>
              </w:rPr>
              <w:t>Capítulo I. Definición del Proyecto</w:t>
            </w:r>
            <w:r>
              <w:rPr>
                <w:noProof/>
                <w:webHidden/>
              </w:rPr>
              <w:tab/>
            </w:r>
            <w:r>
              <w:rPr>
                <w:noProof/>
                <w:webHidden/>
              </w:rPr>
              <w:fldChar w:fldCharType="begin"/>
            </w:r>
            <w:r>
              <w:rPr>
                <w:noProof/>
                <w:webHidden/>
              </w:rPr>
              <w:instrText xml:space="preserve"> PAGEREF _Toc229993887 \h </w:instrText>
            </w:r>
            <w:r>
              <w:rPr>
                <w:noProof/>
                <w:webHidden/>
              </w:rPr>
            </w:r>
            <w:r>
              <w:rPr>
                <w:noProof/>
                <w:webHidden/>
              </w:rPr>
              <w:fldChar w:fldCharType="separate"/>
            </w:r>
            <w:r w:rsidR="00F43743">
              <w:rPr>
                <w:noProof/>
                <w:webHidden/>
              </w:rPr>
              <w:t>2</w:t>
            </w:r>
            <w:r>
              <w:rPr>
                <w:noProof/>
                <w:webHidden/>
              </w:rPr>
              <w:fldChar w:fldCharType="end"/>
            </w:r>
          </w:hyperlink>
        </w:p>
        <w:p w14:paraId="3010A161" w14:textId="7A3A3341" w:rsidR="008A4B45" w:rsidRDefault="008A4B45">
          <w:pPr>
            <w:pStyle w:val="TDC2"/>
            <w:tabs>
              <w:tab w:val="right" w:leader="dot" w:pos="8828"/>
            </w:tabs>
            <w:rPr>
              <w:rFonts w:asciiTheme="minorHAnsi" w:eastAsiaTheme="minorEastAsia" w:hAnsiTheme="minorHAnsi"/>
              <w:noProof/>
              <w:sz w:val="24"/>
              <w:lang w:eastAsia="es-MX"/>
            </w:rPr>
          </w:pPr>
          <w:hyperlink w:anchor="_Toc229993888" w:history="1">
            <w:r w:rsidRPr="002A4C48">
              <w:rPr>
                <w:rStyle w:val="Hipervnculo"/>
                <w:noProof/>
              </w:rPr>
              <w:t>1.1 Planteamiento del problema</w:t>
            </w:r>
            <w:r>
              <w:rPr>
                <w:noProof/>
                <w:webHidden/>
              </w:rPr>
              <w:tab/>
            </w:r>
            <w:r>
              <w:rPr>
                <w:noProof/>
                <w:webHidden/>
              </w:rPr>
              <w:fldChar w:fldCharType="begin"/>
            </w:r>
            <w:r>
              <w:rPr>
                <w:noProof/>
                <w:webHidden/>
              </w:rPr>
              <w:instrText xml:space="preserve"> PAGEREF _Toc229993888 \h </w:instrText>
            </w:r>
            <w:r>
              <w:rPr>
                <w:noProof/>
                <w:webHidden/>
              </w:rPr>
            </w:r>
            <w:r>
              <w:rPr>
                <w:noProof/>
                <w:webHidden/>
              </w:rPr>
              <w:fldChar w:fldCharType="separate"/>
            </w:r>
            <w:r w:rsidR="00F43743">
              <w:rPr>
                <w:noProof/>
                <w:webHidden/>
              </w:rPr>
              <w:t>2</w:t>
            </w:r>
            <w:r>
              <w:rPr>
                <w:noProof/>
                <w:webHidden/>
              </w:rPr>
              <w:fldChar w:fldCharType="end"/>
            </w:r>
          </w:hyperlink>
        </w:p>
        <w:p w14:paraId="090BD524" w14:textId="4BF0390A" w:rsidR="008A4B45" w:rsidRDefault="008A4B45">
          <w:pPr>
            <w:pStyle w:val="TDC2"/>
            <w:tabs>
              <w:tab w:val="right" w:leader="dot" w:pos="8828"/>
            </w:tabs>
            <w:rPr>
              <w:rFonts w:asciiTheme="minorHAnsi" w:eastAsiaTheme="minorEastAsia" w:hAnsiTheme="minorHAnsi"/>
              <w:noProof/>
              <w:sz w:val="24"/>
              <w:lang w:eastAsia="es-MX"/>
            </w:rPr>
          </w:pPr>
          <w:hyperlink w:anchor="_Toc229993889" w:history="1">
            <w:r w:rsidRPr="002A4C48">
              <w:rPr>
                <w:rStyle w:val="Hipervnculo"/>
                <w:noProof/>
              </w:rPr>
              <w:t>1.2 Justificación</w:t>
            </w:r>
            <w:r>
              <w:rPr>
                <w:noProof/>
                <w:webHidden/>
              </w:rPr>
              <w:tab/>
            </w:r>
            <w:r>
              <w:rPr>
                <w:noProof/>
                <w:webHidden/>
              </w:rPr>
              <w:fldChar w:fldCharType="begin"/>
            </w:r>
            <w:r>
              <w:rPr>
                <w:noProof/>
                <w:webHidden/>
              </w:rPr>
              <w:instrText xml:space="preserve"> PAGEREF _Toc229993889 \h </w:instrText>
            </w:r>
            <w:r>
              <w:rPr>
                <w:noProof/>
                <w:webHidden/>
              </w:rPr>
            </w:r>
            <w:r>
              <w:rPr>
                <w:noProof/>
                <w:webHidden/>
              </w:rPr>
              <w:fldChar w:fldCharType="separate"/>
            </w:r>
            <w:r w:rsidR="00F43743">
              <w:rPr>
                <w:noProof/>
                <w:webHidden/>
              </w:rPr>
              <w:t>2</w:t>
            </w:r>
            <w:r>
              <w:rPr>
                <w:noProof/>
                <w:webHidden/>
              </w:rPr>
              <w:fldChar w:fldCharType="end"/>
            </w:r>
          </w:hyperlink>
        </w:p>
        <w:p w14:paraId="25FC83D2" w14:textId="10937143" w:rsidR="008A4B45" w:rsidRDefault="008A4B45">
          <w:pPr>
            <w:pStyle w:val="TDC2"/>
            <w:tabs>
              <w:tab w:val="right" w:leader="dot" w:pos="8828"/>
            </w:tabs>
            <w:rPr>
              <w:rFonts w:asciiTheme="minorHAnsi" w:eastAsiaTheme="minorEastAsia" w:hAnsiTheme="minorHAnsi"/>
              <w:noProof/>
              <w:sz w:val="24"/>
              <w:lang w:eastAsia="es-MX"/>
            </w:rPr>
          </w:pPr>
          <w:hyperlink w:anchor="_Toc229993890" w:history="1">
            <w:r w:rsidRPr="002A4C48">
              <w:rPr>
                <w:rStyle w:val="Hipervnculo"/>
                <w:noProof/>
              </w:rPr>
              <w:t>1.3 Objetivo General</w:t>
            </w:r>
            <w:r>
              <w:rPr>
                <w:noProof/>
                <w:webHidden/>
              </w:rPr>
              <w:tab/>
            </w:r>
            <w:r>
              <w:rPr>
                <w:noProof/>
                <w:webHidden/>
              </w:rPr>
              <w:fldChar w:fldCharType="begin"/>
            </w:r>
            <w:r>
              <w:rPr>
                <w:noProof/>
                <w:webHidden/>
              </w:rPr>
              <w:instrText xml:space="preserve"> PAGEREF _Toc229993890 \h </w:instrText>
            </w:r>
            <w:r>
              <w:rPr>
                <w:noProof/>
                <w:webHidden/>
              </w:rPr>
            </w:r>
            <w:r>
              <w:rPr>
                <w:noProof/>
                <w:webHidden/>
              </w:rPr>
              <w:fldChar w:fldCharType="separate"/>
            </w:r>
            <w:r w:rsidR="00F43743">
              <w:rPr>
                <w:noProof/>
                <w:webHidden/>
              </w:rPr>
              <w:t>3</w:t>
            </w:r>
            <w:r>
              <w:rPr>
                <w:noProof/>
                <w:webHidden/>
              </w:rPr>
              <w:fldChar w:fldCharType="end"/>
            </w:r>
          </w:hyperlink>
        </w:p>
        <w:p w14:paraId="6359DC8A" w14:textId="018D9001" w:rsidR="008A4B45" w:rsidRDefault="008A4B45">
          <w:pPr>
            <w:pStyle w:val="TDC2"/>
            <w:tabs>
              <w:tab w:val="right" w:leader="dot" w:pos="8828"/>
            </w:tabs>
            <w:rPr>
              <w:rFonts w:asciiTheme="minorHAnsi" w:eastAsiaTheme="minorEastAsia" w:hAnsiTheme="minorHAnsi"/>
              <w:noProof/>
              <w:sz w:val="24"/>
              <w:lang w:eastAsia="es-MX"/>
            </w:rPr>
          </w:pPr>
          <w:hyperlink w:anchor="_Toc229993891" w:history="1">
            <w:r w:rsidRPr="002A4C48">
              <w:rPr>
                <w:rStyle w:val="Hipervnculo"/>
                <w:noProof/>
              </w:rPr>
              <w:t>1.4 Objetivos Específicos</w:t>
            </w:r>
            <w:r>
              <w:rPr>
                <w:noProof/>
                <w:webHidden/>
              </w:rPr>
              <w:tab/>
            </w:r>
            <w:r>
              <w:rPr>
                <w:noProof/>
                <w:webHidden/>
              </w:rPr>
              <w:fldChar w:fldCharType="begin"/>
            </w:r>
            <w:r>
              <w:rPr>
                <w:noProof/>
                <w:webHidden/>
              </w:rPr>
              <w:instrText xml:space="preserve"> PAGEREF _Toc229993891 \h </w:instrText>
            </w:r>
            <w:r>
              <w:rPr>
                <w:noProof/>
                <w:webHidden/>
              </w:rPr>
            </w:r>
            <w:r>
              <w:rPr>
                <w:noProof/>
                <w:webHidden/>
              </w:rPr>
              <w:fldChar w:fldCharType="separate"/>
            </w:r>
            <w:r w:rsidR="00F43743">
              <w:rPr>
                <w:noProof/>
                <w:webHidden/>
              </w:rPr>
              <w:t>3</w:t>
            </w:r>
            <w:r>
              <w:rPr>
                <w:noProof/>
                <w:webHidden/>
              </w:rPr>
              <w:fldChar w:fldCharType="end"/>
            </w:r>
          </w:hyperlink>
        </w:p>
        <w:p w14:paraId="096E7E64" w14:textId="02CBCB8D" w:rsidR="008A4B45" w:rsidRDefault="008A4B45">
          <w:pPr>
            <w:pStyle w:val="TDC2"/>
            <w:tabs>
              <w:tab w:val="right" w:leader="dot" w:pos="8828"/>
            </w:tabs>
            <w:rPr>
              <w:rFonts w:asciiTheme="minorHAnsi" w:eastAsiaTheme="minorEastAsia" w:hAnsiTheme="minorHAnsi"/>
              <w:noProof/>
              <w:sz w:val="24"/>
              <w:lang w:eastAsia="es-MX"/>
            </w:rPr>
          </w:pPr>
          <w:hyperlink w:anchor="_Toc229993892" w:history="1">
            <w:r w:rsidRPr="002A4C48">
              <w:rPr>
                <w:rStyle w:val="Hipervnculo"/>
                <w:noProof/>
              </w:rPr>
              <w:t>1.5 Metodología</w:t>
            </w:r>
            <w:r>
              <w:rPr>
                <w:noProof/>
                <w:webHidden/>
              </w:rPr>
              <w:tab/>
            </w:r>
            <w:r>
              <w:rPr>
                <w:noProof/>
                <w:webHidden/>
              </w:rPr>
              <w:fldChar w:fldCharType="begin"/>
            </w:r>
            <w:r>
              <w:rPr>
                <w:noProof/>
                <w:webHidden/>
              </w:rPr>
              <w:instrText xml:space="preserve"> PAGEREF _Toc229993892 \h </w:instrText>
            </w:r>
            <w:r>
              <w:rPr>
                <w:noProof/>
                <w:webHidden/>
              </w:rPr>
            </w:r>
            <w:r>
              <w:rPr>
                <w:noProof/>
                <w:webHidden/>
              </w:rPr>
              <w:fldChar w:fldCharType="separate"/>
            </w:r>
            <w:r w:rsidR="00F43743">
              <w:rPr>
                <w:noProof/>
                <w:webHidden/>
              </w:rPr>
              <w:t>3</w:t>
            </w:r>
            <w:r>
              <w:rPr>
                <w:noProof/>
                <w:webHidden/>
              </w:rPr>
              <w:fldChar w:fldCharType="end"/>
            </w:r>
          </w:hyperlink>
        </w:p>
        <w:p w14:paraId="6EF37726" w14:textId="15821606" w:rsidR="008A4B45" w:rsidRDefault="008A4B45">
          <w:pPr>
            <w:pStyle w:val="TDC1"/>
            <w:tabs>
              <w:tab w:val="right" w:leader="dot" w:pos="8828"/>
            </w:tabs>
            <w:rPr>
              <w:rFonts w:asciiTheme="minorHAnsi" w:eastAsiaTheme="minorEastAsia" w:hAnsiTheme="minorHAnsi"/>
              <w:noProof/>
              <w:sz w:val="24"/>
              <w:lang w:eastAsia="es-MX"/>
            </w:rPr>
          </w:pPr>
          <w:hyperlink w:anchor="_Toc229993893" w:history="1">
            <w:r w:rsidRPr="002A4C48">
              <w:rPr>
                <w:rStyle w:val="Hipervnculo"/>
                <w:rFonts w:cs="Times New Roman"/>
                <w:noProof/>
              </w:rPr>
              <w:t>Capítulo II. Marco teórico</w:t>
            </w:r>
            <w:r>
              <w:rPr>
                <w:noProof/>
                <w:webHidden/>
              </w:rPr>
              <w:tab/>
            </w:r>
            <w:r>
              <w:rPr>
                <w:noProof/>
                <w:webHidden/>
              </w:rPr>
              <w:fldChar w:fldCharType="begin"/>
            </w:r>
            <w:r>
              <w:rPr>
                <w:noProof/>
                <w:webHidden/>
              </w:rPr>
              <w:instrText xml:space="preserve"> PAGEREF _Toc229993893 \h </w:instrText>
            </w:r>
            <w:r>
              <w:rPr>
                <w:noProof/>
                <w:webHidden/>
              </w:rPr>
            </w:r>
            <w:r>
              <w:rPr>
                <w:noProof/>
                <w:webHidden/>
              </w:rPr>
              <w:fldChar w:fldCharType="separate"/>
            </w:r>
            <w:r w:rsidR="00F43743">
              <w:rPr>
                <w:noProof/>
                <w:webHidden/>
              </w:rPr>
              <w:t>6</w:t>
            </w:r>
            <w:r>
              <w:rPr>
                <w:noProof/>
                <w:webHidden/>
              </w:rPr>
              <w:fldChar w:fldCharType="end"/>
            </w:r>
          </w:hyperlink>
        </w:p>
        <w:p w14:paraId="0D2EEF2F" w14:textId="4AE03D32" w:rsidR="008A4B45" w:rsidRDefault="008A4B45">
          <w:pPr>
            <w:pStyle w:val="TDC2"/>
            <w:tabs>
              <w:tab w:val="right" w:leader="dot" w:pos="8828"/>
            </w:tabs>
            <w:rPr>
              <w:rFonts w:asciiTheme="minorHAnsi" w:eastAsiaTheme="minorEastAsia" w:hAnsiTheme="minorHAnsi"/>
              <w:noProof/>
              <w:sz w:val="24"/>
              <w:lang w:eastAsia="es-MX"/>
            </w:rPr>
          </w:pPr>
          <w:hyperlink w:anchor="_Toc229993894" w:history="1">
            <w:r w:rsidRPr="002A4C48">
              <w:rPr>
                <w:rStyle w:val="Hipervnculo"/>
                <w:noProof/>
              </w:rPr>
              <w:t>2.1 Contexto de la distribución de agua potable y logística</w:t>
            </w:r>
            <w:r>
              <w:rPr>
                <w:noProof/>
                <w:webHidden/>
              </w:rPr>
              <w:tab/>
            </w:r>
            <w:r>
              <w:rPr>
                <w:noProof/>
                <w:webHidden/>
              </w:rPr>
              <w:fldChar w:fldCharType="begin"/>
            </w:r>
            <w:r>
              <w:rPr>
                <w:noProof/>
                <w:webHidden/>
              </w:rPr>
              <w:instrText xml:space="preserve"> PAGEREF _Toc229993894 \h </w:instrText>
            </w:r>
            <w:r>
              <w:rPr>
                <w:noProof/>
                <w:webHidden/>
              </w:rPr>
            </w:r>
            <w:r>
              <w:rPr>
                <w:noProof/>
                <w:webHidden/>
              </w:rPr>
              <w:fldChar w:fldCharType="separate"/>
            </w:r>
            <w:r w:rsidR="00F43743">
              <w:rPr>
                <w:noProof/>
                <w:webHidden/>
              </w:rPr>
              <w:t>6</w:t>
            </w:r>
            <w:r>
              <w:rPr>
                <w:noProof/>
                <w:webHidden/>
              </w:rPr>
              <w:fldChar w:fldCharType="end"/>
            </w:r>
          </w:hyperlink>
        </w:p>
        <w:p w14:paraId="5C9A93A6" w14:textId="4FF5FC68" w:rsidR="008A4B45" w:rsidRDefault="008A4B45">
          <w:pPr>
            <w:pStyle w:val="TDC3"/>
            <w:tabs>
              <w:tab w:val="right" w:leader="dot" w:pos="8828"/>
            </w:tabs>
            <w:rPr>
              <w:rFonts w:asciiTheme="minorHAnsi" w:eastAsiaTheme="minorEastAsia" w:hAnsiTheme="minorHAnsi"/>
              <w:noProof/>
              <w:sz w:val="24"/>
              <w:lang w:eastAsia="es-MX"/>
            </w:rPr>
          </w:pPr>
          <w:hyperlink w:anchor="_Toc229993895" w:history="1">
            <w:r w:rsidRPr="002A4C48">
              <w:rPr>
                <w:rStyle w:val="Hipervnculo"/>
                <w:noProof/>
              </w:rPr>
              <w:t>2.1.1 Problemática en la Alcaldía Benito Juárez</w:t>
            </w:r>
            <w:r>
              <w:rPr>
                <w:noProof/>
                <w:webHidden/>
              </w:rPr>
              <w:tab/>
            </w:r>
            <w:r>
              <w:rPr>
                <w:noProof/>
                <w:webHidden/>
              </w:rPr>
              <w:fldChar w:fldCharType="begin"/>
            </w:r>
            <w:r>
              <w:rPr>
                <w:noProof/>
                <w:webHidden/>
              </w:rPr>
              <w:instrText xml:space="preserve"> PAGEREF _Toc229993895 \h </w:instrText>
            </w:r>
            <w:r>
              <w:rPr>
                <w:noProof/>
                <w:webHidden/>
              </w:rPr>
            </w:r>
            <w:r>
              <w:rPr>
                <w:noProof/>
                <w:webHidden/>
              </w:rPr>
              <w:fldChar w:fldCharType="separate"/>
            </w:r>
            <w:r w:rsidR="00F43743">
              <w:rPr>
                <w:noProof/>
                <w:webHidden/>
              </w:rPr>
              <w:t>6</w:t>
            </w:r>
            <w:r>
              <w:rPr>
                <w:noProof/>
                <w:webHidden/>
              </w:rPr>
              <w:fldChar w:fldCharType="end"/>
            </w:r>
          </w:hyperlink>
        </w:p>
        <w:p w14:paraId="311F1C46" w14:textId="14C5AD11" w:rsidR="008A4B45" w:rsidRDefault="008A4B45">
          <w:pPr>
            <w:pStyle w:val="TDC3"/>
            <w:tabs>
              <w:tab w:val="right" w:leader="dot" w:pos="8828"/>
            </w:tabs>
            <w:rPr>
              <w:rFonts w:asciiTheme="minorHAnsi" w:eastAsiaTheme="minorEastAsia" w:hAnsiTheme="minorHAnsi"/>
              <w:noProof/>
              <w:sz w:val="24"/>
              <w:lang w:eastAsia="es-MX"/>
            </w:rPr>
          </w:pPr>
          <w:hyperlink w:anchor="_Toc229993896" w:history="1">
            <w:r w:rsidRPr="002A4C48">
              <w:rPr>
                <w:rStyle w:val="Hipervnculo"/>
                <w:noProof/>
              </w:rPr>
              <w:t>2.1.2 Distribución de agua potable</w:t>
            </w:r>
            <w:r>
              <w:rPr>
                <w:noProof/>
                <w:webHidden/>
              </w:rPr>
              <w:tab/>
            </w:r>
            <w:r>
              <w:rPr>
                <w:noProof/>
                <w:webHidden/>
              </w:rPr>
              <w:fldChar w:fldCharType="begin"/>
            </w:r>
            <w:r>
              <w:rPr>
                <w:noProof/>
                <w:webHidden/>
              </w:rPr>
              <w:instrText xml:space="preserve"> PAGEREF _Toc229993896 \h </w:instrText>
            </w:r>
            <w:r>
              <w:rPr>
                <w:noProof/>
                <w:webHidden/>
              </w:rPr>
            </w:r>
            <w:r>
              <w:rPr>
                <w:noProof/>
                <w:webHidden/>
              </w:rPr>
              <w:fldChar w:fldCharType="separate"/>
            </w:r>
            <w:r w:rsidR="00F43743">
              <w:rPr>
                <w:noProof/>
                <w:webHidden/>
              </w:rPr>
              <w:t>6</w:t>
            </w:r>
            <w:r>
              <w:rPr>
                <w:noProof/>
                <w:webHidden/>
              </w:rPr>
              <w:fldChar w:fldCharType="end"/>
            </w:r>
          </w:hyperlink>
        </w:p>
        <w:p w14:paraId="118C8286" w14:textId="05313944" w:rsidR="008A4B45" w:rsidRDefault="008A4B45">
          <w:pPr>
            <w:pStyle w:val="TDC3"/>
            <w:tabs>
              <w:tab w:val="right" w:leader="dot" w:pos="8828"/>
            </w:tabs>
            <w:rPr>
              <w:rFonts w:asciiTheme="minorHAnsi" w:eastAsiaTheme="minorEastAsia" w:hAnsiTheme="minorHAnsi"/>
              <w:noProof/>
              <w:sz w:val="24"/>
              <w:lang w:eastAsia="es-MX"/>
            </w:rPr>
          </w:pPr>
          <w:hyperlink w:anchor="_Toc229993897" w:history="1">
            <w:r w:rsidRPr="002A4C48">
              <w:rPr>
                <w:rStyle w:val="Hipervnculo"/>
                <w:noProof/>
              </w:rPr>
              <w:t>2.1.3 Logística en repartición</w:t>
            </w:r>
            <w:r>
              <w:rPr>
                <w:noProof/>
                <w:webHidden/>
              </w:rPr>
              <w:tab/>
            </w:r>
            <w:r>
              <w:rPr>
                <w:noProof/>
                <w:webHidden/>
              </w:rPr>
              <w:fldChar w:fldCharType="begin"/>
            </w:r>
            <w:r>
              <w:rPr>
                <w:noProof/>
                <w:webHidden/>
              </w:rPr>
              <w:instrText xml:space="preserve"> PAGEREF _Toc229993897 \h </w:instrText>
            </w:r>
            <w:r>
              <w:rPr>
                <w:noProof/>
                <w:webHidden/>
              </w:rPr>
            </w:r>
            <w:r>
              <w:rPr>
                <w:noProof/>
                <w:webHidden/>
              </w:rPr>
              <w:fldChar w:fldCharType="separate"/>
            </w:r>
            <w:r w:rsidR="00F43743">
              <w:rPr>
                <w:noProof/>
                <w:webHidden/>
              </w:rPr>
              <w:t>6</w:t>
            </w:r>
            <w:r>
              <w:rPr>
                <w:noProof/>
                <w:webHidden/>
              </w:rPr>
              <w:fldChar w:fldCharType="end"/>
            </w:r>
          </w:hyperlink>
        </w:p>
        <w:p w14:paraId="56780108" w14:textId="4C4770BE" w:rsidR="008A4B45" w:rsidRDefault="008A4B45">
          <w:pPr>
            <w:pStyle w:val="TDC2"/>
            <w:tabs>
              <w:tab w:val="right" w:leader="dot" w:pos="8828"/>
            </w:tabs>
            <w:rPr>
              <w:rFonts w:asciiTheme="minorHAnsi" w:eastAsiaTheme="minorEastAsia" w:hAnsiTheme="minorHAnsi"/>
              <w:noProof/>
              <w:sz w:val="24"/>
              <w:lang w:eastAsia="es-MX"/>
            </w:rPr>
          </w:pPr>
          <w:hyperlink w:anchor="_Toc229993898" w:history="1">
            <w:r w:rsidRPr="002A4C48">
              <w:rPr>
                <w:rStyle w:val="Hipervnculo"/>
                <w:noProof/>
              </w:rPr>
              <w:t>2.2 Desarrollo de aplicaciones móviles y geolocalización</w:t>
            </w:r>
            <w:r>
              <w:rPr>
                <w:noProof/>
                <w:webHidden/>
              </w:rPr>
              <w:tab/>
            </w:r>
            <w:r>
              <w:rPr>
                <w:noProof/>
                <w:webHidden/>
              </w:rPr>
              <w:fldChar w:fldCharType="begin"/>
            </w:r>
            <w:r>
              <w:rPr>
                <w:noProof/>
                <w:webHidden/>
              </w:rPr>
              <w:instrText xml:space="preserve"> PAGEREF _Toc229993898 \h </w:instrText>
            </w:r>
            <w:r>
              <w:rPr>
                <w:noProof/>
                <w:webHidden/>
              </w:rPr>
            </w:r>
            <w:r>
              <w:rPr>
                <w:noProof/>
                <w:webHidden/>
              </w:rPr>
              <w:fldChar w:fldCharType="separate"/>
            </w:r>
            <w:r w:rsidR="00F43743">
              <w:rPr>
                <w:noProof/>
                <w:webHidden/>
              </w:rPr>
              <w:t>7</w:t>
            </w:r>
            <w:r>
              <w:rPr>
                <w:noProof/>
                <w:webHidden/>
              </w:rPr>
              <w:fldChar w:fldCharType="end"/>
            </w:r>
          </w:hyperlink>
        </w:p>
        <w:p w14:paraId="54CC6C24" w14:textId="4C54B345" w:rsidR="008A4B45" w:rsidRDefault="008A4B45">
          <w:pPr>
            <w:pStyle w:val="TDC3"/>
            <w:tabs>
              <w:tab w:val="right" w:leader="dot" w:pos="8828"/>
            </w:tabs>
            <w:rPr>
              <w:rFonts w:asciiTheme="minorHAnsi" w:eastAsiaTheme="minorEastAsia" w:hAnsiTheme="minorHAnsi"/>
              <w:noProof/>
              <w:sz w:val="24"/>
              <w:lang w:eastAsia="es-MX"/>
            </w:rPr>
          </w:pPr>
          <w:hyperlink w:anchor="_Toc229993899" w:history="1">
            <w:r w:rsidRPr="002A4C48">
              <w:rPr>
                <w:rStyle w:val="Hipervnculo"/>
                <w:noProof/>
              </w:rPr>
              <w:t>2.2.1 Aplicación Móvil</w:t>
            </w:r>
            <w:r>
              <w:rPr>
                <w:noProof/>
                <w:webHidden/>
              </w:rPr>
              <w:tab/>
            </w:r>
            <w:r>
              <w:rPr>
                <w:noProof/>
                <w:webHidden/>
              </w:rPr>
              <w:fldChar w:fldCharType="begin"/>
            </w:r>
            <w:r>
              <w:rPr>
                <w:noProof/>
                <w:webHidden/>
              </w:rPr>
              <w:instrText xml:space="preserve"> PAGEREF _Toc229993899 \h </w:instrText>
            </w:r>
            <w:r>
              <w:rPr>
                <w:noProof/>
                <w:webHidden/>
              </w:rPr>
            </w:r>
            <w:r>
              <w:rPr>
                <w:noProof/>
                <w:webHidden/>
              </w:rPr>
              <w:fldChar w:fldCharType="separate"/>
            </w:r>
            <w:r w:rsidR="00F43743">
              <w:rPr>
                <w:noProof/>
                <w:webHidden/>
              </w:rPr>
              <w:t>7</w:t>
            </w:r>
            <w:r>
              <w:rPr>
                <w:noProof/>
                <w:webHidden/>
              </w:rPr>
              <w:fldChar w:fldCharType="end"/>
            </w:r>
          </w:hyperlink>
        </w:p>
        <w:p w14:paraId="415D91EC" w14:textId="65D1230F" w:rsidR="008A4B45" w:rsidRDefault="008A4B45">
          <w:pPr>
            <w:pStyle w:val="TDC3"/>
            <w:tabs>
              <w:tab w:val="right" w:leader="dot" w:pos="8828"/>
            </w:tabs>
            <w:rPr>
              <w:rFonts w:asciiTheme="minorHAnsi" w:eastAsiaTheme="minorEastAsia" w:hAnsiTheme="minorHAnsi"/>
              <w:noProof/>
              <w:sz w:val="24"/>
              <w:lang w:eastAsia="es-MX"/>
            </w:rPr>
          </w:pPr>
          <w:hyperlink w:anchor="_Toc229993900" w:history="1">
            <w:r w:rsidRPr="002A4C48">
              <w:rPr>
                <w:rStyle w:val="Hipervnculo"/>
                <w:noProof/>
              </w:rPr>
              <w:t>2.2.2 Kotlin</w:t>
            </w:r>
            <w:r>
              <w:rPr>
                <w:noProof/>
                <w:webHidden/>
              </w:rPr>
              <w:tab/>
            </w:r>
            <w:r>
              <w:rPr>
                <w:noProof/>
                <w:webHidden/>
              </w:rPr>
              <w:fldChar w:fldCharType="begin"/>
            </w:r>
            <w:r>
              <w:rPr>
                <w:noProof/>
                <w:webHidden/>
              </w:rPr>
              <w:instrText xml:space="preserve"> PAGEREF _Toc229993900 \h </w:instrText>
            </w:r>
            <w:r>
              <w:rPr>
                <w:noProof/>
                <w:webHidden/>
              </w:rPr>
            </w:r>
            <w:r>
              <w:rPr>
                <w:noProof/>
                <w:webHidden/>
              </w:rPr>
              <w:fldChar w:fldCharType="separate"/>
            </w:r>
            <w:r w:rsidR="00F43743">
              <w:rPr>
                <w:noProof/>
                <w:webHidden/>
              </w:rPr>
              <w:t>7</w:t>
            </w:r>
            <w:r>
              <w:rPr>
                <w:noProof/>
                <w:webHidden/>
              </w:rPr>
              <w:fldChar w:fldCharType="end"/>
            </w:r>
          </w:hyperlink>
        </w:p>
        <w:p w14:paraId="3DB3D357" w14:textId="227DB6BF" w:rsidR="008A4B45" w:rsidRDefault="008A4B45">
          <w:pPr>
            <w:pStyle w:val="TDC3"/>
            <w:tabs>
              <w:tab w:val="right" w:leader="dot" w:pos="8828"/>
            </w:tabs>
            <w:rPr>
              <w:rFonts w:asciiTheme="minorHAnsi" w:eastAsiaTheme="minorEastAsia" w:hAnsiTheme="minorHAnsi"/>
              <w:noProof/>
              <w:sz w:val="24"/>
              <w:lang w:eastAsia="es-MX"/>
            </w:rPr>
          </w:pPr>
          <w:hyperlink w:anchor="_Toc229993901" w:history="1">
            <w:r w:rsidRPr="002A4C48">
              <w:rPr>
                <w:rStyle w:val="Hipervnculo"/>
                <w:noProof/>
              </w:rPr>
              <w:t>2.2.3 Jetpack Compose</w:t>
            </w:r>
            <w:r>
              <w:rPr>
                <w:noProof/>
                <w:webHidden/>
              </w:rPr>
              <w:tab/>
            </w:r>
            <w:r>
              <w:rPr>
                <w:noProof/>
                <w:webHidden/>
              </w:rPr>
              <w:fldChar w:fldCharType="begin"/>
            </w:r>
            <w:r>
              <w:rPr>
                <w:noProof/>
                <w:webHidden/>
              </w:rPr>
              <w:instrText xml:space="preserve"> PAGEREF _Toc229993901 \h </w:instrText>
            </w:r>
            <w:r>
              <w:rPr>
                <w:noProof/>
                <w:webHidden/>
              </w:rPr>
            </w:r>
            <w:r>
              <w:rPr>
                <w:noProof/>
                <w:webHidden/>
              </w:rPr>
              <w:fldChar w:fldCharType="separate"/>
            </w:r>
            <w:r w:rsidR="00F43743">
              <w:rPr>
                <w:noProof/>
                <w:webHidden/>
              </w:rPr>
              <w:t>7</w:t>
            </w:r>
            <w:r>
              <w:rPr>
                <w:noProof/>
                <w:webHidden/>
              </w:rPr>
              <w:fldChar w:fldCharType="end"/>
            </w:r>
          </w:hyperlink>
        </w:p>
        <w:p w14:paraId="36BF8AD2" w14:textId="4C377FE2" w:rsidR="008A4B45" w:rsidRDefault="008A4B45">
          <w:pPr>
            <w:pStyle w:val="TDC3"/>
            <w:tabs>
              <w:tab w:val="right" w:leader="dot" w:pos="8828"/>
            </w:tabs>
            <w:rPr>
              <w:rFonts w:asciiTheme="minorHAnsi" w:eastAsiaTheme="minorEastAsia" w:hAnsiTheme="minorHAnsi"/>
              <w:noProof/>
              <w:sz w:val="24"/>
              <w:lang w:eastAsia="es-MX"/>
            </w:rPr>
          </w:pPr>
          <w:hyperlink w:anchor="_Toc229993902" w:history="1">
            <w:r w:rsidRPr="002A4C48">
              <w:rPr>
                <w:rStyle w:val="Hipervnculo"/>
                <w:noProof/>
              </w:rPr>
              <w:t>2.2.4 GPS</w:t>
            </w:r>
            <w:r>
              <w:rPr>
                <w:noProof/>
                <w:webHidden/>
              </w:rPr>
              <w:tab/>
            </w:r>
            <w:r>
              <w:rPr>
                <w:noProof/>
                <w:webHidden/>
              </w:rPr>
              <w:fldChar w:fldCharType="begin"/>
            </w:r>
            <w:r>
              <w:rPr>
                <w:noProof/>
                <w:webHidden/>
              </w:rPr>
              <w:instrText xml:space="preserve"> PAGEREF _Toc229993902 \h </w:instrText>
            </w:r>
            <w:r>
              <w:rPr>
                <w:noProof/>
                <w:webHidden/>
              </w:rPr>
            </w:r>
            <w:r>
              <w:rPr>
                <w:noProof/>
                <w:webHidden/>
              </w:rPr>
              <w:fldChar w:fldCharType="separate"/>
            </w:r>
            <w:r w:rsidR="00F43743">
              <w:rPr>
                <w:noProof/>
                <w:webHidden/>
              </w:rPr>
              <w:t>8</w:t>
            </w:r>
            <w:r>
              <w:rPr>
                <w:noProof/>
                <w:webHidden/>
              </w:rPr>
              <w:fldChar w:fldCharType="end"/>
            </w:r>
          </w:hyperlink>
        </w:p>
        <w:p w14:paraId="6D3D6870" w14:textId="7DA8CA33" w:rsidR="008A4B45" w:rsidRDefault="008A4B45">
          <w:pPr>
            <w:pStyle w:val="TDC3"/>
            <w:tabs>
              <w:tab w:val="right" w:leader="dot" w:pos="8828"/>
            </w:tabs>
            <w:rPr>
              <w:rFonts w:asciiTheme="minorHAnsi" w:eastAsiaTheme="minorEastAsia" w:hAnsiTheme="minorHAnsi"/>
              <w:noProof/>
              <w:sz w:val="24"/>
              <w:lang w:eastAsia="es-MX"/>
            </w:rPr>
          </w:pPr>
          <w:hyperlink w:anchor="_Toc229993903" w:history="1">
            <w:r w:rsidRPr="002A4C48">
              <w:rPr>
                <w:rStyle w:val="Hipervnculo"/>
                <w:noProof/>
              </w:rPr>
              <w:t>2.2.5 Google Maps</w:t>
            </w:r>
            <w:r>
              <w:rPr>
                <w:noProof/>
                <w:webHidden/>
              </w:rPr>
              <w:tab/>
            </w:r>
            <w:r>
              <w:rPr>
                <w:noProof/>
                <w:webHidden/>
              </w:rPr>
              <w:fldChar w:fldCharType="begin"/>
            </w:r>
            <w:r>
              <w:rPr>
                <w:noProof/>
                <w:webHidden/>
              </w:rPr>
              <w:instrText xml:space="preserve"> PAGEREF _Toc229993903 \h </w:instrText>
            </w:r>
            <w:r>
              <w:rPr>
                <w:noProof/>
                <w:webHidden/>
              </w:rPr>
            </w:r>
            <w:r>
              <w:rPr>
                <w:noProof/>
                <w:webHidden/>
              </w:rPr>
              <w:fldChar w:fldCharType="separate"/>
            </w:r>
            <w:r w:rsidR="00F43743">
              <w:rPr>
                <w:noProof/>
                <w:webHidden/>
              </w:rPr>
              <w:t>8</w:t>
            </w:r>
            <w:r>
              <w:rPr>
                <w:noProof/>
                <w:webHidden/>
              </w:rPr>
              <w:fldChar w:fldCharType="end"/>
            </w:r>
          </w:hyperlink>
        </w:p>
        <w:p w14:paraId="67DC7BD5" w14:textId="7DE58E79" w:rsidR="008A4B45" w:rsidRDefault="008A4B45">
          <w:pPr>
            <w:pStyle w:val="TDC2"/>
            <w:tabs>
              <w:tab w:val="right" w:leader="dot" w:pos="8828"/>
            </w:tabs>
            <w:rPr>
              <w:rFonts w:asciiTheme="minorHAnsi" w:eastAsiaTheme="minorEastAsia" w:hAnsiTheme="minorHAnsi"/>
              <w:noProof/>
              <w:sz w:val="24"/>
              <w:lang w:eastAsia="es-MX"/>
            </w:rPr>
          </w:pPr>
          <w:hyperlink w:anchor="_Toc229993904" w:history="1">
            <w:r w:rsidRPr="002A4C48">
              <w:rPr>
                <w:rStyle w:val="Hipervnculo"/>
                <w:noProof/>
              </w:rPr>
              <w:t>2.3 Arquitectura de software y servicios web</w:t>
            </w:r>
            <w:r>
              <w:rPr>
                <w:noProof/>
                <w:webHidden/>
              </w:rPr>
              <w:tab/>
            </w:r>
            <w:r>
              <w:rPr>
                <w:noProof/>
                <w:webHidden/>
              </w:rPr>
              <w:fldChar w:fldCharType="begin"/>
            </w:r>
            <w:r>
              <w:rPr>
                <w:noProof/>
                <w:webHidden/>
              </w:rPr>
              <w:instrText xml:space="preserve"> PAGEREF _Toc229993904 \h </w:instrText>
            </w:r>
            <w:r>
              <w:rPr>
                <w:noProof/>
                <w:webHidden/>
              </w:rPr>
            </w:r>
            <w:r>
              <w:rPr>
                <w:noProof/>
                <w:webHidden/>
              </w:rPr>
              <w:fldChar w:fldCharType="separate"/>
            </w:r>
            <w:r w:rsidR="00F43743">
              <w:rPr>
                <w:noProof/>
                <w:webHidden/>
              </w:rPr>
              <w:t>9</w:t>
            </w:r>
            <w:r>
              <w:rPr>
                <w:noProof/>
                <w:webHidden/>
              </w:rPr>
              <w:fldChar w:fldCharType="end"/>
            </w:r>
          </w:hyperlink>
        </w:p>
        <w:p w14:paraId="108790FE" w14:textId="567B9181" w:rsidR="008A4B45" w:rsidRDefault="008A4B45">
          <w:pPr>
            <w:pStyle w:val="TDC3"/>
            <w:tabs>
              <w:tab w:val="right" w:leader="dot" w:pos="8828"/>
            </w:tabs>
            <w:rPr>
              <w:rFonts w:asciiTheme="minorHAnsi" w:eastAsiaTheme="minorEastAsia" w:hAnsiTheme="minorHAnsi"/>
              <w:noProof/>
              <w:sz w:val="24"/>
              <w:lang w:eastAsia="es-MX"/>
            </w:rPr>
          </w:pPr>
          <w:hyperlink w:anchor="_Toc229993905" w:history="1">
            <w:r w:rsidRPr="002A4C48">
              <w:rPr>
                <w:rStyle w:val="Hipervnculo"/>
                <w:noProof/>
              </w:rPr>
              <w:t>2.3.1 Java</w:t>
            </w:r>
            <w:r>
              <w:rPr>
                <w:noProof/>
                <w:webHidden/>
              </w:rPr>
              <w:tab/>
            </w:r>
            <w:r>
              <w:rPr>
                <w:noProof/>
                <w:webHidden/>
              </w:rPr>
              <w:fldChar w:fldCharType="begin"/>
            </w:r>
            <w:r>
              <w:rPr>
                <w:noProof/>
                <w:webHidden/>
              </w:rPr>
              <w:instrText xml:space="preserve"> PAGEREF _Toc229993905 \h </w:instrText>
            </w:r>
            <w:r>
              <w:rPr>
                <w:noProof/>
                <w:webHidden/>
              </w:rPr>
            </w:r>
            <w:r>
              <w:rPr>
                <w:noProof/>
                <w:webHidden/>
              </w:rPr>
              <w:fldChar w:fldCharType="separate"/>
            </w:r>
            <w:r w:rsidR="00F43743">
              <w:rPr>
                <w:noProof/>
                <w:webHidden/>
              </w:rPr>
              <w:t>9</w:t>
            </w:r>
            <w:r>
              <w:rPr>
                <w:noProof/>
                <w:webHidden/>
              </w:rPr>
              <w:fldChar w:fldCharType="end"/>
            </w:r>
          </w:hyperlink>
        </w:p>
        <w:p w14:paraId="3BD2285B" w14:textId="0E2B69A4" w:rsidR="008A4B45" w:rsidRDefault="008A4B45">
          <w:pPr>
            <w:pStyle w:val="TDC3"/>
            <w:tabs>
              <w:tab w:val="right" w:leader="dot" w:pos="8828"/>
            </w:tabs>
            <w:rPr>
              <w:rFonts w:asciiTheme="minorHAnsi" w:eastAsiaTheme="minorEastAsia" w:hAnsiTheme="minorHAnsi"/>
              <w:noProof/>
              <w:sz w:val="24"/>
              <w:lang w:eastAsia="es-MX"/>
            </w:rPr>
          </w:pPr>
          <w:hyperlink w:anchor="_Toc229993906" w:history="1">
            <w:r w:rsidRPr="002A4C48">
              <w:rPr>
                <w:rStyle w:val="Hipervnculo"/>
                <w:noProof/>
              </w:rPr>
              <w:t>2.3.2 Framework</w:t>
            </w:r>
            <w:r>
              <w:rPr>
                <w:noProof/>
                <w:webHidden/>
              </w:rPr>
              <w:tab/>
            </w:r>
            <w:r>
              <w:rPr>
                <w:noProof/>
                <w:webHidden/>
              </w:rPr>
              <w:fldChar w:fldCharType="begin"/>
            </w:r>
            <w:r>
              <w:rPr>
                <w:noProof/>
                <w:webHidden/>
              </w:rPr>
              <w:instrText xml:space="preserve"> PAGEREF _Toc229993906 \h </w:instrText>
            </w:r>
            <w:r>
              <w:rPr>
                <w:noProof/>
                <w:webHidden/>
              </w:rPr>
            </w:r>
            <w:r>
              <w:rPr>
                <w:noProof/>
                <w:webHidden/>
              </w:rPr>
              <w:fldChar w:fldCharType="separate"/>
            </w:r>
            <w:r w:rsidR="00F43743">
              <w:rPr>
                <w:noProof/>
                <w:webHidden/>
              </w:rPr>
              <w:t>9</w:t>
            </w:r>
            <w:r>
              <w:rPr>
                <w:noProof/>
                <w:webHidden/>
              </w:rPr>
              <w:fldChar w:fldCharType="end"/>
            </w:r>
          </w:hyperlink>
        </w:p>
        <w:p w14:paraId="0862FADC" w14:textId="05BAEFDF" w:rsidR="008A4B45" w:rsidRDefault="008A4B45">
          <w:pPr>
            <w:pStyle w:val="TDC3"/>
            <w:tabs>
              <w:tab w:val="right" w:leader="dot" w:pos="8828"/>
            </w:tabs>
            <w:rPr>
              <w:rFonts w:asciiTheme="minorHAnsi" w:eastAsiaTheme="minorEastAsia" w:hAnsiTheme="minorHAnsi"/>
              <w:noProof/>
              <w:sz w:val="24"/>
              <w:lang w:eastAsia="es-MX"/>
            </w:rPr>
          </w:pPr>
          <w:hyperlink w:anchor="_Toc229993907" w:history="1">
            <w:r w:rsidRPr="002A4C48">
              <w:rPr>
                <w:rStyle w:val="Hipervnculo"/>
                <w:noProof/>
              </w:rPr>
              <w:t>2.3.3 Spring</w:t>
            </w:r>
            <w:r>
              <w:rPr>
                <w:noProof/>
                <w:webHidden/>
              </w:rPr>
              <w:tab/>
            </w:r>
            <w:r>
              <w:rPr>
                <w:noProof/>
                <w:webHidden/>
              </w:rPr>
              <w:fldChar w:fldCharType="begin"/>
            </w:r>
            <w:r>
              <w:rPr>
                <w:noProof/>
                <w:webHidden/>
              </w:rPr>
              <w:instrText xml:space="preserve"> PAGEREF _Toc229993907 \h </w:instrText>
            </w:r>
            <w:r>
              <w:rPr>
                <w:noProof/>
                <w:webHidden/>
              </w:rPr>
            </w:r>
            <w:r>
              <w:rPr>
                <w:noProof/>
                <w:webHidden/>
              </w:rPr>
              <w:fldChar w:fldCharType="separate"/>
            </w:r>
            <w:r w:rsidR="00F43743">
              <w:rPr>
                <w:noProof/>
                <w:webHidden/>
              </w:rPr>
              <w:t>9</w:t>
            </w:r>
            <w:r>
              <w:rPr>
                <w:noProof/>
                <w:webHidden/>
              </w:rPr>
              <w:fldChar w:fldCharType="end"/>
            </w:r>
          </w:hyperlink>
        </w:p>
        <w:p w14:paraId="583E8E8E" w14:textId="2667BBC4" w:rsidR="008A4B45" w:rsidRDefault="008A4B45">
          <w:pPr>
            <w:pStyle w:val="TDC3"/>
            <w:tabs>
              <w:tab w:val="right" w:leader="dot" w:pos="8828"/>
            </w:tabs>
            <w:rPr>
              <w:rFonts w:asciiTheme="minorHAnsi" w:eastAsiaTheme="minorEastAsia" w:hAnsiTheme="minorHAnsi"/>
              <w:noProof/>
              <w:sz w:val="24"/>
              <w:lang w:eastAsia="es-MX"/>
            </w:rPr>
          </w:pPr>
          <w:hyperlink w:anchor="_Toc229993908" w:history="1">
            <w:r w:rsidRPr="002A4C48">
              <w:rPr>
                <w:rStyle w:val="Hipervnculo"/>
                <w:noProof/>
              </w:rPr>
              <w:t>2.3.4 Spring Boot</w:t>
            </w:r>
            <w:r>
              <w:rPr>
                <w:noProof/>
                <w:webHidden/>
              </w:rPr>
              <w:tab/>
            </w:r>
            <w:r>
              <w:rPr>
                <w:noProof/>
                <w:webHidden/>
              </w:rPr>
              <w:fldChar w:fldCharType="begin"/>
            </w:r>
            <w:r>
              <w:rPr>
                <w:noProof/>
                <w:webHidden/>
              </w:rPr>
              <w:instrText xml:space="preserve"> PAGEREF _Toc229993908 \h </w:instrText>
            </w:r>
            <w:r>
              <w:rPr>
                <w:noProof/>
                <w:webHidden/>
              </w:rPr>
            </w:r>
            <w:r>
              <w:rPr>
                <w:noProof/>
                <w:webHidden/>
              </w:rPr>
              <w:fldChar w:fldCharType="separate"/>
            </w:r>
            <w:r w:rsidR="00F43743">
              <w:rPr>
                <w:noProof/>
                <w:webHidden/>
              </w:rPr>
              <w:t>10</w:t>
            </w:r>
            <w:r>
              <w:rPr>
                <w:noProof/>
                <w:webHidden/>
              </w:rPr>
              <w:fldChar w:fldCharType="end"/>
            </w:r>
          </w:hyperlink>
        </w:p>
        <w:p w14:paraId="72EFC61C" w14:textId="7BD56846" w:rsidR="008A4B45" w:rsidRDefault="008A4B45">
          <w:pPr>
            <w:pStyle w:val="TDC3"/>
            <w:tabs>
              <w:tab w:val="right" w:leader="dot" w:pos="8828"/>
            </w:tabs>
            <w:rPr>
              <w:rFonts w:asciiTheme="minorHAnsi" w:eastAsiaTheme="minorEastAsia" w:hAnsiTheme="minorHAnsi"/>
              <w:noProof/>
              <w:sz w:val="24"/>
              <w:lang w:eastAsia="es-MX"/>
            </w:rPr>
          </w:pPr>
          <w:hyperlink w:anchor="_Toc229993909" w:history="1">
            <w:r w:rsidRPr="002A4C48">
              <w:rPr>
                <w:rStyle w:val="Hipervnculo"/>
                <w:noProof/>
              </w:rPr>
              <w:t>2.3.5 API</w:t>
            </w:r>
            <w:r>
              <w:rPr>
                <w:noProof/>
                <w:webHidden/>
              </w:rPr>
              <w:tab/>
            </w:r>
            <w:r>
              <w:rPr>
                <w:noProof/>
                <w:webHidden/>
              </w:rPr>
              <w:fldChar w:fldCharType="begin"/>
            </w:r>
            <w:r>
              <w:rPr>
                <w:noProof/>
                <w:webHidden/>
              </w:rPr>
              <w:instrText xml:space="preserve"> PAGEREF _Toc229993909 \h </w:instrText>
            </w:r>
            <w:r>
              <w:rPr>
                <w:noProof/>
                <w:webHidden/>
              </w:rPr>
            </w:r>
            <w:r>
              <w:rPr>
                <w:noProof/>
                <w:webHidden/>
              </w:rPr>
              <w:fldChar w:fldCharType="separate"/>
            </w:r>
            <w:r w:rsidR="00F43743">
              <w:rPr>
                <w:noProof/>
                <w:webHidden/>
              </w:rPr>
              <w:t>10</w:t>
            </w:r>
            <w:r>
              <w:rPr>
                <w:noProof/>
                <w:webHidden/>
              </w:rPr>
              <w:fldChar w:fldCharType="end"/>
            </w:r>
          </w:hyperlink>
        </w:p>
        <w:p w14:paraId="739008EB" w14:textId="4DF43C39" w:rsidR="008A4B45" w:rsidRDefault="008A4B45">
          <w:pPr>
            <w:pStyle w:val="TDC3"/>
            <w:tabs>
              <w:tab w:val="right" w:leader="dot" w:pos="8828"/>
            </w:tabs>
            <w:rPr>
              <w:rFonts w:asciiTheme="minorHAnsi" w:eastAsiaTheme="minorEastAsia" w:hAnsiTheme="minorHAnsi"/>
              <w:noProof/>
              <w:sz w:val="24"/>
              <w:lang w:eastAsia="es-MX"/>
            </w:rPr>
          </w:pPr>
          <w:hyperlink w:anchor="_Toc229993910" w:history="1">
            <w:r w:rsidRPr="002A4C48">
              <w:rPr>
                <w:rStyle w:val="Hipervnculo"/>
                <w:noProof/>
              </w:rPr>
              <w:t>2.3.6 Endpoint</w:t>
            </w:r>
            <w:r>
              <w:rPr>
                <w:noProof/>
                <w:webHidden/>
              </w:rPr>
              <w:tab/>
            </w:r>
            <w:r>
              <w:rPr>
                <w:noProof/>
                <w:webHidden/>
              </w:rPr>
              <w:fldChar w:fldCharType="begin"/>
            </w:r>
            <w:r>
              <w:rPr>
                <w:noProof/>
                <w:webHidden/>
              </w:rPr>
              <w:instrText xml:space="preserve"> PAGEREF _Toc229993910 \h </w:instrText>
            </w:r>
            <w:r>
              <w:rPr>
                <w:noProof/>
                <w:webHidden/>
              </w:rPr>
            </w:r>
            <w:r>
              <w:rPr>
                <w:noProof/>
                <w:webHidden/>
              </w:rPr>
              <w:fldChar w:fldCharType="separate"/>
            </w:r>
            <w:r w:rsidR="00F43743">
              <w:rPr>
                <w:noProof/>
                <w:webHidden/>
              </w:rPr>
              <w:t>10</w:t>
            </w:r>
            <w:r>
              <w:rPr>
                <w:noProof/>
                <w:webHidden/>
              </w:rPr>
              <w:fldChar w:fldCharType="end"/>
            </w:r>
          </w:hyperlink>
        </w:p>
        <w:p w14:paraId="77B31D2C" w14:textId="65BA7474" w:rsidR="008A4B45" w:rsidRDefault="008A4B45">
          <w:pPr>
            <w:pStyle w:val="TDC3"/>
            <w:tabs>
              <w:tab w:val="right" w:leader="dot" w:pos="8828"/>
            </w:tabs>
            <w:rPr>
              <w:rFonts w:asciiTheme="minorHAnsi" w:eastAsiaTheme="minorEastAsia" w:hAnsiTheme="minorHAnsi"/>
              <w:noProof/>
              <w:sz w:val="24"/>
              <w:lang w:eastAsia="es-MX"/>
            </w:rPr>
          </w:pPr>
          <w:hyperlink w:anchor="_Toc229993911" w:history="1">
            <w:r w:rsidRPr="002A4C48">
              <w:rPr>
                <w:rStyle w:val="Hipervnculo"/>
                <w:noProof/>
              </w:rPr>
              <w:t>2.3.7 REST</w:t>
            </w:r>
            <w:r>
              <w:rPr>
                <w:noProof/>
                <w:webHidden/>
              </w:rPr>
              <w:tab/>
            </w:r>
            <w:r>
              <w:rPr>
                <w:noProof/>
                <w:webHidden/>
              </w:rPr>
              <w:fldChar w:fldCharType="begin"/>
            </w:r>
            <w:r>
              <w:rPr>
                <w:noProof/>
                <w:webHidden/>
              </w:rPr>
              <w:instrText xml:space="preserve"> PAGEREF _Toc229993911 \h </w:instrText>
            </w:r>
            <w:r>
              <w:rPr>
                <w:noProof/>
                <w:webHidden/>
              </w:rPr>
            </w:r>
            <w:r>
              <w:rPr>
                <w:noProof/>
                <w:webHidden/>
              </w:rPr>
              <w:fldChar w:fldCharType="separate"/>
            </w:r>
            <w:r w:rsidR="00F43743">
              <w:rPr>
                <w:noProof/>
                <w:webHidden/>
              </w:rPr>
              <w:t>11</w:t>
            </w:r>
            <w:r>
              <w:rPr>
                <w:noProof/>
                <w:webHidden/>
              </w:rPr>
              <w:fldChar w:fldCharType="end"/>
            </w:r>
          </w:hyperlink>
        </w:p>
        <w:p w14:paraId="2D73204A" w14:textId="09EC98D4" w:rsidR="008A4B45" w:rsidRDefault="008A4B45">
          <w:pPr>
            <w:pStyle w:val="TDC2"/>
            <w:tabs>
              <w:tab w:val="right" w:leader="dot" w:pos="8828"/>
            </w:tabs>
            <w:rPr>
              <w:rFonts w:asciiTheme="minorHAnsi" w:eastAsiaTheme="minorEastAsia" w:hAnsiTheme="minorHAnsi"/>
              <w:noProof/>
              <w:sz w:val="24"/>
              <w:lang w:eastAsia="es-MX"/>
            </w:rPr>
          </w:pPr>
          <w:hyperlink w:anchor="_Toc229993912" w:history="1">
            <w:r w:rsidRPr="002A4C48">
              <w:rPr>
                <w:rStyle w:val="Hipervnculo"/>
                <w:noProof/>
              </w:rPr>
              <w:t>2.4. Gestión y Persistencia de Datos</w:t>
            </w:r>
            <w:r>
              <w:rPr>
                <w:noProof/>
                <w:webHidden/>
              </w:rPr>
              <w:tab/>
            </w:r>
            <w:r>
              <w:rPr>
                <w:noProof/>
                <w:webHidden/>
              </w:rPr>
              <w:fldChar w:fldCharType="begin"/>
            </w:r>
            <w:r>
              <w:rPr>
                <w:noProof/>
                <w:webHidden/>
              </w:rPr>
              <w:instrText xml:space="preserve"> PAGEREF _Toc229993912 \h </w:instrText>
            </w:r>
            <w:r>
              <w:rPr>
                <w:noProof/>
                <w:webHidden/>
              </w:rPr>
            </w:r>
            <w:r>
              <w:rPr>
                <w:noProof/>
                <w:webHidden/>
              </w:rPr>
              <w:fldChar w:fldCharType="separate"/>
            </w:r>
            <w:r w:rsidR="00F43743">
              <w:rPr>
                <w:noProof/>
                <w:webHidden/>
              </w:rPr>
              <w:t>12</w:t>
            </w:r>
            <w:r>
              <w:rPr>
                <w:noProof/>
                <w:webHidden/>
              </w:rPr>
              <w:fldChar w:fldCharType="end"/>
            </w:r>
          </w:hyperlink>
        </w:p>
        <w:p w14:paraId="34AA81BD" w14:textId="70DC5CEB" w:rsidR="008A4B45" w:rsidRDefault="008A4B45">
          <w:pPr>
            <w:pStyle w:val="TDC3"/>
            <w:tabs>
              <w:tab w:val="right" w:leader="dot" w:pos="8828"/>
            </w:tabs>
            <w:rPr>
              <w:rFonts w:asciiTheme="minorHAnsi" w:eastAsiaTheme="minorEastAsia" w:hAnsiTheme="minorHAnsi"/>
              <w:noProof/>
              <w:sz w:val="24"/>
              <w:lang w:eastAsia="es-MX"/>
            </w:rPr>
          </w:pPr>
          <w:hyperlink w:anchor="_Toc229993913" w:history="1">
            <w:r w:rsidRPr="002A4C48">
              <w:rPr>
                <w:rStyle w:val="Hipervnculo"/>
                <w:noProof/>
              </w:rPr>
              <w:t>2.4.1 Base de datos relacional</w:t>
            </w:r>
            <w:r>
              <w:rPr>
                <w:noProof/>
                <w:webHidden/>
              </w:rPr>
              <w:tab/>
            </w:r>
            <w:r>
              <w:rPr>
                <w:noProof/>
                <w:webHidden/>
              </w:rPr>
              <w:fldChar w:fldCharType="begin"/>
            </w:r>
            <w:r>
              <w:rPr>
                <w:noProof/>
                <w:webHidden/>
              </w:rPr>
              <w:instrText xml:space="preserve"> PAGEREF _Toc229993913 \h </w:instrText>
            </w:r>
            <w:r>
              <w:rPr>
                <w:noProof/>
                <w:webHidden/>
              </w:rPr>
            </w:r>
            <w:r>
              <w:rPr>
                <w:noProof/>
                <w:webHidden/>
              </w:rPr>
              <w:fldChar w:fldCharType="separate"/>
            </w:r>
            <w:r w:rsidR="00F43743">
              <w:rPr>
                <w:noProof/>
                <w:webHidden/>
              </w:rPr>
              <w:t>12</w:t>
            </w:r>
            <w:r>
              <w:rPr>
                <w:noProof/>
                <w:webHidden/>
              </w:rPr>
              <w:fldChar w:fldCharType="end"/>
            </w:r>
          </w:hyperlink>
        </w:p>
        <w:p w14:paraId="0C3FF4BF" w14:textId="159E661E" w:rsidR="008A4B45" w:rsidRDefault="008A4B45">
          <w:pPr>
            <w:pStyle w:val="TDC3"/>
            <w:tabs>
              <w:tab w:val="right" w:leader="dot" w:pos="8828"/>
            </w:tabs>
            <w:rPr>
              <w:rFonts w:asciiTheme="minorHAnsi" w:eastAsiaTheme="minorEastAsia" w:hAnsiTheme="minorHAnsi"/>
              <w:noProof/>
              <w:sz w:val="24"/>
              <w:lang w:eastAsia="es-MX"/>
            </w:rPr>
          </w:pPr>
          <w:hyperlink w:anchor="_Toc229993914" w:history="1">
            <w:r w:rsidRPr="002A4C48">
              <w:rPr>
                <w:rStyle w:val="Hipervnculo"/>
                <w:noProof/>
              </w:rPr>
              <w:t>2.4.2 Normalización de bases de datos</w:t>
            </w:r>
            <w:r>
              <w:rPr>
                <w:noProof/>
                <w:webHidden/>
              </w:rPr>
              <w:tab/>
            </w:r>
            <w:r>
              <w:rPr>
                <w:noProof/>
                <w:webHidden/>
              </w:rPr>
              <w:fldChar w:fldCharType="begin"/>
            </w:r>
            <w:r>
              <w:rPr>
                <w:noProof/>
                <w:webHidden/>
              </w:rPr>
              <w:instrText xml:space="preserve"> PAGEREF _Toc229993914 \h </w:instrText>
            </w:r>
            <w:r>
              <w:rPr>
                <w:noProof/>
                <w:webHidden/>
              </w:rPr>
            </w:r>
            <w:r>
              <w:rPr>
                <w:noProof/>
                <w:webHidden/>
              </w:rPr>
              <w:fldChar w:fldCharType="separate"/>
            </w:r>
            <w:r w:rsidR="00F43743">
              <w:rPr>
                <w:noProof/>
                <w:webHidden/>
              </w:rPr>
              <w:t>12</w:t>
            </w:r>
            <w:r>
              <w:rPr>
                <w:noProof/>
                <w:webHidden/>
              </w:rPr>
              <w:fldChar w:fldCharType="end"/>
            </w:r>
          </w:hyperlink>
        </w:p>
        <w:p w14:paraId="0C9D0900" w14:textId="06916517" w:rsidR="008A4B45" w:rsidRDefault="008A4B45">
          <w:pPr>
            <w:pStyle w:val="TDC3"/>
            <w:tabs>
              <w:tab w:val="right" w:leader="dot" w:pos="8828"/>
            </w:tabs>
            <w:rPr>
              <w:rFonts w:asciiTheme="minorHAnsi" w:eastAsiaTheme="minorEastAsia" w:hAnsiTheme="minorHAnsi"/>
              <w:noProof/>
              <w:sz w:val="24"/>
              <w:lang w:eastAsia="es-MX"/>
            </w:rPr>
          </w:pPr>
          <w:hyperlink w:anchor="_Toc229993915" w:history="1">
            <w:r w:rsidRPr="002A4C48">
              <w:rPr>
                <w:rStyle w:val="Hipervnculo"/>
                <w:noProof/>
              </w:rPr>
              <w:t>2.4.3. Modelo entidad relación</w:t>
            </w:r>
            <w:r>
              <w:rPr>
                <w:noProof/>
                <w:webHidden/>
              </w:rPr>
              <w:tab/>
            </w:r>
            <w:r>
              <w:rPr>
                <w:noProof/>
                <w:webHidden/>
              </w:rPr>
              <w:fldChar w:fldCharType="begin"/>
            </w:r>
            <w:r>
              <w:rPr>
                <w:noProof/>
                <w:webHidden/>
              </w:rPr>
              <w:instrText xml:space="preserve"> PAGEREF _Toc229993915 \h </w:instrText>
            </w:r>
            <w:r>
              <w:rPr>
                <w:noProof/>
                <w:webHidden/>
              </w:rPr>
            </w:r>
            <w:r>
              <w:rPr>
                <w:noProof/>
                <w:webHidden/>
              </w:rPr>
              <w:fldChar w:fldCharType="separate"/>
            </w:r>
            <w:r w:rsidR="00F43743">
              <w:rPr>
                <w:noProof/>
                <w:webHidden/>
              </w:rPr>
              <w:t>12</w:t>
            </w:r>
            <w:r>
              <w:rPr>
                <w:noProof/>
                <w:webHidden/>
              </w:rPr>
              <w:fldChar w:fldCharType="end"/>
            </w:r>
          </w:hyperlink>
        </w:p>
        <w:p w14:paraId="7F6EEEA8" w14:textId="2DC357C3" w:rsidR="008A4B45" w:rsidRDefault="008A4B45">
          <w:pPr>
            <w:pStyle w:val="TDC3"/>
            <w:tabs>
              <w:tab w:val="right" w:leader="dot" w:pos="8828"/>
            </w:tabs>
            <w:rPr>
              <w:rFonts w:asciiTheme="minorHAnsi" w:eastAsiaTheme="minorEastAsia" w:hAnsiTheme="minorHAnsi"/>
              <w:noProof/>
              <w:sz w:val="24"/>
              <w:lang w:eastAsia="es-MX"/>
            </w:rPr>
          </w:pPr>
          <w:hyperlink w:anchor="_Toc229993916" w:history="1">
            <w:r w:rsidRPr="002A4C48">
              <w:rPr>
                <w:rStyle w:val="Hipervnculo"/>
                <w:noProof/>
              </w:rPr>
              <w:t>2.4.4 MySQL</w:t>
            </w:r>
            <w:r>
              <w:rPr>
                <w:noProof/>
                <w:webHidden/>
              </w:rPr>
              <w:tab/>
            </w:r>
            <w:r>
              <w:rPr>
                <w:noProof/>
                <w:webHidden/>
              </w:rPr>
              <w:fldChar w:fldCharType="begin"/>
            </w:r>
            <w:r>
              <w:rPr>
                <w:noProof/>
                <w:webHidden/>
              </w:rPr>
              <w:instrText xml:space="preserve"> PAGEREF _Toc229993916 \h </w:instrText>
            </w:r>
            <w:r>
              <w:rPr>
                <w:noProof/>
                <w:webHidden/>
              </w:rPr>
            </w:r>
            <w:r>
              <w:rPr>
                <w:noProof/>
                <w:webHidden/>
              </w:rPr>
              <w:fldChar w:fldCharType="separate"/>
            </w:r>
            <w:r w:rsidR="00F43743">
              <w:rPr>
                <w:noProof/>
                <w:webHidden/>
              </w:rPr>
              <w:t>13</w:t>
            </w:r>
            <w:r>
              <w:rPr>
                <w:noProof/>
                <w:webHidden/>
              </w:rPr>
              <w:fldChar w:fldCharType="end"/>
            </w:r>
          </w:hyperlink>
        </w:p>
        <w:p w14:paraId="5DC6A2EF" w14:textId="45C448BF" w:rsidR="008A4B45" w:rsidRDefault="008A4B45">
          <w:pPr>
            <w:pStyle w:val="TDC3"/>
            <w:tabs>
              <w:tab w:val="right" w:leader="dot" w:pos="8828"/>
            </w:tabs>
            <w:rPr>
              <w:rFonts w:asciiTheme="minorHAnsi" w:eastAsiaTheme="minorEastAsia" w:hAnsiTheme="minorHAnsi"/>
              <w:noProof/>
              <w:sz w:val="24"/>
              <w:lang w:eastAsia="es-MX"/>
            </w:rPr>
          </w:pPr>
          <w:hyperlink w:anchor="_Toc229993917" w:history="1">
            <w:r w:rsidRPr="002A4C48">
              <w:rPr>
                <w:rStyle w:val="Hipervnculo"/>
                <w:noProof/>
              </w:rPr>
              <w:t>2.4.5 MariaDB</w:t>
            </w:r>
            <w:r>
              <w:rPr>
                <w:noProof/>
                <w:webHidden/>
              </w:rPr>
              <w:tab/>
            </w:r>
            <w:r>
              <w:rPr>
                <w:noProof/>
                <w:webHidden/>
              </w:rPr>
              <w:fldChar w:fldCharType="begin"/>
            </w:r>
            <w:r>
              <w:rPr>
                <w:noProof/>
                <w:webHidden/>
              </w:rPr>
              <w:instrText xml:space="preserve"> PAGEREF _Toc229993917 \h </w:instrText>
            </w:r>
            <w:r>
              <w:rPr>
                <w:noProof/>
                <w:webHidden/>
              </w:rPr>
            </w:r>
            <w:r>
              <w:rPr>
                <w:noProof/>
                <w:webHidden/>
              </w:rPr>
              <w:fldChar w:fldCharType="separate"/>
            </w:r>
            <w:r w:rsidR="00F43743">
              <w:rPr>
                <w:noProof/>
                <w:webHidden/>
              </w:rPr>
              <w:t>13</w:t>
            </w:r>
            <w:r>
              <w:rPr>
                <w:noProof/>
                <w:webHidden/>
              </w:rPr>
              <w:fldChar w:fldCharType="end"/>
            </w:r>
          </w:hyperlink>
        </w:p>
        <w:p w14:paraId="28658710" w14:textId="09723EF8" w:rsidR="008A4B45" w:rsidRDefault="008A4B45">
          <w:pPr>
            <w:pStyle w:val="TDC2"/>
            <w:tabs>
              <w:tab w:val="right" w:leader="dot" w:pos="8828"/>
            </w:tabs>
            <w:rPr>
              <w:rFonts w:asciiTheme="minorHAnsi" w:eastAsiaTheme="minorEastAsia" w:hAnsiTheme="minorHAnsi"/>
              <w:noProof/>
              <w:sz w:val="24"/>
              <w:lang w:eastAsia="es-MX"/>
            </w:rPr>
          </w:pPr>
          <w:hyperlink w:anchor="_Toc229993918" w:history="1">
            <w:r w:rsidRPr="002A4C48">
              <w:rPr>
                <w:rStyle w:val="Hipervnculo"/>
                <w:noProof/>
              </w:rPr>
              <w:t>2.5 Algoritmo de búsqueda y heurística</w:t>
            </w:r>
            <w:r>
              <w:rPr>
                <w:noProof/>
                <w:webHidden/>
              </w:rPr>
              <w:tab/>
            </w:r>
            <w:r>
              <w:rPr>
                <w:noProof/>
                <w:webHidden/>
              </w:rPr>
              <w:fldChar w:fldCharType="begin"/>
            </w:r>
            <w:r>
              <w:rPr>
                <w:noProof/>
                <w:webHidden/>
              </w:rPr>
              <w:instrText xml:space="preserve"> PAGEREF _Toc229993918 \h </w:instrText>
            </w:r>
            <w:r>
              <w:rPr>
                <w:noProof/>
                <w:webHidden/>
              </w:rPr>
            </w:r>
            <w:r>
              <w:rPr>
                <w:noProof/>
                <w:webHidden/>
              </w:rPr>
              <w:fldChar w:fldCharType="separate"/>
            </w:r>
            <w:r w:rsidR="00F43743">
              <w:rPr>
                <w:noProof/>
                <w:webHidden/>
              </w:rPr>
              <w:t>13</w:t>
            </w:r>
            <w:r>
              <w:rPr>
                <w:noProof/>
                <w:webHidden/>
              </w:rPr>
              <w:fldChar w:fldCharType="end"/>
            </w:r>
          </w:hyperlink>
        </w:p>
        <w:p w14:paraId="59FB3B4A" w14:textId="698092F3" w:rsidR="008A4B45" w:rsidRDefault="008A4B45">
          <w:pPr>
            <w:pStyle w:val="TDC3"/>
            <w:tabs>
              <w:tab w:val="right" w:leader="dot" w:pos="8828"/>
            </w:tabs>
            <w:rPr>
              <w:rFonts w:asciiTheme="minorHAnsi" w:eastAsiaTheme="minorEastAsia" w:hAnsiTheme="minorHAnsi"/>
              <w:noProof/>
              <w:sz w:val="24"/>
              <w:lang w:eastAsia="es-MX"/>
            </w:rPr>
          </w:pPr>
          <w:hyperlink w:anchor="_Toc229993919" w:history="1">
            <w:r w:rsidRPr="002A4C48">
              <w:rPr>
                <w:rStyle w:val="Hipervnculo"/>
                <w:noProof/>
              </w:rPr>
              <w:t>2.5.1 Grafos</w:t>
            </w:r>
            <w:r>
              <w:rPr>
                <w:noProof/>
                <w:webHidden/>
              </w:rPr>
              <w:tab/>
            </w:r>
            <w:r>
              <w:rPr>
                <w:noProof/>
                <w:webHidden/>
              </w:rPr>
              <w:fldChar w:fldCharType="begin"/>
            </w:r>
            <w:r>
              <w:rPr>
                <w:noProof/>
                <w:webHidden/>
              </w:rPr>
              <w:instrText xml:space="preserve"> PAGEREF _Toc229993919 \h </w:instrText>
            </w:r>
            <w:r>
              <w:rPr>
                <w:noProof/>
                <w:webHidden/>
              </w:rPr>
            </w:r>
            <w:r>
              <w:rPr>
                <w:noProof/>
                <w:webHidden/>
              </w:rPr>
              <w:fldChar w:fldCharType="separate"/>
            </w:r>
            <w:r w:rsidR="00F43743">
              <w:rPr>
                <w:noProof/>
                <w:webHidden/>
              </w:rPr>
              <w:t>13</w:t>
            </w:r>
            <w:r>
              <w:rPr>
                <w:noProof/>
                <w:webHidden/>
              </w:rPr>
              <w:fldChar w:fldCharType="end"/>
            </w:r>
          </w:hyperlink>
        </w:p>
        <w:p w14:paraId="161E74DB" w14:textId="7C4A20E0" w:rsidR="008A4B45" w:rsidRDefault="008A4B45">
          <w:pPr>
            <w:pStyle w:val="TDC3"/>
            <w:tabs>
              <w:tab w:val="right" w:leader="dot" w:pos="8828"/>
            </w:tabs>
            <w:rPr>
              <w:rFonts w:asciiTheme="minorHAnsi" w:eastAsiaTheme="minorEastAsia" w:hAnsiTheme="minorHAnsi"/>
              <w:noProof/>
              <w:sz w:val="24"/>
              <w:lang w:eastAsia="es-MX"/>
            </w:rPr>
          </w:pPr>
          <w:hyperlink w:anchor="_Toc229993920" w:history="1">
            <w:r w:rsidRPr="002A4C48">
              <w:rPr>
                <w:rStyle w:val="Hipervnculo"/>
                <w:noProof/>
              </w:rPr>
              <w:t>2.5.2 Algoritmos de búsqueda</w:t>
            </w:r>
            <w:r>
              <w:rPr>
                <w:noProof/>
                <w:webHidden/>
              </w:rPr>
              <w:tab/>
            </w:r>
            <w:r>
              <w:rPr>
                <w:noProof/>
                <w:webHidden/>
              </w:rPr>
              <w:fldChar w:fldCharType="begin"/>
            </w:r>
            <w:r>
              <w:rPr>
                <w:noProof/>
                <w:webHidden/>
              </w:rPr>
              <w:instrText xml:space="preserve"> PAGEREF _Toc229993920 \h </w:instrText>
            </w:r>
            <w:r>
              <w:rPr>
                <w:noProof/>
                <w:webHidden/>
              </w:rPr>
            </w:r>
            <w:r>
              <w:rPr>
                <w:noProof/>
                <w:webHidden/>
              </w:rPr>
              <w:fldChar w:fldCharType="separate"/>
            </w:r>
            <w:r w:rsidR="00F43743">
              <w:rPr>
                <w:noProof/>
                <w:webHidden/>
              </w:rPr>
              <w:t>14</w:t>
            </w:r>
            <w:r>
              <w:rPr>
                <w:noProof/>
                <w:webHidden/>
              </w:rPr>
              <w:fldChar w:fldCharType="end"/>
            </w:r>
          </w:hyperlink>
        </w:p>
        <w:p w14:paraId="2975A969" w14:textId="15E7FB30" w:rsidR="008A4B45" w:rsidRDefault="008A4B45">
          <w:pPr>
            <w:pStyle w:val="TDC3"/>
            <w:tabs>
              <w:tab w:val="right" w:leader="dot" w:pos="8828"/>
            </w:tabs>
            <w:rPr>
              <w:rFonts w:asciiTheme="minorHAnsi" w:eastAsiaTheme="minorEastAsia" w:hAnsiTheme="minorHAnsi"/>
              <w:noProof/>
              <w:sz w:val="24"/>
              <w:lang w:eastAsia="es-MX"/>
            </w:rPr>
          </w:pPr>
          <w:hyperlink w:anchor="_Toc229993921" w:history="1">
            <w:r w:rsidRPr="002A4C48">
              <w:rPr>
                <w:rStyle w:val="Hipervnculo"/>
                <w:noProof/>
              </w:rPr>
              <w:t>2.5.3 Heurística</w:t>
            </w:r>
            <w:r>
              <w:rPr>
                <w:noProof/>
                <w:webHidden/>
              </w:rPr>
              <w:tab/>
            </w:r>
            <w:r>
              <w:rPr>
                <w:noProof/>
                <w:webHidden/>
              </w:rPr>
              <w:fldChar w:fldCharType="begin"/>
            </w:r>
            <w:r>
              <w:rPr>
                <w:noProof/>
                <w:webHidden/>
              </w:rPr>
              <w:instrText xml:space="preserve"> PAGEREF _Toc229993921 \h </w:instrText>
            </w:r>
            <w:r>
              <w:rPr>
                <w:noProof/>
                <w:webHidden/>
              </w:rPr>
            </w:r>
            <w:r>
              <w:rPr>
                <w:noProof/>
                <w:webHidden/>
              </w:rPr>
              <w:fldChar w:fldCharType="separate"/>
            </w:r>
            <w:r w:rsidR="00F43743">
              <w:rPr>
                <w:noProof/>
                <w:webHidden/>
              </w:rPr>
              <w:t>14</w:t>
            </w:r>
            <w:r>
              <w:rPr>
                <w:noProof/>
                <w:webHidden/>
              </w:rPr>
              <w:fldChar w:fldCharType="end"/>
            </w:r>
          </w:hyperlink>
        </w:p>
        <w:p w14:paraId="21F0EF4C" w14:textId="206A388E" w:rsidR="008A4B45" w:rsidRDefault="008A4B45">
          <w:pPr>
            <w:pStyle w:val="TDC3"/>
            <w:tabs>
              <w:tab w:val="right" w:leader="dot" w:pos="8828"/>
            </w:tabs>
            <w:rPr>
              <w:rFonts w:asciiTheme="minorHAnsi" w:eastAsiaTheme="minorEastAsia" w:hAnsiTheme="minorHAnsi"/>
              <w:noProof/>
              <w:sz w:val="24"/>
              <w:lang w:eastAsia="es-MX"/>
            </w:rPr>
          </w:pPr>
          <w:hyperlink w:anchor="_Toc229993922" w:history="1">
            <w:r w:rsidRPr="002A4C48">
              <w:rPr>
                <w:rStyle w:val="Hipervnculo"/>
                <w:noProof/>
              </w:rPr>
              <w:t>2.5.4 Algoritmo A*</w:t>
            </w:r>
            <w:r>
              <w:rPr>
                <w:noProof/>
                <w:webHidden/>
              </w:rPr>
              <w:tab/>
            </w:r>
            <w:r>
              <w:rPr>
                <w:noProof/>
                <w:webHidden/>
              </w:rPr>
              <w:fldChar w:fldCharType="begin"/>
            </w:r>
            <w:r>
              <w:rPr>
                <w:noProof/>
                <w:webHidden/>
              </w:rPr>
              <w:instrText xml:space="preserve"> PAGEREF _Toc229993922 \h </w:instrText>
            </w:r>
            <w:r>
              <w:rPr>
                <w:noProof/>
                <w:webHidden/>
              </w:rPr>
            </w:r>
            <w:r>
              <w:rPr>
                <w:noProof/>
                <w:webHidden/>
              </w:rPr>
              <w:fldChar w:fldCharType="separate"/>
            </w:r>
            <w:r w:rsidR="00F43743">
              <w:rPr>
                <w:noProof/>
                <w:webHidden/>
              </w:rPr>
              <w:t>14</w:t>
            </w:r>
            <w:r>
              <w:rPr>
                <w:noProof/>
                <w:webHidden/>
              </w:rPr>
              <w:fldChar w:fldCharType="end"/>
            </w:r>
          </w:hyperlink>
        </w:p>
        <w:p w14:paraId="3318FB65" w14:textId="2A6147BA" w:rsidR="008A4B45" w:rsidRDefault="008A4B45">
          <w:pPr>
            <w:pStyle w:val="TDC3"/>
            <w:tabs>
              <w:tab w:val="right" w:leader="dot" w:pos="8828"/>
            </w:tabs>
            <w:rPr>
              <w:rFonts w:asciiTheme="minorHAnsi" w:eastAsiaTheme="minorEastAsia" w:hAnsiTheme="minorHAnsi"/>
              <w:noProof/>
              <w:sz w:val="24"/>
              <w:lang w:eastAsia="es-MX"/>
            </w:rPr>
          </w:pPr>
          <w:hyperlink w:anchor="_Toc229993923" w:history="1">
            <w:r w:rsidRPr="002A4C48">
              <w:rPr>
                <w:rStyle w:val="Hipervnculo"/>
                <w:noProof/>
              </w:rPr>
              <w:t>2.5.5 Heurística Haversine</w:t>
            </w:r>
            <w:r>
              <w:rPr>
                <w:noProof/>
                <w:webHidden/>
              </w:rPr>
              <w:tab/>
            </w:r>
            <w:r>
              <w:rPr>
                <w:noProof/>
                <w:webHidden/>
              </w:rPr>
              <w:fldChar w:fldCharType="begin"/>
            </w:r>
            <w:r>
              <w:rPr>
                <w:noProof/>
                <w:webHidden/>
              </w:rPr>
              <w:instrText xml:space="preserve"> PAGEREF _Toc229993923 \h </w:instrText>
            </w:r>
            <w:r>
              <w:rPr>
                <w:noProof/>
                <w:webHidden/>
              </w:rPr>
            </w:r>
            <w:r>
              <w:rPr>
                <w:noProof/>
                <w:webHidden/>
              </w:rPr>
              <w:fldChar w:fldCharType="separate"/>
            </w:r>
            <w:r w:rsidR="00F43743">
              <w:rPr>
                <w:noProof/>
                <w:webHidden/>
              </w:rPr>
              <w:t>15</w:t>
            </w:r>
            <w:r>
              <w:rPr>
                <w:noProof/>
                <w:webHidden/>
              </w:rPr>
              <w:fldChar w:fldCharType="end"/>
            </w:r>
          </w:hyperlink>
        </w:p>
        <w:p w14:paraId="607121CA" w14:textId="0FE27E9A" w:rsidR="008A4B45" w:rsidRDefault="008A4B45">
          <w:pPr>
            <w:pStyle w:val="TDC3"/>
            <w:tabs>
              <w:tab w:val="right" w:leader="dot" w:pos="8828"/>
            </w:tabs>
            <w:rPr>
              <w:rFonts w:asciiTheme="minorHAnsi" w:eastAsiaTheme="minorEastAsia" w:hAnsiTheme="minorHAnsi"/>
              <w:noProof/>
              <w:sz w:val="24"/>
              <w:lang w:eastAsia="es-MX"/>
            </w:rPr>
          </w:pPr>
          <w:hyperlink w:anchor="_Toc229993924" w:history="1">
            <w:r w:rsidRPr="002A4C48">
              <w:rPr>
                <w:rStyle w:val="Hipervnculo"/>
                <w:noProof/>
              </w:rPr>
              <w:t>2.5.6 Aplicación al ruteo</w:t>
            </w:r>
            <w:r>
              <w:rPr>
                <w:noProof/>
                <w:webHidden/>
              </w:rPr>
              <w:tab/>
            </w:r>
            <w:r>
              <w:rPr>
                <w:noProof/>
                <w:webHidden/>
              </w:rPr>
              <w:fldChar w:fldCharType="begin"/>
            </w:r>
            <w:r>
              <w:rPr>
                <w:noProof/>
                <w:webHidden/>
              </w:rPr>
              <w:instrText xml:space="preserve"> PAGEREF _Toc229993924 \h </w:instrText>
            </w:r>
            <w:r>
              <w:rPr>
                <w:noProof/>
                <w:webHidden/>
              </w:rPr>
            </w:r>
            <w:r>
              <w:rPr>
                <w:noProof/>
                <w:webHidden/>
              </w:rPr>
              <w:fldChar w:fldCharType="separate"/>
            </w:r>
            <w:r w:rsidR="00F43743">
              <w:rPr>
                <w:noProof/>
                <w:webHidden/>
              </w:rPr>
              <w:t>15</w:t>
            </w:r>
            <w:r>
              <w:rPr>
                <w:noProof/>
                <w:webHidden/>
              </w:rPr>
              <w:fldChar w:fldCharType="end"/>
            </w:r>
          </w:hyperlink>
        </w:p>
        <w:p w14:paraId="6F2A22E3" w14:textId="7B3E9A59" w:rsidR="008A4B45" w:rsidRDefault="008A4B45">
          <w:pPr>
            <w:pStyle w:val="TDC1"/>
            <w:tabs>
              <w:tab w:val="right" w:leader="dot" w:pos="8828"/>
            </w:tabs>
            <w:rPr>
              <w:rFonts w:asciiTheme="minorHAnsi" w:eastAsiaTheme="minorEastAsia" w:hAnsiTheme="minorHAnsi"/>
              <w:noProof/>
              <w:sz w:val="24"/>
              <w:lang w:eastAsia="es-MX"/>
            </w:rPr>
          </w:pPr>
          <w:hyperlink w:anchor="_Toc229993925" w:history="1">
            <w:r w:rsidRPr="002A4C48">
              <w:rPr>
                <w:rStyle w:val="Hipervnculo"/>
                <w:rFonts w:cs="Times New Roman"/>
                <w:noProof/>
              </w:rPr>
              <w:t>Capítulo III. Estado del arte</w:t>
            </w:r>
            <w:r>
              <w:rPr>
                <w:noProof/>
                <w:webHidden/>
              </w:rPr>
              <w:tab/>
            </w:r>
            <w:r>
              <w:rPr>
                <w:noProof/>
                <w:webHidden/>
              </w:rPr>
              <w:fldChar w:fldCharType="begin"/>
            </w:r>
            <w:r>
              <w:rPr>
                <w:noProof/>
                <w:webHidden/>
              </w:rPr>
              <w:instrText xml:space="preserve"> PAGEREF _Toc229993925 \h </w:instrText>
            </w:r>
            <w:r>
              <w:rPr>
                <w:noProof/>
                <w:webHidden/>
              </w:rPr>
            </w:r>
            <w:r>
              <w:rPr>
                <w:noProof/>
                <w:webHidden/>
              </w:rPr>
              <w:fldChar w:fldCharType="separate"/>
            </w:r>
            <w:r w:rsidR="00F43743">
              <w:rPr>
                <w:noProof/>
                <w:webHidden/>
              </w:rPr>
              <w:t>17</w:t>
            </w:r>
            <w:r>
              <w:rPr>
                <w:noProof/>
                <w:webHidden/>
              </w:rPr>
              <w:fldChar w:fldCharType="end"/>
            </w:r>
          </w:hyperlink>
        </w:p>
        <w:p w14:paraId="3E895CDF" w14:textId="3D0D9000" w:rsidR="008A4B45" w:rsidRDefault="008A4B45">
          <w:pPr>
            <w:pStyle w:val="TDC2"/>
            <w:tabs>
              <w:tab w:val="right" w:leader="dot" w:pos="8828"/>
            </w:tabs>
            <w:rPr>
              <w:rFonts w:asciiTheme="minorHAnsi" w:eastAsiaTheme="minorEastAsia" w:hAnsiTheme="minorHAnsi"/>
              <w:noProof/>
              <w:sz w:val="24"/>
              <w:lang w:eastAsia="es-MX"/>
            </w:rPr>
          </w:pPr>
          <w:hyperlink w:anchor="_Toc229993926" w:history="1">
            <w:r w:rsidRPr="002A4C48">
              <w:rPr>
                <w:rStyle w:val="Hipervnculo"/>
                <w:noProof/>
              </w:rPr>
              <w:t>3.1 Ámbito Tecnológico</w:t>
            </w:r>
            <w:r>
              <w:rPr>
                <w:noProof/>
                <w:webHidden/>
              </w:rPr>
              <w:tab/>
            </w:r>
            <w:r>
              <w:rPr>
                <w:noProof/>
                <w:webHidden/>
              </w:rPr>
              <w:fldChar w:fldCharType="begin"/>
            </w:r>
            <w:r>
              <w:rPr>
                <w:noProof/>
                <w:webHidden/>
              </w:rPr>
              <w:instrText xml:space="preserve"> PAGEREF _Toc229993926 \h </w:instrText>
            </w:r>
            <w:r>
              <w:rPr>
                <w:noProof/>
                <w:webHidden/>
              </w:rPr>
            </w:r>
            <w:r>
              <w:rPr>
                <w:noProof/>
                <w:webHidden/>
              </w:rPr>
              <w:fldChar w:fldCharType="separate"/>
            </w:r>
            <w:r w:rsidR="00F43743">
              <w:rPr>
                <w:noProof/>
                <w:webHidden/>
              </w:rPr>
              <w:t>17</w:t>
            </w:r>
            <w:r>
              <w:rPr>
                <w:noProof/>
                <w:webHidden/>
              </w:rPr>
              <w:fldChar w:fldCharType="end"/>
            </w:r>
          </w:hyperlink>
        </w:p>
        <w:p w14:paraId="36BC9AF9" w14:textId="3B2C0175" w:rsidR="008A4B45" w:rsidRDefault="008A4B45">
          <w:pPr>
            <w:pStyle w:val="TDC3"/>
            <w:tabs>
              <w:tab w:val="right" w:leader="dot" w:pos="8828"/>
            </w:tabs>
            <w:rPr>
              <w:rFonts w:asciiTheme="minorHAnsi" w:eastAsiaTheme="minorEastAsia" w:hAnsiTheme="minorHAnsi"/>
              <w:noProof/>
              <w:sz w:val="24"/>
              <w:lang w:eastAsia="es-MX"/>
            </w:rPr>
          </w:pPr>
          <w:hyperlink w:anchor="_Toc229993927" w:history="1">
            <w:r w:rsidRPr="002A4C48">
              <w:rPr>
                <w:rStyle w:val="Hipervnculo"/>
                <w:noProof/>
              </w:rPr>
              <w:t>3.1.1 API Google Maps</w:t>
            </w:r>
            <w:r>
              <w:rPr>
                <w:noProof/>
                <w:webHidden/>
              </w:rPr>
              <w:tab/>
            </w:r>
            <w:r>
              <w:rPr>
                <w:noProof/>
                <w:webHidden/>
              </w:rPr>
              <w:fldChar w:fldCharType="begin"/>
            </w:r>
            <w:r>
              <w:rPr>
                <w:noProof/>
                <w:webHidden/>
              </w:rPr>
              <w:instrText xml:space="preserve"> PAGEREF _Toc229993927 \h </w:instrText>
            </w:r>
            <w:r>
              <w:rPr>
                <w:noProof/>
                <w:webHidden/>
              </w:rPr>
            </w:r>
            <w:r>
              <w:rPr>
                <w:noProof/>
                <w:webHidden/>
              </w:rPr>
              <w:fldChar w:fldCharType="separate"/>
            </w:r>
            <w:r w:rsidR="00F43743">
              <w:rPr>
                <w:noProof/>
                <w:webHidden/>
              </w:rPr>
              <w:t>17</w:t>
            </w:r>
            <w:r>
              <w:rPr>
                <w:noProof/>
                <w:webHidden/>
              </w:rPr>
              <w:fldChar w:fldCharType="end"/>
            </w:r>
          </w:hyperlink>
        </w:p>
        <w:p w14:paraId="7C9212A0" w14:textId="288949B0" w:rsidR="008A4B45" w:rsidRDefault="008A4B45">
          <w:pPr>
            <w:pStyle w:val="TDC3"/>
            <w:tabs>
              <w:tab w:val="right" w:leader="dot" w:pos="8828"/>
            </w:tabs>
            <w:rPr>
              <w:rFonts w:asciiTheme="minorHAnsi" w:eastAsiaTheme="minorEastAsia" w:hAnsiTheme="minorHAnsi"/>
              <w:noProof/>
              <w:sz w:val="24"/>
              <w:lang w:eastAsia="es-MX"/>
            </w:rPr>
          </w:pPr>
          <w:hyperlink w:anchor="_Toc229993928" w:history="1">
            <w:r w:rsidRPr="002A4C48">
              <w:rPr>
                <w:rStyle w:val="Hipervnculo"/>
                <w:noProof/>
              </w:rPr>
              <w:t>3.1.2 Open Street Maps</w:t>
            </w:r>
            <w:r>
              <w:rPr>
                <w:noProof/>
                <w:webHidden/>
              </w:rPr>
              <w:tab/>
            </w:r>
            <w:r>
              <w:rPr>
                <w:noProof/>
                <w:webHidden/>
              </w:rPr>
              <w:fldChar w:fldCharType="begin"/>
            </w:r>
            <w:r>
              <w:rPr>
                <w:noProof/>
                <w:webHidden/>
              </w:rPr>
              <w:instrText xml:space="preserve"> PAGEREF _Toc229993928 \h </w:instrText>
            </w:r>
            <w:r>
              <w:rPr>
                <w:noProof/>
                <w:webHidden/>
              </w:rPr>
            </w:r>
            <w:r>
              <w:rPr>
                <w:noProof/>
                <w:webHidden/>
              </w:rPr>
              <w:fldChar w:fldCharType="separate"/>
            </w:r>
            <w:r w:rsidR="00F43743">
              <w:rPr>
                <w:noProof/>
                <w:webHidden/>
              </w:rPr>
              <w:t>17</w:t>
            </w:r>
            <w:r>
              <w:rPr>
                <w:noProof/>
                <w:webHidden/>
              </w:rPr>
              <w:fldChar w:fldCharType="end"/>
            </w:r>
          </w:hyperlink>
        </w:p>
        <w:p w14:paraId="0AE191F8" w14:textId="6BD58069" w:rsidR="008A4B45" w:rsidRDefault="008A4B45">
          <w:pPr>
            <w:pStyle w:val="TDC3"/>
            <w:tabs>
              <w:tab w:val="right" w:leader="dot" w:pos="8828"/>
            </w:tabs>
            <w:rPr>
              <w:rFonts w:asciiTheme="minorHAnsi" w:eastAsiaTheme="minorEastAsia" w:hAnsiTheme="minorHAnsi"/>
              <w:noProof/>
              <w:sz w:val="24"/>
              <w:lang w:eastAsia="es-MX"/>
            </w:rPr>
          </w:pPr>
          <w:hyperlink w:anchor="_Toc229993929" w:history="1">
            <w:r w:rsidRPr="002A4C48">
              <w:rPr>
                <w:rStyle w:val="Hipervnculo"/>
                <w:noProof/>
              </w:rPr>
              <w:t>3.1.2 Aplicaciones móviles</w:t>
            </w:r>
            <w:r>
              <w:rPr>
                <w:noProof/>
                <w:webHidden/>
              </w:rPr>
              <w:tab/>
            </w:r>
            <w:r>
              <w:rPr>
                <w:noProof/>
                <w:webHidden/>
              </w:rPr>
              <w:fldChar w:fldCharType="begin"/>
            </w:r>
            <w:r>
              <w:rPr>
                <w:noProof/>
                <w:webHidden/>
              </w:rPr>
              <w:instrText xml:space="preserve"> PAGEREF _Toc229993929 \h </w:instrText>
            </w:r>
            <w:r>
              <w:rPr>
                <w:noProof/>
                <w:webHidden/>
              </w:rPr>
            </w:r>
            <w:r>
              <w:rPr>
                <w:noProof/>
                <w:webHidden/>
              </w:rPr>
              <w:fldChar w:fldCharType="separate"/>
            </w:r>
            <w:r w:rsidR="00F43743">
              <w:rPr>
                <w:noProof/>
                <w:webHidden/>
              </w:rPr>
              <w:t>18</w:t>
            </w:r>
            <w:r>
              <w:rPr>
                <w:noProof/>
                <w:webHidden/>
              </w:rPr>
              <w:fldChar w:fldCharType="end"/>
            </w:r>
          </w:hyperlink>
        </w:p>
        <w:p w14:paraId="0AA984BB" w14:textId="7E0D881E" w:rsidR="008A4B45" w:rsidRDefault="008A4B45">
          <w:pPr>
            <w:pStyle w:val="TDC3"/>
            <w:tabs>
              <w:tab w:val="right" w:leader="dot" w:pos="8828"/>
            </w:tabs>
            <w:rPr>
              <w:rFonts w:asciiTheme="minorHAnsi" w:eastAsiaTheme="minorEastAsia" w:hAnsiTheme="minorHAnsi"/>
              <w:noProof/>
              <w:sz w:val="24"/>
              <w:lang w:eastAsia="es-MX"/>
            </w:rPr>
          </w:pPr>
          <w:hyperlink w:anchor="_Toc229993930" w:history="1">
            <w:r w:rsidRPr="002A4C48">
              <w:rPr>
                <w:rStyle w:val="Hipervnculo"/>
                <w:noProof/>
              </w:rPr>
              <w:t>3.1.3 Aplicaciones web</w:t>
            </w:r>
            <w:r>
              <w:rPr>
                <w:noProof/>
                <w:webHidden/>
              </w:rPr>
              <w:tab/>
            </w:r>
            <w:r>
              <w:rPr>
                <w:noProof/>
                <w:webHidden/>
              </w:rPr>
              <w:fldChar w:fldCharType="begin"/>
            </w:r>
            <w:r>
              <w:rPr>
                <w:noProof/>
                <w:webHidden/>
              </w:rPr>
              <w:instrText xml:space="preserve"> PAGEREF _Toc229993930 \h </w:instrText>
            </w:r>
            <w:r>
              <w:rPr>
                <w:noProof/>
                <w:webHidden/>
              </w:rPr>
            </w:r>
            <w:r>
              <w:rPr>
                <w:noProof/>
                <w:webHidden/>
              </w:rPr>
              <w:fldChar w:fldCharType="separate"/>
            </w:r>
            <w:r w:rsidR="00F43743">
              <w:rPr>
                <w:noProof/>
                <w:webHidden/>
              </w:rPr>
              <w:t>19</w:t>
            </w:r>
            <w:r>
              <w:rPr>
                <w:noProof/>
                <w:webHidden/>
              </w:rPr>
              <w:fldChar w:fldCharType="end"/>
            </w:r>
          </w:hyperlink>
        </w:p>
        <w:p w14:paraId="24559ECD" w14:textId="78EB8F91" w:rsidR="008A4B45" w:rsidRDefault="008A4B45">
          <w:pPr>
            <w:pStyle w:val="TDC3"/>
            <w:tabs>
              <w:tab w:val="right" w:leader="dot" w:pos="8828"/>
            </w:tabs>
            <w:rPr>
              <w:rFonts w:asciiTheme="minorHAnsi" w:eastAsiaTheme="minorEastAsia" w:hAnsiTheme="minorHAnsi"/>
              <w:noProof/>
              <w:sz w:val="24"/>
              <w:lang w:eastAsia="es-MX"/>
            </w:rPr>
          </w:pPr>
          <w:hyperlink w:anchor="_Toc229993931" w:history="1">
            <w:r w:rsidRPr="002A4C48">
              <w:rPr>
                <w:rStyle w:val="Hipervnculo"/>
                <w:noProof/>
              </w:rPr>
              <w:t>3.1.4 Lenguajes de programación</w:t>
            </w:r>
            <w:r>
              <w:rPr>
                <w:noProof/>
                <w:webHidden/>
              </w:rPr>
              <w:tab/>
            </w:r>
            <w:r>
              <w:rPr>
                <w:noProof/>
                <w:webHidden/>
              </w:rPr>
              <w:fldChar w:fldCharType="begin"/>
            </w:r>
            <w:r>
              <w:rPr>
                <w:noProof/>
                <w:webHidden/>
              </w:rPr>
              <w:instrText xml:space="preserve"> PAGEREF _Toc229993931 \h </w:instrText>
            </w:r>
            <w:r>
              <w:rPr>
                <w:noProof/>
                <w:webHidden/>
              </w:rPr>
            </w:r>
            <w:r>
              <w:rPr>
                <w:noProof/>
                <w:webHidden/>
              </w:rPr>
              <w:fldChar w:fldCharType="separate"/>
            </w:r>
            <w:r w:rsidR="00F43743">
              <w:rPr>
                <w:noProof/>
                <w:webHidden/>
              </w:rPr>
              <w:t>19</w:t>
            </w:r>
            <w:r>
              <w:rPr>
                <w:noProof/>
                <w:webHidden/>
              </w:rPr>
              <w:fldChar w:fldCharType="end"/>
            </w:r>
          </w:hyperlink>
        </w:p>
        <w:p w14:paraId="03B9E00A" w14:textId="27369659" w:rsidR="008A4B45" w:rsidRDefault="008A4B45">
          <w:pPr>
            <w:pStyle w:val="TDC2"/>
            <w:tabs>
              <w:tab w:val="right" w:leader="dot" w:pos="8828"/>
            </w:tabs>
            <w:rPr>
              <w:rFonts w:asciiTheme="minorHAnsi" w:eastAsiaTheme="minorEastAsia" w:hAnsiTheme="minorHAnsi"/>
              <w:noProof/>
              <w:sz w:val="24"/>
              <w:lang w:eastAsia="es-MX"/>
            </w:rPr>
          </w:pPr>
          <w:hyperlink w:anchor="_Toc229993932" w:history="1">
            <w:r w:rsidRPr="002A4C48">
              <w:rPr>
                <w:rStyle w:val="Hipervnculo"/>
                <w:noProof/>
              </w:rPr>
              <w:t>3.2 Sistemas existentes</w:t>
            </w:r>
            <w:r>
              <w:rPr>
                <w:noProof/>
                <w:webHidden/>
              </w:rPr>
              <w:tab/>
            </w:r>
            <w:r>
              <w:rPr>
                <w:noProof/>
                <w:webHidden/>
              </w:rPr>
              <w:fldChar w:fldCharType="begin"/>
            </w:r>
            <w:r>
              <w:rPr>
                <w:noProof/>
                <w:webHidden/>
              </w:rPr>
              <w:instrText xml:space="preserve"> PAGEREF _Toc229993932 \h </w:instrText>
            </w:r>
            <w:r>
              <w:rPr>
                <w:noProof/>
                <w:webHidden/>
              </w:rPr>
            </w:r>
            <w:r>
              <w:rPr>
                <w:noProof/>
                <w:webHidden/>
              </w:rPr>
              <w:fldChar w:fldCharType="separate"/>
            </w:r>
            <w:r w:rsidR="00F43743">
              <w:rPr>
                <w:noProof/>
                <w:webHidden/>
              </w:rPr>
              <w:t>20</w:t>
            </w:r>
            <w:r>
              <w:rPr>
                <w:noProof/>
                <w:webHidden/>
              </w:rPr>
              <w:fldChar w:fldCharType="end"/>
            </w:r>
          </w:hyperlink>
        </w:p>
        <w:p w14:paraId="0CD490A4" w14:textId="561A2D9F" w:rsidR="008A4B45" w:rsidRDefault="008A4B45">
          <w:pPr>
            <w:pStyle w:val="TDC3"/>
            <w:tabs>
              <w:tab w:val="right" w:leader="dot" w:pos="8828"/>
            </w:tabs>
            <w:rPr>
              <w:rFonts w:asciiTheme="minorHAnsi" w:eastAsiaTheme="minorEastAsia" w:hAnsiTheme="minorHAnsi"/>
              <w:noProof/>
              <w:sz w:val="24"/>
              <w:lang w:eastAsia="es-MX"/>
            </w:rPr>
          </w:pPr>
          <w:hyperlink w:anchor="_Toc229993933" w:history="1">
            <w:r w:rsidRPr="002A4C48">
              <w:rPr>
                <w:rStyle w:val="Hipervnculo"/>
                <w:noProof/>
              </w:rPr>
              <w:t>3.2.1 Aporte de ingeniería específico</w:t>
            </w:r>
            <w:r>
              <w:rPr>
                <w:noProof/>
                <w:webHidden/>
              </w:rPr>
              <w:tab/>
            </w:r>
            <w:r>
              <w:rPr>
                <w:noProof/>
                <w:webHidden/>
              </w:rPr>
              <w:fldChar w:fldCharType="begin"/>
            </w:r>
            <w:r>
              <w:rPr>
                <w:noProof/>
                <w:webHidden/>
              </w:rPr>
              <w:instrText xml:space="preserve"> PAGEREF _Toc229993933 \h </w:instrText>
            </w:r>
            <w:r>
              <w:rPr>
                <w:noProof/>
                <w:webHidden/>
              </w:rPr>
            </w:r>
            <w:r>
              <w:rPr>
                <w:noProof/>
                <w:webHidden/>
              </w:rPr>
              <w:fldChar w:fldCharType="separate"/>
            </w:r>
            <w:r w:rsidR="00F43743">
              <w:rPr>
                <w:noProof/>
                <w:webHidden/>
              </w:rPr>
              <w:t>21</w:t>
            </w:r>
            <w:r>
              <w:rPr>
                <w:noProof/>
                <w:webHidden/>
              </w:rPr>
              <w:fldChar w:fldCharType="end"/>
            </w:r>
          </w:hyperlink>
        </w:p>
        <w:p w14:paraId="51BD8F1C" w14:textId="6D54EC4D" w:rsidR="008A4B45" w:rsidRDefault="008A4B45">
          <w:pPr>
            <w:pStyle w:val="TDC2"/>
            <w:tabs>
              <w:tab w:val="right" w:leader="dot" w:pos="8828"/>
            </w:tabs>
            <w:rPr>
              <w:rFonts w:asciiTheme="minorHAnsi" w:eastAsiaTheme="minorEastAsia" w:hAnsiTheme="minorHAnsi"/>
              <w:noProof/>
              <w:sz w:val="24"/>
              <w:lang w:eastAsia="es-MX"/>
            </w:rPr>
          </w:pPr>
          <w:hyperlink w:anchor="_Toc229993934" w:history="1">
            <w:r w:rsidRPr="002A4C48">
              <w:rPr>
                <w:rStyle w:val="Hipervnculo"/>
                <w:noProof/>
              </w:rPr>
              <w:t>3.3 Tendencias actuales</w:t>
            </w:r>
            <w:r>
              <w:rPr>
                <w:noProof/>
                <w:webHidden/>
              </w:rPr>
              <w:tab/>
            </w:r>
            <w:r>
              <w:rPr>
                <w:noProof/>
                <w:webHidden/>
              </w:rPr>
              <w:fldChar w:fldCharType="begin"/>
            </w:r>
            <w:r>
              <w:rPr>
                <w:noProof/>
                <w:webHidden/>
              </w:rPr>
              <w:instrText xml:space="preserve"> PAGEREF _Toc229993934 \h </w:instrText>
            </w:r>
            <w:r>
              <w:rPr>
                <w:noProof/>
                <w:webHidden/>
              </w:rPr>
            </w:r>
            <w:r>
              <w:rPr>
                <w:noProof/>
                <w:webHidden/>
              </w:rPr>
              <w:fldChar w:fldCharType="separate"/>
            </w:r>
            <w:r w:rsidR="00F43743">
              <w:rPr>
                <w:noProof/>
                <w:webHidden/>
              </w:rPr>
              <w:t>22</w:t>
            </w:r>
            <w:r>
              <w:rPr>
                <w:noProof/>
                <w:webHidden/>
              </w:rPr>
              <w:fldChar w:fldCharType="end"/>
            </w:r>
          </w:hyperlink>
        </w:p>
        <w:p w14:paraId="70281377" w14:textId="318BEA53" w:rsidR="008A4B45" w:rsidRDefault="008A4B45">
          <w:pPr>
            <w:pStyle w:val="TDC1"/>
            <w:tabs>
              <w:tab w:val="right" w:leader="dot" w:pos="8828"/>
            </w:tabs>
            <w:rPr>
              <w:rFonts w:asciiTheme="minorHAnsi" w:eastAsiaTheme="minorEastAsia" w:hAnsiTheme="minorHAnsi"/>
              <w:noProof/>
              <w:sz w:val="24"/>
              <w:lang w:eastAsia="es-MX"/>
            </w:rPr>
          </w:pPr>
          <w:hyperlink w:anchor="_Toc229993935" w:history="1">
            <w:r w:rsidRPr="002A4C48">
              <w:rPr>
                <w:rStyle w:val="Hipervnculo"/>
                <w:noProof/>
              </w:rPr>
              <w:t>Capítulo IV. Análisis del Sistema</w:t>
            </w:r>
            <w:r>
              <w:rPr>
                <w:noProof/>
                <w:webHidden/>
              </w:rPr>
              <w:tab/>
            </w:r>
            <w:r>
              <w:rPr>
                <w:noProof/>
                <w:webHidden/>
              </w:rPr>
              <w:fldChar w:fldCharType="begin"/>
            </w:r>
            <w:r>
              <w:rPr>
                <w:noProof/>
                <w:webHidden/>
              </w:rPr>
              <w:instrText xml:space="preserve"> PAGEREF _Toc229993935 \h </w:instrText>
            </w:r>
            <w:r>
              <w:rPr>
                <w:noProof/>
                <w:webHidden/>
              </w:rPr>
            </w:r>
            <w:r>
              <w:rPr>
                <w:noProof/>
                <w:webHidden/>
              </w:rPr>
              <w:fldChar w:fldCharType="separate"/>
            </w:r>
            <w:r w:rsidR="00F43743">
              <w:rPr>
                <w:noProof/>
                <w:webHidden/>
              </w:rPr>
              <w:t>23</w:t>
            </w:r>
            <w:r>
              <w:rPr>
                <w:noProof/>
                <w:webHidden/>
              </w:rPr>
              <w:fldChar w:fldCharType="end"/>
            </w:r>
          </w:hyperlink>
        </w:p>
        <w:p w14:paraId="4C7FA475" w14:textId="7C50E6E4" w:rsidR="008A4B45" w:rsidRDefault="008A4B45">
          <w:pPr>
            <w:pStyle w:val="TDC2"/>
            <w:tabs>
              <w:tab w:val="right" w:leader="dot" w:pos="8828"/>
            </w:tabs>
            <w:rPr>
              <w:rFonts w:asciiTheme="minorHAnsi" w:eastAsiaTheme="minorEastAsia" w:hAnsiTheme="minorHAnsi"/>
              <w:noProof/>
              <w:sz w:val="24"/>
              <w:lang w:eastAsia="es-MX"/>
            </w:rPr>
          </w:pPr>
          <w:hyperlink w:anchor="_Toc229993936" w:history="1">
            <w:r w:rsidRPr="002A4C48">
              <w:rPr>
                <w:rStyle w:val="Hipervnculo"/>
                <w:noProof/>
              </w:rPr>
              <w:t>4.1 Encuesta y análisis de datos</w:t>
            </w:r>
            <w:r>
              <w:rPr>
                <w:noProof/>
                <w:webHidden/>
              </w:rPr>
              <w:tab/>
            </w:r>
            <w:r>
              <w:rPr>
                <w:noProof/>
                <w:webHidden/>
              </w:rPr>
              <w:fldChar w:fldCharType="begin"/>
            </w:r>
            <w:r>
              <w:rPr>
                <w:noProof/>
                <w:webHidden/>
              </w:rPr>
              <w:instrText xml:space="preserve"> PAGEREF _Toc229993936 \h </w:instrText>
            </w:r>
            <w:r>
              <w:rPr>
                <w:noProof/>
                <w:webHidden/>
              </w:rPr>
            </w:r>
            <w:r>
              <w:rPr>
                <w:noProof/>
                <w:webHidden/>
              </w:rPr>
              <w:fldChar w:fldCharType="separate"/>
            </w:r>
            <w:r w:rsidR="00F43743">
              <w:rPr>
                <w:noProof/>
                <w:webHidden/>
              </w:rPr>
              <w:t>23</w:t>
            </w:r>
            <w:r>
              <w:rPr>
                <w:noProof/>
                <w:webHidden/>
              </w:rPr>
              <w:fldChar w:fldCharType="end"/>
            </w:r>
          </w:hyperlink>
        </w:p>
        <w:p w14:paraId="57D4E974" w14:textId="6A7DBE4E" w:rsidR="008A4B45" w:rsidRDefault="008A4B45">
          <w:pPr>
            <w:pStyle w:val="TDC2"/>
            <w:tabs>
              <w:tab w:val="right" w:leader="dot" w:pos="8828"/>
            </w:tabs>
            <w:rPr>
              <w:rFonts w:asciiTheme="minorHAnsi" w:eastAsiaTheme="minorEastAsia" w:hAnsiTheme="minorHAnsi"/>
              <w:noProof/>
              <w:sz w:val="24"/>
              <w:lang w:eastAsia="es-MX"/>
            </w:rPr>
          </w:pPr>
          <w:hyperlink w:anchor="_Toc229993937" w:history="1">
            <w:r w:rsidRPr="002A4C48">
              <w:rPr>
                <w:rStyle w:val="Hipervnculo"/>
                <w:noProof/>
              </w:rPr>
              <w:t>4.2 Requerimientos</w:t>
            </w:r>
            <w:r>
              <w:rPr>
                <w:noProof/>
                <w:webHidden/>
              </w:rPr>
              <w:tab/>
            </w:r>
            <w:r>
              <w:rPr>
                <w:noProof/>
                <w:webHidden/>
              </w:rPr>
              <w:fldChar w:fldCharType="begin"/>
            </w:r>
            <w:r>
              <w:rPr>
                <w:noProof/>
                <w:webHidden/>
              </w:rPr>
              <w:instrText xml:space="preserve"> PAGEREF _Toc229993937 \h </w:instrText>
            </w:r>
            <w:r>
              <w:rPr>
                <w:noProof/>
                <w:webHidden/>
              </w:rPr>
            </w:r>
            <w:r>
              <w:rPr>
                <w:noProof/>
                <w:webHidden/>
              </w:rPr>
              <w:fldChar w:fldCharType="separate"/>
            </w:r>
            <w:r w:rsidR="00F43743">
              <w:rPr>
                <w:noProof/>
                <w:webHidden/>
              </w:rPr>
              <w:t>26</w:t>
            </w:r>
            <w:r>
              <w:rPr>
                <w:noProof/>
                <w:webHidden/>
              </w:rPr>
              <w:fldChar w:fldCharType="end"/>
            </w:r>
          </w:hyperlink>
        </w:p>
        <w:p w14:paraId="1E0CF5E3" w14:textId="51703B59" w:rsidR="008A4B45" w:rsidRDefault="008A4B45">
          <w:pPr>
            <w:pStyle w:val="TDC3"/>
            <w:tabs>
              <w:tab w:val="right" w:leader="dot" w:pos="8828"/>
            </w:tabs>
            <w:rPr>
              <w:rFonts w:asciiTheme="minorHAnsi" w:eastAsiaTheme="minorEastAsia" w:hAnsiTheme="minorHAnsi"/>
              <w:noProof/>
              <w:sz w:val="24"/>
              <w:lang w:eastAsia="es-MX"/>
            </w:rPr>
          </w:pPr>
          <w:hyperlink w:anchor="_Toc229993938" w:history="1">
            <w:r w:rsidRPr="002A4C48">
              <w:rPr>
                <w:rStyle w:val="Hipervnculo"/>
                <w:noProof/>
              </w:rPr>
              <w:t>4.2.1 Requerimientos funcionales</w:t>
            </w:r>
            <w:r>
              <w:rPr>
                <w:noProof/>
                <w:webHidden/>
              </w:rPr>
              <w:tab/>
            </w:r>
            <w:r>
              <w:rPr>
                <w:noProof/>
                <w:webHidden/>
              </w:rPr>
              <w:fldChar w:fldCharType="begin"/>
            </w:r>
            <w:r>
              <w:rPr>
                <w:noProof/>
                <w:webHidden/>
              </w:rPr>
              <w:instrText xml:space="preserve"> PAGEREF _Toc229993938 \h </w:instrText>
            </w:r>
            <w:r>
              <w:rPr>
                <w:noProof/>
                <w:webHidden/>
              </w:rPr>
            </w:r>
            <w:r>
              <w:rPr>
                <w:noProof/>
                <w:webHidden/>
              </w:rPr>
              <w:fldChar w:fldCharType="separate"/>
            </w:r>
            <w:r w:rsidR="00F43743">
              <w:rPr>
                <w:noProof/>
                <w:webHidden/>
              </w:rPr>
              <w:t>26</w:t>
            </w:r>
            <w:r>
              <w:rPr>
                <w:noProof/>
                <w:webHidden/>
              </w:rPr>
              <w:fldChar w:fldCharType="end"/>
            </w:r>
          </w:hyperlink>
        </w:p>
        <w:p w14:paraId="7241CAC5" w14:textId="28197005" w:rsidR="008A4B45" w:rsidRDefault="008A4B45">
          <w:pPr>
            <w:pStyle w:val="TDC3"/>
            <w:tabs>
              <w:tab w:val="right" w:leader="dot" w:pos="8828"/>
            </w:tabs>
            <w:rPr>
              <w:rFonts w:asciiTheme="minorHAnsi" w:eastAsiaTheme="minorEastAsia" w:hAnsiTheme="minorHAnsi"/>
              <w:noProof/>
              <w:sz w:val="24"/>
              <w:lang w:eastAsia="es-MX"/>
            </w:rPr>
          </w:pPr>
          <w:hyperlink w:anchor="_Toc229993939" w:history="1">
            <w:r w:rsidRPr="002A4C48">
              <w:rPr>
                <w:rStyle w:val="Hipervnculo"/>
                <w:noProof/>
              </w:rPr>
              <w:t>4.2.2 Requerimientos no funcionales</w:t>
            </w:r>
            <w:r>
              <w:rPr>
                <w:noProof/>
                <w:webHidden/>
              </w:rPr>
              <w:tab/>
            </w:r>
            <w:r>
              <w:rPr>
                <w:noProof/>
                <w:webHidden/>
              </w:rPr>
              <w:fldChar w:fldCharType="begin"/>
            </w:r>
            <w:r>
              <w:rPr>
                <w:noProof/>
                <w:webHidden/>
              </w:rPr>
              <w:instrText xml:space="preserve"> PAGEREF _Toc229993939 \h </w:instrText>
            </w:r>
            <w:r>
              <w:rPr>
                <w:noProof/>
                <w:webHidden/>
              </w:rPr>
            </w:r>
            <w:r>
              <w:rPr>
                <w:noProof/>
                <w:webHidden/>
              </w:rPr>
              <w:fldChar w:fldCharType="separate"/>
            </w:r>
            <w:r w:rsidR="00F43743">
              <w:rPr>
                <w:noProof/>
                <w:webHidden/>
              </w:rPr>
              <w:t>32</w:t>
            </w:r>
            <w:r>
              <w:rPr>
                <w:noProof/>
                <w:webHidden/>
              </w:rPr>
              <w:fldChar w:fldCharType="end"/>
            </w:r>
          </w:hyperlink>
        </w:p>
        <w:p w14:paraId="610CE871" w14:textId="46339230" w:rsidR="008A4B45" w:rsidRDefault="008A4B45">
          <w:pPr>
            <w:pStyle w:val="TDC2"/>
            <w:tabs>
              <w:tab w:val="right" w:leader="dot" w:pos="8828"/>
            </w:tabs>
            <w:rPr>
              <w:rFonts w:asciiTheme="minorHAnsi" w:eastAsiaTheme="minorEastAsia" w:hAnsiTheme="minorHAnsi"/>
              <w:noProof/>
              <w:sz w:val="24"/>
              <w:lang w:eastAsia="es-MX"/>
            </w:rPr>
          </w:pPr>
          <w:hyperlink w:anchor="_Toc229993940" w:history="1">
            <w:r w:rsidRPr="002A4C48">
              <w:rPr>
                <w:rStyle w:val="Hipervnculo"/>
                <w:noProof/>
              </w:rPr>
              <w:t>4.3 Reglas de negocio</w:t>
            </w:r>
            <w:r>
              <w:rPr>
                <w:noProof/>
                <w:webHidden/>
              </w:rPr>
              <w:tab/>
            </w:r>
            <w:r>
              <w:rPr>
                <w:noProof/>
                <w:webHidden/>
              </w:rPr>
              <w:fldChar w:fldCharType="begin"/>
            </w:r>
            <w:r>
              <w:rPr>
                <w:noProof/>
                <w:webHidden/>
              </w:rPr>
              <w:instrText xml:space="preserve"> PAGEREF _Toc229993940 \h </w:instrText>
            </w:r>
            <w:r>
              <w:rPr>
                <w:noProof/>
                <w:webHidden/>
              </w:rPr>
            </w:r>
            <w:r>
              <w:rPr>
                <w:noProof/>
                <w:webHidden/>
              </w:rPr>
              <w:fldChar w:fldCharType="separate"/>
            </w:r>
            <w:r w:rsidR="00F43743">
              <w:rPr>
                <w:noProof/>
                <w:webHidden/>
              </w:rPr>
              <w:t>33</w:t>
            </w:r>
            <w:r>
              <w:rPr>
                <w:noProof/>
                <w:webHidden/>
              </w:rPr>
              <w:fldChar w:fldCharType="end"/>
            </w:r>
          </w:hyperlink>
        </w:p>
        <w:p w14:paraId="473E2113" w14:textId="0A6B94EB" w:rsidR="008A4B45" w:rsidRDefault="008A4B45">
          <w:pPr>
            <w:pStyle w:val="TDC2"/>
            <w:tabs>
              <w:tab w:val="right" w:leader="dot" w:pos="8828"/>
            </w:tabs>
            <w:rPr>
              <w:rFonts w:asciiTheme="minorHAnsi" w:eastAsiaTheme="minorEastAsia" w:hAnsiTheme="minorHAnsi"/>
              <w:noProof/>
              <w:sz w:val="24"/>
              <w:lang w:eastAsia="es-MX"/>
            </w:rPr>
          </w:pPr>
          <w:hyperlink w:anchor="_Toc229993941" w:history="1">
            <w:r w:rsidRPr="002A4C48">
              <w:rPr>
                <w:rStyle w:val="Hipervnculo"/>
                <w:noProof/>
              </w:rPr>
              <w:t>4.4 Análisis de tecnologías</w:t>
            </w:r>
            <w:r>
              <w:rPr>
                <w:noProof/>
                <w:webHidden/>
              </w:rPr>
              <w:tab/>
            </w:r>
            <w:r>
              <w:rPr>
                <w:noProof/>
                <w:webHidden/>
              </w:rPr>
              <w:fldChar w:fldCharType="begin"/>
            </w:r>
            <w:r>
              <w:rPr>
                <w:noProof/>
                <w:webHidden/>
              </w:rPr>
              <w:instrText xml:space="preserve"> PAGEREF _Toc229993941 \h </w:instrText>
            </w:r>
            <w:r>
              <w:rPr>
                <w:noProof/>
                <w:webHidden/>
              </w:rPr>
            </w:r>
            <w:r>
              <w:rPr>
                <w:noProof/>
                <w:webHidden/>
              </w:rPr>
              <w:fldChar w:fldCharType="separate"/>
            </w:r>
            <w:r w:rsidR="00F43743">
              <w:rPr>
                <w:noProof/>
                <w:webHidden/>
              </w:rPr>
              <w:t>41</w:t>
            </w:r>
            <w:r>
              <w:rPr>
                <w:noProof/>
                <w:webHidden/>
              </w:rPr>
              <w:fldChar w:fldCharType="end"/>
            </w:r>
          </w:hyperlink>
        </w:p>
        <w:p w14:paraId="3587B091" w14:textId="1D51E06C" w:rsidR="008A4B45" w:rsidRDefault="008A4B45">
          <w:pPr>
            <w:pStyle w:val="TDC3"/>
            <w:tabs>
              <w:tab w:val="right" w:leader="dot" w:pos="8828"/>
            </w:tabs>
            <w:rPr>
              <w:rFonts w:asciiTheme="minorHAnsi" w:eastAsiaTheme="minorEastAsia" w:hAnsiTheme="minorHAnsi"/>
              <w:noProof/>
              <w:sz w:val="24"/>
              <w:lang w:eastAsia="es-MX"/>
            </w:rPr>
          </w:pPr>
          <w:hyperlink w:anchor="_Toc229993942" w:history="1">
            <w:r w:rsidRPr="002A4C48">
              <w:rPr>
                <w:rStyle w:val="Hipervnculo"/>
                <w:noProof/>
              </w:rPr>
              <w:t>4.4.1 Tecnologías para el Front-End</w:t>
            </w:r>
            <w:r>
              <w:rPr>
                <w:noProof/>
                <w:webHidden/>
              </w:rPr>
              <w:tab/>
            </w:r>
            <w:r>
              <w:rPr>
                <w:noProof/>
                <w:webHidden/>
              </w:rPr>
              <w:fldChar w:fldCharType="begin"/>
            </w:r>
            <w:r>
              <w:rPr>
                <w:noProof/>
                <w:webHidden/>
              </w:rPr>
              <w:instrText xml:space="preserve"> PAGEREF _Toc229993942 \h </w:instrText>
            </w:r>
            <w:r>
              <w:rPr>
                <w:noProof/>
                <w:webHidden/>
              </w:rPr>
            </w:r>
            <w:r>
              <w:rPr>
                <w:noProof/>
                <w:webHidden/>
              </w:rPr>
              <w:fldChar w:fldCharType="separate"/>
            </w:r>
            <w:r w:rsidR="00F43743">
              <w:rPr>
                <w:noProof/>
                <w:webHidden/>
              </w:rPr>
              <w:t>41</w:t>
            </w:r>
            <w:r>
              <w:rPr>
                <w:noProof/>
                <w:webHidden/>
              </w:rPr>
              <w:fldChar w:fldCharType="end"/>
            </w:r>
          </w:hyperlink>
        </w:p>
        <w:p w14:paraId="318D7C46" w14:textId="58E8EE9C" w:rsidR="008A4B45" w:rsidRDefault="008A4B45">
          <w:pPr>
            <w:pStyle w:val="TDC3"/>
            <w:tabs>
              <w:tab w:val="right" w:leader="dot" w:pos="8828"/>
            </w:tabs>
            <w:rPr>
              <w:rFonts w:asciiTheme="minorHAnsi" w:eastAsiaTheme="minorEastAsia" w:hAnsiTheme="minorHAnsi"/>
              <w:noProof/>
              <w:sz w:val="24"/>
              <w:lang w:eastAsia="es-MX"/>
            </w:rPr>
          </w:pPr>
          <w:hyperlink w:anchor="_Toc229993943" w:history="1">
            <w:r w:rsidRPr="002A4C48">
              <w:rPr>
                <w:rStyle w:val="Hipervnculo"/>
                <w:noProof/>
              </w:rPr>
              <w:t>4.4.2 Tecnologías para el Back-End</w:t>
            </w:r>
            <w:r>
              <w:rPr>
                <w:noProof/>
                <w:webHidden/>
              </w:rPr>
              <w:tab/>
            </w:r>
            <w:r>
              <w:rPr>
                <w:noProof/>
                <w:webHidden/>
              </w:rPr>
              <w:fldChar w:fldCharType="begin"/>
            </w:r>
            <w:r>
              <w:rPr>
                <w:noProof/>
                <w:webHidden/>
              </w:rPr>
              <w:instrText xml:space="preserve"> PAGEREF _Toc229993943 \h </w:instrText>
            </w:r>
            <w:r>
              <w:rPr>
                <w:noProof/>
                <w:webHidden/>
              </w:rPr>
            </w:r>
            <w:r>
              <w:rPr>
                <w:noProof/>
                <w:webHidden/>
              </w:rPr>
              <w:fldChar w:fldCharType="separate"/>
            </w:r>
            <w:r w:rsidR="00F43743">
              <w:rPr>
                <w:noProof/>
                <w:webHidden/>
              </w:rPr>
              <w:t>42</w:t>
            </w:r>
            <w:r>
              <w:rPr>
                <w:noProof/>
                <w:webHidden/>
              </w:rPr>
              <w:fldChar w:fldCharType="end"/>
            </w:r>
          </w:hyperlink>
        </w:p>
        <w:p w14:paraId="1BE55BDA" w14:textId="34EAF04F" w:rsidR="008A4B45" w:rsidRDefault="008A4B45">
          <w:pPr>
            <w:pStyle w:val="TDC3"/>
            <w:tabs>
              <w:tab w:val="right" w:leader="dot" w:pos="8828"/>
            </w:tabs>
            <w:rPr>
              <w:rFonts w:asciiTheme="minorHAnsi" w:eastAsiaTheme="minorEastAsia" w:hAnsiTheme="minorHAnsi"/>
              <w:noProof/>
              <w:sz w:val="24"/>
              <w:lang w:eastAsia="es-MX"/>
            </w:rPr>
          </w:pPr>
          <w:hyperlink w:anchor="_Toc229993944" w:history="1">
            <w:r w:rsidRPr="002A4C48">
              <w:rPr>
                <w:rStyle w:val="Hipervnculo"/>
                <w:noProof/>
              </w:rPr>
              <w:t>4.4.3 Tecnologías para la base de datos</w:t>
            </w:r>
            <w:r>
              <w:rPr>
                <w:noProof/>
                <w:webHidden/>
              </w:rPr>
              <w:tab/>
            </w:r>
            <w:r>
              <w:rPr>
                <w:noProof/>
                <w:webHidden/>
              </w:rPr>
              <w:fldChar w:fldCharType="begin"/>
            </w:r>
            <w:r>
              <w:rPr>
                <w:noProof/>
                <w:webHidden/>
              </w:rPr>
              <w:instrText xml:space="preserve"> PAGEREF _Toc229993944 \h </w:instrText>
            </w:r>
            <w:r>
              <w:rPr>
                <w:noProof/>
                <w:webHidden/>
              </w:rPr>
            </w:r>
            <w:r>
              <w:rPr>
                <w:noProof/>
                <w:webHidden/>
              </w:rPr>
              <w:fldChar w:fldCharType="separate"/>
            </w:r>
            <w:r w:rsidR="00F43743">
              <w:rPr>
                <w:noProof/>
                <w:webHidden/>
              </w:rPr>
              <w:t>43</w:t>
            </w:r>
            <w:r>
              <w:rPr>
                <w:noProof/>
                <w:webHidden/>
              </w:rPr>
              <w:fldChar w:fldCharType="end"/>
            </w:r>
          </w:hyperlink>
        </w:p>
        <w:p w14:paraId="49018C8B" w14:textId="2AF1760D" w:rsidR="008A4B45" w:rsidRDefault="008A4B45">
          <w:pPr>
            <w:pStyle w:val="TDC3"/>
            <w:tabs>
              <w:tab w:val="right" w:leader="dot" w:pos="8828"/>
            </w:tabs>
            <w:rPr>
              <w:rFonts w:asciiTheme="minorHAnsi" w:eastAsiaTheme="minorEastAsia" w:hAnsiTheme="minorHAnsi"/>
              <w:noProof/>
              <w:sz w:val="24"/>
              <w:lang w:eastAsia="es-MX"/>
            </w:rPr>
          </w:pPr>
          <w:hyperlink w:anchor="_Toc229993945" w:history="1">
            <w:r w:rsidRPr="002A4C48">
              <w:rPr>
                <w:rStyle w:val="Hipervnculo"/>
                <w:noProof/>
              </w:rPr>
              <w:t>4.4.4 Tecnologías para la aplicación móvil</w:t>
            </w:r>
            <w:r>
              <w:rPr>
                <w:noProof/>
                <w:webHidden/>
              </w:rPr>
              <w:tab/>
            </w:r>
            <w:r>
              <w:rPr>
                <w:noProof/>
                <w:webHidden/>
              </w:rPr>
              <w:fldChar w:fldCharType="begin"/>
            </w:r>
            <w:r>
              <w:rPr>
                <w:noProof/>
                <w:webHidden/>
              </w:rPr>
              <w:instrText xml:space="preserve"> PAGEREF _Toc229993945 \h </w:instrText>
            </w:r>
            <w:r>
              <w:rPr>
                <w:noProof/>
                <w:webHidden/>
              </w:rPr>
            </w:r>
            <w:r>
              <w:rPr>
                <w:noProof/>
                <w:webHidden/>
              </w:rPr>
              <w:fldChar w:fldCharType="separate"/>
            </w:r>
            <w:r w:rsidR="00F43743">
              <w:rPr>
                <w:noProof/>
                <w:webHidden/>
              </w:rPr>
              <w:t>44</w:t>
            </w:r>
            <w:r>
              <w:rPr>
                <w:noProof/>
                <w:webHidden/>
              </w:rPr>
              <w:fldChar w:fldCharType="end"/>
            </w:r>
          </w:hyperlink>
        </w:p>
        <w:p w14:paraId="5B797BDF" w14:textId="246A8B6C" w:rsidR="008A4B45" w:rsidRDefault="008A4B45">
          <w:pPr>
            <w:pStyle w:val="TDC3"/>
            <w:tabs>
              <w:tab w:val="right" w:leader="dot" w:pos="8828"/>
            </w:tabs>
            <w:rPr>
              <w:rFonts w:asciiTheme="minorHAnsi" w:eastAsiaTheme="minorEastAsia" w:hAnsiTheme="minorHAnsi"/>
              <w:noProof/>
              <w:sz w:val="24"/>
              <w:lang w:eastAsia="es-MX"/>
            </w:rPr>
          </w:pPr>
          <w:hyperlink w:anchor="_Toc229993946" w:history="1">
            <w:r w:rsidRPr="002A4C48">
              <w:rPr>
                <w:rStyle w:val="Hipervnculo"/>
                <w:noProof/>
              </w:rPr>
              <w:t>4.4.5 API de visualización del mapa</w:t>
            </w:r>
            <w:r>
              <w:rPr>
                <w:noProof/>
                <w:webHidden/>
              </w:rPr>
              <w:tab/>
            </w:r>
            <w:r>
              <w:rPr>
                <w:noProof/>
                <w:webHidden/>
              </w:rPr>
              <w:fldChar w:fldCharType="begin"/>
            </w:r>
            <w:r>
              <w:rPr>
                <w:noProof/>
                <w:webHidden/>
              </w:rPr>
              <w:instrText xml:space="preserve"> PAGEREF _Toc229993946 \h </w:instrText>
            </w:r>
            <w:r>
              <w:rPr>
                <w:noProof/>
                <w:webHidden/>
              </w:rPr>
            </w:r>
            <w:r>
              <w:rPr>
                <w:noProof/>
                <w:webHidden/>
              </w:rPr>
              <w:fldChar w:fldCharType="separate"/>
            </w:r>
            <w:r w:rsidR="00F43743">
              <w:rPr>
                <w:noProof/>
                <w:webHidden/>
              </w:rPr>
              <w:t>45</w:t>
            </w:r>
            <w:r>
              <w:rPr>
                <w:noProof/>
                <w:webHidden/>
              </w:rPr>
              <w:fldChar w:fldCharType="end"/>
            </w:r>
          </w:hyperlink>
        </w:p>
        <w:p w14:paraId="5E920FDF" w14:textId="35E538DB" w:rsidR="008A4B45" w:rsidRDefault="008A4B45">
          <w:pPr>
            <w:pStyle w:val="TDC3"/>
            <w:tabs>
              <w:tab w:val="right" w:leader="dot" w:pos="8828"/>
            </w:tabs>
            <w:rPr>
              <w:rFonts w:asciiTheme="minorHAnsi" w:eastAsiaTheme="minorEastAsia" w:hAnsiTheme="minorHAnsi"/>
              <w:noProof/>
              <w:sz w:val="24"/>
              <w:lang w:eastAsia="es-MX"/>
            </w:rPr>
          </w:pPr>
          <w:hyperlink w:anchor="_Toc229993947" w:history="1">
            <w:r w:rsidRPr="002A4C48">
              <w:rPr>
                <w:rStyle w:val="Hipervnculo"/>
                <w:noProof/>
              </w:rPr>
              <w:t>4.4.6 Licenciamiento del proyecto</w:t>
            </w:r>
            <w:r>
              <w:rPr>
                <w:noProof/>
                <w:webHidden/>
              </w:rPr>
              <w:tab/>
            </w:r>
            <w:r>
              <w:rPr>
                <w:noProof/>
                <w:webHidden/>
              </w:rPr>
              <w:fldChar w:fldCharType="begin"/>
            </w:r>
            <w:r>
              <w:rPr>
                <w:noProof/>
                <w:webHidden/>
              </w:rPr>
              <w:instrText xml:space="preserve"> PAGEREF _Toc229993947 \h </w:instrText>
            </w:r>
            <w:r>
              <w:rPr>
                <w:noProof/>
                <w:webHidden/>
              </w:rPr>
            </w:r>
            <w:r>
              <w:rPr>
                <w:noProof/>
                <w:webHidden/>
              </w:rPr>
              <w:fldChar w:fldCharType="separate"/>
            </w:r>
            <w:r w:rsidR="00F43743">
              <w:rPr>
                <w:noProof/>
                <w:webHidden/>
              </w:rPr>
              <w:t>47</w:t>
            </w:r>
            <w:r>
              <w:rPr>
                <w:noProof/>
                <w:webHidden/>
              </w:rPr>
              <w:fldChar w:fldCharType="end"/>
            </w:r>
          </w:hyperlink>
        </w:p>
        <w:p w14:paraId="2477D380" w14:textId="1429FFF5" w:rsidR="008A4B45" w:rsidRDefault="008A4B45">
          <w:pPr>
            <w:pStyle w:val="TDC2"/>
            <w:tabs>
              <w:tab w:val="right" w:leader="dot" w:pos="8828"/>
            </w:tabs>
            <w:rPr>
              <w:rFonts w:asciiTheme="minorHAnsi" w:eastAsiaTheme="minorEastAsia" w:hAnsiTheme="minorHAnsi"/>
              <w:noProof/>
              <w:sz w:val="24"/>
              <w:lang w:eastAsia="es-MX"/>
            </w:rPr>
          </w:pPr>
          <w:hyperlink w:anchor="_Toc229993948" w:history="1">
            <w:r w:rsidRPr="002A4C48">
              <w:rPr>
                <w:rStyle w:val="Hipervnculo"/>
                <w:noProof/>
              </w:rPr>
              <w:t>4.5 Análisis de riesgos</w:t>
            </w:r>
            <w:r>
              <w:rPr>
                <w:noProof/>
                <w:webHidden/>
              </w:rPr>
              <w:tab/>
            </w:r>
            <w:r>
              <w:rPr>
                <w:noProof/>
                <w:webHidden/>
              </w:rPr>
              <w:fldChar w:fldCharType="begin"/>
            </w:r>
            <w:r>
              <w:rPr>
                <w:noProof/>
                <w:webHidden/>
              </w:rPr>
              <w:instrText xml:space="preserve"> PAGEREF _Toc229993948 \h </w:instrText>
            </w:r>
            <w:r>
              <w:rPr>
                <w:noProof/>
                <w:webHidden/>
              </w:rPr>
            </w:r>
            <w:r>
              <w:rPr>
                <w:noProof/>
                <w:webHidden/>
              </w:rPr>
              <w:fldChar w:fldCharType="separate"/>
            </w:r>
            <w:r w:rsidR="00F43743">
              <w:rPr>
                <w:noProof/>
                <w:webHidden/>
              </w:rPr>
              <w:t>47</w:t>
            </w:r>
            <w:r>
              <w:rPr>
                <w:noProof/>
                <w:webHidden/>
              </w:rPr>
              <w:fldChar w:fldCharType="end"/>
            </w:r>
          </w:hyperlink>
        </w:p>
        <w:p w14:paraId="23F9A826" w14:textId="67EB8649" w:rsidR="008A4B45" w:rsidRDefault="008A4B45">
          <w:pPr>
            <w:pStyle w:val="TDC3"/>
            <w:tabs>
              <w:tab w:val="right" w:leader="dot" w:pos="8828"/>
            </w:tabs>
            <w:rPr>
              <w:rFonts w:asciiTheme="minorHAnsi" w:eastAsiaTheme="minorEastAsia" w:hAnsiTheme="minorHAnsi"/>
              <w:noProof/>
              <w:sz w:val="24"/>
              <w:lang w:eastAsia="es-MX"/>
            </w:rPr>
          </w:pPr>
          <w:hyperlink w:anchor="_Toc229993949" w:history="1">
            <w:r w:rsidRPr="002A4C48">
              <w:rPr>
                <w:rStyle w:val="Hipervnculo"/>
                <w:noProof/>
              </w:rPr>
              <w:t>4.5.1 Identificación y evaluación de riesgos</w:t>
            </w:r>
            <w:r>
              <w:rPr>
                <w:noProof/>
                <w:webHidden/>
              </w:rPr>
              <w:tab/>
            </w:r>
            <w:r>
              <w:rPr>
                <w:noProof/>
                <w:webHidden/>
              </w:rPr>
              <w:fldChar w:fldCharType="begin"/>
            </w:r>
            <w:r>
              <w:rPr>
                <w:noProof/>
                <w:webHidden/>
              </w:rPr>
              <w:instrText xml:space="preserve"> PAGEREF _Toc229993949 \h </w:instrText>
            </w:r>
            <w:r>
              <w:rPr>
                <w:noProof/>
                <w:webHidden/>
              </w:rPr>
            </w:r>
            <w:r>
              <w:rPr>
                <w:noProof/>
                <w:webHidden/>
              </w:rPr>
              <w:fldChar w:fldCharType="separate"/>
            </w:r>
            <w:r w:rsidR="00F43743">
              <w:rPr>
                <w:noProof/>
                <w:webHidden/>
              </w:rPr>
              <w:t>47</w:t>
            </w:r>
            <w:r>
              <w:rPr>
                <w:noProof/>
                <w:webHidden/>
              </w:rPr>
              <w:fldChar w:fldCharType="end"/>
            </w:r>
          </w:hyperlink>
        </w:p>
        <w:p w14:paraId="3BB47AB1" w14:textId="72C842B9" w:rsidR="008A4B45" w:rsidRDefault="008A4B45">
          <w:pPr>
            <w:pStyle w:val="TDC3"/>
            <w:tabs>
              <w:tab w:val="right" w:leader="dot" w:pos="8828"/>
            </w:tabs>
            <w:rPr>
              <w:rFonts w:asciiTheme="minorHAnsi" w:eastAsiaTheme="minorEastAsia" w:hAnsiTheme="minorHAnsi"/>
              <w:noProof/>
              <w:sz w:val="24"/>
              <w:lang w:eastAsia="es-MX"/>
            </w:rPr>
          </w:pPr>
          <w:hyperlink w:anchor="_Toc229993950" w:history="1">
            <w:r w:rsidRPr="002A4C48">
              <w:rPr>
                <w:rStyle w:val="Hipervnculo"/>
                <w:noProof/>
              </w:rPr>
              <w:t>4.5.2 Análisis cualitativo</w:t>
            </w:r>
            <w:r>
              <w:rPr>
                <w:noProof/>
                <w:webHidden/>
              </w:rPr>
              <w:tab/>
            </w:r>
            <w:r>
              <w:rPr>
                <w:noProof/>
                <w:webHidden/>
              </w:rPr>
              <w:fldChar w:fldCharType="begin"/>
            </w:r>
            <w:r>
              <w:rPr>
                <w:noProof/>
                <w:webHidden/>
              </w:rPr>
              <w:instrText xml:space="preserve"> PAGEREF _Toc229993950 \h </w:instrText>
            </w:r>
            <w:r>
              <w:rPr>
                <w:noProof/>
                <w:webHidden/>
              </w:rPr>
            </w:r>
            <w:r>
              <w:rPr>
                <w:noProof/>
                <w:webHidden/>
              </w:rPr>
              <w:fldChar w:fldCharType="separate"/>
            </w:r>
            <w:r w:rsidR="00F43743">
              <w:rPr>
                <w:noProof/>
                <w:webHidden/>
              </w:rPr>
              <w:t>48</w:t>
            </w:r>
            <w:r>
              <w:rPr>
                <w:noProof/>
                <w:webHidden/>
              </w:rPr>
              <w:fldChar w:fldCharType="end"/>
            </w:r>
          </w:hyperlink>
        </w:p>
        <w:p w14:paraId="15D3BDAF" w14:textId="393FA14F" w:rsidR="008A4B45" w:rsidRDefault="008A4B45">
          <w:pPr>
            <w:pStyle w:val="TDC3"/>
            <w:tabs>
              <w:tab w:val="right" w:leader="dot" w:pos="8828"/>
            </w:tabs>
            <w:rPr>
              <w:rFonts w:asciiTheme="minorHAnsi" w:eastAsiaTheme="minorEastAsia" w:hAnsiTheme="minorHAnsi"/>
              <w:noProof/>
              <w:sz w:val="24"/>
              <w:lang w:eastAsia="es-MX"/>
            </w:rPr>
          </w:pPr>
          <w:hyperlink w:anchor="_Toc229993951" w:history="1">
            <w:r w:rsidRPr="002A4C48">
              <w:rPr>
                <w:rStyle w:val="Hipervnculo"/>
                <w:noProof/>
              </w:rPr>
              <w:t>4.5.3 Análisis cuantitativo</w:t>
            </w:r>
            <w:r>
              <w:rPr>
                <w:noProof/>
                <w:webHidden/>
              </w:rPr>
              <w:tab/>
            </w:r>
            <w:r>
              <w:rPr>
                <w:noProof/>
                <w:webHidden/>
              </w:rPr>
              <w:fldChar w:fldCharType="begin"/>
            </w:r>
            <w:r>
              <w:rPr>
                <w:noProof/>
                <w:webHidden/>
              </w:rPr>
              <w:instrText xml:space="preserve"> PAGEREF _Toc229993951 \h </w:instrText>
            </w:r>
            <w:r>
              <w:rPr>
                <w:noProof/>
                <w:webHidden/>
              </w:rPr>
            </w:r>
            <w:r>
              <w:rPr>
                <w:noProof/>
                <w:webHidden/>
              </w:rPr>
              <w:fldChar w:fldCharType="separate"/>
            </w:r>
            <w:r w:rsidR="00F43743">
              <w:rPr>
                <w:noProof/>
                <w:webHidden/>
              </w:rPr>
              <w:t>49</w:t>
            </w:r>
            <w:r>
              <w:rPr>
                <w:noProof/>
                <w:webHidden/>
              </w:rPr>
              <w:fldChar w:fldCharType="end"/>
            </w:r>
          </w:hyperlink>
        </w:p>
        <w:p w14:paraId="77208CD5" w14:textId="26121B14" w:rsidR="008A4B45" w:rsidRDefault="008A4B45">
          <w:pPr>
            <w:pStyle w:val="TDC3"/>
            <w:tabs>
              <w:tab w:val="right" w:leader="dot" w:pos="8828"/>
            </w:tabs>
            <w:rPr>
              <w:rFonts w:asciiTheme="minorHAnsi" w:eastAsiaTheme="minorEastAsia" w:hAnsiTheme="minorHAnsi"/>
              <w:noProof/>
              <w:sz w:val="24"/>
              <w:lang w:eastAsia="es-MX"/>
            </w:rPr>
          </w:pPr>
          <w:hyperlink w:anchor="_Toc229993952" w:history="1">
            <w:r w:rsidRPr="002A4C48">
              <w:rPr>
                <w:rStyle w:val="Hipervnculo"/>
                <w:noProof/>
              </w:rPr>
              <w:t>4.5.4 Factibilidad técnica</w:t>
            </w:r>
            <w:r>
              <w:rPr>
                <w:noProof/>
                <w:webHidden/>
              </w:rPr>
              <w:tab/>
            </w:r>
            <w:r>
              <w:rPr>
                <w:noProof/>
                <w:webHidden/>
              </w:rPr>
              <w:fldChar w:fldCharType="begin"/>
            </w:r>
            <w:r>
              <w:rPr>
                <w:noProof/>
                <w:webHidden/>
              </w:rPr>
              <w:instrText xml:space="preserve"> PAGEREF _Toc229993952 \h </w:instrText>
            </w:r>
            <w:r>
              <w:rPr>
                <w:noProof/>
                <w:webHidden/>
              </w:rPr>
            </w:r>
            <w:r>
              <w:rPr>
                <w:noProof/>
                <w:webHidden/>
              </w:rPr>
              <w:fldChar w:fldCharType="separate"/>
            </w:r>
            <w:r w:rsidR="00F43743">
              <w:rPr>
                <w:noProof/>
                <w:webHidden/>
              </w:rPr>
              <w:t>50</w:t>
            </w:r>
            <w:r>
              <w:rPr>
                <w:noProof/>
                <w:webHidden/>
              </w:rPr>
              <w:fldChar w:fldCharType="end"/>
            </w:r>
          </w:hyperlink>
        </w:p>
        <w:p w14:paraId="36C7B24D" w14:textId="2E0CE990" w:rsidR="008A4B45" w:rsidRDefault="008A4B45">
          <w:pPr>
            <w:pStyle w:val="TDC3"/>
            <w:tabs>
              <w:tab w:val="right" w:leader="dot" w:pos="8828"/>
            </w:tabs>
            <w:rPr>
              <w:rFonts w:asciiTheme="minorHAnsi" w:eastAsiaTheme="minorEastAsia" w:hAnsiTheme="minorHAnsi"/>
              <w:noProof/>
              <w:sz w:val="24"/>
              <w:lang w:eastAsia="es-MX"/>
            </w:rPr>
          </w:pPr>
          <w:hyperlink w:anchor="_Toc229993953" w:history="1">
            <w:r w:rsidRPr="002A4C48">
              <w:rPr>
                <w:rStyle w:val="Hipervnculo"/>
                <w:noProof/>
              </w:rPr>
              <w:t>4.5.5 Factibilidad económica</w:t>
            </w:r>
            <w:r>
              <w:rPr>
                <w:noProof/>
                <w:webHidden/>
              </w:rPr>
              <w:tab/>
            </w:r>
            <w:r>
              <w:rPr>
                <w:noProof/>
                <w:webHidden/>
              </w:rPr>
              <w:fldChar w:fldCharType="begin"/>
            </w:r>
            <w:r>
              <w:rPr>
                <w:noProof/>
                <w:webHidden/>
              </w:rPr>
              <w:instrText xml:space="preserve"> PAGEREF _Toc229993953 \h </w:instrText>
            </w:r>
            <w:r>
              <w:rPr>
                <w:noProof/>
                <w:webHidden/>
              </w:rPr>
            </w:r>
            <w:r>
              <w:rPr>
                <w:noProof/>
                <w:webHidden/>
              </w:rPr>
              <w:fldChar w:fldCharType="separate"/>
            </w:r>
            <w:r w:rsidR="00F43743">
              <w:rPr>
                <w:noProof/>
                <w:webHidden/>
              </w:rPr>
              <w:t>51</w:t>
            </w:r>
            <w:r>
              <w:rPr>
                <w:noProof/>
                <w:webHidden/>
              </w:rPr>
              <w:fldChar w:fldCharType="end"/>
            </w:r>
          </w:hyperlink>
        </w:p>
        <w:p w14:paraId="2610159B" w14:textId="19D4338F" w:rsidR="008A4B45" w:rsidRDefault="008A4B45">
          <w:pPr>
            <w:pStyle w:val="TDC3"/>
            <w:tabs>
              <w:tab w:val="right" w:leader="dot" w:pos="8828"/>
            </w:tabs>
            <w:rPr>
              <w:rFonts w:asciiTheme="minorHAnsi" w:eastAsiaTheme="minorEastAsia" w:hAnsiTheme="minorHAnsi"/>
              <w:noProof/>
              <w:sz w:val="24"/>
              <w:lang w:eastAsia="es-MX"/>
            </w:rPr>
          </w:pPr>
          <w:hyperlink w:anchor="_Toc229993954" w:history="1">
            <w:r w:rsidRPr="002A4C48">
              <w:rPr>
                <w:rStyle w:val="Hipervnculo"/>
                <w:noProof/>
              </w:rPr>
              <w:t>4.5.6 Factibilidad operativa</w:t>
            </w:r>
            <w:r>
              <w:rPr>
                <w:noProof/>
                <w:webHidden/>
              </w:rPr>
              <w:tab/>
            </w:r>
            <w:r>
              <w:rPr>
                <w:noProof/>
                <w:webHidden/>
              </w:rPr>
              <w:fldChar w:fldCharType="begin"/>
            </w:r>
            <w:r>
              <w:rPr>
                <w:noProof/>
                <w:webHidden/>
              </w:rPr>
              <w:instrText xml:space="preserve"> PAGEREF _Toc229993954 \h </w:instrText>
            </w:r>
            <w:r>
              <w:rPr>
                <w:noProof/>
                <w:webHidden/>
              </w:rPr>
            </w:r>
            <w:r>
              <w:rPr>
                <w:noProof/>
                <w:webHidden/>
              </w:rPr>
              <w:fldChar w:fldCharType="separate"/>
            </w:r>
            <w:r w:rsidR="00F43743">
              <w:rPr>
                <w:noProof/>
                <w:webHidden/>
              </w:rPr>
              <w:t>53</w:t>
            </w:r>
            <w:r>
              <w:rPr>
                <w:noProof/>
                <w:webHidden/>
              </w:rPr>
              <w:fldChar w:fldCharType="end"/>
            </w:r>
          </w:hyperlink>
        </w:p>
        <w:p w14:paraId="5219A8C9" w14:textId="07137F1C" w:rsidR="008A4B45" w:rsidRDefault="008A4B45">
          <w:pPr>
            <w:pStyle w:val="TDC3"/>
            <w:tabs>
              <w:tab w:val="right" w:leader="dot" w:pos="8828"/>
            </w:tabs>
            <w:rPr>
              <w:rFonts w:asciiTheme="minorHAnsi" w:eastAsiaTheme="minorEastAsia" w:hAnsiTheme="minorHAnsi"/>
              <w:noProof/>
              <w:sz w:val="24"/>
              <w:lang w:eastAsia="es-MX"/>
            </w:rPr>
          </w:pPr>
          <w:hyperlink w:anchor="_Toc229993955" w:history="1">
            <w:r w:rsidRPr="002A4C48">
              <w:rPr>
                <w:rStyle w:val="Hipervnculo"/>
                <w:noProof/>
              </w:rPr>
              <w:t>4.5.7 Factibilidad temporal</w:t>
            </w:r>
            <w:r>
              <w:rPr>
                <w:noProof/>
                <w:webHidden/>
              </w:rPr>
              <w:tab/>
            </w:r>
            <w:r>
              <w:rPr>
                <w:noProof/>
                <w:webHidden/>
              </w:rPr>
              <w:fldChar w:fldCharType="begin"/>
            </w:r>
            <w:r>
              <w:rPr>
                <w:noProof/>
                <w:webHidden/>
              </w:rPr>
              <w:instrText xml:space="preserve"> PAGEREF _Toc229993955 \h </w:instrText>
            </w:r>
            <w:r>
              <w:rPr>
                <w:noProof/>
                <w:webHidden/>
              </w:rPr>
            </w:r>
            <w:r>
              <w:rPr>
                <w:noProof/>
                <w:webHidden/>
              </w:rPr>
              <w:fldChar w:fldCharType="separate"/>
            </w:r>
            <w:r w:rsidR="00F43743">
              <w:rPr>
                <w:noProof/>
                <w:webHidden/>
              </w:rPr>
              <w:t>54</w:t>
            </w:r>
            <w:r>
              <w:rPr>
                <w:noProof/>
                <w:webHidden/>
              </w:rPr>
              <w:fldChar w:fldCharType="end"/>
            </w:r>
          </w:hyperlink>
        </w:p>
        <w:p w14:paraId="3D6CF9D1" w14:textId="23D4B6F3" w:rsidR="008A4B45" w:rsidRDefault="008A4B45">
          <w:pPr>
            <w:pStyle w:val="TDC3"/>
            <w:tabs>
              <w:tab w:val="right" w:leader="dot" w:pos="8828"/>
            </w:tabs>
            <w:rPr>
              <w:rFonts w:asciiTheme="minorHAnsi" w:eastAsiaTheme="minorEastAsia" w:hAnsiTheme="minorHAnsi"/>
              <w:noProof/>
              <w:sz w:val="24"/>
              <w:lang w:eastAsia="es-MX"/>
            </w:rPr>
          </w:pPr>
          <w:hyperlink w:anchor="_Toc229993956" w:history="1">
            <w:r w:rsidRPr="002A4C48">
              <w:rPr>
                <w:rStyle w:val="Hipervnculo"/>
                <w:noProof/>
              </w:rPr>
              <w:t>4.5.8 Gestión de versiones del proyecto</w:t>
            </w:r>
            <w:r>
              <w:rPr>
                <w:noProof/>
                <w:webHidden/>
              </w:rPr>
              <w:tab/>
            </w:r>
            <w:r>
              <w:rPr>
                <w:noProof/>
                <w:webHidden/>
              </w:rPr>
              <w:fldChar w:fldCharType="begin"/>
            </w:r>
            <w:r>
              <w:rPr>
                <w:noProof/>
                <w:webHidden/>
              </w:rPr>
              <w:instrText xml:space="preserve"> PAGEREF _Toc229993956 \h </w:instrText>
            </w:r>
            <w:r>
              <w:rPr>
                <w:noProof/>
                <w:webHidden/>
              </w:rPr>
            </w:r>
            <w:r>
              <w:rPr>
                <w:noProof/>
                <w:webHidden/>
              </w:rPr>
              <w:fldChar w:fldCharType="separate"/>
            </w:r>
            <w:r w:rsidR="00F43743">
              <w:rPr>
                <w:noProof/>
                <w:webHidden/>
              </w:rPr>
              <w:t>55</w:t>
            </w:r>
            <w:r>
              <w:rPr>
                <w:noProof/>
                <w:webHidden/>
              </w:rPr>
              <w:fldChar w:fldCharType="end"/>
            </w:r>
          </w:hyperlink>
        </w:p>
        <w:p w14:paraId="18B895C1" w14:textId="3CFAE96C" w:rsidR="008A4B45" w:rsidRDefault="008A4B45">
          <w:pPr>
            <w:pStyle w:val="TDC2"/>
            <w:tabs>
              <w:tab w:val="right" w:leader="dot" w:pos="8828"/>
            </w:tabs>
            <w:rPr>
              <w:rFonts w:asciiTheme="minorHAnsi" w:eastAsiaTheme="minorEastAsia" w:hAnsiTheme="minorHAnsi"/>
              <w:noProof/>
              <w:sz w:val="24"/>
              <w:lang w:eastAsia="es-MX"/>
            </w:rPr>
          </w:pPr>
          <w:hyperlink w:anchor="_Toc229993957" w:history="1">
            <w:r w:rsidRPr="002A4C48">
              <w:rPr>
                <w:rStyle w:val="Hipervnculo"/>
                <w:noProof/>
              </w:rPr>
              <w:t>4.6 Arquitectura</w:t>
            </w:r>
            <w:r>
              <w:rPr>
                <w:noProof/>
                <w:webHidden/>
              </w:rPr>
              <w:tab/>
            </w:r>
            <w:r>
              <w:rPr>
                <w:noProof/>
                <w:webHidden/>
              </w:rPr>
              <w:fldChar w:fldCharType="begin"/>
            </w:r>
            <w:r>
              <w:rPr>
                <w:noProof/>
                <w:webHidden/>
              </w:rPr>
              <w:instrText xml:space="preserve"> PAGEREF _Toc229993957 \h </w:instrText>
            </w:r>
            <w:r>
              <w:rPr>
                <w:noProof/>
                <w:webHidden/>
              </w:rPr>
            </w:r>
            <w:r>
              <w:rPr>
                <w:noProof/>
                <w:webHidden/>
              </w:rPr>
              <w:fldChar w:fldCharType="separate"/>
            </w:r>
            <w:r w:rsidR="00F43743">
              <w:rPr>
                <w:noProof/>
                <w:webHidden/>
              </w:rPr>
              <w:t>56</w:t>
            </w:r>
            <w:r>
              <w:rPr>
                <w:noProof/>
                <w:webHidden/>
              </w:rPr>
              <w:fldChar w:fldCharType="end"/>
            </w:r>
          </w:hyperlink>
        </w:p>
        <w:p w14:paraId="7C55C3E2" w14:textId="3B1753A4" w:rsidR="008A4B45" w:rsidRDefault="008A4B45">
          <w:pPr>
            <w:pStyle w:val="TDC3"/>
            <w:tabs>
              <w:tab w:val="right" w:leader="dot" w:pos="8828"/>
            </w:tabs>
            <w:rPr>
              <w:rFonts w:asciiTheme="minorHAnsi" w:eastAsiaTheme="minorEastAsia" w:hAnsiTheme="minorHAnsi"/>
              <w:noProof/>
              <w:sz w:val="24"/>
              <w:lang w:eastAsia="es-MX"/>
            </w:rPr>
          </w:pPr>
          <w:hyperlink w:anchor="_Toc229993958" w:history="1">
            <w:r w:rsidRPr="002A4C48">
              <w:rPr>
                <w:rStyle w:val="Hipervnculo"/>
                <w:noProof/>
              </w:rPr>
              <w:t>4.6.1 Diagrama general</w:t>
            </w:r>
            <w:r>
              <w:rPr>
                <w:noProof/>
                <w:webHidden/>
              </w:rPr>
              <w:tab/>
            </w:r>
            <w:r>
              <w:rPr>
                <w:noProof/>
                <w:webHidden/>
              </w:rPr>
              <w:fldChar w:fldCharType="begin"/>
            </w:r>
            <w:r>
              <w:rPr>
                <w:noProof/>
                <w:webHidden/>
              </w:rPr>
              <w:instrText xml:space="preserve"> PAGEREF _Toc229993958 \h </w:instrText>
            </w:r>
            <w:r>
              <w:rPr>
                <w:noProof/>
                <w:webHidden/>
              </w:rPr>
            </w:r>
            <w:r>
              <w:rPr>
                <w:noProof/>
                <w:webHidden/>
              </w:rPr>
              <w:fldChar w:fldCharType="separate"/>
            </w:r>
            <w:r w:rsidR="00F43743">
              <w:rPr>
                <w:noProof/>
                <w:webHidden/>
              </w:rPr>
              <w:t>56</w:t>
            </w:r>
            <w:r>
              <w:rPr>
                <w:noProof/>
                <w:webHidden/>
              </w:rPr>
              <w:fldChar w:fldCharType="end"/>
            </w:r>
          </w:hyperlink>
        </w:p>
        <w:p w14:paraId="0148ACD7" w14:textId="11E4D9B7" w:rsidR="008A4B45" w:rsidRDefault="008A4B45">
          <w:pPr>
            <w:pStyle w:val="TDC3"/>
            <w:tabs>
              <w:tab w:val="right" w:leader="dot" w:pos="8828"/>
            </w:tabs>
            <w:rPr>
              <w:rFonts w:asciiTheme="minorHAnsi" w:eastAsiaTheme="minorEastAsia" w:hAnsiTheme="minorHAnsi"/>
              <w:noProof/>
              <w:sz w:val="24"/>
              <w:lang w:eastAsia="es-MX"/>
            </w:rPr>
          </w:pPr>
          <w:hyperlink w:anchor="_Toc229993959" w:history="1">
            <w:r w:rsidRPr="002A4C48">
              <w:rPr>
                <w:rStyle w:val="Hipervnculo"/>
                <w:noProof/>
              </w:rPr>
              <w:t>4.6.2 Diagrama de contexto</w:t>
            </w:r>
            <w:r>
              <w:rPr>
                <w:noProof/>
                <w:webHidden/>
              </w:rPr>
              <w:tab/>
            </w:r>
            <w:r>
              <w:rPr>
                <w:noProof/>
                <w:webHidden/>
              </w:rPr>
              <w:fldChar w:fldCharType="begin"/>
            </w:r>
            <w:r>
              <w:rPr>
                <w:noProof/>
                <w:webHidden/>
              </w:rPr>
              <w:instrText xml:space="preserve"> PAGEREF _Toc229993959 \h </w:instrText>
            </w:r>
            <w:r>
              <w:rPr>
                <w:noProof/>
                <w:webHidden/>
              </w:rPr>
            </w:r>
            <w:r>
              <w:rPr>
                <w:noProof/>
                <w:webHidden/>
              </w:rPr>
              <w:fldChar w:fldCharType="separate"/>
            </w:r>
            <w:r w:rsidR="00F43743">
              <w:rPr>
                <w:noProof/>
                <w:webHidden/>
              </w:rPr>
              <w:t>58</w:t>
            </w:r>
            <w:r>
              <w:rPr>
                <w:noProof/>
                <w:webHidden/>
              </w:rPr>
              <w:fldChar w:fldCharType="end"/>
            </w:r>
          </w:hyperlink>
        </w:p>
        <w:p w14:paraId="5C1B71C5" w14:textId="56A97C82" w:rsidR="008A4B45" w:rsidRDefault="008A4B45">
          <w:pPr>
            <w:pStyle w:val="TDC3"/>
            <w:tabs>
              <w:tab w:val="right" w:leader="dot" w:pos="8828"/>
            </w:tabs>
            <w:rPr>
              <w:rFonts w:asciiTheme="minorHAnsi" w:eastAsiaTheme="minorEastAsia" w:hAnsiTheme="minorHAnsi"/>
              <w:noProof/>
              <w:sz w:val="24"/>
              <w:lang w:eastAsia="es-MX"/>
            </w:rPr>
          </w:pPr>
          <w:hyperlink w:anchor="_Toc229993960" w:history="1">
            <w:r w:rsidRPr="002A4C48">
              <w:rPr>
                <w:rStyle w:val="Hipervnculo"/>
                <w:rFonts w:eastAsia="Arial"/>
                <w:noProof/>
              </w:rPr>
              <w:t>4.6.3 Diagrama de Contenedores (Nivel 2)</w:t>
            </w:r>
            <w:r>
              <w:rPr>
                <w:noProof/>
                <w:webHidden/>
              </w:rPr>
              <w:tab/>
            </w:r>
            <w:r>
              <w:rPr>
                <w:noProof/>
                <w:webHidden/>
              </w:rPr>
              <w:fldChar w:fldCharType="begin"/>
            </w:r>
            <w:r>
              <w:rPr>
                <w:noProof/>
                <w:webHidden/>
              </w:rPr>
              <w:instrText xml:space="preserve"> PAGEREF _Toc229993960 \h </w:instrText>
            </w:r>
            <w:r>
              <w:rPr>
                <w:noProof/>
                <w:webHidden/>
              </w:rPr>
            </w:r>
            <w:r>
              <w:rPr>
                <w:noProof/>
                <w:webHidden/>
              </w:rPr>
              <w:fldChar w:fldCharType="separate"/>
            </w:r>
            <w:r w:rsidR="00F43743">
              <w:rPr>
                <w:noProof/>
                <w:webHidden/>
              </w:rPr>
              <w:t>60</w:t>
            </w:r>
            <w:r>
              <w:rPr>
                <w:noProof/>
                <w:webHidden/>
              </w:rPr>
              <w:fldChar w:fldCharType="end"/>
            </w:r>
          </w:hyperlink>
        </w:p>
        <w:p w14:paraId="23E87F37" w14:textId="754395BA" w:rsidR="008A4B45" w:rsidRDefault="008A4B45">
          <w:pPr>
            <w:pStyle w:val="TDC3"/>
            <w:tabs>
              <w:tab w:val="right" w:leader="dot" w:pos="8828"/>
            </w:tabs>
            <w:rPr>
              <w:rFonts w:asciiTheme="minorHAnsi" w:eastAsiaTheme="minorEastAsia" w:hAnsiTheme="minorHAnsi"/>
              <w:noProof/>
              <w:sz w:val="24"/>
              <w:lang w:eastAsia="es-MX"/>
            </w:rPr>
          </w:pPr>
          <w:hyperlink w:anchor="_Toc229993961" w:history="1">
            <w:r w:rsidRPr="002A4C48">
              <w:rPr>
                <w:rStyle w:val="Hipervnculo"/>
                <w:rFonts w:eastAsia="Arial"/>
                <w:noProof/>
              </w:rPr>
              <w:t>4.6.4 Diagrama de Componentes (Nivel 3)</w:t>
            </w:r>
            <w:r>
              <w:rPr>
                <w:noProof/>
                <w:webHidden/>
              </w:rPr>
              <w:tab/>
            </w:r>
            <w:r>
              <w:rPr>
                <w:noProof/>
                <w:webHidden/>
              </w:rPr>
              <w:fldChar w:fldCharType="begin"/>
            </w:r>
            <w:r>
              <w:rPr>
                <w:noProof/>
                <w:webHidden/>
              </w:rPr>
              <w:instrText xml:space="preserve"> PAGEREF _Toc229993961 \h </w:instrText>
            </w:r>
            <w:r>
              <w:rPr>
                <w:noProof/>
                <w:webHidden/>
              </w:rPr>
            </w:r>
            <w:r>
              <w:rPr>
                <w:noProof/>
                <w:webHidden/>
              </w:rPr>
              <w:fldChar w:fldCharType="separate"/>
            </w:r>
            <w:r w:rsidR="00F43743">
              <w:rPr>
                <w:noProof/>
                <w:webHidden/>
              </w:rPr>
              <w:t>61</w:t>
            </w:r>
            <w:r>
              <w:rPr>
                <w:noProof/>
                <w:webHidden/>
              </w:rPr>
              <w:fldChar w:fldCharType="end"/>
            </w:r>
          </w:hyperlink>
        </w:p>
        <w:p w14:paraId="29652E75" w14:textId="2D175321" w:rsidR="008A4B45" w:rsidRDefault="008A4B45">
          <w:pPr>
            <w:pStyle w:val="TDC2"/>
            <w:tabs>
              <w:tab w:val="right" w:leader="dot" w:pos="8828"/>
            </w:tabs>
            <w:rPr>
              <w:rFonts w:asciiTheme="minorHAnsi" w:eastAsiaTheme="minorEastAsia" w:hAnsiTheme="minorHAnsi"/>
              <w:noProof/>
              <w:sz w:val="24"/>
              <w:lang w:eastAsia="es-MX"/>
            </w:rPr>
          </w:pPr>
          <w:hyperlink w:anchor="_Toc229993962" w:history="1">
            <w:r w:rsidRPr="002A4C48">
              <w:rPr>
                <w:rStyle w:val="Hipervnculo"/>
                <w:noProof/>
              </w:rPr>
              <w:t>4.7 Casos de uso</w:t>
            </w:r>
            <w:r>
              <w:rPr>
                <w:noProof/>
                <w:webHidden/>
              </w:rPr>
              <w:tab/>
            </w:r>
            <w:r>
              <w:rPr>
                <w:noProof/>
                <w:webHidden/>
              </w:rPr>
              <w:fldChar w:fldCharType="begin"/>
            </w:r>
            <w:r>
              <w:rPr>
                <w:noProof/>
                <w:webHidden/>
              </w:rPr>
              <w:instrText xml:space="preserve"> PAGEREF _Toc229993962 \h </w:instrText>
            </w:r>
            <w:r>
              <w:rPr>
                <w:noProof/>
                <w:webHidden/>
              </w:rPr>
            </w:r>
            <w:r>
              <w:rPr>
                <w:noProof/>
                <w:webHidden/>
              </w:rPr>
              <w:fldChar w:fldCharType="separate"/>
            </w:r>
            <w:r w:rsidR="00F43743">
              <w:rPr>
                <w:noProof/>
                <w:webHidden/>
              </w:rPr>
              <w:t>65</w:t>
            </w:r>
            <w:r>
              <w:rPr>
                <w:noProof/>
                <w:webHidden/>
              </w:rPr>
              <w:fldChar w:fldCharType="end"/>
            </w:r>
          </w:hyperlink>
        </w:p>
        <w:p w14:paraId="29B4114D" w14:textId="1D434FE5" w:rsidR="008A4B45" w:rsidRDefault="008A4B45">
          <w:pPr>
            <w:pStyle w:val="TDC2"/>
            <w:tabs>
              <w:tab w:val="right" w:leader="dot" w:pos="8828"/>
            </w:tabs>
            <w:rPr>
              <w:rFonts w:asciiTheme="minorHAnsi" w:eastAsiaTheme="minorEastAsia" w:hAnsiTheme="minorHAnsi"/>
              <w:noProof/>
              <w:sz w:val="24"/>
              <w:lang w:eastAsia="es-MX"/>
            </w:rPr>
          </w:pPr>
          <w:hyperlink w:anchor="_Toc229993963" w:history="1">
            <w:r w:rsidRPr="002A4C48">
              <w:rPr>
                <w:rStyle w:val="Hipervnculo"/>
                <w:noProof/>
              </w:rPr>
              <w:t>4.8 Diagrama de secuencia</w:t>
            </w:r>
            <w:r>
              <w:rPr>
                <w:noProof/>
                <w:webHidden/>
              </w:rPr>
              <w:tab/>
            </w:r>
            <w:r>
              <w:rPr>
                <w:noProof/>
                <w:webHidden/>
              </w:rPr>
              <w:fldChar w:fldCharType="begin"/>
            </w:r>
            <w:r>
              <w:rPr>
                <w:noProof/>
                <w:webHidden/>
              </w:rPr>
              <w:instrText xml:space="preserve"> PAGEREF _Toc229993963 \h </w:instrText>
            </w:r>
            <w:r>
              <w:rPr>
                <w:noProof/>
                <w:webHidden/>
              </w:rPr>
            </w:r>
            <w:r>
              <w:rPr>
                <w:noProof/>
                <w:webHidden/>
              </w:rPr>
              <w:fldChar w:fldCharType="separate"/>
            </w:r>
            <w:r w:rsidR="00F43743">
              <w:rPr>
                <w:noProof/>
                <w:webHidden/>
              </w:rPr>
              <w:t>114</w:t>
            </w:r>
            <w:r>
              <w:rPr>
                <w:noProof/>
                <w:webHidden/>
              </w:rPr>
              <w:fldChar w:fldCharType="end"/>
            </w:r>
          </w:hyperlink>
        </w:p>
        <w:p w14:paraId="7C0885CB" w14:textId="13241F9B" w:rsidR="008A4B45" w:rsidRDefault="008A4B45">
          <w:pPr>
            <w:pStyle w:val="TDC3"/>
            <w:tabs>
              <w:tab w:val="right" w:leader="dot" w:pos="8828"/>
            </w:tabs>
            <w:rPr>
              <w:rFonts w:asciiTheme="minorHAnsi" w:eastAsiaTheme="minorEastAsia" w:hAnsiTheme="minorHAnsi"/>
              <w:noProof/>
              <w:sz w:val="24"/>
              <w:lang w:eastAsia="es-MX"/>
            </w:rPr>
          </w:pPr>
          <w:hyperlink w:anchor="_Toc229993964" w:history="1">
            <w:r w:rsidRPr="002A4C48">
              <w:rPr>
                <w:rStyle w:val="Hipervnculo"/>
                <w:noProof/>
              </w:rPr>
              <w:t>4.8.1 Realizar pedido</w:t>
            </w:r>
            <w:r>
              <w:rPr>
                <w:noProof/>
                <w:webHidden/>
              </w:rPr>
              <w:tab/>
            </w:r>
            <w:r>
              <w:rPr>
                <w:noProof/>
                <w:webHidden/>
              </w:rPr>
              <w:fldChar w:fldCharType="begin"/>
            </w:r>
            <w:r>
              <w:rPr>
                <w:noProof/>
                <w:webHidden/>
              </w:rPr>
              <w:instrText xml:space="preserve"> PAGEREF _Toc229993964 \h </w:instrText>
            </w:r>
            <w:r>
              <w:rPr>
                <w:noProof/>
                <w:webHidden/>
              </w:rPr>
            </w:r>
            <w:r>
              <w:rPr>
                <w:noProof/>
                <w:webHidden/>
              </w:rPr>
              <w:fldChar w:fldCharType="separate"/>
            </w:r>
            <w:r w:rsidR="00F43743">
              <w:rPr>
                <w:noProof/>
                <w:webHidden/>
              </w:rPr>
              <w:t>114</w:t>
            </w:r>
            <w:r>
              <w:rPr>
                <w:noProof/>
                <w:webHidden/>
              </w:rPr>
              <w:fldChar w:fldCharType="end"/>
            </w:r>
          </w:hyperlink>
        </w:p>
        <w:p w14:paraId="6E01C03E" w14:textId="1FD35EA0" w:rsidR="008A4B45" w:rsidRDefault="008A4B45">
          <w:pPr>
            <w:pStyle w:val="TDC3"/>
            <w:tabs>
              <w:tab w:val="right" w:leader="dot" w:pos="8828"/>
            </w:tabs>
            <w:rPr>
              <w:rFonts w:asciiTheme="minorHAnsi" w:eastAsiaTheme="minorEastAsia" w:hAnsiTheme="minorHAnsi"/>
              <w:noProof/>
              <w:sz w:val="24"/>
              <w:lang w:eastAsia="es-MX"/>
            </w:rPr>
          </w:pPr>
          <w:hyperlink w:anchor="_Toc229993965" w:history="1">
            <w:r w:rsidRPr="002A4C48">
              <w:rPr>
                <w:rStyle w:val="Hipervnculo"/>
                <w:noProof/>
              </w:rPr>
              <w:t>4.8.2 Elegir pedido y Obtener Ruta</w:t>
            </w:r>
            <w:r>
              <w:rPr>
                <w:noProof/>
                <w:webHidden/>
              </w:rPr>
              <w:tab/>
            </w:r>
            <w:r>
              <w:rPr>
                <w:noProof/>
                <w:webHidden/>
              </w:rPr>
              <w:fldChar w:fldCharType="begin"/>
            </w:r>
            <w:r>
              <w:rPr>
                <w:noProof/>
                <w:webHidden/>
              </w:rPr>
              <w:instrText xml:space="preserve"> PAGEREF _Toc229993965 \h </w:instrText>
            </w:r>
            <w:r>
              <w:rPr>
                <w:noProof/>
                <w:webHidden/>
              </w:rPr>
            </w:r>
            <w:r>
              <w:rPr>
                <w:noProof/>
                <w:webHidden/>
              </w:rPr>
              <w:fldChar w:fldCharType="separate"/>
            </w:r>
            <w:r w:rsidR="00F43743">
              <w:rPr>
                <w:noProof/>
                <w:webHidden/>
              </w:rPr>
              <w:t>115</w:t>
            </w:r>
            <w:r>
              <w:rPr>
                <w:noProof/>
                <w:webHidden/>
              </w:rPr>
              <w:fldChar w:fldCharType="end"/>
            </w:r>
          </w:hyperlink>
        </w:p>
        <w:p w14:paraId="54390255" w14:textId="1611FA84" w:rsidR="008A4B45" w:rsidRDefault="008A4B45">
          <w:pPr>
            <w:pStyle w:val="TDC3"/>
            <w:tabs>
              <w:tab w:val="right" w:leader="dot" w:pos="8828"/>
            </w:tabs>
            <w:rPr>
              <w:rFonts w:asciiTheme="minorHAnsi" w:eastAsiaTheme="minorEastAsia" w:hAnsiTheme="minorHAnsi"/>
              <w:noProof/>
              <w:sz w:val="24"/>
              <w:lang w:eastAsia="es-MX"/>
            </w:rPr>
          </w:pPr>
          <w:hyperlink w:anchor="_Toc229993966" w:history="1">
            <w:r w:rsidRPr="002A4C48">
              <w:rPr>
                <w:rStyle w:val="Hipervnculo"/>
                <w:noProof/>
              </w:rPr>
              <w:t>4.8.3 Registrar entrega</w:t>
            </w:r>
            <w:r>
              <w:rPr>
                <w:noProof/>
                <w:webHidden/>
              </w:rPr>
              <w:tab/>
            </w:r>
            <w:r>
              <w:rPr>
                <w:noProof/>
                <w:webHidden/>
              </w:rPr>
              <w:fldChar w:fldCharType="begin"/>
            </w:r>
            <w:r>
              <w:rPr>
                <w:noProof/>
                <w:webHidden/>
              </w:rPr>
              <w:instrText xml:space="preserve"> PAGEREF _Toc229993966 \h </w:instrText>
            </w:r>
            <w:r>
              <w:rPr>
                <w:noProof/>
                <w:webHidden/>
              </w:rPr>
            </w:r>
            <w:r>
              <w:rPr>
                <w:noProof/>
                <w:webHidden/>
              </w:rPr>
              <w:fldChar w:fldCharType="separate"/>
            </w:r>
            <w:r w:rsidR="00F43743">
              <w:rPr>
                <w:noProof/>
                <w:webHidden/>
              </w:rPr>
              <w:t>116</w:t>
            </w:r>
            <w:r>
              <w:rPr>
                <w:noProof/>
                <w:webHidden/>
              </w:rPr>
              <w:fldChar w:fldCharType="end"/>
            </w:r>
          </w:hyperlink>
        </w:p>
        <w:p w14:paraId="2A1B61CE" w14:textId="679089FE" w:rsidR="008A4B45" w:rsidRDefault="008A4B45">
          <w:pPr>
            <w:pStyle w:val="TDC3"/>
            <w:tabs>
              <w:tab w:val="right" w:leader="dot" w:pos="8828"/>
            </w:tabs>
            <w:rPr>
              <w:rFonts w:asciiTheme="minorHAnsi" w:eastAsiaTheme="minorEastAsia" w:hAnsiTheme="minorHAnsi"/>
              <w:noProof/>
              <w:sz w:val="24"/>
              <w:lang w:eastAsia="es-MX"/>
            </w:rPr>
          </w:pPr>
          <w:hyperlink w:anchor="_Toc229993967" w:history="1">
            <w:r w:rsidRPr="002A4C48">
              <w:rPr>
                <w:rStyle w:val="Hipervnculo"/>
                <w:noProof/>
              </w:rPr>
              <w:t>4.8.4 Registrarse</w:t>
            </w:r>
            <w:r>
              <w:rPr>
                <w:noProof/>
                <w:webHidden/>
              </w:rPr>
              <w:tab/>
            </w:r>
            <w:r>
              <w:rPr>
                <w:noProof/>
                <w:webHidden/>
              </w:rPr>
              <w:fldChar w:fldCharType="begin"/>
            </w:r>
            <w:r>
              <w:rPr>
                <w:noProof/>
                <w:webHidden/>
              </w:rPr>
              <w:instrText xml:space="preserve"> PAGEREF _Toc229993967 \h </w:instrText>
            </w:r>
            <w:r>
              <w:rPr>
                <w:noProof/>
                <w:webHidden/>
              </w:rPr>
            </w:r>
            <w:r>
              <w:rPr>
                <w:noProof/>
                <w:webHidden/>
              </w:rPr>
              <w:fldChar w:fldCharType="separate"/>
            </w:r>
            <w:r w:rsidR="00F43743">
              <w:rPr>
                <w:noProof/>
                <w:webHidden/>
              </w:rPr>
              <w:t>117</w:t>
            </w:r>
            <w:r>
              <w:rPr>
                <w:noProof/>
                <w:webHidden/>
              </w:rPr>
              <w:fldChar w:fldCharType="end"/>
            </w:r>
          </w:hyperlink>
        </w:p>
        <w:p w14:paraId="7783D707" w14:textId="4C6A897A" w:rsidR="008A4B45" w:rsidRDefault="008A4B45">
          <w:pPr>
            <w:pStyle w:val="TDC3"/>
            <w:tabs>
              <w:tab w:val="right" w:leader="dot" w:pos="8828"/>
            </w:tabs>
            <w:rPr>
              <w:rFonts w:asciiTheme="minorHAnsi" w:eastAsiaTheme="minorEastAsia" w:hAnsiTheme="minorHAnsi"/>
              <w:noProof/>
              <w:sz w:val="24"/>
              <w:lang w:eastAsia="es-MX"/>
            </w:rPr>
          </w:pPr>
          <w:hyperlink w:anchor="_Toc229993968" w:history="1">
            <w:r w:rsidRPr="002A4C48">
              <w:rPr>
                <w:rStyle w:val="Hipervnculo"/>
                <w:noProof/>
              </w:rPr>
              <w:t>4.8.5 Iniciar sesión</w:t>
            </w:r>
            <w:r>
              <w:rPr>
                <w:noProof/>
                <w:webHidden/>
              </w:rPr>
              <w:tab/>
            </w:r>
            <w:r>
              <w:rPr>
                <w:noProof/>
                <w:webHidden/>
              </w:rPr>
              <w:fldChar w:fldCharType="begin"/>
            </w:r>
            <w:r>
              <w:rPr>
                <w:noProof/>
                <w:webHidden/>
              </w:rPr>
              <w:instrText xml:space="preserve"> PAGEREF _Toc229993968 \h </w:instrText>
            </w:r>
            <w:r>
              <w:rPr>
                <w:noProof/>
                <w:webHidden/>
              </w:rPr>
            </w:r>
            <w:r>
              <w:rPr>
                <w:noProof/>
                <w:webHidden/>
              </w:rPr>
              <w:fldChar w:fldCharType="separate"/>
            </w:r>
            <w:r w:rsidR="00F43743">
              <w:rPr>
                <w:noProof/>
                <w:webHidden/>
              </w:rPr>
              <w:t>118</w:t>
            </w:r>
            <w:r>
              <w:rPr>
                <w:noProof/>
                <w:webHidden/>
              </w:rPr>
              <w:fldChar w:fldCharType="end"/>
            </w:r>
          </w:hyperlink>
        </w:p>
        <w:p w14:paraId="17DD146B" w14:textId="7255A045" w:rsidR="008A4B45" w:rsidRDefault="008A4B45">
          <w:pPr>
            <w:pStyle w:val="TDC3"/>
            <w:tabs>
              <w:tab w:val="right" w:leader="dot" w:pos="8828"/>
            </w:tabs>
            <w:rPr>
              <w:rFonts w:asciiTheme="minorHAnsi" w:eastAsiaTheme="minorEastAsia" w:hAnsiTheme="minorHAnsi"/>
              <w:noProof/>
              <w:sz w:val="24"/>
              <w:lang w:eastAsia="es-MX"/>
            </w:rPr>
          </w:pPr>
          <w:hyperlink w:anchor="_Toc229993969" w:history="1">
            <w:r w:rsidRPr="002A4C48">
              <w:rPr>
                <w:rStyle w:val="Hipervnculo"/>
                <w:noProof/>
              </w:rPr>
              <w:t>4.8.6 Iniciar jornada</w:t>
            </w:r>
            <w:r>
              <w:rPr>
                <w:noProof/>
                <w:webHidden/>
              </w:rPr>
              <w:tab/>
            </w:r>
            <w:r>
              <w:rPr>
                <w:noProof/>
                <w:webHidden/>
              </w:rPr>
              <w:fldChar w:fldCharType="begin"/>
            </w:r>
            <w:r>
              <w:rPr>
                <w:noProof/>
                <w:webHidden/>
              </w:rPr>
              <w:instrText xml:space="preserve"> PAGEREF _Toc229993969 \h </w:instrText>
            </w:r>
            <w:r>
              <w:rPr>
                <w:noProof/>
                <w:webHidden/>
              </w:rPr>
            </w:r>
            <w:r>
              <w:rPr>
                <w:noProof/>
                <w:webHidden/>
              </w:rPr>
              <w:fldChar w:fldCharType="separate"/>
            </w:r>
            <w:r w:rsidR="00F43743">
              <w:rPr>
                <w:noProof/>
                <w:webHidden/>
              </w:rPr>
              <w:t>119</w:t>
            </w:r>
            <w:r>
              <w:rPr>
                <w:noProof/>
                <w:webHidden/>
              </w:rPr>
              <w:fldChar w:fldCharType="end"/>
            </w:r>
          </w:hyperlink>
        </w:p>
        <w:p w14:paraId="1764FD81" w14:textId="4557E981" w:rsidR="008A4B45" w:rsidRDefault="008A4B45">
          <w:pPr>
            <w:pStyle w:val="TDC2"/>
            <w:tabs>
              <w:tab w:val="right" w:leader="dot" w:pos="8828"/>
            </w:tabs>
            <w:rPr>
              <w:rFonts w:asciiTheme="minorHAnsi" w:eastAsiaTheme="minorEastAsia" w:hAnsiTheme="minorHAnsi"/>
              <w:noProof/>
              <w:sz w:val="24"/>
              <w:lang w:eastAsia="es-MX"/>
            </w:rPr>
          </w:pPr>
          <w:hyperlink w:anchor="_Toc229993970" w:history="1">
            <w:r w:rsidRPr="002A4C48">
              <w:rPr>
                <w:rStyle w:val="Hipervnculo"/>
                <w:noProof/>
              </w:rPr>
              <w:t>4.9 Diagrama BPMN (Modelado y notación de procesos del negocio)</w:t>
            </w:r>
            <w:r>
              <w:rPr>
                <w:noProof/>
                <w:webHidden/>
              </w:rPr>
              <w:tab/>
            </w:r>
            <w:r>
              <w:rPr>
                <w:noProof/>
                <w:webHidden/>
              </w:rPr>
              <w:fldChar w:fldCharType="begin"/>
            </w:r>
            <w:r>
              <w:rPr>
                <w:noProof/>
                <w:webHidden/>
              </w:rPr>
              <w:instrText xml:space="preserve"> PAGEREF _Toc229993970 \h </w:instrText>
            </w:r>
            <w:r>
              <w:rPr>
                <w:noProof/>
                <w:webHidden/>
              </w:rPr>
            </w:r>
            <w:r>
              <w:rPr>
                <w:noProof/>
                <w:webHidden/>
              </w:rPr>
              <w:fldChar w:fldCharType="separate"/>
            </w:r>
            <w:r w:rsidR="00F43743">
              <w:rPr>
                <w:noProof/>
                <w:webHidden/>
              </w:rPr>
              <w:t>120</w:t>
            </w:r>
            <w:r>
              <w:rPr>
                <w:noProof/>
                <w:webHidden/>
              </w:rPr>
              <w:fldChar w:fldCharType="end"/>
            </w:r>
          </w:hyperlink>
        </w:p>
        <w:p w14:paraId="185DECEC" w14:textId="6C1F18EA" w:rsidR="008A4B45" w:rsidRDefault="008A4B45">
          <w:pPr>
            <w:pStyle w:val="TDC3"/>
            <w:tabs>
              <w:tab w:val="right" w:leader="dot" w:pos="8828"/>
            </w:tabs>
            <w:rPr>
              <w:rFonts w:asciiTheme="minorHAnsi" w:eastAsiaTheme="minorEastAsia" w:hAnsiTheme="minorHAnsi"/>
              <w:noProof/>
              <w:sz w:val="24"/>
              <w:lang w:eastAsia="es-MX"/>
            </w:rPr>
          </w:pPr>
          <w:hyperlink w:anchor="_Toc229993971" w:history="1">
            <w:r w:rsidRPr="002A4C48">
              <w:rPr>
                <w:rStyle w:val="Hipervnculo"/>
                <w:noProof/>
              </w:rPr>
              <w:t>4.9.1 Proceso de pedido de garrafones:</w:t>
            </w:r>
            <w:r>
              <w:rPr>
                <w:noProof/>
                <w:webHidden/>
              </w:rPr>
              <w:tab/>
            </w:r>
            <w:r>
              <w:rPr>
                <w:noProof/>
                <w:webHidden/>
              </w:rPr>
              <w:fldChar w:fldCharType="begin"/>
            </w:r>
            <w:r>
              <w:rPr>
                <w:noProof/>
                <w:webHidden/>
              </w:rPr>
              <w:instrText xml:space="preserve"> PAGEREF _Toc229993971 \h </w:instrText>
            </w:r>
            <w:r>
              <w:rPr>
                <w:noProof/>
                <w:webHidden/>
              </w:rPr>
            </w:r>
            <w:r>
              <w:rPr>
                <w:noProof/>
                <w:webHidden/>
              </w:rPr>
              <w:fldChar w:fldCharType="separate"/>
            </w:r>
            <w:r w:rsidR="00F43743">
              <w:rPr>
                <w:noProof/>
                <w:webHidden/>
              </w:rPr>
              <w:t>120</w:t>
            </w:r>
            <w:r>
              <w:rPr>
                <w:noProof/>
                <w:webHidden/>
              </w:rPr>
              <w:fldChar w:fldCharType="end"/>
            </w:r>
          </w:hyperlink>
        </w:p>
        <w:p w14:paraId="6656CFE8" w14:textId="5D5E635E" w:rsidR="008A4B45" w:rsidRDefault="008A4B45">
          <w:pPr>
            <w:pStyle w:val="TDC2"/>
            <w:tabs>
              <w:tab w:val="right" w:leader="dot" w:pos="8828"/>
            </w:tabs>
            <w:rPr>
              <w:rFonts w:asciiTheme="minorHAnsi" w:eastAsiaTheme="minorEastAsia" w:hAnsiTheme="minorHAnsi"/>
              <w:noProof/>
              <w:sz w:val="24"/>
              <w:lang w:eastAsia="es-MX"/>
            </w:rPr>
          </w:pPr>
          <w:hyperlink w:anchor="_Toc229993972" w:history="1">
            <w:r w:rsidRPr="002A4C48">
              <w:rPr>
                <w:rStyle w:val="Hipervnculo"/>
                <w:noProof/>
              </w:rPr>
              <w:t>4.10 Diseño de base de datos</w:t>
            </w:r>
            <w:r>
              <w:rPr>
                <w:noProof/>
                <w:webHidden/>
              </w:rPr>
              <w:tab/>
            </w:r>
            <w:r>
              <w:rPr>
                <w:noProof/>
                <w:webHidden/>
              </w:rPr>
              <w:fldChar w:fldCharType="begin"/>
            </w:r>
            <w:r>
              <w:rPr>
                <w:noProof/>
                <w:webHidden/>
              </w:rPr>
              <w:instrText xml:space="preserve"> PAGEREF _Toc229993972 \h </w:instrText>
            </w:r>
            <w:r>
              <w:rPr>
                <w:noProof/>
                <w:webHidden/>
              </w:rPr>
            </w:r>
            <w:r>
              <w:rPr>
                <w:noProof/>
                <w:webHidden/>
              </w:rPr>
              <w:fldChar w:fldCharType="separate"/>
            </w:r>
            <w:r w:rsidR="00F43743">
              <w:rPr>
                <w:noProof/>
                <w:webHidden/>
              </w:rPr>
              <w:t>121</w:t>
            </w:r>
            <w:r>
              <w:rPr>
                <w:noProof/>
                <w:webHidden/>
              </w:rPr>
              <w:fldChar w:fldCharType="end"/>
            </w:r>
          </w:hyperlink>
        </w:p>
        <w:p w14:paraId="2B72DDA3" w14:textId="5185563D" w:rsidR="008A4B45" w:rsidRDefault="008A4B45">
          <w:pPr>
            <w:pStyle w:val="TDC3"/>
            <w:tabs>
              <w:tab w:val="right" w:leader="dot" w:pos="8828"/>
            </w:tabs>
            <w:rPr>
              <w:rFonts w:asciiTheme="minorHAnsi" w:eastAsiaTheme="minorEastAsia" w:hAnsiTheme="minorHAnsi"/>
              <w:noProof/>
              <w:sz w:val="24"/>
              <w:lang w:eastAsia="es-MX"/>
            </w:rPr>
          </w:pPr>
          <w:hyperlink w:anchor="_Toc229993973" w:history="1">
            <w:r w:rsidRPr="002A4C48">
              <w:rPr>
                <w:rStyle w:val="Hipervnculo"/>
                <w:noProof/>
              </w:rPr>
              <w:t>4.10.1 Modelo lógico</w:t>
            </w:r>
            <w:r>
              <w:rPr>
                <w:noProof/>
                <w:webHidden/>
              </w:rPr>
              <w:tab/>
            </w:r>
            <w:r>
              <w:rPr>
                <w:noProof/>
                <w:webHidden/>
              </w:rPr>
              <w:fldChar w:fldCharType="begin"/>
            </w:r>
            <w:r>
              <w:rPr>
                <w:noProof/>
                <w:webHidden/>
              </w:rPr>
              <w:instrText xml:space="preserve"> PAGEREF _Toc229993973 \h </w:instrText>
            </w:r>
            <w:r>
              <w:rPr>
                <w:noProof/>
                <w:webHidden/>
              </w:rPr>
            </w:r>
            <w:r>
              <w:rPr>
                <w:noProof/>
                <w:webHidden/>
              </w:rPr>
              <w:fldChar w:fldCharType="separate"/>
            </w:r>
            <w:r w:rsidR="00F43743">
              <w:rPr>
                <w:noProof/>
                <w:webHidden/>
              </w:rPr>
              <w:t>121</w:t>
            </w:r>
            <w:r>
              <w:rPr>
                <w:noProof/>
                <w:webHidden/>
              </w:rPr>
              <w:fldChar w:fldCharType="end"/>
            </w:r>
          </w:hyperlink>
        </w:p>
        <w:p w14:paraId="70AD6E55" w14:textId="55AF9259" w:rsidR="008A4B45" w:rsidRDefault="008A4B45">
          <w:pPr>
            <w:pStyle w:val="TDC2"/>
            <w:tabs>
              <w:tab w:val="right" w:leader="dot" w:pos="8828"/>
            </w:tabs>
            <w:rPr>
              <w:rFonts w:asciiTheme="minorHAnsi" w:eastAsiaTheme="minorEastAsia" w:hAnsiTheme="minorHAnsi"/>
              <w:noProof/>
              <w:sz w:val="24"/>
              <w:lang w:eastAsia="es-MX"/>
            </w:rPr>
          </w:pPr>
          <w:hyperlink w:anchor="_Toc229993974" w:history="1">
            <w:r w:rsidRPr="002A4C48">
              <w:rPr>
                <w:rStyle w:val="Hipervnculo"/>
                <w:noProof/>
              </w:rPr>
              <w:t>4.11 Diseño de Vistas</w:t>
            </w:r>
            <w:r>
              <w:rPr>
                <w:noProof/>
                <w:webHidden/>
              </w:rPr>
              <w:tab/>
            </w:r>
            <w:r>
              <w:rPr>
                <w:noProof/>
                <w:webHidden/>
              </w:rPr>
              <w:fldChar w:fldCharType="begin"/>
            </w:r>
            <w:r>
              <w:rPr>
                <w:noProof/>
                <w:webHidden/>
              </w:rPr>
              <w:instrText xml:space="preserve"> PAGEREF _Toc229993974 \h </w:instrText>
            </w:r>
            <w:r>
              <w:rPr>
                <w:noProof/>
                <w:webHidden/>
              </w:rPr>
            </w:r>
            <w:r>
              <w:rPr>
                <w:noProof/>
                <w:webHidden/>
              </w:rPr>
              <w:fldChar w:fldCharType="separate"/>
            </w:r>
            <w:r w:rsidR="00F43743">
              <w:rPr>
                <w:noProof/>
                <w:webHidden/>
              </w:rPr>
              <w:t>122</w:t>
            </w:r>
            <w:r>
              <w:rPr>
                <w:noProof/>
                <w:webHidden/>
              </w:rPr>
              <w:fldChar w:fldCharType="end"/>
            </w:r>
          </w:hyperlink>
        </w:p>
        <w:p w14:paraId="486EB4F4" w14:textId="2A5D7288" w:rsidR="008A4B45" w:rsidRDefault="008A4B45">
          <w:pPr>
            <w:pStyle w:val="TDC2"/>
            <w:tabs>
              <w:tab w:val="right" w:leader="dot" w:pos="8828"/>
            </w:tabs>
            <w:rPr>
              <w:rFonts w:asciiTheme="minorHAnsi" w:eastAsiaTheme="minorEastAsia" w:hAnsiTheme="minorHAnsi"/>
              <w:noProof/>
              <w:sz w:val="24"/>
              <w:lang w:eastAsia="es-MX"/>
            </w:rPr>
          </w:pPr>
          <w:hyperlink w:anchor="_Toc229993975" w:history="1">
            <w:r w:rsidRPr="002A4C48">
              <w:rPr>
                <w:rStyle w:val="Hipervnculo"/>
                <w:noProof/>
              </w:rPr>
              <w:t>4.12 Marco Legal: Cumplimiento de la LFPDPPP</w:t>
            </w:r>
            <w:r>
              <w:rPr>
                <w:noProof/>
                <w:webHidden/>
              </w:rPr>
              <w:tab/>
            </w:r>
            <w:r>
              <w:rPr>
                <w:noProof/>
                <w:webHidden/>
              </w:rPr>
              <w:fldChar w:fldCharType="begin"/>
            </w:r>
            <w:r>
              <w:rPr>
                <w:noProof/>
                <w:webHidden/>
              </w:rPr>
              <w:instrText xml:space="preserve"> PAGEREF _Toc229993975 \h </w:instrText>
            </w:r>
            <w:r>
              <w:rPr>
                <w:noProof/>
                <w:webHidden/>
              </w:rPr>
            </w:r>
            <w:r>
              <w:rPr>
                <w:noProof/>
                <w:webHidden/>
              </w:rPr>
              <w:fldChar w:fldCharType="separate"/>
            </w:r>
            <w:r w:rsidR="00F43743">
              <w:rPr>
                <w:noProof/>
                <w:webHidden/>
              </w:rPr>
              <w:t>146</w:t>
            </w:r>
            <w:r>
              <w:rPr>
                <w:noProof/>
                <w:webHidden/>
              </w:rPr>
              <w:fldChar w:fldCharType="end"/>
            </w:r>
          </w:hyperlink>
        </w:p>
        <w:p w14:paraId="5A20DB11" w14:textId="31680B19" w:rsidR="008A4B45" w:rsidRDefault="008A4B45">
          <w:pPr>
            <w:pStyle w:val="TDC3"/>
            <w:tabs>
              <w:tab w:val="right" w:leader="dot" w:pos="8828"/>
            </w:tabs>
            <w:rPr>
              <w:rFonts w:asciiTheme="minorHAnsi" w:eastAsiaTheme="minorEastAsia" w:hAnsiTheme="minorHAnsi"/>
              <w:noProof/>
              <w:sz w:val="24"/>
              <w:lang w:eastAsia="es-MX"/>
            </w:rPr>
          </w:pPr>
          <w:hyperlink w:anchor="_Toc229993976" w:history="1">
            <w:r w:rsidRPr="002A4C48">
              <w:rPr>
                <w:rStyle w:val="Hipervnculo"/>
                <w:noProof/>
              </w:rPr>
              <w:t>4.12.1 Datos personales que trata el sistema</w:t>
            </w:r>
            <w:r>
              <w:rPr>
                <w:noProof/>
                <w:webHidden/>
              </w:rPr>
              <w:tab/>
            </w:r>
            <w:r>
              <w:rPr>
                <w:noProof/>
                <w:webHidden/>
              </w:rPr>
              <w:fldChar w:fldCharType="begin"/>
            </w:r>
            <w:r>
              <w:rPr>
                <w:noProof/>
                <w:webHidden/>
              </w:rPr>
              <w:instrText xml:space="preserve"> PAGEREF _Toc229993976 \h </w:instrText>
            </w:r>
            <w:r>
              <w:rPr>
                <w:noProof/>
                <w:webHidden/>
              </w:rPr>
            </w:r>
            <w:r>
              <w:rPr>
                <w:noProof/>
                <w:webHidden/>
              </w:rPr>
              <w:fldChar w:fldCharType="separate"/>
            </w:r>
            <w:r w:rsidR="00F43743">
              <w:rPr>
                <w:noProof/>
                <w:webHidden/>
              </w:rPr>
              <w:t>146</w:t>
            </w:r>
            <w:r>
              <w:rPr>
                <w:noProof/>
                <w:webHidden/>
              </w:rPr>
              <w:fldChar w:fldCharType="end"/>
            </w:r>
          </w:hyperlink>
        </w:p>
        <w:p w14:paraId="398100A1" w14:textId="33F0A8EE" w:rsidR="008A4B45" w:rsidRDefault="008A4B45">
          <w:pPr>
            <w:pStyle w:val="TDC3"/>
            <w:tabs>
              <w:tab w:val="right" w:leader="dot" w:pos="8828"/>
            </w:tabs>
            <w:rPr>
              <w:rFonts w:asciiTheme="minorHAnsi" w:eastAsiaTheme="minorEastAsia" w:hAnsiTheme="minorHAnsi"/>
              <w:noProof/>
              <w:sz w:val="24"/>
              <w:lang w:eastAsia="es-MX"/>
            </w:rPr>
          </w:pPr>
          <w:hyperlink w:anchor="_Toc229993977" w:history="1">
            <w:r w:rsidRPr="002A4C48">
              <w:rPr>
                <w:rStyle w:val="Hipervnculo"/>
                <w:noProof/>
              </w:rPr>
              <w:t>4.12.2 Aviso de privacidad</w:t>
            </w:r>
            <w:r>
              <w:rPr>
                <w:noProof/>
                <w:webHidden/>
              </w:rPr>
              <w:tab/>
            </w:r>
            <w:r>
              <w:rPr>
                <w:noProof/>
                <w:webHidden/>
              </w:rPr>
              <w:fldChar w:fldCharType="begin"/>
            </w:r>
            <w:r>
              <w:rPr>
                <w:noProof/>
                <w:webHidden/>
              </w:rPr>
              <w:instrText xml:space="preserve"> PAGEREF _Toc229993977 \h </w:instrText>
            </w:r>
            <w:r>
              <w:rPr>
                <w:noProof/>
                <w:webHidden/>
              </w:rPr>
            </w:r>
            <w:r>
              <w:rPr>
                <w:noProof/>
                <w:webHidden/>
              </w:rPr>
              <w:fldChar w:fldCharType="separate"/>
            </w:r>
            <w:r w:rsidR="00F43743">
              <w:rPr>
                <w:noProof/>
                <w:webHidden/>
              </w:rPr>
              <w:t>146</w:t>
            </w:r>
            <w:r>
              <w:rPr>
                <w:noProof/>
                <w:webHidden/>
              </w:rPr>
              <w:fldChar w:fldCharType="end"/>
            </w:r>
          </w:hyperlink>
        </w:p>
        <w:p w14:paraId="2501F815" w14:textId="77866318" w:rsidR="008A4B45" w:rsidRDefault="008A4B45">
          <w:pPr>
            <w:pStyle w:val="TDC1"/>
            <w:tabs>
              <w:tab w:val="right" w:leader="dot" w:pos="8828"/>
            </w:tabs>
            <w:rPr>
              <w:rFonts w:asciiTheme="minorHAnsi" w:eastAsiaTheme="minorEastAsia" w:hAnsiTheme="minorHAnsi"/>
              <w:noProof/>
              <w:sz w:val="24"/>
              <w:lang w:eastAsia="es-MX"/>
            </w:rPr>
          </w:pPr>
          <w:hyperlink w:anchor="_Toc229993978" w:history="1">
            <w:r w:rsidRPr="002A4C48">
              <w:rPr>
                <w:rStyle w:val="Hipervnculo"/>
                <w:noProof/>
              </w:rPr>
              <w:t>Capítulo V. Conclusión TT1</w:t>
            </w:r>
            <w:r>
              <w:rPr>
                <w:noProof/>
                <w:webHidden/>
              </w:rPr>
              <w:tab/>
            </w:r>
            <w:r>
              <w:rPr>
                <w:noProof/>
                <w:webHidden/>
              </w:rPr>
              <w:fldChar w:fldCharType="begin"/>
            </w:r>
            <w:r>
              <w:rPr>
                <w:noProof/>
                <w:webHidden/>
              </w:rPr>
              <w:instrText xml:space="preserve"> PAGEREF _Toc229993978 \h </w:instrText>
            </w:r>
            <w:r>
              <w:rPr>
                <w:noProof/>
                <w:webHidden/>
              </w:rPr>
            </w:r>
            <w:r>
              <w:rPr>
                <w:noProof/>
                <w:webHidden/>
              </w:rPr>
              <w:fldChar w:fldCharType="separate"/>
            </w:r>
            <w:r w:rsidR="00F43743">
              <w:rPr>
                <w:noProof/>
                <w:webHidden/>
              </w:rPr>
              <w:t>148</w:t>
            </w:r>
            <w:r>
              <w:rPr>
                <w:noProof/>
                <w:webHidden/>
              </w:rPr>
              <w:fldChar w:fldCharType="end"/>
            </w:r>
          </w:hyperlink>
        </w:p>
        <w:p w14:paraId="5796FE11" w14:textId="53DADD0C" w:rsidR="008A4B45" w:rsidRDefault="008A4B45">
          <w:pPr>
            <w:pStyle w:val="TDC1"/>
            <w:tabs>
              <w:tab w:val="right" w:leader="dot" w:pos="8828"/>
            </w:tabs>
            <w:rPr>
              <w:rFonts w:asciiTheme="minorHAnsi" w:eastAsiaTheme="minorEastAsia" w:hAnsiTheme="minorHAnsi"/>
              <w:noProof/>
              <w:sz w:val="24"/>
              <w:lang w:eastAsia="es-MX"/>
            </w:rPr>
          </w:pPr>
          <w:hyperlink w:anchor="_Toc229993979" w:history="1">
            <w:r w:rsidRPr="002A4C48">
              <w:rPr>
                <w:rStyle w:val="Hipervnculo"/>
                <w:noProof/>
              </w:rPr>
              <w:t>Capítulo VI. Trabajo a Futuro: Desarrollo e Implementación en TT2</w:t>
            </w:r>
            <w:r>
              <w:rPr>
                <w:noProof/>
                <w:webHidden/>
              </w:rPr>
              <w:tab/>
            </w:r>
            <w:r>
              <w:rPr>
                <w:noProof/>
                <w:webHidden/>
              </w:rPr>
              <w:fldChar w:fldCharType="begin"/>
            </w:r>
            <w:r>
              <w:rPr>
                <w:noProof/>
                <w:webHidden/>
              </w:rPr>
              <w:instrText xml:space="preserve"> PAGEREF _Toc229993979 \h </w:instrText>
            </w:r>
            <w:r>
              <w:rPr>
                <w:noProof/>
                <w:webHidden/>
              </w:rPr>
            </w:r>
            <w:r>
              <w:rPr>
                <w:noProof/>
                <w:webHidden/>
              </w:rPr>
              <w:fldChar w:fldCharType="separate"/>
            </w:r>
            <w:r w:rsidR="00F43743">
              <w:rPr>
                <w:noProof/>
                <w:webHidden/>
              </w:rPr>
              <w:t>149</w:t>
            </w:r>
            <w:r>
              <w:rPr>
                <w:noProof/>
                <w:webHidden/>
              </w:rPr>
              <w:fldChar w:fldCharType="end"/>
            </w:r>
          </w:hyperlink>
        </w:p>
        <w:p w14:paraId="569DB41B" w14:textId="6ED6DD7C" w:rsidR="008A4B45" w:rsidRDefault="008A4B45">
          <w:pPr>
            <w:pStyle w:val="TDC1"/>
            <w:tabs>
              <w:tab w:val="right" w:leader="dot" w:pos="8828"/>
            </w:tabs>
            <w:rPr>
              <w:rFonts w:asciiTheme="minorHAnsi" w:eastAsiaTheme="minorEastAsia" w:hAnsiTheme="minorHAnsi"/>
              <w:noProof/>
              <w:sz w:val="24"/>
              <w:lang w:eastAsia="es-MX"/>
            </w:rPr>
          </w:pPr>
          <w:hyperlink w:anchor="_Toc229993980" w:history="1">
            <w:r w:rsidRPr="002A4C48">
              <w:rPr>
                <w:rStyle w:val="Hipervnculo"/>
                <w:noProof/>
              </w:rPr>
              <w:t>Referencias</w:t>
            </w:r>
            <w:r>
              <w:rPr>
                <w:noProof/>
                <w:webHidden/>
              </w:rPr>
              <w:tab/>
            </w:r>
            <w:r>
              <w:rPr>
                <w:noProof/>
                <w:webHidden/>
              </w:rPr>
              <w:fldChar w:fldCharType="begin"/>
            </w:r>
            <w:r>
              <w:rPr>
                <w:noProof/>
                <w:webHidden/>
              </w:rPr>
              <w:instrText xml:space="preserve"> PAGEREF _Toc229993980 \h </w:instrText>
            </w:r>
            <w:r>
              <w:rPr>
                <w:noProof/>
                <w:webHidden/>
              </w:rPr>
            </w:r>
            <w:r>
              <w:rPr>
                <w:noProof/>
                <w:webHidden/>
              </w:rPr>
              <w:fldChar w:fldCharType="separate"/>
            </w:r>
            <w:r w:rsidR="00F43743">
              <w:rPr>
                <w:noProof/>
                <w:webHidden/>
              </w:rPr>
              <w:t>151</w:t>
            </w:r>
            <w:r>
              <w:rPr>
                <w:noProof/>
                <w:webHidden/>
              </w:rPr>
              <w:fldChar w:fldCharType="end"/>
            </w:r>
          </w:hyperlink>
        </w:p>
        <w:p w14:paraId="7B135928" w14:textId="2EB2A435" w:rsidR="008A4B45" w:rsidRDefault="008A4B45">
          <w:pPr>
            <w:pStyle w:val="TDC1"/>
            <w:tabs>
              <w:tab w:val="right" w:leader="dot" w:pos="8828"/>
            </w:tabs>
            <w:rPr>
              <w:rFonts w:asciiTheme="minorHAnsi" w:eastAsiaTheme="minorEastAsia" w:hAnsiTheme="minorHAnsi"/>
              <w:noProof/>
              <w:sz w:val="24"/>
              <w:lang w:eastAsia="es-MX"/>
            </w:rPr>
          </w:pPr>
          <w:hyperlink w:anchor="_Toc229993981" w:history="1">
            <w:r w:rsidRPr="002A4C48">
              <w:rPr>
                <w:rStyle w:val="Hipervnculo"/>
                <w:noProof/>
              </w:rPr>
              <w:t>Anexos</w:t>
            </w:r>
            <w:r>
              <w:rPr>
                <w:noProof/>
                <w:webHidden/>
              </w:rPr>
              <w:tab/>
            </w:r>
            <w:r>
              <w:rPr>
                <w:noProof/>
                <w:webHidden/>
              </w:rPr>
              <w:fldChar w:fldCharType="begin"/>
            </w:r>
            <w:r>
              <w:rPr>
                <w:noProof/>
                <w:webHidden/>
              </w:rPr>
              <w:instrText xml:space="preserve"> PAGEREF _Toc229993981 \h </w:instrText>
            </w:r>
            <w:r>
              <w:rPr>
                <w:noProof/>
                <w:webHidden/>
              </w:rPr>
            </w:r>
            <w:r>
              <w:rPr>
                <w:noProof/>
                <w:webHidden/>
              </w:rPr>
              <w:fldChar w:fldCharType="separate"/>
            </w:r>
            <w:r w:rsidR="00F43743">
              <w:rPr>
                <w:noProof/>
                <w:webHidden/>
              </w:rPr>
              <w:t>161</w:t>
            </w:r>
            <w:r>
              <w:rPr>
                <w:noProof/>
                <w:webHidden/>
              </w:rPr>
              <w:fldChar w:fldCharType="end"/>
            </w:r>
          </w:hyperlink>
        </w:p>
        <w:p w14:paraId="375B62FA" w14:textId="30503C35" w:rsidR="00666423" w:rsidRDefault="00666423">
          <w:r>
            <w:rPr>
              <w:b/>
              <w:bCs/>
            </w:rPr>
            <w:fldChar w:fldCharType="end"/>
          </w:r>
        </w:p>
      </w:sdtContent>
    </w:sdt>
    <w:p w14:paraId="2ECD93F6" w14:textId="615E6910" w:rsidR="00906BA3" w:rsidRDefault="003B6413" w:rsidP="00906BA3">
      <w:pPr>
        <w:pStyle w:val="Ttulo2"/>
      </w:pPr>
      <w:bookmarkStart w:id="0" w:name="_Toc229993884"/>
      <w:r>
        <w:t xml:space="preserve">Índice de </w:t>
      </w:r>
      <w:r w:rsidR="00FB0B71">
        <w:t>I</w:t>
      </w:r>
      <w:r w:rsidR="00906BA3">
        <w:t>lustraciones</w:t>
      </w:r>
      <w:bookmarkEnd w:id="0"/>
    </w:p>
    <w:bookmarkStart w:id="1" w:name="_Hlt229963004"/>
    <w:bookmarkStart w:id="2" w:name="_Hlt229963005"/>
    <w:p w14:paraId="19E14E04" w14:textId="783EF392" w:rsidR="008A4B45" w:rsidRDefault="00B60E61">
      <w:pPr>
        <w:pStyle w:val="Tabladeilustraciones"/>
        <w:tabs>
          <w:tab w:val="right" w:leader="dot" w:pos="8828"/>
        </w:tabs>
        <w:rPr>
          <w:rFonts w:eastAsiaTheme="minorEastAsia"/>
          <w:i w:val="0"/>
          <w:iCs w:val="0"/>
          <w:noProof/>
          <w:sz w:val="24"/>
          <w:szCs w:val="24"/>
          <w:lang w:eastAsia="es-MX"/>
        </w:rPr>
      </w:pPr>
      <w:r>
        <w:rPr>
          <w:rFonts w:cs="Times New Roman"/>
        </w:rPr>
        <w:fldChar w:fldCharType="begin"/>
      </w:r>
      <w:bookmarkEnd w:id="1"/>
      <w:bookmarkEnd w:id="2"/>
      <w:r>
        <w:rPr>
          <w:rFonts w:cs="Times New Roman"/>
        </w:rPr>
        <w:instrText xml:space="preserve"> TOC \h \z \c "Ilustración" </w:instrText>
      </w:r>
      <w:r>
        <w:rPr>
          <w:rFonts w:cs="Times New Roman"/>
        </w:rPr>
        <w:fldChar w:fldCharType="separate"/>
      </w:r>
      <w:hyperlink w:anchor="_Toc229993805" w:history="1">
        <w:r w:rsidR="008A4B45" w:rsidRPr="00491E50">
          <w:rPr>
            <w:rStyle w:val="Hipervnculo"/>
            <w:noProof/>
          </w:rPr>
          <w:t>Ilustración 1 Modelado de prototipos de características selectas tomado de  [8]</w:t>
        </w:r>
        <w:r w:rsidR="008A4B45">
          <w:rPr>
            <w:noProof/>
            <w:webHidden/>
          </w:rPr>
          <w:tab/>
        </w:r>
        <w:r w:rsidR="008A4B45">
          <w:rPr>
            <w:noProof/>
            <w:webHidden/>
          </w:rPr>
          <w:fldChar w:fldCharType="begin"/>
        </w:r>
        <w:r w:rsidR="008A4B45">
          <w:rPr>
            <w:noProof/>
            <w:webHidden/>
          </w:rPr>
          <w:instrText xml:space="preserve"> PAGEREF _Toc229993805 \h </w:instrText>
        </w:r>
        <w:r w:rsidR="008A4B45">
          <w:rPr>
            <w:noProof/>
            <w:webHidden/>
          </w:rPr>
        </w:r>
        <w:r w:rsidR="008A4B45">
          <w:rPr>
            <w:noProof/>
            <w:webHidden/>
          </w:rPr>
          <w:fldChar w:fldCharType="separate"/>
        </w:r>
        <w:r w:rsidR="00F43743">
          <w:rPr>
            <w:noProof/>
            <w:webHidden/>
          </w:rPr>
          <w:t>4</w:t>
        </w:r>
        <w:r w:rsidR="008A4B45">
          <w:rPr>
            <w:noProof/>
            <w:webHidden/>
          </w:rPr>
          <w:fldChar w:fldCharType="end"/>
        </w:r>
      </w:hyperlink>
    </w:p>
    <w:p w14:paraId="737ABA61" w14:textId="54D8FA3C" w:rsidR="008A4B45" w:rsidRDefault="008A4B45">
      <w:pPr>
        <w:pStyle w:val="Tabladeilustraciones"/>
        <w:tabs>
          <w:tab w:val="right" w:leader="dot" w:pos="8828"/>
        </w:tabs>
        <w:rPr>
          <w:rFonts w:eastAsiaTheme="minorEastAsia"/>
          <w:i w:val="0"/>
          <w:iCs w:val="0"/>
          <w:noProof/>
          <w:sz w:val="24"/>
          <w:szCs w:val="24"/>
          <w:lang w:eastAsia="es-MX"/>
        </w:rPr>
      </w:pPr>
      <w:hyperlink w:anchor="_Toc229993806" w:history="1">
        <w:r w:rsidRPr="00491E50">
          <w:rPr>
            <w:rStyle w:val="Hipervnculo"/>
            <w:noProof/>
          </w:rPr>
          <w:t>Ilustración 2 Metodología del proyecto. Elaboración propia.</w:t>
        </w:r>
        <w:r>
          <w:rPr>
            <w:noProof/>
            <w:webHidden/>
          </w:rPr>
          <w:tab/>
        </w:r>
        <w:r>
          <w:rPr>
            <w:noProof/>
            <w:webHidden/>
          </w:rPr>
          <w:fldChar w:fldCharType="begin"/>
        </w:r>
        <w:r>
          <w:rPr>
            <w:noProof/>
            <w:webHidden/>
          </w:rPr>
          <w:instrText xml:space="preserve"> PAGEREF _Toc229993806 \h </w:instrText>
        </w:r>
        <w:r>
          <w:rPr>
            <w:noProof/>
            <w:webHidden/>
          </w:rPr>
        </w:r>
        <w:r>
          <w:rPr>
            <w:noProof/>
            <w:webHidden/>
          </w:rPr>
          <w:fldChar w:fldCharType="separate"/>
        </w:r>
        <w:r w:rsidR="00F43743">
          <w:rPr>
            <w:noProof/>
            <w:webHidden/>
          </w:rPr>
          <w:t>5</w:t>
        </w:r>
        <w:r>
          <w:rPr>
            <w:noProof/>
            <w:webHidden/>
          </w:rPr>
          <w:fldChar w:fldCharType="end"/>
        </w:r>
      </w:hyperlink>
    </w:p>
    <w:p w14:paraId="464D0DA7" w14:textId="090B946E" w:rsidR="008A4B45" w:rsidRDefault="008A4B45">
      <w:pPr>
        <w:pStyle w:val="Tabladeilustraciones"/>
        <w:tabs>
          <w:tab w:val="right" w:leader="dot" w:pos="8828"/>
        </w:tabs>
        <w:rPr>
          <w:rFonts w:eastAsiaTheme="minorEastAsia"/>
          <w:i w:val="0"/>
          <w:iCs w:val="0"/>
          <w:noProof/>
          <w:sz w:val="24"/>
          <w:szCs w:val="24"/>
          <w:lang w:eastAsia="es-MX"/>
        </w:rPr>
      </w:pPr>
      <w:hyperlink w:anchor="_Toc229993807" w:history="1">
        <w:r w:rsidRPr="00491E50">
          <w:rPr>
            <w:rStyle w:val="Hipervnculo"/>
            <w:noProof/>
          </w:rPr>
          <w:t>Ilustración 3 Grafo ponderado tomado de [129]</w:t>
        </w:r>
        <w:r>
          <w:rPr>
            <w:noProof/>
            <w:webHidden/>
          </w:rPr>
          <w:tab/>
        </w:r>
        <w:r>
          <w:rPr>
            <w:noProof/>
            <w:webHidden/>
          </w:rPr>
          <w:fldChar w:fldCharType="begin"/>
        </w:r>
        <w:r>
          <w:rPr>
            <w:noProof/>
            <w:webHidden/>
          </w:rPr>
          <w:instrText xml:space="preserve"> PAGEREF _Toc229993807 \h </w:instrText>
        </w:r>
        <w:r>
          <w:rPr>
            <w:noProof/>
            <w:webHidden/>
          </w:rPr>
        </w:r>
        <w:r>
          <w:rPr>
            <w:noProof/>
            <w:webHidden/>
          </w:rPr>
          <w:fldChar w:fldCharType="separate"/>
        </w:r>
        <w:r w:rsidR="00F43743">
          <w:rPr>
            <w:noProof/>
            <w:webHidden/>
          </w:rPr>
          <w:t>14</w:t>
        </w:r>
        <w:r>
          <w:rPr>
            <w:noProof/>
            <w:webHidden/>
          </w:rPr>
          <w:fldChar w:fldCharType="end"/>
        </w:r>
      </w:hyperlink>
    </w:p>
    <w:p w14:paraId="1511A799" w14:textId="598BDE33" w:rsidR="008A4B45" w:rsidRDefault="008A4B45">
      <w:pPr>
        <w:pStyle w:val="Tabladeilustraciones"/>
        <w:tabs>
          <w:tab w:val="right" w:leader="dot" w:pos="8828"/>
        </w:tabs>
        <w:rPr>
          <w:rFonts w:eastAsiaTheme="minorEastAsia"/>
          <w:i w:val="0"/>
          <w:iCs w:val="0"/>
          <w:noProof/>
          <w:sz w:val="24"/>
          <w:szCs w:val="24"/>
          <w:lang w:eastAsia="es-MX"/>
        </w:rPr>
      </w:pPr>
      <w:hyperlink w:anchor="_Toc229993808" w:history="1">
        <w:r w:rsidRPr="00491E50">
          <w:rPr>
            <w:rStyle w:val="Hipervnculo"/>
            <w:noProof/>
          </w:rPr>
          <w:t>Ilustración 4 Grafo de la red vial, ejecución de A* con valores g, h, f por nodo. Elaboración propia</w:t>
        </w:r>
        <w:r>
          <w:rPr>
            <w:noProof/>
            <w:webHidden/>
          </w:rPr>
          <w:tab/>
        </w:r>
        <w:r>
          <w:rPr>
            <w:noProof/>
            <w:webHidden/>
          </w:rPr>
          <w:fldChar w:fldCharType="begin"/>
        </w:r>
        <w:r>
          <w:rPr>
            <w:noProof/>
            <w:webHidden/>
          </w:rPr>
          <w:instrText xml:space="preserve"> PAGEREF _Toc229993808 \h </w:instrText>
        </w:r>
        <w:r>
          <w:rPr>
            <w:noProof/>
            <w:webHidden/>
          </w:rPr>
        </w:r>
        <w:r>
          <w:rPr>
            <w:noProof/>
            <w:webHidden/>
          </w:rPr>
          <w:fldChar w:fldCharType="separate"/>
        </w:r>
        <w:r w:rsidR="00F43743">
          <w:rPr>
            <w:noProof/>
            <w:webHidden/>
          </w:rPr>
          <w:t>15</w:t>
        </w:r>
        <w:r>
          <w:rPr>
            <w:noProof/>
            <w:webHidden/>
          </w:rPr>
          <w:fldChar w:fldCharType="end"/>
        </w:r>
      </w:hyperlink>
    </w:p>
    <w:p w14:paraId="61574995" w14:textId="2FA49F92" w:rsidR="008A4B45" w:rsidRDefault="008A4B45">
      <w:pPr>
        <w:pStyle w:val="Tabladeilustraciones"/>
        <w:tabs>
          <w:tab w:val="right" w:leader="dot" w:pos="8828"/>
        </w:tabs>
        <w:rPr>
          <w:rFonts w:eastAsiaTheme="minorEastAsia"/>
          <w:i w:val="0"/>
          <w:iCs w:val="0"/>
          <w:noProof/>
          <w:sz w:val="24"/>
          <w:szCs w:val="24"/>
          <w:lang w:eastAsia="es-MX"/>
        </w:rPr>
      </w:pPr>
      <w:hyperlink w:anchor="_Toc229993809" w:history="1">
        <w:r w:rsidRPr="00491E50">
          <w:rPr>
            <w:rStyle w:val="Hipervnculo"/>
            <w:noProof/>
          </w:rPr>
          <w:t xml:space="preserve">Ilustración 5 </w:t>
        </w:r>
        <w:r w:rsidRPr="00491E50">
          <w:rPr>
            <w:rStyle w:val="Hipervnculo"/>
            <w:rFonts w:cs="Times New Roman"/>
            <w:noProof/>
          </w:rPr>
          <w:t>Visualización del algoritmo A aplicado sobre la red vial real de la delegación Benito Juárez. Elaboración propia</w:t>
        </w:r>
        <w:r>
          <w:rPr>
            <w:noProof/>
            <w:webHidden/>
          </w:rPr>
          <w:tab/>
        </w:r>
        <w:r>
          <w:rPr>
            <w:noProof/>
            <w:webHidden/>
          </w:rPr>
          <w:fldChar w:fldCharType="begin"/>
        </w:r>
        <w:r>
          <w:rPr>
            <w:noProof/>
            <w:webHidden/>
          </w:rPr>
          <w:instrText xml:space="preserve"> PAGEREF _Toc229993809 \h </w:instrText>
        </w:r>
        <w:r>
          <w:rPr>
            <w:noProof/>
            <w:webHidden/>
          </w:rPr>
        </w:r>
        <w:r>
          <w:rPr>
            <w:noProof/>
            <w:webHidden/>
          </w:rPr>
          <w:fldChar w:fldCharType="separate"/>
        </w:r>
        <w:r w:rsidR="00F43743">
          <w:rPr>
            <w:noProof/>
            <w:webHidden/>
          </w:rPr>
          <w:t>16</w:t>
        </w:r>
        <w:r>
          <w:rPr>
            <w:noProof/>
            <w:webHidden/>
          </w:rPr>
          <w:fldChar w:fldCharType="end"/>
        </w:r>
      </w:hyperlink>
    </w:p>
    <w:p w14:paraId="6CAED163" w14:textId="31A44B8F" w:rsidR="008A4B45" w:rsidRDefault="008A4B45">
      <w:pPr>
        <w:pStyle w:val="Tabladeilustraciones"/>
        <w:tabs>
          <w:tab w:val="right" w:leader="dot" w:pos="8828"/>
        </w:tabs>
        <w:rPr>
          <w:rFonts w:eastAsiaTheme="minorEastAsia"/>
          <w:i w:val="0"/>
          <w:iCs w:val="0"/>
          <w:noProof/>
          <w:sz w:val="24"/>
          <w:szCs w:val="24"/>
          <w:lang w:eastAsia="es-MX"/>
        </w:rPr>
      </w:pPr>
      <w:hyperlink w:anchor="_Toc229993810" w:history="1">
        <w:r w:rsidRPr="00491E50">
          <w:rPr>
            <w:rStyle w:val="Hipervnculo"/>
            <w:noProof/>
          </w:rPr>
          <w:t>Ilustración 6 Gráfica de la encuesta ENDUTIH realizada por el INEGI  [61]</w:t>
        </w:r>
        <w:r>
          <w:rPr>
            <w:noProof/>
            <w:webHidden/>
          </w:rPr>
          <w:tab/>
        </w:r>
        <w:r>
          <w:rPr>
            <w:noProof/>
            <w:webHidden/>
          </w:rPr>
          <w:fldChar w:fldCharType="begin"/>
        </w:r>
        <w:r>
          <w:rPr>
            <w:noProof/>
            <w:webHidden/>
          </w:rPr>
          <w:instrText xml:space="preserve"> PAGEREF _Toc229993810 \h </w:instrText>
        </w:r>
        <w:r>
          <w:rPr>
            <w:noProof/>
            <w:webHidden/>
          </w:rPr>
        </w:r>
        <w:r>
          <w:rPr>
            <w:noProof/>
            <w:webHidden/>
          </w:rPr>
          <w:fldChar w:fldCharType="separate"/>
        </w:r>
        <w:r w:rsidR="00F43743">
          <w:rPr>
            <w:noProof/>
            <w:webHidden/>
          </w:rPr>
          <w:t>18</w:t>
        </w:r>
        <w:r>
          <w:rPr>
            <w:noProof/>
            <w:webHidden/>
          </w:rPr>
          <w:fldChar w:fldCharType="end"/>
        </w:r>
      </w:hyperlink>
    </w:p>
    <w:p w14:paraId="09A3B143" w14:textId="437913BE" w:rsidR="008A4B45" w:rsidRDefault="008A4B45">
      <w:pPr>
        <w:pStyle w:val="Tabladeilustraciones"/>
        <w:tabs>
          <w:tab w:val="right" w:leader="dot" w:pos="8828"/>
        </w:tabs>
        <w:rPr>
          <w:rFonts w:eastAsiaTheme="minorEastAsia"/>
          <w:i w:val="0"/>
          <w:iCs w:val="0"/>
          <w:noProof/>
          <w:sz w:val="24"/>
          <w:szCs w:val="24"/>
          <w:lang w:eastAsia="es-MX"/>
        </w:rPr>
      </w:pPr>
      <w:hyperlink w:anchor="_Toc229993811" w:history="1">
        <w:r w:rsidRPr="00491E50">
          <w:rPr>
            <w:rStyle w:val="Hipervnculo"/>
            <w:noProof/>
          </w:rPr>
          <w:t>Ilustración 7 Crecimiento de las instalaciones en México 2023</w:t>
        </w:r>
        <w:r>
          <w:rPr>
            <w:noProof/>
            <w:webHidden/>
          </w:rPr>
          <w:tab/>
        </w:r>
        <w:r>
          <w:rPr>
            <w:noProof/>
            <w:webHidden/>
          </w:rPr>
          <w:fldChar w:fldCharType="begin"/>
        </w:r>
        <w:r>
          <w:rPr>
            <w:noProof/>
            <w:webHidden/>
          </w:rPr>
          <w:instrText xml:space="preserve"> PAGEREF _Toc229993811 \h </w:instrText>
        </w:r>
        <w:r>
          <w:rPr>
            <w:noProof/>
            <w:webHidden/>
          </w:rPr>
        </w:r>
        <w:r>
          <w:rPr>
            <w:noProof/>
            <w:webHidden/>
          </w:rPr>
          <w:fldChar w:fldCharType="separate"/>
        </w:r>
        <w:r w:rsidR="00F43743">
          <w:rPr>
            <w:noProof/>
            <w:webHidden/>
          </w:rPr>
          <w:t>19</w:t>
        </w:r>
        <w:r>
          <w:rPr>
            <w:noProof/>
            <w:webHidden/>
          </w:rPr>
          <w:fldChar w:fldCharType="end"/>
        </w:r>
      </w:hyperlink>
    </w:p>
    <w:p w14:paraId="67D41933" w14:textId="241D9459" w:rsidR="008A4B45" w:rsidRDefault="008A4B45">
      <w:pPr>
        <w:pStyle w:val="Tabladeilustraciones"/>
        <w:tabs>
          <w:tab w:val="right" w:leader="dot" w:pos="8828"/>
        </w:tabs>
        <w:rPr>
          <w:rFonts w:eastAsiaTheme="minorEastAsia"/>
          <w:i w:val="0"/>
          <w:iCs w:val="0"/>
          <w:noProof/>
          <w:sz w:val="24"/>
          <w:szCs w:val="24"/>
          <w:lang w:eastAsia="es-MX"/>
        </w:rPr>
      </w:pPr>
      <w:hyperlink w:anchor="_Toc229993812" w:history="1">
        <w:r w:rsidRPr="00491E50">
          <w:rPr>
            <w:rStyle w:val="Hipervnculo"/>
            <w:noProof/>
          </w:rPr>
          <w:t>Ilustración 8 Diagrama de la arquitectura de despliegue del sistema, montada en Microsoft Azure. Elaboración propia.</w:t>
        </w:r>
        <w:r>
          <w:rPr>
            <w:noProof/>
            <w:webHidden/>
          </w:rPr>
          <w:tab/>
        </w:r>
        <w:r>
          <w:rPr>
            <w:noProof/>
            <w:webHidden/>
          </w:rPr>
          <w:fldChar w:fldCharType="begin"/>
        </w:r>
        <w:r>
          <w:rPr>
            <w:noProof/>
            <w:webHidden/>
          </w:rPr>
          <w:instrText xml:space="preserve"> PAGEREF _Toc229993812 \h </w:instrText>
        </w:r>
        <w:r>
          <w:rPr>
            <w:noProof/>
            <w:webHidden/>
          </w:rPr>
        </w:r>
        <w:r>
          <w:rPr>
            <w:noProof/>
            <w:webHidden/>
          </w:rPr>
          <w:fldChar w:fldCharType="separate"/>
        </w:r>
        <w:r w:rsidR="00F43743">
          <w:rPr>
            <w:noProof/>
            <w:webHidden/>
          </w:rPr>
          <w:t>57</w:t>
        </w:r>
        <w:r>
          <w:rPr>
            <w:noProof/>
            <w:webHidden/>
          </w:rPr>
          <w:fldChar w:fldCharType="end"/>
        </w:r>
      </w:hyperlink>
    </w:p>
    <w:p w14:paraId="4ED7ACC4" w14:textId="72E3BCC9" w:rsidR="008A4B45" w:rsidRDefault="008A4B45">
      <w:pPr>
        <w:pStyle w:val="Tabladeilustraciones"/>
        <w:tabs>
          <w:tab w:val="right" w:leader="dot" w:pos="8828"/>
        </w:tabs>
        <w:rPr>
          <w:rFonts w:eastAsiaTheme="minorEastAsia"/>
          <w:i w:val="0"/>
          <w:iCs w:val="0"/>
          <w:noProof/>
          <w:sz w:val="24"/>
          <w:szCs w:val="24"/>
          <w:lang w:eastAsia="es-MX"/>
        </w:rPr>
      </w:pPr>
      <w:hyperlink w:anchor="_Toc229993813" w:history="1">
        <w:r w:rsidRPr="00491E50">
          <w:rPr>
            <w:rStyle w:val="Hipervnculo"/>
            <w:noProof/>
          </w:rPr>
          <w:t>Ilustración 9 Diagrama de la arquitectura general del sistema. Elaboración propia.</w:t>
        </w:r>
        <w:r>
          <w:rPr>
            <w:noProof/>
            <w:webHidden/>
          </w:rPr>
          <w:tab/>
        </w:r>
        <w:r>
          <w:rPr>
            <w:noProof/>
            <w:webHidden/>
          </w:rPr>
          <w:fldChar w:fldCharType="begin"/>
        </w:r>
        <w:r>
          <w:rPr>
            <w:noProof/>
            <w:webHidden/>
          </w:rPr>
          <w:instrText xml:space="preserve"> PAGEREF _Toc229993813 \h </w:instrText>
        </w:r>
        <w:r>
          <w:rPr>
            <w:noProof/>
            <w:webHidden/>
          </w:rPr>
        </w:r>
        <w:r>
          <w:rPr>
            <w:noProof/>
            <w:webHidden/>
          </w:rPr>
          <w:fldChar w:fldCharType="separate"/>
        </w:r>
        <w:r w:rsidR="00F43743">
          <w:rPr>
            <w:noProof/>
            <w:webHidden/>
          </w:rPr>
          <w:t>58</w:t>
        </w:r>
        <w:r>
          <w:rPr>
            <w:noProof/>
            <w:webHidden/>
          </w:rPr>
          <w:fldChar w:fldCharType="end"/>
        </w:r>
      </w:hyperlink>
    </w:p>
    <w:p w14:paraId="430BC2FB" w14:textId="7867B8BC" w:rsidR="008A4B45" w:rsidRDefault="008A4B45">
      <w:pPr>
        <w:pStyle w:val="Tabladeilustraciones"/>
        <w:tabs>
          <w:tab w:val="right" w:leader="dot" w:pos="8828"/>
        </w:tabs>
        <w:rPr>
          <w:rFonts w:eastAsiaTheme="minorEastAsia"/>
          <w:i w:val="0"/>
          <w:iCs w:val="0"/>
          <w:noProof/>
          <w:sz w:val="24"/>
          <w:szCs w:val="24"/>
          <w:lang w:eastAsia="es-MX"/>
        </w:rPr>
      </w:pPr>
      <w:hyperlink w:anchor="_Toc229993814" w:history="1">
        <w:r w:rsidRPr="00491E50">
          <w:rPr>
            <w:rStyle w:val="Hipervnculo"/>
            <w:noProof/>
          </w:rPr>
          <w:t>Ilustración 10 Diagrama de Contexto (C4 – Nivel 1). Elaboración propia.</w:t>
        </w:r>
        <w:r>
          <w:rPr>
            <w:noProof/>
            <w:webHidden/>
          </w:rPr>
          <w:tab/>
        </w:r>
        <w:r>
          <w:rPr>
            <w:noProof/>
            <w:webHidden/>
          </w:rPr>
          <w:fldChar w:fldCharType="begin"/>
        </w:r>
        <w:r>
          <w:rPr>
            <w:noProof/>
            <w:webHidden/>
          </w:rPr>
          <w:instrText xml:space="preserve"> PAGEREF _Toc229993814 \h </w:instrText>
        </w:r>
        <w:r>
          <w:rPr>
            <w:noProof/>
            <w:webHidden/>
          </w:rPr>
        </w:r>
        <w:r>
          <w:rPr>
            <w:noProof/>
            <w:webHidden/>
          </w:rPr>
          <w:fldChar w:fldCharType="separate"/>
        </w:r>
        <w:r w:rsidR="00F43743">
          <w:rPr>
            <w:noProof/>
            <w:webHidden/>
          </w:rPr>
          <w:t>59</w:t>
        </w:r>
        <w:r>
          <w:rPr>
            <w:noProof/>
            <w:webHidden/>
          </w:rPr>
          <w:fldChar w:fldCharType="end"/>
        </w:r>
      </w:hyperlink>
    </w:p>
    <w:p w14:paraId="3543E09D" w14:textId="7649BDD5" w:rsidR="008A4B45" w:rsidRDefault="008A4B45">
      <w:pPr>
        <w:pStyle w:val="Tabladeilustraciones"/>
        <w:tabs>
          <w:tab w:val="right" w:leader="dot" w:pos="8828"/>
        </w:tabs>
        <w:rPr>
          <w:rFonts w:eastAsiaTheme="minorEastAsia"/>
          <w:i w:val="0"/>
          <w:iCs w:val="0"/>
          <w:noProof/>
          <w:sz w:val="24"/>
          <w:szCs w:val="24"/>
          <w:lang w:eastAsia="es-MX"/>
        </w:rPr>
      </w:pPr>
      <w:hyperlink w:anchor="_Toc229993815" w:history="1">
        <w:r w:rsidRPr="00491E50">
          <w:rPr>
            <w:rStyle w:val="Hipervnculo"/>
            <w:noProof/>
          </w:rPr>
          <w:t>Ilustración 11 Diagrama de Contenedores (C4 – Nivel 2). Elaboración propia.</w:t>
        </w:r>
        <w:r>
          <w:rPr>
            <w:noProof/>
            <w:webHidden/>
          </w:rPr>
          <w:tab/>
        </w:r>
        <w:r>
          <w:rPr>
            <w:noProof/>
            <w:webHidden/>
          </w:rPr>
          <w:fldChar w:fldCharType="begin"/>
        </w:r>
        <w:r>
          <w:rPr>
            <w:noProof/>
            <w:webHidden/>
          </w:rPr>
          <w:instrText xml:space="preserve"> PAGEREF _Toc229993815 \h </w:instrText>
        </w:r>
        <w:r>
          <w:rPr>
            <w:noProof/>
            <w:webHidden/>
          </w:rPr>
        </w:r>
        <w:r>
          <w:rPr>
            <w:noProof/>
            <w:webHidden/>
          </w:rPr>
          <w:fldChar w:fldCharType="separate"/>
        </w:r>
        <w:r w:rsidR="00F43743">
          <w:rPr>
            <w:noProof/>
            <w:webHidden/>
          </w:rPr>
          <w:t>61</w:t>
        </w:r>
        <w:r>
          <w:rPr>
            <w:noProof/>
            <w:webHidden/>
          </w:rPr>
          <w:fldChar w:fldCharType="end"/>
        </w:r>
      </w:hyperlink>
    </w:p>
    <w:p w14:paraId="080CC12D" w14:textId="77D094F1" w:rsidR="008A4B45" w:rsidRDefault="008A4B45">
      <w:pPr>
        <w:pStyle w:val="Tabladeilustraciones"/>
        <w:tabs>
          <w:tab w:val="right" w:leader="dot" w:pos="8828"/>
        </w:tabs>
        <w:rPr>
          <w:rFonts w:eastAsiaTheme="minorEastAsia"/>
          <w:i w:val="0"/>
          <w:iCs w:val="0"/>
          <w:noProof/>
          <w:sz w:val="24"/>
          <w:szCs w:val="24"/>
          <w:lang w:eastAsia="es-MX"/>
        </w:rPr>
      </w:pPr>
      <w:hyperlink w:anchor="_Toc229993816" w:history="1">
        <w:r w:rsidRPr="00491E50">
          <w:rPr>
            <w:rStyle w:val="Hipervnculo"/>
            <w:noProof/>
          </w:rPr>
          <w:t xml:space="preserve">Ilustración 12 </w:t>
        </w:r>
        <w:r w:rsidRPr="00491E50">
          <w:rPr>
            <w:rStyle w:val="Hipervnculo"/>
            <w:rFonts w:eastAsia="Arial" w:cs="Times New Roman"/>
            <w:noProof/>
          </w:rPr>
          <w:t>Diagrama de componentes del Backend Spring Boot (C4 – Nivel 3). Elaboración propia</w:t>
        </w:r>
        <w:r>
          <w:rPr>
            <w:noProof/>
            <w:webHidden/>
          </w:rPr>
          <w:tab/>
        </w:r>
        <w:r>
          <w:rPr>
            <w:noProof/>
            <w:webHidden/>
          </w:rPr>
          <w:fldChar w:fldCharType="begin"/>
        </w:r>
        <w:r>
          <w:rPr>
            <w:noProof/>
            <w:webHidden/>
          </w:rPr>
          <w:instrText xml:space="preserve"> PAGEREF _Toc229993816 \h </w:instrText>
        </w:r>
        <w:r>
          <w:rPr>
            <w:noProof/>
            <w:webHidden/>
          </w:rPr>
        </w:r>
        <w:r>
          <w:rPr>
            <w:noProof/>
            <w:webHidden/>
          </w:rPr>
          <w:fldChar w:fldCharType="separate"/>
        </w:r>
        <w:r w:rsidR="00F43743">
          <w:rPr>
            <w:noProof/>
            <w:webHidden/>
          </w:rPr>
          <w:t>62</w:t>
        </w:r>
        <w:r>
          <w:rPr>
            <w:noProof/>
            <w:webHidden/>
          </w:rPr>
          <w:fldChar w:fldCharType="end"/>
        </w:r>
      </w:hyperlink>
    </w:p>
    <w:p w14:paraId="6C5BA287" w14:textId="3F5DBD35" w:rsidR="008A4B45" w:rsidRDefault="008A4B45">
      <w:pPr>
        <w:pStyle w:val="Tabladeilustraciones"/>
        <w:tabs>
          <w:tab w:val="right" w:leader="dot" w:pos="8828"/>
        </w:tabs>
        <w:rPr>
          <w:rFonts w:eastAsiaTheme="minorEastAsia"/>
          <w:i w:val="0"/>
          <w:iCs w:val="0"/>
          <w:noProof/>
          <w:sz w:val="24"/>
          <w:szCs w:val="24"/>
          <w:lang w:eastAsia="es-MX"/>
        </w:rPr>
      </w:pPr>
      <w:hyperlink w:anchor="_Toc229993817" w:history="1">
        <w:r w:rsidRPr="00491E50">
          <w:rPr>
            <w:rStyle w:val="Hipervnculo"/>
            <w:noProof/>
          </w:rPr>
          <w:t>Ilustración 13 Diagrama de componentes de la Aplicación Móvil (C4 – Nivel 3). Elaboración propia.</w:t>
        </w:r>
        <w:r>
          <w:rPr>
            <w:noProof/>
            <w:webHidden/>
          </w:rPr>
          <w:tab/>
        </w:r>
        <w:r>
          <w:rPr>
            <w:noProof/>
            <w:webHidden/>
          </w:rPr>
          <w:fldChar w:fldCharType="begin"/>
        </w:r>
        <w:r>
          <w:rPr>
            <w:noProof/>
            <w:webHidden/>
          </w:rPr>
          <w:instrText xml:space="preserve"> PAGEREF _Toc229993817 \h </w:instrText>
        </w:r>
        <w:r>
          <w:rPr>
            <w:noProof/>
            <w:webHidden/>
          </w:rPr>
        </w:r>
        <w:r>
          <w:rPr>
            <w:noProof/>
            <w:webHidden/>
          </w:rPr>
          <w:fldChar w:fldCharType="separate"/>
        </w:r>
        <w:r w:rsidR="00F43743">
          <w:rPr>
            <w:noProof/>
            <w:webHidden/>
          </w:rPr>
          <w:t>63</w:t>
        </w:r>
        <w:r>
          <w:rPr>
            <w:noProof/>
            <w:webHidden/>
          </w:rPr>
          <w:fldChar w:fldCharType="end"/>
        </w:r>
      </w:hyperlink>
    </w:p>
    <w:p w14:paraId="12770451" w14:textId="7ED73A6A" w:rsidR="008A4B45" w:rsidRDefault="008A4B45">
      <w:pPr>
        <w:pStyle w:val="Tabladeilustraciones"/>
        <w:tabs>
          <w:tab w:val="right" w:leader="dot" w:pos="8828"/>
        </w:tabs>
        <w:rPr>
          <w:rFonts w:eastAsiaTheme="minorEastAsia"/>
          <w:i w:val="0"/>
          <w:iCs w:val="0"/>
          <w:noProof/>
          <w:sz w:val="24"/>
          <w:szCs w:val="24"/>
          <w:lang w:eastAsia="es-MX"/>
        </w:rPr>
      </w:pPr>
      <w:hyperlink w:anchor="_Toc229993818" w:history="1">
        <w:r w:rsidRPr="00491E50">
          <w:rPr>
            <w:rStyle w:val="Hipervnculo"/>
            <w:noProof/>
          </w:rPr>
          <w:t>Ilustración 14 Diagrama de componentes de la Base de Datos (C4 – Nivel 3). Elaboración propia</w:t>
        </w:r>
        <w:r>
          <w:rPr>
            <w:noProof/>
            <w:webHidden/>
          </w:rPr>
          <w:tab/>
        </w:r>
        <w:r>
          <w:rPr>
            <w:noProof/>
            <w:webHidden/>
          </w:rPr>
          <w:fldChar w:fldCharType="begin"/>
        </w:r>
        <w:r>
          <w:rPr>
            <w:noProof/>
            <w:webHidden/>
          </w:rPr>
          <w:instrText xml:space="preserve"> PAGEREF _Toc229993818 \h </w:instrText>
        </w:r>
        <w:r>
          <w:rPr>
            <w:noProof/>
            <w:webHidden/>
          </w:rPr>
        </w:r>
        <w:r>
          <w:rPr>
            <w:noProof/>
            <w:webHidden/>
          </w:rPr>
          <w:fldChar w:fldCharType="separate"/>
        </w:r>
        <w:r w:rsidR="00F43743">
          <w:rPr>
            <w:noProof/>
            <w:webHidden/>
          </w:rPr>
          <w:t>64</w:t>
        </w:r>
        <w:r>
          <w:rPr>
            <w:noProof/>
            <w:webHidden/>
          </w:rPr>
          <w:fldChar w:fldCharType="end"/>
        </w:r>
      </w:hyperlink>
    </w:p>
    <w:p w14:paraId="7AED40DC" w14:textId="00E11D37" w:rsidR="008A4B45" w:rsidRDefault="008A4B45">
      <w:pPr>
        <w:pStyle w:val="Tabladeilustraciones"/>
        <w:tabs>
          <w:tab w:val="right" w:leader="dot" w:pos="8828"/>
        </w:tabs>
        <w:rPr>
          <w:rFonts w:eastAsiaTheme="minorEastAsia"/>
          <w:i w:val="0"/>
          <w:iCs w:val="0"/>
          <w:noProof/>
          <w:sz w:val="24"/>
          <w:szCs w:val="24"/>
          <w:lang w:eastAsia="es-MX"/>
        </w:rPr>
      </w:pPr>
      <w:hyperlink w:anchor="_Toc229993819" w:history="1">
        <w:r w:rsidRPr="00491E50">
          <w:rPr>
            <w:rStyle w:val="Hipervnculo"/>
            <w:noProof/>
          </w:rPr>
          <w:t>Ilustración 15 Vista de bienvenida. Elaboración propia</w:t>
        </w:r>
        <w:r>
          <w:rPr>
            <w:noProof/>
            <w:webHidden/>
          </w:rPr>
          <w:tab/>
        </w:r>
        <w:r>
          <w:rPr>
            <w:noProof/>
            <w:webHidden/>
          </w:rPr>
          <w:fldChar w:fldCharType="begin"/>
        </w:r>
        <w:r>
          <w:rPr>
            <w:noProof/>
            <w:webHidden/>
          </w:rPr>
          <w:instrText xml:space="preserve"> PAGEREF _Toc229993819 \h </w:instrText>
        </w:r>
        <w:r>
          <w:rPr>
            <w:noProof/>
            <w:webHidden/>
          </w:rPr>
        </w:r>
        <w:r>
          <w:rPr>
            <w:noProof/>
            <w:webHidden/>
          </w:rPr>
          <w:fldChar w:fldCharType="separate"/>
        </w:r>
        <w:r w:rsidR="00F43743">
          <w:rPr>
            <w:noProof/>
            <w:webHidden/>
          </w:rPr>
          <w:t>122</w:t>
        </w:r>
        <w:r>
          <w:rPr>
            <w:noProof/>
            <w:webHidden/>
          </w:rPr>
          <w:fldChar w:fldCharType="end"/>
        </w:r>
      </w:hyperlink>
    </w:p>
    <w:p w14:paraId="7ADE22EB" w14:textId="14A2C0EE" w:rsidR="008A4B45" w:rsidRDefault="008A4B45">
      <w:pPr>
        <w:pStyle w:val="Tabladeilustraciones"/>
        <w:tabs>
          <w:tab w:val="right" w:leader="dot" w:pos="8828"/>
        </w:tabs>
        <w:rPr>
          <w:rFonts w:eastAsiaTheme="minorEastAsia"/>
          <w:i w:val="0"/>
          <w:iCs w:val="0"/>
          <w:noProof/>
          <w:sz w:val="24"/>
          <w:szCs w:val="24"/>
          <w:lang w:eastAsia="es-MX"/>
        </w:rPr>
      </w:pPr>
      <w:hyperlink w:anchor="_Toc229993820" w:history="1">
        <w:r w:rsidRPr="00491E50">
          <w:rPr>
            <w:rStyle w:val="Hipervnculo"/>
            <w:noProof/>
          </w:rPr>
          <w:t>Ilustración 16 Crear cuenta (Cliente). Elaboración propia</w:t>
        </w:r>
        <w:r>
          <w:rPr>
            <w:noProof/>
            <w:webHidden/>
          </w:rPr>
          <w:tab/>
        </w:r>
        <w:r>
          <w:rPr>
            <w:noProof/>
            <w:webHidden/>
          </w:rPr>
          <w:fldChar w:fldCharType="begin"/>
        </w:r>
        <w:r>
          <w:rPr>
            <w:noProof/>
            <w:webHidden/>
          </w:rPr>
          <w:instrText xml:space="preserve"> PAGEREF _Toc229993820 \h </w:instrText>
        </w:r>
        <w:r>
          <w:rPr>
            <w:noProof/>
            <w:webHidden/>
          </w:rPr>
        </w:r>
        <w:r>
          <w:rPr>
            <w:noProof/>
            <w:webHidden/>
          </w:rPr>
          <w:fldChar w:fldCharType="separate"/>
        </w:r>
        <w:r w:rsidR="00F43743">
          <w:rPr>
            <w:noProof/>
            <w:webHidden/>
          </w:rPr>
          <w:t>123</w:t>
        </w:r>
        <w:r>
          <w:rPr>
            <w:noProof/>
            <w:webHidden/>
          </w:rPr>
          <w:fldChar w:fldCharType="end"/>
        </w:r>
      </w:hyperlink>
    </w:p>
    <w:p w14:paraId="36EE79E6" w14:textId="44C315BD" w:rsidR="008A4B45" w:rsidRDefault="008A4B45">
      <w:pPr>
        <w:pStyle w:val="Tabladeilustraciones"/>
        <w:tabs>
          <w:tab w:val="right" w:leader="dot" w:pos="8828"/>
        </w:tabs>
        <w:rPr>
          <w:rFonts w:eastAsiaTheme="minorEastAsia"/>
          <w:i w:val="0"/>
          <w:iCs w:val="0"/>
          <w:noProof/>
          <w:sz w:val="24"/>
          <w:szCs w:val="24"/>
          <w:lang w:eastAsia="es-MX"/>
        </w:rPr>
      </w:pPr>
      <w:hyperlink w:anchor="_Toc229993821" w:history="1">
        <w:r w:rsidRPr="00491E50">
          <w:rPr>
            <w:rStyle w:val="Hipervnculo"/>
            <w:noProof/>
          </w:rPr>
          <w:t>Ilustración 17 Crear cuenta (Repartidor) Elaboración propia</w:t>
        </w:r>
        <w:r>
          <w:rPr>
            <w:noProof/>
            <w:webHidden/>
          </w:rPr>
          <w:tab/>
        </w:r>
        <w:r>
          <w:rPr>
            <w:noProof/>
            <w:webHidden/>
          </w:rPr>
          <w:fldChar w:fldCharType="begin"/>
        </w:r>
        <w:r>
          <w:rPr>
            <w:noProof/>
            <w:webHidden/>
          </w:rPr>
          <w:instrText xml:space="preserve"> PAGEREF _Toc229993821 \h </w:instrText>
        </w:r>
        <w:r>
          <w:rPr>
            <w:noProof/>
            <w:webHidden/>
          </w:rPr>
        </w:r>
        <w:r>
          <w:rPr>
            <w:noProof/>
            <w:webHidden/>
          </w:rPr>
          <w:fldChar w:fldCharType="separate"/>
        </w:r>
        <w:r w:rsidR="00F43743">
          <w:rPr>
            <w:noProof/>
            <w:webHidden/>
          </w:rPr>
          <w:t>124</w:t>
        </w:r>
        <w:r>
          <w:rPr>
            <w:noProof/>
            <w:webHidden/>
          </w:rPr>
          <w:fldChar w:fldCharType="end"/>
        </w:r>
      </w:hyperlink>
    </w:p>
    <w:p w14:paraId="75C72F03" w14:textId="457FEB34" w:rsidR="008A4B45" w:rsidRDefault="008A4B45">
      <w:pPr>
        <w:pStyle w:val="Tabladeilustraciones"/>
        <w:tabs>
          <w:tab w:val="right" w:leader="dot" w:pos="8828"/>
        </w:tabs>
        <w:rPr>
          <w:rFonts w:eastAsiaTheme="minorEastAsia"/>
          <w:i w:val="0"/>
          <w:iCs w:val="0"/>
          <w:noProof/>
          <w:sz w:val="24"/>
          <w:szCs w:val="24"/>
          <w:lang w:eastAsia="es-MX"/>
        </w:rPr>
      </w:pPr>
      <w:hyperlink w:anchor="_Toc229993822" w:history="1">
        <w:r w:rsidRPr="00491E50">
          <w:rPr>
            <w:rStyle w:val="Hipervnculo"/>
            <w:noProof/>
          </w:rPr>
          <w:t>Ilustración 18 Verificación número de teléfono. Elaboración propia</w:t>
        </w:r>
        <w:r>
          <w:rPr>
            <w:noProof/>
            <w:webHidden/>
          </w:rPr>
          <w:tab/>
        </w:r>
        <w:r>
          <w:rPr>
            <w:noProof/>
            <w:webHidden/>
          </w:rPr>
          <w:fldChar w:fldCharType="begin"/>
        </w:r>
        <w:r>
          <w:rPr>
            <w:noProof/>
            <w:webHidden/>
          </w:rPr>
          <w:instrText xml:space="preserve"> PAGEREF _Toc229993822 \h </w:instrText>
        </w:r>
        <w:r>
          <w:rPr>
            <w:noProof/>
            <w:webHidden/>
          </w:rPr>
        </w:r>
        <w:r>
          <w:rPr>
            <w:noProof/>
            <w:webHidden/>
          </w:rPr>
          <w:fldChar w:fldCharType="separate"/>
        </w:r>
        <w:r w:rsidR="00F43743">
          <w:rPr>
            <w:noProof/>
            <w:webHidden/>
          </w:rPr>
          <w:t>125</w:t>
        </w:r>
        <w:r>
          <w:rPr>
            <w:noProof/>
            <w:webHidden/>
          </w:rPr>
          <w:fldChar w:fldCharType="end"/>
        </w:r>
      </w:hyperlink>
    </w:p>
    <w:p w14:paraId="75638AB6" w14:textId="5B2814FF" w:rsidR="008A4B45" w:rsidRDefault="008A4B45">
      <w:pPr>
        <w:pStyle w:val="Tabladeilustraciones"/>
        <w:tabs>
          <w:tab w:val="right" w:leader="dot" w:pos="8828"/>
        </w:tabs>
        <w:rPr>
          <w:rFonts w:eastAsiaTheme="minorEastAsia"/>
          <w:i w:val="0"/>
          <w:iCs w:val="0"/>
          <w:noProof/>
          <w:sz w:val="24"/>
          <w:szCs w:val="24"/>
          <w:lang w:eastAsia="es-MX"/>
        </w:rPr>
      </w:pPr>
      <w:hyperlink w:anchor="_Toc229993823" w:history="1">
        <w:r w:rsidRPr="00491E50">
          <w:rPr>
            <w:rStyle w:val="Hipervnculo"/>
            <w:noProof/>
          </w:rPr>
          <w:t>Ilustración 19 Inicio de sesión. Elaboración propia</w:t>
        </w:r>
        <w:r>
          <w:rPr>
            <w:noProof/>
            <w:webHidden/>
          </w:rPr>
          <w:tab/>
        </w:r>
        <w:r>
          <w:rPr>
            <w:noProof/>
            <w:webHidden/>
          </w:rPr>
          <w:fldChar w:fldCharType="begin"/>
        </w:r>
        <w:r>
          <w:rPr>
            <w:noProof/>
            <w:webHidden/>
          </w:rPr>
          <w:instrText xml:space="preserve"> PAGEREF _Toc229993823 \h </w:instrText>
        </w:r>
        <w:r>
          <w:rPr>
            <w:noProof/>
            <w:webHidden/>
          </w:rPr>
        </w:r>
        <w:r>
          <w:rPr>
            <w:noProof/>
            <w:webHidden/>
          </w:rPr>
          <w:fldChar w:fldCharType="separate"/>
        </w:r>
        <w:r w:rsidR="00F43743">
          <w:rPr>
            <w:noProof/>
            <w:webHidden/>
          </w:rPr>
          <w:t>126</w:t>
        </w:r>
        <w:r>
          <w:rPr>
            <w:noProof/>
            <w:webHidden/>
          </w:rPr>
          <w:fldChar w:fldCharType="end"/>
        </w:r>
      </w:hyperlink>
    </w:p>
    <w:p w14:paraId="06CD5571" w14:textId="2A696E67" w:rsidR="008A4B45" w:rsidRDefault="008A4B45">
      <w:pPr>
        <w:pStyle w:val="Tabladeilustraciones"/>
        <w:tabs>
          <w:tab w:val="right" w:leader="dot" w:pos="8828"/>
        </w:tabs>
        <w:rPr>
          <w:rFonts w:eastAsiaTheme="minorEastAsia"/>
          <w:i w:val="0"/>
          <w:iCs w:val="0"/>
          <w:noProof/>
          <w:sz w:val="24"/>
          <w:szCs w:val="24"/>
          <w:lang w:eastAsia="es-MX"/>
        </w:rPr>
      </w:pPr>
      <w:hyperlink w:anchor="_Toc229993824" w:history="1">
        <w:r w:rsidRPr="00491E50">
          <w:rPr>
            <w:rStyle w:val="Hipervnculo"/>
            <w:noProof/>
          </w:rPr>
          <w:t>Ilustración 20 Vista de inicio (Cliente). Elaboración propia</w:t>
        </w:r>
        <w:r>
          <w:rPr>
            <w:noProof/>
            <w:webHidden/>
          </w:rPr>
          <w:tab/>
        </w:r>
        <w:r>
          <w:rPr>
            <w:noProof/>
            <w:webHidden/>
          </w:rPr>
          <w:fldChar w:fldCharType="begin"/>
        </w:r>
        <w:r>
          <w:rPr>
            <w:noProof/>
            <w:webHidden/>
          </w:rPr>
          <w:instrText xml:space="preserve"> PAGEREF _Toc229993824 \h </w:instrText>
        </w:r>
        <w:r>
          <w:rPr>
            <w:noProof/>
            <w:webHidden/>
          </w:rPr>
        </w:r>
        <w:r>
          <w:rPr>
            <w:noProof/>
            <w:webHidden/>
          </w:rPr>
          <w:fldChar w:fldCharType="separate"/>
        </w:r>
        <w:r w:rsidR="00F43743">
          <w:rPr>
            <w:noProof/>
            <w:webHidden/>
          </w:rPr>
          <w:t>127</w:t>
        </w:r>
        <w:r>
          <w:rPr>
            <w:noProof/>
            <w:webHidden/>
          </w:rPr>
          <w:fldChar w:fldCharType="end"/>
        </w:r>
      </w:hyperlink>
    </w:p>
    <w:p w14:paraId="0E538421" w14:textId="59117C9A" w:rsidR="008A4B45" w:rsidRDefault="008A4B45">
      <w:pPr>
        <w:pStyle w:val="Tabladeilustraciones"/>
        <w:tabs>
          <w:tab w:val="right" w:leader="dot" w:pos="8828"/>
        </w:tabs>
        <w:rPr>
          <w:rFonts w:eastAsiaTheme="minorEastAsia"/>
          <w:i w:val="0"/>
          <w:iCs w:val="0"/>
          <w:noProof/>
          <w:sz w:val="24"/>
          <w:szCs w:val="24"/>
          <w:lang w:eastAsia="es-MX"/>
        </w:rPr>
      </w:pPr>
      <w:hyperlink w:anchor="_Toc229993825" w:history="1">
        <w:r w:rsidRPr="00491E50">
          <w:rPr>
            <w:rStyle w:val="Hipervnculo"/>
            <w:noProof/>
          </w:rPr>
          <w:t>Ilustración 21 Generar nuevo pedido. Elaboración propia</w:t>
        </w:r>
        <w:r>
          <w:rPr>
            <w:noProof/>
            <w:webHidden/>
          </w:rPr>
          <w:tab/>
        </w:r>
        <w:r>
          <w:rPr>
            <w:noProof/>
            <w:webHidden/>
          </w:rPr>
          <w:fldChar w:fldCharType="begin"/>
        </w:r>
        <w:r>
          <w:rPr>
            <w:noProof/>
            <w:webHidden/>
          </w:rPr>
          <w:instrText xml:space="preserve"> PAGEREF _Toc229993825 \h </w:instrText>
        </w:r>
        <w:r>
          <w:rPr>
            <w:noProof/>
            <w:webHidden/>
          </w:rPr>
        </w:r>
        <w:r>
          <w:rPr>
            <w:noProof/>
            <w:webHidden/>
          </w:rPr>
          <w:fldChar w:fldCharType="separate"/>
        </w:r>
        <w:r w:rsidR="00F43743">
          <w:rPr>
            <w:noProof/>
            <w:webHidden/>
          </w:rPr>
          <w:t>128</w:t>
        </w:r>
        <w:r>
          <w:rPr>
            <w:noProof/>
            <w:webHidden/>
          </w:rPr>
          <w:fldChar w:fldCharType="end"/>
        </w:r>
      </w:hyperlink>
    </w:p>
    <w:p w14:paraId="3500A2AE" w14:textId="26D1EF86" w:rsidR="008A4B45" w:rsidRDefault="008A4B45">
      <w:pPr>
        <w:pStyle w:val="Tabladeilustraciones"/>
        <w:tabs>
          <w:tab w:val="right" w:leader="dot" w:pos="8828"/>
        </w:tabs>
        <w:rPr>
          <w:rFonts w:eastAsiaTheme="minorEastAsia"/>
          <w:i w:val="0"/>
          <w:iCs w:val="0"/>
          <w:noProof/>
          <w:sz w:val="24"/>
          <w:szCs w:val="24"/>
          <w:lang w:eastAsia="es-MX"/>
        </w:rPr>
      </w:pPr>
      <w:hyperlink w:anchor="_Toc229993826" w:history="1">
        <w:r w:rsidRPr="00491E50">
          <w:rPr>
            <w:rStyle w:val="Hipervnculo"/>
            <w:noProof/>
          </w:rPr>
          <w:t>Ilustración 22 Generar pedido con límite de precio. Elaboración propia</w:t>
        </w:r>
        <w:r>
          <w:rPr>
            <w:noProof/>
            <w:webHidden/>
          </w:rPr>
          <w:tab/>
        </w:r>
        <w:r>
          <w:rPr>
            <w:noProof/>
            <w:webHidden/>
          </w:rPr>
          <w:fldChar w:fldCharType="begin"/>
        </w:r>
        <w:r>
          <w:rPr>
            <w:noProof/>
            <w:webHidden/>
          </w:rPr>
          <w:instrText xml:space="preserve"> PAGEREF _Toc229993826 \h </w:instrText>
        </w:r>
        <w:r>
          <w:rPr>
            <w:noProof/>
            <w:webHidden/>
          </w:rPr>
        </w:r>
        <w:r>
          <w:rPr>
            <w:noProof/>
            <w:webHidden/>
          </w:rPr>
          <w:fldChar w:fldCharType="separate"/>
        </w:r>
        <w:r w:rsidR="00F43743">
          <w:rPr>
            <w:noProof/>
            <w:webHidden/>
          </w:rPr>
          <w:t>129</w:t>
        </w:r>
        <w:r>
          <w:rPr>
            <w:noProof/>
            <w:webHidden/>
          </w:rPr>
          <w:fldChar w:fldCharType="end"/>
        </w:r>
      </w:hyperlink>
    </w:p>
    <w:p w14:paraId="746DCBFE" w14:textId="1DD3551E" w:rsidR="008A4B45" w:rsidRDefault="008A4B45">
      <w:pPr>
        <w:pStyle w:val="Tabladeilustraciones"/>
        <w:tabs>
          <w:tab w:val="right" w:leader="dot" w:pos="8828"/>
        </w:tabs>
        <w:rPr>
          <w:rFonts w:eastAsiaTheme="minorEastAsia"/>
          <w:i w:val="0"/>
          <w:iCs w:val="0"/>
          <w:noProof/>
          <w:sz w:val="24"/>
          <w:szCs w:val="24"/>
          <w:lang w:eastAsia="es-MX"/>
        </w:rPr>
      </w:pPr>
      <w:hyperlink w:anchor="_Toc229993827" w:history="1">
        <w:r w:rsidRPr="00491E50">
          <w:rPr>
            <w:rStyle w:val="Hipervnculo"/>
            <w:noProof/>
          </w:rPr>
          <w:t>Ilustración 23 Elegir purificadora. Elaboración propia</w:t>
        </w:r>
        <w:r>
          <w:rPr>
            <w:noProof/>
            <w:webHidden/>
          </w:rPr>
          <w:tab/>
        </w:r>
        <w:r>
          <w:rPr>
            <w:noProof/>
            <w:webHidden/>
          </w:rPr>
          <w:fldChar w:fldCharType="begin"/>
        </w:r>
        <w:r>
          <w:rPr>
            <w:noProof/>
            <w:webHidden/>
          </w:rPr>
          <w:instrText xml:space="preserve"> PAGEREF _Toc229993827 \h </w:instrText>
        </w:r>
        <w:r>
          <w:rPr>
            <w:noProof/>
            <w:webHidden/>
          </w:rPr>
        </w:r>
        <w:r>
          <w:rPr>
            <w:noProof/>
            <w:webHidden/>
          </w:rPr>
          <w:fldChar w:fldCharType="separate"/>
        </w:r>
        <w:r w:rsidR="00F43743">
          <w:rPr>
            <w:noProof/>
            <w:webHidden/>
          </w:rPr>
          <w:t>130</w:t>
        </w:r>
        <w:r>
          <w:rPr>
            <w:noProof/>
            <w:webHidden/>
          </w:rPr>
          <w:fldChar w:fldCharType="end"/>
        </w:r>
      </w:hyperlink>
    </w:p>
    <w:p w14:paraId="3337C6DC" w14:textId="5CF5F332" w:rsidR="008A4B45" w:rsidRDefault="008A4B45">
      <w:pPr>
        <w:pStyle w:val="Tabladeilustraciones"/>
        <w:tabs>
          <w:tab w:val="right" w:leader="dot" w:pos="8828"/>
        </w:tabs>
        <w:rPr>
          <w:rFonts w:eastAsiaTheme="minorEastAsia"/>
          <w:i w:val="0"/>
          <w:iCs w:val="0"/>
          <w:noProof/>
          <w:sz w:val="24"/>
          <w:szCs w:val="24"/>
          <w:lang w:eastAsia="es-MX"/>
        </w:rPr>
      </w:pPr>
      <w:hyperlink w:anchor="_Toc229993828" w:history="1">
        <w:r w:rsidRPr="00491E50">
          <w:rPr>
            <w:rStyle w:val="Hipervnculo"/>
            <w:noProof/>
          </w:rPr>
          <w:t>Ilustración 24 Espera del pedido. Elaboración propia</w:t>
        </w:r>
        <w:r>
          <w:rPr>
            <w:noProof/>
            <w:webHidden/>
          </w:rPr>
          <w:tab/>
        </w:r>
        <w:r>
          <w:rPr>
            <w:noProof/>
            <w:webHidden/>
          </w:rPr>
          <w:fldChar w:fldCharType="begin"/>
        </w:r>
        <w:r>
          <w:rPr>
            <w:noProof/>
            <w:webHidden/>
          </w:rPr>
          <w:instrText xml:space="preserve"> PAGEREF _Toc229993828 \h </w:instrText>
        </w:r>
        <w:r>
          <w:rPr>
            <w:noProof/>
            <w:webHidden/>
          </w:rPr>
        </w:r>
        <w:r>
          <w:rPr>
            <w:noProof/>
            <w:webHidden/>
          </w:rPr>
          <w:fldChar w:fldCharType="separate"/>
        </w:r>
        <w:r w:rsidR="00F43743">
          <w:rPr>
            <w:noProof/>
            <w:webHidden/>
          </w:rPr>
          <w:t>131</w:t>
        </w:r>
        <w:r>
          <w:rPr>
            <w:noProof/>
            <w:webHidden/>
          </w:rPr>
          <w:fldChar w:fldCharType="end"/>
        </w:r>
      </w:hyperlink>
    </w:p>
    <w:p w14:paraId="7DD4BBDC" w14:textId="57BB5BBD" w:rsidR="008A4B45" w:rsidRDefault="008A4B45">
      <w:pPr>
        <w:pStyle w:val="Tabladeilustraciones"/>
        <w:tabs>
          <w:tab w:val="right" w:leader="dot" w:pos="8828"/>
        </w:tabs>
        <w:rPr>
          <w:rFonts w:eastAsiaTheme="minorEastAsia"/>
          <w:i w:val="0"/>
          <w:iCs w:val="0"/>
          <w:noProof/>
          <w:sz w:val="24"/>
          <w:szCs w:val="24"/>
          <w:lang w:eastAsia="es-MX"/>
        </w:rPr>
      </w:pPr>
      <w:hyperlink w:anchor="_Toc229993829" w:history="1">
        <w:r w:rsidRPr="00491E50">
          <w:rPr>
            <w:rStyle w:val="Hipervnculo"/>
            <w:noProof/>
          </w:rPr>
          <w:t>Ilustración 25 Seguimiento del pedido. Elaboración propia</w:t>
        </w:r>
        <w:r>
          <w:rPr>
            <w:noProof/>
            <w:webHidden/>
          </w:rPr>
          <w:tab/>
        </w:r>
        <w:r>
          <w:rPr>
            <w:noProof/>
            <w:webHidden/>
          </w:rPr>
          <w:fldChar w:fldCharType="begin"/>
        </w:r>
        <w:r>
          <w:rPr>
            <w:noProof/>
            <w:webHidden/>
          </w:rPr>
          <w:instrText xml:space="preserve"> PAGEREF _Toc229993829 \h </w:instrText>
        </w:r>
        <w:r>
          <w:rPr>
            <w:noProof/>
            <w:webHidden/>
          </w:rPr>
        </w:r>
        <w:r>
          <w:rPr>
            <w:noProof/>
            <w:webHidden/>
          </w:rPr>
          <w:fldChar w:fldCharType="separate"/>
        </w:r>
        <w:r w:rsidR="00F43743">
          <w:rPr>
            <w:noProof/>
            <w:webHidden/>
          </w:rPr>
          <w:t>132</w:t>
        </w:r>
        <w:r>
          <w:rPr>
            <w:noProof/>
            <w:webHidden/>
          </w:rPr>
          <w:fldChar w:fldCharType="end"/>
        </w:r>
      </w:hyperlink>
    </w:p>
    <w:p w14:paraId="6537F43C" w14:textId="2EDAEFB1" w:rsidR="008A4B45" w:rsidRDefault="008A4B45">
      <w:pPr>
        <w:pStyle w:val="Tabladeilustraciones"/>
        <w:tabs>
          <w:tab w:val="right" w:leader="dot" w:pos="8828"/>
        </w:tabs>
        <w:rPr>
          <w:rFonts w:eastAsiaTheme="minorEastAsia"/>
          <w:i w:val="0"/>
          <w:iCs w:val="0"/>
          <w:noProof/>
          <w:sz w:val="24"/>
          <w:szCs w:val="24"/>
          <w:lang w:eastAsia="es-MX"/>
        </w:rPr>
      </w:pPr>
      <w:hyperlink w:anchor="_Toc229993830" w:history="1">
        <w:r w:rsidRPr="00491E50">
          <w:rPr>
            <w:rStyle w:val="Hipervnculo"/>
            <w:noProof/>
          </w:rPr>
          <w:t>Ilustración 26 Historial de pedidos. Elaboración propia</w:t>
        </w:r>
        <w:r>
          <w:rPr>
            <w:noProof/>
            <w:webHidden/>
          </w:rPr>
          <w:tab/>
        </w:r>
        <w:r>
          <w:rPr>
            <w:noProof/>
            <w:webHidden/>
          </w:rPr>
          <w:fldChar w:fldCharType="begin"/>
        </w:r>
        <w:r>
          <w:rPr>
            <w:noProof/>
            <w:webHidden/>
          </w:rPr>
          <w:instrText xml:space="preserve"> PAGEREF _Toc229993830 \h </w:instrText>
        </w:r>
        <w:r>
          <w:rPr>
            <w:noProof/>
            <w:webHidden/>
          </w:rPr>
        </w:r>
        <w:r>
          <w:rPr>
            <w:noProof/>
            <w:webHidden/>
          </w:rPr>
          <w:fldChar w:fldCharType="separate"/>
        </w:r>
        <w:r w:rsidR="00F43743">
          <w:rPr>
            <w:noProof/>
            <w:webHidden/>
          </w:rPr>
          <w:t>133</w:t>
        </w:r>
        <w:r>
          <w:rPr>
            <w:noProof/>
            <w:webHidden/>
          </w:rPr>
          <w:fldChar w:fldCharType="end"/>
        </w:r>
      </w:hyperlink>
    </w:p>
    <w:p w14:paraId="2EA191D1" w14:textId="0AA0244B" w:rsidR="008A4B45" w:rsidRDefault="008A4B45">
      <w:pPr>
        <w:pStyle w:val="Tabladeilustraciones"/>
        <w:tabs>
          <w:tab w:val="right" w:leader="dot" w:pos="8828"/>
        </w:tabs>
        <w:rPr>
          <w:rFonts w:eastAsiaTheme="minorEastAsia"/>
          <w:i w:val="0"/>
          <w:iCs w:val="0"/>
          <w:noProof/>
          <w:sz w:val="24"/>
          <w:szCs w:val="24"/>
          <w:lang w:eastAsia="es-MX"/>
        </w:rPr>
      </w:pPr>
      <w:hyperlink w:anchor="_Toc229993831" w:history="1">
        <w:r w:rsidRPr="00491E50">
          <w:rPr>
            <w:rStyle w:val="Hipervnculo"/>
            <w:noProof/>
          </w:rPr>
          <w:t>Ilustración 27 Perfil (Cliente). Elaboración propia</w:t>
        </w:r>
        <w:r>
          <w:rPr>
            <w:noProof/>
            <w:webHidden/>
          </w:rPr>
          <w:tab/>
        </w:r>
        <w:r>
          <w:rPr>
            <w:noProof/>
            <w:webHidden/>
          </w:rPr>
          <w:fldChar w:fldCharType="begin"/>
        </w:r>
        <w:r>
          <w:rPr>
            <w:noProof/>
            <w:webHidden/>
          </w:rPr>
          <w:instrText xml:space="preserve"> PAGEREF _Toc229993831 \h </w:instrText>
        </w:r>
        <w:r>
          <w:rPr>
            <w:noProof/>
            <w:webHidden/>
          </w:rPr>
        </w:r>
        <w:r>
          <w:rPr>
            <w:noProof/>
            <w:webHidden/>
          </w:rPr>
          <w:fldChar w:fldCharType="separate"/>
        </w:r>
        <w:r w:rsidR="00F43743">
          <w:rPr>
            <w:noProof/>
            <w:webHidden/>
          </w:rPr>
          <w:t>134</w:t>
        </w:r>
        <w:r>
          <w:rPr>
            <w:noProof/>
            <w:webHidden/>
          </w:rPr>
          <w:fldChar w:fldCharType="end"/>
        </w:r>
      </w:hyperlink>
    </w:p>
    <w:p w14:paraId="0763C79C" w14:textId="6ECAFEE0" w:rsidR="008A4B45" w:rsidRDefault="008A4B45">
      <w:pPr>
        <w:pStyle w:val="Tabladeilustraciones"/>
        <w:tabs>
          <w:tab w:val="right" w:leader="dot" w:pos="8828"/>
        </w:tabs>
        <w:rPr>
          <w:rFonts w:eastAsiaTheme="minorEastAsia"/>
          <w:i w:val="0"/>
          <w:iCs w:val="0"/>
          <w:noProof/>
          <w:sz w:val="24"/>
          <w:szCs w:val="24"/>
          <w:lang w:eastAsia="es-MX"/>
        </w:rPr>
      </w:pPr>
      <w:hyperlink w:anchor="_Toc229993832" w:history="1">
        <w:r w:rsidRPr="00491E50">
          <w:rPr>
            <w:rStyle w:val="Hipervnculo"/>
            <w:noProof/>
          </w:rPr>
          <w:t>Ilustración 28 Vista de inicio (Repartidor). Elaboración propia</w:t>
        </w:r>
        <w:r>
          <w:rPr>
            <w:noProof/>
            <w:webHidden/>
          </w:rPr>
          <w:tab/>
        </w:r>
        <w:r>
          <w:rPr>
            <w:noProof/>
            <w:webHidden/>
          </w:rPr>
          <w:fldChar w:fldCharType="begin"/>
        </w:r>
        <w:r>
          <w:rPr>
            <w:noProof/>
            <w:webHidden/>
          </w:rPr>
          <w:instrText xml:space="preserve"> PAGEREF _Toc229993832 \h </w:instrText>
        </w:r>
        <w:r>
          <w:rPr>
            <w:noProof/>
            <w:webHidden/>
          </w:rPr>
        </w:r>
        <w:r>
          <w:rPr>
            <w:noProof/>
            <w:webHidden/>
          </w:rPr>
          <w:fldChar w:fldCharType="separate"/>
        </w:r>
        <w:r w:rsidR="00F43743">
          <w:rPr>
            <w:noProof/>
            <w:webHidden/>
          </w:rPr>
          <w:t>135</w:t>
        </w:r>
        <w:r>
          <w:rPr>
            <w:noProof/>
            <w:webHidden/>
          </w:rPr>
          <w:fldChar w:fldCharType="end"/>
        </w:r>
      </w:hyperlink>
    </w:p>
    <w:p w14:paraId="19ED667E" w14:textId="4169DB4A" w:rsidR="008A4B45" w:rsidRDefault="008A4B45">
      <w:pPr>
        <w:pStyle w:val="Tabladeilustraciones"/>
        <w:tabs>
          <w:tab w:val="right" w:leader="dot" w:pos="8828"/>
        </w:tabs>
        <w:rPr>
          <w:rFonts w:eastAsiaTheme="minorEastAsia"/>
          <w:i w:val="0"/>
          <w:iCs w:val="0"/>
          <w:noProof/>
          <w:sz w:val="24"/>
          <w:szCs w:val="24"/>
          <w:lang w:eastAsia="es-MX"/>
        </w:rPr>
      </w:pPr>
      <w:hyperlink w:anchor="_Toc229993833" w:history="1">
        <w:r w:rsidRPr="00491E50">
          <w:rPr>
            <w:rStyle w:val="Hipervnculo"/>
            <w:noProof/>
          </w:rPr>
          <w:t>Ilustración 29 Pedidos elegidos. Elaboración propia</w:t>
        </w:r>
        <w:r>
          <w:rPr>
            <w:noProof/>
            <w:webHidden/>
          </w:rPr>
          <w:tab/>
        </w:r>
        <w:r>
          <w:rPr>
            <w:noProof/>
            <w:webHidden/>
          </w:rPr>
          <w:fldChar w:fldCharType="begin"/>
        </w:r>
        <w:r>
          <w:rPr>
            <w:noProof/>
            <w:webHidden/>
          </w:rPr>
          <w:instrText xml:space="preserve"> PAGEREF _Toc229993833 \h </w:instrText>
        </w:r>
        <w:r>
          <w:rPr>
            <w:noProof/>
            <w:webHidden/>
          </w:rPr>
        </w:r>
        <w:r>
          <w:rPr>
            <w:noProof/>
            <w:webHidden/>
          </w:rPr>
          <w:fldChar w:fldCharType="separate"/>
        </w:r>
        <w:r w:rsidR="00F43743">
          <w:rPr>
            <w:noProof/>
            <w:webHidden/>
          </w:rPr>
          <w:t>136</w:t>
        </w:r>
        <w:r>
          <w:rPr>
            <w:noProof/>
            <w:webHidden/>
          </w:rPr>
          <w:fldChar w:fldCharType="end"/>
        </w:r>
      </w:hyperlink>
    </w:p>
    <w:p w14:paraId="4381B9CD" w14:textId="67387A09" w:rsidR="008A4B45" w:rsidRDefault="008A4B45">
      <w:pPr>
        <w:pStyle w:val="Tabladeilustraciones"/>
        <w:tabs>
          <w:tab w:val="right" w:leader="dot" w:pos="8828"/>
        </w:tabs>
        <w:rPr>
          <w:rFonts w:eastAsiaTheme="minorEastAsia"/>
          <w:i w:val="0"/>
          <w:iCs w:val="0"/>
          <w:noProof/>
          <w:sz w:val="24"/>
          <w:szCs w:val="24"/>
          <w:lang w:eastAsia="es-MX"/>
        </w:rPr>
      </w:pPr>
      <w:hyperlink w:anchor="_Toc229993834" w:history="1">
        <w:r w:rsidRPr="00491E50">
          <w:rPr>
            <w:rStyle w:val="Hipervnculo"/>
            <w:noProof/>
          </w:rPr>
          <w:t>Ilustración 30 Elegir pedidos. Elaboración propia</w:t>
        </w:r>
        <w:r>
          <w:rPr>
            <w:noProof/>
            <w:webHidden/>
          </w:rPr>
          <w:tab/>
        </w:r>
        <w:r>
          <w:rPr>
            <w:noProof/>
            <w:webHidden/>
          </w:rPr>
          <w:fldChar w:fldCharType="begin"/>
        </w:r>
        <w:r>
          <w:rPr>
            <w:noProof/>
            <w:webHidden/>
          </w:rPr>
          <w:instrText xml:space="preserve"> PAGEREF _Toc229993834 \h </w:instrText>
        </w:r>
        <w:r>
          <w:rPr>
            <w:noProof/>
            <w:webHidden/>
          </w:rPr>
        </w:r>
        <w:r>
          <w:rPr>
            <w:noProof/>
            <w:webHidden/>
          </w:rPr>
          <w:fldChar w:fldCharType="separate"/>
        </w:r>
        <w:r w:rsidR="00F43743">
          <w:rPr>
            <w:noProof/>
            <w:webHidden/>
          </w:rPr>
          <w:t>137</w:t>
        </w:r>
        <w:r>
          <w:rPr>
            <w:noProof/>
            <w:webHidden/>
          </w:rPr>
          <w:fldChar w:fldCharType="end"/>
        </w:r>
      </w:hyperlink>
    </w:p>
    <w:p w14:paraId="62C1D8FE" w14:textId="4EB3CF27" w:rsidR="008A4B45" w:rsidRDefault="008A4B45">
      <w:pPr>
        <w:pStyle w:val="Tabladeilustraciones"/>
        <w:tabs>
          <w:tab w:val="right" w:leader="dot" w:pos="8828"/>
        </w:tabs>
        <w:rPr>
          <w:rFonts w:eastAsiaTheme="minorEastAsia"/>
          <w:i w:val="0"/>
          <w:iCs w:val="0"/>
          <w:noProof/>
          <w:sz w:val="24"/>
          <w:szCs w:val="24"/>
          <w:lang w:eastAsia="es-MX"/>
        </w:rPr>
      </w:pPr>
      <w:hyperlink w:anchor="_Toc229993835" w:history="1">
        <w:r w:rsidRPr="00491E50">
          <w:rPr>
            <w:rStyle w:val="Hipervnculo"/>
            <w:noProof/>
          </w:rPr>
          <w:t>Ilustración 31 Ruta de entrega. Elaboración propia</w:t>
        </w:r>
        <w:r>
          <w:rPr>
            <w:noProof/>
            <w:webHidden/>
          </w:rPr>
          <w:tab/>
        </w:r>
        <w:r>
          <w:rPr>
            <w:noProof/>
            <w:webHidden/>
          </w:rPr>
          <w:fldChar w:fldCharType="begin"/>
        </w:r>
        <w:r>
          <w:rPr>
            <w:noProof/>
            <w:webHidden/>
          </w:rPr>
          <w:instrText xml:space="preserve"> PAGEREF _Toc229993835 \h </w:instrText>
        </w:r>
        <w:r>
          <w:rPr>
            <w:noProof/>
            <w:webHidden/>
          </w:rPr>
        </w:r>
        <w:r>
          <w:rPr>
            <w:noProof/>
            <w:webHidden/>
          </w:rPr>
          <w:fldChar w:fldCharType="separate"/>
        </w:r>
        <w:r w:rsidR="00F43743">
          <w:rPr>
            <w:noProof/>
            <w:webHidden/>
          </w:rPr>
          <w:t>138</w:t>
        </w:r>
        <w:r>
          <w:rPr>
            <w:noProof/>
            <w:webHidden/>
          </w:rPr>
          <w:fldChar w:fldCharType="end"/>
        </w:r>
      </w:hyperlink>
    </w:p>
    <w:p w14:paraId="41AE7B37" w14:textId="34CB3DD0" w:rsidR="008A4B45" w:rsidRDefault="008A4B45">
      <w:pPr>
        <w:pStyle w:val="Tabladeilustraciones"/>
        <w:tabs>
          <w:tab w:val="right" w:leader="dot" w:pos="8828"/>
        </w:tabs>
        <w:rPr>
          <w:rFonts w:eastAsiaTheme="minorEastAsia"/>
          <w:i w:val="0"/>
          <w:iCs w:val="0"/>
          <w:noProof/>
          <w:sz w:val="24"/>
          <w:szCs w:val="24"/>
          <w:lang w:eastAsia="es-MX"/>
        </w:rPr>
      </w:pPr>
      <w:hyperlink w:anchor="_Toc229993836" w:history="1">
        <w:r w:rsidRPr="00491E50">
          <w:rPr>
            <w:rStyle w:val="Hipervnculo"/>
            <w:noProof/>
          </w:rPr>
          <w:t>Ilustración 32 Vista de inventario. Elaboración propia</w:t>
        </w:r>
        <w:r>
          <w:rPr>
            <w:noProof/>
            <w:webHidden/>
          </w:rPr>
          <w:tab/>
        </w:r>
        <w:r>
          <w:rPr>
            <w:noProof/>
            <w:webHidden/>
          </w:rPr>
          <w:fldChar w:fldCharType="begin"/>
        </w:r>
        <w:r>
          <w:rPr>
            <w:noProof/>
            <w:webHidden/>
          </w:rPr>
          <w:instrText xml:space="preserve"> PAGEREF _Toc229993836 \h </w:instrText>
        </w:r>
        <w:r>
          <w:rPr>
            <w:noProof/>
            <w:webHidden/>
          </w:rPr>
        </w:r>
        <w:r>
          <w:rPr>
            <w:noProof/>
            <w:webHidden/>
          </w:rPr>
          <w:fldChar w:fldCharType="separate"/>
        </w:r>
        <w:r w:rsidR="00F43743">
          <w:rPr>
            <w:noProof/>
            <w:webHidden/>
          </w:rPr>
          <w:t>139</w:t>
        </w:r>
        <w:r>
          <w:rPr>
            <w:noProof/>
            <w:webHidden/>
          </w:rPr>
          <w:fldChar w:fldCharType="end"/>
        </w:r>
      </w:hyperlink>
    </w:p>
    <w:p w14:paraId="5DB9B8E2" w14:textId="01E1E038" w:rsidR="008A4B45" w:rsidRDefault="008A4B45">
      <w:pPr>
        <w:pStyle w:val="Tabladeilustraciones"/>
        <w:tabs>
          <w:tab w:val="right" w:leader="dot" w:pos="8828"/>
        </w:tabs>
        <w:rPr>
          <w:rFonts w:eastAsiaTheme="minorEastAsia"/>
          <w:i w:val="0"/>
          <w:iCs w:val="0"/>
          <w:noProof/>
          <w:sz w:val="24"/>
          <w:szCs w:val="24"/>
          <w:lang w:eastAsia="es-MX"/>
        </w:rPr>
      </w:pPr>
      <w:hyperlink w:anchor="_Toc229993837" w:history="1">
        <w:r w:rsidRPr="00491E50">
          <w:rPr>
            <w:rStyle w:val="Hipervnculo"/>
            <w:noProof/>
          </w:rPr>
          <w:t>Ilustración 33 Vista de ingresos. Elaboración propia</w:t>
        </w:r>
        <w:r>
          <w:rPr>
            <w:noProof/>
            <w:webHidden/>
          </w:rPr>
          <w:tab/>
        </w:r>
        <w:r>
          <w:rPr>
            <w:noProof/>
            <w:webHidden/>
          </w:rPr>
          <w:fldChar w:fldCharType="begin"/>
        </w:r>
        <w:r>
          <w:rPr>
            <w:noProof/>
            <w:webHidden/>
          </w:rPr>
          <w:instrText xml:space="preserve"> PAGEREF _Toc229993837 \h </w:instrText>
        </w:r>
        <w:r>
          <w:rPr>
            <w:noProof/>
            <w:webHidden/>
          </w:rPr>
        </w:r>
        <w:r>
          <w:rPr>
            <w:noProof/>
            <w:webHidden/>
          </w:rPr>
          <w:fldChar w:fldCharType="separate"/>
        </w:r>
        <w:r w:rsidR="00F43743">
          <w:rPr>
            <w:noProof/>
            <w:webHidden/>
          </w:rPr>
          <w:t>140</w:t>
        </w:r>
        <w:r>
          <w:rPr>
            <w:noProof/>
            <w:webHidden/>
          </w:rPr>
          <w:fldChar w:fldCharType="end"/>
        </w:r>
      </w:hyperlink>
    </w:p>
    <w:p w14:paraId="38F69004" w14:textId="70D2FB22" w:rsidR="008A4B45" w:rsidRDefault="008A4B45">
      <w:pPr>
        <w:pStyle w:val="Tabladeilustraciones"/>
        <w:tabs>
          <w:tab w:val="right" w:leader="dot" w:pos="8828"/>
        </w:tabs>
        <w:rPr>
          <w:rFonts w:eastAsiaTheme="minorEastAsia"/>
          <w:i w:val="0"/>
          <w:iCs w:val="0"/>
          <w:noProof/>
          <w:sz w:val="24"/>
          <w:szCs w:val="24"/>
          <w:lang w:eastAsia="es-MX"/>
        </w:rPr>
      </w:pPr>
      <w:hyperlink w:anchor="_Toc229993838" w:history="1">
        <w:r w:rsidRPr="00491E50">
          <w:rPr>
            <w:rStyle w:val="Hipervnculo"/>
            <w:noProof/>
          </w:rPr>
          <w:t>Ilustración 34 Perfil (Repartidor). Elaboración propia</w:t>
        </w:r>
        <w:r>
          <w:rPr>
            <w:noProof/>
            <w:webHidden/>
          </w:rPr>
          <w:tab/>
        </w:r>
        <w:r>
          <w:rPr>
            <w:noProof/>
            <w:webHidden/>
          </w:rPr>
          <w:fldChar w:fldCharType="begin"/>
        </w:r>
        <w:r>
          <w:rPr>
            <w:noProof/>
            <w:webHidden/>
          </w:rPr>
          <w:instrText xml:space="preserve"> PAGEREF _Toc229993838 \h </w:instrText>
        </w:r>
        <w:r>
          <w:rPr>
            <w:noProof/>
            <w:webHidden/>
          </w:rPr>
        </w:r>
        <w:r>
          <w:rPr>
            <w:noProof/>
            <w:webHidden/>
          </w:rPr>
          <w:fldChar w:fldCharType="separate"/>
        </w:r>
        <w:r w:rsidR="00F43743">
          <w:rPr>
            <w:noProof/>
            <w:webHidden/>
          </w:rPr>
          <w:t>141</w:t>
        </w:r>
        <w:r>
          <w:rPr>
            <w:noProof/>
            <w:webHidden/>
          </w:rPr>
          <w:fldChar w:fldCharType="end"/>
        </w:r>
      </w:hyperlink>
    </w:p>
    <w:p w14:paraId="65FFC217" w14:textId="3AEAEA69" w:rsidR="008A4B45" w:rsidRDefault="008A4B45">
      <w:pPr>
        <w:pStyle w:val="Tabladeilustraciones"/>
        <w:tabs>
          <w:tab w:val="right" w:leader="dot" w:pos="8828"/>
        </w:tabs>
        <w:rPr>
          <w:rFonts w:eastAsiaTheme="minorEastAsia"/>
          <w:i w:val="0"/>
          <w:iCs w:val="0"/>
          <w:noProof/>
          <w:sz w:val="24"/>
          <w:szCs w:val="24"/>
          <w:lang w:eastAsia="es-MX"/>
        </w:rPr>
      </w:pPr>
      <w:hyperlink w:anchor="_Toc229993839" w:history="1">
        <w:r w:rsidRPr="00491E50">
          <w:rPr>
            <w:rStyle w:val="Hipervnculo"/>
            <w:noProof/>
          </w:rPr>
          <w:t>Ilustración 35 Perfil de purificadora. Elaboración propia</w:t>
        </w:r>
        <w:r>
          <w:rPr>
            <w:noProof/>
            <w:webHidden/>
          </w:rPr>
          <w:tab/>
        </w:r>
        <w:r>
          <w:rPr>
            <w:noProof/>
            <w:webHidden/>
          </w:rPr>
          <w:fldChar w:fldCharType="begin"/>
        </w:r>
        <w:r>
          <w:rPr>
            <w:noProof/>
            <w:webHidden/>
          </w:rPr>
          <w:instrText xml:space="preserve"> PAGEREF _Toc229993839 \h </w:instrText>
        </w:r>
        <w:r>
          <w:rPr>
            <w:noProof/>
            <w:webHidden/>
          </w:rPr>
        </w:r>
        <w:r>
          <w:rPr>
            <w:noProof/>
            <w:webHidden/>
          </w:rPr>
          <w:fldChar w:fldCharType="separate"/>
        </w:r>
        <w:r w:rsidR="00F43743">
          <w:rPr>
            <w:noProof/>
            <w:webHidden/>
          </w:rPr>
          <w:t>142</w:t>
        </w:r>
        <w:r>
          <w:rPr>
            <w:noProof/>
            <w:webHidden/>
          </w:rPr>
          <w:fldChar w:fldCharType="end"/>
        </w:r>
      </w:hyperlink>
    </w:p>
    <w:p w14:paraId="1FC5E7FD" w14:textId="780C258E" w:rsidR="008A4B45" w:rsidRDefault="008A4B45">
      <w:pPr>
        <w:pStyle w:val="Tabladeilustraciones"/>
        <w:tabs>
          <w:tab w:val="right" w:leader="dot" w:pos="8828"/>
        </w:tabs>
        <w:rPr>
          <w:rFonts w:eastAsiaTheme="minorEastAsia"/>
          <w:i w:val="0"/>
          <w:iCs w:val="0"/>
          <w:noProof/>
          <w:sz w:val="24"/>
          <w:szCs w:val="24"/>
          <w:lang w:eastAsia="es-MX"/>
        </w:rPr>
      </w:pPr>
      <w:hyperlink w:anchor="_Toc229993840" w:history="1">
        <w:r w:rsidRPr="00491E50">
          <w:rPr>
            <w:rStyle w:val="Hipervnculo"/>
            <w:noProof/>
          </w:rPr>
          <w:t>Ilustración 36 Configuración de productos. Elaboración propia</w:t>
        </w:r>
        <w:r>
          <w:rPr>
            <w:noProof/>
            <w:webHidden/>
          </w:rPr>
          <w:tab/>
        </w:r>
        <w:r>
          <w:rPr>
            <w:noProof/>
            <w:webHidden/>
          </w:rPr>
          <w:fldChar w:fldCharType="begin"/>
        </w:r>
        <w:r>
          <w:rPr>
            <w:noProof/>
            <w:webHidden/>
          </w:rPr>
          <w:instrText xml:space="preserve"> PAGEREF _Toc229993840 \h </w:instrText>
        </w:r>
        <w:r>
          <w:rPr>
            <w:noProof/>
            <w:webHidden/>
          </w:rPr>
        </w:r>
        <w:r>
          <w:rPr>
            <w:noProof/>
            <w:webHidden/>
          </w:rPr>
          <w:fldChar w:fldCharType="separate"/>
        </w:r>
        <w:r w:rsidR="00F43743">
          <w:rPr>
            <w:noProof/>
            <w:webHidden/>
          </w:rPr>
          <w:t>143</w:t>
        </w:r>
        <w:r>
          <w:rPr>
            <w:noProof/>
            <w:webHidden/>
          </w:rPr>
          <w:fldChar w:fldCharType="end"/>
        </w:r>
      </w:hyperlink>
    </w:p>
    <w:p w14:paraId="0661A384" w14:textId="5F5C6210" w:rsidR="008A4B45" w:rsidRDefault="008A4B45">
      <w:pPr>
        <w:pStyle w:val="Tabladeilustraciones"/>
        <w:tabs>
          <w:tab w:val="right" w:leader="dot" w:pos="8828"/>
        </w:tabs>
        <w:rPr>
          <w:rFonts w:eastAsiaTheme="minorEastAsia"/>
          <w:i w:val="0"/>
          <w:iCs w:val="0"/>
          <w:noProof/>
          <w:sz w:val="24"/>
          <w:szCs w:val="24"/>
          <w:lang w:eastAsia="es-MX"/>
        </w:rPr>
      </w:pPr>
      <w:hyperlink w:anchor="_Toc229993841" w:history="1">
        <w:r w:rsidRPr="00491E50">
          <w:rPr>
            <w:rStyle w:val="Hipervnculo"/>
            <w:noProof/>
          </w:rPr>
          <w:t>Ilustración 37 Panel de administrador. Elaboración propia</w:t>
        </w:r>
        <w:r>
          <w:rPr>
            <w:noProof/>
            <w:webHidden/>
          </w:rPr>
          <w:tab/>
        </w:r>
        <w:r>
          <w:rPr>
            <w:noProof/>
            <w:webHidden/>
          </w:rPr>
          <w:fldChar w:fldCharType="begin"/>
        </w:r>
        <w:r>
          <w:rPr>
            <w:noProof/>
            <w:webHidden/>
          </w:rPr>
          <w:instrText xml:space="preserve"> PAGEREF _Toc229993841 \h </w:instrText>
        </w:r>
        <w:r>
          <w:rPr>
            <w:noProof/>
            <w:webHidden/>
          </w:rPr>
        </w:r>
        <w:r>
          <w:rPr>
            <w:noProof/>
            <w:webHidden/>
          </w:rPr>
          <w:fldChar w:fldCharType="separate"/>
        </w:r>
        <w:r w:rsidR="00F43743">
          <w:rPr>
            <w:noProof/>
            <w:webHidden/>
          </w:rPr>
          <w:t>144</w:t>
        </w:r>
        <w:r>
          <w:rPr>
            <w:noProof/>
            <w:webHidden/>
          </w:rPr>
          <w:fldChar w:fldCharType="end"/>
        </w:r>
      </w:hyperlink>
    </w:p>
    <w:p w14:paraId="056CCAED" w14:textId="77777777" w:rsidR="008A4B45" w:rsidRDefault="00B60E61" w:rsidP="003B6413">
      <w:pPr>
        <w:pStyle w:val="Ttulo2"/>
        <w:rPr>
          <w:noProof/>
        </w:rPr>
      </w:pPr>
      <w:r>
        <w:lastRenderedPageBreak/>
        <w:fldChar w:fldCharType="end"/>
      </w:r>
      <w:bookmarkStart w:id="3" w:name="_Toc229993885"/>
      <w:r w:rsidR="003B6413">
        <w:t>Índice de T</w:t>
      </w:r>
      <w:r w:rsidR="00682DB6">
        <w:t>ablas</w:t>
      </w:r>
      <w:bookmarkEnd w:id="3"/>
      <w:r w:rsidR="00682DB6">
        <w:fldChar w:fldCharType="begin"/>
      </w:r>
      <w:r w:rsidR="00682DB6">
        <w:instrText xml:space="preserve"> TOC \h \z \c "Tabla" </w:instrText>
      </w:r>
      <w:r w:rsidR="00682DB6">
        <w:fldChar w:fldCharType="separate"/>
      </w:r>
    </w:p>
    <w:p w14:paraId="39B19A53" w14:textId="2A83CCFC" w:rsidR="008A4B45" w:rsidRDefault="008A4B45">
      <w:pPr>
        <w:pStyle w:val="Tabladeilustraciones"/>
        <w:tabs>
          <w:tab w:val="right" w:leader="dot" w:pos="8828"/>
        </w:tabs>
        <w:rPr>
          <w:rFonts w:eastAsiaTheme="minorEastAsia"/>
          <w:i w:val="0"/>
          <w:iCs w:val="0"/>
          <w:noProof/>
          <w:sz w:val="24"/>
          <w:szCs w:val="24"/>
          <w:lang w:eastAsia="es-MX"/>
        </w:rPr>
      </w:pPr>
      <w:hyperlink w:anchor="_Toc229993866" w:history="1">
        <w:r w:rsidRPr="00C13D62">
          <w:rPr>
            <w:rStyle w:val="Hipervnculo"/>
            <w:noProof/>
          </w:rPr>
          <w:t>Tabla 1 Comparación de aplicaciones de reparto</w:t>
        </w:r>
        <w:r>
          <w:rPr>
            <w:noProof/>
            <w:webHidden/>
          </w:rPr>
          <w:tab/>
        </w:r>
        <w:r>
          <w:rPr>
            <w:noProof/>
            <w:webHidden/>
          </w:rPr>
          <w:fldChar w:fldCharType="begin"/>
        </w:r>
        <w:r>
          <w:rPr>
            <w:noProof/>
            <w:webHidden/>
          </w:rPr>
          <w:instrText xml:space="preserve"> PAGEREF _Toc229993866 \h </w:instrText>
        </w:r>
        <w:r>
          <w:rPr>
            <w:noProof/>
            <w:webHidden/>
          </w:rPr>
        </w:r>
        <w:r>
          <w:rPr>
            <w:noProof/>
            <w:webHidden/>
          </w:rPr>
          <w:fldChar w:fldCharType="separate"/>
        </w:r>
        <w:r w:rsidR="00F43743">
          <w:rPr>
            <w:noProof/>
            <w:webHidden/>
          </w:rPr>
          <w:t>20</w:t>
        </w:r>
        <w:r>
          <w:rPr>
            <w:noProof/>
            <w:webHidden/>
          </w:rPr>
          <w:fldChar w:fldCharType="end"/>
        </w:r>
      </w:hyperlink>
    </w:p>
    <w:p w14:paraId="6D7A2CC7" w14:textId="5DDEF672" w:rsidR="008A4B45" w:rsidRDefault="008A4B45">
      <w:pPr>
        <w:pStyle w:val="Tabladeilustraciones"/>
        <w:tabs>
          <w:tab w:val="right" w:leader="dot" w:pos="8828"/>
        </w:tabs>
        <w:rPr>
          <w:rFonts w:eastAsiaTheme="minorEastAsia"/>
          <w:i w:val="0"/>
          <w:iCs w:val="0"/>
          <w:noProof/>
          <w:sz w:val="24"/>
          <w:szCs w:val="24"/>
          <w:lang w:eastAsia="es-MX"/>
        </w:rPr>
      </w:pPr>
      <w:hyperlink w:anchor="_Toc229993867" w:history="1">
        <w:r w:rsidRPr="00C13D62">
          <w:rPr>
            <w:rStyle w:val="Hipervnculo"/>
            <w:rFonts w:cs="Times New Roman"/>
            <w:noProof/>
          </w:rPr>
          <w:t>Tabla 2. Requerimientos funcionales. Elaboración propia.</w:t>
        </w:r>
        <w:r>
          <w:rPr>
            <w:noProof/>
            <w:webHidden/>
          </w:rPr>
          <w:tab/>
        </w:r>
        <w:r>
          <w:rPr>
            <w:noProof/>
            <w:webHidden/>
          </w:rPr>
          <w:fldChar w:fldCharType="begin"/>
        </w:r>
        <w:r>
          <w:rPr>
            <w:noProof/>
            <w:webHidden/>
          </w:rPr>
          <w:instrText xml:space="preserve"> PAGEREF _Toc229993867 \h </w:instrText>
        </w:r>
        <w:r>
          <w:rPr>
            <w:noProof/>
            <w:webHidden/>
          </w:rPr>
        </w:r>
        <w:r>
          <w:rPr>
            <w:noProof/>
            <w:webHidden/>
          </w:rPr>
          <w:fldChar w:fldCharType="separate"/>
        </w:r>
        <w:r w:rsidR="00F43743">
          <w:rPr>
            <w:noProof/>
            <w:webHidden/>
          </w:rPr>
          <w:t>26</w:t>
        </w:r>
        <w:r>
          <w:rPr>
            <w:noProof/>
            <w:webHidden/>
          </w:rPr>
          <w:fldChar w:fldCharType="end"/>
        </w:r>
      </w:hyperlink>
    </w:p>
    <w:p w14:paraId="0314CB34" w14:textId="402627E6" w:rsidR="008A4B45" w:rsidRDefault="008A4B45">
      <w:pPr>
        <w:pStyle w:val="Tabladeilustraciones"/>
        <w:tabs>
          <w:tab w:val="right" w:leader="dot" w:pos="8828"/>
        </w:tabs>
        <w:rPr>
          <w:rFonts w:eastAsiaTheme="minorEastAsia"/>
          <w:i w:val="0"/>
          <w:iCs w:val="0"/>
          <w:noProof/>
          <w:sz w:val="24"/>
          <w:szCs w:val="24"/>
          <w:lang w:eastAsia="es-MX"/>
        </w:rPr>
      </w:pPr>
      <w:hyperlink w:anchor="_Toc229993868" w:history="1">
        <w:r w:rsidRPr="00C13D62">
          <w:rPr>
            <w:rStyle w:val="Hipervnculo"/>
            <w:noProof/>
          </w:rPr>
          <w:t>Tabla 3. Requerimientos no funcionales. Elaboración propia.</w:t>
        </w:r>
        <w:r>
          <w:rPr>
            <w:noProof/>
            <w:webHidden/>
          </w:rPr>
          <w:tab/>
        </w:r>
        <w:r>
          <w:rPr>
            <w:noProof/>
            <w:webHidden/>
          </w:rPr>
          <w:fldChar w:fldCharType="begin"/>
        </w:r>
        <w:r>
          <w:rPr>
            <w:noProof/>
            <w:webHidden/>
          </w:rPr>
          <w:instrText xml:space="preserve"> PAGEREF _Toc229993868 \h </w:instrText>
        </w:r>
        <w:r>
          <w:rPr>
            <w:noProof/>
            <w:webHidden/>
          </w:rPr>
        </w:r>
        <w:r>
          <w:rPr>
            <w:noProof/>
            <w:webHidden/>
          </w:rPr>
          <w:fldChar w:fldCharType="separate"/>
        </w:r>
        <w:r w:rsidR="00F43743">
          <w:rPr>
            <w:noProof/>
            <w:webHidden/>
          </w:rPr>
          <w:t>32</w:t>
        </w:r>
        <w:r>
          <w:rPr>
            <w:noProof/>
            <w:webHidden/>
          </w:rPr>
          <w:fldChar w:fldCharType="end"/>
        </w:r>
      </w:hyperlink>
    </w:p>
    <w:p w14:paraId="4FC43593" w14:textId="2126767B" w:rsidR="008A4B45" w:rsidRDefault="008A4B45">
      <w:pPr>
        <w:pStyle w:val="Tabladeilustraciones"/>
        <w:tabs>
          <w:tab w:val="right" w:leader="dot" w:pos="8828"/>
        </w:tabs>
        <w:rPr>
          <w:rFonts w:eastAsiaTheme="minorEastAsia"/>
          <w:i w:val="0"/>
          <w:iCs w:val="0"/>
          <w:noProof/>
          <w:sz w:val="24"/>
          <w:szCs w:val="24"/>
          <w:lang w:eastAsia="es-MX"/>
        </w:rPr>
      </w:pPr>
      <w:hyperlink w:anchor="_Toc229993869" w:history="1">
        <w:r w:rsidRPr="00C13D62">
          <w:rPr>
            <w:rStyle w:val="Hipervnculo"/>
            <w:noProof/>
          </w:rPr>
          <w:t>Tabla 4. Reglas de negocio. Elaboración propia</w:t>
        </w:r>
        <w:r>
          <w:rPr>
            <w:noProof/>
            <w:webHidden/>
          </w:rPr>
          <w:tab/>
        </w:r>
        <w:r>
          <w:rPr>
            <w:noProof/>
            <w:webHidden/>
          </w:rPr>
          <w:fldChar w:fldCharType="begin"/>
        </w:r>
        <w:r>
          <w:rPr>
            <w:noProof/>
            <w:webHidden/>
          </w:rPr>
          <w:instrText xml:space="preserve"> PAGEREF _Toc229993869 \h </w:instrText>
        </w:r>
        <w:r>
          <w:rPr>
            <w:noProof/>
            <w:webHidden/>
          </w:rPr>
        </w:r>
        <w:r>
          <w:rPr>
            <w:noProof/>
            <w:webHidden/>
          </w:rPr>
          <w:fldChar w:fldCharType="separate"/>
        </w:r>
        <w:r w:rsidR="00F43743">
          <w:rPr>
            <w:noProof/>
            <w:webHidden/>
          </w:rPr>
          <w:t>33</w:t>
        </w:r>
        <w:r>
          <w:rPr>
            <w:noProof/>
            <w:webHidden/>
          </w:rPr>
          <w:fldChar w:fldCharType="end"/>
        </w:r>
      </w:hyperlink>
    </w:p>
    <w:p w14:paraId="35481E46" w14:textId="0CCCFEE7" w:rsidR="008A4B45" w:rsidRDefault="008A4B45">
      <w:pPr>
        <w:pStyle w:val="Tabladeilustraciones"/>
        <w:tabs>
          <w:tab w:val="right" w:leader="dot" w:pos="8828"/>
        </w:tabs>
        <w:rPr>
          <w:rFonts w:eastAsiaTheme="minorEastAsia"/>
          <w:i w:val="0"/>
          <w:iCs w:val="0"/>
          <w:noProof/>
          <w:sz w:val="24"/>
          <w:szCs w:val="24"/>
          <w:lang w:eastAsia="es-MX"/>
        </w:rPr>
      </w:pPr>
      <w:hyperlink w:anchor="_Toc229993870" w:history="1">
        <w:r w:rsidRPr="00C13D62">
          <w:rPr>
            <w:rStyle w:val="Hipervnculo"/>
            <w:noProof/>
          </w:rPr>
          <w:t>Tabla 5. Tecnologías para el Front-End</w:t>
        </w:r>
        <w:r>
          <w:rPr>
            <w:noProof/>
            <w:webHidden/>
          </w:rPr>
          <w:tab/>
        </w:r>
        <w:r>
          <w:rPr>
            <w:noProof/>
            <w:webHidden/>
          </w:rPr>
          <w:fldChar w:fldCharType="begin"/>
        </w:r>
        <w:r>
          <w:rPr>
            <w:noProof/>
            <w:webHidden/>
          </w:rPr>
          <w:instrText xml:space="preserve"> PAGEREF _Toc229993870 \h </w:instrText>
        </w:r>
        <w:r>
          <w:rPr>
            <w:noProof/>
            <w:webHidden/>
          </w:rPr>
        </w:r>
        <w:r>
          <w:rPr>
            <w:noProof/>
            <w:webHidden/>
          </w:rPr>
          <w:fldChar w:fldCharType="separate"/>
        </w:r>
        <w:r w:rsidR="00F43743">
          <w:rPr>
            <w:noProof/>
            <w:webHidden/>
          </w:rPr>
          <w:t>41</w:t>
        </w:r>
        <w:r>
          <w:rPr>
            <w:noProof/>
            <w:webHidden/>
          </w:rPr>
          <w:fldChar w:fldCharType="end"/>
        </w:r>
      </w:hyperlink>
    </w:p>
    <w:p w14:paraId="2ABE340E" w14:textId="69B19981" w:rsidR="008A4B45" w:rsidRDefault="008A4B45">
      <w:pPr>
        <w:pStyle w:val="Tabladeilustraciones"/>
        <w:tabs>
          <w:tab w:val="right" w:leader="dot" w:pos="8828"/>
        </w:tabs>
        <w:rPr>
          <w:rFonts w:eastAsiaTheme="minorEastAsia"/>
          <w:i w:val="0"/>
          <w:iCs w:val="0"/>
          <w:noProof/>
          <w:sz w:val="24"/>
          <w:szCs w:val="24"/>
          <w:lang w:eastAsia="es-MX"/>
        </w:rPr>
      </w:pPr>
      <w:hyperlink w:anchor="_Toc229993871" w:history="1">
        <w:r w:rsidRPr="00C13D62">
          <w:rPr>
            <w:rStyle w:val="Hipervnculo"/>
            <w:noProof/>
          </w:rPr>
          <w:t>Tabla 6 Tecnologías para el Back-End</w:t>
        </w:r>
        <w:r>
          <w:rPr>
            <w:noProof/>
            <w:webHidden/>
          </w:rPr>
          <w:tab/>
        </w:r>
        <w:r>
          <w:rPr>
            <w:noProof/>
            <w:webHidden/>
          </w:rPr>
          <w:fldChar w:fldCharType="begin"/>
        </w:r>
        <w:r>
          <w:rPr>
            <w:noProof/>
            <w:webHidden/>
          </w:rPr>
          <w:instrText xml:space="preserve"> PAGEREF _Toc229993871 \h </w:instrText>
        </w:r>
        <w:r>
          <w:rPr>
            <w:noProof/>
            <w:webHidden/>
          </w:rPr>
        </w:r>
        <w:r>
          <w:rPr>
            <w:noProof/>
            <w:webHidden/>
          </w:rPr>
          <w:fldChar w:fldCharType="separate"/>
        </w:r>
        <w:r w:rsidR="00F43743">
          <w:rPr>
            <w:noProof/>
            <w:webHidden/>
          </w:rPr>
          <w:t>42</w:t>
        </w:r>
        <w:r>
          <w:rPr>
            <w:noProof/>
            <w:webHidden/>
          </w:rPr>
          <w:fldChar w:fldCharType="end"/>
        </w:r>
      </w:hyperlink>
    </w:p>
    <w:p w14:paraId="5DDFC1A5" w14:textId="02DE0AD8" w:rsidR="008A4B45" w:rsidRDefault="008A4B45">
      <w:pPr>
        <w:pStyle w:val="Tabladeilustraciones"/>
        <w:tabs>
          <w:tab w:val="right" w:leader="dot" w:pos="8828"/>
        </w:tabs>
        <w:rPr>
          <w:rFonts w:eastAsiaTheme="minorEastAsia"/>
          <w:i w:val="0"/>
          <w:iCs w:val="0"/>
          <w:noProof/>
          <w:sz w:val="24"/>
          <w:szCs w:val="24"/>
          <w:lang w:eastAsia="es-MX"/>
        </w:rPr>
      </w:pPr>
      <w:hyperlink w:anchor="_Toc229993872" w:history="1">
        <w:r w:rsidRPr="00C13D62">
          <w:rPr>
            <w:rStyle w:val="Hipervnculo"/>
            <w:noProof/>
          </w:rPr>
          <w:t>Tabla 7 Tecnologías para la base de datos</w:t>
        </w:r>
        <w:r>
          <w:rPr>
            <w:noProof/>
            <w:webHidden/>
          </w:rPr>
          <w:tab/>
        </w:r>
        <w:r>
          <w:rPr>
            <w:noProof/>
            <w:webHidden/>
          </w:rPr>
          <w:fldChar w:fldCharType="begin"/>
        </w:r>
        <w:r>
          <w:rPr>
            <w:noProof/>
            <w:webHidden/>
          </w:rPr>
          <w:instrText xml:space="preserve"> PAGEREF _Toc229993872 \h </w:instrText>
        </w:r>
        <w:r>
          <w:rPr>
            <w:noProof/>
            <w:webHidden/>
          </w:rPr>
        </w:r>
        <w:r>
          <w:rPr>
            <w:noProof/>
            <w:webHidden/>
          </w:rPr>
          <w:fldChar w:fldCharType="separate"/>
        </w:r>
        <w:r w:rsidR="00F43743">
          <w:rPr>
            <w:noProof/>
            <w:webHidden/>
          </w:rPr>
          <w:t>44</w:t>
        </w:r>
        <w:r>
          <w:rPr>
            <w:noProof/>
            <w:webHidden/>
          </w:rPr>
          <w:fldChar w:fldCharType="end"/>
        </w:r>
      </w:hyperlink>
    </w:p>
    <w:p w14:paraId="6C14B87F" w14:textId="4F7D74B3" w:rsidR="008A4B45" w:rsidRDefault="008A4B45">
      <w:pPr>
        <w:pStyle w:val="Tabladeilustraciones"/>
        <w:tabs>
          <w:tab w:val="right" w:leader="dot" w:pos="8828"/>
        </w:tabs>
        <w:rPr>
          <w:rFonts w:eastAsiaTheme="minorEastAsia"/>
          <w:i w:val="0"/>
          <w:iCs w:val="0"/>
          <w:noProof/>
          <w:sz w:val="24"/>
          <w:szCs w:val="24"/>
          <w:lang w:eastAsia="es-MX"/>
        </w:rPr>
      </w:pPr>
      <w:hyperlink w:anchor="_Toc229993873" w:history="1">
        <w:r w:rsidRPr="00C13D62">
          <w:rPr>
            <w:rStyle w:val="Hipervnculo"/>
            <w:noProof/>
          </w:rPr>
          <w:t>Tabla 8 Tecnologías para la aplicación móvil</w:t>
        </w:r>
        <w:r>
          <w:rPr>
            <w:noProof/>
            <w:webHidden/>
          </w:rPr>
          <w:tab/>
        </w:r>
        <w:r>
          <w:rPr>
            <w:noProof/>
            <w:webHidden/>
          </w:rPr>
          <w:fldChar w:fldCharType="begin"/>
        </w:r>
        <w:r>
          <w:rPr>
            <w:noProof/>
            <w:webHidden/>
          </w:rPr>
          <w:instrText xml:space="preserve"> PAGEREF _Toc229993873 \h </w:instrText>
        </w:r>
        <w:r>
          <w:rPr>
            <w:noProof/>
            <w:webHidden/>
          </w:rPr>
        </w:r>
        <w:r>
          <w:rPr>
            <w:noProof/>
            <w:webHidden/>
          </w:rPr>
          <w:fldChar w:fldCharType="separate"/>
        </w:r>
        <w:r w:rsidR="00F43743">
          <w:rPr>
            <w:noProof/>
            <w:webHidden/>
          </w:rPr>
          <w:t>45</w:t>
        </w:r>
        <w:r>
          <w:rPr>
            <w:noProof/>
            <w:webHidden/>
          </w:rPr>
          <w:fldChar w:fldCharType="end"/>
        </w:r>
      </w:hyperlink>
    </w:p>
    <w:p w14:paraId="71F6CD01" w14:textId="707763FD" w:rsidR="008A4B45" w:rsidRDefault="008A4B45">
      <w:pPr>
        <w:pStyle w:val="Tabladeilustraciones"/>
        <w:tabs>
          <w:tab w:val="right" w:leader="dot" w:pos="8828"/>
        </w:tabs>
        <w:rPr>
          <w:rFonts w:eastAsiaTheme="minorEastAsia"/>
          <w:i w:val="0"/>
          <w:iCs w:val="0"/>
          <w:noProof/>
          <w:sz w:val="24"/>
          <w:szCs w:val="24"/>
          <w:lang w:eastAsia="es-MX"/>
        </w:rPr>
      </w:pPr>
      <w:hyperlink w:anchor="_Toc229993874" w:history="1">
        <w:r w:rsidRPr="00C13D62">
          <w:rPr>
            <w:rStyle w:val="Hipervnculo"/>
            <w:noProof/>
          </w:rPr>
          <w:t>Tabla 9 Opciones de visualización del mapa</w:t>
        </w:r>
        <w:r>
          <w:rPr>
            <w:noProof/>
            <w:webHidden/>
          </w:rPr>
          <w:tab/>
        </w:r>
        <w:r>
          <w:rPr>
            <w:noProof/>
            <w:webHidden/>
          </w:rPr>
          <w:fldChar w:fldCharType="begin"/>
        </w:r>
        <w:r>
          <w:rPr>
            <w:noProof/>
            <w:webHidden/>
          </w:rPr>
          <w:instrText xml:space="preserve"> PAGEREF _Toc229993874 \h </w:instrText>
        </w:r>
        <w:r>
          <w:rPr>
            <w:noProof/>
            <w:webHidden/>
          </w:rPr>
        </w:r>
        <w:r>
          <w:rPr>
            <w:noProof/>
            <w:webHidden/>
          </w:rPr>
          <w:fldChar w:fldCharType="separate"/>
        </w:r>
        <w:r w:rsidR="00F43743">
          <w:rPr>
            <w:noProof/>
            <w:webHidden/>
          </w:rPr>
          <w:t>46</w:t>
        </w:r>
        <w:r>
          <w:rPr>
            <w:noProof/>
            <w:webHidden/>
          </w:rPr>
          <w:fldChar w:fldCharType="end"/>
        </w:r>
      </w:hyperlink>
    </w:p>
    <w:p w14:paraId="24239CB8" w14:textId="5A7063A9" w:rsidR="008A4B45" w:rsidRDefault="008A4B45">
      <w:pPr>
        <w:pStyle w:val="Tabladeilustraciones"/>
        <w:tabs>
          <w:tab w:val="right" w:leader="dot" w:pos="8828"/>
        </w:tabs>
        <w:rPr>
          <w:rFonts w:eastAsiaTheme="minorEastAsia"/>
          <w:i w:val="0"/>
          <w:iCs w:val="0"/>
          <w:noProof/>
          <w:sz w:val="24"/>
          <w:szCs w:val="24"/>
          <w:lang w:eastAsia="es-MX"/>
        </w:rPr>
      </w:pPr>
      <w:hyperlink w:anchor="_Toc229993875" w:history="1">
        <w:r w:rsidRPr="00C13D62">
          <w:rPr>
            <w:rStyle w:val="Hipervnculo"/>
            <w:noProof/>
          </w:rPr>
          <w:t>Tabla 10 Identificación de riesgos. Elaboración propia</w:t>
        </w:r>
        <w:r>
          <w:rPr>
            <w:noProof/>
            <w:webHidden/>
          </w:rPr>
          <w:tab/>
        </w:r>
        <w:r>
          <w:rPr>
            <w:noProof/>
            <w:webHidden/>
          </w:rPr>
          <w:fldChar w:fldCharType="begin"/>
        </w:r>
        <w:r>
          <w:rPr>
            <w:noProof/>
            <w:webHidden/>
          </w:rPr>
          <w:instrText xml:space="preserve"> PAGEREF _Toc229993875 \h </w:instrText>
        </w:r>
        <w:r>
          <w:rPr>
            <w:noProof/>
            <w:webHidden/>
          </w:rPr>
        </w:r>
        <w:r>
          <w:rPr>
            <w:noProof/>
            <w:webHidden/>
          </w:rPr>
          <w:fldChar w:fldCharType="separate"/>
        </w:r>
        <w:r w:rsidR="00F43743">
          <w:rPr>
            <w:noProof/>
            <w:webHidden/>
          </w:rPr>
          <w:t>47</w:t>
        </w:r>
        <w:r>
          <w:rPr>
            <w:noProof/>
            <w:webHidden/>
          </w:rPr>
          <w:fldChar w:fldCharType="end"/>
        </w:r>
      </w:hyperlink>
    </w:p>
    <w:p w14:paraId="05401457" w14:textId="7BE578BB" w:rsidR="008A4B45" w:rsidRDefault="008A4B45">
      <w:pPr>
        <w:pStyle w:val="Tabladeilustraciones"/>
        <w:tabs>
          <w:tab w:val="right" w:leader="dot" w:pos="8828"/>
        </w:tabs>
        <w:rPr>
          <w:rFonts w:eastAsiaTheme="minorEastAsia"/>
          <w:i w:val="0"/>
          <w:iCs w:val="0"/>
          <w:noProof/>
          <w:sz w:val="24"/>
          <w:szCs w:val="24"/>
          <w:lang w:eastAsia="es-MX"/>
        </w:rPr>
      </w:pPr>
      <w:hyperlink w:anchor="_Toc229993876" w:history="1">
        <w:r w:rsidRPr="00C13D62">
          <w:rPr>
            <w:rStyle w:val="Hipervnculo"/>
            <w:noProof/>
          </w:rPr>
          <w:t>Tabla 11 Análisis cuantitativo</w:t>
        </w:r>
        <w:r>
          <w:rPr>
            <w:noProof/>
            <w:webHidden/>
          </w:rPr>
          <w:tab/>
        </w:r>
        <w:r>
          <w:rPr>
            <w:noProof/>
            <w:webHidden/>
          </w:rPr>
          <w:fldChar w:fldCharType="begin"/>
        </w:r>
        <w:r>
          <w:rPr>
            <w:noProof/>
            <w:webHidden/>
          </w:rPr>
          <w:instrText xml:space="preserve"> PAGEREF _Toc229993876 \h </w:instrText>
        </w:r>
        <w:r>
          <w:rPr>
            <w:noProof/>
            <w:webHidden/>
          </w:rPr>
        </w:r>
        <w:r>
          <w:rPr>
            <w:noProof/>
            <w:webHidden/>
          </w:rPr>
          <w:fldChar w:fldCharType="separate"/>
        </w:r>
        <w:r w:rsidR="00F43743">
          <w:rPr>
            <w:noProof/>
            <w:webHidden/>
          </w:rPr>
          <w:t>49</w:t>
        </w:r>
        <w:r>
          <w:rPr>
            <w:noProof/>
            <w:webHidden/>
          </w:rPr>
          <w:fldChar w:fldCharType="end"/>
        </w:r>
      </w:hyperlink>
    </w:p>
    <w:p w14:paraId="06590AC0" w14:textId="490AD19A" w:rsidR="008A4B45" w:rsidRDefault="008A4B45">
      <w:pPr>
        <w:pStyle w:val="Tabladeilustraciones"/>
        <w:tabs>
          <w:tab w:val="right" w:leader="dot" w:pos="8828"/>
        </w:tabs>
        <w:rPr>
          <w:rFonts w:eastAsiaTheme="minorEastAsia"/>
          <w:i w:val="0"/>
          <w:iCs w:val="0"/>
          <w:noProof/>
          <w:sz w:val="24"/>
          <w:szCs w:val="24"/>
          <w:lang w:eastAsia="es-MX"/>
        </w:rPr>
      </w:pPr>
      <w:hyperlink w:anchor="_Toc229993877" w:history="1">
        <w:r w:rsidRPr="00C13D62">
          <w:rPr>
            <w:rStyle w:val="Hipervnculo"/>
            <w:noProof/>
          </w:rPr>
          <w:t>Tabla 12. Análisis de factibilidad</w:t>
        </w:r>
        <w:r>
          <w:rPr>
            <w:noProof/>
            <w:webHidden/>
          </w:rPr>
          <w:tab/>
        </w:r>
        <w:r>
          <w:rPr>
            <w:noProof/>
            <w:webHidden/>
          </w:rPr>
          <w:fldChar w:fldCharType="begin"/>
        </w:r>
        <w:r>
          <w:rPr>
            <w:noProof/>
            <w:webHidden/>
          </w:rPr>
          <w:instrText xml:space="preserve"> PAGEREF _Toc229993877 \h </w:instrText>
        </w:r>
        <w:r>
          <w:rPr>
            <w:noProof/>
            <w:webHidden/>
          </w:rPr>
        </w:r>
        <w:r>
          <w:rPr>
            <w:noProof/>
            <w:webHidden/>
          </w:rPr>
          <w:fldChar w:fldCharType="separate"/>
        </w:r>
        <w:r w:rsidR="00F43743">
          <w:rPr>
            <w:noProof/>
            <w:webHidden/>
          </w:rPr>
          <w:t>51</w:t>
        </w:r>
        <w:r>
          <w:rPr>
            <w:noProof/>
            <w:webHidden/>
          </w:rPr>
          <w:fldChar w:fldCharType="end"/>
        </w:r>
      </w:hyperlink>
    </w:p>
    <w:p w14:paraId="20FE239F" w14:textId="114541CA" w:rsidR="008A4B45" w:rsidRDefault="008A4B45">
      <w:pPr>
        <w:pStyle w:val="Tabladeilustraciones"/>
        <w:tabs>
          <w:tab w:val="right" w:leader="dot" w:pos="8828"/>
        </w:tabs>
        <w:rPr>
          <w:rFonts w:eastAsiaTheme="minorEastAsia"/>
          <w:i w:val="0"/>
          <w:iCs w:val="0"/>
          <w:noProof/>
          <w:sz w:val="24"/>
          <w:szCs w:val="24"/>
          <w:lang w:eastAsia="es-MX"/>
        </w:rPr>
      </w:pPr>
      <w:hyperlink w:anchor="_Toc229993878" w:history="1">
        <w:r w:rsidRPr="00C13D62">
          <w:rPr>
            <w:rStyle w:val="Hipervnculo"/>
            <w:noProof/>
          </w:rPr>
          <w:t>Tabla 13 Factibilidad económica Operativa</w:t>
        </w:r>
        <w:r>
          <w:rPr>
            <w:noProof/>
            <w:webHidden/>
          </w:rPr>
          <w:tab/>
        </w:r>
        <w:r>
          <w:rPr>
            <w:noProof/>
            <w:webHidden/>
          </w:rPr>
          <w:fldChar w:fldCharType="begin"/>
        </w:r>
        <w:r>
          <w:rPr>
            <w:noProof/>
            <w:webHidden/>
          </w:rPr>
          <w:instrText xml:space="preserve"> PAGEREF _Toc229993878 \h </w:instrText>
        </w:r>
        <w:r>
          <w:rPr>
            <w:noProof/>
            <w:webHidden/>
          </w:rPr>
        </w:r>
        <w:r>
          <w:rPr>
            <w:noProof/>
            <w:webHidden/>
          </w:rPr>
          <w:fldChar w:fldCharType="separate"/>
        </w:r>
        <w:r w:rsidR="00F43743">
          <w:rPr>
            <w:noProof/>
            <w:webHidden/>
          </w:rPr>
          <w:t>51</w:t>
        </w:r>
        <w:r>
          <w:rPr>
            <w:noProof/>
            <w:webHidden/>
          </w:rPr>
          <w:fldChar w:fldCharType="end"/>
        </w:r>
      </w:hyperlink>
    </w:p>
    <w:p w14:paraId="50A94342" w14:textId="0B52BAF3" w:rsidR="008A4B45" w:rsidRDefault="008A4B45">
      <w:pPr>
        <w:pStyle w:val="Tabladeilustraciones"/>
        <w:tabs>
          <w:tab w:val="right" w:leader="dot" w:pos="8828"/>
        </w:tabs>
        <w:rPr>
          <w:rFonts w:eastAsiaTheme="minorEastAsia"/>
          <w:i w:val="0"/>
          <w:iCs w:val="0"/>
          <w:noProof/>
          <w:sz w:val="24"/>
          <w:szCs w:val="24"/>
          <w:lang w:eastAsia="es-MX"/>
        </w:rPr>
      </w:pPr>
      <w:hyperlink w:anchor="_Toc229993879" w:history="1">
        <w:r w:rsidRPr="00C13D62">
          <w:rPr>
            <w:rStyle w:val="Hipervnculo"/>
            <w:noProof/>
          </w:rPr>
          <w:t>Tabla 14 Factibilidad económica Tecnológica HW</w:t>
        </w:r>
        <w:r>
          <w:rPr>
            <w:noProof/>
            <w:webHidden/>
          </w:rPr>
          <w:tab/>
        </w:r>
        <w:r>
          <w:rPr>
            <w:noProof/>
            <w:webHidden/>
          </w:rPr>
          <w:fldChar w:fldCharType="begin"/>
        </w:r>
        <w:r>
          <w:rPr>
            <w:noProof/>
            <w:webHidden/>
          </w:rPr>
          <w:instrText xml:space="preserve"> PAGEREF _Toc229993879 \h </w:instrText>
        </w:r>
        <w:r>
          <w:rPr>
            <w:noProof/>
            <w:webHidden/>
          </w:rPr>
        </w:r>
        <w:r>
          <w:rPr>
            <w:noProof/>
            <w:webHidden/>
          </w:rPr>
          <w:fldChar w:fldCharType="separate"/>
        </w:r>
        <w:r w:rsidR="00F43743">
          <w:rPr>
            <w:noProof/>
            <w:webHidden/>
          </w:rPr>
          <w:t>52</w:t>
        </w:r>
        <w:r>
          <w:rPr>
            <w:noProof/>
            <w:webHidden/>
          </w:rPr>
          <w:fldChar w:fldCharType="end"/>
        </w:r>
      </w:hyperlink>
    </w:p>
    <w:p w14:paraId="0886132C" w14:textId="0386F170" w:rsidR="008A4B45" w:rsidRDefault="008A4B45">
      <w:pPr>
        <w:pStyle w:val="Tabladeilustraciones"/>
        <w:tabs>
          <w:tab w:val="right" w:leader="dot" w:pos="8828"/>
        </w:tabs>
        <w:rPr>
          <w:rFonts w:eastAsiaTheme="minorEastAsia"/>
          <w:i w:val="0"/>
          <w:iCs w:val="0"/>
          <w:noProof/>
          <w:sz w:val="24"/>
          <w:szCs w:val="24"/>
          <w:lang w:eastAsia="es-MX"/>
        </w:rPr>
      </w:pPr>
      <w:hyperlink w:anchor="_Toc229993880" w:history="1">
        <w:r w:rsidRPr="00C13D62">
          <w:rPr>
            <w:rStyle w:val="Hipervnculo"/>
            <w:noProof/>
          </w:rPr>
          <w:t>Tabla 15 Factibilidad económica Tecnológica SW</w:t>
        </w:r>
        <w:r>
          <w:rPr>
            <w:noProof/>
            <w:webHidden/>
          </w:rPr>
          <w:tab/>
        </w:r>
        <w:r>
          <w:rPr>
            <w:noProof/>
            <w:webHidden/>
          </w:rPr>
          <w:fldChar w:fldCharType="begin"/>
        </w:r>
        <w:r>
          <w:rPr>
            <w:noProof/>
            <w:webHidden/>
          </w:rPr>
          <w:instrText xml:space="preserve"> PAGEREF _Toc229993880 \h </w:instrText>
        </w:r>
        <w:r>
          <w:rPr>
            <w:noProof/>
            <w:webHidden/>
          </w:rPr>
        </w:r>
        <w:r>
          <w:rPr>
            <w:noProof/>
            <w:webHidden/>
          </w:rPr>
          <w:fldChar w:fldCharType="separate"/>
        </w:r>
        <w:r w:rsidR="00F43743">
          <w:rPr>
            <w:noProof/>
            <w:webHidden/>
          </w:rPr>
          <w:t>52</w:t>
        </w:r>
        <w:r>
          <w:rPr>
            <w:noProof/>
            <w:webHidden/>
          </w:rPr>
          <w:fldChar w:fldCharType="end"/>
        </w:r>
      </w:hyperlink>
    </w:p>
    <w:p w14:paraId="1A9A2A72" w14:textId="0659C13B" w:rsidR="008A4B45" w:rsidRDefault="008A4B45">
      <w:pPr>
        <w:pStyle w:val="Tabladeilustraciones"/>
        <w:tabs>
          <w:tab w:val="right" w:leader="dot" w:pos="8828"/>
        </w:tabs>
        <w:rPr>
          <w:rFonts w:eastAsiaTheme="minorEastAsia"/>
          <w:i w:val="0"/>
          <w:iCs w:val="0"/>
          <w:noProof/>
          <w:sz w:val="24"/>
          <w:szCs w:val="24"/>
          <w:lang w:eastAsia="es-MX"/>
        </w:rPr>
      </w:pPr>
      <w:hyperlink w:anchor="_Toc229993881" w:history="1">
        <w:r w:rsidRPr="00C13D62">
          <w:rPr>
            <w:rStyle w:val="Hipervnculo"/>
            <w:noProof/>
          </w:rPr>
          <w:t>Tabla 16 Factibilidad económica Tecnológica Servicios</w:t>
        </w:r>
        <w:r>
          <w:rPr>
            <w:noProof/>
            <w:webHidden/>
          </w:rPr>
          <w:tab/>
        </w:r>
        <w:r>
          <w:rPr>
            <w:noProof/>
            <w:webHidden/>
          </w:rPr>
          <w:fldChar w:fldCharType="begin"/>
        </w:r>
        <w:r>
          <w:rPr>
            <w:noProof/>
            <w:webHidden/>
          </w:rPr>
          <w:instrText xml:space="preserve"> PAGEREF _Toc229993881 \h </w:instrText>
        </w:r>
        <w:r>
          <w:rPr>
            <w:noProof/>
            <w:webHidden/>
          </w:rPr>
        </w:r>
        <w:r>
          <w:rPr>
            <w:noProof/>
            <w:webHidden/>
          </w:rPr>
          <w:fldChar w:fldCharType="separate"/>
        </w:r>
        <w:r w:rsidR="00F43743">
          <w:rPr>
            <w:noProof/>
            <w:webHidden/>
          </w:rPr>
          <w:t>52</w:t>
        </w:r>
        <w:r>
          <w:rPr>
            <w:noProof/>
            <w:webHidden/>
          </w:rPr>
          <w:fldChar w:fldCharType="end"/>
        </w:r>
      </w:hyperlink>
    </w:p>
    <w:p w14:paraId="275B1861" w14:textId="635D6859" w:rsidR="008A4B45" w:rsidRDefault="008A4B45">
      <w:pPr>
        <w:pStyle w:val="Tabladeilustraciones"/>
        <w:tabs>
          <w:tab w:val="right" w:leader="dot" w:pos="8828"/>
        </w:tabs>
        <w:rPr>
          <w:rFonts w:eastAsiaTheme="minorEastAsia"/>
          <w:i w:val="0"/>
          <w:iCs w:val="0"/>
          <w:noProof/>
          <w:sz w:val="24"/>
          <w:szCs w:val="24"/>
          <w:lang w:eastAsia="es-MX"/>
        </w:rPr>
      </w:pPr>
      <w:hyperlink w:anchor="_Toc229993882" w:history="1">
        <w:r w:rsidRPr="00C13D62">
          <w:rPr>
            <w:rStyle w:val="Hipervnculo"/>
            <w:noProof/>
          </w:rPr>
          <w:t>Tabla 17 Cronograma Márquez Rodríguez Gael Alejandro</w:t>
        </w:r>
        <w:r>
          <w:rPr>
            <w:noProof/>
            <w:webHidden/>
          </w:rPr>
          <w:tab/>
        </w:r>
        <w:r>
          <w:rPr>
            <w:noProof/>
            <w:webHidden/>
          </w:rPr>
          <w:fldChar w:fldCharType="begin"/>
        </w:r>
        <w:r>
          <w:rPr>
            <w:noProof/>
            <w:webHidden/>
          </w:rPr>
          <w:instrText xml:space="preserve"> PAGEREF _Toc229993882 \h </w:instrText>
        </w:r>
        <w:r>
          <w:rPr>
            <w:noProof/>
            <w:webHidden/>
          </w:rPr>
        </w:r>
        <w:r>
          <w:rPr>
            <w:noProof/>
            <w:webHidden/>
          </w:rPr>
          <w:fldChar w:fldCharType="separate"/>
        </w:r>
        <w:r w:rsidR="00F43743">
          <w:rPr>
            <w:noProof/>
            <w:webHidden/>
          </w:rPr>
          <w:t>54</w:t>
        </w:r>
        <w:r>
          <w:rPr>
            <w:noProof/>
            <w:webHidden/>
          </w:rPr>
          <w:fldChar w:fldCharType="end"/>
        </w:r>
      </w:hyperlink>
    </w:p>
    <w:p w14:paraId="6CC30738" w14:textId="6DB50987" w:rsidR="008A4B45" w:rsidRDefault="008A4B45">
      <w:pPr>
        <w:pStyle w:val="Tabladeilustraciones"/>
        <w:tabs>
          <w:tab w:val="right" w:leader="dot" w:pos="8828"/>
        </w:tabs>
        <w:rPr>
          <w:rFonts w:eastAsiaTheme="minorEastAsia"/>
          <w:i w:val="0"/>
          <w:iCs w:val="0"/>
          <w:noProof/>
          <w:sz w:val="24"/>
          <w:szCs w:val="24"/>
          <w:lang w:eastAsia="es-MX"/>
        </w:rPr>
      </w:pPr>
      <w:hyperlink w:anchor="_Toc229993883" w:history="1">
        <w:r w:rsidRPr="00C13D62">
          <w:rPr>
            <w:rStyle w:val="Hipervnculo"/>
            <w:noProof/>
          </w:rPr>
          <w:t>Tabla 18 Cronograma Trejo Hernández Brandon</w:t>
        </w:r>
        <w:r>
          <w:rPr>
            <w:noProof/>
            <w:webHidden/>
          </w:rPr>
          <w:tab/>
        </w:r>
        <w:r>
          <w:rPr>
            <w:noProof/>
            <w:webHidden/>
          </w:rPr>
          <w:fldChar w:fldCharType="begin"/>
        </w:r>
        <w:r>
          <w:rPr>
            <w:noProof/>
            <w:webHidden/>
          </w:rPr>
          <w:instrText xml:space="preserve"> PAGEREF _Toc229993883 \h </w:instrText>
        </w:r>
        <w:r>
          <w:rPr>
            <w:noProof/>
            <w:webHidden/>
          </w:rPr>
        </w:r>
        <w:r>
          <w:rPr>
            <w:noProof/>
            <w:webHidden/>
          </w:rPr>
          <w:fldChar w:fldCharType="separate"/>
        </w:r>
        <w:r w:rsidR="00F43743">
          <w:rPr>
            <w:noProof/>
            <w:webHidden/>
          </w:rPr>
          <w:t>55</w:t>
        </w:r>
        <w:r>
          <w:rPr>
            <w:noProof/>
            <w:webHidden/>
          </w:rPr>
          <w:fldChar w:fldCharType="end"/>
        </w:r>
      </w:hyperlink>
    </w:p>
    <w:p w14:paraId="6C57C235" w14:textId="5C99958E" w:rsidR="00C766B2" w:rsidRPr="00AC34A0" w:rsidRDefault="00682DB6" w:rsidP="00AC34A0">
      <w:pPr>
        <w:rPr>
          <w:rFonts w:eastAsiaTheme="majorEastAsia" w:cstheme="majorBidi"/>
          <w:color w:val="0F4761" w:themeColor="accent1" w:themeShade="BF"/>
          <w:sz w:val="32"/>
          <w:szCs w:val="32"/>
        </w:rPr>
        <w:sectPr w:rsidR="00C766B2" w:rsidRPr="00AC34A0">
          <w:footerReference w:type="default" r:id="rId13"/>
          <w:pgSz w:w="12240" w:h="15840"/>
          <w:pgMar w:top="1417" w:right="1701" w:bottom="1417" w:left="1701" w:header="708" w:footer="708" w:gutter="0"/>
          <w:cols w:space="708"/>
          <w:docGrid w:linePitch="360"/>
        </w:sectPr>
      </w:pPr>
      <w:r>
        <w:fldChar w:fldCharType="end"/>
      </w:r>
    </w:p>
    <w:p w14:paraId="0F256AF2" w14:textId="2D69D9A7" w:rsidR="00E6750C" w:rsidRPr="00862767" w:rsidRDefault="008D56F9" w:rsidP="00862767">
      <w:pPr>
        <w:pStyle w:val="Ttulo1"/>
        <w:rPr>
          <w:rFonts w:cs="Times New Roman"/>
        </w:rPr>
      </w:pPr>
      <w:bookmarkStart w:id="4" w:name="_Toc229993886"/>
      <w:r w:rsidRPr="00862767">
        <w:rPr>
          <w:rFonts w:cs="Times New Roman"/>
        </w:rPr>
        <w:lastRenderedPageBreak/>
        <w:t>Introducción</w:t>
      </w:r>
      <w:bookmarkEnd w:id="4"/>
    </w:p>
    <w:p w14:paraId="37FC20E3" w14:textId="7E5DABFE" w:rsidR="0A8A7C80" w:rsidRDefault="0A8A7C80" w:rsidP="3CD662A4">
      <w:pPr>
        <w:spacing w:before="240" w:after="240"/>
        <w:rPr>
          <w:rFonts w:eastAsia="Times New Roman" w:cs="Times New Roman"/>
          <w:szCs w:val="22"/>
        </w:rPr>
      </w:pPr>
      <w:r w:rsidRPr="3CD662A4">
        <w:rPr>
          <w:rFonts w:eastAsia="Times New Roman" w:cs="Times New Roman"/>
          <w:szCs w:val="22"/>
        </w:rPr>
        <w:t>En la actualidad, el acceso eficiente al agua potable representa uno de los desafíos logísticos más importantes, aún más en zonas urbanas como lo es la Ciudad de México, donde el consumo de agua embotellada en garrafones constituye el 72.10% del gasto anual</w:t>
      </w:r>
      <w:r w:rsidR="00C21A06">
        <w:rPr>
          <w:rFonts w:eastAsia="Times New Roman" w:cs="Times New Roman"/>
          <w:szCs w:val="22"/>
        </w:rPr>
        <w:t xml:space="preserve"> en agua </w:t>
      </w:r>
      <w:r w:rsidR="006D2D68">
        <w:rPr>
          <w:rFonts w:eastAsia="Times New Roman" w:cs="Times New Roman"/>
          <w:szCs w:val="22"/>
        </w:rPr>
        <w:t>embotellada</w:t>
      </w:r>
      <w:r w:rsidRPr="3CD662A4">
        <w:rPr>
          <w:rFonts w:eastAsia="Times New Roman" w:cs="Times New Roman"/>
          <w:szCs w:val="22"/>
        </w:rPr>
        <w:t xml:space="preserve"> de los hogares</w:t>
      </w:r>
      <w:sdt>
        <w:sdtPr>
          <w:rPr>
            <w:rFonts w:eastAsia="Times New Roman" w:cs="Times New Roman"/>
            <w:szCs w:val="22"/>
          </w:rPr>
          <w:id w:val="-769471869"/>
          <w:citation/>
        </w:sdtPr>
        <w:sdtEndPr/>
        <w:sdtContent>
          <w:r w:rsidR="00F6499E">
            <w:rPr>
              <w:rFonts w:eastAsia="Times New Roman" w:cs="Times New Roman"/>
              <w:szCs w:val="22"/>
            </w:rPr>
            <w:fldChar w:fldCharType="begin"/>
          </w:r>
          <w:r w:rsidR="00F6499E">
            <w:rPr>
              <w:rFonts w:eastAsia="Times New Roman" w:cs="Times New Roman"/>
              <w:szCs w:val="22"/>
            </w:rPr>
            <w:instrText xml:space="preserve"> CITATION 001 \l 2058 </w:instrText>
          </w:r>
          <w:r w:rsidR="00F6499E">
            <w:rPr>
              <w:rFonts w:eastAsia="Times New Roman" w:cs="Times New Roman"/>
              <w:szCs w:val="22"/>
            </w:rPr>
            <w:fldChar w:fldCharType="separate"/>
          </w:r>
          <w:r>
            <w:rPr>
              <w:rFonts w:eastAsia="Times New Roman" w:cs="Times New Roman"/>
              <w:noProof/>
              <w:szCs w:val="22"/>
            </w:rPr>
            <w:t xml:space="preserve"> [1]</w:t>
          </w:r>
          <w:r w:rsidR="00F6499E">
            <w:rPr>
              <w:rFonts w:eastAsia="Times New Roman" w:cs="Times New Roman"/>
              <w:szCs w:val="22"/>
            </w:rPr>
            <w:fldChar w:fldCharType="end"/>
          </w:r>
        </w:sdtContent>
      </w:sdt>
      <w:r w:rsidRPr="3CD662A4">
        <w:rPr>
          <w:rFonts w:eastAsia="Times New Roman" w:cs="Times New Roman"/>
          <w:szCs w:val="22"/>
        </w:rPr>
        <w:t xml:space="preserve">. Ante este escenario, la integración de sistemas informáticos y el auge de las aplicaciones móviles se han convertido en herramientas primordiales. El despliegue de arquitecturas de software orientadas a la movilidad y logística permite que las organizaciones alcancen la agilidad para responder rápidamente a las peticiones de los usuarios, así como ampliar su alcance mediante el uso de sistemas informáticos y procesamiento de datos actualizados </w:t>
      </w:r>
      <w:sdt>
        <w:sdtPr>
          <w:rPr>
            <w:rFonts w:eastAsia="Times New Roman" w:cs="Times New Roman"/>
            <w:szCs w:val="22"/>
          </w:rPr>
          <w:id w:val="992672139"/>
          <w:citation/>
        </w:sdtPr>
        <w:sdtEndPr/>
        <w:sdtContent>
          <w:r w:rsidR="00260F1A">
            <w:rPr>
              <w:rFonts w:eastAsia="Times New Roman" w:cs="Times New Roman"/>
              <w:szCs w:val="22"/>
            </w:rPr>
            <w:fldChar w:fldCharType="begin"/>
          </w:r>
          <w:r w:rsidR="004A2EA8">
            <w:rPr>
              <w:rFonts w:eastAsia="Times New Roman" w:cs="Times New Roman"/>
              <w:szCs w:val="22"/>
            </w:rPr>
            <w:instrText xml:space="preserve">CITATION 002 \l 2058 </w:instrText>
          </w:r>
          <w:r w:rsidR="00260F1A">
            <w:rPr>
              <w:rFonts w:eastAsia="Times New Roman" w:cs="Times New Roman"/>
              <w:szCs w:val="22"/>
            </w:rPr>
            <w:fldChar w:fldCharType="separate"/>
          </w:r>
          <w:r>
            <w:rPr>
              <w:rFonts w:eastAsia="Times New Roman" w:cs="Times New Roman"/>
              <w:noProof/>
              <w:szCs w:val="22"/>
            </w:rPr>
            <w:t>[2]</w:t>
          </w:r>
          <w:r w:rsidR="00260F1A">
            <w:rPr>
              <w:rFonts w:eastAsia="Times New Roman" w:cs="Times New Roman"/>
              <w:szCs w:val="22"/>
            </w:rPr>
            <w:fldChar w:fldCharType="end"/>
          </w:r>
        </w:sdtContent>
      </w:sdt>
      <w:r w:rsidRPr="3CD662A4">
        <w:rPr>
          <w:rFonts w:eastAsia="Times New Roman" w:cs="Times New Roman"/>
          <w:szCs w:val="22"/>
        </w:rPr>
        <w:t xml:space="preserve">. En la industria de la logística y el transporte, las aplicaciones móviles han surgido como herramientas clave para integrar procesos y optimizar la cadena de suministro, acelerando la toma de decisiones y reduciendo costos operativos mediante la automatización de flujos de información </w:t>
      </w:r>
      <w:sdt>
        <w:sdtPr>
          <w:rPr>
            <w:rFonts w:eastAsia="Times New Roman" w:cs="Times New Roman"/>
            <w:szCs w:val="22"/>
          </w:rPr>
          <w:id w:val="-360119683"/>
          <w:citation/>
        </w:sdtPr>
        <w:sdtEndPr/>
        <w:sdtContent>
          <w:r w:rsidR="00F22817">
            <w:rPr>
              <w:rFonts w:eastAsia="Times New Roman" w:cs="Times New Roman"/>
              <w:szCs w:val="22"/>
            </w:rPr>
            <w:fldChar w:fldCharType="begin"/>
          </w:r>
          <w:r w:rsidR="004A2EA8">
            <w:rPr>
              <w:rFonts w:eastAsia="Times New Roman" w:cs="Times New Roman"/>
              <w:szCs w:val="22"/>
            </w:rPr>
            <w:instrText xml:space="preserve">CITATION 003 \l 2058 </w:instrText>
          </w:r>
          <w:r w:rsidR="00F22817">
            <w:rPr>
              <w:rFonts w:eastAsia="Times New Roman" w:cs="Times New Roman"/>
              <w:szCs w:val="22"/>
            </w:rPr>
            <w:fldChar w:fldCharType="separate"/>
          </w:r>
          <w:r>
            <w:rPr>
              <w:rFonts w:eastAsia="Times New Roman" w:cs="Times New Roman"/>
              <w:noProof/>
              <w:szCs w:val="22"/>
            </w:rPr>
            <w:t>[3]</w:t>
          </w:r>
          <w:r w:rsidR="00F22817">
            <w:rPr>
              <w:rFonts w:eastAsia="Times New Roman" w:cs="Times New Roman"/>
              <w:szCs w:val="22"/>
            </w:rPr>
            <w:fldChar w:fldCharType="end"/>
          </w:r>
        </w:sdtContent>
      </w:sdt>
      <w:r w:rsidRPr="3CD662A4">
        <w:rPr>
          <w:rFonts w:eastAsia="Times New Roman" w:cs="Times New Roman"/>
          <w:szCs w:val="22"/>
        </w:rPr>
        <w:t xml:space="preserve">. Al aprovechar tecnologías de geolocalización y sincronización en la nube, los sistemas de información no solo automatizan tareas administrativas, como puede ser el cálculo de las entregas en un solo día, sino que proporcionan una infraestructura que maximiza la eficiencia global de los recursos y garantiza la trazabilidad del servicio </w:t>
      </w:r>
      <w:sdt>
        <w:sdtPr>
          <w:rPr>
            <w:rFonts w:eastAsia="Times New Roman" w:cs="Times New Roman"/>
            <w:szCs w:val="22"/>
          </w:rPr>
          <w:id w:val="-601885586"/>
          <w:citation/>
        </w:sdtPr>
        <w:sdtEndPr/>
        <w:sdtContent>
          <w:r w:rsidR="009E3EDC">
            <w:rPr>
              <w:rFonts w:eastAsia="Times New Roman" w:cs="Times New Roman"/>
              <w:szCs w:val="22"/>
            </w:rPr>
            <w:fldChar w:fldCharType="begin"/>
          </w:r>
          <w:r w:rsidR="004A2EA8">
            <w:rPr>
              <w:rFonts w:eastAsia="Times New Roman" w:cs="Times New Roman"/>
              <w:szCs w:val="22"/>
            </w:rPr>
            <w:instrText xml:space="preserve">CITATION 004 \l 2058 </w:instrText>
          </w:r>
          <w:r w:rsidR="009E3EDC">
            <w:rPr>
              <w:rFonts w:eastAsia="Times New Roman" w:cs="Times New Roman"/>
              <w:szCs w:val="22"/>
            </w:rPr>
            <w:fldChar w:fldCharType="separate"/>
          </w:r>
          <w:r>
            <w:rPr>
              <w:rFonts w:eastAsia="Times New Roman" w:cs="Times New Roman"/>
              <w:noProof/>
              <w:szCs w:val="22"/>
            </w:rPr>
            <w:t>[4]</w:t>
          </w:r>
          <w:r w:rsidR="009E3EDC">
            <w:rPr>
              <w:rFonts w:eastAsia="Times New Roman" w:cs="Times New Roman"/>
              <w:szCs w:val="22"/>
            </w:rPr>
            <w:fldChar w:fldCharType="end"/>
          </w:r>
        </w:sdtContent>
      </w:sdt>
      <w:r w:rsidRPr="3CD662A4">
        <w:rPr>
          <w:rFonts w:eastAsia="Times New Roman" w:cs="Times New Roman"/>
          <w:szCs w:val="22"/>
        </w:rPr>
        <w:t>.</w:t>
      </w:r>
    </w:p>
    <w:p w14:paraId="69E5B864" w14:textId="12F0AB4C" w:rsidR="4C8C1F54" w:rsidRDefault="4C8C1F54" w:rsidP="3CD662A4">
      <w:pPr>
        <w:spacing w:before="240" w:after="240"/>
        <w:rPr>
          <w:rFonts w:eastAsia="Times New Roman" w:cs="Times New Roman"/>
          <w:szCs w:val="22"/>
        </w:rPr>
      </w:pPr>
      <w:r w:rsidRPr="3CD662A4">
        <w:rPr>
          <w:rFonts w:eastAsia="Times New Roman" w:cs="Times New Roman"/>
          <w:szCs w:val="22"/>
        </w:rPr>
        <w:t>Sin embargo, la implementación de</w:t>
      </w:r>
      <w:r w:rsidR="7C4389D0" w:rsidRPr="3CD662A4">
        <w:rPr>
          <w:rFonts w:eastAsia="Times New Roman" w:cs="Times New Roman"/>
          <w:szCs w:val="22"/>
        </w:rPr>
        <w:t xml:space="preserve"> las</w:t>
      </w:r>
      <w:r w:rsidRPr="3CD662A4">
        <w:rPr>
          <w:rFonts w:eastAsia="Times New Roman" w:cs="Times New Roman"/>
          <w:szCs w:val="22"/>
        </w:rPr>
        <w:t xml:space="preserve"> tecnología</w:t>
      </w:r>
      <w:r w:rsidR="5A88CE87" w:rsidRPr="3CD662A4">
        <w:rPr>
          <w:rFonts w:eastAsia="Times New Roman" w:cs="Times New Roman"/>
          <w:szCs w:val="22"/>
        </w:rPr>
        <w:t>s</w:t>
      </w:r>
      <w:r w:rsidRPr="3CD662A4">
        <w:rPr>
          <w:rFonts w:eastAsia="Times New Roman" w:cs="Times New Roman"/>
          <w:szCs w:val="22"/>
        </w:rPr>
        <w:t xml:space="preserve"> por sí sola</w:t>
      </w:r>
      <w:r w:rsidR="791643F9" w:rsidRPr="3CD662A4">
        <w:rPr>
          <w:rFonts w:eastAsia="Times New Roman" w:cs="Times New Roman"/>
          <w:szCs w:val="22"/>
        </w:rPr>
        <w:t>s</w:t>
      </w:r>
      <w:r w:rsidRPr="3CD662A4">
        <w:rPr>
          <w:rFonts w:eastAsia="Times New Roman" w:cs="Times New Roman"/>
          <w:szCs w:val="22"/>
        </w:rPr>
        <w:t xml:space="preserve"> no garantiza</w:t>
      </w:r>
      <w:r w:rsidR="437E9E85" w:rsidRPr="3CD662A4">
        <w:rPr>
          <w:rFonts w:eastAsia="Times New Roman" w:cs="Times New Roman"/>
          <w:szCs w:val="22"/>
        </w:rPr>
        <w:t>n</w:t>
      </w:r>
      <w:r w:rsidRPr="3CD662A4">
        <w:rPr>
          <w:rFonts w:eastAsia="Times New Roman" w:cs="Times New Roman"/>
          <w:szCs w:val="22"/>
        </w:rPr>
        <w:t xml:space="preserve"> la adopción del usuario. </w:t>
      </w:r>
      <w:r w:rsidR="174E0C68" w:rsidRPr="3CD662A4">
        <w:rPr>
          <w:rFonts w:eastAsia="Times New Roman" w:cs="Times New Roman"/>
          <w:szCs w:val="22"/>
        </w:rPr>
        <w:t>Una de las barreras más importantes a las que se enfrentan</w:t>
      </w:r>
      <w:r w:rsidRPr="3CD662A4">
        <w:rPr>
          <w:rFonts w:eastAsia="Times New Roman" w:cs="Times New Roman"/>
          <w:szCs w:val="22"/>
        </w:rPr>
        <w:t xml:space="preserve"> las aplicaciones móviles es la confianza</w:t>
      </w:r>
      <w:r w:rsidR="5987E316" w:rsidRPr="3CD662A4">
        <w:rPr>
          <w:rFonts w:eastAsia="Times New Roman" w:cs="Times New Roman"/>
          <w:szCs w:val="22"/>
        </w:rPr>
        <w:t xml:space="preserve"> de los usuarios, el cual es un factor</w:t>
      </w:r>
      <w:r w:rsidRPr="3CD662A4">
        <w:rPr>
          <w:rFonts w:eastAsia="Times New Roman" w:cs="Times New Roman"/>
          <w:szCs w:val="22"/>
        </w:rPr>
        <w:t xml:space="preserve"> que provoca que los usuarios abandonen plataformas nuevas que no ofrecen una experiencia protegida o transparente </w:t>
      </w:r>
      <w:sdt>
        <w:sdtPr>
          <w:rPr>
            <w:rFonts w:eastAsia="Times New Roman" w:cs="Times New Roman"/>
            <w:szCs w:val="22"/>
          </w:rPr>
          <w:id w:val="-1098627662"/>
          <w:citation/>
        </w:sdtPr>
        <w:sdtEndPr/>
        <w:sdtContent>
          <w:r w:rsidR="00652EEC">
            <w:rPr>
              <w:rFonts w:eastAsia="Times New Roman" w:cs="Times New Roman"/>
              <w:szCs w:val="22"/>
            </w:rPr>
            <w:fldChar w:fldCharType="begin"/>
          </w:r>
          <w:r w:rsidR="00652EEC">
            <w:rPr>
              <w:rFonts w:eastAsia="Times New Roman" w:cs="Times New Roman"/>
              <w:szCs w:val="22"/>
            </w:rPr>
            <w:instrText xml:space="preserve"> CITATION 005 \l 2058 </w:instrText>
          </w:r>
          <w:r w:rsidR="00652EEC">
            <w:rPr>
              <w:rFonts w:eastAsia="Times New Roman" w:cs="Times New Roman"/>
              <w:szCs w:val="22"/>
            </w:rPr>
            <w:fldChar w:fldCharType="separate"/>
          </w:r>
          <w:r>
            <w:rPr>
              <w:rFonts w:eastAsia="Times New Roman" w:cs="Times New Roman"/>
              <w:noProof/>
              <w:szCs w:val="22"/>
            </w:rPr>
            <w:t>[5]</w:t>
          </w:r>
          <w:r w:rsidR="00652EEC">
            <w:rPr>
              <w:rFonts w:eastAsia="Times New Roman" w:cs="Times New Roman"/>
              <w:szCs w:val="22"/>
            </w:rPr>
            <w:fldChar w:fldCharType="end"/>
          </w:r>
        </w:sdtContent>
      </w:sdt>
      <w:r w:rsidRPr="3CD662A4">
        <w:rPr>
          <w:rFonts w:eastAsia="Times New Roman" w:cs="Times New Roman"/>
          <w:szCs w:val="22"/>
        </w:rPr>
        <w:t xml:space="preserve">. En el contexto del reparto a domicilio, la incertidumbre sobre la ubicación del </w:t>
      </w:r>
      <w:r w:rsidR="7EAF49B1" w:rsidRPr="3CD662A4">
        <w:rPr>
          <w:rFonts w:eastAsia="Times New Roman" w:cs="Times New Roman"/>
          <w:szCs w:val="22"/>
        </w:rPr>
        <w:t>repartidor</w:t>
      </w:r>
      <w:r w:rsidRPr="3CD662A4">
        <w:rPr>
          <w:rFonts w:eastAsia="Times New Roman" w:cs="Times New Roman"/>
          <w:szCs w:val="22"/>
        </w:rPr>
        <w:t xml:space="preserve"> y la falta de validación de los datos generan una experiencia negativa. Por ello, la integración de sistemas de seguridad informática y mecanismos de trazabilidad del pedido en tiemp</w:t>
      </w:r>
      <w:r w:rsidR="00720CD2">
        <w:rPr>
          <w:rFonts w:eastAsia="Times New Roman" w:cs="Times New Roman"/>
          <w:szCs w:val="22"/>
        </w:rPr>
        <w:t>o</w:t>
      </w:r>
      <w:r w:rsidRPr="3CD662A4">
        <w:rPr>
          <w:rFonts w:eastAsia="Times New Roman" w:cs="Times New Roman"/>
          <w:szCs w:val="22"/>
        </w:rPr>
        <w:t xml:space="preserve"> no son solo añadidos técnicos, sino requisitos fundamentales para garantizar una experiencia de usuario satisfactoria</w:t>
      </w:r>
      <w:sdt>
        <w:sdtPr>
          <w:rPr>
            <w:rFonts w:eastAsia="Times New Roman" w:cs="Times New Roman"/>
            <w:szCs w:val="22"/>
          </w:rPr>
          <w:id w:val="1360475538"/>
          <w:citation/>
        </w:sdtPr>
        <w:sdtEndPr/>
        <w:sdtContent>
          <w:r w:rsidR="00652EEC">
            <w:rPr>
              <w:rFonts w:eastAsia="Times New Roman" w:cs="Times New Roman"/>
              <w:szCs w:val="22"/>
            </w:rPr>
            <w:fldChar w:fldCharType="begin"/>
          </w:r>
          <w:r w:rsidR="00652EEC">
            <w:rPr>
              <w:rFonts w:eastAsia="Times New Roman" w:cs="Times New Roman"/>
              <w:szCs w:val="22"/>
            </w:rPr>
            <w:instrText xml:space="preserve"> CITATION 006 \l 2058 </w:instrText>
          </w:r>
          <w:r w:rsidR="00652EEC">
            <w:rPr>
              <w:rFonts w:eastAsia="Times New Roman" w:cs="Times New Roman"/>
              <w:szCs w:val="22"/>
            </w:rPr>
            <w:fldChar w:fldCharType="separate"/>
          </w:r>
          <w:r>
            <w:rPr>
              <w:rFonts w:eastAsia="Times New Roman" w:cs="Times New Roman"/>
              <w:noProof/>
              <w:szCs w:val="22"/>
            </w:rPr>
            <w:t xml:space="preserve"> [6]</w:t>
          </w:r>
          <w:r w:rsidR="00652EEC">
            <w:rPr>
              <w:rFonts w:eastAsia="Times New Roman" w:cs="Times New Roman"/>
              <w:szCs w:val="22"/>
            </w:rPr>
            <w:fldChar w:fldCharType="end"/>
          </w:r>
        </w:sdtContent>
      </w:sdt>
      <w:r w:rsidRPr="3CD662A4">
        <w:rPr>
          <w:rFonts w:eastAsia="Times New Roman" w:cs="Times New Roman"/>
          <w:szCs w:val="22"/>
        </w:rPr>
        <w:t>.</w:t>
      </w:r>
    </w:p>
    <w:p w14:paraId="4D273311" w14:textId="3A5725EB" w:rsidR="0060735E" w:rsidRDefault="006D2D68" w:rsidP="006D2D68">
      <w:pPr>
        <w:spacing w:line="259" w:lineRule="auto"/>
        <w:rPr>
          <w:rFonts w:eastAsia="Times New Roman" w:cs="Times New Roman"/>
          <w:szCs w:val="22"/>
        </w:rPr>
      </w:pPr>
      <w:r w:rsidRPr="006D2D68">
        <w:rPr>
          <w:rFonts w:eastAsia="Times New Roman" w:cs="Times New Roman"/>
          <w:szCs w:val="22"/>
        </w:rPr>
        <w:t xml:space="preserve">En este sentido, el presente Trabajo Terminal propone el desarrollo de </w:t>
      </w:r>
      <w:proofErr w:type="spellStart"/>
      <w:r w:rsidRPr="006D2D68">
        <w:rPr>
          <w:rFonts w:eastAsia="Times New Roman" w:cs="Times New Roman"/>
          <w:szCs w:val="22"/>
        </w:rPr>
        <w:t>HToGo</w:t>
      </w:r>
      <w:proofErr w:type="spellEnd"/>
      <w:r w:rsidRPr="006D2D68">
        <w:rPr>
          <w:rFonts w:eastAsia="Times New Roman" w:cs="Times New Roman"/>
          <w:szCs w:val="22"/>
        </w:rPr>
        <w:t>, un prototipo de aplicación móvil diseñado para optimizar la distribución de agua potable embotellada en garrafones dentro de la Alcaldía Benito Juárez. La plataforma articula a tres tipos de actores</w:t>
      </w:r>
      <w:r w:rsidR="00582627">
        <w:rPr>
          <w:rFonts w:eastAsia="Times New Roman" w:cs="Times New Roman"/>
          <w:szCs w:val="22"/>
        </w:rPr>
        <w:t xml:space="preserve">: </w:t>
      </w:r>
      <w:r w:rsidRPr="006D2D68">
        <w:rPr>
          <w:rFonts w:eastAsia="Times New Roman" w:cs="Times New Roman"/>
          <w:szCs w:val="22"/>
        </w:rPr>
        <w:t xml:space="preserve">clientes, repartidores y administradores bajo un esquema </w:t>
      </w:r>
      <w:proofErr w:type="spellStart"/>
      <w:r w:rsidRPr="006D2D68">
        <w:rPr>
          <w:rFonts w:eastAsia="Times New Roman" w:cs="Times New Roman"/>
          <w:szCs w:val="22"/>
        </w:rPr>
        <w:t>multi-purificadora</w:t>
      </w:r>
      <w:proofErr w:type="spellEnd"/>
      <w:r w:rsidRPr="006D2D68">
        <w:rPr>
          <w:rFonts w:eastAsia="Times New Roman" w:cs="Times New Roman"/>
          <w:szCs w:val="22"/>
        </w:rPr>
        <w:t xml:space="preserve"> donde cada negocio gestiona de manera centralizada su catálogo de productos, su inventario, sus vehículos y los repartidores asociados. A través de </w:t>
      </w:r>
      <w:proofErr w:type="spellStart"/>
      <w:r w:rsidRPr="006D2D68">
        <w:rPr>
          <w:rFonts w:eastAsia="Times New Roman" w:cs="Times New Roman"/>
          <w:szCs w:val="22"/>
        </w:rPr>
        <w:t>OpenStreetMap</w:t>
      </w:r>
      <w:proofErr w:type="spellEnd"/>
      <w:r w:rsidRPr="006D2D68">
        <w:rPr>
          <w:rFonts w:eastAsia="Times New Roman" w:cs="Times New Roman"/>
          <w:szCs w:val="22"/>
        </w:rPr>
        <w:t xml:space="preserve"> </w:t>
      </w:r>
      <w:r w:rsidR="008C4324" w:rsidRPr="008C4324">
        <w:rPr>
          <w:rFonts w:eastAsia="Times New Roman" w:cs="Times New Roman"/>
          <w:szCs w:val="22"/>
        </w:rPr>
        <w:t>como fuente de datos cartográficos</w:t>
      </w:r>
      <w:r w:rsidR="00E27194">
        <w:rPr>
          <w:rFonts w:eastAsia="Times New Roman" w:cs="Times New Roman"/>
          <w:szCs w:val="22"/>
        </w:rPr>
        <w:t xml:space="preserve"> </w:t>
      </w:r>
      <w:r w:rsidRPr="006D2D68">
        <w:rPr>
          <w:rFonts w:eastAsia="Times New Roman" w:cs="Times New Roman"/>
          <w:szCs w:val="22"/>
        </w:rPr>
        <w:t xml:space="preserve">para el cálculo de rutas </w:t>
      </w:r>
      <w:r w:rsidR="008C4324" w:rsidRPr="008C4324">
        <w:rPr>
          <w:rFonts w:eastAsia="Times New Roman" w:cs="Times New Roman"/>
          <w:szCs w:val="22"/>
        </w:rPr>
        <w:t xml:space="preserve">mediante el algoritmo A*, en conjunto con Google </w:t>
      </w:r>
      <w:proofErr w:type="spellStart"/>
      <w:r w:rsidR="008C4324" w:rsidRPr="008C4324">
        <w:rPr>
          <w:rFonts w:eastAsia="Times New Roman" w:cs="Times New Roman"/>
          <w:szCs w:val="22"/>
        </w:rPr>
        <w:t>Maps</w:t>
      </w:r>
      <w:proofErr w:type="spellEnd"/>
      <w:r w:rsidR="008C4324" w:rsidRPr="008C4324">
        <w:rPr>
          <w:rFonts w:eastAsia="Times New Roman" w:cs="Times New Roman"/>
          <w:szCs w:val="22"/>
        </w:rPr>
        <w:t xml:space="preserve"> como motor de </w:t>
      </w:r>
      <w:r w:rsidRPr="006D2D68">
        <w:rPr>
          <w:rFonts w:eastAsia="Times New Roman" w:cs="Times New Roman"/>
          <w:szCs w:val="22"/>
        </w:rPr>
        <w:t xml:space="preserve">visualización </w:t>
      </w:r>
      <w:r w:rsidR="008C4324" w:rsidRPr="008C4324">
        <w:rPr>
          <w:rFonts w:eastAsia="Times New Roman" w:cs="Times New Roman"/>
          <w:szCs w:val="22"/>
        </w:rPr>
        <w:t xml:space="preserve">dentro de la aplicación móvil, y </w:t>
      </w:r>
      <w:r w:rsidRPr="006D2D68">
        <w:rPr>
          <w:rFonts w:eastAsia="Times New Roman" w:cs="Times New Roman"/>
          <w:szCs w:val="22"/>
        </w:rPr>
        <w:t xml:space="preserve">un servicio de notificaciones </w:t>
      </w:r>
      <w:proofErr w:type="spellStart"/>
      <w:r w:rsidRPr="006D2D68">
        <w:rPr>
          <w:rFonts w:eastAsia="Times New Roman" w:cs="Times New Roman"/>
          <w:szCs w:val="22"/>
        </w:rPr>
        <w:t>push</w:t>
      </w:r>
      <w:proofErr w:type="spellEnd"/>
      <w:r w:rsidRPr="006D2D68">
        <w:rPr>
          <w:rFonts w:eastAsia="Times New Roman" w:cs="Times New Roman"/>
          <w:szCs w:val="22"/>
        </w:rPr>
        <w:t xml:space="preserve"> el sistema busca centralizar la información logística para ofrecer un canal directo</w:t>
      </w:r>
      <w:r w:rsidR="00CD2240">
        <w:rPr>
          <w:rFonts w:eastAsia="Times New Roman" w:cs="Times New Roman"/>
          <w:szCs w:val="22"/>
        </w:rPr>
        <w:t xml:space="preserve"> y </w:t>
      </w:r>
      <w:r w:rsidRPr="006D2D68">
        <w:rPr>
          <w:rFonts w:eastAsia="Times New Roman" w:cs="Times New Roman"/>
          <w:szCs w:val="22"/>
        </w:rPr>
        <w:t>trazable</w:t>
      </w:r>
      <w:r w:rsidR="00CD2240">
        <w:rPr>
          <w:rFonts w:eastAsia="Times New Roman" w:cs="Times New Roman"/>
          <w:szCs w:val="22"/>
        </w:rPr>
        <w:t xml:space="preserve"> </w:t>
      </w:r>
      <w:r w:rsidRPr="006D2D68">
        <w:rPr>
          <w:rFonts w:eastAsia="Times New Roman" w:cs="Times New Roman"/>
          <w:szCs w:val="22"/>
        </w:rPr>
        <w:t>entre el cliente y el repartidor. En las siguientes secciones se detallará el origen de la problemática, los objetivos técnicos del proyecto, así como una idea general sobre la implementación propuesta.</w:t>
      </w:r>
      <w:r w:rsidR="0060735E">
        <w:rPr>
          <w:rFonts w:eastAsia="Times New Roman" w:cs="Times New Roman"/>
          <w:szCs w:val="22"/>
        </w:rPr>
        <w:br w:type="page"/>
      </w:r>
    </w:p>
    <w:p w14:paraId="43B01F76" w14:textId="5E61C503" w:rsidR="4C8C1F54" w:rsidRDefault="0060735E" w:rsidP="0060735E">
      <w:pPr>
        <w:pStyle w:val="Ttulo1"/>
        <w:rPr>
          <w:rFonts w:eastAsia="Times New Roman"/>
          <w:szCs w:val="22"/>
        </w:rPr>
      </w:pPr>
      <w:bookmarkStart w:id="5" w:name="_Toc229993887"/>
      <w:r w:rsidRPr="00862767">
        <w:lastRenderedPageBreak/>
        <w:t>Capítulo I.</w:t>
      </w:r>
      <w:r>
        <w:t xml:space="preserve"> </w:t>
      </w:r>
      <w:r w:rsidR="00A83A4A" w:rsidRPr="00A83A4A">
        <w:t>Definición del Proyecto</w:t>
      </w:r>
      <w:bookmarkEnd w:id="5"/>
    </w:p>
    <w:p w14:paraId="3D2E46B1" w14:textId="446E5858" w:rsidR="003568AD" w:rsidRDefault="003568AD" w:rsidP="003568AD">
      <w:pPr>
        <w:pStyle w:val="Ttulo2"/>
      </w:pPr>
      <w:bookmarkStart w:id="6" w:name="_Toc229993888"/>
      <w:r>
        <w:t>1.1 Planteamiento del problema</w:t>
      </w:r>
      <w:bookmarkEnd w:id="6"/>
    </w:p>
    <w:p w14:paraId="6C941CA5" w14:textId="7BFC6C9E" w:rsidR="0064035B" w:rsidRDefault="67D8D532">
      <w:r>
        <w:t xml:space="preserve">Debido a una contaminación en el año 2024 específicamente en el pozo Alfonso XIII, se contaminó el agua de la alcaldía Benito Juárez con hidrocarburos </w:t>
      </w:r>
      <w:sdt>
        <w:sdtPr>
          <w:id w:val="-1443222037"/>
          <w:citation/>
        </w:sdtPr>
        <w:sdtEndPr/>
        <w:sdtContent>
          <w:r w:rsidR="007A74B7">
            <w:fldChar w:fldCharType="begin"/>
          </w:r>
          <w:r w:rsidR="007A74B7">
            <w:instrText xml:space="preserve"> CITATION HCa25 \l 2058 </w:instrText>
          </w:r>
          <w:r w:rsidR="007A74B7">
            <w:fldChar w:fldCharType="separate"/>
          </w:r>
          <w:r>
            <w:rPr>
              <w:noProof/>
            </w:rPr>
            <w:t>[7]</w:t>
          </w:r>
          <w:r w:rsidR="007A74B7">
            <w:fldChar w:fldCharType="end"/>
          </w:r>
        </w:sdtContent>
      </w:sdt>
      <w:r>
        <w:t xml:space="preserve">. Este suceso produjo muchos problemas para tener acceso al agua en la alcaldía. Con este suceso, la población de la alcaldía no tenía acceso a agua potable en sus casas, por lo que necesitaban comprar muchos garrafones para evitar el uso del agua contaminada. Esto causó un desabasto de este producto y </w:t>
      </w:r>
      <w:r w:rsidR="00D84F30">
        <w:t>permitió observar</w:t>
      </w:r>
      <w:r>
        <w:t xml:space="preserve"> la deficiencia de logística para entrega de garrafones. </w:t>
      </w:r>
    </w:p>
    <w:p w14:paraId="5DC6E74C" w14:textId="58033C72" w:rsidR="003C28C4" w:rsidRDefault="005767AC">
      <w:r w:rsidRPr="005767AC">
        <w:t>El problema se manifiesta en dos</w:t>
      </w:r>
      <w:r>
        <w:t xml:space="preserve"> puntos de vista distintos, por el lado del cliente</w:t>
      </w:r>
      <w:r w:rsidR="67D8D532">
        <w:t xml:space="preserve"> los repartidores de garrafones suelen tener a sus clientes ya establecidos, y </w:t>
      </w:r>
      <w:r w:rsidR="00906606">
        <w:t>se vuelve</w:t>
      </w:r>
      <w:r w:rsidR="67D8D532">
        <w:t xml:space="preserve"> complicado encontrar un dato de contacto</w:t>
      </w:r>
      <w:r w:rsidR="00EC0FD4">
        <w:t xml:space="preserve"> con el repartidor</w:t>
      </w:r>
      <w:r w:rsidR="67D8D532">
        <w:t xml:space="preserve">, haciendo que el acceso al agua sea complicado. </w:t>
      </w:r>
      <w:r w:rsidR="005636A9">
        <w:t>Asimismo, u</w:t>
      </w:r>
      <w:r w:rsidR="005636A9" w:rsidRPr="005636A9">
        <w:t>na vez realizado el pedido, no existe forma confiable de conocer el estado de la entrega, la ubicación del repartidor, lo que obliga al cliente a permanecer atento durante varias horas. Por el lado de las purificadoras, los pequeños negocios distribuidores no cuentan con herramientas digitales que les permitan gestionar de manera centralizada su catálogo de productos, el inventario recibido del proveedor, los vehículos asignados a cada repartidor o el control de caducidad de los lotes. Esta falta de digitalización dificulta la asignación eficiente de pedidos y limita la capacidad de respuesta del sector ante eventos de demanda atípica como el ocurrido en 2024.</w:t>
      </w:r>
    </w:p>
    <w:p w14:paraId="372D206F" w14:textId="22D76AE9" w:rsidR="00847852" w:rsidRDefault="00847852" w:rsidP="00847852">
      <w:r w:rsidRPr="00847852">
        <w:t xml:space="preserve">Por lo tanto, se ha observado esta necesidad y se llega a la conclusión de desarrollar una aplicación que facilite la entrega de agua potable por medio de garrafones, </w:t>
      </w:r>
      <w:r w:rsidR="00C9328E">
        <w:t>siendo útil</w:t>
      </w:r>
      <w:r w:rsidRPr="00847852">
        <w:t xml:space="preserve"> tanto </w:t>
      </w:r>
      <w:r w:rsidR="00C9328E">
        <w:t>par</w:t>
      </w:r>
      <w:r w:rsidRPr="00847852">
        <w:t>a los clientes que requieren el servicio como a las purificadoras que lo proveen. Este proyecto ayudaría a que se tenga un acceso ágil al agua en la alcaldía, así como un mejor control para los repartidores sobre sus entregas, clientes, rutas e inventario, facilitando la distribución del producto.</w:t>
      </w:r>
    </w:p>
    <w:p w14:paraId="2BE284BE" w14:textId="41AA23D3" w:rsidR="003568AD" w:rsidRDefault="003568AD" w:rsidP="003568AD">
      <w:pPr>
        <w:pStyle w:val="Ttulo2"/>
      </w:pPr>
      <w:bookmarkStart w:id="7" w:name="_Toc229993889"/>
      <w:r>
        <w:t>1.2 Justificación</w:t>
      </w:r>
      <w:bookmarkEnd w:id="7"/>
    </w:p>
    <w:p w14:paraId="521D254A" w14:textId="77777777" w:rsidR="00824B9B" w:rsidRDefault="00873250" w:rsidP="00586D65">
      <w:r>
        <w:t xml:space="preserve">Esta aplicación plantea una solución a la distribución de garrafones para las personas ubicadas en la alcaldía Benito Juárez, </w:t>
      </w:r>
      <w:r w:rsidR="00BF1FD4">
        <w:t>basándose</w:t>
      </w:r>
      <w:r>
        <w:t xml:space="preserve"> en la experiencia que se tuvo </w:t>
      </w:r>
      <w:r w:rsidR="007E49E6">
        <w:t>en el año 2024</w:t>
      </w:r>
      <w:r>
        <w:t xml:space="preserve"> con el problema del agua contaminada, </w:t>
      </w:r>
      <w:r w:rsidR="007E49E6">
        <w:t>donde</w:t>
      </w:r>
      <w:r>
        <w:t xml:space="preserve"> se pudo observar la deficiencia en la compra de estos garrafones ya que no se cuenta con información de los repartidores, no se tiene un control sobre los pedidos, </w:t>
      </w:r>
      <w:r w:rsidR="002068FC">
        <w:t>lo que causó</w:t>
      </w:r>
      <w:r>
        <w:t xml:space="preserve"> un desabasto en las tiendas y un descontento de la población que reside en dicha alcaldía, que a día de hoy sigue preocupada por este incidente.</w:t>
      </w:r>
    </w:p>
    <w:p w14:paraId="6CAB90A7" w14:textId="77777777" w:rsidR="004B1B50" w:rsidRDefault="00824B9B" w:rsidP="00E26FC7">
      <w:r>
        <w:t>El</w:t>
      </w:r>
      <w:r w:rsidR="00873250">
        <w:t xml:space="preserve"> prototipo de aplicación</w:t>
      </w:r>
      <w:r w:rsidR="00787D20">
        <w:t xml:space="preserve"> está dirigido a las pequeñas y medianas purificadoras</w:t>
      </w:r>
      <w:r w:rsidR="00873250">
        <w:t xml:space="preserve"> en la alcaldía, </w:t>
      </w:r>
      <w:r w:rsidR="00D244FE" w:rsidRPr="00D244FE">
        <w:t>las cuales podrán registrarse en la plataforma y operar bajo un esquema digital que les permita gestionar de manera centralizada su catálogo de productos, su inventario por lotes con control de caducidad, sus vehículos y a los repartidores asociados al negocio.</w:t>
      </w:r>
      <w:r w:rsidR="00543F7E">
        <w:t xml:space="preserve"> </w:t>
      </w:r>
      <w:r w:rsidR="00543F7E" w:rsidRPr="00E26FC7">
        <w:t>A</w:t>
      </w:r>
      <w:r w:rsidR="00E26FC7">
        <w:t xml:space="preserve"> los clientes se les </w:t>
      </w:r>
      <w:r w:rsidR="00E26FC7" w:rsidRPr="00E26FC7">
        <w:t>ofrece dos modalidades para realizar pedidos: una modalidad directa, donde el cliente elige una purificadora específica de su preferencia, y una modalidad abierta, donde el cliente fija un precio máximo por garrafón y la solicitud queda disponible para cualquier purificadora que cumpla con dicho precio. Esta dualidad busca atender tanto al usuario que tiene una preferencia consolidada como al que prioriza el costo o la rapidez del servicio.</w:t>
      </w:r>
    </w:p>
    <w:p w14:paraId="3943567A" w14:textId="6156089E" w:rsidR="0035249E" w:rsidRDefault="004B1B50" w:rsidP="00E26FC7">
      <w:r w:rsidRPr="004B1B50">
        <w:lastRenderedPageBreak/>
        <w:t xml:space="preserve">Para el cálculo de rutas se utiliza la API de </w:t>
      </w:r>
      <w:proofErr w:type="spellStart"/>
      <w:r w:rsidRPr="004B1B50">
        <w:t>OpenStreetMap</w:t>
      </w:r>
      <w:proofErr w:type="spellEnd"/>
      <w:r w:rsidR="00FE135A">
        <w:t xml:space="preserve"> </w:t>
      </w:r>
      <w:r w:rsidR="0035249E" w:rsidRPr="0035249E">
        <w:t xml:space="preserve">como fuente </w:t>
      </w:r>
      <w:r w:rsidR="00B43268" w:rsidRPr="00B43268">
        <w:t>de datos de la red vial</w:t>
      </w:r>
      <w:r w:rsidR="0035249E" w:rsidRPr="0035249E">
        <w:t xml:space="preserve">, junto con </w:t>
      </w:r>
      <w:r w:rsidR="00F6108F">
        <w:t xml:space="preserve">un algoritmo </w:t>
      </w:r>
      <w:r w:rsidR="0035249E" w:rsidRPr="0035249E">
        <w:t xml:space="preserve">A* </w:t>
      </w:r>
      <w:r w:rsidR="00F6108F">
        <w:t>desarrollado por nuestro equipo</w:t>
      </w:r>
      <w:r w:rsidR="00B43268" w:rsidRPr="00B43268">
        <w:t xml:space="preserve">. La visualización del mapa dentro de la aplicación se realiza mediante Google </w:t>
      </w:r>
      <w:proofErr w:type="spellStart"/>
      <w:r w:rsidR="00B43268" w:rsidRPr="00B43268">
        <w:t>Maps</w:t>
      </w:r>
      <w:proofErr w:type="spellEnd"/>
      <w:r w:rsidR="00B43268" w:rsidRPr="00B43268">
        <w:t xml:space="preserve">, sobre la </w:t>
      </w:r>
      <w:r w:rsidRPr="004B1B50">
        <w:t xml:space="preserve">cual el </w:t>
      </w:r>
      <w:r w:rsidR="00B43268" w:rsidRPr="00B43268">
        <w:t xml:space="preserve">sistema pinta la ruta calculada y los marcadores correspondientes, permitiendo al </w:t>
      </w:r>
      <w:r w:rsidRPr="004B1B50">
        <w:t xml:space="preserve">repartidor </w:t>
      </w:r>
      <w:r w:rsidR="00B43268" w:rsidRPr="00B43268">
        <w:t>obtener</w:t>
      </w:r>
      <w:r w:rsidRPr="004B1B50">
        <w:t xml:space="preserve"> la ruta de entrega y </w:t>
      </w:r>
      <w:r w:rsidR="00B43268" w:rsidRPr="00B43268">
        <w:t>al</w:t>
      </w:r>
      <w:r w:rsidRPr="004B1B50">
        <w:t xml:space="preserve"> cliente rastrear su pedido. </w:t>
      </w:r>
      <w:r w:rsidR="0035249E" w:rsidRPr="0035249E">
        <w:t xml:space="preserve">La aplicación ofrece </w:t>
      </w:r>
      <w:r w:rsidR="00B43268" w:rsidRPr="00B43268">
        <w:t>adicionalmente</w:t>
      </w:r>
      <w:r w:rsidR="0035249E" w:rsidRPr="0035249E">
        <w:t xml:space="preserve"> la opción de exportar la ruta a una aplicación de navegación externa del dispositivo, </w:t>
      </w:r>
      <w:r w:rsidR="00B43268" w:rsidRPr="00B43268">
        <w:t>en caso de</w:t>
      </w:r>
      <w:r w:rsidR="0035249E" w:rsidRPr="0035249E">
        <w:t xml:space="preserve"> que </w:t>
      </w:r>
      <w:r w:rsidR="00B43268" w:rsidRPr="00B43268">
        <w:t>el repartidor prefiera navegar con ella</w:t>
      </w:r>
      <w:r w:rsidR="0035249E">
        <w:t>.</w:t>
      </w:r>
    </w:p>
    <w:p w14:paraId="3869DB61" w14:textId="4F6F90E8" w:rsidR="004B1B50" w:rsidRDefault="004B1B50" w:rsidP="00E26FC7">
      <w:r w:rsidRPr="004B1B50">
        <w:t xml:space="preserve">El sistema se complementa con un servicio de notificaciones </w:t>
      </w:r>
      <w:proofErr w:type="spellStart"/>
      <w:r w:rsidRPr="004B1B50">
        <w:t>push</w:t>
      </w:r>
      <w:proofErr w:type="spellEnd"/>
      <w:r w:rsidRPr="004B1B50">
        <w:t xml:space="preserve"> que mantiene informado al cliente sobre los cambios de estado de su pedido y la proximidad del repartidor, eliminando la dependencia del claxon o el timbre como único medio de aviso. En conjunto, estas características mejorarían la logística de los pequeños distribuidores y la experiencia del cliente final, atendiendo de manera integral las deficiencias observadas en el modelo actual de distribución.</w:t>
      </w:r>
      <w:r w:rsidR="00B52FDD">
        <w:t xml:space="preserve"> </w:t>
      </w:r>
    </w:p>
    <w:p w14:paraId="6082DC56" w14:textId="7534263B" w:rsidR="003568AD" w:rsidRPr="00E26FC7" w:rsidRDefault="003568AD" w:rsidP="004B1B50">
      <w:pPr>
        <w:pStyle w:val="Ttulo2"/>
      </w:pPr>
      <w:bookmarkStart w:id="8" w:name="_Toc229993890"/>
      <w:r w:rsidRPr="00E26FC7">
        <w:t>1.3 Objetivo</w:t>
      </w:r>
      <w:r w:rsidR="00572C3A" w:rsidRPr="00E26FC7">
        <w:t xml:space="preserve"> G</w:t>
      </w:r>
      <w:r w:rsidR="0085112E" w:rsidRPr="00E26FC7">
        <w:t>eneral</w:t>
      </w:r>
      <w:bookmarkEnd w:id="8"/>
    </w:p>
    <w:p w14:paraId="74E54856" w14:textId="2CD2EF23" w:rsidR="00637F42" w:rsidRPr="00E26FC7" w:rsidRDefault="00637F42" w:rsidP="00637F42">
      <w:r w:rsidRPr="00E26FC7">
        <w:t xml:space="preserve">Desarrollar un prototipo de aplicación móvil que permita la </w:t>
      </w:r>
      <w:r w:rsidR="0055582F">
        <w:t xml:space="preserve">gestión y </w:t>
      </w:r>
      <w:r w:rsidRPr="00E26FC7">
        <w:t xml:space="preserve">distribución de agua potable </w:t>
      </w:r>
      <w:r w:rsidR="0055582F">
        <w:t xml:space="preserve">embotellada en garrafones </w:t>
      </w:r>
      <w:r w:rsidR="00DD7CAA">
        <w:t>dentro de</w:t>
      </w:r>
      <w:r w:rsidRPr="00E26FC7">
        <w:t xml:space="preserve"> la alcaldía Benito Juárez, </w:t>
      </w:r>
      <w:r w:rsidR="00DD7CAA">
        <w:t xml:space="preserve">conteniendo </w:t>
      </w:r>
      <w:r w:rsidR="00447810">
        <w:t xml:space="preserve">clientes, repartidores y purificadoras bajo una aplicación la cual </w:t>
      </w:r>
      <w:r w:rsidRPr="00E26FC7">
        <w:t>proporcio</w:t>
      </w:r>
      <w:r w:rsidR="00447810">
        <w:t>na</w:t>
      </w:r>
      <w:r w:rsidRPr="00E26FC7">
        <w:t xml:space="preserve"> </w:t>
      </w:r>
      <w:r w:rsidR="00447810">
        <w:t>cálculo de rutas</w:t>
      </w:r>
      <w:r w:rsidRPr="00E26FC7">
        <w:t xml:space="preserve">, </w:t>
      </w:r>
      <w:r w:rsidR="000C0E0A">
        <w:t>rastreo, control de inventario</w:t>
      </w:r>
      <w:r w:rsidRPr="00E26FC7">
        <w:t xml:space="preserve"> y ofreciendo la opción de recibir notificaciones cuando el repartidor esté cerca de su domicilio.</w:t>
      </w:r>
    </w:p>
    <w:p w14:paraId="39935579" w14:textId="1AFE2CEF" w:rsidR="007B6D07" w:rsidRDefault="00666423" w:rsidP="00666423">
      <w:pPr>
        <w:pStyle w:val="Ttulo2"/>
        <w:ind w:left="567" w:hanging="567"/>
      </w:pPr>
      <w:bookmarkStart w:id="9" w:name="_Toc229993891"/>
      <w:r>
        <w:t>1.4 Objetivos</w:t>
      </w:r>
      <w:r w:rsidR="007B6D07">
        <w:t xml:space="preserve"> Específicos</w:t>
      </w:r>
      <w:bookmarkEnd w:id="9"/>
      <w:r w:rsidR="007B6D07">
        <w:t xml:space="preserve"> </w:t>
      </w:r>
    </w:p>
    <w:p w14:paraId="1FE22602" w14:textId="4E3D3B4E" w:rsidR="00637F42" w:rsidRDefault="00637F42" w:rsidP="0016521C">
      <w:pPr>
        <w:pStyle w:val="Prrafodelista"/>
        <w:numPr>
          <w:ilvl w:val="0"/>
          <w:numId w:val="1"/>
        </w:numPr>
      </w:pPr>
      <w:r>
        <w:t xml:space="preserve">Crear una base de datos </w:t>
      </w:r>
      <w:r w:rsidR="000735B2">
        <w:t>relacional</w:t>
      </w:r>
      <w:r>
        <w:t xml:space="preserve"> </w:t>
      </w:r>
      <w:r w:rsidR="000735B2">
        <w:t>capaz de</w:t>
      </w:r>
      <w:r>
        <w:t xml:space="preserve"> almacenar información del repartidor, </w:t>
      </w:r>
      <w:r w:rsidR="00B711C7">
        <w:t>clientes, purificadoras</w:t>
      </w:r>
      <w:r w:rsidR="00750285">
        <w:t>, productos, inventario y el ciclo de vida de cada</w:t>
      </w:r>
      <w:r>
        <w:t xml:space="preserve"> pedido.</w:t>
      </w:r>
    </w:p>
    <w:p w14:paraId="360C6B52" w14:textId="0A325DFA" w:rsidR="00637F42" w:rsidRDefault="00637F42" w:rsidP="0016521C">
      <w:pPr>
        <w:pStyle w:val="Prrafodelista"/>
        <w:numPr>
          <w:ilvl w:val="0"/>
          <w:numId w:val="1"/>
        </w:numPr>
      </w:pPr>
      <w:r>
        <w:t xml:space="preserve">Diseñar una interfaz de la aplicación móvil con un enfoque en la asignación </w:t>
      </w:r>
      <w:r w:rsidR="003E40F7">
        <w:t>y seguimiento</w:t>
      </w:r>
      <w:r>
        <w:t xml:space="preserve"> de pedidos</w:t>
      </w:r>
      <w:r w:rsidR="003E40F7">
        <w:t>, considerando los distintos roles del sistema (cliente, repartidor y administrador)</w:t>
      </w:r>
      <w:r>
        <w:t>.</w:t>
      </w:r>
    </w:p>
    <w:p w14:paraId="1E0F6DF9" w14:textId="30DA937A" w:rsidR="00637F42" w:rsidRDefault="00637F42" w:rsidP="0016521C">
      <w:pPr>
        <w:pStyle w:val="Prrafodelista"/>
        <w:numPr>
          <w:ilvl w:val="0"/>
          <w:numId w:val="1"/>
        </w:numPr>
      </w:pPr>
      <w:r>
        <w:t xml:space="preserve">Proporcionar al repartidor una ruta para realizar la entrega del pedido, obtenida por medio de la conexión a la API de </w:t>
      </w:r>
      <w:proofErr w:type="spellStart"/>
      <w:r w:rsidR="009E383B">
        <w:t>OpenStreetMap</w:t>
      </w:r>
      <w:proofErr w:type="spellEnd"/>
      <w:r w:rsidR="009E383B">
        <w:t xml:space="preserve"> utilizando el algoritmo A* con heurística </w:t>
      </w:r>
      <w:proofErr w:type="spellStart"/>
      <w:r w:rsidR="009E383B">
        <w:t>Haversine</w:t>
      </w:r>
      <w:proofErr w:type="spellEnd"/>
      <w:r>
        <w:t>.</w:t>
      </w:r>
    </w:p>
    <w:p w14:paraId="3C37ADE8" w14:textId="4519457E" w:rsidR="00637F42" w:rsidRDefault="00637F42" w:rsidP="0016521C">
      <w:pPr>
        <w:pStyle w:val="Prrafodelista"/>
        <w:numPr>
          <w:ilvl w:val="0"/>
          <w:numId w:val="1"/>
        </w:numPr>
      </w:pPr>
      <w:r>
        <w:t>Implementar un sistema de notificaciones que permita a los usuarios estar pendientes de</w:t>
      </w:r>
      <w:r w:rsidR="00E305E9">
        <w:t xml:space="preserve">l estado </w:t>
      </w:r>
      <w:r>
        <w:t>de su pedido</w:t>
      </w:r>
      <w:r w:rsidR="00E305E9">
        <w:t xml:space="preserve"> y recibir un aviso cuando el repartidor se aproxime a su domicilio</w:t>
      </w:r>
      <w:r>
        <w:t>.</w:t>
      </w:r>
    </w:p>
    <w:p w14:paraId="4F6322B2" w14:textId="59BC603C" w:rsidR="00126297" w:rsidRPr="00126297" w:rsidRDefault="00126297" w:rsidP="00126297">
      <w:pPr>
        <w:pStyle w:val="Prrafodelista"/>
        <w:numPr>
          <w:ilvl w:val="0"/>
          <w:numId w:val="1"/>
        </w:numPr>
      </w:pPr>
      <w:r>
        <w:t>Proporcionar a</w:t>
      </w:r>
      <w:r w:rsidR="00235002">
        <w:t xml:space="preserve"> los repartidores una </w:t>
      </w:r>
      <w:r w:rsidRPr="00126297">
        <w:t xml:space="preserve">gestión de inventario </w:t>
      </w:r>
      <w:r w:rsidR="00235002">
        <w:t>con un</w:t>
      </w:r>
      <w:r w:rsidRPr="00126297">
        <w:t xml:space="preserve"> control de fechas de caducidad de los garrafones recibidos por las purificadoras del proveedor</w:t>
      </w:r>
      <w:r w:rsidR="00235002">
        <w:t xml:space="preserve"> en lotes</w:t>
      </w:r>
      <w:r w:rsidRPr="00126297">
        <w:t>.</w:t>
      </w:r>
    </w:p>
    <w:p w14:paraId="5202EB3C" w14:textId="58415453" w:rsidR="00126297" w:rsidRDefault="00126297" w:rsidP="00126297">
      <w:pPr>
        <w:pStyle w:val="Prrafodelista"/>
        <w:numPr>
          <w:ilvl w:val="0"/>
          <w:numId w:val="1"/>
        </w:numPr>
      </w:pPr>
      <w:r w:rsidRPr="00126297">
        <w:t>Implementar medidas de seguridad que prevengan pedidos falsos, incluyendo verificación del usuario, validación de zona de cobertura y penalización por ausencia.</w:t>
      </w:r>
    </w:p>
    <w:p w14:paraId="6E543763" w14:textId="4341E535" w:rsidR="0064520C" w:rsidRPr="0064520C" w:rsidRDefault="0064520C" w:rsidP="0064520C">
      <w:pPr>
        <w:pStyle w:val="Ttulo2"/>
      </w:pPr>
      <w:bookmarkStart w:id="10" w:name="_Toc229993892"/>
      <w:r>
        <w:t>1.5 Metodología</w:t>
      </w:r>
      <w:bookmarkEnd w:id="10"/>
      <w:r>
        <w:t xml:space="preserve"> </w:t>
      </w:r>
    </w:p>
    <w:p w14:paraId="4828B56A" w14:textId="50D59389" w:rsidR="009D469B" w:rsidRDefault="009B1062" w:rsidP="009B1062">
      <w:r>
        <w:t xml:space="preserve">Para realizar este prototipo se optó por elegir la metodología “Prototipo de características selectas” </w:t>
      </w:r>
      <w:sdt>
        <w:sdtPr>
          <w:id w:val="1541097253"/>
          <w:citation/>
        </w:sdtPr>
        <w:sdtEndPr/>
        <w:sdtContent>
          <w:r w:rsidR="00502A7A">
            <w:fldChar w:fldCharType="begin"/>
          </w:r>
          <w:r w:rsidR="00502A7A">
            <w:instrText xml:space="preserve"> CITATION KEK11 \l 2058 </w:instrText>
          </w:r>
          <w:r w:rsidR="00502A7A">
            <w:fldChar w:fldCharType="separate"/>
          </w:r>
          <w:r>
            <w:rPr>
              <w:noProof/>
            </w:rPr>
            <w:t>[8]</w:t>
          </w:r>
          <w:r w:rsidR="00502A7A">
            <w:fldChar w:fldCharType="end"/>
          </w:r>
        </w:sdtContent>
      </w:sdt>
      <w:r>
        <w:t xml:space="preserve"> ya que tiene flexibilidad y adaptación a los cambios, permitiéndonos desarrollar las funcionalidades como módulos, para que nos permita ver el progreso de la aplicación conforme se vaya realizando, probando unitariamente las funcionalidades y recolectando retroalimentación. Este tipo de prototipos se ve representado por el siguiente diagrama:</w:t>
      </w:r>
    </w:p>
    <w:p w14:paraId="4A524358" w14:textId="77777777" w:rsidR="00383F5C" w:rsidRDefault="00681316" w:rsidP="00383F5C">
      <w:pPr>
        <w:keepNext/>
        <w:jc w:val="center"/>
      </w:pPr>
      <w:r w:rsidRPr="00681316">
        <w:rPr>
          <w:noProof/>
        </w:rPr>
        <w:lastRenderedPageBreak/>
        <w:drawing>
          <wp:inline distT="0" distB="0" distL="0" distR="0" wp14:anchorId="01CFCC0E" wp14:editId="3344FD9D">
            <wp:extent cx="2281343" cy="2011782"/>
            <wp:effectExtent l="0" t="0" r="5080" b="7620"/>
            <wp:docPr id="144669675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89107" cy="2018629"/>
                    </a:xfrm>
                    <a:prstGeom prst="rect">
                      <a:avLst/>
                    </a:prstGeom>
                    <a:noFill/>
                    <a:ln>
                      <a:noFill/>
                    </a:ln>
                  </pic:spPr>
                </pic:pic>
              </a:graphicData>
            </a:graphic>
          </wp:inline>
        </w:drawing>
      </w:r>
    </w:p>
    <w:p w14:paraId="250D8052" w14:textId="09650329" w:rsidR="00681316" w:rsidRDefault="00383F5C" w:rsidP="00383F5C">
      <w:pPr>
        <w:pStyle w:val="Descripcin"/>
        <w:jc w:val="center"/>
      </w:pPr>
      <w:bookmarkStart w:id="11" w:name="_Toc229993805"/>
      <w:r>
        <w:t xml:space="preserve">Ilustración </w:t>
      </w:r>
      <w:fldSimple w:instr=" SEQ Ilustración \* ARABIC ">
        <w:r w:rsidR="00FF2D8A">
          <w:rPr>
            <w:noProof/>
          </w:rPr>
          <w:t>1</w:t>
        </w:r>
      </w:fldSimple>
      <w:r w:rsidR="002147CE">
        <w:rPr>
          <w:noProof/>
        </w:rPr>
        <w:t xml:space="preserve"> </w:t>
      </w:r>
      <w:r w:rsidR="00F21B42" w:rsidRPr="00F21B42">
        <w:t>Modelado de prototipos de características selectas tomado de</w:t>
      </w:r>
      <w:r w:rsidR="00B73CEF">
        <w:t xml:space="preserve"> </w:t>
      </w:r>
      <w:r w:rsidR="00F21B42">
        <w:t xml:space="preserve"> </w:t>
      </w:r>
      <w:sdt>
        <w:sdtPr>
          <w:id w:val="-1897661673"/>
          <w:citation/>
        </w:sdtPr>
        <w:sdtEndPr/>
        <w:sdtContent>
          <w:r w:rsidR="00670A49">
            <w:fldChar w:fldCharType="begin"/>
          </w:r>
          <w:r w:rsidR="00670A49">
            <w:instrText xml:space="preserve"> CITATION KEK11 \l 2058 </w:instrText>
          </w:r>
          <w:r w:rsidR="00670A49">
            <w:fldChar w:fldCharType="separate"/>
          </w:r>
          <w:r>
            <w:rPr>
              <w:noProof/>
            </w:rPr>
            <w:t>[8]</w:t>
          </w:r>
          <w:r w:rsidR="00670A49">
            <w:fldChar w:fldCharType="end"/>
          </w:r>
        </w:sdtContent>
      </w:sdt>
      <w:bookmarkEnd w:id="11"/>
    </w:p>
    <w:p w14:paraId="106F3A9E" w14:textId="4CD5AC2C" w:rsidR="00A92A24" w:rsidRDefault="00A92A24" w:rsidP="00A92A24">
      <w:r>
        <w:t>En el cual se observa las diferentes capas que se tiene al desarrollar por módulos. Nosotros seguiremos la metodología por las siguientes fases:</w:t>
      </w:r>
    </w:p>
    <w:p w14:paraId="77DCE7FD" w14:textId="216DE8A6" w:rsidR="00A92A24" w:rsidRDefault="00A92A24" w:rsidP="00A92A24">
      <w:r>
        <w:t>1.-Investigación preliminar: En esta primera sección se llevará a cabo una investigación, la cual tendrá como objetivo un entendimiento profundo del problema, haciendo un estudio del estado del arte para tener más conocimiento sobre los antecedentes de este mismo. Aquí mismo buscaremos usuarios potenciales del sistema.</w:t>
      </w:r>
    </w:p>
    <w:p w14:paraId="6A7C6AB8" w14:textId="2919F19E" w:rsidR="00A92A24" w:rsidRDefault="00A92A24" w:rsidP="00A92A24">
      <w:r>
        <w:t>2.- Análisis de requerimientos: Así como la elaboración de los requerimientos y requisitos del sistema, esto será flexible ya que conforme se vayan desarrollando las características se irá adecuando, dependiendo de la retroalimentación, mejorando la funcionalidad de los requerimientos del sistema para tener un sistema factible.</w:t>
      </w:r>
    </w:p>
    <w:p w14:paraId="2189975D" w14:textId="740039C2" w:rsidR="00A92A24" w:rsidRDefault="00A92A24" w:rsidP="00A92A24">
      <w:r>
        <w:t>3.- Diseño y construcción de las características selectas: Una vez contemos con nuestros requerimientos del sistema desarrollaremos el diseño de nuestro sistema. Terminado el diseño, empezaremos por las características esenciales para el programa, buscando una mayor organización y poder lograr los objetivos deseados sabiendo asignar los tiempos para cada una de las actividades.</w:t>
      </w:r>
    </w:p>
    <w:p w14:paraId="7A30C53E" w14:textId="1638A5F4" w:rsidR="00A92A24" w:rsidRDefault="00A92A24" w:rsidP="00A92A24">
      <w:r>
        <w:t>4.- Construcción del prototipo funcional: Cuando contemos con nuestros principales módulos, empezaremos a construir el sistema completo, unificando los módulos y creando el sistema como un solo ecosistema.</w:t>
      </w:r>
    </w:p>
    <w:p w14:paraId="7197845E" w14:textId="0186E830" w:rsidR="00A92A24" w:rsidRDefault="00A92A24" w:rsidP="00A92A24">
      <w:r>
        <w:t>5.- Pruebas unitarias y de integración: En esta fase, probaremos el prototipo y módulos que desarrollamos anteriormente, haciendo pruebas unitarias para evaluar cada módulo. Una vez las funcionalidades pasen este filtro, se probará la aplicación en conjunto verificando que cada componente que integra este mismo cumpla con su propósito.</w:t>
      </w:r>
    </w:p>
    <w:p w14:paraId="142A7236" w14:textId="1D36A3F0" w:rsidR="00A92A24" w:rsidRPr="009D469B" w:rsidRDefault="00A92A24" w:rsidP="00A92A24">
      <w:r>
        <w:t>6.- Despliegue del sistema: Una vez que hayamos concluido con las pruebas de nuestro sistema, contaremos con la documentación completa de nuestro sistema en conjunto con un manual de usuario. En esta fase, nuestro sistema estará listo para que aquellos usuarios que buscamos en la investigación preliminar puedan probar</w:t>
      </w:r>
      <w:r w:rsidR="00FB0FFA">
        <w:t xml:space="preserve"> </w:t>
      </w:r>
      <w:r>
        <w:t>el sistema y observemos nuestro prototipo funcionando en un ambiente real.</w:t>
      </w:r>
    </w:p>
    <w:p w14:paraId="698BD1C6" w14:textId="77777777" w:rsidR="00E05C7D" w:rsidRDefault="00E05C7D" w:rsidP="00A92A24"/>
    <w:p w14:paraId="3F7B4A04" w14:textId="03982391" w:rsidR="009D091B" w:rsidRDefault="009D091B" w:rsidP="00A92A24">
      <w:r w:rsidRPr="009D091B">
        <w:lastRenderedPageBreak/>
        <w:t>El siguiente diagrama representa la metodología a seguir:</w:t>
      </w:r>
    </w:p>
    <w:p w14:paraId="01EF2387" w14:textId="77777777" w:rsidR="00B60E61" w:rsidRDefault="00E05C7D" w:rsidP="00B60E61">
      <w:pPr>
        <w:keepNext/>
        <w:jc w:val="center"/>
      </w:pPr>
      <w:r w:rsidRPr="00E05C7D">
        <w:rPr>
          <w:noProof/>
        </w:rPr>
        <w:drawing>
          <wp:inline distT="0" distB="0" distL="0" distR="0" wp14:anchorId="180134D2" wp14:editId="65C5FADD">
            <wp:extent cx="5612130" cy="1959610"/>
            <wp:effectExtent l="0" t="0" r="7620" b="2540"/>
            <wp:docPr id="79089399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2130" cy="1959610"/>
                    </a:xfrm>
                    <a:prstGeom prst="rect">
                      <a:avLst/>
                    </a:prstGeom>
                    <a:noFill/>
                    <a:ln>
                      <a:noFill/>
                    </a:ln>
                  </pic:spPr>
                </pic:pic>
              </a:graphicData>
            </a:graphic>
          </wp:inline>
        </w:drawing>
      </w:r>
    </w:p>
    <w:p w14:paraId="4CE518BF" w14:textId="499FF562" w:rsidR="009D091B" w:rsidRPr="009D469B" w:rsidRDefault="00B60E61" w:rsidP="00B60E61">
      <w:pPr>
        <w:pStyle w:val="Descripcin"/>
        <w:jc w:val="center"/>
      </w:pPr>
      <w:bookmarkStart w:id="12" w:name="_Toc229993806"/>
      <w:r>
        <w:t xml:space="preserve">Ilustración </w:t>
      </w:r>
      <w:fldSimple w:instr=" SEQ Ilustración \* ARABIC ">
        <w:r w:rsidR="00FF2D8A">
          <w:rPr>
            <w:noProof/>
          </w:rPr>
          <w:t>2</w:t>
        </w:r>
      </w:fldSimple>
      <w:r w:rsidR="00906BA3">
        <w:t xml:space="preserve"> </w:t>
      </w:r>
      <w:r>
        <w:t>Metodología del proyecto</w:t>
      </w:r>
      <w:r w:rsidR="00E57AC8">
        <w:t>. Elaboración propia.</w:t>
      </w:r>
      <w:bookmarkEnd w:id="12"/>
    </w:p>
    <w:p w14:paraId="05710AB3" w14:textId="77777777" w:rsidR="00B67A81" w:rsidRDefault="00B67A81">
      <w:pPr>
        <w:spacing w:line="259" w:lineRule="auto"/>
        <w:jc w:val="left"/>
        <w:rPr>
          <w:rFonts w:eastAsiaTheme="majorEastAsia" w:cs="Times New Roman"/>
          <w:color w:val="0F4761" w:themeColor="accent1" w:themeShade="BF"/>
          <w:sz w:val="40"/>
          <w:szCs w:val="40"/>
        </w:rPr>
      </w:pPr>
      <w:r>
        <w:rPr>
          <w:rFonts w:cs="Times New Roman"/>
        </w:rPr>
        <w:br w:type="page"/>
      </w:r>
    </w:p>
    <w:p w14:paraId="57E4EF30" w14:textId="53F4AF0A" w:rsidR="009D469B" w:rsidRPr="00F50681" w:rsidRDefault="00F50681" w:rsidP="00EF179F">
      <w:pPr>
        <w:pStyle w:val="Ttulo1"/>
        <w:rPr>
          <w:rFonts w:cs="Times New Roman"/>
        </w:rPr>
      </w:pPr>
      <w:bookmarkStart w:id="13" w:name="_Toc229993893"/>
      <w:r w:rsidRPr="00F50681">
        <w:rPr>
          <w:rFonts w:cs="Times New Roman"/>
        </w:rPr>
        <w:lastRenderedPageBreak/>
        <w:t>Cap</w:t>
      </w:r>
      <w:r w:rsidR="00E8173C">
        <w:rPr>
          <w:rFonts w:cs="Times New Roman"/>
        </w:rPr>
        <w:t>í</w:t>
      </w:r>
      <w:r w:rsidRPr="00F50681">
        <w:rPr>
          <w:rFonts w:cs="Times New Roman"/>
        </w:rPr>
        <w:t>tulo II. Marco teórico</w:t>
      </w:r>
      <w:bookmarkEnd w:id="13"/>
      <w:r w:rsidRPr="00F50681">
        <w:rPr>
          <w:rFonts w:cs="Times New Roman"/>
        </w:rPr>
        <w:t xml:space="preserve"> </w:t>
      </w:r>
    </w:p>
    <w:p w14:paraId="04B8F941" w14:textId="77777777" w:rsidR="00022F9F" w:rsidRPr="00965D42" w:rsidRDefault="00022F9F" w:rsidP="00022F9F">
      <w:pPr>
        <w:pStyle w:val="Ttulo2"/>
      </w:pPr>
      <w:bookmarkStart w:id="14" w:name="_Toc223622606"/>
      <w:bookmarkStart w:id="15" w:name="_Toc229993894"/>
      <w:r>
        <w:t>2.1 Contexto de la distribución de agua potable y logística</w:t>
      </w:r>
      <w:bookmarkEnd w:id="14"/>
      <w:bookmarkEnd w:id="15"/>
    </w:p>
    <w:p w14:paraId="7C0704F8" w14:textId="65E78C89" w:rsidR="00C46D3F" w:rsidRPr="00D62E15" w:rsidRDefault="00C46D3F" w:rsidP="001D68B9">
      <w:pPr>
        <w:pStyle w:val="Ttulo3"/>
      </w:pPr>
      <w:bookmarkStart w:id="16" w:name="_Toc229993895"/>
      <w:bookmarkStart w:id="17" w:name="_Toc223622607"/>
      <w:r>
        <w:t>2.</w:t>
      </w:r>
      <w:r w:rsidR="00022F9F">
        <w:t xml:space="preserve">1.1 </w:t>
      </w:r>
      <w:r w:rsidR="001D68B9">
        <w:t>Problemática en la Alcaldía Benito Ju</w:t>
      </w:r>
      <w:r w:rsidR="008335FA">
        <w:t>á</w:t>
      </w:r>
      <w:r w:rsidR="001D68B9">
        <w:t>rez</w:t>
      </w:r>
      <w:bookmarkEnd w:id="16"/>
      <w:r w:rsidR="00C21185">
        <w:t xml:space="preserve"> </w:t>
      </w:r>
    </w:p>
    <w:p w14:paraId="3B38B700" w14:textId="77777777" w:rsidR="00E63EEA" w:rsidRDefault="007B6BA5" w:rsidP="00E63EEA">
      <w:r>
        <w:t xml:space="preserve">Durante abril del 2024 se detectó la presencia </w:t>
      </w:r>
      <w:r w:rsidR="008E5693">
        <w:t xml:space="preserve">de aceites y algunos otros químicos en el suministro de agua que </w:t>
      </w:r>
      <w:r w:rsidR="00321F6C">
        <w:t>abastece</w:t>
      </w:r>
      <w:r w:rsidR="008E5693">
        <w:t xml:space="preserve"> a las colonias </w:t>
      </w:r>
      <w:r w:rsidR="00321F6C">
        <w:t>Del Valle, Nápoles y San Juan siendo estas dañinas para los colonos e incluso para algunos animales</w:t>
      </w:r>
    </w:p>
    <w:p w14:paraId="09D153F2" w14:textId="43567F94" w:rsidR="003804A7" w:rsidRDefault="003804A7" w:rsidP="00E63EEA">
      <w:r>
        <w:t xml:space="preserve">En 2025 se tuvo otra </w:t>
      </w:r>
      <w:r w:rsidR="004F6B0C">
        <w:t>ruptura</w:t>
      </w:r>
      <w:r>
        <w:t xml:space="preserve"> en el suministro llevando a </w:t>
      </w:r>
      <w:r w:rsidR="00D52B78">
        <w:t xml:space="preserve">varios perros a enfermarse y morir </w:t>
      </w:r>
      <w:r w:rsidR="003754E2">
        <w:t xml:space="preserve">por consumir el </w:t>
      </w:r>
      <w:r w:rsidR="1C833F1B">
        <w:t>líquido</w:t>
      </w:r>
      <w:r w:rsidR="003754E2">
        <w:t xml:space="preserve"> que se encontraba </w:t>
      </w:r>
      <w:r w:rsidR="00EB5C22">
        <w:t>en sus tanques de agua, generando inconformidad por los habitantes de la colonia</w:t>
      </w:r>
      <w:r w:rsidR="00D5495F">
        <w:t>, y llegando a exhibir muestras del agua contaminada a medios de comunicación para que esa situación fuera difundida</w:t>
      </w:r>
      <w:sdt>
        <w:sdtPr>
          <w:id w:val="-612285628"/>
          <w:citation/>
        </w:sdtPr>
        <w:sdtEndPr/>
        <w:sdtContent>
          <w:r w:rsidR="001D68B9">
            <w:fldChar w:fldCharType="begin"/>
          </w:r>
          <w:r w:rsidR="00B5508D">
            <w:instrText xml:space="preserve">CITATION Leo25 \l 2058 </w:instrText>
          </w:r>
          <w:r w:rsidR="001D68B9">
            <w:fldChar w:fldCharType="separate"/>
          </w:r>
          <w:r>
            <w:rPr>
              <w:noProof/>
            </w:rPr>
            <w:t xml:space="preserve"> [9]</w:t>
          </w:r>
          <w:r w:rsidR="001D68B9">
            <w:fldChar w:fldCharType="end"/>
          </w:r>
        </w:sdtContent>
      </w:sdt>
      <w:r w:rsidR="001D68B9">
        <w:t>.</w:t>
      </w:r>
    </w:p>
    <w:p w14:paraId="2EC0CE78" w14:textId="0259899B" w:rsidR="001D68B9" w:rsidRDefault="001D68B9" w:rsidP="001D68B9">
      <w:r>
        <w:t xml:space="preserve">Con esto se aumentó la demanda de garrafones, ya que de igual forma medios de comunicación indicaron que algunos repartidores de agua tuvieron un </w:t>
      </w:r>
      <w:proofErr w:type="spellStart"/>
      <w:r>
        <w:t>aument</w:t>
      </w:r>
      <w:proofErr w:type="spellEnd"/>
      <w:r>
        <w:t xml:space="preserve"> en su repartición de agua superando la capacidad de rutas establecida e incluso algunos lucraron con el problema rellenando los mismos garrafones con agua contaminada </w:t>
      </w:r>
      <w:sdt>
        <w:sdtPr>
          <w:id w:val="-390273114"/>
          <w:citation/>
        </w:sdtPr>
        <w:sdtEndPr/>
        <w:sdtContent>
          <w:r>
            <w:fldChar w:fldCharType="begin"/>
          </w:r>
          <w:r w:rsidR="00B5508D">
            <w:instrText xml:space="preserve">CITATION Red24 \l 2058 </w:instrText>
          </w:r>
          <w:r>
            <w:fldChar w:fldCharType="separate"/>
          </w:r>
          <w:r>
            <w:rPr>
              <w:noProof/>
            </w:rPr>
            <w:t>[10]</w:t>
          </w:r>
          <w:r>
            <w:fldChar w:fldCharType="end"/>
          </w:r>
        </w:sdtContent>
      </w:sdt>
    </w:p>
    <w:p w14:paraId="473EECE8" w14:textId="20F71245" w:rsidR="00022F9F" w:rsidRDefault="00022F9F" w:rsidP="00022F9F">
      <w:pPr>
        <w:pStyle w:val="Ttulo3"/>
      </w:pPr>
      <w:bookmarkStart w:id="18" w:name="_Toc229993896"/>
      <w:r>
        <w:t>2.1.</w:t>
      </w:r>
      <w:r w:rsidR="001D68B9">
        <w:t>2</w:t>
      </w:r>
      <w:r>
        <w:t xml:space="preserve"> Distribución de agua potable</w:t>
      </w:r>
      <w:bookmarkEnd w:id="17"/>
      <w:bookmarkEnd w:id="18"/>
    </w:p>
    <w:p w14:paraId="54136642" w14:textId="77777777" w:rsidR="00D1755D" w:rsidRDefault="00B76DF1" w:rsidP="008A7255">
      <w:pPr>
        <w:spacing w:line="276" w:lineRule="auto"/>
      </w:pPr>
      <w:r>
        <w:t xml:space="preserve">Históricamente, la Ciudad de México ha dependido de sistemas externos para el suministro de agua. El "Aguador" Colonial: En los siglos XVIII y XIX, </w:t>
      </w:r>
      <w:r w:rsidR="004D3D0B">
        <w:t xml:space="preserve">debido a la </w:t>
      </w:r>
      <w:r>
        <w:t>falta de tuberías domiciliarias, surgió el oficio de</w:t>
      </w:r>
      <w:r w:rsidR="004D3D0B">
        <w:t>l aguador</w:t>
      </w:r>
      <w:r>
        <w:t xml:space="preserve">. </w:t>
      </w:r>
    </w:p>
    <w:p w14:paraId="0746D3FD" w14:textId="4D76BFAD" w:rsidR="00D62E15" w:rsidRDefault="00C50338" w:rsidP="00D56CE4">
      <w:pPr>
        <w:spacing w:line="276" w:lineRule="auto"/>
      </w:pPr>
      <w:r>
        <w:t>En donde e</w:t>
      </w:r>
      <w:r w:rsidR="00B76DF1">
        <w:t>stas personas transportaban agua en cántaros de barro desde las fuentes públicas hasta las casas.</w:t>
      </w:r>
      <w:r w:rsidR="0056441C">
        <w:t xml:space="preserve"> Estos </w:t>
      </w:r>
      <w:r w:rsidR="006A61E9">
        <w:t>envases donde depositaban el agua eran pe</w:t>
      </w:r>
      <w:r w:rsidR="000972C6">
        <w:t xml:space="preserve">queños jarros los cuales </w:t>
      </w:r>
      <w:r w:rsidR="00D62E15">
        <w:t xml:space="preserve">solo servían para cosas indispensables en la casa, en algunas casas </w:t>
      </w:r>
      <w:r w:rsidR="7B366E1C">
        <w:t>más</w:t>
      </w:r>
      <w:r w:rsidR="00D62E15">
        <w:t xml:space="preserve"> grande o con mayores recursos llegaban a usar contenedores más grandes llamados “chochocol”</w:t>
      </w:r>
      <w:r w:rsidR="00D56CE4">
        <w:t xml:space="preserve"> </w:t>
      </w:r>
      <w:sdt>
        <w:sdtPr>
          <w:id w:val="-1976822777"/>
          <w:citation/>
        </w:sdtPr>
        <w:sdtEndPr/>
        <w:sdtContent>
          <w:r w:rsidR="00652EEC">
            <w:fldChar w:fldCharType="begin"/>
          </w:r>
          <w:r w:rsidR="00B5508D">
            <w:instrText xml:space="preserve">CITATION 7Leó23 \l 2058 </w:instrText>
          </w:r>
          <w:r w:rsidR="00652EEC">
            <w:fldChar w:fldCharType="separate"/>
          </w:r>
          <w:r>
            <w:rPr>
              <w:noProof/>
            </w:rPr>
            <w:t>[11]</w:t>
          </w:r>
          <w:r w:rsidR="00652EEC">
            <w:fldChar w:fldCharType="end"/>
          </w:r>
        </w:sdtContent>
      </w:sdt>
    </w:p>
    <w:p w14:paraId="433F3480" w14:textId="5CEB5D95" w:rsidR="00D5495F" w:rsidRDefault="00040E99" w:rsidP="00E63EEA">
      <w:r>
        <w:t>Durante los años de 19</w:t>
      </w:r>
      <w:r w:rsidR="00AD6B31">
        <w:t>8</w:t>
      </w:r>
      <w:r>
        <w:t xml:space="preserve">0, debido a que se tuvo un crecimiento urbano y por lo mismo aumento la </w:t>
      </w:r>
      <w:r w:rsidR="006A7917">
        <w:t>contaminación</w:t>
      </w:r>
      <w:r>
        <w:t xml:space="preserve">, se </w:t>
      </w:r>
      <w:r w:rsidR="006A7917">
        <w:t>cambió</w:t>
      </w:r>
      <w:r>
        <w:t xml:space="preserve"> la manera en la que se repartía el agua</w:t>
      </w:r>
      <w:r w:rsidR="006A7917">
        <w:t xml:space="preserve">, </w:t>
      </w:r>
      <w:r w:rsidR="003464F6">
        <w:t xml:space="preserve">donde se </w:t>
      </w:r>
      <w:r w:rsidR="4FE7F4FF">
        <w:t>incluyó</w:t>
      </w:r>
      <w:r w:rsidR="003464F6">
        <w:t xml:space="preserve"> el modelo de garrafón de </w:t>
      </w:r>
      <w:r w:rsidR="00C46D3F">
        <w:t>vidrio,</w:t>
      </w:r>
      <w:r w:rsidR="003464F6">
        <w:t xml:space="preserve"> pero al ser este </w:t>
      </w:r>
      <w:r w:rsidR="00AD6B31">
        <w:t xml:space="preserve">muy difícil de transportar se </w:t>
      </w:r>
      <w:r w:rsidR="71FD1953">
        <w:t>optó</w:t>
      </w:r>
      <w:r w:rsidR="00AD6B31">
        <w:t xml:space="preserve"> por usar el pl</w:t>
      </w:r>
      <w:r w:rsidR="00A8382E">
        <w:t>ást</w:t>
      </w:r>
      <w:r w:rsidR="00AD6B31">
        <w:t xml:space="preserve">ico ya que en el temblor </w:t>
      </w:r>
      <w:r w:rsidR="00A711E8">
        <w:t>del 85 dañ</w:t>
      </w:r>
      <w:r w:rsidR="00A8382E">
        <w:t>ó</w:t>
      </w:r>
      <w:r w:rsidR="00A711E8">
        <w:t xml:space="preserve"> la red hidráulica generando desconfianza en el gr</w:t>
      </w:r>
      <w:r w:rsidR="00C213F3">
        <w:t>ifo</w:t>
      </w:r>
      <w:sdt>
        <w:sdtPr>
          <w:id w:val="-1481759290"/>
          <w:citation/>
        </w:sdtPr>
        <w:sdtEndPr/>
        <w:sdtContent>
          <w:r w:rsidR="00536899">
            <w:fldChar w:fldCharType="begin"/>
          </w:r>
          <w:r w:rsidR="00B5508D">
            <w:instrText xml:space="preserve">CITATION Rau19 \l 2058 </w:instrText>
          </w:r>
          <w:r w:rsidR="00536899">
            <w:fldChar w:fldCharType="separate"/>
          </w:r>
          <w:r>
            <w:rPr>
              <w:noProof/>
            </w:rPr>
            <w:t xml:space="preserve"> [12]</w:t>
          </w:r>
          <w:r w:rsidR="00536899">
            <w:fldChar w:fldCharType="end"/>
          </w:r>
        </w:sdtContent>
      </w:sdt>
      <w:r w:rsidR="009A62DE">
        <w:t>.</w:t>
      </w:r>
    </w:p>
    <w:p w14:paraId="2D0ADA41" w14:textId="77777777" w:rsidR="00022F9F" w:rsidRPr="00965D42" w:rsidRDefault="00022F9F" w:rsidP="00022F9F">
      <w:pPr>
        <w:pStyle w:val="Ttulo3"/>
      </w:pPr>
      <w:bookmarkStart w:id="19" w:name="_Toc223622609"/>
      <w:bookmarkStart w:id="20" w:name="_Toc229993897"/>
      <w:r w:rsidRPr="00965D42">
        <w:t>2.</w:t>
      </w:r>
      <w:r>
        <w:t>1.3</w:t>
      </w:r>
      <w:r w:rsidRPr="00965D42">
        <w:t xml:space="preserve"> Logística en repartición</w:t>
      </w:r>
      <w:bookmarkEnd w:id="19"/>
      <w:bookmarkEnd w:id="20"/>
      <w:r w:rsidRPr="00965D42">
        <w:t xml:space="preserve"> </w:t>
      </w:r>
    </w:p>
    <w:p w14:paraId="1463BF44" w14:textId="006D419C" w:rsidR="00603815" w:rsidRDefault="00022F9F" w:rsidP="00603815">
      <w:r>
        <w:t xml:space="preserve">En la logística moderna tenemos muchos algoritmos para reducir los tiempos de entrega, donde las aplicaciones web o móviles implementan rutas dinámicas que permiten a los repartidores darles la ruta para que tengan una mayor organización en sus entregas </w:t>
      </w:r>
      <w:sdt>
        <w:sdtPr>
          <w:id w:val="-513232229"/>
          <w:citation/>
        </w:sdtPr>
        <w:sdtEndPr/>
        <w:sdtContent>
          <w:r w:rsidR="00D40A78">
            <w:fldChar w:fldCharType="begin"/>
          </w:r>
          <w:r w:rsidR="00B5508D">
            <w:instrText xml:space="preserve">CITATION Goo25 \l 2058 </w:instrText>
          </w:r>
          <w:r w:rsidR="00D40A78">
            <w:fldChar w:fldCharType="separate"/>
          </w:r>
          <w:r>
            <w:rPr>
              <w:noProof/>
            </w:rPr>
            <w:t>[13]</w:t>
          </w:r>
          <w:r w:rsidR="00D40A78">
            <w:fldChar w:fldCharType="end"/>
          </w:r>
        </w:sdtContent>
      </w:sdt>
      <w:r>
        <w:t>.</w:t>
      </w:r>
    </w:p>
    <w:p w14:paraId="51AD4A66" w14:textId="18337B9B" w:rsidR="00ED507A" w:rsidRDefault="00BB5586" w:rsidP="00603815">
      <w:r>
        <w:t xml:space="preserve">Pero no solo se tiene </w:t>
      </w:r>
      <w:r w:rsidR="003F7884">
        <w:t>la entrega ya que en la distribución se tiene un proceso</w:t>
      </w:r>
      <w:r w:rsidR="0099733B">
        <w:t xml:space="preserve"> donde se almacena el producto, se procesa, posteriormente se prepara, se asigna el medio de transporte para que finalmente </w:t>
      </w:r>
      <w:r w:rsidR="00E41E48">
        <w:t>en la fase de la entrega este producto o servicio llegue a manos del cliente para que se pueda cumplir con la necesidad</w:t>
      </w:r>
      <w:r w:rsidR="00775E61">
        <w:t xml:space="preserve"> </w:t>
      </w:r>
      <w:sdt>
        <w:sdtPr>
          <w:id w:val="-371080244"/>
          <w:citation/>
        </w:sdtPr>
        <w:sdtEndPr/>
        <w:sdtContent>
          <w:r w:rsidR="00775E61">
            <w:fldChar w:fldCharType="begin"/>
          </w:r>
          <w:r w:rsidR="009B13F9">
            <w:instrText xml:space="preserve">CITATION Mec24 \l 2058 </w:instrText>
          </w:r>
          <w:r w:rsidR="00775E61">
            <w:fldChar w:fldCharType="separate"/>
          </w:r>
          <w:r>
            <w:rPr>
              <w:noProof/>
            </w:rPr>
            <w:t>[14]</w:t>
          </w:r>
          <w:r w:rsidR="00775E61">
            <w:fldChar w:fldCharType="end"/>
          </w:r>
        </w:sdtContent>
      </w:sdt>
      <w:r w:rsidR="00022F9F">
        <w:t>.</w:t>
      </w:r>
    </w:p>
    <w:p w14:paraId="000C1BD3" w14:textId="77777777" w:rsidR="00022F9F" w:rsidRDefault="00022F9F" w:rsidP="00022F9F">
      <w:pPr>
        <w:pStyle w:val="Ttulo2"/>
      </w:pPr>
      <w:bookmarkStart w:id="21" w:name="_Toc223622610"/>
      <w:bookmarkStart w:id="22" w:name="_Toc229993898"/>
      <w:r>
        <w:lastRenderedPageBreak/>
        <w:t>2.2 Desarrollo de aplicaciones móviles y geolocalización</w:t>
      </w:r>
      <w:bookmarkEnd w:id="21"/>
      <w:bookmarkEnd w:id="22"/>
    </w:p>
    <w:p w14:paraId="6B942F4A" w14:textId="7FC3B8AE" w:rsidR="00C32145" w:rsidRPr="001A0AB2" w:rsidRDefault="005665AC" w:rsidP="00022F9F">
      <w:pPr>
        <w:pStyle w:val="Ttulo3"/>
      </w:pPr>
      <w:bookmarkStart w:id="23" w:name="_Toc223622611"/>
      <w:bookmarkStart w:id="24" w:name="_Toc229993899"/>
      <w:r w:rsidRPr="00965D42">
        <w:rPr>
          <w:rStyle w:val="Ttulo3Car"/>
        </w:rPr>
        <w:t>2</w:t>
      </w:r>
      <w:r w:rsidR="00A724FF" w:rsidRPr="00965D42">
        <w:rPr>
          <w:rStyle w:val="Ttulo3Car"/>
        </w:rPr>
        <w:t>.</w:t>
      </w:r>
      <w:r w:rsidR="00C32145">
        <w:rPr>
          <w:rStyle w:val="Ttulo3Car"/>
        </w:rPr>
        <w:t>2.</w:t>
      </w:r>
      <w:r w:rsidR="00022F9F">
        <w:rPr>
          <w:rStyle w:val="Ttulo3Car"/>
        </w:rPr>
        <w:t>1</w:t>
      </w:r>
      <w:r w:rsidR="00C32145">
        <w:t xml:space="preserve"> Aplicación </w:t>
      </w:r>
      <w:bookmarkEnd w:id="23"/>
      <w:r w:rsidR="00C32145" w:rsidRPr="00DB414A">
        <w:t>M</w:t>
      </w:r>
      <w:r w:rsidR="00DB414A" w:rsidRPr="00DB414A">
        <w:t>ó</w:t>
      </w:r>
      <w:r w:rsidR="00C32145" w:rsidRPr="00DB414A">
        <w:t>vil</w:t>
      </w:r>
      <w:bookmarkEnd w:id="24"/>
    </w:p>
    <w:p w14:paraId="2EE70838" w14:textId="77777777" w:rsidR="3CD662A4" w:rsidRDefault="00DF025A">
      <w:r>
        <w:t xml:space="preserve">Una aplicación móvil </w:t>
      </w:r>
      <w:r w:rsidR="009E7666">
        <w:t xml:space="preserve">con el paso de los años se ha vuelto algo fundamental en el </w:t>
      </w:r>
      <w:r w:rsidR="00F24434">
        <w:t>día a día de las personas ya que al año se descargan más de 200,000 millones de aplicaciones</w:t>
      </w:r>
      <w:r w:rsidR="004A2814">
        <w:t xml:space="preserve">, ya que los móviles o smartphones </w:t>
      </w:r>
      <w:r w:rsidR="002E0253">
        <w:t>son algo</w:t>
      </w:r>
      <w:r w:rsidR="006E1385">
        <w:t xml:space="preserve"> que usamos en nuestras vidas cotidianas desde elegir</w:t>
      </w:r>
      <w:r w:rsidR="00911522">
        <w:t xml:space="preserve"> donde vamos a comer, obtener indicaciones de cómo llegar a algún lugar o solo para mantenernos comunicados con nuestros familiares o amigos</w:t>
      </w:r>
      <w:r w:rsidR="0080707D">
        <w:t>.</w:t>
      </w:r>
    </w:p>
    <w:p w14:paraId="703327D4" w14:textId="77777777" w:rsidR="00C17ACD" w:rsidRDefault="00C17ACD">
      <w:r>
        <w:t xml:space="preserve">Actualmente tenemos muchas herramientas para el desarrollo de aplicaciones móviles, </w:t>
      </w:r>
      <w:r w:rsidR="00094A1F">
        <w:t xml:space="preserve">los desarrolladores pueden </w:t>
      </w:r>
      <w:r w:rsidR="00F5731E">
        <w:t xml:space="preserve">usar matrices de </w:t>
      </w:r>
      <w:r w:rsidR="00ED3D86">
        <w:t>plantillas,</w:t>
      </w:r>
      <w:r w:rsidR="00F5731E">
        <w:t xml:space="preserve"> así como herramientas visuales, ya que con eso se facilita mucho la creación de aplicaciones e incluso están nos ayudan a la </w:t>
      </w:r>
      <w:r w:rsidR="000E6516">
        <w:t>incorporación de tecnologías más complejas como el uso de inteligencia artificial</w:t>
      </w:r>
      <w:r w:rsidR="00E5565E">
        <w:t>.</w:t>
      </w:r>
    </w:p>
    <w:p w14:paraId="758BE7E6" w14:textId="46C48253" w:rsidR="00852C82" w:rsidRDefault="00E5565E">
      <w:r>
        <w:t xml:space="preserve">Existen </w:t>
      </w:r>
      <w:r w:rsidR="008B046C">
        <w:t xml:space="preserve">2 tipos de aplicaciones, de lienzo y controladas por modelos, las de lienzo proporcionan una interfaz intuitiva </w:t>
      </w:r>
      <w:r w:rsidR="00D47621">
        <w:t>y fácil de usar que permite a los empleados</w:t>
      </w:r>
      <w:r w:rsidR="00016BE0">
        <w:t xml:space="preserve"> crear interfaces personalizadas </w:t>
      </w:r>
      <w:r w:rsidR="004855F6">
        <w:t>teniendo</w:t>
      </w:r>
      <w:r w:rsidR="00684B1F">
        <w:t xml:space="preserve"> así un gran control en la parte del diseño, por otro </w:t>
      </w:r>
      <w:r w:rsidR="00ED3D86">
        <w:t>lado,</w:t>
      </w:r>
      <w:r w:rsidR="00684B1F">
        <w:t xml:space="preserve"> tenemos las de controladas por modelos, estas están </w:t>
      </w:r>
      <w:r w:rsidR="009F6B40">
        <w:t xml:space="preserve">dirigidas a trabajar con datos </w:t>
      </w:r>
      <w:r w:rsidR="00ED3D86">
        <w:t xml:space="preserve">o con </w:t>
      </w:r>
      <w:r w:rsidR="00792158">
        <w:t>procesos más complejos para visualizar datos</w:t>
      </w:r>
      <w:r w:rsidR="004855F6">
        <w:t xml:space="preserve"> </w:t>
      </w:r>
      <w:sdt>
        <w:sdtPr>
          <w:id w:val="1404097098"/>
          <w:citation/>
        </w:sdtPr>
        <w:sdtEndPr/>
        <w:sdtContent>
          <w:r w:rsidR="00022F9F">
            <w:fldChar w:fldCharType="begin"/>
          </w:r>
          <w:r w:rsidR="009B13F9">
            <w:instrText xml:space="preserve">CITATION Mic26 \l 2058 </w:instrText>
          </w:r>
          <w:r w:rsidR="00022F9F">
            <w:fldChar w:fldCharType="separate"/>
          </w:r>
          <w:r>
            <w:rPr>
              <w:noProof/>
            </w:rPr>
            <w:t>[15]</w:t>
          </w:r>
          <w:r w:rsidR="00022F9F">
            <w:fldChar w:fldCharType="end"/>
          </w:r>
        </w:sdtContent>
      </w:sdt>
      <w:r w:rsidR="00792158">
        <w:t>.</w:t>
      </w:r>
    </w:p>
    <w:p w14:paraId="134C5460" w14:textId="77777777" w:rsidR="000476FA" w:rsidRPr="00453161" w:rsidRDefault="00CD3583" w:rsidP="00022F9F">
      <w:pPr>
        <w:pStyle w:val="Ttulo3"/>
      </w:pPr>
      <w:bookmarkStart w:id="25" w:name="_Toc223622612"/>
      <w:bookmarkStart w:id="26" w:name="_Toc229993900"/>
      <w:r>
        <w:t>2.</w:t>
      </w:r>
      <w:r w:rsidR="00772302">
        <w:t>2.</w:t>
      </w:r>
      <w:r w:rsidR="00022F9F">
        <w:t>2</w:t>
      </w:r>
      <w:r w:rsidR="000476FA" w:rsidRPr="00453161">
        <w:t xml:space="preserve"> </w:t>
      </w:r>
      <w:proofErr w:type="spellStart"/>
      <w:r w:rsidR="000476FA" w:rsidRPr="00453161">
        <w:t>Kotlin</w:t>
      </w:r>
      <w:bookmarkEnd w:id="25"/>
      <w:bookmarkEnd w:id="26"/>
      <w:proofErr w:type="spellEnd"/>
    </w:p>
    <w:p w14:paraId="724D970D" w14:textId="5222DDD5" w:rsidR="00E02A0D" w:rsidRDefault="00E02A0D" w:rsidP="00E02A0D">
      <w:proofErr w:type="spellStart"/>
      <w:r>
        <w:t>Kotlin</w:t>
      </w:r>
      <w:proofErr w:type="spellEnd"/>
      <w:r>
        <w:t xml:space="preserve"> es un lenguaje de programación diseñado para la plataforma Java, el cual se distingue por ser conciso y seguro. Su objetivo principal es ofrecer una alternativa más productiva y eficiente en todos los contextos donde Java se utiliza actualmente, </w:t>
      </w:r>
      <w:r w:rsidR="00F57680">
        <w:t>popularmente utilizado para el</w:t>
      </w:r>
      <w:r>
        <w:t xml:space="preserve"> desarrollo de aplicaciones para Android hasta sistemas robustos en el lado del servidor, permitiendo trabajar sin problemas con todas las bibliotecas y marcos de trabajo existentes de Java con el mismo nivel de rendimiento.</w:t>
      </w:r>
      <w:r w:rsidR="009B2F33">
        <w:t xml:space="preserve"> </w:t>
      </w:r>
      <w:sdt>
        <w:sdtPr>
          <w:rPr>
            <w:color w:val="000000" w:themeColor="text1"/>
          </w:rPr>
          <w:id w:val="1436474678"/>
          <w:citation/>
        </w:sdtPr>
        <w:sdtEndPr/>
        <w:sdtContent>
          <w:r w:rsidR="00821C36" w:rsidRPr="00821C36">
            <w:rPr>
              <w:color w:val="000000" w:themeColor="text1"/>
            </w:rPr>
            <w:fldChar w:fldCharType="begin"/>
          </w:r>
          <w:r w:rsidR="00821C36" w:rsidRPr="00821C36">
            <w:rPr>
              <w:color w:val="000000" w:themeColor="text1"/>
            </w:rPr>
            <w:instrText xml:space="preserve"> CITATION DJe17 \l 2058 </w:instrText>
          </w:r>
          <w:r w:rsidR="00821C36" w:rsidRPr="00821C36">
            <w:rPr>
              <w:color w:val="000000" w:themeColor="text1"/>
            </w:rPr>
            <w:fldChar w:fldCharType="separate"/>
          </w:r>
          <w:r>
            <w:rPr>
              <w:noProof/>
              <w:color w:val="000000" w:themeColor="text1"/>
            </w:rPr>
            <w:t>[16]</w:t>
          </w:r>
          <w:r w:rsidR="00821C36" w:rsidRPr="00821C36">
            <w:rPr>
              <w:color w:val="000000" w:themeColor="text1"/>
            </w:rPr>
            <w:fldChar w:fldCharType="end"/>
          </w:r>
        </w:sdtContent>
      </w:sdt>
    </w:p>
    <w:p w14:paraId="25A8C60F" w14:textId="5922B224" w:rsidR="003D5411" w:rsidRDefault="00B47AAB" w:rsidP="00E02A0D">
      <w:proofErr w:type="spellStart"/>
      <w:r>
        <w:t>Kotlin</w:t>
      </w:r>
      <w:proofErr w:type="spellEnd"/>
      <w:r>
        <w:t xml:space="preserve"> es administrado por la </w:t>
      </w:r>
      <w:proofErr w:type="spellStart"/>
      <w:r>
        <w:t>Kotlin</w:t>
      </w:r>
      <w:proofErr w:type="spellEnd"/>
      <w:r>
        <w:t xml:space="preserve"> </w:t>
      </w:r>
      <w:proofErr w:type="spellStart"/>
      <w:r>
        <w:t>F</w:t>
      </w:r>
      <w:r w:rsidR="00D8277B">
        <w:t>o</w:t>
      </w:r>
      <w:r>
        <w:t>undation</w:t>
      </w:r>
      <w:proofErr w:type="spellEnd"/>
      <w:r>
        <w:t xml:space="preserve">, un grupo </w:t>
      </w:r>
      <w:proofErr w:type="spellStart"/>
      <w:r>
        <w:t>co-creado</w:t>
      </w:r>
      <w:proofErr w:type="spellEnd"/>
      <w:r>
        <w:t xml:space="preserve"> por Google, lo cual convierte a este lenguaje de programación en una opción compatible para el desarrollo oficial </w:t>
      </w:r>
      <w:r w:rsidR="005027C4">
        <w:t xml:space="preserve">de Android, de manera que las herramientas de Android fueron diseñadas para admitir </w:t>
      </w:r>
      <w:proofErr w:type="spellStart"/>
      <w:r w:rsidR="005027C4">
        <w:t>Kotlin</w:t>
      </w:r>
      <w:proofErr w:type="spellEnd"/>
      <w:r w:rsidR="005027C4">
        <w:t xml:space="preserve"> de manera nativa</w:t>
      </w:r>
      <w:r w:rsidR="005027C4" w:rsidRPr="00877330">
        <w:rPr>
          <w:color w:val="000000" w:themeColor="text1"/>
        </w:rPr>
        <w:t xml:space="preserve">. </w:t>
      </w:r>
      <w:sdt>
        <w:sdtPr>
          <w:rPr>
            <w:color w:val="000000" w:themeColor="text1"/>
          </w:rPr>
          <w:id w:val="-1784795702"/>
          <w:citation/>
        </w:sdtPr>
        <w:sdtEndPr/>
        <w:sdtContent>
          <w:r w:rsidR="00877330" w:rsidRPr="00877330">
            <w:rPr>
              <w:color w:val="000000" w:themeColor="text1"/>
            </w:rPr>
            <w:fldChar w:fldCharType="begin"/>
          </w:r>
          <w:r w:rsidR="009B13F9">
            <w:rPr>
              <w:color w:val="000000" w:themeColor="text1"/>
            </w:rPr>
            <w:instrText xml:space="preserve">CITATION Goo23 \l 2058 </w:instrText>
          </w:r>
          <w:r w:rsidR="00877330" w:rsidRPr="00877330">
            <w:rPr>
              <w:color w:val="000000" w:themeColor="text1"/>
            </w:rPr>
            <w:fldChar w:fldCharType="separate"/>
          </w:r>
          <w:r>
            <w:rPr>
              <w:noProof/>
              <w:color w:val="000000" w:themeColor="text1"/>
            </w:rPr>
            <w:t>[17]</w:t>
          </w:r>
          <w:r w:rsidR="00877330" w:rsidRPr="00877330">
            <w:rPr>
              <w:color w:val="000000" w:themeColor="text1"/>
            </w:rPr>
            <w:fldChar w:fldCharType="end"/>
          </w:r>
        </w:sdtContent>
      </w:sdt>
    </w:p>
    <w:p w14:paraId="56C2FC7F" w14:textId="794584C7" w:rsidR="004D1419" w:rsidRDefault="00A828C2" w:rsidP="00E02A0D">
      <w:pPr>
        <w:rPr>
          <w:color w:val="000000" w:themeColor="text1"/>
        </w:rPr>
      </w:pPr>
      <w:r>
        <w:t xml:space="preserve">La ventaja </w:t>
      </w:r>
      <w:r w:rsidR="005027C4">
        <w:t xml:space="preserve">de utilizar </w:t>
      </w:r>
      <w:proofErr w:type="spellStart"/>
      <w:r w:rsidR="005027C4">
        <w:t>Kotlin</w:t>
      </w:r>
      <w:proofErr w:type="spellEnd"/>
      <w:r w:rsidR="005027C4">
        <w:t xml:space="preserve"> y Java en un mismo proyecto, se basa en </w:t>
      </w:r>
      <w:r w:rsidR="004D1419">
        <w:t xml:space="preserve">que </w:t>
      </w:r>
      <w:proofErr w:type="spellStart"/>
      <w:r w:rsidR="004D1419">
        <w:t>Kotlin</w:t>
      </w:r>
      <w:proofErr w:type="spellEnd"/>
      <w:r w:rsidR="004D1419">
        <w:t xml:space="preserve"> fue diseñado con la funcionalidad para llamar código nativo de Java para su uso, lo cual permite una mejor compatibilidad. </w:t>
      </w:r>
      <w:sdt>
        <w:sdtPr>
          <w:rPr>
            <w:color w:val="000000" w:themeColor="text1"/>
          </w:rPr>
          <w:id w:val="-403298196"/>
          <w:citation/>
        </w:sdtPr>
        <w:sdtEndPr/>
        <w:sdtContent>
          <w:r w:rsidR="006A4252" w:rsidRPr="006A4252">
            <w:rPr>
              <w:color w:val="000000" w:themeColor="text1"/>
            </w:rPr>
            <w:fldChar w:fldCharType="begin"/>
          </w:r>
          <w:r w:rsidR="009B13F9">
            <w:rPr>
              <w:color w:val="000000" w:themeColor="text1"/>
            </w:rPr>
            <w:instrText xml:space="preserve">CITATION Kot26 \l 2058 </w:instrText>
          </w:r>
          <w:r w:rsidR="006A4252" w:rsidRPr="006A4252">
            <w:rPr>
              <w:color w:val="000000" w:themeColor="text1"/>
            </w:rPr>
            <w:fldChar w:fldCharType="separate"/>
          </w:r>
          <w:r>
            <w:rPr>
              <w:noProof/>
              <w:color w:val="000000" w:themeColor="text1"/>
            </w:rPr>
            <w:t>[18]</w:t>
          </w:r>
          <w:r w:rsidR="006A4252" w:rsidRPr="006A4252">
            <w:rPr>
              <w:color w:val="000000" w:themeColor="text1"/>
            </w:rPr>
            <w:fldChar w:fldCharType="end"/>
          </w:r>
        </w:sdtContent>
      </w:sdt>
    </w:p>
    <w:p w14:paraId="2B99F4C2" w14:textId="45FC91F6" w:rsidR="004074A2" w:rsidRDefault="00022F9F" w:rsidP="004074A2">
      <w:pPr>
        <w:pStyle w:val="Ttulo3"/>
      </w:pPr>
      <w:bookmarkStart w:id="27" w:name="_Toc229993901"/>
      <w:bookmarkStart w:id="28" w:name="_Toc223622613"/>
      <w:r w:rsidRPr="00154AD0">
        <w:t>2.</w:t>
      </w:r>
      <w:r>
        <w:t>2.3</w:t>
      </w:r>
      <w:r w:rsidRPr="00154AD0">
        <w:t xml:space="preserve"> </w:t>
      </w:r>
      <w:proofErr w:type="spellStart"/>
      <w:r w:rsidR="004074A2">
        <w:t>Jetpac</w:t>
      </w:r>
      <w:r w:rsidR="00C1065B">
        <w:t>k</w:t>
      </w:r>
      <w:proofErr w:type="spellEnd"/>
      <w:r w:rsidR="00C1065B">
        <w:t xml:space="preserve"> </w:t>
      </w:r>
      <w:proofErr w:type="spellStart"/>
      <w:r w:rsidR="00C1065B">
        <w:t>Compose</w:t>
      </w:r>
      <w:bookmarkEnd w:id="27"/>
      <w:proofErr w:type="spellEnd"/>
    </w:p>
    <w:p w14:paraId="6B112B82" w14:textId="4C3B31BC" w:rsidR="00FC3FAF" w:rsidRDefault="00DA2AD4" w:rsidP="00FC3FAF">
      <w:pPr>
        <w:tabs>
          <w:tab w:val="left" w:pos="7912"/>
        </w:tabs>
      </w:pPr>
      <w:r>
        <w:t xml:space="preserve">Es un sistema para crear y diseñar </w:t>
      </w:r>
      <w:r w:rsidR="00087D45">
        <w:t>interfaces</w:t>
      </w:r>
      <w:r w:rsidR="009B5611">
        <w:t xml:space="preserve"> declarativas</w:t>
      </w:r>
      <w:r w:rsidR="00087D45">
        <w:t xml:space="preserve"> </w:t>
      </w:r>
      <w:r w:rsidR="009B5611">
        <w:t>para</w:t>
      </w:r>
      <w:r w:rsidR="00087D45">
        <w:t xml:space="preserve"> aplicaciones Android</w:t>
      </w:r>
      <w:r w:rsidR="00F95753">
        <w:t xml:space="preserve">, esto quiere decir que con </w:t>
      </w:r>
      <w:proofErr w:type="spellStart"/>
      <w:r w:rsidR="00F95753">
        <w:t>Compose</w:t>
      </w:r>
      <w:proofErr w:type="spellEnd"/>
      <w:r w:rsidR="00F95753">
        <w:t xml:space="preserve"> nosotros podemos </w:t>
      </w:r>
      <w:r w:rsidR="0074069D">
        <w:t xml:space="preserve">decidir </w:t>
      </w:r>
      <w:r w:rsidR="00FC3FAF">
        <w:t>cómo</w:t>
      </w:r>
      <w:r w:rsidR="0074069D">
        <w:t xml:space="preserve"> deben de ser las vistas</w:t>
      </w:r>
      <w:r w:rsidR="00FC3FAF">
        <w:t xml:space="preserve">. Por ejemplo, con el sistema actual de Android para creación de interfaces, para ocultar una vista normalmente </w:t>
      </w:r>
      <w:r w:rsidR="00FB1C8D">
        <w:t>se utiliza</w:t>
      </w:r>
      <w:r w:rsidR="00FC3FAF">
        <w:t xml:space="preserve"> un método como </w:t>
      </w:r>
      <w:proofErr w:type="spellStart"/>
      <w:proofErr w:type="gramStart"/>
      <w:r w:rsidR="00FC3FAF">
        <w:t>findViewById</w:t>
      </w:r>
      <w:proofErr w:type="spellEnd"/>
      <w:r w:rsidR="00FC3FAF">
        <w:t>(</w:t>
      </w:r>
      <w:proofErr w:type="gramEnd"/>
      <w:r w:rsidR="00FC3FAF">
        <w:t xml:space="preserve">) para obtener la referencia a la vista y </w:t>
      </w:r>
      <w:r w:rsidR="0058077F">
        <w:t xml:space="preserve">posteriormente se </w:t>
      </w:r>
      <w:r w:rsidR="00FC3FAF">
        <w:t xml:space="preserve">llama al método </w:t>
      </w:r>
      <w:proofErr w:type="spellStart"/>
      <w:proofErr w:type="gramStart"/>
      <w:r w:rsidR="00FC3FAF">
        <w:t>setVisibility</w:t>
      </w:r>
      <w:proofErr w:type="spellEnd"/>
      <w:r w:rsidR="00FC3FAF">
        <w:t>(</w:t>
      </w:r>
      <w:proofErr w:type="gramEnd"/>
      <w:r w:rsidR="00FC3FAF">
        <w:t>) sobre ella.</w:t>
      </w:r>
      <w:r w:rsidR="009B3BB2">
        <w:t xml:space="preserve"> </w:t>
      </w:r>
      <w:sdt>
        <w:sdtPr>
          <w:id w:val="1231347578"/>
          <w:citation/>
        </w:sdtPr>
        <w:sdtEndPr/>
        <w:sdtContent>
          <w:r w:rsidR="009B3BB2">
            <w:fldChar w:fldCharType="begin"/>
          </w:r>
          <w:r w:rsidR="009B3BB2">
            <w:instrText xml:space="preserve"> CITATION Mig26 \l 2058 </w:instrText>
          </w:r>
          <w:r w:rsidR="009B3BB2">
            <w:fldChar w:fldCharType="separate"/>
          </w:r>
          <w:r>
            <w:rPr>
              <w:noProof/>
            </w:rPr>
            <w:t>[19]</w:t>
          </w:r>
          <w:r w:rsidR="009B3BB2">
            <w:fldChar w:fldCharType="end"/>
          </w:r>
        </w:sdtContent>
      </w:sdt>
    </w:p>
    <w:p w14:paraId="0CBF036E" w14:textId="77777777" w:rsidR="00FC3FAF" w:rsidRDefault="00FC3FAF" w:rsidP="00FC3FAF">
      <w:pPr>
        <w:tabs>
          <w:tab w:val="left" w:pos="7912"/>
        </w:tabs>
      </w:pPr>
    </w:p>
    <w:p w14:paraId="30180665" w14:textId="16F34757" w:rsidR="00C1065B" w:rsidRDefault="00FC3FAF" w:rsidP="00FC3FAF">
      <w:pPr>
        <w:tabs>
          <w:tab w:val="left" w:pos="7912"/>
        </w:tabs>
      </w:pPr>
      <w:r>
        <w:lastRenderedPageBreak/>
        <w:t>Sin embargo, con las interfaces declarativas, describiremos la interfaz como visible o no, y cuando queramos cambiarla, simplemente volveremos a ejecutar el código que describe la UI con dicho cambio.</w:t>
      </w:r>
    </w:p>
    <w:p w14:paraId="7E7057C8" w14:textId="4B0D6078" w:rsidR="0050020B" w:rsidRPr="00C1065B" w:rsidRDefault="0050020B" w:rsidP="00FC3FAF">
      <w:pPr>
        <w:tabs>
          <w:tab w:val="left" w:pos="7912"/>
        </w:tabs>
      </w:pPr>
      <w:r w:rsidRPr="0050020B">
        <w:t xml:space="preserve">La principal innovación de </w:t>
      </w:r>
      <w:proofErr w:type="spellStart"/>
      <w:r w:rsidRPr="0050020B">
        <w:t>Compose</w:t>
      </w:r>
      <w:proofErr w:type="spellEnd"/>
      <w:r w:rsidRPr="0050020B">
        <w:t xml:space="preserve"> es que se puede reducir ampliamente el código pasar de un campo que puede tener hasta 10 líneas de código a tener solo 1 línea de código, Con </w:t>
      </w:r>
      <w:proofErr w:type="spellStart"/>
      <w:r w:rsidRPr="0050020B">
        <w:t>Compose</w:t>
      </w:r>
      <w:proofErr w:type="spellEnd"/>
      <w:r w:rsidRPr="0050020B">
        <w:t xml:space="preserve">, los desarrolladores pueden añadir nuevos componentes y </w:t>
      </w:r>
      <w:proofErr w:type="spellStart"/>
      <w:r w:rsidRPr="0050020B">
        <w:t>features</w:t>
      </w:r>
      <w:proofErr w:type="spellEnd"/>
      <w:r w:rsidRPr="0050020B">
        <w:t xml:space="preserve"> sin cambiar la versión del SO. Además, con las nuevas versiones de </w:t>
      </w:r>
      <w:proofErr w:type="spellStart"/>
      <w:r w:rsidRPr="0050020B">
        <w:t>Jetpack</w:t>
      </w:r>
      <w:proofErr w:type="spellEnd"/>
      <w:r w:rsidRPr="0050020B">
        <w:t xml:space="preserve"> no se “rompen” las aplicaciones hechas con anteriores versiones, ya que no es necesario actualizar la librería de </w:t>
      </w:r>
      <w:proofErr w:type="spellStart"/>
      <w:r w:rsidRPr="0050020B">
        <w:t>Compose</w:t>
      </w:r>
      <w:proofErr w:type="spellEnd"/>
      <w:r w:rsidRPr="0050020B">
        <w:t xml:space="preserve"> a no ser que se quiera</w:t>
      </w:r>
      <w:r w:rsidR="00377285">
        <w:t xml:space="preserve">. </w:t>
      </w:r>
      <w:sdt>
        <w:sdtPr>
          <w:id w:val="-1587760036"/>
          <w:citation/>
        </w:sdtPr>
        <w:sdtEndPr/>
        <w:sdtContent>
          <w:r w:rsidR="00377285">
            <w:fldChar w:fldCharType="begin"/>
          </w:r>
          <w:r w:rsidR="00377285">
            <w:instrText xml:space="preserve"> CITATION And26 \l 2058 </w:instrText>
          </w:r>
          <w:r w:rsidR="00377285">
            <w:fldChar w:fldCharType="separate"/>
          </w:r>
          <w:r>
            <w:rPr>
              <w:noProof/>
            </w:rPr>
            <w:t>[20]</w:t>
          </w:r>
          <w:r w:rsidR="00377285">
            <w:fldChar w:fldCharType="end"/>
          </w:r>
        </w:sdtContent>
      </w:sdt>
    </w:p>
    <w:p w14:paraId="115D862E" w14:textId="754D4692" w:rsidR="00022F9F" w:rsidRDefault="00022F9F" w:rsidP="00022F9F">
      <w:pPr>
        <w:pStyle w:val="Ttulo3"/>
      </w:pPr>
      <w:bookmarkStart w:id="29" w:name="_Toc229993902"/>
      <w:r w:rsidRPr="00154AD0">
        <w:t>2.</w:t>
      </w:r>
      <w:r>
        <w:t>2.</w:t>
      </w:r>
      <w:r w:rsidR="00C1065B">
        <w:t>4</w:t>
      </w:r>
      <w:r w:rsidRPr="00154AD0">
        <w:t xml:space="preserve"> GPS</w:t>
      </w:r>
      <w:bookmarkEnd w:id="28"/>
      <w:bookmarkEnd w:id="29"/>
    </w:p>
    <w:p w14:paraId="4BF157B8" w14:textId="319AB0A9" w:rsidR="00022F9F" w:rsidRDefault="00022F9F" w:rsidP="00022F9F">
      <w:r>
        <w:t>Es un sistema de radionavegación que ayuda a conocer la ubicación de un objeto, vehículo o persona mediante el uso de satélites, las siglas en español significan “Sistema de Posicionamiento Global” proporcionando los servicios a todos los usuarios, El uso y alcance de esta tecnología dependen de la compañía que nos ofrece este servicio, el principal motivo por el cual se creó GPS fue para la navegación aérea y marítima, pero en la actualidad es más usado en tierra, siendo más específicos en cómo funciona, se usan satélites que transmiten señales a los dispositivos que luego estos interpretan las señales para determinar la ubicación, ya que nos dan lugar con latitud y longitud, fecha del momento en el que se encontró el objeto y la hora</w:t>
      </w:r>
      <w:sdt>
        <w:sdtPr>
          <w:id w:val="1918589908"/>
          <w:citation/>
        </w:sdtPr>
        <w:sdtEndPr/>
        <w:sdtContent>
          <w:r>
            <w:fldChar w:fldCharType="begin"/>
          </w:r>
          <w:r w:rsidR="009B13F9">
            <w:instrText xml:space="preserve">CITATION Ubi22 \l 2058 </w:instrText>
          </w:r>
          <w:r>
            <w:fldChar w:fldCharType="separate"/>
          </w:r>
          <w:r>
            <w:rPr>
              <w:noProof/>
            </w:rPr>
            <w:t xml:space="preserve"> [21]</w:t>
          </w:r>
          <w:r>
            <w:fldChar w:fldCharType="end"/>
          </w:r>
        </w:sdtContent>
      </w:sdt>
      <w:r>
        <w:t>.</w:t>
      </w:r>
    </w:p>
    <w:p w14:paraId="04BF12DA" w14:textId="046DB01B" w:rsidR="00022F9F" w:rsidRDefault="00022F9F" w:rsidP="00022F9F">
      <w:pPr>
        <w:pStyle w:val="Ttulo3"/>
      </w:pPr>
      <w:bookmarkStart w:id="30" w:name="_Toc223622614"/>
      <w:bookmarkStart w:id="31" w:name="_Toc229993903"/>
      <w:r>
        <w:t>2.2.</w:t>
      </w:r>
      <w:r w:rsidR="00C1065B">
        <w:t>5</w:t>
      </w:r>
      <w:r>
        <w:t xml:space="preserve"> Google </w:t>
      </w:r>
      <w:proofErr w:type="spellStart"/>
      <w:r>
        <w:t>Maps</w:t>
      </w:r>
      <w:bookmarkEnd w:id="30"/>
      <w:bookmarkEnd w:id="31"/>
      <w:proofErr w:type="spellEnd"/>
    </w:p>
    <w:p w14:paraId="3142E2FA" w14:textId="77777777" w:rsidR="00022F9F" w:rsidRDefault="00022F9F" w:rsidP="00022F9F">
      <w:r>
        <w:t xml:space="preserve">Google </w:t>
      </w:r>
      <w:proofErr w:type="spellStart"/>
      <w:r>
        <w:t>Maps</w:t>
      </w:r>
      <w:proofErr w:type="spellEnd"/>
      <w:r>
        <w:t xml:space="preserve"> fue publicado el 5 de febrero de 2005 bajo el nombre de “Google local”, el cual solo mostraba un mapa de Estados Unidos permitiendo hacer </w:t>
      </w:r>
      <w:proofErr w:type="gramStart"/>
      <w:r>
        <w:t>zoom</w:t>
      </w:r>
      <w:proofErr w:type="gramEnd"/>
      <w:r>
        <w:t xml:space="preserve"> y arrastrar el mapa para mejorar la experiencia del usuario por una más cómoda. Desde su salida ya contaba con funciones como vista satelital y algunos servicios de transporte público.</w:t>
      </w:r>
    </w:p>
    <w:p w14:paraId="6E0A69FC" w14:textId="752D7F5F" w:rsidR="00022F9F" w:rsidRDefault="00022F9F" w:rsidP="00022F9F">
      <w:r>
        <w:t>En 2006 se expandió a otras regiones como As</w:t>
      </w:r>
      <w:r w:rsidR="00E0178A">
        <w:t>i</w:t>
      </w:r>
      <w:r>
        <w:t xml:space="preserve">a y Sudamérica y de la misma forma se incorporó la función de </w:t>
      </w:r>
      <w:proofErr w:type="gramStart"/>
      <w:r>
        <w:t>tráfico</w:t>
      </w:r>
      <w:proofErr w:type="gramEnd"/>
      <w:r>
        <w:t xml:space="preserve"> pero de igual forma primero se probó en Estados Unidos, en 2007 se implementó la parte del Street </w:t>
      </w:r>
      <w:proofErr w:type="spellStart"/>
      <w:r>
        <w:t>view</w:t>
      </w:r>
      <w:proofErr w:type="spellEnd"/>
      <w:r>
        <w:t xml:space="preserve"> que nos ayuda a tener una mejor referencia de los lugares a los que se quería visitar.</w:t>
      </w:r>
    </w:p>
    <w:p w14:paraId="2090C83C" w14:textId="429FB8B1" w:rsidR="00022F9F" w:rsidRDefault="00022F9F" w:rsidP="00022F9F">
      <w:r>
        <w:t>En 2009 se actualiz</w:t>
      </w:r>
      <w:r w:rsidR="00A8382E">
        <w:t>ó</w:t>
      </w:r>
      <w:r>
        <w:t xml:space="preserve"> la interfaz para que fuera más intuitiva con funcionalidades de Google Earth, al igual se actualiz</w:t>
      </w:r>
      <w:r w:rsidR="00A8382E">
        <w:t>ó</w:t>
      </w:r>
      <w:r>
        <w:t xml:space="preserve"> su paleta de colores para diferenciar entre bosques, lagos, carreteras, </w:t>
      </w:r>
      <w:proofErr w:type="spellStart"/>
      <w:r>
        <w:t>etc</w:t>
      </w:r>
      <w:proofErr w:type="spellEnd"/>
    </w:p>
    <w:p w14:paraId="6D5E579F" w14:textId="14C1BDFB" w:rsidR="00022F9F" w:rsidRDefault="00022F9F" w:rsidP="00022F9F">
      <w:r>
        <w:t xml:space="preserve">En 2016 </w:t>
      </w:r>
      <w:r w:rsidR="00FA369E">
        <w:t>G</w:t>
      </w:r>
      <w:r>
        <w:t xml:space="preserve">oogle </w:t>
      </w:r>
      <w:proofErr w:type="spellStart"/>
      <w:r>
        <w:t>Maps</w:t>
      </w:r>
      <w:proofErr w:type="spellEnd"/>
      <w:r>
        <w:t xml:space="preserve"> ya es un poco como lo conocemos actualmente donde cuenta con una interfaz muy intuitiva y con varios atajos que nos sirven para buscar direcciones, restaurantes o calles con una mayor fluidez, a su vez las imágenes y render fueron hechos con mejor calidad e incluso más nítidos, agregando funciones que nos dejan apreciar la tierra o luna como globo terráqueo </w:t>
      </w:r>
      <w:sdt>
        <w:sdtPr>
          <w:id w:val="-1755885396"/>
          <w:citation/>
        </w:sdtPr>
        <w:sdtEndPr/>
        <w:sdtContent>
          <w:r>
            <w:fldChar w:fldCharType="begin"/>
          </w:r>
          <w:r w:rsidR="009B13F9">
            <w:instrText xml:space="preserve">CITATION Ver26 \l 2058 </w:instrText>
          </w:r>
          <w:r>
            <w:fldChar w:fldCharType="separate"/>
          </w:r>
          <w:r>
            <w:rPr>
              <w:noProof/>
            </w:rPr>
            <w:t>[22]</w:t>
          </w:r>
          <w:r>
            <w:fldChar w:fldCharType="end"/>
          </w:r>
        </w:sdtContent>
      </w:sdt>
      <w:r>
        <w:t>.</w:t>
      </w:r>
    </w:p>
    <w:p w14:paraId="19E27A9A" w14:textId="5D85429E" w:rsidR="0074241F" w:rsidRDefault="0074241F" w:rsidP="0074241F">
      <w:bookmarkStart w:id="32" w:name="_Toc223622615"/>
      <w:r w:rsidRPr="0074241F">
        <w:t xml:space="preserve">En el contexto del presente proyecto, Google </w:t>
      </w:r>
      <w:proofErr w:type="spellStart"/>
      <w:r w:rsidRPr="0074241F">
        <w:t>Maps</w:t>
      </w:r>
      <w:proofErr w:type="spellEnd"/>
      <w:r w:rsidRPr="0074241F">
        <w:t xml:space="preserve"> se utiliza como motor de visualización cartográfica dentro de la aplicación móvil, sobre el cual el sistema renderiza los marcadores, polilíneas y rutas calculadas internamente por el algoritmo A*. Adicionalmente, se ofrece al repartidor la opción de exportar las coordenadas de la ruta hacia la aplicación nativa de Google </w:t>
      </w:r>
      <w:proofErr w:type="spellStart"/>
      <w:r w:rsidRPr="0074241F">
        <w:t>Maps</w:t>
      </w:r>
      <w:proofErr w:type="spellEnd"/>
      <w:r>
        <w:t>.</w:t>
      </w:r>
    </w:p>
    <w:p w14:paraId="575466F2" w14:textId="749BD90B" w:rsidR="00022F9F" w:rsidRDefault="00022F9F" w:rsidP="00022F9F">
      <w:pPr>
        <w:pStyle w:val="Ttulo2"/>
      </w:pPr>
      <w:bookmarkStart w:id="33" w:name="_Toc229993904"/>
      <w:r>
        <w:lastRenderedPageBreak/>
        <w:t>2.3 Arquitectura de software y servicios web</w:t>
      </w:r>
      <w:bookmarkEnd w:id="32"/>
      <w:bookmarkEnd w:id="33"/>
    </w:p>
    <w:p w14:paraId="5BFE393D" w14:textId="77777777" w:rsidR="00022F9F" w:rsidRPr="00274790" w:rsidRDefault="00022F9F" w:rsidP="00022F9F">
      <w:pPr>
        <w:pStyle w:val="Ttulo3"/>
      </w:pPr>
      <w:bookmarkStart w:id="34" w:name="_Toc223622616"/>
      <w:bookmarkStart w:id="35" w:name="_Toc229993905"/>
      <w:r w:rsidRPr="006E30B6">
        <w:t>2.</w:t>
      </w:r>
      <w:r>
        <w:t>3.1</w:t>
      </w:r>
      <w:r w:rsidRPr="006E30B6">
        <w:t xml:space="preserve"> Java</w:t>
      </w:r>
      <w:bookmarkEnd w:id="34"/>
      <w:bookmarkEnd w:id="35"/>
    </w:p>
    <w:p w14:paraId="42E6C582" w14:textId="50B827A3" w:rsidR="00022F9F" w:rsidRDefault="00022F9F" w:rsidP="00022F9F">
      <w:r w:rsidRPr="006E0D73">
        <w:t xml:space="preserve">Java es un lenguaje de programación de propósito general, orientado a objetos y diseñado para ser concurrente y robusto. Su arquitectura multiplataforma permite que sea utilizado </w:t>
      </w:r>
      <w:r>
        <w:t>desde</w:t>
      </w:r>
      <w:r w:rsidRPr="006E0D73">
        <w:t xml:space="preserve"> aplicaciones empresariales</w:t>
      </w:r>
      <w:r>
        <w:t xml:space="preserve">, aplicaciones móviles o </w:t>
      </w:r>
      <w:r w:rsidRPr="006E0D73">
        <w:t xml:space="preserve">tecnologías de servidor </w:t>
      </w:r>
      <w:sdt>
        <w:sdtPr>
          <w:id w:val="-32501502"/>
          <w:citation/>
        </w:sdtPr>
        <w:sdtEndPr/>
        <w:sdtContent>
          <w:r>
            <w:fldChar w:fldCharType="begin"/>
          </w:r>
          <w:r>
            <w:instrText xml:space="preserve"> CITATION CWa16 \l 2058 </w:instrText>
          </w:r>
          <w:r>
            <w:fldChar w:fldCharType="separate"/>
          </w:r>
          <w:r>
            <w:rPr>
              <w:noProof/>
            </w:rPr>
            <w:t>[23]</w:t>
          </w:r>
          <w:r>
            <w:fldChar w:fldCharType="end"/>
          </w:r>
        </w:sdtContent>
      </w:sdt>
      <w:r w:rsidRPr="006E0D73">
        <w:t>. El funcionamiento de Java se basa en un modelo de compilación híbrido</w:t>
      </w:r>
      <w:r>
        <w:t>, donde</w:t>
      </w:r>
      <w:r w:rsidRPr="006E0D73">
        <w:t xml:space="preserve"> el código fuente se traduce inicialmente a un formato intermedio denominado </w:t>
      </w:r>
      <w:r>
        <w:t>“</w:t>
      </w:r>
      <w:proofErr w:type="spellStart"/>
      <w:r w:rsidRPr="00BF29DD">
        <w:t>bytecode</w:t>
      </w:r>
      <w:proofErr w:type="spellEnd"/>
      <w:r>
        <w:t>”</w:t>
      </w:r>
      <w:r w:rsidRPr="006E0D73">
        <w:t xml:space="preserve">. Este código de bytes es ejecutado por la Máquina Virtual de Java (JVM), </w:t>
      </w:r>
      <w:r>
        <w:t>actuando</w:t>
      </w:r>
      <w:r w:rsidRPr="006E0D73">
        <w:t xml:space="preserve"> como una capa de abstracción sobre el hardware y el sistema operativo </w:t>
      </w:r>
      <w:sdt>
        <w:sdtPr>
          <w:id w:val="1118491950"/>
          <w:citation/>
        </w:sdtPr>
        <w:sdtEndPr/>
        <w:sdtContent>
          <w:r>
            <w:fldChar w:fldCharType="begin"/>
          </w:r>
          <w:r>
            <w:instrText xml:space="preserve"> CITATION RCM17 \l 2058 </w:instrText>
          </w:r>
          <w:r>
            <w:fldChar w:fldCharType="separate"/>
          </w:r>
          <w:r>
            <w:rPr>
              <w:noProof/>
            </w:rPr>
            <w:t>[24]</w:t>
          </w:r>
          <w:r>
            <w:fldChar w:fldCharType="end"/>
          </w:r>
        </w:sdtContent>
      </w:sdt>
      <w:r w:rsidRPr="006E0D73">
        <w:t xml:space="preserve">. Esta característica garantiza la portabilidad del sistema, permitiendo que el </w:t>
      </w:r>
      <w:proofErr w:type="spellStart"/>
      <w:r w:rsidRPr="00BF29DD">
        <w:t>backend</w:t>
      </w:r>
      <w:proofErr w:type="spellEnd"/>
      <w:r w:rsidRPr="006E0D73">
        <w:t xml:space="preserve"> de una aplicación, como el propuesto en este proyecto, se</w:t>
      </w:r>
      <w:r>
        <w:t xml:space="preserve"> adapte</w:t>
      </w:r>
      <w:r w:rsidRPr="006E0D73">
        <w:t xml:space="preserve"> a la infraestructura del servidor siempre que se cuente con el </w:t>
      </w:r>
      <w:r w:rsidRPr="00BF29DD">
        <w:t xml:space="preserve">Java </w:t>
      </w:r>
      <w:proofErr w:type="spellStart"/>
      <w:r w:rsidRPr="00BF29DD">
        <w:t>Development</w:t>
      </w:r>
      <w:proofErr w:type="spellEnd"/>
      <w:r w:rsidRPr="00BF29DD">
        <w:t xml:space="preserve"> Kit</w:t>
      </w:r>
      <w:r w:rsidRPr="006E0D73">
        <w:t xml:space="preserve"> (JDK)</w:t>
      </w:r>
      <w:r>
        <w:t xml:space="preserve"> instalado en el sistema operativo</w:t>
      </w:r>
      <w:r w:rsidRPr="006E0D73">
        <w:t>.</w:t>
      </w:r>
    </w:p>
    <w:p w14:paraId="2A33D8BB" w14:textId="77777777" w:rsidR="00444629" w:rsidRDefault="00022F9F" w:rsidP="00022F9F">
      <w:pPr>
        <w:pStyle w:val="Ttulo3"/>
      </w:pPr>
      <w:bookmarkStart w:id="36" w:name="_Toc223622617"/>
      <w:bookmarkStart w:id="37" w:name="_Toc229993906"/>
      <w:r>
        <w:t>2.3.</w:t>
      </w:r>
      <w:r w:rsidR="00DA6A37">
        <w:t>2 Framework</w:t>
      </w:r>
      <w:bookmarkEnd w:id="36"/>
      <w:bookmarkEnd w:id="37"/>
    </w:p>
    <w:p w14:paraId="220E42DF" w14:textId="0DA19F58" w:rsidR="00472733" w:rsidRDefault="00472733" w:rsidP="00472733">
      <w:r w:rsidRPr="00472733">
        <w:t xml:space="preserve">Un </w:t>
      </w:r>
      <w:proofErr w:type="spellStart"/>
      <w:r w:rsidRPr="00472733">
        <w:t>framework</w:t>
      </w:r>
      <w:proofErr w:type="spellEnd"/>
      <w:r w:rsidRPr="00472733">
        <w:t xml:space="preserve"> es un esquema o marco de trabajo </w:t>
      </w:r>
      <w:r w:rsidR="003F6B3E">
        <w:t>el cual nos</w:t>
      </w:r>
      <w:r w:rsidRPr="00472733">
        <w:t xml:space="preserve"> ofrece una estructura base para elaborar </w:t>
      </w:r>
      <w:r w:rsidR="00FD498F">
        <w:t>proyectos</w:t>
      </w:r>
      <w:r w:rsidRPr="00472733">
        <w:t xml:space="preserve"> con objetivos específicos, </w:t>
      </w:r>
      <w:r w:rsidR="003121DA">
        <w:t>tiene una característica de</w:t>
      </w:r>
      <w:r w:rsidRPr="00472733">
        <w:t xml:space="preserve"> plantilla que sirve como punto de partida para la organización y desarrollo de software</w:t>
      </w:r>
      <w:r w:rsidR="003121DA">
        <w:t xml:space="preserve"> dentro d</w:t>
      </w:r>
      <w:r w:rsidR="005B59A0">
        <w:t>el proyecto</w:t>
      </w:r>
      <w:r w:rsidRPr="00472733">
        <w:t>.</w:t>
      </w:r>
    </w:p>
    <w:p w14:paraId="18281CB0" w14:textId="3D82F9F9" w:rsidR="00472733" w:rsidRDefault="00472733" w:rsidP="00472733">
      <w:r>
        <w:t xml:space="preserve">Esto nos ayuda mucho a simplificar </w:t>
      </w:r>
      <w:r w:rsidR="00043CF6">
        <w:t xml:space="preserve">una tarea porque </w:t>
      </w:r>
      <w:r w:rsidR="00F8541C">
        <w:t xml:space="preserve">nos </w:t>
      </w:r>
      <w:r w:rsidR="00043CF6">
        <w:t xml:space="preserve">permite acelerar el trabajo y favorecer que este </w:t>
      </w:r>
      <w:r w:rsidR="00F8541C">
        <w:t xml:space="preserve">reduzca errores, sea </w:t>
      </w:r>
      <w:r w:rsidR="00043CF6">
        <w:t xml:space="preserve">colaborativo </w:t>
      </w:r>
      <w:r w:rsidR="007D1BD1">
        <w:t>y obtener un resultado de mejor calidad</w:t>
      </w:r>
      <w:r w:rsidR="0017153F">
        <w:t xml:space="preserve">. </w:t>
      </w:r>
      <w:r w:rsidR="00796ECA">
        <w:t>Mediante el</w:t>
      </w:r>
      <w:r w:rsidR="0017153F" w:rsidRPr="0017153F">
        <w:t xml:space="preserve"> uso de </w:t>
      </w:r>
      <w:proofErr w:type="spellStart"/>
      <w:r w:rsidR="0017153F" w:rsidRPr="0017153F">
        <w:t>frameworks</w:t>
      </w:r>
      <w:proofErr w:type="spellEnd"/>
      <w:r w:rsidR="00796ECA">
        <w:t>, nos</w:t>
      </w:r>
      <w:r w:rsidR="0017153F" w:rsidRPr="0017153F">
        <w:t xml:space="preserve"> permite principalmente agilizar procesos de desarrollo porque podemos reutilizar herramientas o módulos </w:t>
      </w:r>
      <w:r w:rsidR="006A6F5D">
        <w:t xml:space="preserve">en otras palabras </w:t>
      </w:r>
      <w:r w:rsidR="0017153F" w:rsidRPr="0017153F">
        <w:t xml:space="preserve">ya </w:t>
      </w:r>
      <w:r w:rsidR="006A6F5D">
        <w:t xml:space="preserve">se </w:t>
      </w:r>
      <w:r w:rsidR="0017153F" w:rsidRPr="0017153F">
        <w:t xml:space="preserve">tiene el </w:t>
      </w:r>
      <w:r w:rsidR="006A6F5D">
        <w:t>“</w:t>
      </w:r>
      <w:r w:rsidR="0017153F" w:rsidRPr="0017153F">
        <w:t>esqueleto</w:t>
      </w:r>
      <w:r w:rsidR="006A6F5D">
        <w:t>”</w:t>
      </w:r>
      <w:r w:rsidR="0017153F" w:rsidRPr="0017153F">
        <w:t xml:space="preserve"> sobre el que </w:t>
      </w:r>
      <w:r w:rsidR="006A6F5D">
        <w:t xml:space="preserve">se </w:t>
      </w:r>
      <w:r w:rsidR="0017153F" w:rsidRPr="0017153F">
        <w:t>trabajar</w:t>
      </w:r>
      <w:r w:rsidR="006A6F5D">
        <w:t>a</w:t>
      </w:r>
      <w:r w:rsidR="0017153F" w:rsidRPr="0017153F">
        <w:t>. El hecho de desarrollar una aplicación fácilmente te sirve para tener una mejor organización y control de todo el código elaborado, pudiendo usarlo nuevamente en el futuro</w:t>
      </w:r>
      <w:r w:rsidR="00A27205">
        <w:t xml:space="preserve"> </w:t>
      </w:r>
      <w:sdt>
        <w:sdtPr>
          <w:id w:val="-728146806"/>
          <w:citation/>
        </w:sdtPr>
        <w:sdtEndPr/>
        <w:sdtContent>
          <w:r w:rsidR="00022F9F">
            <w:fldChar w:fldCharType="begin"/>
          </w:r>
          <w:r w:rsidR="009B13F9">
            <w:instrText xml:space="preserve">CITATION ING22 \l 2058 </w:instrText>
          </w:r>
          <w:r w:rsidR="00022F9F">
            <w:fldChar w:fldCharType="separate"/>
          </w:r>
          <w:r>
            <w:rPr>
              <w:noProof/>
            </w:rPr>
            <w:t>[25]</w:t>
          </w:r>
          <w:r w:rsidR="00022F9F">
            <w:fldChar w:fldCharType="end"/>
          </w:r>
        </w:sdtContent>
      </w:sdt>
      <w:r w:rsidR="0017153F" w:rsidRPr="0017153F">
        <w:t>.</w:t>
      </w:r>
    </w:p>
    <w:p w14:paraId="14C210E0" w14:textId="77777777" w:rsidR="000B7DED" w:rsidRDefault="007D033D" w:rsidP="004605EC">
      <w:r>
        <w:t xml:space="preserve">Este </w:t>
      </w:r>
      <w:r w:rsidR="00B8434E">
        <w:t xml:space="preserve">es </w:t>
      </w:r>
      <w:r w:rsidR="00B8434E" w:rsidRPr="007D033D">
        <w:t>un</w:t>
      </w:r>
      <w:r w:rsidRPr="007D033D">
        <w:t xml:space="preserve"> esquema de reutilización del software conformado por componentes y relaciones entre estos, por ejemplo: la abstracción de clases, objetos o componentes que la conforman; además, </w:t>
      </w:r>
      <w:r w:rsidR="00B52DF5">
        <w:t xml:space="preserve">contiene </w:t>
      </w:r>
      <w:r w:rsidRPr="007D033D">
        <w:t xml:space="preserve">diferentes componentes de conexión a base de datos, como controladores para conexión directa (MySQL, SQL Server, Oracle), </w:t>
      </w:r>
      <w:r w:rsidR="000B7DED">
        <w:t xml:space="preserve">o </w:t>
      </w:r>
      <w:r w:rsidRPr="007D033D">
        <w:t xml:space="preserve">mediante el estándar ODBC (Open </w:t>
      </w:r>
      <w:proofErr w:type="spellStart"/>
      <w:r w:rsidRPr="007D033D">
        <w:t>DataBase</w:t>
      </w:r>
      <w:proofErr w:type="spellEnd"/>
      <w:r w:rsidRPr="007D033D">
        <w:t xml:space="preserve"> </w:t>
      </w:r>
      <w:proofErr w:type="spellStart"/>
      <w:r w:rsidRPr="007D033D">
        <w:t>Connectivity</w:t>
      </w:r>
      <w:proofErr w:type="spellEnd"/>
      <w:r w:rsidRPr="007D033D">
        <w:t>).</w:t>
      </w:r>
    </w:p>
    <w:p w14:paraId="55E13DD7" w14:textId="33165F70" w:rsidR="00730406" w:rsidRDefault="00CF2052" w:rsidP="004605EC">
      <w:r>
        <w:t xml:space="preserve">Existen varios tipos de </w:t>
      </w:r>
      <w:proofErr w:type="spellStart"/>
      <w:r>
        <w:t>Frameworks</w:t>
      </w:r>
      <w:proofErr w:type="spellEnd"/>
      <w:r>
        <w:t>, usualmente los enfocados en el desarrollo Web, ofrecen una capa de controladores de acuerdo con el patrón MVC (Model View Controller) facilitando</w:t>
      </w:r>
      <w:r w:rsidR="00305370">
        <w:t xml:space="preserve"> </w:t>
      </w:r>
      <w:r>
        <w:t xml:space="preserve">así la integración con otras herramientas para </w:t>
      </w:r>
      <w:r w:rsidR="006D19FE">
        <w:t>l</w:t>
      </w:r>
      <w:r>
        <w:t>a</w:t>
      </w:r>
      <w:r w:rsidR="006D19FE">
        <w:t xml:space="preserve"> </w:t>
      </w:r>
      <w:r>
        <w:t>implementación de las capas de negocio y presentación</w:t>
      </w:r>
      <w:r w:rsidR="00677D37">
        <w:t>, donde</w:t>
      </w:r>
      <w:r w:rsidR="001F4A53">
        <w:t xml:space="preserve">: Model nos sirve </w:t>
      </w:r>
      <w:r w:rsidR="008C02DD">
        <w:t>en la parte de la lógica</w:t>
      </w:r>
      <w:r w:rsidR="003A7DED">
        <w:t xml:space="preserve">, View en el apartado visual, lo que ve el usuario como HTML, CSS </w:t>
      </w:r>
      <w:proofErr w:type="spellStart"/>
      <w:r w:rsidR="003A7DED">
        <w:t>etc</w:t>
      </w:r>
      <w:proofErr w:type="spellEnd"/>
      <w:r w:rsidR="003A7DED">
        <w:t>, y finalmente</w:t>
      </w:r>
      <w:r w:rsidR="007A6412">
        <w:t>, el Controller, el cual funciona como intermediario</w:t>
      </w:r>
      <w:r w:rsidR="008158F2">
        <w:t xml:space="preserve"> </w:t>
      </w:r>
      <w:sdt>
        <w:sdtPr>
          <w:id w:val="-1801458420"/>
          <w:citation/>
        </w:sdtPr>
        <w:sdtEndPr/>
        <w:sdtContent>
          <w:r w:rsidR="008158F2">
            <w:fldChar w:fldCharType="begin"/>
          </w:r>
          <w:r w:rsidR="008158F2">
            <w:instrText xml:space="preserve"> CITATION Ort16 \l 2058 </w:instrText>
          </w:r>
          <w:r w:rsidR="008158F2">
            <w:fldChar w:fldCharType="separate"/>
          </w:r>
          <w:r>
            <w:rPr>
              <w:noProof/>
            </w:rPr>
            <w:t>[26]</w:t>
          </w:r>
          <w:r w:rsidR="008158F2">
            <w:fldChar w:fldCharType="end"/>
          </w:r>
        </w:sdtContent>
      </w:sdt>
      <w:r w:rsidR="004605EC">
        <w:t>.</w:t>
      </w:r>
    </w:p>
    <w:p w14:paraId="3D0E39E5" w14:textId="77777777" w:rsidR="00E3306B" w:rsidRPr="00E3306B" w:rsidRDefault="00022F9F" w:rsidP="00022F9F">
      <w:pPr>
        <w:pStyle w:val="Ttulo3"/>
        <w:rPr>
          <w:u w:val="single"/>
        </w:rPr>
      </w:pPr>
      <w:bookmarkStart w:id="38" w:name="_Toc223622618"/>
      <w:bookmarkStart w:id="39" w:name="_Toc229993907"/>
      <w:r>
        <w:t>2.3.3</w:t>
      </w:r>
      <w:r w:rsidR="00E3306B">
        <w:t xml:space="preserve"> Spring</w:t>
      </w:r>
      <w:bookmarkEnd w:id="38"/>
      <w:bookmarkEnd w:id="39"/>
    </w:p>
    <w:p w14:paraId="65CFE965" w14:textId="57B00B12" w:rsidR="001F08E0" w:rsidRDefault="00FD13B6" w:rsidP="001F08E0">
      <w:r w:rsidRPr="00FD13B6">
        <w:t>Spring fue lanzado e</w:t>
      </w:r>
      <w:r>
        <w:t xml:space="preserve">n 2003 siendo </w:t>
      </w:r>
      <w:r w:rsidR="00386E01">
        <w:t>una plataforma de código abierto llamado</w:t>
      </w:r>
      <w:r>
        <w:t xml:space="preserve"> “Apache 2.0”</w:t>
      </w:r>
      <w:r w:rsidR="005A4B6B">
        <w:t xml:space="preserve">, </w:t>
      </w:r>
      <w:r w:rsidR="005A4B6B" w:rsidRPr="005A4B6B">
        <w:t xml:space="preserve">Convirtiéndose desde entonces en el </w:t>
      </w:r>
      <w:proofErr w:type="spellStart"/>
      <w:r w:rsidR="005A4B6B" w:rsidRPr="005A4B6B">
        <w:t>framework</w:t>
      </w:r>
      <w:proofErr w:type="spellEnd"/>
      <w:r w:rsidR="005A4B6B" w:rsidRPr="005A4B6B">
        <w:t xml:space="preserve"> más popular para Java empresarial, para crear código de alto rendimiento, liviano y reutilizable. Ya que su finalidad es estandarizar, agilizar, manejar y resolver los problemas que puedan ir surgiendo en el trayecto de la programación</w:t>
      </w:r>
      <w:r w:rsidR="00294230">
        <w:t xml:space="preserve">. </w:t>
      </w:r>
      <w:r w:rsidR="00294230" w:rsidRPr="00294230">
        <w:t xml:space="preserve">Spring se puede considerar como el padre de los </w:t>
      </w:r>
      <w:proofErr w:type="spellStart"/>
      <w:r w:rsidR="00294230" w:rsidRPr="00294230">
        <w:t>frameworks</w:t>
      </w:r>
      <w:proofErr w:type="spellEnd"/>
      <w:r w:rsidR="00294230" w:rsidRPr="00294230">
        <w:t xml:space="preserve"> Java, ya que da soporte a varios </w:t>
      </w:r>
      <w:proofErr w:type="spellStart"/>
      <w:r w:rsidR="00294230" w:rsidRPr="00294230">
        <w:t>frameworks</w:t>
      </w:r>
      <w:proofErr w:type="spellEnd"/>
      <w:r w:rsidR="00294230" w:rsidRPr="00294230">
        <w:t xml:space="preserve"> como: </w:t>
      </w:r>
      <w:proofErr w:type="spellStart"/>
      <w:r w:rsidR="00294230" w:rsidRPr="00294230">
        <w:t>Hibernate</w:t>
      </w:r>
      <w:proofErr w:type="spellEnd"/>
      <w:r w:rsidR="00294230" w:rsidRPr="00294230">
        <w:t xml:space="preserve">, Struts, </w:t>
      </w:r>
      <w:proofErr w:type="spellStart"/>
      <w:r w:rsidR="00294230" w:rsidRPr="00294230">
        <w:t>Tapestry</w:t>
      </w:r>
      <w:proofErr w:type="spellEnd"/>
      <w:r w:rsidR="00294230" w:rsidRPr="00294230">
        <w:t xml:space="preserve">, </w:t>
      </w:r>
      <w:r w:rsidR="00294230">
        <w:t>etc</w:t>
      </w:r>
      <w:r w:rsidR="00294230" w:rsidRPr="00294230">
        <w:t>.</w:t>
      </w:r>
    </w:p>
    <w:p w14:paraId="7439B469" w14:textId="5188CAC5" w:rsidR="001F08E0" w:rsidRPr="001F08E0" w:rsidRDefault="001F08E0" w:rsidP="001F08E0">
      <w:r w:rsidRPr="001F08E0">
        <w:lastRenderedPageBreak/>
        <w:t>Spring está organizado de forma modular. A pesar de la cantidad de paquetes y clases que tiene, solo debemos ocuparnos de aquellos que necesitemos e ignorar el resto.</w:t>
      </w:r>
      <w:r w:rsidR="00BE5387">
        <w:t xml:space="preserve"> </w:t>
      </w:r>
      <w:r w:rsidR="00BE5387" w:rsidRPr="00BE5387">
        <w:t xml:space="preserve">Probar una aplicación escrita con Spring es un proceso simple, porque el código dependiente del entorno se traslada a este </w:t>
      </w:r>
      <w:proofErr w:type="spellStart"/>
      <w:r w:rsidR="00BE5387" w:rsidRPr="00BE5387">
        <w:t>framework</w:t>
      </w:r>
      <w:proofErr w:type="spellEnd"/>
      <w:r w:rsidR="00BE5387" w:rsidRPr="00BE5387">
        <w:t xml:space="preserve">. Además, mediante el uso de </w:t>
      </w:r>
      <w:proofErr w:type="spellStart"/>
      <w:r w:rsidR="00BE5387" w:rsidRPr="00BE5387">
        <w:t>JavaBeanstyle</w:t>
      </w:r>
      <w:proofErr w:type="spellEnd"/>
      <w:r w:rsidR="00BE5387" w:rsidRPr="00BE5387">
        <w:t xml:space="preserve">, se vuelve más fácil utilizar la inyección de dependencia para hacer pruebas, para ello podemos hacer uso de datos </w:t>
      </w:r>
      <w:proofErr w:type="spellStart"/>
      <w:r w:rsidR="00BE5387" w:rsidRPr="00BE5387">
        <w:t>dummies</w:t>
      </w:r>
      <w:proofErr w:type="spellEnd"/>
      <w:r w:rsidR="00BE5387" w:rsidRPr="00BE5387">
        <w:t xml:space="preserve"> o </w:t>
      </w:r>
      <w:proofErr w:type="spellStart"/>
      <w:r w:rsidR="00BE5387" w:rsidRPr="00BE5387">
        <w:t>mocks</w:t>
      </w:r>
      <w:proofErr w:type="spellEnd"/>
      <w:r w:rsidR="00BE5387" w:rsidRPr="00BE5387">
        <w:t>, para ver las respuestas.</w:t>
      </w:r>
      <w:r w:rsidR="00BE5387">
        <w:t xml:space="preserve"> Todo esto gracias a que Spring cuenta co</w:t>
      </w:r>
      <w:r w:rsidR="00B8434E" w:rsidRPr="00B8434E">
        <w:t>n suficiente documentación en la web y con una gran comunidad</w:t>
      </w:r>
      <w:r w:rsidR="00B8434E">
        <w:t xml:space="preserve">. </w:t>
      </w:r>
      <w:sdt>
        <w:sdtPr>
          <w:id w:val="2061516737"/>
          <w:citation/>
        </w:sdtPr>
        <w:sdtEndPr/>
        <w:sdtContent>
          <w:r w:rsidR="00022F9F">
            <w:fldChar w:fldCharType="begin"/>
          </w:r>
          <w:r w:rsidR="00C52A21">
            <w:instrText xml:space="preserve">CITATION Yan22 \l 2058 </w:instrText>
          </w:r>
          <w:r w:rsidR="00022F9F">
            <w:fldChar w:fldCharType="separate"/>
          </w:r>
          <w:r>
            <w:rPr>
              <w:noProof/>
            </w:rPr>
            <w:t>[27]</w:t>
          </w:r>
          <w:r w:rsidR="00022F9F">
            <w:fldChar w:fldCharType="end"/>
          </w:r>
        </w:sdtContent>
      </w:sdt>
    </w:p>
    <w:p w14:paraId="64CB0F7C" w14:textId="77777777" w:rsidR="00B77049" w:rsidRPr="00B77049" w:rsidRDefault="00B77049" w:rsidP="00B77049">
      <w:r w:rsidRPr="00B77049">
        <w:t>Spring Framework proporciona un modelo integral de programación y configuración para aplicaciones empresariales modernas basadas en Java, en cualquier tipo de plataforma de implementación.</w:t>
      </w:r>
    </w:p>
    <w:p w14:paraId="5D1E0540" w14:textId="528F5399" w:rsidR="00867427" w:rsidRDefault="00B77049" w:rsidP="00CB4BC6">
      <w:r w:rsidRPr="00B77049">
        <w:t>Un elemento clave de Spring es el soporte de infraestructura a nivel de aplicación: Spring se centra en la "plomería" de las aplicaciones empresariales para que los equipos puedan centrarse en la lógica de negocios a nivel de aplicación, sin vínculos innecesarios con entornos de implementación específicos</w:t>
      </w:r>
      <w:r>
        <w:t xml:space="preserve"> </w:t>
      </w:r>
      <w:sdt>
        <w:sdtPr>
          <w:id w:val="133998085"/>
          <w:citation/>
        </w:sdtPr>
        <w:sdtEndPr/>
        <w:sdtContent>
          <w:r w:rsidR="00022F9F">
            <w:fldChar w:fldCharType="begin"/>
          </w:r>
          <w:r w:rsidR="00C52A21">
            <w:instrText xml:space="preserve">CITATION VMw26 \l 2058 </w:instrText>
          </w:r>
          <w:r w:rsidR="00022F9F">
            <w:fldChar w:fldCharType="separate"/>
          </w:r>
          <w:r>
            <w:rPr>
              <w:noProof/>
            </w:rPr>
            <w:t>[28]</w:t>
          </w:r>
          <w:r w:rsidR="00022F9F">
            <w:fldChar w:fldCharType="end"/>
          </w:r>
        </w:sdtContent>
      </w:sdt>
      <w:r w:rsidRPr="00B77049">
        <w:t>.</w:t>
      </w:r>
    </w:p>
    <w:p w14:paraId="63BC5618" w14:textId="77777777" w:rsidR="00CB4BC6" w:rsidRPr="00BE5387" w:rsidRDefault="00CB4BC6" w:rsidP="00022F9F">
      <w:pPr>
        <w:pStyle w:val="Ttulo3"/>
      </w:pPr>
      <w:bookmarkStart w:id="40" w:name="_Toc223622619"/>
      <w:bookmarkStart w:id="41" w:name="_Toc229993908"/>
      <w:r>
        <w:t>2.</w:t>
      </w:r>
      <w:r w:rsidR="00022F9F">
        <w:t>3.4</w:t>
      </w:r>
      <w:r w:rsidR="00AC7B0D">
        <w:t xml:space="preserve"> Spring Boot</w:t>
      </w:r>
      <w:bookmarkEnd w:id="40"/>
      <w:bookmarkEnd w:id="41"/>
      <w:r w:rsidR="001602FB">
        <w:t xml:space="preserve"> </w:t>
      </w:r>
    </w:p>
    <w:p w14:paraId="4B3FBB7F" w14:textId="573EE134" w:rsidR="00B27CF0" w:rsidRPr="00420DD9" w:rsidRDefault="00573FF3" w:rsidP="00B27CF0">
      <w:r w:rsidRPr="00420DD9">
        <w:t xml:space="preserve">Spring </w:t>
      </w:r>
      <w:proofErr w:type="spellStart"/>
      <w:r w:rsidRPr="00420DD9">
        <w:t>boot</w:t>
      </w:r>
      <w:proofErr w:type="spellEnd"/>
      <w:r w:rsidRPr="00420DD9">
        <w:t xml:space="preserve"> es un </w:t>
      </w:r>
      <w:proofErr w:type="spellStart"/>
      <w:r w:rsidRPr="00420DD9">
        <w:t>framework</w:t>
      </w:r>
      <w:proofErr w:type="spellEnd"/>
      <w:r w:rsidR="005E6F16" w:rsidRPr="00420DD9">
        <w:t xml:space="preserve"> e</w:t>
      </w:r>
      <w:r w:rsidR="00B03F34" w:rsidRPr="00420DD9">
        <w:t xml:space="preserve">l cual </w:t>
      </w:r>
      <w:r w:rsidRPr="00420DD9">
        <w:t xml:space="preserve">representa un cambio de paradigma en el ecosistema de Spring, diseñado específicamente para reducir la fricción en el desarrollo de aplicaciones mediante la eliminación de la configuración tediosa y repetitiva. Su propósito fundamental es </w:t>
      </w:r>
      <w:r w:rsidR="00B03F34" w:rsidRPr="00420DD9">
        <w:t xml:space="preserve">orientar la programación a </w:t>
      </w:r>
      <w:r w:rsidRPr="00420DD9">
        <w:t xml:space="preserve">las funcionalidades del software, en lugar de dedicar tiempo a archivos de configuración. Esta agilidad se fundamenta en pilares como la configuración automática, </w:t>
      </w:r>
      <w:r w:rsidR="00CB267B" w:rsidRPr="00420DD9">
        <w:t>la cual se encarga de</w:t>
      </w:r>
      <w:r w:rsidRPr="00420DD9">
        <w:t xml:space="preserve"> las necesidades del sistema según las librerías detectadas, y el uso de dependencias "starter" que simplifican la gestión del proyecto al agrupar componentes esenciales bajo una sola referencia técnica.</w:t>
      </w:r>
      <w:r w:rsidR="00CB267B" w:rsidRPr="00420DD9">
        <w:t xml:space="preserve"> </w:t>
      </w:r>
      <w:sdt>
        <w:sdtPr>
          <w:id w:val="1297036248"/>
          <w:citation/>
        </w:sdtPr>
        <w:sdtEndPr/>
        <w:sdtContent>
          <w:r w:rsidR="00B77765" w:rsidRPr="00420DD9">
            <w:fldChar w:fldCharType="begin"/>
          </w:r>
          <w:r w:rsidR="00B77765" w:rsidRPr="00420DD9">
            <w:instrText xml:space="preserve"> CITATION CRA16 \l 2058 </w:instrText>
          </w:r>
          <w:r w:rsidR="00B77765" w:rsidRPr="00420DD9">
            <w:fldChar w:fldCharType="separate"/>
          </w:r>
          <w:r>
            <w:rPr>
              <w:noProof/>
            </w:rPr>
            <w:t>[29]</w:t>
          </w:r>
          <w:r w:rsidR="00B77765" w:rsidRPr="00420DD9">
            <w:fldChar w:fldCharType="end"/>
          </w:r>
        </w:sdtContent>
      </w:sdt>
    </w:p>
    <w:p w14:paraId="6708DCBD" w14:textId="2CC1B782" w:rsidR="00D55C1F" w:rsidRDefault="00EC2BF7" w:rsidP="00AC7B0D">
      <w:r w:rsidRPr="00420DD9">
        <w:t xml:space="preserve">Además, </w:t>
      </w:r>
      <w:r w:rsidR="008C0487" w:rsidRPr="00420DD9">
        <w:t>reduce la necesidad de configuración con XML</w:t>
      </w:r>
      <w:r w:rsidR="002C0854" w:rsidRPr="00420DD9">
        <w:t xml:space="preserve"> y facilita </w:t>
      </w:r>
      <w:r w:rsidR="0019616D" w:rsidRPr="00420DD9">
        <w:t xml:space="preserve">la seguridad e integridad del sistema, así como el uso de servidores embebidos. </w:t>
      </w:r>
      <w:sdt>
        <w:sdtPr>
          <w:id w:val="-1343244485"/>
          <w:citation/>
        </w:sdtPr>
        <w:sdtEndPr/>
        <w:sdtContent>
          <w:r w:rsidR="00B77765" w:rsidRPr="00420DD9">
            <w:fldChar w:fldCharType="begin"/>
          </w:r>
          <w:r w:rsidR="00941FEB">
            <w:instrText xml:space="preserve">CITATION Spr \l 2058 </w:instrText>
          </w:r>
          <w:r w:rsidR="00B77765" w:rsidRPr="00420DD9">
            <w:fldChar w:fldCharType="separate"/>
          </w:r>
          <w:r>
            <w:rPr>
              <w:noProof/>
            </w:rPr>
            <w:t>[30]</w:t>
          </w:r>
          <w:r w:rsidR="00B77765" w:rsidRPr="00420DD9">
            <w:fldChar w:fldCharType="end"/>
          </w:r>
        </w:sdtContent>
      </w:sdt>
    </w:p>
    <w:p w14:paraId="5A092430" w14:textId="77777777" w:rsidR="00022F9F" w:rsidRDefault="00022F9F" w:rsidP="00022F9F">
      <w:pPr>
        <w:pStyle w:val="Ttulo3"/>
      </w:pPr>
      <w:bookmarkStart w:id="42" w:name="_Toc223622620"/>
      <w:bookmarkStart w:id="43" w:name="_Toc229993909"/>
      <w:r>
        <w:t>2.3.5 API</w:t>
      </w:r>
      <w:bookmarkEnd w:id="42"/>
      <w:bookmarkEnd w:id="43"/>
    </w:p>
    <w:p w14:paraId="2BBE2400" w14:textId="600BCD31" w:rsidR="00022F9F" w:rsidRDefault="00022F9F" w:rsidP="00022F9F">
      <w:r>
        <w:t>Son 2 componentes de software que sirven para tener una comunicación entre sí mediante protocolos, la arquitectura de las API se explica como cliente y servidor, la aplicación que envía la solicitud se llama cliente y la que envía la respuesta es servidor.</w:t>
      </w:r>
      <w:sdt>
        <w:sdtPr>
          <w:id w:val="-1428028549"/>
          <w:citation/>
        </w:sdtPr>
        <w:sdtEndPr/>
        <w:sdtContent>
          <w:r>
            <w:fldChar w:fldCharType="begin"/>
          </w:r>
          <w:r w:rsidR="00941FEB">
            <w:instrText xml:space="preserve">CITATION Mic23 \l 2058 </w:instrText>
          </w:r>
          <w:r>
            <w:fldChar w:fldCharType="separate"/>
          </w:r>
          <w:r>
            <w:rPr>
              <w:noProof/>
            </w:rPr>
            <w:t xml:space="preserve"> [31]</w:t>
          </w:r>
          <w:r>
            <w:fldChar w:fldCharType="end"/>
          </w:r>
        </w:sdtContent>
      </w:sdt>
    </w:p>
    <w:p w14:paraId="3877D051" w14:textId="21D0D7BB" w:rsidR="00022F9F" w:rsidRDefault="00022F9F" w:rsidP="00022F9F">
      <w:r>
        <w:t xml:space="preserve">Las API fueron desarrolladas para facilitar el trabajo de los desarrolladores ahorrándoles tiempo y dinero, ya que así no tendrían que crear sistemas desde 0, o incluso si solo se necesita usar un servicio es más factible para que sea más atractivo para los usuarios ya que algunos servicios tienen sus reputaciones y eso hace los usuarios tengan más confianza </w:t>
      </w:r>
      <w:sdt>
        <w:sdtPr>
          <w:id w:val="153262735"/>
          <w:citation/>
        </w:sdtPr>
        <w:sdtEndPr/>
        <w:sdtContent>
          <w:r>
            <w:fldChar w:fldCharType="begin"/>
          </w:r>
          <w:r w:rsidR="00941FEB">
            <w:instrText xml:space="preserve">CITATION Ama26 \l 2058 </w:instrText>
          </w:r>
          <w:r>
            <w:fldChar w:fldCharType="separate"/>
          </w:r>
          <w:r>
            <w:rPr>
              <w:noProof/>
            </w:rPr>
            <w:t>[32]</w:t>
          </w:r>
          <w:r>
            <w:fldChar w:fldCharType="end"/>
          </w:r>
        </w:sdtContent>
      </w:sdt>
      <w:r>
        <w:t>.</w:t>
      </w:r>
    </w:p>
    <w:p w14:paraId="677F95BB" w14:textId="77777777" w:rsidR="00022F9F" w:rsidRPr="00536899" w:rsidRDefault="00022F9F" w:rsidP="00022F9F">
      <w:pPr>
        <w:pStyle w:val="Ttulo3"/>
      </w:pPr>
      <w:bookmarkStart w:id="44" w:name="_Toc223622621"/>
      <w:bookmarkStart w:id="45" w:name="_Toc229993910"/>
      <w:r w:rsidRPr="00536899">
        <w:t>2.</w:t>
      </w:r>
      <w:r>
        <w:t>3.6</w:t>
      </w:r>
      <w:r w:rsidRPr="00536899">
        <w:t xml:space="preserve"> </w:t>
      </w:r>
      <w:proofErr w:type="spellStart"/>
      <w:r w:rsidRPr="00536899">
        <w:t>Endpoint</w:t>
      </w:r>
      <w:bookmarkEnd w:id="44"/>
      <w:bookmarkEnd w:id="45"/>
      <w:proofErr w:type="spellEnd"/>
    </w:p>
    <w:p w14:paraId="24A00CC3" w14:textId="29598E39" w:rsidR="00022F9F" w:rsidRDefault="00022F9F" w:rsidP="00022F9F">
      <w:r w:rsidRPr="00453161">
        <w:t xml:space="preserve">Un </w:t>
      </w:r>
      <w:proofErr w:type="spellStart"/>
      <w:r w:rsidRPr="00453161">
        <w:t>endpoint</w:t>
      </w:r>
      <w:proofErr w:type="spellEnd"/>
      <w:r w:rsidRPr="00453161">
        <w:t xml:space="preserve"> representa un punto de interacción específico a un recurso dentro de una API bajo el estilo REST. </w:t>
      </w:r>
      <w:r>
        <w:t>Este punto se</w:t>
      </w:r>
      <w:r w:rsidRPr="00453161">
        <w:t xml:space="preserve"> identifica mediante una URI (</w:t>
      </w:r>
      <w:proofErr w:type="spellStart"/>
      <w:r w:rsidRPr="00453161">
        <w:t>Uniform</w:t>
      </w:r>
      <w:proofErr w:type="spellEnd"/>
      <w:r w:rsidRPr="00453161">
        <w:t xml:space="preserve"> </w:t>
      </w:r>
      <w:proofErr w:type="spellStart"/>
      <w:r w:rsidRPr="00453161">
        <w:t>Resource</w:t>
      </w:r>
      <w:proofErr w:type="spellEnd"/>
      <w:r w:rsidRPr="00453161">
        <w:t xml:space="preserve"> </w:t>
      </w:r>
      <w:proofErr w:type="spellStart"/>
      <w:r w:rsidRPr="00453161">
        <w:t>Identifier</w:t>
      </w:r>
      <w:proofErr w:type="spellEnd"/>
      <w:r w:rsidRPr="00453161">
        <w:t xml:space="preserve">) y utiliza los métodos del protocolo HTTP para definir operaciones sobre los datos. </w:t>
      </w:r>
      <w:r>
        <w:t>L</w:t>
      </w:r>
      <w:r w:rsidRPr="00453161">
        <w:t xml:space="preserve">os </w:t>
      </w:r>
      <w:proofErr w:type="spellStart"/>
      <w:r w:rsidRPr="00453161">
        <w:t>endpoints</w:t>
      </w:r>
      <w:proofErr w:type="spellEnd"/>
      <w:r w:rsidRPr="00453161">
        <w:t xml:space="preserve"> funcionan como un contrato que oculta la complejidad del servidor, permitiendo que el cliente interactúe con los recursos sin conocer la implementación </w:t>
      </w:r>
      <w:r>
        <w:t xml:space="preserve">con </w:t>
      </w:r>
      <w:r w:rsidRPr="00453161">
        <w:t>la base de datos o la lógica de negocio.</w:t>
      </w:r>
      <w:r>
        <w:t xml:space="preserve"> </w:t>
      </w:r>
      <w:sdt>
        <w:sdtPr>
          <w:rPr>
            <w:color w:val="000000" w:themeColor="text1"/>
          </w:rPr>
          <w:id w:val="1447813000"/>
          <w:citation/>
        </w:sdtPr>
        <w:sdtEndPr/>
        <w:sdtContent>
          <w:r w:rsidRPr="00B677FA">
            <w:rPr>
              <w:color w:val="000000" w:themeColor="text1"/>
            </w:rPr>
            <w:fldChar w:fldCharType="begin"/>
          </w:r>
          <w:r w:rsidRPr="00B677FA">
            <w:rPr>
              <w:color w:val="000000" w:themeColor="text1"/>
            </w:rPr>
            <w:instrText xml:space="preserve"> CITATION MKl17 \l 2058 </w:instrText>
          </w:r>
          <w:r w:rsidRPr="00B677FA">
            <w:rPr>
              <w:color w:val="000000" w:themeColor="text1"/>
            </w:rPr>
            <w:fldChar w:fldCharType="separate"/>
          </w:r>
          <w:r>
            <w:rPr>
              <w:noProof/>
              <w:color w:val="000000" w:themeColor="text1"/>
            </w:rPr>
            <w:t>[33]</w:t>
          </w:r>
          <w:r w:rsidRPr="00B677FA">
            <w:rPr>
              <w:color w:val="000000" w:themeColor="text1"/>
            </w:rPr>
            <w:fldChar w:fldCharType="end"/>
          </w:r>
        </w:sdtContent>
      </w:sdt>
    </w:p>
    <w:p w14:paraId="2B1668E9" w14:textId="3F7FABA2" w:rsidR="00022F9F" w:rsidRDefault="00022F9F" w:rsidP="00022F9F">
      <w:r>
        <w:lastRenderedPageBreak/>
        <w:t xml:space="preserve">Funciona </w:t>
      </w:r>
      <w:r w:rsidRPr="00453161">
        <w:t xml:space="preserve">como un localizador único que dirige la solicitud hacia una función específica del servicio, garantizando la comunicación entre el </w:t>
      </w:r>
      <w:proofErr w:type="spellStart"/>
      <w:r w:rsidRPr="00453161">
        <w:t>frontend</w:t>
      </w:r>
      <w:proofErr w:type="spellEnd"/>
      <w:r w:rsidRPr="00453161">
        <w:t xml:space="preserve"> y el </w:t>
      </w:r>
      <w:proofErr w:type="spellStart"/>
      <w:r w:rsidRPr="00453161">
        <w:t>backend</w:t>
      </w:r>
      <w:proofErr w:type="spellEnd"/>
      <w:r w:rsidRPr="00453161">
        <w:t xml:space="preserve"> </w:t>
      </w:r>
      <w:sdt>
        <w:sdtPr>
          <w:rPr>
            <w:color w:val="000000" w:themeColor="text1"/>
          </w:rPr>
          <w:id w:val="-1255658056"/>
          <w:citation/>
        </w:sdtPr>
        <w:sdtEndPr/>
        <w:sdtContent>
          <w:r w:rsidRPr="002916F3">
            <w:rPr>
              <w:color w:val="000000" w:themeColor="text1"/>
            </w:rPr>
            <w:fldChar w:fldCharType="begin"/>
          </w:r>
          <w:r w:rsidRPr="002916F3">
            <w:rPr>
              <w:color w:val="000000" w:themeColor="text1"/>
            </w:rPr>
            <w:instrText xml:space="preserve"> CITATION DJe17 \l 2058 </w:instrText>
          </w:r>
          <w:r w:rsidRPr="002916F3">
            <w:rPr>
              <w:color w:val="000000" w:themeColor="text1"/>
            </w:rPr>
            <w:fldChar w:fldCharType="separate"/>
          </w:r>
          <w:r>
            <w:rPr>
              <w:noProof/>
              <w:color w:val="000000" w:themeColor="text1"/>
            </w:rPr>
            <w:t>[16]</w:t>
          </w:r>
          <w:r w:rsidRPr="002916F3">
            <w:rPr>
              <w:color w:val="000000" w:themeColor="text1"/>
            </w:rPr>
            <w:fldChar w:fldCharType="end"/>
          </w:r>
        </w:sdtContent>
      </w:sdt>
      <w:r w:rsidRPr="002916F3">
        <w:rPr>
          <w:color w:val="000000" w:themeColor="text1"/>
        </w:rPr>
        <w:t>.</w:t>
      </w:r>
    </w:p>
    <w:p w14:paraId="15C384D8" w14:textId="77777777" w:rsidR="00022F9F" w:rsidRDefault="00022F9F" w:rsidP="00022F9F">
      <w:pPr>
        <w:pStyle w:val="Ttulo3"/>
      </w:pPr>
      <w:bookmarkStart w:id="46" w:name="_Toc223622622"/>
      <w:bookmarkStart w:id="47" w:name="_Toc229993911"/>
      <w:r>
        <w:t>2.3.7 REST</w:t>
      </w:r>
      <w:bookmarkEnd w:id="46"/>
      <w:bookmarkEnd w:id="47"/>
    </w:p>
    <w:p w14:paraId="08CC0FEA" w14:textId="77C4AAE3" w:rsidR="00022F9F" w:rsidRPr="004E547F" w:rsidRDefault="00022F9F" w:rsidP="00022F9F">
      <w:pPr>
        <w:rPr>
          <w:color w:val="EE0000"/>
        </w:rPr>
      </w:pPr>
      <w:r w:rsidRPr="004E547F">
        <w:t xml:space="preserve">REST </w:t>
      </w:r>
      <w:r w:rsidRPr="000A2BE9">
        <w:t>(</w:t>
      </w:r>
      <w:proofErr w:type="spellStart"/>
      <w:r w:rsidRPr="000A2BE9">
        <w:t>Representational</w:t>
      </w:r>
      <w:proofErr w:type="spellEnd"/>
      <w:r w:rsidRPr="000A2BE9">
        <w:t xml:space="preserve"> State Transfer) fue propuesto</w:t>
      </w:r>
      <w:r>
        <w:t xml:space="preserve"> originalmente por</w:t>
      </w:r>
      <w:r w:rsidRPr="000A2BE9">
        <w:t xml:space="preserve"> Roy Fielding en su tesis doctoral llamada “</w:t>
      </w:r>
      <w:proofErr w:type="spellStart"/>
      <w:r w:rsidRPr="000A2BE9">
        <w:t>Architectural</w:t>
      </w:r>
      <w:proofErr w:type="spellEnd"/>
      <w:r w:rsidRPr="000A2BE9">
        <w:t xml:space="preserve"> Styles and </w:t>
      </w:r>
      <w:proofErr w:type="spellStart"/>
      <w:r w:rsidRPr="000A2BE9">
        <w:t>the</w:t>
      </w:r>
      <w:proofErr w:type="spellEnd"/>
      <w:r w:rsidRPr="000A2BE9">
        <w:t xml:space="preserve"> </w:t>
      </w:r>
      <w:proofErr w:type="spellStart"/>
      <w:r w:rsidRPr="000A2BE9">
        <w:t>Design</w:t>
      </w:r>
      <w:proofErr w:type="spellEnd"/>
      <w:r w:rsidRPr="000A2BE9">
        <w:t xml:space="preserve"> </w:t>
      </w:r>
      <w:proofErr w:type="spellStart"/>
      <w:r w:rsidRPr="000A2BE9">
        <w:t>of</w:t>
      </w:r>
      <w:proofErr w:type="spellEnd"/>
      <w:r w:rsidRPr="000A2BE9">
        <w:t xml:space="preserve"> Network- </w:t>
      </w:r>
      <w:proofErr w:type="spellStart"/>
      <w:r w:rsidRPr="000A2BE9">
        <w:t>based</w:t>
      </w:r>
      <w:proofErr w:type="spellEnd"/>
      <w:r w:rsidRPr="000A2BE9">
        <w:t xml:space="preserve"> Software </w:t>
      </w:r>
      <w:proofErr w:type="spellStart"/>
      <w:r w:rsidRPr="000A2BE9">
        <w:t>Architectures</w:t>
      </w:r>
      <w:proofErr w:type="spellEnd"/>
      <w:r w:rsidRPr="000A2BE9">
        <w:t xml:space="preserve">” </w:t>
      </w:r>
      <w:sdt>
        <w:sdtPr>
          <w:id w:val="-1448616697"/>
          <w:citation/>
        </w:sdtPr>
        <w:sdtEndPr/>
        <w:sdtContent>
          <w:r>
            <w:fldChar w:fldCharType="begin"/>
          </w:r>
          <w:r>
            <w:instrText xml:space="preserve"> CITATION Fie00 \l 2058 </w:instrText>
          </w:r>
          <w:r>
            <w:fldChar w:fldCharType="separate"/>
          </w:r>
          <w:r>
            <w:rPr>
              <w:noProof/>
            </w:rPr>
            <w:t>[34]</w:t>
          </w:r>
          <w:r>
            <w:fldChar w:fldCharType="end"/>
          </w:r>
        </w:sdtContent>
      </w:sdt>
      <w:r>
        <w:t xml:space="preserve"> </w:t>
      </w:r>
      <w:r w:rsidRPr="000A2BE9">
        <w:t>En ella se propone a REST como un estilo arquitectónico para sistemas distribuidos hipermedia</w:t>
      </w:r>
      <w:r>
        <w:t>.  Se define como</w:t>
      </w:r>
      <w:r w:rsidRPr="004E547F">
        <w:t xml:space="preserve"> un conjunto de reglas o "contratos" que permiten que dos sistemas</w:t>
      </w:r>
      <w:r>
        <w:t>, por ejemplo,</w:t>
      </w:r>
      <w:r w:rsidRPr="004E547F">
        <w:t xml:space="preserve"> </w:t>
      </w:r>
      <w:r>
        <w:t>una</w:t>
      </w:r>
      <w:r w:rsidRPr="004E547F">
        <w:t xml:space="preserve"> aplicación móvil y </w:t>
      </w:r>
      <w:r>
        <w:t>un</w:t>
      </w:r>
      <w:r w:rsidRPr="004E547F">
        <w:t xml:space="preserve"> servidor en la nube</w:t>
      </w:r>
      <w:r>
        <w:t>,</w:t>
      </w:r>
      <w:r w:rsidRPr="004E547F">
        <w:t xml:space="preserve"> se comuniquen de forma sencilla utilizando el protocolo HTTP. En lugar de ver a la aplicación como un conjunto de funciones aisladas, REST propone ver todo como recursos </w:t>
      </w:r>
      <w:sdt>
        <w:sdtPr>
          <w:id w:val="-845946108"/>
          <w:citation/>
        </w:sdtPr>
        <w:sdtEndPr/>
        <w:sdtContent>
          <w:r>
            <w:fldChar w:fldCharType="begin"/>
          </w:r>
          <w:r w:rsidR="00941FEB">
            <w:instrText xml:space="preserve">CITATION IBM260 \l 2058 </w:instrText>
          </w:r>
          <w:r>
            <w:fldChar w:fldCharType="separate"/>
          </w:r>
          <w:r>
            <w:rPr>
              <w:noProof/>
            </w:rPr>
            <w:t>[35]</w:t>
          </w:r>
          <w:r>
            <w:fldChar w:fldCharType="end"/>
          </w:r>
        </w:sdtContent>
      </w:sdt>
      <w:r w:rsidRPr="004E547F">
        <w:t>(por ejemplo: un "Pedido", un "Repartidor" o un "Garrafón"). Cuando la aplicación solicita un recurso, el servidor no envía el objeto real, sino una representación de su estado actual, generalmente en formato JSON, permitiendo que ambos sistemas interactúen sin necesidad de conocer los detalles internos del otro.</w:t>
      </w:r>
      <w:r>
        <w:t xml:space="preserve"> </w:t>
      </w:r>
      <w:sdt>
        <w:sdtPr>
          <w:id w:val="2068442634"/>
          <w:citation/>
        </w:sdtPr>
        <w:sdtEndPr/>
        <w:sdtContent>
          <w:r>
            <w:fldChar w:fldCharType="begin"/>
          </w:r>
          <w:r>
            <w:instrText xml:space="preserve"> CITATION Cas17 \l 2058 </w:instrText>
          </w:r>
          <w:r>
            <w:fldChar w:fldCharType="separate"/>
          </w:r>
          <w:r>
            <w:rPr>
              <w:noProof/>
            </w:rPr>
            <w:t>[36]</w:t>
          </w:r>
          <w:r>
            <w:fldChar w:fldCharType="end"/>
          </w:r>
        </w:sdtContent>
      </w:sdt>
    </w:p>
    <w:p w14:paraId="178B3563" w14:textId="40A64700" w:rsidR="00022F9F" w:rsidRDefault="00022F9F" w:rsidP="00022F9F">
      <w:r w:rsidRPr="004E547F">
        <w:t xml:space="preserve">Para </w:t>
      </w:r>
      <w:r>
        <w:t xml:space="preserve">proyectos que utilizan diferentes tecnologías </w:t>
      </w:r>
      <w:r w:rsidRPr="004E547F">
        <w:t xml:space="preserve">esto </w:t>
      </w:r>
      <w:r>
        <w:t>es de gran importancia, ya</w:t>
      </w:r>
      <w:r w:rsidRPr="004E547F">
        <w:t xml:space="preserve"> que </w:t>
      </w:r>
      <w:r>
        <w:t xml:space="preserve">es indiferente si el </w:t>
      </w:r>
      <w:proofErr w:type="spellStart"/>
      <w:r>
        <w:t>backend</w:t>
      </w:r>
      <w:proofErr w:type="spellEnd"/>
      <w:r w:rsidRPr="004E547F">
        <w:t xml:space="preserve"> está programado en Spring Boot y la </w:t>
      </w:r>
      <w:proofErr w:type="gramStart"/>
      <w:r w:rsidRPr="004E547F">
        <w:t>app</w:t>
      </w:r>
      <w:proofErr w:type="gramEnd"/>
      <w:r w:rsidRPr="004E547F">
        <w:t xml:space="preserve"> en </w:t>
      </w:r>
      <w:proofErr w:type="spellStart"/>
      <w:r w:rsidRPr="004E547F">
        <w:t>Kotlin</w:t>
      </w:r>
      <w:proofErr w:type="spellEnd"/>
      <w:r w:rsidRPr="004E547F">
        <w:t>; mientras ambos respeten las restricciones de REST (</w:t>
      </w:r>
      <w:r>
        <w:t>uso de métodos estándar:</w:t>
      </w:r>
      <w:r w:rsidRPr="004E547F">
        <w:t xml:space="preserve"> GET, POST</w:t>
      </w:r>
      <w:r>
        <w:t xml:space="preserve">, </w:t>
      </w:r>
      <w:r w:rsidRPr="004E547F">
        <w:t>PUT</w:t>
      </w:r>
      <w:r>
        <w:t>, DELETE</w:t>
      </w:r>
      <w:r w:rsidRPr="004E547F">
        <w:t xml:space="preserve">), la comunicación será fluida y escalable. </w:t>
      </w:r>
      <w:r>
        <w:t>Estos métodos se basan en operaciones CRUD (</w:t>
      </w:r>
      <w:proofErr w:type="spellStart"/>
      <w:r w:rsidRPr="00D767D4">
        <w:t>Create</w:t>
      </w:r>
      <w:proofErr w:type="spellEnd"/>
      <w:r w:rsidRPr="00D767D4">
        <w:t xml:space="preserve"> Read </w:t>
      </w:r>
      <w:proofErr w:type="spellStart"/>
      <w:r w:rsidRPr="00D767D4">
        <w:t>Update</w:t>
      </w:r>
      <w:proofErr w:type="spellEnd"/>
      <w:r w:rsidRPr="00D767D4">
        <w:t xml:space="preserve"> </w:t>
      </w:r>
      <w:proofErr w:type="spellStart"/>
      <w:r w:rsidRPr="00D767D4">
        <w:t>Delete</w:t>
      </w:r>
      <w:proofErr w:type="spellEnd"/>
      <w:r>
        <w:t xml:space="preserve">), los cuales son los encargados de referirse a operaciones y mantenimiento de datos. </w:t>
      </w:r>
      <w:sdt>
        <w:sdtPr>
          <w:id w:val="1806049702"/>
          <w:citation/>
        </w:sdtPr>
        <w:sdtEndPr/>
        <w:sdtContent>
          <w:r>
            <w:fldChar w:fldCharType="begin"/>
          </w:r>
          <w:r>
            <w:instrText xml:space="preserve"> CITATION Amo13 \l 2058 </w:instrText>
          </w:r>
          <w:r>
            <w:fldChar w:fldCharType="separate"/>
          </w:r>
          <w:r>
            <w:rPr>
              <w:noProof/>
            </w:rPr>
            <w:t>[37]</w:t>
          </w:r>
          <w:r>
            <w:fldChar w:fldCharType="end"/>
          </w:r>
        </w:sdtContent>
      </w:sdt>
    </w:p>
    <w:p w14:paraId="528BE557" w14:textId="77777777" w:rsidR="00022F9F" w:rsidRDefault="00022F9F" w:rsidP="00022F9F">
      <w:pPr>
        <w:pStyle w:val="Ttulo4"/>
      </w:pPr>
      <w:r>
        <w:t>2.3.7.1 GET</w:t>
      </w:r>
    </w:p>
    <w:p w14:paraId="5BEA144B" w14:textId="49053105" w:rsidR="00022F9F" w:rsidRDefault="00022F9F" w:rsidP="00022F9F">
      <w:r>
        <w:t xml:space="preserve">Este método se encarga de la obtención de datos de una entidad, sea una tabla o un objeto en concreto. Es el método más sencillo, ya que solamente es una lectura de nuestro sistema por medio de una URL en específico, por ejemplo, </w:t>
      </w:r>
      <w:r w:rsidRPr="00DE13B2">
        <w:rPr>
          <w:rFonts w:ascii="Consolas" w:hAnsi="Consolas"/>
        </w:rPr>
        <w:t>/</w:t>
      </w:r>
      <w:proofErr w:type="spellStart"/>
      <w:r w:rsidRPr="00DE13B2">
        <w:rPr>
          <w:rFonts w:ascii="Consolas" w:hAnsi="Consolas"/>
        </w:rPr>
        <w:t>rest</w:t>
      </w:r>
      <w:proofErr w:type="spellEnd"/>
      <w:r w:rsidRPr="00DE13B2">
        <w:rPr>
          <w:rFonts w:ascii="Consolas" w:hAnsi="Consolas"/>
        </w:rPr>
        <w:t>/pedidos/23424</w:t>
      </w:r>
      <w:r>
        <w:t>.</w:t>
      </w:r>
      <w:sdt>
        <w:sdtPr>
          <w:id w:val="-705103911"/>
          <w:citation/>
        </w:sdtPr>
        <w:sdtEndPr/>
        <w:sdtContent>
          <w:r w:rsidR="00113923">
            <w:fldChar w:fldCharType="begin"/>
          </w:r>
          <w:r w:rsidR="00113923">
            <w:instrText xml:space="preserve"> CITATION Amo13 \l 2058 </w:instrText>
          </w:r>
          <w:r w:rsidR="00113923">
            <w:fldChar w:fldCharType="separate"/>
          </w:r>
          <w:r>
            <w:rPr>
              <w:noProof/>
            </w:rPr>
            <w:t xml:space="preserve"> [37]</w:t>
          </w:r>
          <w:r w:rsidR="00113923">
            <w:fldChar w:fldCharType="end"/>
          </w:r>
        </w:sdtContent>
      </w:sdt>
      <w:r>
        <w:t xml:space="preserve"> Al ser una lectura, no necesita envío de información (</w:t>
      </w:r>
      <w:proofErr w:type="spellStart"/>
      <w:r>
        <w:t>body</w:t>
      </w:r>
      <w:proofErr w:type="spellEnd"/>
      <w:r>
        <w:t xml:space="preserve">), simplemente la lectura de la respuesta. </w:t>
      </w:r>
      <w:sdt>
        <w:sdtPr>
          <w:id w:val="-1738316952"/>
          <w:citation/>
        </w:sdtPr>
        <w:sdtEndPr/>
        <w:sdtContent>
          <w:r>
            <w:fldChar w:fldCharType="begin"/>
          </w:r>
          <w:r w:rsidR="00450EA8">
            <w:instrText xml:space="preserve">CITATION Moz \l 2058 </w:instrText>
          </w:r>
          <w:r>
            <w:fldChar w:fldCharType="separate"/>
          </w:r>
          <w:r>
            <w:rPr>
              <w:noProof/>
            </w:rPr>
            <w:t>[38]</w:t>
          </w:r>
          <w:r>
            <w:fldChar w:fldCharType="end"/>
          </w:r>
        </w:sdtContent>
      </w:sdt>
    </w:p>
    <w:p w14:paraId="3E196B58" w14:textId="77777777" w:rsidR="00022F9F" w:rsidRDefault="00022F9F" w:rsidP="00022F9F">
      <w:pPr>
        <w:pStyle w:val="Ttulo4"/>
      </w:pPr>
      <w:r>
        <w:t>2.3.7.2 PUT</w:t>
      </w:r>
    </w:p>
    <w:p w14:paraId="7037F099" w14:textId="4552CC58" w:rsidR="00022F9F" w:rsidRDefault="00022F9F" w:rsidP="00022F9F">
      <w:pPr>
        <w:tabs>
          <w:tab w:val="left" w:pos="1701"/>
        </w:tabs>
      </w:pPr>
      <w:r>
        <w:t>E</w:t>
      </w:r>
      <w:r w:rsidRPr="00CF214F">
        <w:t xml:space="preserve">l método PUT se define </w:t>
      </w:r>
      <w:r>
        <w:t>como una funcionalidad de</w:t>
      </w:r>
      <w:r w:rsidRPr="00CF214F">
        <w:t xml:space="preserve"> "reemplazo" o "actualización completa" de un recurso ya existente en una ubicación específica (URI).</w:t>
      </w:r>
      <w:sdt>
        <w:sdtPr>
          <w:id w:val="-1933035076"/>
          <w:citation/>
        </w:sdtPr>
        <w:sdtEndPr/>
        <w:sdtContent>
          <w:r w:rsidR="000824FE">
            <w:fldChar w:fldCharType="begin"/>
          </w:r>
          <w:r w:rsidR="000824FE">
            <w:instrText xml:space="preserve"> CITATION Amo13 \l 2058 </w:instrText>
          </w:r>
          <w:r w:rsidR="000824FE">
            <w:fldChar w:fldCharType="separate"/>
          </w:r>
          <w:r>
            <w:rPr>
              <w:noProof/>
            </w:rPr>
            <w:t xml:space="preserve"> [37]</w:t>
          </w:r>
          <w:r w:rsidR="000824FE">
            <w:fldChar w:fldCharType="end"/>
          </w:r>
        </w:sdtContent>
      </w:sdt>
      <w:r w:rsidRPr="00CF214F">
        <w:t xml:space="preserve"> A diferencia de POST, PUT es un método idempotente; esto garantiza que realizar la misma petición varias veces tendrá el mismo efecto que realizarla una sola vez, lo cual es crucial para la estabilidad del sistema ante fallos de red.</w:t>
      </w:r>
      <w:r>
        <w:t xml:space="preserve"> Este método siempre necesita envío de información para consumirlo. </w:t>
      </w:r>
      <w:sdt>
        <w:sdtPr>
          <w:id w:val="-545996061"/>
          <w:citation/>
        </w:sdtPr>
        <w:sdtEndPr/>
        <w:sdtContent>
          <w:r>
            <w:fldChar w:fldCharType="begin"/>
          </w:r>
          <w:r w:rsidR="00450EA8">
            <w:instrText xml:space="preserve">CITATION Moz1 \l 2058 </w:instrText>
          </w:r>
          <w:r>
            <w:fldChar w:fldCharType="separate"/>
          </w:r>
          <w:r>
            <w:rPr>
              <w:noProof/>
            </w:rPr>
            <w:t>[39]</w:t>
          </w:r>
          <w:r>
            <w:fldChar w:fldCharType="end"/>
          </w:r>
        </w:sdtContent>
      </w:sdt>
      <w:r w:rsidRPr="00CF214F">
        <w:t xml:space="preserve"> </w:t>
      </w:r>
      <w:r>
        <w:t>Por ejemplo,</w:t>
      </w:r>
      <w:r w:rsidRPr="00CF214F">
        <w:t xml:space="preserve"> cambiar de "pendiente" a "en camino"</w:t>
      </w:r>
      <w:r>
        <w:t xml:space="preserve">, lo cual </w:t>
      </w:r>
      <w:r w:rsidRPr="00CF214F">
        <w:t>asegur</w:t>
      </w:r>
      <w:r>
        <w:t>a</w:t>
      </w:r>
      <w:r w:rsidRPr="00CF214F">
        <w:t xml:space="preserve"> que el estado del recurso sea siempre consistente.</w:t>
      </w:r>
      <w:r>
        <w:t xml:space="preserve"> </w:t>
      </w:r>
    </w:p>
    <w:p w14:paraId="2D16116C" w14:textId="77777777" w:rsidR="00022F9F" w:rsidRDefault="00022F9F" w:rsidP="00022F9F">
      <w:pPr>
        <w:pStyle w:val="Ttulo4"/>
      </w:pPr>
      <w:r>
        <w:t>2.3.7.3 DELETE</w:t>
      </w:r>
    </w:p>
    <w:p w14:paraId="42A72F2E" w14:textId="0DAB3A52" w:rsidR="00022F9F" w:rsidRPr="000824FE" w:rsidRDefault="00022F9F" w:rsidP="00022F9F">
      <w:r>
        <w:t xml:space="preserve">El método DELETE se utiliza para </w:t>
      </w:r>
      <w:r w:rsidRPr="00EC049C">
        <w:t xml:space="preserve">borrar una entidad, </w:t>
      </w:r>
      <w:r>
        <w:t xml:space="preserve">es importante </w:t>
      </w:r>
      <w:r w:rsidRPr="00EC049C">
        <w:t>involucrar un borrado en cascada en todas las entidades hijas. De la misma forma, si borramos una colección se deben borrar todas las entidades que pertenezcan a ella.</w:t>
      </w:r>
      <w:r>
        <w:t xml:space="preserve"> </w:t>
      </w:r>
      <w:sdt>
        <w:sdtPr>
          <w:id w:val="-380252629"/>
          <w:citation/>
        </w:sdtPr>
        <w:sdtEndPr/>
        <w:sdtContent>
          <w:r>
            <w:fldChar w:fldCharType="begin"/>
          </w:r>
          <w:r>
            <w:instrText xml:space="preserve"> CITATION Amo13 \l 2058 </w:instrText>
          </w:r>
          <w:r>
            <w:fldChar w:fldCharType="separate"/>
          </w:r>
          <w:r>
            <w:rPr>
              <w:noProof/>
            </w:rPr>
            <w:t>[37]</w:t>
          </w:r>
          <w:r>
            <w:fldChar w:fldCharType="end"/>
          </w:r>
        </w:sdtContent>
      </w:sdt>
      <w:r>
        <w:t xml:space="preserve"> Este método no requiere un envío de información, ni necesariamente necesita información de regreso, ya que basta con una respuesta exitosa del servicio. </w:t>
      </w:r>
      <w:sdt>
        <w:sdtPr>
          <w:id w:val="-405920134"/>
          <w:citation/>
        </w:sdtPr>
        <w:sdtEndPr/>
        <w:sdtContent>
          <w:r>
            <w:fldChar w:fldCharType="begin"/>
          </w:r>
          <w:r w:rsidR="00450EA8">
            <w:instrText xml:space="preserve">CITATION Moz3 \l 2058 </w:instrText>
          </w:r>
          <w:r>
            <w:fldChar w:fldCharType="separate"/>
          </w:r>
          <w:r>
            <w:rPr>
              <w:noProof/>
            </w:rPr>
            <w:t>[40]</w:t>
          </w:r>
          <w:r>
            <w:fldChar w:fldCharType="end"/>
          </w:r>
        </w:sdtContent>
      </w:sdt>
    </w:p>
    <w:p w14:paraId="22C9D479" w14:textId="77777777" w:rsidR="00022F9F" w:rsidRDefault="00022F9F" w:rsidP="00022F9F">
      <w:pPr>
        <w:pStyle w:val="Ttulo4"/>
      </w:pPr>
      <w:r>
        <w:t>2.3.7.4 POST</w:t>
      </w:r>
    </w:p>
    <w:p w14:paraId="33E8FADA" w14:textId="6167F503" w:rsidR="00022F9F" w:rsidRDefault="00022F9F" w:rsidP="00022F9F">
      <w:r w:rsidRPr="008B12AB">
        <w:t xml:space="preserve">El método POST se utiliza principalmente para la creación de nuevos recursos dentro de una </w:t>
      </w:r>
      <w:r>
        <w:t xml:space="preserve">cierta entidad </w:t>
      </w:r>
      <w:r w:rsidRPr="008B12AB">
        <w:t xml:space="preserve">en el servidor. </w:t>
      </w:r>
      <w:r>
        <w:t>A diferencia del método PUT</w:t>
      </w:r>
      <w:r w:rsidRPr="008B12AB">
        <w:t xml:space="preserve">, este método no es idempotente, lo que significa que múltiples peticiones idénticas darán como resultado la creación de múltiples recursos (por </w:t>
      </w:r>
      <w:r w:rsidRPr="008B12AB">
        <w:lastRenderedPageBreak/>
        <w:t>ejemplo, generar varios pedido</w:t>
      </w:r>
      <w:r>
        <w:t>s</w:t>
      </w:r>
      <w:r w:rsidRPr="008B12AB">
        <w:t xml:space="preserve"> si el usuario presiona el botón repetidamente).</w:t>
      </w:r>
      <w:r>
        <w:t xml:space="preserve"> </w:t>
      </w:r>
      <w:sdt>
        <w:sdtPr>
          <w:id w:val="-1527943286"/>
          <w:citation/>
        </w:sdtPr>
        <w:sdtEndPr/>
        <w:sdtContent>
          <w:r>
            <w:fldChar w:fldCharType="begin"/>
          </w:r>
          <w:r>
            <w:instrText xml:space="preserve"> CITATION Amo13 \l 2058 </w:instrText>
          </w:r>
          <w:r>
            <w:fldChar w:fldCharType="separate"/>
          </w:r>
          <w:r>
            <w:rPr>
              <w:noProof/>
            </w:rPr>
            <w:t>[37]</w:t>
          </w:r>
          <w:r>
            <w:fldChar w:fldCharType="end"/>
          </w:r>
        </w:sdtContent>
      </w:sdt>
      <w:r>
        <w:t xml:space="preserve"> Por ejemplo, en este proyecto se podría aplicar a la acción en la</w:t>
      </w:r>
      <w:r w:rsidRPr="008B12AB">
        <w:t xml:space="preserve"> que el servidor asig</w:t>
      </w:r>
      <w:r>
        <w:t>na</w:t>
      </w:r>
      <w:r w:rsidRPr="008B12AB">
        <w:t xml:space="preserve"> un identificador único y gestion</w:t>
      </w:r>
      <w:r>
        <w:t>a</w:t>
      </w:r>
      <w:r w:rsidRPr="008B12AB">
        <w:t xml:space="preserve"> el almacenamiento del registro inicial.</w:t>
      </w:r>
      <w:r>
        <w:t xml:space="preserve"> Este método necesita, de igual manera que el método PUT, un envío de información, en cualquier caso </w:t>
      </w:r>
      <w:sdt>
        <w:sdtPr>
          <w:id w:val="-961957122"/>
          <w:citation/>
        </w:sdtPr>
        <w:sdtEndPr/>
        <w:sdtContent>
          <w:r>
            <w:fldChar w:fldCharType="begin"/>
          </w:r>
          <w:r w:rsidR="00450EA8">
            <w:instrText xml:space="preserve">CITATION Moz2 \l 2058 </w:instrText>
          </w:r>
          <w:r>
            <w:fldChar w:fldCharType="separate"/>
          </w:r>
          <w:r>
            <w:rPr>
              <w:noProof/>
            </w:rPr>
            <w:t>[41]</w:t>
          </w:r>
          <w:r>
            <w:fldChar w:fldCharType="end"/>
          </w:r>
        </w:sdtContent>
      </w:sdt>
      <w:r>
        <w:t>.</w:t>
      </w:r>
    </w:p>
    <w:p w14:paraId="0BEC4F52" w14:textId="77777777" w:rsidR="00022F9F" w:rsidRPr="00223DDA" w:rsidRDefault="00022F9F" w:rsidP="00022F9F">
      <w:pPr>
        <w:pStyle w:val="Ttulo2"/>
      </w:pPr>
      <w:bookmarkStart w:id="48" w:name="_Toc223622623"/>
      <w:bookmarkStart w:id="49" w:name="_Toc229993912"/>
      <w:r w:rsidRPr="00223DDA">
        <w:t>2.4. Gestión y Persistencia de Datos</w:t>
      </w:r>
      <w:bookmarkEnd w:id="48"/>
      <w:bookmarkEnd w:id="49"/>
    </w:p>
    <w:p w14:paraId="03ABB344" w14:textId="77777777" w:rsidR="00022F9F" w:rsidRDefault="00022F9F" w:rsidP="00022F9F">
      <w:pPr>
        <w:pStyle w:val="Ttulo3"/>
      </w:pPr>
      <w:bookmarkStart w:id="50" w:name="_Toc223622624"/>
      <w:bookmarkStart w:id="51" w:name="_Toc229993913"/>
      <w:r>
        <w:t>2.4.1 Base de datos relacional</w:t>
      </w:r>
      <w:bookmarkEnd w:id="50"/>
      <w:bookmarkEnd w:id="51"/>
    </w:p>
    <w:p w14:paraId="6D08ED33" w14:textId="77777777" w:rsidR="00022F9F" w:rsidRDefault="00022F9F" w:rsidP="00022F9F">
      <w:r>
        <w:t>Es una base que almacena y organiza puntos de datos con relaciones previamente definidas en tablas para poder tener un acceso veloz a estas, esto gracias a la estructuración de los datos mediante filas y columnas, siendo esta una de las más utilizadas por su flexibilidad y eficacia al momento de usarlas.</w:t>
      </w:r>
    </w:p>
    <w:p w14:paraId="0A80B1E5" w14:textId="2F5A115F" w:rsidR="00022F9F" w:rsidRDefault="00022F9F" w:rsidP="00022F9F">
      <w:r>
        <w:t>Estas bases son usadas para comprender el lenguaje de consulta estructurado, esto para almacenar, manipular y recuperar datos, existe un lenguaje para definición de datos y uno para manipularlos.</w:t>
      </w:r>
      <w:sdt>
        <w:sdtPr>
          <w:id w:val="-1640409018"/>
          <w:citation/>
        </w:sdtPr>
        <w:sdtEndPr/>
        <w:sdtContent>
          <w:r>
            <w:fldChar w:fldCharType="begin"/>
          </w:r>
          <w:r w:rsidR="00450EA8">
            <w:instrText xml:space="preserve">CITATION IBM26 \l 2058 </w:instrText>
          </w:r>
          <w:r>
            <w:fldChar w:fldCharType="separate"/>
          </w:r>
          <w:r>
            <w:rPr>
              <w:noProof/>
            </w:rPr>
            <w:t xml:space="preserve"> [42]</w:t>
          </w:r>
          <w:r>
            <w:fldChar w:fldCharType="end"/>
          </w:r>
        </w:sdtContent>
      </w:sdt>
    </w:p>
    <w:p w14:paraId="0635551E" w14:textId="77777777" w:rsidR="00022F9F" w:rsidRPr="00223DDA" w:rsidRDefault="00022F9F" w:rsidP="00022F9F">
      <w:pPr>
        <w:pStyle w:val="Ttulo3"/>
      </w:pPr>
      <w:bookmarkStart w:id="52" w:name="_Toc223622625"/>
      <w:bookmarkStart w:id="53" w:name="_Toc229993914"/>
      <w:r w:rsidRPr="00223DDA">
        <w:t>2.</w:t>
      </w:r>
      <w:r>
        <w:t>4</w:t>
      </w:r>
      <w:r w:rsidRPr="00223DDA">
        <w:t>.</w:t>
      </w:r>
      <w:r>
        <w:t>2</w:t>
      </w:r>
      <w:r w:rsidRPr="00223DDA">
        <w:t xml:space="preserve"> Normalización de bases de datos</w:t>
      </w:r>
      <w:bookmarkEnd w:id="52"/>
      <w:bookmarkEnd w:id="53"/>
    </w:p>
    <w:p w14:paraId="470F18D8" w14:textId="0CFF6837" w:rsidR="00022F9F" w:rsidRDefault="00022F9F" w:rsidP="00022F9F">
      <w:r w:rsidRPr="001D113B">
        <w:t>La normalización de </w:t>
      </w:r>
      <w:r>
        <w:t>bases de datos</w:t>
      </w:r>
      <w:r w:rsidRPr="001D113B">
        <w:t xml:space="preserve"> es un proceso de diseño de bases de datos que organiza los datos en estructuras de tablas específicas. Ayuda a mejorar la </w:t>
      </w:r>
      <w:r>
        <w:t>integridad de los datos y</w:t>
      </w:r>
      <w:r w:rsidRPr="001D113B">
        <w:t xml:space="preserve"> prevenir anomalías en los datos</w:t>
      </w:r>
      <w:r>
        <w:t xml:space="preserve"> </w:t>
      </w:r>
      <w:sdt>
        <w:sdtPr>
          <w:id w:val="1143547150"/>
          <w:citation/>
        </w:sdtPr>
        <w:sdtEndPr/>
        <w:sdtContent>
          <w:r>
            <w:fldChar w:fldCharType="begin"/>
          </w:r>
          <w:r w:rsidR="00450EA8">
            <w:instrText xml:space="preserve">CITATION Ali26 \l 2058 </w:instrText>
          </w:r>
          <w:r>
            <w:fldChar w:fldCharType="separate"/>
          </w:r>
          <w:r>
            <w:rPr>
              <w:noProof/>
            </w:rPr>
            <w:t>[43]</w:t>
          </w:r>
          <w:r>
            <w:fldChar w:fldCharType="end"/>
          </w:r>
        </w:sdtContent>
      </w:sdt>
      <w:r w:rsidR="00147747">
        <w:t>.</w:t>
      </w:r>
    </w:p>
    <w:p w14:paraId="2938F21C" w14:textId="77777777" w:rsidR="00022F9F" w:rsidRDefault="00022F9F" w:rsidP="00022F9F">
      <w:r>
        <w:t>Para que las tablas de nuestra BD estén normalizadas deben cumplir con las siguientes reglas;</w:t>
      </w:r>
    </w:p>
    <w:p w14:paraId="08ACD545" w14:textId="77777777" w:rsidR="00022F9F" w:rsidRDefault="00022F9F" w:rsidP="0016521C">
      <w:pPr>
        <w:pStyle w:val="Prrafodelista"/>
        <w:numPr>
          <w:ilvl w:val="0"/>
          <w:numId w:val="2"/>
        </w:numPr>
      </w:pPr>
      <w:r>
        <w:t>Cada tabla debe tener un nombre único</w:t>
      </w:r>
    </w:p>
    <w:p w14:paraId="697E7B46" w14:textId="45AAE8D7" w:rsidR="00022F9F" w:rsidRDefault="00022F9F" w:rsidP="0016521C">
      <w:pPr>
        <w:pStyle w:val="Prrafodelista"/>
        <w:numPr>
          <w:ilvl w:val="0"/>
          <w:numId w:val="2"/>
        </w:numPr>
      </w:pPr>
      <w:r>
        <w:t>No pu</w:t>
      </w:r>
      <w:r w:rsidR="00B17203">
        <w:t>ede</w:t>
      </w:r>
      <w:r>
        <w:t xml:space="preserve"> haber 2 filas iguales </w:t>
      </w:r>
    </w:p>
    <w:p w14:paraId="344C2A03" w14:textId="0741ED60" w:rsidR="00022F9F" w:rsidRDefault="00022F9F" w:rsidP="0016521C">
      <w:pPr>
        <w:pStyle w:val="Prrafodelista"/>
        <w:numPr>
          <w:ilvl w:val="0"/>
          <w:numId w:val="2"/>
        </w:numPr>
      </w:pPr>
      <w:r>
        <w:t xml:space="preserve">No se permiten duplicados </w:t>
      </w:r>
      <w:sdt>
        <w:sdtPr>
          <w:id w:val="-1373456700"/>
          <w:citation/>
        </w:sdtPr>
        <w:sdtEndPr/>
        <w:sdtContent>
          <w:r>
            <w:fldChar w:fldCharType="begin"/>
          </w:r>
          <w:r>
            <w:instrText xml:space="preserve">CITATION Orl20 \l 2058 </w:instrText>
          </w:r>
          <w:r>
            <w:fldChar w:fldCharType="separate"/>
          </w:r>
          <w:r>
            <w:rPr>
              <w:noProof/>
            </w:rPr>
            <w:t>[44]</w:t>
          </w:r>
          <w:r>
            <w:fldChar w:fldCharType="end"/>
          </w:r>
        </w:sdtContent>
      </w:sdt>
      <w:r w:rsidR="00147747">
        <w:t>.</w:t>
      </w:r>
    </w:p>
    <w:p w14:paraId="68F4790C" w14:textId="0AA8DDA3" w:rsidR="00022F9F" w:rsidRPr="001D113B" w:rsidRDefault="00022F9F" w:rsidP="00022F9F">
      <w:r w:rsidRPr="003C38B5">
        <w:t>Debemos considerar la creación de tablas y las reglas que se usan para definir las relaciones, estas reglas son diseñadas para proteger los datos y para que la base de datos sea flexible con el fin de eliminar redundancias y dependencias incoherentes</w:t>
      </w:r>
      <w:sdt>
        <w:sdtPr>
          <w:id w:val="-273875753"/>
          <w:citation/>
        </w:sdtPr>
        <w:sdtEndPr/>
        <w:sdtContent>
          <w:r>
            <w:fldChar w:fldCharType="begin"/>
          </w:r>
          <w:r>
            <w:instrText xml:space="preserve"> CITATION Abr02 \l 2058 </w:instrText>
          </w:r>
          <w:r>
            <w:fldChar w:fldCharType="separate"/>
          </w:r>
          <w:r>
            <w:rPr>
              <w:noProof/>
            </w:rPr>
            <w:t xml:space="preserve"> [45]</w:t>
          </w:r>
          <w:r>
            <w:fldChar w:fldCharType="end"/>
          </w:r>
        </w:sdtContent>
      </w:sdt>
      <w:r w:rsidR="00147747">
        <w:t>.</w:t>
      </w:r>
    </w:p>
    <w:p w14:paraId="7FA2CC33" w14:textId="506D4F81" w:rsidR="0038460E" w:rsidRDefault="00D40E1F" w:rsidP="00D40E1F">
      <w:pPr>
        <w:pStyle w:val="Ttulo3"/>
      </w:pPr>
      <w:bookmarkStart w:id="54" w:name="_Toc229993915"/>
      <w:r>
        <w:t>2.4.</w:t>
      </w:r>
      <w:r w:rsidR="003F6D9C">
        <w:t>3</w:t>
      </w:r>
      <w:r>
        <w:t>. Modelo entidad relación</w:t>
      </w:r>
      <w:bookmarkEnd w:id="54"/>
    </w:p>
    <w:p w14:paraId="6EF22CD2" w14:textId="4909B63C" w:rsidR="007778F7" w:rsidRDefault="007778F7" w:rsidP="007778F7">
      <w:r>
        <w:t xml:space="preserve">Es una representación </w:t>
      </w:r>
      <w:r w:rsidR="00B40556">
        <w:t xml:space="preserve">visual </w:t>
      </w:r>
      <w:r>
        <w:t xml:space="preserve">de </w:t>
      </w:r>
      <w:r w:rsidR="00B40556">
        <w:t xml:space="preserve">cómo los elementos de una base de datos se relacionan entre </w:t>
      </w:r>
      <w:r w:rsidR="001D5041">
        <w:t xml:space="preserve">sí, utilizan </w:t>
      </w:r>
      <w:r w:rsidR="000131CA">
        <w:t>un conjunt</w:t>
      </w:r>
      <w:r w:rsidR="00CE5026">
        <w:t xml:space="preserve">o </w:t>
      </w:r>
      <w:r w:rsidR="000131CA">
        <w:t xml:space="preserve">de </w:t>
      </w:r>
      <w:r w:rsidR="000C0D10">
        <w:t>símbolos c</w:t>
      </w:r>
      <w:r w:rsidR="00FA369E">
        <w:t>o</w:t>
      </w:r>
      <w:r w:rsidR="000C0D10">
        <w:t>mo</w:t>
      </w:r>
      <w:r w:rsidR="00CE5026">
        <w:t xml:space="preserve"> rectángulos, óvalos y diamantes que funcionan </w:t>
      </w:r>
      <w:r w:rsidR="00DD7734">
        <w:t>como líneas de conexión</w:t>
      </w:r>
      <w:r w:rsidR="00895998">
        <w:t>.</w:t>
      </w:r>
      <w:r w:rsidR="00C63BA2">
        <w:t xml:space="preserve"> </w:t>
      </w:r>
      <w:r w:rsidR="00D9176A">
        <w:t>Este model</w:t>
      </w:r>
      <w:r w:rsidR="00B17203">
        <w:t>o</w:t>
      </w:r>
      <w:r w:rsidR="00D9176A">
        <w:t xml:space="preserve"> </w:t>
      </w:r>
      <w:r w:rsidR="005039FC">
        <w:t>cuenta con persona</w:t>
      </w:r>
      <w:r w:rsidR="009A577F">
        <w:t>s o roles</w:t>
      </w:r>
      <w:r w:rsidR="00EE390B">
        <w:t xml:space="preserve"> (</w:t>
      </w:r>
      <w:r w:rsidR="00482F3A">
        <w:t>e</w:t>
      </w:r>
      <w:r w:rsidR="00EE390B">
        <w:t>studiantes, vendedores, ejecu</w:t>
      </w:r>
      <w:r w:rsidR="00482F3A">
        <w:t>tivos o clientes), eventos</w:t>
      </w:r>
      <w:r w:rsidR="00836B63">
        <w:t xml:space="preserve"> (suscripciones </w:t>
      </w:r>
      <w:r w:rsidR="00527AA0">
        <w:t xml:space="preserve">o transacciones), </w:t>
      </w:r>
      <w:r w:rsidR="00005327">
        <w:t xml:space="preserve">objetos (productos, facturas o correos </w:t>
      </w:r>
      <w:r w:rsidR="00821EEF">
        <w:t>electrónicos).</w:t>
      </w:r>
    </w:p>
    <w:p w14:paraId="44007276" w14:textId="485C9AB9" w:rsidR="00446A6F" w:rsidRDefault="00E6670D" w:rsidP="0016521C">
      <w:pPr>
        <w:pStyle w:val="Prrafodelista"/>
        <w:numPr>
          <w:ilvl w:val="0"/>
          <w:numId w:val="3"/>
        </w:numPr>
      </w:pPr>
      <w:r>
        <w:t xml:space="preserve">Relación uno a uno (1:1): </w:t>
      </w:r>
      <w:r w:rsidR="00DE14F1">
        <w:t>S</w:t>
      </w:r>
      <w:r w:rsidR="00894337">
        <w:t xml:space="preserve">olo puede ser </w:t>
      </w:r>
      <w:r w:rsidR="00412ACF">
        <w:t>referenciado por un registro en la otra entidad</w:t>
      </w:r>
      <w:r w:rsidR="006549E5">
        <w:t xml:space="preserve"> por lo tanto </w:t>
      </w:r>
      <w:r w:rsidR="00CC3376">
        <w:t xml:space="preserve">solo uno pertenece al otro y viceversa </w:t>
      </w:r>
    </w:p>
    <w:p w14:paraId="75625438" w14:textId="293C8FB6" w:rsidR="00CC3376" w:rsidRDefault="001853F5" w:rsidP="0016521C">
      <w:pPr>
        <w:pStyle w:val="Prrafodelista"/>
        <w:numPr>
          <w:ilvl w:val="0"/>
          <w:numId w:val="3"/>
        </w:numPr>
      </w:pPr>
      <w:r>
        <w:t xml:space="preserve">Relación uno a muchos (1:M) </w:t>
      </w:r>
      <w:r w:rsidR="00EE26D6">
        <w:t xml:space="preserve">Un registro de una entidad </w:t>
      </w:r>
      <w:r w:rsidR="00DA0AB2">
        <w:t xml:space="preserve">se relaciona con </w:t>
      </w:r>
      <w:r w:rsidR="00F07AC6">
        <w:t>múltiples</w:t>
      </w:r>
      <w:r w:rsidR="00DA0AB2">
        <w:t xml:space="preserve"> registros en otra entidad </w:t>
      </w:r>
    </w:p>
    <w:p w14:paraId="2A55D314" w14:textId="1108CDD1" w:rsidR="005B47C1" w:rsidRDefault="00D6301A" w:rsidP="0016521C">
      <w:pPr>
        <w:pStyle w:val="Prrafodelista"/>
        <w:numPr>
          <w:ilvl w:val="0"/>
          <w:numId w:val="3"/>
        </w:numPr>
      </w:pPr>
      <w:r>
        <w:t xml:space="preserve">Relación de muchos a muchos </w:t>
      </w:r>
      <w:r w:rsidR="00DE14F1">
        <w:t xml:space="preserve">(M:M): </w:t>
      </w:r>
      <w:r w:rsidR="00127B98">
        <w:t>Se pueden conectar uno o más registros dentro de ambas entidades o sea que se pueden tener muchas relac</w:t>
      </w:r>
      <w:r w:rsidR="00883C02">
        <w:t xml:space="preserve">iones </w:t>
      </w:r>
      <w:sdt>
        <w:sdtPr>
          <w:id w:val="-877626285"/>
          <w:citation/>
        </w:sdtPr>
        <w:sdtEndPr/>
        <w:sdtContent>
          <w:r w:rsidR="00AB414C">
            <w:fldChar w:fldCharType="begin"/>
          </w:r>
          <w:r w:rsidR="008924AB">
            <w:instrText xml:space="preserve">CITATION IBM \l 2058 </w:instrText>
          </w:r>
          <w:r w:rsidR="00AB414C">
            <w:fldChar w:fldCharType="separate"/>
          </w:r>
          <w:r>
            <w:rPr>
              <w:noProof/>
            </w:rPr>
            <w:t>[46]</w:t>
          </w:r>
          <w:r w:rsidR="00AB414C">
            <w:fldChar w:fldCharType="end"/>
          </w:r>
        </w:sdtContent>
      </w:sdt>
    </w:p>
    <w:p w14:paraId="583B8F88" w14:textId="1904CD7E" w:rsidR="00895998" w:rsidRPr="007778F7" w:rsidRDefault="00786C1A" w:rsidP="007778F7">
      <w:r>
        <w:t xml:space="preserve">Los diagramas entidad-relación </w:t>
      </w:r>
      <w:r w:rsidR="00655CCE">
        <w:t xml:space="preserve">se </w:t>
      </w:r>
      <w:r w:rsidR="00E37A5C">
        <w:t>emplean para diseñar bases de datos relacionales</w:t>
      </w:r>
      <w:r w:rsidR="00064B60">
        <w:t>, también nos ayuda</w:t>
      </w:r>
      <w:r w:rsidR="00D26C7A">
        <w:t xml:space="preserve"> a analizar bases de datos existentes con el fin de encontrar </w:t>
      </w:r>
      <w:r w:rsidR="007D6E0A">
        <w:t xml:space="preserve">problemas de lógicas o </w:t>
      </w:r>
      <w:r w:rsidR="007D6E0A">
        <w:lastRenderedPageBreak/>
        <w:t>implementación</w:t>
      </w:r>
      <w:r w:rsidR="00600511">
        <w:t xml:space="preserve">. Los modelos entidad relación pueden ser útiles para analizar </w:t>
      </w:r>
      <w:r w:rsidR="00DE7131">
        <w:t>datos que se emplean en investigaciones</w:t>
      </w:r>
      <w:r w:rsidR="00220CA5">
        <w:t>.</w:t>
      </w:r>
      <w:r w:rsidR="00631ABC">
        <w:t xml:space="preserve"> </w:t>
      </w:r>
      <w:sdt>
        <w:sdtPr>
          <w:id w:val="1628511047"/>
          <w:citation/>
        </w:sdtPr>
        <w:sdtEndPr/>
        <w:sdtContent>
          <w:r w:rsidR="00631ABC">
            <w:fldChar w:fldCharType="begin"/>
          </w:r>
          <w:r w:rsidR="008924AB">
            <w:instrText xml:space="preserve">CITATION UNI24 \l 2058 </w:instrText>
          </w:r>
          <w:r w:rsidR="00631ABC">
            <w:fldChar w:fldCharType="separate"/>
          </w:r>
          <w:r>
            <w:rPr>
              <w:noProof/>
            </w:rPr>
            <w:t>[47]</w:t>
          </w:r>
          <w:r w:rsidR="00631ABC">
            <w:fldChar w:fldCharType="end"/>
          </w:r>
        </w:sdtContent>
      </w:sdt>
    </w:p>
    <w:p w14:paraId="05D4B7E6" w14:textId="1112845D" w:rsidR="00022F9F" w:rsidRPr="00E1509E" w:rsidRDefault="00022F9F" w:rsidP="00022F9F">
      <w:pPr>
        <w:pStyle w:val="Ttulo3"/>
      </w:pPr>
      <w:bookmarkStart w:id="55" w:name="_Toc223622626"/>
      <w:bookmarkStart w:id="56" w:name="_Toc229993916"/>
      <w:r w:rsidRPr="00E1509E">
        <w:t>2.</w:t>
      </w:r>
      <w:r>
        <w:t>4.</w:t>
      </w:r>
      <w:r w:rsidR="003F6D9C">
        <w:t>4</w:t>
      </w:r>
      <w:r w:rsidRPr="00E1509E">
        <w:t xml:space="preserve"> MySQL</w:t>
      </w:r>
      <w:bookmarkEnd w:id="55"/>
      <w:bookmarkEnd w:id="56"/>
    </w:p>
    <w:p w14:paraId="25BC7B0B" w14:textId="6BE8A943" w:rsidR="00AE0524" w:rsidRDefault="00022F9F" w:rsidP="00AE0524">
      <w:r w:rsidRPr="00154AD0">
        <w:t>MySQL es un s</w:t>
      </w:r>
      <w:r>
        <w:t>istema de gestión de bases de datos relacionales (RDBMS) de código abierto basado en SQL, este es destacado por su arquitectura cliente-servidor siendo una parte clave en (Linux, Apache), MySQL organiza los datos en tablas mediante claves primarias y foráneas, esto para reducir la redundancia de datos y poder encontrar los más fácil.</w:t>
      </w:r>
      <w:r w:rsidR="00B74BD0">
        <w:t xml:space="preserve"> </w:t>
      </w:r>
      <w:r>
        <w:t xml:space="preserve">MySQL tiene 2 funciones principales, almacenar toda la información en bases relacionales, y administrar todos los datos de manera sencilla, gracias a su interfaz visual </w:t>
      </w:r>
      <w:sdt>
        <w:sdtPr>
          <w:id w:val="-32734967"/>
          <w:citation/>
        </w:sdtPr>
        <w:sdtEndPr/>
        <w:sdtContent>
          <w:r>
            <w:fldChar w:fldCharType="begin"/>
          </w:r>
          <w:r w:rsidR="008924AB">
            <w:instrText xml:space="preserve">CITATION ING24 \l 2058 </w:instrText>
          </w:r>
          <w:r>
            <w:fldChar w:fldCharType="separate"/>
          </w:r>
          <w:r>
            <w:rPr>
              <w:noProof/>
            </w:rPr>
            <w:t>[48]</w:t>
          </w:r>
          <w:r>
            <w:fldChar w:fldCharType="end"/>
          </w:r>
        </w:sdtContent>
      </w:sdt>
      <w:r w:rsidR="00147747">
        <w:t>.</w:t>
      </w:r>
    </w:p>
    <w:p w14:paraId="6E05DD0C" w14:textId="75A08645" w:rsidR="00E02A9E" w:rsidRDefault="00E02A9E" w:rsidP="00E02A9E">
      <w:pPr>
        <w:pStyle w:val="Ttulo3"/>
      </w:pPr>
      <w:bookmarkStart w:id="57" w:name="_Toc229993917"/>
      <w:r>
        <w:t>2.4.</w:t>
      </w:r>
      <w:r w:rsidR="003F6D9C">
        <w:t>5</w:t>
      </w:r>
      <w:r>
        <w:t xml:space="preserve"> MariaDB</w:t>
      </w:r>
      <w:bookmarkEnd w:id="57"/>
    </w:p>
    <w:p w14:paraId="120E72CA" w14:textId="0A7B1865" w:rsidR="00E02A9E" w:rsidRDefault="00E16DAC" w:rsidP="00022F9F">
      <w:r>
        <w:t xml:space="preserve">Después de </w:t>
      </w:r>
      <w:r w:rsidR="00060059">
        <w:t xml:space="preserve">que MySQL fuera comprado por </w:t>
      </w:r>
      <w:proofErr w:type="spellStart"/>
      <w:r w:rsidR="00732F0C">
        <w:t>Sun</w:t>
      </w:r>
      <w:proofErr w:type="spellEnd"/>
      <w:r w:rsidR="00732F0C">
        <w:t xml:space="preserve"> Microsystems</w:t>
      </w:r>
      <w:r w:rsidR="00060059">
        <w:t xml:space="preserve"> </w:t>
      </w:r>
      <w:r w:rsidR="00732F0C">
        <w:t xml:space="preserve">(la cual sería comprada por Oracle posteriormente en </w:t>
      </w:r>
      <w:r w:rsidR="0029357B">
        <w:t>2010</w:t>
      </w:r>
      <w:r w:rsidR="00732F0C">
        <w:t xml:space="preserve">) </w:t>
      </w:r>
      <w:r w:rsidR="00060059">
        <w:t>en 2008</w:t>
      </w:r>
      <w:r w:rsidR="00EE025B">
        <w:t xml:space="preserve"> </w:t>
      </w:r>
      <w:sdt>
        <w:sdtPr>
          <w:id w:val="-1049142617"/>
          <w:citation/>
        </w:sdtPr>
        <w:sdtEndPr/>
        <w:sdtContent>
          <w:r w:rsidR="00732F0C">
            <w:fldChar w:fldCharType="begin"/>
          </w:r>
          <w:r w:rsidR="00732F0C">
            <w:instrText xml:space="preserve"> CITATION ElP08 \l 2058 </w:instrText>
          </w:r>
          <w:r w:rsidR="00732F0C">
            <w:fldChar w:fldCharType="separate"/>
          </w:r>
          <w:r>
            <w:rPr>
              <w:noProof/>
            </w:rPr>
            <w:t>[49]</w:t>
          </w:r>
          <w:r w:rsidR="00732F0C">
            <w:fldChar w:fldCharType="end"/>
          </w:r>
        </w:sdtContent>
      </w:sdt>
      <w:r w:rsidR="00060059">
        <w:t xml:space="preserve">, el creador de MySQL Michael Widenius </w:t>
      </w:r>
      <w:r w:rsidR="004D5FB4">
        <w:t xml:space="preserve">creó un </w:t>
      </w:r>
      <w:proofErr w:type="spellStart"/>
      <w:r w:rsidR="004D5FB4">
        <w:t>fork</w:t>
      </w:r>
      <w:proofErr w:type="spellEnd"/>
      <w:r w:rsidR="004D5FB4">
        <w:t xml:space="preserve"> (creación</w:t>
      </w:r>
      <w:r w:rsidR="004D5FB4" w:rsidRPr="004D5FB4">
        <w:t xml:space="preserve"> de una copia que evoluciona de manera independiente</w:t>
      </w:r>
      <w:r w:rsidR="00EE025B">
        <w:t xml:space="preserve">) debido a su visión de mantener una versión de MySQL de código abierto </w:t>
      </w:r>
      <w:sdt>
        <w:sdtPr>
          <w:id w:val="-1855801769"/>
          <w:citation/>
        </w:sdtPr>
        <w:sdtEndPr/>
        <w:sdtContent>
          <w:r w:rsidR="00EF40F3">
            <w:fldChar w:fldCharType="begin"/>
          </w:r>
          <w:r w:rsidR="00EF40F3">
            <w:instrText xml:space="preserve"> CITATION Mar26 \l 2058 </w:instrText>
          </w:r>
          <w:r w:rsidR="00EF40F3">
            <w:fldChar w:fldCharType="separate"/>
          </w:r>
          <w:r>
            <w:rPr>
              <w:noProof/>
            </w:rPr>
            <w:t>[50]</w:t>
          </w:r>
          <w:r w:rsidR="00EF40F3">
            <w:fldChar w:fldCharType="end"/>
          </w:r>
        </w:sdtContent>
      </w:sdt>
      <w:r w:rsidR="00C46E17">
        <w:t>.</w:t>
      </w:r>
    </w:p>
    <w:p w14:paraId="32AB7624" w14:textId="4A4AADE3" w:rsidR="00496EBF" w:rsidRDefault="00496EBF" w:rsidP="00022F9F">
      <w:r>
        <w:t xml:space="preserve">Además, </w:t>
      </w:r>
      <w:r w:rsidR="00EE1DA8">
        <w:t xml:space="preserve">MariaDB </w:t>
      </w:r>
      <w:r w:rsidR="00C46E17">
        <w:t xml:space="preserve">se encuentra </w:t>
      </w:r>
      <w:r w:rsidR="00BA14ED">
        <w:t xml:space="preserve">en el lugar número 13 en el ranking de motores de base de datos </w:t>
      </w:r>
      <w:sdt>
        <w:sdtPr>
          <w:id w:val="1634370004"/>
          <w:citation/>
        </w:sdtPr>
        <w:sdtEndPr/>
        <w:sdtContent>
          <w:r w:rsidR="003A73D4">
            <w:fldChar w:fldCharType="begin"/>
          </w:r>
          <w:r w:rsidR="003A73D4">
            <w:instrText xml:space="preserve"> CITATION DBE26 \l 2058 </w:instrText>
          </w:r>
          <w:r w:rsidR="003A73D4">
            <w:fldChar w:fldCharType="separate"/>
          </w:r>
          <w:r>
            <w:rPr>
              <w:noProof/>
            </w:rPr>
            <w:t>[51]</w:t>
          </w:r>
          <w:r w:rsidR="003A73D4">
            <w:fldChar w:fldCharType="end"/>
          </w:r>
        </w:sdtContent>
      </w:sdt>
      <w:r w:rsidR="004329FF">
        <w:t xml:space="preserve"> y al tener un</w:t>
      </w:r>
      <w:r w:rsidR="00787768">
        <w:t>a licencia GNU 2.0 (</w:t>
      </w:r>
      <w:proofErr w:type="spellStart"/>
      <w:r w:rsidR="00787768">
        <w:t>Lice</w:t>
      </w:r>
      <w:r w:rsidR="00047759">
        <w:t>nse</w:t>
      </w:r>
      <w:proofErr w:type="spellEnd"/>
      <w:r w:rsidR="00047759">
        <w:t xml:space="preserve"> General Public por sus siglas en inglés)</w:t>
      </w:r>
      <w:r w:rsidR="0067154D">
        <w:t xml:space="preserve"> permite</w:t>
      </w:r>
      <w:r w:rsidR="00212498">
        <w:t xml:space="preserve"> </w:t>
      </w:r>
      <w:r w:rsidR="007B6E6F" w:rsidRPr="007B6E6F">
        <w:t>su uso, modificación y distribución de forma libre y gratuita.</w:t>
      </w:r>
      <w:r w:rsidR="007B6E6F">
        <w:t xml:space="preserve"> </w:t>
      </w:r>
      <w:sdt>
        <w:sdtPr>
          <w:id w:val="644082574"/>
          <w:citation/>
        </w:sdtPr>
        <w:sdtEndPr/>
        <w:sdtContent>
          <w:r w:rsidR="00165DD0">
            <w:fldChar w:fldCharType="begin"/>
          </w:r>
          <w:r w:rsidR="00165DD0">
            <w:instrText xml:space="preserve"> CITATION Ope26 \l 2058 </w:instrText>
          </w:r>
          <w:r w:rsidR="00165DD0">
            <w:fldChar w:fldCharType="separate"/>
          </w:r>
          <w:r>
            <w:rPr>
              <w:noProof/>
            </w:rPr>
            <w:t>[52]</w:t>
          </w:r>
          <w:r w:rsidR="00165DD0">
            <w:fldChar w:fldCharType="end"/>
          </w:r>
        </w:sdtContent>
      </w:sdt>
      <w:r w:rsidR="00220587">
        <w:t xml:space="preserve"> </w:t>
      </w:r>
      <w:r w:rsidR="007B6E6F" w:rsidRPr="007B6E6F">
        <w:t xml:space="preserve">Para los fines de este proyecto, adoptar una tecnología bajo esta licencia asegura la viabilidad económica del prototipo a largo plazo, garantizando un motor de base de datos relacional robusto para almacenar la información del repartidor, el estatus del pedido y los datos del usuario, sin el riesgo de depender de corporaciones privadas o </w:t>
      </w:r>
      <w:r w:rsidR="00220587">
        <w:t>caer</w:t>
      </w:r>
      <w:r w:rsidR="007B6E6F" w:rsidRPr="007B6E6F">
        <w:t xml:space="preserve"> en costos de licenciamiento</w:t>
      </w:r>
      <w:r w:rsidR="00220587">
        <w:t xml:space="preserve"> a la hora de la </w:t>
      </w:r>
      <w:r w:rsidR="00E41205">
        <w:t>escalabilidad</w:t>
      </w:r>
      <w:r w:rsidR="00220587">
        <w:t>.</w:t>
      </w:r>
    </w:p>
    <w:p w14:paraId="7D63E094" w14:textId="718DFF7C" w:rsidR="00410F58" w:rsidRDefault="00410F58" w:rsidP="00410F58">
      <w:pPr>
        <w:pStyle w:val="Ttulo2"/>
      </w:pPr>
      <w:bookmarkStart w:id="58" w:name="_Toc229993918"/>
      <w:r>
        <w:t xml:space="preserve">2.5 </w:t>
      </w:r>
      <w:r w:rsidR="00535708">
        <w:t xml:space="preserve">Algoritmo de búsqueda y </w:t>
      </w:r>
      <w:r w:rsidR="00D15794">
        <w:t>heurística</w:t>
      </w:r>
      <w:bookmarkEnd w:id="58"/>
    </w:p>
    <w:p w14:paraId="64F7BACA" w14:textId="7C25E558" w:rsidR="00D15794" w:rsidRDefault="00D15794" w:rsidP="00D15794">
      <w:pPr>
        <w:pStyle w:val="Ttulo3"/>
      </w:pPr>
      <w:bookmarkStart w:id="59" w:name="_Toc229993919"/>
      <w:r>
        <w:t>2.5.1 Grafos</w:t>
      </w:r>
      <w:bookmarkEnd w:id="59"/>
    </w:p>
    <w:p w14:paraId="169BFBA2" w14:textId="2F5B58E0" w:rsidR="00054A87" w:rsidRDefault="0067175A" w:rsidP="00054A87">
      <w:r>
        <w:t xml:space="preserve">La teoría de grafos se </w:t>
      </w:r>
      <w:r w:rsidR="003D2C68">
        <w:t>inicia debido a un problema famoso que data de 1736</w:t>
      </w:r>
      <w:r w:rsidR="00F2153D">
        <w:t xml:space="preserve"> resuelto por Leonhard Euler</w:t>
      </w:r>
      <w:r w:rsidR="00054A87">
        <w:t xml:space="preserve">, el cual planteaba la siguiente pregunta, en una ciudad con siete distintos </w:t>
      </w:r>
      <w:r w:rsidR="00CC327A">
        <w:t>puentes, ¿</w:t>
      </w:r>
      <w:r w:rsidR="00054A87">
        <w:t>será posible planear un paseo de manera que saliendo de casa cruce los siete puentes una sola vez cada uno antes de regresar a casa?</w:t>
      </w:r>
      <w:r w:rsidR="008D75A7">
        <w:t xml:space="preserve"> </w:t>
      </w:r>
      <w:r w:rsidR="004F7364">
        <w:t>S</w:t>
      </w:r>
      <w:r w:rsidR="008D75A7">
        <w:t xml:space="preserve">e </w:t>
      </w:r>
      <w:r w:rsidR="004F7364">
        <w:t>denomina</w:t>
      </w:r>
      <w:r w:rsidR="00462C0B">
        <w:t xml:space="preserve"> e</w:t>
      </w:r>
      <w:r w:rsidR="00462C0B" w:rsidRPr="00462C0B">
        <w:t>l problema de los puentes de Königsberg</w:t>
      </w:r>
      <w:r w:rsidR="00736CD2">
        <w:t xml:space="preserve"> </w:t>
      </w:r>
      <w:sdt>
        <w:sdtPr>
          <w:id w:val="1045958416"/>
          <w:citation/>
        </w:sdtPr>
        <w:sdtEndPr/>
        <w:sdtContent>
          <w:r w:rsidR="00736CD2">
            <w:fldChar w:fldCharType="begin"/>
          </w:r>
          <w:r w:rsidR="00736CD2">
            <w:instrText xml:space="preserve"> CITATION App09 \l 2058 </w:instrText>
          </w:r>
          <w:r w:rsidR="00736CD2">
            <w:fldChar w:fldCharType="separate"/>
          </w:r>
          <w:r>
            <w:rPr>
              <w:noProof/>
            </w:rPr>
            <w:t>[53]</w:t>
          </w:r>
          <w:r w:rsidR="00736CD2">
            <w:fldChar w:fldCharType="end"/>
          </w:r>
        </w:sdtContent>
      </w:sdt>
      <w:r w:rsidR="00147747">
        <w:t>.</w:t>
      </w:r>
    </w:p>
    <w:p w14:paraId="17BC54C4" w14:textId="42C07635" w:rsidR="004F7364" w:rsidRDefault="004F7364" w:rsidP="00054A87">
      <w:r w:rsidRPr="004F7364">
        <w:t xml:space="preserve">Un grafo se define formalmente como un par ordenado </w:t>
      </w:r>
      <m:oMath>
        <m:r>
          <w:rPr>
            <w:rFonts w:ascii="Cambria Math" w:hAnsi="Cambria Math"/>
          </w:rPr>
          <m:t>G = (V, E)</m:t>
        </m:r>
      </m:oMath>
      <w:r w:rsidRPr="004F7364">
        <w:t xml:space="preserve">, donde </w:t>
      </w:r>
      <w:r w:rsidRPr="004F7364">
        <w:rPr>
          <w:i/>
          <w:iCs/>
        </w:rPr>
        <w:t>V</w:t>
      </w:r>
      <w:r w:rsidRPr="004F7364">
        <w:t xml:space="preserve"> representa un conjunto de vértices o nodos (puntos de intersección) y </w:t>
      </w:r>
      <w:r w:rsidRPr="004F7364">
        <w:rPr>
          <w:i/>
          <w:iCs/>
        </w:rPr>
        <w:t>E</w:t>
      </w:r>
      <w:r w:rsidRPr="004F7364">
        <w:t xml:space="preserve"> es un conjunto de aristas (rutas) que conectan dichos nodos</w:t>
      </w:r>
      <w:r w:rsidR="00815057">
        <w:t xml:space="preserve"> </w:t>
      </w:r>
      <w:sdt>
        <w:sdtPr>
          <w:id w:val="-1412458499"/>
          <w:citation/>
        </w:sdtPr>
        <w:sdtEndPr/>
        <w:sdtContent>
          <w:r w:rsidR="00815057">
            <w:fldChar w:fldCharType="begin"/>
          </w:r>
          <w:r w:rsidR="00815057">
            <w:instrText xml:space="preserve"> CITATION Mar13 \l 2058 </w:instrText>
          </w:r>
          <w:r w:rsidR="00815057">
            <w:fldChar w:fldCharType="separate"/>
          </w:r>
          <w:r w:rsidR="00B74BD0">
            <w:rPr>
              <w:noProof/>
            </w:rPr>
            <w:t>[54]</w:t>
          </w:r>
          <w:r w:rsidR="00815057">
            <w:fldChar w:fldCharType="end"/>
          </w:r>
        </w:sdtContent>
      </w:sdt>
      <w:r w:rsidR="00147747">
        <w:t>.</w:t>
      </w:r>
    </w:p>
    <w:p w14:paraId="6F07DBCD" w14:textId="52A14249" w:rsidR="008D75A7" w:rsidRDefault="004F487E" w:rsidP="00054A87">
      <w:r>
        <w:t xml:space="preserve">Además, existen grafos ponderados, los cuales </w:t>
      </w:r>
      <w:r w:rsidRPr="004F7364">
        <w:t>posee</w:t>
      </w:r>
      <w:r>
        <w:t>n</w:t>
      </w:r>
      <w:r w:rsidRPr="004F7364">
        <w:t xml:space="preserve"> un peso asociado </w:t>
      </w:r>
      <w:r>
        <w:t xml:space="preserve">a cada </w:t>
      </w:r>
      <w:r w:rsidR="00DB399E">
        <w:t>arista</w:t>
      </w:r>
      <w:r w:rsidR="00736CD2">
        <w:t xml:space="preserve"> como se observa en la ilustración 3</w:t>
      </w:r>
      <w:r w:rsidR="00DB399E">
        <w:t xml:space="preserve">. Este peso </w:t>
      </w:r>
      <w:r w:rsidR="004E0AAA">
        <w:t xml:space="preserve">ayuda al cálculo de “costos” que se recorre en el grafo. </w:t>
      </w:r>
      <w:r w:rsidR="004F7364" w:rsidRPr="004F7364">
        <w:t xml:space="preserve">En el contexto de este proyecto, el grafo </w:t>
      </w:r>
      <w:r w:rsidR="004E0AAA">
        <w:t>a utilizar es</w:t>
      </w:r>
      <w:r w:rsidR="004F7364" w:rsidRPr="004F7364">
        <w:t xml:space="preserve"> ponderado, ya que cada arista</w:t>
      </w:r>
      <w:r w:rsidR="004E0AAA">
        <w:t xml:space="preserve"> representa la distancia física entre diferentes puntos del mapa. </w:t>
      </w:r>
    </w:p>
    <w:p w14:paraId="1E769956" w14:textId="0312BCF2" w:rsidR="00461C82" w:rsidRPr="00B74003" w:rsidRDefault="00461C82" w:rsidP="00054A87"/>
    <w:p w14:paraId="0F0F8214" w14:textId="55943F8D" w:rsidR="00D15794" w:rsidRDefault="00D15794" w:rsidP="00D15794">
      <w:pPr>
        <w:pStyle w:val="Ttulo3"/>
      </w:pPr>
      <w:bookmarkStart w:id="60" w:name="_Toc229993920"/>
      <w:r>
        <w:lastRenderedPageBreak/>
        <w:t>2.5.2 Algoritmos de búsqueda</w:t>
      </w:r>
      <w:bookmarkEnd w:id="60"/>
    </w:p>
    <w:p w14:paraId="17973C15" w14:textId="4F63726E" w:rsidR="00D4556B" w:rsidRDefault="00113550" w:rsidP="007343D8">
      <w:r>
        <w:t xml:space="preserve">Se define </w:t>
      </w:r>
      <w:r w:rsidR="00143CBF">
        <w:t>a</w:t>
      </w:r>
      <w:r>
        <w:t xml:space="preserve"> un algoritmo de búsqueda </w:t>
      </w:r>
      <w:r w:rsidR="00143CBF">
        <w:t>como</w:t>
      </w:r>
      <w:r>
        <w:t xml:space="preserve"> un conjunto de</w:t>
      </w:r>
      <w:r w:rsidR="00143CBF">
        <w:t xml:space="preserve"> </w:t>
      </w:r>
      <w:r>
        <w:t xml:space="preserve">instrucciones que están diseñadas para localizar un elemento </w:t>
      </w:r>
      <w:r w:rsidR="00143CBF">
        <w:t xml:space="preserve">en específico </w:t>
      </w:r>
      <w:r>
        <w:t>dentro de una estructura de datos</w:t>
      </w:r>
      <w:r w:rsidR="00143CBF">
        <w:t xml:space="preserve">. </w:t>
      </w:r>
      <w:r w:rsidR="007F45AD">
        <w:t xml:space="preserve">Estos algoritmos se dividen en tres grupos principalmente: </w:t>
      </w:r>
      <w:r w:rsidR="007343D8">
        <w:t xml:space="preserve">búsqueda secuencial (lineal), búsqueda binaria y búsqueda de caminos mínimos </w:t>
      </w:r>
      <w:sdt>
        <w:sdtPr>
          <w:id w:val="-904991349"/>
          <w:citation/>
        </w:sdtPr>
        <w:sdtEndPr/>
        <w:sdtContent>
          <w:r w:rsidR="007343D8">
            <w:fldChar w:fldCharType="begin"/>
          </w:r>
          <w:r w:rsidR="007343D8">
            <w:instrText xml:space="preserve"> CITATION Ser24 \l 2058 </w:instrText>
          </w:r>
          <w:r w:rsidR="007343D8">
            <w:fldChar w:fldCharType="separate"/>
          </w:r>
          <w:r>
            <w:rPr>
              <w:noProof/>
            </w:rPr>
            <w:t>[55]</w:t>
          </w:r>
          <w:r w:rsidR="007343D8">
            <w:fldChar w:fldCharType="end"/>
          </w:r>
        </w:sdtContent>
      </w:sdt>
      <w:r w:rsidR="00147747">
        <w:t>.</w:t>
      </w:r>
      <w:r w:rsidR="007343D8">
        <w:t xml:space="preserve"> En este caso, se utilizará la búsqueda de caminos mínimos, ya que está orientada a grafos </w:t>
      </w:r>
      <w:r w:rsidR="00952FA3">
        <w:t>y a la búsqueda del camino más corto.</w:t>
      </w:r>
    </w:p>
    <w:p w14:paraId="0A658749" w14:textId="43565644" w:rsidR="00013B50" w:rsidRPr="00013B50" w:rsidRDefault="00147747" w:rsidP="00013B50">
      <w:r>
        <w:t xml:space="preserve">En este grupo, existen </w:t>
      </w:r>
      <w:r w:rsidR="00656F46" w:rsidRPr="00656F46">
        <w:t>dos categorías: búsqueda no informada (como BFS o Dijkstra) y búsqueda informada (</w:t>
      </w:r>
      <w:r>
        <w:t xml:space="preserve">utilizando </w:t>
      </w:r>
      <w:r w:rsidR="00656F46" w:rsidRPr="00656F46">
        <w:t>heurística). Mientras que los primeros exploran el espacio de estados de manera exhaustiva sin conocer la ubicación del objetivo</w:t>
      </w:r>
      <w:r>
        <w:t xml:space="preserve"> final</w:t>
      </w:r>
      <w:r w:rsidR="00656F46" w:rsidRPr="00656F46">
        <w:t>, los algoritmos informados utilizan</w:t>
      </w:r>
      <w:r w:rsidR="00B53BA8">
        <w:t xml:space="preserve"> este</w:t>
      </w:r>
      <w:r w:rsidR="00656F46" w:rsidRPr="00656F46">
        <w:t xml:space="preserve"> conocimiento para priorizar los nodos que parecen estar más cerca de la meta, reduciendo significativamente el costo computacional y el tiempo de respuesta</w:t>
      </w:r>
      <w:r w:rsidR="00B53BA8">
        <w:t xml:space="preserve">, aunque incrementando su dificultad </w:t>
      </w:r>
      <w:sdt>
        <w:sdtPr>
          <w:id w:val="-974917228"/>
          <w:citation/>
        </w:sdtPr>
        <w:sdtEndPr/>
        <w:sdtContent>
          <w:r w:rsidR="003021F2">
            <w:fldChar w:fldCharType="begin"/>
          </w:r>
          <w:r w:rsidR="003021F2">
            <w:instrText xml:space="preserve"> CITATION Cor09 \l 2058 </w:instrText>
          </w:r>
          <w:r w:rsidR="003021F2">
            <w:fldChar w:fldCharType="separate"/>
          </w:r>
          <w:r>
            <w:rPr>
              <w:noProof/>
            </w:rPr>
            <w:t>[56]</w:t>
          </w:r>
          <w:r w:rsidR="003021F2">
            <w:fldChar w:fldCharType="end"/>
          </w:r>
        </w:sdtContent>
      </w:sdt>
      <w:r w:rsidR="003021F2">
        <w:t>.</w:t>
      </w:r>
    </w:p>
    <w:p w14:paraId="6374A31D" w14:textId="5BA89CD6" w:rsidR="00D15794" w:rsidRDefault="00D15794" w:rsidP="00D15794">
      <w:pPr>
        <w:pStyle w:val="Ttulo3"/>
      </w:pPr>
      <w:bookmarkStart w:id="61" w:name="_Toc229993921"/>
      <w:r>
        <w:t>2.5.</w:t>
      </w:r>
      <w:r w:rsidR="005C7B5A">
        <w:t>3</w:t>
      </w:r>
      <w:r w:rsidR="000B627D">
        <w:t xml:space="preserve"> Heurística</w:t>
      </w:r>
      <w:bookmarkEnd w:id="61"/>
    </w:p>
    <w:p w14:paraId="14867D13" w14:textId="22DFEE0E" w:rsidR="00830F62" w:rsidRPr="00830F62" w:rsidRDefault="00830F62" w:rsidP="00830F62">
      <w:r w:rsidRPr="00830F62">
        <w:t>En ciencias de la computación, una heurística es una función que guía la búsqueda proporcionando una estimación del costo restante. Su propósito principal es mejorar la eficiencia del algoritmo al descartar caminos menos prometedores</w:t>
      </w:r>
      <w:r w:rsidR="008D4401">
        <w:t xml:space="preserve"> </w:t>
      </w:r>
      <w:sdt>
        <w:sdtPr>
          <w:id w:val="-1965427766"/>
          <w:citation/>
        </w:sdtPr>
        <w:sdtEndPr/>
        <w:sdtContent>
          <w:r w:rsidR="008D4401">
            <w:fldChar w:fldCharType="begin"/>
          </w:r>
          <w:r w:rsidR="008D4401">
            <w:instrText xml:space="preserve"> CITATION Stu10 \l 2058 </w:instrText>
          </w:r>
          <w:r w:rsidR="008D4401">
            <w:fldChar w:fldCharType="separate"/>
          </w:r>
          <w:r>
            <w:rPr>
              <w:noProof/>
            </w:rPr>
            <w:t>[57]</w:t>
          </w:r>
          <w:r w:rsidR="008D4401">
            <w:fldChar w:fldCharType="end"/>
          </w:r>
        </w:sdtContent>
      </w:sdt>
      <w:r w:rsidRPr="00830F62">
        <w:t xml:space="preserve">. En la planificación de rutas urbanas, la heurística suele representarse como la distancia en línea recta entre dos puntos geográficos, </w:t>
      </w:r>
      <w:r w:rsidR="008D4401">
        <w:t>funcionando</w:t>
      </w:r>
      <w:r w:rsidRPr="00830F62">
        <w:t xml:space="preserve"> como un "atajo" para el algoritmo.</w:t>
      </w:r>
    </w:p>
    <w:p w14:paraId="3ADB03B4" w14:textId="43171434" w:rsidR="00D15794" w:rsidRDefault="00D15794" w:rsidP="00D15794">
      <w:pPr>
        <w:pStyle w:val="Ttulo3"/>
      </w:pPr>
      <w:bookmarkStart w:id="62" w:name="_Toc229993922"/>
      <w:r>
        <w:t xml:space="preserve">2.5.4 </w:t>
      </w:r>
      <w:r w:rsidR="00510B79">
        <w:t xml:space="preserve">Algoritmo </w:t>
      </w:r>
      <w:r w:rsidR="000B627D">
        <w:t>A</w:t>
      </w:r>
      <w:r w:rsidR="00510B79">
        <w:t>*</w:t>
      </w:r>
      <w:bookmarkEnd w:id="62"/>
    </w:p>
    <w:p w14:paraId="741A1428" w14:textId="5DB4E6FF" w:rsidR="0062707B" w:rsidRDefault="008954EC" w:rsidP="008D4401">
      <w:r w:rsidRPr="008954EC">
        <w:t xml:space="preserve">El algoritmo A* es una </w:t>
      </w:r>
      <w:r w:rsidR="0062707B">
        <w:t>mejora</w:t>
      </w:r>
      <w:r w:rsidRPr="008954EC">
        <w:t xml:space="preserve"> del algoritmo de Dijkstra que logra una mayor eficiencia mediante el uso de heurísticas. Su funcionamiento se basa en la función de evaluación:</w:t>
      </w:r>
    </w:p>
    <w:p w14:paraId="15C7D1A7" w14:textId="0FFBF0EF" w:rsidR="0062707B" w:rsidRDefault="00005327" w:rsidP="008D4401">
      <m:oMathPara>
        <m:oMath>
          <m:r>
            <w:rPr>
              <w:rFonts w:ascii="Cambria Math" w:hAnsi="Cambria Math"/>
            </w:rPr>
            <m:t>f(n) = g(n) + h(n)</m:t>
          </m:r>
        </m:oMath>
      </m:oMathPara>
    </w:p>
    <w:p w14:paraId="64EDA0B5" w14:textId="4F95D03D" w:rsidR="0062707B" w:rsidRDefault="008816B3" w:rsidP="008D4401">
      <w:r>
        <w:rPr>
          <w:noProof/>
        </w:rPr>
        <w:drawing>
          <wp:anchor distT="0" distB="0" distL="114300" distR="114300" simplePos="0" relativeHeight="251658266" behindDoc="0" locked="0" layoutInCell="1" allowOverlap="1" wp14:anchorId="025308A3" wp14:editId="3B66F1FE">
            <wp:simplePos x="0" y="0"/>
            <wp:positionH relativeFrom="margin">
              <wp:posOffset>1929765</wp:posOffset>
            </wp:positionH>
            <wp:positionV relativeFrom="paragraph">
              <wp:posOffset>967990</wp:posOffset>
            </wp:positionV>
            <wp:extent cx="1746250" cy="2061210"/>
            <wp:effectExtent l="0" t="0" r="6350" b="0"/>
            <wp:wrapTopAndBottom/>
            <wp:docPr id="120862290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46250" cy="20612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49" behindDoc="0" locked="0" layoutInCell="1" allowOverlap="1" wp14:anchorId="0BDDEFD7" wp14:editId="41629711">
                <wp:simplePos x="0" y="0"/>
                <wp:positionH relativeFrom="margin">
                  <wp:posOffset>1797977</wp:posOffset>
                </wp:positionH>
                <wp:positionV relativeFrom="paragraph">
                  <wp:posOffset>3051039</wp:posOffset>
                </wp:positionV>
                <wp:extent cx="2277110" cy="635"/>
                <wp:effectExtent l="0" t="0" r="8890" b="8255"/>
                <wp:wrapTopAndBottom/>
                <wp:docPr id="559977085" name="Cuadro de texto 1"/>
                <wp:cNvGraphicFramePr/>
                <a:graphic xmlns:a="http://schemas.openxmlformats.org/drawingml/2006/main">
                  <a:graphicData uri="http://schemas.microsoft.com/office/word/2010/wordprocessingShape">
                    <wps:wsp>
                      <wps:cNvSpPr txBox="1"/>
                      <wps:spPr>
                        <a:xfrm>
                          <a:off x="0" y="0"/>
                          <a:ext cx="2277110" cy="635"/>
                        </a:xfrm>
                        <a:prstGeom prst="rect">
                          <a:avLst/>
                        </a:prstGeom>
                        <a:solidFill>
                          <a:prstClr val="white"/>
                        </a:solidFill>
                        <a:ln>
                          <a:noFill/>
                        </a:ln>
                      </wps:spPr>
                      <wps:txbx>
                        <w:txbxContent>
                          <w:p w14:paraId="2517841F" w14:textId="210EC313" w:rsidR="004E0AAA" w:rsidRPr="001E285B" w:rsidRDefault="004E0AAA" w:rsidP="004E0AAA">
                            <w:pPr>
                              <w:pStyle w:val="Descripcin"/>
                              <w:rPr>
                                <w:noProof/>
                                <w:sz w:val="22"/>
                              </w:rPr>
                            </w:pPr>
                            <w:bookmarkStart w:id="63" w:name="_Toc229993807"/>
                            <w:r>
                              <w:t xml:space="preserve">Ilustración </w:t>
                            </w:r>
                            <w:fldSimple w:instr=" SEQ Ilustración \* ARABIC ">
                              <w:r w:rsidR="00FF2D8A">
                                <w:rPr>
                                  <w:noProof/>
                                </w:rPr>
                                <w:t>3</w:t>
                              </w:r>
                            </w:fldSimple>
                            <w:r>
                              <w:t xml:space="preserve"> Grafo ponderado tomado de</w:t>
                            </w:r>
                            <w:r w:rsidR="00634F6E">
                              <w:t xml:space="preserve"> </w:t>
                            </w:r>
                            <w:sdt>
                              <w:sdtPr>
                                <w:id w:val="1985893240"/>
                                <w:citation/>
                              </w:sdtPr>
                              <w:sdtEndPr/>
                              <w:sdtContent>
                                <w:r w:rsidR="00634F6E">
                                  <w:fldChar w:fldCharType="begin"/>
                                </w:r>
                                <w:r w:rsidR="00634F6E">
                                  <w:instrText xml:space="preserve"> CITATION Wik22 \l 2058 </w:instrText>
                                </w:r>
                                <w:r w:rsidR="00634F6E">
                                  <w:fldChar w:fldCharType="separate"/>
                                </w:r>
                                <w:r>
                                  <w:rPr>
                                    <w:noProof/>
                                  </w:rPr>
                                  <w:t>[</w:t>
                                </w:r>
                                <w:r w:rsidR="00DA3F7B" w:rsidRPr="00DA3F7B">
                                  <w:rPr>
                                    <w:noProof/>
                                  </w:rPr>
                                  <w:t>129</w:t>
                                </w:r>
                                <w:r>
                                  <w:rPr>
                                    <w:noProof/>
                                  </w:rPr>
                                  <w:t>]</w:t>
                                </w:r>
                                <w:r w:rsidR="00634F6E">
                                  <w:fldChar w:fldCharType="end"/>
                                </w:r>
                              </w:sdtContent>
                            </w:sdt>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BDDEFD7" id="Cuadro de texto 1" o:spid="_x0000_s1029" type="#_x0000_t202" style="position:absolute;left:0;text-align:left;margin-left:141.55pt;margin-top:240.25pt;width:179.3pt;height:.05pt;z-index:251658249;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" stroked="f">
                <v:textbox style="mso-fit-shape-to-text:t" inset="0,0,0,0">
                  <w:txbxContent>
                    <w:p w14:paraId="2517841F" w14:textId="210EC313" w:rsidR="004E0AAA" w:rsidRPr="001E285B" w:rsidRDefault="004E0AAA" w:rsidP="004E0AAA">
                      <w:pPr>
                        <w:pStyle w:val="Descripcin"/>
                        <w:rPr>
                          <w:noProof/>
                          <w:sz w:val="22"/>
                        </w:rPr>
                      </w:pPr>
                      <w:bookmarkStart w:id="64" w:name="_Toc229993807"/>
                      <w:r>
                        <w:t xml:space="preserve">Ilustración </w:t>
                      </w:r>
                      <w:fldSimple w:instr=" SEQ Ilustración \* ARABIC ">
                        <w:r w:rsidR="00FF2D8A">
                          <w:rPr>
                            <w:noProof/>
                          </w:rPr>
                          <w:t>3</w:t>
                        </w:r>
                      </w:fldSimple>
                      <w:r>
                        <w:t xml:space="preserve"> Grafo ponderado tomado de</w:t>
                      </w:r>
                      <w:r w:rsidR="00634F6E">
                        <w:t xml:space="preserve"> </w:t>
                      </w:r>
                      <w:sdt>
                        <w:sdtPr>
                          <w:id w:val="1985893240"/>
                          <w:citation/>
                        </w:sdtPr>
                        <w:sdtEndPr/>
                        <w:sdtContent>
                          <w:r w:rsidR="00634F6E">
                            <w:fldChar w:fldCharType="begin"/>
                          </w:r>
                          <w:r w:rsidR="00634F6E">
                            <w:instrText xml:space="preserve"> CITATION Wik22 \l 2058 </w:instrText>
                          </w:r>
                          <w:r w:rsidR="00634F6E">
                            <w:fldChar w:fldCharType="separate"/>
                          </w:r>
                          <w:r>
                            <w:rPr>
                              <w:noProof/>
                            </w:rPr>
                            <w:t>[</w:t>
                          </w:r>
                          <w:r w:rsidR="00DA3F7B" w:rsidRPr="00DA3F7B">
                            <w:rPr>
                              <w:noProof/>
                            </w:rPr>
                            <w:t>129</w:t>
                          </w:r>
                          <w:r>
                            <w:rPr>
                              <w:noProof/>
                            </w:rPr>
                            <w:t>]</w:t>
                          </w:r>
                          <w:r w:rsidR="00634F6E">
                            <w:fldChar w:fldCharType="end"/>
                          </w:r>
                        </w:sdtContent>
                      </w:sdt>
                      <w:bookmarkEnd w:id="64"/>
                    </w:p>
                  </w:txbxContent>
                </v:textbox>
                <w10:wrap type="topAndBottom" anchorx="margin"/>
              </v:shape>
            </w:pict>
          </mc:Fallback>
        </mc:AlternateContent>
      </w:r>
      <w:r w:rsidR="008954EC" w:rsidRPr="008954EC">
        <w:t>Donde:</w:t>
      </w:r>
    </w:p>
    <w:p w14:paraId="38B90B98" w14:textId="1C04747C" w:rsidR="0062707B" w:rsidRDefault="00005327" w:rsidP="008D4401">
      <m:oMath>
        <m:r>
          <w:rPr>
            <w:rFonts w:ascii="Cambria Math" w:hAnsi="Cambria Math"/>
          </w:rPr>
          <m:t>g(n):</m:t>
        </m:r>
      </m:oMath>
      <w:r w:rsidR="008954EC" w:rsidRPr="008954EC">
        <w:t xml:space="preserve"> representa el costo real acumulado desde el nodo de inicio hasta el nodo actual </w:t>
      </w:r>
      <m:oMath>
        <m:r>
          <w:rPr>
            <w:rFonts w:ascii="Cambria Math" w:hAnsi="Cambria Math"/>
          </w:rPr>
          <m:t>n</m:t>
        </m:r>
      </m:oMath>
      <w:r w:rsidR="008954EC" w:rsidRPr="008954EC">
        <w:t>.</w:t>
      </w:r>
    </w:p>
    <w:p w14:paraId="08497A46" w14:textId="77777777" w:rsidR="0062707B" w:rsidRDefault="00005327" w:rsidP="008D4401">
      <m:oMath>
        <m:r>
          <w:rPr>
            <w:rFonts w:ascii="Cambria Math" w:hAnsi="Cambria Math"/>
          </w:rPr>
          <m:t>h(n)</m:t>
        </m:r>
      </m:oMath>
      <w:r w:rsidR="008954EC" w:rsidRPr="008954EC">
        <w:t xml:space="preserve">: es el valor estimado (heurística) del costo para llegar desde el nodo </w:t>
      </w:r>
      <m:oMath>
        <m:r>
          <w:rPr>
            <w:rFonts w:ascii="Cambria Math" w:hAnsi="Cambria Math"/>
          </w:rPr>
          <m:t>n</m:t>
        </m:r>
      </m:oMath>
      <w:r w:rsidR="008954EC" w:rsidRPr="008954EC">
        <w:t xml:space="preserve"> hasta el destino final.</w:t>
      </w:r>
    </w:p>
    <w:p w14:paraId="1DB89624" w14:textId="1BD849D6" w:rsidR="008D4401" w:rsidRPr="008D4401" w:rsidRDefault="008954EC" w:rsidP="008D4401">
      <w:r w:rsidRPr="008954EC">
        <w:lastRenderedPageBreak/>
        <w:t>A* es óptimo (encuentra el camino más corto) y completo (encuentra una solución), siempre que la función heurística sea admisible, es decir, que nunca sobreestime el costo real al objetivo</w:t>
      </w:r>
      <w:r w:rsidR="00B430B7">
        <w:t xml:space="preserve"> </w:t>
      </w:r>
      <w:sdt>
        <w:sdtPr>
          <w:id w:val="1120961406"/>
          <w:citation/>
        </w:sdtPr>
        <w:sdtEndPr/>
        <w:sdtContent>
          <w:r w:rsidR="00FB5185">
            <w:fldChar w:fldCharType="begin"/>
          </w:r>
          <w:r w:rsidR="00FB5185">
            <w:instrText xml:space="preserve"> CITATION Ser24 \l 2058 </w:instrText>
          </w:r>
          <w:r w:rsidR="00FB5185">
            <w:fldChar w:fldCharType="separate"/>
          </w:r>
          <w:r>
            <w:rPr>
              <w:noProof/>
            </w:rPr>
            <w:t>[55]</w:t>
          </w:r>
          <w:r w:rsidR="00FB5185">
            <w:fldChar w:fldCharType="end"/>
          </w:r>
        </w:sdtContent>
      </w:sdt>
      <w:r w:rsidR="00FB5185">
        <w:t>.</w:t>
      </w:r>
    </w:p>
    <w:p w14:paraId="529E2AF0" w14:textId="759A5B33" w:rsidR="00D15794" w:rsidRPr="00D15794" w:rsidRDefault="00FA4E6F" w:rsidP="00941128">
      <w:pPr>
        <w:pStyle w:val="Ttulo3"/>
      </w:pPr>
      <w:bookmarkStart w:id="65" w:name="_Toc229993923"/>
      <w:r>
        <w:t xml:space="preserve">2.5.5 Heurística </w:t>
      </w:r>
      <w:proofErr w:type="spellStart"/>
      <w:r w:rsidR="00941128" w:rsidRPr="00941128">
        <w:t>Haversine</w:t>
      </w:r>
      <w:bookmarkEnd w:id="65"/>
      <w:proofErr w:type="spellEnd"/>
    </w:p>
    <w:p w14:paraId="6D1AD2AE" w14:textId="77777777" w:rsidR="00703AD2" w:rsidRPr="00703AD2" w:rsidRDefault="00703AD2" w:rsidP="00400448">
      <w:pPr>
        <w:spacing w:line="259" w:lineRule="auto"/>
        <w:rPr>
          <w:rFonts w:cs="Times New Roman"/>
        </w:rPr>
      </w:pPr>
      <w:r w:rsidRPr="00703AD2">
        <w:rPr>
          <w:rFonts w:cs="Times New Roman"/>
        </w:rPr>
        <w:t xml:space="preserve">La Fórmula de </w:t>
      </w:r>
      <w:proofErr w:type="spellStart"/>
      <w:r w:rsidRPr="00703AD2">
        <w:rPr>
          <w:rFonts w:cs="Times New Roman"/>
        </w:rPr>
        <w:t>Haversine</w:t>
      </w:r>
      <w:proofErr w:type="spellEnd"/>
      <w:r w:rsidRPr="00703AD2">
        <w:rPr>
          <w:rFonts w:cs="Times New Roman"/>
        </w:rPr>
        <w:t xml:space="preserve"> permite calcular la distancia de círculo máximo entre dos puntos de una esfera a partir de sus longitudes y latitudes:</w:t>
      </w:r>
    </w:p>
    <w:p w14:paraId="4FC666F4" w14:textId="0C1D944B" w:rsidR="00AD3279" w:rsidRPr="00954450" w:rsidRDefault="000012AB" w:rsidP="00400448">
      <w:pPr>
        <w:spacing w:line="259" w:lineRule="auto"/>
        <w:rPr>
          <w:rFonts w:cs="Times New Roman"/>
          <w:sz w:val="20"/>
          <w:szCs w:val="22"/>
        </w:rPr>
      </w:pPr>
      <m:oMathPara>
        <m:oMath>
          <m:r>
            <w:rPr>
              <w:rFonts w:ascii="Cambria Math" w:hAnsi="Cambria Math" w:cs="Times New Roman"/>
              <w:sz w:val="20"/>
              <w:szCs w:val="22"/>
            </w:rPr>
            <m:t xml:space="preserve">d = 2r⋅ </m:t>
          </m:r>
          <m:func>
            <m:funcPr>
              <m:ctrlPr>
                <w:rPr>
                  <w:rFonts w:ascii="Cambria Math" w:hAnsi="Cambria Math" w:cs="Times New Roman"/>
                  <w:i/>
                  <w:sz w:val="20"/>
                  <w:szCs w:val="22"/>
                </w:rPr>
              </m:ctrlPr>
            </m:funcPr>
            <m:fName>
              <m:r>
                <w:rPr>
                  <w:rFonts w:ascii="Cambria Math" w:hAnsi="Cambria Math" w:cs="Times New Roman"/>
                  <w:sz w:val="20"/>
                  <w:szCs w:val="22"/>
                </w:rPr>
                <m:t>arcsen</m:t>
              </m:r>
            </m:fName>
            <m:e>
              <m:d>
                <m:dPr>
                  <m:ctrlPr>
                    <w:rPr>
                      <w:rFonts w:ascii="Cambria Math" w:hAnsi="Cambria Math" w:cs="Times New Roman"/>
                      <w:i/>
                      <w:sz w:val="20"/>
                      <w:szCs w:val="22"/>
                    </w:rPr>
                  </m:ctrlPr>
                </m:dPr>
                <m:e>
                  <m:rad>
                    <m:radPr>
                      <m:degHide m:val="1"/>
                      <m:ctrlPr>
                        <w:rPr>
                          <w:rFonts w:ascii="Cambria Math" w:hAnsi="Cambria Math" w:cs="Times New Roman"/>
                          <w:i/>
                          <w:sz w:val="20"/>
                          <w:szCs w:val="22"/>
                        </w:rPr>
                      </m:ctrlPr>
                    </m:radPr>
                    <m:deg/>
                    <m:e>
                      <m:func>
                        <m:funcPr>
                          <m:ctrlPr>
                            <w:rPr>
                              <w:rFonts w:ascii="Cambria Math" w:hAnsi="Cambria Math" w:cs="Times New Roman"/>
                              <w:i/>
                              <w:sz w:val="20"/>
                              <w:szCs w:val="22"/>
                            </w:rPr>
                          </m:ctrlPr>
                        </m:funcPr>
                        <m:fName>
                          <m:sSup>
                            <m:sSupPr>
                              <m:ctrlPr>
                                <w:rPr>
                                  <w:rFonts w:ascii="Cambria Math" w:hAnsi="Cambria Math" w:cs="Times New Roman"/>
                                  <w:i/>
                                  <w:sz w:val="20"/>
                                  <w:szCs w:val="22"/>
                                </w:rPr>
                              </m:ctrlPr>
                            </m:sSupPr>
                            <m:e>
                              <m:r>
                                <m:rPr>
                                  <m:sty m:val="p"/>
                                </m:rPr>
                                <w:rPr>
                                  <w:rFonts w:ascii="Cambria Math" w:hAnsi="Cambria Math" w:cs="Times New Roman"/>
                                  <w:sz w:val="20"/>
                                  <w:szCs w:val="22"/>
                                </w:rPr>
                                <m:t>sin</m:t>
                              </m:r>
                            </m:e>
                            <m:sup>
                              <m:r>
                                <w:rPr>
                                  <w:rFonts w:ascii="Cambria Math" w:hAnsi="Cambria Math" w:cs="Times New Roman"/>
                                  <w:sz w:val="20"/>
                                  <w:szCs w:val="22"/>
                                </w:rPr>
                                <m:t>2</m:t>
                              </m:r>
                              <m:ctrlPr>
                                <w:rPr>
                                  <w:rFonts w:ascii="Cambria Math" w:hAnsi="Cambria Math" w:cs="Times New Roman"/>
                                  <w:sz w:val="20"/>
                                  <w:szCs w:val="22"/>
                                </w:rPr>
                              </m:ctrlPr>
                            </m:sup>
                          </m:sSup>
                        </m:fName>
                        <m:e>
                          <m:d>
                            <m:dPr>
                              <m:ctrlPr>
                                <w:rPr>
                                  <w:rFonts w:ascii="Cambria Math" w:hAnsi="Cambria Math" w:cs="Times New Roman"/>
                                  <w:i/>
                                  <w:sz w:val="20"/>
                                  <w:szCs w:val="22"/>
                                </w:rPr>
                              </m:ctrlPr>
                            </m:dPr>
                            <m:e>
                              <m:f>
                                <m:fPr>
                                  <m:ctrlPr>
                                    <w:rPr>
                                      <w:rFonts w:ascii="Cambria Math" w:hAnsi="Cambria Math" w:cs="Times New Roman"/>
                                      <w:i/>
                                      <w:sz w:val="20"/>
                                      <w:szCs w:val="22"/>
                                    </w:rPr>
                                  </m:ctrlPr>
                                </m:fPr>
                                <m:num>
                                  <m:r>
                                    <w:rPr>
                                      <w:rFonts w:ascii="Cambria Math" w:hAnsi="Cambria Math" w:cs="Times New Roman"/>
                                      <w:sz w:val="20"/>
                                      <w:szCs w:val="22"/>
                                    </w:rPr>
                                    <m:t>∆</m:t>
                                  </m:r>
                                  <m:r>
                                    <m:rPr>
                                      <m:sty m:val="p"/>
                                    </m:rPr>
                                    <w:rPr>
                                      <w:rFonts w:ascii="Cambria Math" w:hAnsi="Cambria Math" w:cs="Times New Roman"/>
                                      <w:sz w:val="20"/>
                                      <w:szCs w:val="22"/>
                                    </w:rPr>
                                    <m:t>ϕ</m:t>
                                  </m:r>
                                </m:num>
                                <m:den>
                                  <m:r>
                                    <w:rPr>
                                      <w:rFonts w:ascii="Cambria Math" w:hAnsi="Cambria Math" w:cs="Times New Roman"/>
                                      <w:sz w:val="20"/>
                                      <w:szCs w:val="22"/>
                                    </w:rPr>
                                    <m:t>2</m:t>
                                  </m:r>
                                </m:den>
                              </m:f>
                            </m:e>
                          </m:d>
                        </m:e>
                      </m:func>
                    </m:e>
                  </m:rad>
                  <m:r>
                    <w:rPr>
                      <w:rFonts w:ascii="Cambria Math" w:hAnsi="Cambria Math" w:cs="Times New Roman"/>
                      <w:sz w:val="20"/>
                      <w:szCs w:val="22"/>
                    </w:rPr>
                    <m:t>+</m:t>
                  </m:r>
                  <m:func>
                    <m:funcPr>
                      <m:ctrlPr>
                        <w:rPr>
                          <w:rFonts w:ascii="Cambria Math" w:hAnsi="Cambria Math" w:cs="Times New Roman"/>
                          <w:sz w:val="20"/>
                          <w:szCs w:val="22"/>
                        </w:rPr>
                      </m:ctrlPr>
                    </m:funcPr>
                    <m:fName>
                      <m:r>
                        <m:rPr>
                          <m:sty m:val="p"/>
                        </m:rPr>
                        <w:rPr>
                          <w:rFonts w:ascii="Cambria Math" w:hAnsi="Cambria Math" w:cs="Times New Roman"/>
                          <w:sz w:val="20"/>
                          <w:szCs w:val="22"/>
                        </w:rPr>
                        <m:t>cos</m:t>
                      </m:r>
                    </m:fName>
                    <m:e>
                      <m:d>
                        <m:dPr>
                          <m:ctrlPr>
                            <w:rPr>
                              <w:rFonts w:ascii="Cambria Math" w:hAnsi="Cambria Math" w:cs="Times New Roman"/>
                              <w:i/>
                              <w:sz w:val="20"/>
                              <w:szCs w:val="22"/>
                            </w:rPr>
                          </m:ctrlPr>
                        </m:dPr>
                        <m:e>
                          <m:sSub>
                            <m:sSubPr>
                              <m:ctrlPr>
                                <w:rPr>
                                  <w:rFonts w:ascii="Cambria Math" w:hAnsi="Cambria Math" w:cs="Times New Roman"/>
                                  <w:i/>
                                  <w:sz w:val="20"/>
                                  <w:szCs w:val="22"/>
                                </w:rPr>
                              </m:ctrlPr>
                            </m:sSubPr>
                            <m:e>
                              <m:r>
                                <w:rPr>
                                  <w:rFonts w:ascii="Cambria Math" w:hAnsi="Cambria Math" w:cs="Times New Roman"/>
                                  <w:sz w:val="20"/>
                                  <w:szCs w:val="22"/>
                                </w:rPr>
                                <m:t>ϕ</m:t>
                              </m:r>
                            </m:e>
                            <m:sub>
                              <m:r>
                                <w:rPr>
                                  <w:rFonts w:ascii="Cambria Math" w:hAnsi="Cambria Math" w:cs="Times New Roman"/>
                                  <w:sz w:val="20"/>
                                  <w:szCs w:val="22"/>
                                </w:rPr>
                                <m:t>1</m:t>
                              </m:r>
                            </m:sub>
                          </m:sSub>
                        </m:e>
                      </m:d>
                    </m:e>
                  </m:func>
                  <m:func>
                    <m:funcPr>
                      <m:ctrlPr>
                        <w:rPr>
                          <w:rFonts w:ascii="Cambria Math" w:hAnsi="Cambria Math" w:cs="Times New Roman"/>
                          <w:sz w:val="20"/>
                          <w:szCs w:val="22"/>
                        </w:rPr>
                      </m:ctrlPr>
                    </m:funcPr>
                    <m:fName>
                      <m:r>
                        <m:rPr>
                          <m:sty m:val="p"/>
                        </m:rPr>
                        <w:rPr>
                          <w:rFonts w:ascii="Cambria Math" w:hAnsi="Cambria Math" w:cs="Times New Roman"/>
                          <w:sz w:val="20"/>
                          <w:szCs w:val="22"/>
                        </w:rPr>
                        <m:t>cos</m:t>
                      </m:r>
                    </m:fName>
                    <m:e>
                      <m:d>
                        <m:dPr>
                          <m:ctrlPr>
                            <w:rPr>
                              <w:rFonts w:ascii="Cambria Math" w:hAnsi="Cambria Math" w:cs="Times New Roman"/>
                              <w:i/>
                              <w:sz w:val="20"/>
                              <w:szCs w:val="22"/>
                            </w:rPr>
                          </m:ctrlPr>
                        </m:dPr>
                        <m:e>
                          <m:sSub>
                            <m:sSubPr>
                              <m:ctrlPr>
                                <w:rPr>
                                  <w:rFonts w:ascii="Cambria Math" w:hAnsi="Cambria Math" w:cs="Times New Roman"/>
                                  <w:i/>
                                  <w:sz w:val="20"/>
                                  <w:szCs w:val="22"/>
                                </w:rPr>
                              </m:ctrlPr>
                            </m:sSubPr>
                            <m:e>
                              <m:r>
                                <w:rPr>
                                  <w:rFonts w:ascii="Cambria Math" w:hAnsi="Cambria Math" w:cs="Times New Roman"/>
                                  <w:sz w:val="20"/>
                                  <w:szCs w:val="22"/>
                                </w:rPr>
                                <m:t>ϕ</m:t>
                              </m:r>
                            </m:e>
                            <m:sub>
                              <m:r>
                                <w:rPr>
                                  <w:rFonts w:ascii="Cambria Math" w:hAnsi="Cambria Math" w:cs="Times New Roman"/>
                                  <w:sz w:val="20"/>
                                  <w:szCs w:val="22"/>
                                </w:rPr>
                                <m:t>2</m:t>
                              </m:r>
                            </m:sub>
                          </m:sSub>
                        </m:e>
                      </m:d>
                    </m:e>
                  </m:func>
                  <m:func>
                    <m:funcPr>
                      <m:ctrlPr>
                        <w:rPr>
                          <w:rFonts w:ascii="Cambria Math" w:hAnsi="Cambria Math" w:cs="Times New Roman"/>
                          <w:i/>
                          <w:sz w:val="20"/>
                          <w:szCs w:val="22"/>
                        </w:rPr>
                      </m:ctrlPr>
                    </m:funcPr>
                    <m:fName>
                      <m:sSup>
                        <m:sSupPr>
                          <m:ctrlPr>
                            <w:rPr>
                              <w:rFonts w:ascii="Cambria Math" w:hAnsi="Cambria Math" w:cs="Times New Roman"/>
                              <w:i/>
                              <w:sz w:val="20"/>
                              <w:szCs w:val="22"/>
                            </w:rPr>
                          </m:ctrlPr>
                        </m:sSupPr>
                        <m:e>
                          <m:r>
                            <m:rPr>
                              <m:sty m:val="p"/>
                            </m:rPr>
                            <w:rPr>
                              <w:rFonts w:ascii="Cambria Math" w:hAnsi="Cambria Math" w:cs="Times New Roman"/>
                              <w:sz w:val="20"/>
                              <w:szCs w:val="22"/>
                            </w:rPr>
                            <m:t>sen</m:t>
                          </m:r>
                          <m:ctrlPr>
                            <w:rPr>
                              <w:rFonts w:ascii="Cambria Math" w:hAnsi="Cambria Math" w:cs="Times New Roman"/>
                              <w:sz w:val="20"/>
                              <w:szCs w:val="22"/>
                            </w:rPr>
                          </m:ctrlPr>
                        </m:e>
                        <m:sup>
                          <m:r>
                            <w:rPr>
                              <w:rFonts w:ascii="Cambria Math" w:hAnsi="Cambria Math" w:cs="Times New Roman"/>
                              <w:sz w:val="20"/>
                              <w:szCs w:val="22"/>
                            </w:rPr>
                            <m:t>2</m:t>
                          </m:r>
                          <m:ctrlPr>
                            <w:rPr>
                              <w:rFonts w:ascii="Cambria Math" w:hAnsi="Cambria Math" w:cs="Times New Roman"/>
                              <w:sz w:val="20"/>
                              <w:szCs w:val="22"/>
                            </w:rPr>
                          </m:ctrlPr>
                        </m:sup>
                      </m:sSup>
                    </m:fName>
                    <m:e>
                      <m:d>
                        <m:dPr>
                          <m:ctrlPr>
                            <w:rPr>
                              <w:rFonts w:ascii="Cambria Math" w:hAnsi="Cambria Math" w:cs="Times New Roman"/>
                              <w:i/>
                              <w:sz w:val="20"/>
                              <w:szCs w:val="22"/>
                            </w:rPr>
                          </m:ctrlPr>
                        </m:dPr>
                        <m:e>
                          <m:f>
                            <m:fPr>
                              <m:ctrlPr>
                                <w:rPr>
                                  <w:rFonts w:ascii="Cambria Math" w:hAnsi="Cambria Math" w:cs="Times New Roman"/>
                                  <w:i/>
                                  <w:sz w:val="20"/>
                                  <w:szCs w:val="22"/>
                                </w:rPr>
                              </m:ctrlPr>
                            </m:fPr>
                            <m:num>
                              <m:r>
                                <w:rPr>
                                  <w:rFonts w:ascii="Cambria Math" w:hAnsi="Cambria Math" w:cs="Times New Roman"/>
                                  <w:sz w:val="20"/>
                                  <w:szCs w:val="22"/>
                                </w:rPr>
                                <m:t>∆λ</m:t>
                              </m:r>
                            </m:num>
                            <m:den>
                              <m:r>
                                <w:rPr>
                                  <w:rFonts w:ascii="Cambria Math" w:hAnsi="Cambria Math" w:cs="Times New Roman"/>
                                  <w:sz w:val="20"/>
                                  <w:szCs w:val="22"/>
                                </w:rPr>
                                <m:t>2</m:t>
                              </m:r>
                            </m:den>
                          </m:f>
                        </m:e>
                      </m:d>
                    </m:e>
                  </m:func>
                </m:e>
              </m:d>
            </m:e>
          </m:func>
        </m:oMath>
      </m:oMathPara>
    </w:p>
    <w:p w14:paraId="4AC91941" w14:textId="1A04857E" w:rsidR="00022F9F" w:rsidRPr="003974BD" w:rsidRDefault="00703AD2" w:rsidP="00400448">
      <w:pPr>
        <w:spacing w:line="259" w:lineRule="auto"/>
        <w:rPr>
          <w:rFonts w:cs="Times New Roman"/>
        </w:rPr>
      </w:pPr>
      <w:r w:rsidRPr="00703AD2">
        <w:rPr>
          <w:rFonts w:cs="Times New Roman"/>
        </w:rPr>
        <w:t xml:space="preserve">Donde </w:t>
      </w:r>
      <m:oMath>
        <m:r>
          <w:rPr>
            <w:rFonts w:ascii="Cambria Math" w:hAnsi="Cambria Math" w:cs="Times New Roman"/>
          </w:rPr>
          <m:t>r</m:t>
        </m:r>
      </m:oMath>
      <w:r w:rsidRPr="00703AD2">
        <w:rPr>
          <w:rFonts w:cs="Times New Roman"/>
        </w:rPr>
        <w:t xml:space="preserve"> es el radio terrestre, </w:t>
      </w:r>
      <m:oMath>
        <m:r>
          <m:rPr>
            <m:sty m:val="p"/>
          </m:rPr>
          <w:rPr>
            <w:rFonts w:ascii="Cambria Math" w:hAnsi="Cambria Math" w:cs="Times New Roman"/>
          </w:rPr>
          <m:t>ϕ</m:t>
        </m:r>
      </m:oMath>
      <w:r w:rsidR="003974BD">
        <w:rPr>
          <w:rFonts w:eastAsiaTheme="minorEastAsia" w:cs="Times New Roman"/>
        </w:rPr>
        <w:t xml:space="preserve"> </w:t>
      </w:r>
      <w:r w:rsidRPr="00703AD2">
        <w:rPr>
          <w:rFonts w:cs="Times New Roman"/>
        </w:rPr>
        <w:t xml:space="preserve">es la latitud y </w:t>
      </w:r>
      <m:oMath>
        <m:r>
          <w:rPr>
            <w:rFonts w:ascii="Cambria Math" w:hAnsi="Cambria Math" w:cs="Times New Roman"/>
          </w:rPr>
          <m:t>λ</m:t>
        </m:r>
      </m:oMath>
      <w:r w:rsidRPr="00703AD2">
        <w:rPr>
          <w:rFonts w:cs="Times New Roman"/>
        </w:rPr>
        <w:t xml:space="preserve"> la longitud</w:t>
      </w:r>
      <w:r w:rsidR="00B13D2A">
        <w:rPr>
          <w:rFonts w:cs="Times New Roman"/>
        </w:rPr>
        <w:t xml:space="preserve"> </w:t>
      </w:r>
      <w:sdt>
        <w:sdtPr>
          <w:rPr>
            <w:rFonts w:cs="Times New Roman"/>
          </w:rPr>
          <w:id w:val="1178694443"/>
          <w:citation/>
        </w:sdtPr>
        <w:sdtEndPr/>
        <w:sdtContent>
          <w:r w:rsidR="00B13D2A">
            <w:rPr>
              <w:rFonts w:cs="Times New Roman"/>
            </w:rPr>
            <w:fldChar w:fldCharType="begin"/>
          </w:r>
          <w:r w:rsidR="00B13D2A">
            <w:rPr>
              <w:rFonts w:cs="Times New Roman"/>
            </w:rPr>
            <w:instrText xml:space="preserve"> CITATION Sci26 \l 2058 </w:instrText>
          </w:r>
          <w:r w:rsidR="00B13D2A">
            <w:rPr>
              <w:rFonts w:cs="Times New Roman"/>
            </w:rPr>
            <w:fldChar w:fldCharType="separate"/>
          </w:r>
          <w:r>
            <w:rPr>
              <w:rFonts w:cs="Times New Roman"/>
              <w:noProof/>
            </w:rPr>
            <w:t>[58]</w:t>
          </w:r>
          <w:r w:rsidR="00B13D2A">
            <w:rPr>
              <w:rFonts w:cs="Times New Roman"/>
            </w:rPr>
            <w:fldChar w:fldCharType="end"/>
          </w:r>
        </w:sdtContent>
      </w:sdt>
      <w:r w:rsidRPr="00703AD2">
        <w:rPr>
          <w:rFonts w:cs="Times New Roman"/>
        </w:rPr>
        <w:t>. Esta fórmula constituye la heurística admisible para el algoritmo A* en este proyecto, asegurando que el cálculo de la ruta hacia el usuario sea preciso y eficiente dentro de la cartografía de la Ciudad de México.</w:t>
      </w:r>
    </w:p>
    <w:p w14:paraId="116D7451" w14:textId="77777777" w:rsidR="000241E6" w:rsidRPr="000241E6" w:rsidRDefault="000241E6" w:rsidP="000241E6">
      <w:pPr>
        <w:spacing w:line="259" w:lineRule="auto"/>
        <w:jc w:val="left"/>
        <w:rPr>
          <w:rFonts w:cs="Times New Roman"/>
        </w:rPr>
      </w:pPr>
      <w:r w:rsidRPr="000241E6">
        <w:rPr>
          <w:rFonts w:cs="Times New Roman"/>
        </w:rPr>
        <w:t xml:space="preserve">Para ejemplificar la aplicación conjunta de los conceptos anteriores, se presenta un fragmento real de la red vial procesada por el sistema, correspondiente a la Colonia Del Valle Norte en la Alcaldía Benito Juárez. Los seis nodos provienen del archivo </w:t>
      </w:r>
      <w:proofErr w:type="spellStart"/>
      <w:r w:rsidRPr="000241E6">
        <w:rPr>
          <w:rFonts w:cs="Times New Roman"/>
        </w:rPr>
        <w:t>sample_</w:t>
      </w:r>
      <w:proofErr w:type="gramStart"/>
      <w:r w:rsidRPr="000241E6">
        <w:rPr>
          <w:rFonts w:cs="Times New Roman"/>
        </w:rPr>
        <w:t>map.json</w:t>
      </w:r>
      <w:proofErr w:type="spellEnd"/>
      <w:proofErr w:type="gramEnd"/>
      <w:r w:rsidRPr="000241E6">
        <w:rPr>
          <w:rFonts w:cs="Times New Roman"/>
        </w:rPr>
        <w:t xml:space="preserve"> extraído de </w:t>
      </w:r>
      <w:proofErr w:type="spellStart"/>
      <w:r w:rsidRPr="000241E6">
        <w:rPr>
          <w:rFonts w:cs="Times New Roman"/>
        </w:rPr>
        <w:t>OpenStreetMap</w:t>
      </w:r>
      <w:proofErr w:type="spellEnd"/>
      <w:r w:rsidRPr="000241E6">
        <w:rPr>
          <w:rFonts w:cs="Times New Roman"/>
        </w:rPr>
        <w:t>; sus identificadores (</w:t>
      </w:r>
      <w:proofErr w:type="spellStart"/>
      <w:r w:rsidRPr="000241E6">
        <w:rPr>
          <w:rFonts w:cs="Times New Roman"/>
        </w:rPr>
        <w:t>osmId</w:t>
      </w:r>
      <w:proofErr w:type="spellEnd"/>
      <w:r w:rsidRPr="000241E6">
        <w:rPr>
          <w:rFonts w:cs="Times New Roman"/>
        </w:rPr>
        <w:t>), coordenadas geográficas y nombres de calles son verificables en el repositorio público de OSM.</w:t>
      </w:r>
    </w:p>
    <w:p w14:paraId="701B35B8" w14:textId="74E7B4E8" w:rsidR="000241E6" w:rsidRDefault="002D7591" w:rsidP="000241E6">
      <w:pPr>
        <w:pStyle w:val="Ttulo3"/>
      </w:pPr>
      <w:bookmarkStart w:id="66" w:name="_Toc229993924"/>
      <w:r w:rsidRPr="00EF2312">
        <w:rPr>
          <w:rFonts w:cs="Times New Roman"/>
          <w:noProof/>
        </w:rPr>
        <w:drawing>
          <wp:anchor distT="0" distB="0" distL="114300" distR="114300" simplePos="0" relativeHeight="251658277" behindDoc="0" locked="0" layoutInCell="1" allowOverlap="1" wp14:anchorId="41A11E91" wp14:editId="13C7660A">
            <wp:simplePos x="0" y="0"/>
            <wp:positionH relativeFrom="margin">
              <wp:align>right</wp:align>
            </wp:positionH>
            <wp:positionV relativeFrom="paragraph">
              <wp:posOffset>245718</wp:posOffset>
            </wp:positionV>
            <wp:extent cx="5612130" cy="4105275"/>
            <wp:effectExtent l="0" t="0" r="7620" b="9525"/>
            <wp:wrapTopAndBottom/>
            <wp:docPr id="196029354"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4105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241E6" w:rsidRPr="000241E6">
        <w:t>2.5.6 Aplicación al ruteo</w:t>
      </w:r>
      <w:bookmarkEnd w:id="66"/>
    </w:p>
    <w:p w14:paraId="693C013F" w14:textId="104346A1" w:rsidR="00EF2312" w:rsidRDefault="00EF2312" w:rsidP="000241E6">
      <w:pPr>
        <w:spacing w:line="259" w:lineRule="auto"/>
        <w:rPr>
          <w:rFonts w:cs="Times New Roman"/>
        </w:rPr>
      </w:pPr>
      <w:r>
        <w:rPr>
          <w:noProof/>
        </w:rPr>
        <mc:AlternateContent>
          <mc:Choice Requires="wps">
            <w:drawing>
              <wp:anchor distT="0" distB="0" distL="114300" distR="114300" simplePos="0" relativeHeight="251658276" behindDoc="0" locked="0" layoutInCell="1" allowOverlap="1" wp14:anchorId="16454702" wp14:editId="7FF958BD">
                <wp:simplePos x="0" y="0"/>
                <wp:positionH relativeFrom="margin">
                  <wp:align>right</wp:align>
                </wp:positionH>
                <wp:positionV relativeFrom="paragraph">
                  <wp:posOffset>4286858</wp:posOffset>
                </wp:positionV>
                <wp:extent cx="5612130" cy="635"/>
                <wp:effectExtent l="0" t="0" r="7620" b="8255"/>
                <wp:wrapTopAndBottom/>
                <wp:docPr id="2038166097"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0BBE1DDD" w14:textId="47B69EB5" w:rsidR="00EF2312" w:rsidRPr="00F97F8D" w:rsidRDefault="00EF2312" w:rsidP="00F97F8D">
                            <w:pPr>
                              <w:pStyle w:val="Descripcin"/>
                              <w:jc w:val="center"/>
                              <w:rPr>
                                <w:rFonts w:cs="Times New Roman"/>
                                <w:u w:val="single"/>
                              </w:rPr>
                            </w:pPr>
                            <w:bookmarkStart w:id="67" w:name="_Toc229993808"/>
                            <w:r>
                              <w:t xml:space="preserve">Ilustración </w:t>
                            </w:r>
                            <w:fldSimple w:instr=" SEQ Ilustración \* ARABIC ">
                              <w:r w:rsidR="00F43743">
                                <w:rPr>
                                  <w:noProof/>
                                </w:rPr>
                                <w:t>4</w:t>
                              </w:r>
                            </w:fldSimple>
                            <w:r>
                              <w:t xml:space="preserve"> </w:t>
                            </w:r>
                            <w:r w:rsidRPr="00A322C9">
                              <w:t>Grafo de la red vial</w:t>
                            </w:r>
                            <w:r>
                              <w:t xml:space="preserve">, </w:t>
                            </w:r>
                            <w:r w:rsidRPr="00A322C9">
                              <w:t>ejecución de A* con valores g, h, f por nodo</w:t>
                            </w:r>
                            <w:r w:rsidR="002626D9">
                              <w:t>. Elaboración propia</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454702" id="_x0000_s1030" type="#_x0000_t202" style="position:absolute;left:0;text-align:left;margin-left:390.7pt;margin-top:337.55pt;width:441.9pt;height:.05pt;z-index:25165827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" stroked="f">
                <v:textbox style="mso-fit-shape-to-text:t" inset="0,0,0,0">
                  <w:txbxContent>
                    <w:p w14:paraId="0BBE1DDD" w14:textId="47B69EB5" w:rsidR="00EF2312" w:rsidRPr="00F97F8D" w:rsidRDefault="00EF2312" w:rsidP="00F97F8D">
                      <w:pPr>
                        <w:pStyle w:val="Descripcin"/>
                        <w:jc w:val="center"/>
                        <w:rPr>
                          <w:rFonts w:cs="Times New Roman"/>
                          <w:u w:val="single"/>
                        </w:rPr>
                      </w:pPr>
                      <w:bookmarkStart w:id="68" w:name="_Toc229993808"/>
                      <w:r>
                        <w:t xml:space="preserve">Ilustración </w:t>
                      </w:r>
                      <w:fldSimple w:instr=" SEQ Ilustración \* ARABIC ">
                        <w:r w:rsidR="00F43743">
                          <w:rPr>
                            <w:noProof/>
                          </w:rPr>
                          <w:t>4</w:t>
                        </w:r>
                      </w:fldSimple>
                      <w:r>
                        <w:t xml:space="preserve"> </w:t>
                      </w:r>
                      <w:r w:rsidRPr="00A322C9">
                        <w:t>Grafo de la red vial</w:t>
                      </w:r>
                      <w:r>
                        <w:t xml:space="preserve">, </w:t>
                      </w:r>
                      <w:r w:rsidRPr="00A322C9">
                        <w:t>ejecución de A* con valores g, h, f por nodo</w:t>
                      </w:r>
                      <w:r w:rsidR="002626D9">
                        <w:t>. Elaboración propia</w:t>
                      </w:r>
                      <w:bookmarkEnd w:id="68"/>
                    </w:p>
                  </w:txbxContent>
                </v:textbox>
                <w10:wrap type="topAndBottom" anchorx="margin"/>
              </v:shape>
            </w:pict>
          </mc:Fallback>
        </mc:AlternateContent>
      </w:r>
    </w:p>
    <w:p w14:paraId="0A89FC6E" w14:textId="126F8070" w:rsidR="000241E6" w:rsidRPr="000241E6" w:rsidRDefault="002D7591" w:rsidP="000241E6">
      <w:pPr>
        <w:spacing w:line="259" w:lineRule="auto"/>
        <w:rPr>
          <w:rFonts w:cs="Times New Roman"/>
        </w:rPr>
      </w:pPr>
      <w:r>
        <w:rPr>
          <w:noProof/>
        </w:rPr>
        <w:lastRenderedPageBreak/>
        <mc:AlternateContent>
          <mc:Choice Requires="wps">
            <w:drawing>
              <wp:anchor distT="0" distB="0" distL="114300" distR="114300" simplePos="0" relativeHeight="251658267" behindDoc="0" locked="0" layoutInCell="1" allowOverlap="1" wp14:anchorId="2E2241CD" wp14:editId="5878C9F3">
                <wp:simplePos x="0" y="0"/>
                <wp:positionH relativeFrom="margin">
                  <wp:align>left</wp:align>
                </wp:positionH>
                <wp:positionV relativeFrom="paragraph">
                  <wp:posOffset>5506720</wp:posOffset>
                </wp:positionV>
                <wp:extent cx="5590540" cy="635"/>
                <wp:effectExtent l="0" t="0" r="0" b="8255"/>
                <wp:wrapTopAndBottom/>
                <wp:docPr id="1556920010" name="Cuadro de texto 1"/>
                <wp:cNvGraphicFramePr/>
                <a:graphic xmlns:a="http://schemas.openxmlformats.org/drawingml/2006/main">
                  <a:graphicData uri="http://schemas.microsoft.com/office/word/2010/wordprocessingShape">
                    <wps:wsp>
                      <wps:cNvSpPr txBox="1"/>
                      <wps:spPr>
                        <a:xfrm>
                          <a:off x="0" y="0"/>
                          <a:ext cx="5590540" cy="635"/>
                        </a:xfrm>
                        <a:prstGeom prst="rect">
                          <a:avLst/>
                        </a:prstGeom>
                        <a:solidFill>
                          <a:prstClr val="white"/>
                        </a:solidFill>
                        <a:ln>
                          <a:noFill/>
                        </a:ln>
                      </wps:spPr>
                      <wps:txbx>
                        <w:txbxContent>
                          <w:p w14:paraId="3963DCB8" w14:textId="72427D4A" w:rsidR="00AA7EAC" w:rsidRDefault="007B326B" w:rsidP="00153BA7">
                            <w:pPr>
                              <w:pStyle w:val="Descripcin"/>
                              <w:jc w:val="center"/>
                              <w:rPr>
                                <w:rFonts w:cs="Times New Roman"/>
                                <w:sz w:val="22"/>
                              </w:rPr>
                            </w:pPr>
                            <w:bookmarkStart w:id="69" w:name="_Toc229993809"/>
                            <w:r>
                              <w:t xml:space="preserve">Ilustración </w:t>
                            </w:r>
                            <w:fldSimple w:instr=" SEQ Ilustración \* ARABIC ">
                              <w:r w:rsidR="00F43743">
                                <w:rPr>
                                  <w:noProof/>
                                </w:rPr>
                                <w:t>5</w:t>
                              </w:r>
                            </w:fldSimple>
                            <w:r>
                              <w:t xml:space="preserve"> </w:t>
                            </w:r>
                            <w:r w:rsidRPr="000241E6">
                              <w:rPr>
                                <w:rFonts w:cs="Times New Roman"/>
                              </w:rPr>
                              <w:t xml:space="preserve">Visualización del algoritmo A aplicado sobre la red vial real de </w:t>
                            </w:r>
                            <w:r>
                              <w:rPr>
                                <w:rFonts w:cs="Times New Roman"/>
                              </w:rPr>
                              <w:t>la delegación Benito Juárez</w:t>
                            </w:r>
                            <w:r w:rsidR="002626D9">
                              <w:rPr>
                                <w:rFonts w:cs="Times New Roman"/>
                              </w:rPr>
                              <w:t>. Elaboración propia</w:t>
                            </w:r>
                            <w:bookmarkEnd w:id="69"/>
                          </w:p>
                          <w:p w14:paraId="5C0AB25F" w14:textId="77777777" w:rsidR="007B326B" w:rsidRPr="007B326B" w:rsidRDefault="00171EF1" w:rsidP="00153BA7">
                            <w:pPr>
                              <w:pStyle w:val="Descripcin"/>
                              <w:jc w:val="center"/>
                              <w:rPr>
                                <w:rFonts w:cs="Times New Roman"/>
                                <w:sz w:val="22"/>
                              </w:rPr>
                            </w:pPr>
                            <w:ins w:id="70" w:author="Gael Alejandro Marquez Rodriguez" w:date="2026-05-18T02:24:00Z" w16du:dateUtc="2026-05-18T08:24:00Z">
                              <w:r w:rsidRPr="00171EF1">
                                <w:rPr>
                                  <w:rFonts w:cs="Times New Roman"/>
                                </w:rPr>
                                <w:t>.</w:t>
                              </w:r>
                              <w:r w:rsidR="007B326B">
                                <w:rPr>
                                  <w:rFonts w:cs="Times New Roman"/>
                                </w:rPr>
                                <w:t xml:space="preserve"> </w:t>
                              </w:r>
                            </w:ins>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E2241CD" id="_x0000_s1031" type="#_x0000_t202" style="position:absolute;left:0;text-align:left;margin-left:0;margin-top:433.6pt;width:440.2pt;height:.05pt;z-index:251658267;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" stroked="f">
                <v:textbox style="mso-fit-shape-to-text:t" inset="0,0,0,0">
                  <w:txbxContent>
                    <w:p w14:paraId="3963DCB8" w14:textId="72427D4A" w:rsidR="00AA7EAC" w:rsidRDefault="007B326B" w:rsidP="00153BA7">
                      <w:pPr>
                        <w:pStyle w:val="Descripcin"/>
                        <w:jc w:val="center"/>
                        <w:rPr>
                          <w:rFonts w:cs="Times New Roman"/>
                          <w:sz w:val="22"/>
                        </w:rPr>
                      </w:pPr>
                      <w:bookmarkStart w:id="71" w:name="_Toc229993809"/>
                      <w:r>
                        <w:t xml:space="preserve">Ilustración </w:t>
                      </w:r>
                      <w:fldSimple w:instr=" SEQ Ilustración \* ARABIC ">
                        <w:r w:rsidR="00F43743">
                          <w:rPr>
                            <w:noProof/>
                          </w:rPr>
                          <w:t>5</w:t>
                        </w:r>
                      </w:fldSimple>
                      <w:r>
                        <w:t xml:space="preserve"> </w:t>
                      </w:r>
                      <w:r w:rsidRPr="000241E6">
                        <w:rPr>
                          <w:rFonts w:cs="Times New Roman"/>
                        </w:rPr>
                        <w:t xml:space="preserve">Visualización del algoritmo A aplicado sobre la red vial real de </w:t>
                      </w:r>
                      <w:r>
                        <w:rPr>
                          <w:rFonts w:cs="Times New Roman"/>
                        </w:rPr>
                        <w:t>la delegación Benito Juárez</w:t>
                      </w:r>
                      <w:r w:rsidR="002626D9">
                        <w:rPr>
                          <w:rFonts w:cs="Times New Roman"/>
                        </w:rPr>
                        <w:t>. Elaboración propia</w:t>
                      </w:r>
                      <w:bookmarkEnd w:id="71"/>
                    </w:p>
                    <w:p w14:paraId="5C0AB25F" w14:textId="77777777" w:rsidR="007B326B" w:rsidRPr="007B326B" w:rsidRDefault="00171EF1" w:rsidP="00153BA7">
                      <w:pPr>
                        <w:pStyle w:val="Descripcin"/>
                        <w:jc w:val="center"/>
                        <w:rPr>
                          <w:rFonts w:cs="Times New Roman"/>
                          <w:sz w:val="22"/>
                        </w:rPr>
                      </w:pPr>
                      <w:ins w:id="72" w:author="Gael Alejandro Marquez Rodriguez" w:date="2026-05-18T02:24:00Z" w16du:dateUtc="2026-05-18T08:24:00Z">
                        <w:r w:rsidRPr="00171EF1">
                          <w:rPr>
                            <w:rFonts w:cs="Times New Roman"/>
                          </w:rPr>
                          <w:t>.</w:t>
                        </w:r>
                        <w:r w:rsidR="007B326B">
                          <w:rPr>
                            <w:rFonts w:cs="Times New Roman"/>
                          </w:rPr>
                          <w:t xml:space="preserve"> </w:t>
                        </w:r>
                      </w:ins>
                    </w:p>
                  </w:txbxContent>
                </v:textbox>
                <w10:wrap type="topAndBottom" anchorx="margin"/>
              </v:shape>
            </w:pict>
          </mc:Fallback>
        </mc:AlternateContent>
      </w:r>
      <w:r w:rsidRPr="002D7591">
        <w:rPr>
          <w:rFonts w:cs="Times New Roman"/>
          <w:noProof/>
        </w:rPr>
        <w:drawing>
          <wp:anchor distT="0" distB="0" distL="114300" distR="114300" simplePos="0" relativeHeight="251658278" behindDoc="0" locked="0" layoutInCell="1" allowOverlap="1" wp14:anchorId="5C8E224E" wp14:editId="02BCA18B">
            <wp:simplePos x="0" y="0"/>
            <wp:positionH relativeFrom="margin">
              <wp:align>center</wp:align>
            </wp:positionH>
            <wp:positionV relativeFrom="paragraph">
              <wp:posOffset>1470690</wp:posOffset>
            </wp:positionV>
            <wp:extent cx="5283835" cy="3937635"/>
            <wp:effectExtent l="0" t="0" r="0" b="5715"/>
            <wp:wrapTopAndBottom/>
            <wp:docPr id="1287584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84583" name=""/>
                    <pic:cNvPicPr/>
                  </pic:nvPicPr>
                  <pic:blipFill>
                    <a:blip r:embed="rId18">
                      <a:extLst>
                        <a:ext uri="{28A0092B-C50C-407E-A947-70E740481C1C}">
                          <a14:useLocalDpi xmlns:a14="http://schemas.microsoft.com/office/drawing/2010/main" val="0"/>
                        </a:ext>
                      </a:extLst>
                    </a:blip>
                    <a:stretch>
                      <a:fillRect/>
                    </a:stretch>
                  </pic:blipFill>
                  <pic:spPr>
                    <a:xfrm>
                      <a:off x="0" y="0"/>
                      <a:ext cx="5283835" cy="3937635"/>
                    </a:xfrm>
                    <a:prstGeom prst="rect">
                      <a:avLst/>
                    </a:prstGeom>
                  </pic:spPr>
                </pic:pic>
              </a:graphicData>
            </a:graphic>
            <wp14:sizeRelH relativeFrom="margin">
              <wp14:pctWidth>0</wp14:pctWidth>
            </wp14:sizeRelH>
            <wp14:sizeRelV relativeFrom="margin">
              <wp14:pctHeight>0</wp14:pctHeight>
            </wp14:sizeRelV>
          </wp:anchor>
        </w:drawing>
      </w:r>
      <w:r w:rsidR="000241E6">
        <w:rPr>
          <w:rFonts w:cs="Times New Roman"/>
        </w:rPr>
        <w:t>En la ilustración se</w:t>
      </w:r>
      <w:r w:rsidR="000241E6" w:rsidRPr="000241E6">
        <w:rPr>
          <w:rFonts w:cs="Times New Roman"/>
        </w:rPr>
        <w:t xml:space="preserve"> </w:t>
      </w:r>
      <w:r w:rsidR="00EF2312">
        <w:rPr>
          <w:rFonts w:cs="Times New Roman"/>
        </w:rPr>
        <w:t>puede observar</w:t>
      </w:r>
      <w:r w:rsidR="000241E6" w:rsidRPr="000241E6">
        <w:rPr>
          <w:rFonts w:cs="Times New Roman"/>
        </w:rPr>
        <w:t xml:space="preserve"> </w:t>
      </w:r>
      <w:r w:rsidR="00396CC1">
        <w:rPr>
          <w:rFonts w:cs="Times New Roman"/>
        </w:rPr>
        <w:t>la e</w:t>
      </w:r>
      <w:r w:rsidR="00396CC1" w:rsidRPr="00396CC1">
        <w:rPr>
          <w:rFonts w:cs="Times New Roman"/>
        </w:rPr>
        <w:t xml:space="preserve">structura formal del grafo y ejecución de A*. Cada nodo muestra los valores g (distancia real acumulada), h (estimación </w:t>
      </w:r>
      <w:proofErr w:type="spellStart"/>
      <w:r w:rsidR="00396CC1" w:rsidRPr="00396CC1">
        <w:rPr>
          <w:rFonts w:cs="Times New Roman"/>
        </w:rPr>
        <w:t>Haversine</w:t>
      </w:r>
      <w:proofErr w:type="spellEnd"/>
      <w:r w:rsidR="00396CC1" w:rsidRPr="00396CC1">
        <w:rPr>
          <w:rFonts w:cs="Times New Roman"/>
        </w:rPr>
        <w:t xml:space="preserve"> al destino) y f = g + h. La constancia de f = 287 m en la </w:t>
      </w:r>
      <w:proofErr w:type="gramStart"/>
      <w:r w:rsidR="00396CC1" w:rsidRPr="00396CC1">
        <w:rPr>
          <w:rFonts w:cs="Times New Roman"/>
        </w:rPr>
        <w:t>ruta  N</w:t>
      </w:r>
      <w:proofErr w:type="gramEnd"/>
      <w:r w:rsidR="00396CC1" w:rsidRPr="00396CC1">
        <w:rPr>
          <w:rFonts w:cs="Times New Roman"/>
        </w:rPr>
        <w:t xml:space="preserve">1→N2→N3→N4 indica que la heurística es consistente. Los nodos N5 y N6, marcados con borde discontinuo, fueron descartados por tener f &gt; 287 m o no haber sido descubiertos. Los pesos de las aristas corresponden a la distancia </w:t>
      </w:r>
      <w:proofErr w:type="spellStart"/>
      <w:r w:rsidR="00396CC1" w:rsidRPr="00396CC1">
        <w:rPr>
          <w:rFonts w:cs="Times New Roman"/>
        </w:rPr>
        <w:t>Haversine</w:t>
      </w:r>
      <w:proofErr w:type="spellEnd"/>
      <w:r w:rsidR="00396CC1" w:rsidRPr="00396CC1">
        <w:rPr>
          <w:rFonts w:cs="Times New Roman"/>
        </w:rPr>
        <w:t xml:space="preserve"> entre intersecciones consecutivas de </w:t>
      </w:r>
      <w:proofErr w:type="spellStart"/>
      <w:r w:rsidR="00396CC1" w:rsidRPr="00396CC1">
        <w:rPr>
          <w:rFonts w:cs="Times New Roman"/>
        </w:rPr>
        <w:t>OpenStreetMap</w:t>
      </w:r>
      <w:proofErr w:type="spellEnd"/>
      <w:r w:rsidR="00396CC1" w:rsidRPr="00396CC1">
        <w:rPr>
          <w:rFonts w:cs="Times New Roman"/>
        </w:rPr>
        <w:t>.</w:t>
      </w:r>
      <w:r w:rsidR="00EF2312">
        <w:rPr>
          <w:rFonts w:cs="Times New Roman"/>
        </w:rPr>
        <w:t xml:space="preserve"> </w:t>
      </w:r>
      <w:r w:rsidR="000241E6" w:rsidRPr="000241E6">
        <w:rPr>
          <w:rFonts w:cs="Times New Roman"/>
        </w:rPr>
        <w:t xml:space="preserve">Los pesos de las aristas corresponden a la distancia </w:t>
      </w:r>
      <w:proofErr w:type="spellStart"/>
      <w:r w:rsidR="000241E6" w:rsidRPr="000241E6">
        <w:rPr>
          <w:rFonts w:cs="Times New Roman"/>
        </w:rPr>
        <w:t>Haversine</w:t>
      </w:r>
      <w:proofErr w:type="spellEnd"/>
      <w:r w:rsidR="000241E6" w:rsidRPr="000241E6">
        <w:rPr>
          <w:rFonts w:cs="Times New Roman"/>
        </w:rPr>
        <w:t xml:space="preserve"> real (en metros) entre intersecciones consecutivas de </w:t>
      </w:r>
      <w:proofErr w:type="spellStart"/>
      <w:r w:rsidR="000241E6" w:rsidRPr="000241E6">
        <w:rPr>
          <w:rFonts w:cs="Times New Roman"/>
        </w:rPr>
        <w:t>OpenStreetMap</w:t>
      </w:r>
      <w:proofErr w:type="spellEnd"/>
      <w:r w:rsidR="000241E6" w:rsidRPr="000241E6">
        <w:rPr>
          <w:rFonts w:cs="Times New Roman"/>
        </w:rPr>
        <w:t>. Las anotaciones g, h, f corresponden a los valores calculados por el algoritmo en cada iteración.</w:t>
      </w:r>
    </w:p>
    <w:p w14:paraId="6AA5B823" w14:textId="5A9EFCFC" w:rsidR="000241E6" w:rsidRPr="000241E6" w:rsidRDefault="007B326B" w:rsidP="000241E6">
      <w:pPr>
        <w:spacing w:line="259" w:lineRule="auto"/>
        <w:rPr>
          <w:rFonts w:cs="Times New Roman"/>
        </w:rPr>
      </w:pPr>
      <w:r>
        <w:rPr>
          <w:rFonts w:cs="Times New Roman"/>
        </w:rPr>
        <w:t xml:space="preserve">Asimismo, </w:t>
      </w:r>
      <w:r w:rsidR="008E1953">
        <w:rPr>
          <w:rFonts w:cs="Times New Roman"/>
        </w:rPr>
        <w:t xml:space="preserve">la ilustración </w:t>
      </w:r>
      <w:r w:rsidR="002D7591">
        <w:rPr>
          <w:rFonts w:cs="Times New Roman"/>
        </w:rPr>
        <w:t>5</w:t>
      </w:r>
      <w:r w:rsidR="008E1953">
        <w:rPr>
          <w:rFonts w:cs="Times New Roman"/>
        </w:rPr>
        <w:t xml:space="preserve"> es una p</w:t>
      </w:r>
      <w:r w:rsidR="008E1953" w:rsidRPr="008E1953">
        <w:rPr>
          <w:rFonts w:cs="Times New Roman"/>
        </w:rPr>
        <w:t xml:space="preserve">royección de </w:t>
      </w:r>
      <w:r w:rsidR="00171EF1" w:rsidRPr="008E1953">
        <w:rPr>
          <w:rFonts w:cs="Times New Roman"/>
        </w:rPr>
        <w:t>estos</w:t>
      </w:r>
      <w:r w:rsidR="008E1953" w:rsidRPr="008E1953">
        <w:rPr>
          <w:rFonts w:cs="Times New Roman"/>
        </w:rPr>
        <w:t xml:space="preserve"> seis nodos sobre la cartografía real de la Colonia Del Valle Norte. La ruta (naranja) sigue Calle José Simón Bolívar; la ruta </w:t>
      </w:r>
      <w:r w:rsidR="000241E6" w:rsidRPr="000241E6">
        <w:rPr>
          <w:rFonts w:cs="Times New Roman"/>
        </w:rPr>
        <w:t xml:space="preserve">alternativa descartada </w:t>
      </w:r>
      <w:r w:rsidR="008E1953" w:rsidRPr="008E1953">
        <w:rPr>
          <w:rFonts w:cs="Times New Roman"/>
        </w:rPr>
        <w:t>(</w:t>
      </w:r>
      <w:r w:rsidR="000241E6" w:rsidRPr="000241E6">
        <w:rPr>
          <w:rFonts w:cs="Times New Roman"/>
        </w:rPr>
        <w:t>gris discontinuo</w:t>
      </w:r>
      <w:r w:rsidR="008E1953" w:rsidRPr="008E1953">
        <w:rPr>
          <w:rFonts w:cs="Times New Roman"/>
        </w:rPr>
        <w:t xml:space="preserve">) transcurre por </w:t>
      </w:r>
      <w:r w:rsidR="000241E6" w:rsidRPr="000241E6">
        <w:rPr>
          <w:rFonts w:cs="Times New Roman"/>
        </w:rPr>
        <w:t>Calle Soria, Castilla y Toledo.</w:t>
      </w:r>
    </w:p>
    <w:p w14:paraId="45ED8964" w14:textId="0AD3C497" w:rsidR="00400448" w:rsidRPr="003974BD" w:rsidRDefault="00400448" w:rsidP="000241E6">
      <w:pPr>
        <w:spacing w:line="259" w:lineRule="auto"/>
        <w:rPr>
          <w:rFonts w:cs="Times New Roman"/>
        </w:rPr>
      </w:pPr>
    </w:p>
    <w:p w14:paraId="7DBF0551" w14:textId="77777777" w:rsidR="002D7591" w:rsidRDefault="002D7591">
      <w:pPr>
        <w:spacing w:line="259" w:lineRule="auto"/>
        <w:jc w:val="left"/>
        <w:rPr>
          <w:rFonts w:eastAsiaTheme="majorEastAsia" w:cs="Times New Roman"/>
          <w:color w:val="0F4761" w:themeColor="accent1" w:themeShade="BF"/>
          <w:sz w:val="40"/>
          <w:szCs w:val="40"/>
        </w:rPr>
      </w:pPr>
      <w:r>
        <w:rPr>
          <w:rFonts w:cs="Times New Roman"/>
        </w:rPr>
        <w:br w:type="page"/>
      </w:r>
    </w:p>
    <w:p w14:paraId="6E39960E" w14:textId="3E850C4A" w:rsidR="004D3B6A" w:rsidRDefault="00A64BEA" w:rsidP="00A64BEA">
      <w:pPr>
        <w:pStyle w:val="Ttulo1"/>
        <w:rPr>
          <w:rFonts w:cs="Times New Roman"/>
        </w:rPr>
      </w:pPr>
      <w:bookmarkStart w:id="73" w:name="_Toc229993925"/>
      <w:r w:rsidRPr="00F57956">
        <w:rPr>
          <w:rFonts w:cs="Times New Roman"/>
        </w:rPr>
        <w:lastRenderedPageBreak/>
        <w:t>C</w:t>
      </w:r>
      <w:r w:rsidR="00B3379C" w:rsidRPr="00F57956">
        <w:rPr>
          <w:rFonts w:cs="Times New Roman"/>
        </w:rPr>
        <w:t>a</w:t>
      </w:r>
      <w:r w:rsidR="009B1CE4" w:rsidRPr="00F57956">
        <w:rPr>
          <w:rFonts w:cs="Times New Roman"/>
        </w:rPr>
        <w:t xml:space="preserve">pítulo </w:t>
      </w:r>
      <w:r w:rsidR="00167579" w:rsidRPr="00F57956">
        <w:rPr>
          <w:rFonts w:cs="Times New Roman"/>
        </w:rPr>
        <w:t>III</w:t>
      </w:r>
      <w:r w:rsidR="007143E4" w:rsidRPr="00F57956">
        <w:rPr>
          <w:rFonts w:cs="Times New Roman"/>
        </w:rPr>
        <w:t>. Estado</w:t>
      </w:r>
      <w:r w:rsidR="00F57956" w:rsidRPr="00F57956">
        <w:rPr>
          <w:rFonts w:cs="Times New Roman"/>
        </w:rPr>
        <w:t xml:space="preserve"> del arte</w:t>
      </w:r>
      <w:bookmarkEnd w:id="73"/>
    </w:p>
    <w:p w14:paraId="25A2360E" w14:textId="47FA4EAB" w:rsidR="003C6F10" w:rsidRPr="003C6F10" w:rsidRDefault="00107904" w:rsidP="003C6F10">
      <w:pPr>
        <w:pStyle w:val="Ttulo2"/>
      </w:pPr>
      <w:bookmarkStart w:id="74" w:name="_Toc229993926"/>
      <w:r>
        <w:t xml:space="preserve">3.1 </w:t>
      </w:r>
      <w:r w:rsidR="003C6F10" w:rsidRPr="003C6F10">
        <w:t>Ámbito Tecnológ</w:t>
      </w:r>
      <w:r w:rsidR="003C6F10">
        <w:t>ico</w:t>
      </w:r>
      <w:bookmarkEnd w:id="74"/>
    </w:p>
    <w:p w14:paraId="16A35A5F" w14:textId="7A56E0A0" w:rsidR="00107904" w:rsidRPr="00107904" w:rsidRDefault="00107904" w:rsidP="003C6F10">
      <w:pPr>
        <w:pStyle w:val="Ttulo3"/>
      </w:pPr>
      <w:bookmarkStart w:id="75" w:name="_Toc229993927"/>
      <w:r w:rsidRPr="003C6F10">
        <w:t>3.1</w:t>
      </w:r>
      <w:r w:rsidR="003C6F10">
        <w:t>.1</w:t>
      </w:r>
      <w:r w:rsidRPr="003C6F10">
        <w:t xml:space="preserve"> </w:t>
      </w:r>
      <w:r>
        <w:t xml:space="preserve">API Google </w:t>
      </w:r>
      <w:proofErr w:type="spellStart"/>
      <w:r>
        <w:t>Maps</w:t>
      </w:r>
      <w:bookmarkEnd w:id="75"/>
      <w:proofErr w:type="spellEnd"/>
    </w:p>
    <w:p w14:paraId="3E0AE122" w14:textId="68DA8999" w:rsidR="003E647F" w:rsidRDefault="009F55C5" w:rsidP="00F57956">
      <w:r w:rsidRPr="009F55C5">
        <w:t xml:space="preserve">En la actualidad, la API de Google </w:t>
      </w:r>
      <w:proofErr w:type="spellStart"/>
      <w:r w:rsidRPr="009F55C5">
        <w:t>Maps</w:t>
      </w:r>
      <w:proofErr w:type="spellEnd"/>
      <w:r w:rsidRPr="009F55C5">
        <w:t xml:space="preserve"> se considera el estándar para el desarrollo de Sistemas de Información Geográfica (GIS) en dispositivos móviles. Su arquitectura se basa en microservicios que permiten la integración de mapas interactivos, geocodificación y cálculo de rutas</w:t>
      </w:r>
      <w:r w:rsidR="00FB0FFA">
        <w:t xml:space="preserve">. </w:t>
      </w:r>
      <w:r w:rsidR="00F05CAE" w:rsidRPr="00F05CAE">
        <w:t>Permite la visualización de la zona urbana.</w:t>
      </w:r>
    </w:p>
    <w:p w14:paraId="54623DFF" w14:textId="2D3B0E49" w:rsidR="00F57956" w:rsidRPr="00F57956" w:rsidRDefault="00F05CAE" w:rsidP="00F57956">
      <w:r w:rsidRPr="00F05CAE">
        <w:t>En contextos de alta densidad poblacional como la Benito Juárez, la precisión del renderizado de calles es vital para el repartidor.</w:t>
      </w:r>
      <w:r w:rsidR="00664402">
        <w:t xml:space="preserve"> Por otro </w:t>
      </w:r>
      <w:r w:rsidR="003E5724">
        <w:t>lado,</w:t>
      </w:r>
      <w:r w:rsidR="00664402">
        <w:t xml:space="preserve"> también es esencial </w:t>
      </w:r>
      <w:r w:rsidR="00664402" w:rsidRPr="00664402">
        <w:t>para calcular la ruta</w:t>
      </w:r>
      <w:r w:rsidR="00566C37">
        <w:t xml:space="preserve"> </w:t>
      </w:r>
      <w:r w:rsidR="00664402" w:rsidRPr="00664402">
        <w:t>entre el centro de distribución y el domicilio del cliente. Según la literatura, el uso de algoritmos de optimización de rutas reduce el consumo de combustible y el tiempo de entrega en un 15-20%.</w:t>
      </w:r>
      <w:sdt>
        <w:sdtPr>
          <w:id w:val="-1247183735"/>
          <w:citation/>
        </w:sdtPr>
        <w:sdtEndPr/>
        <w:sdtContent>
          <w:r w:rsidR="008D0CF7">
            <w:fldChar w:fldCharType="begin"/>
          </w:r>
          <w:r w:rsidR="008D0CF7">
            <w:instrText xml:space="preserve"> CITATION Smi23 \l 2058 </w:instrText>
          </w:r>
          <w:r w:rsidR="008D0CF7">
            <w:fldChar w:fldCharType="separate"/>
          </w:r>
          <w:r>
            <w:rPr>
              <w:noProof/>
            </w:rPr>
            <w:t xml:space="preserve"> [59]</w:t>
          </w:r>
          <w:r w:rsidR="008D0CF7">
            <w:fldChar w:fldCharType="end"/>
          </w:r>
        </w:sdtContent>
      </w:sdt>
    </w:p>
    <w:p w14:paraId="4397E79A" w14:textId="009DADDC" w:rsidR="00FA1208" w:rsidRPr="00F57956" w:rsidRDefault="00FA1208" w:rsidP="00F57956">
      <w:r w:rsidRPr="00FA1208">
        <w:t>Aunque esta plataforma es ampliamente reconocida y ofrece datos</w:t>
      </w:r>
      <w:r w:rsidR="000374A2">
        <w:t xml:space="preserve"> actualizados</w:t>
      </w:r>
      <w:r w:rsidRPr="00FA1208">
        <w:t xml:space="preserve">, su modelo cerrado restringe el acceso a los datos vectoriales </w:t>
      </w:r>
      <w:r>
        <w:t xml:space="preserve">del mapa </w:t>
      </w:r>
      <w:r w:rsidRPr="00FA1208">
        <w:t xml:space="preserve">(nodos y aristas de la red vial), lo cual limita su uso para la implementación de algoritmos de optimización de rutas propios. Por esta razón, Google </w:t>
      </w:r>
      <w:proofErr w:type="spellStart"/>
      <w:r w:rsidRPr="00FA1208">
        <w:t>Maps</w:t>
      </w:r>
      <w:proofErr w:type="spellEnd"/>
      <w:r w:rsidRPr="00FA1208">
        <w:t xml:space="preserve"> </w:t>
      </w:r>
      <w:r w:rsidR="007D7DBF">
        <w:t xml:space="preserve">se usará </w:t>
      </w:r>
      <w:r w:rsidRPr="00FA1208">
        <w:t xml:space="preserve">únicamente como </w:t>
      </w:r>
      <w:r w:rsidR="00737B18" w:rsidRPr="00737B18">
        <w:t xml:space="preserve">motor de visualización dentro de la aplicación y como </w:t>
      </w:r>
      <w:r w:rsidRPr="00FA1208">
        <w:t xml:space="preserve">destino </w:t>
      </w:r>
      <w:r w:rsidR="00737B18" w:rsidRPr="00737B18">
        <w:t xml:space="preserve">opcional </w:t>
      </w:r>
      <w:r w:rsidRPr="00FA1208">
        <w:t xml:space="preserve">de exportación </w:t>
      </w:r>
      <w:r w:rsidR="00737B18" w:rsidRPr="00737B18">
        <w:t>para navegación externa</w:t>
      </w:r>
      <w:r w:rsidRPr="00FA1208">
        <w:t xml:space="preserve">, mientras que el cálculo del enrutamiento se delega a </w:t>
      </w:r>
      <w:proofErr w:type="spellStart"/>
      <w:r w:rsidR="00737B18" w:rsidRPr="00737B18">
        <w:t>OpenStreetMap</w:t>
      </w:r>
      <w:proofErr w:type="spellEnd"/>
      <w:r w:rsidR="00737B18" w:rsidRPr="00737B18">
        <w:t xml:space="preserve"> mediante el algoritmo A*.</w:t>
      </w:r>
    </w:p>
    <w:p w14:paraId="791755CE" w14:textId="5F269475" w:rsidR="00C370E7" w:rsidRDefault="00C370E7" w:rsidP="00C370E7">
      <w:pPr>
        <w:pStyle w:val="Ttulo3"/>
      </w:pPr>
      <w:bookmarkStart w:id="76" w:name="_Toc229993928"/>
      <w:r>
        <w:t xml:space="preserve">3.1.2 Open Street </w:t>
      </w:r>
      <w:proofErr w:type="spellStart"/>
      <w:r>
        <w:t>Maps</w:t>
      </w:r>
      <w:bookmarkEnd w:id="76"/>
      <w:proofErr w:type="spellEnd"/>
    </w:p>
    <w:p w14:paraId="542264D5" w14:textId="5D67EDCB" w:rsidR="005864F1" w:rsidRDefault="005864F1" w:rsidP="005864F1">
      <w:r>
        <w:t xml:space="preserve">Open Street </w:t>
      </w:r>
      <w:proofErr w:type="spellStart"/>
      <w:r>
        <w:t>Maps</w:t>
      </w:r>
      <w:proofErr w:type="spellEnd"/>
      <w:r>
        <w:t xml:space="preserve"> (</w:t>
      </w:r>
      <w:r w:rsidRPr="005864F1">
        <w:t>OSM</w:t>
      </w:r>
      <w:r>
        <w:t>)</w:t>
      </w:r>
      <w:r w:rsidRPr="005864F1">
        <w:t xml:space="preserve">, </w:t>
      </w:r>
      <w:r w:rsidR="008946C4">
        <w:t>es</w:t>
      </w:r>
      <w:r w:rsidRPr="005864F1">
        <w:t xml:space="preserve"> un proyecto de cartografía de datos abiertos, permite la descarga y manipulación directa de sus nodos, vías y relaciones.</w:t>
      </w:r>
      <w:r w:rsidR="00980254">
        <w:t xml:space="preserve"> </w:t>
      </w:r>
      <w:sdt>
        <w:sdtPr>
          <w:id w:val="-1745642140"/>
          <w:citation/>
        </w:sdtPr>
        <w:sdtEndPr/>
        <w:sdtContent>
          <w:r w:rsidR="00980254">
            <w:fldChar w:fldCharType="begin"/>
          </w:r>
          <w:r w:rsidR="00980254">
            <w:instrText xml:space="preserve"> CITATION Moo16 \l 2058 </w:instrText>
          </w:r>
          <w:r w:rsidR="00980254">
            <w:fldChar w:fldCharType="separate"/>
          </w:r>
          <w:r>
            <w:rPr>
              <w:noProof/>
            </w:rPr>
            <w:t>[60]</w:t>
          </w:r>
          <w:r w:rsidR="00980254">
            <w:fldChar w:fldCharType="end"/>
          </w:r>
        </w:sdtContent>
      </w:sdt>
      <w:r w:rsidRPr="005864F1">
        <w:t xml:space="preserve"> Esta accesibilidad facilita la extracción de la red vial de la alcaldía Benito Juárez para la construcción de un grafo local. Sobre este grafo, el algoritmo A* puede evaluar los costos de trayectoria (distancias, sentidos de calles) de manera nativa, </w:t>
      </w:r>
      <w:r w:rsidR="008946C4">
        <w:t xml:space="preserve">lo que permite al algoritmo de A* </w:t>
      </w:r>
      <w:r w:rsidR="00FA621F">
        <w:t xml:space="preserve">decidir la ruta. Además, el uso de Open Street </w:t>
      </w:r>
      <w:proofErr w:type="spellStart"/>
      <w:r w:rsidR="00FA621F">
        <w:t>Maps</w:t>
      </w:r>
      <w:proofErr w:type="spellEnd"/>
      <w:r w:rsidRPr="005864F1">
        <w:t xml:space="preserve"> </w:t>
      </w:r>
      <w:r w:rsidR="00FA621F">
        <w:t xml:space="preserve">disminuye </w:t>
      </w:r>
      <w:r w:rsidRPr="005864F1">
        <w:t xml:space="preserve">costos de operación del sistema </w:t>
      </w:r>
      <w:r w:rsidR="00FA621F">
        <w:t>ya que</w:t>
      </w:r>
      <w:r w:rsidRPr="005864F1">
        <w:t xml:space="preserve"> depende de una API externa de cobro para la lógica matemática.</w:t>
      </w:r>
    </w:p>
    <w:p w14:paraId="0B8BAF1D" w14:textId="47283E96" w:rsidR="005864F1" w:rsidRPr="005864F1" w:rsidRDefault="00760A6D" w:rsidP="005864F1">
      <w:r>
        <w:t>Asimismo, l</w:t>
      </w:r>
      <w:r w:rsidR="005864F1" w:rsidRPr="005864F1">
        <w:t xml:space="preserve">as plataformas propietarias como Google </w:t>
      </w:r>
      <w:proofErr w:type="spellStart"/>
      <w:r w:rsidR="005864F1" w:rsidRPr="005864F1">
        <w:t>Maps</w:t>
      </w:r>
      <w:proofErr w:type="spellEnd"/>
      <w:r w:rsidR="005864F1" w:rsidRPr="005864F1">
        <w:t xml:space="preserve"> operan bajo un modelo cerrado</w:t>
      </w:r>
      <w:r>
        <w:t xml:space="preserve">, </w:t>
      </w:r>
      <w:r w:rsidR="005864F1" w:rsidRPr="005864F1">
        <w:t xml:space="preserve">la cual </w:t>
      </w:r>
      <w:r>
        <w:t xml:space="preserve">solamente </w:t>
      </w:r>
      <w:r w:rsidR="005864F1" w:rsidRPr="005864F1">
        <w:t>proporciona el resultado de una ruta final, pero prohíbe el acceso a los datos vectoriales</w:t>
      </w:r>
      <w:r>
        <w:t>, lo que hace</w:t>
      </w:r>
      <w:r w:rsidR="005864F1" w:rsidRPr="005864F1">
        <w:t xml:space="preserve"> imposib</w:t>
      </w:r>
      <w:r>
        <w:t>le</w:t>
      </w:r>
      <w:r w:rsidR="005864F1" w:rsidRPr="005864F1">
        <w:t xml:space="preserve"> la ejecución de un algoritmo de enrutamiento propio y obligando a depender </w:t>
      </w:r>
      <w:r>
        <w:t>de sus sistemas.</w:t>
      </w:r>
      <w:r w:rsidR="00E4242B">
        <w:t xml:space="preserve"> </w:t>
      </w:r>
      <w:r>
        <w:t xml:space="preserve">Debido a estas </w:t>
      </w:r>
      <w:r w:rsidRPr="00760A6D">
        <w:t>razones</w:t>
      </w:r>
      <w:r w:rsidR="005864F1" w:rsidRPr="005864F1">
        <w:t xml:space="preserve">, se empleará </w:t>
      </w:r>
      <w:proofErr w:type="spellStart"/>
      <w:r w:rsidR="005864F1" w:rsidRPr="005864F1">
        <w:t>OpenStreetMap</w:t>
      </w:r>
      <w:proofErr w:type="spellEnd"/>
      <w:r w:rsidR="005864F1" w:rsidRPr="005864F1">
        <w:t xml:space="preserve"> (OSM) como la fuente de datos </w:t>
      </w:r>
      <w:r w:rsidRPr="00760A6D">
        <w:t>para el modelo del algoritmo A</w:t>
      </w:r>
      <w:r>
        <w:t>*.</w:t>
      </w:r>
      <w:r w:rsidR="005864F1" w:rsidRPr="005864F1">
        <w:t xml:space="preserve"> </w:t>
      </w:r>
    </w:p>
    <w:p w14:paraId="194B5572" w14:textId="77D78E41" w:rsidR="00C370E7" w:rsidRPr="00F57956" w:rsidRDefault="00E4242B" w:rsidP="00F57956">
      <w:r>
        <w:t xml:space="preserve">Por lo tanto, </w:t>
      </w:r>
      <w:proofErr w:type="spellStart"/>
      <w:r w:rsidR="00C85635" w:rsidRPr="00C85635">
        <w:t>OpenStreetMap</w:t>
      </w:r>
      <w:proofErr w:type="spellEnd"/>
      <w:r w:rsidR="00C85635" w:rsidRPr="00C85635">
        <w:t xml:space="preserve"> se utiliza como fuente de datos de la red vial, </w:t>
      </w:r>
      <w:r w:rsidR="00C85635">
        <w:t>llenando</w:t>
      </w:r>
      <w:r w:rsidR="00C85635" w:rsidRPr="00C85635">
        <w:t xml:space="preserve"> el grafo (nodos, aristas y restricciones de sentido de calle) que alimenta al algoritmo A*. Esta decisión </w:t>
      </w:r>
      <w:r w:rsidR="00C85635">
        <w:t>se debe a que como se mencionó anteriormente,</w:t>
      </w:r>
      <w:r w:rsidR="00C85635" w:rsidRPr="00C85635">
        <w:t xml:space="preserve"> OSM permite la descarga y procesamiento local de sus datos vectoriales, lo cual es indispensable para implementar un algoritmo de enrutamiento propio. Por su parte, Google </w:t>
      </w:r>
      <w:proofErr w:type="spellStart"/>
      <w:r w:rsidR="00C85635" w:rsidRPr="00C85635">
        <w:t>Maps</w:t>
      </w:r>
      <w:proofErr w:type="spellEnd"/>
      <w:r w:rsidR="00C85635" w:rsidRPr="00C85635">
        <w:t xml:space="preserve"> se utiliza como motor de visualización dentro de la aplicación móvil</w:t>
      </w:r>
      <w:r w:rsidR="00C85635">
        <w:t>.</w:t>
      </w:r>
    </w:p>
    <w:p w14:paraId="1F41EDA1" w14:textId="668FF0C6" w:rsidR="00980EA4" w:rsidRDefault="00980EA4" w:rsidP="00980EA4">
      <w:pPr>
        <w:pStyle w:val="Ttulo3"/>
      </w:pPr>
      <w:bookmarkStart w:id="77" w:name="_Toc229993929"/>
      <w:r>
        <w:lastRenderedPageBreak/>
        <w:t>3.1.2 Aplicaciones móviles</w:t>
      </w:r>
      <w:bookmarkEnd w:id="77"/>
    </w:p>
    <w:p w14:paraId="0F92D2DE" w14:textId="490EFC96" w:rsidR="00B02DFF" w:rsidRDefault="009A6207" w:rsidP="0031310B">
      <w:r>
        <w:t>Según datos de la “</w:t>
      </w:r>
      <w:r w:rsidRPr="009A6207">
        <w:t>Encuesta Nacional sobre Disponibilidad y Uso de Tecnologías de la Información en los Hogares (ENDUTIH) 2024</w:t>
      </w:r>
      <w:r>
        <w:t xml:space="preserve">” realizada por el INEGI, se puede observar </w:t>
      </w:r>
      <w:r w:rsidR="00740A92">
        <w:t>que un 81.</w:t>
      </w:r>
      <w:r w:rsidR="00701712">
        <w:t>7</w:t>
      </w:r>
      <w:r w:rsidR="00740A92">
        <w:t>% de la población mexicana tiene acceso a un dispositivo móvil</w:t>
      </w:r>
      <w:r w:rsidR="00701712">
        <w:t xml:space="preserve"> y un 83.1% acceso a internet. </w:t>
      </w:r>
      <w:sdt>
        <w:sdtPr>
          <w:id w:val="1979489962"/>
          <w:citation/>
        </w:sdtPr>
        <w:sdtEndPr/>
        <w:sdtContent>
          <w:r w:rsidR="00FC14D2">
            <w:fldChar w:fldCharType="begin"/>
          </w:r>
          <w:r w:rsidR="00FC14D2">
            <w:instrText xml:space="preserve"> CITATION INE24 \l 2058 </w:instrText>
          </w:r>
          <w:r w:rsidR="00FC14D2">
            <w:fldChar w:fldCharType="separate"/>
          </w:r>
          <w:r>
            <w:rPr>
              <w:noProof/>
            </w:rPr>
            <w:t>[61]</w:t>
          </w:r>
          <w:r w:rsidR="00FC14D2">
            <w:fldChar w:fldCharType="end"/>
          </w:r>
        </w:sdtContent>
      </w:sdt>
    </w:p>
    <w:p w14:paraId="719947BB" w14:textId="064CC84B" w:rsidR="00B02DFF" w:rsidRDefault="00676787" w:rsidP="0031310B">
      <w:r>
        <w:rPr>
          <w:noProof/>
        </w:rPr>
        <mc:AlternateContent>
          <mc:Choice Requires="wps">
            <w:drawing>
              <wp:anchor distT="0" distB="0" distL="114300" distR="114300" simplePos="0" relativeHeight="251658248" behindDoc="0" locked="0" layoutInCell="1" allowOverlap="1" wp14:anchorId="56960BE1" wp14:editId="284AB765">
                <wp:simplePos x="0" y="0"/>
                <wp:positionH relativeFrom="column">
                  <wp:posOffset>412750</wp:posOffset>
                </wp:positionH>
                <wp:positionV relativeFrom="paragraph">
                  <wp:posOffset>2747645</wp:posOffset>
                </wp:positionV>
                <wp:extent cx="4785995" cy="635"/>
                <wp:effectExtent l="0" t="0" r="0" b="0"/>
                <wp:wrapTopAndBottom/>
                <wp:docPr id="5729683" name="Cuadro de texto 1"/>
                <wp:cNvGraphicFramePr/>
                <a:graphic xmlns:a="http://schemas.openxmlformats.org/drawingml/2006/main">
                  <a:graphicData uri="http://schemas.microsoft.com/office/word/2010/wordprocessingShape">
                    <wps:wsp>
                      <wps:cNvSpPr txBox="1"/>
                      <wps:spPr>
                        <a:xfrm>
                          <a:off x="0" y="0"/>
                          <a:ext cx="4785995" cy="635"/>
                        </a:xfrm>
                        <a:prstGeom prst="rect">
                          <a:avLst/>
                        </a:prstGeom>
                        <a:solidFill>
                          <a:prstClr val="white"/>
                        </a:solidFill>
                        <a:ln>
                          <a:noFill/>
                        </a:ln>
                      </wps:spPr>
                      <wps:txbx>
                        <w:txbxContent>
                          <w:p w14:paraId="3CBDCC2A" w14:textId="55B1A083" w:rsidR="00676787" w:rsidRPr="009F7B79" w:rsidRDefault="00676787" w:rsidP="00171EF1">
                            <w:pPr>
                              <w:pStyle w:val="Descripcin"/>
                              <w:rPr>
                                <w:noProof/>
                                <w:sz w:val="22"/>
                              </w:rPr>
                            </w:pPr>
                            <w:bookmarkStart w:id="78" w:name="_Toc229993810"/>
                            <w:r>
                              <w:t xml:space="preserve">Ilustración </w:t>
                            </w:r>
                            <w:fldSimple w:instr=" SEQ Ilustración \* ARABIC ">
                              <w:r w:rsidR="00F43743">
                                <w:rPr>
                                  <w:noProof/>
                                </w:rPr>
                                <w:t>6</w:t>
                              </w:r>
                            </w:fldSimple>
                            <w:r>
                              <w:t xml:space="preserve"> Gráfica de la encuesta ENDUTIH realizada por el INEGI</w:t>
                            </w:r>
                            <w:r w:rsidR="001B5B5D">
                              <w:t xml:space="preserve"> </w:t>
                            </w:r>
                            <w:r w:rsidR="003E1443">
                              <w:t xml:space="preserve"> </w:t>
                            </w:r>
                            <w:sdt>
                              <w:sdtPr>
                                <w:id w:val="-1979219466"/>
                                <w:citation/>
                              </w:sdtPr>
                              <w:sdtEndPr/>
                              <w:sdtContent>
                                <w:r w:rsidR="001B5B5D">
                                  <w:fldChar w:fldCharType="begin"/>
                                </w:r>
                                <w:r w:rsidR="001B5B5D">
                                  <w:instrText xml:space="preserve"> CITATION INE24 \l 2058 </w:instrText>
                                </w:r>
                                <w:r w:rsidR="001B5B5D">
                                  <w:fldChar w:fldCharType="separate"/>
                                </w:r>
                                <w:r>
                                  <w:rPr>
                                    <w:noProof/>
                                  </w:rPr>
                                  <w:t>[61]</w:t>
                                </w:r>
                                <w:r w:rsidR="001B5B5D">
                                  <w:fldChar w:fldCharType="end"/>
                                </w:r>
                              </w:sdtContent>
                            </w:sdt>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960BE1" id="_x0000_s1032" type="#_x0000_t202" style="position:absolute;left:0;text-align:left;margin-left:32.5pt;margin-top:216.35pt;width:376.85pt;height:.05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" stroked="f">
                <v:textbox style="mso-fit-shape-to-text:t" inset="0,0,0,0">
                  <w:txbxContent>
                    <w:p w14:paraId="3CBDCC2A" w14:textId="55B1A083" w:rsidR="00676787" w:rsidRPr="009F7B79" w:rsidRDefault="00676787" w:rsidP="00171EF1">
                      <w:pPr>
                        <w:pStyle w:val="Descripcin"/>
                        <w:rPr>
                          <w:noProof/>
                          <w:sz w:val="22"/>
                        </w:rPr>
                      </w:pPr>
                      <w:bookmarkStart w:id="79" w:name="_Toc229993810"/>
                      <w:r>
                        <w:t xml:space="preserve">Ilustración </w:t>
                      </w:r>
                      <w:fldSimple w:instr=" SEQ Ilustración \* ARABIC ">
                        <w:r w:rsidR="00F43743">
                          <w:rPr>
                            <w:noProof/>
                          </w:rPr>
                          <w:t>6</w:t>
                        </w:r>
                      </w:fldSimple>
                      <w:r>
                        <w:t xml:space="preserve"> Gráfica de la encuesta ENDUTIH realizada por el INEGI</w:t>
                      </w:r>
                      <w:r w:rsidR="001B5B5D">
                        <w:t xml:space="preserve"> </w:t>
                      </w:r>
                      <w:r w:rsidR="003E1443">
                        <w:t xml:space="preserve"> </w:t>
                      </w:r>
                      <w:sdt>
                        <w:sdtPr>
                          <w:id w:val="-1979219466"/>
                          <w:citation/>
                        </w:sdtPr>
                        <w:sdtEndPr/>
                        <w:sdtContent>
                          <w:r w:rsidR="001B5B5D">
                            <w:fldChar w:fldCharType="begin"/>
                          </w:r>
                          <w:r w:rsidR="001B5B5D">
                            <w:instrText xml:space="preserve"> CITATION INE24 \l 2058 </w:instrText>
                          </w:r>
                          <w:r w:rsidR="001B5B5D">
                            <w:fldChar w:fldCharType="separate"/>
                          </w:r>
                          <w:r>
                            <w:rPr>
                              <w:noProof/>
                            </w:rPr>
                            <w:t>[61]</w:t>
                          </w:r>
                          <w:r w:rsidR="001B5B5D">
                            <w:fldChar w:fldCharType="end"/>
                          </w:r>
                        </w:sdtContent>
                      </w:sdt>
                      <w:bookmarkEnd w:id="79"/>
                    </w:p>
                  </w:txbxContent>
                </v:textbox>
                <w10:wrap type="topAndBottom"/>
              </v:shape>
            </w:pict>
          </mc:Fallback>
        </mc:AlternateContent>
      </w:r>
      <w:r>
        <w:rPr>
          <w:noProof/>
        </w:rPr>
        <w:drawing>
          <wp:anchor distT="0" distB="0" distL="114300" distR="114300" simplePos="0" relativeHeight="251658247" behindDoc="0" locked="0" layoutInCell="1" allowOverlap="1" wp14:anchorId="5EF7AB3F" wp14:editId="0B5556BC">
            <wp:simplePos x="0" y="0"/>
            <wp:positionH relativeFrom="margin">
              <wp:align>center</wp:align>
            </wp:positionH>
            <wp:positionV relativeFrom="paragraph">
              <wp:posOffset>384976</wp:posOffset>
            </wp:positionV>
            <wp:extent cx="4786179" cy="2305878"/>
            <wp:effectExtent l="0" t="0" r="0" b="0"/>
            <wp:wrapTopAndBottom/>
            <wp:docPr id="1152678363" name="Imagen 9"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78363" name="Imagen 9" descr="Gráfico&#10;&#10;El contenido generado por IA puede ser incorrecto."/>
                    <pic:cNvPicPr/>
                  </pic:nvPicPr>
                  <pic:blipFill rotWithShape="1">
                    <a:blip r:embed="rId19">
                      <a:extLst>
                        <a:ext uri="{28A0092B-C50C-407E-A947-70E740481C1C}">
                          <a14:useLocalDpi xmlns:a14="http://schemas.microsoft.com/office/drawing/2010/main" val="0"/>
                        </a:ext>
                      </a:extLst>
                    </a:blip>
                    <a:srcRect l="7793" t="45095" r="6916" b="14414"/>
                    <a:stretch>
                      <a:fillRect/>
                    </a:stretch>
                  </pic:blipFill>
                  <pic:spPr bwMode="auto">
                    <a:xfrm>
                      <a:off x="0" y="0"/>
                      <a:ext cx="4786179" cy="2305878"/>
                    </a:xfrm>
                    <a:prstGeom prst="rect">
                      <a:avLst/>
                    </a:prstGeom>
                    <a:ln>
                      <a:noFill/>
                    </a:ln>
                    <a:extLst>
                      <a:ext uri="{53640926-AAD7-44D8-BBD7-CCE9431645EC}">
                        <a14:shadowObscured xmlns:a14="http://schemas.microsoft.com/office/drawing/2010/main"/>
                      </a:ext>
                    </a:extLst>
                  </pic:spPr>
                </pic:pic>
              </a:graphicData>
            </a:graphic>
          </wp:anchor>
        </w:drawing>
      </w:r>
      <w:r w:rsidR="00B02DFF">
        <w:t xml:space="preserve">En la </w:t>
      </w:r>
      <w:r>
        <w:t xml:space="preserve">figura número </w:t>
      </w:r>
      <w:r w:rsidR="00AB67C2">
        <w:t>3 proporcionada</w:t>
      </w:r>
      <w:r w:rsidR="00B02DFF">
        <w:t xml:space="preserve"> por la INEGI, se puede observar la tendencia</w:t>
      </w:r>
      <w:r>
        <w:t xml:space="preserve"> de crecimiento en el acceso a un dispositivo móvil e internet.</w:t>
      </w:r>
    </w:p>
    <w:p w14:paraId="2465AAAD" w14:textId="391DCA9A" w:rsidR="00FC14D2" w:rsidRDefault="00B77C73" w:rsidP="0031310B">
      <w:r>
        <w:t>En el año 2024</w:t>
      </w:r>
      <w:r w:rsidR="00416611">
        <w:t xml:space="preserve"> e</w:t>
      </w:r>
      <w:r w:rsidR="00416611" w:rsidRPr="00416611">
        <w:t>l acceso a los sitios d</w:t>
      </w:r>
      <w:r w:rsidR="00416611">
        <w:t>e ventas en línea</w:t>
      </w:r>
      <w:r w:rsidR="00416611" w:rsidRPr="00416611">
        <w:t xml:space="preserve"> ha sido impulsado principalmente por dispositivos móviles, </w:t>
      </w:r>
      <w:r w:rsidR="00416611">
        <w:t>los cuales representaron</w:t>
      </w:r>
      <w:r w:rsidR="00416611" w:rsidRPr="00416611">
        <w:t xml:space="preserve"> el 69% del tráfico total. </w:t>
      </w:r>
      <w:r w:rsidR="00416611">
        <w:t>Lo que</w:t>
      </w:r>
      <w:r w:rsidR="00416611" w:rsidRPr="00416611">
        <w:t xml:space="preserve"> consolida el papel de</w:t>
      </w:r>
      <w:r w:rsidR="00416611">
        <w:t xml:space="preserve"> este dispositivo </w:t>
      </w:r>
      <w:r w:rsidR="00416611" w:rsidRPr="00416611">
        <w:t>como el principal medio de acceso debido a su accesibilidad y conveniencia</w:t>
      </w:r>
      <w:r w:rsidR="00416611">
        <w:t xml:space="preserve">. </w:t>
      </w:r>
      <w:sdt>
        <w:sdtPr>
          <w:id w:val="2092970465"/>
          <w:citation/>
        </w:sdtPr>
        <w:sdtEndPr/>
        <w:sdtContent>
          <w:r w:rsidR="00200847">
            <w:fldChar w:fldCharType="begin"/>
          </w:r>
          <w:r w:rsidR="00200847">
            <w:instrText xml:space="preserve"> CITATION AMV25 \l 2058 </w:instrText>
          </w:r>
          <w:r w:rsidR="00200847">
            <w:fldChar w:fldCharType="separate"/>
          </w:r>
          <w:r>
            <w:rPr>
              <w:noProof/>
            </w:rPr>
            <w:t>[62]</w:t>
          </w:r>
          <w:r w:rsidR="00200847">
            <w:fldChar w:fldCharType="end"/>
          </w:r>
        </w:sdtContent>
      </w:sdt>
    </w:p>
    <w:p w14:paraId="577DD9C0" w14:textId="5C49C8ED" w:rsidR="00B02DFF" w:rsidRDefault="00B02DFF" w:rsidP="0031310B">
      <w:r>
        <w:t xml:space="preserve">Como se ha observado, el uso del celular ha incrementado en los últimos </w:t>
      </w:r>
      <w:r w:rsidR="00AC0566">
        <w:t>años,</w:t>
      </w:r>
      <w:r w:rsidR="00676787">
        <w:t xml:space="preserve"> así como su uso para la realización de compras en línea, lo que facilita la aceptación de la aplicación móvil propuesta.</w:t>
      </w:r>
    </w:p>
    <w:p w14:paraId="6661A8A5" w14:textId="4AF1686E" w:rsidR="0075076A" w:rsidRDefault="0075076A" w:rsidP="0031310B">
      <w:r>
        <w:t>En el mercado a</w:t>
      </w:r>
      <w:r w:rsidRPr="0075076A">
        <w:t xml:space="preserve"> nivel mundial, las </w:t>
      </w:r>
      <w:proofErr w:type="gramStart"/>
      <w:r w:rsidRPr="0075076A">
        <w:t>apps</w:t>
      </w:r>
      <w:proofErr w:type="gramEnd"/>
      <w:r w:rsidRPr="0075076A">
        <w:t xml:space="preserve"> invirtieron 65 mil millones de dólares en adquisición de usuarios, logrando un crecimiento del 5 % en su base de usuarios en 2024. En México, este incremento fue impulsado por una mayor inversión publicitaria del 16 %, con las </w:t>
      </w:r>
      <w:proofErr w:type="gramStart"/>
      <w:r w:rsidRPr="0075076A">
        <w:t>apps</w:t>
      </w:r>
      <w:proofErr w:type="gramEnd"/>
      <w:r w:rsidRPr="0075076A">
        <w:t xml:space="preserve"> de </w:t>
      </w:r>
      <w:r w:rsidR="00CD6EBA">
        <w:t>f</w:t>
      </w:r>
      <w:r w:rsidRPr="0075076A">
        <w:t xml:space="preserve">inanzas y </w:t>
      </w:r>
      <w:r w:rsidR="00CD6EBA">
        <w:t>e</w:t>
      </w:r>
      <w:r w:rsidRPr="0075076A">
        <w:t>ntretenimiento liderando el crecimiento con un 48 % en gasto publicitario cada una, seguidas por las de Transporte con un 38 %.</w:t>
      </w:r>
      <w:sdt>
        <w:sdtPr>
          <w:id w:val="-1541510797"/>
          <w:citation/>
        </w:sdtPr>
        <w:sdtEndPr/>
        <w:sdtContent>
          <w:r w:rsidR="006D02AE">
            <w:fldChar w:fldCharType="begin"/>
          </w:r>
          <w:r w:rsidR="00050474">
            <w:instrText xml:space="preserve">CITATION ret25 \l 2058 </w:instrText>
          </w:r>
          <w:r w:rsidR="006D02AE">
            <w:fldChar w:fldCharType="separate"/>
          </w:r>
          <w:r>
            <w:rPr>
              <w:noProof/>
            </w:rPr>
            <w:t xml:space="preserve"> [63]</w:t>
          </w:r>
          <w:r w:rsidR="006D02AE">
            <w:fldChar w:fldCharType="end"/>
          </w:r>
        </w:sdtContent>
      </w:sdt>
    </w:p>
    <w:p w14:paraId="142C05EF" w14:textId="0BC9F46E" w:rsidR="0075076A" w:rsidRDefault="00A914E1" w:rsidP="0031310B">
      <w:r>
        <w:t xml:space="preserve">En México ha habido un crecimiento en </w:t>
      </w:r>
      <w:r w:rsidR="005F6FA2">
        <w:t xml:space="preserve">las instalaciones y sesiones en aplicaciones como se </w:t>
      </w:r>
      <w:r w:rsidR="006C7B4C">
        <w:t>observa</w:t>
      </w:r>
      <w:r w:rsidR="005F6FA2">
        <w:t xml:space="preserve"> en la ilustración </w:t>
      </w:r>
      <w:r w:rsidR="005D5B14">
        <w:t>4</w:t>
      </w:r>
      <w:r w:rsidR="006C7B4C">
        <w:t>.</w:t>
      </w:r>
    </w:p>
    <w:p w14:paraId="454B9023" w14:textId="77777777" w:rsidR="008A4981" w:rsidRDefault="00F72C89" w:rsidP="008A4981">
      <w:pPr>
        <w:keepNext/>
      </w:pPr>
      <w:r>
        <w:rPr>
          <w:noProof/>
        </w:rPr>
        <w:lastRenderedPageBreak/>
        <w:drawing>
          <wp:inline distT="0" distB="0" distL="0" distR="0" wp14:anchorId="5B7D3791" wp14:editId="2706211F">
            <wp:extent cx="5612130" cy="3131185"/>
            <wp:effectExtent l="0" t="0" r="7620" b="0"/>
            <wp:docPr id="70903979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12130" cy="3131185"/>
                    </a:xfrm>
                    <a:prstGeom prst="rect">
                      <a:avLst/>
                    </a:prstGeom>
                    <a:noFill/>
                    <a:ln>
                      <a:noFill/>
                    </a:ln>
                  </pic:spPr>
                </pic:pic>
              </a:graphicData>
            </a:graphic>
          </wp:inline>
        </w:drawing>
      </w:r>
    </w:p>
    <w:p w14:paraId="74C5B09F" w14:textId="1FE2E115" w:rsidR="00A80C52" w:rsidRPr="0031310B" w:rsidRDefault="008A4981" w:rsidP="008801FA">
      <w:pPr>
        <w:pStyle w:val="Descripcin"/>
        <w:jc w:val="center"/>
      </w:pPr>
      <w:bookmarkStart w:id="80" w:name="_Toc229993811"/>
      <w:r>
        <w:t xml:space="preserve">Ilustración </w:t>
      </w:r>
      <w:fldSimple w:instr=" SEQ Ilustración \* ARABIC ">
        <w:r w:rsidR="00F43743">
          <w:rPr>
            <w:noProof/>
          </w:rPr>
          <w:t>7</w:t>
        </w:r>
      </w:fldSimple>
      <w:r>
        <w:t xml:space="preserve"> Crecimiento de las instalaciones en México 2023</w:t>
      </w:r>
      <w:bookmarkEnd w:id="80"/>
    </w:p>
    <w:p w14:paraId="57E1B750" w14:textId="6A64A823" w:rsidR="00980EA4" w:rsidRDefault="00980EA4" w:rsidP="0031310B">
      <w:pPr>
        <w:pStyle w:val="Ttulo3"/>
      </w:pPr>
      <w:bookmarkStart w:id="81" w:name="_Toc229993930"/>
      <w:r>
        <w:t xml:space="preserve">3.1.3 </w:t>
      </w:r>
      <w:r w:rsidR="00CA076E">
        <w:t>Aplicaciones web</w:t>
      </w:r>
      <w:bookmarkEnd w:id="81"/>
    </w:p>
    <w:p w14:paraId="22B884F6" w14:textId="72466ADA" w:rsidR="00EF20B3" w:rsidRPr="00EF20B3" w:rsidRDefault="00EF20B3" w:rsidP="00EF20B3">
      <w:pPr>
        <w:rPr>
          <w:u w:val="single"/>
        </w:rPr>
      </w:pPr>
      <w:r w:rsidRPr="00EF20B3">
        <w:t xml:space="preserve">El ecosistema de las aplicaciones web </w:t>
      </w:r>
      <w:r w:rsidR="007613B8">
        <w:t xml:space="preserve">en los últimos años </w:t>
      </w:r>
      <w:r w:rsidRPr="00EF20B3">
        <w:t xml:space="preserve">ha experimentado una transformación, pasando de ser repositorios de información estática a plataformas de software complejas y altamente interactivas. En la actualidad, el desarrollo web se rige por la necesidad de ofrecer experiencias de usuario comparables a las de las aplicaciones nativas, pero con la </w:t>
      </w:r>
      <w:r w:rsidR="005F22F8">
        <w:t xml:space="preserve">particularidad de una mejor </w:t>
      </w:r>
      <w:r w:rsidRPr="00EF20B3">
        <w:t>accesibilidad y el alcance global de un navegador.</w:t>
      </w:r>
      <w:r w:rsidR="004505F4">
        <w:t xml:space="preserve"> Además, </w:t>
      </w:r>
      <w:r w:rsidR="0058332B">
        <w:t xml:space="preserve">la </w:t>
      </w:r>
      <w:r w:rsidR="00E144AE">
        <w:t xml:space="preserve">experiencia del usuario (normalmente conocida como UX) es de vital importancia, ya que incita al usuario a utilizar el aplicativo. </w:t>
      </w:r>
      <w:sdt>
        <w:sdtPr>
          <w:id w:val="956989144"/>
          <w:citation/>
        </w:sdtPr>
        <w:sdtEndPr/>
        <w:sdtContent>
          <w:r w:rsidR="008E1754">
            <w:fldChar w:fldCharType="begin"/>
          </w:r>
          <w:r w:rsidR="00930C48">
            <w:instrText xml:space="preserve">CITATION Ble24 \l 2058 </w:instrText>
          </w:r>
          <w:r w:rsidR="008E1754">
            <w:fldChar w:fldCharType="separate"/>
          </w:r>
          <w:r>
            <w:rPr>
              <w:noProof/>
            </w:rPr>
            <w:t>[64]</w:t>
          </w:r>
          <w:r w:rsidR="008E1754">
            <w:fldChar w:fldCharType="end"/>
          </w:r>
        </w:sdtContent>
      </w:sdt>
    </w:p>
    <w:p w14:paraId="36C48301" w14:textId="64B4CF8D" w:rsidR="00A84CBD" w:rsidRPr="00EF20B3" w:rsidRDefault="00EF20B3" w:rsidP="00612803">
      <w:r w:rsidRPr="00EF20B3">
        <w:t xml:space="preserve">En </w:t>
      </w:r>
      <w:r w:rsidR="005F22F8">
        <w:t>México</w:t>
      </w:r>
      <w:r w:rsidRPr="00EF20B3">
        <w:t>, la adopción de servicios digitales ha alcanzado niveles</w:t>
      </w:r>
      <w:r w:rsidR="005F22F8">
        <w:t xml:space="preserve"> altos</w:t>
      </w:r>
      <w:r w:rsidRPr="00EF20B3">
        <w:t>. Según el Estudio de Venta Online 2024 de la AMVO, México es uno de los países con mayor crecimiento en comercio electrónico a nivel mundial, con más de 65 millones de compradores digitales. Este informe destaca que el 40% de estos usuarios realiza compras semanales, y que las categorías de servicios a domicilio y productos de consumo masivo muestran una alta tasa de recurrencia.</w:t>
      </w:r>
      <w:r w:rsidR="00E10765">
        <w:t xml:space="preserve"> </w:t>
      </w:r>
      <w:sdt>
        <w:sdtPr>
          <w:id w:val="1804421069"/>
          <w:citation/>
        </w:sdtPr>
        <w:sdtEndPr/>
        <w:sdtContent>
          <w:r w:rsidR="00E10765">
            <w:fldChar w:fldCharType="begin"/>
          </w:r>
          <w:r w:rsidR="00E10765">
            <w:instrText xml:space="preserve"> CITATION AMV25 \l 2058 </w:instrText>
          </w:r>
          <w:r w:rsidR="00E10765">
            <w:fldChar w:fldCharType="separate"/>
          </w:r>
          <w:r>
            <w:rPr>
              <w:noProof/>
            </w:rPr>
            <w:t>[62]</w:t>
          </w:r>
          <w:r w:rsidR="00E10765">
            <w:fldChar w:fldCharType="end"/>
          </w:r>
        </w:sdtContent>
      </w:sdt>
    </w:p>
    <w:p w14:paraId="698A7CEB" w14:textId="4F0A5D46" w:rsidR="00DE0C65" w:rsidRDefault="00DE0C65" w:rsidP="00DE0C65">
      <w:pPr>
        <w:pStyle w:val="Ttulo3"/>
      </w:pPr>
      <w:bookmarkStart w:id="82" w:name="_Toc229993931"/>
      <w:r>
        <w:t xml:space="preserve">3.1.4 </w:t>
      </w:r>
      <w:r w:rsidR="004B4D2F">
        <w:t>Lenguajes de pro</w:t>
      </w:r>
      <w:r w:rsidR="008E01C4">
        <w:t>gramación</w:t>
      </w:r>
      <w:bookmarkEnd w:id="82"/>
      <w:r w:rsidR="008E01C4">
        <w:t xml:space="preserve"> </w:t>
      </w:r>
    </w:p>
    <w:p w14:paraId="03503CD8" w14:textId="543FDB47" w:rsidR="008E01C4" w:rsidRDefault="00E02098" w:rsidP="008E01C4">
      <w:proofErr w:type="spellStart"/>
      <w:r>
        <w:t>Kotlin</w:t>
      </w:r>
      <w:proofErr w:type="spellEnd"/>
      <w:r>
        <w:t xml:space="preserve"> es un lenguaje tipad</w:t>
      </w:r>
      <w:r w:rsidR="0042490C">
        <w:t xml:space="preserve">o, </w:t>
      </w:r>
      <w:r w:rsidR="00DF0CE1">
        <w:t>l</w:t>
      </w:r>
      <w:r w:rsidR="0042490C" w:rsidRPr="0042490C">
        <w:t>a principal ventaja de un lenguaje de tipado estático es la protección contra errores de ejecución y una ejecución más rápida. Esto se debe a que el compilador conoce los tipos de datos exactos en uso y puede generar código máquina optimizado. </w:t>
      </w:r>
      <w:sdt>
        <w:sdtPr>
          <w:id w:val="-1691744193"/>
          <w:citation/>
        </w:sdtPr>
        <w:sdtEndPr/>
        <w:sdtContent>
          <w:r w:rsidR="000F4962">
            <w:fldChar w:fldCharType="begin"/>
          </w:r>
          <w:r w:rsidR="000F4962">
            <w:instrText xml:space="preserve"> CITATION Abe25 \l 2058 </w:instrText>
          </w:r>
          <w:r w:rsidR="000F4962">
            <w:fldChar w:fldCharType="separate"/>
          </w:r>
          <w:r>
            <w:rPr>
              <w:noProof/>
            </w:rPr>
            <w:t>[65]</w:t>
          </w:r>
          <w:r w:rsidR="000F4962">
            <w:fldChar w:fldCharType="end"/>
          </w:r>
        </w:sdtContent>
      </w:sdt>
    </w:p>
    <w:p w14:paraId="42FA6047" w14:textId="76100210" w:rsidR="00901B13" w:rsidRPr="008E01C4" w:rsidRDefault="00901B13" w:rsidP="008E01C4">
      <w:r>
        <w:t>Por otr</w:t>
      </w:r>
      <w:r w:rsidR="008801FA">
        <w:t>a parte,</w:t>
      </w:r>
      <w:r>
        <w:t xml:space="preserve"> contamos con </w:t>
      </w:r>
      <w:r w:rsidR="00A84CBD">
        <w:t>la ventaja del</w:t>
      </w:r>
      <w:r>
        <w:t xml:space="preserve"> desarrollo multiplataforma </w:t>
      </w:r>
      <w:r w:rsidR="00A84CBD">
        <w:t>que ofrece</w:t>
      </w:r>
      <w:r>
        <w:t xml:space="preserve"> </w:t>
      </w:r>
      <w:proofErr w:type="spellStart"/>
      <w:r w:rsidRPr="00901B13">
        <w:t>Kotlin</w:t>
      </w:r>
      <w:proofErr w:type="spellEnd"/>
      <w:r w:rsidR="00A84CBD">
        <w:t>, donde</w:t>
      </w:r>
      <w:r w:rsidRPr="00901B13">
        <w:t xml:space="preserve"> se puede utilizar para cualquier tipo de desarrollo, desde la web del lado del servidor y del lado del cliente, hasta Android </w:t>
      </w:r>
      <w:proofErr w:type="gramStart"/>
      <w:r w:rsidRPr="00901B13">
        <w:t>e</w:t>
      </w:r>
      <w:proofErr w:type="gramEnd"/>
      <w:r w:rsidRPr="00901B13">
        <w:t xml:space="preserve"> iOS. Como el lenguaje se ejecuta en JVM, permite compartir código entre diferentes plataformas</w:t>
      </w:r>
      <w:r>
        <w:t xml:space="preserve"> </w:t>
      </w:r>
      <w:sdt>
        <w:sdtPr>
          <w:id w:val="-1246952698"/>
          <w:citation/>
        </w:sdtPr>
        <w:sdtEndPr/>
        <w:sdtContent>
          <w:r>
            <w:fldChar w:fldCharType="begin"/>
          </w:r>
          <w:r w:rsidR="00D55F1F">
            <w:instrText xml:space="preserve">CITATION Ele26 \l 2058 </w:instrText>
          </w:r>
          <w:r>
            <w:fldChar w:fldCharType="separate"/>
          </w:r>
          <w:r>
            <w:rPr>
              <w:noProof/>
            </w:rPr>
            <w:t>[66]</w:t>
          </w:r>
          <w:r>
            <w:fldChar w:fldCharType="end"/>
          </w:r>
        </w:sdtContent>
      </w:sdt>
      <w:r w:rsidR="0039305C">
        <w:t>.</w:t>
      </w:r>
    </w:p>
    <w:p w14:paraId="5667FECD" w14:textId="1420A22D" w:rsidR="00CA076E" w:rsidRDefault="00CA076E" w:rsidP="0031310B">
      <w:pPr>
        <w:pStyle w:val="Ttulo2"/>
      </w:pPr>
      <w:bookmarkStart w:id="83" w:name="_Toc229993932"/>
      <w:r>
        <w:lastRenderedPageBreak/>
        <w:t>3.2 Sistemas existentes</w:t>
      </w:r>
      <w:bookmarkEnd w:id="83"/>
    </w:p>
    <w:tbl>
      <w:tblPr>
        <w:tblpPr w:leftFromText="141" w:rightFromText="141" w:vertAnchor="text" w:horzAnchor="margin" w:tblpY="347"/>
        <w:tblW w:w="88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2"/>
        <w:gridCol w:w="2103"/>
        <w:gridCol w:w="1788"/>
        <w:gridCol w:w="1685"/>
        <w:gridCol w:w="1766"/>
      </w:tblGrid>
      <w:tr w:rsidR="004453D2" w14:paraId="61E46425" w14:textId="77777777" w:rsidTr="007B51FF">
        <w:trPr>
          <w:trHeight w:val="560"/>
        </w:trPr>
        <w:tc>
          <w:tcPr>
            <w:tcW w:w="1542" w:type="dxa"/>
          </w:tcPr>
          <w:p w14:paraId="57B7B0F7" w14:textId="77777777" w:rsidR="007B51FF" w:rsidRPr="00D33E4A" w:rsidRDefault="007B51FF" w:rsidP="007B51FF">
            <w:pPr>
              <w:jc w:val="center"/>
              <w:rPr>
                <w:rFonts w:cs="Times New Roman"/>
                <w:b/>
                <w:bCs/>
                <w:sz w:val="18"/>
                <w:szCs w:val="18"/>
              </w:rPr>
            </w:pPr>
            <w:r w:rsidRPr="00D33E4A">
              <w:rPr>
                <w:rFonts w:cs="Times New Roman"/>
                <w:b/>
                <w:bCs/>
                <w:sz w:val="18"/>
                <w:szCs w:val="18"/>
              </w:rPr>
              <w:t>SOFTWARE</w:t>
            </w:r>
          </w:p>
        </w:tc>
        <w:tc>
          <w:tcPr>
            <w:tcW w:w="2103" w:type="dxa"/>
          </w:tcPr>
          <w:p w14:paraId="3D0CE21A" w14:textId="77777777" w:rsidR="007B51FF" w:rsidRPr="00D33E4A" w:rsidRDefault="007B51FF" w:rsidP="007B51FF">
            <w:pPr>
              <w:jc w:val="center"/>
              <w:rPr>
                <w:rFonts w:cs="Times New Roman"/>
                <w:b/>
                <w:bCs/>
                <w:sz w:val="18"/>
                <w:szCs w:val="18"/>
              </w:rPr>
            </w:pPr>
            <w:r w:rsidRPr="00D33E4A">
              <w:rPr>
                <w:rFonts w:cs="Times New Roman"/>
                <w:b/>
                <w:bCs/>
                <w:sz w:val="18"/>
                <w:szCs w:val="18"/>
              </w:rPr>
              <w:t>DISPONIBILIDAD</w:t>
            </w:r>
            <w:r>
              <w:rPr>
                <w:rFonts w:cs="Times New Roman"/>
                <w:b/>
                <w:bCs/>
                <w:sz w:val="18"/>
                <w:szCs w:val="18"/>
              </w:rPr>
              <w:t xml:space="preserve"> EN MÉXICO</w:t>
            </w:r>
          </w:p>
        </w:tc>
        <w:tc>
          <w:tcPr>
            <w:tcW w:w="1788" w:type="dxa"/>
          </w:tcPr>
          <w:p w14:paraId="324AC847" w14:textId="77777777" w:rsidR="007B51FF" w:rsidRPr="00D33E4A" w:rsidRDefault="007B51FF" w:rsidP="007B51FF">
            <w:pPr>
              <w:jc w:val="center"/>
              <w:rPr>
                <w:rFonts w:cs="Times New Roman"/>
                <w:b/>
                <w:bCs/>
                <w:sz w:val="18"/>
                <w:szCs w:val="18"/>
              </w:rPr>
            </w:pPr>
            <w:r w:rsidRPr="00D33E4A">
              <w:rPr>
                <w:rFonts w:cs="Times New Roman"/>
                <w:b/>
                <w:bCs/>
                <w:sz w:val="18"/>
                <w:szCs w:val="18"/>
              </w:rPr>
              <w:t>ENTREGA DE GARRAFONES</w:t>
            </w:r>
          </w:p>
        </w:tc>
        <w:tc>
          <w:tcPr>
            <w:tcW w:w="1685" w:type="dxa"/>
          </w:tcPr>
          <w:p w14:paraId="79F2148C" w14:textId="77777777" w:rsidR="007B51FF" w:rsidRPr="00D33E4A" w:rsidRDefault="007B51FF" w:rsidP="007B51FF">
            <w:pPr>
              <w:jc w:val="center"/>
              <w:rPr>
                <w:rFonts w:cs="Times New Roman"/>
                <w:b/>
                <w:bCs/>
                <w:sz w:val="18"/>
                <w:szCs w:val="18"/>
              </w:rPr>
            </w:pPr>
            <w:r w:rsidRPr="00D33E4A">
              <w:rPr>
                <w:rFonts w:cs="Times New Roman"/>
                <w:b/>
                <w:bCs/>
                <w:sz w:val="18"/>
                <w:szCs w:val="18"/>
              </w:rPr>
              <w:t>DISEÑADA PARA USUARIO</w:t>
            </w:r>
          </w:p>
        </w:tc>
        <w:tc>
          <w:tcPr>
            <w:tcW w:w="1766" w:type="dxa"/>
          </w:tcPr>
          <w:p w14:paraId="570B2702" w14:textId="77777777" w:rsidR="007B51FF" w:rsidRPr="00D33E4A" w:rsidRDefault="007B51FF" w:rsidP="007B51FF">
            <w:pPr>
              <w:jc w:val="center"/>
              <w:rPr>
                <w:rFonts w:cs="Times New Roman"/>
                <w:b/>
                <w:bCs/>
                <w:sz w:val="18"/>
                <w:szCs w:val="18"/>
              </w:rPr>
            </w:pPr>
            <w:r>
              <w:rPr>
                <w:rFonts w:cs="Times New Roman"/>
                <w:b/>
                <w:bCs/>
                <w:sz w:val="18"/>
                <w:szCs w:val="18"/>
              </w:rPr>
              <w:t>DISEÑADA PARA REPARTIDOR</w:t>
            </w:r>
          </w:p>
        </w:tc>
      </w:tr>
      <w:tr w:rsidR="004453D2" w14:paraId="65D3F5B6" w14:textId="77777777" w:rsidTr="007B51FF">
        <w:trPr>
          <w:trHeight w:val="416"/>
        </w:trPr>
        <w:tc>
          <w:tcPr>
            <w:tcW w:w="1542" w:type="dxa"/>
          </w:tcPr>
          <w:p w14:paraId="11E2D947" w14:textId="77777777" w:rsidR="007B51FF" w:rsidRDefault="007B51FF" w:rsidP="007B51FF">
            <w:pPr>
              <w:jc w:val="center"/>
              <w:rPr>
                <w:rFonts w:cs="Times New Roman"/>
                <w:sz w:val="18"/>
                <w:szCs w:val="18"/>
              </w:rPr>
            </w:pPr>
            <w:proofErr w:type="spellStart"/>
            <w:r>
              <w:rPr>
                <w:rFonts w:cs="Times New Roman"/>
                <w:sz w:val="18"/>
                <w:szCs w:val="18"/>
              </w:rPr>
              <w:t>Rappi</w:t>
            </w:r>
            <w:proofErr w:type="spellEnd"/>
          </w:p>
        </w:tc>
        <w:tc>
          <w:tcPr>
            <w:tcW w:w="2103" w:type="dxa"/>
          </w:tcPr>
          <w:p w14:paraId="46B6399B" w14:textId="77777777" w:rsidR="007B51FF" w:rsidRDefault="007B51FF" w:rsidP="007B51FF">
            <w:pPr>
              <w:jc w:val="center"/>
              <w:rPr>
                <w:rFonts w:cs="Times New Roman"/>
                <w:sz w:val="18"/>
                <w:szCs w:val="18"/>
              </w:rPr>
            </w:pPr>
            <w:r>
              <w:rPr>
                <w:rFonts w:cs="Times New Roman"/>
                <w:sz w:val="18"/>
                <w:szCs w:val="18"/>
              </w:rPr>
              <w:t>SI</w:t>
            </w:r>
          </w:p>
        </w:tc>
        <w:tc>
          <w:tcPr>
            <w:tcW w:w="1788" w:type="dxa"/>
          </w:tcPr>
          <w:p w14:paraId="57CCCDB8" w14:textId="77777777" w:rsidR="007B51FF" w:rsidRDefault="007B51FF" w:rsidP="007B51FF">
            <w:pPr>
              <w:jc w:val="center"/>
              <w:rPr>
                <w:rFonts w:cs="Times New Roman"/>
                <w:sz w:val="18"/>
                <w:szCs w:val="18"/>
              </w:rPr>
            </w:pPr>
            <w:r>
              <w:rPr>
                <w:rFonts w:cs="Times New Roman"/>
                <w:sz w:val="18"/>
                <w:szCs w:val="18"/>
              </w:rPr>
              <w:t>NO</w:t>
            </w:r>
          </w:p>
        </w:tc>
        <w:tc>
          <w:tcPr>
            <w:tcW w:w="1685" w:type="dxa"/>
          </w:tcPr>
          <w:p w14:paraId="66FCE096" w14:textId="77777777" w:rsidR="007B51FF" w:rsidRDefault="007B51FF" w:rsidP="007B51FF">
            <w:pPr>
              <w:jc w:val="center"/>
              <w:rPr>
                <w:rFonts w:cs="Times New Roman"/>
                <w:sz w:val="18"/>
                <w:szCs w:val="18"/>
              </w:rPr>
            </w:pPr>
            <w:r>
              <w:rPr>
                <w:rFonts w:cs="Times New Roman"/>
                <w:sz w:val="18"/>
                <w:szCs w:val="18"/>
              </w:rPr>
              <w:t>SÍ</w:t>
            </w:r>
          </w:p>
        </w:tc>
        <w:tc>
          <w:tcPr>
            <w:tcW w:w="1766" w:type="dxa"/>
          </w:tcPr>
          <w:p w14:paraId="0E40C50B" w14:textId="77777777" w:rsidR="007B51FF" w:rsidRDefault="007B51FF" w:rsidP="007B51FF">
            <w:pPr>
              <w:jc w:val="center"/>
              <w:rPr>
                <w:rFonts w:cs="Times New Roman"/>
                <w:sz w:val="18"/>
                <w:szCs w:val="18"/>
              </w:rPr>
            </w:pPr>
            <w:r>
              <w:rPr>
                <w:rFonts w:cs="Times New Roman"/>
                <w:sz w:val="18"/>
                <w:szCs w:val="18"/>
              </w:rPr>
              <w:t>SÍ</w:t>
            </w:r>
          </w:p>
        </w:tc>
      </w:tr>
      <w:tr w:rsidR="004453D2" w14:paraId="270CD53B" w14:textId="77777777" w:rsidTr="007B51FF">
        <w:trPr>
          <w:trHeight w:val="403"/>
        </w:trPr>
        <w:tc>
          <w:tcPr>
            <w:tcW w:w="1542" w:type="dxa"/>
          </w:tcPr>
          <w:p w14:paraId="0F86223C" w14:textId="77777777" w:rsidR="007B51FF" w:rsidRDefault="007B51FF" w:rsidP="007B51FF">
            <w:pPr>
              <w:jc w:val="center"/>
              <w:rPr>
                <w:rFonts w:cs="Times New Roman"/>
                <w:sz w:val="18"/>
                <w:szCs w:val="18"/>
              </w:rPr>
            </w:pPr>
            <w:r>
              <w:rPr>
                <w:rFonts w:cs="Times New Roman"/>
                <w:sz w:val="18"/>
                <w:szCs w:val="18"/>
              </w:rPr>
              <w:t xml:space="preserve">Uber </w:t>
            </w:r>
            <w:proofErr w:type="spellStart"/>
            <w:r>
              <w:rPr>
                <w:rFonts w:cs="Times New Roman"/>
                <w:sz w:val="18"/>
                <w:szCs w:val="18"/>
              </w:rPr>
              <w:t>Eats</w:t>
            </w:r>
            <w:proofErr w:type="spellEnd"/>
          </w:p>
        </w:tc>
        <w:tc>
          <w:tcPr>
            <w:tcW w:w="2103" w:type="dxa"/>
          </w:tcPr>
          <w:p w14:paraId="27DC067B" w14:textId="77777777" w:rsidR="007B51FF" w:rsidRDefault="007B51FF" w:rsidP="007B51FF">
            <w:pPr>
              <w:jc w:val="center"/>
              <w:rPr>
                <w:rFonts w:cs="Times New Roman"/>
                <w:sz w:val="18"/>
                <w:szCs w:val="18"/>
              </w:rPr>
            </w:pPr>
            <w:r>
              <w:rPr>
                <w:rFonts w:cs="Times New Roman"/>
                <w:sz w:val="18"/>
                <w:szCs w:val="18"/>
              </w:rPr>
              <w:t>Sí</w:t>
            </w:r>
          </w:p>
        </w:tc>
        <w:tc>
          <w:tcPr>
            <w:tcW w:w="1788" w:type="dxa"/>
          </w:tcPr>
          <w:p w14:paraId="3EF15661" w14:textId="77777777" w:rsidR="007B51FF" w:rsidRDefault="007B51FF" w:rsidP="007B51FF">
            <w:pPr>
              <w:jc w:val="center"/>
              <w:rPr>
                <w:rFonts w:cs="Times New Roman"/>
                <w:sz w:val="18"/>
                <w:szCs w:val="18"/>
              </w:rPr>
            </w:pPr>
            <w:r>
              <w:rPr>
                <w:rFonts w:cs="Times New Roman"/>
                <w:sz w:val="18"/>
                <w:szCs w:val="18"/>
              </w:rPr>
              <w:t>NO</w:t>
            </w:r>
          </w:p>
        </w:tc>
        <w:tc>
          <w:tcPr>
            <w:tcW w:w="1685" w:type="dxa"/>
          </w:tcPr>
          <w:p w14:paraId="4B8B9BD5" w14:textId="77777777" w:rsidR="007B51FF" w:rsidRDefault="007B51FF" w:rsidP="007B51FF">
            <w:pPr>
              <w:jc w:val="center"/>
              <w:rPr>
                <w:rFonts w:cs="Times New Roman"/>
                <w:sz w:val="18"/>
                <w:szCs w:val="18"/>
              </w:rPr>
            </w:pPr>
            <w:r>
              <w:rPr>
                <w:rFonts w:cs="Times New Roman"/>
                <w:sz w:val="18"/>
                <w:szCs w:val="18"/>
              </w:rPr>
              <w:t>SÍ</w:t>
            </w:r>
          </w:p>
        </w:tc>
        <w:tc>
          <w:tcPr>
            <w:tcW w:w="1766" w:type="dxa"/>
          </w:tcPr>
          <w:p w14:paraId="45E616FE" w14:textId="77777777" w:rsidR="007B51FF" w:rsidRDefault="007B51FF" w:rsidP="007B51FF">
            <w:pPr>
              <w:jc w:val="center"/>
              <w:rPr>
                <w:rFonts w:cs="Times New Roman"/>
                <w:sz w:val="18"/>
                <w:szCs w:val="18"/>
              </w:rPr>
            </w:pPr>
            <w:r>
              <w:rPr>
                <w:rFonts w:cs="Times New Roman"/>
                <w:sz w:val="18"/>
                <w:szCs w:val="18"/>
              </w:rPr>
              <w:t>SÍ</w:t>
            </w:r>
          </w:p>
        </w:tc>
      </w:tr>
      <w:tr w:rsidR="004453D2" w14:paraId="03511C4F" w14:textId="77777777" w:rsidTr="007B51FF">
        <w:trPr>
          <w:trHeight w:val="403"/>
        </w:trPr>
        <w:tc>
          <w:tcPr>
            <w:tcW w:w="1542" w:type="dxa"/>
          </w:tcPr>
          <w:p w14:paraId="325D12CC" w14:textId="77777777" w:rsidR="007B51FF" w:rsidRDefault="007B51FF" w:rsidP="007B51FF">
            <w:pPr>
              <w:jc w:val="center"/>
              <w:rPr>
                <w:rFonts w:cs="Times New Roman"/>
                <w:sz w:val="18"/>
                <w:szCs w:val="18"/>
              </w:rPr>
            </w:pPr>
            <w:proofErr w:type="spellStart"/>
            <w:r>
              <w:rPr>
                <w:rFonts w:cs="Times New Roman"/>
                <w:sz w:val="18"/>
                <w:szCs w:val="18"/>
              </w:rPr>
              <w:t>Appgua</w:t>
            </w:r>
            <w:proofErr w:type="spellEnd"/>
          </w:p>
        </w:tc>
        <w:tc>
          <w:tcPr>
            <w:tcW w:w="2103" w:type="dxa"/>
          </w:tcPr>
          <w:p w14:paraId="37A6F832" w14:textId="77777777" w:rsidR="007B51FF" w:rsidRDefault="007B51FF" w:rsidP="007B51FF">
            <w:pPr>
              <w:jc w:val="center"/>
              <w:rPr>
                <w:rFonts w:cs="Times New Roman"/>
                <w:sz w:val="18"/>
                <w:szCs w:val="18"/>
              </w:rPr>
            </w:pPr>
            <w:r>
              <w:rPr>
                <w:rFonts w:cs="Times New Roman"/>
                <w:sz w:val="18"/>
                <w:szCs w:val="18"/>
              </w:rPr>
              <w:t>No</w:t>
            </w:r>
          </w:p>
        </w:tc>
        <w:tc>
          <w:tcPr>
            <w:tcW w:w="1788" w:type="dxa"/>
          </w:tcPr>
          <w:p w14:paraId="1B8C7912" w14:textId="77777777" w:rsidR="007B51FF" w:rsidRDefault="007B51FF" w:rsidP="007B51FF">
            <w:pPr>
              <w:jc w:val="center"/>
              <w:rPr>
                <w:rFonts w:cs="Times New Roman"/>
                <w:sz w:val="18"/>
                <w:szCs w:val="18"/>
              </w:rPr>
            </w:pPr>
            <w:r>
              <w:rPr>
                <w:rFonts w:cs="Times New Roman"/>
                <w:sz w:val="18"/>
                <w:szCs w:val="18"/>
              </w:rPr>
              <w:t>SÍ</w:t>
            </w:r>
          </w:p>
        </w:tc>
        <w:tc>
          <w:tcPr>
            <w:tcW w:w="1685" w:type="dxa"/>
          </w:tcPr>
          <w:p w14:paraId="770D7862" w14:textId="77777777" w:rsidR="007B51FF" w:rsidRDefault="007B51FF" w:rsidP="007B51FF">
            <w:pPr>
              <w:jc w:val="center"/>
              <w:rPr>
                <w:rFonts w:cs="Times New Roman"/>
                <w:sz w:val="18"/>
                <w:szCs w:val="18"/>
              </w:rPr>
            </w:pPr>
            <w:r>
              <w:rPr>
                <w:rFonts w:cs="Times New Roman"/>
                <w:sz w:val="18"/>
                <w:szCs w:val="18"/>
              </w:rPr>
              <w:t>SÍ</w:t>
            </w:r>
          </w:p>
        </w:tc>
        <w:tc>
          <w:tcPr>
            <w:tcW w:w="1766" w:type="dxa"/>
          </w:tcPr>
          <w:p w14:paraId="5AD0476E" w14:textId="77777777" w:rsidR="007B51FF" w:rsidRDefault="007B51FF" w:rsidP="007B51FF">
            <w:pPr>
              <w:jc w:val="center"/>
              <w:rPr>
                <w:rFonts w:cs="Times New Roman"/>
                <w:sz w:val="18"/>
                <w:szCs w:val="18"/>
              </w:rPr>
            </w:pPr>
            <w:r>
              <w:rPr>
                <w:rFonts w:cs="Times New Roman"/>
                <w:sz w:val="18"/>
                <w:szCs w:val="18"/>
              </w:rPr>
              <w:t>NO</w:t>
            </w:r>
          </w:p>
        </w:tc>
      </w:tr>
      <w:tr w:rsidR="004453D2" w14:paraId="59D45B23" w14:textId="77777777" w:rsidTr="007B51FF">
        <w:trPr>
          <w:trHeight w:val="416"/>
        </w:trPr>
        <w:tc>
          <w:tcPr>
            <w:tcW w:w="1542" w:type="dxa"/>
          </w:tcPr>
          <w:p w14:paraId="59B7B1E7" w14:textId="77777777" w:rsidR="007B51FF" w:rsidRDefault="007B51FF" w:rsidP="007B51FF">
            <w:pPr>
              <w:jc w:val="center"/>
              <w:rPr>
                <w:rFonts w:cs="Times New Roman"/>
                <w:sz w:val="18"/>
                <w:szCs w:val="18"/>
              </w:rPr>
            </w:pPr>
            <w:r>
              <w:rPr>
                <w:rFonts w:cs="Times New Roman"/>
                <w:sz w:val="18"/>
                <w:szCs w:val="18"/>
              </w:rPr>
              <w:t>Reparto de Agua</w:t>
            </w:r>
          </w:p>
        </w:tc>
        <w:tc>
          <w:tcPr>
            <w:tcW w:w="2103" w:type="dxa"/>
          </w:tcPr>
          <w:p w14:paraId="7730D564" w14:textId="77777777" w:rsidR="007B51FF" w:rsidRDefault="007B51FF" w:rsidP="007B51FF">
            <w:pPr>
              <w:jc w:val="center"/>
              <w:rPr>
                <w:rFonts w:cs="Times New Roman"/>
                <w:sz w:val="18"/>
                <w:szCs w:val="18"/>
              </w:rPr>
            </w:pPr>
            <w:r>
              <w:rPr>
                <w:rFonts w:cs="Times New Roman"/>
                <w:sz w:val="18"/>
                <w:szCs w:val="18"/>
              </w:rPr>
              <w:t>No</w:t>
            </w:r>
          </w:p>
        </w:tc>
        <w:tc>
          <w:tcPr>
            <w:tcW w:w="1788" w:type="dxa"/>
          </w:tcPr>
          <w:p w14:paraId="27775271" w14:textId="77777777" w:rsidR="007B51FF" w:rsidRDefault="007B51FF" w:rsidP="007B51FF">
            <w:pPr>
              <w:jc w:val="center"/>
              <w:rPr>
                <w:rFonts w:cs="Times New Roman"/>
                <w:sz w:val="18"/>
                <w:szCs w:val="18"/>
              </w:rPr>
            </w:pPr>
            <w:r>
              <w:rPr>
                <w:rFonts w:cs="Times New Roman"/>
                <w:sz w:val="18"/>
                <w:szCs w:val="18"/>
              </w:rPr>
              <w:t>SÍ</w:t>
            </w:r>
          </w:p>
        </w:tc>
        <w:tc>
          <w:tcPr>
            <w:tcW w:w="1685" w:type="dxa"/>
          </w:tcPr>
          <w:p w14:paraId="27A28F4C" w14:textId="77777777" w:rsidR="007B51FF" w:rsidRDefault="007B51FF" w:rsidP="007B51FF">
            <w:pPr>
              <w:jc w:val="center"/>
              <w:rPr>
                <w:rFonts w:cs="Times New Roman"/>
                <w:sz w:val="18"/>
                <w:szCs w:val="18"/>
              </w:rPr>
            </w:pPr>
            <w:r>
              <w:rPr>
                <w:rFonts w:cs="Times New Roman"/>
                <w:sz w:val="18"/>
                <w:szCs w:val="18"/>
              </w:rPr>
              <w:t>NO</w:t>
            </w:r>
          </w:p>
        </w:tc>
        <w:tc>
          <w:tcPr>
            <w:tcW w:w="1766" w:type="dxa"/>
          </w:tcPr>
          <w:p w14:paraId="22600CB6" w14:textId="77777777" w:rsidR="007B51FF" w:rsidRDefault="007B51FF" w:rsidP="007B51FF">
            <w:pPr>
              <w:jc w:val="center"/>
              <w:rPr>
                <w:rFonts w:cs="Times New Roman"/>
                <w:sz w:val="18"/>
                <w:szCs w:val="18"/>
              </w:rPr>
            </w:pPr>
            <w:r>
              <w:rPr>
                <w:rFonts w:cs="Times New Roman"/>
                <w:sz w:val="18"/>
                <w:szCs w:val="18"/>
              </w:rPr>
              <w:t>SÍ</w:t>
            </w:r>
          </w:p>
        </w:tc>
      </w:tr>
      <w:tr w:rsidR="004453D2" w14:paraId="23126F85" w14:textId="77777777" w:rsidTr="007B51FF">
        <w:trPr>
          <w:trHeight w:val="403"/>
        </w:trPr>
        <w:tc>
          <w:tcPr>
            <w:tcW w:w="1542" w:type="dxa"/>
          </w:tcPr>
          <w:p w14:paraId="42B93052" w14:textId="77777777" w:rsidR="007B51FF" w:rsidRDefault="007B51FF" w:rsidP="007B51FF">
            <w:pPr>
              <w:jc w:val="center"/>
              <w:rPr>
                <w:rFonts w:cs="Times New Roman"/>
                <w:sz w:val="18"/>
                <w:szCs w:val="18"/>
              </w:rPr>
            </w:pPr>
            <w:proofErr w:type="spellStart"/>
            <w:r>
              <w:rPr>
                <w:rFonts w:cs="Times New Roman"/>
                <w:sz w:val="18"/>
                <w:szCs w:val="18"/>
              </w:rPr>
              <w:t>HToGo</w:t>
            </w:r>
            <w:proofErr w:type="spellEnd"/>
          </w:p>
        </w:tc>
        <w:tc>
          <w:tcPr>
            <w:tcW w:w="2103" w:type="dxa"/>
          </w:tcPr>
          <w:p w14:paraId="557F9520" w14:textId="77777777" w:rsidR="007B51FF" w:rsidRDefault="007B51FF" w:rsidP="007B51FF">
            <w:pPr>
              <w:jc w:val="center"/>
              <w:rPr>
                <w:rFonts w:cs="Times New Roman"/>
                <w:sz w:val="18"/>
                <w:szCs w:val="18"/>
              </w:rPr>
            </w:pPr>
            <w:r>
              <w:rPr>
                <w:rFonts w:cs="Times New Roman"/>
                <w:sz w:val="18"/>
                <w:szCs w:val="18"/>
              </w:rPr>
              <w:t>SÍ</w:t>
            </w:r>
          </w:p>
        </w:tc>
        <w:tc>
          <w:tcPr>
            <w:tcW w:w="1788" w:type="dxa"/>
          </w:tcPr>
          <w:p w14:paraId="1A88D694" w14:textId="77777777" w:rsidR="007B51FF" w:rsidRDefault="007B51FF" w:rsidP="007B51FF">
            <w:pPr>
              <w:jc w:val="center"/>
              <w:rPr>
                <w:rFonts w:cs="Times New Roman"/>
                <w:sz w:val="18"/>
                <w:szCs w:val="18"/>
              </w:rPr>
            </w:pPr>
            <w:r>
              <w:rPr>
                <w:rFonts w:cs="Times New Roman"/>
                <w:sz w:val="18"/>
                <w:szCs w:val="18"/>
              </w:rPr>
              <w:t>SÍ</w:t>
            </w:r>
          </w:p>
        </w:tc>
        <w:tc>
          <w:tcPr>
            <w:tcW w:w="1685" w:type="dxa"/>
          </w:tcPr>
          <w:p w14:paraId="0E9C991A" w14:textId="77777777" w:rsidR="007B51FF" w:rsidRDefault="007B51FF" w:rsidP="007B51FF">
            <w:pPr>
              <w:jc w:val="center"/>
              <w:rPr>
                <w:rFonts w:cs="Times New Roman"/>
                <w:sz w:val="18"/>
                <w:szCs w:val="18"/>
              </w:rPr>
            </w:pPr>
            <w:r>
              <w:rPr>
                <w:rFonts w:cs="Times New Roman"/>
                <w:sz w:val="18"/>
                <w:szCs w:val="18"/>
              </w:rPr>
              <w:t>SÍ</w:t>
            </w:r>
          </w:p>
        </w:tc>
        <w:tc>
          <w:tcPr>
            <w:tcW w:w="1766" w:type="dxa"/>
          </w:tcPr>
          <w:p w14:paraId="28AA29CD" w14:textId="77777777" w:rsidR="007B51FF" w:rsidRDefault="007B51FF" w:rsidP="00403E4C">
            <w:pPr>
              <w:keepNext/>
              <w:jc w:val="center"/>
              <w:rPr>
                <w:rFonts w:cs="Times New Roman"/>
                <w:sz w:val="18"/>
                <w:szCs w:val="18"/>
              </w:rPr>
            </w:pPr>
            <w:r>
              <w:rPr>
                <w:rFonts w:cs="Times New Roman"/>
                <w:sz w:val="18"/>
                <w:szCs w:val="18"/>
              </w:rPr>
              <w:t>SÍ</w:t>
            </w:r>
          </w:p>
        </w:tc>
      </w:tr>
    </w:tbl>
    <w:p w14:paraId="5A96A506" w14:textId="3539852B" w:rsidR="00EB2642" w:rsidRDefault="00E153CB" w:rsidP="00EB2642">
      <w:r>
        <w:t>En la tabla</w:t>
      </w:r>
      <w:r w:rsidR="00E811C2">
        <w:t xml:space="preserve"> 1</w:t>
      </w:r>
      <w:r>
        <w:t xml:space="preserve">, se </w:t>
      </w:r>
      <w:r w:rsidR="007B51FF">
        <w:t>observa</w:t>
      </w:r>
      <w:r>
        <w:t xml:space="preserve"> una comparación </w:t>
      </w:r>
      <w:r w:rsidR="00910B8B">
        <w:t>sobre los sistemas existentes</w:t>
      </w:r>
      <w:r w:rsidR="00EE1733">
        <w:t>:</w:t>
      </w:r>
    </w:p>
    <w:p w14:paraId="109E2778" w14:textId="228FE68E" w:rsidR="00403E4C" w:rsidRDefault="00403E4C" w:rsidP="00E811C2">
      <w:pPr>
        <w:pStyle w:val="Descripcin"/>
        <w:framePr w:h="289" w:hRule="exact" w:hSpace="141" w:wrap="around" w:vAnchor="text" w:hAnchor="page" w:x="4481" w:y="2721"/>
      </w:pPr>
      <w:bookmarkStart w:id="84" w:name="_Toc226063705"/>
      <w:bookmarkStart w:id="85" w:name="_Toc229993866"/>
      <w:r>
        <w:t xml:space="preserve">Tabla </w:t>
      </w:r>
      <w:fldSimple w:instr=" SEQ Tabla \* ARABIC ">
        <w:r w:rsidR="00FF2D8A">
          <w:rPr>
            <w:noProof/>
          </w:rPr>
          <w:t>1</w:t>
        </w:r>
      </w:fldSimple>
      <w:r>
        <w:t xml:space="preserve"> Comparación de aplicaciones de reparto</w:t>
      </w:r>
      <w:bookmarkEnd w:id="84"/>
      <w:bookmarkEnd w:id="85"/>
    </w:p>
    <w:p w14:paraId="06D33819" w14:textId="77777777" w:rsidR="00382177" w:rsidRDefault="00382177" w:rsidP="00382177"/>
    <w:p w14:paraId="04CB1BDE" w14:textId="234D1220" w:rsidR="00382177" w:rsidRPr="00382177" w:rsidRDefault="00382177" w:rsidP="00382177">
      <w:r w:rsidRPr="00382177">
        <w:t>Como se puede observar</w:t>
      </w:r>
      <w:r w:rsidR="00E811C2">
        <w:t xml:space="preserve"> en la </w:t>
      </w:r>
      <w:r w:rsidR="00F636DA">
        <w:t>comparativa</w:t>
      </w:r>
      <w:r w:rsidRPr="00382177">
        <w:t>, hay diferentes aplicaciones que se encargan de la venta de productos de tiendas, pero estas no cuentan con el reúso de garrafones ni con la entrega de </w:t>
      </w:r>
      <w:proofErr w:type="gramStart"/>
      <w:r w:rsidRPr="00382177">
        <w:t>los mismos</w:t>
      </w:r>
      <w:proofErr w:type="gramEnd"/>
      <w:r w:rsidRPr="00382177">
        <w:t>, únicamente venta de agua embotellada. Existe una aplicación llamada “</w:t>
      </w:r>
      <w:proofErr w:type="spellStart"/>
      <w:r w:rsidRPr="00382177">
        <w:t>Appgua</w:t>
      </w:r>
      <w:proofErr w:type="spellEnd"/>
      <w:r w:rsidRPr="00382177">
        <w:t>” la cual era para el rellenado de garrafones, sin embargo, su aplicación no funciona y solamente es la página web. Existe otra aplicación disponible en la </w:t>
      </w:r>
      <w:proofErr w:type="spellStart"/>
      <w:r w:rsidRPr="00382177">
        <w:t>PlayStore</w:t>
      </w:r>
      <w:proofErr w:type="spellEnd"/>
      <w:r w:rsidRPr="00382177">
        <w:t> llamada “Reparto de Agua”, la cual está disponible solamente para Argentina y está orientada únicamente hacia el repartidor, sin contar con la opción de vista del viaje para el cliente.</w:t>
      </w:r>
    </w:p>
    <w:p w14:paraId="7EF8B8E2" w14:textId="20D8F46B" w:rsidR="00382177" w:rsidRPr="00382177" w:rsidRDefault="00382177" w:rsidP="00382177">
      <w:r w:rsidRPr="00382177">
        <w:t xml:space="preserve">Por lo tanto, concluimos que no hay una aplicación dedicada solamente a la venta de garrafones en México, solamente se cuenta con otras alternativas que no ofrecen </w:t>
      </w:r>
      <w:r w:rsidR="00FB3B61" w:rsidRPr="00382177">
        <w:t xml:space="preserve">exactamente </w:t>
      </w:r>
      <w:r w:rsidRPr="00382177">
        <w:t xml:space="preserve">este </w:t>
      </w:r>
      <w:r w:rsidR="004E1369" w:rsidRPr="00382177">
        <w:t>servicio,</w:t>
      </w:r>
      <w:r w:rsidRPr="00382177">
        <w:t xml:space="preserve"> por ello surge la necesidad de esta aplicación orientada a la alcaldía Benito Juárez.</w:t>
      </w:r>
    </w:p>
    <w:p w14:paraId="26D9C0DF" w14:textId="3C4F45B8" w:rsidR="00382177" w:rsidRPr="00382177" w:rsidRDefault="00382177" w:rsidP="00382177">
      <w:r w:rsidRPr="00382177">
        <w:t xml:space="preserve">Además, </w:t>
      </w:r>
      <w:r w:rsidR="004E1369">
        <w:t>anteriormente se han realizado</w:t>
      </w:r>
      <w:r w:rsidRPr="00382177">
        <w:t xml:space="preserve"> tesis las cuales ya abarcaban la necesidad de una mejora sobre la distribución de agua, con el único detalle que estaban enfocadas en otras delegaciones,</w:t>
      </w:r>
      <w:r w:rsidR="004E1369">
        <w:t xml:space="preserve"> así como</w:t>
      </w:r>
      <w:r w:rsidRPr="00382177">
        <w:t xml:space="preserve"> </w:t>
      </w:r>
      <w:r w:rsidR="004E1369">
        <w:t>al giro de la</w:t>
      </w:r>
      <w:r w:rsidRPr="00382177">
        <w:t xml:space="preserve"> ingeniería civil</w:t>
      </w:r>
      <w:r w:rsidR="00EB625A">
        <w:t xml:space="preserve"> </w:t>
      </w:r>
      <w:sdt>
        <w:sdtPr>
          <w:id w:val="1478108505"/>
          <w:citation/>
        </w:sdtPr>
        <w:sdtEndPr/>
        <w:sdtContent>
          <w:r w:rsidR="00FB7D43">
            <w:fldChar w:fldCharType="begin"/>
          </w:r>
          <w:r w:rsidR="00FB7D43">
            <w:instrText xml:space="preserve"> CITATION Mén08 \l 2058 </w:instrText>
          </w:r>
          <w:r w:rsidR="00FB7D43">
            <w:fldChar w:fldCharType="separate"/>
          </w:r>
          <w:r>
            <w:rPr>
              <w:noProof/>
            </w:rPr>
            <w:t>[67]</w:t>
          </w:r>
          <w:r w:rsidR="00FB7D43">
            <w:fldChar w:fldCharType="end"/>
          </w:r>
        </w:sdtContent>
      </w:sdt>
      <w:r w:rsidRPr="00382177">
        <w:t xml:space="preserve"> y administración pública</w:t>
      </w:r>
      <w:r w:rsidR="00EB625A">
        <w:t xml:space="preserve"> </w:t>
      </w:r>
      <w:sdt>
        <w:sdtPr>
          <w:id w:val="-1736310241"/>
          <w:citation/>
        </w:sdtPr>
        <w:sdtEndPr/>
        <w:sdtContent>
          <w:r w:rsidR="00D92CEA">
            <w:fldChar w:fldCharType="begin"/>
          </w:r>
          <w:r w:rsidR="00D92CEA">
            <w:instrText xml:space="preserve"> CITATION ELP15 \l 2058 </w:instrText>
          </w:r>
          <w:r w:rsidR="00D92CEA">
            <w:fldChar w:fldCharType="separate"/>
          </w:r>
          <w:r>
            <w:rPr>
              <w:noProof/>
            </w:rPr>
            <w:t>[68]</w:t>
          </w:r>
          <w:r w:rsidR="00D92CEA">
            <w:fldChar w:fldCharType="end"/>
          </w:r>
        </w:sdtContent>
      </w:sdt>
      <w:r w:rsidRPr="00382177">
        <w:t>. </w:t>
      </w:r>
    </w:p>
    <w:p w14:paraId="33C93EB7" w14:textId="1A93760F" w:rsidR="00403E4C" w:rsidRDefault="00382177" w:rsidP="00403E4C">
      <w:r w:rsidRPr="00382177">
        <w:t xml:space="preserve">Refiriéndose a la parte logística, </w:t>
      </w:r>
      <w:r w:rsidR="00EC44FD">
        <w:t xml:space="preserve">se realizó </w:t>
      </w:r>
      <w:r w:rsidRPr="00382177">
        <w:t>una tesis sobre la logística para empresas químicas</w:t>
      </w:r>
      <w:r w:rsidR="00CA5FD8">
        <w:t xml:space="preserve"> </w:t>
      </w:r>
      <w:sdt>
        <w:sdtPr>
          <w:id w:val="1785929500"/>
          <w:citation/>
        </w:sdtPr>
        <w:sdtEndPr/>
        <w:sdtContent>
          <w:r w:rsidR="007314D1">
            <w:fldChar w:fldCharType="begin"/>
          </w:r>
          <w:r w:rsidR="007314D1">
            <w:instrText xml:space="preserve"> CITATION RAM19 \l 2058 </w:instrText>
          </w:r>
          <w:r w:rsidR="007314D1">
            <w:fldChar w:fldCharType="separate"/>
          </w:r>
          <w:r>
            <w:rPr>
              <w:noProof/>
            </w:rPr>
            <w:t>[69]</w:t>
          </w:r>
          <w:r w:rsidR="007314D1">
            <w:fldChar w:fldCharType="end"/>
          </w:r>
        </w:sdtContent>
      </w:sdt>
      <w:r w:rsidRPr="00382177">
        <w:t>, aunque indaga sobre temas logísticos</w:t>
      </w:r>
      <w:r w:rsidR="00622652">
        <w:t xml:space="preserve"> n</w:t>
      </w:r>
      <w:r w:rsidRPr="00382177">
        <w:t>o está orientada hacia la distribución de agua</w:t>
      </w:r>
      <w:r w:rsidR="00EC44FD">
        <w:t>, como se busca en esta tesis.</w:t>
      </w:r>
    </w:p>
    <w:tbl>
      <w:tblPr>
        <w:tblStyle w:val="Tablaconcuadrcula"/>
        <w:tblW w:w="0" w:type="auto"/>
        <w:tblLook w:val="04A0" w:firstRow="1" w:lastRow="0" w:firstColumn="1" w:lastColumn="0" w:noHBand="0" w:noVBand="1"/>
      </w:tblPr>
      <w:tblGrid>
        <w:gridCol w:w="2217"/>
        <w:gridCol w:w="2425"/>
        <w:gridCol w:w="2227"/>
        <w:gridCol w:w="1959"/>
      </w:tblGrid>
      <w:tr w:rsidR="00C90D0B" w14:paraId="564D64F8" w14:textId="4D14BCC0" w:rsidTr="00E22CFB">
        <w:tc>
          <w:tcPr>
            <w:tcW w:w="2217" w:type="dxa"/>
          </w:tcPr>
          <w:p w14:paraId="15E80BD2" w14:textId="7C1303EC" w:rsidR="00E22CFB" w:rsidRDefault="00E22CFB" w:rsidP="00B0519A">
            <w:pPr>
              <w:jc w:val="center"/>
            </w:pPr>
            <w:r>
              <w:t>Nombre</w:t>
            </w:r>
          </w:p>
        </w:tc>
        <w:tc>
          <w:tcPr>
            <w:tcW w:w="2425" w:type="dxa"/>
          </w:tcPr>
          <w:p w14:paraId="021A460B" w14:textId="11211A12" w:rsidR="00E22CFB" w:rsidRDefault="00E22CFB" w:rsidP="00B0519A">
            <w:pPr>
              <w:jc w:val="center"/>
            </w:pPr>
            <w:r>
              <w:t>Características</w:t>
            </w:r>
          </w:p>
        </w:tc>
        <w:tc>
          <w:tcPr>
            <w:tcW w:w="2227" w:type="dxa"/>
          </w:tcPr>
          <w:p w14:paraId="44FDC3CD" w14:textId="1E5489F1" w:rsidR="00E22CFB" w:rsidRDefault="00E22CFB" w:rsidP="00B0519A">
            <w:pPr>
              <w:jc w:val="center"/>
            </w:pPr>
            <w:r>
              <w:t>Ventajas</w:t>
            </w:r>
          </w:p>
        </w:tc>
        <w:tc>
          <w:tcPr>
            <w:tcW w:w="1959" w:type="dxa"/>
          </w:tcPr>
          <w:p w14:paraId="2F99FE66" w14:textId="73BAA7D6" w:rsidR="00E22CFB" w:rsidRDefault="0032383B" w:rsidP="00B0519A">
            <w:pPr>
              <w:jc w:val="center"/>
            </w:pPr>
            <w:r>
              <w:t>Limitaciones</w:t>
            </w:r>
          </w:p>
        </w:tc>
      </w:tr>
      <w:tr w:rsidR="00C90D0B" w14:paraId="00FF9B9A" w14:textId="4A6B28C9" w:rsidTr="00E22CFB">
        <w:tc>
          <w:tcPr>
            <w:tcW w:w="2217" w:type="dxa"/>
          </w:tcPr>
          <w:p w14:paraId="7227523C" w14:textId="74B47E28" w:rsidR="00E22CFB" w:rsidRPr="00086978" w:rsidRDefault="002B1B14" w:rsidP="00086978">
            <w:pPr>
              <w:jc w:val="center"/>
              <w:rPr>
                <w:sz w:val="20"/>
                <w:szCs w:val="20"/>
              </w:rPr>
            </w:pPr>
            <w:proofErr w:type="spellStart"/>
            <w:r w:rsidRPr="00086978">
              <w:rPr>
                <w:rFonts w:cs="Times New Roman"/>
                <w:sz w:val="20"/>
                <w:szCs w:val="20"/>
              </w:rPr>
              <w:t>Rappi</w:t>
            </w:r>
            <w:proofErr w:type="spellEnd"/>
            <w:r w:rsidR="00283046">
              <w:rPr>
                <w:rFonts w:cs="Times New Roman"/>
                <w:sz w:val="20"/>
                <w:szCs w:val="20"/>
              </w:rPr>
              <w:t xml:space="preserve"> </w:t>
            </w:r>
            <w:sdt>
              <w:sdtPr>
                <w:rPr>
                  <w:rFonts w:cs="Times New Roman"/>
                  <w:sz w:val="20"/>
                  <w:szCs w:val="20"/>
                </w:rPr>
                <w:id w:val="1682856831"/>
                <w:citation/>
              </w:sdtPr>
              <w:sdtEndPr/>
              <w:sdtContent>
                <w:r w:rsidR="00283046">
                  <w:rPr>
                    <w:rFonts w:cs="Times New Roman"/>
                    <w:sz w:val="20"/>
                    <w:szCs w:val="20"/>
                  </w:rPr>
                  <w:fldChar w:fldCharType="begin"/>
                </w:r>
                <w:r w:rsidR="00D83584">
                  <w:rPr>
                    <w:rFonts w:cs="Times New Roman"/>
                    <w:sz w:val="20"/>
                    <w:szCs w:val="20"/>
                  </w:rPr>
                  <w:instrText xml:space="preserve">CITATION Rap26 \l 2058 </w:instrText>
                </w:r>
                <w:r w:rsidR="00283046">
                  <w:rPr>
                    <w:rFonts w:cs="Times New Roman"/>
                    <w:sz w:val="20"/>
                    <w:szCs w:val="20"/>
                  </w:rPr>
                  <w:fldChar w:fldCharType="separate"/>
                </w:r>
                <w:r>
                  <w:rPr>
                    <w:rFonts w:cs="Times New Roman"/>
                    <w:noProof/>
                    <w:sz w:val="20"/>
                    <w:szCs w:val="20"/>
                  </w:rPr>
                  <w:t>[70]</w:t>
                </w:r>
                <w:r w:rsidR="00283046">
                  <w:rPr>
                    <w:rFonts w:cs="Times New Roman"/>
                    <w:sz w:val="20"/>
                    <w:szCs w:val="20"/>
                  </w:rPr>
                  <w:fldChar w:fldCharType="end"/>
                </w:r>
              </w:sdtContent>
            </w:sdt>
          </w:p>
        </w:tc>
        <w:tc>
          <w:tcPr>
            <w:tcW w:w="2425" w:type="dxa"/>
          </w:tcPr>
          <w:p w14:paraId="698AC753" w14:textId="59CEB2B4" w:rsidR="00E22CFB" w:rsidRPr="00086978" w:rsidRDefault="002114FD" w:rsidP="00086978">
            <w:pPr>
              <w:rPr>
                <w:sz w:val="20"/>
                <w:szCs w:val="20"/>
              </w:rPr>
            </w:pPr>
            <w:r w:rsidRPr="00086978">
              <w:rPr>
                <w:sz w:val="20"/>
                <w:szCs w:val="20"/>
              </w:rPr>
              <w:t>App que ofrece desde comida hasta servicios financieros (</w:t>
            </w:r>
            <w:proofErr w:type="spellStart"/>
            <w:r w:rsidRPr="00086978">
              <w:rPr>
                <w:sz w:val="20"/>
                <w:szCs w:val="20"/>
              </w:rPr>
              <w:t>RappiPay</w:t>
            </w:r>
            <w:proofErr w:type="spellEnd"/>
            <w:r w:rsidRPr="00086978">
              <w:rPr>
                <w:sz w:val="20"/>
                <w:szCs w:val="20"/>
              </w:rPr>
              <w:t>). Basada en una red de "Socio</w:t>
            </w:r>
            <w:r w:rsidR="00F249B6">
              <w:rPr>
                <w:sz w:val="20"/>
                <w:szCs w:val="20"/>
              </w:rPr>
              <w:t xml:space="preserve"> </w:t>
            </w:r>
            <w:r w:rsidRPr="00086978">
              <w:rPr>
                <w:sz w:val="20"/>
                <w:szCs w:val="20"/>
              </w:rPr>
              <w:t>Repartidores" independientes.</w:t>
            </w:r>
          </w:p>
        </w:tc>
        <w:tc>
          <w:tcPr>
            <w:tcW w:w="2227" w:type="dxa"/>
          </w:tcPr>
          <w:p w14:paraId="0C0D9AFD" w14:textId="3E07C294" w:rsidR="00E22CFB" w:rsidRPr="00086978" w:rsidRDefault="00A76BDE" w:rsidP="00086978">
            <w:pPr>
              <w:rPr>
                <w:sz w:val="20"/>
                <w:szCs w:val="20"/>
              </w:rPr>
            </w:pPr>
            <w:r w:rsidRPr="00F249B6">
              <w:rPr>
                <w:sz w:val="20"/>
                <w:szCs w:val="20"/>
              </w:rPr>
              <w:t xml:space="preserve">Gran </w:t>
            </w:r>
            <w:r w:rsidR="008E2D79">
              <w:rPr>
                <w:sz w:val="20"/>
                <w:szCs w:val="20"/>
              </w:rPr>
              <w:t>presencia</w:t>
            </w:r>
            <w:r w:rsidRPr="00F249B6">
              <w:rPr>
                <w:sz w:val="20"/>
                <w:szCs w:val="20"/>
              </w:rPr>
              <w:t xml:space="preserve"> en el mercado mexicano.</w:t>
            </w:r>
            <w:r w:rsidRPr="00086978">
              <w:rPr>
                <w:sz w:val="20"/>
                <w:szCs w:val="20"/>
              </w:rPr>
              <w:t xml:space="preserve"> Permite programar pedidos y ofrece una interfaz muy completa tanto para el cliente como para el repartidor.</w:t>
            </w:r>
          </w:p>
        </w:tc>
        <w:tc>
          <w:tcPr>
            <w:tcW w:w="1959" w:type="dxa"/>
          </w:tcPr>
          <w:p w14:paraId="0C0877F2" w14:textId="529159B2" w:rsidR="00E22CFB" w:rsidRPr="00086978" w:rsidRDefault="00A842EF" w:rsidP="00086978">
            <w:pPr>
              <w:rPr>
                <w:sz w:val="20"/>
                <w:szCs w:val="20"/>
              </w:rPr>
            </w:pPr>
            <w:r w:rsidRPr="008E2D79">
              <w:rPr>
                <w:sz w:val="20"/>
                <w:szCs w:val="20"/>
              </w:rPr>
              <w:t>No permite el transporte de garrafones de 20L.</w:t>
            </w:r>
            <w:r w:rsidRPr="00086978">
              <w:rPr>
                <w:sz w:val="20"/>
                <w:szCs w:val="20"/>
              </w:rPr>
              <w:t xml:space="preserve"> Sus políticas de seguridad para repartidores en moto/bici prohíben cargas que excedan dimensiones estándar.</w:t>
            </w:r>
          </w:p>
        </w:tc>
      </w:tr>
      <w:tr w:rsidR="00C90D0B" w14:paraId="63AA20E1" w14:textId="33DE57C5" w:rsidTr="00E22CFB">
        <w:tc>
          <w:tcPr>
            <w:tcW w:w="2217" w:type="dxa"/>
          </w:tcPr>
          <w:p w14:paraId="6901258E" w14:textId="39D08BE4" w:rsidR="00E22CFB" w:rsidRPr="00086978" w:rsidRDefault="00A842EF" w:rsidP="00086978">
            <w:pPr>
              <w:jc w:val="center"/>
              <w:rPr>
                <w:sz w:val="20"/>
                <w:szCs w:val="20"/>
              </w:rPr>
            </w:pPr>
            <w:r w:rsidRPr="00086978">
              <w:rPr>
                <w:sz w:val="20"/>
                <w:szCs w:val="20"/>
              </w:rPr>
              <w:t xml:space="preserve">Uber </w:t>
            </w:r>
            <w:proofErr w:type="spellStart"/>
            <w:r w:rsidRPr="00086978">
              <w:rPr>
                <w:sz w:val="20"/>
                <w:szCs w:val="20"/>
              </w:rPr>
              <w:t>Eats</w:t>
            </w:r>
            <w:proofErr w:type="spellEnd"/>
            <w:r w:rsidR="00DA35F3">
              <w:rPr>
                <w:sz w:val="20"/>
                <w:szCs w:val="20"/>
              </w:rPr>
              <w:t xml:space="preserve"> </w:t>
            </w:r>
            <w:sdt>
              <w:sdtPr>
                <w:rPr>
                  <w:sz w:val="20"/>
                  <w:szCs w:val="20"/>
                </w:rPr>
                <w:id w:val="238371624"/>
                <w:citation/>
              </w:sdtPr>
              <w:sdtEndPr/>
              <w:sdtContent>
                <w:r w:rsidR="00DA35F3">
                  <w:rPr>
                    <w:sz w:val="20"/>
                    <w:szCs w:val="20"/>
                  </w:rPr>
                  <w:fldChar w:fldCharType="begin"/>
                </w:r>
                <w:r w:rsidR="00DA35F3">
                  <w:rPr>
                    <w:sz w:val="20"/>
                    <w:szCs w:val="20"/>
                  </w:rPr>
                  <w:instrText xml:space="preserve"> CITATION Ube26 \l 2058 </w:instrText>
                </w:r>
                <w:r w:rsidR="00DA35F3">
                  <w:rPr>
                    <w:sz w:val="20"/>
                    <w:szCs w:val="20"/>
                  </w:rPr>
                  <w:fldChar w:fldCharType="separate"/>
                </w:r>
                <w:r>
                  <w:rPr>
                    <w:noProof/>
                    <w:sz w:val="20"/>
                    <w:szCs w:val="20"/>
                  </w:rPr>
                  <w:t>[71]</w:t>
                </w:r>
                <w:r w:rsidR="00DA35F3">
                  <w:rPr>
                    <w:sz w:val="20"/>
                    <w:szCs w:val="20"/>
                  </w:rPr>
                  <w:fldChar w:fldCharType="end"/>
                </w:r>
              </w:sdtContent>
            </w:sdt>
          </w:p>
        </w:tc>
        <w:tc>
          <w:tcPr>
            <w:tcW w:w="2425" w:type="dxa"/>
          </w:tcPr>
          <w:p w14:paraId="6C0AA4C8" w14:textId="09EA57D4" w:rsidR="00E22CFB" w:rsidRPr="00086978" w:rsidRDefault="00A842EF" w:rsidP="00086978">
            <w:pPr>
              <w:rPr>
                <w:sz w:val="20"/>
                <w:szCs w:val="20"/>
              </w:rPr>
            </w:pPr>
            <w:r w:rsidRPr="00086978">
              <w:rPr>
                <w:sz w:val="20"/>
                <w:szCs w:val="20"/>
              </w:rPr>
              <w:t xml:space="preserve">Plataforma global de entrega de alimentos y productos de conveniencia </w:t>
            </w:r>
            <w:r w:rsidRPr="00086978">
              <w:rPr>
                <w:sz w:val="20"/>
                <w:szCs w:val="20"/>
              </w:rPr>
              <w:lastRenderedPageBreak/>
              <w:t>integrada en el ecosistema de movilidad de Uber.</w:t>
            </w:r>
          </w:p>
        </w:tc>
        <w:tc>
          <w:tcPr>
            <w:tcW w:w="2227" w:type="dxa"/>
          </w:tcPr>
          <w:p w14:paraId="6F607D0C" w14:textId="4576EF3C" w:rsidR="00E22CFB" w:rsidRPr="00086978" w:rsidRDefault="005C6EC2" w:rsidP="00086978">
            <w:pPr>
              <w:rPr>
                <w:sz w:val="20"/>
                <w:szCs w:val="20"/>
              </w:rPr>
            </w:pPr>
            <w:r w:rsidRPr="008C4077">
              <w:rPr>
                <w:sz w:val="20"/>
                <w:szCs w:val="20"/>
              </w:rPr>
              <w:lastRenderedPageBreak/>
              <w:t>Logística optimizada y alta disponibilidad.</w:t>
            </w:r>
            <w:r w:rsidRPr="00086978">
              <w:rPr>
                <w:sz w:val="20"/>
                <w:szCs w:val="20"/>
              </w:rPr>
              <w:t xml:space="preserve"> Interfaz de usuario </w:t>
            </w:r>
            <w:r w:rsidRPr="00086978">
              <w:rPr>
                <w:sz w:val="20"/>
                <w:szCs w:val="20"/>
              </w:rPr>
              <w:lastRenderedPageBreak/>
              <w:t>extremadamente intuitiva y un sistema de rastreo</w:t>
            </w:r>
            <w:r w:rsidR="000374A2">
              <w:rPr>
                <w:sz w:val="20"/>
                <w:szCs w:val="20"/>
              </w:rPr>
              <w:t>,</w:t>
            </w:r>
            <w:r w:rsidRPr="00086978">
              <w:rPr>
                <w:sz w:val="20"/>
                <w:szCs w:val="20"/>
              </w:rPr>
              <w:t xml:space="preserve"> líder en la industria.</w:t>
            </w:r>
          </w:p>
        </w:tc>
        <w:tc>
          <w:tcPr>
            <w:tcW w:w="1959" w:type="dxa"/>
          </w:tcPr>
          <w:p w14:paraId="73D9E965" w14:textId="0A20D6A9" w:rsidR="00E22CFB" w:rsidRPr="00086978" w:rsidRDefault="005C6EC2" w:rsidP="00086978">
            <w:pPr>
              <w:rPr>
                <w:sz w:val="20"/>
                <w:szCs w:val="20"/>
              </w:rPr>
            </w:pPr>
            <w:r w:rsidRPr="008C4077">
              <w:rPr>
                <w:sz w:val="20"/>
                <w:szCs w:val="20"/>
              </w:rPr>
              <w:lastRenderedPageBreak/>
              <w:t>Restricción de carga pesada.</w:t>
            </w:r>
            <w:r w:rsidRPr="00086978">
              <w:rPr>
                <w:sz w:val="20"/>
                <w:szCs w:val="20"/>
              </w:rPr>
              <w:t xml:space="preserve"> Al igual que su competencia, su </w:t>
            </w:r>
            <w:r w:rsidRPr="00086978">
              <w:rPr>
                <w:sz w:val="20"/>
                <w:szCs w:val="20"/>
              </w:rPr>
              <w:lastRenderedPageBreak/>
              <w:t>modelo de negocio ignora la logística de garrafones debido al peso y la necesidad de vehículos específicos.</w:t>
            </w:r>
          </w:p>
        </w:tc>
      </w:tr>
      <w:tr w:rsidR="00C90D0B" w14:paraId="51BB179F" w14:textId="3C20217A" w:rsidTr="00E22CFB">
        <w:tc>
          <w:tcPr>
            <w:tcW w:w="2217" w:type="dxa"/>
          </w:tcPr>
          <w:p w14:paraId="10BC4AC2" w14:textId="6C658F8A" w:rsidR="00E22CFB" w:rsidRPr="00086978" w:rsidRDefault="003E1F64" w:rsidP="00086978">
            <w:pPr>
              <w:jc w:val="center"/>
              <w:rPr>
                <w:sz w:val="20"/>
                <w:szCs w:val="20"/>
              </w:rPr>
            </w:pPr>
            <w:proofErr w:type="spellStart"/>
            <w:r w:rsidRPr="00086978">
              <w:rPr>
                <w:sz w:val="20"/>
                <w:szCs w:val="20"/>
              </w:rPr>
              <w:lastRenderedPageBreak/>
              <w:t>Appgua</w:t>
            </w:r>
            <w:proofErr w:type="spellEnd"/>
            <w:sdt>
              <w:sdtPr>
                <w:rPr>
                  <w:sz w:val="20"/>
                  <w:szCs w:val="20"/>
                </w:rPr>
                <w:id w:val="196274576"/>
                <w:citation/>
              </w:sdtPr>
              <w:sdtEndPr/>
              <w:sdtContent>
                <w:r w:rsidR="00D21D5F">
                  <w:rPr>
                    <w:sz w:val="20"/>
                    <w:szCs w:val="20"/>
                  </w:rPr>
                  <w:fldChar w:fldCharType="begin"/>
                </w:r>
                <w:r w:rsidR="00D21D5F">
                  <w:rPr>
                    <w:sz w:val="20"/>
                    <w:szCs w:val="20"/>
                  </w:rPr>
                  <w:instrText xml:space="preserve"> CITATION App26 \l 2058 </w:instrText>
                </w:r>
                <w:r w:rsidR="00D21D5F">
                  <w:rPr>
                    <w:sz w:val="20"/>
                    <w:szCs w:val="20"/>
                  </w:rPr>
                  <w:fldChar w:fldCharType="separate"/>
                </w:r>
                <w:r>
                  <w:rPr>
                    <w:noProof/>
                    <w:sz w:val="20"/>
                    <w:szCs w:val="20"/>
                  </w:rPr>
                  <w:t xml:space="preserve"> [72]</w:t>
                </w:r>
                <w:r w:rsidR="00D21D5F">
                  <w:rPr>
                    <w:sz w:val="20"/>
                    <w:szCs w:val="20"/>
                  </w:rPr>
                  <w:fldChar w:fldCharType="end"/>
                </w:r>
              </w:sdtContent>
            </w:sdt>
          </w:p>
        </w:tc>
        <w:tc>
          <w:tcPr>
            <w:tcW w:w="2425" w:type="dxa"/>
          </w:tcPr>
          <w:p w14:paraId="228CA0FC" w14:textId="7F4E5AD6" w:rsidR="00E22CFB" w:rsidRPr="00086978" w:rsidRDefault="00B0468C" w:rsidP="00086978">
            <w:pPr>
              <w:rPr>
                <w:sz w:val="20"/>
                <w:szCs w:val="20"/>
              </w:rPr>
            </w:pPr>
            <w:r w:rsidRPr="00086978">
              <w:rPr>
                <w:sz w:val="20"/>
                <w:szCs w:val="20"/>
              </w:rPr>
              <w:t>Aplicación móvil especializada en la gestión de pedidos de agua potable directamente con purificadoras.</w:t>
            </w:r>
          </w:p>
        </w:tc>
        <w:tc>
          <w:tcPr>
            <w:tcW w:w="2227" w:type="dxa"/>
          </w:tcPr>
          <w:p w14:paraId="0808B958" w14:textId="258A33CC" w:rsidR="00E22CFB" w:rsidRPr="00086978" w:rsidRDefault="003E1F64" w:rsidP="00086978">
            <w:pPr>
              <w:rPr>
                <w:sz w:val="20"/>
                <w:szCs w:val="20"/>
              </w:rPr>
            </w:pPr>
            <w:r w:rsidRPr="00F00B0F">
              <w:rPr>
                <w:sz w:val="20"/>
                <w:szCs w:val="20"/>
              </w:rPr>
              <w:t>Especialización en el nicho de agua.</w:t>
            </w:r>
            <w:r w:rsidRPr="00086978">
              <w:rPr>
                <w:sz w:val="20"/>
                <w:szCs w:val="20"/>
              </w:rPr>
              <w:t xml:space="preserve"> El flujo de compra está diseñado específicamente para el llenado y entrega de garrafones de 20L.</w:t>
            </w:r>
          </w:p>
        </w:tc>
        <w:tc>
          <w:tcPr>
            <w:tcW w:w="1959" w:type="dxa"/>
          </w:tcPr>
          <w:p w14:paraId="37B106BC" w14:textId="21CB0F04" w:rsidR="00E22CFB" w:rsidRPr="00086978" w:rsidRDefault="003E1F64" w:rsidP="00086978">
            <w:pPr>
              <w:rPr>
                <w:sz w:val="20"/>
                <w:szCs w:val="20"/>
              </w:rPr>
            </w:pPr>
            <w:r w:rsidRPr="00F00B0F">
              <w:rPr>
                <w:sz w:val="20"/>
                <w:szCs w:val="20"/>
              </w:rPr>
              <w:t>Disponibilidad regional limitada.</w:t>
            </w:r>
            <w:r w:rsidRPr="00086978">
              <w:rPr>
                <w:sz w:val="20"/>
                <w:szCs w:val="20"/>
              </w:rPr>
              <w:t xml:space="preserve"> No tiene cobertura nacional en México y carece de una interfaz dedicada para la gestión del repartidor.</w:t>
            </w:r>
          </w:p>
        </w:tc>
      </w:tr>
      <w:tr w:rsidR="00C90D0B" w14:paraId="4F3FE0B5" w14:textId="3497BD4D" w:rsidTr="00E22CFB">
        <w:tc>
          <w:tcPr>
            <w:tcW w:w="2217" w:type="dxa"/>
          </w:tcPr>
          <w:p w14:paraId="11860083" w14:textId="75E0F773" w:rsidR="00E22CFB" w:rsidRPr="00086978" w:rsidRDefault="003E1F64" w:rsidP="00086978">
            <w:pPr>
              <w:jc w:val="center"/>
              <w:rPr>
                <w:sz w:val="20"/>
                <w:szCs w:val="20"/>
              </w:rPr>
            </w:pPr>
            <w:r w:rsidRPr="00086978">
              <w:rPr>
                <w:sz w:val="20"/>
                <w:szCs w:val="20"/>
              </w:rPr>
              <w:t>Reparto de agua</w:t>
            </w:r>
            <w:r w:rsidR="00690069">
              <w:rPr>
                <w:sz w:val="20"/>
                <w:szCs w:val="20"/>
              </w:rPr>
              <w:t xml:space="preserve"> </w:t>
            </w:r>
            <w:sdt>
              <w:sdtPr>
                <w:rPr>
                  <w:sz w:val="20"/>
                  <w:szCs w:val="20"/>
                </w:rPr>
                <w:id w:val="1130746078"/>
                <w:citation/>
              </w:sdtPr>
              <w:sdtEndPr/>
              <w:sdtContent>
                <w:r w:rsidR="00690069">
                  <w:rPr>
                    <w:sz w:val="20"/>
                    <w:szCs w:val="20"/>
                  </w:rPr>
                  <w:fldChar w:fldCharType="begin"/>
                </w:r>
                <w:r w:rsidR="00690069">
                  <w:rPr>
                    <w:sz w:val="20"/>
                    <w:szCs w:val="20"/>
                  </w:rPr>
                  <w:instrText xml:space="preserve"> CITATION Rep26 \l 2058 </w:instrText>
                </w:r>
                <w:r w:rsidR="00690069">
                  <w:rPr>
                    <w:sz w:val="20"/>
                    <w:szCs w:val="20"/>
                  </w:rPr>
                  <w:fldChar w:fldCharType="separate"/>
                </w:r>
                <w:r>
                  <w:rPr>
                    <w:noProof/>
                    <w:sz w:val="20"/>
                    <w:szCs w:val="20"/>
                  </w:rPr>
                  <w:t>[73]</w:t>
                </w:r>
                <w:r w:rsidR="00690069">
                  <w:rPr>
                    <w:sz w:val="20"/>
                    <w:szCs w:val="20"/>
                  </w:rPr>
                  <w:fldChar w:fldCharType="end"/>
                </w:r>
              </w:sdtContent>
            </w:sdt>
          </w:p>
        </w:tc>
        <w:tc>
          <w:tcPr>
            <w:tcW w:w="2425" w:type="dxa"/>
          </w:tcPr>
          <w:p w14:paraId="5CCE5B95" w14:textId="6065035E" w:rsidR="00E22CFB" w:rsidRPr="00086978" w:rsidRDefault="00B65DCB" w:rsidP="00086978">
            <w:pPr>
              <w:rPr>
                <w:sz w:val="20"/>
                <w:szCs w:val="20"/>
              </w:rPr>
            </w:pPr>
            <w:r w:rsidRPr="00086978">
              <w:rPr>
                <w:sz w:val="20"/>
                <w:szCs w:val="20"/>
              </w:rPr>
              <w:t>Sistema de gestión de software (B2B) enfocado en la administración de rutas y logística de entrega de agua.</w:t>
            </w:r>
          </w:p>
        </w:tc>
        <w:tc>
          <w:tcPr>
            <w:tcW w:w="2227" w:type="dxa"/>
          </w:tcPr>
          <w:p w14:paraId="739C5398" w14:textId="06E4D23B" w:rsidR="00E22CFB" w:rsidRPr="00086978" w:rsidRDefault="00B65DCB" w:rsidP="00086978">
            <w:pPr>
              <w:rPr>
                <w:sz w:val="20"/>
                <w:szCs w:val="20"/>
              </w:rPr>
            </w:pPr>
            <w:r w:rsidRPr="00473B9C">
              <w:rPr>
                <w:sz w:val="20"/>
                <w:szCs w:val="20"/>
              </w:rPr>
              <w:t>Excelente control logístico. Diseñada para que el adminis</w:t>
            </w:r>
            <w:r w:rsidRPr="00086978">
              <w:rPr>
                <w:sz w:val="20"/>
                <w:szCs w:val="20"/>
              </w:rPr>
              <w:t>trador y el repartidor lleven el control de ventas y el inventario de envases.</w:t>
            </w:r>
          </w:p>
        </w:tc>
        <w:tc>
          <w:tcPr>
            <w:tcW w:w="1959" w:type="dxa"/>
          </w:tcPr>
          <w:p w14:paraId="3C45FC07" w14:textId="39030CC5" w:rsidR="00E22CFB" w:rsidRPr="00086978" w:rsidRDefault="00B65DCB" w:rsidP="00086978">
            <w:pPr>
              <w:rPr>
                <w:sz w:val="20"/>
                <w:szCs w:val="20"/>
              </w:rPr>
            </w:pPr>
            <w:r w:rsidRPr="00473B9C">
              <w:rPr>
                <w:sz w:val="20"/>
                <w:szCs w:val="20"/>
              </w:rPr>
              <w:t>No es una aplicación de cara al cliente. Un usuario com</w:t>
            </w:r>
            <w:r w:rsidRPr="00086978">
              <w:rPr>
                <w:sz w:val="20"/>
                <w:szCs w:val="20"/>
              </w:rPr>
              <w:t>ún no puede descargarla para pedir un garrafón; requiere gestión interna previa.</w:t>
            </w:r>
          </w:p>
        </w:tc>
      </w:tr>
    </w:tbl>
    <w:p w14:paraId="2ACCCFF7" w14:textId="3A9A859D" w:rsidR="0060662B" w:rsidRDefault="0060662B" w:rsidP="0060662B">
      <w:pPr>
        <w:pStyle w:val="Ttulo3"/>
      </w:pPr>
      <w:bookmarkStart w:id="86" w:name="_Toc229993933"/>
      <w:r w:rsidRPr="0060662B">
        <w:t>3.2.1 Aporte de ingeniería específico</w:t>
      </w:r>
      <w:bookmarkEnd w:id="86"/>
    </w:p>
    <w:p w14:paraId="0F3B94B8" w14:textId="293FD843" w:rsidR="007A1493" w:rsidRDefault="007A1493" w:rsidP="007A1493">
      <w:r>
        <w:t xml:space="preserve">A diferencia de plataformas comerciales como </w:t>
      </w:r>
      <w:proofErr w:type="spellStart"/>
      <w:r>
        <w:t>Rappi</w:t>
      </w:r>
      <w:proofErr w:type="spellEnd"/>
      <w:r>
        <w:t xml:space="preserve"> o Uber </w:t>
      </w:r>
      <w:proofErr w:type="spellStart"/>
      <w:r>
        <w:t>Eats</w:t>
      </w:r>
      <w:proofErr w:type="spellEnd"/>
      <w:r>
        <w:t xml:space="preserve"> como se analizó anteriormente, estas plataformas no abordan la distribución de garrafones por una razón estructural: sus modelos operativos se basan en flotas de motocicletas y bicicletas cuyas políticas de carga prohíben explícitamente productos que excedan dimensiones estándar, y sus algoritmos de asignación no contemplan la gestión de envases retornables</w:t>
      </w:r>
    </w:p>
    <w:p w14:paraId="52910D4B" w14:textId="10381894" w:rsidR="007A1493" w:rsidRDefault="007A1493" w:rsidP="007A1493">
      <w:r>
        <w:t>Sobre esta base, el aporte de ingeniería del presente trabajo se concreta en cuatro elementos:</w:t>
      </w:r>
    </w:p>
    <w:p w14:paraId="21B7E5AB" w14:textId="331EDC4B" w:rsidR="007A1493" w:rsidRDefault="007A1493" w:rsidP="00D506E3">
      <w:pPr>
        <w:pStyle w:val="Prrafodelista"/>
        <w:numPr>
          <w:ilvl w:val="0"/>
          <w:numId w:val="124"/>
        </w:numPr>
      </w:pPr>
      <w:r>
        <w:t xml:space="preserve">Se implementa del algoritmo A* con la fórmula de </w:t>
      </w:r>
      <w:proofErr w:type="spellStart"/>
      <w:r>
        <w:t>Haversine</w:t>
      </w:r>
      <w:proofErr w:type="spellEnd"/>
      <w:r>
        <w:t xml:space="preserve"> como heurística admisible sobre la red vial de la Alcaldía Benito Juárez obtenida de </w:t>
      </w:r>
      <w:proofErr w:type="spellStart"/>
      <w:r>
        <w:t>OpenStreetMap</w:t>
      </w:r>
      <w:proofErr w:type="spellEnd"/>
      <w:r>
        <w:t>. Esto elimina la dependencia de servicios externos de pago.</w:t>
      </w:r>
    </w:p>
    <w:p w14:paraId="26F2886C" w14:textId="335C3A8C" w:rsidR="007A1493" w:rsidRDefault="007A1493" w:rsidP="00D506E3">
      <w:pPr>
        <w:pStyle w:val="Prrafodelista"/>
        <w:numPr>
          <w:ilvl w:val="0"/>
          <w:numId w:val="124"/>
        </w:numPr>
      </w:pPr>
      <w:r>
        <w:t>Modelo de datos específico para la distribución de agua. El sistema incorpora reglas de negocio inexistentes en plataformas generalistas: gestión de inventario por lotes según fecha de caducid</w:t>
      </w:r>
      <w:r w:rsidR="000F57D0">
        <w:t>ad</w:t>
      </w:r>
      <w:r>
        <w:t>, movimientos entre la base del negocio y el vehículo del repartidor e historial inmutable del ciclo de vida del pedido con marca de tiempo.</w:t>
      </w:r>
    </w:p>
    <w:p w14:paraId="41684CA9" w14:textId="2D83339F" w:rsidR="007A1493" w:rsidRDefault="007A1493" w:rsidP="00D506E3">
      <w:pPr>
        <w:pStyle w:val="Prrafodelista"/>
        <w:numPr>
          <w:ilvl w:val="0"/>
          <w:numId w:val="124"/>
        </w:numPr>
      </w:pPr>
      <w:r>
        <w:t xml:space="preserve">Modalidad abierta de asignación de pedidos. Frente al modelo cerrado de </w:t>
      </w:r>
      <w:proofErr w:type="spellStart"/>
      <w:r>
        <w:t>Rappi</w:t>
      </w:r>
      <w:proofErr w:type="spellEnd"/>
      <w:r>
        <w:t xml:space="preserve"> y Uber </w:t>
      </w:r>
      <w:proofErr w:type="spellStart"/>
      <w:r>
        <w:t>Eats</w:t>
      </w:r>
      <w:proofErr w:type="spellEnd"/>
      <w:r>
        <w:t xml:space="preserve">, en el cual el sistema asigna automáticamente al repartidor disponible más cercano, </w:t>
      </w:r>
      <w:r w:rsidR="000F57D0">
        <w:t>en este proyecto se</w:t>
      </w:r>
      <w:r>
        <w:t xml:space="preserve"> implementa </w:t>
      </w:r>
      <w:r w:rsidR="000F57D0">
        <w:t>la funcionalidad</w:t>
      </w:r>
      <w:r>
        <w:t xml:space="preserve"> de </w:t>
      </w:r>
      <w:r w:rsidR="000F57D0">
        <w:t xml:space="preserve">un pedido </w:t>
      </w:r>
      <w:r>
        <w:t xml:space="preserve">abierto en la que se publica </w:t>
      </w:r>
      <w:r w:rsidR="000F57D0">
        <w:t>una solicitud de pedido</w:t>
      </w:r>
      <w:r>
        <w:t xml:space="preserve"> a todos los repartidores compatibles con la purificadora del producto, asignándose al primero que lo acepta.</w:t>
      </w:r>
    </w:p>
    <w:p w14:paraId="206AB1C3" w14:textId="1051D9B1" w:rsidR="002E2767" w:rsidRDefault="007A1493" w:rsidP="00D506E3">
      <w:pPr>
        <w:pStyle w:val="Prrafodelista"/>
        <w:numPr>
          <w:ilvl w:val="0"/>
          <w:numId w:val="124"/>
        </w:numPr>
      </w:pPr>
      <w:r>
        <w:t xml:space="preserve">Eventos de proximidad y geocercas </w:t>
      </w:r>
      <w:proofErr w:type="spellStart"/>
      <w:proofErr w:type="gramStart"/>
      <w:r>
        <w:t>operativas.</w:t>
      </w:r>
      <w:r w:rsidR="000F57D0">
        <w:t>S</w:t>
      </w:r>
      <w:r>
        <w:t>obre</w:t>
      </w:r>
      <w:proofErr w:type="spellEnd"/>
      <w:proofErr w:type="gramEnd"/>
      <w:r>
        <w:t xml:space="preserve"> el flujo de coordenadas GPS recibido por </w:t>
      </w:r>
      <w:proofErr w:type="spellStart"/>
      <w:r>
        <w:t>WebSocket</w:t>
      </w:r>
      <w:proofErr w:type="spellEnd"/>
      <w:r>
        <w:t xml:space="preserve"> STOMP, dos </w:t>
      </w:r>
      <w:r w:rsidR="000F57D0">
        <w:t>c</w:t>
      </w:r>
      <w:r w:rsidR="009A2149">
        <w:t>á</w:t>
      </w:r>
      <w:r w:rsidR="000F57D0">
        <w:t>lculos</w:t>
      </w:r>
      <w:r>
        <w:t xml:space="preserve"> de distancia específicos</w:t>
      </w:r>
      <w:r w:rsidR="009A2149">
        <w:t>, ya que se necesita para la</w:t>
      </w:r>
      <w:r>
        <w:t xml:space="preserve"> notificación al cliente cuando el repartidor está a menos de 500 metros y habilitación del botón de entrega solo cuando se encuentra a menos de 50 metros del domicilio (RN-011).</w:t>
      </w:r>
    </w:p>
    <w:p w14:paraId="692D4AAA" w14:textId="1C98FA5B" w:rsidR="00084E77" w:rsidRPr="00980EA4" w:rsidRDefault="00084E77" w:rsidP="0031310B">
      <w:pPr>
        <w:pStyle w:val="Ttulo2"/>
      </w:pPr>
      <w:bookmarkStart w:id="87" w:name="_Toc229993934"/>
      <w:r>
        <w:lastRenderedPageBreak/>
        <w:t>3.3 Tendencias actuales</w:t>
      </w:r>
      <w:bookmarkEnd w:id="87"/>
    </w:p>
    <w:p w14:paraId="28F205AC" w14:textId="49FF92D2" w:rsidR="00980EA4" w:rsidRDefault="00AB5D27" w:rsidP="00F57956">
      <w:r w:rsidRPr="00AB5D27">
        <w:t>En la actualidad</w:t>
      </w:r>
      <w:r w:rsidR="00996FAF">
        <w:t>,</w:t>
      </w:r>
      <w:r w:rsidRPr="00AB5D27">
        <w:t xml:space="preserve"> la digitalización de los servicios de entrega a domicilio ha dejado de ser una ventaja competitiva para convertirse en una necesidad operativa. </w:t>
      </w:r>
      <w:r w:rsidR="00D737F9">
        <w:t xml:space="preserve">En esta era de la </w:t>
      </w:r>
      <w:r w:rsidR="00DE0C39">
        <w:t>digitalización l</w:t>
      </w:r>
      <w:r w:rsidRPr="00AB5D27">
        <w:t xml:space="preserve">a integración de tecnologías móviles y arquitecturas robustas permite optimizar la cadena de suministro, especialmente en el sector de la distribución, donde la </w:t>
      </w:r>
      <w:r w:rsidR="00CC528D" w:rsidRPr="00AB5D27">
        <w:t>logística la</w:t>
      </w:r>
      <w:r w:rsidRPr="00AB5D27">
        <w:t xml:space="preserve"> fidelización del cliente son críticas </w:t>
      </w:r>
      <w:sdt>
        <w:sdtPr>
          <w:id w:val="275297486"/>
          <w:citation/>
        </w:sdtPr>
        <w:sdtEndPr/>
        <w:sdtContent>
          <w:r w:rsidR="005B3B55">
            <w:fldChar w:fldCharType="begin"/>
          </w:r>
          <w:r w:rsidR="005B3B55">
            <w:instrText xml:space="preserve"> CITATION Abr26 \l 2058 </w:instrText>
          </w:r>
          <w:r w:rsidR="005B3B55">
            <w:fldChar w:fldCharType="separate"/>
          </w:r>
          <w:r>
            <w:rPr>
              <w:noProof/>
            </w:rPr>
            <w:t>[74]</w:t>
          </w:r>
          <w:r w:rsidR="005B3B55">
            <w:fldChar w:fldCharType="end"/>
          </w:r>
        </w:sdtContent>
      </w:sdt>
      <w:r w:rsidRPr="00AB5D27">
        <w:t>.</w:t>
      </w:r>
    </w:p>
    <w:p w14:paraId="6E3BF3E4" w14:textId="28342408" w:rsidR="00484C68" w:rsidRDefault="00484C68" w:rsidP="00F57956">
      <w:r w:rsidRPr="00484C68">
        <w:t xml:space="preserve">Una de las tendencias más fuertes es el uso de GPS integrados con algoritmos de optimización de rutas. El aprovechamiento de lenguajes modernos como </w:t>
      </w:r>
      <w:proofErr w:type="spellStart"/>
      <w:r w:rsidRPr="001C7472">
        <w:t>Kotlin</w:t>
      </w:r>
      <w:proofErr w:type="spellEnd"/>
      <w:r w:rsidRPr="00484C68">
        <w:t xml:space="preserve"> para el desarrollo nativo en Android permite una gestión eficiente de los recursos del dispositivo, facilitando el seguimiento tanto para el repartidor como para el usuario final. Esto permite reducir tiempos de entrega y costos de combustible, alineándose con políticas de sostenibilidad urbana</w:t>
      </w:r>
      <w:r w:rsidR="004D5678">
        <w:t xml:space="preserve"> </w:t>
      </w:r>
      <w:sdt>
        <w:sdtPr>
          <w:id w:val="-1129476002"/>
          <w:citation/>
        </w:sdtPr>
        <w:sdtEndPr/>
        <w:sdtContent>
          <w:r w:rsidR="004D5678">
            <w:fldChar w:fldCharType="begin"/>
          </w:r>
          <w:r w:rsidR="004D5678">
            <w:instrText xml:space="preserve"> CITATION Fer24 \l 2058 </w:instrText>
          </w:r>
          <w:r w:rsidR="004D5678">
            <w:fldChar w:fldCharType="separate"/>
          </w:r>
          <w:r>
            <w:rPr>
              <w:noProof/>
            </w:rPr>
            <w:t>[75]</w:t>
          </w:r>
          <w:r w:rsidR="004D5678">
            <w:fldChar w:fldCharType="end"/>
          </w:r>
        </w:sdtContent>
      </w:sdt>
      <w:r w:rsidRPr="00484C68">
        <w:t>.</w:t>
      </w:r>
    </w:p>
    <w:p w14:paraId="2A128EF0" w14:textId="5A176B7D" w:rsidR="00170669" w:rsidRDefault="00C16FD1">
      <w:pPr>
        <w:spacing w:line="259" w:lineRule="auto"/>
        <w:jc w:val="left"/>
      </w:pPr>
      <w:r>
        <w:br w:type="page"/>
      </w:r>
    </w:p>
    <w:p w14:paraId="39C280A4" w14:textId="21E32FA0" w:rsidR="00792158" w:rsidRDefault="00F33DEE" w:rsidP="00460307">
      <w:pPr>
        <w:pStyle w:val="Ttulo1"/>
      </w:pPr>
      <w:bookmarkStart w:id="88" w:name="_Toc229993935"/>
      <w:r>
        <w:lastRenderedPageBreak/>
        <w:t>Cap</w:t>
      </w:r>
      <w:r w:rsidR="00E8173C">
        <w:t>í</w:t>
      </w:r>
      <w:r>
        <w:t>tulo IV</w:t>
      </w:r>
      <w:r w:rsidR="00BD4FA3">
        <w:t>. Análisis</w:t>
      </w:r>
      <w:r w:rsidR="00170669">
        <w:t xml:space="preserve"> del Sistema</w:t>
      </w:r>
      <w:bookmarkEnd w:id="88"/>
    </w:p>
    <w:p w14:paraId="75277AE1" w14:textId="6C6886B8" w:rsidR="00E567D0" w:rsidRDefault="00FE2B4A" w:rsidP="00FE2B4A">
      <w:pPr>
        <w:spacing w:before="360" w:after="80" w:line="240" w:lineRule="auto"/>
        <w:rPr>
          <w:rFonts w:cs="Times New Roman"/>
        </w:rPr>
      </w:pPr>
      <w:r w:rsidRPr="00686C0C">
        <w:rPr>
          <w:rFonts w:cs="Times New Roman"/>
        </w:rPr>
        <w:t xml:space="preserve">En este capítulo, se aborda el análisis y diseño del sistema para la Aplicación </w:t>
      </w:r>
      <w:r w:rsidR="00D42A6F">
        <w:rPr>
          <w:rFonts w:cs="Times New Roman"/>
        </w:rPr>
        <w:t>móvil</w:t>
      </w:r>
      <w:r w:rsidRPr="00686C0C">
        <w:rPr>
          <w:rFonts w:cs="Times New Roman"/>
        </w:rPr>
        <w:t xml:space="preserve"> de</w:t>
      </w:r>
      <w:r w:rsidR="00D42A6F">
        <w:rPr>
          <w:rFonts w:cs="Times New Roman"/>
        </w:rPr>
        <w:t xml:space="preserve"> reparto de agua potable en la Alcaldía Benito </w:t>
      </w:r>
      <w:r w:rsidR="004741EC">
        <w:rPr>
          <w:rFonts w:cs="Times New Roman"/>
        </w:rPr>
        <w:t>Juárez</w:t>
      </w:r>
      <w:r w:rsidRPr="00686C0C">
        <w:rPr>
          <w:rFonts w:cs="Times New Roman"/>
        </w:rPr>
        <w:t xml:space="preserve">. </w:t>
      </w:r>
      <w:r w:rsidR="00457EE1">
        <w:rPr>
          <w:rFonts w:cs="Times New Roman"/>
        </w:rPr>
        <w:t>O</w:t>
      </w:r>
      <w:r w:rsidRPr="00686C0C">
        <w:rPr>
          <w:rFonts w:cs="Times New Roman"/>
        </w:rPr>
        <w:t>frece una visión detallada del proceso de desarrollo, desde la identificación de los requerimientos hasta la elaboración de la arquitectura del sistema y el diseño de sus componentes principales.</w:t>
      </w:r>
    </w:p>
    <w:p w14:paraId="29F9B093" w14:textId="77777777" w:rsidR="008B1A47" w:rsidRDefault="008C17B2" w:rsidP="008B1A47">
      <w:pPr>
        <w:pStyle w:val="Ttulo2"/>
      </w:pPr>
      <w:bookmarkStart w:id="89" w:name="_Toc229993936"/>
      <w:r>
        <w:t xml:space="preserve">4.1 </w:t>
      </w:r>
      <w:r w:rsidR="00457EE1">
        <w:t>Encuesta y análisis de datos</w:t>
      </w:r>
      <w:bookmarkEnd w:id="89"/>
    </w:p>
    <w:p w14:paraId="359FCCCA" w14:textId="3ECE9B70" w:rsidR="00C0795A" w:rsidRDefault="00C0795A" w:rsidP="008B1A47">
      <w:r w:rsidRPr="00686C0C">
        <w:t xml:space="preserve">Para comprender mejor el panorama actual y tener una mejor visión sobre la </w:t>
      </w:r>
      <w:r>
        <w:t>aplicación</w:t>
      </w:r>
      <w:r w:rsidRPr="00686C0C">
        <w:t xml:space="preserve"> que se desea realizar, será necesario analizar las respuestas del público objetivo. Esto permitirá obtener datos concretos, así como evaluar las principales dificultades que encuentra la comunidad de l</w:t>
      </w:r>
      <w:r w:rsidR="001F226F">
        <w:t xml:space="preserve">a alcaldía Benito </w:t>
      </w:r>
      <w:r w:rsidR="004741EC">
        <w:t>Juárez</w:t>
      </w:r>
      <w:r w:rsidR="001F226F">
        <w:t>.</w:t>
      </w:r>
    </w:p>
    <w:p w14:paraId="6D22B604" w14:textId="6887179B" w:rsidR="001F226F" w:rsidRDefault="001F226F" w:rsidP="008B1A47">
      <w:r w:rsidRPr="001F226F">
        <w:t>El cuestionario que se aplicó fue el siguiente, en donde se debe de colocar una opción:</w:t>
      </w:r>
    </w:p>
    <w:p w14:paraId="5D2DD0AE" w14:textId="299E84B8" w:rsidR="00B32488" w:rsidRPr="00B32488" w:rsidRDefault="00281846" w:rsidP="00B32488">
      <w:pPr>
        <w:rPr>
          <w:rFonts w:cstheme="majorBidi"/>
        </w:rPr>
      </w:pPr>
      <w:r>
        <w:rPr>
          <w:rFonts w:cstheme="majorBidi"/>
        </w:rPr>
        <w:t xml:space="preserve">1.- </w:t>
      </w:r>
      <w:r w:rsidR="00B32488" w:rsidRPr="00B32488">
        <w:rPr>
          <w:rFonts w:cstheme="majorBidi"/>
        </w:rPr>
        <w:t xml:space="preserve">¿Crees que </w:t>
      </w:r>
      <w:r w:rsidR="00B75BBE">
        <w:rPr>
          <w:rFonts w:cstheme="majorBidi"/>
        </w:rPr>
        <w:t xml:space="preserve">en </w:t>
      </w:r>
      <w:r w:rsidR="00B32488" w:rsidRPr="00B32488">
        <w:rPr>
          <w:rFonts w:cstheme="majorBidi"/>
        </w:rPr>
        <w:t>la alcaldía Benito Juárez hay una distribución de agua potable</w:t>
      </w:r>
      <w:r w:rsidR="007A1E89">
        <w:rPr>
          <w:rFonts w:cstheme="majorBidi"/>
        </w:rPr>
        <w:t xml:space="preserve"> </w:t>
      </w:r>
      <w:r w:rsidR="007A1E89" w:rsidRPr="007A1E89">
        <w:rPr>
          <w:rFonts w:cstheme="majorBidi"/>
        </w:rPr>
        <w:t>suficiente para cubrir sus necesidades</w:t>
      </w:r>
      <w:r w:rsidR="00B32488" w:rsidRPr="00B32488">
        <w:rPr>
          <w:rFonts w:cstheme="majorBidi"/>
        </w:rPr>
        <w:t>?</w:t>
      </w:r>
    </w:p>
    <w:p w14:paraId="41AB8A2A" w14:textId="6DD68FE5" w:rsidR="00B32488" w:rsidRPr="00B32488" w:rsidRDefault="00281846" w:rsidP="00B32488">
      <w:pPr>
        <w:rPr>
          <w:rFonts w:cstheme="majorBidi"/>
        </w:rPr>
      </w:pPr>
      <w:r>
        <w:rPr>
          <w:rFonts w:cs="Times New Roman"/>
        </w:rPr>
        <w:tab/>
      </w:r>
      <w:r w:rsidRPr="00686C0C">
        <w:rPr>
          <w:rFonts w:cs="Times New Roman"/>
        </w:rPr>
        <w:t>O</w:t>
      </w:r>
      <w:r w:rsidRPr="00B32488">
        <w:rPr>
          <w:rFonts w:cstheme="majorBidi"/>
        </w:rPr>
        <w:t xml:space="preserve"> </w:t>
      </w:r>
      <w:r>
        <w:rPr>
          <w:rFonts w:cstheme="majorBidi"/>
        </w:rPr>
        <w:tab/>
      </w:r>
      <w:r w:rsidR="00B32488" w:rsidRPr="00B32488">
        <w:rPr>
          <w:rFonts w:cstheme="majorBidi"/>
        </w:rPr>
        <w:t>Sí</w:t>
      </w:r>
    </w:p>
    <w:p w14:paraId="33B68DB6" w14:textId="35B67C57" w:rsidR="007B54B5" w:rsidRDefault="00281846" w:rsidP="00B32488">
      <w:pPr>
        <w:rPr>
          <w:rFonts w:cstheme="majorBidi"/>
        </w:rPr>
      </w:pPr>
      <w:r>
        <w:rPr>
          <w:rFonts w:cs="Times New Roman"/>
        </w:rPr>
        <w:tab/>
      </w:r>
      <w:r w:rsidRPr="00686C0C">
        <w:rPr>
          <w:rFonts w:cs="Times New Roman"/>
        </w:rPr>
        <w:t>O</w:t>
      </w:r>
      <w:r w:rsidRPr="00B32488">
        <w:rPr>
          <w:rFonts w:cstheme="majorBidi"/>
        </w:rPr>
        <w:t xml:space="preserve"> </w:t>
      </w:r>
      <w:r>
        <w:rPr>
          <w:rFonts w:cstheme="majorBidi"/>
        </w:rPr>
        <w:tab/>
      </w:r>
      <w:r w:rsidR="00B32488" w:rsidRPr="00B32488">
        <w:rPr>
          <w:rFonts w:cstheme="majorBidi"/>
        </w:rPr>
        <w:t>No</w:t>
      </w:r>
    </w:p>
    <w:p w14:paraId="1E186121" w14:textId="7A2D0017" w:rsidR="00DC2E49" w:rsidRPr="00DC2E49" w:rsidRDefault="00270635" w:rsidP="00DC2E49">
      <w:pPr>
        <w:rPr>
          <w:rFonts w:cstheme="majorBidi"/>
        </w:rPr>
      </w:pPr>
      <w:r>
        <w:rPr>
          <w:rFonts w:cstheme="majorBidi"/>
        </w:rPr>
        <w:t xml:space="preserve">2.- </w:t>
      </w:r>
      <w:r w:rsidR="00DC2E49" w:rsidRPr="00DC2E49">
        <w:rPr>
          <w:rFonts w:cstheme="majorBidi"/>
        </w:rPr>
        <w:t>¿C</w:t>
      </w:r>
      <w:r w:rsidR="008425F9">
        <w:rPr>
          <w:rFonts w:cstheme="majorBidi"/>
        </w:rPr>
        <w:t xml:space="preserve">ómo </w:t>
      </w:r>
      <w:r w:rsidR="00FC72E5">
        <w:rPr>
          <w:rFonts w:cstheme="majorBidi"/>
        </w:rPr>
        <w:t>obtiene actualmente</w:t>
      </w:r>
      <w:r w:rsidR="00DC2E49" w:rsidRPr="00DC2E49">
        <w:rPr>
          <w:rFonts w:cstheme="majorBidi"/>
        </w:rPr>
        <w:t xml:space="preserve"> agua potable a domicilio? </w:t>
      </w:r>
    </w:p>
    <w:p w14:paraId="2852F20D" w14:textId="20A906B0" w:rsidR="00DC2E49" w:rsidRPr="00DC2E49" w:rsidRDefault="00E663E2" w:rsidP="00DC2E49">
      <w:pPr>
        <w:rPr>
          <w:rFonts w:cstheme="majorBidi"/>
        </w:rPr>
      </w:pPr>
      <w:r>
        <w:rPr>
          <w:rFonts w:cs="Times New Roman"/>
        </w:rPr>
        <w:tab/>
      </w:r>
      <w:r w:rsidRPr="00686C0C">
        <w:rPr>
          <w:rFonts w:cs="Times New Roman"/>
        </w:rPr>
        <w:t>O</w:t>
      </w:r>
      <w:r w:rsidRPr="00B32488">
        <w:rPr>
          <w:rFonts w:cstheme="majorBidi"/>
        </w:rPr>
        <w:t xml:space="preserve"> </w:t>
      </w:r>
      <w:r>
        <w:rPr>
          <w:rFonts w:cstheme="majorBidi"/>
        </w:rPr>
        <w:tab/>
      </w:r>
      <w:r w:rsidR="00DC2E49" w:rsidRPr="00DC2E49">
        <w:rPr>
          <w:rFonts w:cstheme="majorBidi"/>
        </w:rPr>
        <w:t>Ir a la purificadora</w:t>
      </w:r>
    </w:p>
    <w:p w14:paraId="111CA601" w14:textId="0F724C48" w:rsidR="00DC2E49" w:rsidRPr="00DC2E49" w:rsidRDefault="00E663E2" w:rsidP="00DC2E49">
      <w:pPr>
        <w:rPr>
          <w:rFonts w:cstheme="majorBidi"/>
        </w:rPr>
      </w:pPr>
      <w:r>
        <w:rPr>
          <w:rFonts w:cs="Times New Roman"/>
        </w:rPr>
        <w:tab/>
      </w:r>
      <w:r w:rsidRPr="00686C0C">
        <w:rPr>
          <w:rFonts w:cs="Times New Roman"/>
        </w:rPr>
        <w:t>O</w:t>
      </w:r>
      <w:r w:rsidRPr="00B32488">
        <w:rPr>
          <w:rFonts w:cstheme="majorBidi"/>
        </w:rPr>
        <w:t xml:space="preserve"> </w:t>
      </w:r>
      <w:r>
        <w:rPr>
          <w:rFonts w:cstheme="majorBidi"/>
        </w:rPr>
        <w:tab/>
      </w:r>
      <w:r w:rsidR="00DC2E49" w:rsidRPr="00DC2E49">
        <w:rPr>
          <w:rFonts w:cstheme="majorBidi"/>
        </w:rPr>
        <w:t>Pedido a domicilio</w:t>
      </w:r>
    </w:p>
    <w:p w14:paraId="13194092" w14:textId="2EE51E6E" w:rsidR="00DC2E49" w:rsidRPr="00DC2E49" w:rsidRDefault="00E663E2" w:rsidP="00DC2E49">
      <w:pPr>
        <w:rPr>
          <w:rFonts w:cstheme="majorBidi"/>
        </w:rPr>
      </w:pPr>
      <w:r>
        <w:rPr>
          <w:rFonts w:cs="Times New Roman"/>
        </w:rPr>
        <w:tab/>
      </w:r>
      <w:r w:rsidRPr="00686C0C">
        <w:rPr>
          <w:rFonts w:cs="Times New Roman"/>
        </w:rPr>
        <w:t>O</w:t>
      </w:r>
      <w:r w:rsidRPr="00B32488">
        <w:rPr>
          <w:rFonts w:cstheme="majorBidi"/>
        </w:rPr>
        <w:t xml:space="preserve"> </w:t>
      </w:r>
      <w:r>
        <w:rPr>
          <w:rFonts w:cstheme="majorBidi"/>
        </w:rPr>
        <w:tab/>
      </w:r>
      <w:r w:rsidR="00DC2E49" w:rsidRPr="00DC2E49">
        <w:rPr>
          <w:rFonts w:cstheme="majorBidi"/>
        </w:rPr>
        <w:t>Ir a una tienda</w:t>
      </w:r>
    </w:p>
    <w:p w14:paraId="4ACECA19" w14:textId="26CD2540" w:rsidR="00DC2E49" w:rsidRDefault="00E663E2" w:rsidP="00DC2E49">
      <w:pPr>
        <w:rPr>
          <w:rFonts w:cstheme="majorBidi"/>
        </w:rPr>
      </w:pPr>
      <w:r>
        <w:rPr>
          <w:rFonts w:cs="Times New Roman"/>
        </w:rPr>
        <w:tab/>
      </w:r>
      <w:r w:rsidRPr="00686C0C">
        <w:rPr>
          <w:rFonts w:cs="Times New Roman"/>
        </w:rPr>
        <w:t>O</w:t>
      </w:r>
      <w:r w:rsidRPr="00B32488">
        <w:rPr>
          <w:rFonts w:cstheme="majorBidi"/>
        </w:rPr>
        <w:t xml:space="preserve"> </w:t>
      </w:r>
      <w:r>
        <w:rPr>
          <w:rFonts w:cstheme="majorBidi"/>
        </w:rPr>
        <w:tab/>
      </w:r>
      <w:r w:rsidR="00DC2E49" w:rsidRPr="00DC2E49">
        <w:rPr>
          <w:rFonts w:cstheme="majorBidi"/>
        </w:rPr>
        <w:t>WhatsApp/Repartidor de confianza</w:t>
      </w:r>
    </w:p>
    <w:p w14:paraId="657BA981" w14:textId="5A9F3001" w:rsidR="00A21B54" w:rsidRPr="00A21B54" w:rsidRDefault="00DB066A" w:rsidP="00A21B54">
      <w:pPr>
        <w:rPr>
          <w:rFonts w:cstheme="majorBidi"/>
        </w:rPr>
      </w:pPr>
      <w:r>
        <w:rPr>
          <w:rFonts w:cstheme="majorBidi"/>
        </w:rPr>
        <w:t xml:space="preserve">3.- </w:t>
      </w:r>
      <w:r w:rsidR="00A21B54" w:rsidRPr="00A21B54">
        <w:rPr>
          <w:rFonts w:cstheme="majorBidi"/>
        </w:rPr>
        <w:t>¿Cuánto tiempo se demoran en traerte el agua los repartidores?</w:t>
      </w:r>
    </w:p>
    <w:p w14:paraId="54229606" w14:textId="2D0049D9" w:rsidR="00A21B54" w:rsidRPr="00A21B54" w:rsidRDefault="00A21B54" w:rsidP="00A21B54">
      <w:pPr>
        <w:rPr>
          <w:rFonts w:cstheme="majorBidi"/>
        </w:rPr>
      </w:pPr>
      <w:r>
        <w:rPr>
          <w:rFonts w:cs="Times New Roman"/>
        </w:rPr>
        <w:tab/>
      </w:r>
      <w:r w:rsidRPr="00686C0C">
        <w:rPr>
          <w:rFonts w:cs="Times New Roman"/>
        </w:rPr>
        <w:t>O</w:t>
      </w:r>
      <w:r w:rsidRPr="00B32488">
        <w:rPr>
          <w:rFonts w:cstheme="majorBidi"/>
        </w:rPr>
        <w:t xml:space="preserve"> </w:t>
      </w:r>
      <w:r>
        <w:rPr>
          <w:rFonts w:cstheme="majorBidi"/>
        </w:rPr>
        <w:tab/>
      </w:r>
      <w:r w:rsidRPr="00A21B54">
        <w:rPr>
          <w:rFonts w:cstheme="majorBidi"/>
        </w:rPr>
        <w:t>30 minutos</w:t>
      </w:r>
    </w:p>
    <w:p w14:paraId="4DE24E0E" w14:textId="7F1DDEF2" w:rsidR="00A21B54" w:rsidRPr="00A21B54" w:rsidRDefault="00A21B54" w:rsidP="00A21B54">
      <w:pPr>
        <w:rPr>
          <w:rFonts w:cstheme="majorBidi"/>
        </w:rPr>
      </w:pPr>
      <w:r>
        <w:rPr>
          <w:rFonts w:cs="Times New Roman"/>
        </w:rPr>
        <w:tab/>
      </w:r>
      <w:r w:rsidRPr="00686C0C">
        <w:rPr>
          <w:rFonts w:cs="Times New Roman"/>
        </w:rPr>
        <w:t>O</w:t>
      </w:r>
      <w:r w:rsidRPr="00B32488">
        <w:rPr>
          <w:rFonts w:cstheme="majorBidi"/>
        </w:rPr>
        <w:t xml:space="preserve"> </w:t>
      </w:r>
      <w:r>
        <w:rPr>
          <w:rFonts w:cstheme="majorBidi"/>
        </w:rPr>
        <w:tab/>
      </w:r>
      <w:r w:rsidRPr="00A21B54">
        <w:rPr>
          <w:rFonts w:cstheme="majorBidi"/>
        </w:rPr>
        <w:t>1 a 2 horas</w:t>
      </w:r>
    </w:p>
    <w:p w14:paraId="7DD93BCF" w14:textId="4C46BA60" w:rsidR="00A21B54" w:rsidRDefault="00A21B54" w:rsidP="00A21B54">
      <w:pPr>
        <w:rPr>
          <w:rFonts w:cstheme="majorBidi"/>
        </w:rPr>
      </w:pPr>
      <w:r>
        <w:rPr>
          <w:rFonts w:cs="Times New Roman"/>
        </w:rPr>
        <w:tab/>
      </w:r>
      <w:r w:rsidRPr="00686C0C">
        <w:rPr>
          <w:rFonts w:cs="Times New Roman"/>
        </w:rPr>
        <w:t>O</w:t>
      </w:r>
      <w:r w:rsidRPr="00B32488">
        <w:rPr>
          <w:rFonts w:cstheme="majorBidi"/>
        </w:rPr>
        <w:t xml:space="preserve"> </w:t>
      </w:r>
      <w:r>
        <w:rPr>
          <w:rFonts w:cstheme="majorBidi"/>
        </w:rPr>
        <w:tab/>
      </w:r>
      <w:r w:rsidRPr="00A21B54">
        <w:rPr>
          <w:rFonts w:cstheme="majorBidi"/>
        </w:rPr>
        <w:t>3 horas o más</w:t>
      </w:r>
    </w:p>
    <w:p w14:paraId="7A69EB1D" w14:textId="52ABD14A" w:rsidR="007D4EAC" w:rsidRPr="007D4EAC" w:rsidRDefault="00306C02" w:rsidP="007D4EAC">
      <w:pPr>
        <w:rPr>
          <w:rFonts w:cstheme="majorBidi"/>
        </w:rPr>
      </w:pPr>
      <w:r>
        <w:rPr>
          <w:rFonts w:cstheme="majorBidi"/>
        </w:rPr>
        <w:t xml:space="preserve">4.- </w:t>
      </w:r>
      <w:r w:rsidR="007D4EAC" w:rsidRPr="007D4EAC">
        <w:t xml:space="preserve">En una escala del 1 al 5 </w:t>
      </w:r>
      <w:r w:rsidR="00256F7C">
        <w:t>cómo calificaría usted su</w:t>
      </w:r>
      <w:r w:rsidR="007D4EAC" w:rsidRPr="007D4EAC">
        <w:t xml:space="preserve"> </w:t>
      </w:r>
      <w:r w:rsidR="0004387C" w:rsidRPr="00306C02">
        <w:t>experiencia</w:t>
      </w:r>
      <w:r w:rsidR="007D4EAC" w:rsidRPr="007D4EAC">
        <w:t xml:space="preserve"> con el servicio de repartición de agua potable</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0"/>
        <w:gridCol w:w="1129"/>
        <w:gridCol w:w="1128"/>
        <w:gridCol w:w="1118"/>
        <w:gridCol w:w="1128"/>
        <w:gridCol w:w="1128"/>
        <w:gridCol w:w="2057"/>
      </w:tblGrid>
      <w:tr w:rsidR="00B047E3" w:rsidRPr="00686C0C" w14:paraId="719A9948" w14:textId="77777777" w:rsidTr="003D5205">
        <w:trPr>
          <w:trHeight w:val="273"/>
          <w:jc w:val="center"/>
        </w:trPr>
        <w:tc>
          <w:tcPr>
            <w:tcW w:w="1150" w:type="dxa"/>
          </w:tcPr>
          <w:p w14:paraId="0DA4493F" w14:textId="77777777" w:rsidR="00DB066A" w:rsidRPr="00686C0C" w:rsidRDefault="00DB066A" w:rsidP="00E624FB">
            <w:pPr>
              <w:spacing w:before="360" w:after="80"/>
              <w:rPr>
                <w:rFonts w:cs="Times New Roman"/>
              </w:rPr>
            </w:pPr>
          </w:p>
        </w:tc>
        <w:tc>
          <w:tcPr>
            <w:tcW w:w="1129" w:type="dxa"/>
          </w:tcPr>
          <w:p w14:paraId="729AAC95" w14:textId="77777777" w:rsidR="00DB066A" w:rsidRPr="00686C0C" w:rsidRDefault="00DB066A" w:rsidP="00E624FB">
            <w:pPr>
              <w:spacing w:before="360" w:after="80"/>
              <w:rPr>
                <w:rFonts w:cs="Times New Roman"/>
              </w:rPr>
            </w:pPr>
            <w:r w:rsidRPr="00686C0C">
              <w:rPr>
                <w:rFonts w:cs="Times New Roman"/>
              </w:rPr>
              <w:t>1</w:t>
            </w:r>
          </w:p>
        </w:tc>
        <w:tc>
          <w:tcPr>
            <w:tcW w:w="1128" w:type="dxa"/>
          </w:tcPr>
          <w:p w14:paraId="32DBC0E6" w14:textId="77777777" w:rsidR="00DB066A" w:rsidRPr="00686C0C" w:rsidRDefault="00DB066A" w:rsidP="00E624FB">
            <w:pPr>
              <w:spacing w:before="360" w:after="80"/>
              <w:rPr>
                <w:rFonts w:cs="Times New Roman"/>
              </w:rPr>
            </w:pPr>
            <w:r w:rsidRPr="00686C0C">
              <w:rPr>
                <w:rFonts w:cs="Times New Roman"/>
              </w:rPr>
              <w:t>2</w:t>
            </w:r>
          </w:p>
        </w:tc>
        <w:tc>
          <w:tcPr>
            <w:tcW w:w="1118" w:type="dxa"/>
          </w:tcPr>
          <w:p w14:paraId="6FA5B7B9" w14:textId="55C6F52A" w:rsidR="003D5205" w:rsidRDefault="003D5205" w:rsidP="00E624FB">
            <w:pPr>
              <w:spacing w:before="360" w:after="80"/>
              <w:rPr>
                <w:rFonts w:cs="Times New Roman"/>
              </w:rPr>
            </w:pPr>
            <w:r>
              <w:rPr>
                <w:rFonts w:cs="Times New Roman"/>
              </w:rPr>
              <w:t>3</w:t>
            </w:r>
          </w:p>
        </w:tc>
        <w:tc>
          <w:tcPr>
            <w:tcW w:w="1128" w:type="dxa"/>
          </w:tcPr>
          <w:p w14:paraId="3383F945" w14:textId="77777777" w:rsidR="00DB066A" w:rsidRPr="00686C0C" w:rsidRDefault="00DB066A" w:rsidP="00E624FB">
            <w:pPr>
              <w:spacing w:before="360" w:after="80"/>
              <w:rPr>
                <w:rFonts w:cs="Times New Roman"/>
              </w:rPr>
            </w:pPr>
            <w:r w:rsidRPr="00686C0C">
              <w:rPr>
                <w:rFonts w:cs="Times New Roman"/>
              </w:rPr>
              <w:t>4</w:t>
            </w:r>
          </w:p>
        </w:tc>
        <w:tc>
          <w:tcPr>
            <w:tcW w:w="1128" w:type="dxa"/>
          </w:tcPr>
          <w:p w14:paraId="68FE8B01" w14:textId="77777777" w:rsidR="00DB066A" w:rsidRPr="00686C0C" w:rsidRDefault="00DB066A" w:rsidP="00E624FB">
            <w:pPr>
              <w:spacing w:before="360" w:after="80"/>
              <w:rPr>
                <w:rFonts w:cs="Times New Roman"/>
              </w:rPr>
            </w:pPr>
            <w:r w:rsidRPr="00686C0C">
              <w:rPr>
                <w:rFonts w:cs="Times New Roman"/>
              </w:rPr>
              <w:t>5</w:t>
            </w:r>
          </w:p>
        </w:tc>
        <w:tc>
          <w:tcPr>
            <w:tcW w:w="2057" w:type="dxa"/>
          </w:tcPr>
          <w:p w14:paraId="08279563" w14:textId="77777777" w:rsidR="00DB066A" w:rsidRPr="00686C0C" w:rsidRDefault="00DB066A" w:rsidP="00E624FB">
            <w:pPr>
              <w:spacing w:before="360" w:after="80"/>
              <w:rPr>
                <w:rFonts w:cs="Times New Roman"/>
              </w:rPr>
            </w:pPr>
          </w:p>
        </w:tc>
      </w:tr>
      <w:tr w:rsidR="00B047E3" w:rsidRPr="00686C0C" w14:paraId="5B199B31" w14:textId="77777777" w:rsidTr="003D5205">
        <w:trPr>
          <w:trHeight w:val="546"/>
          <w:jc w:val="center"/>
        </w:trPr>
        <w:tc>
          <w:tcPr>
            <w:tcW w:w="1150" w:type="dxa"/>
          </w:tcPr>
          <w:p w14:paraId="52F74056" w14:textId="3609AC77" w:rsidR="00DB066A" w:rsidRPr="00686C0C" w:rsidRDefault="00306C02" w:rsidP="00E624FB">
            <w:pPr>
              <w:spacing w:before="360" w:after="80"/>
              <w:rPr>
                <w:rFonts w:cs="Times New Roman"/>
              </w:rPr>
            </w:pPr>
            <w:r>
              <w:rPr>
                <w:rFonts w:cs="Times New Roman"/>
              </w:rPr>
              <w:t>Mala</w:t>
            </w:r>
          </w:p>
        </w:tc>
        <w:tc>
          <w:tcPr>
            <w:tcW w:w="1129" w:type="dxa"/>
          </w:tcPr>
          <w:p w14:paraId="726C13B5" w14:textId="77777777" w:rsidR="00DB066A" w:rsidRPr="00686C0C" w:rsidRDefault="00DB066A" w:rsidP="00E624FB">
            <w:pPr>
              <w:spacing w:before="360" w:after="80"/>
              <w:rPr>
                <w:rFonts w:cs="Times New Roman"/>
              </w:rPr>
            </w:pPr>
            <w:r w:rsidRPr="00686C0C">
              <w:rPr>
                <w:rFonts w:cs="Times New Roman"/>
              </w:rPr>
              <w:t>O</w:t>
            </w:r>
          </w:p>
        </w:tc>
        <w:tc>
          <w:tcPr>
            <w:tcW w:w="1128" w:type="dxa"/>
          </w:tcPr>
          <w:p w14:paraId="373CF93F" w14:textId="77777777" w:rsidR="00DB066A" w:rsidRPr="00686C0C" w:rsidRDefault="00DB066A" w:rsidP="00E624FB">
            <w:pPr>
              <w:spacing w:before="360" w:after="80"/>
              <w:rPr>
                <w:rFonts w:cs="Times New Roman"/>
              </w:rPr>
            </w:pPr>
            <w:r w:rsidRPr="00686C0C">
              <w:rPr>
                <w:rFonts w:cs="Times New Roman"/>
              </w:rPr>
              <w:t>O</w:t>
            </w:r>
          </w:p>
        </w:tc>
        <w:tc>
          <w:tcPr>
            <w:tcW w:w="1118" w:type="dxa"/>
          </w:tcPr>
          <w:p w14:paraId="2C30C3E2" w14:textId="18A191BD" w:rsidR="003D5205" w:rsidRPr="00686C0C" w:rsidRDefault="003D5205" w:rsidP="00E624FB">
            <w:pPr>
              <w:spacing w:before="360" w:after="80"/>
              <w:rPr>
                <w:rFonts w:cs="Times New Roman"/>
              </w:rPr>
            </w:pPr>
            <w:r w:rsidRPr="00686C0C">
              <w:rPr>
                <w:rFonts w:cs="Times New Roman"/>
              </w:rPr>
              <w:t>O</w:t>
            </w:r>
          </w:p>
        </w:tc>
        <w:tc>
          <w:tcPr>
            <w:tcW w:w="1128" w:type="dxa"/>
          </w:tcPr>
          <w:p w14:paraId="3932AE58" w14:textId="77777777" w:rsidR="00DB066A" w:rsidRPr="00686C0C" w:rsidRDefault="00DB066A" w:rsidP="00E624FB">
            <w:pPr>
              <w:spacing w:before="360" w:after="80"/>
              <w:rPr>
                <w:rFonts w:cs="Times New Roman"/>
              </w:rPr>
            </w:pPr>
            <w:r w:rsidRPr="00686C0C">
              <w:rPr>
                <w:rFonts w:cs="Times New Roman"/>
              </w:rPr>
              <w:t>O</w:t>
            </w:r>
          </w:p>
        </w:tc>
        <w:tc>
          <w:tcPr>
            <w:tcW w:w="1128" w:type="dxa"/>
          </w:tcPr>
          <w:p w14:paraId="6857323E" w14:textId="77777777" w:rsidR="00DB066A" w:rsidRPr="00686C0C" w:rsidRDefault="00DB066A" w:rsidP="00E624FB">
            <w:pPr>
              <w:spacing w:before="360" w:after="80"/>
              <w:rPr>
                <w:rFonts w:cs="Times New Roman"/>
              </w:rPr>
            </w:pPr>
            <w:r w:rsidRPr="00686C0C">
              <w:rPr>
                <w:rFonts w:cs="Times New Roman"/>
              </w:rPr>
              <w:t>O</w:t>
            </w:r>
          </w:p>
        </w:tc>
        <w:tc>
          <w:tcPr>
            <w:tcW w:w="2057" w:type="dxa"/>
          </w:tcPr>
          <w:p w14:paraId="742F7147" w14:textId="2932F616" w:rsidR="00DB066A" w:rsidRPr="00686C0C" w:rsidRDefault="00306C02" w:rsidP="00E624FB">
            <w:pPr>
              <w:spacing w:before="360" w:after="80"/>
              <w:rPr>
                <w:rFonts w:cs="Times New Roman"/>
              </w:rPr>
            </w:pPr>
            <w:r>
              <w:rPr>
                <w:rFonts w:cs="Times New Roman"/>
              </w:rPr>
              <w:t>Buena</w:t>
            </w:r>
          </w:p>
        </w:tc>
      </w:tr>
    </w:tbl>
    <w:p w14:paraId="0002B03F" w14:textId="77777777" w:rsidR="007D4EAC" w:rsidRPr="00A21B54" w:rsidRDefault="007D4EAC" w:rsidP="00A21B54">
      <w:pPr>
        <w:rPr>
          <w:rFonts w:cstheme="majorBidi"/>
        </w:rPr>
      </w:pPr>
    </w:p>
    <w:p w14:paraId="069A4585" w14:textId="77777777" w:rsidR="00BB2352" w:rsidRPr="00DC2E49" w:rsidRDefault="00BB2352" w:rsidP="00DC2E49">
      <w:pPr>
        <w:rPr>
          <w:rFonts w:cstheme="majorBidi"/>
        </w:rPr>
      </w:pPr>
    </w:p>
    <w:p w14:paraId="79D0494A" w14:textId="07328F13" w:rsidR="004510DD" w:rsidRPr="004510DD" w:rsidRDefault="004510DD" w:rsidP="004510DD">
      <w:pPr>
        <w:rPr>
          <w:rFonts w:cstheme="majorBidi"/>
        </w:rPr>
      </w:pPr>
      <w:r w:rsidRPr="004510DD">
        <w:rPr>
          <w:rFonts w:cstheme="majorBidi"/>
        </w:rPr>
        <w:lastRenderedPageBreak/>
        <w:t> </w:t>
      </w:r>
      <w:r>
        <w:rPr>
          <w:rFonts w:cstheme="majorBidi"/>
        </w:rPr>
        <w:t xml:space="preserve">5.- </w:t>
      </w:r>
      <w:r w:rsidRPr="004510DD">
        <w:rPr>
          <w:rFonts w:cstheme="majorBidi"/>
        </w:rPr>
        <w:t xml:space="preserve">¿Te has quedado sin agua porque el repartidor no </w:t>
      </w:r>
      <w:r w:rsidR="00AD3E39">
        <w:rPr>
          <w:rFonts w:cstheme="majorBidi"/>
        </w:rPr>
        <w:t>realizó la entrega del pedido solicitado</w:t>
      </w:r>
      <w:r w:rsidRPr="004510DD">
        <w:rPr>
          <w:rFonts w:cstheme="majorBidi"/>
        </w:rPr>
        <w:t>?  </w:t>
      </w:r>
    </w:p>
    <w:p w14:paraId="4698A680" w14:textId="40B5DBCF" w:rsidR="004510DD" w:rsidRPr="004510DD" w:rsidRDefault="004510DD" w:rsidP="004510DD">
      <w:pPr>
        <w:rPr>
          <w:rFonts w:cstheme="majorBidi"/>
        </w:rPr>
      </w:pPr>
      <w:r>
        <w:rPr>
          <w:rFonts w:cs="Times New Roman"/>
        </w:rPr>
        <w:tab/>
      </w:r>
      <w:r w:rsidRPr="00686C0C">
        <w:rPr>
          <w:rFonts w:cs="Times New Roman"/>
        </w:rPr>
        <w:t>O</w:t>
      </w:r>
      <w:r w:rsidRPr="00B32488">
        <w:rPr>
          <w:rFonts w:cstheme="majorBidi"/>
        </w:rPr>
        <w:t xml:space="preserve"> </w:t>
      </w:r>
      <w:r>
        <w:rPr>
          <w:rFonts w:cstheme="majorBidi"/>
        </w:rPr>
        <w:tab/>
      </w:r>
      <w:r w:rsidRPr="004510DD">
        <w:rPr>
          <w:rFonts w:cstheme="majorBidi"/>
        </w:rPr>
        <w:t>Sí</w:t>
      </w:r>
    </w:p>
    <w:p w14:paraId="693857D6" w14:textId="1D00BF41" w:rsidR="004510DD" w:rsidRDefault="004510DD" w:rsidP="004510DD">
      <w:pPr>
        <w:rPr>
          <w:rFonts w:cstheme="majorBidi"/>
        </w:rPr>
      </w:pPr>
      <w:r>
        <w:rPr>
          <w:rFonts w:cs="Times New Roman"/>
        </w:rPr>
        <w:tab/>
      </w:r>
      <w:r w:rsidRPr="00686C0C">
        <w:rPr>
          <w:rFonts w:cs="Times New Roman"/>
        </w:rPr>
        <w:t>O</w:t>
      </w:r>
      <w:r w:rsidRPr="00B32488">
        <w:rPr>
          <w:rFonts w:cstheme="majorBidi"/>
        </w:rPr>
        <w:t xml:space="preserve"> </w:t>
      </w:r>
      <w:r>
        <w:rPr>
          <w:rFonts w:cstheme="majorBidi"/>
        </w:rPr>
        <w:tab/>
      </w:r>
      <w:r w:rsidRPr="004510DD">
        <w:rPr>
          <w:rFonts w:cstheme="majorBidi"/>
        </w:rPr>
        <w:t>No</w:t>
      </w:r>
    </w:p>
    <w:p w14:paraId="75A0EEAA" w14:textId="101E859B" w:rsidR="007F4BA9" w:rsidRDefault="007F4BA9" w:rsidP="004510DD">
      <w:pPr>
        <w:rPr>
          <w:rFonts w:cstheme="majorBidi"/>
        </w:rPr>
      </w:pPr>
      <w:r>
        <w:rPr>
          <w:rFonts w:cstheme="majorBidi"/>
        </w:rPr>
        <w:t xml:space="preserve">6.- </w:t>
      </w:r>
      <w:r w:rsidRPr="007F4BA9">
        <w:rPr>
          <w:rFonts w:cstheme="majorBidi"/>
        </w:rPr>
        <w:t>¿Qué tan útil te parece la opción de programar tus pedidos con días de anticipación?  </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9"/>
        <w:gridCol w:w="1131"/>
        <w:gridCol w:w="1130"/>
        <w:gridCol w:w="1119"/>
        <w:gridCol w:w="1130"/>
        <w:gridCol w:w="1130"/>
        <w:gridCol w:w="2049"/>
      </w:tblGrid>
      <w:tr w:rsidR="00B047E3" w:rsidRPr="00686C0C" w14:paraId="6E9B1CBA" w14:textId="77777777" w:rsidTr="000B5DEC">
        <w:trPr>
          <w:trHeight w:val="273"/>
          <w:jc w:val="center"/>
        </w:trPr>
        <w:tc>
          <w:tcPr>
            <w:tcW w:w="1149" w:type="dxa"/>
          </w:tcPr>
          <w:p w14:paraId="5DDA93DF" w14:textId="77777777" w:rsidR="007F4BA9" w:rsidRPr="00686C0C" w:rsidRDefault="007F4BA9" w:rsidP="00E624FB">
            <w:pPr>
              <w:spacing w:before="360" w:after="80"/>
              <w:rPr>
                <w:rFonts w:cs="Times New Roman"/>
              </w:rPr>
            </w:pPr>
          </w:p>
        </w:tc>
        <w:tc>
          <w:tcPr>
            <w:tcW w:w="1131" w:type="dxa"/>
          </w:tcPr>
          <w:p w14:paraId="2567BA77" w14:textId="77777777" w:rsidR="007F4BA9" w:rsidRPr="00686C0C" w:rsidRDefault="007F4BA9" w:rsidP="00E624FB">
            <w:pPr>
              <w:spacing w:before="360" w:after="80"/>
              <w:rPr>
                <w:rFonts w:cs="Times New Roman"/>
              </w:rPr>
            </w:pPr>
            <w:r w:rsidRPr="00686C0C">
              <w:rPr>
                <w:rFonts w:cs="Times New Roman"/>
              </w:rPr>
              <w:t>1</w:t>
            </w:r>
          </w:p>
        </w:tc>
        <w:tc>
          <w:tcPr>
            <w:tcW w:w="1130" w:type="dxa"/>
          </w:tcPr>
          <w:p w14:paraId="176922A7" w14:textId="77777777" w:rsidR="007F4BA9" w:rsidRPr="00686C0C" w:rsidRDefault="007F4BA9" w:rsidP="00E624FB">
            <w:pPr>
              <w:spacing w:before="360" w:after="80"/>
              <w:rPr>
                <w:rFonts w:cs="Times New Roman"/>
              </w:rPr>
            </w:pPr>
            <w:r w:rsidRPr="00686C0C">
              <w:rPr>
                <w:rFonts w:cs="Times New Roman"/>
              </w:rPr>
              <w:t>2</w:t>
            </w:r>
          </w:p>
        </w:tc>
        <w:tc>
          <w:tcPr>
            <w:tcW w:w="1119" w:type="dxa"/>
          </w:tcPr>
          <w:p w14:paraId="1DF6DD77" w14:textId="2EB1466C" w:rsidR="000B5DEC" w:rsidRDefault="000B5DEC" w:rsidP="00E624FB">
            <w:pPr>
              <w:spacing w:before="360" w:after="80"/>
              <w:rPr>
                <w:rFonts w:cs="Times New Roman"/>
              </w:rPr>
            </w:pPr>
            <w:r>
              <w:rPr>
                <w:rFonts w:cs="Times New Roman"/>
              </w:rPr>
              <w:t>3</w:t>
            </w:r>
          </w:p>
        </w:tc>
        <w:tc>
          <w:tcPr>
            <w:tcW w:w="1130" w:type="dxa"/>
          </w:tcPr>
          <w:p w14:paraId="376315B8" w14:textId="77777777" w:rsidR="007F4BA9" w:rsidRPr="00686C0C" w:rsidRDefault="007F4BA9" w:rsidP="00E624FB">
            <w:pPr>
              <w:spacing w:before="360" w:after="80"/>
              <w:rPr>
                <w:rFonts w:cs="Times New Roman"/>
              </w:rPr>
            </w:pPr>
            <w:r w:rsidRPr="00686C0C">
              <w:rPr>
                <w:rFonts w:cs="Times New Roman"/>
              </w:rPr>
              <w:t>4</w:t>
            </w:r>
          </w:p>
        </w:tc>
        <w:tc>
          <w:tcPr>
            <w:tcW w:w="1130" w:type="dxa"/>
          </w:tcPr>
          <w:p w14:paraId="6F44FE65" w14:textId="77777777" w:rsidR="007F4BA9" w:rsidRPr="00686C0C" w:rsidRDefault="007F4BA9" w:rsidP="00E624FB">
            <w:pPr>
              <w:spacing w:before="360" w:after="80"/>
              <w:rPr>
                <w:rFonts w:cs="Times New Roman"/>
              </w:rPr>
            </w:pPr>
            <w:r w:rsidRPr="00686C0C">
              <w:rPr>
                <w:rFonts w:cs="Times New Roman"/>
              </w:rPr>
              <w:t>5</w:t>
            </w:r>
          </w:p>
        </w:tc>
        <w:tc>
          <w:tcPr>
            <w:tcW w:w="2049" w:type="dxa"/>
          </w:tcPr>
          <w:p w14:paraId="44E05EA1" w14:textId="77777777" w:rsidR="007F4BA9" w:rsidRPr="00686C0C" w:rsidRDefault="007F4BA9" w:rsidP="00E624FB">
            <w:pPr>
              <w:spacing w:before="360" w:after="80"/>
              <w:rPr>
                <w:rFonts w:cs="Times New Roman"/>
              </w:rPr>
            </w:pPr>
          </w:p>
        </w:tc>
      </w:tr>
      <w:tr w:rsidR="00B047E3" w:rsidRPr="00686C0C" w14:paraId="677FD9E0" w14:textId="77777777" w:rsidTr="000B5DEC">
        <w:trPr>
          <w:trHeight w:val="546"/>
          <w:jc w:val="center"/>
        </w:trPr>
        <w:tc>
          <w:tcPr>
            <w:tcW w:w="1149" w:type="dxa"/>
          </w:tcPr>
          <w:p w14:paraId="4FAA0E65" w14:textId="5C9FE21C" w:rsidR="007F4BA9" w:rsidRPr="00686C0C" w:rsidRDefault="007F4BA9" w:rsidP="00E624FB">
            <w:pPr>
              <w:spacing w:before="360" w:after="80"/>
              <w:rPr>
                <w:rFonts w:cs="Times New Roman"/>
              </w:rPr>
            </w:pPr>
            <w:r>
              <w:rPr>
                <w:rFonts w:cs="Times New Roman"/>
              </w:rPr>
              <w:t>Poco útil</w:t>
            </w:r>
          </w:p>
        </w:tc>
        <w:tc>
          <w:tcPr>
            <w:tcW w:w="1131" w:type="dxa"/>
          </w:tcPr>
          <w:p w14:paraId="49F7183A" w14:textId="77777777" w:rsidR="007F4BA9" w:rsidRPr="00686C0C" w:rsidRDefault="007F4BA9" w:rsidP="00E624FB">
            <w:pPr>
              <w:spacing w:before="360" w:after="80"/>
              <w:rPr>
                <w:rFonts w:cs="Times New Roman"/>
              </w:rPr>
            </w:pPr>
            <w:r w:rsidRPr="00686C0C">
              <w:rPr>
                <w:rFonts w:cs="Times New Roman"/>
              </w:rPr>
              <w:t>O</w:t>
            </w:r>
          </w:p>
        </w:tc>
        <w:tc>
          <w:tcPr>
            <w:tcW w:w="1130" w:type="dxa"/>
          </w:tcPr>
          <w:p w14:paraId="27693340" w14:textId="77777777" w:rsidR="007F4BA9" w:rsidRPr="00686C0C" w:rsidRDefault="007F4BA9" w:rsidP="00E624FB">
            <w:pPr>
              <w:spacing w:before="360" w:after="80"/>
              <w:rPr>
                <w:rFonts w:cs="Times New Roman"/>
              </w:rPr>
            </w:pPr>
            <w:r w:rsidRPr="00686C0C">
              <w:rPr>
                <w:rFonts w:cs="Times New Roman"/>
              </w:rPr>
              <w:t>O</w:t>
            </w:r>
          </w:p>
        </w:tc>
        <w:tc>
          <w:tcPr>
            <w:tcW w:w="1119" w:type="dxa"/>
          </w:tcPr>
          <w:p w14:paraId="42933B58" w14:textId="2F8340D0" w:rsidR="000B5DEC" w:rsidRPr="00686C0C" w:rsidRDefault="000B5DEC" w:rsidP="00E624FB">
            <w:pPr>
              <w:spacing w:before="360" w:after="80"/>
              <w:rPr>
                <w:rFonts w:cs="Times New Roman"/>
              </w:rPr>
            </w:pPr>
            <w:r w:rsidRPr="00686C0C">
              <w:rPr>
                <w:rFonts w:cs="Times New Roman"/>
              </w:rPr>
              <w:t>O</w:t>
            </w:r>
          </w:p>
        </w:tc>
        <w:tc>
          <w:tcPr>
            <w:tcW w:w="1130" w:type="dxa"/>
          </w:tcPr>
          <w:p w14:paraId="09DFF159" w14:textId="77777777" w:rsidR="007F4BA9" w:rsidRPr="00686C0C" w:rsidRDefault="007F4BA9" w:rsidP="00E624FB">
            <w:pPr>
              <w:spacing w:before="360" w:after="80"/>
              <w:rPr>
                <w:rFonts w:cs="Times New Roman"/>
              </w:rPr>
            </w:pPr>
            <w:r w:rsidRPr="00686C0C">
              <w:rPr>
                <w:rFonts w:cs="Times New Roman"/>
              </w:rPr>
              <w:t>O</w:t>
            </w:r>
          </w:p>
        </w:tc>
        <w:tc>
          <w:tcPr>
            <w:tcW w:w="1130" w:type="dxa"/>
          </w:tcPr>
          <w:p w14:paraId="6F3AA7AA" w14:textId="77777777" w:rsidR="007F4BA9" w:rsidRPr="00686C0C" w:rsidRDefault="007F4BA9" w:rsidP="00E624FB">
            <w:pPr>
              <w:spacing w:before="360" w:after="80"/>
              <w:rPr>
                <w:rFonts w:cs="Times New Roman"/>
              </w:rPr>
            </w:pPr>
            <w:r w:rsidRPr="00686C0C">
              <w:rPr>
                <w:rFonts w:cs="Times New Roman"/>
              </w:rPr>
              <w:t>O</w:t>
            </w:r>
          </w:p>
        </w:tc>
        <w:tc>
          <w:tcPr>
            <w:tcW w:w="2049" w:type="dxa"/>
          </w:tcPr>
          <w:p w14:paraId="383F17C6" w14:textId="315282A8" w:rsidR="007F4BA9" w:rsidRPr="00686C0C" w:rsidRDefault="007F4BA9" w:rsidP="00E624FB">
            <w:pPr>
              <w:spacing w:before="360" w:after="80"/>
              <w:rPr>
                <w:rFonts w:cs="Times New Roman"/>
              </w:rPr>
            </w:pPr>
            <w:r>
              <w:rPr>
                <w:rFonts w:cs="Times New Roman"/>
              </w:rPr>
              <w:t>Muy útil</w:t>
            </w:r>
          </w:p>
        </w:tc>
      </w:tr>
    </w:tbl>
    <w:p w14:paraId="63520D71" w14:textId="77777777" w:rsidR="007F4BA9" w:rsidRPr="004510DD" w:rsidRDefault="007F4BA9" w:rsidP="004510DD">
      <w:pPr>
        <w:rPr>
          <w:rFonts w:cstheme="majorBidi"/>
        </w:rPr>
      </w:pPr>
    </w:p>
    <w:p w14:paraId="6F84AEB1" w14:textId="0AB6B440" w:rsidR="00767AE3" w:rsidRPr="00767AE3" w:rsidRDefault="00767AE3" w:rsidP="00767AE3">
      <w:pPr>
        <w:rPr>
          <w:rFonts w:cstheme="majorBidi"/>
        </w:rPr>
      </w:pPr>
      <w:r>
        <w:rPr>
          <w:rFonts w:cstheme="majorBidi"/>
        </w:rPr>
        <w:t xml:space="preserve">7.- </w:t>
      </w:r>
      <w:r w:rsidRPr="00767AE3">
        <w:rPr>
          <w:rFonts w:cstheme="majorBidi"/>
        </w:rPr>
        <w:t xml:space="preserve">¿Utilizas actualmente otras aplicaciones de servicios a domicilio?  (Uber </w:t>
      </w:r>
      <w:proofErr w:type="spellStart"/>
      <w:r w:rsidRPr="00767AE3">
        <w:rPr>
          <w:rFonts w:cstheme="majorBidi"/>
        </w:rPr>
        <w:t>Eats</w:t>
      </w:r>
      <w:proofErr w:type="spellEnd"/>
      <w:r w:rsidRPr="00767AE3">
        <w:rPr>
          <w:rFonts w:cstheme="majorBidi"/>
        </w:rPr>
        <w:t xml:space="preserve">, </w:t>
      </w:r>
      <w:proofErr w:type="spellStart"/>
      <w:r w:rsidRPr="00767AE3">
        <w:rPr>
          <w:rFonts w:cstheme="majorBidi"/>
        </w:rPr>
        <w:t>Rappi</w:t>
      </w:r>
      <w:proofErr w:type="spellEnd"/>
      <w:r w:rsidRPr="00767AE3">
        <w:rPr>
          <w:rFonts w:cstheme="majorBidi"/>
        </w:rPr>
        <w:t>, etc.)</w:t>
      </w:r>
    </w:p>
    <w:p w14:paraId="502EB29D" w14:textId="3AA72A94" w:rsidR="00767AE3" w:rsidRPr="00767AE3" w:rsidRDefault="00767AE3" w:rsidP="00767AE3">
      <w:pPr>
        <w:rPr>
          <w:rFonts w:cstheme="majorBidi"/>
        </w:rPr>
      </w:pPr>
      <w:r>
        <w:rPr>
          <w:rFonts w:cstheme="majorBidi"/>
        </w:rPr>
        <w:tab/>
      </w:r>
      <w:r w:rsidRPr="00686C0C">
        <w:rPr>
          <w:rFonts w:cs="Times New Roman"/>
        </w:rPr>
        <w:t>O</w:t>
      </w:r>
      <w:r w:rsidRPr="00767AE3">
        <w:rPr>
          <w:rFonts w:cstheme="majorBidi"/>
        </w:rPr>
        <w:t xml:space="preserve"> </w:t>
      </w:r>
      <w:r>
        <w:rPr>
          <w:rFonts w:cstheme="majorBidi"/>
        </w:rPr>
        <w:tab/>
      </w:r>
      <w:r w:rsidRPr="00767AE3">
        <w:rPr>
          <w:rFonts w:cstheme="majorBidi"/>
        </w:rPr>
        <w:t>Sí</w:t>
      </w:r>
    </w:p>
    <w:p w14:paraId="2A8703AF" w14:textId="7C1773BD" w:rsidR="00767AE3" w:rsidRDefault="00767AE3" w:rsidP="00767AE3">
      <w:pPr>
        <w:rPr>
          <w:rFonts w:cstheme="majorBidi"/>
        </w:rPr>
      </w:pPr>
      <w:r>
        <w:rPr>
          <w:rFonts w:cstheme="majorBidi"/>
        </w:rPr>
        <w:tab/>
      </w:r>
      <w:r w:rsidRPr="00686C0C">
        <w:rPr>
          <w:rFonts w:cs="Times New Roman"/>
        </w:rPr>
        <w:t>O</w:t>
      </w:r>
      <w:r w:rsidRPr="00767AE3">
        <w:rPr>
          <w:rFonts w:cstheme="majorBidi"/>
        </w:rPr>
        <w:t xml:space="preserve"> </w:t>
      </w:r>
      <w:r>
        <w:rPr>
          <w:rFonts w:cstheme="majorBidi"/>
        </w:rPr>
        <w:tab/>
      </w:r>
      <w:r w:rsidRPr="00767AE3">
        <w:rPr>
          <w:rFonts w:cstheme="majorBidi"/>
        </w:rPr>
        <w:t>No</w:t>
      </w:r>
    </w:p>
    <w:p w14:paraId="1335E560" w14:textId="77777777" w:rsidR="00057F9D" w:rsidRDefault="00057F9D" w:rsidP="00767AE3">
      <w:pPr>
        <w:rPr>
          <w:rFonts w:cstheme="majorBidi"/>
        </w:rPr>
      </w:pPr>
    </w:p>
    <w:p w14:paraId="4F05179F" w14:textId="115245EB" w:rsidR="00EE14B0" w:rsidRDefault="00EE14B0" w:rsidP="00767AE3">
      <w:pPr>
        <w:rPr>
          <w:rFonts w:cstheme="majorBidi"/>
        </w:rPr>
      </w:pPr>
      <w:r>
        <w:rPr>
          <w:rFonts w:cstheme="majorBidi"/>
        </w:rPr>
        <w:t xml:space="preserve">8.- </w:t>
      </w:r>
      <w:r w:rsidRPr="00EE14B0">
        <w:rPr>
          <w:rFonts w:cstheme="majorBidi"/>
        </w:rPr>
        <w:t>¿Qué tan útil crees que sería un</w:t>
      </w:r>
      <w:r w:rsidR="00AA48F7">
        <w:rPr>
          <w:rFonts w:cstheme="majorBidi"/>
        </w:rPr>
        <w:t xml:space="preserve"> servicio digital</w:t>
      </w:r>
      <w:r w:rsidRPr="00EE14B0">
        <w:rPr>
          <w:rFonts w:cstheme="majorBidi"/>
        </w:rPr>
        <w:t xml:space="preserve"> para pedir garrafones de agua a domicilio?</w:t>
      </w:r>
    </w:p>
    <w:tbl>
      <w:tblPr>
        <w:tblStyle w:val="Tablaconcuadrcula"/>
        <w:tblW w:w="926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6"/>
        <w:gridCol w:w="1186"/>
        <w:gridCol w:w="1185"/>
        <w:gridCol w:w="1185"/>
        <w:gridCol w:w="1185"/>
        <w:gridCol w:w="1185"/>
        <w:gridCol w:w="2153"/>
      </w:tblGrid>
      <w:tr w:rsidR="00B047E3" w:rsidRPr="00686C0C" w14:paraId="4FF7154F" w14:textId="77777777" w:rsidTr="000B5DEC">
        <w:trPr>
          <w:trHeight w:val="273"/>
          <w:jc w:val="center"/>
        </w:trPr>
        <w:tc>
          <w:tcPr>
            <w:tcW w:w="1186" w:type="dxa"/>
          </w:tcPr>
          <w:p w14:paraId="5017E990" w14:textId="77777777" w:rsidR="00EE14B0" w:rsidRPr="00686C0C" w:rsidRDefault="00EE14B0" w:rsidP="00E624FB">
            <w:pPr>
              <w:spacing w:before="360" w:after="80"/>
              <w:rPr>
                <w:rFonts w:cs="Times New Roman"/>
              </w:rPr>
            </w:pPr>
          </w:p>
        </w:tc>
        <w:tc>
          <w:tcPr>
            <w:tcW w:w="1186" w:type="dxa"/>
          </w:tcPr>
          <w:p w14:paraId="4068121A" w14:textId="77777777" w:rsidR="00EE14B0" w:rsidRPr="00686C0C" w:rsidRDefault="00EE14B0" w:rsidP="00E624FB">
            <w:pPr>
              <w:spacing w:before="360" w:after="80"/>
              <w:rPr>
                <w:rFonts w:cs="Times New Roman"/>
              </w:rPr>
            </w:pPr>
            <w:r w:rsidRPr="00686C0C">
              <w:rPr>
                <w:rFonts w:cs="Times New Roman"/>
              </w:rPr>
              <w:t>1</w:t>
            </w:r>
          </w:p>
        </w:tc>
        <w:tc>
          <w:tcPr>
            <w:tcW w:w="1185" w:type="dxa"/>
          </w:tcPr>
          <w:p w14:paraId="738B52A6" w14:textId="77777777" w:rsidR="00EE14B0" w:rsidRPr="00686C0C" w:rsidRDefault="00EE14B0" w:rsidP="00E624FB">
            <w:pPr>
              <w:spacing w:before="360" w:after="80"/>
              <w:rPr>
                <w:rFonts w:cs="Times New Roman"/>
              </w:rPr>
            </w:pPr>
            <w:r w:rsidRPr="00686C0C">
              <w:rPr>
                <w:rFonts w:cs="Times New Roman"/>
              </w:rPr>
              <w:t>2</w:t>
            </w:r>
          </w:p>
        </w:tc>
        <w:tc>
          <w:tcPr>
            <w:tcW w:w="1185" w:type="dxa"/>
          </w:tcPr>
          <w:p w14:paraId="4AB8CCD4" w14:textId="5C0E5B6B" w:rsidR="000B5DEC" w:rsidRDefault="000B5DEC" w:rsidP="000B5DEC">
            <w:pPr>
              <w:spacing w:before="360" w:after="80"/>
              <w:rPr>
                <w:rFonts w:cs="Times New Roman"/>
              </w:rPr>
            </w:pPr>
            <w:r>
              <w:rPr>
                <w:rFonts w:cs="Times New Roman"/>
              </w:rPr>
              <w:t>3</w:t>
            </w:r>
          </w:p>
        </w:tc>
        <w:tc>
          <w:tcPr>
            <w:tcW w:w="1185" w:type="dxa"/>
          </w:tcPr>
          <w:p w14:paraId="42EE9707" w14:textId="77777777" w:rsidR="00EE14B0" w:rsidRPr="00686C0C" w:rsidRDefault="00EE14B0" w:rsidP="00E624FB">
            <w:pPr>
              <w:spacing w:before="360" w:after="80"/>
              <w:rPr>
                <w:rFonts w:cs="Times New Roman"/>
              </w:rPr>
            </w:pPr>
            <w:r w:rsidRPr="00686C0C">
              <w:rPr>
                <w:rFonts w:cs="Times New Roman"/>
              </w:rPr>
              <w:t>4</w:t>
            </w:r>
          </w:p>
        </w:tc>
        <w:tc>
          <w:tcPr>
            <w:tcW w:w="1185" w:type="dxa"/>
          </w:tcPr>
          <w:p w14:paraId="5624B099" w14:textId="77777777" w:rsidR="00EE14B0" w:rsidRPr="00686C0C" w:rsidRDefault="00EE14B0" w:rsidP="00E624FB">
            <w:pPr>
              <w:spacing w:before="360" w:after="80"/>
              <w:rPr>
                <w:rFonts w:cs="Times New Roman"/>
              </w:rPr>
            </w:pPr>
            <w:r w:rsidRPr="00686C0C">
              <w:rPr>
                <w:rFonts w:cs="Times New Roman"/>
              </w:rPr>
              <w:t>5</w:t>
            </w:r>
          </w:p>
        </w:tc>
        <w:tc>
          <w:tcPr>
            <w:tcW w:w="2153" w:type="dxa"/>
          </w:tcPr>
          <w:p w14:paraId="5897BB3E" w14:textId="77777777" w:rsidR="00EE14B0" w:rsidRPr="00686C0C" w:rsidRDefault="00EE14B0" w:rsidP="00E624FB">
            <w:pPr>
              <w:spacing w:before="360" w:after="80"/>
              <w:rPr>
                <w:rFonts w:cs="Times New Roman"/>
              </w:rPr>
            </w:pPr>
          </w:p>
        </w:tc>
      </w:tr>
      <w:tr w:rsidR="00B047E3" w:rsidRPr="00686C0C" w14:paraId="61DEA784" w14:textId="77777777" w:rsidTr="000B5DEC">
        <w:trPr>
          <w:trHeight w:val="546"/>
          <w:jc w:val="center"/>
        </w:trPr>
        <w:tc>
          <w:tcPr>
            <w:tcW w:w="1186" w:type="dxa"/>
          </w:tcPr>
          <w:p w14:paraId="54F96518" w14:textId="77777777" w:rsidR="00EE14B0" w:rsidRPr="00686C0C" w:rsidRDefault="00EE14B0" w:rsidP="00E624FB">
            <w:pPr>
              <w:spacing w:before="360" w:after="80"/>
              <w:rPr>
                <w:rFonts w:cs="Times New Roman"/>
              </w:rPr>
            </w:pPr>
            <w:r>
              <w:rPr>
                <w:rFonts w:cs="Times New Roman"/>
              </w:rPr>
              <w:t>Poco útil</w:t>
            </w:r>
          </w:p>
        </w:tc>
        <w:tc>
          <w:tcPr>
            <w:tcW w:w="1186" w:type="dxa"/>
          </w:tcPr>
          <w:p w14:paraId="7EA82B0C" w14:textId="77777777" w:rsidR="00EE14B0" w:rsidRPr="00686C0C" w:rsidRDefault="00EE14B0" w:rsidP="00E624FB">
            <w:pPr>
              <w:spacing w:before="360" w:after="80"/>
              <w:rPr>
                <w:rFonts w:cs="Times New Roman"/>
              </w:rPr>
            </w:pPr>
            <w:r w:rsidRPr="00686C0C">
              <w:rPr>
                <w:rFonts w:cs="Times New Roman"/>
              </w:rPr>
              <w:t>O</w:t>
            </w:r>
          </w:p>
        </w:tc>
        <w:tc>
          <w:tcPr>
            <w:tcW w:w="1185" w:type="dxa"/>
          </w:tcPr>
          <w:p w14:paraId="148869B1" w14:textId="77777777" w:rsidR="00EE14B0" w:rsidRPr="00686C0C" w:rsidRDefault="00EE14B0" w:rsidP="00E624FB">
            <w:pPr>
              <w:spacing w:before="360" w:after="80"/>
              <w:rPr>
                <w:rFonts w:cs="Times New Roman"/>
              </w:rPr>
            </w:pPr>
            <w:r w:rsidRPr="00686C0C">
              <w:rPr>
                <w:rFonts w:cs="Times New Roman"/>
              </w:rPr>
              <w:t>O</w:t>
            </w:r>
          </w:p>
        </w:tc>
        <w:tc>
          <w:tcPr>
            <w:tcW w:w="1185" w:type="dxa"/>
          </w:tcPr>
          <w:p w14:paraId="13A16735" w14:textId="2DD60498" w:rsidR="000B5DEC" w:rsidRPr="00686C0C" w:rsidRDefault="000B5DEC" w:rsidP="000B5DEC">
            <w:pPr>
              <w:spacing w:before="360" w:after="80"/>
              <w:rPr>
                <w:rFonts w:cs="Times New Roman"/>
              </w:rPr>
            </w:pPr>
            <w:r w:rsidRPr="00686C0C">
              <w:rPr>
                <w:rFonts w:cs="Times New Roman"/>
              </w:rPr>
              <w:t>O</w:t>
            </w:r>
          </w:p>
        </w:tc>
        <w:tc>
          <w:tcPr>
            <w:tcW w:w="1185" w:type="dxa"/>
          </w:tcPr>
          <w:p w14:paraId="504B685E" w14:textId="77777777" w:rsidR="00EE14B0" w:rsidRPr="00686C0C" w:rsidRDefault="00EE14B0" w:rsidP="00E624FB">
            <w:pPr>
              <w:spacing w:before="360" w:after="80"/>
              <w:rPr>
                <w:rFonts w:cs="Times New Roman"/>
              </w:rPr>
            </w:pPr>
            <w:r w:rsidRPr="00686C0C">
              <w:rPr>
                <w:rFonts w:cs="Times New Roman"/>
              </w:rPr>
              <w:t>O</w:t>
            </w:r>
          </w:p>
        </w:tc>
        <w:tc>
          <w:tcPr>
            <w:tcW w:w="1185" w:type="dxa"/>
          </w:tcPr>
          <w:p w14:paraId="77EFB968" w14:textId="77777777" w:rsidR="00EE14B0" w:rsidRPr="00686C0C" w:rsidRDefault="00EE14B0" w:rsidP="00E624FB">
            <w:pPr>
              <w:spacing w:before="360" w:after="80"/>
              <w:rPr>
                <w:rFonts w:cs="Times New Roman"/>
              </w:rPr>
            </w:pPr>
            <w:r w:rsidRPr="00686C0C">
              <w:rPr>
                <w:rFonts w:cs="Times New Roman"/>
              </w:rPr>
              <w:t>O</w:t>
            </w:r>
          </w:p>
        </w:tc>
        <w:tc>
          <w:tcPr>
            <w:tcW w:w="2153" w:type="dxa"/>
          </w:tcPr>
          <w:p w14:paraId="42A8D420" w14:textId="77777777" w:rsidR="00EE14B0" w:rsidRPr="00686C0C" w:rsidRDefault="00EE14B0" w:rsidP="00E624FB">
            <w:pPr>
              <w:spacing w:before="360" w:after="80"/>
              <w:rPr>
                <w:rFonts w:cs="Times New Roman"/>
              </w:rPr>
            </w:pPr>
            <w:r>
              <w:rPr>
                <w:rFonts w:cs="Times New Roman"/>
              </w:rPr>
              <w:t>Muy útil</w:t>
            </w:r>
          </w:p>
        </w:tc>
      </w:tr>
    </w:tbl>
    <w:p w14:paraId="7FE17B03" w14:textId="77777777" w:rsidR="00057F9D" w:rsidRDefault="00057F9D" w:rsidP="00C278B9">
      <w:pPr>
        <w:rPr>
          <w:rFonts w:cstheme="majorBidi"/>
        </w:rPr>
      </w:pPr>
    </w:p>
    <w:p w14:paraId="363300AC" w14:textId="454900FE" w:rsidR="00C278B9" w:rsidRDefault="00C278B9" w:rsidP="00C278B9">
      <w:pPr>
        <w:rPr>
          <w:rFonts w:cstheme="majorBidi"/>
        </w:rPr>
      </w:pPr>
      <w:r>
        <w:rPr>
          <w:rFonts w:cstheme="majorBidi"/>
        </w:rPr>
        <w:t xml:space="preserve">9.- </w:t>
      </w:r>
      <w:r w:rsidR="006F0435" w:rsidRPr="006F0435">
        <w:rPr>
          <w:rFonts w:cstheme="majorBidi"/>
        </w:rPr>
        <w:t xml:space="preserve">¿Qué tan satisfecho </w:t>
      </w:r>
      <w:r w:rsidR="009D0355" w:rsidRPr="009D0355">
        <w:rPr>
          <w:rFonts w:cstheme="majorBidi"/>
        </w:rPr>
        <w:t>está</w:t>
      </w:r>
      <w:r w:rsidR="006F0435" w:rsidRPr="006F0435">
        <w:rPr>
          <w:rFonts w:cstheme="majorBidi"/>
        </w:rPr>
        <w:t xml:space="preserve"> con </w:t>
      </w:r>
      <w:r w:rsidR="009D0355" w:rsidRPr="009D0355">
        <w:rPr>
          <w:rFonts w:cstheme="majorBidi"/>
        </w:rPr>
        <w:t>las condiciones físicas</w:t>
      </w:r>
      <w:r w:rsidR="006F0435" w:rsidRPr="006F0435">
        <w:rPr>
          <w:rFonts w:cstheme="majorBidi"/>
        </w:rPr>
        <w:t xml:space="preserve"> de los garrafones que </w:t>
      </w:r>
      <w:r w:rsidR="009D0355" w:rsidRPr="009D0355">
        <w:rPr>
          <w:rFonts w:cstheme="majorBidi"/>
        </w:rPr>
        <w:t>recibe (sin golpes, grietas o daños visibles)</w:t>
      </w:r>
      <w:r w:rsidR="009D0355">
        <w:rPr>
          <w:rFonts w:cstheme="majorBidi"/>
        </w:rPr>
        <w:t>?</w:t>
      </w:r>
    </w:p>
    <w:tbl>
      <w:tblPr>
        <w:tblStyle w:val="Tablaconcuadrcula"/>
        <w:tblW w:w="926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6"/>
        <w:gridCol w:w="1186"/>
        <w:gridCol w:w="1185"/>
        <w:gridCol w:w="1185"/>
        <w:gridCol w:w="1185"/>
        <w:gridCol w:w="1185"/>
        <w:gridCol w:w="2153"/>
      </w:tblGrid>
      <w:tr w:rsidR="00B047E3" w:rsidRPr="00686C0C" w14:paraId="2230A9EE" w14:textId="77777777" w:rsidTr="000B5DEC">
        <w:trPr>
          <w:trHeight w:val="273"/>
          <w:jc w:val="center"/>
        </w:trPr>
        <w:tc>
          <w:tcPr>
            <w:tcW w:w="1186" w:type="dxa"/>
          </w:tcPr>
          <w:p w14:paraId="5DADA4F8" w14:textId="77777777" w:rsidR="00C278B9" w:rsidRPr="00686C0C" w:rsidRDefault="00C278B9" w:rsidP="00E624FB">
            <w:pPr>
              <w:spacing w:before="360" w:after="80"/>
              <w:rPr>
                <w:rFonts w:cs="Times New Roman"/>
              </w:rPr>
            </w:pPr>
          </w:p>
        </w:tc>
        <w:tc>
          <w:tcPr>
            <w:tcW w:w="1186" w:type="dxa"/>
          </w:tcPr>
          <w:p w14:paraId="699E99CE" w14:textId="77777777" w:rsidR="00C278B9" w:rsidRPr="00686C0C" w:rsidRDefault="00C278B9" w:rsidP="00E624FB">
            <w:pPr>
              <w:spacing w:before="360" w:after="80"/>
              <w:rPr>
                <w:rFonts w:cs="Times New Roman"/>
              </w:rPr>
            </w:pPr>
            <w:r w:rsidRPr="00686C0C">
              <w:rPr>
                <w:rFonts w:cs="Times New Roman"/>
              </w:rPr>
              <w:t>1</w:t>
            </w:r>
          </w:p>
        </w:tc>
        <w:tc>
          <w:tcPr>
            <w:tcW w:w="1185" w:type="dxa"/>
          </w:tcPr>
          <w:p w14:paraId="047F5A44" w14:textId="77777777" w:rsidR="00C278B9" w:rsidRPr="00686C0C" w:rsidRDefault="00C278B9" w:rsidP="00E624FB">
            <w:pPr>
              <w:spacing w:before="360" w:after="80"/>
              <w:rPr>
                <w:rFonts w:cs="Times New Roman"/>
              </w:rPr>
            </w:pPr>
            <w:r w:rsidRPr="00686C0C">
              <w:rPr>
                <w:rFonts w:cs="Times New Roman"/>
              </w:rPr>
              <w:t>2</w:t>
            </w:r>
          </w:p>
        </w:tc>
        <w:tc>
          <w:tcPr>
            <w:tcW w:w="1185" w:type="dxa"/>
          </w:tcPr>
          <w:p w14:paraId="78997518" w14:textId="51390CA8" w:rsidR="000B5DEC" w:rsidRDefault="000B5DEC" w:rsidP="000B5DEC">
            <w:pPr>
              <w:spacing w:before="360" w:after="80"/>
              <w:rPr>
                <w:rFonts w:cs="Times New Roman"/>
              </w:rPr>
            </w:pPr>
            <w:r>
              <w:rPr>
                <w:rFonts w:cs="Times New Roman"/>
              </w:rPr>
              <w:t>3</w:t>
            </w:r>
          </w:p>
        </w:tc>
        <w:tc>
          <w:tcPr>
            <w:tcW w:w="1185" w:type="dxa"/>
          </w:tcPr>
          <w:p w14:paraId="24B6A1CB" w14:textId="77777777" w:rsidR="00C278B9" w:rsidRPr="00686C0C" w:rsidRDefault="00C278B9" w:rsidP="00E624FB">
            <w:pPr>
              <w:spacing w:before="360" w:after="80"/>
              <w:rPr>
                <w:rFonts w:cs="Times New Roman"/>
              </w:rPr>
            </w:pPr>
            <w:r w:rsidRPr="00686C0C">
              <w:rPr>
                <w:rFonts w:cs="Times New Roman"/>
              </w:rPr>
              <w:t>4</w:t>
            </w:r>
          </w:p>
        </w:tc>
        <w:tc>
          <w:tcPr>
            <w:tcW w:w="1185" w:type="dxa"/>
          </w:tcPr>
          <w:p w14:paraId="0D69C057" w14:textId="77777777" w:rsidR="00C278B9" w:rsidRPr="00686C0C" w:rsidRDefault="00C278B9" w:rsidP="00E624FB">
            <w:pPr>
              <w:spacing w:before="360" w:after="80"/>
              <w:rPr>
                <w:rFonts w:cs="Times New Roman"/>
              </w:rPr>
            </w:pPr>
            <w:r w:rsidRPr="00686C0C">
              <w:rPr>
                <w:rFonts w:cs="Times New Roman"/>
              </w:rPr>
              <w:t>5</w:t>
            </w:r>
          </w:p>
        </w:tc>
        <w:tc>
          <w:tcPr>
            <w:tcW w:w="2153" w:type="dxa"/>
          </w:tcPr>
          <w:p w14:paraId="2D048A0C" w14:textId="77777777" w:rsidR="00C278B9" w:rsidRPr="00686C0C" w:rsidRDefault="00C278B9" w:rsidP="00E624FB">
            <w:pPr>
              <w:spacing w:before="360" w:after="80"/>
              <w:rPr>
                <w:rFonts w:cs="Times New Roman"/>
              </w:rPr>
            </w:pPr>
          </w:p>
        </w:tc>
      </w:tr>
      <w:tr w:rsidR="00B047E3" w:rsidRPr="00686C0C" w14:paraId="057B71A9" w14:textId="77777777" w:rsidTr="000B5DEC">
        <w:trPr>
          <w:trHeight w:val="546"/>
          <w:jc w:val="center"/>
        </w:trPr>
        <w:tc>
          <w:tcPr>
            <w:tcW w:w="1186" w:type="dxa"/>
          </w:tcPr>
          <w:p w14:paraId="3FF3D272" w14:textId="77777777" w:rsidR="00C278B9" w:rsidRPr="00686C0C" w:rsidRDefault="00C278B9" w:rsidP="00E624FB">
            <w:pPr>
              <w:spacing w:before="360" w:after="80"/>
              <w:rPr>
                <w:rFonts w:cs="Times New Roman"/>
              </w:rPr>
            </w:pPr>
            <w:r>
              <w:rPr>
                <w:rFonts w:cs="Times New Roman"/>
              </w:rPr>
              <w:t>Poco útil</w:t>
            </w:r>
          </w:p>
        </w:tc>
        <w:tc>
          <w:tcPr>
            <w:tcW w:w="1186" w:type="dxa"/>
          </w:tcPr>
          <w:p w14:paraId="07DD4818" w14:textId="77777777" w:rsidR="00C278B9" w:rsidRPr="00686C0C" w:rsidRDefault="00C278B9" w:rsidP="00E624FB">
            <w:pPr>
              <w:spacing w:before="360" w:after="80"/>
              <w:rPr>
                <w:rFonts w:cs="Times New Roman"/>
              </w:rPr>
            </w:pPr>
            <w:r w:rsidRPr="00686C0C">
              <w:rPr>
                <w:rFonts w:cs="Times New Roman"/>
              </w:rPr>
              <w:t>O</w:t>
            </w:r>
          </w:p>
        </w:tc>
        <w:tc>
          <w:tcPr>
            <w:tcW w:w="1185" w:type="dxa"/>
          </w:tcPr>
          <w:p w14:paraId="4F236AAE" w14:textId="77777777" w:rsidR="00C278B9" w:rsidRPr="00686C0C" w:rsidRDefault="00C278B9" w:rsidP="00E624FB">
            <w:pPr>
              <w:spacing w:before="360" w:after="80"/>
              <w:rPr>
                <w:rFonts w:cs="Times New Roman"/>
              </w:rPr>
            </w:pPr>
            <w:r w:rsidRPr="00686C0C">
              <w:rPr>
                <w:rFonts w:cs="Times New Roman"/>
              </w:rPr>
              <w:t>O</w:t>
            </w:r>
          </w:p>
        </w:tc>
        <w:tc>
          <w:tcPr>
            <w:tcW w:w="1185" w:type="dxa"/>
          </w:tcPr>
          <w:p w14:paraId="1852E6A0" w14:textId="14A76306" w:rsidR="000B5DEC" w:rsidRPr="00686C0C" w:rsidRDefault="000B5DEC" w:rsidP="000B5DEC">
            <w:pPr>
              <w:spacing w:before="360" w:after="80"/>
              <w:rPr>
                <w:rFonts w:cs="Times New Roman"/>
              </w:rPr>
            </w:pPr>
            <w:r w:rsidRPr="00686C0C">
              <w:rPr>
                <w:rFonts w:cs="Times New Roman"/>
              </w:rPr>
              <w:t>O</w:t>
            </w:r>
          </w:p>
        </w:tc>
        <w:tc>
          <w:tcPr>
            <w:tcW w:w="1185" w:type="dxa"/>
          </w:tcPr>
          <w:p w14:paraId="1CC06443" w14:textId="77777777" w:rsidR="00C278B9" w:rsidRPr="00686C0C" w:rsidRDefault="00C278B9" w:rsidP="00E624FB">
            <w:pPr>
              <w:spacing w:before="360" w:after="80"/>
              <w:rPr>
                <w:rFonts w:cs="Times New Roman"/>
              </w:rPr>
            </w:pPr>
            <w:r w:rsidRPr="00686C0C">
              <w:rPr>
                <w:rFonts w:cs="Times New Roman"/>
              </w:rPr>
              <w:t>O</w:t>
            </w:r>
          </w:p>
        </w:tc>
        <w:tc>
          <w:tcPr>
            <w:tcW w:w="1185" w:type="dxa"/>
          </w:tcPr>
          <w:p w14:paraId="1BD32A05" w14:textId="77777777" w:rsidR="00C278B9" w:rsidRPr="00686C0C" w:rsidRDefault="00C278B9" w:rsidP="00E624FB">
            <w:pPr>
              <w:spacing w:before="360" w:after="80"/>
              <w:rPr>
                <w:rFonts w:cs="Times New Roman"/>
              </w:rPr>
            </w:pPr>
            <w:r w:rsidRPr="00686C0C">
              <w:rPr>
                <w:rFonts w:cs="Times New Roman"/>
              </w:rPr>
              <w:t>O</w:t>
            </w:r>
          </w:p>
        </w:tc>
        <w:tc>
          <w:tcPr>
            <w:tcW w:w="2153" w:type="dxa"/>
          </w:tcPr>
          <w:p w14:paraId="0EFFC6D4" w14:textId="77777777" w:rsidR="00C278B9" w:rsidRPr="00686C0C" w:rsidRDefault="00C278B9" w:rsidP="00E624FB">
            <w:pPr>
              <w:spacing w:before="360" w:after="80"/>
              <w:rPr>
                <w:rFonts w:cs="Times New Roman"/>
              </w:rPr>
            </w:pPr>
            <w:r>
              <w:rPr>
                <w:rFonts w:cs="Times New Roman"/>
              </w:rPr>
              <w:t>Muy útil</w:t>
            </w:r>
          </w:p>
        </w:tc>
      </w:tr>
    </w:tbl>
    <w:p w14:paraId="295229BC" w14:textId="77777777" w:rsidR="00EE14B0" w:rsidRPr="00767AE3" w:rsidRDefault="00EE14B0" w:rsidP="00767AE3">
      <w:pPr>
        <w:rPr>
          <w:rFonts w:cstheme="majorBidi"/>
        </w:rPr>
      </w:pPr>
    </w:p>
    <w:p w14:paraId="44418BE3" w14:textId="42E41446" w:rsidR="00FD3541" w:rsidRPr="00767AE3" w:rsidRDefault="00FD3541" w:rsidP="00FD3541">
      <w:pPr>
        <w:rPr>
          <w:rFonts w:cstheme="majorBidi"/>
        </w:rPr>
      </w:pPr>
      <w:r>
        <w:rPr>
          <w:rFonts w:cstheme="majorBidi"/>
        </w:rPr>
        <w:t xml:space="preserve">10.- </w:t>
      </w:r>
      <w:r w:rsidR="0067006C" w:rsidRPr="0067006C">
        <w:rPr>
          <w:rFonts w:cstheme="majorBidi"/>
        </w:rPr>
        <w:t>¿Has tenido que cancelar planes o dejar de salir de casa por esperar al repartidor de agua?  </w:t>
      </w:r>
    </w:p>
    <w:p w14:paraId="21A04D32" w14:textId="77777777" w:rsidR="00FD3541" w:rsidRPr="00767AE3" w:rsidRDefault="00FD3541" w:rsidP="00FD3541">
      <w:pPr>
        <w:rPr>
          <w:rFonts w:cstheme="majorBidi"/>
        </w:rPr>
      </w:pPr>
      <w:r>
        <w:rPr>
          <w:rFonts w:cstheme="majorBidi"/>
        </w:rPr>
        <w:tab/>
      </w:r>
      <w:r w:rsidRPr="00686C0C">
        <w:rPr>
          <w:rFonts w:cs="Times New Roman"/>
        </w:rPr>
        <w:t>O</w:t>
      </w:r>
      <w:r w:rsidRPr="00767AE3">
        <w:rPr>
          <w:rFonts w:cstheme="majorBidi"/>
        </w:rPr>
        <w:t xml:space="preserve"> </w:t>
      </w:r>
      <w:r>
        <w:rPr>
          <w:rFonts w:cstheme="majorBidi"/>
        </w:rPr>
        <w:tab/>
      </w:r>
      <w:r w:rsidRPr="00767AE3">
        <w:rPr>
          <w:rFonts w:cstheme="majorBidi"/>
        </w:rPr>
        <w:t>Sí</w:t>
      </w:r>
    </w:p>
    <w:p w14:paraId="1DBE46D1" w14:textId="77777777" w:rsidR="00FD3541" w:rsidRDefault="00FD3541" w:rsidP="00FD3541">
      <w:pPr>
        <w:rPr>
          <w:rFonts w:cstheme="majorBidi"/>
        </w:rPr>
      </w:pPr>
      <w:r>
        <w:rPr>
          <w:rFonts w:cstheme="majorBidi"/>
        </w:rPr>
        <w:tab/>
      </w:r>
      <w:r w:rsidRPr="00686C0C">
        <w:rPr>
          <w:rFonts w:cs="Times New Roman"/>
        </w:rPr>
        <w:t>O</w:t>
      </w:r>
      <w:r w:rsidRPr="00767AE3">
        <w:rPr>
          <w:rFonts w:cstheme="majorBidi"/>
        </w:rPr>
        <w:t xml:space="preserve"> </w:t>
      </w:r>
      <w:r>
        <w:rPr>
          <w:rFonts w:cstheme="majorBidi"/>
        </w:rPr>
        <w:tab/>
      </w:r>
      <w:r w:rsidRPr="00767AE3">
        <w:rPr>
          <w:rFonts w:cstheme="majorBidi"/>
        </w:rPr>
        <w:t>No</w:t>
      </w:r>
    </w:p>
    <w:p w14:paraId="25953119" w14:textId="77777777" w:rsidR="00767458" w:rsidRDefault="00767458" w:rsidP="00F7699C">
      <w:pPr>
        <w:rPr>
          <w:rFonts w:cstheme="majorBidi"/>
        </w:rPr>
      </w:pPr>
    </w:p>
    <w:p w14:paraId="179A3FA6" w14:textId="77777777" w:rsidR="00767458" w:rsidRDefault="00767458" w:rsidP="00F7699C">
      <w:pPr>
        <w:rPr>
          <w:rFonts w:cstheme="majorBidi"/>
        </w:rPr>
      </w:pPr>
    </w:p>
    <w:p w14:paraId="783B660E" w14:textId="77777777" w:rsidR="00767458" w:rsidRDefault="00767458" w:rsidP="00F7699C">
      <w:pPr>
        <w:rPr>
          <w:rFonts w:cstheme="majorBidi"/>
        </w:rPr>
      </w:pPr>
    </w:p>
    <w:p w14:paraId="04DE5CFF" w14:textId="2706C4FC" w:rsidR="00F7699C" w:rsidRDefault="00F7699C" w:rsidP="00F7699C">
      <w:pPr>
        <w:rPr>
          <w:rFonts w:cstheme="majorBidi"/>
        </w:rPr>
      </w:pPr>
      <w:r>
        <w:rPr>
          <w:rFonts w:cstheme="majorBidi"/>
        </w:rPr>
        <w:t xml:space="preserve">11.- </w:t>
      </w:r>
      <w:r w:rsidR="00767458" w:rsidRPr="00767458">
        <w:rPr>
          <w:rFonts w:cstheme="majorBidi"/>
        </w:rPr>
        <w:t>¿Qué tan útil te resultaría recibir una notificación automática cuando el repartidor esté cerca de tu ubicación? </w:t>
      </w:r>
    </w:p>
    <w:tbl>
      <w:tblPr>
        <w:tblStyle w:val="Tablaconcuadrcula"/>
        <w:tblW w:w="926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6"/>
        <w:gridCol w:w="1186"/>
        <w:gridCol w:w="1185"/>
        <w:gridCol w:w="1185"/>
        <w:gridCol w:w="1185"/>
        <w:gridCol w:w="1185"/>
        <w:gridCol w:w="2153"/>
      </w:tblGrid>
      <w:tr w:rsidR="00B047E3" w:rsidRPr="00686C0C" w14:paraId="504F9E04" w14:textId="77777777" w:rsidTr="000B5DEC">
        <w:trPr>
          <w:trHeight w:val="273"/>
          <w:jc w:val="center"/>
        </w:trPr>
        <w:tc>
          <w:tcPr>
            <w:tcW w:w="1186" w:type="dxa"/>
          </w:tcPr>
          <w:p w14:paraId="61A2451A" w14:textId="77777777" w:rsidR="00F7699C" w:rsidRPr="00686C0C" w:rsidRDefault="00F7699C" w:rsidP="00E624FB">
            <w:pPr>
              <w:spacing w:before="360" w:after="80"/>
              <w:rPr>
                <w:rFonts w:cs="Times New Roman"/>
              </w:rPr>
            </w:pPr>
          </w:p>
        </w:tc>
        <w:tc>
          <w:tcPr>
            <w:tcW w:w="1186" w:type="dxa"/>
          </w:tcPr>
          <w:p w14:paraId="2941E591" w14:textId="77777777" w:rsidR="00F7699C" w:rsidRPr="00686C0C" w:rsidRDefault="00F7699C" w:rsidP="00E624FB">
            <w:pPr>
              <w:spacing w:before="360" w:after="80"/>
              <w:rPr>
                <w:rFonts w:cs="Times New Roman"/>
              </w:rPr>
            </w:pPr>
            <w:r w:rsidRPr="00686C0C">
              <w:rPr>
                <w:rFonts w:cs="Times New Roman"/>
              </w:rPr>
              <w:t>1</w:t>
            </w:r>
          </w:p>
        </w:tc>
        <w:tc>
          <w:tcPr>
            <w:tcW w:w="1185" w:type="dxa"/>
          </w:tcPr>
          <w:p w14:paraId="6010AD76" w14:textId="77777777" w:rsidR="00F7699C" w:rsidRPr="00686C0C" w:rsidRDefault="00F7699C" w:rsidP="00E624FB">
            <w:pPr>
              <w:spacing w:before="360" w:after="80"/>
              <w:rPr>
                <w:rFonts w:cs="Times New Roman"/>
              </w:rPr>
            </w:pPr>
            <w:r w:rsidRPr="00686C0C">
              <w:rPr>
                <w:rFonts w:cs="Times New Roman"/>
              </w:rPr>
              <w:t>2</w:t>
            </w:r>
          </w:p>
        </w:tc>
        <w:tc>
          <w:tcPr>
            <w:tcW w:w="1185" w:type="dxa"/>
          </w:tcPr>
          <w:p w14:paraId="57CEDF6A" w14:textId="2B24BD7C" w:rsidR="000B5DEC" w:rsidRDefault="000B5DEC" w:rsidP="000B5DEC">
            <w:pPr>
              <w:spacing w:before="360" w:after="80"/>
              <w:rPr>
                <w:rFonts w:cs="Times New Roman"/>
              </w:rPr>
            </w:pPr>
            <w:r>
              <w:rPr>
                <w:rFonts w:cs="Times New Roman"/>
              </w:rPr>
              <w:t>3</w:t>
            </w:r>
          </w:p>
        </w:tc>
        <w:tc>
          <w:tcPr>
            <w:tcW w:w="1185" w:type="dxa"/>
          </w:tcPr>
          <w:p w14:paraId="7ADB7423" w14:textId="77777777" w:rsidR="00F7699C" w:rsidRPr="00686C0C" w:rsidRDefault="00F7699C" w:rsidP="00E624FB">
            <w:pPr>
              <w:spacing w:before="360" w:after="80"/>
              <w:rPr>
                <w:rFonts w:cs="Times New Roman"/>
              </w:rPr>
            </w:pPr>
            <w:r w:rsidRPr="00686C0C">
              <w:rPr>
                <w:rFonts w:cs="Times New Roman"/>
              </w:rPr>
              <w:t>4</w:t>
            </w:r>
          </w:p>
        </w:tc>
        <w:tc>
          <w:tcPr>
            <w:tcW w:w="1185" w:type="dxa"/>
          </w:tcPr>
          <w:p w14:paraId="50034E9C" w14:textId="77777777" w:rsidR="00F7699C" w:rsidRPr="00686C0C" w:rsidRDefault="00F7699C" w:rsidP="00E624FB">
            <w:pPr>
              <w:spacing w:before="360" w:after="80"/>
              <w:rPr>
                <w:rFonts w:cs="Times New Roman"/>
              </w:rPr>
            </w:pPr>
            <w:r w:rsidRPr="00686C0C">
              <w:rPr>
                <w:rFonts w:cs="Times New Roman"/>
              </w:rPr>
              <w:t>5</w:t>
            </w:r>
          </w:p>
        </w:tc>
        <w:tc>
          <w:tcPr>
            <w:tcW w:w="2153" w:type="dxa"/>
          </w:tcPr>
          <w:p w14:paraId="29EBA618" w14:textId="77777777" w:rsidR="00F7699C" w:rsidRPr="00686C0C" w:rsidRDefault="00F7699C" w:rsidP="00E624FB">
            <w:pPr>
              <w:spacing w:before="360" w:after="80"/>
              <w:rPr>
                <w:rFonts w:cs="Times New Roman"/>
              </w:rPr>
            </w:pPr>
          </w:p>
        </w:tc>
      </w:tr>
      <w:tr w:rsidR="00B047E3" w:rsidRPr="00686C0C" w14:paraId="102CB497" w14:textId="77777777" w:rsidTr="000B5DEC">
        <w:trPr>
          <w:trHeight w:val="546"/>
          <w:jc w:val="center"/>
        </w:trPr>
        <w:tc>
          <w:tcPr>
            <w:tcW w:w="1186" w:type="dxa"/>
          </w:tcPr>
          <w:p w14:paraId="196DDB3E" w14:textId="77777777" w:rsidR="00F7699C" w:rsidRPr="00686C0C" w:rsidRDefault="00F7699C" w:rsidP="00E624FB">
            <w:pPr>
              <w:spacing w:before="360" w:after="80"/>
              <w:rPr>
                <w:rFonts w:cs="Times New Roman"/>
              </w:rPr>
            </w:pPr>
            <w:r>
              <w:rPr>
                <w:rFonts w:cs="Times New Roman"/>
              </w:rPr>
              <w:t>Poco útil</w:t>
            </w:r>
          </w:p>
        </w:tc>
        <w:tc>
          <w:tcPr>
            <w:tcW w:w="1186" w:type="dxa"/>
          </w:tcPr>
          <w:p w14:paraId="2680A08F" w14:textId="77777777" w:rsidR="00F7699C" w:rsidRPr="00686C0C" w:rsidRDefault="00F7699C" w:rsidP="00E624FB">
            <w:pPr>
              <w:spacing w:before="360" w:after="80"/>
              <w:rPr>
                <w:rFonts w:cs="Times New Roman"/>
              </w:rPr>
            </w:pPr>
            <w:r w:rsidRPr="00686C0C">
              <w:rPr>
                <w:rFonts w:cs="Times New Roman"/>
              </w:rPr>
              <w:t>O</w:t>
            </w:r>
          </w:p>
        </w:tc>
        <w:tc>
          <w:tcPr>
            <w:tcW w:w="1185" w:type="dxa"/>
          </w:tcPr>
          <w:p w14:paraId="2F9C48EB" w14:textId="77777777" w:rsidR="00F7699C" w:rsidRPr="00686C0C" w:rsidRDefault="00F7699C" w:rsidP="00E624FB">
            <w:pPr>
              <w:spacing w:before="360" w:after="80"/>
              <w:rPr>
                <w:rFonts w:cs="Times New Roman"/>
              </w:rPr>
            </w:pPr>
            <w:r w:rsidRPr="00686C0C">
              <w:rPr>
                <w:rFonts w:cs="Times New Roman"/>
              </w:rPr>
              <w:t>O</w:t>
            </w:r>
          </w:p>
        </w:tc>
        <w:tc>
          <w:tcPr>
            <w:tcW w:w="1185" w:type="dxa"/>
          </w:tcPr>
          <w:p w14:paraId="0EC8C7B7" w14:textId="3B85FF9C" w:rsidR="000B5DEC" w:rsidRPr="00686C0C" w:rsidRDefault="000B5DEC" w:rsidP="000B5DEC">
            <w:pPr>
              <w:spacing w:before="360" w:after="80"/>
              <w:rPr>
                <w:rFonts w:cs="Times New Roman"/>
              </w:rPr>
            </w:pPr>
            <w:r w:rsidRPr="00686C0C">
              <w:rPr>
                <w:rFonts w:cs="Times New Roman"/>
              </w:rPr>
              <w:t>O</w:t>
            </w:r>
          </w:p>
        </w:tc>
        <w:tc>
          <w:tcPr>
            <w:tcW w:w="1185" w:type="dxa"/>
          </w:tcPr>
          <w:p w14:paraId="19A63757" w14:textId="77777777" w:rsidR="00F7699C" w:rsidRPr="00686C0C" w:rsidRDefault="00F7699C" w:rsidP="00E624FB">
            <w:pPr>
              <w:spacing w:before="360" w:after="80"/>
              <w:rPr>
                <w:rFonts w:cs="Times New Roman"/>
              </w:rPr>
            </w:pPr>
            <w:r w:rsidRPr="00686C0C">
              <w:rPr>
                <w:rFonts w:cs="Times New Roman"/>
              </w:rPr>
              <w:t>O</w:t>
            </w:r>
          </w:p>
        </w:tc>
        <w:tc>
          <w:tcPr>
            <w:tcW w:w="1185" w:type="dxa"/>
          </w:tcPr>
          <w:p w14:paraId="18A5C186" w14:textId="77777777" w:rsidR="00F7699C" w:rsidRPr="00686C0C" w:rsidRDefault="00F7699C" w:rsidP="00E624FB">
            <w:pPr>
              <w:spacing w:before="360" w:after="80"/>
              <w:rPr>
                <w:rFonts w:cs="Times New Roman"/>
              </w:rPr>
            </w:pPr>
            <w:r w:rsidRPr="00686C0C">
              <w:rPr>
                <w:rFonts w:cs="Times New Roman"/>
              </w:rPr>
              <w:t>O</w:t>
            </w:r>
          </w:p>
        </w:tc>
        <w:tc>
          <w:tcPr>
            <w:tcW w:w="2153" w:type="dxa"/>
          </w:tcPr>
          <w:p w14:paraId="29FDFF02" w14:textId="77777777" w:rsidR="00F7699C" w:rsidRPr="00686C0C" w:rsidRDefault="00F7699C" w:rsidP="00E624FB">
            <w:pPr>
              <w:spacing w:before="360" w:after="80"/>
              <w:rPr>
                <w:rFonts w:cs="Times New Roman"/>
              </w:rPr>
            </w:pPr>
            <w:r>
              <w:rPr>
                <w:rFonts w:cs="Times New Roman"/>
              </w:rPr>
              <w:t>Muy útil</w:t>
            </w:r>
          </w:p>
        </w:tc>
      </w:tr>
    </w:tbl>
    <w:p w14:paraId="240C98B6" w14:textId="77777777" w:rsidR="00DC2E49" w:rsidRDefault="00DC2E49" w:rsidP="00B32488">
      <w:pPr>
        <w:rPr>
          <w:rFonts w:cstheme="majorBidi"/>
        </w:rPr>
      </w:pPr>
    </w:p>
    <w:p w14:paraId="6E2DECA1" w14:textId="0394B40B" w:rsidR="00297158" w:rsidRDefault="00297158" w:rsidP="00910B30">
      <w:pPr>
        <w:rPr>
          <w:rFonts w:cstheme="majorBidi"/>
        </w:rPr>
      </w:pPr>
      <w:r w:rsidRPr="00297158">
        <w:rPr>
          <w:rFonts w:cstheme="majorBidi"/>
        </w:rPr>
        <w:t xml:space="preserve">Para determinar el número de encuestas a aplicar en el proyecto HTOGO, se tomó como base la población total residente de la colonia Tlacoquemécatl del Valle, en la Alcaldía Benito Juárez. De acuerdo con indicadores demográficos recientes, esta zona cuenta con una población de aproximadamente 7,200 habitantes y una densidad de 1,270 personas por manzana </w:t>
      </w:r>
      <w:sdt>
        <w:sdtPr>
          <w:rPr>
            <w:rFonts w:cstheme="majorBidi"/>
          </w:rPr>
          <w:id w:val="-212655133"/>
          <w:citation/>
        </w:sdtPr>
        <w:sdtEndPr/>
        <w:sdtContent>
          <w:r w:rsidR="00604CC5">
            <w:rPr>
              <w:rFonts w:cstheme="majorBidi"/>
            </w:rPr>
            <w:fldChar w:fldCharType="begin"/>
          </w:r>
          <w:r w:rsidR="00604CC5">
            <w:rPr>
              <w:rFonts w:cstheme="majorBidi"/>
            </w:rPr>
            <w:instrText xml:space="preserve"> CITATION col26 \l 2058 </w:instrText>
          </w:r>
          <w:r w:rsidR="00604CC5">
            <w:rPr>
              <w:rFonts w:cstheme="majorBidi"/>
            </w:rPr>
            <w:fldChar w:fldCharType="separate"/>
          </w:r>
          <w:r>
            <w:rPr>
              <w:rFonts w:cstheme="majorBidi"/>
              <w:noProof/>
            </w:rPr>
            <w:t>[76]</w:t>
          </w:r>
          <w:r w:rsidR="00604CC5">
            <w:rPr>
              <w:rFonts w:cstheme="majorBidi"/>
            </w:rPr>
            <w:fldChar w:fldCharType="end"/>
          </w:r>
        </w:sdtContent>
      </w:sdt>
      <w:r w:rsidRPr="00297158">
        <w:rPr>
          <w:rFonts w:cstheme="majorBidi"/>
        </w:rPr>
        <w:t>. Se seleccionó est</w:t>
      </w:r>
      <w:r w:rsidR="00226470">
        <w:rPr>
          <w:rFonts w:cstheme="majorBidi"/>
        </w:rPr>
        <w:t>a muestra</w:t>
      </w:r>
      <w:r w:rsidRPr="00297158">
        <w:rPr>
          <w:rFonts w:cstheme="majorBidi"/>
        </w:rPr>
        <w:t xml:space="preserve"> para </w:t>
      </w:r>
      <w:r w:rsidR="00226470">
        <w:rPr>
          <w:rFonts w:cstheme="majorBidi"/>
        </w:rPr>
        <w:t>representar</w:t>
      </w:r>
      <w:r w:rsidRPr="00297158">
        <w:rPr>
          <w:rFonts w:cstheme="majorBidi"/>
        </w:rPr>
        <w:t xml:space="preserve"> la percepción individual de los ciudadanos frente a la problemática del desabasto de agua.</w:t>
      </w:r>
    </w:p>
    <w:p w14:paraId="6BBA82EA" w14:textId="7353BFA1" w:rsidR="00910B30" w:rsidRDefault="00910B30" w:rsidP="00B32488">
      <w:pPr>
        <w:rPr>
          <w:rFonts w:cstheme="majorBidi"/>
        </w:rPr>
      </w:pPr>
      <m:oMathPara>
        <m:oMath>
          <m:r>
            <w:rPr>
              <w:rFonts w:ascii="Cambria Math" w:hAnsi="Cambria Math" w:cs="Times New Roman"/>
            </w:rPr>
            <m:t xml:space="preserve">n= </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N*Z</m:t>
                  </m:r>
                </m:e>
                <m:sup>
                  <m:r>
                    <w:rPr>
                      <w:rFonts w:ascii="Cambria Math" w:hAnsi="Cambria Math" w:cs="Times New Roman"/>
                    </w:rPr>
                    <m:t>2</m:t>
                  </m:r>
                </m:sup>
              </m:sSup>
              <m:r>
                <w:rPr>
                  <w:rFonts w:ascii="Cambria Math" w:hAnsi="Cambria Math" w:cs="Times New Roman"/>
                </w:rPr>
                <m:t>*p*q</m:t>
              </m:r>
            </m:num>
            <m:den>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m:t>
                  </m:r>
                </m:sup>
              </m:sSup>
              <m:r>
                <w:rPr>
                  <w:rFonts w:ascii="Cambria Math" w:hAnsi="Cambria Math" w:cs="Times New Roman"/>
                </w:rPr>
                <m:t>*</m:t>
              </m:r>
              <m:d>
                <m:dPr>
                  <m:ctrlPr>
                    <w:rPr>
                      <w:rFonts w:ascii="Cambria Math" w:hAnsi="Cambria Math" w:cs="Times New Roman"/>
                      <w:i/>
                    </w:rPr>
                  </m:ctrlPr>
                </m:dPr>
                <m:e>
                  <m:r>
                    <w:rPr>
                      <w:rFonts w:ascii="Cambria Math" w:hAnsi="Cambria Math" w:cs="Times New Roman"/>
                    </w:rPr>
                    <m:t>N-1</m:t>
                  </m:r>
                </m:e>
              </m:d>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Z</m:t>
                  </m:r>
                </m:e>
                <m:sup>
                  <m:r>
                    <w:rPr>
                      <w:rFonts w:ascii="Cambria Math" w:hAnsi="Cambria Math" w:cs="Times New Roman"/>
                    </w:rPr>
                    <m:t>2</m:t>
                  </m:r>
                </m:sup>
              </m:sSup>
              <m:r>
                <w:rPr>
                  <w:rFonts w:ascii="Cambria Math" w:hAnsi="Cambria Math" w:cs="Times New Roman"/>
                </w:rPr>
                <m:t>*p*q</m:t>
              </m:r>
            </m:den>
          </m:f>
        </m:oMath>
      </m:oMathPara>
    </w:p>
    <w:p w14:paraId="66626041" w14:textId="0EF89CF7" w:rsidR="00B2724D" w:rsidRDefault="0031213E" w:rsidP="00B32488">
      <w:pPr>
        <w:rPr>
          <w:rFonts w:cstheme="majorBidi"/>
        </w:rPr>
      </w:pPr>
      <w:r w:rsidRPr="0031213E">
        <w:rPr>
          <w:rFonts w:cstheme="majorBidi"/>
        </w:rPr>
        <w:t>Donde los parámetros establecidos son</w:t>
      </w:r>
      <w:r w:rsidR="00D37FB2">
        <w:rPr>
          <w:rFonts w:cstheme="majorBidi"/>
        </w:rPr>
        <w:t xml:space="preserve"> </w:t>
      </w:r>
      <w:sdt>
        <w:sdtPr>
          <w:rPr>
            <w:rFonts w:cstheme="majorBidi"/>
          </w:rPr>
          <w:id w:val="-1437746893"/>
          <w:citation/>
        </w:sdtPr>
        <w:sdtEndPr/>
        <w:sdtContent>
          <w:r w:rsidR="00D37FB2">
            <w:rPr>
              <w:rFonts w:cstheme="majorBidi"/>
            </w:rPr>
            <w:fldChar w:fldCharType="begin"/>
          </w:r>
          <w:r w:rsidR="00D37FB2">
            <w:rPr>
              <w:rFonts w:cstheme="majorBidi"/>
            </w:rPr>
            <w:instrText xml:space="preserve"> CITATION SAg10 \l 2058 </w:instrText>
          </w:r>
          <w:r w:rsidR="00D37FB2">
            <w:rPr>
              <w:rFonts w:cstheme="majorBidi"/>
            </w:rPr>
            <w:fldChar w:fldCharType="separate"/>
          </w:r>
          <w:r>
            <w:rPr>
              <w:rFonts w:cstheme="majorBidi"/>
              <w:noProof/>
            </w:rPr>
            <w:t>[77]</w:t>
          </w:r>
          <w:r w:rsidR="00D37FB2">
            <w:rPr>
              <w:rFonts w:cstheme="majorBidi"/>
            </w:rPr>
            <w:fldChar w:fldCharType="end"/>
          </w:r>
        </w:sdtContent>
      </w:sdt>
      <w:r w:rsidRPr="0031213E">
        <w:rPr>
          <w:rFonts w:cstheme="majorBidi"/>
        </w:rPr>
        <w:t>:</w:t>
      </w:r>
    </w:p>
    <w:p w14:paraId="4C5E6DD4" w14:textId="1DE5DFBB" w:rsidR="00B2724D" w:rsidRDefault="0031213E" w:rsidP="00B32488">
      <w:pPr>
        <w:rPr>
          <w:rFonts w:cstheme="majorBidi"/>
        </w:rPr>
      </w:pPr>
      <w:r w:rsidRPr="0031213E">
        <w:rPr>
          <w:rFonts w:cstheme="majorBidi"/>
        </w:rPr>
        <w:t>n: tamaño de la muestra buscado</w:t>
      </w:r>
    </w:p>
    <w:p w14:paraId="0F646E27" w14:textId="094C984A" w:rsidR="00974CF5" w:rsidRDefault="0031213E" w:rsidP="00B32488">
      <w:pPr>
        <w:rPr>
          <w:rFonts w:cstheme="majorBidi"/>
        </w:rPr>
      </w:pPr>
      <w:r w:rsidRPr="0031213E">
        <w:rPr>
          <w:rFonts w:cstheme="majorBidi"/>
        </w:rPr>
        <w:t>N: tamaño de la población (</w:t>
      </w:r>
      <w:r w:rsidR="00AF1BD9">
        <w:rPr>
          <w:rFonts w:cstheme="majorBidi"/>
        </w:rPr>
        <w:t>7200)</w:t>
      </w:r>
    </w:p>
    <w:p w14:paraId="00F07B99" w14:textId="053D0A9B" w:rsidR="007313AD" w:rsidRDefault="0031213E" w:rsidP="00B32488">
      <w:pPr>
        <w:rPr>
          <w:rFonts w:cstheme="majorBidi"/>
        </w:rPr>
      </w:pPr>
      <w:r w:rsidRPr="0031213E">
        <w:rPr>
          <w:rFonts w:cstheme="majorBidi"/>
        </w:rPr>
        <w:t>Z:</w:t>
      </w:r>
      <w:r w:rsidR="00974CF5">
        <w:rPr>
          <w:rFonts w:cstheme="majorBidi"/>
        </w:rPr>
        <w:t xml:space="preserve"> </w:t>
      </w:r>
      <w:r w:rsidRPr="0031213E">
        <w:rPr>
          <w:rFonts w:cstheme="majorBidi"/>
        </w:rPr>
        <w:t>nivel de confianza de 95% (1.96)</w:t>
      </w:r>
    </w:p>
    <w:p w14:paraId="659B552A" w14:textId="66D0554B" w:rsidR="007313AD" w:rsidRDefault="0031213E" w:rsidP="00B32488">
      <w:pPr>
        <w:rPr>
          <w:rFonts w:cstheme="majorBidi"/>
        </w:rPr>
      </w:pPr>
      <w:proofErr w:type="spellStart"/>
      <w:r w:rsidRPr="0031213E">
        <w:rPr>
          <w:rFonts w:cstheme="majorBidi"/>
        </w:rPr>
        <w:t>e</w:t>
      </w:r>
      <w:proofErr w:type="spellEnd"/>
      <w:r w:rsidRPr="0031213E">
        <w:rPr>
          <w:rFonts w:cstheme="majorBidi"/>
        </w:rPr>
        <w:t xml:space="preserve">: margen de error admitido del </w:t>
      </w:r>
      <w:r w:rsidR="00AE7677">
        <w:rPr>
          <w:rFonts w:cstheme="majorBidi"/>
        </w:rPr>
        <w:t>7</w:t>
      </w:r>
      <w:r w:rsidRPr="0031213E">
        <w:rPr>
          <w:rFonts w:cstheme="majorBidi"/>
        </w:rPr>
        <w:t>% (0.0</w:t>
      </w:r>
      <w:r w:rsidR="00AE7677">
        <w:rPr>
          <w:rFonts w:cstheme="majorBidi"/>
        </w:rPr>
        <w:t>7</w:t>
      </w:r>
      <w:r w:rsidRPr="0031213E">
        <w:rPr>
          <w:rFonts w:cstheme="majorBidi"/>
        </w:rPr>
        <w:t>)</w:t>
      </w:r>
    </w:p>
    <w:p w14:paraId="2E152977" w14:textId="6EFFCBD6" w:rsidR="007313AD" w:rsidRDefault="0031213E" w:rsidP="00B32488">
      <w:pPr>
        <w:rPr>
          <w:rFonts w:cstheme="majorBidi"/>
        </w:rPr>
      </w:pPr>
      <w:r w:rsidRPr="0031213E">
        <w:rPr>
          <w:rFonts w:cstheme="majorBidi"/>
        </w:rPr>
        <w:t>p: probabilidad de ocurrencia del evento (0.5)</w:t>
      </w:r>
    </w:p>
    <w:p w14:paraId="719958DA" w14:textId="6428F537" w:rsidR="0031213E" w:rsidRDefault="0031213E" w:rsidP="00B32488">
      <w:pPr>
        <w:rPr>
          <w:rFonts w:cstheme="majorBidi"/>
        </w:rPr>
      </w:pPr>
      <w:r w:rsidRPr="0031213E">
        <w:rPr>
          <w:rFonts w:cstheme="majorBidi"/>
        </w:rPr>
        <w:t>q: probabilidad de no ocurrencia (0.5).</w:t>
      </w:r>
    </w:p>
    <w:p w14:paraId="4BB33986" w14:textId="77777777" w:rsidR="00EA487D" w:rsidRDefault="00EA487D" w:rsidP="00B32488">
      <w:pPr>
        <w:rPr>
          <w:rFonts w:cstheme="majorBidi"/>
        </w:rPr>
      </w:pPr>
    </w:p>
    <w:p w14:paraId="157365C8" w14:textId="707C0B84" w:rsidR="008F5970" w:rsidRDefault="00031AB6" w:rsidP="008F5970">
      <w:pPr>
        <w:rPr>
          <w:rFonts w:cstheme="majorBidi"/>
        </w:rPr>
      </w:pPr>
      <m:oMathPara>
        <m:oMath>
          <m:r>
            <w:rPr>
              <w:rFonts w:ascii="Cambria Math" w:hAnsi="Cambria Math" w:cs="Times New Roman"/>
            </w:rPr>
            <m:t xml:space="preserve">n= </m:t>
          </m:r>
          <m:f>
            <m:fPr>
              <m:ctrlPr>
                <w:rPr>
                  <w:rFonts w:ascii="Cambria Math" w:hAnsi="Cambria Math" w:cs="Times New Roman"/>
                  <w:i/>
                </w:rPr>
              </m:ctrlPr>
            </m:fPr>
            <m:num>
              <m:d>
                <m:dPr>
                  <m:ctrlPr>
                    <w:rPr>
                      <w:rFonts w:ascii="Cambria Math" w:hAnsi="Cambria Math" w:cs="Times New Roman"/>
                      <w:i/>
                    </w:rPr>
                  </m:ctrlPr>
                </m:dPr>
                <m:e>
                  <m:r>
                    <w:rPr>
                      <w:rFonts w:ascii="Cambria Math" w:hAnsi="Cambria Math" w:cs="Times New Roman"/>
                    </w:rPr>
                    <m:t>7200</m:t>
                  </m:r>
                </m:e>
              </m:d>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1.96</m:t>
                      </m:r>
                    </m:e>
                  </m:d>
                </m:e>
                <m:sup>
                  <m:r>
                    <w:rPr>
                      <w:rFonts w:ascii="Cambria Math" w:hAnsi="Cambria Math" w:cs="Times New Roman"/>
                    </w:rPr>
                    <m:t>2</m:t>
                  </m:r>
                </m:sup>
              </m:sSup>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0.5</m:t>
                  </m: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0.5</m:t>
                  </m:r>
                </m:e>
              </m:d>
            </m:num>
            <m:den>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0.07</m:t>
                      </m:r>
                    </m:e>
                  </m:d>
                </m:e>
                <m:sup>
                  <m:r>
                    <w:rPr>
                      <w:rFonts w:ascii="Cambria Math" w:hAnsi="Cambria Math" w:cs="Times New Roman"/>
                    </w:rPr>
                    <m:t>2</m:t>
                  </m:r>
                </m:sup>
              </m:sSup>
              <m:r>
                <w:rPr>
                  <w:rFonts w:ascii="Cambria Math" w:hAnsi="Cambria Math" w:cs="Times New Roman"/>
                </w:rPr>
                <m:t>*</m:t>
              </m:r>
              <m:d>
                <m:dPr>
                  <m:ctrlPr>
                    <w:rPr>
                      <w:rFonts w:ascii="Cambria Math" w:hAnsi="Cambria Math" w:cs="Times New Roman"/>
                      <w:i/>
                    </w:rPr>
                  </m:ctrlPr>
                </m:dPr>
                <m:e>
                  <m:r>
                    <w:rPr>
                      <w:rFonts w:ascii="Cambria Math" w:hAnsi="Cambria Math" w:cs="Times New Roman"/>
                    </w:rPr>
                    <m:t>7200-1</m:t>
                  </m:r>
                </m:e>
              </m:d>
              <m:r>
                <w:rPr>
                  <w:rFonts w:ascii="Cambria Math" w:hAnsi="Cambria Math" w:cs="Times New Roman"/>
                </w:rPr>
                <m:t xml:space="preserve">+ </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1.96</m:t>
                      </m:r>
                    </m:e>
                  </m:d>
                </m:e>
                <m:sup>
                  <m:r>
                    <w:rPr>
                      <w:rFonts w:ascii="Cambria Math" w:hAnsi="Cambria Math" w:cs="Times New Roman"/>
                    </w:rPr>
                    <m:t>2</m:t>
                  </m:r>
                </m:sup>
              </m:sSup>
              <m:r>
                <w:rPr>
                  <w:rFonts w:ascii="Cambria Math" w:hAnsi="Cambria Math" w:cs="Times New Roman"/>
                </w:rPr>
                <m:t>*</m:t>
              </m:r>
              <m:d>
                <m:dPr>
                  <m:ctrlPr>
                    <w:rPr>
                      <w:rFonts w:ascii="Cambria Math" w:hAnsi="Cambria Math" w:cs="Times New Roman"/>
                      <w:i/>
                    </w:rPr>
                  </m:ctrlPr>
                </m:dPr>
                <m:e>
                  <m:r>
                    <w:rPr>
                      <w:rFonts w:ascii="Cambria Math" w:hAnsi="Cambria Math" w:cs="Times New Roman"/>
                    </w:rPr>
                    <m:t>0.5</m:t>
                  </m: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0.5</m:t>
                  </m:r>
                </m:e>
              </m:d>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6914.88</m:t>
              </m:r>
            </m:num>
            <m:den>
              <m:r>
                <w:rPr>
                  <w:rFonts w:ascii="Cambria Math" w:hAnsi="Cambria Math" w:cs="Times New Roman"/>
                </w:rPr>
                <m:t>32.31+0.96</m:t>
              </m:r>
            </m:den>
          </m:f>
          <m:r>
            <w:rPr>
              <w:rFonts w:ascii="Cambria Math" w:hAnsi="Cambria Math" w:cs="Times New Roman"/>
            </w:rPr>
            <m:t xml:space="preserve">=207.84 </m:t>
          </m:r>
          <m:r>
            <m:rPr>
              <m:sty m:val="p"/>
            </m:rPr>
            <w:rPr>
              <w:rFonts w:ascii="Cambria Math" w:hAnsi="Cambria Math" w:cs="Times New Roman"/>
            </w:rPr>
            <w:br/>
          </m:r>
        </m:oMath>
        <m:oMath>
          <m:r>
            <m:rPr>
              <m:sty m:val="p"/>
            </m:rPr>
            <w:rPr>
              <w:rFonts w:ascii="Cambria Math" w:hAnsi="Cambria Math" w:cs="Times New Roman"/>
            </w:rPr>
            <w:br/>
          </m:r>
        </m:oMath>
        <m:oMath>
          <m:r>
            <w:rPr>
              <w:rFonts w:ascii="Cambria Math" w:hAnsi="Cambria Math" w:cs="Times New Roman"/>
            </w:rPr>
            <m:t>≈206 Encuestados</m:t>
          </m:r>
        </m:oMath>
      </m:oMathPara>
    </w:p>
    <w:p w14:paraId="17B4FDA5" w14:textId="0891CC1E" w:rsidR="008F5970" w:rsidRDefault="00FD377A" w:rsidP="00B32488">
      <w:pPr>
        <w:rPr>
          <w:rFonts w:cstheme="majorBidi"/>
        </w:rPr>
      </w:pPr>
      <w:r>
        <w:rPr>
          <w:rFonts w:cstheme="majorBidi"/>
        </w:rPr>
        <w:t xml:space="preserve">Para obtener la </w:t>
      </w:r>
      <w:r w:rsidRPr="00FD377A">
        <w:rPr>
          <w:rFonts w:cstheme="majorBidi"/>
        </w:rPr>
        <w:t xml:space="preserve">información se realizó durante un periodo de una semana, logrando recolectar las 206 encuestas necesarias para garantizar </w:t>
      </w:r>
      <w:r w:rsidR="00B16A0F">
        <w:rPr>
          <w:rFonts w:cstheme="majorBidi"/>
        </w:rPr>
        <w:t>que los datos obtenidos en la</w:t>
      </w:r>
      <w:r w:rsidRPr="00FD377A">
        <w:rPr>
          <w:rFonts w:cstheme="majorBidi"/>
        </w:rPr>
        <w:t xml:space="preserve"> estadística del estudio dentro del margen de error establecido.</w:t>
      </w:r>
    </w:p>
    <w:p w14:paraId="4DC5A0EC" w14:textId="2C775AE6" w:rsidR="001657C4" w:rsidRDefault="001657C4" w:rsidP="00B32488">
      <w:pPr>
        <w:rPr>
          <w:rFonts w:cstheme="majorBidi"/>
        </w:rPr>
      </w:pPr>
      <w:r w:rsidRPr="001657C4">
        <w:rPr>
          <w:rFonts w:cstheme="majorBidi"/>
        </w:rPr>
        <w:t xml:space="preserve">Hábitos de </w:t>
      </w:r>
      <w:r w:rsidR="00A65E6C">
        <w:rPr>
          <w:rFonts w:cstheme="majorBidi"/>
        </w:rPr>
        <w:t>c</w:t>
      </w:r>
      <w:r w:rsidRPr="001657C4">
        <w:rPr>
          <w:rFonts w:cstheme="majorBidi"/>
        </w:rPr>
        <w:t>onsumo</w:t>
      </w:r>
    </w:p>
    <w:p w14:paraId="6A3207C0" w14:textId="10F12EE6" w:rsidR="009A5829" w:rsidRPr="00FD377A" w:rsidRDefault="009A5829" w:rsidP="00B32488">
      <w:pPr>
        <w:rPr>
          <w:rFonts w:cstheme="majorBidi"/>
        </w:rPr>
      </w:pPr>
      <w:r w:rsidRPr="009A5829">
        <w:rPr>
          <w:rFonts w:cstheme="majorBidi"/>
        </w:rPr>
        <w:t>Existe una percepción</w:t>
      </w:r>
      <w:r w:rsidR="00DC5D85">
        <w:rPr>
          <w:rFonts w:cstheme="majorBidi"/>
        </w:rPr>
        <w:t xml:space="preserve"> </w:t>
      </w:r>
      <w:r w:rsidRPr="009A5829">
        <w:rPr>
          <w:rFonts w:cstheme="majorBidi"/>
        </w:rPr>
        <w:t xml:space="preserve">negativa (70.9%) sobre la distribución de agua en la alcaldía. </w:t>
      </w:r>
      <w:r w:rsidR="007D6BE4">
        <w:rPr>
          <w:rFonts w:cstheme="majorBidi"/>
        </w:rPr>
        <w:t>Por ello</w:t>
      </w:r>
      <w:r w:rsidRPr="009A5829">
        <w:rPr>
          <w:rFonts w:cstheme="majorBidi"/>
        </w:rPr>
        <w:t xml:space="preserve">, la mayoría de los usuarios se ven obligados a salir de casa para conseguir agua (casi el 70% va a </w:t>
      </w:r>
      <w:r w:rsidRPr="009A5829">
        <w:rPr>
          <w:rFonts w:cstheme="majorBidi"/>
        </w:rPr>
        <w:lastRenderedPageBreak/>
        <w:t xml:space="preserve">purificadoras o tiendas), lo que implica un esfuerzo físico y de tiempo. Al mismo tiempo, el 84.5% ya está familiarizado con el uso de </w:t>
      </w:r>
      <w:proofErr w:type="gramStart"/>
      <w:r w:rsidRPr="009A5829">
        <w:rPr>
          <w:rFonts w:cstheme="majorBidi"/>
        </w:rPr>
        <w:t>apps</w:t>
      </w:r>
      <w:proofErr w:type="gramEnd"/>
      <w:r w:rsidRPr="009A5829">
        <w:rPr>
          <w:rFonts w:cstheme="majorBidi"/>
        </w:rPr>
        <w:t xml:space="preserve"> de entrega a domicilio (</w:t>
      </w:r>
      <w:proofErr w:type="spellStart"/>
      <w:r w:rsidRPr="009A5829">
        <w:rPr>
          <w:rFonts w:cstheme="majorBidi"/>
        </w:rPr>
        <w:t>Rappi</w:t>
      </w:r>
      <w:proofErr w:type="spellEnd"/>
      <w:r w:rsidRPr="009A5829">
        <w:rPr>
          <w:rFonts w:cstheme="majorBidi"/>
        </w:rPr>
        <w:t xml:space="preserve">, Uber </w:t>
      </w:r>
      <w:proofErr w:type="spellStart"/>
      <w:r w:rsidRPr="009A5829">
        <w:rPr>
          <w:rFonts w:cstheme="majorBidi"/>
        </w:rPr>
        <w:t>Eats</w:t>
      </w:r>
      <w:proofErr w:type="spellEnd"/>
      <w:r w:rsidRPr="009A5829">
        <w:rPr>
          <w:rFonts w:cstheme="majorBidi"/>
        </w:rPr>
        <w:t xml:space="preserve">), lo que indica que la barrera tecnológica para introducir una nueva </w:t>
      </w:r>
      <w:proofErr w:type="gramStart"/>
      <w:r w:rsidRPr="009A5829">
        <w:rPr>
          <w:rFonts w:cstheme="majorBidi"/>
        </w:rPr>
        <w:t>app</w:t>
      </w:r>
      <w:proofErr w:type="gramEnd"/>
      <w:r w:rsidRPr="009A5829">
        <w:rPr>
          <w:rFonts w:cstheme="majorBidi"/>
        </w:rPr>
        <w:t xml:space="preserve"> es </w:t>
      </w:r>
      <w:r w:rsidR="00D50839">
        <w:rPr>
          <w:rFonts w:cstheme="majorBidi"/>
        </w:rPr>
        <w:t>muy baja.</w:t>
      </w:r>
      <w:r w:rsidR="00976643">
        <w:rPr>
          <w:rFonts w:cstheme="majorBidi"/>
        </w:rPr>
        <w:tab/>
      </w:r>
    </w:p>
    <w:p w14:paraId="113FE767" w14:textId="6051B283" w:rsidR="00DE74DC" w:rsidRDefault="00754BB6" w:rsidP="00B32488">
      <w:pPr>
        <w:rPr>
          <w:rFonts w:cstheme="majorBidi"/>
        </w:rPr>
      </w:pPr>
      <w:r>
        <w:rPr>
          <w:rFonts w:cstheme="majorBidi"/>
        </w:rPr>
        <w:t>Molestias del modelo actual:</w:t>
      </w:r>
    </w:p>
    <w:p w14:paraId="0BF6425F" w14:textId="32AFDCD1" w:rsidR="00754BB6" w:rsidRDefault="00A13C24" w:rsidP="00B32488">
      <w:pPr>
        <w:rPr>
          <w:rFonts w:cstheme="majorBidi"/>
        </w:rPr>
      </w:pPr>
      <w:r w:rsidRPr="00A13C24">
        <w:rPr>
          <w:rFonts w:cstheme="majorBidi"/>
        </w:rPr>
        <w:t xml:space="preserve">Los datos muestran un modelo de distribución ineficiente para </w:t>
      </w:r>
      <w:r w:rsidR="00481DE6">
        <w:rPr>
          <w:rFonts w:cstheme="majorBidi"/>
        </w:rPr>
        <w:t>los clientes</w:t>
      </w:r>
      <w:r w:rsidRPr="00A13C24">
        <w:rPr>
          <w:rFonts w:cstheme="majorBidi"/>
        </w:rPr>
        <w:t>. Los tiempos de espera son alt</w:t>
      </w:r>
      <w:r w:rsidR="00C5548F">
        <w:rPr>
          <w:rFonts w:cstheme="majorBidi"/>
        </w:rPr>
        <w:t xml:space="preserve">os </w:t>
      </w:r>
      <w:r w:rsidRPr="00A13C24">
        <w:rPr>
          <w:rFonts w:cstheme="majorBidi"/>
        </w:rPr>
        <w:t>(58.3% espera 3 horas o más). Además, el sistema de comunicación es deficiente: 74.3% se ha quedado sin agua por no escuchar al repartidor, y un 58.3% ha tenido que sacrificar su tiempo personal (cancelar planes) solo para esperar el garrafón. A esto se suma que la calidad física del producto (limpieza de garrafones) tiene calificaciones bajas.</w:t>
      </w:r>
    </w:p>
    <w:p w14:paraId="324FA7DF" w14:textId="1A637D61" w:rsidR="008339C3" w:rsidRDefault="008339C3" w:rsidP="00B32488">
      <w:pPr>
        <w:rPr>
          <w:rFonts w:cstheme="majorBidi"/>
        </w:rPr>
      </w:pPr>
      <w:r>
        <w:rPr>
          <w:rFonts w:cstheme="majorBidi"/>
        </w:rPr>
        <w:t xml:space="preserve">Funcionalidades: </w:t>
      </w:r>
    </w:p>
    <w:p w14:paraId="46309827" w14:textId="5E85CF17" w:rsidR="002321E3" w:rsidRDefault="00643F04" w:rsidP="00B32488">
      <w:pPr>
        <w:rPr>
          <w:rFonts w:cstheme="majorBidi"/>
        </w:rPr>
      </w:pPr>
      <w:r>
        <w:rPr>
          <w:rFonts w:cstheme="majorBidi"/>
        </w:rPr>
        <w:t>L</w:t>
      </w:r>
      <w:r w:rsidR="00481DE6" w:rsidRPr="00481DE6">
        <w:rPr>
          <w:rFonts w:cstheme="majorBidi"/>
        </w:rPr>
        <w:t>os encuestados calific</w:t>
      </w:r>
      <w:r>
        <w:rPr>
          <w:rFonts w:cstheme="majorBidi"/>
        </w:rPr>
        <w:t>aron</w:t>
      </w:r>
      <w:r w:rsidR="00481DE6" w:rsidRPr="00481DE6">
        <w:rPr>
          <w:rFonts w:cstheme="majorBidi"/>
        </w:rPr>
        <w:t xml:space="preserve"> </w:t>
      </w:r>
      <w:r w:rsidR="00481DE6">
        <w:rPr>
          <w:rFonts w:cstheme="majorBidi"/>
        </w:rPr>
        <w:t>entre</w:t>
      </w:r>
      <w:r w:rsidR="00481DE6" w:rsidRPr="00481DE6">
        <w:rPr>
          <w:rFonts w:cstheme="majorBidi"/>
        </w:rPr>
        <w:t xml:space="preserve"> 4 y 5</w:t>
      </w:r>
      <w:r w:rsidR="00481DE6">
        <w:rPr>
          <w:rFonts w:cstheme="majorBidi"/>
        </w:rPr>
        <w:t xml:space="preserve"> estrellas</w:t>
      </w:r>
      <w:r w:rsidR="00481DE6" w:rsidRPr="00481DE6">
        <w:rPr>
          <w:rFonts w:cstheme="majorBidi"/>
        </w:rPr>
        <w:t xml:space="preserve"> la utilidad de una </w:t>
      </w:r>
      <w:proofErr w:type="gramStart"/>
      <w:r w:rsidR="00481DE6" w:rsidRPr="00481DE6">
        <w:rPr>
          <w:rFonts w:cstheme="majorBidi"/>
        </w:rPr>
        <w:t>app</w:t>
      </w:r>
      <w:proofErr w:type="gramEnd"/>
      <w:r w:rsidR="00481DE6" w:rsidRPr="00481DE6">
        <w:rPr>
          <w:rFonts w:cstheme="majorBidi"/>
        </w:rPr>
        <w:t xml:space="preserve"> dedicada. Específicamente, las funciones de notificaciones automáticas y la programación de pedidos son altamente deseadas</w:t>
      </w:r>
      <w:r w:rsidR="002321E3">
        <w:rPr>
          <w:rFonts w:cstheme="majorBidi"/>
        </w:rPr>
        <w:t>.</w:t>
      </w:r>
    </w:p>
    <w:p w14:paraId="20271E56" w14:textId="0437005F" w:rsidR="002321E3" w:rsidRPr="008B1A47" w:rsidRDefault="002321E3" w:rsidP="002321E3">
      <w:pPr>
        <w:rPr>
          <w:rFonts w:cstheme="majorBidi"/>
        </w:rPr>
      </w:pPr>
      <w:r w:rsidRPr="002321E3">
        <w:rPr>
          <w:rFonts w:cstheme="majorBidi"/>
        </w:rPr>
        <w:t>Los resultados de la encuesta en la alcaldía Benito Juárez validan la viabilidad y necesidad de una plataforma digital para la gestión y distribución de agua potable.</w:t>
      </w:r>
      <w:r>
        <w:rPr>
          <w:rFonts w:cstheme="majorBidi"/>
        </w:rPr>
        <w:t xml:space="preserve"> </w:t>
      </w:r>
      <w:r w:rsidRPr="002321E3">
        <w:rPr>
          <w:rFonts w:cstheme="majorBidi"/>
        </w:rPr>
        <w:t>Actualmente, los usuarios lidian con un servicio tradicional</w:t>
      </w:r>
      <w:r w:rsidR="00241AA6">
        <w:rPr>
          <w:rFonts w:cstheme="majorBidi"/>
        </w:rPr>
        <w:t>, el cual var</w:t>
      </w:r>
      <w:r w:rsidR="00643F04">
        <w:rPr>
          <w:rFonts w:cstheme="majorBidi"/>
        </w:rPr>
        <w:t>í</w:t>
      </w:r>
      <w:r w:rsidR="00241AA6">
        <w:rPr>
          <w:rFonts w:cstheme="majorBidi"/>
        </w:rPr>
        <w:t>a muchos en los resultados,</w:t>
      </w:r>
      <w:r w:rsidRPr="002321E3">
        <w:rPr>
          <w:rFonts w:cstheme="majorBidi"/>
        </w:rPr>
        <w:t xml:space="preserve"> les hace perder tiempo, cancelar planes y quedarse sin suministro por fallas de comunicación básica (el claxon/timbre). Dado que más del 80% de tu mercado meta ya es usuario de aplicaciones de </w:t>
      </w:r>
      <w:r w:rsidR="0083410A">
        <w:rPr>
          <w:rFonts w:cstheme="majorBidi"/>
        </w:rPr>
        <w:t>reparto</w:t>
      </w:r>
      <w:r w:rsidRPr="002321E3">
        <w:rPr>
          <w:rFonts w:cstheme="majorBidi"/>
        </w:rPr>
        <w:t>, introducir una solución móvil que permita rastrear el pedido, recibir notificaciones de proximidad y programar entregas</w:t>
      </w:r>
      <w:r w:rsidR="00D31F39">
        <w:rPr>
          <w:rFonts w:cstheme="majorBidi"/>
        </w:rPr>
        <w:t>, resolvería la problemática de varios ciudadanos dentro de la alcaldía.</w:t>
      </w:r>
    </w:p>
    <w:p w14:paraId="6163CC23" w14:textId="77B6935D" w:rsidR="003538B2" w:rsidRDefault="008C17B2" w:rsidP="003538B2">
      <w:pPr>
        <w:pStyle w:val="Ttulo2"/>
      </w:pPr>
      <w:bookmarkStart w:id="90" w:name="_Toc229993937"/>
      <w:r>
        <w:t>4.</w:t>
      </w:r>
      <w:r w:rsidR="00457EE1">
        <w:t>2</w:t>
      </w:r>
      <w:r>
        <w:t xml:space="preserve"> Requerimient</w:t>
      </w:r>
      <w:r w:rsidR="003538B2">
        <w:t>os</w:t>
      </w:r>
      <w:bookmarkEnd w:id="90"/>
    </w:p>
    <w:p w14:paraId="0B2A4A4B" w14:textId="436EF1F3" w:rsidR="00460307" w:rsidRDefault="00460307" w:rsidP="003538B2">
      <w:r w:rsidRPr="00686C0C">
        <w:t>Los requerimientos de software ayudan a determinar qué características estarán en el producto final, cuánto tiempo llevará desarrollar esas características y cuánto costará.</w:t>
      </w:r>
      <w:r w:rsidRPr="00686C0C">
        <w:rPr>
          <w:color w:val="281A39"/>
          <w:sz w:val="27"/>
          <w:szCs w:val="27"/>
          <w:shd w:val="clear" w:color="auto" w:fill="F6F6F6"/>
        </w:rPr>
        <w:t xml:space="preserve"> </w:t>
      </w:r>
      <w:r w:rsidRPr="00686C0C">
        <w:t>Un requerimiento define las funciones, capacidades o atributos intrínsecos de un sistema de software, en otras palabras, describe como un sistema debe comportarse</w:t>
      </w:r>
      <w:r>
        <w:t xml:space="preserve"> </w:t>
      </w:r>
      <w:sdt>
        <w:sdtPr>
          <w:id w:val="652497578"/>
          <w:citation/>
        </w:sdtPr>
        <w:sdtEndPr/>
        <w:sdtContent>
          <w:r w:rsidR="008E42C4">
            <w:fldChar w:fldCharType="begin"/>
          </w:r>
          <w:r w:rsidR="008E42C4">
            <w:instrText xml:space="preserve"> CITATION CGo22 \l 2058 </w:instrText>
          </w:r>
          <w:r w:rsidR="008E42C4">
            <w:fldChar w:fldCharType="separate"/>
          </w:r>
          <w:r>
            <w:rPr>
              <w:noProof/>
            </w:rPr>
            <w:t>[78]</w:t>
          </w:r>
          <w:r w:rsidR="008E42C4">
            <w:fldChar w:fldCharType="end"/>
          </w:r>
        </w:sdtContent>
      </w:sdt>
      <w:r w:rsidRPr="00686C0C">
        <w:t>.</w:t>
      </w:r>
    </w:p>
    <w:p w14:paraId="207F1EAF" w14:textId="3C96AF14" w:rsidR="00B15CF5" w:rsidRPr="002B2A9F" w:rsidRDefault="00872430" w:rsidP="00FA519E">
      <w:pPr>
        <w:pStyle w:val="Ttulo3"/>
        <w:tabs>
          <w:tab w:val="left" w:pos="7410"/>
        </w:tabs>
      </w:pPr>
      <w:bookmarkStart w:id="91" w:name="_Toc229993938"/>
      <w:r>
        <w:t>4.2.1 Requerimientos funcionales</w:t>
      </w:r>
      <w:bookmarkEnd w:id="91"/>
      <w:r w:rsidR="00FA519E">
        <w:tab/>
      </w:r>
    </w:p>
    <w:tbl>
      <w:tblPr>
        <w:tblStyle w:val="Tablaconcuadrcula"/>
        <w:tblW w:w="0" w:type="auto"/>
        <w:tblLook w:val="04A0" w:firstRow="1" w:lastRow="0" w:firstColumn="1" w:lastColumn="0" w:noHBand="0" w:noVBand="1"/>
      </w:tblPr>
      <w:tblGrid>
        <w:gridCol w:w="1245"/>
        <w:gridCol w:w="3102"/>
        <w:gridCol w:w="1581"/>
        <w:gridCol w:w="1571"/>
        <w:gridCol w:w="1339"/>
      </w:tblGrid>
      <w:tr w:rsidR="00811EF1" w:rsidRPr="00686C0C" w14:paraId="7EC86638" w14:textId="77777777" w:rsidTr="00B43F2E">
        <w:trPr>
          <w:trHeight w:val="20"/>
          <w:tblHeader/>
        </w:trPr>
        <w:tc>
          <w:tcPr>
            <w:tcW w:w="8838" w:type="dxa"/>
            <w:gridSpan w:val="5"/>
            <w:tcBorders>
              <w:top w:val="nil"/>
              <w:left w:val="nil"/>
              <w:bottom w:val="single" w:sz="4" w:space="0" w:color="auto"/>
              <w:right w:val="nil"/>
            </w:tcBorders>
            <w:vAlign w:val="center"/>
          </w:tcPr>
          <w:p w14:paraId="47C8D60C" w14:textId="199F5EF0" w:rsidR="00B15CF5" w:rsidRPr="00686C0C" w:rsidRDefault="00B15CF5">
            <w:pPr>
              <w:jc w:val="center"/>
              <w:rPr>
                <w:rFonts w:cs="Times New Roman"/>
                <w:i/>
                <w:color w:val="0E2841" w:themeColor="text2"/>
                <w:sz w:val="18"/>
                <w:szCs w:val="18"/>
              </w:rPr>
            </w:pPr>
            <w:bookmarkStart w:id="92" w:name="_Toc215094658"/>
            <w:bookmarkStart w:id="93" w:name="_Toc226063706"/>
            <w:bookmarkStart w:id="94" w:name="_Toc229993867"/>
            <w:r w:rsidRPr="00686C0C">
              <w:rPr>
                <w:rFonts w:cs="Times New Roman"/>
                <w:i/>
                <w:color w:val="0E2841" w:themeColor="text2"/>
                <w:sz w:val="18"/>
                <w:szCs w:val="18"/>
              </w:rPr>
              <w:t xml:space="preserve">Tabla </w:t>
            </w:r>
            <w:r w:rsidRPr="00686C0C">
              <w:rPr>
                <w:rFonts w:cs="Times New Roman"/>
                <w:i/>
                <w:color w:val="0E2841" w:themeColor="text2"/>
                <w:sz w:val="18"/>
                <w:szCs w:val="18"/>
              </w:rPr>
              <w:fldChar w:fldCharType="begin"/>
            </w:r>
            <w:r w:rsidRPr="00686C0C">
              <w:rPr>
                <w:rFonts w:cs="Times New Roman"/>
                <w:i/>
                <w:color w:val="0E2841" w:themeColor="text2"/>
                <w:sz w:val="18"/>
                <w:szCs w:val="18"/>
              </w:rPr>
              <w:instrText xml:space="preserve"> SEQ Tabla \* ARABIC </w:instrText>
            </w:r>
            <w:r w:rsidRPr="00686C0C">
              <w:rPr>
                <w:rFonts w:cs="Times New Roman"/>
                <w:i/>
                <w:color w:val="0E2841" w:themeColor="text2"/>
                <w:sz w:val="18"/>
                <w:szCs w:val="18"/>
              </w:rPr>
              <w:fldChar w:fldCharType="separate"/>
            </w:r>
            <w:r w:rsidR="00FF2D8A">
              <w:rPr>
                <w:rFonts w:cs="Times New Roman"/>
                <w:i/>
                <w:noProof/>
                <w:color w:val="0E2841" w:themeColor="text2"/>
                <w:sz w:val="18"/>
                <w:szCs w:val="18"/>
              </w:rPr>
              <w:t>2</w:t>
            </w:r>
            <w:r w:rsidRPr="00686C0C">
              <w:rPr>
                <w:rFonts w:cs="Times New Roman"/>
                <w:i/>
                <w:color w:val="0E2841" w:themeColor="text2"/>
                <w:sz w:val="18"/>
                <w:szCs w:val="18"/>
              </w:rPr>
              <w:fldChar w:fldCharType="end"/>
            </w:r>
            <w:r w:rsidRPr="00686C0C">
              <w:rPr>
                <w:rFonts w:cs="Times New Roman"/>
                <w:i/>
                <w:color w:val="0E2841" w:themeColor="text2"/>
                <w:sz w:val="18"/>
                <w:szCs w:val="18"/>
              </w:rPr>
              <w:t>. Requerimientos funcionales. Elaboración propia.</w:t>
            </w:r>
            <w:bookmarkEnd w:id="92"/>
            <w:bookmarkEnd w:id="93"/>
            <w:bookmarkEnd w:id="94"/>
          </w:p>
        </w:tc>
      </w:tr>
      <w:tr w:rsidR="00C92059" w:rsidRPr="00686C0C" w14:paraId="131E5CC5" w14:textId="77777777" w:rsidTr="00B64979">
        <w:trPr>
          <w:trHeight w:val="20"/>
          <w:tblHeader/>
        </w:trPr>
        <w:tc>
          <w:tcPr>
            <w:tcW w:w="1245" w:type="dxa"/>
            <w:tcBorders>
              <w:top w:val="single" w:sz="4" w:space="0" w:color="auto"/>
            </w:tcBorders>
            <w:vAlign w:val="center"/>
          </w:tcPr>
          <w:p w14:paraId="690666B5" w14:textId="77777777" w:rsidR="00B15CF5" w:rsidRPr="00686C0C" w:rsidRDefault="00B15CF5">
            <w:pPr>
              <w:jc w:val="center"/>
              <w:rPr>
                <w:rFonts w:cs="Times New Roman"/>
                <w:b/>
                <w:bCs/>
              </w:rPr>
            </w:pPr>
            <w:r w:rsidRPr="00686C0C">
              <w:rPr>
                <w:rFonts w:cs="Times New Roman"/>
                <w:b/>
                <w:bCs/>
              </w:rPr>
              <w:t>RF</w:t>
            </w:r>
          </w:p>
        </w:tc>
        <w:tc>
          <w:tcPr>
            <w:tcW w:w="3102" w:type="dxa"/>
            <w:tcBorders>
              <w:top w:val="single" w:sz="4" w:space="0" w:color="auto"/>
            </w:tcBorders>
            <w:vAlign w:val="center"/>
          </w:tcPr>
          <w:p w14:paraId="359F0B0A" w14:textId="77777777" w:rsidR="00B15CF5" w:rsidRPr="00686C0C" w:rsidRDefault="00B15CF5">
            <w:pPr>
              <w:jc w:val="center"/>
              <w:rPr>
                <w:rFonts w:cs="Times New Roman"/>
                <w:b/>
                <w:bCs/>
              </w:rPr>
            </w:pPr>
            <w:r w:rsidRPr="00686C0C">
              <w:rPr>
                <w:rFonts w:cs="Times New Roman"/>
                <w:b/>
                <w:bCs/>
              </w:rPr>
              <w:t>Descripción</w:t>
            </w:r>
          </w:p>
        </w:tc>
        <w:tc>
          <w:tcPr>
            <w:tcW w:w="0" w:type="auto"/>
            <w:tcBorders>
              <w:top w:val="single" w:sz="4" w:space="0" w:color="auto"/>
            </w:tcBorders>
            <w:vAlign w:val="center"/>
          </w:tcPr>
          <w:p w14:paraId="31775DF1" w14:textId="77777777" w:rsidR="00B15CF5" w:rsidRPr="00686C0C" w:rsidRDefault="00B15CF5">
            <w:pPr>
              <w:jc w:val="center"/>
              <w:rPr>
                <w:rFonts w:cs="Times New Roman"/>
                <w:b/>
                <w:bCs/>
              </w:rPr>
            </w:pPr>
            <w:r w:rsidRPr="00686C0C">
              <w:rPr>
                <w:rFonts w:cs="Times New Roman"/>
                <w:b/>
                <w:bCs/>
              </w:rPr>
              <w:t>No. Caso de Uso</w:t>
            </w:r>
          </w:p>
        </w:tc>
        <w:tc>
          <w:tcPr>
            <w:tcW w:w="0" w:type="auto"/>
            <w:tcBorders>
              <w:top w:val="single" w:sz="4" w:space="0" w:color="auto"/>
            </w:tcBorders>
            <w:vAlign w:val="center"/>
          </w:tcPr>
          <w:p w14:paraId="4B5BC230" w14:textId="77777777" w:rsidR="00B15CF5" w:rsidRPr="00686C0C" w:rsidRDefault="00B15CF5">
            <w:pPr>
              <w:jc w:val="center"/>
              <w:rPr>
                <w:rFonts w:cs="Times New Roman"/>
                <w:b/>
                <w:bCs/>
              </w:rPr>
            </w:pPr>
            <w:r w:rsidRPr="00686C0C">
              <w:rPr>
                <w:rFonts w:cs="Times New Roman"/>
                <w:b/>
                <w:bCs/>
              </w:rPr>
              <w:t>Actores</w:t>
            </w:r>
          </w:p>
        </w:tc>
        <w:tc>
          <w:tcPr>
            <w:tcW w:w="0" w:type="auto"/>
            <w:tcBorders>
              <w:top w:val="single" w:sz="4" w:space="0" w:color="auto"/>
            </w:tcBorders>
            <w:vAlign w:val="center"/>
          </w:tcPr>
          <w:p w14:paraId="1A358AE6" w14:textId="77777777" w:rsidR="00B15CF5" w:rsidRPr="00686C0C" w:rsidRDefault="00B15CF5">
            <w:pPr>
              <w:jc w:val="center"/>
              <w:rPr>
                <w:rFonts w:cs="Times New Roman"/>
                <w:b/>
                <w:bCs/>
              </w:rPr>
            </w:pPr>
            <w:r w:rsidRPr="00686C0C">
              <w:rPr>
                <w:rFonts w:cs="Times New Roman"/>
                <w:b/>
                <w:bCs/>
              </w:rPr>
              <w:t>RNF relacionado</w:t>
            </w:r>
          </w:p>
        </w:tc>
      </w:tr>
      <w:tr w:rsidR="00C72010" w:rsidRPr="00686C0C" w14:paraId="048F8E56" w14:textId="77777777" w:rsidTr="00B64979">
        <w:trPr>
          <w:trHeight w:val="20"/>
        </w:trPr>
        <w:tc>
          <w:tcPr>
            <w:tcW w:w="1245" w:type="dxa"/>
          </w:tcPr>
          <w:p w14:paraId="0ED9A26C" w14:textId="77777777" w:rsidR="00C72010" w:rsidRPr="00686C0C" w:rsidRDefault="00C72010" w:rsidP="00C72010">
            <w:pPr>
              <w:rPr>
                <w:rFonts w:cs="Times New Roman"/>
              </w:rPr>
            </w:pPr>
            <w:r w:rsidRPr="00686C0C">
              <w:rPr>
                <w:rFonts w:cs="Times New Roman"/>
                <w:color w:val="000000"/>
              </w:rPr>
              <w:t>RF - 001</w:t>
            </w:r>
          </w:p>
        </w:tc>
        <w:tc>
          <w:tcPr>
            <w:tcW w:w="3102" w:type="dxa"/>
          </w:tcPr>
          <w:p w14:paraId="4E38CD32" w14:textId="31E07CEE" w:rsidR="00C72010" w:rsidRPr="00686C0C" w:rsidRDefault="00C72010" w:rsidP="00C72010">
            <w:pPr>
              <w:rPr>
                <w:rFonts w:cs="Times New Roman"/>
              </w:rPr>
            </w:pPr>
            <w:r w:rsidRPr="002E0F18">
              <w:rPr>
                <w:rFonts w:cs="Times New Roman"/>
              </w:rPr>
              <w:t>La aplicación permitirá al cliente realizar solicitudes de pedidos de agua potable especificando cantidad</w:t>
            </w:r>
            <w:r w:rsidR="00A058CB" w:rsidRPr="00A058CB">
              <w:rPr>
                <w:rFonts w:cs="Times New Roman"/>
              </w:rPr>
              <w:t>, modalidad</w:t>
            </w:r>
            <w:r w:rsidR="00E761AB">
              <w:rPr>
                <w:rFonts w:cs="Times New Roman"/>
              </w:rPr>
              <w:t xml:space="preserve">, </w:t>
            </w:r>
            <w:r w:rsidRPr="002E0F18">
              <w:rPr>
                <w:rFonts w:cs="Times New Roman"/>
              </w:rPr>
              <w:t>domicilio</w:t>
            </w:r>
            <w:r w:rsidR="00A058CB" w:rsidRPr="00A058CB">
              <w:rPr>
                <w:rFonts w:cs="Times New Roman"/>
              </w:rPr>
              <w:t xml:space="preserve"> e indicaciones de </w:t>
            </w:r>
            <w:r w:rsidR="00FF2D3A" w:rsidRPr="00A058CB">
              <w:rPr>
                <w:rFonts w:cs="Times New Roman"/>
              </w:rPr>
              <w:t>entrega</w:t>
            </w:r>
            <w:r w:rsidRPr="002E0F18">
              <w:rPr>
                <w:rFonts w:cs="Times New Roman"/>
              </w:rPr>
              <w:t>.</w:t>
            </w:r>
          </w:p>
        </w:tc>
        <w:tc>
          <w:tcPr>
            <w:tcW w:w="0" w:type="auto"/>
          </w:tcPr>
          <w:p w14:paraId="0B0958B1" w14:textId="2050B671" w:rsidR="00C72010" w:rsidRDefault="00C72010" w:rsidP="00C72010">
            <w:pPr>
              <w:rPr>
                <w:rFonts w:cs="Times New Roman"/>
              </w:rPr>
            </w:pPr>
            <w:r w:rsidRPr="00686C0C">
              <w:rPr>
                <w:rFonts w:cs="Times New Roman"/>
              </w:rPr>
              <w:t>CU-00</w:t>
            </w:r>
            <w:r w:rsidR="007B1DCA">
              <w:rPr>
                <w:rFonts w:cs="Times New Roman"/>
              </w:rPr>
              <w:t>4</w:t>
            </w:r>
            <w:r w:rsidRPr="00686C0C">
              <w:rPr>
                <w:rFonts w:cs="Times New Roman"/>
              </w:rPr>
              <w:t xml:space="preserve">: </w:t>
            </w:r>
          </w:p>
          <w:p w14:paraId="7424C756" w14:textId="1D2CD83C" w:rsidR="00C72010" w:rsidRPr="00686C0C" w:rsidRDefault="00C72010" w:rsidP="00C72010">
            <w:pPr>
              <w:rPr>
                <w:rFonts w:cs="Times New Roman"/>
              </w:rPr>
            </w:pPr>
            <w:r>
              <w:rPr>
                <w:rFonts w:cs="Times New Roman"/>
              </w:rPr>
              <w:t>Realizar pedido</w:t>
            </w:r>
          </w:p>
        </w:tc>
        <w:tc>
          <w:tcPr>
            <w:tcW w:w="0" w:type="auto"/>
          </w:tcPr>
          <w:p w14:paraId="420015B8" w14:textId="13E5C174" w:rsidR="00C72010" w:rsidRPr="00686C0C" w:rsidRDefault="00C72010" w:rsidP="00C72010">
            <w:pPr>
              <w:rPr>
                <w:rFonts w:cs="Times New Roman"/>
              </w:rPr>
            </w:pPr>
            <w:r>
              <w:rPr>
                <w:rFonts w:cs="Times New Roman"/>
              </w:rPr>
              <w:t>Cliente</w:t>
            </w:r>
          </w:p>
        </w:tc>
        <w:tc>
          <w:tcPr>
            <w:tcW w:w="0" w:type="auto"/>
          </w:tcPr>
          <w:p w14:paraId="184E07D7" w14:textId="6B54AF08" w:rsidR="00C72010" w:rsidRPr="00686C0C" w:rsidRDefault="00C72010" w:rsidP="00C72010">
            <w:pPr>
              <w:rPr>
                <w:rFonts w:cs="Times New Roman"/>
              </w:rPr>
            </w:pPr>
            <w:r w:rsidRPr="008254BB">
              <w:t>RNF-003, RNF-007</w:t>
            </w:r>
          </w:p>
        </w:tc>
      </w:tr>
      <w:tr w:rsidR="00C72010" w:rsidRPr="00686C0C" w14:paraId="2606839A" w14:textId="77777777" w:rsidTr="00B64979">
        <w:trPr>
          <w:trHeight w:val="20"/>
        </w:trPr>
        <w:tc>
          <w:tcPr>
            <w:tcW w:w="1245" w:type="dxa"/>
          </w:tcPr>
          <w:p w14:paraId="73A91298" w14:textId="597FBD1D" w:rsidR="00C72010" w:rsidRPr="00686C0C" w:rsidRDefault="00C72010" w:rsidP="00C72010">
            <w:pPr>
              <w:rPr>
                <w:rFonts w:cs="Times New Roman"/>
                <w:color w:val="000000"/>
              </w:rPr>
            </w:pPr>
            <w:r w:rsidRPr="00686C0C">
              <w:rPr>
                <w:rFonts w:cs="Times New Roman"/>
                <w:color w:val="000000"/>
              </w:rPr>
              <w:t xml:space="preserve">RF </w:t>
            </w:r>
            <w:r>
              <w:rPr>
                <w:rFonts w:cs="Times New Roman"/>
                <w:color w:val="000000"/>
              </w:rPr>
              <w:t xml:space="preserve">- </w:t>
            </w:r>
            <w:r w:rsidRPr="00686C0C">
              <w:rPr>
                <w:rFonts w:cs="Times New Roman"/>
                <w:color w:val="000000"/>
              </w:rPr>
              <w:t>00</w:t>
            </w:r>
            <w:r>
              <w:rPr>
                <w:rFonts w:cs="Times New Roman"/>
                <w:color w:val="000000"/>
              </w:rPr>
              <w:t xml:space="preserve">2 </w:t>
            </w:r>
          </w:p>
        </w:tc>
        <w:tc>
          <w:tcPr>
            <w:tcW w:w="3102" w:type="dxa"/>
          </w:tcPr>
          <w:p w14:paraId="383B4AD4" w14:textId="6E70F21F" w:rsidR="00C72010" w:rsidRPr="002E0F18" w:rsidRDefault="00C72010" w:rsidP="00C72010">
            <w:pPr>
              <w:rPr>
                <w:rFonts w:cs="Times New Roman"/>
              </w:rPr>
            </w:pPr>
            <w:r w:rsidRPr="00283108">
              <w:rPr>
                <w:rFonts w:cs="Times New Roman"/>
              </w:rPr>
              <w:t>La aplicación deberá permitir a los nuevos usuarios registrarse proporcionando nombre, correo electrónico, número telefónico y una contraseña.</w:t>
            </w:r>
            <w:r w:rsidR="00732EFF" w:rsidRPr="00732EFF">
              <w:rPr>
                <w:rFonts w:cs="Times New Roman"/>
              </w:rPr>
              <w:t xml:space="preserve"> Si el rol es repartidor, también deberá </w:t>
            </w:r>
            <w:r w:rsidR="00732EFF" w:rsidRPr="00732EFF">
              <w:rPr>
                <w:rFonts w:cs="Times New Roman"/>
              </w:rPr>
              <w:lastRenderedPageBreak/>
              <w:t>indicar la purificadora a la que se asocia.</w:t>
            </w:r>
          </w:p>
        </w:tc>
        <w:tc>
          <w:tcPr>
            <w:tcW w:w="0" w:type="auto"/>
          </w:tcPr>
          <w:p w14:paraId="55B2795C" w14:textId="0452F1E1" w:rsidR="00C72010" w:rsidRPr="00686C0C" w:rsidRDefault="00C72010" w:rsidP="00C72010">
            <w:pPr>
              <w:rPr>
                <w:rFonts w:cs="Times New Roman"/>
              </w:rPr>
            </w:pPr>
            <w:r w:rsidRPr="008F0603">
              <w:rPr>
                <w:rFonts w:cs="Times New Roman"/>
              </w:rPr>
              <w:lastRenderedPageBreak/>
              <w:t>CU-</w:t>
            </w:r>
            <w:r w:rsidR="008F0603" w:rsidRPr="008F0603">
              <w:rPr>
                <w:rFonts w:cs="Times New Roman"/>
              </w:rPr>
              <w:t>00</w:t>
            </w:r>
            <w:r w:rsidR="00BC79EB">
              <w:rPr>
                <w:rFonts w:cs="Times New Roman"/>
              </w:rPr>
              <w:t>1</w:t>
            </w:r>
            <w:r w:rsidRPr="008F0603">
              <w:rPr>
                <w:rFonts w:cs="Times New Roman"/>
              </w:rPr>
              <w:t>: Registrar usuario</w:t>
            </w:r>
          </w:p>
        </w:tc>
        <w:tc>
          <w:tcPr>
            <w:tcW w:w="0" w:type="auto"/>
          </w:tcPr>
          <w:p w14:paraId="3AE6B02A" w14:textId="24577FE3" w:rsidR="00C72010" w:rsidRDefault="00C72010" w:rsidP="00C72010">
            <w:pPr>
              <w:rPr>
                <w:rFonts w:cs="Times New Roman"/>
              </w:rPr>
            </w:pPr>
            <w:r>
              <w:rPr>
                <w:rFonts w:cs="Times New Roman"/>
              </w:rPr>
              <w:t>Cliente, Repartidor</w:t>
            </w:r>
          </w:p>
        </w:tc>
        <w:tc>
          <w:tcPr>
            <w:tcW w:w="0" w:type="auto"/>
          </w:tcPr>
          <w:p w14:paraId="3F010AC2" w14:textId="2ACBA358" w:rsidR="00C72010" w:rsidRPr="00686C0C" w:rsidRDefault="00C72010" w:rsidP="00C72010">
            <w:pPr>
              <w:rPr>
                <w:rFonts w:cs="Times New Roman"/>
              </w:rPr>
            </w:pPr>
            <w:r w:rsidRPr="008254BB">
              <w:t>RNF-005, RNF-008</w:t>
            </w:r>
          </w:p>
        </w:tc>
      </w:tr>
      <w:tr w:rsidR="00C72010" w:rsidRPr="00686C0C" w14:paraId="406D7C18" w14:textId="77777777" w:rsidTr="00B64979">
        <w:trPr>
          <w:trHeight w:val="20"/>
        </w:trPr>
        <w:tc>
          <w:tcPr>
            <w:tcW w:w="1245" w:type="dxa"/>
          </w:tcPr>
          <w:p w14:paraId="6AFC0A7C" w14:textId="7A25445C" w:rsidR="00C72010" w:rsidRPr="00686C0C" w:rsidRDefault="00C72010" w:rsidP="00C72010">
            <w:pPr>
              <w:rPr>
                <w:rFonts w:cs="Times New Roman"/>
                <w:color w:val="000000"/>
              </w:rPr>
            </w:pPr>
            <w:r w:rsidRPr="00686C0C">
              <w:rPr>
                <w:rFonts w:cs="Times New Roman"/>
                <w:color w:val="000000"/>
              </w:rPr>
              <w:t xml:space="preserve">RF </w:t>
            </w:r>
            <w:r>
              <w:rPr>
                <w:rFonts w:cs="Times New Roman"/>
                <w:color w:val="000000"/>
              </w:rPr>
              <w:t xml:space="preserve">- </w:t>
            </w:r>
            <w:r w:rsidRPr="00686C0C">
              <w:rPr>
                <w:rFonts w:cs="Times New Roman"/>
                <w:color w:val="000000"/>
              </w:rPr>
              <w:t>00</w:t>
            </w:r>
            <w:r>
              <w:rPr>
                <w:rFonts w:cs="Times New Roman"/>
                <w:color w:val="000000"/>
              </w:rPr>
              <w:t>3</w:t>
            </w:r>
          </w:p>
        </w:tc>
        <w:tc>
          <w:tcPr>
            <w:tcW w:w="3102" w:type="dxa"/>
          </w:tcPr>
          <w:p w14:paraId="622B2317" w14:textId="7B3C12E3" w:rsidR="00C72010" w:rsidRPr="002E0F18" w:rsidRDefault="00C72010" w:rsidP="00C72010">
            <w:pPr>
              <w:rPr>
                <w:rFonts w:cs="Times New Roman"/>
              </w:rPr>
            </w:pPr>
            <w:r w:rsidRPr="00E4551B">
              <w:rPr>
                <w:rFonts w:cs="Times New Roman"/>
              </w:rPr>
              <w:t>La aplicación deberá permitir a los usuarios registrados iniciar sesión mediante sus credenciales (correo y contraseña) para acceder a las funciones del sistema.</w:t>
            </w:r>
          </w:p>
        </w:tc>
        <w:tc>
          <w:tcPr>
            <w:tcW w:w="0" w:type="auto"/>
          </w:tcPr>
          <w:p w14:paraId="2BEE26DD" w14:textId="6B3FC02A" w:rsidR="00C72010" w:rsidRPr="00686C0C" w:rsidRDefault="00C72010" w:rsidP="00C72010">
            <w:pPr>
              <w:rPr>
                <w:rFonts w:cs="Times New Roman"/>
              </w:rPr>
            </w:pPr>
            <w:r w:rsidRPr="004D3849">
              <w:rPr>
                <w:rFonts w:cs="Times New Roman"/>
              </w:rPr>
              <w:t>CU-00</w:t>
            </w:r>
            <w:r w:rsidR="00382404">
              <w:rPr>
                <w:rFonts w:cs="Times New Roman"/>
              </w:rPr>
              <w:t>2</w:t>
            </w:r>
            <w:r w:rsidRPr="004D3849">
              <w:rPr>
                <w:rFonts w:cs="Times New Roman"/>
              </w:rPr>
              <w:t>: Iniciar sesión</w:t>
            </w:r>
          </w:p>
        </w:tc>
        <w:tc>
          <w:tcPr>
            <w:tcW w:w="0" w:type="auto"/>
          </w:tcPr>
          <w:p w14:paraId="6A55A946" w14:textId="31B8AF42" w:rsidR="00C72010" w:rsidRDefault="00C72010" w:rsidP="00C72010">
            <w:pPr>
              <w:rPr>
                <w:rFonts w:cs="Times New Roman"/>
              </w:rPr>
            </w:pPr>
            <w:r>
              <w:rPr>
                <w:rFonts w:cs="Times New Roman"/>
              </w:rPr>
              <w:t>Cliente, Repartidor</w:t>
            </w:r>
            <w:r w:rsidR="00B9458D">
              <w:rPr>
                <w:rFonts w:cs="Times New Roman"/>
              </w:rPr>
              <w:t xml:space="preserve">, </w:t>
            </w:r>
            <w:r w:rsidR="00B9458D" w:rsidRPr="00B9458D">
              <w:rPr>
                <w:rFonts w:cs="Times New Roman"/>
              </w:rPr>
              <w:t>Administrador</w:t>
            </w:r>
          </w:p>
        </w:tc>
        <w:tc>
          <w:tcPr>
            <w:tcW w:w="0" w:type="auto"/>
          </w:tcPr>
          <w:p w14:paraId="734BDD16" w14:textId="61462DED" w:rsidR="00C72010" w:rsidRPr="00686C0C" w:rsidRDefault="00C72010" w:rsidP="00C72010">
            <w:pPr>
              <w:rPr>
                <w:rFonts w:cs="Times New Roman"/>
              </w:rPr>
            </w:pPr>
            <w:r w:rsidRPr="008254BB">
              <w:t>RNF-004, RNF-006</w:t>
            </w:r>
          </w:p>
        </w:tc>
      </w:tr>
      <w:tr w:rsidR="00C72010" w:rsidRPr="00686C0C" w14:paraId="2B829CCF" w14:textId="77777777" w:rsidTr="00B64979">
        <w:trPr>
          <w:trHeight w:val="20"/>
        </w:trPr>
        <w:tc>
          <w:tcPr>
            <w:tcW w:w="1245" w:type="dxa"/>
          </w:tcPr>
          <w:p w14:paraId="24D590C2" w14:textId="62472941" w:rsidR="00C72010" w:rsidRPr="00686C0C" w:rsidRDefault="00C72010" w:rsidP="00C72010">
            <w:pPr>
              <w:rPr>
                <w:rFonts w:cs="Times New Roman"/>
                <w:color w:val="000000"/>
              </w:rPr>
            </w:pPr>
            <w:r w:rsidRPr="00686C0C">
              <w:rPr>
                <w:rFonts w:cs="Times New Roman"/>
                <w:color w:val="000000"/>
              </w:rPr>
              <w:t xml:space="preserve">RF </w:t>
            </w:r>
            <w:r>
              <w:rPr>
                <w:rFonts w:cs="Times New Roman"/>
                <w:color w:val="000000"/>
              </w:rPr>
              <w:t xml:space="preserve">- </w:t>
            </w:r>
            <w:r w:rsidRPr="00686C0C">
              <w:rPr>
                <w:rFonts w:cs="Times New Roman"/>
                <w:color w:val="000000"/>
              </w:rPr>
              <w:t>00</w:t>
            </w:r>
            <w:r>
              <w:rPr>
                <w:rFonts w:cs="Times New Roman"/>
                <w:color w:val="000000"/>
              </w:rPr>
              <w:t>4</w:t>
            </w:r>
          </w:p>
        </w:tc>
        <w:tc>
          <w:tcPr>
            <w:tcW w:w="3102" w:type="dxa"/>
          </w:tcPr>
          <w:p w14:paraId="301F2936" w14:textId="721915BC" w:rsidR="00C72010" w:rsidRPr="002E0F18" w:rsidRDefault="00C72010" w:rsidP="00C72010">
            <w:pPr>
              <w:rPr>
                <w:rFonts w:cs="Times New Roman"/>
              </w:rPr>
            </w:pPr>
            <w:r w:rsidRPr="009F76F1">
              <w:rPr>
                <w:rFonts w:cs="Times New Roman"/>
              </w:rPr>
              <w:t xml:space="preserve">El sistema deberá </w:t>
            </w:r>
            <w:r w:rsidR="00A5369A" w:rsidRPr="00A5369A">
              <w:rPr>
                <w:rFonts w:cs="Times New Roman"/>
              </w:rPr>
              <w:t xml:space="preserve">calcular y </w:t>
            </w:r>
            <w:r w:rsidRPr="009F76F1">
              <w:rPr>
                <w:rFonts w:cs="Times New Roman"/>
              </w:rPr>
              <w:t>mostrar al repartidor la ruta</w:t>
            </w:r>
            <w:r w:rsidR="00A5369A" w:rsidRPr="00A5369A">
              <w:rPr>
                <w:rFonts w:cs="Times New Roman"/>
              </w:rPr>
              <w:t xml:space="preserve"> </w:t>
            </w:r>
            <w:r w:rsidRPr="009F76F1">
              <w:rPr>
                <w:rFonts w:cs="Times New Roman"/>
              </w:rPr>
              <w:t>para la entrega del pedido, utilizando</w:t>
            </w:r>
            <w:r>
              <w:rPr>
                <w:rFonts w:cs="Times New Roman"/>
              </w:rPr>
              <w:t xml:space="preserve"> </w:t>
            </w:r>
            <w:r w:rsidRPr="009F76F1">
              <w:rPr>
                <w:rFonts w:cs="Times New Roman"/>
              </w:rPr>
              <w:t xml:space="preserve">la API de </w:t>
            </w:r>
            <w:proofErr w:type="spellStart"/>
            <w:r w:rsidR="00A5369A" w:rsidRPr="00A5369A">
              <w:rPr>
                <w:rFonts w:cs="Times New Roman"/>
              </w:rPr>
              <w:t>OpenStreetMap</w:t>
            </w:r>
            <w:proofErr w:type="spellEnd"/>
            <w:r w:rsidR="00A5369A" w:rsidRPr="00A5369A">
              <w:rPr>
                <w:rFonts w:cs="Times New Roman"/>
              </w:rPr>
              <w:t xml:space="preserve"> como API principal</w:t>
            </w:r>
            <w:r w:rsidRPr="009F76F1">
              <w:rPr>
                <w:rFonts w:cs="Times New Roman"/>
              </w:rPr>
              <w:t>.</w:t>
            </w:r>
          </w:p>
        </w:tc>
        <w:tc>
          <w:tcPr>
            <w:tcW w:w="0" w:type="auto"/>
          </w:tcPr>
          <w:p w14:paraId="367CC214" w14:textId="20BDE887" w:rsidR="00C72010" w:rsidRPr="00686C0C" w:rsidRDefault="00C72010" w:rsidP="00C72010">
            <w:pPr>
              <w:rPr>
                <w:rFonts w:cs="Times New Roman"/>
              </w:rPr>
            </w:pPr>
            <w:r w:rsidRPr="00A85A86">
              <w:rPr>
                <w:rFonts w:cs="Times New Roman"/>
              </w:rPr>
              <w:t>CU-0</w:t>
            </w:r>
            <w:r w:rsidR="00F05A8C">
              <w:rPr>
                <w:rFonts w:cs="Times New Roman"/>
              </w:rPr>
              <w:t>11</w:t>
            </w:r>
            <w:r w:rsidRPr="00A85A86">
              <w:rPr>
                <w:rFonts w:cs="Times New Roman"/>
              </w:rPr>
              <w:t xml:space="preserve">: </w:t>
            </w:r>
            <w:r w:rsidR="007A170E" w:rsidRPr="007A170E">
              <w:rPr>
                <w:rFonts w:cs="Times New Roman"/>
              </w:rPr>
              <w:t>Obtener</w:t>
            </w:r>
            <w:r w:rsidRPr="00A85A86">
              <w:rPr>
                <w:rFonts w:cs="Times New Roman"/>
              </w:rPr>
              <w:t xml:space="preserve"> ruta de entrega</w:t>
            </w:r>
          </w:p>
        </w:tc>
        <w:tc>
          <w:tcPr>
            <w:tcW w:w="0" w:type="auto"/>
          </w:tcPr>
          <w:p w14:paraId="6B2E3B5A" w14:textId="55CF1F05" w:rsidR="00C72010" w:rsidRDefault="00C72010" w:rsidP="00C72010">
            <w:pPr>
              <w:rPr>
                <w:rFonts w:cs="Times New Roman"/>
              </w:rPr>
            </w:pPr>
            <w:r>
              <w:rPr>
                <w:rFonts w:cs="Times New Roman"/>
              </w:rPr>
              <w:t>Repartidor</w:t>
            </w:r>
          </w:p>
        </w:tc>
        <w:tc>
          <w:tcPr>
            <w:tcW w:w="0" w:type="auto"/>
          </w:tcPr>
          <w:p w14:paraId="67A7CD7A" w14:textId="5C5CB776" w:rsidR="00C72010" w:rsidRPr="00686C0C" w:rsidRDefault="00C72010" w:rsidP="00C72010">
            <w:pPr>
              <w:rPr>
                <w:rFonts w:cs="Times New Roman"/>
              </w:rPr>
            </w:pPr>
            <w:r w:rsidRPr="008254BB">
              <w:t>RNF-009, RNF-011</w:t>
            </w:r>
          </w:p>
        </w:tc>
      </w:tr>
      <w:tr w:rsidR="00C72010" w:rsidRPr="00686C0C" w14:paraId="7A855EBB" w14:textId="77777777" w:rsidTr="00B64979">
        <w:trPr>
          <w:trHeight w:val="20"/>
        </w:trPr>
        <w:tc>
          <w:tcPr>
            <w:tcW w:w="1245" w:type="dxa"/>
          </w:tcPr>
          <w:p w14:paraId="4A3CEE46" w14:textId="206214D4" w:rsidR="00C72010" w:rsidRPr="00686C0C" w:rsidRDefault="00C72010" w:rsidP="00C72010">
            <w:pPr>
              <w:rPr>
                <w:rFonts w:cs="Times New Roman"/>
                <w:color w:val="000000"/>
              </w:rPr>
            </w:pPr>
            <w:r w:rsidRPr="00686C0C">
              <w:rPr>
                <w:rFonts w:cs="Times New Roman"/>
                <w:color w:val="000000"/>
              </w:rPr>
              <w:t xml:space="preserve">RF </w:t>
            </w:r>
            <w:r>
              <w:rPr>
                <w:rFonts w:cs="Times New Roman"/>
                <w:color w:val="000000"/>
              </w:rPr>
              <w:t xml:space="preserve">- </w:t>
            </w:r>
            <w:r w:rsidRPr="00686C0C">
              <w:rPr>
                <w:rFonts w:cs="Times New Roman"/>
                <w:color w:val="000000"/>
              </w:rPr>
              <w:t>00</w:t>
            </w:r>
            <w:r>
              <w:rPr>
                <w:rFonts w:cs="Times New Roman"/>
                <w:color w:val="000000"/>
              </w:rPr>
              <w:t>5</w:t>
            </w:r>
          </w:p>
        </w:tc>
        <w:tc>
          <w:tcPr>
            <w:tcW w:w="3102" w:type="dxa"/>
          </w:tcPr>
          <w:p w14:paraId="1E8DDD75" w14:textId="561490CE" w:rsidR="00C72010" w:rsidRPr="002E0F18" w:rsidRDefault="00C72010" w:rsidP="00C72010">
            <w:pPr>
              <w:rPr>
                <w:rFonts w:cs="Times New Roman"/>
              </w:rPr>
            </w:pPr>
            <w:r w:rsidRPr="005B44D2">
              <w:rPr>
                <w:rFonts w:cs="Times New Roman"/>
              </w:rPr>
              <w:t xml:space="preserve">La aplicación enviará una notificación al cliente cuando el repartidor se encuentre a una distancia de </w:t>
            </w:r>
            <w:r w:rsidR="00157F8A">
              <w:rPr>
                <w:rFonts w:cs="Times New Roman"/>
              </w:rPr>
              <w:t>500 metros</w:t>
            </w:r>
            <w:r w:rsidRPr="005B44D2">
              <w:rPr>
                <w:rFonts w:cs="Times New Roman"/>
              </w:rPr>
              <w:t xml:space="preserve"> de su domicilio.</w:t>
            </w:r>
          </w:p>
        </w:tc>
        <w:tc>
          <w:tcPr>
            <w:tcW w:w="0" w:type="auto"/>
          </w:tcPr>
          <w:p w14:paraId="437585CE" w14:textId="29BA5E97" w:rsidR="00C72010" w:rsidRPr="00686C0C" w:rsidRDefault="00C72010" w:rsidP="00C72010">
            <w:pPr>
              <w:rPr>
                <w:rFonts w:cs="Times New Roman"/>
              </w:rPr>
            </w:pPr>
            <w:r w:rsidRPr="005B44D2">
              <w:rPr>
                <w:rFonts w:cs="Times New Roman"/>
              </w:rPr>
              <w:t>CU-00</w:t>
            </w:r>
            <w:r w:rsidR="0003183C">
              <w:rPr>
                <w:rFonts w:cs="Times New Roman"/>
              </w:rPr>
              <w:t>6</w:t>
            </w:r>
            <w:r w:rsidRPr="005B44D2">
              <w:rPr>
                <w:rFonts w:cs="Times New Roman"/>
              </w:rPr>
              <w:t xml:space="preserve">: </w:t>
            </w:r>
            <w:r w:rsidR="00637614" w:rsidRPr="00637614">
              <w:rPr>
                <w:rFonts w:cs="Times New Roman"/>
              </w:rPr>
              <w:t>Rastrear pedido en mapa</w:t>
            </w:r>
          </w:p>
        </w:tc>
        <w:tc>
          <w:tcPr>
            <w:tcW w:w="0" w:type="auto"/>
          </w:tcPr>
          <w:p w14:paraId="0E9B0170" w14:textId="195E74D1" w:rsidR="00C72010" w:rsidRDefault="00C72010" w:rsidP="00C72010">
            <w:pPr>
              <w:rPr>
                <w:rFonts w:cs="Times New Roman"/>
              </w:rPr>
            </w:pPr>
            <w:r>
              <w:rPr>
                <w:rFonts w:cs="Times New Roman"/>
              </w:rPr>
              <w:t>Cliente, Repartidor</w:t>
            </w:r>
          </w:p>
        </w:tc>
        <w:tc>
          <w:tcPr>
            <w:tcW w:w="0" w:type="auto"/>
          </w:tcPr>
          <w:p w14:paraId="6B92D1BE" w14:textId="6BF705F4" w:rsidR="00C72010" w:rsidRPr="00686C0C" w:rsidRDefault="00C72010" w:rsidP="00C72010">
            <w:pPr>
              <w:rPr>
                <w:rFonts w:cs="Times New Roman"/>
              </w:rPr>
            </w:pPr>
            <w:r w:rsidRPr="008254BB">
              <w:t>RNF-013</w:t>
            </w:r>
          </w:p>
        </w:tc>
      </w:tr>
      <w:tr w:rsidR="00C72010" w:rsidRPr="00686C0C" w14:paraId="4BD13062" w14:textId="77777777" w:rsidTr="00B64979">
        <w:trPr>
          <w:trHeight w:val="20"/>
        </w:trPr>
        <w:tc>
          <w:tcPr>
            <w:tcW w:w="1245" w:type="dxa"/>
          </w:tcPr>
          <w:p w14:paraId="4604521E" w14:textId="10BFBF26" w:rsidR="00C72010" w:rsidRPr="00686C0C" w:rsidRDefault="00C72010" w:rsidP="00C72010">
            <w:pPr>
              <w:rPr>
                <w:rFonts w:cs="Times New Roman"/>
                <w:color w:val="000000"/>
              </w:rPr>
            </w:pPr>
            <w:r w:rsidRPr="00686C0C">
              <w:rPr>
                <w:rFonts w:cs="Times New Roman"/>
                <w:color w:val="000000"/>
              </w:rPr>
              <w:t xml:space="preserve">RF </w:t>
            </w:r>
            <w:r>
              <w:rPr>
                <w:rFonts w:cs="Times New Roman"/>
                <w:color w:val="000000"/>
              </w:rPr>
              <w:t xml:space="preserve">- </w:t>
            </w:r>
            <w:r w:rsidRPr="00686C0C">
              <w:rPr>
                <w:rFonts w:cs="Times New Roman"/>
                <w:color w:val="000000"/>
              </w:rPr>
              <w:t>00</w:t>
            </w:r>
            <w:r>
              <w:rPr>
                <w:rFonts w:cs="Times New Roman"/>
                <w:color w:val="000000"/>
              </w:rPr>
              <w:t xml:space="preserve">6 </w:t>
            </w:r>
          </w:p>
        </w:tc>
        <w:tc>
          <w:tcPr>
            <w:tcW w:w="3102" w:type="dxa"/>
          </w:tcPr>
          <w:p w14:paraId="2ECF2BF4" w14:textId="03D01F82" w:rsidR="00C72010" w:rsidRPr="002E0F18" w:rsidRDefault="00C72010" w:rsidP="00C72010">
            <w:pPr>
              <w:rPr>
                <w:rFonts w:cs="Times New Roman"/>
              </w:rPr>
            </w:pPr>
            <w:r w:rsidRPr="00AA39EE">
              <w:rPr>
                <w:rFonts w:cs="Times New Roman"/>
              </w:rPr>
              <w:t xml:space="preserve">La aplicación permitirá al cliente visualizar en el mapa la ubicación actual del repartidor y el </w:t>
            </w:r>
            <w:r w:rsidR="005D4905" w:rsidRPr="005D4905">
              <w:rPr>
                <w:rFonts w:cs="Times New Roman"/>
              </w:rPr>
              <w:t>estado</w:t>
            </w:r>
            <w:r w:rsidRPr="00AA39EE">
              <w:rPr>
                <w:rFonts w:cs="Times New Roman"/>
              </w:rPr>
              <w:t xml:space="preserve"> de su pedido</w:t>
            </w:r>
            <w:r w:rsidR="005D4905">
              <w:rPr>
                <w:rFonts w:cs="Times New Roman"/>
              </w:rPr>
              <w:t>.</w:t>
            </w:r>
          </w:p>
        </w:tc>
        <w:tc>
          <w:tcPr>
            <w:tcW w:w="0" w:type="auto"/>
          </w:tcPr>
          <w:p w14:paraId="5CD60E6C" w14:textId="3A6EF8F7" w:rsidR="00C72010" w:rsidRPr="00686C0C" w:rsidRDefault="00C72010" w:rsidP="00C72010">
            <w:pPr>
              <w:rPr>
                <w:rFonts w:cs="Times New Roman"/>
              </w:rPr>
            </w:pPr>
            <w:r w:rsidRPr="00F32988">
              <w:rPr>
                <w:rFonts w:cs="Times New Roman"/>
              </w:rPr>
              <w:t>CU-00</w:t>
            </w:r>
            <w:r>
              <w:rPr>
                <w:rFonts w:cs="Times New Roman"/>
              </w:rPr>
              <w:t>6</w:t>
            </w:r>
            <w:r w:rsidRPr="00F32988">
              <w:rPr>
                <w:rFonts w:cs="Times New Roman"/>
              </w:rPr>
              <w:t>: Rastrear pedido</w:t>
            </w:r>
            <w:r w:rsidR="00A703B3" w:rsidRPr="00A703B3">
              <w:rPr>
                <w:rFonts w:cs="Times New Roman"/>
              </w:rPr>
              <w:t xml:space="preserve"> en mapa</w:t>
            </w:r>
          </w:p>
        </w:tc>
        <w:tc>
          <w:tcPr>
            <w:tcW w:w="0" w:type="auto"/>
          </w:tcPr>
          <w:p w14:paraId="1AF43CD3" w14:textId="5ED0C754" w:rsidR="00C72010" w:rsidRDefault="00C72010" w:rsidP="00C72010">
            <w:pPr>
              <w:rPr>
                <w:rFonts w:cs="Times New Roman"/>
              </w:rPr>
            </w:pPr>
            <w:r>
              <w:rPr>
                <w:rFonts w:cs="Times New Roman"/>
              </w:rPr>
              <w:t>Cliente</w:t>
            </w:r>
          </w:p>
        </w:tc>
        <w:tc>
          <w:tcPr>
            <w:tcW w:w="0" w:type="auto"/>
          </w:tcPr>
          <w:p w14:paraId="26CE1A3C" w14:textId="7EAC448B" w:rsidR="00C72010" w:rsidRPr="00686C0C" w:rsidRDefault="00C72010" w:rsidP="00C72010">
            <w:pPr>
              <w:rPr>
                <w:rFonts w:cs="Times New Roman"/>
              </w:rPr>
            </w:pPr>
            <w:r w:rsidRPr="008254BB">
              <w:t>RNF-003, RNF-013</w:t>
            </w:r>
          </w:p>
        </w:tc>
      </w:tr>
      <w:tr w:rsidR="00C72010" w:rsidRPr="00686C0C" w14:paraId="63310D19" w14:textId="77777777" w:rsidTr="00B64979">
        <w:trPr>
          <w:trHeight w:val="20"/>
        </w:trPr>
        <w:tc>
          <w:tcPr>
            <w:tcW w:w="1245" w:type="dxa"/>
          </w:tcPr>
          <w:p w14:paraId="343A20B8" w14:textId="5BCCA1C7" w:rsidR="00C72010" w:rsidRPr="00686C0C" w:rsidRDefault="00C72010" w:rsidP="00C72010">
            <w:pPr>
              <w:rPr>
                <w:rFonts w:cs="Times New Roman"/>
                <w:color w:val="000000"/>
              </w:rPr>
            </w:pPr>
            <w:r w:rsidRPr="00686C0C">
              <w:rPr>
                <w:rFonts w:cs="Times New Roman"/>
                <w:color w:val="000000"/>
              </w:rPr>
              <w:t xml:space="preserve">RF </w:t>
            </w:r>
            <w:r>
              <w:rPr>
                <w:rFonts w:cs="Times New Roman"/>
                <w:color w:val="000000"/>
              </w:rPr>
              <w:t xml:space="preserve">- </w:t>
            </w:r>
            <w:r w:rsidRPr="00686C0C">
              <w:rPr>
                <w:rFonts w:cs="Times New Roman"/>
                <w:color w:val="000000"/>
              </w:rPr>
              <w:t>00</w:t>
            </w:r>
            <w:r>
              <w:rPr>
                <w:rFonts w:cs="Times New Roman"/>
                <w:color w:val="000000"/>
              </w:rPr>
              <w:t>7</w:t>
            </w:r>
          </w:p>
        </w:tc>
        <w:tc>
          <w:tcPr>
            <w:tcW w:w="3102" w:type="dxa"/>
          </w:tcPr>
          <w:p w14:paraId="3505F1C9" w14:textId="72E3CE24" w:rsidR="00C72010" w:rsidRPr="002E0F18" w:rsidRDefault="00C72010" w:rsidP="00C72010">
            <w:pPr>
              <w:rPr>
                <w:rFonts w:cs="Times New Roman"/>
              </w:rPr>
            </w:pPr>
            <w:r w:rsidRPr="00F82A26">
              <w:rPr>
                <w:rFonts w:cs="Times New Roman"/>
              </w:rPr>
              <w:t>La interfaz debe mostrar indicadores visuales claros (colores o iconos) para diferenciar el estado de los pedidos en el mapa.</w:t>
            </w:r>
          </w:p>
        </w:tc>
        <w:tc>
          <w:tcPr>
            <w:tcW w:w="0" w:type="auto"/>
          </w:tcPr>
          <w:p w14:paraId="401975AD" w14:textId="34FD9481" w:rsidR="00C72010" w:rsidRPr="00686C0C" w:rsidRDefault="00C72010" w:rsidP="00C72010">
            <w:pPr>
              <w:rPr>
                <w:rFonts w:cs="Times New Roman"/>
              </w:rPr>
            </w:pPr>
            <w:r w:rsidRPr="00160CB5">
              <w:rPr>
                <w:rFonts w:cs="Times New Roman"/>
              </w:rPr>
              <w:t>CU-0</w:t>
            </w:r>
            <w:r>
              <w:rPr>
                <w:rFonts w:cs="Times New Roman"/>
              </w:rPr>
              <w:t>0</w:t>
            </w:r>
            <w:r w:rsidR="00C62173">
              <w:rPr>
                <w:rFonts w:cs="Times New Roman"/>
              </w:rPr>
              <w:t>6</w:t>
            </w:r>
            <w:r w:rsidRPr="00160CB5">
              <w:rPr>
                <w:rFonts w:cs="Times New Roman"/>
              </w:rPr>
              <w:t xml:space="preserve">: </w:t>
            </w:r>
            <w:r w:rsidR="00C62173" w:rsidRPr="00C62173">
              <w:rPr>
                <w:rFonts w:cs="Times New Roman"/>
              </w:rPr>
              <w:t>Rastrear pedido en mapa</w:t>
            </w:r>
          </w:p>
        </w:tc>
        <w:tc>
          <w:tcPr>
            <w:tcW w:w="0" w:type="auto"/>
          </w:tcPr>
          <w:p w14:paraId="2BC43688" w14:textId="316E0D0B" w:rsidR="00C72010" w:rsidRDefault="00C72010" w:rsidP="00C72010">
            <w:pPr>
              <w:rPr>
                <w:rFonts w:cs="Times New Roman"/>
              </w:rPr>
            </w:pPr>
            <w:r>
              <w:rPr>
                <w:rFonts w:cs="Times New Roman"/>
              </w:rPr>
              <w:t>Cliente</w:t>
            </w:r>
          </w:p>
        </w:tc>
        <w:tc>
          <w:tcPr>
            <w:tcW w:w="0" w:type="auto"/>
          </w:tcPr>
          <w:p w14:paraId="216CBA3A" w14:textId="31CE7FB5" w:rsidR="00C72010" w:rsidRPr="00686C0C" w:rsidRDefault="00C72010" w:rsidP="00C72010">
            <w:pPr>
              <w:rPr>
                <w:rFonts w:cs="Times New Roman"/>
              </w:rPr>
            </w:pPr>
            <w:r w:rsidRPr="008254BB">
              <w:t>RNF-002, RNF-003</w:t>
            </w:r>
          </w:p>
        </w:tc>
      </w:tr>
      <w:tr w:rsidR="00C72010" w:rsidRPr="00686C0C" w14:paraId="6E5360DB" w14:textId="77777777" w:rsidTr="00B64979">
        <w:trPr>
          <w:trHeight w:val="20"/>
        </w:trPr>
        <w:tc>
          <w:tcPr>
            <w:tcW w:w="1245" w:type="dxa"/>
          </w:tcPr>
          <w:p w14:paraId="3D62BF22" w14:textId="07EA365F" w:rsidR="00C72010" w:rsidRPr="00686C0C" w:rsidRDefault="00C72010" w:rsidP="00C72010">
            <w:pPr>
              <w:rPr>
                <w:rFonts w:cs="Times New Roman"/>
                <w:color w:val="000000"/>
              </w:rPr>
            </w:pPr>
            <w:r w:rsidRPr="00686C0C">
              <w:rPr>
                <w:rFonts w:cs="Times New Roman"/>
                <w:color w:val="000000"/>
              </w:rPr>
              <w:t xml:space="preserve">RF </w:t>
            </w:r>
            <w:r>
              <w:rPr>
                <w:rFonts w:cs="Times New Roman"/>
                <w:color w:val="000000"/>
              </w:rPr>
              <w:t xml:space="preserve">- </w:t>
            </w:r>
            <w:r w:rsidRPr="00686C0C">
              <w:rPr>
                <w:rFonts w:cs="Times New Roman"/>
                <w:color w:val="000000"/>
              </w:rPr>
              <w:t>00</w:t>
            </w:r>
            <w:r>
              <w:rPr>
                <w:rFonts w:cs="Times New Roman"/>
                <w:color w:val="000000"/>
              </w:rPr>
              <w:t>8</w:t>
            </w:r>
          </w:p>
        </w:tc>
        <w:tc>
          <w:tcPr>
            <w:tcW w:w="3102" w:type="dxa"/>
          </w:tcPr>
          <w:p w14:paraId="104B4083" w14:textId="05FD90BA" w:rsidR="00C72010" w:rsidRPr="002E0F18" w:rsidRDefault="00DC7D13" w:rsidP="00C72010">
            <w:pPr>
              <w:rPr>
                <w:rFonts w:cs="Times New Roman"/>
              </w:rPr>
            </w:pPr>
            <w:r w:rsidRPr="00DC7D13">
              <w:rPr>
                <w:rFonts w:cs="Times New Roman"/>
              </w:rPr>
              <w:t>La aplicación permitirá al repartidor visualizar y elegir qué pedidos disponibles aceptar dentro de su zona y modalidad compatible con su negocio</w:t>
            </w:r>
          </w:p>
        </w:tc>
        <w:tc>
          <w:tcPr>
            <w:tcW w:w="0" w:type="auto"/>
          </w:tcPr>
          <w:p w14:paraId="31F6AE2B" w14:textId="4F56ABE6" w:rsidR="00C72010" w:rsidRPr="00686C0C" w:rsidRDefault="00C72010" w:rsidP="00C72010">
            <w:pPr>
              <w:rPr>
                <w:rFonts w:cs="Times New Roman"/>
              </w:rPr>
            </w:pPr>
            <w:r w:rsidRPr="00160CB5">
              <w:rPr>
                <w:rFonts w:cs="Times New Roman"/>
              </w:rPr>
              <w:t>CU-0</w:t>
            </w:r>
            <w:r w:rsidR="00D70266">
              <w:rPr>
                <w:rFonts w:cs="Times New Roman"/>
              </w:rPr>
              <w:t>10</w:t>
            </w:r>
            <w:r w:rsidRPr="00160CB5">
              <w:rPr>
                <w:rFonts w:cs="Times New Roman"/>
              </w:rPr>
              <w:t xml:space="preserve">: </w:t>
            </w:r>
            <w:r>
              <w:rPr>
                <w:rFonts w:cs="Times New Roman"/>
              </w:rPr>
              <w:t xml:space="preserve">Elegir </w:t>
            </w:r>
            <w:r w:rsidR="001A7C11" w:rsidRPr="001A7C11">
              <w:rPr>
                <w:rFonts w:cs="Times New Roman"/>
              </w:rPr>
              <w:t xml:space="preserve">y aceptar </w:t>
            </w:r>
            <w:r>
              <w:rPr>
                <w:rFonts w:cs="Times New Roman"/>
              </w:rPr>
              <w:t>pedido</w:t>
            </w:r>
          </w:p>
        </w:tc>
        <w:tc>
          <w:tcPr>
            <w:tcW w:w="0" w:type="auto"/>
          </w:tcPr>
          <w:p w14:paraId="5F847386" w14:textId="09F71260" w:rsidR="00C72010" w:rsidRDefault="00C72010" w:rsidP="00C72010">
            <w:pPr>
              <w:rPr>
                <w:rFonts w:cs="Times New Roman"/>
              </w:rPr>
            </w:pPr>
            <w:r>
              <w:rPr>
                <w:rFonts w:cs="Times New Roman"/>
              </w:rPr>
              <w:t>Repartidor</w:t>
            </w:r>
          </w:p>
        </w:tc>
        <w:tc>
          <w:tcPr>
            <w:tcW w:w="0" w:type="auto"/>
          </w:tcPr>
          <w:p w14:paraId="7750B597" w14:textId="5A061C4B" w:rsidR="00C72010" w:rsidRPr="00686C0C" w:rsidRDefault="00C72010" w:rsidP="00C72010">
            <w:pPr>
              <w:rPr>
                <w:rFonts w:cs="Times New Roman"/>
              </w:rPr>
            </w:pPr>
            <w:r w:rsidRPr="008254BB">
              <w:t>RNF-007, RNF-012</w:t>
            </w:r>
          </w:p>
        </w:tc>
      </w:tr>
      <w:tr w:rsidR="00C72010" w:rsidRPr="00686C0C" w14:paraId="46FA1A5F" w14:textId="77777777" w:rsidTr="00B64979">
        <w:trPr>
          <w:trHeight w:val="20"/>
        </w:trPr>
        <w:tc>
          <w:tcPr>
            <w:tcW w:w="1245" w:type="dxa"/>
          </w:tcPr>
          <w:p w14:paraId="0540C1CB" w14:textId="1635003B" w:rsidR="00C72010" w:rsidRPr="00686C0C" w:rsidRDefault="00C72010" w:rsidP="00C72010">
            <w:pPr>
              <w:rPr>
                <w:rFonts w:cs="Times New Roman"/>
                <w:color w:val="000000"/>
              </w:rPr>
            </w:pPr>
            <w:r>
              <w:rPr>
                <w:rFonts w:cs="Times New Roman"/>
                <w:color w:val="000000"/>
              </w:rPr>
              <w:t>RF - 009</w:t>
            </w:r>
          </w:p>
        </w:tc>
        <w:tc>
          <w:tcPr>
            <w:tcW w:w="3102" w:type="dxa"/>
          </w:tcPr>
          <w:p w14:paraId="20572CCA" w14:textId="4879F68F" w:rsidR="00C72010" w:rsidRPr="002E0F18" w:rsidRDefault="00C72010" w:rsidP="00C72010">
            <w:pPr>
              <w:rPr>
                <w:rFonts w:cs="Times New Roman"/>
              </w:rPr>
            </w:pPr>
            <w:r w:rsidRPr="00686C0C">
              <w:rPr>
                <w:rFonts w:cs="Times New Roman"/>
              </w:rPr>
              <w:t xml:space="preserve">El sistema debe permitir al administrador dar de alta </w:t>
            </w:r>
            <w:r w:rsidR="00D254F8" w:rsidRPr="00D254F8">
              <w:rPr>
                <w:rFonts w:cs="Times New Roman"/>
              </w:rPr>
              <w:t>nuevos</w:t>
            </w:r>
            <w:r w:rsidRPr="00686C0C">
              <w:rPr>
                <w:rFonts w:cs="Times New Roman"/>
              </w:rPr>
              <w:t xml:space="preserve"> usuarios</w:t>
            </w:r>
            <w:r w:rsidR="00D254F8" w:rsidRPr="00D254F8">
              <w:rPr>
                <w:rFonts w:cs="Times New Roman"/>
              </w:rPr>
              <w:t xml:space="preserve"> (clientes o repartidores), asignando rol y, si aplica, asociándolos a una purificadora</w:t>
            </w:r>
            <w:r>
              <w:rPr>
                <w:rFonts w:cs="Times New Roman"/>
              </w:rPr>
              <w:t>.</w:t>
            </w:r>
          </w:p>
        </w:tc>
        <w:tc>
          <w:tcPr>
            <w:tcW w:w="0" w:type="auto"/>
          </w:tcPr>
          <w:p w14:paraId="4B5E0305" w14:textId="7E36FC3F" w:rsidR="00C72010" w:rsidRPr="00686C0C" w:rsidRDefault="00C72010" w:rsidP="00C72010">
            <w:pPr>
              <w:rPr>
                <w:rFonts w:cs="Times New Roman"/>
              </w:rPr>
            </w:pPr>
            <w:r w:rsidRPr="00686C0C">
              <w:rPr>
                <w:rFonts w:cs="Times New Roman"/>
              </w:rPr>
              <w:t>CU-</w:t>
            </w:r>
            <w:r w:rsidR="007549F9" w:rsidRPr="007549F9">
              <w:rPr>
                <w:rFonts w:cs="Times New Roman"/>
              </w:rPr>
              <w:t>014</w:t>
            </w:r>
            <w:r w:rsidRPr="00686C0C">
              <w:rPr>
                <w:rFonts w:cs="Times New Roman"/>
              </w:rPr>
              <w:t>: Dar de alta usuario</w:t>
            </w:r>
          </w:p>
        </w:tc>
        <w:tc>
          <w:tcPr>
            <w:tcW w:w="0" w:type="auto"/>
          </w:tcPr>
          <w:p w14:paraId="70A6B526" w14:textId="12E0DB3B" w:rsidR="00C72010" w:rsidRDefault="009E63BA" w:rsidP="00C72010">
            <w:pPr>
              <w:rPr>
                <w:rFonts w:cs="Times New Roman"/>
              </w:rPr>
            </w:pPr>
            <w:r>
              <w:rPr>
                <w:rFonts w:cs="Times New Roman"/>
              </w:rPr>
              <w:t>A</w:t>
            </w:r>
            <w:r w:rsidR="00C72010">
              <w:rPr>
                <w:rFonts w:cs="Times New Roman"/>
              </w:rPr>
              <w:t>dministrador</w:t>
            </w:r>
          </w:p>
        </w:tc>
        <w:tc>
          <w:tcPr>
            <w:tcW w:w="0" w:type="auto"/>
          </w:tcPr>
          <w:p w14:paraId="468066F2" w14:textId="37784569" w:rsidR="00C72010" w:rsidRPr="00686C0C" w:rsidRDefault="00C72010" w:rsidP="00C72010">
            <w:pPr>
              <w:rPr>
                <w:rFonts w:cs="Times New Roman"/>
              </w:rPr>
            </w:pPr>
            <w:r w:rsidRPr="008254BB">
              <w:t>RNF-008</w:t>
            </w:r>
          </w:p>
        </w:tc>
      </w:tr>
      <w:tr w:rsidR="00C72010" w:rsidRPr="00686C0C" w14:paraId="38DE09E2" w14:textId="77777777" w:rsidTr="00B64979">
        <w:trPr>
          <w:trHeight w:val="20"/>
        </w:trPr>
        <w:tc>
          <w:tcPr>
            <w:tcW w:w="1245" w:type="dxa"/>
          </w:tcPr>
          <w:p w14:paraId="6502720A" w14:textId="7AA882F4" w:rsidR="00C72010" w:rsidRPr="00686C0C" w:rsidRDefault="00C72010" w:rsidP="00C72010">
            <w:pPr>
              <w:rPr>
                <w:rFonts w:cs="Times New Roman"/>
                <w:color w:val="000000"/>
              </w:rPr>
            </w:pPr>
            <w:r>
              <w:rPr>
                <w:rFonts w:cs="Times New Roman"/>
                <w:color w:val="000000"/>
              </w:rPr>
              <w:t>RF - 010</w:t>
            </w:r>
          </w:p>
        </w:tc>
        <w:tc>
          <w:tcPr>
            <w:tcW w:w="3102" w:type="dxa"/>
          </w:tcPr>
          <w:p w14:paraId="29DDCE1D" w14:textId="21A6EF3D" w:rsidR="00C72010" w:rsidRPr="002E0F18" w:rsidRDefault="00C72010" w:rsidP="00C72010">
            <w:pPr>
              <w:rPr>
                <w:rFonts w:cs="Times New Roman"/>
              </w:rPr>
            </w:pPr>
            <w:r>
              <w:rPr>
                <w:rFonts w:cs="Times New Roman"/>
              </w:rPr>
              <w:t xml:space="preserve">El sistema debe permitir al </w:t>
            </w:r>
            <w:r w:rsidR="00CA4D27" w:rsidRPr="00CA4D27">
              <w:rPr>
                <w:rFonts w:cs="Times New Roman"/>
              </w:rPr>
              <w:t>cliente</w:t>
            </w:r>
            <w:r>
              <w:rPr>
                <w:rFonts w:cs="Times New Roman"/>
              </w:rPr>
              <w:t xml:space="preserve"> y al repartidor </w:t>
            </w:r>
            <w:r w:rsidR="00CA4D27" w:rsidRPr="00CA4D27">
              <w:rPr>
                <w:rFonts w:cs="Times New Roman"/>
              </w:rPr>
              <w:t>consultar</w:t>
            </w:r>
            <w:r>
              <w:rPr>
                <w:rFonts w:cs="Times New Roman"/>
              </w:rPr>
              <w:t xml:space="preserve"> el historial de pedidos </w:t>
            </w:r>
            <w:r w:rsidRPr="002F6191">
              <w:rPr>
                <w:rFonts w:cs="Times New Roman"/>
              </w:rPr>
              <w:t xml:space="preserve">asociados </w:t>
            </w:r>
            <w:r w:rsidRPr="002F6191">
              <w:rPr>
                <w:rFonts w:cs="Times New Roman"/>
              </w:rPr>
              <w:lastRenderedPageBreak/>
              <w:t>a su propio</w:t>
            </w:r>
            <w:r>
              <w:rPr>
                <w:rFonts w:cs="Times New Roman"/>
              </w:rPr>
              <w:t xml:space="preserve"> ID</w:t>
            </w:r>
            <w:r w:rsidR="00CA4D27" w:rsidRPr="00CA4D27">
              <w:rPr>
                <w:rFonts w:cs="Times New Roman"/>
              </w:rPr>
              <w:t>, ordenado de más reciente a más antiguo</w:t>
            </w:r>
            <w:r>
              <w:rPr>
                <w:rFonts w:cs="Times New Roman"/>
              </w:rPr>
              <w:t>.</w:t>
            </w:r>
          </w:p>
        </w:tc>
        <w:tc>
          <w:tcPr>
            <w:tcW w:w="0" w:type="auto"/>
          </w:tcPr>
          <w:p w14:paraId="3D38F844" w14:textId="36E339ED" w:rsidR="00C72010" w:rsidRPr="00686C0C" w:rsidRDefault="00C5029D" w:rsidP="00C72010">
            <w:pPr>
              <w:rPr>
                <w:rFonts w:cs="Times New Roman"/>
              </w:rPr>
            </w:pPr>
            <w:r w:rsidRPr="00C5029D">
              <w:rPr>
                <w:rFonts w:cs="Times New Roman"/>
              </w:rPr>
              <w:lastRenderedPageBreak/>
              <w:t xml:space="preserve">CU-007: Ver historial de pedidos </w:t>
            </w:r>
            <w:r w:rsidRPr="00C5029D">
              <w:rPr>
                <w:rFonts w:cs="Times New Roman"/>
              </w:rPr>
              <w:lastRenderedPageBreak/>
              <w:t>(Cliente), CU-013: Ver historial de entregas (Repartidor)</w:t>
            </w:r>
          </w:p>
        </w:tc>
        <w:tc>
          <w:tcPr>
            <w:tcW w:w="0" w:type="auto"/>
          </w:tcPr>
          <w:p w14:paraId="4D99185A" w14:textId="5B06270E" w:rsidR="00C72010" w:rsidRDefault="00C72010" w:rsidP="00C72010">
            <w:pPr>
              <w:rPr>
                <w:rFonts w:cs="Times New Roman"/>
              </w:rPr>
            </w:pPr>
            <w:r>
              <w:rPr>
                <w:rFonts w:cs="Times New Roman"/>
              </w:rPr>
              <w:lastRenderedPageBreak/>
              <w:t>Cliente, repartidor</w:t>
            </w:r>
          </w:p>
        </w:tc>
        <w:tc>
          <w:tcPr>
            <w:tcW w:w="0" w:type="auto"/>
          </w:tcPr>
          <w:p w14:paraId="054811C3" w14:textId="1C0B90A8" w:rsidR="00C72010" w:rsidRPr="00686C0C" w:rsidRDefault="00C72010" w:rsidP="00C72010">
            <w:pPr>
              <w:rPr>
                <w:rFonts w:cs="Times New Roman"/>
              </w:rPr>
            </w:pPr>
            <w:r w:rsidRPr="008254BB">
              <w:t>RNF-007</w:t>
            </w:r>
          </w:p>
        </w:tc>
      </w:tr>
      <w:tr w:rsidR="00C72010" w:rsidRPr="00686C0C" w14:paraId="38E27F29" w14:textId="77777777" w:rsidTr="00B64979">
        <w:trPr>
          <w:trHeight w:val="20"/>
        </w:trPr>
        <w:tc>
          <w:tcPr>
            <w:tcW w:w="1245" w:type="dxa"/>
          </w:tcPr>
          <w:p w14:paraId="717FA037" w14:textId="4364F5B8" w:rsidR="00C72010" w:rsidRPr="00686C0C" w:rsidRDefault="00C72010" w:rsidP="00C72010">
            <w:pPr>
              <w:rPr>
                <w:rFonts w:cs="Times New Roman"/>
                <w:color w:val="000000"/>
              </w:rPr>
            </w:pPr>
            <w:r>
              <w:rPr>
                <w:rFonts w:cs="Times New Roman"/>
                <w:color w:val="000000"/>
              </w:rPr>
              <w:t>RF - 011</w:t>
            </w:r>
          </w:p>
        </w:tc>
        <w:tc>
          <w:tcPr>
            <w:tcW w:w="3102" w:type="dxa"/>
          </w:tcPr>
          <w:p w14:paraId="48325737" w14:textId="24412122" w:rsidR="00C72010" w:rsidRPr="002E0F18" w:rsidRDefault="00BE407F" w:rsidP="00C72010">
            <w:pPr>
              <w:rPr>
                <w:rFonts w:cs="Times New Roman"/>
              </w:rPr>
            </w:pPr>
            <w:r w:rsidRPr="00BE407F">
              <w:rPr>
                <w:rFonts w:cs="Times New Roman"/>
              </w:rPr>
              <w:t>El sistema validará el horario de la purificadora elegida al solicitar un pedido inmediato; si la purificadora está cerrada, ofrecerá programar el pedido para una hora futura dentro de su horario.</w:t>
            </w:r>
          </w:p>
        </w:tc>
        <w:tc>
          <w:tcPr>
            <w:tcW w:w="0" w:type="auto"/>
          </w:tcPr>
          <w:p w14:paraId="4E48AEEC" w14:textId="7D43E0DA" w:rsidR="00C72010" w:rsidRPr="00686C0C" w:rsidRDefault="00C72010" w:rsidP="00C72010">
            <w:pPr>
              <w:rPr>
                <w:rFonts w:cs="Times New Roman"/>
              </w:rPr>
            </w:pPr>
            <w:r w:rsidRPr="00B853A7">
              <w:rPr>
                <w:rFonts w:cs="Times New Roman"/>
              </w:rPr>
              <w:t>CU-00</w:t>
            </w:r>
            <w:r w:rsidR="00AF27C0">
              <w:rPr>
                <w:rFonts w:cs="Times New Roman"/>
              </w:rPr>
              <w:t>4</w:t>
            </w:r>
            <w:r w:rsidRPr="00B853A7">
              <w:rPr>
                <w:rFonts w:cs="Times New Roman"/>
              </w:rPr>
              <w:t>: Realizar pedido</w:t>
            </w:r>
          </w:p>
        </w:tc>
        <w:tc>
          <w:tcPr>
            <w:tcW w:w="0" w:type="auto"/>
          </w:tcPr>
          <w:p w14:paraId="556B7AAF" w14:textId="0B015EC3" w:rsidR="00C72010" w:rsidRDefault="00C72010" w:rsidP="00C72010">
            <w:pPr>
              <w:rPr>
                <w:rFonts w:cs="Times New Roman"/>
              </w:rPr>
            </w:pPr>
            <w:r>
              <w:rPr>
                <w:rFonts w:cs="Times New Roman"/>
              </w:rPr>
              <w:t>Cliente</w:t>
            </w:r>
          </w:p>
        </w:tc>
        <w:tc>
          <w:tcPr>
            <w:tcW w:w="0" w:type="auto"/>
          </w:tcPr>
          <w:p w14:paraId="174E7B72" w14:textId="02B949C3" w:rsidR="00C72010" w:rsidRPr="00686C0C" w:rsidRDefault="00C72010" w:rsidP="00C72010">
            <w:pPr>
              <w:rPr>
                <w:rFonts w:cs="Times New Roman"/>
              </w:rPr>
            </w:pPr>
            <w:r w:rsidRPr="008254BB">
              <w:t>RNF-010</w:t>
            </w:r>
          </w:p>
        </w:tc>
      </w:tr>
      <w:tr w:rsidR="00C72010" w:rsidRPr="00686C0C" w14:paraId="4DC0FADC" w14:textId="77777777" w:rsidTr="00B64979">
        <w:trPr>
          <w:trHeight w:val="20"/>
        </w:trPr>
        <w:tc>
          <w:tcPr>
            <w:tcW w:w="1245" w:type="dxa"/>
          </w:tcPr>
          <w:p w14:paraId="3AB85182" w14:textId="6A6D5289" w:rsidR="00C72010" w:rsidRPr="00686C0C" w:rsidRDefault="00C72010" w:rsidP="00C72010">
            <w:pPr>
              <w:rPr>
                <w:rFonts w:cs="Times New Roman"/>
                <w:color w:val="000000"/>
              </w:rPr>
            </w:pPr>
            <w:r>
              <w:rPr>
                <w:rFonts w:cs="Times New Roman"/>
                <w:color w:val="000000"/>
              </w:rPr>
              <w:t>RF - 012</w:t>
            </w:r>
          </w:p>
        </w:tc>
        <w:tc>
          <w:tcPr>
            <w:tcW w:w="3102" w:type="dxa"/>
          </w:tcPr>
          <w:p w14:paraId="4C1BBACC" w14:textId="767F34A3" w:rsidR="00C72010" w:rsidRPr="002E0F18" w:rsidRDefault="00C72010" w:rsidP="00C72010">
            <w:pPr>
              <w:rPr>
                <w:rFonts w:cs="Times New Roman"/>
              </w:rPr>
            </w:pPr>
            <w:r w:rsidRPr="00165764">
              <w:rPr>
                <w:rFonts w:cs="Times New Roman"/>
              </w:rPr>
              <w:t xml:space="preserve">El sistema </w:t>
            </w:r>
            <w:r>
              <w:rPr>
                <w:rFonts w:cs="Times New Roman"/>
              </w:rPr>
              <w:t>no permitirá</w:t>
            </w:r>
            <w:r w:rsidRPr="00165764">
              <w:rPr>
                <w:rFonts w:cs="Times New Roman"/>
              </w:rPr>
              <w:t xml:space="preserve"> que el repartidor acepte nuevos pedidos si la suma de garrafones </w:t>
            </w:r>
            <w:r w:rsidR="00276D27" w:rsidRPr="00276D27">
              <w:rPr>
                <w:rFonts w:cs="Times New Roman"/>
              </w:rPr>
              <w:t>disponibles en su vehículo más los disponibles en la base del negocio no es suficiente, o si la cantidad</w:t>
            </w:r>
            <w:r w:rsidRPr="00165764">
              <w:rPr>
                <w:rFonts w:cs="Times New Roman"/>
              </w:rPr>
              <w:t xml:space="preserve"> supera la capacidad </w:t>
            </w:r>
            <w:r w:rsidR="00276D27" w:rsidRPr="00276D27">
              <w:rPr>
                <w:rFonts w:cs="Times New Roman"/>
              </w:rPr>
              <w:t>física del vehículo al cargarlo</w:t>
            </w:r>
            <w:r w:rsidRPr="00165764">
              <w:rPr>
                <w:rFonts w:cs="Times New Roman"/>
              </w:rPr>
              <w:t>.</w:t>
            </w:r>
          </w:p>
        </w:tc>
        <w:tc>
          <w:tcPr>
            <w:tcW w:w="0" w:type="auto"/>
          </w:tcPr>
          <w:p w14:paraId="5EDA0464" w14:textId="678BB14C" w:rsidR="00C72010" w:rsidRPr="00686C0C" w:rsidRDefault="00C72010" w:rsidP="00C72010">
            <w:pPr>
              <w:rPr>
                <w:rFonts w:cs="Times New Roman"/>
              </w:rPr>
            </w:pPr>
            <w:r w:rsidRPr="009B43BA">
              <w:rPr>
                <w:rFonts w:cs="Times New Roman"/>
              </w:rPr>
              <w:t>CU-</w:t>
            </w:r>
            <w:r w:rsidR="002B1941" w:rsidRPr="002B1941">
              <w:rPr>
                <w:rFonts w:cs="Times New Roman"/>
              </w:rPr>
              <w:t>010</w:t>
            </w:r>
            <w:r w:rsidRPr="009B43BA">
              <w:rPr>
                <w:rFonts w:cs="Times New Roman"/>
              </w:rPr>
              <w:t xml:space="preserve">: Elegir </w:t>
            </w:r>
            <w:r w:rsidR="002B1941" w:rsidRPr="002B1941">
              <w:rPr>
                <w:rFonts w:cs="Times New Roman"/>
              </w:rPr>
              <w:t xml:space="preserve">y aceptar </w:t>
            </w:r>
            <w:r w:rsidRPr="009B43BA">
              <w:rPr>
                <w:rFonts w:cs="Times New Roman"/>
              </w:rPr>
              <w:t>pedido</w:t>
            </w:r>
          </w:p>
        </w:tc>
        <w:tc>
          <w:tcPr>
            <w:tcW w:w="0" w:type="auto"/>
          </w:tcPr>
          <w:p w14:paraId="6CE759D3" w14:textId="23E39957" w:rsidR="00C72010" w:rsidRDefault="00C72010" w:rsidP="00C72010">
            <w:pPr>
              <w:rPr>
                <w:rFonts w:cs="Times New Roman"/>
              </w:rPr>
            </w:pPr>
            <w:r>
              <w:rPr>
                <w:rFonts w:cs="Times New Roman"/>
              </w:rPr>
              <w:t>Repartidor</w:t>
            </w:r>
          </w:p>
        </w:tc>
        <w:tc>
          <w:tcPr>
            <w:tcW w:w="0" w:type="auto"/>
          </w:tcPr>
          <w:p w14:paraId="026DEA45" w14:textId="194F7151" w:rsidR="00C72010" w:rsidRPr="00686C0C" w:rsidRDefault="00C72010" w:rsidP="00C72010">
            <w:pPr>
              <w:rPr>
                <w:rFonts w:cs="Times New Roman"/>
              </w:rPr>
            </w:pPr>
            <w:r w:rsidRPr="008254BB">
              <w:t>RNF-007, RNF-012</w:t>
            </w:r>
          </w:p>
        </w:tc>
      </w:tr>
      <w:tr w:rsidR="00C72010" w:rsidRPr="00686C0C" w14:paraId="051F47A0" w14:textId="77777777" w:rsidTr="00B64979">
        <w:trPr>
          <w:trHeight w:val="20"/>
        </w:trPr>
        <w:tc>
          <w:tcPr>
            <w:tcW w:w="1245" w:type="dxa"/>
          </w:tcPr>
          <w:p w14:paraId="24F8D88B" w14:textId="793F211A" w:rsidR="00C72010" w:rsidRPr="00686C0C" w:rsidRDefault="00C72010" w:rsidP="00C72010">
            <w:pPr>
              <w:rPr>
                <w:rFonts w:cs="Times New Roman"/>
                <w:color w:val="000000"/>
              </w:rPr>
            </w:pPr>
            <w:r>
              <w:rPr>
                <w:rFonts w:cs="Times New Roman"/>
                <w:color w:val="000000"/>
              </w:rPr>
              <w:t>RF - 013</w:t>
            </w:r>
          </w:p>
        </w:tc>
        <w:tc>
          <w:tcPr>
            <w:tcW w:w="3102" w:type="dxa"/>
          </w:tcPr>
          <w:p w14:paraId="7998079D" w14:textId="447CB66E" w:rsidR="00C72010" w:rsidRPr="002E0F18" w:rsidRDefault="00C72010" w:rsidP="00C72010">
            <w:pPr>
              <w:rPr>
                <w:rFonts w:cs="Times New Roman"/>
              </w:rPr>
            </w:pPr>
            <w:r w:rsidRPr="00FB7F35">
              <w:rPr>
                <w:rFonts w:cs="Times New Roman"/>
              </w:rPr>
              <w:t xml:space="preserve">La aplicación habilitará el botón "Cancelar </w:t>
            </w:r>
            <w:r w:rsidR="00FA3F6A" w:rsidRPr="00FA3F6A">
              <w:rPr>
                <w:rFonts w:cs="Times New Roman"/>
              </w:rPr>
              <w:t>pedido</w:t>
            </w:r>
            <w:r w:rsidRPr="00FB7F35">
              <w:rPr>
                <w:rFonts w:cs="Times New Roman"/>
              </w:rPr>
              <w:t>" únicamente cuando el estado en la base de datos sea "Pendiente" o "</w:t>
            </w:r>
            <w:r w:rsidR="001E40AB">
              <w:rPr>
                <w:rFonts w:cs="Times New Roman"/>
              </w:rPr>
              <w:t>Asignado</w:t>
            </w:r>
            <w:r w:rsidRPr="00FB7F35">
              <w:rPr>
                <w:rFonts w:cs="Times New Roman"/>
              </w:rPr>
              <w:t>", ocultándolo automáticamente si pasa a "En camino".</w:t>
            </w:r>
            <w:r w:rsidR="00FA3F6A" w:rsidRPr="00FA3F6A">
              <w:rPr>
                <w:rFonts w:cs="Times New Roman"/>
              </w:rPr>
              <w:t xml:space="preserve"> Al cancelar se liberan los apartados de inventario.</w:t>
            </w:r>
          </w:p>
        </w:tc>
        <w:tc>
          <w:tcPr>
            <w:tcW w:w="0" w:type="auto"/>
          </w:tcPr>
          <w:p w14:paraId="5868F7F0" w14:textId="5EE00531" w:rsidR="00C72010" w:rsidRPr="00686C0C" w:rsidRDefault="00C72010" w:rsidP="00C72010">
            <w:pPr>
              <w:rPr>
                <w:rFonts w:cs="Times New Roman"/>
              </w:rPr>
            </w:pPr>
            <w:r w:rsidRPr="009B43BA">
              <w:rPr>
                <w:rFonts w:cs="Times New Roman"/>
              </w:rPr>
              <w:t>CU-0</w:t>
            </w:r>
            <w:r w:rsidR="00CE3305">
              <w:rPr>
                <w:rFonts w:cs="Times New Roman"/>
              </w:rPr>
              <w:t>05</w:t>
            </w:r>
            <w:r w:rsidRPr="009B43BA">
              <w:rPr>
                <w:rFonts w:cs="Times New Roman"/>
              </w:rPr>
              <w:t>: Cancelar pedido</w:t>
            </w:r>
          </w:p>
        </w:tc>
        <w:tc>
          <w:tcPr>
            <w:tcW w:w="0" w:type="auto"/>
          </w:tcPr>
          <w:p w14:paraId="4DFC8D3A" w14:textId="6CD417B8" w:rsidR="00C72010" w:rsidRDefault="00C72010" w:rsidP="00C72010">
            <w:pPr>
              <w:rPr>
                <w:rFonts w:cs="Times New Roman"/>
              </w:rPr>
            </w:pPr>
            <w:r>
              <w:rPr>
                <w:rFonts w:cs="Times New Roman"/>
              </w:rPr>
              <w:t>Cliente</w:t>
            </w:r>
          </w:p>
        </w:tc>
        <w:tc>
          <w:tcPr>
            <w:tcW w:w="0" w:type="auto"/>
          </w:tcPr>
          <w:p w14:paraId="6CC2B825" w14:textId="17BB021A" w:rsidR="00C72010" w:rsidRPr="00686C0C" w:rsidRDefault="00C72010" w:rsidP="00C72010">
            <w:pPr>
              <w:rPr>
                <w:rFonts w:cs="Times New Roman"/>
              </w:rPr>
            </w:pPr>
            <w:r w:rsidRPr="008254BB">
              <w:t>RNF-007</w:t>
            </w:r>
          </w:p>
        </w:tc>
      </w:tr>
      <w:tr w:rsidR="00C92059" w:rsidRPr="00686C0C" w14:paraId="7B283474" w14:textId="77777777" w:rsidTr="00B64979">
        <w:trPr>
          <w:trHeight w:val="20"/>
        </w:trPr>
        <w:tc>
          <w:tcPr>
            <w:tcW w:w="1245" w:type="dxa"/>
          </w:tcPr>
          <w:p w14:paraId="19C8070B" w14:textId="03B26863" w:rsidR="006259D8" w:rsidRDefault="006259D8" w:rsidP="00B43F2E">
            <w:pPr>
              <w:rPr>
                <w:rFonts w:cs="Times New Roman"/>
                <w:color w:val="000000"/>
              </w:rPr>
            </w:pPr>
            <w:r>
              <w:rPr>
                <w:rFonts w:cs="Times New Roman"/>
                <w:color w:val="000000"/>
              </w:rPr>
              <w:t>RF - 01</w:t>
            </w:r>
            <w:r w:rsidR="00615BFE">
              <w:rPr>
                <w:rFonts w:cs="Times New Roman"/>
                <w:color w:val="000000"/>
              </w:rPr>
              <w:t>4</w:t>
            </w:r>
          </w:p>
        </w:tc>
        <w:tc>
          <w:tcPr>
            <w:tcW w:w="3102" w:type="dxa"/>
          </w:tcPr>
          <w:p w14:paraId="29C2FC3A" w14:textId="393C7822" w:rsidR="006259D8" w:rsidRPr="00FB7F35" w:rsidRDefault="00EC190B" w:rsidP="00B43F2E">
            <w:pPr>
              <w:rPr>
                <w:rFonts w:cs="Times New Roman"/>
              </w:rPr>
            </w:pPr>
            <w:r w:rsidRPr="00EC190B">
              <w:rPr>
                <w:rFonts w:cs="Times New Roman"/>
              </w:rPr>
              <w:t xml:space="preserve">La aplicación del repartidor activará un temporizador visual de 10 minutos </w:t>
            </w:r>
            <w:r w:rsidR="00D62BC6" w:rsidRPr="00D62BC6">
              <w:rPr>
                <w:rFonts w:cs="Times New Roman"/>
              </w:rPr>
              <w:t>al llegar al domicilio del cliente</w:t>
            </w:r>
            <w:r w:rsidR="005B50C8">
              <w:rPr>
                <w:rFonts w:cs="Times New Roman"/>
              </w:rPr>
              <w:t>,</w:t>
            </w:r>
            <w:r w:rsidRPr="00EC190B">
              <w:rPr>
                <w:rFonts w:cs="Times New Roman"/>
              </w:rPr>
              <w:t xml:space="preserve"> al finalizar, habilitará la opción para marcar el pedido como "No entregado".</w:t>
            </w:r>
            <w:r w:rsidR="00D62BC6" w:rsidRPr="00D62BC6">
              <w:rPr>
                <w:rFonts w:cs="Times New Roman"/>
              </w:rPr>
              <w:t xml:space="preserve"> El botón "Entregado" requiere estar a menos de 50 m del domicilio.</w:t>
            </w:r>
          </w:p>
        </w:tc>
        <w:tc>
          <w:tcPr>
            <w:tcW w:w="0" w:type="auto"/>
          </w:tcPr>
          <w:p w14:paraId="3852FEA2" w14:textId="428DFF8E" w:rsidR="006259D8" w:rsidRPr="009B43BA" w:rsidRDefault="00EC190B" w:rsidP="00B43F2E">
            <w:pPr>
              <w:rPr>
                <w:rFonts w:cs="Times New Roman"/>
              </w:rPr>
            </w:pPr>
            <w:r w:rsidRPr="00EC190B">
              <w:rPr>
                <w:rFonts w:cs="Times New Roman"/>
              </w:rPr>
              <w:t>CU-0</w:t>
            </w:r>
            <w:r w:rsidR="00C251A1">
              <w:rPr>
                <w:rFonts w:cs="Times New Roman"/>
              </w:rPr>
              <w:t>12</w:t>
            </w:r>
            <w:r w:rsidRPr="00EC190B">
              <w:rPr>
                <w:rFonts w:cs="Times New Roman"/>
              </w:rPr>
              <w:t xml:space="preserve">: </w:t>
            </w:r>
            <w:r w:rsidR="00C251A1">
              <w:rPr>
                <w:rFonts w:cs="Times New Roman"/>
              </w:rPr>
              <w:t>Registrar resultado de entrega</w:t>
            </w:r>
          </w:p>
        </w:tc>
        <w:tc>
          <w:tcPr>
            <w:tcW w:w="0" w:type="auto"/>
          </w:tcPr>
          <w:p w14:paraId="62FF6437" w14:textId="49BE6C30" w:rsidR="006259D8" w:rsidRDefault="00EC190B" w:rsidP="00B43F2E">
            <w:pPr>
              <w:rPr>
                <w:rFonts w:cs="Times New Roman"/>
              </w:rPr>
            </w:pPr>
            <w:r w:rsidRPr="00EC190B">
              <w:rPr>
                <w:rFonts w:cs="Times New Roman"/>
              </w:rPr>
              <w:t>Repartidor</w:t>
            </w:r>
          </w:p>
        </w:tc>
        <w:tc>
          <w:tcPr>
            <w:tcW w:w="0" w:type="auto"/>
          </w:tcPr>
          <w:p w14:paraId="7AB48A3D" w14:textId="103F457F" w:rsidR="006259D8" w:rsidRPr="00686C0C" w:rsidRDefault="00564C9A" w:rsidP="00B43F2E">
            <w:pPr>
              <w:rPr>
                <w:rFonts w:cs="Times New Roman"/>
              </w:rPr>
            </w:pPr>
            <w:r w:rsidRPr="00564C9A">
              <w:rPr>
                <w:rFonts w:cs="Times New Roman"/>
              </w:rPr>
              <w:t>RNF-002</w:t>
            </w:r>
          </w:p>
        </w:tc>
      </w:tr>
      <w:tr w:rsidR="00B64979" w:rsidRPr="00686C0C" w14:paraId="4EE82B20" w14:textId="77777777" w:rsidTr="00B64979">
        <w:trPr>
          <w:trHeight w:val="20"/>
        </w:trPr>
        <w:tc>
          <w:tcPr>
            <w:tcW w:w="1245" w:type="dxa"/>
          </w:tcPr>
          <w:p w14:paraId="6C6FA923" w14:textId="4013E76F" w:rsidR="00B64979" w:rsidRDefault="00B64979" w:rsidP="00B64979">
            <w:pPr>
              <w:rPr>
                <w:rFonts w:cs="Times New Roman"/>
                <w:color w:val="000000"/>
              </w:rPr>
            </w:pPr>
            <w:r>
              <w:rPr>
                <w:rFonts w:cs="Times New Roman"/>
                <w:color w:val="000000"/>
              </w:rPr>
              <w:t>RF - 015</w:t>
            </w:r>
          </w:p>
        </w:tc>
        <w:tc>
          <w:tcPr>
            <w:tcW w:w="3102" w:type="dxa"/>
          </w:tcPr>
          <w:p w14:paraId="12B8A04E" w14:textId="58C2D021" w:rsidR="00B64979" w:rsidRPr="00EC190B" w:rsidRDefault="00B64979" w:rsidP="00B64979">
            <w:pPr>
              <w:rPr>
                <w:rFonts w:cs="Times New Roman"/>
              </w:rPr>
            </w:pPr>
            <w:r w:rsidRPr="00214EDB">
              <w:rPr>
                <w:rFonts w:cs="Times New Roman"/>
              </w:rPr>
              <w:t xml:space="preserve">Durante el registro, el sistema realizará una consulta a la base de datos y bloqueará la creación de la cuenta si el número </w:t>
            </w:r>
            <w:r w:rsidRPr="00214EDB">
              <w:rPr>
                <w:rFonts w:cs="Times New Roman"/>
              </w:rPr>
              <w:lastRenderedPageBreak/>
              <w:t>telefónico o correo electrónico ya existen.</w:t>
            </w:r>
          </w:p>
        </w:tc>
        <w:tc>
          <w:tcPr>
            <w:tcW w:w="0" w:type="auto"/>
          </w:tcPr>
          <w:p w14:paraId="4FEA8E4D" w14:textId="3509CA9A" w:rsidR="00B64979" w:rsidRPr="00EC190B" w:rsidRDefault="00B64979" w:rsidP="00B64979">
            <w:pPr>
              <w:rPr>
                <w:rFonts w:cs="Times New Roman"/>
              </w:rPr>
            </w:pPr>
            <w:r w:rsidRPr="004F15DF">
              <w:rPr>
                <w:rFonts w:cs="Times New Roman"/>
              </w:rPr>
              <w:lastRenderedPageBreak/>
              <w:t>CU-00</w:t>
            </w:r>
            <w:r w:rsidR="00356A60">
              <w:rPr>
                <w:rFonts w:cs="Times New Roman"/>
              </w:rPr>
              <w:t>1</w:t>
            </w:r>
            <w:r w:rsidRPr="004F15DF">
              <w:rPr>
                <w:rFonts w:cs="Times New Roman"/>
              </w:rPr>
              <w:t>: Registrar</w:t>
            </w:r>
            <w:r w:rsidR="00164809">
              <w:rPr>
                <w:rFonts w:cs="Times New Roman"/>
              </w:rPr>
              <w:t>se</w:t>
            </w:r>
          </w:p>
        </w:tc>
        <w:tc>
          <w:tcPr>
            <w:tcW w:w="0" w:type="auto"/>
          </w:tcPr>
          <w:p w14:paraId="74620220" w14:textId="40EF6CBA" w:rsidR="00B64979" w:rsidRPr="00EC190B" w:rsidRDefault="00B64979" w:rsidP="00B64979">
            <w:pPr>
              <w:rPr>
                <w:rFonts w:cs="Times New Roman"/>
              </w:rPr>
            </w:pPr>
            <w:r>
              <w:rPr>
                <w:rFonts w:cs="Times New Roman"/>
              </w:rPr>
              <w:t>Cliente, Repartidor</w:t>
            </w:r>
          </w:p>
        </w:tc>
        <w:tc>
          <w:tcPr>
            <w:tcW w:w="0" w:type="auto"/>
          </w:tcPr>
          <w:p w14:paraId="6EF883E0" w14:textId="75D7E42F" w:rsidR="00B64979" w:rsidRPr="00686C0C" w:rsidRDefault="00B64979" w:rsidP="00B64979">
            <w:pPr>
              <w:rPr>
                <w:rFonts w:cs="Times New Roman"/>
              </w:rPr>
            </w:pPr>
            <w:r w:rsidRPr="003D57DC">
              <w:t>RNF-005, RNF-007</w:t>
            </w:r>
          </w:p>
        </w:tc>
      </w:tr>
      <w:tr w:rsidR="00B64979" w:rsidRPr="00686C0C" w14:paraId="237FD7A0" w14:textId="77777777" w:rsidTr="00B64979">
        <w:trPr>
          <w:trHeight w:val="20"/>
        </w:trPr>
        <w:tc>
          <w:tcPr>
            <w:tcW w:w="1245" w:type="dxa"/>
          </w:tcPr>
          <w:p w14:paraId="6F71ECAC" w14:textId="2D23618A" w:rsidR="00B64979" w:rsidRDefault="00B64979" w:rsidP="00B64979">
            <w:pPr>
              <w:rPr>
                <w:rFonts w:cs="Times New Roman"/>
                <w:color w:val="000000"/>
              </w:rPr>
            </w:pPr>
            <w:r>
              <w:rPr>
                <w:rFonts w:cs="Times New Roman"/>
                <w:color w:val="000000"/>
              </w:rPr>
              <w:t>RF - 016</w:t>
            </w:r>
          </w:p>
        </w:tc>
        <w:tc>
          <w:tcPr>
            <w:tcW w:w="3102" w:type="dxa"/>
          </w:tcPr>
          <w:p w14:paraId="00917235" w14:textId="7B8D5D4C" w:rsidR="00B64979" w:rsidRPr="00214EDB" w:rsidRDefault="00B64979" w:rsidP="00B64979">
            <w:pPr>
              <w:rPr>
                <w:rFonts w:cs="Times New Roman"/>
              </w:rPr>
            </w:pPr>
            <w:r w:rsidRPr="00F31A7A">
              <w:rPr>
                <w:rFonts w:cs="Times New Roman"/>
              </w:rPr>
              <w:t xml:space="preserve">El sistema </w:t>
            </w:r>
            <w:r>
              <w:rPr>
                <w:rFonts w:cs="Times New Roman"/>
              </w:rPr>
              <w:t>no permitirá un nuevo inicio de sesión si un usuario ya se encuentra activo en otro dispositivo.</w:t>
            </w:r>
          </w:p>
        </w:tc>
        <w:tc>
          <w:tcPr>
            <w:tcW w:w="0" w:type="auto"/>
          </w:tcPr>
          <w:p w14:paraId="66D70822" w14:textId="41DF64CD" w:rsidR="00B64979" w:rsidRPr="004F15DF" w:rsidRDefault="00B64979" w:rsidP="00B64979">
            <w:pPr>
              <w:rPr>
                <w:rFonts w:cs="Times New Roman"/>
              </w:rPr>
            </w:pPr>
            <w:r w:rsidRPr="0056158B">
              <w:rPr>
                <w:rFonts w:cs="Times New Roman"/>
              </w:rPr>
              <w:t>CU-00</w:t>
            </w:r>
            <w:r w:rsidR="00F5475B">
              <w:rPr>
                <w:rFonts w:cs="Times New Roman"/>
              </w:rPr>
              <w:t>2</w:t>
            </w:r>
            <w:r w:rsidRPr="0056158B">
              <w:rPr>
                <w:rFonts w:cs="Times New Roman"/>
              </w:rPr>
              <w:t>: Iniciar sesión</w:t>
            </w:r>
          </w:p>
        </w:tc>
        <w:tc>
          <w:tcPr>
            <w:tcW w:w="0" w:type="auto"/>
          </w:tcPr>
          <w:p w14:paraId="625FF8FC" w14:textId="7609F185" w:rsidR="00B64979" w:rsidRDefault="00B64979" w:rsidP="00B64979">
            <w:pPr>
              <w:rPr>
                <w:rFonts w:cs="Times New Roman"/>
              </w:rPr>
            </w:pPr>
            <w:r w:rsidRPr="0056158B">
              <w:rPr>
                <w:rFonts w:cs="Times New Roman"/>
              </w:rPr>
              <w:t>Cliente, Repartidor</w:t>
            </w:r>
          </w:p>
        </w:tc>
        <w:tc>
          <w:tcPr>
            <w:tcW w:w="0" w:type="auto"/>
          </w:tcPr>
          <w:p w14:paraId="16DFD1C9" w14:textId="7659DB61" w:rsidR="00B64979" w:rsidRPr="00686C0C" w:rsidRDefault="00B64979" w:rsidP="00B64979">
            <w:pPr>
              <w:rPr>
                <w:rFonts w:cs="Times New Roman"/>
              </w:rPr>
            </w:pPr>
            <w:r w:rsidRPr="003D57DC">
              <w:t>RNF-004, RNF-006</w:t>
            </w:r>
          </w:p>
        </w:tc>
      </w:tr>
      <w:tr w:rsidR="006B499F" w:rsidRPr="00686C0C" w14:paraId="6893616A" w14:textId="77777777">
        <w:trPr>
          <w:trHeight w:val="20"/>
        </w:trPr>
        <w:tc>
          <w:tcPr>
            <w:tcW w:w="1245" w:type="dxa"/>
          </w:tcPr>
          <w:p w14:paraId="2276F8E4" w14:textId="6211A1B5" w:rsidR="006B499F" w:rsidRDefault="006B499F" w:rsidP="006B499F">
            <w:pPr>
              <w:rPr>
                <w:rFonts w:cs="Times New Roman"/>
                <w:color w:val="000000"/>
              </w:rPr>
            </w:pPr>
            <w:r w:rsidRPr="00334CA9">
              <w:t>RF - 017</w:t>
            </w:r>
          </w:p>
        </w:tc>
        <w:tc>
          <w:tcPr>
            <w:tcW w:w="3102" w:type="dxa"/>
          </w:tcPr>
          <w:p w14:paraId="4937024B" w14:textId="5227A1A3" w:rsidR="006B499F" w:rsidRPr="00F31A7A" w:rsidRDefault="006B499F" w:rsidP="006B499F">
            <w:pPr>
              <w:rPr>
                <w:rFonts w:cs="Times New Roman"/>
              </w:rPr>
            </w:pPr>
            <w:r w:rsidRPr="00334CA9">
              <w:t xml:space="preserve">El </w:t>
            </w:r>
            <w:r w:rsidR="003C0596" w:rsidRPr="003C0596">
              <w:t>dueño del negocio</w:t>
            </w:r>
            <w:r w:rsidRPr="00334CA9">
              <w:t xml:space="preserve"> deberá declarar la fecha de caducidad </w:t>
            </w:r>
            <w:r w:rsidR="003C0596" w:rsidRPr="003C0596">
              <w:t xml:space="preserve">de cada </w:t>
            </w:r>
            <w:r w:rsidRPr="00334CA9">
              <w:t xml:space="preserve">lote al registrar </w:t>
            </w:r>
            <w:r w:rsidR="003C0596" w:rsidRPr="003C0596">
              <w:t>entradas de</w:t>
            </w:r>
            <w:r w:rsidRPr="00334CA9">
              <w:t xml:space="preserve"> inventario</w:t>
            </w:r>
            <w:r w:rsidR="003C0596" w:rsidRPr="003C0596">
              <w:t xml:space="preserve"> en la base.</w:t>
            </w:r>
            <w:r w:rsidRPr="00334CA9">
              <w:t xml:space="preserve"> El sistema bloqueará el registro si la fecha está vencida o a menos de 7 días de vencer.</w:t>
            </w:r>
          </w:p>
        </w:tc>
        <w:tc>
          <w:tcPr>
            <w:tcW w:w="0" w:type="auto"/>
          </w:tcPr>
          <w:p w14:paraId="5E5FCB50" w14:textId="0336348E" w:rsidR="006B499F" w:rsidRPr="0056158B" w:rsidRDefault="006B499F" w:rsidP="006B499F">
            <w:pPr>
              <w:rPr>
                <w:rFonts w:cs="Times New Roman"/>
              </w:rPr>
            </w:pPr>
            <w:r w:rsidRPr="00334CA9">
              <w:t>CU-</w:t>
            </w:r>
            <w:r w:rsidR="00FF200B" w:rsidRPr="00FF200B">
              <w:t>018</w:t>
            </w:r>
            <w:r w:rsidRPr="00334CA9">
              <w:t xml:space="preserve">: Registrar </w:t>
            </w:r>
            <w:r w:rsidR="00FF200B" w:rsidRPr="00FF200B">
              <w:t xml:space="preserve">entrada de </w:t>
            </w:r>
            <w:r w:rsidRPr="00334CA9">
              <w:t xml:space="preserve">inventario </w:t>
            </w:r>
            <w:r w:rsidR="00FF200B" w:rsidRPr="00FF200B">
              <w:t>a base</w:t>
            </w:r>
          </w:p>
        </w:tc>
        <w:tc>
          <w:tcPr>
            <w:tcW w:w="0" w:type="auto"/>
          </w:tcPr>
          <w:p w14:paraId="1C07B4A0" w14:textId="44D8AB84" w:rsidR="006B499F" w:rsidRPr="0056158B" w:rsidRDefault="006B499F" w:rsidP="006B499F">
            <w:pPr>
              <w:rPr>
                <w:rFonts w:cs="Times New Roman"/>
              </w:rPr>
            </w:pPr>
            <w:r w:rsidRPr="00334CA9">
              <w:t>Repartidor</w:t>
            </w:r>
          </w:p>
        </w:tc>
        <w:tc>
          <w:tcPr>
            <w:tcW w:w="0" w:type="auto"/>
          </w:tcPr>
          <w:p w14:paraId="6EA91B90" w14:textId="46816B81" w:rsidR="006B499F" w:rsidRPr="003D57DC" w:rsidRDefault="006B499F" w:rsidP="006B499F">
            <w:r w:rsidRPr="00334CA9">
              <w:t>RNF-007</w:t>
            </w:r>
            <w:r w:rsidR="009D6701">
              <w:t xml:space="preserve">, </w:t>
            </w:r>
            <w:r w:rsidR="009D6701" w:rsidRPr="009D6701">
              <w:t>RNF-014</w:t>
            </w:r>
          </w:p>
        </w:tc>
      </w:tr>
      <w:tr w:rsidR="006B499F" w:rsidRPr="00686C0C" w14:paraId="38CCD0C7" w14:textId="77777777">
        <w:trPr>
          <w:trHeight w:val="20"/>
        </w:trPr>
        <w:tc>
          <w:tcPr>
            <w:tcW w:w="1245" w:type="dxa"/>
          </w:tcPr>
          <w:p w14:paraId="315454ED" w14:textId="67F575A8" w:rsidR="006B499F" w:rsidRDefault="006B499F" w:rsidP="006B499F">
            <w:pPr>
              <w:rPr>
                <w:rFonts w:cs="Times New Roman"/>
                <w:color w:val="000000"/>
              </w:rPr>
            </w:pPr>
            <w:r w:rsidRPr="00334CA9">
              <w:t>RF - 018</w:t>
            </w:r>
          </w:p>
        </w:tc>
        <w:tc>
          <w:tcPr>
            <w:tcW w:w="3102" w:type="dxa"/>
          </w:tcPr>
          <w:p w14:paraId="0B4AD221" w14:textId="6186611E" w:rsidR="006B499F" w:rsidRPr="00F31A7A" w:rsidRDefault="006B499F" w:rsidP="006B499F">
            <w:pPr>
              <w:rPr>
                <w:rFonts w:cs="Times New Roman"/>
              </w:rPr>
            </w:pPr>
            <w:r w:rsidRPr="00334CA9">
              <w:t xml:space="preserve">El sistema deberá desplegar un mapa interactivo mediante la API de </w:t>
            </w:r>
            <w:r w:rsidR="00693D97">
              <w:t xml:space="preserve">Google </w:t>
            </w:r>
            <w:proofErr w:type="spellStart"/>
            <w:r w:rsidR="00693D97">
              <w:t>Maps</w:t>
            </w:r>
            <w:proofErr w:type="spellEnd"/>
            <w:r w:rsidRPr="00334CA9">
              <w:t xml:space="preserve"> para el rastreo de pedidos</w:t>
            </w:r>
            <w:r w:rsidR="00B14743">
              <w:t xml:space="preserve"> y la visualización geográfica</w:t>
            </w:r>
            <w:r w:rsidRPr="00334CA9">
              <w:t>.</w:t>
            </w:r>
          </w:p>
        </w:tc>
        <w:tc>
          <w:tcPr>
            <w:tcW w:w="0" w:type="auto"/>
          </w:tcPr>
          <w:p w14:paraId="506C0125" w14:textId="6577EC2B" w:rsidR="006B499F" w:rsidRPr="0056158B" w:rsidRDefault="006B499F" w:rsidP="006B499F">
            <w:pPr>
              <w:rPr>
                <w:rFonts w:cs="Times New Roman"/>
              </w:rPr>
            </w:pPr>
            <w:r w:rsidRPr="00334CA9">
              <w:t>CU-017: Desplegar mapa</w:t>
            </w:r>
          </w:p>
        </w:tc>
        <w:tc>
          <w:tcPr>
            <w:tcW w:w="0" w:type="auto"/>
          </w:tcPr>
          <w:p w14:paraId="5A74DB61" w14:textId="2FCDDB92" w:rsidR="006B499F" w:rsidRPr="0056158B" w:rsidRDefault="006B499F" w:rsidP="006B499F">
            <w:pPr>
              <w:rPr>
                <w:rFonts w:cs="Times New Roman"/>
              </w:rPr>
            </w:pPr>
            <w:r w:rsidRPr="00334CA9">
              <w:t>Cliente, Repartidor</w:t>
            </w:r>
          </w:p>
        </w:tc>
        <w:tc>
          <w:tcPr>
            <w:tcW w:w="0" w:type="auto"/>
          </w:tcPr>
          <w:p w14:paraId="50110A81" w14:textId="076D3354" w:rsidR="006B499F" w:rsidRPr="003D57DC" w:rsidRDefault="006B499F" w:rsidP="006B499F">
            <w:r w:rsidRPr="00334CA9">
              <w:t>RNF-003</w:t>
            </w:r>
          </w:p>
        </w:tc>
      </w:tr>
      <w:tr w:rsidR="006B499F" w:rsidRPr="00686C0C" w14:paraId="0152593F" w14:textId="77777777">
        <w:trPr>
          <w:trHeight w:val="20"/>
        </w:trPr>
        <w:tc>
          <w:tcPr>
            <w:tcW w:w="1245" w:type="dxa"/>
          </w:tcPr>
          <w:p w14:paraId="310DB9B1" w14:textId="0356D557" w:rsidR="006B499F" w:rsidRDefault="006B499F" w:rsidP="006B499F">
            <w:pPr>
              <w:rPr>
                <w:rFonts w:cs="Times New Roman"/>
                <w:color w:val="000000"/>
              </w:rPr>
            </w:pPr>
            <w:r w:rsidRPr="00334CA9">
              <w:t>RF - 019</w:t>
            </w:r>
          </w:p>
        </w:tc>
        <w:tc>
          <w:tcPr>
            <w:tcW w:w="3102" w:type="dxa"/>
          </w:tcPr>
          <w:p w14:paraId="76999609" w14:textId="35432A72" w:rsidR="006B499F" w:rsidRPr="00F31A7A" w:rsidRDefault="006B499F" w:rsidP="006B499F">
            <w:pPr>
              <w:rPr>
                <w:rFonts w:cs="Times New Roman"/>
              </w:rPr>
            </w:pPr>
            <w:r w:rsidRPr="00334CA9">
              <w:t>El sistema garantizará que cuando dos repartidores intenten aceptar el mismo pedido simultáneamente, únicamente uno lo reciba, notificando al otro que el pedido ya no está disponible.</w:t>
            </w:r>
          </w:p>
        </w:tc>
        <w:tc>
          <w:tcPr>
            <w:tcW w:w="0" w:type="auto"/>
          </w:tcPr>
          <w:p w14:paraId="7D1DD632" w14:textId="6CC027F6" w:rsidR="006B499F" w:rsidRPr="0056158B" w:rsidRDefault="006B499F" w:rsidP="006B499F">
            <w:pPr>
              <w:rPr>
                <w:rFonts w:cs="Times New Roman"/>
              </w:rPr>
            </w:pPr>
            <w:r w:rsidRPr="00334CA9">
              <w:t>CU-010: Elegir y aceptar pedido</w:t>
            </w:r>
          </w:p>
        </w:tc>
        <w:tc>
          <w:tcPr>
            <w:tcW w:w="0" w:type="auto"/>
          </w:tcPr>
          <w:p w14:paraId="7CAF30F9" w14:textId="22C9EC53" w:rsidR="006B499F" w:rsidRPr="0056158B" w:rsidRDefault="006B499F" w:rsidP="006B499F">
            <w:pPr>
              <w:rPr>
                <w:rFonts w:cs="Times New Roman"/>
              </w:rPr>
            </w:pPr>
            <w:r w:rsidRPr="00334CA9">
              <w:t>Repartidor</w:t>
            </w:r>
          </w:p>
        </w:tc>
        <w:tc>
          <w:tcPr>
            <w:tcW w:w="0" w:type="auto"/>
          </w:tcPr>
          <w:p w14:paraId="67F6C78D" w14:textId="0AA292D4" w:rsidR="006B499F" w:rsidRPr="003D57DC" w:rsidRDefault="006B499F" w:rsidP="006B499F">
            <w:r w:rsidRPr="00334CA9">
              <w:t>RNF-0</w:t>
            </w:r>
            <w:r w:rsidR="003A3943">
              <w:t>11</w:t>
            </w:r>
          </w:p>
        </w:tc>
      </w:tr>
      <w:tr w:rsidR="006B499F" w:rsidRPr="00686C0C" w14:paraId="3BD3F0C3" w14:textId="77777777">
        <w:trPr>
          <w:trHeight w:val="20"/>
        </w:trPr>
        <w:tc>
          <w:tcPr>
            <w:tcW w:w="1245" w:type="dxa"/>
          </w:tcPr>
          <w:p w14:paraId="420A6BC7" w14:textId="280AE078" w:rsidR="006B499F" w:rsidRDefault="006B499F" w:rsidP="006B499F">
            <w:pPr>
              <w:rPr>
                <w:rFonts w:cs="Times New Roman"/>
                <w:color w:val="000000"/>
              </w:rPr>
            </w:pPr>
            <w:r w:rsidRPr="00334CA9">
              <w:t>RF - 020</w:t>
            </w:r>
          </w:p>
        </w:tc>
        <w:tc>
          <w:tcPr>
            <w:tcW w:w="3102" w:type="dxa"/>
          </w:tcPr>
          <w:p w14:paraId="24D586B7" w14:textId="6EEFB980" w:rsidR="006B499F" w:rsidRPr="00F31A7A" w:rsidRDefault="006B499F" w:rsidP="006B499F">
            <w:pPr>
              <w:rPr>
                <w:rFonts w:cs="Times New Roman"/>
              </w:rPr>
            </w:pPr>
            <w:r w:rsidRPr="00334CA9">
              <w:t xml:space="preserve">El sistema </w:t>
            </w:r>
            <w:r w:rsidR="00BD126E" w:rsidRPr="00BD126E">
              <w:t>permitirá</w:t>
            </w:r>
            <w:r w:rsidRPr="00334CA9">
              <w:t xml:space="preserve"> al </w:t>
            </w:r>
            <w:r w:rsidR="00BD126E" w:rsidRPr="00BD126E">
              <w:t>dueño del negocio gestionar</w:t>
            </w:r>
            <w:r w:rsidRPr="00334CA9">
              <w:t xml:space="preserve"> los vehículos </w:t>
            </w:r>
            <w:r w:rsidR="00BD126E" w:rsidRPr="00BD126E">
              <w:t>asociados (alta, modificación, baja).</w:t>
            </w:r>
            <w:r w:rsidRPr="00334CA9">
              <w:t xml:space="preserve"> Los cambios requerirán aprobación del administrador</w:t>
            </w:r>
            <w:r w:rsidR="00BD126E" w:rsidRPr="00BD126E">
              <w:t xml:space="preserve"> antes de aplicarse.</w:t>
            </w:r>
          </w:p>
        </w:tc>
        <w:tc>
          <w:tcPr>
            <w:tcW w:w="0" w:type="auto"/>
          </w:tcPr>
          <w:p w14:paraId="2E9DD0A8" w14:textId="66ADA54F" w:rsidR="006B499F" w:rsidRPr="0056158B" w:rsidRDefault="00045899" w:rsidP="006B499F">
            <w:pPr>
              <w:rPr>
                <w:rFonts w:cs="Times New Roman"/>
              </w:rPr>
            </w:pPr>
            <w:r w:rsidRPr="00045899">
              <w:t>CU-009: Gestionar vehículos del negocio, CU-021: Aprobar o rechazar solicitud de cambio</w:t>
            </w:r>
          </w:p>
        </w:tc>
        <w:tc>
          <w:tcPr>
            <w:tcW w:w="0" w:type="auto"/>
          </w:tcPr>
          <w:p w14:paraId="775A7D04" w14:textId="4496432E" w:rsidR="006B499F" w:rsidRPr="0056158B" w:rsidRDefault="006B499F" w:rsidP="006B499F">
            <w:pPr>
              <w:rPr>
                <w:rFonts w:cs="Times New Roman"/>
              </w:rPr>
            </w:pPr>
            <w:r w:rsidRPr="00334CA9">
              <w:t>Repartidor, Administrador</w:t>
            </w:r>
          </w:p>
        </w:tc>
        <w:tc>
          <w:tcPr>
            <w:tcW w:w="0" w:type="auto"/>
          </w:tcPr>
          <w:p w14:paraId="657B074D" w14:textId="539C0A16" w:rsidR="006B499F" w:rsidRPr="003D57DC" w:rsidRDefault="006B499F" w:rsidP="006B499F">
            <w:r w:rsidRPr="00334CA9">
              <w:t>RNF-008</w:t>
            </w:r>
          </w:p>
        </w:tc>
      </w:tr>
      <w:tr w:rsidR="006B499F" w:rsidRPr="00686C0C" w14:paraId="43BA59A5" w14:textId="77777777" w:rsidTr="00B64979">
        <w:trPr>
          <w:trHeight w:val="20"/>
        </w:trPr>
        <w:tc>
          <w:tcPr>
            <w:tcW w:w="1245" w:type="dxa"/>
          </w:tcPr>
          <w:p w14:paraId="7491C777" w14:textId="243BC7AF" w:rsidR="006B499F" w:rsidRDefault="006B499F" w:rsidP="006B499F">
            <w:pPr>
              <w:rPr>
                <w:rFonts w:cs="Times New Roman"/>
                <w:color w:val="000000"/>
              </w:rPr>
            </w:pPr>
            <w:r w:rsidRPr="00334CA9">
              <w:t>RF - 021</w:t>
            </w:r>
          </w:p>
        </w:tc>
        <w:tc>
          <w:tcPr>
            <w:tcW w:w="3102" w:type="dxa"/>
          </w:tcPr>
          <w:p w14:paraId="179E1AD1" w14:textId="46F2E26E" w:rsidR="006B499F" w:rsidRPr="00F31A7A" w:rsidRDefault="006B499F" w:rsidP="006B499F">
            <w:pPr>
              <w:rPr>
                <w:rFonts w:cs="Times New Roman"/>
              </w:rPr>
            </w:pPr>
            <w:r w:rsidRPr="00334CA9">
              <w:t>El sistema deberá permitir al administrador consultar el historial global de todos los pedidos del sistema con filtros por fecha, estado, cliente</w:t>
            </w:r>
            <w:r w:rsidR="00EE5A8F" w:rsidRPr="00EE5A8F">
              <w:t>,</w:t>
            </w:r>
            <w:r w:rsidRPr="00334CA9">
              <w:t xml:space="preserve"> repartidor</w:t>
            </w:r>
            <w:r w:rsidR="00EE5A8F" w:rsidRPr="00EE5A8F">
              <w:t xml:space="preserve"> y purificadora</w:t>
            </w:r>
            <w:r w:rsidRPr="00334CA9">
              <w:t>.</w:t>
            </w:r>
          </w:p>
        </w:tc>
        <w:tc>
          <w:tcPr>
            <w:tcW w:w="0" w:type="auto"/>
          </w:tcPr>
          <w:p w14:paraId="27777DB3" w14:textId="4FAAE055" w:rsidR="006B499F" w:rsidRPr="0056158B" w:rsidRDefault="006B499F" w:rsidP="006B499F">
            <w:pPr>
              <w:rPr>
                <w:rFonts w:cs="Times New Roman"/>
              </w:rPr>
            </w:pPr>
            <w:r w:rsidRPr="00334CA9">
              <w:t>CU-016: Consultar historial global</w:t>
            </w:r>
          </w:p>
        </w:tc>
        <w:tc>
          <w:tcPr>
            <w:tcW w:w="0" w:type="auto"/>
          </w:tcPr>
          <w:p w14:paraId="2E1DF13A" w14:textId="696CEA5A" w:rsidR="006B499F" w:rsidRPr="0056158B" w:rsidRDefault="006B499F" w:rsidP="006B499F">
            <w:pPr>
              <w:rPr>
                <w:rFonts w:cs="Times New Roman"/>
              </w:rPr>
            </w:pPr>
            <w:r w:rsidRPr="00334CA9">
              <w:t>Administrador</w:t>
            </w:r>
          </w:p>
        </w:tc>
        <w:tc>
          <w:tcPr>
            <w:tcW w:w="0" w:type="auto"/>
          </w:tcPr>
          <w:p w14:paraId="4DBC168F" w14:textId="126777DC" w:rsidR="006B499F" w:rsidRPr="003D57DC" w:rsidRDefault="006B499F" w:rsidP="006B499F">
            <w:r w:rsidRPr="00334CA9">
              <w:t>RNF-008</w:t>
            </w:r>
          </w:p>
        </w:tc>
      </w:tr>
      <w:tr w:rsidR="00C31A94" w:rsidRPr="00686C0C" w14:paraId="2D53B740" w14:textId="77777777">
        <w:trPr>
          <w:trHeight w:val="20"/>
        </w:trPr>
        <w:tc>
          <w:tcPr>
            <w:tcW w:w="1245" w:type="dxa"/>
          </w:tcPr>
          <w:p w14:paraId="6F251F5D" w14:textId="7C403127" w:rsidR="00C31A94" w:rsidRPr="00334CA9" w:rsidRDefault="00C31A94" w:rsidP="00C31A94">
            <w:r w:rsidRPr="00334CA9">
              <w:t xml:space="preserve">RF </w:t>
            </w:r>
            <w:r>
              <w:t>-</w:t>
            </w:r>
            <w:r w:rsidRPr="00334CA9">
              <w:t xml:space="preserve"> 02</w:t>
            </w:r>
            <w:r>
              <w:t>2</w:t>
            </w:r>
          </w:p>
        </w:tc>
        <w:tc>
          <w:tcPr>
            <w:tcW w:w="3102" w:type="dxa"/>
          </w:tcPr>
          <w:p w14:paraId="7E311AEF" w14:textId="35624E6B" w:rsidR="00C31A94" w:rsidRPr="00334CA9" w:rsidRDefault="00C31A94" w:rsidP="00C31A94">
            <w:r w:rsidRPr="00227D49">
              <w:t xml:space="preserve">El sistema permitirá al repartidor cargar garrafones desde el </w:t>
            </w:r>
            <w:r w:rsidRPr="00227D49">
              <w:lastRenderedPageBreak/>
              <w:t xml:space="preserve">inventario base del negocio al inventario de su vehículo, registrando dos movimientos de inventario enlazados (salida en base + entrada en vehículo) de forma transaccional. </w:t>
            </w:r>
            <w:r w:rsidRPr="009D708F">
              <w:t>La carga sigue política FIFO sobre los lotes disponibles.</w:t>
            </w:r>
          </w:p>
        </w:tc>
        <w:tc>
          <w:tcPr>
            <w:tcW w:w="0" w:type="auto"/>
          </w:tcPr>
          <w:p w14:paraId="3CE32F3F" w14:textId="4B336B26" w:rsidR="00C31A94" w:rsidRPr="00334CA9" w:rsidRDefault="00C31A94" w:rsidP="00C31A94">
            <w:r w:rsidRPr="00B456BB">
              <w:lastRenderedPageBreak/>
              <w:t xml:space="preserve">CU-019: Cargar </w:t>
            </w:r>
            <w:r w:rsidRPr="00B456BB">
              <w:lastRenderedPageBreak/>
              <w:t>inventario del vehículo desde base</w:t>
            </w:r>
          </w:p>
        </w:tc>
        <w:tc>
          <w:tcPr>
            <w:tcW w:w="0" w:type="auto"/>
          </w:tcPr>
          <w:p w14:paraId="7298576E" w14:textId="0EA27C8E" w:rsidR="00C31A94" w:rsidRPr="00334CA9" w:rsidRDefault="00C31A94" w:rsidP="00C31A94">
            <w:r w:rsidRPr="00B456BB">
              <w:lastRenderedPageBreak/>
              <w:t>Repartidor</w:t>
            </w:r>
          </w:p>
        </w:tc>
        <w:tc>
          <w:tcPr>
            <w:tcW w:w="0" w:type="auto"/>
          </w:tcPr>
          <w:p w14:paraId="595F051B" w14:textId="0A911A2C" w:rsidR="00C31A94" w:rsidRPr="00334CA9" w:rsidRDefault="00C31A94" w:rsidP="00C31A94">
            <w:r w:rsidRPr="00B456BB">
              <w:t>RNF-007, RNF-014</w:t>
            </w:r>
          </w:p>
        </w:tc>
      </w:tr>
      <w:tr w:rsidR="0070357F" w:rsidRPr="00686C0C" w14:paraId="67CE6237" w14:textId="77777777">
        <w:trPr>
          <w:trHeight w:val="20"/>
        </w:trPr>
        <w:tc>
          <w:tcPr>
            <w:tcW w:w="1245" w:type="dxa"/>
          </w:tcPr>
          <w:p w14:paraId="6A0637B0" w14:textId="245BC8E4" w:rsidR="0070357F" w:rsidRPr="00334CA9" w:rsidRDefault="0070357F" w:rsidP="0070357F">
            <w:r w:rsidRPr="00334CA9">
              <w:t xml:space="preserve">RF </w:t>
            </w:r>
            <w:r>
              <w:t xml:space="preserve">- </w:t>
            </w:r>
            <w:r w:rsidRPr="00334CA9">
              <w:t>02</w:t>
            </w:r>
            <w:r>
              <w:t>3</w:t>
            </w:r>
          </w:p>
        </w:tc>
        <w:tc>
          <w:tcPr>
            <w:tcW w:w="3102" w:type="dxa"/>
          </w:tcPr>
          <w:p w14:paraId="0B933BE6" w14:textId="582ED8CF" w:rsidR="0070357F" w:rsidRPr="00334CA9" w:rsidRDefault="0070357F" w:rsidP="0070357F">
            <w:r w:rsidRPr="00C36F3F">
              <w:t xml:space="preserve">El sistema permitirá al cliente consultar el perfil público de </w:t>
            </w:r>
            <w:r w:rsidR="009C738C" w:rsidRPr="00B23777">
              <w:t>un negocio</w:t>
            </w:r>
            <w:r w:rsidRPr="00B23777">
              <w:t xml:space="preserve"> antes de hacer un pedido, mostrando datos del negocio, horario configurado, productos disponibles</w:t>
            </w:r>
            <w:r w:rsidRPr="00C36F3F">
              <w:t xml:space="preserve"> con </w:t>
            </w:r>
            <w:proofErr w:type="gramStart"/>
            <w:r w:rsidRPr="00C36F3F">
              <w:t>stock,  y</w:t>
            </w:r>
            <w:proofErr w:type="gramEnd"/>
            <w:r w:rsidRPr="00C36F3F">
              <w:t xml:space="preserve"> mapa de la base.</w:t>
            </w:r>
          </w:p>
        </w:tc>
        <w:tc>
          <w:tcPr>
            <w:tcW w:w="0" w:type="auto"/>
          </w:tcPr>
          <w:p w14:paraId="2A6D9BAE" w14:textId="42AD7207" w:rsidR="0070357F" w:rsidRPr="00334CA9" w:rsidRDefault="0070357F" w:rsidP="0070357F">
            <w:r w:rsidRPr="00C36F3F">
              <w:t>CU-022: Ver perfil de purificadora</w:t>
            </w:r>
          </w:p>
        </w:tc>
        <w:tc>
          <w:tcPr>
            <w:tcW w:w="0" w:type="auto"/>
          </w:tcPr>
          <w:p w14:paraId="49FA33BC" w14:textId="12FC4E23" w:rsidR="0070357F" w:rsidRPr="00334CA9" w:rsidRDefault="0070357F" w:rsidP="0070357F">
            <w:r w:rsidRPr="00C36F3F">
              <w:t>Cliente</w:t>
            </w:r>
          </w:p>
        </w:tc>
        <w:tc>
          <w:tcPr>
            <w:tcW w:w="0" w:type="auto"/>
          </w:tcPr>
          <w:p w14:paraId="1E9F7EC1" w14:textId="744E5526" w:rsidR="0070357F" w:rsidRPr="00334CA9" w:rsidRDefault="0070357F" w:rsidP="0070357F">
            <w:r w:rsidRPr="00C36F3F">
              <w:t>RNF-003</w:t>
            </w:r>
          </w:p>
        </w:tc>
      </w:tr>
      <w:tr w:rsidR="003E743A" w:rsidRPr="00686C0C" w14:paraId="6F1994A3" w14:textId="77777777">
        <w:trPr>
          <w:trHeight w:val="20"/>
        </w:trPr>
        <w:tc>
          <w:tcPr>
            <w:tcW w:w="1245" w:type="dxa"/>
          </w:tcPr>
          <w:p w14:paraId="1EC033AC" w14:textId="267B6C18" w:rsidR="003E743A" w:rsidRPr="00334CA9" w:rsidRDefault="003E743A" w:rsidP="003E743A">
            <w:r w:rsidRPr="00334CA9">
              <w:t xml:space="preserve">RF </w:t>
            </w:r>
            <w:r>
              <w:t xml:space="preserve">- </w:t>
            </w:r>
            <w:r w:rsidRPr="00334CA9">
              <w:t>02</w:t>
            </w:r>
            <w:r>
              <w:t>4</w:t>
            </w:r>
          </w:p>
        </w:tc>
        <w:tc>
          <w:tcPr>
            <w:tcW w:w="3102" w:type="dxa"/>
          </w:tcPr>
          <w:p w14:paraId="4E8B157D" w14:textId="36709C3F" w:rsidR="003E743A" w:rsidRPr="00334CA9" w:rsidRDefault="003E743A" w:rsidP="003E743A">
            <w:r w:rsidRPr="00BA16A5">
              <w:t>El sistema permitirá al cliente realizar pedidos en dos modalidades: directa (eligiendo una purificadora específica) o abierta (fijando un precio máximo por garrafón para que cualquier purificadora con ese precio o menor lo pueda tomar).</w:t>
            </w:r>
          </w:p>
        </w:tc>
        <w:tc>
          <w:tcPr>
            <w:tcW w:w="0" w:type="auto"/>
          </w:tcPr>
          <w:p w14:paraId="48C44B9B" w14:textId="1926EBB7" w:rsidR="003E743A" w:rsidRPr="00334CA9" w:rsidRDefault="003E743A" w:rsidP="003E743A">
            <w:r w:rsidRPr="001E3548">
              <w:t>CU-004: Realizar pedido</w:t>
            </w:r>
          </w:p>
        </w:tc>
        <w:tc>
          <w:tcPr>
            <w:tcW w:w="0" w:type="auto"/>
          </w:tcPr>
          <w:p w14:paraId="2D954211" w14:textId="052D8242" w:rsidR="003E743A" w:rsidRPr="00334CA9" w:rsidRDefault="003E743A" w:rsidP="003E743A">
            <w:r w:rsidRPr="001E3548">
              <w:t>Cliente</w:t>
            </w:r>
          </w:p>
        </w:tc>
        <w:tc>
          <w:tcPr>
            <w:tcW w:w="0" w:type="auto"/>
          </w:tcPr>
          <w:p w14:paraId="521447F6" w14:textId="3DEAC8FC" w:rsidR="003E743A" w:rsidRPr="00334CA9" w:rsidRDefault="003E743A" w:rsidP="003E743A">
            <w:r w:rsidRPr="001E3548">
              <w:t>RNF-007</w:t>
            </w:r>
          </w:p>
        </w:tc>
      </w:tr>
      <w:tr w:rsidR="000C7809" w:rsidRPr="00686C0C" w14:paraId="5D65EDF0" w14:textId="77777777">
        <w:trPr>
          <w:trHeight w:val="20"/>
        </w:trPr>
        <w:tc>
          <w:tcPr>
            <w:tcW w:w="1245" w:type="dxa"/>
          </w:tcPr>
          <w:p w14:paraId="0E8EC58B" w14:textId="3D550DBE" w:rsidR="000C7809" w:rsidRPr="00334CA9" w:rsidRDefault="000C7809" w:rsidP="000C7809">
            <w:r w:rsidRPr="00334CA9">
              <w:t xml:space="preserve">RF </w:t>
            </w:r>
            <w:r>
              <w:t>-</w:t>
            </w:r>
            <w:r w:rsidRPr="00334CA9">
              <w:t xml:space="preserve"> 02</w:t>
            </w:r>
            <w:r>
              <w:t>5</w:t>
            </w:r>
          </w:p>
        </w:tc>
        <w:tc>
          <w:tcPr>
            <w:tcW w:w="3102" w:type="dxa"/>
          </w:tcPr>
          <w:p w14:paraId="163D2796" w14:textId="7E68BC61" w:rsidR="000C7809" w:rsidRPr="00BA16A5" w:rsidRDefault="000C7809" w:rsidP="000C7809">
            <w:r w:rsidRPr="00BA16A5">
              <w:t xml:space="preserve">El sistema activará automáticamente los pedidos programados mediante un proceso del </w:t>
            </w:r>
            <w:proofErr w:type="spellStart"/>
            <w:r w:rsidRPr="00BA16A5">
              <w:t>backend</w:t>
            </w:r>
            <w:proofErr w:type="spellEnd"/>
            <w:r w:rsidRPr="00BA16A5">
              <w:t xml:space="preserve"> (cron </w:t>
            </w:r>
            <w:proofErr w:type="spellStart"/>
            <w:r w:rsidRPr="00BA16A5">
              <w:t>job</w:t>
            </w:r>
            <w:proofErr w:type="spellEnd"/>
            <w:r w:rsidRPr="00BA16A5">
              <w:t>) que ejecuta periódicamente; al activarse, los pedidos se vuelven visibles para los repartidores correspondientes y se marcan como notificados para evitar doble procesamiento.</w:t>
            </w:r>
          </w:p>
        </w:tc>
        <w:tc>
          <w:tcPr>
            <w:tcW w:w="0" w:type="auto"/>
          </w:tcPr>
          <w:p w14:paraId="432460E9" w14:textId="130FDF69" w:rsidR="000C7809" w:rsidRPr="00BA16A5" w:rsidRDefault="000C7809" w:rsidP="000C7809">
            <w:r w:rsidRPr="00BA16A5">
              <w:t>CU-004: Realizar pedido (extensión)</w:t>
            </w:r>
          </w:p>
        </w:tc>
        <w:tc>
          <w:tcPr>
            <w:tcW w:w="0" w:type="auto"/>
          </w:tcPr>
          <w:p w14:paraId="65A6A60E" w14:textId="62FA7085" w:rsidR="000C7809" w:rsidRPr="00BA16A5" w:rsidRDefault="000C7809" w:rsidP="000C7809">
            <w:r w:rsidRPr="00BA16A5">
              <w:t>Sistema</w:t>
            </w:r>
          </w:p>
        </w:tc>
        <w:tc>
          <w:tcPr>
            <w:tcW w:w="0" w:type="auto"/>
          </w:tcPr>
          <w:p w14:paraId="453D5801" w14:textId="3CBB930E" w:rsidR="000C7809" w:rsidRPr="00BA16A5" w:rsidRDefault="000C7809" w:rsidP="000C7809">
            <w:r w:rsidRPr="00BA16A5">
              <w:t>RNF-013</w:t>
            </w:r>
          </w:p>
        </w:tc>
      </w:tr>
      <w:tr w:rsidR="002E78E7" w:rsidRPr="00686C0C" w14:paraId="198348A1" w14:textId="77777777">
        <w:trPr>
          <w:trHeight w:val="20"/>
        </w:trPr>
        <w:tc>
          <w:tcPr>
            <w:tcW w:w="1245" w:type="dxa"/>
          </w:tcPr>
          <w:p w14:paraId="2C78B826" w14:textId="232EDB2F" w:rsidR="002E78E7" w:rsidRPr="00334CA9" w:rsidRDefault="002E78E7" w:rsidP="002E78E7">
            <w:r w:rsidRPr="00334CA9">
              <w:t xml:space="preserve">RF </w:t>
            </w:r>
            <w:r>
              <w:t xml:space="preserve">- </w:t>
            </w:r>
            <w:r w:rsidRPr="00334CA9">
              <w:t>02</w:t>
            </w:r>
            <w:r>
              <w:t>6</w:t>
            </w:r>
          </w:p>
        </w:tc>
        <w:tc>
          <w:tcPr>
            <w:tcW w:w="3102" w:type="dxa"/>
          </w:tcPr>
          <w:p w14:paraId="2E3D65E5" w14:textId="1C0BC892" w:rsidR="002E78E7" w:rsidRPr="00334CA9" w:rsidRDefault="002E78E7" w:rsidP="002E78E7">
            <w:r w:rsidRPr="005E0083">
              <w:t xml:space="preserve">El sistema permitirá al dueño del negocio levantar solicitudes de cambio sujetas a aprobación sobre los datos del negocio (foto de perfil, datos de vehículo, agregar o eliminar vehículo, nombre comercial, dirección de </w:t>
            </w:r>
            <w:r w:rsidRPr="005E0083">
              <w:lastRenderedPageBreak/>
              <w:t>la base, agregar producto al catálogo).</w:t>
            </w:r>
          </w:p>
        </w:tc>
        <w:tc>
          <w:tcPr>
            <w:tcW w:w="0" w:type="auto"/>
          </w:tcPr>
          <w:p w14:paraId="047ABEBD" w14:textId="0B1A4D27" w:rsidR="002E78E7" w:rsidRPr="00334CA9" w:rsidRDefault="002E78E7" w:rsidP="002E78E7">
            <w:r w:rsidRPr="005E0083">
              <w:lastRenderedPageBreak/>
              <w:t>CU-020: Solicitar cambio de perfil</w:t>
            </w:r>
          </w:p>
        </w:tc>
        <w:tc>
          <w:tcPr>
            <w:tcW w:w="0" w:type="auto"/>
          </w:tcPr>
          <w:p w14:paraId="73F40324" w14:textId="0DC7B8F4" w:rsidR="002E78E7" w:rsidRPr="00334CA9" w:rsidRDefault="002E78E7" w:rsidP="002E78E7">
            <w:r w:rsidRPr="005E0083">
              <w:t>Repartidor</w:t>
            </w:r>
          </w:p>
        </w:tc>
        <w:tc>
          <w:tcPr>
            <w:tcW w:w="0" w:type="auto"/>
          </w:tcPr>
          <w:p w14:paraId="73297BE7" w14:textId="47A7583E" w:rsidR="002E78E7" w:rsidRPr="00334CA9" w:rsidRDefault="002E78E7" w:rsidP="002E78E7">
            <w:r w:rsidRPr="005E0083">
              <w:t>RNF-008</w:t>
            </w:r>
          </w:p>
        </w:tc>
      </w:tr>
      <w:tr w:rsidR="008A2A88" w:rsidRPr="00686C0C" w14:paraId="76C7D76F" w14:textId="77777777">
        <w:trPr>
          <w:trHeight w:val="20"/>
        </w:trPr>
        <w:tc>
          <w:tcPr>
            <w:tcW w:w="1245" w:type="dxa"/>
          </w:tcPr>
          <w:p w14:paraId="4970E24C" w14:textId="7F7603CD" w:rsidR="008A2A88" w:rsidRPr="00334CA9" w:rsidRDefault="008A2A88" w:rsidP="008A2A88">
            <w:r w:rsidRPr="00334CA9">
              <w:t xml:space="preserve">RF </w:t>
            </w:r>
            <w:r>
              <w:t>-</w:t>
            </w:r>
            <w:r w:rsidRPr="00334CA9">
              <w:t xml:space="preserve"> 02</w:t>
            </w:r>
            <w:r>
              <w:t>7</w:t>
            </w:r>
          </w:p>
        </w:tc>
        <w:tc>
          <w:tcPr>
            <w:tcW w:w="3102" w:type="dxa"/>
          </w:tcPr>
          <w:p w14:paraId="0AA64B3D" w14:textId="6240FF07" w:rsidR="008A2A88" w:rsidRPr="00334CA9" w:rsidRDefault="008A2A88" w:rsidP="008A2A88">
            <w:r w:rsidRPr="00656B13">
              <w:t>El sistema permitirá al administrador revisar las solicitudes de cambio pendientes, aprobarlas (aplicando los cambios en el negocio) o rechazarlas con un comentario explicativo.</w:t>
            </w:r>
          </w:p>
        </w:tc>
        <w:tc>
          <w:tcPr>
            <w:tcW w:w="0" w:type="auto"/>
          </w:tcPr>
          <w:p w14:paraId="28A11D88" w14:textId="7284ACF8" w:rsidR="008A2A88" w:rsidRPr="00334CA9" w:rsidRDefault="008A2A88" w:rsidP="008A2A88">
            <w:r w:rsidRPr="00656B13">
              <w:t>CU-021: Aprobar o rechazar solicitud de cambio</w:t>
            </w:r>
          </w:p>
        </w:tc>
        <w:tc>
          <w:tcPr>
            <w:tcW w:w="0" w:type="auto"/>
          </w:tcPr>
          <w:p w14:paraId="47F6B0FD" w14:textId="66ECA8D7" w:rsidR="008A2A88" w:rsidRPr="00334CA9" w:rsidRDefault="008A2A88" w:rsidP="008A2A88">
            <w:r w:rsidRPr="00656B13">
              <w:t>Administrador</w:t>
            </w:r>
          </w:p>
        </w:tc>
        <w:tc>
          <w:tcPr>
            <w:tcW w:w="0" w:type="auto"/>
          </w:tcPr>
          <w:p w14:paraId="5DF0B7CB" w14:textId="20163EF6" w:rsidR="008A2A88" w:rsidRPr="00334CA9" w:rsidRDefault="008A2A88" w:rsidP="008A2A88">
            <w:r w:rsidRPr="00656B13">
              <w:t>RNF-008</w:t>
            </w:r>
          </w:p>
        </w:tc>
      </w:tr>
      <w:tr w:rsidR="0066070B" w:rsidRPr="00686C0C" w14:paraId="00B878D6" w14:textId="77777777">
        <w:trPr>
          <w:trHeight w:val="20"/>
        </w:trPr>
        <w:tc>
          <w:tcPr>
            <w:tcW w:w="1245" w:type="dxa"/>
          </w:tcPr>
          <w:p w14:paraId="1764C820" w14:textId="540A4635" w:rsidR="0066070B" w:rsidRPr="00334CA9" w:rsidRDefault="0066070B" w:rsidP="0066070B">
            <w:r w:rsidRPr="00334CA9">
              <w:t xml:space="preserve">RF </w:t>
            </w:r>
            <w:r>
              <w:t>-</w:t>
            </w:r>
            <w:r w:rsidRPr="00334CA9">
              <w:t xml:space="preserve"> 02</w:t>
            </w:r>
            <w:r>
              <w:t>8</w:t>
            </w:r>
          </w:p>
        </w:tc>
        <w:tc>
          <w:tcPr>
            <w:tcW w:w="3102" w:type="dxa"/>
          </w:tcPr>
          <w:p w14:paraId="105E3650" w14:textId="5BE0690C" w:rsidR="0066070B" w:rsidRPr="00334CA9" w:rsidRDefault="0066070B" w:rsidP="0066070B">
            <w:r w:rsidRPr="00E032C9">
              <w:t>El sistema permitirá al dueño del negocio gestionar los productos del catálogo: cambiar el precio de productos ya configurados se aplica de forma inmediata; agregar un producto nuevo al catálogo del negocio requiere aprobación del administrador.</w:t>
            </w:r>
          </w:p>
        </w:tc>
        <w:tc>
          <w:tcPr>
            <w:tcW w:w="0" w:type="auto"/>
          </w:tcPr>
          <w:p w14:paraId="095667DE" w14:textId="4B2AD58A" w:rsidR="0066070B" w:rsidRPr="00334CA9" w:rsidRDefault="0066070B" w:rsidP="0066070B">
            <w:r w:rsidRPr="00E032C9">
              <w:t>CU-023: Configurar productos y precios del negocio</w:t>
            </w:r>
          </w:p>
        </w:tc>
        <w:tc>
          <w:tcPr>
            <w:tcW w:w="0" w:type="auto"/>
          </w:tcPr>
          <w:p w14:paraId="52DB6A17" w14:textId="454EE35A" w:rsidR="0066070B" w:rsidRPr="00334CA9" w:rsidRDefault="0066070B" w:rsidP="0066070B">
            <w:r w:rsidRPr="00E032C9">
              <w:t>Repartidor (dueño), Administrador</w:t>
            </w:r>
          </w:p>
        </w:tc>
        <w:tc>
          <w:tcPr>
            <w:tcW w:w="0" w:type="auto"/>
          </w:tcPr>
          <w:p w14:paraId="4681E845" w14:textId="7E74D3D3" w:rsidR="0066070B" w:rsidRPr="00334CA9" w:rsidRDefault="0066070B" w:rsidP="0066070B">
            <w:r w:rsidRPr="00E032C9">
              <w:t>RNF-007</w:t>
            </w:r>
          </w:p>
        </w:tc>
      </w:tr>
      <w:tr w:rsidR="00B12A0E" w:rsidRPr="00686C0C" w14:paraId="5211D388" w14:textId="77777777" w:rsidTr="00B64979">
        <w:trPr>
          <w:trHeight w:val="20"/>
        </w:trPr>
        <w:tc>
          <w:tcPr>
            <w:tcW w:w="1245" w:type="dxa"/>
          </w:tcPr>
          <w:p w14:paraId="328067E5" w14:textId="117C03DE" w:rsidR="00B12A0E" w:rsidRPr="00334CA9" w:rsidRDefault="00B12A0E" w:rsidP="00B12A0E">
            <w:r w:rsidRPr="00334CA9">
              <w:t xml:space="preserve">RF </w:t>
            </w:r>
            <w:r>
              <w:t xml:space="preserve">- </w:t>
            </w:r>
            <w:r w:rsidRPr="00334CA9">
              <w:t>02</w:t>
            </w:r>
            <w:r>
              <w:t>9</w:t>
            </w:r>
          </w:p>
        </w:tc>
        <w:tc>
          <w:tcPr>
            <w:tcW w:w="3102" w:type="dxa"/>
          </w:tcPr>
          <w:p w14:paraId="031E7B6F" w14:textId="74E80E2A" w:rsidR="00B12A0E" w:rsidRPr="004C58F6" w:rsidRDefault="00B12A0E" w:rsidP="00B12A0E">
            <w:r w:rsidRPr="004C58F6">
              <w:t>El sistema deberá permitir al administrador dar de baja a usuarios. Si el usuario es el único dueño activo de un negocio, el sistema solicitará la transferencia de la propiedad o la baja del negocio antes de proceder.</w:t>
            </w:r>
          </w:p>
        </w:tc>
        <w:tc>
          <w:tcPr>
            <w:tcW w:w="0" w:type="auto"/>
          </w:tcPr>
          <w:p w14:paraId="4372107D" w14:textId="05745015" w:rsidR="00B12A0E" w:rsidRPr="004C58F6" w:rsidRDefault="00B12A0E" w:rsidP="00B12A0E">
            <w:r w:rsidRPr="004C58F6">
              <w:t>CU-015: Dar de baja usuario</w:t>
            </w:r>
          </w:p>
        </w:tc>
        <w:tc>
          <w:tcPr>
            <w:tcW w:w="0" w:type="auto"/>
          </w:tcPr>
          <w:p w14:paraId="09EF69FA" w14:textId="5A30DB9E" w:rsidR="00B12A0E" w:rsidRPr="004C58F6" w:rsidRDefault="00B12A0E" w:rsidP="00B12A0E">
            <w:r w:rsidRPr="004C58F6">
              <w:t>Administrador</w:t>
            </w:r>
          </w:p>
        </w:tc>
        <w:tc>
          <w:tcPr>
            <w:tcW w:w="0" w:type="auto"/>
          </w:tcPr>
          <w:p w14:paraId="40C148C7" w14:textId="1F6619C3" w:rsidR="00B12A0E" w:rsidRPr="004C58F6" w:rsidRDefault="00B12A0E" w:rsidP="00B12A0E">
            <w:r w:rsidRPr="004C58F6">
              <w:t>RNF-008</w:t>
            </w:r>
          </w:p>
        </w:tc>
      </w:tr>
      <w:tr w:rsidR="0052223B" w:rsidRPr="00686C0C" w14:paraId="239ACD19" w14:textId="77777777">
        <w:trPr>
          <w:trHeight w:val="20"/>
        </w:trPr>
        <w:tc>
          <w:tcPr>
            <w:tcW w:w="1245" w:type="dxa"/>
          </w:tcPr>
          <w:p w14:paraId="66A7C6DA" w14:textId="477545A9" w:rsidR="0052223B" w:rsidRPr="00334CA9" w:rsidRDefault="0052223B" w:rsidP="0052223B">
            <w:r w:rsidRPr="00334CA9">
              <w:t xml:space="preserve">RF </w:t>
            </w:r>
            <w:r>
              <w:t xml:space="preserve">- </w:t>
            </w:r>
            <w:r w:rsidRPr="00334CA9">
              <w:t>0</w:t>
            </w:r>
            <w:r>
              <w:t>30</w:t>
            </w:r>
          </w:p>
        </w:tc>
        <w:tc>
          <w:tcPr>
            <w:tcW w:w="3102" w:type="dxa"/>
          </w:tcPr>
          <w:p w14:paraId="4D848385" w14:textId="28586F71" w:rsidR="0052223B" w:rsidRPr="00334CA9" w:rsidRDefault="0052223B" w:rsidP="0052223B">
            <w:r w:rsidRPr="00BF68D2">
              <w:t>El sistema permitirá al repartidor iniciar jornada seleccionando el vehículo activo y cargándolo desde la base del negocio. La carga del vehículo es requisito para que el repartidor cambie su estado a "disponible" y pueda recibir pedidos.</w:t>
            </w:r>
          </w:p>
        </w:tc>
        <w:tc>
          <w:tcPr>
            <w:tcW w:w="0" w:type="auto"/>
          </w:tcPr>
          <w:p w14:paraId="6FB6557D" w14:textId="63B80389" w:rsidR="0052223B" w:rsidRPr="00334CA9" w:rsidRDefault="0052223B" w:rsidP="0052223B">
            <w:r w:rsidRPr="00BF68D2">
              <w:t>CU-008: Iniciar jornada</w:t>
            </w:r>
          </w:p>
        </w:tc>
        <w:tc>
          <w:tcPr>
            <w:tcW w:w="0" w:type="auto"/>
          </w:tcPr>
          <w:p w14:paraId="40FA83E3" w14:textId="256C9588" w:rsidR="0052223B" w:rsidRPr="00334CA9" w:rsidRDefault="0052223B" w:rsidP="0052223B">
            <w:r w:rsidRPr="00BF68D2">
              <w:t>Repartidor</w:t>
            </w:r>
          </w:p>
        </w:tc>
        <w:tc>
          <w:tcPr>
            <w:tcW w:w="0" w:type="auto"/>
          </w:tcPr>
          <w:p w14:paraId="65A26F75" w14:textId="51B1586C" w:rsidR="0052223B" w:rsidRPr="00334CA9" w:rsidRDefault="0052223B" w:rsidP="0052223B">
            <w:r w:rsidRPr="00BF68D2">
              <w:t>RNF-007</w:t>
            </w:r>
          </w:p>
        </w:tc>
      </w:tr>
      <w:tr w:rsidR="00F13CCC" w:rsidRPr="00686C0C" w14:paraId="0EE6390E" w14:textId="77777777" w:rsidTr="00B64979">
        <w:trPr>
          <w:trHeight w:val="20"/>
        </w:trPr>
        <w:tc>
          <w:tcPr>
            <w:tcW w:w="1245" w:type="dxa"/>
          </w:tcPr>
          <w:p w14:paraId="574D1126" w14:textId="5E13FBFA" w:rsidR="00F13CCC" w:rsidRPr="00334CA9" w:rsidRDefault="00F13CCC" w:rsidP="00F13CCC">
            <w:r w:rsidRPr="00334CA9">
              <w:t xml:space="preserve">RF </w:t>
            </w:r>
            <w:r>
              <w:t xml:space="preserve">- </w:t>
            </w:r>
            <w:r w:rsidRPr="00334CA9">
              <w:t>0</w:t>
            </w:r>
            <w:r>
              <w:t>31</w:t>
            </w:r>
          </w:p>
        </w:tc>
        <w:tc>
          <w:tcPr>
            <w:tcW w:w="3102" w:type="dxa"/>
          </w:tcPr>
          <w:p w14:paraId="4297D604" w14:textId="4AD86360" w:rsidR="00F13CCC" w:rsidRPr="00334CA9" w:rsidRDefault="00F13CCC" w:rsidP="00F13CCC">
            <w:r w:rsidRPr="00175BBC">
              <w:t>El sistema permitirá al dueño del negocio definir el horario de atención de su purificadora por cada día de la semana, incluyendo la posibilidad de marcar días cerrados.</w:t>
            </w:r>
          </w:p>
        </w:tc>
        <w:tc>
          <w:tcPr>
            <w:tcW w:w="0" w:type="auto"/>
          </w:tcPr>
          <w:p w14:paraId="55FA30EB" w14:textId="6A69252D" w:rsidR="00F13CCC" w:rsidRPr="00334CA9" w:rsidRDefault="00F13CCC" w:rsidP="00F13CCC">
            <w:r w:rsidRPr="00175BBC">
              <w:t>CU-020: Solicitar cambio de perfil</w:t>
            </w:r>
          </w:p>
        </w:tc>
        <w:tc>
          <w:tcPr>
            <w:tcW w:w="0" w:type="auto"/>
          </w:tcPr>
          <w:p w14:paraId="7A337C90" w14:textId="5EC41E3D" w:rsidR="00F13CCC" w:rsidRPr="00334CA9" w:rsidRDefault="00F13CCC" w:rsidP="00F13CCC">
            <w:r w:rsidRPr="00175BBC">
              <w:t>Repartidor (dueño)</w:t>
            </w:r>
          </w:p>
        </w:tc>
        <w:tc>
          <w:tcPr>
            <w:tcW w:w="0" w:type="auto"/>
          </w:tcPr>
          <w:p w14:paraId="243E8E4F" w14:textId="24C903C5" w:rsidR="00F13CCC" w:rsidRPr="00334CA9" w:rsidRDefault="00F13CCC" w:rsidP="00F13CCC">
            <w:r w:rsidRPr="00175BBC">
              <w:t>RNF-008</w:t>
            </w:r>
          </w:p>
        </w:tc>
      </w:tr>
    </w:tbl>
    <w:p w14:paraId="2CE001C9" w14:textId="0CD60112" w:rsidR="009416BB" w:rsidRPr="00420DD9" w:rsidRDefault="009416BB" w:rsidP="00073C2A">
      <w:pPr>
        <w:ind w:left="708" w:hanging="708"/>
      </w:pPr>
    </w:p>
    <w:p w14:paraId="47F0D93A" w14:textId="05478815" w:rsidR="003F0173" w:rsidRDefault="003F0173" w:rsidP="00032D65">
      <w:pPr>
        <w:pStyle w:val="Ttulo3"/>
      </w:pPr>
      <w:bookmarkStart w:id="95" w:name="_Toc229993939"/>
      <w:r>
        <w:lastRenderedPageBreak/>
        <w:t>4.2.2 Requerimientos no funcionales</w:t>
      </w:r>
      <w:bookmarkEnd w:id="95"/>
    </w:p>
    <w:p w14:paraId="5E2788DA" w14:textId="2BB0CDD3" w:rsidR="004D303A" w:rsidRDefault="004D303A" w:rsidP="004D303A">
      <w:pPr>
        <w:pStyle w:val="Descripcin"/>
        <w:keepNext/>
        <w:jc w:val="center"/>
      </w:pPr>
      <w:bookmarkStart w:id="96" w:name="_Toc229993868"/>
      <w:r>
        <w:t xml:space="preserve">Tabla </w:t>
      </w:r>
      <w:fldSimple w:instr=" SEQ Tabla \* ARABIC ">
        <w:r w:rsidR="00FF2D8A">
          <w:rPr>
            <w:noProof/>
          </w:rPr>
          <w:t>3</w:t>
        </w:r>
      </w:fldSimple>
      <w:r>
        <w:t xml:space="preserve">. </w:t>
      </w:r>
      <w:r w:rsidRPr="0090597E">
        <w:t>Requerimientos no funcionales. Elaboración propia.</w:t>
      </w:r>
      <w:bookmarkEnd w:id="96"/>
    </w:p>
    <w:tbl>
      <w:tblPr>
        <w:tblStyle w:val="Tablaconcuadrcula1"/>
        <w:tblW w:w="0" w:type="auto"/>
        <w:tblLook w:val="04A0" w:firstRow="1" w:lastRow="0" w:firstColumn="1" w:lastColumn="0" w:noHBand="0" w:noVBand="1"/>
      </w:tblPr>
      <w:tblGrid>
        <w:gridCol w:w="1539"/>
        <w:gridCol w:w="4262"/>
        <w:gridCol w:w="7"/>
        <w:gridCol w:w="1710"/>
        <w:gridCol w:w="1310"/>
      </w:tblGrid>
      <w:tr w:rsidR="00811EF1" w:rsidRPr="00686C0C" w14:paraId="6D2C8BDA" w14:textId="77777777" w:rsidTr="004D303A">
        <w:trPr>
          <w:trHeight w:val="356"/>
          <w:tblHeader/>
        </w:trPr>
        <w:tc>
          <w:tcPr>
            <w:tcW w:w="1539" w:type="dxa"/>
            <w:tcBorders>
              <w:top w:val="single" w:sz="4" w:space="0" w:color="auto"/>
            </w:tcBorders>
            <w:vAlign w:val="center"/>
          </w:tcPr>
          <w:p w14:paraId="3B6905D5" w14:textId="77777777" w:rsidR="004C0117" w:rsidRPr="00686C0C" w:rsidRDefault="004C0117" w:rsidP="00E624FB">
            <w:pPr>
              <w:jc w:val="center"/>
              <w:rPr>
                <w:rFonts w:cs="Times New Roman"/>
                <w:b/>
              </w:rPr>
            </w:pPr>
            <w:r w:rsidRPr="00686C0C">
              <w:rPr>
                <w:rFonts w:cs="Times New Roman"/>
                <w:b/>
              </w:rPr>
              <w:t>RNF</w:t>
            </w:r>
          </w:p>
        </w:tc>
        <w:tc>
          <w:tcPr>
            <w:tcW w:w="4269" w:type="dxa"/>
            <w:gridSpan w:val="2"/>
            <w:tcBorders>
              <w:top w:val="single" w:sz="4" w:space="0" w:color="auto"/>
            </w:tcBorders>
            <w:vAlign w:val="center"/>
          </w:tcPr>
          <w:p w14:paraId="471184E9" w14:textId="77777777" w:rsidR="004C0117" w:rsidRPr="00686C0C" w:rsidRDefault="004C0117" w:rsidP="00E624FB">
            <w:pPr>
              <w:jc w:val="center"/>
              <w:rPr>
                <w:rFonts w:cs="Times New Roman"/>
                <w:b/>
              </w:rPr>
            </w:pPr>
            <w:r w:rsidRPr="00686C0C">
              <w:rPr>
                <w:rFonts w:cs="Times New Roman"/>
                <w:b/>
              </w:rPr>
              <w:t>Descripción</w:t>
            </w:r>
          </w:p>
        </w:tc>
        <w:tc>
          <w:tcPr>
            <w:tcW w:w="0" w:type="auto"/>
            <w:tcBorders>
              <w:top w:val="single" w:sz="4" w:space="0" w:color="auto"/>
            </w:tcBorders>
            <w:vAlign w:val="center"/>
          </w:tcPr>
          <w:p w14:paraId="0624B1E5" w14:textId="77777777" w:rsidR="004C0117" w:rsidRPr="00686C0C" w:rsidRDefault="004C0117" w:rsidP="00E624FB">
            <w:pPr>
              <w:jc w:val="center"/>
              <w:rPr>
                <w:rFonts w:cs="Times New Roman"/>
                <w:b/>
              </w:rPr>
            </w:pPr>
            <w:r w:rsidRPr="00686C0C">
              <w:rPr>
                <w:rFonts w:cs="Times New Roman"/>
                <w:b/>
              </w:rPr>
              <w:t>Propiedad</w:t>
            </w:r>
          </w:p>
        </w:tc>
        <w:tc>
          <w:tcPr>
            <w:tcW w:w="0" w:type="auto"/>
            <w:tcBorders>
              <w:top w:val="single" w:sz="4" w:space="0" w:color="auto"/>
            </w:tcBorders>
            <w:vAlign w:val="center"/>
          </w:tcPr>
          <w:p w14:paraId="48C94A19" w14:textId="77777777" w:rsidR="004C0117" w:rsidRPr="00686C0C" w:rsidRDefault="004C0117" w:rsidP="00E624FB">
            <w:pPr>
              <w:jc w:val="center"/>
              <w:rPr>
                <w:rFonts w:cs="Times New Roman"/>
                <w:b/>
              </w:rPr>
            </w:pPr>
            <w:r w:rsidRPr="00686C0C">
              <w:rPr>
                <w:rFonts w:cs="Times New Roman"/>
                <w:b/>
              </w:rPr>
              <w:t>Aplicación</w:t>
            </w:r>
          </w:p>
        </w:tc>
      </w:tr>
      <w:tr w:rsidR="00811EF1" w:rsidRPr="00686C0C" w14:paraId="7C7E2258" w14:textId="77777777" w:rsidTr="004D303A">
        <w:trPr>
          <w:trHeight w:val="20"/>
        </w:trPr>
        <w:tc>
          <w:tcPr>
            <w:tcW w:w="1539" w:type="dxa"/>
          </w:tcPr>
          <w:p w14:paraId="60FE242D" w14:textId="77777777" w:rsidR="004C0117" w:rsidRPr="00686C0C" w:rsidRDefault="004C0117" w:rsidP="00E624FB">
            <w:pPr>
              <w:rPr>
                <w:rFonts w:cs="Times New Roman"/>
              </w:rPr>
            </w:pPr>
            <w:r w:rsidRPr="00686C0C">
              <w:rPr>
                <w:rFonts w:cs="Times New Roman"/>
              </w:rPr>
              <w:t>RNF - 001</w:t>
            </w:r>
          </w:p>
        </w:tc>
        <w:tc>
          <w:tcPr>
            <w:tcW w:w="4269" w:type="dxa"/>
            <w:gridSpan w:val="2"/>
          </w:tcPr>
          <w:p w14:paraId="10BEC777" w14:textId="61A539DD" w:rsidR="004C0117" w:rsidRPr="00686C0C" w:rsidRDefault="00501B07" w:rsidP="00E624FB">
            <w:pPr>
              <w:rPr>
                <w:rFonts w:cs="Times New Roman"/>
              </w:rPr>
            </w:pPr>
            <w:r w:rsidRPr="00501B07">
              <w:rPr>
                <w:rFonts w:cs="Times New Roman"/>
              </w:rPr>
              <w:t>La aplicación móvil</w:t>
            </w:r>
            <w:r>
              <w:rPr>
                <w:rFonts w:cs="Times New Roman"/>
              </w:rPr>
              <w:t xml:space="preserve"> </w:t>
            </w:r>
            <w:r w:rsidRPr="00501B07">
              <w:rPr>
                <w:rFonts w:cs="Times New Roman"/>
              </w:rPr>
              <w:t>debe ser compatible</w:t>
            </w:r>
            <w:r w:rsidR="007B64A8">
              <w:rPr>
                <w:rFonts w:cs="Times New Roman"/>
              </w:rPr>
              <w:t xml:space="preserve"> </w:t>
            </w:r>
            <w:r w:rsidRPr="00501B07">
              <w:rPr>
                <w:rFonts w:cs="Times New Roman"/>
              </w:rPr>
              <w:t>en dispositivos que cuenten con el sistema operativo Android 8.</w:t>
            </w:r>
            <w:r w:rsidR="007B64A8">
              <w:rPr>
                <w:rFonts w:cs="Times New Roman"/>
              </w:rPr>
              <w:t>0</w:t>
            </w:r>
            <w:r w:rsidRPr="00501B07">
              <w:rPr>
                <w:rFonts w:cs="Times New Roman"/>
              </w:rPr>
              <w:t xml:space="preserve"> o versiones superiores.</w:t>
            </w:r>
          </w:p>
        </w:tc>
        <w:tc>
          <w:tcPr>
            <w:tcW w:w="0" w:type="auto"/>
          </w:tcPr>
          <w:p w14:paraId="01F6D00A" w14:textId="77777777" w:rsidR="004C0117" w:rsidRPr="00686C0C" w:rsidRDefault="004C0117" w:rsidP="00E624FB">
            <w:pPr>
              <w:rPr>
                <w:rFonts w:cs="Times New Roman"/>
              </w:rPr>
            </w:pPr>
            <w:r w:rsidRPr="00686C0C">
              <w:rPr>
                <w:rFonts w:cs="Times New Roman"/>
              </w:rPr>
              <w:t>Usabilidad</w:t>
            </w:r>
          </w:p>
        </w:tc>
        <w:tc>
          <w:tcPr>
            <w:tcW w:w="0" w:type="auto"/>
          </w:tcPr>
          <w:p w14:paraId="7497BEC3" w14:textId="1B5679DF" w:rsidR="004C0117" w:rsidRPr="00686C0C" w:rsidRDefault="007B64A8" w:rsidP="00E624FB">
            <w:pPr>
              <w:rPr>
                <w:rFonts w:cs="Times New Roman"/>
              </w:rPr>
            </w:pPr>
            <w:r>
              <w:rPr>
                <w:rFonts w:cs="Times New Roman"/>
              </w:rPr>
              <w:t xml:space="preserve">Interfaz </w:t>
            </w:r>
            <w:r w:rsidR="00D1131C">
              <w:rPr>
                <w:rFonts w:cs="Times New Roman"/>
              </w:rPr>
              <w:t>móvil</w:t>
            </w:r>
          </w:p>
        </w:tc>
      </w:tr>
      <w:tr w:rsidR="00811EF1" w:rsidRPr="00686C0C" w14:paraId="24D3BAE0" w14:textId="77777777" w:rsidTr="004D303A">
        <w:trPr>
          <w:trHeight w:val="20"/>
        </w:trPr>
        <w:tc>
          <w:tcPr>
            <w:tcW w:w="1539" w:type="dxa"/>
          </w:tcPr>
          <w:p w14:paraId="0DF88348" w14:textId="77777777" w:rsidR="004C0117" w:rsidRPr="00686C0C" w:rsidRDefault="004C0117" w:rsidP="00E624FB">
            <w:pPr>
              <w:rPr>
                <w:rFonts w:cs="Times New Roman"/>
              </w:rPr>
            </w:pPr>
            <w:r w:rsidRPr="00686C0C">
              <w:rPr>
                <w:rFonts w:cs="Times New Roman"/>
              </w:rPr>
              <w:t>RNF - 002</w:t>
            </w:r>
          </w:p>
        </w:tc>
        <w:tc>
          <w:tcPr>
            <w:tcW w:w="4269" w:type="dxa"/>
            <w:gridSpan w:val="2"/>
          </w:tcPr>
          <w:p w14:paraId="11D117A2" w14:textId="798B6B40" w:rsidR="004C0117" w:rsidRPr="00686C0C" w:rsidRDefault="00C84ED4" w:rsidP="00E624FB">
            <w:pPr>
              <w:rPr>
                <w:rFonts w:cs="Times New Roman"/>
              </w:rPr>
            </w:pPr>
            <w:r w:rsidRPr="00C84ED4">
              <w:rPr>
                <w:rFonts w:cs="Times New Roman"/>
              </w:rPr>
              <w:t>La interfaz del repartidor debe tener un contraste alto y botones principales grandes</w:t>
            </w:r>
            <w:r>
              <w:rPr>
                <w:rFonts w:cs="Times New Roman"/>
              </w:rPr>
              <w:t xml:space="preserve"> </w:t>
            </w:r>
            <w:r w:rsidRPr="00C84ED4">
              <w:rPr>
                <w:rFonts w:cs="Times New Roman"/>
              </w:rPr>
              <w:t>para facilitar su uso bajo luz solar directa</w:t>
            </w:r>
            <w:r w:rsidR="00D1131C">
              <w:rPr>
                <w:rFonts w:cs="Times New Roman"/>
              </w:rPr>
              <w:t>.</w:t>
            </w:r>
            <w:r w:rsidR="004C0117" w:rsidRPr="00686C0C">
              <w:rPr>
                <w:rFonts w:cs="Times New Roman"/>
              </w:rPr>
              <w:t xml:space="preserve"> </w:t>
            </w:r>
          </w:p>
        </w:tc>
        <w:tc>
          <w:tcPr>
            <w:tcW w:w="0" w:type="auto"/>
          </w:tcPr>
          <w:p w14:paraId="1D84575A" w14:textId="7CF03431" w:rsidR="004C0117" w:rsidRPr="00686C0C" w:rsidRDefault="00D1131C" w:rsidP="00E624FB">
            <w:pPr>
              <w:rPr>
                <w:rFonts w:cs="Times New Roman"/>
              </w:rPr>
            </w:pPr>
            <w:r w:rsidRPr="00686C0C">
              <w:rPr>
                <w:rFonts w:cs="Times New Roman"/>
              </w:rPr>
              <w:t>Usabilidad</w:t>
            </w:r>
          </w:p>
        </w:tc>
        <w:tc>
          <w:tcPr>
            <w:tcW w:w="0" w:type="auto"/>
          </w:tcPr>
          <w:p w14:paraId="7917E5B1" w14:textId="45756BFE" w:rsidR="004C0117" w:rsidRPr="00686C0C" w:rsidRDefault="00D1131C" w:rsidP="00E624FB">
            <w:pPr>
              <w:rPr>
                <w:rFonts w:cs="Times New Roman"/>
              </w:rPr>
            </w:pPr>
            <w:r>
              <w:rPr>
                <w:rFonts w:cs="Times New Roman"/>
              </w:rPr>
              <w:t>Interfaz móvil</w:t>
            </w:r>
          </w:p>
        </w:tc>
      </w:tr>
      <w:tr w:rsidR="00811EF1" w:rsidRPr="00686C0C" w14:paraId="65285571" w14:textId="77777777" w:rsidTr="004D303A">
        <w:trPr>
          <w:trHeight w:val="20"/>
        </w:trPr>
        <w:tc>
          <w:tcPr>
            <w:tcW w:w="1539" w:type="dxa"/>
          </w:tcPr>
          <w:p w14:paraId="035DEEED" w14:textId="53DF87FB" w:rsidR="00FB2628" w:rsidRPr="00686C0C" w:rsidRDefault="008E0187" w:rsidP="00E624FB">
            <w:pPr>
              <w:rPr>
                <w:rFonts w:cs="Times New Roman"/>
              </w:rPr>
            </w:pPr>
            <w:r w:rsidRPr="00686C0C">
              <w:rPr>
                <w:rFonts w:cs="Times New Roman"/>
              </w:rPr>
              <w:t>RNF - 00</w:t>
            </w:r>
            <w:r>
              <w:rPr>
                <w:rFonts w:cs="Times New Roman"/>
              </w:rPr>
              <w:t>3</w:t>
            </w:r>
          </w:p>
        </w:tc>
        <w:tc>
          <w:tcPr>
            <w:tcW w:w="4269" w:type="dxa"/>
            <w:gridSpan w:val="2"/>
          </w:tcPr>
          <w:p w14:paraId="45A3ACD3" w14:textId="2C215DE0" w:rsidR="00FB2628" w:rsidRPr="00C84ED4" w:rsidRDefault="008B37DC" w:rsidP="00E624FB">
            <w:pPr>
              <w:rPr>
                <w:rFonts w:cs="Times New Roman"/>
              </w:rPr>
            </w:pPr>
            <w:r w:rsidRPr="008B37DC">
              <w:rPr>
                <w:rFonts w:cs="Times New Roman"/>
              </w:rPr>
              <w:t>La interfaz</w:t>
            </w:r>
            <w:r>
              <w:rPr>
                <w:rFonts w:cs="Times New Roman"/>
              </w:rPr>
              <w:t xml:space="preserve"> </w:t>
            </w:r>
            <w:r w:rsidRPr="008B37DC">
              <w:rPr>
                <w:rFonts w:cs="Times New Roman"/>
              </w:rPr>
              <w:t xml:space="preserve">debe </w:t>
            </w:r>
            <w:r>
              <w:rPr>
                <w:rFonts w:cs="Times New Roman"/>
              </w:rPr>
              <w:t>ser responsive para</w:t>
            </w:r>
            <w:r w:rsidRPr="008B37DC">
              <w:rPr>
                <w:rFonts w:cs="Times New Roman"/>
              </w:rPr>
              <w:t xml:space="preserve"> que el mapa y los botones se vean correctamente en </w:t>
            </w:r>
            <w:r w:rsidR="009034BD">
              <w:rPr>
                <w:rFonts w:cs="Times New Roman"/>
              </w:rPr>
              <w:t xml:space="preserve">diferentes </w:t>
            </w:r>
            <w:r w:rsidRPr="008B37DC">
              <w:rPr>
                <w:rFonts w:cs="Times New Roman"/>
              </w:rPr>
              <w:t>resoluciones</w:t>
            </w:r>
            <w:r w:rsidR="0031452B">
              <w:rPr>
                <w:rFonts w:cs="Times New Roman"/>
              </w:rPr>
              <w:t>.</w:t>
            </w:r>
          </w:p>
        </w:tc>
        <w:tc>
          <w:tcPr>
            <w:tcW w:w="0" w:type="auto"/>
          </w:tcPr>
          <w:p w14:paraId="3329F35E" w14:textId="1C295ED6" w:rsidR="00FB2628" w:rsidRPr="00686C0C" w:rsidRDefault="008E0187" w:rsidP="00E624FB">
            <w:pPr>
              <w:rPr>
                <w:rFonts w:cs="Times New Roman"/>
              </w:rPr>
            </w:pPr>
            <w:r w:rsidRPr="008E0187">
              <w:rPr>
                <w:rFonts w:cs="Times New Roman"/>
              </w:rPr>
              <w:t>Compatibilidad</w:t>
            </w:r>
          </w:p>
        </w:tc>
        <w:tc>
          <w:tcPr>
            <w:tcW w:w="0" w:type="auto"/>
          </w:tcPr>
          <w:p w14:paraId="6B6A3962" w14:textId="57E3C75A" w:rsidR="00FB2628" w:rsidRDefault="008E0187" w:rsidP="00E624FB">
            <w:pPr>
              <w:rPr>
                <w:rFonts w:cs="Times New Roman"/>
              </w:rPr>
            </w:pPr>
            <w:r>
              <w:rPr>
                <w:rFonts w:cs="Times New Roman"/>
              </w:rPr>
              <w:t>Interfaz móvil</w:t>
            </w:r>
          </w:p>
        </w:tc>
      </w:tr>
      <w:tr w:rsidR="00811EF1" w:rsidRPr="00686C0C" w14:paraId="3B6FBB0A" w14:textId="77777777" w:rsidTr="004D303A">
        <w:trPr>
          <w:trHeight w:val="20"/>
        </w:trPr>
        <w:tc>
          <w:tcPr>
            <w:tcW w:w="1539" w:type="dxa"/>
          </w:tcPr>
          <w:p w14:paraId="2D88CDB3" w14:textId="2CE7589D" w:rsidR="00FB2628" w:rsidRPr="00686C0C" w:rsidRDefault="00F3179C" w:rsidP="00E624FB">
            <w:pPr>
              <w:rPr>
                <w:rFonts w:cs="Times New Roman"/>
              </w:rPr>
            </w:pPr>
            <w:r w:rsidRPr="00686C0C">
              <w:rPr>
                <w:rFonts w:cs="Times New Roman"/>
              </w:rPr>
              <w:t>RNF - 00</w:t>
            </w:r>
            <w:r>
              <w:rPr>
                <w:rFonts w:cs="Times New Roman"/>
              </w:rPr>
              <w:t>4</w:t>
            </w:r>
          </w:p>
        </w:tc>
        <w:tc>
          <w:tcPr>
            <w:tcW w:w="4269" w:type="dxa"/>
            <w:gridSpan w:val="2"/>
          </w:tcPr>
          <w:p w14:paraId="744826B0" w14:textId="6F813C9D" w:rsidR="00FB2628" w:rsidRPr="00C84ED4" w:rsidRDefault="00F3179C" w:rsidP="00E624FB">
            <w:pPr>
              <w:rPr>
                <w:rFonts w:cs="Times New Roman"/>
              </w:rPr>
            </w:pPr>
            <w:r w:rsidRPr="00F3179C">
              <w:rPr>
                <w:rFonts w:cs="Times New Roman"/>
              </w:rPr>
              <w:t xml:space="preserve">Si la aplicación del usuario cliente permanece en segundo plano o sin abrirse por más de 30 días, el </w:t>
            </w:r>
            <w:r>
              <w:rPr>
                <w:rFonts w:cs="Times New Roman"/>
              </w:rPr>
              <w:t>token</w:t>
            </w:r>
            <w:r w:rsidRPr="00F3179C">
              <w:rPr>
                <w:rFonts w:cs="Times New Roman"/>
              </w:rPr>
              <w:t xml:space="preserve"> de sesión caducará forzando un nuevo inicio de sesión.</w:t>
            </w:r>
          </w:p>
        </w:tc>
        <w:tc>
          <w:tcPr>
            <w:tcW w:w="0" w:type="auto"/>
          </w:tcPr>
          <w:p w14:paraId="0F0125E7" w14:textId="515FE4A6" w:rsidR="00FB2628" w:rsidRPr="00686C0C" w:rsidRDefault="002E35D3" w:rsidP="002E35D3">
            <w:pPr>
              <w:jc w:val="left"/>
              <w:rPr>
                <w:rFonts w:cs="Times New Roman"/>
              </w:rPr>
            </w:pPr>
            <w:r w:rsidRPr="002E35D3">
              <w:rPr>
                <w:rFonts w:cs="Times New Roman"/>
              </w:rPr>
              <w:t>Seguridad</w:t>
            </w:r>
          </w:p>
        </w:tc>
        <w:tc>
          <w:tcPr>
            <w:tcW w:w="0" w:type="auto"/>
          </w:tcPr>
          <w:p w14:paraId="3A17BB0D" w14:textId="351F1874" w:rsidR="00FB2628" w:rsidRDefault="002E35D3" w:rsidP="00E624FB">
            <w:pPr>
              <w:rPr>
                <w:rFonts w:cs="Times New Roman"/>
              </w:rPr>
            </w:pPr>
            <w:r w:rsidRPr="002E35D3">
              <w:rPr>
                <w:rFonts w:cs="Times New Roman"/>
              </w:rPr>
              <w:t>Gestión</w:t>
            </w:r>
          </w:p>
        </w:tc>
      </w:tr>
      <w:tr w:rsidR="00811EF1" w:rsidRPr="00686C0C" w14:paraId="78A20798" w14:textId="77777777" w:rsidTr="004D303A">
        <w:trPr>
          <w:trHeight w:val="20"/>
        </w:trPr>
        <w:tc>
          <w:tcPr>
            <w:tcW w:w="1539" w:type="dxa"/>
          </w:tcPr>
          <w:p w14:paraId="5C286FAE" w14:textId="18D2C901" w:rsidR="00FB2628" w:rsidRPr="00686C0C" w:rsidRDefault="00D13E77" w:rsidP="00E624FB">
            <w:pPr>
              <w:rPr>
                <w:rFonts w:cs="Times New Roman"/>
              </w:rPr>
            </w:pPr>
            <w:r w:rsidRPr="00686C0C">
              <w:rPr>
                <w:rFonts w:cs="Times New Roman"/>
              </w:rPr>
              <w:t>RNF - 00</w:t>
            </w:r>
            <w:r w:rsidR="00311B77">
              <w:rPr>
                <w:rFonts w:cs="Times New Roman"/>
              </w:rPr>
              <w:t>5</w:t>
            </w:r>
          </w:p>
        </w:tc>
        <w:tc>
          <w:tcPr>
            <w:tcW w:w="4269" w:type="dxa"/>
            <w:gridSpan w:val="2"/>
          </w:tcPr>
          <w:p w14:paraId="16515F00" w14:textId="171B2AC7" w:rsidR="00FB2628" w:rsidRPr="00C84ED4" w:rsidRDefault="00D13E77" w:rsidP="00D13E77">
            <w:pPr>
              <w:jc w:val="left"/>
              <w:rPr>
                <w:rFonts w:cs="Times New Roman"/>
              </w:rPr>
            </w:pPr>
            <w:r w:rsidRPr="00D13E77">
              <w:rPr>
                <w:rFonts w:cs="Times New Roman"/>
              </w:rPr>
              <w:t>Las contraseñas de los usuarios y repartidores deben ser cifradas</w:t>
            </w:r>
            <w:r w:rsidR="0031452B">
              <w:rPr>
                <w:rFonts w:cs="Times New Roman"/>
              </w:rPr>
              <w:t>.</w:t>
            </w:r>
          </w:p>
        </w:tc>
        <w:tc>
          <w:tcPr>
            <w:tcW w:w="0" w:type="auto"/>
          </w:tcPr>
          <w:p w14:paraId="4AB62EFC" w14:textId="3A225E0B" w:rsidR="00FB2628" w:rsidRPr="00686C0C" w:rsidRDefault="00D13E77" w:rsidP="00E624FB">
            <w:pPr>
              <w:rPr>
                <w:rFonts w:cs="Times New Roman"/>
              </w:rPr>
            </w:pPr>
            <w:r w:rsidRPr="00D13E77">
              <w:rPr>
                <w:rFonts w:cs="Times New Roman"/>
              </w:rPr>
              <w:t>Seguridad</w:t>
            </w:r>
          </w:p>
        </w:tc>
        <w:tc>
          <w:tcPr>
            <w:tcW w:w="0" w:type="auto"/>
          </w:tcPr>
          <w:p w14:paraId="4A3544ED" w14:textId="1572B562" w:rsidR="00FB2628" w:rsidRDefault="00311B77" w:rsidP="00E624FB">
            <w:pPr>
              <w:rPr>
                <w:rFonts w:cs="Times New Roman"/>
              </w:rPr>
            </w:pPr>
            <w:r>
              <w:rPr>
                <w:rFonts w:cs="Times New Roman"/>
              </w:rPr>
              <w:t>BD</w:t>
            </w:r>
          </w:p>
        </w:tc>
      </w:tr>
      <w:tr w:rsidR="00811EF1" w:rsidRPr="00686C0C" w14:paraId="600712EF" w14:textId="77777777" w:rsidTr="004D303A">
        <w:trPr>
          <w:trHeight w:val="20"/>
        </w:trPr>
        <w:tc>
          <w:tcPr>
            <w:tcW w:w="1539" w:type="dxa"/>
          </w:tcPr>
          <w:p w14:paraId="470A8143" w14:textId="52C9CB8D" w:rsidR="00FB2628" w:rsidRPr="00686C0C" w:rsidRDefault="00E10F77" w:rsidP="00E624FB">
            <w:pPr>
              <w:rPr>
                <w:rFonts w:cs="Times New Roman"/>
              </w:rPr>
            </w:pPr>
            <w:r w:rsidRPr="00686C0C">
              <w:rPr>
                <w:rFonts w:cs="Times New Roman"/>
              </w:rPr>
              <w:t>RNF - 00</w:t>
            </w:r>
            <w:r>
              <w:rPr>
                <w:rFonts w:cs="Times New Roman"/>
              </w:rPr>
              <w:t>6</w:t>
            </w:r>
          </w:p>
        </w:tc>
        <w:tc>
          <w:tcPr>
            <w:tcW w:w="4262" w:type="dxa"/>
          </w:tcPr>
          <w:p w14:paraId="790DB004" w14:textId="4002F466" w:rsidR="00FB2628" w:rsidRPr="00C84ED4" w:rsidRDefault="002B33FE" w:rsidP="00E624FB">
            <w:pPr>
              <w:rPr>
                <w:rFonts w:cs="Times New Roman"/>
              </w:rPr>
            </w:pPr>
            <w:r w:rsidRPr="002B33FE">
              <w:rPr>
                <w:rFonts w:cs="Times New Roman"/>
              </w:rPr>
              <w:t>El sistema debe limitar el acceso a una sola sesión activa por cuenta de usuario</w:t>
            </w:r>
          </w:p>
        </w:tc>
        <w:tc>
          <w:tcPr>
            <w:tcW w:w="0" w:type="auto"/>
            <w:gridSpan w:val="2"/>
          </w:tcPr>
          <w:p w14:paraId="1D269100" w14:textId="273DDA1F" w:rsidR="00FB2628" w:rsidRPr="00686C0C" w:rsidRDefault="002B33FE" w:rsidP="00E624FB">
            <w:pPr>
              <w:rPr>
                <w:rFonts w:cs="Times New Roman"/>
              </w:rPr>
            </w:pPr>
            <w:r>
              <w:rPr>
                <w:rFonts w:cs="Times New Roman"/>
              </w:rPr>
              <w:t xml:space="preserve">Seguridad </w:t>
            </w:r>
          </w:p>
        </w:tc>
        <w:tc>
          <w:tcPr>
            <w:tcW w:w="0" w:type="auto"/>
          </w:tcPr>
          <w:p w14:paraId="6B95771A" w14:textId="02C46C60" w:rsidR="00FB2628" w:rsidRDefault="002B33FE" w:rsidP="00E624FB">
            <w:pPr>
              <w:rPr>
                <w:rFonts w:cs="Times New Roman"/>
              </w:rPr>
            </w:pPr>
            <w:r>
              <w:rPr>
                <w:rFonts w:cs="Times New Roman"/>
              </w:rPr>
              <w:t>Gestión</w:t>
            </w:r>
          </w:p>
        </w:tc>
      </w:tr>
      <w:tr w:rsidR="00811EF1" w:rsidRPr="00686C0C" w14:paraId="4B7B88A6" w14:textId="77777777" w:rsidTr="004D303A">
        <w:trPr>
          <w:trHeight w:val="20"/>
        </w:trPr>
        <w:tc>
          <w:tcPr>
            <w:tcW w:w="1539" w:type="dxa"/>
          </w:tcPr>
          <w:p w14:paraId="5F54B74C" w14:textId="5464E135" w:rsidR="00FB2628" w:rsidRPr="00686C0C" w:rsidRDefault="00B46DCC" w:rsidP="00E624FB">
            <w:pPr>
              <w:rPr>
                <w:rFonts w:cs="Times New Roman"/>
              </w:rPr>
            </w:pPr>
            <w:r w:rsidRPr="00686C0C">
              <w:rPr>
                <w:rFonts w:cs="Times New Roman"/>
              </w:rPr>
              <w:t>RNF - 00</w:t>
            </w:r>
            <w:r>
              <w:rPr>
                <w:rFonts w:cs="Times New Roman"/>
              </w:rPr>
              <w:t>7</w:t>
            </w:r>
          </w:p>
        </w:tc>
        <w:tc>
          <w:tcPr>
            <w:tcW w:w="4269" w:type="dxa"/>
            <w:gridSpan w:val="2"/>
          </w:tcPr>
          <w:p w14:paraId="5008B680" w14:textId="7A95D249" w:rsidR="00FB2628" w:rsidRPr="00C84ED4" w:rsidRDefault="00B46DCC" w:rsidP="00E624FB">
            <w:pPr>
              <w:rPr>
                <w:rFonts w:cs="Times New Roman"/>
              </w:rPr>
            </w:pPr>
            <w:r w:rsidRPr="00B46DCC">
              <w:rPr>
                <w:rFonts w:cs="Times New Roman"/>
              </w:rPr>
              <w:t>La base de datos debe soportar la concurrencia de al menos 100 transacciones simultáneas</w:t>
            </w:r>
          </w:p>
        </w:tc>
        <w:tc>
          <w:tcPr>
            <w:tcW w:w="0" w:type="auto"/>
          </w:tcPr>
          <w:p w14:paraId="794E28CF" w14:textId="3728FE4D" w:rsidR="00FB2628" w:rsidRPr="00686C0C" w:rsidRDefault="000825EC" w:rsidP="00E624FB">
            <w:pPr>
              <w:rPr>
                <w:rFonts w:cs="Times New Roman"/>
              </w:rPr>
            </w:pPr>
            <w:r w:rsidRPr="00686C0C">
              <w:rPr>
                <w:rFonts w:cs="Times New Roman"/>
              </w:rPr>
              <w:t>Escalabilidad</w:t>
            </w:r>
          </w:p>
        </w:tc>
        <w:tc>
          <w:tcPr>
            <w:tcW w:w="0" w:type="auto"/>
          </w:tcPr>
          <w:p w14:paraId="46808502" w14:textId="251D47FF" w:rsidR="00FB2628" w:rsidRDefault="000825EC" w:rsidP="00E624FB">
            <w:pPr>
              <w:rPr>
                <w:rFonts w:cs="Times New Roman"/>
              </w:rPr>
            </w:pPr>
            <w:r>
              <w:rPr>
                <w:rFonts w:cs="Times New Roman"/>
              </w:rPr>
              <w:t xml:space="preserve">Toda la </w:t>
            </w:r>
            <w:proofErr w:type="gramStart"/>
            <w:r>
              <w:rPr>
                <w:rFonts w:cs="Times New Roman"/>
              </w:rPr>
              <w:t>app</w:t>
            </w:r>
            <w:proofErr w:type="gramEnd"/>
          </w:p>
        </w:tc>
      </w:tr>
      <w:tr w:rsidR="00811EF1" w:rsidRPr="00686C0C" w14:paraId="763B5700" w14:textId="77777777" w:rsidTr="004D303A">
        <w:trPr>
          <w:trHeight w:val="20"/>
        </w:trPr>
        <w:tc>
          <w:tcPr>
            <w:tcW w:w="1539" w:type="dxa"/>
          </w:tcPr>
          <w:p w14:paraId="1CE6B908" w14:textId="47F6CC6D" w:rsidR="009340C6" w:rsidRPr="00686C0C" w:rsidRDefault="00832BE5" w:rsidP="00E624FB">
            <w:pPr>
              <w:rPr>
                <w:rFonts w:cs="Times New Roman"/>
              </w:rPr>
            </w:pPr>
            <w:r w:rsidRPr="00686C0C">
              <w:rPr>
                <w:rFonts w:cs="Times New Roman"/>
              </w:rPr>
              <w:t>RNF - 00</w:t>
            </w:r>
            <w:r w:rsidR="00D1445E">
              <w:rPr>
                <w:rFonts w:cs="Times New Roman"/>
              </w:rPr>
              <w:t>8</w:t>
            </w:r>
          </w:p>
        </w:tc>
        <w:tc>
          <w:tcPr>
            <w:tcW w:w="4269" w:type="dxa"/>
            <w:gridSpan w:val="2"/>
          </w:tcPr>
          <w:p w14:paraId="5A552E0A" w14:textId="5E0E9E14" w:rsidR="009340C6" w:rsidRPr="00B46DCC" w:rsidRDefault="002728B5" w:rsidP="00E624FB">
            <w:pPr>
              <w:rPr>
                <w:rFonts w:cs="Times New Roman"/>
              </w:rPr>
            </w:pPr>
            <w:r w:rsidRPr="00686C0C">
              <w:rPr>
                <w:rFonts w:cs="Times New Roman"/>
              </w:rPr>
              <w:t>El sistema debe garantizar que los usuarios solo puedan acceder a las secciones que corresponden a su rol</w:t>
            </w:r>
            <w:r>
              <w:rPr>
                <w:rFonts w:cs="Times New Roman"/>
              </w:rPr>
              <w:t>.</w:t>
            </w:r>
          </w:p>
        </w:tc>
        <w:tc>
          <w:tcPr>
            <w:tcW w:w="0" w:type="auto"/>
          </w:tcPr>
          <w:p w14:paraId="10D41013" w14:textId="5B45A66B" w:rsidR="009340C6" w:rsidRPr="00686C0C" w:rsidRDefault="002728B5" w:rsidP="00E624FB">
            <w:pPr>
              <w:rPr>
                <w:rFonts w:cs="Times New Roman"/>
              </w:rPr>
            </w:pPr>
            <w:r>
              <w:rPr>
                <w:rFonts w:cs="Times New Roman"/>
              </w:rPr>
              <w:t>Seguridad</w:t>
            </w:r>
          </w:p>
        </w:tc>
        <w:tc>
          <w:tcPr>
            <w:tcW w:w="0" w:type="auto"/>
          </w:tcPr>
          <w:p w14:paraId="32796598" w14:textId="1820AA44" w:rsidR="009340C6" w:rsidRDefault="00832BE5" w:rsidP="00E624FB">
            <w:pPr>
              <w:rPr>
                <w:rFonts w:cs="Times New Roman"/>
              </w:rPr>
            </w:pPr>
            <w:r>
              <w:rPr>
                <w:rFonts w:cs="Times New Roman"/>
              </w:rPr>
              <w:t>Usuarios y roles</w:t>
            </w:r>
          </w:p>
        </w:tc>
      </w:tr>
      <w:tr w:rsidR="00F77343" w:rsidRPr="00686C0C" w14:paraId="1A5FDCC5" w14:textId="77777777">
        <w:trPr>
          <w:trHeight w:val="20"/>
        </w:trPr>
        <w:tc>
          <w:tcPr>
            <w:tcW w:w="1539" w:type="dxa"/>
          </w:tcPr>
          <w:p w14:paraId="482729AF" w14:textId="7CD956A2" w:rsidR="00F77343" w:rsidRPr="00686C0C" w:rsidRDefault="00F77343" w:rsidP="00F77343">
            <w:pPr>
              <w:rPr>
                <w:rFonts w:cs="Times New Roman"/>
              </w:rPr>
            </w:pPr>
            <w:r w:rsidRPr="000D3224">
              <w:t>RNF - 009</w:t>
            </w:r>
          </w:p>
        </w:tc>
        <w:tc>
          <w:tcPr>
            <w:tcW w:w="4269" w:type="dxa"/>
            <w:gridSpan w:val="2"/>
          </w:tcPr>
          <w:p w14:paraId="2176FB0A" w14:textId="38DD80C9" w:rsidR="00F77343" w:rsidRPr="00686C0C" w:rsidRDefault="00F77343" w:rsidP="00F77343">
            <w:pPr>
              <w:rPr>
                <w:rFonts w:cs="Times New Roman"/>
              </w:rPr>
            </w:pPr>
            <w:r w:rsidRPr="000D3224">
              <w:t>El tiempo de respuesta del sistema para el cálculo y despliegue de la ruta de entrega no deberá superar 5 segundos bajo condiciones normales de red.</w:t>
            </w:r>
          </w:p>
        </w:tc>
        <w:tc>
          <w:tcPr>
            <w:tcW w:w="0" w:type="auto"/>
          </w:tcPr>
          <w:p w14:paraId="6C8967A7" w14:textId="24A26348" w:rsidR="00F77343" w:rsidRDefault="00F77343" w:rsidP="00F77343">
            <w:pPr>
              <w:rPr>
                <w:rFonts w:cs="Times New Roman"/>
              </w:rPr>
            </w:pPr>
            <w:r w:rsidRPr="000D3224">
              <w:t>Rendimiento</w:t>
            </w:r>
          </w:p>
        </w:tc>
        <w:tc>
          <w:tcPr>
            <w:tcW w:w="0" w:type="auto"/>
          </w:tcPr>
          <w:p w14:paraId="6E5A5445" w14:textId="04C786D8" w:rsidR="00F77343" w:rsidRDefault="00F77343" w:rsidP="00F77343">
            <w:pPr>
              <w:rPr>
                <w:rFonts w:cs="Times New Roman"/>
              </w:rPr>
            </w:pPr>
            <w:r w:rsidRPr="000D3224">
              <w:t>Ruta / Mapa</w:t>
            </w:r>
          </w:p>
        </w:tc>
      </w:tr>
      <w:tr w:rsidR="00F77343" w:rsidRPr="00686C0C" w14:paraId="049C886D" w14:textId="77777777">
        <w:trPr>
          <w:trHeight w:val="20"/>
        </w:trPr>
        <w:tc>
          <w:tcPr>
            <w:tcW w:w="1539" w:type="dxa"/>
          </w:tcPr>
          <w:p w14:paraId="1B601C8C" w14:textId="758CBD18" w:rsidR="00F77343" w:rsidRPr="00686C0C" w:rsidRDefault="00F77343" w:rsidP="00F77343">
            <w:pPr>
              <w:rPr>
                <w:rFonts w:cs="Times New Roman"/>
              </w:rPr>
            </w:pPr>
            <w:r w:rsidRPr="000D3224">
              <w:t>RNF - 010</w:t>
            </w:r>
          </w:p>
        </w:tc>
        <w:tc>
          <w:tcPr>
            <w:tcW w:w="4269" w:type="dxa"/>
            <w:gridSpan w:val="2"/>
          </w:tcPr>
          <w:p w14:paraId="5133E3A0" w14:textId="0CF64E62" w:rsidR="00F77343" w:rsidRPr="00686C0C" w:rsidRDefault="00F77343" w:rsidP="00F77343">
            <w:pPr>
              <w:rPr>
                <w:rFonts w:cs="Times New Roman"/>
              </w:rPr>
            </w:pPr>
            <w:r w:rsidRPr="000D3224">
              <w:t xml:space="preserve">El sistema deberá mantener una disponibilidad mínima del 99% durante el horario de operación (08:00 a 18:00 </w:t>
            </w:r>
            <w:proofErr w:type="spellStart"/>
            <w:r w:rsidRPr="000D3224">
              <w:t>hrs</w:t>
            </w:r>
            <w:proofErr w:type="spellEnd"/>
            <w:r w:rsidRPr="000D3224">
              <w:t xml:space="preserve">) </w:t>
            </w:r>
          </w:p>
        </w:tc>
        <w:tc>
          <w:tcPr>
            <w:tcW w:w="0" w:type="auto"/>
          </w:tcPr>
          <w:p w14:paraId="4EB056E1" w14:textId="1C27340A" w:rsidR="00F77343" w:rsidRDefault="00F77343" w:rsidP="00F77343">
            <w:pPr>
              <w:rPr>
                <w:rFonts w:cs="Times New Roman"/>
              </w:rPr>
            </w:pPr>
            <w:r w:rsidRPr="000D3224">
              <w:t>Disponibilidad</w:t>
            </w:r>
          </w:p>
        </w:tc>
        <w:tc>
          <w:tcPr>
            <w:tcW w:w="0" w:type="auto"/>
          </w:tcPr>
          <w:p w14:paraId="5E01C2D7" w14:textId="270423A0" w:rsidR="00F77343" w:rsidRDefault="00F77343" w:rsidP="00F77343">
            <w:pPr>
              <w:rPr>
                <w:rFonts w:cs="Times New Roman"/>
              </w:rPr>
            </w:pPr>
            <w:r w:rsidRPr="000D3224">
              <w:t xml:space="preserve">Toda la </w:t>
            </w:r>
            <w:proofErr w:type="gramStart"/>
            <w:r w:rsidRPr="000D3224">
              <w:t>app</w:t>
            </w:r>
            <w:proofErr w:type="gramEnd"/>
          </w:p>
        </w:tc>
      </w:tr>
      <w:tr w:rsidR="00F77343" w:rsidRPr="00686C0C" w14:paraId="77FE0ECF" w14:textId="77777777">
        <w:trPr>
          <w:trHeight w:val="20"/>
        </w:trPr>
        <w:tc>
          <w:tcPr>
            <w:tcW w:w="1539" w:type="dxa"/>
          </w:tcPr>
          <w:p w14:paraId="12C95D92" w14:textId="62AC140B" w:rsidR="00F77343" w:rsidRPr="00686C0C" w:rsidRDefault="00F77343" w:rsidP="00F77343">
            <w:pPr>
              <w:rPr>
                <w:rFonts w:cs="Times New Roman"/>
              </w:rPr>
            </w:pPr>
            <w:r w:rsidRPr="000D3224">
              <w:t>RNF - 01</w:t>
            </w:r>
            <w:r>
              <w:t>1</w:t>
            </w:r>
          </w:p>
        </w:tc>
        <w:tc>
          <w:tcPr>
            <w:tcW w:w="4269" w:type="dxa"/>
            <w:gridSpan w:val="2"/>
          </w:tcPr>
          <w:p w14:paraId="52176934" w14:textId="38F936A8" w:rsidR="00F77343" w:rsidRPr="00686C0C" w:rsidRDefault="00F77343" w:rsidP="00F77343">
            <w:pPr>
              <w:rPr>
                <w:rFonts w:cs="Times New Roman"/>
              </w:rPr>
            </w:pPr>
            <w:r w:rsidRPr="000D3224">
              <w:t xml:space="preserve">El sistema debe implementar bloqueo en la aceptación de pedidos para evitar </w:t>
            </w:r>
            <w:r w:rsidRPr="000D3224">
              <w:lastRenderedPageBreak/>
              <w:t>condiciones cuando múltiples repartidores intenten tomar el mismo pedido.</w:t>
            </w:r>
          </w:p>
        </w:tc>
        <w:tc>
          <w:tcPr>
            <w:tcW w:w="0" w:type="auto"/>
          </w:tcPr>
          <w:p w14:paraId="672BCE73" w14:textId="51A184DC" w:rsidR="00F77343" w:rsidRDefault="00F77343" w:rsidP="00F77343">
            <w:pPr>
              <w:rPr>
                <w:rFonts w:cs="Times New Roman"/>
              </w:rPr>
            </w:pPr>
            <w:r w:rsidRPr="000D3224">
              <w:lastRenderedPageBreak/>
              <w:t>Concurrencia</w:t>
            </w:r>
          </w:p>
        </w:tc>
        <w:tc>
          <w:tcPr>
            <w:tcW w:w="0" w:type="auto"/>
          </w:tcPr>
          <w:p w14:paraId="169BF476" w14:textId="3C72D546" w:rsidR="00F77343" w:rsidRDefault="00F77343" w:rsidP="00F77343">
            <w:pPr>
              <w:rPr>
                <w:rFonts w:cs="Times New Roman"/>
              </w:rPr>
            </w:pPr>
            <w:r w:rsidRPr="000D3224">
              <w:t xml:space="preserve">BD / </w:t>
            </w:r>
            <w:proofErr w:type="spellStart"/>
            <w:r w:rsidRPr="000D3224">
              <w:t>Backend</w:t>
            </w:r>
            <w:proofErr w:type="spellEnd"/>
          </w:p>
        </w:tc>
      </w:tr>
      <w:tr w:rsidR="00F77343" w:rsidRPr="00686C0C" w14:paraId="3B5F97D6" w14:textId="77777777" w:rsidTr="004D303A">
        <w:trPr>
          <w:trHeight w:val="20"/>
        </w:trPr>
        <w:tc>
          <w:tcPr>
            <w:tcW w:w="1539" w:type="dxa"/>
          </w:tcPr>
          <w:p w14:paraId="0E303814" w14:textId="070DD033" w:rsidR="00F77343" w:rsidRPr="00686C0C" w:rsidRDefault="00F77343" w:rsidP="00F77343">
            <w:pPr>
              <w:rPr>
                <w:rFonts w:cs="Times New Roman"/>
              </w:rPr>
            </w:pPr>
            <w:r w:rsidRPr="000D3224">
              <w:t>RNF - 01</w:t>
            </w:r>
            <w:r>
              <w:t>2</w:t>
            </w:r>
          </w:p>
        </w:tc>
        <w:tc>
          <w:tcPr>
            <w:tcW w:w="4269" w:type="dxa"/>
            <w:gridSpan w:val="2"/>
          </w:tcPr>
          <w:p w14:paraId="6AE4015F" w14:textId="0E5F695A" w:rsidR="00F77343" w:rsidRPr="00686C0C" w:rsidRDefault="00F77343" w:rsidP="00F77343">
            <w:pPr>
              <w:rPr>
                <w:rFonts w:cs="Times New Roman"/>
              </w:rPr>
            </w:pPr>
            <w:r w:rsidRPr="000D3224">
              <w:t>La ubicación GPS del repartidor debe actualizarse en la pantalla del cliente con un intervalo máximo de 10 segundos durante el estado "En camino".</w:t>
            </w:r>
          </w:p>
        </w:tc>
        <w:tc>
          <w:tcPr>
            <w:tcW w:w="0" w:type="auto"/>
          </w:tcPr>
          <w:p w14:paraId="48159CDC" w14:textId="7D594A61" w:rsidR="00F77343" w:rsidRDefault="00F77343" w:rsidP="00F77343">
            <w:pPr>
              <w:rPr>
                <w:rFonts w:cs="Times New Roman"/>
              </w:rPr>
            </w:pPr>
            <w:r w:rsidRPr="000D3224">
              <w:t>Rendimiento</w:t>
            </w:r>
          </w:p>
        </w:tc>
        <w:tc>
          <w:tcPr>
            <w:tcW w:w="0" w:type="auto"/>
          </w:tcPr>
          <w:p w14:paraId="002F8DCD" w14:textId="442F13B7" w:rsidR="00F77343" w:rsidRDefault="00F77343" w:rsidP="00F77343">
            <w:pPr>
              <w:rPr>
                <w:rFonts w:cs="Times New Roman"/>
              </w:rPr>
            </w:pPr>
            <w:r w:rsidRPr="000D3224">
              <w:t xml:space="preserve">Rastreo </w:t>
            </w:r>
          </w:p>
        </w:tc>
      </w:tr>
      <w:tr w:rsidR="00F55BD9" w:rsidRPr="00686C0C" w14:paraId="42FB0A62" w14:textId="77777777">
        <w:trPr>
          <w:trHeight w:val="20"/>
        </w:trPr>
        <w:tc>
          <w:tcPr>
            <w:tcW w:w="1539" w:type="dxa"/>
          </w:tcPr>
          <w:p w14:paraId="073801A7" w14:textId="269DCE4C" w:rsidR="00F55BD9" w:rsidRPr="000D3224" w:rsidRDefault="00F55BD9" w:rsidP="00F55BD9">
            <w:r w:rsidRPr="000D3224">
              <w:t xml:space="preserve">RNF </w:t>
            </w:r>
            <w:r>
              <w:t xml:space="preserve">- </w:t>
            </w:r>
            <w:r w:rsidRPr="000D3224">
              <w:t>01</w:t>
            </w:r>
            <w:r>
              <w:t>3</w:t>
            </w:r>
          </w:p>
        </w:tc>
        <w:tc>
          <w:tcPr>
            <w:tcW w:w="4269" w:type="dxa"/>
            <w:gridSpan w:val="2"/>
          </w:tcPr>
          <w:p w14:paraId="0AA41E31" w14:textId="28C0A316" w:rsidR="00F55BD9" w:rsidRPr="000D3224" w:rsidRDefault="00F55BD9" w:rsidP="00F55BD9">
            <w:r w:rsidRPr="00DA0463">
              <w:t xml:space="preserve">El proceso de activación de pedidos programados (cron </w:t>
            </w:r>
            <w:proofErr w:type="spellStart"/>
            <w:r w:rsidRPr="00DA0463">
              <w:t>job</w:t>
            </w:r>
            <w:proofErr w:type="spellEnd"/>
            <w:r w:rsidRPr="00DA0463">
              <w:t>) debe ejecutarse al menos cada 5 minutos para garantizar que los pedidos se notifiquen a los repartidores con suficiente anticipación a la hora de entrega.</w:t>
            </w:r>
          </w:p>
        </w:tc>
        <w:tc>
          <w:tcPr>
            <w:tcW w:w="0" w:type="auto"/>
          </w:tcPr>
          <w:p w14:paraId="5526EBF5" w14:textId="013D423C" w:rsidR="00F55BD9" w:rsidRPr="000D3224" w:rsidRDefault="00F55BD9" w:rsidP="00F55BD9">
            <w:r w:rsidRPr="00DA0463">
              <w:t>Rendimiento</w:t>
            </w:r>
          </w:p>
        </w:tc>
        <w:tc>
          <w:tcPr>
            <w:tcW w:w="0" w:type="auto"/>
          </w:tcPr>
          <w:p w14:paraId="5136EBA5" w14:textId="2622B6F7" w:rsidR="00F55BD9" w:rsidRPr="000D3224" w:rsidRDefault="00F55BD9" w:rsidP="00F55BD9">
            <w:proofErr w:type="spellStart"/>
            <w:r w:rsidRPr="00DA0463">
              <w:t>Backend</w:t>
            </w:r>
            <w:proofErr w:type="spellEnd"/>
            <w:r w:rsidRPr="00DA0463">
              <w:t xml:space="preserve"> / </w:t>
            </w:r>
            <w:r w:rsidRPr="004C58F6">
              <w:t>cron</w:t>
            </w:r>
          </w:p>
        </w:tc>
      </w:tr>
      <w:tr w:rsidR="0008627F" w:rsidRPr="00686C0C" w14:paraId="104A2CAB" w14:textId="77777777" w:rsidTr="004D303A">
        <w:trPr>
          <w:trHeight w:val="20"/>
        </w:trPr>
        <w:tc>
          <w:tcPr>
            <w:tcW w:w="1539" w:type="dxa"/>
          </w:tcPr>
          <w:p w14:paraId="777FD7B7" w14:textId="0CFA2664" w:rsidR="0008627F" w:rsidRPr="000D3224" w:rsidRDefault="0008627F" w:rsidP="0008627F">
            <w:r w:rsidRPr="000D3224">
              <w:t xml:space="preserve">RNF </w:t>
            </w:r>
            <w:r>
              <w:t>-</w:t>
            </w:r>
            <w:r w:rsidRPr="000D3224">
              <w:t xml:space="preserve"> 01</w:t>
            </w:r>
            <w:r>
              <w:t>4</w:t>
            </w:r>
          </w:p>
        </w:tc>
        <w:tc>
          <w:tcPr>
            <w:tcW w:w="4269" w:type="dxa"/>
            <w:gridSpan w:val="2"/>
          </w:tcPr>
          <w:p w14:paraId="7E837F23" w14:textId="7322881A" w:rsidR="0008627F" w:rsidRPr="00691DCA" w:rsidRDefault="0008627F" w:rsidP="0008627F">
            <w:r w:rsidRPr="00691DCA">
              <w:t>Las operaciones que afectan múltiples tablas (carga de inventario base</w:t>
            </w:r>
            <w:r w:rsidR="00691DCA" w:rsidRPr="00691DCA">
              <w:t xml:space="preserve"> a </w:t>
            </w:r>
            <w:r w:rsidRPr="00691DCA">
              <w:t>vehículo, creación o liberación de apartados, aceptación de pedidos, aprobación de cambios) deben ejecutarse de forma atómica: o se aplican completamente, o no se aplica ningún cambio.</w:t>
            </w:r>
          </w:p>
        </w:tc>
        <w:tc>
          <w:tcPr>
            <w:tcW w:w="0" w:type="auto"/>
          </w:tcPr>
          <w:p w14:paraId="15B16511" w14:textId="3A898D17" w:rsidR="0008627F" w:rsidRPr="00691DCA" w:rsidRDefault="0008627F" w:rsidP="0008627F">
            <w:r w:rsidRPr="00691DCA">
              <w:t>Integridad</w:t>
            </w:r>
          </w:p>
        </w:tc>
        <w:tc>
          <w:tcPr>
            <w:tcW w:w="0" w:type="auto"/>
          </w:tcPr>
          <w:p w14:paraId="517F00AF" w14:textId="49F67981" w:rsidR="0008627F" w:rsidRPr="00691DCA" w:rsidRDefault="0008627F" w:rsidP="0008627F">
            <w:r w:rsidRPr="00691DCA">
              <w:t xml:space="preserve">BD / </w:t>
            </w:r>
            <w:proofErr w:type="spellStart"/>
            <w:r w:rsidRPr="00691DCA">
              <w:t>Backend</w:t>
            </w:r>
            <w:proofErr w:type="spellEnd"/>
          </w:p>
        </w:tc>
      </w:tr>
    </w:tbl>
    <w:p w14:paraId="4F2A54E3" w14:textId="77777777" w:rsidR="00B81908" w:rsidRPr="00B81908" w:rsidRDefault="00B81908" w:rsidP="00B81908"/>
    <w:p w14:paraId="3FFE007D" w14:textId="66BB17A9" w:rsidR="00C004F3" w:rsidRDefault="00C004F3" w:rsidP="00C004F3">
      <w:pPr>
        <w:pStyle w:val="Ttulo2"/>
      </w:pPr>
      <w:bookmarkStart w:id="97" w:name="_Toc229993940"/>
      <w:r>
        <w:t>4.</w:t>
      </w:r>
      <w:r w:rsidR="00457EE1">
        <w:t>3</w:t>
      </w:r>
      <w:r>
        <w:t xml:space="preserve"> Re</w:t>
      </w:r>
      <w:r w:rsidR="00032D65">
        <w:t>glas de negocio</w:t>
      </w:r>
      <w:bookmarkEnd w:id="97"/>
    </w:p>
    <w:p w14:paraId="359B9513" w14:textId="4AE8FF85" w:rsidR="00113EB5" w:rsidRPr="00686C0C" w:rsidRDefault="00113EB5" w:rsidP="00113EB5">
      <w:pPr>
        <w:spacing w:line="240" w:lineRule="auto"/>
        <w:rPr>
          <w:rFonts w:cs="Times New Roman"/>
        </w:rPr>
      </w:pPr>
      <w:r w:rsidRPr="00686C0C">
        <w:rPr>
          <w:rFonts w:cs="Times New Roman"/>
        </w:rPr>
        <w:t xml:space="preserve">Las reglas de negocio describen las políticas, normas, operaciones, definiciones y restricciones presentes en una organización y que son de vital importancia para alcanzar los objetivos de ésta </w:t>
      </w:r>
      <w:sdt>
        <w:sdtPr>
          <w:rPr>
            <w:rFonts w:cs="Times New Roman"/>
          </w:rPr>
          <w:id w:val="829715791"/>
          <w:citation/>
        </w:sdtPr>
        <w:sdtEndPr/>
        <w:sdtContent>
          <w:r w:rsidRPr="00686C0C">
            <w:rPr>
              <w:rFonts w:cs="Times New Roman"/>
            </w:rPr>
            <w:fldChar w:fldCharType="begin"/>
          </w:r>
          <w:r w:rsidRPr="00686C0C">
            <w:rPr>
              <w:rFonts w:cs="Times New Roman"/>
            </w:rPr>
            <w:instrText xml:space="preserve"> CITATION Sof25 \l 2058 </w:instrText>
          </w:r>
          <w:r w:rsidRPr="00686C0C">
            <w:rPr>
              <w:rFonts w:cs="Times New Roman"/>
            </w:rPr>
            <w:fldChar w:fldCharType="separate"/>
          </w:r>
          <w:r>
            <w:rPr>
              <w:rFonts w:cs="Times New Roman"/>
              <w:noProof/>
            </w:rPr>
            <w:t>[79]</w:t>
          </w:r>
          <w:r w:rsidRPr="00686C0C">
            <w:rPr>
              <w:rFonts w:cs="Times New Roman"/>
            </w:rPr>
            <w:fldChar w:fldCharType="end"/>
          </w:r>
        </w:sdtContent>
      </w:sdt>
      <w:r w:rsidRPr="00686C0C">
        <w:rPr>
          <w:rFonts w:cs="Times New Roman"/>
        </w:rPr>
        <w:t xml:space="preserve">. Las reglas de negocio son dinámicas, están sujetas a cambios en el tiempo y pueden encontrarse en todo tipo de aplicaciones </w:t>
      </w:r>
      <w:sdt>
        <w:sdtPr>
          <w:rPr>
            <w:rFonts w:cs="Times New Roman"/>
          </w:rPr>
          <w:id w:val="393710871"/>
          <w:citation/>
        </w:sdtPr>
        <w:sdtEndPr/>
        <w:sdtContent>
          <w:r w:rsidRPr="00686C0C">
            <w:rPr>
              <w:rFonts w:cs="Times New Roman"/>
            </w:rPr>
            <w:fldChar w:fldCharType="begin"/>
          </w:r>
          <w:r w:rsidRPr="00686C0C">
            <w:rPr>
              <w:rFonts w:cs="Times New Roman"/>
            </w:rPr>
            <w:instrText xml:space="preserve"> CITATION Cam23 \l 2058 </w:instrText>
          </w:r>
          <w:r w:rsidRPr="00686C0C">
            <w:rPr>
              <w:rFonts w:cs="Times New Roman"/>
            </w:rPr>
            <w:fldChar w:fldCharType="separate"/>
          </w:r>
          <w:r>
            <w:rPr>
              <w:rFonts w:cs="Times New Roman"/>
              <w:noProof/>
            </w:rPr>
            <w:t>[80]</w:t>
          </w:r>
          <w:r w:rsidRPr="00686C0C">
            <w:rPr>
              <w:rFonts w:cs="Times New Roman"/>
            </w:rPr>
            <w:fldChar w:fldCharType="end"/>
          </w:r>
        </w:sdtContent>
      </w:sdt>
      <w:r w:rsidRPr="00686C0C">
        <w:rPr>
          <w:rFonts w:cs="Times New Roman"/>
        </w:rPr>
        <w:t>.</w:t>
      </w:r>
    </w:p>
    <w:p w14:paraId="12E524D0" w14:textId="35B72E59" w:rsidR="00EF5A90" w:rsidRPr="00113EB5" w:rsidRDefault="00113EB5" w:rsidP="00113EB5">
      <w:pPr>
        <w:spacing w:line="240" w:lineRule="auto"/>
        <w:rPr>
          <w:rFonts w:cs="Times New Roman"/>
        </w:rPr>
      </w:pPr>
      <w:r w:rsidRPr="00686C0C">
        <w:rPr>
          <w:rFonts w:cs="Times New Roman"/>
        </w:rPr>
        <w:t>En la Tabla</w:t>
      </w:r>
      <w:r w:rsidR="002C0128">
        <w:rPr>
          <w:rFonts w:cs="Times New Roman"/>
        </w:rPr>
        <w:t xml:space="preserve"> 4</w:t>
      </w:r>
      <w:r w:rsidRPr="00686C0C">
        <w:rPr>
          <w:rFonts w:cs="Times New Roman"/>
        </w:rPr>
        <w:t xml:space="preserve"> se muestran las reglas de negocio de la </w:t>
      </w:r>
      <w:r>
        <w:rPr>
          <w:rFonts w:cs="Times New Roman"/>
        </w:rPr>
        <w:t>a</w:t>
      </w:r>
      <w:r w:rsidRPr="00686C0C">
        <w:rPr>
          <w:rFonts w:cs="Times New Roman"/>
        </w:rPr>
        <w:t xml:space="preserve">plicación </w:t>
      </w:r>
      <w:r w:rsidRPr="002C0128">
        <w:rPr>
          <w:rFonts w:eastAsia="Times New Roman" w:cs="Times New Roman"/>
          <w:color w:val="000000"/>
          <w:szCs w:val="22"/>
          <w:lang w:eastAsia="es-MX"/>
        </w:rPr>
        <w:t>web</w:t>
      </w:r>
      <w:r w:rsidRPr="00557ED5">
        <w:rPr>
          <w:rFonts w:eastAsia="Times New Roman" w:cs="Times New Roman"/>
          <w:color w:val="000000"/>
          <w:sz w:val="20"/>
          <w:szCs w:val="20"/>
          <w:lang w:eastAsia="es-MX"/>
        </w:rPr>
        <w:t xml:space="preserve"> </w:t>
      </w:r>
      <w:r w:rsidRPr="00686C0C">
        <w:rPr>
          <w:rFonts w:cs="Times New Roman"/>
        </w:rPr>
        <w:t>a desarrollar.</w:t>
      </w:r>
    </w:p>
    <w:p w14:paraId="20EEFB34" w14:textId="128A6464" w:rsidR="00A84D32" w:rsidRPr="00A84D32" w:rsidRDefault="00A84D32" w:rsidP="00A84D32">
      <w:pPr>
        <w:pStyle w:val="Descripcin"/>
        <w:keepNext/>
        <w:jc w:val="center"/>
      </w:pPr>
    </w:p>
    <w:p w14:paraId="18F86D99" w14:textId="1A33E69A" w:rsidR="004D303A" w:rsidRDefault="004D303A" w:rsidP="004D303A">
      <w:pPr>
        <w:pStyle w:val="Descripcin"/>
        <w:keepNext/>
        <w:jc w:val="center"/>
      </w:pPr>
      <w:bookmarkStart w:id="98" w:name="_Toc229993869"/>
      <w:r>
        <w:t xml:space="preserve">Tabla </w:t>
      </w:r>
      <w:fldSimple w:instr=" SEQ Tabla \* ARABIC ">
        <w:r w:rsidR="00FF2D8A">
          <w:rPr>
            <w:noProof/>
          </w:rPr>
          <w:t>4</w:t>
        </w:r>
      </w:fldSimple>
      <w:r>
        <w:t xml:space="preserve">. </w:t>
      </w:r>
      <w:r w:rsidRPr="007C6486">
        <w:t>Reglas de negocio. Elaboración propia</w:t>
      </w:r>
      <w:bookmarkEnd w:id="98"/>
    </w:p>
    <w:tbl>
      <w:tblPr>
        <w:tblStyle w:val="Tablaconcuadrcula"/>
        <w:tblW w:w="0" w:type="auto"/>
        <w:tblLook w:val="04A0" w:firstRow="1" w:lastRow="0" w:firstColumn="1" w:lastColumn="0" w:noHBand="0" w:noVBand="1"/>
      </w:tblPr>
      <w:tblGrid>
        <w:gridCol w:w="602"/>
        <w:gridCol w:w="1521"/>
        <w:gridCol w:w="2346"/>
        <w:gridCol w:w="1762"/>
        <w:gridCol w:w="1856"/>
        <w:gridCol w:w="741"/>
      </w:tblGrid>
      <w:tr w:rsidR="00606275" w:rsidRPr="00686C0C" w14:paraId="109DAC44" w14:textId="77777777" w:rsidTr="009871B2">
        <w:trPr>
          <w:trHeight w:val="47"/>
          <w:tblHeader/>
        </w:trPr>
        <w:tc>
          <w:tcPr>
            <w:tcW w:w="602" w:type="dxa"/>
            <w:vAlign w:val="center"/>
          </w:tcPr>
          <w:p w14:paraId="22566E3C" w14:textId="77777777" w:rsidR="00490007" w:rsidRPr="00686C0C" w:rsidRDefault="00490007" w:rsidP="00E624FB">
            <w:pPr>
              <w:rPr>
                <w:rFonts w:cs="Times New Roman"/>
                <w:b/>
              </w:rPr>
            </w:pPr>
            <w:r w:rsidRPr="00686C0C">
              <w:rPr>
                <w:rFonts w:cs="Times New Roman"/>
                <w:b/>
              </w:rPr>
              <w:t>RN</w:t>
            </w:r>
          </w:p>
        </w:tc>
        <w:tc>
          <w:tcPr>
            <w:tcW w:w="1521" w:type="dxa"/>
            <w:vAlign w:val="center"/>
          </w:tcPr>
          <w:p w14:paraId="68CFBDAD" w14:textId="77777777" w:rsidR="00490007" w:rsidRPr="00686C0C" w:rsidRDefault="00490007" w:rsidP="00E624FB">
            <w:pPr>
              <w:rPr>
                <w:rFonts w:cs="Times New Roman"/>
                <w:b/>
              </w:rPr>
            </w:pPr>
            <w:r w:rsidRPr="00686C0C">
              <w:rPr>
                <w:rFonts w:cs="Times New Roman"/>
                <w:b/>
              </w:rPr>
              <w:t>Nombre</w:t>
            </w:r>
          </w:p>
        </w:tc>
        <w:tc>
          <w:tcPr>
            <w:tcW w:w="0" w:type="auto"/>
            <w:vAlign w:val="center"/>
          </w:tcPr>
          <w:p w14:paraId="04AC7370" w14:textId="77777777" w:rsidR="00490007" w:rsidRPr="00686C0C" w:rsidRDefault="00490007" w:rsidP="00E624FB">
            <w:pPr>
              <w:rPr>
                <w:rFonts w:cs="Times New Roman"/>
                <w:b/>
              </w:rPr>
            </w:pPr>
            <w:r w:rsidRPr="00686C0C">
              <w:rPr>
                <w:rFonts w:cs="Times New Roman"/>
                <w:b/>
              </w:rPr>
              <w:t>Descripción</w:t>
            </w:r>
          </w:p>
        </w:tc>
        <w:tc>
          <w:tcPr>
            <w:tcW w:w="0" w:type="auto"/>
            <w:vAlign w:val="center"/>
          </w:tcPr>
          <w:p w14:paraId="66D53E24" w14:textId="77777777" w:rsidR="00490007" w:rsidRPr="00686C0C" w:rsidRDefault="00490007" w:rsidP="00E624FB">
            <w:pPr>
              <w:rPr>
                <w:rFonts w:cs="Times New Roman"/>
                <w:b/>
              </w:rPr>
            </w:pPr>
            <w:r w:rsidRPr="00686C0C">
              <w:rPr>
                <w:rFonts w:cs="Times New Roman"/>
                <w:b/>
              </w:rPr>
              <w:t>En caso de cumplimiento</w:t>
            </w:r>
          </w:p>
        </w:tc>
        <w:tc>
          <w:tcPr>
            <w:tcW w:w="0" w:type="auto"/>
            <w:vAlign w:val="center"/>
          </w:tcPr>
          <w:p w14:paraId="1DBDDC99" w14:textId="77777777" w:rsidR="00490007" w:rsidRPr="00686C0C" w:rsidRDefault="00490007" w:rsidP="00E624FB">
            <w:pPr>
              <w:rPr>
                <w:rFonts w:cs="Times New Roman"/>
                <w:b/>
              </w:rPr>
            </w:pPr>
            <w:r w:rsidRPr="00686C0C">
              <w:rPr>
                <w:rFonts w:cs="Times New Roman"/>
                <w:b/>
              </w:rPr>
              <w:t>En caso de no cumplimiento</w:t>
            </w:r>
          </w:p>
        </w:tc>
        <w:tc>
          <w:tcPr>
            <w:tcW w:w="0" w:type="auto"/>
            <w:vAlign w:val="center"/>
          </w:tcPr>
          <w:p w14:paraId="17C4942E" w14:textId="77777777" w:rsidR="00490007" w:rsidRPr="00686C0C" w:rsidRDefault="00490007" w:rsidP="00E624FB">
            <w:pPr>
              <w:rPr>
                <w:rFonts w:cs="Times New Roman"/>
                <w:b/>
              </w:rPr>
            </w:pPr>
            <w:r w:rsidRPr="00686C0C">
              <w:rPr>
                <w:rFonts w:cs="Times New Roman"/>
                <w:b/>
              </w:rPr>
              <w:t>RF/ RNF</w:t>
            </w:r>
          </w:p>
        </w:tc>
      </w:tr>
      <w:tr w:rsidR="00606275" w:rsidRPr="00686C0C" w14:paraId="341C6A93" w14:textId="77777777" w:rsidTr="009871B2">
        <w:trPr>
          <w:trHeight w:val="2187"/>
        </w:trPr>
        <w:tc>
          <w:tcPr>
            <w:tcW w:w="602" w:type="dxa"/>
          </w:tcPr>
          <w:p w14:paraId="0BE67829" w14:textId="77777777" w:rsidR="00490007" w:rsidRPr="00686C0C" w:rsidRDefault="00490007" w:rsidP="00E624FB">
            <w:pPr>
              <w:rPr>
                <w:rFonts w:cs="Times New Roman"/>
                <w:b/>
              </w:rPr>
            </w:pPr>
            <w:r w:rsidRPr="00686C0C">
              <w:rPr>
                <w:rFonts w:cs="Times New Roman"/>
                <w:color w:val="000000"/>
              </w:rPr>
              <w:t>RN-001</w:t>
            </w:r>
          </w:p>
        </w:tc>
        <w:tc>
          <w:tcPr>
            <w:tcW w:w="1521" w:type="dxa"/>
          </w:tcPr>
          <w:p w14:paraId="239C6D00" w14:textId="3E2BB726" w:rsidR="00490007" w:rsidRPr="00686C0C" w:rsidRDefault="00712F7B" w:rsidP="00E624FB">
            <w:pPr>
              <w:rPr>
                <w:rFonts w:cs="Times New Roman"/>
                <w:b/>
              </w:rPr>
            </w:pPr>
            <w:r>
              <w:rPr>
                <w:rFonts w:cs="Times New Roman"/>
              </w:rPr>
              <w:t>Cobertura geográfica</w:t>
            </w:r>
          </w:p>
        </w:tc>
        <w:tc>
          <w:tcPr>
            <w:tcW w:w="0" w:type="auto"/>
          </w:tcPr>
          <w:p w14:paraId="430E6401" w14:textId="1DF1787A" w:rsidR="00490007" w:rsidRPr="00686C0C" w:rsidRDefault="00C55123" w:rsidP="00E624FB">
            <w:pPr>
              <w:rPr>
                <w:rFonts w:cs="Times New Roman"/>
                <w:b/>
              </w:rPr>
            </w:pPr>
            <w:r w:rsidRPr="00C55123">
              <w:rPr>
                <w:rFonts w:cs="Times New Roman"/>
              </w:rPr>
              <w:t>El sistema solo permitirá el registro de direcciones y entregas dentro de la alcaldía Benito Juárez</w:t>
            </w:r>
            <w:r>
              <w:rPr>
                <w:rFonts w:cs="Times New Roman"/>
              </w:rPr>
              <w:t xml:space="preserve"> CDMX.</w:t>
            </w:r>
          </w:p>
        </w:tc>
        <w:tc>
          <w:tcPr>
            <w:tcW w:w="0" w:type="auto"/>
          </w:tcPr>
          <w:p w14:paraId="1A1F4D63" w14:textId="182282FF" w:rsidR="00490007" w:rsidRPr="00686C0C" w:rsidRDefault="00C55123" w:rsidP="00E624FB">
            <w:pPr>
              <w:rPr>
                <w:rFonts w:cs="Times New Roman"/>
                <w:b/>
              </w:rPr>
            </w:pPr>
            <w:r w:rsidRPr="00C55123">
              <w:rPr>
                <w:rFonts w:cs="Times New Roman"/>
              </w:rPr>
              <w:t>Se permite al usuario continuar con la solicitud del pedido.</w:t>
            </w:r>
          </w:p>
        </w:tc>
        <w:tc>
          <w:tcPr>
            <w:tcW w:w="0" w:type="auto"/>
          </w:tcPr>
          <w:p w14:paraId="3DE88C55" w14:textId="62C599C6" w:rsidR="00490007" w:rsidRPr="00686C0C" w:rsidRDefault="002511FC" w:rsidP="00E624FB">
            <w:pPr>
              <w:rPr>
                <w:rFonts w:cs="Times New Roman"/>
                <w:b/>
              </w:rPr>
            </w:pPr>
            <w:r w:rsidRPr="002511FC">
              <w:rPr>
                <w:rFonts w:cs="Times New Roman"/>
              </w:rPr>
              <w:t>El sistema bloquea la solicitud y muestra un</w:t>
            </w:r>
            <w:r>
              <w:rPr>
                <w:rFonts w:cs="Times New Roman"/>
              </w:rPr>
              <w:t>a</w:t>
            </w:r>
            <w:r w:rsidRPr="002511FC">
              <w:rPr>
                <w:rFonts w:cs="Times New Roman"/>
              </w:rPr>
              <w:t xml:space="preserve"> </w:t>
            </w:r>
            <w:r>
              <w:rPr>
                <w:rFonts w:cs="Times New Roman"/>
              </w:rPr>
              <w:t>notificación o alerta</w:t>
            </w:r>
            <w:r w:rsidRPr="002511FC">
              <w:rPr>
                <w:rFonts w:cs="Times New Roman"/>
              </w:rPr>
              <w:t xml:space="preserve"> de "Fuera de zona de cobertura".</w:t>
            </w:r>
          </w:p>
        </w:tc>
        <w:tc>
          <w:tcPr>
            <w:tcW w:w="0" w:type="auto"/>
          </w:tcPr>
          <w:p w14:paraId="1D5C69A7" w14:textId="6779E1D1" w:rsidR="00490007" w:rsidRPr="00686C0C" w:rsidRDefault="00F5139E" w:rsidP="00E624FB">
            <w:pPr>
              <w:rPr>
                <w:rFonts w:cs="Times New Roman"/>
              </w:rPr>
            </w:pPr>
            <w:r w:rsidRPr="00F5139E">
              <w:rPr>
                <w:rFonts w:cs="Times New Roman"/>
              </w:rPr>
              <w:t>RF</w:t>
            </w:r>
            <w:r>
              <w:rPr>
                <w:rFonts w:cs="Times New Roman"/>
              </w:rPr>
              <w:t>-</w:t>
            </w:r>
            <w:r w:rsidRPr="00F5139E">
              <w:rPr>
                <w:rFonts w:cs="Times New Roman"/>
              </w:rPr>
              <w:t>001, RF</w:t>
            </w:r>
            <w:r>
              <w:rPr>
                <w:rFonts w:cs="Times New Roman"/>
              </w:rPr>
              <w:t>-</w:t>
            </w:r>
            <w:r w:rsidRPr="00F5139E">
              <w:rPr>
                <w:rFonts w:cs="Times New Roman"/>
              </w:rPr>
              <w:t>011</w:t>
            </w:r>
          </w:p>
        </w:tc>
      </w:tr>
      <w:tr w:rsidR="00606275" w:rsidRPr="00686C0C" w14:paraId="66E9DA99" w14:textId="77777777" w:rsidTr="009871B2">
        <w:trPr>
          <w:trHeight w:val="20"/>
        </w:trPr>
        <w:tc>
          <w:tcPr>
            <w:tcW w:w="602" w:type="dxa"/>
          </w:tcPr>
          <w:p w14:paraId="03F74F0F" w14:textId="359C5568" w:rsidR="002511FC" w:rsidRPr="00686C0C" w:rsidRDefault="0076671B" w:rsidP="00E624FB">
            <w:pPr>
              <w:rPr>
                <w:rFonts w:cs="Times New Roman"/>
                <w:color w:val="000000"/>
              </w:rPr>
            </w:pPr>
            <w:r w:rsidRPr="00686C0C">
              <w:rPr>
                <w:rFonts w:cs="Times New Roman"/>
                <w:color w:val="000000"/>
              </w:rPr>
              <w:lastRenderedPageBreak/>
              <w:t>RN-00</w:t>
            </w:r>
            <w:r>
              <w:rPr>
                <w:rFonts w:cs="Times New Roman"/>
                <w:color w:val="000000"/>
              </w:rPr>
              <w:t>2</w:t>
            </w:r>
          </w:p>
        </w:tc>
        <w:tc>
          <w:tcPr>
            <w:tcW w:w="1521" w:type="dxa"/>
          </w:tcPr>
          <w:p w14:paraId="41A0ACD2" w14:textId="2765A76D" w:rsidR="002511FC" w:rsidRDefault="00921535" w:rsidP="00E624FB">
            <w:pPr>
              <w:rPr>
                <w:rFonts w:cs="Times New Roman"/>
              </w:rPr>
            </w:pPr>
            <w:r w:rsidRPr="00921535">
              <w:rPr>
                <w:rFonts w:cs="Times New Roman"/>
              </w:rPr>
              <w:t>Verificación de Usuario</w:t>
            </w:r>
          </w:p>
        </w:tc>
        <w:tc>
          <w:tcPr>
            <w:tcW w:w="0" w:type="auto"/>
          </w:tcPr>
          <w:p w14:paraId="4C12BADF" w14:textId="575F9646" w:rsidR="002511FC" w:rsidRPr="00C55123" w:rsidRDefault="00A250FE" w:rsidP="005620FF">
            <w:pPr>
              <w:jc w:val="left"/>
              <w:rPr>
                <w:rFonts w:cs="Times New Roman"/>
              </w:rPr>
            </w:pPr>
            <w:r w:rsidRPr="00A250FE">
              <w:rPr>
                <w:rFonts w:cs="Times New Roman"/>
              </w:rPr>
              <w:t>Todo</w:t>
            </w:r>
            <w:r>
              <w:rPr>
                <w:rFonts w:cs="Times New Roman"/>
              </w:rPr>
              <w:t>s los</w:t>
            </w:r>
            <w:r w:rsidRPr="00A250FE">
              <w:rPr>
                <w:rFonts w:cs="Times New Roman"/>
              </w:rPr>
              <w:t xml:space="preserve"> usuario</w:t>
            </w:r>
            <w:r>
              <w:rPr>
                <w:rFonts w:cs="Times New Roman"/>
              </w:rPr>
              <w:t>s</w:t>
            </w:r>
            <w:r w:rsidRPr="00A250FE">
              <w:rPr>
                <w:rFonts w:cs="Times New Roman"/>
              </w:rPr>
              <w:t xml:space="preserve"> debe</w:t>
            </w:r>
            <w:r>
              <w:rPr>
                <w:rFonts w:cs="Times New Roman"/>
              </w:rPr>
              <w:t>n</w:t>
            </w:r>
            <w:r w:rsidRPr="00A250FE">
              <w:rPr>
                <w:rFonts w:cs="Times New Roman"/>
              </w:rPr>
              <w:t xml:space="preserve"> verificar </w:t>
            </w:r>
            <w:r w:rsidR="00CA3193">
              <w:rPr>
                <w:rFonts w:cs="Times New Roman"/>
              </w:rPr>
              <w:t>s</w:t>
            </w:r>
            <w:r w:rsidR="00723EA6">
              <w:rPr>
                <w:rFonts w:cs="Times New Roman"/>
              </w:rPr>
              <w:t>u</w:t>
            </w:r>
            <w:r w:rsidR="00CA3193">
              <w:rPr>
                <w:rFonts w:cs="Times New Roman"/>
              </w:rPr>
              <w:t xml:space="preserve"> </w:t>
            </w:r>
            <w:r w:rsidR="003B0D5A">
              <w:rPr>
                <w:rFonts w:cs="Times New Roman"/>
              </w:rPr>
              <w:t>número</w:t>
            </w:r>
            <w:r w:rsidR="00CA3193">
              <w:rPr>
                <w:rFonts w:cs="Times New Roman"/>
              </w:rPr>
              <w:t xml:space="preserve"> telefónico</w:t>
            </w:r>
            <w:r w:rsidRPr="00A250FE">
              <w:rPr>
                <w:rFonts w:cs="Times New Roman"/>
              </w:rPr>
              <w:t xml:space="preserve"> para poder usar la </w:t>
            </w:r>
            <w:proofErr w:type="gramStart"/>
            <w:r w:rsidRPr="00A250FE">
              <w:rPr>
                <w:rFonts w:cs="Times New Roman"/>
              </w:rPr>
              <w:t>app</w:t>
            </w:r>
            <w:proofErr w:type="gramEnd"/>
            <w:r w:rsidRPr="00A250FE">
              <w:rPr>
                <w:rFonts w:cs="Times New Roman"/>
              </w:rPr>
              <w:t>.</w:t>
            </w:r>
          </w:p>
        </w:tc>
        <w:tc>
          <w:tcPr>
            <w:tcW w:w="0" w:type="auto"/>
          </w:tcPr>
          <w:p w14:paraId="0597DAE7" w14:textId="57E3F55E" w:rsidR="002511FC" w:rsidRPr="00C55123" w:rsidRDefault="005620FF" w:rsidP="005620FF">
            <w:pPr>
              <w:jc w:val="left"/>
              <w:rPr>
                <w:rFonts w:cs="Times New Roman"/>
              </w:rPr>
            </w:pPr>
            <w:r w:rsidRPr="005620FF">
              <w:rPr>
                <w:rFonts w:cs="Times New Roman"/>
              </w:rPr>
              <w:t>La cuenta se activa y el usuario accede al menú de pedidos.</w:t>
            </w:r>
          </w:p>
        </w:tc>
        <w:tc>
          <w:tcPr>
            <w:tcW w:w="0" w:type="auto"/>
          </w:tcPr>
          <w:p w14:paraId="2DB573E3" w14:textId="479BB76E" w:rsidR="002511FC" w:rsidRPr="002511FC" w:rsidRDefault="0076671B" w:rsidP="00E624FB">
            <w:pPr>
              <w:rPr>
                <w:rFonts w:cs="Times New Roman"/>
              </w:rPr>
            </w:pPr>
            <w:r w:rsidRPr="0076671B">
              <w:rPr>
                <w:rFonts w:cs="Times New Roman"/>
              </w:rPr>
              <w:t xml:space="preserve">La cuenta </w:t>
            </w:r>
            <w:r>
              <w:rPr>
                <w:rFonts w:cs="Times New Roman"/>
              </w:rPr>
              <w:t>no se</w:t>
            </w:r>
            <w:r w:rsidRPr="0076671B">
              <w:rPr>
                <w:rFonts w:cs="Times New Roman"/>
              </w:rPr>
              <w:t xml:space="preserve"> inactiva</w:t>
            </w:r>
            <w:r>
              <w:rPr>
                <w:rFonts w:cs="Times New Roman"/>
              </w:rPr>
              <w:t xml:space="preserve"> y por lo tanto</w:t>
            </w:r>
            <w:r w:rsidRPr="0076671B">
              <w:rPr>
                <w:rFonts w:cs="Times New Roman"/>
              </w:rPr>
              <w:t xml:space="preserve"> no se pueden solicitar pedidos.</w:t>
            </w:r>
          </w:p>
        </w:tc>
        <w:tc>
          <w:tcPr>
            <w:tcW w:w="0" w:type="auto"/>
          </w:tcPr>
          <w:p w14:paraId="252B8623" w14:textId="65D07CC3" w:rsidR="002511FC" w:rsidRPr="00686C0C" w:rsidRDefault="00CD10E4" w:rsidP="00E624FB">
            <w:pPr>
              <w:rPr>
                <w:rFonts w:cs="Times New Roman"/>
              </w:rPr>
            </w:pPr>
            <w:r w:rsidRPr="00CD10E4">
              <w:rPr>
                <w:rFonts w:cs="Times New Roman"/>
              </w:rPr>
              <w:t>RF-</w:t>
            </w:r>
            <w:r w:rsidR="007A1052" w:rsidRPr="00CD10E4">
              <w:rPr>
                <w:rFonts w:cs="Times New Roman"/>
              </w:rPr>
              <w:t>00</w:t>
            </w:r>
            <w:r w:rsidR="007A1052">
              <w:rPr>
                <w:rFonts w:cs="Times New Roman"/>
              </w:rPr>
              <w:t>2</w:t>
            </w:r>
            <w:r w:rsidRPr="00CD10E4">
              <w:rPr>
                <w:rFonts w:cs="Times New Roman"/>
              </w:rPr>
              <w:t>, RF-</w:t>
            </w:r>
            <w:r w:rsidR="007A1052" w:rsidRPr="00CD10E4">
              <w:rPr>
                <w:rFonts w:cs="Times New Roman"/>
              </w:rPr>
              <w:t>0</w:t>
            </w:r>
            <w:r w:rsidR="007A1052">
              <w:rPr>
                <w:rFonts w:cs="Times New Roman"/>
              </w:rPr>
              <w:t>03</w:t>
            </w:r>
          </w:p>
        </w:tc>
      </w:tr>
      <w:tr w:rsidR="00AE5FFB" w:rsidRPr="00686C0C" w14:paraId="632F0931" w14:textId="77777777" w:rsidTr="009871B2">
        <w:trPr>
          <w:trHeight w:val="20"/>
        </w:trPr>
        <w:tc>
          <w:tcPr>
            <w:tcW w:w="602" w:type="dxa"/>
          </w:tcPr>
          <w:p w14:paraId="13AB6FAB" w14:textId="330FECEB" w:rsidR="00AE5FFB" w:rsidRPr="00686C0C" w:rsidRDefault="00AE5FFB" w:rsidP="00AE5FFB">
            <w:pPr>
              <w:rPr>
                <w:rFonts w:cs="Times New Roman"/>
                <w:color w:val="000000"/>
              </w:rPr>
            </w:pPr>
            <w:r w:rsidRPr="00686C0C">
              <w:rPr>
                <w:rFonts w:cs="Times New Roman"/>
                <w:color w:val="000000"/>
              </w:rPr>
              <w:t>RN-00</w:t>
            </w:r>
            <w:r>
              <w:rPr>
                <w:rFonts w:cs="Times New Roman"/>
                <w:color w:val="000000"/>
              </w:rPr>
              <w:t>3</w:t>
            </w:r>
          </w:p>
        </w:tc>
        <w:tc>
          <w:tcPr>
            <w:tcW w:w="1521" w:type="dxa"/>
          </w:tcPr>
          <w:p w14:paraId="32E7B416" w14:textId="0D96AE9C" w:rsidR="00AE5FFB" w:rsidRDefault="00AE5FFB" w:rsidP="00AE5FFB">
            <w:pPr>
              <w:rPr>
                <w:rFonts w:cs="Times New Roman"/>
              </w:rPr>
            </w:pPr>
            <w:r>
              <w:rPr>
                <w:rFonts w:cs="Times New Roman"/>
              </w:rPr>
              <w:t>Dirección del usuario</w:t>
            </w:r>
          </w:p>
        </w:tc>
        <w:tc>
          <w:tcPr>
            <w:tcW w:w="0" w:type="auto"/>
          </w:tcPr>
          <w:p w14:paraId="7DF475F9" w14:textId="316C7F79" w:rsidR="00AE5FFB" w:rsidRPr="00C55123" w:rsidRDefault="00AE5FFB" w:rsidP="00AE5FFB">
            <w:pPr>
              <w:rPr>
                <w:rFonts w:cs="Times New Roman"/>
              </w:rPr>
            </w:pPr>
            <w:r>
              <w:rPr>
                <w:rFonts w:cs="Times New Roman"/>
              </w:rPr>
              <w:t>Las direcciones deben de contar con una descripción para facilitar su entrega.</w:t>
            </w:r>
          </w:p>
        </w:tc>
        <w:tc>
          <w:tcPr>
            <w:tcW w:w="0" w:type="auto"/>
          </w:tcPr>
          <w:p w14:paraId="265EC453" w14:textId="0C37FF6D" w:rsidR="00AE5FFB" w:rsidRPr="00C55123" w:rsidRDefault="00AE5FFB" w:rsidP="00AE5FFB">
            <w:pPr>
              <w:rPr>
                <w:rFonts w:cs="Times New Roman"/>
              </w:rPr>
            </w:pPr>
            <w:r>
              <w:rPr>
                <w:rFonts w:cs="Times New Roman"/>
              </w:rPr>
              <w:t xml:space="preserve">Se guardan las coordenadas exitosamente </w:t>
            </w:r>
          </w:p>
        </w:tc>
        <w:tc>
          <w:tcPr>
            <w:tcW w:w="0" w:type="auto"/>
          </w:tcPr>
          <w:p w14:paraId="1C9E692A" w14:textId="0822AFE5" w:rsidR="00AE5FFB" w:rsidRPr="002511FC" w:rsidRDefault="00AE5FFB" w:rsidP="00AE5FFB">
            <w:pPr>
              <w:rPr>
                <w:rFonts w:cs="Times New Roman"/>
              </w:rPr>
            </w:pPr>
            <w:r w:rsidRPr="00B91AB4">
              <w:rPr>
                <w:rFonts w:cs="Times New Roman"/>
              </w:rPr>
              <w:t>No se permite guardar la dirección manualmente.</w:t>
            </w:r>
          </w:p>
        </w:tc>
        <w:tc>
          <w:tcPr>
            <w:tcW w:w="0" w:type="auto"/>
          </w:tcPr>
          <w:p w14:paraId="04352EE7" w14:textId="1111BCF7" w:rsidR="00AE5FFB" w:rsidRPr="00686C0C" w:rsidRDefault="00AE5FFB" w:rsidP="00AE5FFB">
            <w:pPr>
              <w:rPr>
                <w:rFonts w:cs="Times New Roman"/>
              </w:rPr>
            </w:pPr>
            <w:r w:rsidRPr="00B511CB">
              <w:t>RF-001</w:t>
            </w:r>
          </w:p>
        </w:tc>
      </w:tr>
      <w:tr w:rsidR="00AE5FFB" w:rsidRPr="00686C0C" w14:paraId="78EC28A3" w14:textId="77777777" w:rsidTr="009871B2">
        <w:trPr>
          <w:trHeight w:val="20"/>
        </w:trPr>
        <w:tc>
          <w:tcPr>
            <w:tcW w:w="602" w:type="dxa"/>
          </w:tcPr>
          <w:p w14:paraId="7F742E04" w14:textId="3C3CCCED" w:rsidR="00AE5FFB" w:rsidRPr="00686C0C" w:rsidRDefault="00AE5FFB" w:rsidP="00AE5FFB">
            <w:pPr>
              <w:rPr>
                <w:rFonts w:cs="Times New Roman"/>
                <w:color w:val="000000"/>
              </w:rPr>
            </w:pPr>
            <w:r w:rsidRPr="00686C0C">
              <w:rPr>
                <w:rFonts w:cs="Times New Roman"/>
                <w:color w:val="000000"/>
              </w:rPr>
              <w:t>RN-00</w:t>
            </w:r>
            <w:r>
              <w:rPr>
                <w:rFonts w:cs="Times New Roman"/>
                <w:color w:val="000000"/>
              </w:rPr>
              <w:t>4</w:t>
            </w:r>
          </w:p>
        </w:tc>
        <w:tc>
          <w:tcPr>
            <w:tcW w:w="1521" w:type="dxa"/>
          </w:tcPr>
          <w:p w14:paraId="27165521" w14:textId="2D26F7A2" w:rsidR="00AE5FFB" w:rsidRDefault="00AE5FFB" w:rsidP="00AE5FFB">
            <w:pPr>
              <w:rPr>
                <w:rFonts w:cs="Times New Roman"/>
              </w:rPr>
            </w:pPr>
            <w:r>
              <w:rPr>
                <w:rFonts w:cs="Times New Roman"/>
              </w:rPr>
              <w:t>Horario de disponibilidad</w:t>
            </w:r>
          </w:p>
        </w:tc>
        <w:tc>
          <w:tcPr>
            <w:tcW w:w="0" w:type="auto"/>
          </w:tcPr>
          <w:p w14:paraId="1ECC8844" w14:textId="0ED810E2" w:rsidR="00AE5FFB" w:rsidRPr="00C55123" w:rsidRDefault="00AE5FFB" w:rsidP="00AE5FFB">
            <w:pPr>
              <w:rPr>
                <w:rFonts w:cs="Times New Roman"/>
              </w:rPr>
            </w:pPr>
            <w:r>
              <w:rPr>
                <w:rFonts w:cs="Times New Roman"/>
              </w:rPr>
              <w:t xml:space="preserve">Los pedidos solo se pueden realizar en cierto horario </w:t>
            </w:r>
            <w:r w:rsidR="00227203">
              <w:rPr>
                <w:rFonts w:cs="Times New Roman"/>
              </w:rPr>
              <w:t>que seleccione el negocio</w:t>
            </w:r>
            <w:r>
              <w:rPr>
                <w:rFonts w:cs="Times New Roman"/>
              </w:rPr>
              <w:t>.</w:t>
            </w:r>
          </w:p>
        </w:tc>
        <w:tc>
          <w:tcPr>
            <w:tcW w:w="0" w:type="auto"/>
          </w:tcPr>
          <w:p w14:paraId="279451CD" w14:textId="6282938C" w:rsidR="00AE5FFB" w:rsidRPr="00C55123" w:rsidRDefault="00AE5FFB" w:rsidP="00AE5FFB">
            <w:pPr>
              <w:rPr>
                <w:rFonts w:cs="Times New Roman"/>
              </w:rPr>
            </w:pPr>
            <w:r>
              <w:rPr>
                <w:rFonts w:cs="Times New Roman"/>
              </w:rPr>
              <w:t xml:space="preserve">Se agenda en pedido con normalidad </w:t>
            </w:r>
          </w:p>
        </w:tc>
        <w:tc>
          <w:tcPr>
            <w:tcW w:w="0" w:type="auto"/>
          </w:tcPr>
          <w:p w14:paraId="0012E8B0" w14:textId="4E3F58E2" w:rsidR="00AE5FFB" w:rsidRPr="002511FC" w:rsidRDefault="00AE5FFB" w:rsidP="00AE5FFB">
            <w:pPr>
              <w:rPr>
                <w:rFonts w:cs="Times New Roman"/>
              </w:rPr>
            </w:pPr>
            <w:r w:rsidRPr="00BF048F">
              <w:rPr>
                <w:rFonts w:cs="Times New Roman"/>
              </w:rPr>
              <w:t>El pedido se agenda con fecha del día siguiente</w:t>
            </w:r>
            <w:r>
              <w:rPr>
                <w:rFonts w:cs="Times New Roman"/>
              </w:rPr>
              <w:t xml:space="preserve"> o a elección</w:t>
            </w:r>
            <w:r w:rsidRPr="00BF048F">
              <w:rPr>
                <w:rFonts w:cs="Times New Roman"/>
              </w:rPr>
              <w:t>.</w:t>
            </w:r>
          </w:p>
        </w:tc>
        <w:tc>
          <w:tcPr>
            <w:tcW w:w="0" w:type="auto"/>
          </w:tcPr>
          <w:p w14:paraId="707558CA" w14:textId="708B1530" w:rsidR="00AE5FFB" w:rsidRPr="00686C0C" w:rsidRDefault="00AE5FFB" w:rsidP="00AE5FFB">
            <w:pPr>
              <w:rPr>
                <w:rFonts w:cs="Times New Roman"/>
              </w:rPr>
            </w:pPr>
            <w:r w:rsidRPr="00B511CB">
              <w:t>RF-011</w:t>
            </w:r>
          </w:p>
        </w:tc>
      </w:tr>
      <w:tr w:rsidR="00AE5FFB" w:rsidRPr="00686C0C" w14:paraId="217D49C1" w14:textId="77777777" w:rsidTr="009871B2">
        <w:trPr>
          <w:trHeight w:val="20"/>
        </w:trPr>
        <w:tc>
          <w:tcPr>
            <w:tcW w:w="602" w:type="dxa"/>
          </w:tcPr>
          <w:p w14:paraId="3183A3C0" w14:textId="598969A2" w:rsidR="00AE5FFB" w:rsidRPr="00686C0C" w:rsidRDefault="00AE5FFB" w:rsidP="00AE5FFB">
            <w:pPr>
              <w:rPr>
                <w:rFonts w:cs="Times New Roman"/>
                <w:color w:val="000000"/>
              </w:rPr>
            </w:pPr>
            <w:r w:rsidRPr="00686C0C">
              <w:rPr>
                <w:rFonts w:cs="Times New Roman"/>
                <w:color w:val="000000"/>
              </w:rPr>
              <w:t>RN-00</w:t>
            </w:r>
            <w:r>
              <w:rPr>
                <w:rFonts w:cs="Times New Roman"/>
                <w:color w:val="000000"/>
              </w:rPr>
              <w:t>5</w:t>
            </w:r>
          </w:p>
        </w:tc>
        <w:tc>
          <w:tcPr>
            <w:tcW w:w="1521" w:type="dxa"/>
          </w:tcPr>
          <w:p w14:paraId="222DD039" w14:textId="30F9C899" w:rsidR="00AE5FFB" w:rsidRDefault="00AE5FFB" w:rsidP="00AE5FFB">
            <w:pPr>
              <w:rPr>
                <w:rFonts w:cs="Times New Roman"/>
              </w:rPr>
            </w:pPr>
            <w:r>
              <w:rPr>
                <w:rFonts w:cs="Times New Roman"/>
              </w:rPr>
              <w:t>Cancelar un pedido</w:t>
            </w:r>
          </w:p>
        </w:tc>
        <w:tc>
          <w:tcPr>
            <w:tcW w:w="0" w:type="auto"/>
          </w:tcPr>
          <w:p w14:paraId="5299DB85" w14:textId="385D1CA9" w:rsidR="00AE5FFB" w:rsidRPr="00C55123" w:rsidRDefault="00AE5FFB" w:rsidP="00AE5FFB">
            <w:pPr>
              <w:rPr>
                <w:rFonts w:cs="Times New Roman"/>
              </w:rPr>
            </w:pPr>
            <w:r w:rsidRPr="00937F4C">
              <w:rPr>
                <w:rFonts w:cs="Times New Roman"/>
              </w:rPr>
              <w:t>El usuario solo puede cancelar un pedido si el estatus es "Pendiente" o "Asignado" (no "En camino").</w:t>
            </w:r>
          </w:p>
        </w:tc>
        <w:tc>
          <w:tcPr>
            <w:tcW w:w="0" w:type="auto"/>
          </w:tcPr>
          <w:p w14:paraId="73875BB9" w14:textId="763008CC" w:rsidR="00AE5FFB" w:rsidRPr="00C55123" w:rsidRDefault="00AE5FFB" w:rsidP="00AE5FFB">
            <w:pPr>
              <w:rPr>
                <w:rFonts w:cs="Times New Roman"/>
              </w:rPr>
            </w:pPr>
            <w:r>
              <w:rPr>
                <w:rFonts w:cs="Times New Roman"/>
              </w:rPr>
              <w:t>E</w:t>
            </w:r>
            <w:r w:rsidRPr="00F6379E">
              <w:rPr>
                <w:rFonts w:cs="Times New Roman"/>
              </w:rPr>
              <w:t>l pedido se cancela y se libera al repartidor.</w:t>
            </w:r>
          </w:p>
        </w:tc>
        <w:tc>
          <w:tcPr>
            <w:tcW w:w="0" w:type="auto"/>
          </w:tcPr>
          <w:p w14:paraId="2AD6C351" w14:textId="1A8236E2" w:rsidR="00AE5FFB" w:rsidRPr="002511FC" w:rsidRDefault="00AE5FFB" w:rsidP="00AE5FFB">
            <w:pPr>
              <w:rPr>
                <w:rFonts w:cs="Times New Roman"/>
              </w:rPr>
            </w:pPr>
            <w:r>
              <w:rPr>
                <w:rFonts w:cs="Times New Roman"/>
              </w:rPr>
              <w:t xml:space="preserve">La opción </w:t>
            </w:r>
            <w:r w:rsidRPr="00F6379E">
              <w:rPr>
                <w:rFonts w:cs="Times New Roman"/>
              </w:rPr>
              <w:t>de cancelar se oculta en la interfaz.</w:t>
            </w:r>
          </w:p>
        </w:tc>
        <w:tc>
          <w:tcPr>
            <w:tcW w:w="0" w:type="auto"/>
          </w:tcPr>
          <w:p w14:paraId="0C0FBEB0" w14:textId="22B8BAE4" w:rsidR="00AE5FFB" w:rsidRPr="00686C0C" w:rsidRDefault="00AE5FFB" w:rsidP="00AE5FFB">
            <w:pPr>
              <w:rPr>
                <w:rFonts w:cs="Times New Roman"/>
              </w:rPr>
            </w:pPr>
            <w:r w:rsidRPr="00B511CB">
              <w:t>RF-013</w:t>
            </w:r>
          </w:p>
        </w:tc>
      </w:tr>
      <w:tr w:rsidR="00FD7FB6" w:rsidRPr="00686C0C" w14:paraId="1B04570B" w14:textId="77777777" w:rsidTr="009871B2">
        <w:trPr>
          <w:trHeight w:val="20"/>
        </w:trPr>
        <w:tc>
          <w:tcPr>
            <w:tcW w:w="602" w:type="dxa"/>
          </w:tcPr>
          <w:p w14:paraId="1C18AD1A" w14:textId="3DA6FA49" w:rsidR="00FD7FB6" w:rsidRPr="00686C0C" w:rsidRDefault="00FD7FB6" w:rsidP="00FD7FB6">
            <w:pPr>
              <w:rPr>
                <w:rFonts w:cs="Times New Roman"/>
                <w:color w:val="000000"/>
              </w:rPr>
            </w:pPr>
            <w:r w:rsidRPr="00686C0C">
              <w:rPr>
                <w:rFonts w:cs="Times New Roman"/>
                <w:color w:val="000000"/>
              </w:rPr>
              <w:t>RN-00</w:t>
            </w:r>
            <w:r>
              <w:rPr>
                <w:rFonts w:cs="Times New Roman"/>
                <w:color w:val="000000"/>
              </w:rPr>
              <w:t>6</w:t>
            </w:r>
          </w:p>
        </w:tc>
        <w:tc>
          <w:tcPr>
            <w:tcW w:w="1521" w:type="dxa"/>
          </w:tcPr>
          <w:p w14:paraId="79B577EA" w14:textId="0558B7B4" w:rsidR="00FD7FB6" w:rsidRDefault="00FD7FB6" w:rsidP="00FD7FB6">
            <w:pPr>
              <w:rPr>
                <w:rFonts w:cs="Times New Roman"/>
              </w:rPr>
            </w:pPr>
            <w:r w:rsidRPr="002C7E7B">
              <w:rPr>
                <w:rFonts w:cs="Times New Roman"/>
              </w:rPr>
              <w:t>Penalización por Ausencia</w:t>
            </w:r>
          </w:p>
        </w:tc>
        <w:tc>
          <w:tcPr>
            <w:tcW w:w="0" w:type="auto"/>
          </w:tcPr>
          <w:p w14:paraId="41C6320F" w14:textId="6052F354" w:rsidR="00FD7FB6" w:rsidRPr="00C55123" w:rsidRDefault="00FD7FB6" w:rsidP="00FD7FB6">
            <w:pPr>
              <w:rPr>
                <w:rFonts w:cs="Times New Roman"/>
              </w:rPr>
            </w:pPr>
            <w:r>
              <w:rPr>
                <w:rFonts w:cs="Times New Roman"/>
              </w:rPr>
              <w:t>Si un usuario no recoge su pedido 2 veces seguidas, el sistema lo suspende temporalmente.</w:t>
            </w:r>
          </w:p>
        </w:tc>
        <w:tc>
          <w:tcPr>
            <w:tcW w:w="0" w:type="auto"/>
          </w:tcPr>
          <w:p w14:paraId="6B7B5292" w14:textId="267165B8" w:rsidR="00FD7FB6" w:rsidRPr="00C55123" w:rsidRDefault="00FD7FB6" w:rsidP="00FD7FB6">
            <w:pPr>
              <w:rPr>
                <w:rFonts w:cs="Times New Roman"/>
              </w:rPr>
            </w:pPr>
            <w:r w:rsidRPr="00035742">
              <w:rPr>
                <w:rFonts w:cs="Times New Roman"/>
              </w:rPr>
              <w:t>El usuario opera con normalidad.</w:t>
            </w:r>
          </w:p>
        </w:tc>
        <w:tc>
          <w:tcPr>
            <w:tcW w:w="0" w:type="auto"/>
          </w:tcPr>
          <w:p w14:paraId="751BA52B" w14:textId="4081FED4" w:rsidR="00FD7FB6" w:rsidRPr="002511FC" w:rsidRDefault="00FD7FB6" w:rsidP="00FD7FB6">
            <w:pPr>
              <w:rPr>
                <w:rFonts w:cs="Times New Roman"/>
              </w:rPr>
            </w:pPr>
            <w:r w:rsidRPr="00455E6E">
              <w:rPr>
                <w:rFonts w:cs="Times New Roman"/>
              </w:rPr>
              <w:t>El sistema bloquea la cuenta para nuevos pedidos.</w:t>
            </w:r>
          </w:p>
        </w:tc>
        <w:tc>
          <w:tcPr>
            <w:tcW w:w="0" w:type="auto"/>
          </w:tcPr>
          <w:p w14:paraId="409C65D2" w14:textId="379AA5D3" w:rsidR="00FD7FB6" w:rsidRPr="00686C0C" w:rsidRDefault="00FD7FB6" w:rsidP="00FD7FB6">
            <w:pPr>
              <w:rPr>
                <w:rFonts w:cs="Times New Roman"/>
              </w:rPr>
            </w:pPr>
            <w:r w:rsidRPr="00F95C98">
              <w:t>RF-</w:t>
            </w:r>
            <w:r w:rsidR="007A1052" w:rsidRPr="00F95C98">
              <w:t>01</w:t>
            </w:r>
            <w:r w:rsidR="007A1052">
              <w:t>4</w:t>
            </w:r>
          </w:p>
        </w:tc>
      </w:tr>
      <w:tr w:rsidR="00FD7FB6" w:rsidRPr="00686C0C" w14:paraId="2BF9B5D2" w14:textId="77777777" w:rsidTr="009871B2">
        <w:trPr>
          <w:trHeight w:val="20"/>
        </w:trPr>
        <w:tc>
          <w:tcPr>
            <w:tcW w:w="602" w:type="dxa"/>
          </w:tcPr>
          <w:p w14:paraId="1D5228A6" w14:textId="206E94E1" w:rsidR="00FD7FB6" w:rsidRPr="00686C0C" w:rsidRDefault="00FD7FB6" w:rsidP="00FD7FB6">
            <w:pPr>
              <w:rPr>
                <w:rFonts w:cs="Times New Roman"/>
                <w:color w:val="000000"/>
              </w:rPr>
            </w:pPr>
            <w:r w:rsidRPr="00686C0C">
              <w:rPr>
                <w:rFonts w:cs="Times New Roman"/>
                <w:color w:val="000000"/>
              </w:rPr>
              <w:t>RN-00</w:t>
            </w:r>
            <w:r>
              <w:rPr>
                <w:rFonts w:cs="Times New Roman"/>
                <w:color w:val="000000"/>
              </w:rPr>
              <w:t>7</w:t>
            </w:r>
          </w:p>
        </w:tc>
        <w:tc>
          <w:tcPr>
            <w:tcW w:w="1521" w:type="dxa"/>
          </w:tcPr>
          <w:p w14:paraId="73EE218C" w14:textId="5688C533" w:rsidR="00FD7FB6" w:rsidRDefault="00FD7FB6" w:rsidP="00FD7FB6">
            <w:pPr>
              <w:rPr>
                <w:rFonts w:cs="Times New Roman"/>
              </w:rPr>
            </w:pPr>
            <w:r w:rsidRPr="00CA2BD9">
              <w:rPr>
                <w:rFonts w:cs="Times New Roman"/>
              </w:rPr>
              <w:t>Inventario Inicial</w:t>
            </w:r>
            <w:r>
              <w:rPr>
                <w:rFonts w:cs="Times New Roman"/>
              </w:rPr>
              <w:t xml:space="preserve"> del repartidor</w:t>
            </w:r>
          </w:p>
        </w:tc>
        <w:tc>
          <w:tcPr>
            <w:tcW w:w="0" w:type="auto"/>
          </w:tcPr>
          <w:p w14:paraId="1189EF60" w14:textId="694DB674" w:rsidR="00FD7FB6" w:rsidRPr="00C55123" w:rsidRDefault="00FD7FB6" w:rsidP="00FD7FB6">
            <w:pPr>
              <w:rPr>
                <w:rFonts w:cs="Times New Roman"/>
              </w:rPr>
            </w:pPr>
            <w:r w:rsidRPr="0065271F">
              <w:rPr>
                <w:rFonts w:cs="Times New Roman"/>
              </w:rPr>
              <w:t xml:space="preserve">El repartidor debe registrar su </w:t>
            </w:r>
            <w:r>
              <w:rPr>
                <w:rFonts w:cs="Times New Roman"/>
              </w:rPr>
              <w:t>inventario de</w:t>
            </w:r>
            <w:r w:rsidRPr="0065271F">
              <w:rPr>
                <w:rFonts w:cs="Times New Roman"/>
              </w:rPr>
              <w:t xml:space="preserve"> garrafones en la </w:t>
            </w:r>
            <w:proofErr w:type="gramStart"/>
            <w:r w:rsidRPr="0065271F">
              <w:rPr>
                <w:rFonts w:cs="Times New Roman"/>
              </w:rPr>
              <w:t>app</w:t>
            </w:r>
            <w:proofErr w:type="gramEnd"/>
            <w:r w:rsidRPr="0065271F">
              <w:rPr>
                <w:rFonts w:cs="Times New Roman"/>
              </w:rPr>
              <w:t xml:space="preserve"> antes de poder </w:t>
            </w:r>
            <w:r>
              <w:rPr>
                <w:rFonts w:cs="Times New Roman"/>
              </w:rPr>
              <w:t>realizar pedidos.</w:t>
            </w:r>
          </w:p>
        </w:tc>
        <w:tc>
          <w:tcPr>
            <w:tcW w:w="0" w:type="auto"/>
          </w:tcPr>
          <w:p w14:paraId="73B0DE8F" w14:textId="413676DF" w:rsidR="00FD7FB6" w:rsidRPr="00C55123" w:rsidRDefault="00FD7FB6" w:rsidP="00FD7FB6">
            <w:pPr>
              <w:rPr>
                <w:rFonts w:cs="Times New Roman"/>
              </w:rPr>
            </w:pPr>
            <w:r w:rsidRPr="00715C23">
              <w:rPr>
                <w:rFonts w:cs="Times New Roman"/>
              </w:rPr>
              <w:t xml:space="preserve">El sistema habilita la </w:t>
            </w:r>
            <w:r>
              <w:rPr>
                <w:rFonts w:cs="Times New Roman"/>
              </w:rPr>
              <w:t xml:space="preserve">disponibilidad </w:t>
            </w:r>
            <w:r w:rsidRPr="00715C23">
              <w:rPr>
                <w:rFonts w:cs="Times New Roman"/>
              </w:rPr>
              <w:t>de rutas.</w:t>
            </w:r>
          </w:p>
        </w:tc>
        <w:tc>
          <w:tcPr>
            <w:tcW w:w="0" w:type="auto"/>
          </w:tcPr>
          <w:p w14:paraId="635705FD" w14:textId="263F0393" w:rsidR="00FD7FB6" w:rsidRPr="002511FC" w:rsidRDefault="00FD7FB6" w:rsidP="00FD7FB6">
            <w:pPr>
              <w:rPr>
                <w:rFonts w:cs="Times New Roman"/>
              </w:rPr>
            </w:pPr>
            <w:r w:rsidRPr="00715C23">
              <w:rPr>
                <w:rFonts w:cs="Times New Roman"/>
              </w:rPr>
              <w:t xml:space="preserve">El repartidor no puede </w:t>
            </w:r>
            <w:r>
              <w:rPr>
                <w:rFonts w:cs="Times New Roman"/>
              </w:rPr>
              <w:t>elegir sus pedidos.</w:t>
            </w:r>
          </w:p>
        </w:tc>
        <w:tc>
          <w:tcPr>
            <w:tcW w:w="0" w:type="auto"/>
          </w:tcPr>
          <w:p w14:paraId="1C8DA66F" w14:textId="4C8DBA5C" w:rsidR="00FD7FB6" w:rsidRPr="00686C0C" w:rsidRDefault="00FD7FB6" w:rsidP="00FD7FB6">
            <w:pPr>
              <w:rPr>
                <w:rFonts w:cs="Times New Roman"/>
              </w:rPr>
            </w:pPr>
            <w:r w:rsidRPr="00F95C98">
              <w:t>RF-008, RF-012</w:t>
            </w:r>
          </w:p>
        </w:tc>
      </w:tr>
      <w:tr w:rsidR="00606275" w:rsidRPr="00686C0C" w14:paraId="607654D5" w14:textId="77777777" w:rsidTr="009871B2">
        <w:trPr>
          <w:trHeight w:val="20"/>
        </w:trPr>
        <w:tc>
          <w:tcPr>
            <w:tcW w:w="602" w:type="dxa"/>
          </w:tcPr>
          <w:p w14:paraId="58D3EF08" w14:textId="2A225F88" w:rsidR="00E52D2F" w:rsidRPr="00686C0C" w:rsidRDefault="00D136E9" w:rsidP="00E52D2F">
            <w:pPr>
              <w:rPr>
                <w:rFonts w:cs="Times New Roman"/>
                <w:color w:val="000000"/>
              </w:rPr>
            </w:pPr>
            <w:r w:rsidRPr="00686C0C">
              <w:rPr>
                <w:rFonts w:cs="Times New Roman"/>
                <w:color w:val="000000"/>
              </w:rPr>
              <w:t>RN-00</w:t>
            </w:r>
            <w:r>
              <w:rPr>
                <w:rFonts w:cs="Times New Roman"/>
                <w:color w:val="000000"/>
              </w:rPr>
              <w:t>8</w:t>
            </w:r>
          </w:p>
        </w:tc>
        <w:tc>
          <w:tcPr>
            <w:tcW w:w="1521" w:type="dxa"/>
          </w:tcPr>
          <w:p w14:paraId="5585E12B" w14:textId="5D118512" w:rsidR="00E52D2F" w:rsidRDefault="00942963" w:rsidP="00E52D2F">
            <w:pPr>
              <w:rPr>
                <w:rFonts w:cs="Times New Roman"/>
              </w:rPr>
            </w:pPr>
            <w:r w:rsidRPr="00942963">
              <w:rPr>
                <w:rFonts w:cs="Times New Roman"/>
              </w:rPr>
              <w:t>Capacidad combinada</w:t>
            </w:r>
            <w:r w:rsidR="006B638E">
              <w:rPr>
                <w:rFonts w:cs="Times New Roman"/>
              </w:rPr>
              <w:t xml:space="preserve"> del repartidor</w:t>
            </w:r>
          </w:p>
        </w:tc>
        <w:tc>
          <w:tcPr>
            <w:tcW w:w="0" w:type="auto"/>
          </w:tcPr>
          <w:p w14:paraId="0C1C119B" w14:textId="65B66784" w:rsidR="00E52D2F" w:rsidRPr="00C55123" w:rsidRDefault="003F035B" w:rsidP="00E52D2F">
            <w:pPr>
              <w:rPr>
                <w:rFonts w:cs="Times New Roman"/>
              </w:rPr>
            </w:pPr>
            <w:r w:rsidRPr="003F035B">
              <w:rPr>
                <w:rFonts w:cs="Times New Roman"/>
              </w:rPr>
              <w:t>Al aceptar un pedido, el sistema valida que la suma de garrafones disponibles en el vehículo más los disponibles en la base del negocio sea suficiente para cubrir el pedido. La capacidad física del vehículo no puede excederse al cargarlo.</w:t>
            </w:r>
          </w:p>
        </w:tc>
        <w:tc>
          <w:tcPr>
            <w:tcW w:w="0" w:type="auto"/>
          </w:tcPr>
          <w:p w14:paraId="2BDC18C3" w14:textId="74F4679F" w:rsidR="00E52D2F" w:rsidRPr="00C55123" w:rsidRDefault="00B33B4C" w:rsidP="00E52D2F">
            <w:pPr>
              <w:rPr>
                <w:rFonts w:cs="Times New Roman"/>
              </w:rPr>
            </w:pPr>
            <w:r w:rsidRPr="00B33B4C">
              <w:rPr>
                <w:rFonts w:cs="Times New Roman"/>
              </w:rPr>
              <w:t>El pedido puede aceptarse; si el vehículo no alcanza, el sistema avisa al repartidor que debe cargar más antes de salir.</w:t>
            </w:r>
          </w:p>
        </w:tc>
        <w:tc>
          <w:tcPr>
            <w:tcW w:w="0" w:type="auto"/>
          </w:tcPr>
          <w:p w14:paraId="35AEC62F" w14:textId="57D98DED" w:rsidR="00E52D2F" w:rsidRPr="002511FC" w:rsidRDefault="00D156B0" w:rsidP="00E52D2F">
            <w:pPr>
              <w:rPr>
                <w:rFonts w:cs="Times New Roman"/>
              </w:rPr>
            </w:pPr>
            <w:r>
              <w:rPr>
                <w:rFonts w:cs="Times New Roman"/>
              </w:rPr>
              <w:t>El repartidor no puede elegir más pedidos.</w:t>
            </w:r>
          </w:p>
        </w:tc>
        <w:tc>
          <w:tcPr>
            <w:tcW w:w="0" w:type="auto"/>
          </w:tcPr>
          <w:p w14:paraId="0CF5CEA5" w14:textId="64853F18" w:rsidR="00E52D2F" w:rsidRPr="00686C0C" w:rsidRDefault="00A9209D" w:rsidP="00E52D2F">
            <w:pPr>
              <w:rPr>
                <w:rFonts w:cs="Times New Roman"/>
              </w:rPr>
            </w:pPr>
            <w:r w:rsidRPr="00F95C98">
              <w:t>RF-012</w:t>
            </w:r>
          </w:p>
        </w:tc>
      </w:tr>
      <w:tr w:rsidR="00830087" w:rsidRPr="00686C0C" w14:paraId="3ED5BE1C" w14:textId="77777777" w:rsidTr="009871B2">
        <w:trPr>
          <w:trHeight w:val="20"/>
        </w:trPr>
        <w:tc>
          <w:tcPr>
            <w:tcW w:w="602" w:type="dxa"/>
          </w:tcPr>
          <w:p w14:paraId="47DE953A" w14:textId="08B078FF" w:rsidR="00830087" w:rsidRPr="00686C0C" w:rsidRDefault="00830087" w:rsidP="00830087">
            <w:pPr>
              <w:rPr>
                <w:rFonts w:cs="Times New Roman"/>
                <w:color w:val="000000"/>
              </w:rPr>
            </w:pPr>
            <w:r w:rsidRPr="00686C0C">
              <w:rPr>
                <w:rFonts w:cs="Times New Roman"/>
                <w:color w:val="000000"/>
              </w:rPr>
              <w:t>RN-00</w:t>
            </w:r>
            <w:r>
              <w:rPr>
                <w:rFonts w:cs="Times New Roman"/>
                <w:color w:val="000000"/>
              </w:rPr>
              <w:t>9</w:t>
            </w:r>
          </w:p>
        </w:tc>
        <w:tc>
          <w:tcPr>
            <w:tcW w:w="1521" w:type="dxa"/>
          </w:tcPr>
          <w:p w14:paraId="410FB98C" w14:textId="1332982E" w:rsidR="00830087" w:rsidRDefault="00830087" w:rsidP="00830087">
            <w:pPr>
              <w:rPr>
                <w:rFonts w:cs="Times New Roman"/>
              </w:rPr>
            </w:pPr>
            <w:r w:rsidRPr="00E435DD">
              <w:rPr>
                <w:rFonts w:cs="Times New Roman"/>
              </w:rPr>
              <w:t xml:space="preserve">Recálculo de </w:t>
            </w:r>
            <w:r>
              <w:rPr>
                <w:rFonts w:cs="Times New Roman"/>
              </w:rPr>
              <w:t>r</w:t>
            </w:r>
            <w:r w:rsidRPr="00E435DD">
              <w:rPr>
                <w:rFonts w:cs="Times New Roman"/>
              </w:rPr>
              <w:t>uta</w:t>
            </w:r>
          </w:p>
        </w:tc>
        <w:tc>
          <w:tcPr>
            <w:tcW w:w="0" w:type="auto"/>
          </w:tcPr>
          <w:p w14:paraId="134E03C8" w14:textId="0ED63037" w:rsidR="00830087" w:rsidRPr="00C55123" w:rsidRDefault="00830087" w:rsidP="00830087">
            <w:pPr>
              <w:rPr>
                <w:rFonts w:cs="Times New Roman"/>
              </w:rPr>
            </w:pPr>
            <w:r>
              <w:rPr>
                <w:rFonts w:cs="Times New Roman"/>
              </w:rPr>
              <w:t xml:space="preserve">En caso de varios pedidos activos si un pedido es cancelado </w:t>
            </w:r>
            <w:r>
              <w:rPr>
                <w:rFonts w:cs="Times New Roman"/>
              </w:rPr>
              <w:lastRenderedPageBreak/>
              <w:t>antes de que el repartidor inicie su ruta, el sistema recalculará las rutas.</w:t>
            </w:r>
          </w:p>
        </w:tc>
        <w:tc>
          <w:tcPr>
            <w:tcW w:w="0" w:type="auto"/>
          </w:tcPr>
          <w:p w14:paraId="32F3D3EB" w14:textId="605ECE0C" w:rsidR="00830087" w:rsidRPr="00C55123" w:rsidRDefault="00830087" w:rsidP="00830087">
            <w:pPr>
              <w:rPr>
                <w:rFonts w:cs="Times New Roman"/>
              </w:rPr>
            </w:pPr>
            <w:r>
              <w:rPr>
                <w:rFonts w:cs="Times New Roman"/>
              </w:rPr>
              <w:lastRenderedPageBreak/>
              <w:t xml:space="preserve">El </w:t>
            </w:r>
            <w:r w:rsidRPr="002B2D00">
              <w:rPr>
                <w:rFonts w:cs="Times New Roman"/>
              </w:rPr>
              <w:t>repartidor recibe la nueva ruta</w:t>
            </w:r>
            <w:r>
              <w:rPr>
                <w:rFonts w:cs="Times New Roman"/>
              </w:rPr>
              <w:t>.</w:t>
            </w:r>
          </w:p>
        </w:tc>
        <w:tc>
          <w:tcPr>
            <w:tcW w:w="0" w:type="auto"/>
          </w:tcPr>
          <w:p w14:paraId="4F15A40E" w14:textId="3D42B648" w:rsidR="00830087" w:rsidRPr="002511FC" w:rsidRDefault="00830087" w:rsidP="00830087">
            <w:pPr>
              <w:rPr>
                <w:rFonts w:cs="Times New Roman"/>
              </w:rPr>
            </w:pPr>
            <w:r>
              <w:rPr>
                <w:rFonts w:cs="Times New Roman"/>
              </w:rPr>
              <w:t>Se contin</w:t>
            </w:r>
            <w:r w:rsidR="00FA369E">
              <w:rPr>
                <w:rFonts w:cs="Times New Roman"/>
              </w:rPr>
              <w:t>ú</w:t>
            </w:r>
            <w:r>
              <w:rPr>
                <w:rFonts w:cs="Times New Roman"/>
              </w:rPr>
              <w:t>a con la ruta establecida.</w:t>
            </w:r>
          </w:p>
        </w:tc>
        <w:tc>
          <w:tcPr>
            <w:tcW w:w="0" w:type="auto"/>
          </w:tcPr>
          <w:p w14:paraId="0C438415" w14:textId="2CE3BDD6" w:rsidR="00830087" w:rsidRPr="00686C0C" w:rsidRDefault="00830087" w:rsidP="00830087">
            <w:pPr>
              <w:rPr>
                <w:rFonts w:cs="Times New Roman"/>
              </w:rPr>
            </w:pPr>
            <w:r w:rsidRPr="00B9280C">
              <w:t>RF-004</w:t>
            </w:r>
          </w:p>
        </w:tc>
      </w:tr>
      <w:tr w:rsidR="00830087" w:rsidRPr="00686C0C" w14:paraId="6EBDC2FD" w14:textId="77777777" w:rsidTr="009871B2">
        <w:trPr>
          <w:trHeight w:val="20"/>
        </w:trPr>
        <w:tc>
          <w:tcPr>
            <w:tcW w:w="602" w:type="dxa"/>
          </w:tcPr>
          <w:p w14:paraId="66D3B4DD" w14:textId="7F6660A9" w:rsidR="00830087" w:rsidRPr="00686C0C" w:rsidRDefault="00830087" w:rsidP="00830087">
            <w:pPr>
              <w:rPr>
                <w:rFonts w:cs="Times New Roman"/>
                <w:color w:val="000000"/>
              </w:rPr>
            </w:pPr>
            <w:r w:rsidRPr="00686C0C">
              <w:rPr>
                <w:rFonts w:cs="Times New Roman"/>
                <w:color w:val="000000"/>
              </w:rPr>
              <w:t>RN-0</w:t>
            </w:r>
            <w:r>
              <w:rPr>
                <w:rFonts w:cs="Times New Roman"/>
                <w:color w:val="000000"/>
              </w:rPr>
              <w:t>10</w:t>
            </w:r>
          </w:p>
        </w:tc>
        <w:tc>
          <w:tcPr>
            <w:tcW w:w="1521" w:type="dxa"/>
          </w:tcPr>
          <w:p w14:paraId="62CE790B" w14:textId="31A8DFAD" w:rsidR="00830087" w:rsidRDefault="00830087" w:rsidP="00830087">
            <w:pPr>
              <w:rPr>
                <w:rFonts w:cs="Times New Roman"/>
              </w:rPr>
            </w:pPr>
            <w:r w:rsidRPr="00847367">
              <w:rPr>
                <w:rFonts w:cs="Times New Roman"/>
              </w:rPr>
              <w:t xml:space="preserve">Notificación de </w:t>
            </w:r>
            <w:r>
              <w:rPr>
                <w:rFonts w:cs="Times New Roman"/>
              </w:rPr>
              <w:t>proximidad</w:t>
            </w:r>
          </w:p>
        </w:tc>
        <w:tc>
          <w:tcPr>
            <w:tcW w:w="0" w:type="auto"/>
          </w:tcPr>
          <w:p w14:paraId="26069761" w14:textId="181AE8E3" w:rsidR="00830087" w:rsidRPr="00C55123" w:rsidRDefault="00830087" w:rsidP="00830087">
            <w:pPr>
              <w:rPr>
                <w:rFonts w:cs="Times New Roman"/>
              </w:rPr>
            </w:pPr>
            <w:r w:rsidRPr="00902739">
              <w:rPr>
                <w:rFonts w:cs="Times New Roman"/>
              </w:rPr>
              <w:t>El sistema enviará una notificación</w:t>
            </w:r>
            <w:r>
              <w:rPr>
                <w:rFonts w:cs="Times New Roman"/>
              </w:rPr>
              <w:t xml:space="preserve"> </w:t>
            </w:r>
            <w:r w:rsidRPr="00902739">
              <w:rPr>
                <w:rFonts w:cs="Times New Roman"/>
              </w:rPr>
              <w:t>al usuario cuando el repartidor esté a 500 metros de distancia.</w:t>
            </w:r>
          </w:p>
        </w:tc>
        <w:tc>
          <w:tcPr>
            <w:tcW w:w="0" w:type="auto"/>
          </w:tcPr>
          <w:p w14:paraId="65EA2BCB" w14:textId="79F83782" w:rsidR="00830087" w:rsidRPr="00C55123" w:rsidRDefault="00830087" w:rsidP="00830087">
            <w:pPr>
              <w:rPr>
                <w:rFonts w:cs="Times New Roman"/>
              </w:rPr>
            </w:pPr>
            <w:r w:rsidRPr="00902739">
              <w:rPr>
                <w:rFonts w:cs="Times New Roman"/>
              </w:rPr>
              <w:t xml:space="preserve">El usuario recibe la alerta </w:t>
            </w:r>
            <w:r>
              <w:rPr>
                <w:rFonts w:cs="Times New Roman"/>
              </w:rPr>
              <w:t>notificación</w:t>
            </w:r>
          </w:p>
        </w:tc>
        <w:tc>
          <w:tcPr>
            <w:tcW w:w="0" w:type="auto"/>
          </w:tcPr>
          <w:p w14:paraId="639EF67E" w14:textId="69236661" w:rsidR="00830087" w:rsidRPr="002511FC" w:rsidRDefault="00830087" w:rsidP="00830087">
            <w:pPr>
              <w:rPr>
                <w:rFonts w:cs="Times New Roman"/>
              </w:rPr>
            </w:pPr>
            <w:r>
              <w:rPr>
                <w:rFonts w:cs="Times New Roman"/>
              </w:rPr>
              <w:t>No se muestra alguna notificación</w:t>
            </w:r>
          </w:p>
        </w:tc>
        <w:tc>
          <w:tcPr>
            <w:tcW w:w="0" w:type="auto"/>
          </w:tcPr>
          <w:p w14:paraId="64632141" w14:textId="37F69688" w:rsidR="00830087" w:rsidRPr="00686C0C" w:rsidRDefault="00830087" w:rsidP="00830087">
            <w:pPr>
              <w:rPr>
                <w:rFonts w:cs="Times New Roman"/>
              </w:rPr>
            </w:pPr>
            <w:r w:rsidRPr="00B9280C">
              <w:t>RF-005</w:t>
            </w:r>
          </w:p>
        </w:tc>
      </w:tr>
      <w:tr w:rsidR="00830087" w:rsidRPr="00686C0C" w14:paraId="5421B0E6" w14:textId="77777777" w:rsidTr="009871B2">
        <w:trPr>
          <w:trHeight w:val="20"/>
        </w:trPr>
        <w:tc>
          <w:tcPr>
            <w:tcW w:w="602" w:type="dxa"/>
          </w:tcPr>
          <w:p w14:paraId="0CC7E94C" w14:textId="3C8F7ED8" w:rsidR="00830087" w:rsidRPr="00686C0C" w:rsidRDefault="00830087" w:rsidP="00830087">
            <w:pPr>
              <w:rPr>
                <w:rFonts w:cs="Times New Roman"/>
                <w:color w:val="000000"/>
              </w:rPr>
            </w:pPr>
            <w:r w:rsidRPr="00686C0C">
              <w:rPr>
                <w:rFonts w:cs="Times New Roman"/>
                <w:color w:val="000000"/>
              </w:rPr>
              <w:t>RN-0</w:t>
            </w:r>
            <w:r>
              <w:rPr>
                <w:rFonts w:cs="Times New Roman"/>
                <w:color w:val="000000"/>
              </w:rPr>
              <w:t>11</w:t>
            </w:r>
          </w:p>
        </w:tc>
        <w:tc>
          <w:tcPr>
            <w:tcW w:w="1521" w:type="dxa"/>
          </w:tcPr>
          <w:p w14:paraId="6C4DBD82" w14:textId="5D6C5899" w:rsidR="00830087" w:rsidRDefault="00830087" w:rsidP="00830087">
            <w:pPr>
              <w:rPr>
                <w:rFonts w:cs="Times New Roman"/>
              </w:rPr>
            </w:pPr>
            <w:r>
              <w:rPr>
                <w:rFonts w:cs="Times New Roman"/>
              </w:rPr>
              <w:t>Entrega del pedido</w:t>
            </w:r>
          </w:p>
        </w:tc>
        <w:tc>
          <w:tcPr>
            <w:tcW w:w="0" w:type="auto"/>
          </w:tcPr>
          <w:p w14:paraId="7D6C0734" w14:textId="4545B74D" w:rsidR="00830087" w:rsidRPr="00C55123" w:rsidRDefault="00830087" w:rsidP="00830087">
            <w:pPr>
              <w:rPr>
                <w:rFonts w:cs="Times New Roman"/>
              </w:rPr>
            </w:pPr>
            <w:r w:rsidRPr="004F38D0">
              <w:rPr>
                <w:rFonts w:cs="Times New Roman"/>
              </w:rPr>
              <w:t>El repartidor debe estar a menos de 50 metros de las coordenadas del cliente para poder marcar el pedido como "Entregado".</w:t>
            </w:r>
          </w:p>
        </w:tc>
        <w:tc>
          <w:tcPr>
            <w:tcW w:w="0" w:type="auto"/>
          </w:tcPr>
          <w:p w14:paraId="345D5425" w14:textId="724F0B0B" w:rsidR="00830087" w:rsidRPr="00C55123" w:rsidRDefault="00830087" w:rsidP="00830087">
            <w:pPr>
              <w:rPr>
                <w:rFonts w:cs="Times New Roman"/>
              </w:rPr>
            </w:pPr>
            <w:r w:rsidRPr="004F38D0">
              <w:rPr>
                <w:rFonts w:cs="Times New Roman"/>
              </w:rPr>
              <w:t>El botón</w:t>
            </w:r>
            <w:r>
              <w:rPr>
                <w:rFonts w:cs="Times New Roman"/>
              </w:rPr>
              <w:t xml:space="preserve"> de</w:t>
            </w:r>
            <w:r w:rsidRPr="004F38D0">
              <w:rPr>
                <w:rFonts w:cs="Times New Roman"/>
              </w:rPr>
              <w:t xml:space="preserve"> "Entregado" se habilita</w:t>
            </w:r>
          </w:p>
        </w:tc>
        <w:tc>
          <w:tcPr>
            <w:tcW w:w="0" w:type="auto"/>
          </w:tcPr>
          <w:p w14:paraId="7B71EBD3" w14:textId="00C44A3D" w:rsidR="00830087" w:rsidRPr="002511FC" w:rsidRDefault="00830087" w:rsidP="00830087">
            <w:pPr>
              <w:rPr>
                <w:rFonts w:cs="Times New Roman"/>
              </w:rPr>
            </w:pPr>
            <w:r w:rsidRPr="004F38D0">
              <w:rPr>
                <w:rFonts w:cs="Times New Roman"/>
              </w:rPr>
              <w:t>El botón permanece bloquead</w:t>
            </w:r>
            <w:r>
              <w:rPr>
                <w:rFonts w:cs="Times New Roman"/>
              </w:rPr>
              <w:t xml:space="preserve">o o deshabilitado </w:t>
            </w:r>
          </w:p>
        </w:tc>
        <w:tc>
          <w:tcPr>
            <w:tcW w:w="0" w:type="auto"/>
          </w:tcPr>
          <w:p w14:paraId="5C70FC6E" w14:textId="69BBFE40" w:rsidR="00830087" w:rsidRPr="00686C0C" w:rsidRDefault="00830087" w:rsidP="00830087">
            <w:pPr>
              <w:rPr>
                <w:rFonts w:cs="Times New Roman"/>
              </w:rPr>
            </w:pPr>
            <w:r w:rsidRPr="00B9280C">
              <w:t>RF-</w:t>
            </w:r>
            <w:r w:rsidR="007A1052" w:rsidRPr="00B9280C">
              <w:t>01</w:t>
            </w:r>
            <w:r w:rsidR="00550F3C">
              <w:t>4</w:t>
            </w:r>
          </w:p>
        </w:tc>
      </w:tr>
      <w:tr w:rsidR="00606275" w:rsidRPr="00686C0C" w14:paraId="7CAC67A3" w14:textId="77777777" w:rsidTr="009871B2">
        <w:trPr>
          <w:trHeight w:val="20"/>
        </w:trPr>
        <w:tc>
          <w:tcPr>
            <w:tcW w:w="602" w:type="dxa"/>
          </w:tcPr>
          <w:p w14:paraId="4D14C7A4" w14:textId="1FE356AE" w:rsidR="00455E6E" w:rsidRPr="00686C0C" w:rsidRDefault="00A27108" w:rsidP="00E624FB">
            <w:pPr>
              <w:rPr>
                <w:rFonts w:cs="Times New Roman"/>
                <w:color w:val="000000"/>
              </w:rPr>
            </w:pPr>
            <w:r w:rsidRPr="00686C0C">
              <w:rPr>
                <w:rFonts w:cs="Times New Roman"/>
                <w:color w:val="000000"/>
              </w:rPr>
              <w:t>RN-0</w:t>
            </w:r>
            <w:r>
              <w:rPr>
                <w:rFonts w:cs="Times New Roman"/>
                <w:color w:val="000000"/>
              </w:rPr>
              <w:t>12</w:t>
            </w:r>
          </w:p>
        </w:tc>
        <w:tc>
          <w:tcPr>
            <w:tcW w:w="1521" w:type="dxa"/>
          </w:tcPr>
          <w:p w14:paraId="313BCE39" w14:textId="3D7BCA43" w:rsidR="00455E6E" w:rsidRDefault="002C15B0" w:rsidP="00E624FB">
            <w:pPr>
              <w:rPr>
                <w:rFonts w:cs="Times New Roman"/>
              </w:rPr>
            </w:pPr>
            <w:r>
              <w:rPr>
                <w:rFonts w:cs="Times New Roman"/>
              </w:rPr>
              <w:t>Tolerancia en domicilio</w:t>
            </w:r>
          </w:p>
        </w:tc>
        <w:tc>
          <w:tcPr>
            <w:tcW w:w="0" w:type="auto"/>
          </w:tcPr>
          <w:p w14:paraId="5E632CE8" w14:textId="2D8C2F66" w:rsidR="00455E6E" w:rsidRPr="00C55123" w:rsidRDefault="002C15B0" w:rsidP="00E624FB">
            <w:pPr>
              <w:rPr>
                <w:rFonts w:cs="Times New Roman"/>
              </w:rPr>
            </w:pPr>
            <w:r>
              <w:rPr>
                <w:rFonts w:cs="Times New Roman"/>
              </w:rPr>
              <w:t xml:space="preserve">El </w:t>
            </w:r>
            <w:r w:rsidR="00470389">
              <w:rPr>
                <w:rFonts w:cs="Times New Roman"/>
              </w:rPr>
              <w:t>repartidor</w:t>
            </w:r>
            <w:r>
              <w:rPr>
                <w:rFonts w:cs="Times New Roman"/>
              </w:rPr>
              <w:t xml:space="preserve"> esperar</w:t>
            </w:r>
            <w:r w:rsidR="00470389">
              <w:rPr>
                <w:rFonts w:cs="Times New Roman"/>
              </w:rPr>
              <w:t>á</w:t>
            </w:r>
            <w:r>
              <w:rPr>
                <w:rFonts w:cs="Times New Roman"/>
              </w:rPr>
              <w:t xml:space="preserve"> como máximo 10 minutos </w:t>
            </w:r>
            <w:r w:rsidR="0030581D">
              <w:rPr>
                <w:rFonts w:cs="Times New Roman"/>
              </w:rPr>
              <w:t xml:space="preserve">a que el cliente salga por su </w:t>
            </w:r>
            <w:r w:rsidR="00DB7C72">
              <w:rPr>
                <w:rFonts w:cs="Times New Roman"/>
              </w:rPr>
              <w:t>pedido.</w:t>
            </w:r>
          </w:p>
        </w:tc>
        <w:tc>
          <w:tcPr>
            <w:tcW w:w="0" w:type="auto"/>
          </w:tcPr>
          <w:p w14:paraId="1DBEB612" w14:textId="587A556D" w:rsidR="00455E6E" w:rsidRPr="00C55123" w:rsidRDefault="00470389" w:rsidP="00E624FB">
            <w:pPr>
              <w:rPr>
                <w:rFonts w:cs="Times New Roman"/>
              </w:rPr>
            </w:pPr>
            <w:r w:rsidRPr="00470389">
              <w:rPr>
                <w:rFonts w:cs="Times New Roman"/>
              </w:rPr>
              <w:t>El pedido se finaliza con estatus "Entregado".</w:t>
            </w:r>
          </w:p>
        </w:tc>
        <w:tc>
          <w:tcPr>
            <w:tcW w:w="0" w:type="auto"/>
          </w:tcPr>
          <w:p w14:paraId="385B98B2" w14:textId="2325E91D" w:rsidR="00455E6E" w:rsidRPr="002511FC" w:rsidRDefault="00F9708F" w:rsidP="00E624FB">
            <w:pPr>
              <w:rPr>
                <w:rFonts w:cs="Times New Roman"/>
              </w:rPr>
            </w:pPr>
            <w:r w:rsidRPr="00F9708F">
              <w:rPr>
                <w:rFonts w:cs="Times New Roman"/>
              </w:rPr>
              <w:t>El pedido cambia a "No entregado" (Suma penalización).</w:t>
            </w:r>
          </w:p>
        </w:tc>
        <w:tc>
          <w:tcPr>
            <w:tcW w:w="0" w:type="auto"/>
          </w:tcPr>
          <w:p w14:paraId="2CFDBB6F" w14:textId="0E760A52" w:rsidR="00455E6E" w:rsidRPr="00686C0C" w:rsidRDefault="00550F3C" w:rsidP="00E624FB">
            <w:pPr>
              <w:rPr>
                <w:rFonts w:cs="Times New Roman"/>
              </w:rPr>
            </w:pPr>
            <w:r w:rsidRPr="00B9280C">
              <w:t>RF-01</w:t>
            </w:r>
            <w:r>
              <w:t>4</w:t>
            </w:r>
          </w:p>
        </w:tc>
      </w:tr>
      <w:tr w:rsidR="00D05C04" w:rsidRPr="00686C0C" w14:paraId="0084973E" w14:textId="77777777" w:rsidTr="009871B2">
        <w:trPr>
          <w:trHeight w:val="20"/>
        </w:trPr>
        <w:tc>
          <w:tcPr>
            <w:tcW w:w="602" w:type="dxa"/>
          </w:tcPr>
          <w:p w14:paraId="2E19BF3A" w14:textId="54883478" w:rsidR="00D05C04" w:rsidRPr="00686C0C" w:rsidRDefault="00D05C04" w:rsidP="00D05C04">
            <w:pPr>
              <w:rPr>
                <w:rFonts w:cs="Times New Roman"/>
                <w:color w:val="000000"/>
              </w:rPr>
            </w:pPr>
            <w:r w:rsidRPr="00686C0C">
              <w:rPr>
                <w:rFonts w:cs="Times New Roman"/>
                <w:color w:val="000000"/>
              </w:rPr>
              <w:t>RN-0</w:t>
            </w:r>
            <w:r>
              <w:rPr>
                <w:rFonts w:cs="Times New Roman"/>
                <w:color w:val="000000"/>
              </w:rPr>
              <w:t>13</w:t>
            </w:r>
          </w:p>
        </w:tc>
        <w:tc>
          <w:tcPr>
            <w:tcW w:w="1521" w:type="dxa"/>
          </w:tcPr>
          <w:p w14:paraId="2CC9EF69" w14:textId="382713D0" w:rsidR="00D05C04" w:rsidRDefault="00D05C04" w:rsidP="00D05C04">
            <w:pPr>
              <w:rPr>
                <w:rFonts w:cs="Times New Roman"/>
              </w:rPr>
            </w:pPr>
            <w:r>
              <w:rPr>
                <w:rFonts w:cs="Times New Roman"/>
              </w:rPr>
              <w:t>Registro de pedidos</w:t>
            </w:r>
          </w:p>
        </w:tc>
        <w:tc>
          <w:tcPr>
            <w:tcW w:w="0" w:type="auto"/>
          </w:tcPr>
          <w:p w14:paraId="59F252BB" w14:textId="6FC3CE31" w:rsidR="00D05C04" w:rsidRPr="00C55123" w:rsidRDefault="00D05C04" w:rsidP="00D05C04">
            <w:pPr>
              <w:rPr>
                <w:rFonts w:cs="Times New Roman"/>
              </w:rPr>
            </w:pPr>
            <w:r w:rsidRPr="007E6F4E">
              <w:rPr>
                <w:rFonts w:cs="Times New Roman"/>
              </w:rPr>
              <w:t>Todo cambio en el estado de un pedido debe generar un registro histórico con marca de tiempo (</w:t>
            </w:r>
            <w:proofErr w:type="spellStart"/>
            <w:r w:rsidRPr="007E6F4E">
              <w:rPr>
                <w:rFonts w:cs="Times New Roman"/>
              </w:rPr>
              <w:t>timestamp</w:t>
            </w:r>
            <w:proofErr w:type="spellEnd"/>
            <w:r w:rsidRPr="007E6F4E">
              <w:rPr>
                <w:rFonts w:cs="Times New Roman"/>
              </w:rPr>
              <w:t>) que no podrá ser borrado ni editado.</w:t>
            </w:r>
          </w:p>
        </w:tc>
        <w:tc>
          <w:tcPr>
            <w:tcW w:w="0" w:type="auto"/>
          </w:tcPr>
          <w:p w14:paraId="405CA3A1" w14:textId="00C27A1E" w:rsidR="00D05C04" w:rsidRPr="00C55123" w:rsidRDefault="00D05C04" w:rsidP="00D05C04">
            <w:pPr>
              <w:rPr>
                <w:rFonts w:cs="Times New Roman"/>
              </w:rPr>
            </w:pPr>
            <w:r w:rsidRPr="00F26C83">
              <w:rPr>
                <w:rFonts w:cs="Times New Roman"/>
              </w:rPr>
              <w:t>Se mantiene un historial del ciclo de vida del pedido.</w:t>
            </w:r>
          </w:p>
        </w:tc>
        <w:tc>
          <w:tcPr>
            <w:tcW w:w="0" w:type="auto"/>
          </w:tcPr>
          <w:p w14:paraId="2DF5064B" w14:textId="01BA1CA4" w:rsidR="00D05C04" w:rsidRDefault="00D05C04" w:rsidP="00D05C04">
            <w:pPr>
              <w:rPr>
                <w:rFonts w:cs="Times New Roman"/>
              </w:rPr>
            </w:pPr>
            <w:r w:rsidRPr="00F26C83">
              <w:rPr>
                <w:rFonts w:cs="Times New Roman"/>
              </w:rPr>
              <w:t>El sistema rechaza el cambio de estado si falla el registro histórico.</w:t>
            </w:r>
          </w:p>
          <w:p w14:paraId="3CFE2D35" w14:textId="77777777" w:rsidR="00D05C04" w:rsidRPr="00F26C83" w:rsidRDefault="00D05C04" w:rsidP="00D05C04">
            <w:pPr>
              <w:jc w:val="center"/>
              <w:rPr>
                <w:rFonts w:cs="Times New Roman"/>
              </w:rPr>
            </w:pPr>
          </w:p>
        </w:tc>
        <w:tc>
          <w:tcPr>
            <w:tcW w:w="0" w:type="auto"/>
          </w:tcPr>
          <w:p w14:paraId="58C41574" w14:textId="77777777" w:rsidR="0080091E" w:rsidRDefault="00D05C04" w:rsidP="00E624FB">
            <w:r w:rsidRPr="001F04E3">
              <w:t>RF-001, RF-013</w:t>
            </w:r>
            <w:r w:rsidR="0080091E">
              <w:t>,</w:t>
            </w:r>
          </w:p>
          <w:p w14:paraId="7E191C4C" w14:textId="7DF7160C" w:rsidR="00D05C04" w:rsidRPr="00686C0C" w:rsidRDefault="0080091E" w:rsidP="00D05C04">
            <w:pPr>
              <w:rPr>
                <w:rFonts w:cs="Times New Roman"/>
              </w:rPr>
            </w:pPr>
            <w:r>
              <w:t>RF-0</w:t>
            </w:r>
            <w:r w:rsidR="000411AD">
              <w:t>08</w:t>
            </w:r>
          </w:p>
        </w:tc>
      </w:tr>
      <w:tr w:rsidR="00196D28" w:rsidRPr="00686C0C" w14:paraId="3FFAE608" w14:textId="77777777" w:rsidTr="009871B2">
        <w:trPr>
          <w:trHeight w:val="20"/>
        </w:trPr>
        <w:tc>
          <w:tcPr>
            <w:tcW w:w="602" w:type="dxa"/>
          </w:tcPr>
          <w:p w14:paraId="17F8C5AB" w14:textId="6B369FEF" w:rsidR="00196D28" w:rsidRPr="00686C0C" w:rsidRDefault="00196D28" w:rsidP="00196D28">
            <w:pPr>
              <w:rPr>
                <w:rFonts w:cs="Times New Roman"/>
                <w:color w:val="000000"/>
              </w:rPr>
            </w:pPr>
            <w:r w:rsidRPr="00686C0C">
              <w:rPr>
                <w:rFonts w:cs="Times New Roman"/>
                <w:color w:val="000000"/>
              </w:rPr>
              <w:t>RN-0</w:t>
            </w:r>
            <w:r>
              <w:rPr>
                <w:rFonts w:cs="Times New Roman"/>
                <w:color w:val="000000"/>
              </w:rPr>
              <w:t>1</w:t>
            </w:r>
            <w:r w:rsidR="00B02046">
              <w:rPr>
                <w:rFonts w:cs="Times New Roman"/>
                <w:color w:val="000000"/>
              </w:rPr>
              <w:t>4</w:t>
            </w:r>
          </w:p>
        </w:tc>
        <w:tc>
          <w:tcPr>
            <w:tcW w:w="1521" w:type="dxa"/>
          </w:tcPr>
          <w:p w14:paraId="3DC40112" w14:textId="730A9B9F" w:rsidR="00196D28" w:rsidRDefault="00196D28" w:rsidP="00196D28">
            <w:pPr>
              <w:rPr>
                <w:rFonts w:cs="Times New Roman"/>
              </w:rPr>
            </w:pPr>
            <w:r>
              <w:rPr>
                <w:rFonts w:cs="Times New Roman"/>
              </w:rPr>
              <w:t>Asignación vehicular</w:t>
            </w:r>
          </w:p>
        </w:tc>
        <w:tc>
          <w:tcPr>
            <w:tcW w:w="0" w:type="auto"/>
          </w:tcPr>
          <w:p w14:paraId="2369E21D" w14:textId="18C506CF" w:rsidR="00196D28" w:rsidRPr="00C55123" w:rsidRDefault="00196D28" w:rsidP="00196D28">
            <w:pPr>
              <w:rPr>
                <w:rFonts w:cs="Times New Roman"/>
              </w:rPr>
            </w:pPr>
            <w:r w:rsidRPr="00371DE7">
              <w:rPr>
                <w:rFonts w:cs="Times New Roman"/>
              </w:rPr>
              <w:t xml:space="preserve">Un repartidor no puede </w:t>
            </w:r>
            <w:r w:rsidR="00FB5978" w:rsidRPr="00FB5978">
              <w:rPr>
                <w:rFonts w:cs="Times New Roman"/>
              </w:rPr>
              <w:t>iniciar jornada</w:t>
            </w:r>
            <w:r w:rsidRPr="00371DE7">
              <w:rPr>
                <w:rFonts w:cs="Times New Roman"/>
              </w:rPr>
              <w:t xml:space="preserve"> ni aceptar pedidos si </w:t>
            </w:r>
            <w:r w:rsidR="00FB5978" w:rsidRPr="00FB5978">
              <w:rPr>
                <w:rFonts w:cs="Times New Roman"/>
              </w:rPr>
              <w:t xml:space="preserve">su negocio </w:t>
            </w:r>
            <w:r w:rsidRPr="00371DE7">
              <w:rPr>
                <w:rFonts w:cs="Times New Roman"/>
              </w:rPr>
              <w:t>no tiene al menos un vehículo registrado</w:t>
            </w:r>
            <w:r w:rsidR="00FB5978" w:rsidRPr="00FB5978">
              <w:rPr>
                <w:rFonts w:cs="Times New Roman"/>
              </w:rPr>
              <w:t xml:space="preserve"> y disponible. El repartidor debe seleccionar el vehículo activo al iniciar jornada</w:t>
            </w:r>
          </w:p>
        </w:tc>
        <w:tc>
          <w:tcPr>
            <w:tcW w:w="0" w:type="auto"/>
          </w:tcPr>
          <w:p w14:paraId="30142C75" w14:textId="0BA5054D" w:rsidR="00196D28" w:rsidRPr="00C55123" w:rsidRDefault="00196D28" w:rsidP="00196D28">
            <w:pPr>
              <w:rPr>
                <w:rFonts w:cs="Times New Roman"/>
              </w:rPr>
            </w:pPr>
            <w:r w:rsidRPr="00C102AE">
              <w:rPr>
                <w:rFonts w:cs="Times New Roman"/>
              </w:rPr>
              <w:t>Cada pedido queda asociado correctamente al vehículo utilizado.</w:t>
            </w:r>
          </w:p>
        </w:tc>
        <w:tc>
          <w:tcPr>
            <w:tcW w:w="0" w:type="auto"/>
          </w:tcPr>
          <w:p w14:paraId="10FA47A5" w14:textId="12F34654" w:rsidR="00196D28" w:rsidRPr="002511FC" w:rsidRDefault="00196D28" w:rsidP="00196D28">
            <w:pPr>
              <w:rPr>
                <w:rFonts w:cs="Times New Roman"/>
              </w:rPr>
            </w:pPr>
            <w:r w:rsidRPr="00074708">
              <w:rPr>
                <w:rFonts w:cs="Times New Roman"/>
              </w:rPr>
              <w:t>El sistema bloquea el cambio de estado del repartidor</w:t>
            </w:r>
          </w:p>
        </w:tc>
        <w:tc>
          <w:tcPr>
            <w:tcW w:w="0" w:type="auto"/>
          </w:tcPr>
          <w:p w14:paraId="6C9B2ED3" w14:textId="4E9BFD97" w:rsidR="00196D28" w:rsidRPr="00686C0C" w:rsidRDefault="00196D28" w:rsidP="00196D28">
            <w:pPr>
              <w:rPr>
                <w:rFonts w:cs="Times New Roman"/>
              </w:rPr>
            </w:pPr>
            <w:r w:rsidRPr="003D158D">
              <w:t>RF-</w:t>
            </w:r>
            <w:r w:rsidR="007A1052" w:rsidRPr="003D158D">
              <w:t>00</w:t>
            </w:r>
            <w:r w:rsidR="007A1052">
              <w:t>8</w:t>
            </w:r>
            <w:r w:rsidRPr="003D158D">
              <w:t>, RF-</w:t>
            </w:r>
            <w:r w:rsidR="007A1052" w:rsidRPr="003D158D">
              <w:t>0</w:t>
            </w:r>
            <w:r w:rsidR="007A1052">
              <w:t>20</w:t>
            </w:r>
          </w:p>
        </w:tc>
      </w:tr>
      <w:tr w:rsidR="00196D28" w:rsidRPr="00686C0C" w14:paraId="1E567242" w14:textId="77777777" w:rsidTr="009871B2">
        <w:trPr>
          <w:trHeight w:val="20"/>
        </w:trPr>
        <w:tc>
          <w:tcPr>
            <w:tcW w:w="602" w:type="dxa"/>
          </w:tcPr>
          <w:p w14:paraId="216D2ABA" w14:textId="1E560DB1" w:rsidR="00196D28" w:rsidRPr="00686C0C" w:rsidRDefault="00196D28" w:rsidP="00196D28">
            <w:pPr>
              <w:rPr>
                <w:rFonts w:cs="Times New Roman"/>
                <w:color w:val="000000"/>
              </w:rPr>
            </w:pPr>
            <w:r w:rsidRPr="00686C0C">
              <w:rPr>
                <w:rFonts w:cs="Times New Roman"/>
                <w:color w:val="000000"/>
              </w:rPr>
              <w:t>RN-0</w:t>
            </w:r>
            <w:r>
              <w:rPr>
                <w:rFonts w:cs="Times New Roman"/>
                <w:color w:val="000000"/>
              </w:rPr>
              <w:t>1</w:t>
            </w:r>
            <w:r w:rsidR="00EC09D6">
              <w:rPr>
                <w:rFonts w:cs="Times New Roman"/>
                <w:color w:val="000000"/>
              </w:rPr>
              <w:t>5</w:t>
            </w:r>
          </w:p>
        </w:tc>
        <w:tc>
          <w:tcPr>
            <w:tcW w:w="1521" w:type="dxa"/>
          </w:tcPr>
          <w:p w14:paraId="740CEAEC" w14:textId="3173D3BA" w:rsidR="00196D28" w:rsidRDefault="00196D28" w:rsidP="00196D28">
            <w:pPr>
              <w:rPr>
                <w:rFonts w:cs="Times New Roman"/>
              </w:rPr>
            </w:pPr>
            <w:r>
              <w:rPr>
                <w:rFonts w:cs="Times New Roman"/>
              </w:rPr>
              <w:t>Creación de nuevas cuentas</w:t>
            </w:r>
          </w:p>
        </w:tc>
        <w:tc>
          <w:tcPr>
            <w:tcW w:w="0" w:type="auto"/>
          </w:tcPr>
          <w:p w14:paraId="2E9D5945" w14:textId="455BA4A9" w:rsidR="00196D28" w:rsidRPr="00371DE7" w:rsidRDefault="00196D28" w:rsidP="00196D28">
            <w:pPr>
              <w:rPr>
                <w:rFonts w:cs="Times New Roman"/>
              </w:rPr>
            </w:pPr>
            <w:r>
              <w:rPr>
                <w:rFonts w:cs="Times New Roman"/>
              </w:rPr>
              <w:t xml:space="preserve">El sistema no </w:t>
            </w:r>
            <w:r w:rsidR="00EC09D6" w:rsidRPr="00EC09D6">
              <w:rPr>
                <w:rFonts w:cs="Times New Roman"/>
              </w:rPr>
              <w:t>permite</w:t>
            </w:r>
            <w:r>
              <w:rPr>
                <w:rFonts w:cs="Times New Roman"/>
              </w:rPr>
              <w:t xml:space="preserve"> la creación de un nuevo registro con un </w:t>
            </w:r>
            <w:r w:rsidR="00EC09D6" w:rsidRPr="00EC09D6">
              <w:rPr>
                <w:rFonts w:cs="Times New Roman"/>
              </w:rPr>
              <w:t xml:space="preserve">correo electrónico o </w:t>
            </w:r>
            <w:r>
              <w:rPr>
                <w:rFonts w:cs="Times New Roman"/>
              </w:rPr>
              <w:t xml:space="preserve">teléfono </w:t>
            </w:r>
            <w:r w:rsidR="00EC09D6" w:rsidRPr="00EC09D6">
              <w:rPr>
                <w:rFonts w:cs="Times New Roman"/>
              </w:rPr>
              <w:t>ya existente.</w:t>
            </w:r>
          </w:p>
        </w:tc>
        <w:tc>
          <w:tcPr>
            <w:tcW w:w="0" w:type="auto"/>
          </w:tcPr>
          <w:p w14:paraId="65767784" w14:textId="353DFDF9" w:rsidR="00196D28" w:rsidRPr="00C102AE" w:rsidRDefault="00196D28" w:rsidP="00196D28">
            <w:pPr>
              <w:rPr>
                <w:rFonts w:cs="Times New Roman"/>
              </w:rPr>
            </w:pPr>
            <w:r>
              <w:rPr>
                <w:rFonts w:cs="Times New Roman"/>
              </w:rPr>
              <w:t>Se crea la cuenta correctamente</w:t>
            </w:r>
          </w:p>
        </w:tc>
        <w:tc>
          <w:tcPr>
            <w:tcW w:w="0" w:type="auto"/>
          </w:tcPr>
          <w:p w14:paraId="0CD3FFC9" w14:textId="27E52A50" w:rsidR="00196D28" w:rsidRPr="00074708" w:rsidRDefault="00196D28" w:rsidP="00196D28">
            <w:pPr>
              <w:rPr>
                <w:rFonts w:cs="Times New Roman"/>
              </w:rPr>
            </w:pPr>
            <w:r>
              <w:rPr>
                <w:rFonts w:cs="Times New Roman"/>
              </w:rPr>
              <w:t>El sistema rechaza el registro y muestra el campo que se debe cambiar</w:t>
            </w:r>
          </w:p>
        </w:tc>
        <w:tc>
          <w:tcPr>
            <w:tcW w:w="0" w:type="auto"/>
          </w:tcPr>
          <w:p w14:paraId="3C088D06" w14:textId="0C33B159" w:rsidR="00196D28" w:rsidRPr="00686C0C" w:rsidRDefault="006714EA" w:rsidP="00196D28">
            <w:pPr>
              <w:rPr>
                <w:rFonts w:cs="Times New Roman"/>
              </w:rPr>
            </w:pPr>
            <w:r w:rsidRPr="006714EA">
              <w:rPr>
                <w:rFonts w:cs="Times New Roman"/>
              </w:rPr>
              <w:t>RF-002, RF</w:t>
            </w:r>
            <w:r w:rsidR="0031368D">
              <w:rPr>
                <w:rFonts w:cs="Times New Roman"/>
              </w:rPr>
              <w:t xml:space="preserve"> </w:t>
            </w:r>
            <w:r w:rsidRPr="006714EA">
              <w:rPr>
                <w:rFonts w:cs="Times New Roman"/>
              </w:rPr>
              <w:t>-</w:t>
            </w:r>
            <w:r w:rsidR="0031368D">
              <w:rPr>
                <w:rFonts w:cs="Times New Roman"/>
              </w:rPr>
              <w:t xml:space="preserve"> </w:t>
            </w:r>
            <w:r w:rsidRPr="006714EA">
              <w:rPr>
                <w:rFonts w:cs="Times New Roman"/>
              </w:rPr>
              <w:t>015</w:t>
            </w:r>
          </w:p>
        </w:tc>
      </w:tr>
      <w:tr w:rsidR="00196D28" w:rsidRPr="00686C0C" w14:paraId="0C5A5750" w14:textId="77777777" w:rsidTr="009871B2">
        <w:trPr>
          <w:trHeight w:val="20"/>
        </w:trPr>
        <w:tc>
          <w:tcPr>
            <w:tcW w:w="602" w:type="dxa"/>
          </w:tcPr>
          <w:p w14:paraId="72B37116" w14:textId="1B9DA1E9" w:rsidR="00196D28" w:rsidRPr="00686C0C" w:rsidRDefault="00196D28" w:rsidP="00196D28">
            <w:pPr>
              <w:rPr>
                <w:rFonts w:cs="Times New Roman"/>
                <w:color w:val="000000"/>
              </w:rPr>
            </w:pPr>
            <w:r w:rsidRPr="00686C0C">
              <w:rPr>
                <w:rFonts w:cs="Times New Roman"/>
                <w:color w:val="000000"/>
              </w:rPr>
              <w:lastRenderedPageBreak/>
              <w:t>RN-0</w:t>
            </w:r>
            <w:r>
              <w:rPr>
                <w:rFonts w:cs="Times New Roman"/>
                <w:color w:val="000000"/>
              </w:rPr>
              <w:t>1</w:t>
            </w:r>
            <w:r w:rsidR="00C55120">
              <w:rPr>
                <w:rFonts w:cs="Times New Roman"/>
                <w:color w:val="000000"/>
              </w:rPr>
              <w:t>6</w:t>
            </w:r>
          </w:p>
        </w:tc>
        <w:tc>
          <w:tcPr>
            <w:tcW w:w="1521" w:type="dxa"/>
          </w:tcPr>
          <w:p w14:paraId="69063EBE" w14:textId="7B0DE0EB" w:rsidR="00196D28" w:rsidRDefault="00CC1E1F" w:rsidP="00196D28">
            <w:pPr>
              <w:rPr>
                <w:rFonts w:cs="Times New Roman"/>
              </w:rPr>
            </w:pPr>
            <w:r w:rsidRPr="00CC1E1F">
              <w:rPr>
                <w:rFonts w:cs="Times New Roman"/>
              </w:rPr>
              <w:t>Visibilidad de datos por rol</w:t>
            </w:r>
          </w:p>
        </w:tc>
        <w:tc>
          <w:tcPr>
            <w:tcW w:w="0" w:type="auto"/>
          </w:tcPr>
          <w:p w14:paraId="2FA1F2A4" w14:textId="639C11D9" w:rsidR="00196D28" w:rsidRPr="00371DE7" w:rsidRDefault="00F04480" w:rsidP="00196D28">
            <w:pPr>
              <w:rPr>
                <w:rFonts w:cs="Times New Roman"/>
              </w:rPr>
            </w:pPr>
            <w:r w:rsidRPr="00F04480">
              <w:rPr>
                <w:rFonts w:cs="Times New Roman"/>
              </w:rPr>
              <w:t xml:space="preserve">Los clientes solo pueden ver sus propios pedidos; los repartidores solo los pedidos asignados a ellos o disponibles para su negocio. </w:t>
            </w:r>
            <w:r w:rsidR="00E45BFD" w:rsidRPr="00E45BFD">
              <w:rPr>
                <w:rFonts w:cs="Times New Roman"/>
              </w:rPr>
              <w:t>Solo el administrador tiene visibilidad global.</w:t>
            </w:r>
          </w:p>
        </w:tc>
        <w:tc>
          <w:tcPr>
            <w:tcW w:w="0" w:type="auto"/>
          </w:tcPr>
          <w:p w14:paraId="72E63B77" w14:textId="01ABA2A6" w:rsidR="00196D28" w:rsidRPr="00C102AE" w:rsidRDefault="00196D28" w:rsidP="00196D28">
            <w:pPr>
              <w:rPr>
                <w:rFonts w:cs="Times New Roman"/>
              </w:rPr>
            </w:pPr>
            <w:r w:rsidRPr="00217209">
              <w:rPr>
                <w:rFonts w:cs="Times New Roman"/>
              </w:rPr>
              <w:t>El cliente visualiza correctamente su historial personal.</w:t>
            </w:r>
          </w:p>
        </w:tc>
        <w:tc>
          <w:tcPr>
            <w:tcW w:w="0" w:type="auto"/>
          </w:tcPr>
          <w:p w14:paraId="058445C9" w14:textId="6789FE1F" w:rsidR="00196D28" w:rsidRPr="00074708" w:rsidRDefault="00196D28" w:rsidP="00196D28">
            <w:pPr>
              <w:rPr>
                <w:rFonts w:cs="Times New Roman"/>
              </w:rPr>
            </w:pPr>
            <w:r w:rsidRPr="00217209">
              <w:rPr>
                <w:rFonts w:cs="Times New Roman"/>
              </w:rPr>
              <w:t>El sistema bloquea el acceso por falta de permisos.</w:t>
            </w:r>
          </w:p>
        </w:tc>
        <w:tc>
          <w:tcPr>
            <w:tcW w:w="0" w:type="auto"/>
          </w:tcPr>
          <w:p w14:paraId="09D5DDA3" w14:textId="4333DE28" w:rsidR="007A1052" w:rsidRDefault="00196D28" w:rsidP="004B1BD9">
            <w:r w:rsidRPr="003D158D">
              <w:t>RF-</w:t>
            </w:r>
            <w:r w:rsidR="007A1052" w:rsidRPr="003D158D">
              <w:t>00</w:t>
            </w:r>
            <w:r w:rsidR="007A1052">
              <w:t>6</w:t>
            </w:r>
            <w:r w:rsidR="006714EA">
              <w:t>,</w:t>
            </w:r>
          </w:p>
          <w:p w14:paraId="3E75E5BE" w14:textId="068FA15A" w:rsidR="00196D28" w:rsidRPr="00686C0C" w:rsidRDefault="007A1052" w:rsidP="00196D28">
            <w:pPr>
              <w:rPr>
                <w:rFonts w:cs="Times New Roman"/>
              </w:rPr>
            </w:pPr>
            <w:r>
              <w:rPr>
                <w:rFonts w:cs="Times New Roman"/>
              </w:rPr>
              <w:t>RF-010</w:t>
            </w:r>
          </w:p>
        </w:tc>
      </w:tr>
      <w:tr w:rsidR="00196D28" w:rsidRPr="00686C0C" w14:paraId="1265DE2B" w14:textId="77777777" w:rsidTr="009871B2">
        <w:trPr>
          <w:trHeight w:val="20"/>
        </w:trPr>
        <w:tc>
          <w:tcPr>
            <w:tcW w:w="602" w:type="dxa"/>
          </w:tcPr>
          <w:p w14:paraId="4ECB2551" w14:textId="54305135" w:rsidR="00196D28" w:rsidRPr="00686C0C" w:rsidRDefault="00196D28" w:rsidP="00196D28">
            <w:pPr>
              <w:rPr>
                <w:rFonts w:cs="Times New Roman"/>
                <w:color w:val="000000"/>
              </w:rPr>
            </w:pPr>
            <w:r w:rsidRPr="00686C0C">
              <w:rPr>
                <w:rFonts w:cs="Times New Roman"/>
                <w:color w:val="000000"/>
              </w:rPr>
              <w:t>RN-0</w:t>
            </w:r>
            <w:r>
              <w:rPr>
                <w:rFonts w:cs="Times New Roman"/>
                <w:color w:val="000000"/>
              </w:rPr>
              <w:t>1</w:t>
            </w:r>
            <w:r w:rsidR="00F04480">
              <w:rPr>
                <w:rFonts w:cs="Times New Roman"/>
                <w:color w:val="000000"/>
              </w:rPr>
              <w:t>7</w:t>
            </w:r>
          </w:p>
        </w:tc>
        <w:tc>
          <w:tcPr>
            <w:tcW w:w="1521" w:type="dxa"/>
          </w:tcPr>
          <w:p w14:paraId="6263815F" w14:textId="48587225" w:rsidR="00196D28" w:rsidRDefault="00196D28" w:rsidP="00196D28">
            <w:pPr>
              <w:rPr>
                <w:rFonts w:cs="Times New Roman"/>
              </w:rPr>
            </w:pPr>
            <w:r>
              <w:rPr>
                <w:rFonts w:cs="Times New Roman"/>
              </w:rPr>
              <w:t>Cifrado de contraseña</w:t>
            </w:r>
          </w:p>
        </w:tc>
        <w:tc>
          <w:tcPr>
            <w:tcW w:w="0" w:type="auto"/>
          </w:tcPr>
          <w:p w14:paraId="1E66F766" w14:textId="45B1898B" w:rsidR="00196D28" w:rsidRPr="00371DE7" w:rsidRDefault="00196D28" w:rsidP="00196D28">
            <w:pPr>
              <w:rPr>
                <w:rFonts w:cs="Times New Roman"/>
              </w:rPr>
            </w:pPr>
            <w:r w:rsidRPr="00187405">
              <w:rPr>
                <w:rFonts w:cs="Times New Roman"/>
              </w:rPr>
              <w:t xml:space="preserve">Toda operación de creación o actualización sobre el campo </w:t>
            </w:r>
            <w:proofErr w:type="spellStart"/>
            <w:proofErr w:type="gramStart"/>
            <w:r w:rsidRPr="00187405">
              <w:rPr>
                <w:rFonts w:cs="Times New Roman"/>
              </w:rPr>
              <w:t>password</w:t>
            </w:r>
            <w:proofErr w:type="gramEnd"/>
            <w:r w:rsidRPr="00187405">
              <w:rPr>
                <w:rFonts w:cs="Times New Roman"/>
              </w:rPr>
              <w:t>_hash</w:t>
            </w:r>
            <w:proofErr w:type="spellEnd"/>
            <w:r w:rsidRPr="00187405">
              <w:rPr>
                <w:rFonts w:cs="Times New Roman"/>
              </w:rPr>
              <w:t xml:space="preserve"> en debe aplicar un algoritmo de encriptación</w:t>
            </w:r>
            <w:r>
              <w:rPr>
                <w:rFonts w:cs="Times New Roman"/>
              </w:rPr>
              <w:t>.</w:t>
            </w:r>
          </w:p>
        </w:tc>
        <w:tc>
          <w:tcPr>
            <w:tcW w:w="0" w:type="auto"/>
          </w:tcPr>
          <w:p w14:paraId="6F2DCE62" w14:textId="696199B8" w:rsidR="00196D28" w:rsidRPr="00C102AE" w:rsidRDefault="00196D28" w:rsidP="00196D28">
            <w:pPr>
              <w:rPr>
                <w:rFonts w:cs="Times New Roman"/>
              </w:rPr>
            </w:pPr>
            <w:r w:rsidRPr="009C314D">
              <w:rPr>
                <w:rFonts w:cs="Times New Roman"/>
              </w:rPr>
              <w:t>La contraseña se almacena de forma segura e ilegible.</w:t>
            </w:r>
          </w:p>
        </w:tc>
        <w:tc>
          <w:tcPr>
            <w:tcW w:w="0" w:type="auto"/>
          </w:tcPr>
          <w:p w14:paraId="4B5366A2" w14:textId="12A724FB" w:rsidR="00196D28" w:rsidRPr="00074708" w:rsidRDefault="00196D28" w:rsidP="00196D28">
            <w:pPr>
              <w:rPr>
                <w:rFonts w:cs="Times New Roman"/>
              </w:rPr>
            </w:pPr>
            <w:r w:rsidRPr="009C314D">
              <w:rPr>
                <w:rFonts w:cs="Times New Roman"/>
              </w:rPr>
              <w:t>El sistema rechaza guardar texto plano por seguridad.</w:t>
            </w:r>
          </w:p>
        </w:tc>
        <w:tc>
          <w:tcPr>
            <w:tcW w:w="0" w:type="auto"/>
          </w:tcPr>
          <w:p w14:paraId="59953762" w14:textId="7E779097" w:rsidR="00196D28" w:rsidRPr="00686C0C" w:rsidRDefault="006301BA" w:rsidP="00196D28">
            <w:pPr>
              <w:rPr>
                <w:rFonts w:cs="Times New Roman"/>
              </w:rPr>
            </w:pPr>
            <w:r w:rsidRPr="006301BA">
              <w:rPr>
                <w:rFonts w:cs="Times New Roman"/>
              </w:rPr>
              <w:t>RF-002</w:t>
            </w:r>
          </w:p>
        </w:tc>
      </w:tr>
      <w:tr w:rsidR="00196D28" w:rsidRPr="00686C0C" w14:paraId="5D8017E0" w14:textId="77777777" w:rsidTr="009871B2">
        <w:trPr>
          <w:trHeight w:val="20"/>
        </w:trPr>
        <w:tc>
          <w:tcPr>
            <w:tcW w:w="602" w:type="dxa"/>
          </w:tcPr>
          <w:p w14:paraId="62A3AF46" w14:textId="21379ABC" w:rsidR="00196D28" w:rsidRPr="00686C0C" w:rsidRDefault="00196D28" w:rsidP="00196D28">
            <w:pPr>
              <w:rPr>
                <w:rFonts w:cs="Times New Roman"/>
                <w:color w:val="000000"/>
              </w:rPr>
            </w:pPr>
            <w:r w:rsidRPr="00686C0C">
              <w:rPr>
                <w:rFonts w:cs="Times New Roman"/>
                <w:color w:val="000000"/>
              </w:rPr>
              <w:t>RN-0</w:t>
            </w:r>
            <w:r>
              <w:rPr>
                <w:rFonts w:cs="Times New Roman"/>
                <w:color w:val="000000"/>
              </w:rPr>
              <w:t>1</w:t>
            </w:r>
            <w:r w:rsidR="00646E56">
              <w:rPr>
                <w:rFonts w:cs="Times New Roman"/>
                <w:color w:val="000000"/>
              </w:rPr>
              <w:t>8</w:t>
            </w:r>
          </w:p>
        </w:tc>
        <w:tc>
          <w:tcPr>
            <w:tcW w:w="1521" w:type="dxa"/>
          </w:tcPr>
          <w:p w14:paraId="3C87F941" w14:textId="66121A5B" w:rsidR="00196D28" w:rsidRDefault="00F871F2" w:rsidP="00196D28">
            <w:pPr>
              <w:rPr>
                <w:rFonts w:cs="Times New Roman"/>
              </w:rPr>
            </w:pPr>
            <w:r w:rsidRPr="00F871F2">
              <w:rPr>
                <w:rFonts w:cs="Times New Roman"/>
              </w:rPr>
              <w:t>Sesión única por cuenta</w:t>
            </w:r>
          </w:p>
        </w:tc>
        <w:tc>
          <w:tcPr>
            <w:tcW w:w="0" w:type="auto"/>
          </w:tcPr>
          <w:p w14:paraId="477210DF" w14:textId="22CF108E" w:rsidR="00196D28" w:rsidRPr="00187405" w:rsidRDefault="00196D28" w:rsidP="00196D28">
            <w:pPr>
              <w:rPr>
                <w:rFonts w:cs="Times New Roman"/>
              </w:rPr>
            </w:pPr>
            <w:r w:rsidRPr="005F4DA3">
              <w:rPr>
                <w:rFonts w:cs="Times New Roman"/>
              </w:rPr>
              <w:t>Una cuenta de usuario o de repartidor solo puede mantener un token de sesión activo en un solo dispositivo a la vez para evitar suplantaciones</w:t>
            </w:r>
            <w:r>
              <w:rPr>
                <w:rFonts w:cs="Times New Roman"/>
              </w:rPr>
              <w:t>.</w:t>
            </w:r>
          </w:p>
        </w:tc>
        <w:tc>
          <w:tcPr>
            <w:tcW w:w="0" w:type="auto"/>
          </w:tcPr>
          <w:p w14:paraId="7DFE282E" w14:textId="28877448" w:rsidR="00196D28" w:rsidRPr="009C314D" w:rsidRDefault="00196D28" w:rsidP="00196D28">
            <w:pPr>
              <w:rPr>
                <w:rFonts w:cs="Times New Roman"/>
              </w:rPr>
            </w:pPr>
            <w:r>
              <w:rPr>
                <w:rFonts w:cs="Times New Roman"/>
              </w:rPr>
              <w:t xml:space="preserve">El usuario interactúa con la </w:t>
            </w:r>
            <w:proofErr w:type="gramStart"/>
            <w:r>
              <w:rPr>
                <w:rFonts w:cs="Times New Roman"/>
              </w:rPr>
              <w:t>app</w:t>
            </w:r>
            <w:proofErr w:type="gramEnd"/>
            <w:r>
              <w:rPr>
                <w:rFonts w:cs="Times New Roman"/>
              </w:rPr>
              <w:t xml:space="preserve"> sin interrupciones.</w:t>
            </w:r>
          </w:p>
        </w:tc>
        <w:tc>
          <w:tcPr>
            <w:tcW w:w="0" w:type="auto"/>
          </w:tcPr>
          <w:p w14:paraId="1A585F81" w14:textId="6A9D5461" w:rsidR="00196D28" w:rsidRPr="009C314D" w:rsidRDefault="00196D28" w:rsidP="00196D28">
            <w:pPr>
              <w:rPr>
                <w:rFonts w:cs="Times New Roman"/>
              </w:rPr>
            </w:pPr>
            <w:r>
              <w:rPr>
                <w:rFonts w:cs="Times New Roman"/>
              </w:rPr>
              <w:t xml:space="preserve">El usuario no podrá acceder a la </w:t>
            </w:r>
            <w:proofErr w:type="gramStart"/>
            <w:r>
              <w:rPr>
                <w:rFonts w:cs="Times New Roman"/>
              </w:rPr>
              <w:t>app</w:t>
            </w:r>
            <w:proofErr w:type="gramEnd"/>
            <w:r>
              <w:rPr>
                <w:rFonts w:cs="Times New Roman"/>
              </w:rPr>
              <w:t>.</w:t>
            </w:r>
          </w:p>
        </w:tc>
        <w:tc>
          <w:tcPr>
            <w:tcW w:w="0" w:type="auto"/>
          </w:tcPr>
          <w:p w14:paraId="10999023" w14:textId="37DE766E" w:rsidR="007A1052" w:rsidRDefault="00196D28" w:rsidP="004E6C8D">
            <w:r w:rsidRPr="003D158D">
              <w:t>RF-</w:t>
            </w:r>
            <w:r w:rsidR="007A1052" w:rsidRPr="003D158D">
              <w:t>00</w:t>
            </w:r>
            <w:r w:rsidR="007A1052">
              <w:t>3</w:t>
            </w:r>
            <w:r w:rsidR="006714EA">
              <w:t>,</w:t>
            </w:r>
          </w:p>
          <w:p w14:paraId="4B5495D4" w14:textId="4538E5A8" w:rsidR="00196D28" w:rsidRPr="00686C0C" w:rsidRDefault="007A1052" w:rsidP="00196D28">
            <w:pPr>
              <w:rPr>
                <w:rFonts w:cs="Times New Roman"/>
              </w:rPr>
            </w:pPr>
            <w:r>
              <w:rPr>
                <w:rFonts w:cs="Times New Roman"/>
              </w:rPr>
              <w:t>RF-016</w:t>
            </w:r>
          </w:p>
        </w:tc>
      </w:tr>
      <w:tr w:rsidR="00606275" w:rsidRPr="00686C0C" w14:paraId="016ED0A8" w14:textId="77777777" w:rsidTr="009871B2">
        <w:trPr>
          <w:trHeight w:val="20"/>
        </w:trPr>
        <w:tc>
          <w:tcPr>
            <w:tcW w:w="602" w:type="dxa"/>
          </w:tcPr>
          <w:p w14:paraId="7565F7E6" w14:textId="719A9E75" w:rsidR="00116421" w:rsidRPr="00686C0C" w:rsidRDefault="00116421" w:rsidP="004E6C8D">
            <w:pPr>
              <w:rPr>
                <w:rFonts w:cs="Times New Roman"/>
                <w:color w:val="000000"/>
              </w:rPr>
            </w:pPr>
            <w:r w:rsidRPr="00686C0C">
              <w:rPr>
                <w:rFonts w:cs="Times New Roman"/>
                <w:color w:val="000000"/>
              </w:rPr>
              <w:t>RN-0</w:t>
            </w:r>
            <w:r w:rsidR="00646E56">
              <w:rPr>
                <w:rFonts w:cs="Times New Roman"/>
                <w:color w:val="000000"/>
              </w:rPr>
              <w:t>19</w:t>
            </w:r>
          </w:p>
        </w:tc>
        <w:tc>
          <w:tcPr>
            <w:tcW w:w="1521" w:type="dxa"/>
          </w:tcPr>
          <w:p w14:paraId="63E42B43" w14:textId="1B542132" w:rsidR="00116421" w:rsidRPr="005F4DA3" w:rsidRDefault="00646E56" w:rsidP="004E6C8D">
            <w:pPr>
              <w:rPr>
                <w:rFonts w:cs="Times New Roman"/>
              </w:rPr>
            </w:pPr>
            <w:r w:rsidRPr="00646E56">
              <w:rPr>
                <w:rFonts w:cs="Times New Roman"/>
              </w:rPr>
              <w:t>Cambios sujetos a aprobación</w:t>
            </w:r>
          </w:p>
        </w:tc>
        <w:tc>
          <w:tcPr>
            <w:tcW w:w="0" w:type="auto"/>
          </w:tcPr>
          <w:p w14:paraId="435C9B28" w14:textId="03AEBE2E" w:rsidR="00116421" w:rsidRPr="005F4DA3" w:rsidRDefault="00110C6F" w:rsidP="004E6C8D">
            <w:pPr>
              <w:rPr>
                <w:rFonts w:cs="Times New Roman"/>
              </w:rPr>
            </w:pPr>
            <w:r w:rsidRPr="00110C6F">
              <w:rPr>
                <w:rFonts w:cs="Times New Roman"/>
              </w:rPr>
              <w:t>Existen tipos de cambios al perfil del negocio que requieren aprobación del administrador antes de aplicarse: foto de perfil, datos del vehículo, agregar vehículo, eliminar vehículo, nombre comercial del negocio, dirección de la base y agregar producto al catálogo</w:t>
            </w:r>
          </w:p>
        </w:tc>
        <w:tc>
          <w:tcPr>
            <w:tcW w:w="0" w:type="auto"/>
          </w:tcPr>
          <w:p w14:paraId="52B923FF" w14:textId="0F738FA3" w:rsidR="00116421" w:rsidRDefault="00274542" w:rsidP="004E6C8D">
            <w:pPr>
              <w:rPr>
                <w:rFonts w:cs="Times New Roman"/>
              </w:rPr>
            </w:pPr>
            <w:r w:rsidRPr="00274542">
              <w:rPr>
                <w:rFonts w:cs="Times New Roman"/>
              </w:rPr>
              <w:t>El cambio se aplica únicamente cuando el administrador aprueba la solicitud.</w:t>
            </w:r>
          </w:p>
        </w:tc>
        <w:tc>
          <w:tcPr>
            <w:tcW w:w="0" w:type="auto"/>
          </w:tcPr>
          <w:p w14:paraId="23A6DF01" w14:textId="75BFB248" w:rsidR="00116421" w:rsidRDefault="00A94AEE" w:rsidP="004E6C8D">
            <w:pPr>
              <w:rPr>
                <w:rFonts w:cs="Times New Roman"/>
              </w:rPr>
            </w:pPr>
            <w:r w:rsidRPr="00A94AEE">
              <w:rPr>
                <w:rFonts w:cs="Times New Roman"/>
              </w:rPr>
              <w:t>La solicitud queda en estado "Pendiente" o "Rechazado" y los datos previos se mantienen.</w:t>
            </w:r>
          </w:p>
        </w:tc>
        <w:tc>
          <w:tcPr>
            <w:tcW w:w="0" w:type="auto"/>
          </w:tcPr>
          <w:p w14:paraId="53C5FC62" w14:textId="10ECE82E" w:rsidR="00116421" w:rsidRPr="00686C0C" w:rsidRDefault="00FB5306" w:rsidP="004E6C8D">
            <w:pPr>
              <w:rPr>
                <w:rFonts w:cs="Times New Roman"/>
              </w:rPr>
            </w:pPr>
            <w:r w:rsidRPr="00FB5306">
              <w:rPr>
                <w:rFonts w:cs="Times New Roman"/>
              </w:rPr>
              <w:t>RF-020</w:t>
            </w:r>
          </w:p>
        </w:tc>
      </w:tr>
      <w:tr w:rsidR="00250F18" w:rsidRPr="00686C0C" w14:paraId="6F0A3726" w14:textId="77777777" w:rsidTr="009871B2">
        <w:trPr>
          <w:trHeight w:val="20"/>
        </w:trPr>
        <w:tc>
          <w:tcPr>
            <w:tcW w:w="602" w:type="dxa"/>
          </w:tcPr>
          <w:p w14:paraId="5A647222" w14:textId="7F43005E" w:rsidR="00250F18" w:rsidRPr="00686C0C" w:rsidRDefault="00AF47FF" w:rsidP="00250F18">
            <w:pPr>
              <w:rPr>
                <w:rFonts w:cs="Times New Roman"/>
                <w:color w:val="000000"/>
              </w:rPr>
            </w:pPr>
            <w:r w:rsidRPr="00686C0C">
              <w:rPr>
                <w:rFonts w:cs="Times New Roman"/>
                <w:color w:val="000000"/>
              </w:rPr>
              <w:t>RN-0</w:t>
            </w:r>
            <w:r>
              <w:rPr>
                <w:rFonts w:cs="Times New Roman"/>
                <w:color w:val="000000"/>
              </w:rPr>
              <w:t>2</w:t>
            </w:r>
            <w:r w:rsidR="00646E56">
              <w:rPr>
                <w:rFonts w:cs="Times New Roman"/>
                <w:color w:val="000000"/>
              </w:rPr>
              <w:t>0</w:t>
            </w:r>
          </w:p>
        </w:tc>
        <w:tc>
          <w:tcPr>
            <w:tcW w:w="1521" w:type="dxa"/>
          </w:tcPr>
          <w:p w14:paraId="5A7B6ACD" w14:textId="7092A652" w:rsidR="00250F18" w:rsidRDefault="00250F18" w:rsidP="00250F18">
            <w:pPr>
              <w:rPr>
                <w:rFonts w:cs="Times New Roman"/>
              </w:rPr>
            </w:pPr>
            <w:r w:rsidRPr="00850E02">
              <w:t>Concurrencia en aceptación de pedidos</w:t>
            </w:r>
          </w:p>
        </w:tc>
        <w:tc>
          <w:tcPr>
            <w:tcW w:w="0" w:type="auto"/>
          </w:tcPr>
          <w:p w14:paraId="4BBD1C41" w14:textId="28AA220E" w:rsidR="00250F18" w:rsidRPr="003F3FDC" w:rsidRDefault="00250F18" w:rsidP="00250F18">
            <w:pPr>
              <w:rPr>
                <w:rFonts w:cs="Times New Roman"/>
              </w:rPr>
            </w:pPr>
            <w:r w:rsidRPr="00850E02">
              <w:t xml:space="preserve">Cuando dos o más repartidores intentan aceptar el mismo pedido de forma simultánea, el sistema garantiza que solo uno lo reciba. El pedido se asigna al primero en confirmar y se notifica al resto que el </w:t>
            </w:r>
            <w:r w:rsidRPr="00850E02">
              <w:lastRenderedPageBreak/>
              <w:t>pedido ya no está disponible.</w:t>
            </w:r>
          </w:p>
        </w:tc>
        <w:tc>
          <w:tcPr>
            <w:tcW w:w="0" w:type="auto"/>
          </w:tcPr>
          <w:p w14:paraId="30F1C507" w14:textId="364998AE" w:rsidR="00250F18" w:rsidRPr="000E7E3E" w:rsidRDefault="00250F18" w:rsidP="00250F18">
            <w:pPr>
              <w:rPr>
                <w:rFonts w:cs="Times New Roman"/>
              </w:rPr>
            </w:pPr>
            <w:r w:rsidRPr="00850E02">
              <w:lastRenderedPageBreak/>
              <w:t>El pedido queda asignado únicamente al primer repartidor que confirmó.</w:t>
            </w:r>
          </w:p>
        </w:tc>
        <w:tc>
          <w:tcPr>
            <w:tcW w:w="0" w:type="auto"/>
          </w:tcPr>
          <w:p w14:paraId="46206819" w14:textId="40730FB2" w:rsidR="00250F18" w:rsidRPr="000E7E3E" w:rsidRDefault="00250F18" w:rsidP="00250F18">
            <w:pPr>
              <w:rPr>
                <w:rFonts w:cs="Times New Roman"/>
              </w:rPr>
            </w:pPr>
            <w:r w:rsidRPr="00850E02">
              <w:t>El sistema revierte la acción del segundo repartidor y muestra el mensaje “Este pedido ya fue tomado”.</w:t>
            </w:r>
          </w:p>
        </w:tc>
        <w:tc>
          <w:tcPr>
            <w:tcW w:w="0" w:type="auto"/>
          </w:tcPr>
          <w:p w14:paraId="72CDE708" w14:textId="77777777" w:rsidR="007A1052" w:rsidRDefault="00250F18" w:rsidP="004E6C8D">
            <w:r w:rsidRPr="00850E02">
              <w:t>RF-008</w:t>
            </w:r>
          </w:p>
          <w:p w14:paraId="644656A7" w14:textId="281A3964" w:rsidR="00250F18" w:rsidRPr="00686C0C" w:rsidRDefault="00C06BB1" w:rsidP="00250F18">
            <w:pPr>
              <w:rPr>
                <w:rFonts w:cs="Times New Roman"/>
              </w:rPr>
            </w:pPr>
            <w:r>
              <w:rPr>
                <w:rFonts w:cs="Times New Roman"/>
              </w:rPr>
              <w:t>RF-019</w:t>
            </w:r>
          </w:p>
        </w:tc>
      </w:tr>
      <w:tr w:rsidR="002C1BB3" w:rsidRPr="00686C0C" w14:paraId="1E1381FA" w14:textId="77777777" w:rsidTr="009871B2">
        <w:trPr>
          <w:trHeight w:val="20"/>
        </w:trPr>
        <w:tc>
          <w:tcPr>
            <w:tcW w:w="602" w:type="dxa"/>
          </w:tcPr>
          <w:p w14:paraId="337D3E0B" w14:textId="0988252C" w:rsidR="002C1BB3" w:rsidRPr="00686C0C" w:rsidRDefault="002C1BB3" w:rsidP="002C1BB3">
            <w:pPr>
              <w:rPr>
                <w:rFonts w:cs="Times New Roman"/>
                <w:color w:val="000000"/>
              </w:rPr>
            </w:pPr>
            <w:r w:rsidRPr="00686C0C">
              <w:rPr>
                <w:rFonts w:cs="Times New Roman"/>
                <w:color w:val="000000"/>
              </w:rPr>
              <w:t>RN-0</w:t>
            </w:r>
            <w:r>
              <w:rPr>
                <w:rFonts w:cs="Times New Roman"/>
                <w:color w:val="000000"/>
              </w:rPr>
              <w:t>21</w:t>
            </w:r>
          </w:p>
        </w:tc>
        <w:tc>
          <w:tcPr>
            <w:tcW w:w="1521" w:type="dxa"/>
          </w:tcPr>
          <w:p w14:paraId="66C1F054" w14:textId="752FBF7E" w:rsidR="002C1BB3" w:rsidRPr="00850E02" w:rsidRDefault="002C1BB3" w:rsidP="002C1BB3">
            <w:r w:rsidRPr="000C7409">
              <w:t>Solicitudes solo por dueño del negocio</w:t>
            </w:r>
          </w:p>
        </w:tc>
        <w:tc>
          <w:tcPr>
            <w:tcW w:w="0" w:type="auto"/>
          </w:tcPr>
          <w:p w14:paraId="392DB988" w14:textId="43D24A39" w:rsidR="002C1BB3" w:rsidRPr="00850E02" w:rsidRDefault="002C1BB3" w:rsidP="002C1BB3">
            <w:r w:rsidRPr="000C7409">
              <w:t>Solamente el repartidor identificado como dueño de un negocio puede levantar solicitudes de cambio de perfil sujetas a aprobación. Los demás repartidores del mismo negocio no tienen este permiso.</w:t>
            </w:r>
          </w:p>
        </w:tc>
        <w:tc>
          <w:tcPr>
            <w:tcW w:w="0" w:type="auto"/>
          </w:tcPr>
          <w:p w14:paraId="2A336947" w14:textId="75763383" w:rsidR="002C1BB3" w:rsidRPr="00850E02" w:rsidRDefault="002C1BB3" w:rsidP="002C1BB3">
            <w:r w:rsidRPr="000C7409">
              <w:t>La solicitud se registra y queda pendiente de aprobación del administrador.</w:t>
            </w:r>
          </w:p>
        </w:tc>
        <w:tc>
          <w:tcPr>
            <w:tcW w:w="0" w:type="auto"/>
          </w:tcPr>
          <w:p w14:paraId="115A9E97" w14:textId="52A31B61" w:rsidR="002C1BB3" w:rsidRPr="00850E02" w:rsidRDefault="002C1BB3" w:rsidP="002C1BB3">
            <w:r w:rsidRPr="000C7409">
              <w:t>El sistema bloquea la solicitud y muestra un mensaje de permisos insuficientes.</w:t>
            </w:r>
          </w:p>
        </w:tc>
        <w:tc>
          <w:tcPr>
            <w:tcW w:w="0" w:type="auto"/>
          </w:tcPr>
          <w:p w14:paraId="5C82B981" w14:textId="565E3C91" w:rsidR="002C1BB3" w:rsidRPr="00850E02" w:rsidRDefault="002C1BB3" w:rsidP="002C1BB3">
            <w:r w:rsidRPr="000C7409">
              <w:t>RF-020</w:t>
            </w:r>
          </w:p>
        </w:tc>
      </w:tr>
      <w:tr w:rsidR="00444EDF" w:rsidRPr="00686C0C" w14:paraId="11B511B0" w14:textId="77777777" w:rsidTr="009871B2">
        <w:trPr>
          <w:trHeight w:val="20"/>
        </w:trPr>
        <w:tc>
          <w:tcPr>
            <w:tcW w:w="602" w:type="dxa"/>
          </w:tcPr>
          <w:p w14:paraId="167853CA" w14:textId="676C08A1" w:rsidR="00444EDF" w:rsidRPr="00686C0C" w:rsidRDefault="00444EDF" w:rsidP="00444EDF">
            <w:pPr>
              <w:rPr>
                <w:rFonts w:cs="Times New Roman"/>
                <w:color w:val="000000"/>
              </w:rPr>
            </w:pPr>
            <w:r w:rsidRPr="00686C0C">
              <w:rPr>
                <w:rFonts w:cs="Times New Roman"/>
                <w:color w:val="000000"/>
              </w:rPr>
              <w:t>RN-0</w:t>
            </w:r>
            <w:r>
              <w:rPr>
                <w:rFonts w:cs="Times New Roman"/>
                <w:color w:val="000000"/>
              </w:rPr>
              <w:t>22</w:t>
            </w:r>
          </w:p>
        </w:tc>
        <w:tc>
          <w:tcPr>
            <w:tcW w:w="1521" w:type="dxa"/>
          </w:tcPr>
          <w:p w14:paraId="21332F12" w14:textId="3E2B18B4" w:rsidR="00444EDF" w:rsidRPr="00850E02" w:rsidRDefault="00444EDF" w:rsidP="00444EDF">
            <w:r w:rsidRPr="00AE1328">
              <w:t>Apartado de inventario</w:t>
            </w:r>
          </w:p>
        </w:tc>
        <w:tc>
          <w:tcPr>
            <w:tcW w:w="0" w:type="auto"/>
          </w:tcPr>
          <w:p w14:paraId="43A19257" w14:textId="23315261" w:rsidR="00444EDF" w:rsidRPr="00850E02" w:rsidRDefault="00444EDF" w:rsidP="00444EDF">
            <w:r w:rsidRPr="00AE1328">
              <w:t xml:space="preserve">Al aceptar un pedido, el sistema aparta primero los garrafones disponibles en el vehículo del repartidor; si no son suficientes, completa el faltante apartando del inventario base del negocio. Los apartados se registran y descuentan del inventario </w:t>
            </w:r>
            <w:r w:rsidR="005C38B2" w:rsidRPr="00AE1328">
              <w:t>disponible,</w:t>
            </w:r>
            <w:r w:rsidRPr="00AE1328">
              <w:t xml:space="preserve"> aunque los garrafones aún no se hayan movido físicamente.</w:t>
            </w:r>
          </w:p>
        </w:tc>
        <w:tc>
          <w:tcPr>
            <w:tcW w:w="0" w:type="auto"/>
          </w:tcPr>
          <w:p w14:paraId="2877F46A" w14:textId="6BEB76E7" w:rsidR="00444EDF" w:rsidRPr="00850E02" w:rsidRDefault="00444EDF" w:rsidP="00444EDF">
            <w:r w:rsidRPr="00AE1328">
              <w:t>El stock disponible refleja correctamente lo comprometido en pedidos aceptados.</w:t>
            </w:r>
          </w:p>
        </w:tc>
        <w:tc>
          <w:tcPr>
            <w:tcW w:w="0" w:type="auto"/>
          </w:tcPr>
          <w:p w14:paraId="1CE85410" w14:textId="433D70A8" w:rsidR="00444EDF" w:rsidRPr="00850E02" w:rsidRDefault="00444EDF" w:rsidP="00444EDF">
            <w:r w:rsidRPr="00AE1328">
              <w:t>El sistema impide aceptar el pedido por falta de stock combinado.</w:t>
            </w:r>
          </w:p>
        </w:tc>
        <w:tc>
          <w:tcPr>
            <w:tcW w:w="0" w:type="auto"/>
          </w:tcPr>
          <w:p w14:paraId="17ED9D37" w14:textId="698CCA15" w:rsidR="00444EDF" w:rsidRPr="00850E02" w:rsidRDefault="005C38B2" w:rsidP="00444EDF">
            <w:r w:rsidRPr="005C38B2">
              <w:t>RF-008, RF-012</w:t>
            </w:r>
          </w:p>
        </w:tc>
      </w:tr>
      <w:tr w:rsidR="00B15F78" w:rsidRPr="00686C0C" w14:paraId="6D61938C" w14:textId="77777777" w:rsidTr="009871B2">
        <w:trPr>
          <w:trHeight w:val="20"/>
        </w:trPr>
        <w:tc>
          <w:tcPr>
            <w:tcW w:w="602" w:type="dxa"/>
          </w:tcPr>
          <w:p w14:paraId="25EF4369" w14:textId="656F3EE1" w:rsidR="00B15F78" w:rsidRPr="00686C0C" w:rsidRDefault="00B15F78" w:rsidP="00B15F78">
            <w:pPr>
              <w:rPr>
                <w:rFonts w:cs="Times New Roman"/>
                <w:color w:val="000000"/>
              </w:rPr>
            </w:pPr>
            <w:r w:rsidRPr="00686C0C">
              <w:rPr>
                <w:rFonts w:cs="Times New Roman"/>
                <w:color w:val="000000"/>
              </w:rPr>
              <w:t>RN-0</w:t>
            </w:r>
            <w:r>
              <w:rPr>
                <w:rFonts w:cs="Times New Roman"/>
                <w:color w:val="000000"/>
              </w:rPr>
              <w:t>23</w:t>
            </w:r>
          </w:p>
        </w:tc>
        <w:tc>
          <w:tcPr>
            <w:tcW w:w="1521" w:type="dxa"/>
          </w:tcPr>
          <w:p w14:paraId="66F9DCB9" w14:textId="2A3EE0F7" w:rsidR="00B15F78" w:rsidRPr="00850E02" w:rsidRDefault="00B15F78" w:rsidP="00B15F78">
            <w:r w:rsidRPr="00A679EA">
              <w:t>Liberación de apartados</w:t>
            </w:r>
          </w:p>
        </w:tc>
        <w:tc>
          <w:tcPr>
            <w:tcW w:w="0" w:type="auto"/>
          </w:tcPr>
          <w:p w14:paraId="1A958D49" w14:textId="49491D5A" w:rsidR="00B15F78" w:rsidRPr="00850E02" w:rsidRDefault="00B15F78" w:rsidP="00B15F78">
            <w:r w:rsidRPr="00A679EA">
              <w:t>Cuando un pedido se cancela, expira o se marca como "No entregado", todos los apartados de inventario asociados (vehículo y/o base) se liberan automáticamente y los garrafones quedan disponibles para nuevos pedidos.</w:t>
            </w:r>
          </w:p>
        </w:tc>
        <w:tc>
          <w:tcPr>
            <w:tcW w:w="0" w:type="auto"/>
          </w:tcPr>
          <w:p w14:paraId="7659E875" w14:textId="14F7D353" w:rsidR="00B15F78" w:rsidRPr="00850E02" w:rsidRDefault="00B15F78" w:rsidP="00B15F78">
            <w:r w:rsidRPr="00A679EA">
              <w:t>El inventario disponible se restaura correctamente.</w:t>
            </w:r>
          </w:p>
        </w:tc>
        <w:tc>
          <w:tcPr>
            <w:tcW w:w="0" w:type="auto"/>
          </w:tcPr>
          <w:p w14:paraId="7237C085" w14:textId="0272D187" w:rsidR="00B15F78" w:rsidRPr="00850E02" w:rsidRDefault="00B15F78" w:rsidP="00B15F78">
            <w:r w:rsidRPr="00A679EA">
              <w:t>El sistema bloquea el cambio de estado del pedido si no logra liberar los apartados.</w:t>
            </w:r>
          </w:p>
        </w:tc>
        <w:tc>
          <w:tcPr>
            <w:tcW w:w="0" w:type="auto"/>
          </w:tcPr>
          <w:p w14:paraId="5FE19D6F" w14:textId="09DCC844" w:rsidR="00B15F78" w:rsidRPr="00850E02" w:rsidRDefault="00B15F78" w:rsidP="00B15F78">
            <w:r w:rsidRPr="00A679EA">
              <w:t>RF-013</w:t>
            </w:r>
          </w:p>
        </w:tc>
      </w:tr>
      <w:tr w:rsidR="007F6D38" w:rsidRPr="00686C0C" w14:paraId="6333B138" w14:textId="77777777" w:rsidTr="009871B2">
        <w:trPr>
          <w:trHeight w:val="20"/>
        </w:trPr>
        <w:tc>
          <w:tcPr>
            <w:tcW w:w="602" w:type="dxa"/>
          </w:tcPr>
          <w:p w14:paraId="1D7328F6" w14:textId="5CA2662C" w:rsidR="007F6D38" w:rsidRPr="00686C0C" w:rsidRDefault="007F6D38" w:rsidP="007F6D38">
            <w:pPr>
              <w:rPr>
                <w:rFonts w:cs="Times New Roman"/>
                <w:color w:val="000000"/>
              </w:rPr>
            </w:pPr>
            <w:r w:rsidRPr="00686C0C">
              <w:rPr>
                <w:rFonts w:cs="Times New Roman"/>
                <w:color w:val="000000"/>
              </w:rPr>
              <w:t>RN-0</w:t>
            </w:r>
            <w:r>
              <w:rPr>
                <w:rFonts w:cs="Times New Roman"/>
                <w:color w:val="000000"/>
              </w:rPr>
              <w:t>24</w:t>
            </w:r>
          </w:p>
        </w:tc>
        <w:tc>
          <w:tcPr>
            <w:tcW w:w="1521" w:type="dxa"/>
          </w:tcPr>
          <w:p w14:paraId="65F730AB" w14:textId="52BC64AE" w:rsidR="007F6D38" w:rsidRPr="00850E02" w:rsidRDefault="007F6D38" w:rsidP="007F6D38">
            <w:r w:rsidRPr="00F77F56">
              <w:t>Continuidad del negocio</w:t>
            </w:r>
          </w:p>
        </w:tc>
        <w:tc>
          <w:tcPr>
            <w:tcW w:w="0" w:type="auto"/>
          </w:tcPr>
          <w:p w14:paraId="5712FF04" w14:textId="206F54AF" w:rsidR="007F6D38" w:rsidRPr="00850E02" w:rsidRDefault="007F6D38" w:rsidP="007F6D38">
            <w:r w:rsidRPr="00F77F56">
              <w:t xml:space="preserve">Un negocio debe tener en todo momento al menos un repartidor activo registrado como </w:t>
            </w:r>
            <w:r w:rsidRPr="00F77F56">
              <w:lastRenderedPageBreak/>
              <w:t>dueño. Al dar de baja al único dueño, el administrador debe transferir la propiedad a otro repartidor del mismo negocio o dar de baja el negocio.</w:t>
            </w:r>
          </w:p>
        </w:tc>
        <w:tc>
          <w:tcPr>
            <w:tcW w:w="0" w:type="auto"/>
          </w:tcPr>
          <w:p w14:paraId="0ECE0FB4" w14:textId="6A107F82" w:rsidR="007F6D38" w:rsidRPr="00850E02" w:rsidRDefault="007F6D38" w:rsidP="007F6D38">
            <w:r w:rsidRPr="00F77F56">
              <w:lastRenderedPageBreak/>
              <w:t>El negocio sigue operando con un dueño definido.</w:t>
            </w:r>
          </w:p>
        </w:tc>
        <w:tc>
          <w:tcPr>
            <w:tcW w:w="0" w:type="auto"/>
          </w:tcPr>
          <w:p w14:paraId="123D184D" w14:textId="15F89870" w:rsidR="007F6D38" w:rsidRPr="00850E02" w:rsidRDefault="007F6D38" w:rsidP="007F6D38">
            <w:r w:rsidRPr="00F77F56">
              <w:t xml:space="preserve">El sistema impide la baja del último dueño hasta que se </w:t>
            </w:r>
            <w:r w:rsidRPr="00F77F56">
              <w:lastRenderedPageBreak/>
              <w:t>transfiera la propiedad.</w:t>
            </w:r>
          </w:p>
        </w:tc>
        <w:tc>
          <w:tcPr>
            <w:tcW w:w="0" w:type="auto"/>
          </w:tcPr>
          <w:p w14:paraId="4CDA0662" w14:textId="7CFCBDFA" w:rsidR="007F6D38" w:rsidRPr="00850E02" w:rsidRDefault="007F6D38" w:rsidP="007F6D38">
            <w:r w:rsidRPr="00F77F56">
              <w:lastRenderedPageBreak/>
              <w:t>RF-009</w:t>
            </w:r>
          </w:p>
        </w:tc>
      </w:tr>
      <w:tr w:rsidR="00155241" w:rsidRPr="00686C0C" w14:paraId="259494E8" w14:textId="77777777" w:rsidTr="009871B2">
        <w:trPr>
          <w:trHeight w:val="20"/>
        </w:trPr>
        <w:tc>
          <w:tcPr>
            <w:tcW w:w="602" w:type="dxa"/>
          </w:tcPr>
          <w:p w14:paraId="3E444379" w14:textId="1233CC66" w:rsidR="00155241" w:rsidRPr="00686C0C" w:rsidRDefault="00155241" w:rsidP="00155241">
            <w:pPr>
              <w:rPr>
                <w:rFonts w:cs="Times New Roman"/>
                <w:color w:val="000000"/>
              </w:rPr>
            </w:pPr>
            <w:r w:rsidRPr="00686C0C">
              <w:rPr>
                <w:rFonts w:cs="Times New Roman"/>
                <w:color w:val="000000"/>
              </w:rPr>
              <w:t>RN-0</w:t>
            </w:r>
            <w:r>
              <w:rPr>
                <w:rFonts w:cs="Times New Roman"/>
                <w:color w:val="000000"/>
              </w:rPr>
              <w:t>25</w:t>
            </w:r>
          </w:p>
        </w:tc>
        <w:tc>
          <w:tcPr>
            <w:tcW w:w="1521" w:type="dxa"/>
          </w:tcPr>
          <w:p w14:paraId="5BDD49F4" w14:textId="1FF50ECA" w:rsidR="00155241" w:rsidRPr="00850E02" w:rsidRDefault="00155241" w:rsidP="00155241">
            <w:r w:rsidRPr="00A235E7">
              <w:t>Precio fijado en el pedido</w:t>
            </w:r>
          </w:p>
        </w:tc>
        <w:tc>
          <w:tcPr>
            <w:tcW w:w="0" w:type="auto"/>
          </w:tcPr>
          <w:p w14:paraId="536AFD0A" w14:textId="174525DD" w:rsidR="00155241" w:rsidRPr="00850E02" w:rsidRDefault="00155241" w:rsidP="00155241">
            <w:r w:rsidRPr="00A235E7">
              <w:t>El precio que paga el cliente queda fijado al momento de confirmar el pedido. Cambios posteriores al precio del producto en el catálogo del negocio no afectan pedidos ya creados.</w:t>
            </w:r>
          </w:p>
        </w:tc>
        <w:tc>
          <w:tcPr>
            <w:tcW w:w="0" w:type="auto"/>
          </w:tcPr>
          <w:p w14:paraId="4A7A5BF2" w14:textId="52CA57E4" w:rsidR="00155241" w:rsidRPr="00850E02" w:rsidRDefault="00155241" w:rsidP="00155241">
            <w:r w:rsidRPr="00A235E7">
              <w:t>El cliente paga el precio acordado al momento del pedido.</w:t>
            </w:r>
          </w:p>
        </w:tc>
        <w:tc>
          <w:tcPr>
            <w:tcW w:w="0" w:type="auto"/>
          </w:tcPr>
          <w:p w14:paraId="532641A8" w14:textId="379AA00B" w:rsidR="00155241" w:rsidRPr="00850E02" w:rsidRDefault="00155241" w:rsidP="00155241">
            <w:r w:rsidRPr="00A235E7">
              <w:t>El sistema rechaza la confirmación si no logra capturar el precio vigente.</w:t>
            </w:r>
          </w:p>
        </w:tc>
        <w:tc>
          <w:tcPr>
            <w:tcW w:w="0" w:type="auto"/>
          </w:tcPr>
          <w:p w14:paraId="7DB1B5B3" w14:textId="41FA9426" w:rsidR="00155241" w:rsidRPr="00850E02" w:rsidRDefault="00155241" w:rsidP="00155241">
            <w:r w:rsidRPr="00A235E7">
              <w:t>RF-001</w:t>
            </w:r>
          </w:p>
        </w:tc>
      </w:tr>
      <w:tr w:rsidR="007964B0" w:rsidRPr="00686C0C" w14:paraId="0AE35E77" w14:textId="77777777" w:rsidTr="009871B2">
        <w:trPr>
          <w:trHeight w:val="20"/>
        </w:trPr>
        <w:tc>
          <w:tcPr>
            <w:tcW w:w="602" w:type="dxa"/>
          </w:tcPr>
          <w:p w14:paraId="0261BB70" w14:textId="5320D630" w:rsidR="007964B0" w:rsidRPr="00686C0C" w:rsidRDefault="007964B0" w:rsidP="007964B0">
            <w:pPr>
              <w:rPr>
                <w:rFonts w:cs="Times New Roman"/>
                <w:color w:val="000000"/>
              </w:rPr>
            </w:pPr>
            <w:r w:rsidRPr="00686C0C">
              <w:rPr>
                <w:rFonts w:cs="Times New Roman"/>
                <w:color w:val="000000"/>
              </w:rPr>
              <w:t>RN-0</w:t>
            </w:r>
            <w:r>
              <w:rPr>
                <w:rFonts w:cs="Times New Roman"/>
                <w:color w:val="000000"/>
              </w:rPr>
              <w:t>26</w:t>
            </w:r>
          </w:p>
        </w:tc>
        <w:tc>
          <w:tcPr>
            <w:tcW w:w="1521" w:type="dxa"/>
          </w:tcPr>
          <w:p w14:paraId="7A606A43" w14:textId="4C364B33" w:rsidR="007964B0" w:rsidRPr="00850E02" w:rsidRDefault="007964B0" w:rsidP="007964B0">
            <w:r w:rsidRPr="00307722">
              <w:t>Modalidades de pedido</w:t>
            </w:r>
          </w:p>
        </w:tc>
        <w:tc>
          <w:tcPr>
            <w:tcW w:w="0" w:type="auto"/>
          </w:tcPr>
          <w:p w14:paraId="5FD97D7B" w14:textId="59EFC741" w:rsidR="007964B0" w:rsidRPr="00850E02" w:rsidRDefault="007964B0" w:rsidP="007964B0">
            <w:r w:rsidRPr="00307722">
              <w:t>Un pedido puede ser de modalidad "directa" (el cliente eligió una purificadora específica) o "abierta" (el cliente fijó un precio máximo por garrafón y el sistema busca purificadoras que cumplan). En modalidad abierta, el primer repartidor que acepte se queda con el pedido y este desaparece para los demás.</w:t>
            </w:r>
          </w:p>
        </w:tc>
        <w:tc>
          <w:tcPr>
            <w:tcW w:w="0" w:type="auto"/>
          </w:tcPr>
          <w:p w14:paraId="35AFD33E" w14:textId="5EBBFFBF" w:rsidR="007964B0" w:rsidRPr="00850E02" w:rsidRDefault="007964B0" w:rsidP="007964B0">
            <w:r w:rsidRPr="00307722">
              <w:t>El pedido se asigna correctamente según la modalidad elegida.</w:t>
            </w:r>
          </w:p>
        </w:tc>
        <w:tc>
          <w:tcPr>
            <w:tcW w:w="0" w:type="auto"/>
          </w:tcPr>
          <w:p w14:paraId="3547B928" w14:textId="6D4F3B3E" w:rsidR="007964B0" w:rsidRPr="00850E02" w:rsidRDefault="007964B0" w:rsidP="007964B0">
            <w:r w:rsidRPr="00307722">
              <w:t>El sistema rechaza el pedido si no se especifica la modalidad o si en modalidad abierta no existen purificadoras que cumplan el precio máximo.</w:t>
            </w:r>
          </w:p>
        </w:tc>
        <w:tc>
          <w:tcPr>
            <w:tcW w:w="0" w:type="auto"/>
          </w:tcPr>
          <w:p w14:paraId="1B96FFE3" w14:textId="13A0B934" w:rsidR="007964B0" w:rsidRPr="00850E02" w:rsidRDefault="007964B0" w:rsidP="007964B0">
            <w:r w:rsidRPr="00307722">
              <w:t>RF-001, RF-019</w:t>
            </w:r>
          </w:p>
        </w:tc>
      </w:tr>
      <w:tr w:rsidR="00EE4BDC" w:rsidRPr="00686C0C" w14:paraId="719C45D7" w14:textId="77777777" w:rsidTr="009871B2">
        <w:trPr>
          <w:trHeight w:val="20"/>
        </w:trPr>
        <w:tc>
          <w:tcPr>
            <w:tcW w:w="602" w:type="dxa"/>
          </w:tcPr>
          <w:p w14:paraId="239E3BC7" w14:textId="1B48521E" w:rsidR="00EE4BDC" w:rsidRPr="00686C0C" w:rsidRDefault="00EE4BDC" w:rsidP="00EE4BDC">
            <w:pPr>
              <w:rPr>
                <w:rFonts w:cs="Times New Roman"/>
                <w:color w:val="000000"/>
              </w:rPr>
            </w:pPr>
            <w:r w:rsidRPr="00686C0C">
              <w:rPr>
                <w:rFonts w:cs="Times New Roman"/>
                <w:color w:val="000000"/>
              </w:rPr>
              <w:t>RN-0</w:t>
            </w:r>
            <w:r>
              <w:rPr>
                <w:rFonts w:cs="Times New Roman"/>
                <w:color w:val="000000"/>
              </w:rPr>
              <w:t>27</w:t>
            </w:r>
          </w:p>
        </w:tc>
        <w:tc>
          <w:tcPr>
            <w:tcW w:w="1521" w:type="dxa"/>
          </w:tcPr>
          <w:p w14:paraId="0868160A" w14:textId="028B7C07" w:rsidR="00EE4BDC" w:rsidRPr="00850E02" w:rsidRDefault="00EE4BDC" w:rsidP="00EE4BDC">
            <w:r w:rsidRPr="001076B1">
              <w:t>Activación de pedidos programados</w:t>
            </w:r>
          </w:p>
        </w:tc>
        <w:tc>
          <w:tcPr>
            <w:tcW w:w="0" w:type="auto"/>
          </w:tcPr>
          <w:p w14:paraId="1C2241D2" w14:textId="00C9A77D" w:rsidR="00EE4BDC" w:rsidRPr="00850E02" w:rsidRDefault="00EE4BDC" w:rsidP="00EE4BDC">
            <w:r w:rsidRPr="001076B1">
              <w:t xml:space="preserve">Los pedidos programados con fecha futura permanecen ocultos para los repartidores hasta que un proceso del </w:t>
            </w:r>
            <w:proofErr w:type="spellStart"/>
            <w:r w:rsidRPr="001076B1">
              <w:t>backend</w:t>
            </w:r>
            <w:proofErr w:type="spellEnd"/>
            <w:r w:rsidRPr="001076B1">
              <w:t xml:space="preserve"> los activa cuando la hora de entrega se aproxima. El proceso marca el pedido como </w:t>
            </w:r>
            <w:r w:rsidRPr="001076B1">
              <w:lastRenderedPageBreak/>
              <w:t>notificado para evitar procesarlo dos veces.</w:t>
            </w:r>
          </w:p>
        </w:tc>
        <w:tc>
          <w:tcPr>
            <w:tcW w:w="0" w:type="auto"/>
          </w:tcPr>
          <w:p w14:paraId="6943D400" w14:textId="77E48A41" w:rsidR="00EE4BDC" w:rsidRPr="00850E02" w:rsidRDefault="00EE4BDC" w:rsidP="00EE4BDC">
            <w:r w:rsidRPr="001076B1">
              <w:lastRenderedPageBreak/>
              <w:t>El pedido programado se activa a tiempo y se vuelve visible para los repartidores.</w:t>
            </w:r>
          </w:p>
        </w:tc>
        <w:tc>
          <w:tcPr>
            <w:tcW w:w="0" w:type="auto"/>
          </w:tcPr>
          <w:p w14:paraId="6A290579" w14:textId="1598DC12" w:rsidR="00EE4BDC" w:rsidRPr="00850E02" w:rsidRDefault="00EE4BDC" w:rsidP="00EE4BDC">
            <w:r w:rsidRPr="001076B1">
              <w:t>El pedido permanece en estado "Pendiente programado" y no es visible hasta su activación.</w:t>
            </w:r>
          </w:p>
        </w:tc>
        <w:tc>
          <w:tcPr>
            <w:tcW w:w="0" w:type="auto"/>
          </w:tcPr>
          <w:p w14:paraId="42C3EE5D" w14:textId="243F6D24" w:rsidR="00EE4BDC" w:rsidRPr="00850E02" w:rsidRDefault="00EE4BDC" w:rsidP="00EE4BDC">
            <w:r w:rsidRPr="001076B1">
              <w:t>RF-011</w:t>
            </w:r>
          </w:p>
        </w:tc>
      </w:tr>
      <w:tr w:rsidR="009C5027" w:rsidRPr="00686C0C" w14:paraId="4D5062EF" w14:textId="77777777" w:rsidTr="009871B2">
        <w:trPr>
          <w:trHeight w:val="20"/>
        </w:trPr>
        <w:tc>
          <w:tcPr>
            <w:tcW w:w="602" w:type="dxa"/>
          </w:tcPr>
          <w:p w14:paraId="3063C9D0" w14:textId="7ED0613F" w:rsidR="009C5027" w:rsidRPr="00686C0C" w:rsidRDefault="009C5027" w:rsidP="009C5027">
            <w:pPr>
              <w:rPr>
                <w:rFonts w:cs="Times New Roman"/>
                <w:color w:val="000000"/>
              </w:rPr>
            </w:pPr>
            <w:r w:rsidRPr="00686C0C">
              <w:rPr>
                <w:rFonts w:cs="Times New Roman"/>
                <w:color w:val="000000"/>
              </w:rPr>
              <w:t>RN-0</w:t>
            </w:r>
            <w:r>
              <w:rPr>
                <w:rFonts w:cs="Times New Roman"/>
                <w:color w:val="000000"/>
              </w:rPr>
              <w:t>28</w:t>
            </w:r>
          </w:p>
        </w:tc>
        <w:tc>
          <w:tcPr>
            <w:tcW w:w="1521" w:type="dxa"/>
          </w:tcPr>
          <w:p w14:paraId="7F420EBE" w14:textId="59F03285" w:rsidR="009C5027" w:rsidRPr="00850E02" w:rsidRDefault="009C5027" w:rsidP="009C5027">
            <w:r w:rsidRPr="00E27689">
              <w:t>Validación de precio máximo</w:t>
            </w:r>
          </w:p>
        </w:tc>
        <w:tc>
          <w:tcPr>
            <w:tcW w:w="0" w:type="auto"/>
          </w:tcPr>
          <w:p w14:paraId="243C9B97" w14:textId="2BC6B17C" w:rsidR="009C5027" w:rsidRPr="00850E02" w:rsidRDefault="009C5027" w:rsidP="009C5027">
            <w:r w:rsidRPr="00E27689">
              <w:t>En pedidos de modalidad abierta, solo pueden aceptar el pedido los repartidores cuyo negocio venda</w:t>
            </w:r>
            <w:r w:rsidR="00992467">
              <w:t>n</w:t>
            </w:r>
            <w:r w:rsidRPr="00E27689">
              <w:t xml:space="preserve"> </w:t>
            </w:r>
            <w:r w:rsidR="00992467" w:rsidRPr="00992467">
              <w:t>todas las marcas solicitadas</w:t>
            </w:r>
            <w:r w:rsidRPr="00E27689">
              <w:t xml:space="preserve"> a un precio menor o igual al precio máximo definido por el cliente.</w:t>
            </w:r>
          </w:p>
        </w:tc>
        <w:tc>
          <w:tcPr>
            <w:tcW w:w="0" w:type="auto"/>
          </w:tcPr>
          <w:p w14:paraId="4429C067" w14:textId="5D0C7538" w:rsidR="009C5027" w:rsidRPr="00850E02" w:rsidRDefault="009C5027" w:rsidP="009C5027">
            <w:r w:rsidRPr="00E27689">
              <w:t>El pedido se asigna a un negocio que cumple el precio máximo</w:t>
            </w:r>
            <w:r w:rsidR="00FB0D10">
              <w:t xml:space="preserve"> </w:t>
            </w:r>
            <w:r w:rsidR="00FB0D10" w:rsidRPr="00FB0D10">
              <w:t>en todas las marcas solicitadas</w:t>
            </w:r>
            <w:r w:rsidRPr="00E27689">
              <w:t>.</w:t>
            </w:r>
          </w:p>
        </w:tc>
        <w:tc>
          <w:tcPr>
            <w:tcW w:w="0" w:type="auto"/>
          </w:tcPr>
          <w:p w14:paraId="10C71360" w14:textId="692CCC68" w:rsidR="009C5027" w:rsidRPr="00850E02" w:rsidRDefault="009C5027" w:rsidP="009C5027">
            <w:r w:rsidRPr="00E27689">
              <w:t>El pedido permanece disponible o expira si ningún negocio cumple la condición.</w:t>
            </w:r>
          </w:p>
        </w:tc>
        <w:tc>
          <w:tcPr>
            <w:tcW w:w="0" w:type="auto"/>
          </w:tcPr>
          <w:p w14:paraId="403F0931" w14:textId="76AAB2A8" w:rsidR="009C5027" w:rsidRPr="00850E02" w:rsidRDefault="009C5027" w:rsidP="009C5027">
            <w:r w:rsidRPr="00E27689">
              <w:t>RF-019</w:t>
            </w:r>
          </w:p>
        </w:tc>
      </w:tr>
      <w:tr w:rsidR="006D78CE" w:rsidRPr="00686C0C" w14:paraId="6EADE931" w14:textId="77777777" w:rsidTr="009871B2">
        <w:trPr>
          <w:trHeight w:val="20"/>
        </w:trPr>
        <w:tc>
          <w:tcPr>
            <w:tcW w:w="602" w:type="dxa"/>
          </w:tcPr>
          <w:p w14:paraId="32D5AB29" w14:textId="0F2AFA9F" w:rsidR="006D78CE" w:rsidRPr="00686C0C" w:rsidRDefault="006D78CE" w:rsidP="006D78CE">
            <w:pPr>
              <w:rPr>
                <w:rFonts w:cs="Times New Roman"/>
                <w:color w:val="000000"/>
              </w:rPr>
            </w:pPr>
            <w:r w:rsidRPr="00686C0C">
              <w:rPr>
                <w:rFonts w:cs="Times New Roman"/>
                <w:color w:val="000000"/>
              </w:rPr>
              <w:t>RN-0</w:t>
            </w:r>
            <w:r>
              <w:rPr>
                <w:rFonts w:cs="Times New Roman"/>
                <w:color w:val="000000"/>
              </w:rPr>
              <w:t>29</w:t>
            </w:r>
          </w:p>
        </w:tc>
        <w:tc>
          <w:tcPr>
            <w:tcW w:w="1521" w:type="dxa"/>
          </w:tcPr>
          <w:p w14:paraId="4A140BD3" w14:textId="484392A4" w:rsidR="006D78CE" w:rsidRPr="00850E02" w:rsidRDefault="006D78CE" w:rsidP="006D78CE">
            <w:r w:rsidRPr="00EE3052">
              <w:t>Conexión obligatoria para mapa</w:t>
            </w:r>
          </w:p>
        </w:tc>
        <w:tc>
          <w:tcPr>
            <w:tcW w:w="0" w:type="auto"/>
          </w:tcPr>
          <w:p w14:paraId="7E1685E0" w14:textId="635D7791" w:rsidR="006D78CE" w:rsidRPr="00850E02" w:rsidRDefault="006D78CE" w:rsidP="006D78CE">
            <w:r w:rsidRPr="00EE3052">
              <w:t>El renderizado del mapa interactivo y el cálculo de rutas requieren conexión activa a internet. Sin conexión, el sistema muestra el último estado conocido en modo de solo lectura.</w:t>
            </w:r>
          </w:p>
        </w:tc>
        <w:tc>
          <w:tcPr>
            <w:tcW w:w="0" w:type="auto"/>
          </w:tcPr>
          <w:p w14:paraId="411AD59D" w14:textId="3FD0522B" w:rsidR="006D78CE" w:rsidRPr="00850E02" w:rsidRDefault="006D78CE" w:rsidP="006D78CE">
            <w:r w:rsidRPr="00EE3052">
              <w:t>El mapa se renderiza correctamente.</w:t>
            </w:r>
          </w:p>
        </w:tc>
        <w:tc>
          <w:tcPr>
            <w:tcW w:w="0" w:type="auto"/>
          </w:tcPr>
          <w:p w14:paraId="3D81CFF6" w14:textId="67C322AA" w:rsidR="006D78CE" w:rsidRPr="00850E02" w:rsidRDefault="006D78CE" w:rsidP="006D78CE">
            <w:r w:rsidRPr="00EE3052">
              <w:t>El sistema muestra el aviso "Sin conexión" y deshabilita las funciones que dependen del mapa.</w:t>
            </w:r>
          </w:p>
        </w:tc>
        <w:tc>
          <w:tcPr>
            <w:tcW w:w="0" w:type="auto"/>
          </w:tcPr>
          <w:p w14:paraId="3813E7BC" w14:textId="4415C918" w:rsidR="006D78CE" w:rsidRPr="00850E02" w:rsidRDefault="006D78CE" w:rsidP="006D78CE">
            <w:r w:rsidRPr="00EE3052">
              <w:t>RF-007, RNF-010</w:t>
            </w:r>
          </w:p>
        </w:tc>
      </w:tr>
      <w:tr w:rsidR="00E424DE" w:rsidRPr="00686C0C" w14:paraId="561016AD" w14:textId="77777777" w:rsidTr="009871B2">
        <w:trPr>
          <w:trHeight w:val="20"/>
        </w:trPr>
        <w:tc>
          <w:tcPr>
            <w:tcW w:w="602" w:type="dxa"/>
          </w:tcPr>
          <w:p w14:paraId="45681B45" w14:textId="3C6F15B0" w:rsidR="00E424DE" w:rsidRPr="00686C0C" w:rsidRDefault="006D78CE" w:rsidP="00E424DE">
            <w:pPr>
              <w:rPr>
                <w:rFonts w:cs="Times New Roman"/>
                <w:color w:val="000000"/>
              </w:rPr>
            </w:pPr>
            <w:r w:rsidRPr="00686C0C">
              <w:rPr>
                <w:rFonts w:cs="Times New Roman"/>
                <w:color w:val="000000"/>
              </w:rPr>
              <w:t>RN-0</w:t>
            </w:r>
            <w:r>
              <w:rPr>
                <w:rFonts w:cs="Times New Roman"/>
                <w:color w:val="000000"/>
              </w:rPr>
              <w:t>30</w:t>
            </w:r>
          </w:p>
        </w:tc>
        <w:tc>
          <w:tcPr>
            <w:tcW w:w="1521" w:type="dxa"/>
          </w:tcPr>
          <w:p w14:paraId="45EAEE5F" w14:textId="4DB22814" w:rsidR="00E424DE" w:rsidRPr="00850E02" w:rsidRDefault="00E424DE" w:rsidP="00E424DE">
            <w:r w:rsidRPr="0095373B">
              <w:rPr>
                <w:rFonts w:cs="Times New Roman"/>
              </w:rPr>
              <w:t>Caducidad de garrafones</w:t>
            </w:r>
          </w:p>
        </w:tc>
        <w:tc>
          <w:tcPr>
            <w:tcW w:w="0" w:type="auto"/>
          </w:tcPr>
          <w:p w14:paraId="60C79737" w14:textId="46B8557E" w:rsidR="00E424DE" w:rsidRPr="00850E02" w:rsidRDefault="00E424DE" w:rsidP="00E424DE">
            <w:r w:rsidRPr="003C232E">
              <w:rPr>
                <w:rFonts w:cs="Times New Roman"/>
              </w:rPr>
              <w:t>El sistema no permitirá que un repartidor registre o entregue garrafones cuya fecha de caducidad haya vencido o esté a menos de 7 días de vencer</w:t>
            </w:r>
          </w:p>
        </w:tc>
        <w:tc>
          <w:tcPr>
            <w:tcW w:w="0" w:type="auto"/>
          </w:tcPr>
          <w:p w14:paraId="6400F79D" w14:textId="28B48E87" w:rsidR="00E424DE" w:rsidRPr="00850E02" w:rsidRDefault="00E424DE" w:rsidP="00E424DE">
            <w:r w:rsidRPr="00EF6E62">
              <w:rPr>
                <w:rFonts w:cs="Times New Roman"/>
              </w:rPr>
              <w:t>El garrafón queda registrado y disponible para entrega.</w:t>
            </w:r>
          </w:p>
        </w:tc>
        <w:tc>
          <w:tcPr>
            <w:tcW w:w="0" w:type="auto"/>
          </w:tcPr>
          <w:p w14:paraId="14282BB0" w14:textId="3F63542E" w:rsidR="00E424DE" w:rsidRPr="00850E02" w:rsidRDefault="00E424DE" w:rsidP="00E424DE">
            <w:r w:rsidRPr="00180D71">
              <w:rPr>
                <w:rFonts w:cs="Times New Roman"/>
              </w:rPr>
              <w:t>El sistema bloquea</w:t>
            </w:r>
            <w:r w:rsidR="006D78CE">
              <w:rPr>
                <w:rFonts w:cs="Times New Roman"/>
              </w:rPr>
              <w:t xml:space="preserve"> </w:t>
            </w:r>
            <w:r w:rsidRPr="00180D71">
              <w:rPr>
                <w:rFonts w:cs="Times New Roman"/>
              </w:rPr>
              <w:t>el registro del</w:t>
            </w:r>
            <w:r w:rsidR="006D78CE">
              <w:rPr>
                <w:rFonts w:cs="Times New Roman"/>
              </w:rPr>
              <w:t xml:space="preserve"> </w:t>
            </w:r>
            <w:r>
              <w:rPr>
                <w:rFonts w:cs="Times New Roman"/>
              </w:rPr>
              <w:t>garrafón</w:t>
            </w:r>
            <w:r w:rsidRPr="00180D71">
              <w:rPr>
                <w:rFonts w:cs="Times New Roman"/>
              </w:rPr>
              <w:t xml:space="preserve"> y muestra un mensaje de “Garrafón caducado o próximo a caducar”.</w:t>
            </w:r>
          </w:p>
        </w:tc>
        <w:tc>
          <w:tcPr>
            <w:tcW w:w="0" w:type="auto"/>
          </w:tcPr>
          <w:p w14:paraId="6420B6C2" w14:textId="11B0A9B4" w:rsidR="00E424DE" w:rsidRPr="00850E02" w:rsidRDefault="00E424DE" w:rsidP="00E424DE">
            <w:r w:rsidRPr="001F04E3">
              <w:t>RF-0</w:t>
            </w:r>
            <w:r>
              <w:t>17</w:t>
            </w:r>
          </w:p>
        </w:tc>
      </w:tr>
      <w:tr w:rsidR="00AA0400" w:rsidRPr="00686C0C" w14:paraId="683DEC8A" w14:textId="77777777" w:rsidTr="009871B2">
        <w:trPr>
          <w:trHeight w:val="20"/>
        </w:trPr>
        <w:tc>
          <w:tcPr>
            <w:tcW w:w="602" w:type="dxa"/>
          </w:tcPr>
          <w:p w14:paraId="64BE5A30" w14:textId="3CEA1D07" w:rsidR="00AA0400" w:rsidRPr="00686C0C" w:rsidRDefault="00257C1A">
            <w:pPr>
              <w:rPr>
                <w:rFonts w:cs="Times New Roman"/>
                <w:color w:val="000000"/>
              </w:rPr>
            </w:pPr>
            <w:r w:rsidRPr="00686C0C">
              <w:rPr>
                <w:rFonts w:cs="Times New Roman"/>
                <w:color w:val="000000"/>
              </w:rPr>
              <w:t>RN-0</w:t>
            </w:r>
            <w:r>
              <w:rPr>
                <w:rFonts w:cs="Times New Roman"/>
                <w:color w:val="000000"/>
              </w:rPr>
              <w:t>31</w:t>
            </w:r>
          </w:p>
        </w:tc>
        <w:tc>
          <w:tcPr>
            <w:tcW w:w="1521" w:type="dxa"/>
          </w:tcPr>
          <w:p w14:paraId="7596C0CC" w14:textId="1C9030A3" w:rsidR="00AA0400" w:rsidRPr="0095373B" w:rsidRDefault="00CF2F08">
            <w:pPr>
              <w:rPr>
                <w:rFonts w:cs="Times New Roman"/>
              </w:rPr>
            </w:pPr>
            <w:r w:rsidRPr="00CF2F08">
              <w:rPr>
                <w:rFonts w:cs="Times New Roman"/>
              </w:rPr>
              <w:t>Venta de envase</w:t>
            </w:r>
          </w:p>
        </w:tc>
        <w:tc>
          <w:tcPr>
            <w:tcW w:w="0" w:type="auto"/>
          </w:tcPr>
          <w:p w14:paraId="336F3863" w14:textId="252A2F6F" w:rsidR="00AA0400" w:rsidRPr="003C232E" w:rsidRDefault="0062395B">
            <w:pPr>
              <w:rPr>
                <w:rFonts w:cs="Times New Roman"/>
              </w:rPr>
            </w:pPr>
            <w:r w:rsidRPr="0062395B">
              <w:rPr>
                <w:rFonts w:cs="Times New Roman"/>
              </w:rPr>
              <w:t xml:space="preserve">El cliente, al </w:t>
            </w:r>
            <w:r>
              <w:rPr>
                <w:rFonts w:cs="Times New Roman"/>
              </w:rPr>
              <w:t>solicitar</w:t>
            </w:r>
            <w:r w:rsidRPr="0062395B">
              <w:rPr>
                <w:rFonts w:cs="Times New Roman"/>
              </w:rPr>
              <w:t xml:space="preserve"> un pedido, debe declarar para cada línea de garrafones si aporta envase propio. Si aporta envase propio, paga únicamente el precio del agua del producto. Si no aporta envase paga el precio del agua más el precio del envase configurado por el negocio para esa marca.</w:t>
            </w:r>
          </w:p>
        </w:tc>
        <w:tc>
          <w:tcPr>
            <w:tcW w:w="0" w:type="auto"/>
          </w:tcPr>
          <w:p w14:paraId="4CD3058E" w14:textId="2EFC5C86" w:rsidR="00AF771F" w:rsidRPr="00AF771F" w:rsidRDefault="00AF771F" w:rsidP="00AF771F">
            <w:pPr>
              <w:rPr>
                <w:rFonts w:cs="Times New Roman"/>
              </w:rPr>
            </w:pPr>
            <w:r w:rsidRPr="00AF771F">
              <w:rPr>
                <w:rFonts w:cs="Times New Roman"/>
              </w:rPr>
              <w:t>El total cobrado se calcula como la suma</w:t>
            </w:r>
            <w:r>
              <w:rPr>
                <w:rFonts w:cs="Times New Roman"/>
              </w:rPr>
              <w:t xml:space="preserve"> </w:t>
            </w:r>
            <w:r w:rsidRPr="00AF771F">
              <w:rPr>
                <w:rFonts w:cs="Times New Roman"/>
              </w:rPr>
              <w:t xml:space="preserve">de cantidad </w:t>
            </w:r>
            <w:r w:rsidR="00271C0A">
              <w:rPr>
                <w:rFonts w:cs="Times New Roman"/>
              </w:rPr>
              <w:t>x</w:t>
            </w:r>
            <w:r w:rsidRPr="00AF771F">
              <w:rPr>
                <w:rFonts w:cs="Times New Roman"/>
              </w:rPr>
              <w:t xml:space="preserve"> (precio</w:t>
            </w:r>
            <w:r w:rsidR="00271C0A">
              <w:rPr>
                <w:rFonts w:cs="Times New Roman"/>
              </w:rPr>
              <w:t xml:space="preserve"> del agua</w:t>
            </w:r>
            <w:r w:rsidRPr="00AF771F">
              <w:rPr>
                <w:rFonts w:cs="Times New Roman"/>
              </w:rPr>
              <w:t xml:space="preserve"> + precio</w:t>
            </w:r>
            <w:r w:rsidR="00271C0A">
              <w:rPr>
                <w:rFonts w:cs="Times New Roman"/>
              </w:rPr>
              <w:t xml:space="preserve"> del </w:t>
            </w:r>
            <w:r w:rsidRPr="00AF771F">
              <w:rPr>
                <w:rFonts w:cs="Times New Roman"/>
              </w:rPr>
              <w:t>envase si aplica).</w:t>
            </w:r>
          </w:p>
        </w:tc>
        <w:tc>
          <w:tcPr>
            <w:tcW w:w="0" w:type="auto"/>
          </w:tcPr>
          <w:p w14:paraId="5688FF63" w14:textId="11B474BF" w:rsidR="00AA0400" w:rsidRPr="00180D71" w:rsidRDefault="008932EB">
            <w:pPr>
              <w:rPr>
                <w:rFonts w:cs="Times New Roman"/>
              </w:rPr>
            </w:pPr>
            <w:r w:rsidRPr="008932EB">
              <w:rPr>
                <w:rFonts w:cs="Times New Roman"/>
              </w:rPr>
              <w:t xml:space="preserve">El sistema rechaza la línea si </w:t>
            </w:r>
            <w:r>
              <w:rPr>
                <w:rFonts w:cs="Times New Roman"/>
              </w:rPr>
              <w:t>no tiene en</w:t>
            </w:r>
            <w:r w:rsidR="00673216">
              <w:rPr>
                <w:rFonts w:cs="Times New Roman"/>
              </w:rPr>
              <w:t xml:space="preserve">vase, </w:t>
            </w:r>
            <w:r w:rsidRPr="008932EB">
              <w:rPr>
                <w:rFonts w:cs="Times New Roman"/>
              </w:rPr>
              <w:t>sin haber capturado el precio del envase vigente del negocio.</w:t>
            </w:r>
          </w:p>
        </w:tc>
        <w:tc>
          <w:tcPr>
            <w:tcW w:w="0" w:type="auto"/>
          </w:tcPr>
          <w:p w14:paraId="60BA5AE5" w14:textId="53382D2B" w:rsidR="00AA0400" w:rsidRPr="001F04E3" w:rsidRDefault="00A27F63">
            <w:r w:rsidRPr="00A27F63">
              <w:t>RF-001, RF-024</w:t>
            </w:r>
          </w:p>
        </w:tc>
      </w:tr>
      <w:tr w:rsidR="00AA0400" w:rsidRPr="00686C0C" w14:paraId="0C9DC95A" w14:textId="77777777" w:rsidTr="009871B2">
        <w:trPr>
          <w:trHeight w:val="20"/>
        </w:trPr>
        <w:tc>
          <w:tcPr>
            <w:tcW w:w="602" w:type="dxa"/>
          </w:tcPr>
          <w:p w14:paraId="2C0AE5F2" w14:textId="64DA03D6" w:rsidR="00AA0400" w:rsidRPr="00686C0C" w:rsidRDefault="00257C1A">
            <w:pPr>
              <w:rPr>
                <w:rFonts w:cs="Times New Roman"/>
                <w:color w:val="000000"/>
              </w:rPr>
            </w:pPr>
            <w:r w:rsidRPr="00686C0C">
              <w:rPr>
                <w:rFonts w:cs="Times New Roman"/>
                <w:color w:val="000000"/>
              </w:rPr>
              <w:lastRenderedPageBreak/>
              <w:t>RN-0</w:t>
            </w:r>
            <w:r>
              <w:rPr>
                <w:rFonts w:cs="Times New Roman"/>
                <w:color w:val="000000"/>
              </w:rPr>
              <w:t>3</w:t>
            </w:r>
            <w:r w:rsidR="00130FC8">
              <w:rPr>
                <w:rFonts w:cs="Times New Roman"/>
                <w:color w:val="000000"/>
              </w:rPr>
              <w:t>2</w:t>
            </w:r>
          </w:p>
        </w:tc>
        <w:tc>
          <w:tcPr>
            <w:tcW w:w="1521" w:type="dxa"/>
          </w:tcPr>
          <w:p w14:paraId="39242EFC" w14:textId="4A8BD4E0" w:rsidR="00AA0400" w:rsidRPr="0095373B" w:rsidRDefault="00E133A1">
            <w:pPr>
              <w:rPr>
                <w:rFonts w:cs="Times New Roman"/>
              </w:rPr>
            </w:pPr>
            <w:r w:rsidRPr="00E133A1">
              <w:rPr>
                <w:rFonts w:cs="Times New Roman"/>
              </w:rPr>
              <w:t>Ajuste en sitio por envase dañado</w:t>
            </w:r>
          </w:p>
        </w:tc>
        <w:tc>
          <w:tcPr>
            <w:tcW w:w="0" w:type="auto"/>
          </w:tcPr>
          <w:p w14:paraId="3C2B4A9F" w14:textId="060FDA9D" w:rsidR="00AA0400" w:rsidRPr="003C232E" w:rsidRDefault="009D60B5">
            <w:pPr>
              <w:rPr>
                <w:rFonts w:cs="Times New Roman"/>
              </w:rPr>
            </w:pPr>
            <w:r w:rsidRPr="009D60B5">
              <w:rPr>
                <w:rFonts w:cs="Times New Roman"/>
              </w:rPr>
              <w:t xml:space="preserve">Si al llegar al domicilio del cliente, el repartidor identifica que uno o más envases que el cliente declaró </w:t>
            </w:r>
            <w:r w:rsidR="0010598A">
              <w:rPr>
                <w:rFonts w:cs="Times New Roman"/>
              </w:rPr>
              <w:t>e</w:t>
            </w:r>
            <w:r w:rsidR="00EF2C0E">
              <w:rPr>
                <w:rFonts w:cs="Times New Roman"/>
              </w:rPr>
              <w:t>ntregar</w:t>
            </w:r>
            <w:r w:rsidRPr="009D60B5">
              <w:rPr>
                <w:rFonts w:cs="Times New Roman"/>
              </w:rPr>
              <w:t xml:space="preserve"> se encuentran en mal estado o no están disponibles, puede ajustar el pedido sin necesidad de cancelarlo por completo. El repartidor cuenta con dos opciones por cada garrafón con problema: (a) reducir la cantidad realmente entregada en la línea original, lo que descuenta ese garrafón del cobro; o (b) si el cliente acepta pagar el envase nuevo, crear una línea adicional marcada como agregada en sitio</w:t>
            </w:r>
            <w:r w:rsidR="00E211E0">
              <w:rPr>
                <w:rFonts w:cs="Times New Roman"/>
              </w:rPr>
              <w:t xml:space="preserve"> que no cuenta con el envase</w:t>
            </w:r>
            <w:r w:rsidRPr="009D60B5">
              <w:rPr>
                <w:rFonts w:cs="Times New Roman"/>
              </w:rPr>
              <w:t>, cobrando precio del agua más precio del envase.</w:t>
            </w:r>
          </w:p>
        </w:tc>
        <w:tc>
          <w:tcPr>
            <w:tcW w:w="0" w:type="auto"/>
          </w:tcPr>
          <w:p w14:paraId="63DA7DC4" w14:textId="242E62E3" w:rsidR="00AA0400" w:rsidRPr="00EF6E62" w:rsidRDefault="005B239A">
            <w:pPr>
              <w:rPr>
                <w:rFonts w:cs="Times New Roman"/>
              </w:rPr>
            </w:pPr>
            <w:r w:rsidRPr="005B239A">
              <w:rPr>
                <w:rFonts w:cs="Times New Roman"/>
              </w:rPr>
              <w:t>El cliente recibe únicamente los garrafones que efectivamente paga, y el total final del pedido se ajusta para reflejar la realidad de la entrega.</w:t>
            </w:r>
          </w:p>
        </w:tc>
        <w:tc>
          <w:tcPr>
            <w:tcW w:w="0" w:type="auto"/>
          </w:tcPr>
          <w:p w14:paraId="5017B765" w14:textId="57A8EFF5" w:rsidR="00AA0400" w:rsidRPr="00180D71" w:rsidRDefault="003C4409">
            <w:pPr>
              <w:rPr>
                <w:rFonts w:cs="Times New Roman"/>
              </w:rPr>
            </w:pPr>
            <w:r w:rsidRPr="003C4409">
              <w:rPr>
                <w:rFonts w:cs="Times New Roman"/>
              </w:rPr>
              <w:t>El sistema bloquea las cantidades inválidas: una cantidad</w:t>
            </w:r>
            <w:r>
              <w:rPr>
                <w:rFonts w:cs="Times New Roman"/>
              </w:rPr>
              <w:t xml:space="preserve"> </w:t>
            </w:r>
            <w:r w:rsidRPr="003C4409">
              <w:rPr>
                <w:rFonts w:cs="Times New Roman"/>
              </w:rPr>
              <w:t>entregada mayor que</w:t>
            </w:r>
            <w:r>
              <w:rPr>
                <w:rFonts w:cs="Times New Roman"/>
              </w:rPr>
              <w:t xml:space="preserve"> la</w:t>
            </w:r>
            <w:r w:rsidRPr="003C4409">
              <w:rPr>
                <w:rFonts w:cs="Times New Roman"/>
              </w:rPr>
              <w:t xml:space="preserve"> cantidad</w:t>
            </w:r>
            <w:r>
              <w:rPr>
                <w:rFonts w:cs="Times New Roman"/>
              </w:rPr>
              <w:t xml:space="preserve"> </w:t>
            </w:r>
            <w:r w:rsidRPr="003C4409">
              <w:rPr>
                <w:rFonts w:cs="Times New Roman"/>
              </w:rPr>
              <w:t>solicitada en líneas no agregadas en sitio, o una línea agregada en sitio con cantidad</w:t>
            </w:r>
            <w:r>
              <w:rPr>
                <w:rFonts w:cs="Times New Roman"/>
              </w:rPr>
              <w:t xml:space="preserve"> </w:t>
            </w:r>
            <w:r w:rsidRPr="003C4409">
              <w:rPr>
                <w:rFonts w:cs="Times New Roman"/>
              </w:rPr>
              <w:t>solicitada distinta de cero.</w:t>
            </w:r>
          </w:p>
        </w:tc>
        <w:tc>
          <w:tcPr>
            <w:tcW w:w="0" w:type="auto"/>
          </w:tcPr>
          <w:p w14:paraId="38E38CD0" w14:textId="3CE51F50" w:rsidR="00AA0400" w:rsidRPr="001F04E3" w:rsidRDefault="00684137">
            <w:r w:rsidRPr="00684137">
              <w:t>RF-01</w:t>
            </w:r>
            <w:r>
              <w:t>4</w:t>
            </w:r>
          </w:p>
        </w:tc>
      </w:tr>
      <w:tr w:rsidR="00AA0400" w:rsidRPr="00686C0C" w14:paraId="5FBA4907" w14:textId="77777777" w:rsidTr="009871B2">
        <w:trPr>
          <w:trHeight w:val="20"/>
        </w:trPr>
        <w:tc>
          <w:tcPr>
            <w:tcW w:w="602" w:type="dxa"/>
          </w:tcPr>
          <w:p w14:paraId="3A061457" w14:textId="76CF67B6" w:rsidR="00AA0400" w:rsidRPr="00686C0C" w:rsidRDefault="001744A0" w:rsidP="00E424DE">
            <w:pPr>
              <w:rPr>
                <w:rFonts w:cs="Times New Roman"/>
                <w:color w:val="000000"/>
              </w:rPr>
            </w:pPr>
            <w:r w:rsidRPr="001744A0">
              <w:rPr>
                <w:rFonts w:cs="Times New Roman"/>
                <w:color w:val="000000"/>
              </w:rPr>
              <w:t>RN-03</w:t>
            </w:r>
            <w:r w:rsidR="009871B2">
              <w:rPr>
                <w:rFonts w:cs="Times New Roman"/>
                <w:color w:val="000000"/>
              </w:rPr>
              <w:t>3</w:t>
            </w:r>
          </w:p>
        </w:tc>
        <w:tc>
          <w:tcPr>
            <w:tcW w:w="1521" w:type="dxa"/>
          </w:tcPr>
          <w:p w14:paraId="16472174" w14:textId="051543E0" w:rsidR="00AA0400" w:rsidRPr="0095373B" w:rsidRDefault="00325D17" w:rsidP="00E424DE">
            <w:pPr>
              <w:rPr>
                <w:rFonts w:cs="Times New Roman"/>
              </w:rPr>
            </w:pPr>
            <w:r w:rsidRPr="00325D17">
              <w:rPr>
                <w:rFonts w:cs="Times New Roman"/>
              </w:rPr>
              <w:t>Cálculo de total final</w:t>
            </w:r>
          </w:p>
        </w:tc>
        <w:tc>
          <w:tcPr>
            <w:tcW w:w="0" w:type="auto"/>
          </w:tcPr>
          <w:p w14:paraId="41DB1C6F" w14:textId="6EC83809" w:rsidR="00AA0400" w:rsidRPr="003C232E" w:rsidRDefault="0045676C" w:rsidP="00E424DE">
            <w:pPr>
              <w:rPr>
                <w:rFonts w:cs="Times New Roman"/>
              </w:rPr>
            </w:pPr>
            <w:r w:rsidRPr="0045676C">
              <w:rPr>
                <w:rFonts w:cs="Times New Roman"/>
              </w:rPr>
              <w:t xml:space="preserve">El total a pagar mostrado al cliente al crear el pedido es estimado y se basa en </w:t>
            </w:r>
            <w:r>
              <w:rPr>
                <w:rFonts w:cs="Times New Roman"/>
              </w:rPr>
              <w:t>la cantidad solicitada</w:t>
            </w:r>
            <w:r w:rsidRPr="0045676C">
              <w:rPr>
                <w:rFonts w:cs="Times New Roman"/>
              </w:rPr>
              <w:t xml:space="preserve"> y la declaración inicial de envase de cada línea. El total definitivo se calcula al cerrar el pedido (cuando pasa a estado "entregado" o "</w:t>
            </w:r>
            <w:proofErr w:type="spellStart"/>
            <w:r w:rsidRPr="0045676C">
              <w:rPr>
                <w:rFonts w:cs="Times New Roman"/>
              </w:rPr>
              <w:t>no_entregado</w:t>
            </w:r>
            <w:proofErr w:type="spellEnd"/>
            <w:r w:rsidRPr="0045676C">
              <w:rPr>
                <w:rFonts w:cs="Times New Roman"/>
              </w:rPr>
              <w:t xml:space="preserve">") sumando, sobre todas las líneas del pedido Este total definitivo es </w:t>
            </w:r>
            <w:r w:rsidRPr="0045676C">
              <w:rPr>
                <w:rFonts w:cs="Times New Roman"/>
              </w:rPr>
              <w:lastRenderedPageBreak/>
              <w:t>el que se cobra al cliente y se preserva como registro histórico.</w:t>
            </w:r>
          </w:p>
        </w:tc>
        <w:tc>
          <w:tcPr>
            <w:tcW w:w="0" w:type="auto"/>
          </w:tcPr>
          <w:p w14:paraId="0DDE9822" w14:textId="455B1FB0" w:rsidR="00AA0400" w:rsidRPr="00EF6E62" w:rsidRDefault="001A79D0" w:rsidP="00E424DE">
            <w:pPr>
              <w:rPr>
                <w:rFonts w:cs="Times New Roman"/>
              </w:rPr>
            </w:pPr>
            <w:r w:rsidRPr="001A79D0">
              <w:rPr>
                <w:rFonts w:cs="Times New Roman"/>
              </w:rPr>
              <w:lastRenderedPageBreak/>
              <w:t>El cobro al cliente refleja exactamente la cantidad de garrafones entregados y los envases que se vendieron.</w:t>
            </w:r>
          </w:p>
        </w:tc>
        <w:tc>
          <w:tcPr>
            <w:tcW w:w="0" w:type="auto"/>
          </w:tcPr>
          <w:p w14:paraId="2F7F009B" w14:textId="480C4D26" w:rsidR="00AA0400" w:rsidRPr="00180D71" w:rsidRDefault="005D56D1" w:rsidP="00E424DE">
            <w:pPr>
              <w:rPr>
                <w:rFonts w:cs="Times New Roman"/>
              </w:rPr>
            </w:pPr>
            <w:r w:rsidRPr="005D56D1">
              <w:rPr>
                <w:rFonts w:cs="Times New Roman"/>
              </w:rPr>
              <w:t>El sistema rechaza el cierre del pedid</w:t>
            </w:r>
            <w:r>
              <w:rPr>
                <w:rFonts w:cs="Times New Roman"/>
              </w:rPr>
              <w:t>o.</w:t>
            </w:r>
          </w:p>
        </w:tc>
        <w:tc>
          <w:tcPr>
            <w:tcW w:w="0" w:type="auto"/>
          </w:tcPr>
          <w:p w14:paraId="36471340" w14:textId="1076826C" w:rsidR="00AA0400" w:rsidRPr="001F04E3" w:rsidRDefault="00D64493" w:rsidP="00E424DE">
            <w:r w:rsidRPr="00D64493">
              <w:t>RF-014</w:t>
            </w:r>
          </w:p>
        </w:tc>
      </w:tr>
    </w:tbl>
    <w:p w14:paraId="4C6F7BD6" w14:textId="77777777" w:rsidR="00FA6871" w:rsidRDefault="00FA6871" w:rsidP="00FA6871"/>
    <w:p w14:paraId="2A0E4575" w14:textId="77777777" w:rsidR="0050016D" w:rsidRDefault="0050016D" w:rsidP="0050016D">
      <w:pPr>
        <w:pStyle w:val="Ttulo2"/>
      </w:pPr>
      <w:bookmarkStart w:id="99" w:name="_Toc229993941"/>
      <w:r>
        <w:t>4.4 Análisis de tecnologías</w:t>
      </w:r>
      <w:bookmarkEnd w:id="99"/>
    </w:p>
    <w:p w14:paraId="008B6E8D" w14:textId="5F7882FF" w:rsidR="0050016D" w:rsidRDefault="0050016D" w:rsidP="0050016D">
      <w:r>
        <w:t xml:space="preserve">El análisis realizado se enfoca en las diferentes herramientas posibles a utilizar </w:t>
      </w:r>
      <w:r w:rsidRPr="00D63E5D">
        <w:t xml:space="preserve">en el desarrollo de la aplicación </w:t>
      </w:r>
      <w:r>
        <w:t>móvil</w:t>
      </w:r>
      <w:r w:rsidRPr="00D63E5D">
        <w:t>. Por este motivo se elaboraron tablas comparativas en cada una de las áreas colocando distintas tecnologías. Tras este análisis, se se</w:t>
      </w:r>
      <w:r w:rsidR="00D8277B">
        <w:t>le</w:t>
      </w:r>
      <w:r w:rsidRPr="00D63E5D">
        <w:t xml:space="preserve">ccionará la tecnología más adecuada para el desarrollo de la aplicación </w:t>
      </w:r>
      <w:r>
        <w:t>móvil</w:t>
      </w:r>
      <w:r w:rsidRPr="00D63E5D">
        <w:t>.</w:t>
      </w:r>
    </w:p>
    <w:p w14:paraId="001CD0EC" w14:textId="63E9F536" w:rsidR="0050016D" w:rsidRDefault="0050016D" w:rsidP="0050016D">
      <w:pPr>
        <w:pStyle w:val="Ttulo3"/>
      </w:pPr>
      <w:bookmarkStart w:id="100" w:name="_Toc229993942"/>
      <w:r>
        <w:t>4.4.1 Tecnologías para el Front</w:t>
      </w:r>
      <w:r w:rsidR="00E00A25">
        <w:t>-</w:t>
      </w:r>
      <w:r>
        <w:t>End</w:t>
      </w:r>
      <w:bookmarkEnd w:id="100"/>
    </w:p>
    <w:p w14:paraId="12BDF68D" w14:textId="735E187F" w:rsidR="00B266AC" w:rsidRDefault="000A7869" w:rsidP="006546A0">
      <w:r>
        <w:t>E</w:t>
      </w:r>
      <w:r w:rsidR="00380EC3">
        <w:t xml:space="preserve">n el desarrollo web, se define al </w:t>
      </w:r>
      <w:proofErr w:type="spellStart"/>
      <w:r w:rsidR="00380EC3">
        <w:t>front</w:t>
      </w:r>
      <w:proofErr w:type="spellEnd"/>
      <w:r w:rsidR="00E00A25">
        <w:t>-e</w:t>
      </w:r>
      <w:r w:rsidR="00380EC3">
        <w:t xml:space="preserve">nd como </w:t>
      </w:r>
      <w:r w:rsidR="00B266AC" w:rsidRPr="00380EC3">
        <w:t>aquellas</w:t>
      </w:r>
      <w:r w:rsidR="00380EC3" w:rsidRPr="00380EC3">
        <w:t xml:space="preserve"> tecnologías que corren del lado del cliente, </w:t>
      </w:r>
      <w:r w:rsidR="00AD21A5">
        <w:t xml:space="preserve">del </w:t>
      </w:r>
      <w:r w:rsidR="00380EC3" w:rsidRPr="00380EC3">
        <w:t xml:space="preserve">lado del navegador web, generalizándose </w:t>
      </w:r>
      <w:r w:rsidR="00AD21A5">
        <w:t>en principalmente 3 lenguajes:</w:t>
      </w:r>
      <w:r w:rsidR="00380EC3" w:rsidRPr="00380EC3">
        <w:t xml:space="preserve"> </w:t>
      </w:r>
      <w:r w:rsidR="00AD21A5" w:rsidRPr="00380EC3">
        <w:t>HTML</w:t>
      </w:r>
      <w:r w:rsidR="00380EC3" w:rsidRPr="00380EC3">
        <w:t>, CSS y JavaScript</w:t>
      </w:r>
      <w:r w:rsidR="00AD21A5">
        <w:t xml:space="preserve">. </w:t>
      </w:r>
      <w:r w:rsidR="00E00A25">
        <w:t xml:space="preserve">Su principal función es </w:t>
      </w:r>
      <w:r w:rsidR="0054222F" w:rsidRPr="0054222F">
        <w:t>encarga</w:t>
      </w:r>
      <w:r w:rsidR="00E00A25">
        <w:t>rse</w:t>
      </w:r>
      <w:r w:rsidR="0054222F" w:rsidRPr="0054222F">
        <w:t xml:space="preserve"> de </w:t>
      </w:r>
      <w:r w:rsidR="00E00A25">
        <w:t>dar estilo a</w:t>
      </w:r>
      <w:r w:rsidR="0054222F" w:rsidRPr="0054222F">
        <w:t xml:space="preserve"> la página</w:t>
      </w:r>
      <w:r w:rsidR="003C3382">
        <w:t>, logrando</w:t>
      </w:r>
      <w:r w:rsidR="0054222F" w:rsidRPr="0054222F">
        <w:t xml:space="preserve"> </w:t>
      </w:r>
      <w:r w:rsidR="003C3382">
        <w:t>que se</w:t>
      </w:r>
      <w:r w:rsidR="0054222F" w:rsidRPr="0054222F">
        <w:t xml:space="preserve"> present</w:t>
      </w:r>
      <w:r w:rsidR="003C3382">
        <w:t>e</w:t>
      </w:r>
      <w:r w:rsidR="0054222F" w:rsidRPr="0054222F">
        <w:t xml:space="preserve"> la</w:t>
      </w:r>
      <w:r w:rsidR="003C3382">
        <w:t xml:space="preserve"> </w:t>
      </w:r>
      <w:r w:rsidR="003C3382" w:rsidRPr="003C3382">
        <w:t>información de forma a</w:t>
      </w:r>
      <w:r w:rsidR="003C3382">
        <w:t>ccesible</w:t>
      </w:r>
      <w:r w:rsidR="003C3382" w:rsidRPr="003C3382">
        <w:t xml:space="preserve"> para el usuario</w:t>
      </w:r>
      <w:r w:rsidR="003C3382">
        <w:t xml:space="preserve"> </w:t>
      </w:r>
      <w:sdt>
        <w:sdtPr>
          <w:id w:val="-306859192"/>
          <w:citation/>
        </w:sdtPr>
        <w:sdtEndPr/>
        <w:sdtContent>
          <w:r w:rsidR="003C3382">
            <w:fldChar w:fldCharType="begin"/>
          </w:r>
          <w:r w:rsidR="003C3382">
            <w:instrText xml:space="preserve"> CITATION Pér21 \l 2058 </w:instrText>
          </w:r>
          <w:r w:rsidR="003C3382">
            <w:fldChar w:fldCharType="separate"/>
          </w:r>
          <w:r>
            <w:rPr>
              <w:noProof/>
            </w:rPr>
            <w:t>[81]</w:t>
          </w:r>
          <w:r w:rsidR="003C3382">
            <w:fldChar w:fldCharType="end"/>
          </w:r>
        </w:sdtContent>
      </w:sdt>
      <w:r w:rsidR="003C3382">
        <w:t>.</w:t>
      </w:r>
    </w:p>
    <w:p w14:paraId="6392736E" w14:textId="76E18D3C" w:rsidR="00B266AC" w:rsidRDefault="00B266AC" w:rsidP="00B266AC">
      <w:r w:rsidRPr="00B266AC">
        <w:t xml:space="preserve">En la Tabla </w:t>
      </w:r>
      <w:r>
        <w:t>5 s</w:t>
      </w:r>
      <w:r w:rsidRPr="00B266AC">
        <w:t xml:space="preserve">e muestran diferentes tecnologías </w:t>
      </w:r>
      <w:r>
        <w:t>comparadas</w:t>
      </w:r>
      <w:r w:rsidRPr="00B266AC">
        <w:t xml:space="preserve"> para el Front</w:t>
      </w:r>
      <w:r w:rsidR="003146F4">
        <w:t>-</w:t>
      </w:r>
      <w:r w:rsidRPr="00B266AC">
        <w:t>End</w:t>
      </w:r>
      <w:r w:rsidR="0062287F">
        <w:t xml:space="preserve"> </w:t>
      </w:r>
      <w:sdt>
        <w:sdtPr>
          <w:id w:val="-282040977"/>
          <w:citation/>
        </w:sdtPr>
        <w:sdtEndPr/>
        <w:sdtContent>
          <w:r w:rsidR="0062287F">
            <w:fldChar w:fldCharType="begin"/>
          </w:r>
          <w:r w:rsidR="0062287F">
            <w:instrText xml:space="preserve"> CITATION Cin20 \l 2058 </w:instrText>
          </w:r>
          <w:r w:rsidR="0062287F">
            <w:fldChar w:fldCharType="separate"/>
          </w:r>
          <w:r>
            <w:rPr>
              <w:noProof/>
            </w:rPr>
            <w:t>[82]</w:t>
          </w:r>
          <w:r w:rsidR="0062287F">
            <w:fldChar w:fldCharType="end"/>
          </w:r>
        </w:sdtContent>
      </w:sdt>
      <w:r w:rsidR="003146F4">
        <w:t>, lo cual a</w:t>
      </w:r>
      <w:r w:rsidRPr="00B266AC">
        <w:t xml:space="preserve">yudará a identificar cuál de ellas </w:t>
      </w:r>
      <w:r w:rsidR="003146F4">
        <w:t>será la mejor para el</w:t>
      </w:r>
      <w:r w:rsidRPr="00B266AC">
        <w:t xml:space="preserve"> desarrollo de la aplicación </w:t>
      </w:r>
      <w:r w:rsidR="003146F4">
        <w:t xml:space="preserve">móvil, basándose </w:t>
      </w:r>
      <w:r w:rsidR="00B46C26">
        <w:t>en sus ventajas, desventajas, el lenguaje de programación usado y su curva de aprendizaje</w:t>
      </w:r>
      <w:r w:rsidRPr="00B266AC">
        <w:t>.</w:t>
      </w:r>
    </w:p>
    <w:p w14:paraId="2C5D5794" w14:textId="79643140" w:rsidR="00AA49F6" w:rsidRDefault="00AA49F6" w:rsidP="00AA49F6">
      <w:pPr>
        <w:pStyle w:val="Descripcin"/>
        <w:keepNext/>
        <w:jc w:val="center"/>
      </w:pPr>
      <w:bookmarkStart w:id="101" w:name="_Toc229993870"/>
      <w:r>
        <w:t xml:space="preserve">Tabla </w:t>
      </w:r>
      <w:fldSimple w:instr=" SEQ Tabla \* ARABIC ">
        <w:r w:rsidR="00FF2D8A">
          <w:rPr>
            <w:noProof/>
          </w:rPr>
          <w:t>5</w:t>
        </w:r>
      </w:fldSimple>
      <w:r>
        <w:t xml:space="preserve">. </w:t>
      </w:r>
      <w:r w:rsidRPr="00FE2C67">
        <w:t>Tecnologías para el Front-End</w:t>
      </w:r>
      <w:bookmarkEnd w:id="101"/>
    </w:p>
    <w:tbl>
      <w:tblPr>
        <w:tblW w:w="0" w:type="auto"/>
        <w:tblCellMar>
          <w:top w:w="15" w:type="dxa"/>
          <w:left w:w="15" w:type="dxa"/>
          <w:bottom w:w="15" w:type="dxa"/>
          <w:right w:w="15" w:type="dxa"/>
        </w:tblCellMar>
        <w:tblLook w:val="04A0" w:firstRow="1" w:lastRow="0" w:firstColumn="1" w:lastColumn="0" w:noHBand="0" w:noVBand="1"/>
      </w:tblPr>
      <w:tblGrid>
        <w:gridCol w:w="1652"/>
        <w:gridCol w:w="2361"/>
        <w:gridCol w:w="2498"/>
        <w:gridCol w:w="2317"/>
      </w:tblGrid>
      <w:tr w:rsidR="00C90D0B" w:rsidRPr="00625290" w14:paraId="256E61D7" w14:textId="77777777">
        <w:trPr>
          <w:trHeight w:val="20"/>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8D538C" w14:textId="19FDE886" w:rsidR="00670679" w:rsidRPr="00625290" w:rsidRDefault="00670679" w:rsidP="00670679">
            <w:pPr>
              <w:rPr>
                <w:rFonts w:cs="Times New Roman"/>
                <w:b/>
                <w:bCs/>
              </w:rPr>
            </w:pPr>
            <w:r w:rsidRPr="00670679">
              <w:rPr>
                <w:rStyle w:val="Fuerte"/>
                <w:rFonts w:cs="Times New Roman"/>
                <w:color w:val="1F1F1F"/>
                <w:bdr w:val="none" w:sz="0" w:space="0" w:color="auto" w:frame="1"/>
              </w:rPr>
              <w:t>Criterio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CB1AA5" w14:textId="577EB584" w:rsidR="00670679" w:rsidRPr="00625290" w:rsidRDefault="0003677B" w:rsidP="00670679">
            <w:pPr>
              <w:rPr>
                <w:rFonts w:cs="Times New Roman"/>
                <w:b/>
                <w:bCs/>
              </w:rPr>
            </w:pPr>
            <w:proofErr w:type="spellStart"/>
            <w:r>
              <w:rPr>
                <w:rStyle w:val="Fuerte"/>
                <w:rFonts w:cs="Times New Roman"/>
                <w:b w:val="0"/>
                <w:bCs w:val="0"/>
                <w:color w:val="1F1F1F"/>
                <w:bdr w:val="none" w:sz="0" w:space="0" w:color="auto" w:frame="1"/>
              </w:rPr>
              <w:t>Jetpack</w:t>
            </w:r>
            <w:proofErr w:type="spellEnd"/>
            <w:r>
              <w:rPr>
                <w:rStyle w:val="Fuerte"/>
                <w:rFonts w:cs="Times New Roman"/>
                <w:b w:val="0"/>
                <w:bCs w:val="0"/>
                <w:color w:val="1F1F1F"/>
                <w:bdr w:val="none" w:sz="0" w:space="0" w:color="auto" w:frame="1"/>
              </w:rPr>
              <w:t xml:space="preserve"> </w:t>
            </w:r>
            <w:proofErr w:type="spellStart"/>
            <w:r>
              <w:rPr>
                <w:rStyle w:val="Fuerte"/>
                <w:rFonts w:cs="Times New Roman"/>
                <w:b w:val="0"/>
                <w:bCs w:val="0"/>
                <w:color w:val="1F1F1F"/>
                <w:bdr w:val="none" w:sz="0" w:space="0" w:color="auto" w:frame="1"/>
              </w:rPr>
              <w:t>Compose</w:t>
            </w:r>
            <w:proofErr w:type="spellEnd"/>
            <w:r w:rsidR="00670679" w:rsidRPr="00670679">
              <w:rPr>
                <w:rStyle w:val="Fuerte"/>
                <w:rFonts w:cs="Times New Roman"/>
                <w:b w:val="0"/>
                <w:bCs w:val="0"/>
                <w:color w:val="1F1F1F"/>
                <w:bdr w:val="none" w:sz="0" w:space="0" w:color="auto" w:frame="1"/>
              </w:rPr>
              <w:t xml:space="preserve"> </w:t>
            </w:r>
            <w:sdt>
              <w:sdtPr>
                <w:rPr>
                  <w:rStyle w:val="Fuerte"/>
                  <w:rFonts w:cs="Times New Roman"/>
                  <w:b w:val="0"/>
                  <w:bCs w:val="0"/>
                  <w:color w:val="1F1F1F"/>
                  <w:bdr w:val="none" w:sz="0" w:space="0" w:color="auto" w:frame="1"/>
                </w:rPr>
                <w:id w:val="1777293540"/>
                <w:citation/>
              </w:sdtPr>
              <w:sdtEndPr>
                <w:rPr>
                  <w:rStyle w:val="Fuerte"/>
                </w:rPr>
              </w:sdtEndPr>
              <w:sdtContent>
                <w:r w:rsidR="00670679" w:rsidRPr="00670679">
                  <w:rPr>
                    <w:rStyle w:val="Fuerte"/>
                    <w:rFonts w:cs="Times New Roman"/>
                    <w:b w:val="0"/>
                    <w:bCs w:val="0"/>
                    <w:color w:val="1F1F1F"/>
                    <w:bdr w:val="none" w:sz="0" w:space="0" w:color="auto" w:frame="1"/>
                  </w:rPr>
                  <w:fldChar w:fldCharType="begin"/>
                </w:r>
                <w:r w:rsidR="000B2CD2">
                  <w:rPr>
                    <w:rStyle w:val="Fuerte"/>
                    <w:rFonts w:cs="Times New Roman"/>
                    <w:color w:val="1F1F1F"/>
                    <w:bdr w:val="none" w:sz="0" w:space="0" w:color="auto" w:frame="1"/>
                  </w:rPr>
                  <w:instrText xml:space="preserve">CITATION Ang26 \l 2058 </w:instrText>
                </w:r>
                <w:r w:rsidR="00670679" w:rsidRPr="00670679">
                  <w:rPr>
                    <w:rStyle w:val="Fuerte"/>
                    <w:rFonts w:cs="Times New Roman"/>
                    <w:b w:val="0"/>
                    <w:bCs w:val="0"/>
                    <w:color w:val="1F1F1F"/>
                    <w:bdr w:val="none" w:sz="0" w:space="0" w:color="auto" w:frame="1"/>
                  </w:rPr>
                  <w:fldChar w:fldCharType="separate"/>
                </w:r>
                <w:r>
                  <w:rPr>
                    <w:rFonts w:cs="Times New Roman"/>
                    <w:noProof/>
                    <w:color w:val="1F1F1F"/>
                    <w:bdr w:val="none" w:sz="0" w:space="0" w:color="auto" w:frame="1"/>
                  </w:rPr>
                  <w:t>[83]</w:t>
                </w:r>
                <w:r w:rsidR="00670679" w:rsidRPr="00670679">
                  <w:rPr>
                    <w:rStyle w:val="Fuerte"/>
                    <w:rFonts w:cs="Times New Roman"/>
                    <w:b w:val="0"/>
                    <w:bCs w:val="0"/>
                    <w:color w:val="1F1F1F"/>
                    <w:bdr w:val="none" w:sz="0" w:space="0" w:color="auto" w:frame="1"/>
                  </w:rPr>
                  <w:fldChar w:fldCharType="end"/>
                </w:r>
              </w:sdtContent>
            </w:sdt>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C9FE4A" w14:textId="71B8BC96" w:rsidR="00670679" w:rsidRPr="00625290" w:rsidRDefault="00670679" w:rsidP="00670679">
            <w:pPr>
              <w:rPr>
                <w:rFonts w:cs="Times New Roman"/>
                <w:b/>
                <w:bCs/>
              </w:rPr>
            </w:pPr>
            <w:proofErr w:type="spellStart"/>
            <w:r w:rsidRPr="00670679">
              <w:rPr>
                <w:rStyle w:val="Fuerte"/>
                <w:rFonts w:cs="Times New Roman"/>
                <w:b w:val="0"/>
                <w:bCs w:val="0"/>
                <w:color w:val="1F1F1F"/>
                <w:bdr w:val="none" w:sz="0" w:space="0" w:color="auto" w:frame="1"/>
              </w:rPr>
              <w:t>React</w:t>
            </w:r>
            <w:proofErr w:type="spellEnd"/>
            <w:r w:rsidRPr="00670679">
              <w:rPr>
                <w:rStyle w:val="Fuerte"/>
                <w:rFonts w:cs="Times New Roman"/>
                <w:b w:val="0"/>
                <w:bCs w:val="0"/>
                <w:color w:val="1F1F1F"/>
                <w:bdr w:val="none" w:sz="0" w:space="0" w:color="auto" w:frame="1"/>
              </w:rPr>
              <w:t xml:space="preserve"> </w:t>
            </w:r>
            <w:sdt>
              <w:sdtPr>
                <w:rPr>
                  <w:rStyle w:val="Fuerte"/>
                  <w:rFonts w:cs="Times New Roman"/>
                  <w:b w:val="0"/>
                  <w:bCs w:val="0"/>
                  <w:color w:val="1F1F1F"/>
                  <w:bdr w:val="none" w:sz="0" w:space="0" w:color="auto" w:frame="1"/>
                </w:rPr>
                <w:id w:val="-1651744304"/>
                <w:citation/>
              </w:sdtPr>
              <w:sdtEndPr>
                <w:rPr>
                  <w:rStyle w:val="Fuerte"/>
                </w:rPr>
              </w:sdtEndPr>
              <w:sdtContent>
                <w:r w:rsidR="000B2CD2">
                  <w:rPr>
                    <w:rStyle w:val="Fuerte"/>
                    <w:rFonts w:cs="Times New Roman"/>
                    <w:b w:val="0"/>
                    <w:bCs w:val="0"/>
                    <w:color w:val="1F1F1F"/>
                    <w:bdr w:val="none" w:sz="0" w:space="0" w:color="auto" w:frame="1"/>
                  </w:rPr>
                  <w:fldChar w:fldCharType="begin"/>
                </w:r>
                <w:r w:rsidR="000B2CD2">
                  <w:rPr>
                    <w:rStyle w:val="Fuerte"/>
                    <w:rFonts w:cs="Times New Roman"/>
                    <w:b w:val="0"/>
                    <w:bCs w:val="0"/>
                    <w:color w:val="1F1F1F"/>
                    <w:bdr w:val="none" w:sz="0" w:space="0" w:color="auto" w:frame="1"/>
                  </w:rPr>
                  <w:instrText xml:space="preserve"> CITATION Rea26 \l 2058 </w:instrText>
                </w:r>
                <w:r w:rsidR="000B2CD2">
                  <w:rPr>
                    <w:rStyle w:val="Fuerte"/>
                    <w:rFonts w:cs="Times New Roman"/>
                    <w:b w:val="0"/>
                    <w:bCs w:val="0"/>
                    <w:color w:val="1F1F1F"/>
                    <w:bdr w:val="none" w:sz="0" w:space="0" w:color="auto" w:frame="1"/>
                  </w:rPr>
                  <w:fldChar w:fldCharType="separate"/>
                </w:r>
                <w:r>
                  <w:rPr>
                    <w:rFonts w:cs="Times New Roman"/>
                    <w:noProof/>
                    <w:color w:val="1F1F1F"/>
                    <w:bdr w:val="none" w:sz="0" w:space="0" w:color="auto" w:frame="1"/>
                  </w:rPr>
                  <w:t>[84]</w:t>
                </w:r>
                <w:r w:rsidR="000B2CD2">
                  <w:rPr>
                    <w:rStyle w:val="Fuerte"/>
                    <w:rFonts w:cs="Times New Roman"/>
                    <w:b w:val="0"/>
                    <w:bCs w:val="0"/>
                    <w:color w:val="1F1F1F"/>
                    <w:bdr w:val="none" w:sz="0" w:space="0" w:color="auto" w:frame="1"/>
                  </w:rPr>
                  <w:fldChar w:fldCharType="end"/>
                </w:r>
              </w:sdtContent>
            </w:sdt>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2D2842" w14:textId="188B8FAF" w:rsidR="00670679" w:rsidRPr="00625290" w:rsidRDefault="00670679" w:rsidP="00670679">
            <w:pPr>
              <w:rPr>
                <w:rFonts w:cs="Times New Roman"/>
                <w:b/>
                <w:bCs/>
              </w:rPr>
            </w:pPr>
            <w:r w:rsidRPr="00670679">
              <w:rPr>
                <w:rStyle w:val="Fuerte"/>
                <w:rFonts w:cs="Times New Roman"/>
                <w:b w:val="0"/>
                <w:bCs w:val="0"/>
                <w:color w:val="1F1F1F"/>
                <w:bdr w:val="none" w:sz="0" w:space="0" w:color="auto" w:frame="1"/>
              </w:rPr>
              <w:t>Vue.js</w:t>
            </w:r>
            <w:r w:rsidR="000B2CD2">
              <w:rPr>
                <w:rStyle w:val="Fuerte"/>
                <w:rFonts w:cs="Times New Roman"/>
                <w:b w:val="0"/>
                <w:bCs w:val="0"/>
                <w:color w:val="1F1F1F"/>
                <w:bdr w:val="none" w:sz="0" w:space="0" w:color="auto" w:frame="1"/>
              </w:rPr>
              <w:t xml:space="preserve"> </w:t>
            </w:r>
            <w:sdt>
              <w:sdtPr>
                <w:rPr>
                  <w:rStyle w:val="Fuerte"/>
                  <w:rFonts w:cs="Times New Roman"/>
                  <w:b w:val="0"/>
                  <w:bCs w:val="0"/>
                  <w:color w:val="1F1F1F"/>
                  <w:bdr w:val="none" w:sz="0" w:space="0" w:color="auto" w:frame="1"/>
                </w:rPr>
                <w:id w:val="270439201"/>
                <w:citation/>
              </w:sdtPr>
              <w:sdtEndPr>
                <w:rPr>
                  <w:rStyle w:val="Fuerte"/>
                </w:rPr>
              </w:sdtEndPr>
              <w:sdtContent>
                <w:r w:rsidR="00F7570E">
                  <w:rPr>
                    <w:rStyle w:val="Fuerte"/>
                    <w:rFonts w:cs="Times New Roman"/>
                    <w:b w:val="0"/>
                    <w:bCs w:val="0"/>
                    <w:color w:val="1F1F1F"/>
                    <w:bdr w:val="none" w:sz="0" w:space="0" w:color="auto" w:frame="1"/>
                  </w:rPr>
                  <w:fldChar w:fldCharType="begin"/>
                </w:r>
                <w:r w:rsidR="00F7570E">
                  <w:rPr>
                    <w:rStyle w:val="Fuerte"/>
                    <w:rFonts w:cs="Times New Roman"/>
                    <w:color w:val="1F1F1F"/>
                    <w:bdr w:val="none" w:sz="0" w:space="0" w:color="auto" w:frame="1"/>
                  </w:rPr>
                  <w:instrText xml:space="preserve"> CITATION Vue26 \l 2058 </w:instrText>
                </w:r>
                <w:r w:rsidR="00F7570E">
                  <w:rPr>
                    <w:rStyle w:val="Fuerte"/>
                    <w:rFonts w:cs="Times New Roman"/>
                    <w:b w:val="0"/>
                    <w:bCs w:val="0"/>
                    <w:color w:val="1F1F1F"/>
                    <w:bdr w:val="none" w:sz="0" w:space="0" w:color="auto" w:frame="1"/>
                  </w:rPr>
                  <w:fldChar w:fldCharType="separate"/>
                </w:r>
                <w:r>
                  <w:rPr>
                    <w:rFonts w:cs="Times New Roman"/>
                    <w:noProof/>
                    <w:color w:val="1F1F1F"/>
                    <w:bdr w:val="none" w:sz="0" w:space="0" w:color="auto" w:frame="1"/>
                  </w:rPr>
                  <w:t>[85]</w:t>
                </w:r>
                <w:r w:rsidR="00F7570E">
                  <w:rPr>
                    <w:rStyle w:val="Fuerte"/>
                    <w:rFonts w:cs="Times New Roman"/>
                    <w:b w:val="0"/>
                    <w:bCs w:val="0"/>
                    <w:color w:val="1F1F1F"/>
                    <w:bdr w:val="none" w:sz="0" w:space="0" w:color="auto" w:frame="1"/>
                  </w:rPr>
                  <w:fldChar w:fldCharType="end"/>
                </w:r>
              </w:sdtContent>
            </w:sdt>
          </w:p>
        </w:tc>
      </w:tr>
      <w:tr w:rsidR="00C90D0B" w:rsidRPr="00625290" w14:paraId="50CCA9DF" w14:textId="77777777" w:rsidTr="00D91F13">
        <w:trPr>
          <w:trHeight w:val="109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AC444F" w14:textId="3553C50A" w:rsidR="00670679" w:rsidRPr="00625290" w:rsidRDefault="00670679" w:rsidP="00670679">
            <w:pPr>
              <w:rPr>
                <w:rFonts w:cs="Times New Roman"/>
              </w:rPr>
            </w:pPr>
            <w:r w:rsidRPr="00670679">
              <w:rPr>
                <w:rFonts w:cs="Times New Roman"/>
                <w:b/>
                <w:bCs/>
                <w:color w:val="1F1F1F"/>
                <w:bdr w:val="none" w:sz="0" w:space="0" w:color="auto" w:frame="1"/>
              </w:rPr>
              <w:t>Descripción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C53DF3" w14:textId="3F2F1606" w:rsidR="00670679" w:rsidRPr="00625290" w:rsidRDefault="002F14D1" w:rsidP="00670679">
            <w:pPr>
              <w:rPr>
                <w:rFonts w:cs="Times New Roman"/>
              </w:rPr>
            </w:pPr>
            <w:proofErr w:type="spellStart"/>
            <w:r w:rsidRPr="002F14D1">
              <w:rPr>
                <w:rFonts w:cs="Times New Roman"/>
                <w:color w:val="1F1F1F"/>
                <w:bdr w:val="none" w:sz="0" w:space="0" w:color="auto" w:frame="1"/>
              </w:rPr>
              <w:t>Toolki</w:t>
            </w:r>
            <w:r w:rsidR="00D8277B">
              <w:rPr>
                <w:rFonts w:cs="Times New Roman"/>
                <w:color w:val="1F1F1F"/>
                <w:bdr w:val="none" w:sz="0" w:space="0" w:color="auto" w:frame="1"/>
              </w:rPr>
              <w:t>t</w:t>
            </w:r>
            <w:proofErr w:type="spellEnd"/>
            <w:r w:rsidR="005A2ECC">
              <w:rPr>
                <w:rFonts w:cs="Times New Roman"/>
                <w:color w:val="1F1F1F"/>
                <w:bdr w:val="none" w:sz="0" w:space="0" w:color="auto" w:frame="1"/>
              </w:rPr>
              <w:t xml:space="preserve"> </w:t>
            </w:r>
            <w:r w:rsidRPr="002F14D1">
              <w:rPr>
                <w:rFonts w:cs="Times New Roman"/>
                <w:color w:val="1F1F1F"/>
                <w:bdr w:val="none" w:sz="0" w:space="0" w:color="auto" w:frame="1"/>
              </w:rPr>
              <w:t>de UI para Android que permite construir interfaces nativas.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E67668" w14:textId="1EF40BD6" w:rsidR="00670679" w:rsidRPr="00625290" w:rsidRDefault="00670679" w:rsidP="00670679">
            <w:pPr>
              <w:rPr>
                <w:rFonts w:cs="Times New Roman"/>
              </w:rPr>
            </w:pPr>
            <w:r w:rsidRPr="00670679">
              <w:rPr>
                <w:rFonts w:cs="Times New Roman"/>
                <w:color w:val="1F1F1F"/>
                <w:bdr w:val="none" w:sz="0" w:space="0" w:color="auto" w:frame="1"/>
              </w:rPr>
              <w:t>Biblioteca de JavaScript para construir interfaces de usuario basadas en componentes.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595988" w14:textId="51FB7FDB" w:rsidR="00670679" w:rsidRPr="00625290" w:rsidRDefault="00670679" w:rsidP="00670679">
            <w:pPr>
              <w:rPr>
                <w:rFonts w:cs="Times New Roman"/>
              </w:rPr>
            </w:pPr>
            <w:r w:rsidRPr="00670679">
              <w:rPr>
                <w:rFonts w:cs="Times New Roman"/>
                <w:color w:val="1F1F1F"/>
                <w:bdr w:val="none" w:sz="0" w:space="0" w:color="auto" w:frame="1"/>
              </w:rPr>
              <w:t xml:space="preserve">Framework progresivo para construir interfaces de usuario y </w:t>
            </w:r>
            <w:proofErr w:type="spellStart"/>
            <w:r w:rsidRPr="00670679">
              <w:rPr>
                <w:rFonts w:cs="Times New Roman"/>
                <w:color w:val="1F1F1F"/>
                <w:bdr w:val="none" w:sz="0" w:space="0" w:color="auto" w:frame="1"/>
              </w:rPr>
              <w:t>SPAs</w:t>
            </w:r>
            <w:proofErr w:type="spellEnd"/>
            <w:r w:rsidRPr="00670679">
              <w:rPr>
                <w:rFonts w:cs="Times New Roman"/>
                <w:color w:val="1F1F1F"/>
                <w:bdr w:val="none" w:sz="0" w:space="0" w:color="auto" w:frame="1"/>
              </w:rPr>
              <w:t>.</w:t>
            </w:r>
          </w:p>
        </w:tc>
      </w:tr>
      <w:tr w:rsidR="00C90D0B" w:rsidRPr="00625290" w14:paraId="2DBEDC93" w14:textId="77777777" w:rsidTr="00E624FB">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9DA667" w14:textId="0E20F2CD" w:rsidR="00670679" w:rsidRPr="00625290" w:rsidRDefault="00670679" w:rsidP="00670679">
            <w:pPr>
              <w:rPr>
                <w:rFonts w:cs="Times New Roman"/>
              </w:rPr>
            </w:pPr>
            <w:r w:rsidRPr="00670679">
              <w:rPr>
                <w:rFonts w:cs="Times New Roman"/>
                <w:b/>
                <w:bCs/>
                <w:color w:val="1F1F1F"/>
                <w:bdr w:val="none" w:sz="0" w:space="0" w:color="auto" w:frame="1"/>
              </w:rPr>
              <w:t>Tipo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05A7D0" w14:textId="28AE088D" w:rsidR="00670679" w:rsidRPr="00625290" w:rsidRDefault="000578EA" w:rsidP="00670679">
            <w:pPr>
              <w:rPr>
                <w:rFonts w:cs="Times New Roman"/>
              </w:rPr>
            </w:pPr>
            <w:proofErr w:type="spellStart"/>
            <w:r w:rsidRPr="000578EA">
              <w:rPr>
                <w:rFonts w:cs="Times New Roman"/>
                <w:color w:val="1F1F1F"/>
                <w:bdr w:val="none" w:sz="0" w:space="0" w:color="auto" w:frame="1"/>
              </w:rPr>
              <w:t>Toolkit</w:t>
            </w:r>
            <w:proofErr w:type="spellEnd"/>
            <w:r w:rsidRPr="000578EA">
              <w:rPr>
                <w:rFonts w:cs="Times New Roman"/>
                <w:color w:val="1F1F1F"/>
                <w:bdr w:val="none" w:sz="0" w:space="0" w:color="auto" w:frame="1"/>
              </w:rPr>
              <w:t xml:space="preserve"> UI (Android)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03D411" w14:textId="4331C2EE" w:rsidR="00670679" w:rsidRPr="00625290" w:rsidRDefault="00670679" w:rsidP="00670679">
            <w:pPr>
              <w:rPr>
                <w:rFonts w:cs="Times New Roman"/>
              </w:rPr>
            </w:pPr>
            <w:r w:rsidRPr="00670679">
              <w:rPr>
                <w:rFonts w:cs="Times New Roman"/>
                <w:color w:val="1F1F1F"/>
                <w:bdr w:val="none" w:sz="0" w:space="0" w:color="auto" w:frame="1"/>
              </w:rPr>
              <w:t>Librería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EB739B" w14:textId="7A4E6DB7" w:rsidR="00670679" w:rsidRPr="00625290" w:rsidRDefault="00670679" w:rsidP="00670679">
            <w:pPr>
              <w:rPr>
                <w:rFonts w:cs="Times New Roman"/>
              </w:rPr>
            </w:pPr>
            <w:r w:rsidRPr="00670679">
              <w:rPr>
                <w:rFonts w:cs="Times New Roman"/>
                <w:color w:val="1F1F1F"/>
                <w:bdr w:val="none" w:sz="0" w:space="0" w:color="auto" w:frame="1"/>
              </w:rPr>
              <w:t>Framework</w:t>
            </w:r>
          </w:p>
        </w:tc>
      </w:tr>
      <w:tr w:rsidR="00C90D0B" w:rsidRPr="00625290" w14:paraId="5967B68E" w14:textId="77777777" w:rsidTr="00E624FB">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20B006" w14:textId="3508E4F3" w:rsidR="00670679" w:rsidRPr="00625290" w:rsidRDefault="00670679" w:rsidP="00670679">
            <w:pPr>
              <w:rPr>
                <w:rFonts w:cs="Times New Roman"/>
              </w:rPr>
            </w:pPr>
            <w:r w:rsidRPr="00670679">
              <w:rPr>
                <w:rFonts w:cs="Times New Roman"/>
                <w:b/>
                <w:bCs/>
                <w:color w:val="1F1F1F"/>
                <w:bdr w:val="none" w:sz="0" w:space="0" w:color="auto" w:frame="1"/>
              </w:rPr>
              <w:t>Lenguaje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0D87A3" w14:textId="23027A80" w:rsidR="00670679" w:rsidRPr="00625290" w:rsidRDefault="0013755B" w:rsidP="00670679">
            <w:pPr>
              <w:rPr>
                <w:rFonts w:cs="Times New Roman"/>
              </w:rPr>
            </w:pPr>
            <w:proofErr w:type="spellStart"/>
            <w:r>
              <w:rPr>
                <w:rFonts w:cs="Times New Roman"/>
                <w:color w:val="1F1F1F"/>
                <w:bdr w:val="none" w:sz="0" w:space="0" w:color="auto" w:frame="1"/>
              </w:rPr>
              <w:t>Kotlin</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192731" w14:textId="2677CA41" w:rsidR="00670679" w:rsidRPr="00625290" w:rsidRDefault="00670679" w:rsidP="00670679">
            <w:pPr>
              <w:rPr>
                <w:rFonts w:cs="Times New Roman"/>
              </w:rPr>
            </w:pPr>
            <w:r w:rsidRPr="00670679">
              <w:rPr>
                <w:rFonts w:cs="Times New Roman"/>
                <w:color w:val="1F1F1F"/>
                <w:bdr w:val="none" w:sz="0" w:space="0" w:color="auto" w:frame="1"/>
              </w:rPr>
              <w:t>JavaScript / JSX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017EBB" w14:textId="21ED825D" w:rsidR="00670679" w:rsidRPr="00625290" w:rsidRDefault="00670679" w:rsidP="00670679">
            <w:pPr>
              <w:rPr>
                <w:rFonts w:cs="Times New Roman"/>
              </w:rPr>
            </w:pPr>
            <w:r w:rsidRPr="00670679">
              <w:rPr>
                <w:rFonts w:cs="Times New Roman"/>
                <w:color w:val="1F1F1F"/>
                <w:bdr w:val="none" w:sz="0" w:space="0" w:color="auto" w:frame="1"/>
              </w:rPr>
              <w:t>JavaScript</w:t>
            </w:r>
          </w:p>
        </w:tc>
      </w:tr>
      <w:tr w:rsidR="00C90D0B" w:rsidRPr="00625290" w14:paraId="7A62CA3D" w14:textId="77777777" w:rsidTr="00E624FB">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D351A1" w14:textId="66F750A2" w:rsidR="00670679" w:rsidRPr="00625290" w:rsidRDefault="00670679" w:rsidP="00670679">
            <w:pPr>
              <w:rPr>
                <w:rFonts w:cs="Times New Roman"/>
              </w:rPr>
            </w:pPr>
            <w:r w:rsidRPr="00670679">
              <w:rPr>
                <w:rFonts w:cs="Times New Roman"/>
                <w:b/>
                <w:bCs/>
                <w:color w:val="1F1F1F"/>
                <w:bdr w:val="none" w:sz="0" w:space="0" w:color="auto" w:frame="1"/>
              </w:rPr>
              <w:t>Curva de Aprendizaje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EF8AD9" w14:textId="46242483" w:rsidR="00670679" w:rsidRPr="00625290" w:rsidRDefault="009D3ADE" w:rsidP="00670679">
            <w:pPr>
              <w:rPr>
                <w:rFonts w:cs="Times New Roman"/>
              </w:rPr>
            </w:pPr>
            <w:r w:rsidRPr="009D3ADE">
              <w:rPr>
                <w:rFonts w:cs="Times New Roman"/>
                <w:color w:val="1F1F1F"/>
                <w:bdr w:val="none" w:sz="0" w:space="0" w:color="auto" w:frame="1"/>
              </w:rPr>
              <w:t xml:space="preserve">Media, requiere conocimiento de </w:t>
            </w:r>
            <w:proofErr w:type="spellStart"/>
            <w:r w:rsidRPr="009D3ADE">
              <w:rPr>
                <w:rFonts w:cs="Times New Roman"/>
                <w:color w:val="1F1F1F"/>
                <w:bdr w:val="none" w:sz="0" w:space="0" w:color="auto" w:frame="1"/>
              </w:rPr>
              <w:t>Kotlin</w:t>
            </w:r>
            <w:proofErr w:type="spellEnd"/>
            <w:r w:rsidRPr="009D3ADE">
              <w:rPr>
                <w:rFonts w:cs="Times New Roman"/>
                <w:color w:val="1F1F1F"/>
                <w:bdr w:val="none" w:sz="0" w:space="0" w:color="auto" w:frame="1"/>
              </w:rPr>
              <w:t xml:space="preserve"> y programación declarativa.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AE55F6" w14:textId="2FB682A1" w:rsidR="00670679" w:rsidRPr="00625290" w:rsidRDefault="00670679" w:rsidP="00670679">
            <w:pPr>
              <w:rPr>
                <w:rFonts w:cs="Times New Roman"/>
              </w:rPr>
            </w:pPr>
            <w:r w:rsidRPr="00670679">
              <w:rPr>
                <w:rFonts w:cs="Times New Roman"/>
                <w:color w:val="1F1F1F"/>
                <w:bdr w:val="none" w:sz="0" w:space="0" w:color="auto" w:frame="1"/>
              </w:rPr>
              <w:t>Medi</w:t>
            </w:r>
            <w:r w:rsidR="00433809">
              <w:rPr>
                <w:rFonts w:cs="Times New Roman"/>
                <w:color w:val="1F1F1F"/>
                <w:bdr w:val="none" w:sz="0" w:space="0" w:color="auto" w:frame="1"/>
              </w:rPr>
              <w:t>a, centrada</w:t>
            </w:r>
            <w:r w:rsidRPr="00670679">
              <w:rPr>
                <w:rFonts w:cs="Times New Roman"/>
                <w:color w:val="1F1F1F"/>
                <w:bdr w:val="none" w:sz="0" w:space="0" w:color="auto" w:frame="1"/>
              </w:rPr>
              <w:t xml:space="preserve"> en componentes; requiere librerías externas para ruteo o estado.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24A1DF" w14:textId="4342A6F2" w:rsidR="00670679" w:rsidRPr="00625290" w:rsidRDefault="00670679" w:rsidP="00670679">
            <w:pPr>
              <w:rPr>
                <w:rFonts w:cs="Times New Roman"/>
              </w:rPr>
            </w:pPr>
            <w:r w:rsidRPr="00670679">
              <w:rPr>
                <w:rFonts w:cs="Times New Roman"/>
                <w:color w:val="1F1F1F"/>
                <w:bdr w:val="none" w:sz="0" w:space="0" w:color="auto" w:frame="1"/>
              </w:rPr>
              <w:t>Baja/Medi</w:t>
            </w:r>
            <w:r w:rsidR="00433809">
              <w:rPr>
                <w:rFonts w:cs="Times New Roman"/>
                <w:color w:val="1F1F1F"/>
                <w:bdr w:val="none" w:sz="0" w:space="0" w:color="auto" w:frame="1"/>
              </w:rPr>
              <w:t>a,</w:t>
            </w:r>
            <w:r w:rsidR="00561932">
              <w:rPr>
                <w:rFonts w:cs="Times New Roman"/>
                <w:color w:val="1F1F1F"/>
                <w:bdr w:val="none" w:sz="0" w:space="0" w:color="auto" w:frame="1"/>
              </w:rPr>
              <w:t xml:space="preserve"> </w:t>
            </w:r>
            <w:r w:rsidRPr="00670679">
              <w:rPr>
                <w:rFonts w:cs="Times New Roman"/>
                <w:color w:val="1F1F1F"/>
                <w:bdr w:val="none" w:sz="0" w:space="0" w:color="auto" w:frame="1"/>
              </w:rPr>
              <w:t>intuitivo</w:t>
            </w:r>
            <w:r w:rsidR="00561932">
              <w:rPr>
                <w:rFonts w:cs="Times New Roman"/>
                <w:color w:val="1F1F1F"/>
                <w:bdr w:val="none" w:sz="0" w:space="0" w:color="auto" w:frame="1"/>
              </w:rPr>
              <w:t xml:space="preserve"> </w:t>
            </w:r>
            <w:r w:rsidRPr="00670679">
              <w:rPr>
                <w:rFonts w:cs="Times New Roman"/>
                <w:color w:val="1F1F1F"/>
                <w:bdr w:val="none" w:sz="0" w:space="0" w:color="auto" w:frame="1"/>
              </w:rPr>
              <w:t xml:space="preserve">con una sintaxis clara y </w:t>
            </w:r>
            <w:r w:rsidR="00561932">
              <w:rPr>
                <w:rFonts w:cs="Times New Roman"/>
                <w:color w:val="1F1F1F"/>
                <w:bdr w:val="none" w:sz="0" w:space="0" w:color="auto" w:frame="1"/>
              </w:rPr>
              <w:t xml:space="preserve">buena </w:t>
            </w:r>
            <w:r w:rsidRPr="00670679">
              <w:rPr>
                <w:rFonts w:cs="Times New Roman"/>
                <w:color w:val="1F1F1F"/>
                <w:bdr w:val="none" w:sz="0" w:space="0" w:color="auto" w:frame="1"/>
              </w:rPr>
              <w:t>documentación.</w:t>
            </w:r>
          </w:p>
        </w:tc>
      </w:tr>
      <w:tr w:rsidR="00C90D0B" w:rsidRPr="00625290" w14:paraId="21B5BB77" w14:textId="77777777" w:rsidTr="00E624FB">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F58B62" w14:textId="7FEB31AE" w:rsidR="00670679" w:rsidRPr="00625290" w:rsidRDefault="00605BCD" w:rsidP="00670679">
            <w:pPr>
              <w:rPr>
                <w:rFonts w:cs="Times New Roman"/>
              </w:rPr>
            </w:pPr>
            <w:r>
              <w:rPr>
                <w:rFonts w:cs="Times New Roman"/>
                <w:b/>
                <w:bCs/>
                <w:color w:val="1F1F1F"/>
                <w:bdr w:val="none" w:sz="0" w:space="0" w:color="auto" w:frame="1"/>
              </w:rPr>
              <w:t xml:space="preserve"> </w:t>
            </w:r>
            <w:r w:rsidR="00670679" w:rsidRPr="00670679">
              <w:rPr>
                <w:rFonts w:cs="Times New Roman"/>
                <w:b/>
                <w:bCs/>
                <w:color w:val="1F1F1F"/>
                <w:bdr w:val="none" w:sz="0" w:space="0" w:color="auto" w:frame="1"/>
              </w:rPr>
              <w:t>Ventajas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AD297F" w14:textId="329295A9" w:rsidR="00670679" w:rsidRPr="00625290" w:rsidRDefault="00AA0C51" w:rsidP="00670679">
            <w:pPr>
              <w:rPr>
                <w:rFonts w:cs="Times New Roman"/>
              </w:rPr>
            </w:pPr>
            <w:r w:rsidRPr="00AA0C51">
              <w:rPr>
                <w:rFonts w:cs="Times New Roman"/>
                <w:color w:val="1F1F1F"/>
                <w:bdr w:val="none" w:sz="0" w:space="0" w:color="auto" w:frame="1"/>
              </w:rPr>
              <w:t xml:space="preserve">UI declarativa, integración nativa con Android, menos </w:t>
            </w:r>
            <w:proofErr w:type="gramStart"/>
            <w:r w:rsidRPr="00AA0C51">
              <w:rPr>
                <w:rFonts w:cs="Times New Roman"/>
                <w:color w:val="1F1F1F"/>
                <w:bdr w:val="none" w:sz="0" w:space="0" w:color="auto" w:frame="1"/>
              </w:rPr>
              <w:t>código  y</w:t>
            </w:r>
            <w:proofErr w:type="gramEnd"/>
            <w:r w:rsidRPr="00AA0C51">
              <w:rPr>
                <w:rFonts w:cs="Times New Roman"/>
                <w:color w:val="1F1F1F"/>
                <w:bdr w:val="none" w:sz="0" w:space="0" w:color="auto" w:frame="1"/>
              </w:rPr>
              <w:t xml:space="preserve"> rendimiento optimizado.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1CFD2D" w14:textId="2C52F871" w:rsidR="00670679" w:rsidRPr="00625290" w:rsidRDefault="00670679" w:rsidP="00670679">
            <w:pPr>
              <w:rPr>
                <w:rFonts w:cs="Times New Roman"/>
              </w:rPr>
            </w:pPr>
            <w:r w:rsidRPr="00670679">
              <w:rPr>
                <w:rFonts w:cs="Times New Roman"/>
                <w:color w:val="1F1F1F"/>
                <w:bdr w:val="none" w:sz="0" w:space="0" w:color="auto" w:frame="1"/>
              </w:rPr>
              <w:t>Gran ecosistema, alto rendimiento gracias al Virtual DOM y flexibilidad total.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C2FECD" w14:textId="74247C92" w:rsidR="00670679" w:rsidRPr="00625290" w:rsidRDefault="00670679" w:rsidP="00670679">
            <w:pPr>
              <w:rPr>
                <w:rFonts w:cs="Times New Roman"/>
              </w:rPr>
            </w:pPr>
            <w:r w:rsidRPr="00670679">
              <w:rPr>
                <w:rFonts w:cs="Times New Roman"/>
                <w:color w:val="1F1F1F"/>
                <w:bdr w:val="none" w:sz="0" w:space="0" w:color="auto" w:frame="1"/>
              </w:rPr>
              <w:t>Ligero, fácil integración en proyectos existentes y excelente rendimiento.</w:t>
            </w:r>
          </w:p>
        </w:tc>
      </w:tr>
      <w:tr w:rsidR="00C90D0B" w:rsidRPr="00625290" w14:paraId="77D41848" w14:textId="77777777" w:rsidTr="00E624FB">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E59886" w14:textId="46370DD8" w:rsidR="00670679" w:rsidRPr="00625290" w:rsidRDefault="00670679" w:rsidP="00670679">
            <w:pPr>
              <w:rPr>
                <w:rFonts w:cs="Times New Roman"/>
              </w:rPr>
            </w:pPr>
            <w:r w:rsidRPr="00670679">
              <w:rPr>
                <w:rFonts w:cs="Times New Roman"/>
                <w:b/>
                <w:bCs/>
                <w:color w:val="1F1F1F"/>
                <w:bdr w:val="none" w:sz="0" w:space="0" w:color="auto" w:frame="1"/>
              </w:rPr>
              <w:lastRenderedPageBreak/>
              <w:t>Desventajas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E45719" w14:textId="15F89452" w:rsidR="00670679" w:rsidRPr="00625290" w:rsidRDefault="002F5B46" w:rsidP="00670679">
            <w:pPr>
              <w:rPr>
                <w:rFonts w:cs="Times New Roman"/>
              </w:rPr>
            </w:pPr>
            <w:r w:rsidRPr="002F5B46">
              <w:rPr>
                <w:rFonts w:cs="Times New Roman"/>
                <w:color w:val="1F1F1F"/>
                <w:bdr w:val="none" w:sz="0" w:space="0" w:color="auto" w:frame="1"/>
              </w:rPr>
              <w:t>Exclusivo para Android, ecosistema más reciente y algunas librerías aún en maduración.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B12C98" w14:textId="233F4E8D" w:rsidR="00670679" w:rsidRPr="00625290" w:rsidRDefault="00670679" w:rsidP="00670679">
            <w:pPr>
              <w:rPr>
                <w:rFonts w:cs="Times New Roman"/>
              </w:rPr>
            </w:pPr>
            <w:r w:rsidRPr="00670679">
              <w:rPr>
                <w:rFonts w:cs="Times New Roman"/>
                <w:color w:val="1F1F1F"/>
                <w:bdr w:val="none" w:sz="0" w:space="0" w:color="auto" w:frame="1"/>
              </w:rPr>
              <w:t xml:space="preserve">No es un </w:t>
            </w:r>
            <w:proofErr w:type="spellStart"/>
            <w:r w:rsidRPr="00670679">
              <w:rPr>
                <w:rFonts w:cs="Times New Roman"/>
                <w:color w:val="1F1F1F"/>
                <w:bdr w:val="none" w:sz="0" w:space="0" w:color="auto" w:frame="1"/>
              </w:rPr>
              <w:t>framework</w:t>
            </w:r>
            <w:proofErr w:type="spellEnd"/>
            <w:r w:rsidRPr="00670679">
              <w:rPr>
                <w:rFonts w:cs="Times New Roman"/>
                <w:color w:val="1F1F1F"/>
                <w:bdr w:val="none" w:sz="0" w:space="0" w:color="auto" w:frame="1"/>
              </w:rPr>
              <w:t xml:space="preserve"> completo (requiere dependencias externas), actualizaciones frecuentes.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39F0B6" w14:textId="30D87C54" w:rsidR="00670679" w:rsidRPr="00625290" w:rsidRDefault="00670679" w:rsidP="00670679">
            <w:pPr>
              <w:rPr>
                <w:rFonts w:cs="Times New Roman"/>
              </w:rPr>
            </w:pPr>
            <w:r w:rsidRPr="00670679">
              <w:rPr>
                <w:rFonts w:cs="Times New Roman"/>
                <w:color w:val="1F1F1F"/>
                <w:bdr w:val="none" w:sz="0" w:space="0" w:color="auto" w:frame="1"/>
              </w:rPr>
              <w:t xml:space="preserve">Ecosistema más pequeño comparado con </w:t>
            </w:r>
            <w:proofErr w:type="spellStart"/>
            <w:r w:rsidR="00274834">
              <w:rPr>
                <w:rFonts w:cs="Times New Roman"/>
                <w:color w:val="1F1F1F"/>
                <w:bdr w:val="none" w:sz="0" w:space="0" w:color="auto" w:frame="1"/>
              </w:rPr>
              <w:t>Jetpack</w:t>
            </w:r>
            <w:proofErr w:type="spellEnd"/>
            <w:r w:rsidR="00274834">
              <w:rPr>
                <w:rFonts w:cs="Times New Roman"/>
                <w:color w:val="1F1F1F"/>
                <w:bdr w:val="none" w:sz="0" w:space="0" w:color="auto" w:frame="1"/>
              </w:rPr>
              <w:t xml:space="preserve"> </w:t>
            </w:r>
            <w:proofErr w:type="spellStart"/>
            <w:r w:rsidR="00274834">
              <w:rPr>
                <w:rFonts w:cs="Times New Roman"/>
                <w:color w:val="1F1F1F"/>
                <w:bdr w:val="none" w:sz="0" w:space="0" w:color="auto" w:frame="1"/>
              </w:rPr>
              <w:t>Compose</w:t>
            </w:r>
            <w:proofErr w:type="spellEnd"/>
            <w:r w:rsidRPr="00670679">
              <w:rPr>
                <w:rFonts w:cs="Times New Roman"/>
                <w:color w:val="1F1F1F"/>
                <w:bdr w:val="none" w:sz="0" w:space="0" w:color="auto" w:frame="1"/>
              </w:rPr>
              <w:t xml:space="preserve"> o </w:t>
            </w:r>
            <w:proofErr w:type="spellStart"/>
            <w:r w:rsidRPr="00670679">
              <w:rPr>
                <w:rFonts w:cs="Times New Roman"/>
                <w:color w:val="1F1F1F"/>
                <w:bdr w:val="none" w:sz="0" w:space="0" w:color="auto" w:frame="1"/>
              </w:rPr>
              <w:t>React</w:t>
            </w:r>
            <w:proofErr w:type="spellEnd"/>
            <w:r w:rsidRPr="00670679">
              <w:rPr>
                <w:rFonts w:cs="Times New Roman"/>
                <w:color w:val="1F1F1F"/>
                <w:bdr w:val="none" w:sz="0" w:space="0" w:color="auto" w:frame="1"/>
              </w:rPr>
              <w:t>.</w:t>
            </w:r>
          </w:p>
        </w:tc>
      </w:tr>
      <w:tr w:rsidR="00C90D0B" w:rsidRPr="00625290" w14:paraId="27A8078A" w14:textId="77777777" w:rsidTr="00E624FB">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B47BC4" w14:textId="6DF31F6B" w:rsidR="00670679" w:rsidRPr="00625290" w:rsidRDefault="00670679" w:rsidP="00670679">
            <w:pPr>
              <w:rPr>
                <w:rFonts w:cs="Times New Roman"/>
              </w:rPr>
            </w:pPr>
            <w:r w:rsidRPr="00670679">
              <w:rPr>
                <w:rFonts w:cs="Times New Roman"/>
                <w:b/>
                <w:bCs/>
                <w:color w:val="1F1F1F"/>
                <w:bdr w:val="none" w:sz="0" w:space="0" w:color="auto" w:frame="1"/>
              </w:rPr>
              <w:t>Uso Recomendado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FCE08E" w14:textId="052D0722" w:rsidR="00670679" w:rsidRPr="00625290" w:rsidRDefault="0078776F" w:rsidP="00670679">
            <w:pPr>
              <w:rPr>
                <w:rFonts w:cs="Times New Roman"/>
              </w:rPr>
            </w:pPr>
            <w:r w:rsidRPr="0078776F">
              <w:rPr>
                <w:rFonts w:cs="Times New Roman"/>
                <w:color w:val="1F1F1F"/>
                <w:bdr w:val="none" w:sz="0" w:space="0" w:color="auto" w:frame="1"/>
              </w:rPr>
              <w:t>Aplicaciones Android nativas modernas con interfaces dinámicas y alto rendimiento.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3F4C99" w14:textId="260C958F" w:rsidR="00670679" w:rsidRPr="00625290" w:rsidRDefault="00670679" w:rsidP="00670679">
            <w:pPr>
              <w:rPr>
                <w:rFonts w:cs="Times New Roman"/>
              </w:rPr>
            </w:pPr>
            <w:r w:rsidRPr="00670679">
              <w:rPr>
                <w:rFonts w:cs="Times New Roman"/>
                <w:color w:val="1F1F1F"/>
                <w:bdr w:val="none" w:sz="0" w:space="0" w:color="auto" w:frame="1"/>
              </w:rPr>
              <w:t xml:space="preserve">Aplicaciones dinámicas con alta interacción de usuario y </w:t>
            </w:r>
            <w:proofErr w:type="spellStart"/>
            <w:r w:rsidRPr="00670679">
              <w:rPr>
                <w:rFonts w:cs="Times New Roman"/>
                <w:color w:val="1F1F1F"/>
                <w:bdr w:val="none" w:sz="0" w:space="0" w:color="auto" w:frame="1"/>
              </w:rPr>
              <w:t>SPAs</w:t>
            </w:r>
            <w:proofErr w:type="spellEnd"/>
            <w:r w:rsidRPr="00670679">
              <w:rPr>
                <w:rFonts w:cs="Times New Roman"/>
                <w:color w:val="1F1F1F"/>
                <w:bdr w:val="none" w:sz="0" w:space="0" w:color="auto" w:frame="1"/>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6A7F73" w14:textId="5E256BEE" w:rsidR="00670679" w:rsidRPr="00625290" w:rsidRDefault="00670679" w:rsidP="00670679">
            <w:pPr>
              <w:rPr>
                <w:rFonts w:cs="Times New Roman"/>
              </w:rPr>
            </w:pPr>
            <w:r w:rsidRPr="00670679">
              <w:rPr>
                <w:rFonts w:cs="Times New Roman"/>
                <w:color w:val="1F1F1F"/>
                <w:bdr w:val="none" w:sz="0" w:space="0" w:color="auto" w:frame="1"/>
              </w:rPr>
              <w:t>Proyectos que requieren rapidez de desarrollo y ligereza.</w:t>
            </w:r>
          </w:p>
        </w:tc>
      </w:tr>
    </w:tbl>
    <w:p w14:paraId="2B666973" w14:textId="184E272F" w:rsidR="0062287F" w:rsidRDefault="009B649F" w:rsidP="009B649F">
      <w:r>
        <w:t xml:space="preserve">Basándose en </w:t>
      </w:r>
      <w:r w:rsidR="0062287F">
        <w:t>la comparación</w:t>
      </w:r>
      <w:r>
        <w:t>, se seleccionó a</w:t>
      </w:r>
      <w:r w:rsidRPr="009B649F">
        <w:t xml:space="preserve"> </w:t>
      </w:r>
      <w:proofErr w:type="spellStart"/>
      <w:r w:rsidR="00C67861" w:rsidRPr="00215CC7">
        <w:rPr>
          <w:rFonts w:ascii="Arial" w:eastAsia="Arial" w:hAnsi="Arial" w:cs="Arial"/>
          <w:sz w:val="20"/>
          <w:szCs w:val="20"/>
        </w:rPr>
        <w:t>Jetpack</w:t>
      </w:r>
      <w:proofErr w:type="spellEnd"/>
      <w:r w:rsidR="00C67861" w:rsidRPr="00215CC7">
        <w:rPr>
          <w:rFonts w:ascii="Arial" w:eastAsia="Arial" w:hAnsi="Arial" w:cs="Arial"/>
          <w:sz w:val="20"/>
          <w:szCs w:val="20"/>
        </w:rPr>
        <w:t xml:space="preserve"> </w:t>
      </w:r>
      <w:proofErr w:type="spellStart"/>
      <w:r w:rsidR="00C67861" w:rsidRPr="00215CC7">
        <w:rPr>
          <w:rFonts w:ascii="Arial" w:eastAsia="Arial" w:hAnsi="Arial" w:cs="Arial"/>
          <w:sz w:val="20"/>
          <w:szCs w:val="20"/>
        </w:rPr>
        <w:t>Compose</w:t>
      </w:r>
      <w:proofErr w:type="spellEnd"/>
      <w:r w:rsidRPr="00215CC7">
        <w:rPr>
          <w:rFonts w:ascii="Arial" w:eastAsia="Arial" w:hAnsi="Arial" w:cs="Arial"/>
          <w:sz w:val="20"/>
          <w:szCs w:val="20"/>
        </w:rPr>
        <w:t xml:space="preserve"> como </w:t>
      </w:r>
      <w:proofErr w:type="spellStart"/>
      <w:r w:rsidR="00C67861" w:rsidRPr="00215CC7">
        <w:rPr>
          <w:rFonts w:ascii="Arial" w:eastAsia="Arial" w:hAnsi="Arial" w:cs="Arial"/>
          <w:sz w:val="20"/>
          <w:szCs w:val="20"/>
        </w:rPr>
        <w:t>toolkit</w:t>
      </w:r>
      <w:proofErr w:type="spellEnd"/>
      <w:r w:rsidRPr="009B649F">
        <w:t xml:space="preserve"> para el desarrollo del Front-End </w:t>
      </w:r>
      <w:r w:rsidR="00215CC7" w:rsidRPr="00215CC7">
        <w:t>a su enfoque declarativo, su integración nativa con Android</w:t>
      </w:r>
      <w:r w:rsidRPr="009B649F">
        <w:t xml:space="preserve"> y su arquitectura </w:t>
      </w:r>
      <w:r w:rsidR="00215CC7" w:rsidRPr="00215CC7">
        <w:t>moderna</w:t>
      </w:r>
      <w:r w:rsidRPr="009B649F">
        <w:t xml:space="preserve"> basada en componentes, </w:t>
      </w:r>
      <w:r>
        <w:t>además</w:t>
      </w:r>
      <w:r w:rsidRPr="009B649F">
        <w:t xml:space="preserve"> </w:t>
      </w:r>
      <w:r w:rsidR="0062287F">
        <w:t>de ser una</w:t>
      </w:r>
      <w:r w:rsidRPr="009B649F">
        <w:t xml:space="preserve"> </w:t>
      </w:r>
      <w:r w:rsidRPr="0062287F">
        <w:t xml:space="preserve">decisión orientada a </w:t>
      </w:r>
      <w:r w:rsidR="0062287F">
        <w:t>su buena</w:t>
      </w:r>
      <w:r w:rsidRPr="0062287F">
        <w:t xml:space="preserve"> eficiencia</w:t>
      </w:r>
      <w:r w:rsidR="00782F39" w:rsidRPr="00782F39">
        <w:t xml:space="preserve"> en el desarrollo de aplicaciones Android nativas</w:t>
      </w:r>
      <w:r w:rsidRPr="009B649F">
        <w:t>.</w:t>
      </w:r>
    </w:p>
    <w:p w14:paraId="705E5838" w14:textId="1FDAE9B7" w:rsidR="00B266AC" w:rsidRPr="006546A0" w:rsidRDefault="0062287F" w:rsidP="006546A0">
      <w:r>
        <w:t>Asimismo,</w:t>
      </w:r>
      <w:r w:rsidR="009B649F" w:rsidRPr="009B649F">
        <w:t xml:space="preserve"> el equipo de trabajo c</w:t>
      </w:r>
      <w:r>
        <w:t>uenta con</w:t>
      </w:r>
      <w:r w:rsidR="009B649F" w:rsidRPr="009B649F">
        <w:t xml:space="preserve"> conocimiento previo en esta tecnología, </w:t>
      </w:r>
      <w:r>
        <w:t xml:space="preserve">lo que ayuda a la </w:t>
      </w:r>
      <w:r w:rsidR="009B649F" w:rsidRPr="0062287F">
        <w:t>reducción significativa en la curva de aprendizaje inicial</w:t>
      </w:r>
      <w:r>
        <w:t>.</w:t>
      </w:r>
    </w:p>
    <w:p w14:paraId="6C879BF7" w14:textId="3DD9E084" w:rsidR="0050016D" w:rsidRDefault="0050016D" w:rsidP="0050016D">
      <w:pPr>
        <w:pStyle w:val="Ttulo3"/>
      </w:pPr>
      <w:bookmarkStart w:id="102" w:name="_Toc229993943"/>
      <w:r>
        <w:t>4.4.2 Tecnologías para el Back</w:t>
      </w:r>
      <w:r w:rsidR="0015506D">
        <w:t>-</w:t>
      </w:r>
      <w:r>
        <w:t>End</w:t>
      </w:r>
      <w:bookmarkEnd w:id="102"/>
    </w:p>
    <w:p w14:paraId="0E9B86D2" w14:textId="697AD8D8" w:rsidR="009952BB" w:rsidRDefault="003E1577" w:rsidP="00656E2A">
      <w:r>
        <w:t>Se define como</w:t>
      </w:r>
      <w:r w:rsidRPr="003E1577">
        <w:t xml:space="preserve"> la capa de acceso a datos de un software, </w:t>
      </w:r>
      <w:r w:rsidR="0015506D">
        <w:t>la cual</w:t>
      </w:r>
      <w:r w:rsidRPr="003E1577">
        <w:t xml:space="preserve"> no es directamente accesible por los usuarios</w:t>
      </w:r>
      <w:r w:rsidR="009952BB">
        <w:t xml:space="preserve">. Asimismo, </w:t>
      </w:r>
      <w:r w:rsidR="0015506D">
        <w:t xml:space="preserve">cuenta con </w:t>
      </w:r>
      <w:r w:rsidRPr="003E1577">
        <w:t xml:space="preserve">la lógica de la aplicación que maneja dichos datos. </w:t>
      </w:r>
      <w:r w:rsidR="009952BB">
        <w:t>Esta capa se encarga</w:t>
      </w:r>
      <w:r w:rsidRPr="003E1577">
        <w:t xml:space="preserve"> </w:t>
      </w:r>
      <w:r w:rsidR="00D8277B">
        <w:t>de acceder</w:t>
      </w:r>
      <w:r w:rsidRPr="003E1577">
        <w:t xml:space="preserve"> al servidor</w:t>
      </w:r>
      <w:r w:rsidR="009952BB">
        <w:t xml:space="preserve"> </w:t>
      </w:r>
      <w:sdt>
        <w:sdtPr>
          <w:id w:val="-1071342741"/>
          <w:citation/>
        </w:sdtPr>
        <w:sdtEndPr/>
        <w:sdtContent>
          <w:r w:rsidR="009952BB">
            <w:fldChar w:fldCharType="begin"/>
          </w:r>
          <w:r w:rsidR="009952BB">
            <w:instrText xml:space="preserve"> CITATION Gal21 \l 2058 </w:instrText>
          </w:r>
          <w:r w:rsidR="009952BB">
            <w:fldChar w:fldCharType="separate"/>
          </w:r>
          <w:r>
            <w:rPr>
              <w:noProof/>
            </w:rPr>
            <w:t>[86]</w:t>
          </w:r>
          <w:r w:rsidR="009952BB">
            <w:fldChar w:fldCharType="end"/>
          </w:r>
        </w:sdtContent>
      </w:sdt>
      <w:r w:rsidR="009952BB">
        <w:t>.</w:t>
      </w:r>
    </w:p>
    <w:p w14:paraId="07CF42E2" w14:textId="2FBACB0D" w:rsidR="00656E2A" w:rsidRDefault="003E1577" w:rsidP="00656E2A">
      <w:r w:rsidRPr="003E1577">
        <w:t>También es responsable de las consultas a la base de datos</w:t>
      </w:r>
      <w:r w:rsidR="00461292">
        <w:t xml:space="preserve"> y la manipulación de estos datos, así como e</w:t>
      </w:r>
      <w:r w:rsidR="009B4A01">
        <w:t>l proceso de insertado de datos</w:t>
      </w:r>
      <w:r w:rsidR="003506C2">
        <w:t xml:space="preserve"> </w:t>
      </w:r>
      <w:sdt>
        <w:sdtPr>
          <w:id w:val="-155005132"/>
          <w:citation/>
        </w:sdtPr>
        <w:sdtEndPr/>
        <w:sdtContent>
          <w:r w:rsidR="003506C2">
            <w:fldChar w:fldCharType="begin"/>
          </w:r>
          <w:r w:rsidR="003506C2">
            <w:instrText xml:space="preserve"> CITATION Har18 \l 2058 </w:instrText>
          </w:r>
          <w:r w:rsidR="003506C2">
            <w:fldChar w:fldCharType="separate"/>
          </w:r>
          <w:r>
            <w:rPr>
              <w:noProof/>
            </w:rPr>
            <w:t>[87]</w:t>
          </w:r>
          <w:r w:rsidR="003506C2">
            <w:fldChar w:fldCharType="end"/>
          </w:r>
        </w:sdtContent>
      </w:sdt>
      <w:r w:rsidR="009B4A01">
        <w:t xml:space="preserve">. </w:t>
      </w:r>
    </w:p>
    <w:p w14:paraId="2BD9F51D" w14:textId="2895F884" w:rsidR="00BC57C9" w:rsidRDefault="00BC57C9" w:rsidP="00656E2A">
      <w:r>
        <w:t xml:space="preserve">En la </w:t>
      </w:r>
      <w:r w:rsidR="00491167">
        <w:t>Tabla 6</w:t>
      </w:r>
      <w:r>
        <w:t xml:space="preserve"> se comparan </w:t>
      </w:r>
      <w:r w:rsidR="0008428A">
        <w:t xml:space="preserve">tres diferentes tecnologías para el desarrollo back-end de la aplicación para generar un análisis del uso de </w:t>
      </w:r>
      <w:r w:rsidR="003C453D">
        <w:t>estas</w:t>
      </w:r>
      <w:r w:rsidR="0008428A">
        <w:t>.</w:t>
      </w:r>
    </w:p>
    <w:p w14:paraId="6E4CFDC1" w14:textId="5E99F1CF" w:rsidR="00491167" w:rsidRDefault="00491167" w:rsidP="00491167">
      <w:pPr>
        <w:pStyle w:val="Descripcin"/>
        <w:keepNext/>
        <w:jc w:val="center"/>
      </w:pPr>
      <w:bookmarkStart w:id="103" w:name="_Toc229993871"/>
      <w:r>
        <w:t xml:space="preserve">Tabla </w:t>
      </w:r>
      <w:fldSimple w:instr=" SEQ Tabla \* ARABIC ">
        <w:r w:rsidR="00FF2D8A">
          <w:rPr>
            <w:noProof/>
          </w:rPr>
          <w:t>6</w:t>
        </w:r>
      </w:fldSimple>
      <w:r>
        <w:t xml:space="preserve"> Tecnologías para el Back-End</w:t>
      </w:r>
      <w:bookmarkEnd w:id="103"/>
    </w:p>
    <w:tbl>
      <w:tblPr>
        <w:tblW w:w="0" w:type="auto"/>
        <w:tblCellMar>
          <w:top w:w="15" w:type="dxa"/>
          <w:left w:w="15" w:type="dxa"/>
          <w:bottom w:w="15" w:type="dxa"/>
          <w:right w:w="15" w:type="dxa"/>
        </w:tblCellMar>
        <w:tblLook w:val="04A0" w:firstRow="1" w:lastRow="0" w:firstColumn="1" w:lastColumn="0" w:noHBand="0" w:noVBand="1"/>
      </w:tblPr>
      <w:tblGrid>
        <w:gridCol w:w="1617"/>
        <w:gridCol w:w="2325"/>
        <w:gridCol w:w="2338"/>
        <w:gridCol w:w="2548"/>
      </w:tblGrid>
      <w:tr w:rsidR="00C90D0B" w:rsidRPr="00625290" w14:paraId="276C782C" w14:textId="77777777" w:rsidTr="00E624FB">
        <w:trPr>
          <w:trHeight w:val="20"/>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DFA208" w14:textId="4B230A51" w:rsidR="003C453D" w:rsidRPr="003C453D" w:rsidRDefault="003C453D" w:rsidP="003C453D">
            <w:pPr>
              <w:rPr>
                <w:rFonts w:cs="Times New Roman"/>
                <w:b/>
                <w:bCs/>
              </w:rPr>
            </w:pPr>
            <w:r w:rsidRPr="003C453D">
              <w:rPr>
                <w:rStyle w:val="Fuerte"/>
                <w:rFonts w:cs="Times New Roman"/>
                <w:color w:val="1F1F1F"/>
                <w:bdr w:val="none" w:sz="0" w:space="0" w:color="auto" w:frame="1"/>
              </w:rPr>
              <w:t>Criterio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57F98D" w14:textId="462BB657" w:rsidR="003C453D" w:rsidRPr="003C453D" w:rsidRDefault="003C453D" w:rsidP="003C453D">
            <w:pPr>
              <w:rPr>
                <w:rFonts w:cs="Times New Roman"/>
                <w:b/>
                <w:bCs/>
              </w:rPr>
            </w:pPr>
            <w:r w:rsidRPr="003C453D">
              <w:rPr>
                <w:rStyle w:val="Fuerte"/>
                <w:rFonts w:cs="Times New Roman"/>
                <w:b w:val="0"/>
                <w:bCs w:val="0"/>
                <w:color w:val="1F1F1F"/>
                <w:bdr w:val="none" w:sz="0" w:space="0" w:color="auto" w:frame="1"/>
              </w:rPr>
              <w:t>Spring Boot</w:t>
            </w:r>
            <w:r w:rsidR="0022721D">
              <w:rPr>
                <w:rStyle w:val="Fuerte"/>
                <w:rFonts w:cs="Times New Roman"/>
                <w:b w:val="0"/>
                <w:bCs w:val="0"/>
                <w:color w:val="1F1F1F"/>
                <w:bdr w:val="none" w:sz="0" w:space="0" w:color="auto" w:frame="1"/>
              </w:rPr>
              <w:t xml:space="preserve"> </w:t>
            </w:r>
            <w:sdt>
              <w:sdtPr>
                <w:rPr>
                  <w:rStyle w:val="Fuerte"/>
                  <w:rFonts w:cs="Times New Roman"/>
                  <w:b w:val="0"/>
                  <w:bCs w:val="0"/>
                  <w:color w:val="1F1F1F"/>
                  <w:bdr w:val="none" w:sz="0" w:space="0" w:color="auto" w:frame="1"/>
                </w:rPr>
                <w:id w:val="-1696987587"/>
                <w:citation/>
              </w:sdtPr>
              <w:sdtEndPr>
                <w:rPr>
                  <w:rStyle w:val="Fuerte"/>
                </w:rPr>
              </w:sdtEndPr>
              <w:sdtContent>
                <w:r w:rsidR="00AF286D">
                  <w:rPr>
                    <w:rStyle w:val="Fuerte"/>
                    <w:rFonts w:cs="Times New Roman"/>
                    <w:b w:val="0"/>
                    <w:bCs w:val="0"/>
                    <w:color w:val="1F1F1F"/>
                    <w:bdr w:val="none" w:sz="0" w:space="0" w:color="auto" w:frame="1"/>
                  </w:rPr>
                  <w:fldChar w:fldCharType="begin"/>
                </w:r>
                <w:r w:rsidR="00941FEB">
                  <w:rPr>
                    <w:rStyle w:val="Fuerte"/>
                    <w:rFonts w:cs="Times New Roman"/>
                    <w:b w:val="0"/>
                    <w:bCs w:val="0"/>
                    <w:color w:val="1F1F1F"/>
                    <w:bdr w:val="none" w:sz="0" w:space="0" w:color="auto" w:frame="1"/>
                  </w:rPr>
                  <w:instrText xml:space="preserve">CITATION Spr \l 2058 </w:instrText>
                </w:r>
                <w:r w:rsidR="00AF286D">
                  <w:rPr>
                    <w:rStyle w:val="Fuerte"/>
                    <w:rFonts w:cs="Times New Roman"/>
                    <w:b w:val="0"/>
                    <w:bCs w:val="0"/>
                    <w:color w:val="1F1F1F"/>
                    <w:bdr w:val="none" w:sz="0" w:space="0" w:color="auto" w:frame="1"/>
                  </w:rPr>
                  <w:fldChar w:fldCharType="separate"/>
                </w:r>
                <w:r>
                  <w:rPr>
                    <w:rFonts w:cs="Times New Roman"/>
                    <w:noProof/>
                    <w:color w:val="1F1F1F"/>
                    <w:bdr w:val="none" w:sz="0" w:space="0" w:color="auto" w:frame="1"/>
                  </w:rPr>
                  <w:t>[30]</w:t>
                </w:r>
                <w:r w:rsidR="00AF286D">
                  <w:rPr>
                    <w:rStyle w:val="Fuerte"/>
                    <w:rFonts w:cs="Times New Roman"/>
                    <w:b w:val="0"/>
                    <w:bCs w:val="0"/>
                    <w:color w:val="1F1F1F"/>
                    <w:bdr w:val="none" w:sz="0" w:space="0" w:color="auto" w:frame="1"/>
                  </w:rPr>
                  <w:fldChar w:fldCharType="end"/>
                </w:r>
              </w:sdtContent>
            </w:sdt>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0D7E98" w14:textId="2A3BB64F" w:rsidR="003C453D" w:rsidRPr="003C453D" w:rsidRDefault="003C453D" w:rsidP="003C453D">
            <w:pPr>
              <w:rPr>
                <w:rFonts w:cs="Times New Roman"/>
                <w:b/>
                <w:bCs/>
              </w:rPr>
            </w:pPr>
            <w:r w:rsidRPr="003C453D">
              <w:rPr>
                <w:rStyle w:val="Fuerte"/>
                <w:rFonts w:cs="Times New Roman"/>
                <w:b w:val="0"/>
                <w:bCs w:val="0"/>
                <w:color w:val="1F1F1F"/>
                <w:bdr w:val="none" w:sz="0" w:space="0" w:color="auto" w:frame="1"/>
              </w:rPr>
              <w:t>Django</w:t>
            </w:r>
            <w:r w:rsidR="002E3ECA">
              <w:rPr>
                <w:rStyle w:val="Fuerte"/>
                <w:rFonts w:cs="Times New Roman"/>
                <w:b w:val="0"/>
                <w:bCs w:val="0"/>
                <w:color w:val="1F1F1F"/>
                <w:bdr w:val="none" w:sz="0" w:space="0" w:color="auto" w:frame="1"/>
              </w:rPr>
              <w:t xml:space="preserve"> </w:t>
            </w:r>
            <w:sdt>
              <w:sdtPr>
                <w:rPr>
                  <w:rStyle w:val="Fuerte"/>
                  <w:rFonts w:cs="Times New Roman"/>
                  <w:b w:val="0"/>
                  <w:bCs w:val="0"/>
                  <w:color w:val="1F1F1F"/>
                  <w:bdr w:val="none" w:sz="0" w:space="0" w:color="auto" w:frame="1"/>
                </w:rPr>
                <w:id w:val="-195005187"/>
                <w:citation/>
              </w:sdtPr>
              <w:sdtEndPr>
                <w:rPr>
                  <w:rStyle w:val="Fuerte"/>
                </w:rPr>
              </w:sdtEndPr>
              <w:sdtContent>
                <w:r w:rsidR="002E3ECA">
                  <w:rPr>
                    <w:rStyle w:val="Fuerte"/>
                    <w:rFonts w:cs="Times New Roman"/>
                    <w:b w:val="0"/>
                    <w:bCs w:val="0"/>
                    <w:color w:val="1F1F1F"/>
                    <w:bdr w:val="none" w:sz="0" w:space="0" w:color="auto" w:frame="1"/>
                  </w:rPr>
                  <w:fldChar w:fldCharType="begin"/>
                </w:r>
                <w:r w:rsidR="002E3ECA">
                  <w:rPr>
                    <w:rStyle w:val="Fuerte"/>
                  </w:rPr>
                  <w:instrText xml:space="preserve"> CITATION Dja26 \l 2058 </w:instrText>
                </w:r>
                <w:r w:rsidR="002E3ECA">
                  <w:rPr>
                    <w:rStyle w:val="Fuerte"/>
                    <w:rFonts w:cs="Times New Roman"/>
                    <w:b w:val="0"/>
                    <w:bCs w:val="0"/>
                    <w:color w:val="1F1F1F"/>
                    <w:bdr w:val="none" w:sz="0" w:space="0" w:color="auto" w:frame="1"/>
                  </w:rPr>
                  <w:fldChar w:fldCharType="separate"/>
                </w:r>
                <w:r>
                  <w:rPr>
                    <w:noProof/>
                  </w:rPr>
                  <w:t>[88]</w:t>
                </w:r>
                <w:r w:rsidR="002E3ECA">
                  <w:rPr>
                    <w:rStyle w:val="Fuerte"/>
                    <w:rFonts w:cs="Times New Roman"/>
                    <w:b w:val="0"/>
                    <w:bCs w:val="0"/>
                    <w:color w:val="1F1F1F"/>
                    <w:bdr w:val="none" w:sz="0" w:space="0" w:color="auto" w:frame="1"/>
                  </w:rPr>
                  <w:fldChar w:fldCharType="end"/>
                </w:r>
              </w:sdtContent>
            </w:sdt>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BE8E79" w14:textId="5045E194" w:rsidR="003C453D" w:rsidRPr="003C453D" w:rsidRDefault="003C453D" w:rsidP="003C453D">
            <w:pPr>
              <w:rPr>
                <w:rFonts w:cs="Times New Roman"/>
                <w:b/>
                <w:bCs/>
              </w:rPr>
            </w:pPr>
            <w:r w:rsidRPr="003C453D">
              <w:rPr>
                <w:rStyle w:val="Fuerte"/>
                <w:rFonts w:cs="Times New Roman"/>
                <w:b w:val="0"/>
                <w:bCs w:val="0"/>
                <w:color w:val="1F1F1F"/>
                <w:bdr w:val="none" w:sz="0" w:space="0" w:color="auto" w:frame="1"/>
              </w:rPr>
              <w:t>Express.js</w:t>
            </w:r>
            <w:r w:rsidR="0022721D">
              <w:rPr>
                <w:rStyle w:val="Fuerte"/>
                <w:rFonts w:cs="Times New Roman"/>
                <w:b w:val="0"/>
                <w:bCs w:val="0"/>
                <w:color w:val="1F1F1F"/>
                <w:bdr w:val="none" w:sz="0" w:space="0" w:color="auto" w:frame="1"/>
              </w:rPr>
              <w:t xml:space="preserve"> </w:t>
            </w:r>
            <w:sdt>
              <w:sdtPr>
                <w:rPr>
                  <w:rStyle w:val="Fuerte"/>
                  <w:rFonts w:cs="Times New Roman"/>
                  <w:b w:val="0"/>
                  <w:bCs w:val="0"/>
                  <w:color w:val="1F1F1F"/>
                  <w:bdr w:val="none" w:sz="0" w:space="0" w:color="auto" w:frame="1"/>
                </w:rPr>
                <w:id w:val="1391081406"/>
                <w:citation/>
              </w:sdtPr>
              <w:sdtEndPr>
                <w:rPr>
                  <w:rStyle w:val="Fuerte"/>
                </w:rPr>
              </w:sdtEndPr>
              <w:sdtContent>
                <w:r w:rsidR="0022721D">
                  <w:rPr>
                    <w:rStyle w:val="Fuerte"/>
                    <w:rFonts w:cs="Times New Roman"/>
                    <w:b w:val="0"/>
                    <w:bCs w:val="0"/>
                    <w:color w:val="1F1F1F"/>
                    <w:bdr w:val="none" w:sz="0" w:space="0" w:color="auto" w:frame="1"/>
                  </w:rPr>
                  <w:fldChar w:fldCharType="begin"/>
                </w:r>
                <w:r w:rsidR="0022721D">
                  <w:rPr>
                    <w:rStyle w:val="Fuerte"/>
                  </w:rPr>
                  <w:instrText xml:space="preserve"> CITATION Ope261 \l 2058 </w:instrText>
                </w:r>
                <w:r w:rsidR="0022721D">
                  <w:rPr>
                    <w:rStyle w:val="Fuerte"/>
                    <w:rFonts w:cs="Times New Roman"/>
                    <w:b w:val="0"/>
                    <w:bCs w:val="0"/>
                    <w:color w:val="1F1F1F"/>
                    <w:bdr w:val="none" w:sz="0" w:space="0" w:color="auto" w:frame="1"/>
                  </w:rPr>
                  <w:fldChar w:fldCharType="separate"/>
                </w:r>
                <w:r>
                  <w:rPr>
                    <w:noProof/>
                  </w:rPr>
                  <w:t>[89]</w:t>
                </w:r>
                <w:r w:rsidR="0022721D">
                  <w:rPr>
                    <w:rStyle w:val="Fuerte"/>
                    <w:rFonts w:cs="Times New Roman"/>
                    <w:b w:val="0"/>
                    <w:bCs w:val="0"/>
                    <w:color w:val="1F1F1F"/>
                    <w:bdr w:val="none" w:sz="0" w:space="0" w:color="auto" w:frame="1"/>
                  </w:rPr>
                  <w:fldChar w:fldCharType="end"/>
                </w:r>
              </w:sdtContent>
            </w:sdt>
            <w:r w:rsidR="0022721D">
              <w:rPr>
                <w:rStyle w:val="Fuerte"/>
                <w:rFonts w:cs="Times New Roman"/>
                <w:b w:val="0"/>
                <w:bCs w:val="0"/>
                <w:color w:val="1F1F1F"/>
                <w:bdr w:val="none" w:sz="0" w:space="0" w:color="auto" w:frame="1"/>
              </w:rPr>
              <w:t xml:space="preserve"> </w:t>
            </w:r>
            <w:sdt>
              <w:sdtPr>
                <w:rPr>
                  <w:rStyle w:val="Fuerte"/>
                  <w:rFonts w:cs="Times New Roman"/>
                  <w:b w:val="0"/>
                  <w:bCs w:val="0"/>
                  <w:color w:val="1F1F1F"/>
                  <w:bdr w:val="none" w:sz="0" w:space="0" w:color="auto" w:frame="1"/>
                </w:rPr>
                <w:id w:val="-1024172112"/>
                <w:citation/>
              </w:sdtPr>
              <w:sdtEndPr>
                <w:rPr>
                  <w:rStyle w:val="Fuerte"/>
                </w:rPr>
              </w:sdtEndPr>
              <w:sdtContent>
                <w:r w:rsidR="000D481C">
                  <w:rPr>
                    <w:rStyle w:val="Fuerte"/>
                    <w:rFonts w:cs="Times New Roman"/>
                    <w:b w:val="0"/>
                    <w:bCs w:val="0"/>
                    <w:color w:val="1F1F1F"/>
                    <w:bdr w:val="none" w:sz="0" w:space="0" w:color="auto" w:frame="1"/>
                  </w:rPr>
                  <w:fldChar w:fldCharType="begin"/>
                </w:r>
                <w:r w:rsidR="000D481C">
                  <w:rPr>
                    <w:rStyle w:val="Fuerte"/>
                    <w:rFonts w:cs="Times New Roman"/>
                    <w:b w:val="0"/>
                    <w:bCs w:val="0"/>
                    <w:color w:val="1F1F1F"/>
                    <w:bdr w:val="none" w:sz="0" w:space="0" w:color="auto" w:frame="1"/>
                  </w:rPr>
                  <w:instrText xml:space="preserve"> CITATION mdn25 \l 2058 </w:instrText>
                </w:r>
                <w:r w:rsidR="000D481C">
                  <w:rPr>
                    <w:rStyle w:val="Fuerte"/>
                    <w:rFonts w:cs="Times New Roman"/>
                    <w:b w:val="0"/>
                    <w:bCs w:val="0"/>
                    <w:color w:val="1F1F1F"/>
                    <w:bdr w:val="none" w:sz="0" w:space="0" w:color="auto" w:frame="1"/>
                  </w:rPr>
                  <w:fldChar w:fldCharType="separate"/>
                </w:r>
                <w:r>
                  <w:rPr>
                    <w:rFonts w:cs="Times New Roman"/>
                    <w:noProof/>
                    <w:color w:val="1F1F1F"/>
                    <w:bdr w:val="none" w:sz="0" w:space="0" w:color="auto" w:frame="1"/>
                  </w:rPr>
                  <w:t>[90]</w:t>
                </w:r>
                <w:r w:rsidR="000D481C">
                  <w:rPr>
                    <w:rStyle w:val="Fuerte"/>
                    <w:rFonts w:cs="Times New Roman"/>
                    <w:b w:val="0"/>
                    <w:bCs w:val="0"/>
                    <w:color w:val="1F1F1F"/>
                    <w:bdr w:val="none" w:sz="0" w:space="0" w:color="auto" w:frame="1"/>
                  </w:rPr>
                  <w:fldChar w:fldCharType="end"/>
                </w:r>
              </w:sdtContent>
            </w:sdt>
          </w:p>
        </w:tc>
      </w:tr>
      <w:tr w:rsidR="00C90D0B" w:rsidRPr="00625290" w14:paraId="43FB5CDD" w14:textId="77777777" w:rsidTr="00E624FB">
        <w:trPr>
          <w:trHeight w:val="109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4AFD04" w14:textId="24C87474" w:rsidR="003C453D" w:rsidRPr="003C453D" w:rsidRDefault="003C453D" w:rsidP="003C453D">
            <w:pPr>
              <w:rPr>
                <w:rFonts w:cs="Times New Roman"/>
              </w:rPr>
            </w:pPr>
            <w:r w:rsidRPr="003C453D">
              <w:rPr>
                <w:rFonts w:cs="Times New Roman"/>
                <w:b/>
                <w:bCs/>
                <w:color w:val="1F1F1F"/>
                <w:bdr w:val="none" w:sz="0" w:space="0" w:color="auto" w:frame="1"/>
              </w:rPr>
              <w:t>Descripción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D92B70" w14:textId="5A143317" w:rsidR="003C453D" w:rsidRPr="003C453D" w:rsidRDefault="003C453D" w:rsidP="003C453D">
            <w:pPr>
              <w:rPr>
                <w:rFonts w:cs="Times New Roman"/>
              </w:rPr>
            </w:pPr>
            <w:r w:rsidRPr="003C453D">
              <w:rPr>
                <w:rFonts w:cs="Times New Roman"/>
                <w:color w:val="1F1F1F"/>
                <w:bdr w:val="none" w:sz="0" w:space="0" w:color="auto" w:frame="1"/>
              </w:rPr>
              <w:t>Framework basado en Spring para crear aplicaciones autónomas de grado de producción con mínima configuración.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644F3D" w14:textId="1ECEEEE1" w:rsidR="003C453D" w:rsidRPr="003C453D" w:rsidRDefault="003C453D" w:rsidP="003C453D">
            <w:pPr>
              <w:rPr>
                <w:rFonts w:cs="Times New Roman"/>
              </w:rPr>
            </w:pPr>
            <w:r w:rsidRPr="003C453D">
              <w:rPr>
                <w:rFonts w:cs="Times New Roman"/>
                <w:color w:val="1F1F1F"/>
                <w:bdr w:val="none" w:sz="0" w:space="0" w:color="auto" w:frame="1"/>
              </w:rPr>
              <w:t>Framework de alto nivel que fomenta el desarrollo rápido y un diseño limpio y pragmático</w:t>
            </w:r>
            <w:r w:rsidR="002D5184">
              <w:rPr>
                <w:rFonts w:cs="Times New Roman"/>
                <w:color w:val="1F1F1F"/>
                <w:bdr w:val="none" w:sz="0" w:space="0" w:color="auto" w:frame="1"/>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40B20C" w14:textId="3729F96C" w:rsidR="003C453D" w:rsidRPr="003C453D" w:rsidRDefault="003C453D" w:rsidP="003C453D">
            <w:pPr>
              <w:rPr>
                <w:rFonts w:cs="Times New Roman"/>
              </w:rPr>
            </w:pPr>
            <w:r w:rsidRPr="003C453D">
              <w:rPr>
                <w:rFonts w:cs="Times New Roman"/>
                <w:color w:val="1F1F1F"/>
                <w:bdr w:val="none" w:sz="0" w:space="0" w:color="auto" w:frame="1"/>
              </w:rPr>
              <w:t>Framework minimalista y flexible para Node.js que proporciona un conjunto robusto de características.</w:t>
            </w:r>
          </w:p>
        </w:tc>
      </w:tr>
      <w:tr w:rsidR="00C90D0B" w:rsidRPr="00625290" w14:paraId="1D16D369" w14:textId="77777777" w:rsidTr="00E624FB">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265058" w14:textId="55A1E8C2" w:rsidR="003C453D" w:rsidRPr="003C453D" w:rsidRDefault="003C453D" w:rsidP="003C453D">
            <w:pPr>
              <w:rPr>
                <w:rFonts w:cs="Times New Roman"/>
              </w:rPr>
            </w:pPr>
            <w:r w:rsidRPr="003C453D">
              <w:rPr>
                <w:rFonts w:cs="Times New Roman"/>
                <w:b/>
                <w:bCs/>
                <w:color w:val="1F1F1F"/>
                <w:bdr w:val="none" w:sz="0" w:space="0" w:color="auto" w:frame="1"/>
              </w:rPr>
              <w:t>Tipo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E51370" w14:textId="78C67BE8" w:rsidR="003C453D" w:rsidRPr="003C453D" w:rsidRDefault="003C453D" w:rsidP="003C453D">
            <w:pPr>
              <w:rPr>
                <w:rFonts w:cs="Times New Roman"/>
              </w:rPr>
            </w:pPr>
            <w:r w:rsidRPr="003C453D">
              <w:rPr>
                <w:rFonts w:cs="Times New Roman"/>
                <w:color w:val="1F1F1F"/>
                <w:bdr w:val="none" w:sz="0" w:space="0" w:color="auto" w:frame="1"/>
              </w:rPr>
              <w:t>Framework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2796DE" w14:textId="32D59DA0" w:rsidR="003C453D" w:rsidRPr="003C453D" w:rsidRDefault="003C453D" w:rsidP="003C453D">
            <w:pPr>
              <w:rPr>
                <w:rFonts w:cs="Times New Roman"/>
              </w:rPr>
            </w:pPr>
            <w:r w:rsidRPr="003C453D">
              <w:rPr>
                <w:rFonts w:cs="Times New Roman"/>
                <w:color w:val="1F1F1F"/>
                <w:bdr w:val="none" w:sz="0" w:space="0" w:color="auto" w:frame="1"/>
              </w:rPr>
              <w:t>Framework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D37AB3" w14:textId="31B0B3F4" w:rsidR="003C453D" w:rsidRPr="003C453D" w:rsidRDefault="003C453D" w:rsidP="003C453D">
            <w:pPr>
              <w:rPr>
                <w:rFonts w:cs="Times New Roman"/>
              </w:rPr>
            </w:pPr>
            <w:r w:rsidRPr="003C453D">
              <w:rPr>
                <w:rFonts w:cs="Times New Roman"/>
                <w:color w:val="1F1F1F"/>
                <w:bdr w:val="none" w:sz="0" w:space="0" w:color="auto" w:frame="1"/>
              </w:rPr>
              <w:t>Framework</w:t>
            </w:r>
          </w:p>
        </w:tc>
      </w:tr>
      <w:tr w:rsidR="00C90D0B" w:rsidRPr="00625290" w14:paraId="40055ACB" w14:textId="77777777" w:rsidTr="00E624FB">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B92755" w14:textId="33C3CF0D" w:rsidR="003C453D" w:rsidRPr="003C453D" w:rsidRDefault="003C453D" w:rsidP="003C453D">
            <w:pPr>
              <w:rPr>
                <w:rFonts w:cs="Times New Roman"/>
              </w:rPr>
            </w:pPr>
            <w:r w:rsidRPr="003C453D">
              <w:rPr>
                <w:rFonts w:cs="Times New Roman"/>
                <w:b/>
                <w:bCs/>
                <w:color w:val="1F1F1F"/>
                <w:bdr w:val="none" w:sz="0" w:space="0" w:color="auto" w:frame="1"/>
              </w:rPr>
              <w:t>Lenguaje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26A698" w14:textId="137393BB" w:rsidR="003C453D" w:rsidRPr="003C453D" w:rsidRDefault="003C453D" w:rsidP="003C453D">
            <w:pPr>
              <w:rPr>
                <w:rFonts w:cs="Times New Roman"/>
              </w:rPr>
            </w:pPr>
            <w:r w:rsidRPr="003C453D">
              <w:rPr>
                <w:rFonts w:cs="Times New Roman"/>
                <w:color w:val="1F1F1F"/>
                <w:bdr w:val="none" w:sz="0" w:space="0" w:color="auto" w:frame="1"/>
              </w:rPr>
              <w:t xml:space="preserve">Java, </w:t>
            </w:r>
            <w:proofErr w:type="spellStart"/>
            <w:r w:rsidRPr="003C453D">
              <w:rPr>
                <w:rFonts w:cs="Times New Roman"/>
                <w:color w:val="1F1F1F"/>
                <w:bdr w:val="none" w:sz="0" w:space="0" w:color="auto" w:frame="1"/>
              </w:rPr>
              <w:t>Kotlin</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D1F054" w14:textId="3AFB8960" w:rsidR="003C453D" w:rsidRPr="003C453D" w:rsidRDefault="003C453D" w:rsidP="003C453D">
            <w:pPr>
              <w:rPr>
                <w:rFonts w:cs="Times New Roman"/>
              </w:rPr>
            </w:pPr>
            <w:r w:rsidRPr="003C453D">
              <w:rPr>
                <w:rFonts w:cs="Times New Roman"/>
                <w:color w:val="1F1F1F"/>
                <w:bdr w:val="none" w:sz="0" w:space="0" w:color="auto" w:frame="1"/>
              </w:rPr>
              <w:t>Python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FDC1EC" w14:textId="3A05E1B4" w:rsidR="003C453D" w:rsidRPr="003C453D" w:rsidRDefault="003C453D" w:rsidP="003C453D">
            <w:pPr>
              <w:rPr>
                <w:rFonts w:cs="Times New Roman"/>
              </w:rPr>
            </w:pPr>
            <w:r w:rsidRPr="003C453D">
              <w:rPr>
                <w:rFonts w:cs="Times New Roman"/>
                <w:color w:val="1F1F1F"/>
                <w:bdr w:val="none" w:sz="0" w:space="0" w:color="auto" w:frame="1"/>
              </w:rPr>
              <w:t xml:space="preserve">JavaScript / </w:t>
            </w:r>
            <w:proofErr w:type="spellStart"/>
            <w:r w:rsidRPr="003C453D">
              <w:rPr>
                <w:rFonts w:cs="Times New Roman"/>
                <w:color w:val="1F1F1F"/>
                <w:bdr w:val="none" w:sz="0" w:space="0" w:color="auto" w:frame="1"/>
              </w:rPr>
              <w:t>TypeScript</w:t>
            </w:r>
            <w:proofErr w:type="spellEnd"/>
          </w:p>
        </w:tc>
      </w:tr>
      <w:tr w:rsidR="00C90D0B" w:rsidRPr="00625290" w14:paraId="5478E67A" w14:textId="77777777" w:rsidTr="00E624FB">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78F258" w14:textId="24DC6D27" w:rsidR="003C453D" w:rsidRPr="003C453D" w:rsidRDefault="003C453D" w:rsidP="003C453D">
            <w:pPr>
              <w:rPr>
                <w:rFonts w:cs="Times New Roman"/>
              </w:rPr>
            </w:pPr>
            <w:r w:rsidRPr="003C453D">
              <w:rPr>
                <w:rFonts w:cs="Times New Roman"/>
                <w:b/>
                <w:bCs/>
                <w:color w:val="1F1F1F"/>
                <w:bdr w:val="none" w:sz="0" w:space="0" w:color="auto" w:frame="1"/>
              </w:rPr>
              <w:t>Curva de Aprendizaje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F5D038" w14:textId="35BA9553" w:rsidR="003C453D" w:rsidRPr="003C453D" w:rsidRDefault="003C453D" w:rsidP="003C453D">
            <w:pPr>
              <w:rPr>
                <w:rFonts w:cs="Times New Roman"/>
              </w:rPr>
            </w:pPr>
            <w:r w:rsidRPr="003C453D">
              <w:rPr>
                <w:rFonts w:cs="Times New Roman"/>
                <w:color w:val="1F1F1F"/>
                <w:bdr w:val="none" w:sz="0" w:space="0" w:color="auto" w:frame="1"/>
              </w:rPr>
              <w:t xml:space="preserve">Elevada: Requiere dominio de Inyección </w:t>
            </w:r>
            <w:r w:rsidRPr="003C453D">
              <w:rPr>
                <w:rFonts w:cs="Times New Roman"/>
                <w:color w:val="1F1F1F"/>
                <w:bdr w:val="none" w:sz="0" w:space="0" w:color="auto" w:frame="1"/>
              </w:rPr>
              <w:lastRenderedPageBreak/>
              <w:t>de Dependencias, el ecosistema Spring y manejo de la JVM.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41BB4C" w14:textId="3BF095B3" w:rsidR="003C453D" w:rsidRPr="003C453D" w:rsidRDefault="003C453D" w:rsidP="003C453D">
            <w:pPr>
              <w:rPr>
                <w:rFonts w:cs="Times New Roman"/>
              </w:rPr>
            </w:pPr>
            <w:r w:rsidRPr="003C453D">
              <w:rPr>
                <w:rFonts w:cs="Times New Roman"/>
                <w:color w:val="1F1F1F"/>
                <w:bdr w:val="none" w:sz="0" w:space="0" w:color="auto" w:frame="1"/>
              </w:rPr>
              <w:lastRenderedPageBreak/>
              <w:t xml:space="preserve">Media: Muy estructurado; una vez </w:t>
            </w:r>
            <w:r w:rsidRPr="003C453D">
              <w:rPr>
                <w:rFonts w:cs="Times New Roman"/>
                <w:color w:val="1F1F1F"/>
                <w:bdr w:val="none" w:sz="0" w:space="0" w:color="auto" w:frame="1"/>
              </w:rPr>
              <w:lastRenderedPageBreak/>
              <w:t>que entiendes su flujo, el desarrollo es muy ágil.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BB5356" w14:textId="28F0842B" w:rsidR="003C453D" w:rsidRPr="003C453D" w:rsidRDefault="003C453D" w:rsidP="003C453D">
            <w:pPr>
              <w:rPr>
                <w:rFonts w:cs="Times New Roman"/>
              </w:rPr>
            </w:pPr>
            <w:r w:rsidRPr="003C453D">
              <w:rPr>
                <w:rFonts w:cs="Times New Roman"/>
                <w:color w:val="1F1F1F"/>
                <w:bdr w:val="none" w:sz="0" w:space="0" w:color="auto" w:frame="1"/>
              </w:rPr>
              <w:lastRenderedPageBreak/>
              <w:t xml:space="preserve">Baja: Muy accesible si ya conoces JavaScript, </w:t>
            </w:r>
            <w:r w:rsidRPr="003C453D">
              <w:rPr>
                <w:rFonts w:cs="Times New Roman"/>
                <w:color w:val="1F1F1F"/>
                <w:bdr w:val="none" w:sz="0" w:space="0" w:color="auto" w:frame="1"/>
              </w:rPr>
              <w:lastRenderedPageBreak/>
              <w:t>aunque difícil de organizar en proyectos grandes.</w:t>
            </w:r>
          </w:p>
        </w:tc>
      </w:tr>
      <w:tr w:rsidR="00C90D0B" w:rsidRPr="00625290" w14:paraId="40D4E574" w14:textId="77777777" w:rsidTr="00E624FB">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2EC72A" w14:textId="7BAEDBAA" w:rsidR="003C453D" w:rsidRPr="003C453D" w:rsidRDefault="003C453D" w:rsidP="003C453D">
            <w:pPr>
              <w:rPr>
                <w:rFonts w:cs="Times New Roman"/>
              </w:rPr>
            </w:pPr>
            <w:r w:rsidRPr="003C453D">
              <w:rPr>
                <w:rFonts w:cs="Times New Roman"/>
                <w:b/>
                <w:bCs/>
                <w:color w:val="1F1F1F"/>
                <w:bdr w:val="none" w:sz="0" w:space="0" w:color="auto" w:frame="1"/>
              </w:rPr>
              <w:lastRenderedPageBreak/>
              <w:t>Ventajas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9B5EDD" w14:textId="44DBB0FB" w:rsidR="003C453D" w:rsidRPr="003C453D" w:rsidRDefault="003C453D" w:rsidP="003C453D">
            <w:pPr>
              <w:rPr>
                <w:rFonts w:cs="Times New Roman"/>
              </w:rPr>
            </w:pPr>
            <w:r w:rsidRPr="003C453D">
              <w:rPr>
                <w:rFonts w:cs="Times New Roman"/>
                <w:color w:val="1F1F1F"/>
                <w:bdr w:val="none" w:sz="0" w:space="0" w:color="auto" w:frame="1"/>
              </w:rPr>
              <w:t>Alta escalabilidad, seguridad integrada (Spring Security), fuerte tipado y gran ecosistema empresarial.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931E80" w14:textId="4A202902" w:rsidR="003C453D" w:rsidRPr="003C453D" w:rsidRDefault="003C453D" w:rsidP="003C453D">
            <w:pPr>
              <w:rPr>
                <w:rFonts w:cs="Times New Roman"/>
              </w:rPr>
            </w:pPr>
            <w:r w:rsidRPr="003C453D">
              <w:rPr>
                <w:rFonts w:cs="Times New Roman"/>
                <w:color w:val="1F1F1F"/>
                <w:bdr w:val="none" w:sz="0" w:space="0" w:color="auto" w:frame="1"/>
              </w:rPr>
              <w:t>Desarrollo extremadamente rápido, panel de administración automático y alta seguridad.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05E2A7" w14:textId="09B81ADA" w:rsidR="003C453D" w:rsidRPr="003C453D" w:rsidRDefault="003C453D" w:rsidP="003C453D">
            <w:pPr>
              <w:rPr>
                <w:rFonts w:cs="Times New Roman"/>
              </w:rPr>
            </w:pPr>
            <w:r w:rsidRPr="003C453D">
              <w:rPr>
                <w:rFonts w:cs="Times New Roman"/>
                <w:color w:val="1F1F1F"/>
                <w:bdr w:val="none" w:sz="0" w:space="0" w:color="auto" w:frame="1"/>
              </w:rPr>
              <w:t xml:space="preserve">Extremadamente ligero, alto rendimiento en E/S asíncrona, ideal para </w:t>
            </w:r>
            <w:r w:rsidR="00B071A1">
              <w:rPr>
                <w:rFonts w:cs="Times New Roman"/>
                <w:color w:val="1F1F1F"/>
                <w:bdr w:val="none" w:sz="0" w:space="0" w:color="auto" w:frame="1"/>
              </w:rPr>
              <w:t xml:space="preserve">sistemas </w:t>
            </w:r>
            <w:r w:rsidR="005F5283">
              <w:rPr>
                <w:rFonts w:cs="Times New Roman"/>
                <w:color w:val="1F1F1F"/>
                <w:bdr w:val="none" w:sz="0" w:space="0" w:color="auto" w:frame="1"/>
              </w:rPr>
              <w:t xml:space="preserve">ágiles </w:t>
            </w:r>
            <w:r w:rsidRPr="003C453D">
              <w:rPr>
                <w:rFonts w:cs="Times New Roman"/>
                <w:color w:val="1F1F1F"/>
                <w:bdr w:val="none" w:sz="0" w:space="0" w:color="auto" w:frame="1"/>
              </w:rPr>
              <w:t>y gran cantidad de paquetes (NPM).</w:t>
            </w:r>
          </w:p>
        </w:tc>
      </w:tr>
      <w:tr w:rsidR="00C90D0B" w:rsidRPr="00625290" w14:paraId="189BE6CD" w14:textId="77777777" w:rsidTr="000D481C">
        <w:trPr>
          <w:trHeight w:val="115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73633D" w14:textId="68B6BE06" w:rsidR="003C453D" w:rsidRPr="003C453D" w:rsidRDefault="003C453D" w:rsidP="003C453D">
            <w:pPr>
              <w:rPr>
                <w:rFonts w:cs="Times New Roman"/>
              </w:rPr>
            </w:pPr>
            <w:r w:rsidRPr="003C453D">
              <w:rPr>
                <w:rFonts w:cs="Times New Roman"/>
                <w:b/>
                <w:bCs/>
                <w:color w:val="1F1F1F"/>
                <w:bdr w:val="none" w:sz="0" w:space="0" w:color="auto" w:frame="1"/>
              </w:rPr>
              <w:t>Desventajas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B2FBAB" w14:textId="56373DB5" w:rsidR="003C453D" w:rsidRPr="003C453D" w:rsidRDefault="000D481C" w:rsidP="003C453D">
            <w:pPr>
              <w:rPr>
                <w:rFonts w:cs="Times New Roman"/>
              </w:rPr>
            </w:pPr>
            <w:r>
              <w:rPr>
                <w:rFonts w:cs="Times New Roman"/>
                <w:color w:val="1F1F1F"/>
                <w:bdr w:val="none" w:sz="0" w:space="0" w:color="auto" w:frame="1"/>
              </w:rPr>
              <w:t>R</w:t>
            </w:r>
            <w:r w:rsidR="003C453D" w:rsidRPr="003C453D">
              <w:rPr>
                <w:rFonts w:cs="Times New Roman"/>
                <w:color w:val="1F1F1F"/>
                <w:bdr w:val="none" w:sz="0" w:space="0" w:color="auto" w:frame="1"/>
              </w:rPr>
              <w:t>equiere más memoria RAM y tiene un arranque más lento</w:t>
            </w:r>
            <w:r>
              <w:rPr>
                <w:rFonts w:cs="Times New Roman"/>
                <w:color w:val="1F1F1F"/>
                <w:bdr w:val="none" w:sz="0" w:space="0" w:color="auto" w:frame="1"/>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6DA729" w14:textId="45BA1164" w:rsidR="003C453D" w:rsidRPr="003C453D" w:rsidRDefault="000D481C" w:rsidP="003C453D">
            <w:pPr>
              <w:rPr>
                <w:rFonts w:cs="Times New Roman"/>
              </w:rPr>
            </w:pPr>
            <w:r>
              <w:rPr>
                <w:rFonts w:cs="Times New Roman"/>
                <w:color w:val="1F1F1F"/>
                <w:bdr w:val="none" w:sz="0" w:space="0" w:color="auto" w:frame="1"/>
              </w:rPr>
              <w:t>R</w:t>
            </w:r>
            <w:r w:rsidR="003C453D" w:rsidRPr="003C453D">
              <w:rPr>
                <w:rFonts w:cs="Times New Roman"/>
                <w:color w:val="1F1F1F"/>
                <w:bdr w:val="none" w:sz="0" w:space="0" w:color="auto" w:frame="1"/>
              </w:rPr>
              <w:t>endimiento de Python menor frente a Java o Node.js.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B2BA25" w14:textId="16E428EC" w:rsidR="003C453D" w:rsidRPr="003C453D" w:rsidRDefault="003C453D" w:rsidP="003C453D">
            <w:pPr>
              <w:rPr>
                <w:rFonts w:cs="Times New Roman"/>
              </w:rPr>
            </w:pPr>
            <w:r w:rsidRPr="003C453D">
              <w:rPr>
                <w:rFonts w:cs="Times New Roman"/>
                <w:color w:val="1F1F1F"/>
                <w:bdr w:val="none" w:sz="0" w:space="0" w:color="auto" w:frame="1"/>
              </w:rPr>
              <w:t>Carece de una estructura definida</w:t>
            </w:r>
            <w:r w:rsidR="000D481C">
              <w:rPr>
                <w:rFonts w:cs="Times New Roman"/>
                <w:color w:val="1F1F1F"/>
                <w:bdr w:val="none" w:sz="0" w:space="0" w:color="auto" w:frame="1"/>
              </w:rPr>
              <w:t xml:space="preserve"> </w:t>
            </w:r>
            <w:r w:rsidRPr="003C453D">
              <w:rPr>
                <w:rFonts w:cs="Times New Roman"/>
                <w:color w:val="1F1F1F"/>
                <w:bdr w:val="none" w:sz="0" w:space="0" w:color="auto" w:frame="1"/>
              </w:rPr>
              <w:t>y requiere muchas dependencias externas.</w:t>
            </w:r>
          </w:p>
        </w:tc>
      </w:tr>
      <w:tr w:rsidR="00C90D0B" w:rsidRPr="00625290" w14:paraId="5267433E" w14:textId="77777777" w:rsidTr="00E624FB">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F1F348" w14:textId="458DF598" w:rsidR="003C453D" w:rsidRPr="003C453D" w:rsidRDefault="003C453D" w:rsidP="003C453D">
            <w:pPr>
              <w:rPr>
                <w:rFonts w:cs="Times New Roman"/>
              </w:rPr>
            </w:pPr>
            <w:r w:rsidRPr="003C453D">
              <w:rPr>
                <w:rFonts w:cs="Times New Roman"/>
                <w:b/>
                <w:bCs/>
                <w:color w:val="1F1F1F"/>
                <w:bdr w:val="none" w:sz="0" w:space="0" w:color="auto" w:frame="1"/>
              </w:rPr>
              <w:t>Uso Recomendado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0EDC75" w14:textId="756834B0" w:rsidR="003C453D" w:rsidRPr="003C453D" w:rsidRDefault="003C453D" w:rsidP="003C453D">
            <w:pPr>
              <w:rPr>
                <w:rFonts w:cs="Times New Roman"/>
              </w:rPr>
            </w:pPr>
            <w:r w:rsidRPr="003C453D">
              <w:rPr>
                <w:rFonts w:cs="Times New Roman"/>
                <w:color w:val="1F1F1F"/>
                <w:bdr w:val="none" w:sz="0" w:space="0" w:color="auto" w:frame="1"/>
              </w:rPr>
              <w:t>Sistemas bancarios, aplicaciones empresariales complejas y microservicios robustos.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2C6367" w14:textId="3978EEF7" w:rsidR="003C453D" w:rsidRPr="003C453D" w:rsidRDefault="003C453D" w:rsidP="003C453D">
            <w:pPr>
              <w:rPr>
                <w:rFonts w:cs="Times New Roman"/>
              </w:rPr>
            </w:pPr>
            <w:proofErr w:type="spellStart"/>
            <w:r w:rsidRPr="003C453D">
              <w:rPr>
                <w:rFonts w:cs="Times New Roman"/>
                <w:color w:val="1F1F1F"/>
                <w:bdr w:val="none" w:sz="0" w:space="0" w:color="auto" w:frame="1"/>
              </w:rPr>
              <w:t>MVPs</w:t>
            </w:r>
            <w:proofErr w:type="spellEnd"/>
            <w:r w:rsidRPr="003C453D">
              <w:rPr>
                <w:rFonts w:cs="Times New Roman"/>
                <w:color w:val="1F1F1F"/>
                <w:bdr w:val="none" w:sz="0" w:space="0" w:color="auto" w:frame="1"/>
              </w:rPr>
              <w:t xml:space="preserve"> rápidos, sitios de contenido, redes sociales y aplicaciones intensivas en datos (Data </w:t>
            </w:r>
            <w:proofErr w:type="spellStart"/>
            <w:r w:rsidRPr="003C453D">
              <w:rPr>
                <w:rFonts w:cs="Times New Roman"/>
                <w:color w:val="1F1F1F"/>
                <w:bdr w:val="none" w:sz="0" w:space="0" w:color="auto" w:frame="1"/>
              </w:rPr>
              <w:t>Science</w:t>
            </w:r>
            <w:proofErr w:type="spellEnd"/>
            <w:r w:rsidRPr="003C453D">
              <w:rPr>
                <w:rFonts w:cs="Times New Roman"/>
                <w:color w:val="1F1F1F"/>
                <w:bdr w:val="none" w:sz="0" w:space="0" w:color="auto" w:frame="1"/>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EE134E" w14:textId="245F754B" w:rsidR="003C453D" w:rsidRPr="003C453D" w:rsidRDefault="003C453D" w:rsidP="003C453D">
            <w:pPr>
              <w:rPr>
                <w:rFonts w:cs="Times New Roman"/>
              </w:rPr>
            </w:pPr>
            <w:r w:rsidRPr="003C453D">
              <w:rPr>
                <w:rFonts w:cs="Times New Roman"/>
                <w:color w:val="1F1F1F"/>
                <w:bdr w:val="none" w:sz="0" w:space="0" w:color="auto" w:frame="1"/>
              </w:rPr>
              <w:t>Aplicaciones de chat</w:t>
            </w:r>
            <w:r w:rsidR="0020749A">
              <w:rPr>
                <w:rFonts w:cs="Times New Roman"/>
                <w:color w:val="1F1F1F"/>
                <w:bdr w:val="none" w:sz="0" w:space="0" w:color="auto" w:frame="1"/>
              </w:rPr>
              <w:t>,</w:t>
            </w:r>
            <w:r w:rsidRPr="003C453D">
              <w:rPr>
                <w:rFonts w:cs="Times New Roman"/>
                <w:color w:val="1F1F1F"/>
                <w:bdr w:val="none" w:sz="0" w:space="0" w:color="auto" w:frame="1"/>
              </w:rPr>
              <w:t xml:space="preserve"> streaming, </w:t>
            </w:r>
            <w:proofErr w:type="spellStart"/>
            <w:r w:rsidRPr="003C453D">
              <w:rPr>
                <w:rFonts w:cs="Times New Roman"/>
                <w:color w:val="1F1F1F"/>
                <w:bdr w:val="none" w:sz="0" w:space="0" w:color="auto" w:frame="1"/>
              </w:rPr>
              <w:t>APIs</w:t>
            </w:r>
            <w:proofErr w:type="spellEnd"/>
            <w:r w:rsidRPr="003C453D">
              <w:rPr>
                <w:rFonts w:cs="Times New Roman"/>
                <w:color w:val="1F1F1F"/>
                <w:bdr w:val="none" w:sz="0" w:space="0" w:color="auto" w:frame="1"/>
              </w:rPr>
              <w:t xml:space="preserve"> ligeras y arquitecturas de microservicios.</w:t>
            </w:r>
          </w:p>
        </w:tc>
      </w:tr>
    </w:tbl>
    <w:p w14:paraId="0EEB1CE4" w14:textId="0C6CBD59" w:rsidR="003256C6" w:rsidRDefault="003256C6" w:rsidP="003256C6">
      <w:r>
        <w:t xml:space="preserve">Gracias a esta comparación, se decidió optar por el </w:t>
      </w:r>
      <w:proofErr w:type="spellStart"/>
      <w:r>
        <w:t>framework</w:t>
      </w:r>
      <w:proofErr w:type="spellEnd"/>
      <w:r>
        <w:t xml:space="preserve"> Spring </w:t>
      </w:r>
      <w:proofErr w:type="spellStart"/>
      <w:r>
        <w:t>boot</w:t>
      </w:r>
      <w:proofErr w:type="spellEnd"/>
      <w:r>
        <w:t xml:space="preserve"> principalmente debido a su</w:t>
      </w:r>
      <w:r w:rsidRPr="003256C6">
        <w:t xml:space="preserve"> robustez arquitectónica, seguridad y </w:t>
      </w:r>
      <w:r>
        <w:t xml:space="preserve">a la </w:t>
      </w:r>
      <w:r w:rsidRPr="003256C6">
        <w:t>optimización de</w:t>
      </w:r>
      <w:r>
        <w:t>l equipo de trabajo</w:t>
      </w:r>
      <w:r w:rsidRPr="003256C6">
        <w:t>.</w:t>
      </w:r>
    </w:p>
    <w:p w14:paraId="6A01BA09" w14:textId="7C50DEB2" w:rsidR="0008428A" w:rsidRPr="00656E2A" w:rsidRDefault="003256C6" w:rsidP="00656E2A">
      <w:r w:rsidRPr="003256C6">
        <w:t xml:space="preserve">Dado que el equipo de desarrollo ya cuenta con conocimientos en </w:t>
      </w:r>
      <w:proofErr w:type="spellStart"/>
      <w:r w:rsidR="00274834">
        <w:t>Compose</w:t>
      </w:r>
      <w:proofErr w:type="spellEnd"/>
      <w:r w:rsidRPr="003256C6">
        <w:t xml:space="preserve">, la adopción de Spring Boot </w:t>
      </w:r>
      <w:r>
        <w:t xml:space="preserve">es </w:t>
      </w:r>
      <w:r w:rsidR="005B66E0">
        <w:t>sencilla ya que a</w:t>
      </w:r>
      <w:r w:rsidRPr="003256C6">
        <w:t>mbos ecosistemas comparten principios de diseño</w:t>
      </w:r>
      <w:r w:rsidR="0049580C">
        <w:t xml:space="preserve"> </w:t>
      </w:r>
      <w:sdt>
        <w:sdtPr>
          <w:id w:val="529306252"/>
          <w:citation/>
        </w:sdtPr>
        <w:sdtEndPr/>
        <w:sdtContent>
          <w:r w:rsidR="0049580C">
            <w:fldChar w:fldCharType="begin"/>
          </w:r>
          <w:r w:rsidR="0049580C">
            <w:instrText xml:space="preserve"> CITATION Uga24 \l 2058 </w:instrText>
          </w:r>
          <w:r w:rsidR="0049580C">
            <w:fldChar w:fldCharType="separate"/>
          </w:r>
          <w:r>
            <w:rPr>
              <w:noProof/>
            </w:rPr>
            <w:t>[91]</w:t>
          </w:r>
          <w:r w:rsidR="0049580C">
            <w:fldChar w:fldCharType="end"/>
          </w:r>
        </w:sdtContent>
      </w:sdt>
      <w:r w:rsidR="005B66E0">
        <w:t xml:space="preserve">, </w:t>
      </w:r>
      <w:r w:rsidRPr="003256C6">
        <w:t xml:space="preserve">lo que reduce la carga al cambiar entre el desarrollo del Front-End y el Back-End, </w:t>
      </w:r>
      <w:r w:rsidR="00161BDE">
        <w:t xml:space="preserve">asimismo como su </w:t>
      </w:r>
      <w:r w:rsidRPr="003256C6">
        <w:t xml:space="preserve">integración nativa con Spring Data JPA facilita la interacción con la base de </w:t>
      </w:r>
      <w:r w:rsidR="00752769">
        <w:t>datos</w:t>
      </w:r>
      <w:r w:rsidR="00752769">
        <w:rPr>
          <w:b/>
          <w:bCs/>
        </w:rPr>
        <w:t xml:space="preserve"> </w:t>
      </w:r>
      <w:r w:rsidR="00752769">
        <w:t>permitiendo que la información</w:t>
      </w:r>
      <w:r w:rsidRPr="003256C6">
        <w:t xml:space="preserve"> entre los pedidos, los repartidores y la ubicación geográfica sea consistente y escalable.</w:t>
      </w:r>
      <w:r w:rsidR="00752769">
        <w:t xml:space="preserve"> </w:t>
      </w:r>
    </w:p>
    <w:p w14:paraId="29773AD8" w14:textId="77777777" w:rsidR="0050016D" w:rsidRDefault="0050016D" w:rsidP="0050016D">
      <w:pPr>
        <w:pStyle w:val="Ttulo3"/>
      </w:pPr>
      <w:bookmarkStart w:id="104" w:name="_Toc229993944"/>
      <w:r>
        <w:t>4.4.3 Tecnologías para la base de datos</w:t>
      </w:r>
      <w:bookmarkEnd w:id="104"/>
    </w:p>
    <w:p w14:paraId="677A54A4" w14:textId="66D7C0C1" w:rsidR="00E62E22" w:rsidRDefault="006D5E1A" w:rsidP="00E62E22">
      <w:r>
        <w:t xml:space="preserve">Las bases </w:t>
      </w:r>
      <w:r w:rsidRPr="006D5E1A">
        <w:t xml:space="preserve">de datos son herramientas de trabajo </w:t>
      </w:r>
      <w:r>
        <w:t>con la capacidad</w:t>
      </w:r>
      <w:r w:rsidRPr="006D5E1A">
        <w:t xml:space="preserve"> de proporcionar información sobre un</w:t>
      </w:r>
      <w:r w:rsidR="006A27DF">
        <w:t xml:space="preserve"> sistema concreto, los datos en </w:t>
      </w:r>
      <w:r w:rsidR="00FA369E">
        <w:t>sí</w:t>
      </w:r>
      <w:r w:rsidR="006A27DF">
        <w:t xml:space="preserve"> mismos son de vital importancia</w:t>
      </w:r>
      <w:r w:rsidR="00FA477E">
        <w:t xml:space="preserve"> </w:t>
      </w:r>
      <w:sdt>
        <w:sdtPr>
          <w:id w:val="-1710716120"/>
          <w:citation/>
        </w:sdtPr>
        <w:sdtEndPr/>
        <w:sdtContent>
          <w:r w:rsidR="00FA477E">
            <w:fldChar w:fldCharType="begin"/>
          </w:r>
          <w:r w:rsidR="00FA477E">
            <w:instrText xml:space="preserve"> CITATION Pla04 \l 2058 </w:instrText>
          </w:r>
          <w:r w:rsidR="00FA477E">
            <w:fldChar w:fldCharType="separate"/>
          </w:r>
          <w:r>
            <w:rPr>
              <w:noProof/>
            </w:rPr>
            <w:t>[92]</w:t>
          </w:r>
          <w:r w:rsidR="00FA477E">
            <w:fldChar w:fldCharType="end"/>
          </w:r>
        </w:sdtContent>
      </w:sdt>
      <w:r w:rsidR="006A27DF">
        <w:t xml:space="preserve">, ya que </w:t>
      </w:r>
      <w:r w:rsidR="00633D51">
        <w:t xml:space="preserve">permiten un control sobre </w:t>
      </w:r>
      <w:r w:rsidR="00EF1D3A">
        <w:t>la funcionalidad del sistema.</w:t>
      </w:r>
    </w:p>
    <w:p w14:paraId="3072FBAE" w14:textId="794AD89E" w:rsidR="00EF1D3A" w:rsidRPr="00E62E22" w:rsidRDefault="0005296C" w:rsidP="00E62E22">
      <w:r>
        <w:t xml:space="preserve">Debido a que una base de datos en sí es la herramienta donde se guardará la información, </w:t>
      </w:r>
      <w:r w:rsidR="00616C03">
        <w:t xml:space="preserve">existen los sistemas gestores de base de datos, los cuales son </w:t>
      </w:r>
      <w:r w:rsidR="00E16521">
        <w:t xml:space="preserve">una capa intermedia entre el programa </w:t>
      </w:r>
      <w:r w:rsidR="0010165C">
        <w:t xml:space="preserve">y los aplicativos donde se utilicen </w:t>
      </w:r>
      <w:sdt>
        <w:sdtPr>
          <w:id w:val="486136141"/>
          <w:citation/>
        </w:sdtPr>
        <w:sdtEndPr/>
        <w:sdtContent>
          <w:r w:rsidR="0010165C">
            <w:fldChar w:fldCharType="begin"/>
          </w:r>
          <w:r w:rsidR="0010165C">
            <w:instrText xml:space="preserve"> CITATION Ram08 \l 2058 </w:instrText>
          </w:r>
          <w:r w:rsidR="0010165C">
            <w:fldChar w:fldCharType="separate"/>
          </w:r>
          <w:r>
            <w:rPr>
              <w:noProof/>
            </w:rPr>
            <w:t>[93]</w:t>
          </w:r>
          <w:r w:rsidR="0010165C">
            <w:fldChar w:fldCharType="end"/>
          </w:r>
        </w:sdtContent>
      </w:sdt>
      <w:r w:rsidR="0010165C">
        <w:t xml:space="preserve">. Para definir </w:t>
      </w:r>
      <w:r w:rsidR="0000568C">
        <w:t>qué</w:t>
      </w:r>
      <w:r w:rsidR="0010165C">
        <w:t xml:space="preserve"> sistema gestor de base de datos se utilizará, se realizó la siguiente tabla comparativa:</w:t>
      </w:r>
    </w:p>
    <w:p w14:paraId="4AF66351" w14:textId="1909AD9D" w:rsidR="00491167" w:rsidRDefault="00491167" w:rsidP="00491167">
      <w:pPr>
        <w:pStyle w:val="Descripcin"/>
        <w:keepNext/>
        <w:jc w:val="center"/>
      </w:pPr>
      <w:bookmarkStart w:id="105" w:name="_Toc229993872"/>
      <w:r>
        <w:lastRenderedPageBreak/>
        <w:t xml:space="preserve">Tabla </w:t>
      </w:r>
      <w:fldSimple w:instr=" SEQ Tabla \* ARABIC ">
        <w:r w:rsidR="00FF2D8A">
          <w:rPr>
            <w:noProof/>
          </w:rPr>
          <w:t>7</w:t>
        </w:r>
      </w:fldSimple>
      <w:r>
        <w:t xml:space="preserve"> Tecnologías para la base de datos</w:t>
      </w:r>
      <w:bookmarkEnd w:id="105"/>
    </w:p>
    <w:tbl>
      <w:tblPr>
        <w:tblW w:w="0" w:type="auto"/>
        <w:tblCellMar>
          <w:top w:w="15" w:type="dxa"/>
          <w:left w:w="15" w:type="dxa"/>
          <w:bottom w:w="15" w:type="dxa"/>
          <w:right w:w="15" w:type="dxa"/>
        </w:tblCellMar>
        <w:tblLook w:val="04A0" w:firstRow="1" w:lastRow="0" w:firstColumn="1" w:lastColumn="0" w:noHBand="0" w:noVBand="1"/>
      </w:tblPr>
      <w:tblGrid>
        <w:gridCol w:w="1654"/>
        <w:gridCol w:w="2439"/>
        <w:gridCol w:w="2473"/>
        <w:gridCol w:w="2262"/>
      </w:tblGrid>
      <w:tr w:rsidR="00C90D0B" w:rsidRPr="00625290" w14:paraId="6E3F1CC5" w14:textId="77777777" w:rsidTr="00E624FB">
        <w:trPr>
          <w:trHeight w:val="20"/>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034A17" w14:textId="33BE411C" w:rsidR="00AC3ECA" w:rsidRPr="00AC3ECA" w:rsidRDefault="00AC3ECA" w:rsidP="00AC3ECA">
            <w:pPr>
              <w:rPr>
                <w:rFonts w:cs="Times New Roman"/>
                <w:b/>
                <w:bCs/>
              </w:rPr>
            </w:pPr>
            <w:r w:rsidRPr="00AC3ECA">
              <w:rPr>
                <w:rStyle w:val="Fuerte"/>
                <w:rFonts w:cs="Times New Roman"/>
                <w:color w:val="1F1F1F"/>
                <w:bdr w:val="none" w:sz="0" w:space="0" w:color="auto" w:frame="1"/>
              </w:rPr>
              <w:t>Criterio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3E43B2" w14:textId="44BE685E" w:rsidR="00AC3ECA" w:rsidRPr="00AC3ECA" w:rsidRDefault="00AC3ECA" w:rsidP="00CD2706">
            <w:pPr>
              <w:ind w:left="680" w:hanging="680"/>
              <w:rPr>
                <w:rFonts w:cs="Times New Roman"/>
                <w:b/>
                <w:bCs/>
              </w:rPr>
            </w:pPr>
            <w:r w:rsidRPr="00AC3ECA">
              <w:rPr>
                <w:rStyle w:val="Fuerte"/>
                <w:rFonts w:cs="Times New Roman"/>
                <w:b w:val="0"/>
                <w:bCs w:val="0"/>
                <w:color w:val="1F1F1F"/>
                <w:bdr w:val="none" w:sz="0" w:space="0" w:color="auto" w:frame="1"/>
              </w:rPr>
              <w:t>MariaDB</w:t>
            </w:r>
            <w:r w:rsidR="00CD2706">
              <w:rPr>
                <w:rStyle w:val="Fuerte"/>
                <w:rFonts w:cs="Times New Roman"/>
                <w:b w:val="0"/>
                <w:bCs w:val="0"/>
                <w:color w:val="1F1F1F"/>
                <w:bdr w:val="none" w:sz="0" w:space="0" w:color="auto" w:frame="1"/>
              </w:rPr>
              <w:t xml:space="preserve"> </w:t>
            </w:r>
            <w:sdt>
              <w:sdtPr>
                <w:rPr>
                  <w:rStyle w:val="Fuerte"/>
                  <w:rFonts w:cs="Times New Roman"/>
                  <w:b w:val="0"/>
                  <w:bCs w:val="0"/>
                  <w:color w:val="1F1F1F"/>
                  <w:bdr w:val="none" w:sz="0" w:space="0" w:color="auto" w:frame="1"/>
                </w:rPr>
                <w:id w:val="1092364478"/>
                <w:citation/>
              </w:sdtPr>
              <w:sdtEndPr>
                <w:rPr>
                  <w:rStyle w:val="Fuerte"/>
                </w:rPr>
              </w:sdtEndPr>
              <w:sdtContent>
                <w:r w:rsidR="00CD2706">
                  <w:rPr>
                    <w:rStyle w:val="Fuerte"/>
                    <w:rFonts w:cs="Times New Roman"/>
                    <w:b w:val="0"/>
                    <w:bCs w:val="0"/>
                    <w:color w:val="1F1F1F"/>
                    <w:bdr w:val="none" w:sz="0" w:space="0" w:color="auto" w:frame="1"/>
                  </w:rPr>
                  <w:fldChar w:fldCharType="begin"/>
                </w:r>
                <w:r w:rsidR="00CD2706">
                  <w:rPr>
                    <w:rStyle w:val="Fuerte"/>
                    <w:rFonts w:cs="Times New Roman"/>
                    <w:b w:val="0"/>
                    <w:bCs w:val="0"/>
                    <w:color w:val="1F1F1F"/>
                    <w:bdr w:val="none" w:sz="0" w:space="0" w:color="auto" w:frame="1"/>
                  </w:rPr>
                  <w:instrText xml:space="preserve"> CITATION Mar261 \l 2058 </w:instrText>
                </w:r>
                <w:r w:rsidR="00CD2706">
                  <w:rPr>
                    <w:rStyle w:val="Fuerte"/>
                    <w:rFonts w:cs="Times New Roman"/>
                    <w:b w:val="0"/>
                    <w:bCs w:val="0"/>
                    <w:color w:val="1F1F1F"/>
                    <w:bdr w:val="none" w:sz="0" w:space="0" w:color="auto" w:frame="1"/>
                  </w:rPr>
                  <w:fldChar w:fldCharType="separate"/>
                </w:r>
                <w:r>
                  <w:rPr>
                    <w:rFonts w:cs="Times New Roman"/>
                    <w:noProof/>
                    <w:color w:val="1F1F1F"/>
                    <w:bdr w:val="none" w:sz="0" w:space="0" w:color="auto" w:frame="1"/>
                  </w:rPr>
                  <w:t>[94]</w:t>
                </w:r>
                <w:r w:rsidR="00CD2706">
                  <w:rPr>
                    <w:rStyle w:val="Fuerte"/>
                    <w:rFonts w:cs="Times New Roman"/>
                    <w:b w:val="0"/>
                    <w:bCs w:val="0"/>
                    <w:color w:val="1F1F1F"/>
                    <w:bdr w:val="none" w:sz="0" w:space="0" w:color="auto" w:frame="1"/>
                  </w:rPr>
                  <w:fldChar w:fldCharType="end"/>
                </w:r>
              </w:sdtContent>
            </w:sdt>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B800B9" w14:textId="2342D048" w:rsidR="00AC3ECA" w:rsidRPr="00AC3ECA" w:rsidRDefault="00AC3ECA" w:rsidP="00AC3ECA">
            <w:pPr>
              <w:rPr>
                <w:rFonts w:cs="Times New Roman"/>
                <w:b/>
                <w:bCs/>
              </w:rPr>
            </w:pPr>
            <w:r w:rsidRPr="00AC3ECA">
              <w:rPr>
                <w:rStyle w:val="Fuerte"/>
                <w:rFonts w:cs="Times New Roman"/>
                <w:b w:val="0"/>
                <w:bCs w:val="0"/>
                <w:color w:val="1F1F1F"/>
                <w:bdr w:val="none" w:sz="0" w:space="0" w:color="auto" w:frame="1"/>
              </w:rPr>
              <w:t>MySQL</w:t>
            </w:r>
            <w:r w:rsidR="00CD2706">
              <w:rPr>
                <w:rStyle w:val="Fuerte"/>
                <w:rFonts w:cs="Times New Roman"/>
                <w:b w:val="0"/>
                <w:bCs w:val="0"/>
                <w:color w:val="1F1F1F"/>
                <w:bdr w:val="none" w:sz="0" w:space="0" w:color="auto" w:frame="1"/>
              </w:rPr>
              <w:t xml:space="preserve"> </w:t>
            </w:r>
            <w:sdt>
              <w:sdtPr>
                <w:rPr>
                  <w:rStyle w:val="Fuerte"/>
                  <w:rFonts w:cs="Times New Roman"/>
                  <w:b w:val="0"/>
                  <w:bCs w:val="0"/>
                  <w:color w:val="1F1F1F"/>
                  <w:bdr w:val="none" w:sz="0" w:space="0" w:color="auto" w:frame="1"/>
                </w:rPr>
                <w:id w:val="2122878640"/>
                <w:citation/>
              </w:sdtPr>
              <w:sdtEndPr>
                <w:rPr>
                  <w:rStyle w:val="Fuerte"/>
                </w:rPr>
              </w:sdtEndPr>
              <w:sdtContent>
                <w:r w:rsidR="006D470F">
                  <w:rPr>
                    <w:rStyle w:val="Fuerte"/>
                    <w:rFonts w:cs="Times New Roman"/>
                    <w:b w:val="0"/>
                    <w:bCs w:val="0"/>
                    <w:color w:val="1F1F1F"/>
                    <w:bdr w:val="none" w:sz="0" w:space="0" w:color="auto" w:frame="1"/>
                  </w:rPr>
                  <w:fldChar w:fldCharType="begin"/>
                </w:r>
                <w:r w:rsidR="006D470F">
                  <w:rPr>
                    <w:rStyle w:val="Fuerte"/>
                    <w:rFonts w:cs="Times New Roman"/>
                    <w:color w:val="1F1F1F"/>
                    <w:bdr w:val="none" w:sz="0" w:space="0" w:color="auto" w:frame="1"/>
                  </w:rPr>
                  <w:instrText xml:space="preserve"> CITATION MyS26 \l 2058 </w:instrText>
                </w:r>
                <w:r w:rsidR="006D470F">
                  <w:rPr>
                    <w:rStyle w:val="Fuerte"/>
                    <w:rFonts w:cs="Times New Roman"/>
                    <w:b w:val="0"/>
                    <w:bCs w:val="0"/>
                    <w:color w:val="1F1F1F"/>
                    <w:bdr w:val="none" w:sz="0" w:space="0" w:color="auto" w:frame="1"/>
                  </w:rPr>
                  <w:fldChar w:fldCharType="separate"/>
                </w:r>
                <w:r>
                  <w:rPr>
                    <w:rFonts w:cs="Times New Roman"/>
                    <w:noProof/>
                    <w:color w:val="1F1F1F"/>
                    <w:bdr w:val="none" w:sz="0" w:space="0" w:color="auto" w:frame="1"/>
                  </w:rPr>
                  <w:t>[95]</w:t>
                </w:r>
                <w:r w:rsidR="006D470F">
                  <w:rPr>
                    <w:rStyle w:val="Fuerte"/>
                    <w:rFonts w:cs="Times New Roman"/>
                    <w:b w:val="0"/>
                    <w:bCs w:val="0"/>
                    <w:color w:val="1F1F1F"/>
                    <w:bdr w:val="none" w:sz="0" w:space="0" w:color="auto" w:frame="1"/>
                  </w:rPr>
                  <w:fldChar w:fldCharType="end"/>
                </w:r>
              </w:sdtContent>
            </w:sdt>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0072C1" w14:textId="1A12D8BB" w:rsidR="00AC3ECA" w:rsidRPr="00AC3ECA" w:rsidRDefault="00AC3ECA" w:rsidP="00AC3ECA">
            <w:pPr>
              <w:rPr>
                <w:rFonts w:cs="Times New Roman"/>
                <w:b/>
                <w:bCs/>
              </w:rPr>
            </w:pPr>
            <w:r w:rsidRPr="00AC3ECA">
              <w:rPr>
                <w:rStyle w:val="Fuerte"/>
                <w:rFonts w:cs="Times New Roman"/>
                <w:b w:val="0"/>
                <w:bCs w:val="0"/>
                <w:color w:val="1F1F1F"/>
                <w:bdr w:val="none" w:sz="0" w:space="0" w:color="auto" w:frame="1"/>
              </w:rPr>
              <w:t>MongoDB</w:t>
            </w:r>
            <w:r w:rsidR="006D470F">
              <w:rPr>
                <w:rStyle w:val="Fuerte"/>
                <w:rFonts w:cs="Times New Roman"/>
                <w:b w:val="0"/>
                <w:bCs w:val="0"/>
                <w:color w:val="1F1F1F"/>
                <w:bdr w:val="none" w:sz="0" w:space="0" w:color="auto" w:frame="1"/>
              </w:rPr>
              <w:t xml:space="preserve"> </w:t>
            </w:r>
            <w:sdt>
              <w:sdtPr>
                <w:rPr>
                  <w:rStyle w:val="Fuerte"/>
                  <w:rFonts w:cs="Times New Roman"/>
                  <w:b w:val="0"/>
                  <w:bCs w:val="0"/>
                  <w:color w:val="1F1F1F"/>
                  <w:bdr w:val="none" w:sz="0" w:space="0" w:color="auto" w:frame="1"/>
                </w:rPr>
                <w:id w:val="857318798"/>
                <w:citation/>
              </w:sdtPr>
              <w:sdtEndPr>
                <w:rPr>
                  <w:rStyle w:val="Fuerte"/>
                </w:rPr>
              </w:sdtEndPr>
              <w:sdtContent>
                <w:r w:rsidR="00AF5E54">
                  <w:rPr>
                    <w:rStyle w:val="Fuerte"/>
                    <w:rFonts w:cs="Times New Roman"/>
                    <w:b w:val="0"/>
                    <w:bCs w:val="0"/>
                    <w:color w:val="1F1F1F"/>
                    <w:bdr w:val="none" w:sz="0" w:space="0" w:color="auto" w:frame="1"/>
                  </w:rPr>
                  <w:fldChar w:fldCharType="begin"/>
                </w:r>
                <w:r w:rsidR="00AF5E54">
                  <w:rPr>
                    <w:rStyle w:val="Fuerte"/>
                    <w:rFonts w:cs="Times New Roman"/>
                    <w:color w:val="1F1F1F"/>
                    <w:bdr w:val="none" w:sz="0" w:space="0" w:color="auto" w:frame="1"/>
                  </w:rPr>
                  <w:instrText xml:space="preserve"> CITATION Mon26 \l 2058 </w:instrText>
                </w:r>
                <w:r w:rsidR="00AF5E54">
                  <w:rPr>
                    <w:rStyle w:val="Fuerte"/>
                    <w:rFonts w:cs="Times New Roman"/>
                    <w:b w:val="0"/>
                    <w:bCs w:val="0"/>
                    <w:color w:val="1F1F1F"/>
                    <w:bdr w:val="none" w:sz="0" w:space="0" w:color="auto" w:frame="1"/>
                  </w:rPr>
                  <w:fldChar w:fldCharType="separate"/>
                </w:r>
                <w:r>
                  <w:rPr>
                    <w:rFonts w:cs="Times New Roman"/>
                    <w:noProof/>
                    <w:color w:val="1F1F1F"/>
                    <w:bdr w:val="none" w:sz="0" w:space="0" w:color="auto" w:frame="1"/>
                  </w:rPr>
                  <w:t>[96]</w:t>
                </w:r>
                <w:r w:rsidR="00AF5E54">
                  <w:rPr>
                    <w:rStyle w:val="Fuerte"/>
                    <w:rFonts w:cs="Times New Roman"/>
                    <w:b w:val="0"/>
                    <w:bCs w:val="0"/>
                    <w:color w:val="1F1F1F"/>
                    <w:bdr w:val="none" w:sz="0" w:space="0" w:color="auto" w:frame="1"/>
                  </w:rPr>
                  <w:fldChar w:fldCharType="end"/>
                </w:r>
              </w:sdtContent>
            </w:sdt>
          </w:p>
        </w:tc>
      </w:tr>
      <w:tr w:rsidR="00C90D0B" w:rsidRPr="00625290" w14:paraId="01404242" w14:textId="77777777" w:rsidTr="00E624FB">
        <w:trPr>
          <w:trHeight w:val="109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3F966C" w14:textId="50D8624F" w:rsidR="00AC3ECA" w:rsidRPr="00AC3ECA" w:rsidRDefault="00AC3ECA" w:rsidP="00AC3ECA">
            <w:pPr>
              <w:rPr>
                <w:rFonts w:cs="Times New Roman"/>
              </w:rPr>
            </w:pPr>
            <w:r w:rsidRPr="00AC3ECA">
              <w:rPr>
                <w:rFonts w:cs="Times New Roman"/>
                <w:b/>
                <w:bCs/>
                <w:color w:val="1F1F1F"/>
                <w:bdr w:val="none" w:sz="0" w:space="0" w:color="auto" w:frame="1"/>
              </w:rPr>
              <w:t>Descripción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7A7397" w14:textId="682E161E" w:rsidR="00AC3ECA" w:rsidRPr="00AC3ECA" w:rsidRDefault="00AC3ECA" w:rsidP="00AC3ECA">
            <w:pPr>
              <w:rPr>
                <w:rFonts w:cs="Times New Roman"/>
              </w:rPr>
            </w:pPr>
            <w:r w:rsidRPr="00AC3ECA">
              <w:rPr>
                <w:rFonts w:cs="Times New Roman"/>
                <w:color w:val="1F1F1F"/>
                <w:bdr w:val="none" w:sz="0" w:space="0" w:color="auto" w:frame="1"/>
              </w:rPr>
              <w:t xml:space="preserve">Sistema relacional </w:t>
            </w:r>
            <w:r w:rsidR="00F13352">
              <w:rPr>
                <w:rFonts w:cs="Times New Roman"/>
                <w:color w:val="1F1F1F"/>
                <w:bdr w:val="none" w:sz="0" w:space="0" w:color="auto" w:frame="1"/>
              </w:rPr>
              <w:t>creado</w:t>
            </w:r>
            <w:r w:rsidRPr="00AC3ECA">
              <w:rPr>
                <w:rFonts w:cs="Times New Roman"/>
                <w:color w:val="1F1F1F"/>
                <w:bdr w:val="none" w:sz="0" w:space="0" w:color="auto" w:frame="1"/>
              </w:rPr>
              <w:t xml:space="preserve"> como un </w:t>
            </w:r>
            <w:proofErr w:type="spellStart"/>
            <w:r w:rsidRPr="00F13352">
              <w:rPr>
                <w:rFonts w:cs="Times New Roman"/>
                <w:color w:val="1F1F1F"/>
                <w:bdr w:val="none" w:sz="0" w:space="0" w:color="auto" w:frame="1"/>
              </w:rPr>
              <w:t>fork</w:t>
            </w:r>
            <w:proofErr w:type="spellEnd"/>
            <w:r w:rsidRPr="00AC3ECA">
              <w:rPr>
                <w:rFonts w:cs="Times New Roman"/>
                <w:color w:val="1F1F1F"/>
                <w:bdr w:val="none" w:sz="0" w:space="0" w:color="auto" w:frame="1"/>
              </w:rPr>
              <w:t xml:space="preserve"> de MySQL, desarrollado por la comunidad.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B15734" w14:textId="0A5F5984" w:rsidR="00AC3ECA" w:rsidRPr="00AC3ECA" w:rsidRDefault="00AC3ECA" w:rsidP="00AC3ECA">
            <w:pPr>
              <w:rPr>
                <w:rFonts w:cs="Times New Roman"/>
              </w:rPr>
            </w:pPr>
            <w:r w:rsidRPr="00AC3ECA">
              <w:rPr>
                <w:rFonts w:cs="Times New Roman"/>
                <w:color w:val="1F1F1F"/>
                <w:bdr w:val="none" w:sz="0" w:space="0" w:color="auto" w:frame="1"/>
              </w:rPr>
              <w:t>El sistema de base de datos relacional más popular del mundo, bajo tutela de Oracle.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6B1639" w14:textId="3B39210D" w:rsidR="00AC3ECA" w:rsidRPr="00AC3ECA" w:rsidRDefault="00AC3ECA" w:rsidP="00AC3ECA">
            <w:pPr>
              <w:rPr>
                <w:rFonts w:cs="Times New Roman"/>
              </w:rPr>
            </w:pPr>
            <w:r w:rsidRPr="00AC3ECA">
              <w:rPr>
                <w:rFonts w:cs="Times New Roman"/>
                <w:color w:val="1F1F1F"/>
                <w:bdr w:val="none" w:sz="0" w:space="0" w:color="auto" w:frame="1"/>
              </w:rPr>
              <w:t>Base de datos NoSQL líder, orientada a documentos (JSON-</w:t>
            </w:r>
            <w:proofErr w:type="spellStart"/>
            <w:r w:rsidRPr="00AC3ECA">
              <w:rPr>
                <w:rFonts w:cs="Times New Roman"/>
                <w:color w:val="1F1F1F"/>
                <w:bdr w:val="none" w:sz="0" w:space="0" w:color="auto" w:frame="1"/>
              </w:rPr>
              <w:t>like</w:t>
            </w:r>
            <w:proofErr w:type="spellEnd"/>
            <w:r w:rsidRPr="00AC3ECA">
              <w:rPr>
                <w:rFonts w:cs="Times New Roman"/>
                <w:color w:val="1F1F1F"/>
                <w:bdr w:val="none" w:sz="0" w:space="0" w:color="auto" w:frame="1"/>
              </w:rPr>
              <w:t>).</w:t>
            </w:r>
          </w:p>
        </w:tc>
      </w:tr>
      <w:tr w:rsidR="00C90D0B" w:rsidRPr="00625290" w14:paraId="109029F7" w14:textId="77777777" w:rsidTr="00E624FB">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3A7E46" w14:textId="6F6F7A8F" w:rsidR="00AC3ECA" w:rsidRPr="00AC3ECA" w:rsidRDefault="00AC3ECA" w:rsidP="00AC3ECA">
            <w:pPr>
              <w:rPr>
                <w:rFonts w:cs="Times New Roman"/>
              </w:rPr>
            </w:pPr>
            <w:r w:rsidRPr="00AC3ECA">
              <w:rPr>
                <w:rFonts w:cs="Times New Roman"/>
                <w:b/>
                <w:bCs/>
                <w:color w:val="1F1F1F"/>
                <w:bdr w:val="none" w:sz="0" w:space="0" w:color="auto" w:frame="1"/>
              </w:rPr>
              <w:t>Tipo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0B01EB" w14:textId="221C2454" w:rsidR="00AC3ECA" w:rsidRPr="00AC3ECA" w:rsidRDefault="00AC3ECA" w:rsidP="00AC3ECA">
            <w:pPr>
              <w:rPr>
                <w:rFonts w:cs="Times New Roman"/>
              </w:rPr>
            </w:pPr>
            <w:r w:rsidRPr="00AC3ECA">
              <w:rPr>
                <w:rFonts w:cs="Times New Roman"/>
                <w:color w:val="1F1F1F"/>
                <w:bdr w:val="none" w:sz="0" w:space="0" w:color="auto" w:frame="1"/>
              </w:rPr>
              <w:t>Relacional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558C71" w14:textId="60976892" w:rsidR="00AC3ECA" w:rsidRPr="00AC3ECA" w:rsidRDefault="00AC3ECA" w:rsidP="00AC3ECA">
            <w:pPr>
              <w:rPr>
                <w:rFonts w:cs="Times New Roman"/>
              </w:rPr>
            </w:pPr>
            <w:r w:rsidRPr="00AC3ECA">
              <w:rPr>
                <w:rFonts w:cs="Times New Roman"/>
                <w:color w:val="1F1F1F"/>
                <w:bdr w:val="none" w:sz="0" w:space="0" w:color="auto" w:frame="1"/>
              </w:rPr>
              <w:t>Relacional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F9BB39" w14:textId="6E1F3C17" w:rsidR="00AC3ECA" w:rsidRPr="00AC3ECA" w:rsidRDefault="00AC3ECA" w:rsidP="00AC3ECA">
            <w:pPr>
              <w:rPr>
                <w:rFonts w:cs="Times New Roman"/>
              </w:rPr>
            </w:pPr>
            <w:r w:rsidRPr="00AC3ECA">
              <w:rPr>
                <w:rFonts w:cs="Times New Roman"/>
                <w:color w:val="1F1F1F"/>
                <w:bdr w:val="none" w:sz="0" w:space="0" w:color="auto" w:frame="1"/>
              </w:rPr>
              <w:t>No Relacional</w:t>
            </w:r>
          </w:p>
        </w:tc>
      </w:tr>
      <w:tr w:rsidR="00C90D0B" w:rsidRPr="00625290" w14:paraId="0FC9108B" w14:textId="77777777" w:rsidTr="00E624FB">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A69B50" w14:textId="4413D4BA" w:rsidR="00AC3ECA" w:rsidRPr="00AC3ECA" w:rsidRDefault="00AC3ECA" w:rsidP="00AC3ECA">
            <w:pPr>
              <w:rPr>
                <w:rFonts w:cs="Times New Roman"/>
              </w:rPr>
            </w:pPr>
            <w:r w:rsidRPr="00AC3ECA">
              <w:rPr>
                <w:rFonts w:cs="Times New Roman"/>
                <w:b/>
                <w:bCs/>
                <w:color w:val="1F1F1F"/>
                <w:bdr w:val="none" w:sz="0" w:space="0" w:color="auto" w:frame="1"/>
              </w:rPr>
              <w:t>Lenguaje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A0F07A" w14:textId="7028BC74" w:rsidR="00AC3ECA" w:rsidRPr="00AC3ECA" w:rsidRDefault="00AC3ECA" w:rsidP="00AC3ECA">
            <w:pPr>
              <w:rPr>
                <w:rFonts w:cs="Times New Roman"/>
              </w:rPr>
            </w:pPr>
            <w:r w:rsidRPr="00AC3ECA">
              <w:rPr>
                <w:rFonts w:cs="Times New Roman"/>
                <w:color w:val="1F1F1F"/>
                <w:bdr w:val="none" w:sz="0" w:space="0" w:color="auto" w:frame="1"/>
              </w:rPr>
              <w:t>SQL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365CCD" w14:textId="5D54E4DA" w:rsidR="00AC3ECA" w:rsidRPr="00AC3ECA" w:rsidRDefault="00AC3ECA" w:rsidP="00AC3ECA">
            <w:pPr>
              <w:rPr>
                <w:rFonts w:cs="Times New Roman"/>
              </w:rPr>
            </w:pPr>
            <w:r w:rsidRPr="00AC3ECA">
              <w:rPr>
                <w:rFonts w:cs="Times New Roman"/>
                <w:color w:val="1F1F1F"/>
                <w:bdr w:val="none" w:sz="0" w:space="0" w:color="auto" w:frame="1"/>
              </w:rPr>
              <w:t>SQL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92EE34" w14:textId="04176FB5" w:rsidR="00AC3ECA" w:rsidRPr="00AC3ECA" w:rsidRDefault="00AC3ECA" w:rsidP="00AC3ECA">
            <w:pPr>
              <w:rPr>
                <w:rFonts w:cs="Times New Roman"/>
              </w:rPr>
            </w:pPr>
            <w:r w:rsidRPr="00AC3ECA">
              <w:rPr>
                <w:rFonts w:cs="Times New Roman"/>
                <w:color w:val="1F1F1F"/>
                <w:bdr w:val="none" w:sz="0" w:space="0" w:color="auto" w:frame="1"/>
              </w:rPr>
              <w:t>BSON</w:t>
            </w:r>
          </w:p>
        </w:tc>
      </w:tr>
      <w:tr w:rsidR="00C90D0B" w:rsidRPr="00625290" w14:paraId="59F17CD9" w14:textId="77777777" w:rsidTr="00E624FB">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8C5B32" w14:textId="2E2945AA" w:rsidR="00AC3ECA" w:rsidRPr="00AC3ECA" w:rsidRDefault="00AC3ECA" w:rsidP="00AC3ECA">
            <w:pPr>
              <w:rPr>
                <w:rFonts w:cs="Times New Roman"/>
              </w:rPr>
            </w:pPr>
            <w:r w:rsidRPr="00AC3ECA">
              <w:rPr>
                <w:rFonts w:cs="Times New Roman"/>
                <w:b/>
                <w:bCs/>
                <w:color w:val="1F1F1F"/>
                <w:bdr w:val="none" w:sz="0" w:space="0" w:color="auto" w:frame="1"/>
              </w:rPr>
              <w:t>Curva de Aprendizaje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935792" w14:textId="54FFE9B3" w:rsidR="00AC3ECA" w:rsidRPr="00AC3ECA" w:rsidRDefault="00AC3ECA" w:rsidP="00AC3ECA">
            <w:pPr>
              <w:rPr>
                <w:rFonts w:cs="Times New Roman"/>
              </w:rPr>
            </w:pPr>
            <w:r w:rsidRPr="00AC3ECA">
              <w:rPr>
                <w:rFonts w:cs="Times New Roman"/>
                <w:color w:val="1F1F1F"/>
                <w:bdr w:val="none" w:sz="0" w:space="0" w:color="auto" w:frame="1"/>
              </w:rPr>
              <w:t>Baja: Si conoces SQL, la transición es inmediata.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933DAD" w14:textId="604BE39C" w:rsidR="00AC3ECA" w:rsidRPr="00AC3ECA" w:rsidRDefault="00AC3ECA" w:rsidP="00AC3ECA">
            <w:pPr>
              <w:rPr>
                <w:rFonts w:cs="Times New Roman"/>
              </w:rPr>
            </w:pPr>
            <w:r w:rsidRPr="00AC3ECA">
              <w:rPr>
                <w:rFonts w:cs="Times New Roman"/>
                <w:color w:val="1F1F1F"/>
                <w:bdr w:val="none" w:sz="0" w:space="0" w:color="auto" w:frame="1"/>
              </w:rPr>
              <w:t>Baja: Estándar de la industria con muchísima documentación.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B1F42F" w14:textId="51C4F9D1" w:rsidR="00AC3ECA" w:rsidRPr="00AC3ECA" w:rsidRDefault="00F13352" w:rsidP="00AC3ECA">
            <w:pPr>
              <w:rPr>
                <w:rFonts w:cs="Times New Roman"/>
              </w:rPr>
            </w:pPr>
            <w:r>
              <w:rPr>
                <w:rFonts w:cs="Times New Roman"/>
                <w:color w:val="1F1F1F"/>
                <w:bdr w:val="none" w:sz="0" w:space="0" w:color="auto" w:frame="1"/>
              </w:rPr>
              <w:t>Alt</w:t>
            </w:r>
            <w:r w:rsidR="00AC3ECA" w:rsidRPr="00AC3ECA">
              <w:rPr>
                <w:rFonts w:cs="Times New Roman"/>
                <w:color w:val="1F1F1F"/>
                <w:bdr w:val="none" w:sz="0" w:space="0" w:color="auto" w:frame="1"/>
              </w:rPr>
              <w:t>a: Requiere un cambio de paradigma</w:t>
            </w:r>
            <w:r>
              <w:rPr>
                <w:rFonts w:cs="Times New Roman"/>
                <w:color w:val="1F1F1F"/>
                <w:bdr w:val="none" w:sz="0" w:space="0" w:color="auto" w:frame="1"/>
              </w:rPr>
              <w:t>.</w:t>
            </w:r>
          </w:p>
        </w:tc>
      </w:tr>
      <w:tr w:rsidR="00C90D0B" w:rsidRPr="00625290" w14:paraId="733F79B3" w14:textId="77777777" w:rsidTr="00E624FB">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4F7F81" w14:textId="17B41B62" w:rsidR="00AC3ECA" w:rsidRPr="00AC3ECA" w:rsidRDefault="00AC3ECA" w:rsidP="00AC3ECA">
            <w:pPr>
              <w:rPr>
                <w:rFonts w:cs="Times New Roman"/>
              </w:rPr>
            </w:pPr>
            <w:r w:rsidRPr="00AC3ECA">
              <w:rPr>
                <w:rFonts w:cs="Times New Roman"/>
                <w:b/>
                <w:bCs/>
                <w:color w:val="1F1F1F"/>
                <w:bdr w:val="none" w:sz="0" w:space="0" w:color="auto" w:frame="1"/>
              </w:rPr>
              <w:t>Ventajas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DB3635" w14:textId="1BF00250" w:rsidR="00AC3ECA" w:rsidRPr="00AC3ECA" w:rsidRDefault="00AC3ECA" w:rsidP="00AC3ECA">
            <w:pPr>
              <w:rPr>
                <w:rFonts w:cs="Times New Roman"/>
              </w:rPr>
            </w:pPr>
            <w:r w:rsidRPr="00AC3ECA">
              <w:rPr>
                <w:rFonts w:cs="Times New Roman"/>
                <w:color w:val="1F1F1F"/>
                <w:bdr w:val="none" w:sz="0" w:space="0" w:color="auto" w:frame="1"/>
              </w:rPr>
              <w:t>Licencia GPL, mayor velocidad en consultas complejas</w:t>
            </w:r>
            <w:r w:rsidR="00F13352">
              <w:rPr>
                <w:rFonts w:cs="Times New Roman"/>
                <w:color w:val="1F1F1F"/>
                <w:bdr w:val="none" w:sz="0" w:space="0" w:color="auto" w:frame="1"/>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BB4787" w14:textId="75A4F3BD" w:rsidR="00AC3ECA" w:rsidRPr="00AC3ECA" w:rsidRDefault="00AC3ECA" w:rsidP="00AC3ECA">
            <w:pPr>
              <w:rPr>
                <w:rFonts w:cs="Times New Roman"/>
              </w:rPr>
            </w:pPr>
            <w:r w:rsidRPr="00AC3ECA">
              <w:rPr>
                <w:rFonts w:cs="Times New Roman"/>
                <w:color w:val="1F1F1F"/>
                <w:bdr w:val="none" w:sz="0" w:space="0" w:color="auto" w:frame="1"/>
              </w:rPr>
              <w:t>Gran soporte técnico, ecosistema masivo y muy estable.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B3C955" w14:textId="4DC96A30" w:rsidR="00AC3ECA" w:rsidRPr="00AC3ECA" w:rsidRDefault="00F13352" w:rsidP="00AC3ECA">
            <w:pPr>
              <w:rPr>
                <w:rFonts w:cs="Times New Roman"/>
              </w:rPr>
            </w:pPr>
            <w:r>
              <w:rPr>
                <w:rFonts w:cs="Times New Roman"/>
                <w:color w:val="1F1F1F"/>
                <w:bdr w:val="none" w:sz="0" w:space="0" w:color="auto" w:frame="1"/>
              </w:rPr>
              <w:t>A</w:t>
            </w:r>
            <w:r w:rsidR="00AC3ECA" w:rsidRPr="00AC3ECA">
              <w:rPr>
                <w:rFonts w:cs="Times New Roman"/>
                <w:color w:val="1F1F1F"/>
                <w:bdr w:val="none" w:sz="0" w:space="0" w:color="auto" w:frame="1"/>
              </w:rPr>
              <w:t>lta escalabilidad horizontal y manejo de datos no estructurados.</w:t>
            </w:r>
          </w:p>
        </w:tc>
      </w:tr>
      <w:tr w:rsidR="00C90D0B" w:rsidRPr="00625290" w14:paraId="6F555690" w14:textId="77777777" w:rsidTr="00E624FB">
        <w:trPr>
          <w:trHeight w:val="115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2CAE3A" w14:textId="6AF25D5E" w:rsidR="00AC3ECA" w:rsidRPr="00AC3ECA" w:rsidRDefault="00AC3ECA" w:rsidP="00AC3ECA">
            <w:pPr>
              <w:rPr>
                <w:rFonts w:cs="Times New Roman"/>
              </w:rPr>
            </w:pPr>
            <w:r w:rsidRPr="00AC3ECA">
              <w:rPr>
                <w:rFonts w:cs="Times New Roman"/>
                <w:b/>
                <w:bCs/>
                <w:color w:val="1F1F1F"/>
                <w:bdr w:val="none" w:sz="0" w:space="0" w:color="auto" w:frame="1"/>
              </w:rPr>
              <w:t>Desventajas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24DDFA" w14:textId="0D456879" w:rsidR="00AC3ECA" w:rsidRPr="00AC3ECA" w:rsidRDefault="00B50D6F" w:rsidP="00AC3ECA">
            <w:pPr>
              <w:rPr>
                <w:rFonts w:cs="Times New Roman"/>
              </w:rPr>
            </w:pPr>
            <w:r>
              <w:rPr>
                <w:rFonts w:cs="Times New Roman"/>
                <w:color w:val="1F1F1F"/>
                <w:bdr w:val="none" w:sz="0" w:space="0" w:color="auto" w:frame="1"/>
              </w:rPr>
              <w:t>Menos reconocimiento</w:t>
            </w:r>
            <w:r w:rsidR="00AC3ECA" w:rsidRPr="00AC3ECA">
              <w:rPr>
                <w:rFonts w:cs="Times New Roman"/>
                <w:color w:val="1F1F1F"/>
                <w:bdr w:val="none" w:sz="0" w:space="0" w:color="auto" w:frame="1"/>
              </w:rPr>
              <w:t xml:space="preserve"> comercial que MySQL en </w:t>
            </w:r>
            <w:r>
              <w:rPr>
                <w:rFonts w:cs="Times New Roman"/>
                <w:color w:val="1F1F1F"/>
                <w:bdr w:val="none" w:sz="0" w:space="0" w:color="auto" w:frame="1"/>
              </w:rPr>
              <w:t>entornos corporativos</w:t>
            </w:r>
            <w:r w:rsidR="00AC3ECA" w:rsidRPr="00AC3ECA">
              <w:rPr>
                <w:rFonts w:cs="Times New Roman"/>
                <w:color w:val="1F1F1F"/>
                <w:bdr w:val="none" w:sz="0" w:space="0" w:color="auto" w:frame="1"/>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64CA23" w14:textId="6D8B5BF4" w:rsidR="00AC3ECA" w:rsidRPr="00AC3ECA" w:rsidRDefault="00AC3ECA" w:rsidP="00AC3ECA">
            <w:pPr>
              <w:rPr>
                <w:rFonts w:cs="Times New Roman"/>
              </w:rPr>
            </w:pPr>
            <w:r w:rsidRPr="00AC3ECA">
              <w:rPr>
                <w:rFonts w:cs="Times New Roman"/>
                <w:color w:val="1F1F1F"/>
                <w:bdr w:val="none" w:sz="0" w:space="0" w:color="auto" w:frame="1"/>
              </w:rPr>
              <w:t>Licencia dual (puede tener costos para software privativo bajo Oracle).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AB868B" w14:textId="1D22E184" w:rsidR="00AC3ECA" w:rsidRPr="00AC3ECA" w:rsidRDefault="00AC3ECA" w:rsidP="00AC3ECA">
            <w:pPr>
              <w:rPr>
                <w:rFonts w:cs="Times New Roman"/>
              </w:rPr>
            </w:pPr>
            <w:r w:rsidRPr="00AC3ECA">
              <w:rPr>
                <w:rFonts w:cs="Times New Roman"/>
                <w:color w:val="1F1F1F"/>
                <w:bdr w:val="none" w:sz="0" w:space="0" w:color="auto" w:frame="1"/>
              </w:rPr>
              <w:t xml:space="preserve">No soporta </w:t>
            </w:r>
            <w:r w:rsidRPr="00B50D6F">
              <w:rPr>
                <w:rFonts w:cs="Times New Roman"/>
                <w:color w:val="1F1F1F"/>
                <w:bdr w:val="none" w:sz="0" w:space="0" w:color="auto" w:frame="1"/>
              </w:rPr>
              <w:t>JOINs</w:t>
            </w:r>
            <w:r w:rsidRPr="00AC3ECA">
              <w:rPr>
                <w:rFonts w:cs="Times New Roman"/>
                <w:color w:val="1F1F1F"/>
                <w:bdr w:val="none" w:sz="0" w:space="0" w:color="auto" w:frame="1"/>
              </w:rPr>
              <w:t xml:space="preserve"> complejos de forma nativa; alto consumo de memoria RAM.</w:t>
            </w:r>
          </w:p>
        </w:tc>
      </w:tr>
      <w:tr w:rsidR="00C90D0B" w:rsidRPr="00625290" w14:paraId="742FC907" w14:textId="77777777" w:rsidTr="00E624FB">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E6CADF" w14:textId="4B465C1E" w:rsidR="00AC3ECA" w:rsidRPr="00AC3ECA" w:rsidRDefault="00AC3ECA" w:rsidP="00AC3ECA">
            <w:pPr>
              <w:rPr>
                <w:rFonts w:cs="Times New Roman"/>
              </w:rPr>
            </w:pPr>
            <w:r w:rsidRPr="00AC3ECA">
              <w:rPr>
                <w:rFonts w:cs="Times New Roman"/>
                <w:b/>
                <w:bCs/>
                <w:color w:val="1F1F1F"/>
                <w:bdr w:val="none" w:sz="0" w:space="0" w:color="auto" w:frame="1"/>
              </w:rPr>
              <w:t>Uso Recomendado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01B0E5" w14:textId="3698D6D6" w:rsidR="00AC3ECA" w:rsidRPr="00AC3ECA" w:rsidRDefault="00AC3ECA" w:rsidP="00AC3ECA">
            <w:pPr>
              <w:rPr>
                <w:rFonts w:cs="Times New Roman"/>
              </w:rPr>
            </w:pPr>
            <w:r w:rsidRPr="00AC3ECA">
              <w:rPr>
                <w:rFonts w:cs="Times New Roman"/>
                <w:color w:val="1F1F1F"/>
                <w:bdr w:val="none" w:sz="0" w:space="0" w:color="auto" w:frame="1"/>
              </w:rPr>
              <w:t>Aplicaciones que requieren integridad transaccional y libertad de licencias.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EBF989" w14:textId="0448DFD0" w:rsidR="00AC3ECA" w:rsidRPr="00AC3ECA" w:rsidRDefault="00AC3ECA" w:rsidP="00AC3ECA">
            <w:pPr>
              <w:rPr>
                <w:rFonts w:cs="Times New Roman"/>
              </w:rPr>
            </w:pPr>
            <w:r w:rsidRPr="00AC3ECA">
              <w:rPr>
                <w:rFonts w:cs="Times New Roman"/>
                <w:color w:val="1F1F1F"/>
                <w:bdr w:val="none" w:sz="0" w:space="0" w:color="auto" w:frame="1"/>
              </w:rPr>
              <w:t>Aplicaciones web estándar y sistemas empresariales tradicionales.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D0ED64" w14:textId="269114AE" w:rsidR="00AC3ECA" w:rsidRPr="00AC3ECA" w:rsidRDefault="00AC3ECA" w:rsidP="00AC3ECA">
            <w:pPr>
              <w:rPr>
                <w:rFonts w:cs="Times New Roman"/>
              </w:rPr>
            </w:pPr>
            <w:r w:rsidRPr="00AC3ECA">
              <w:rPr>
                <w:rFonts w:cs="Times New Roman"/>
                <w:color w:val="1F1F1F"/>
                <w:bdr w:val="none" w:sz="0" w:space="0" w:color="auto" w:frame="1"/>
              </w:rPr>
              <w:t>Big Data, catálogos de productos dinámicos</w:t>
            </w:r>
            <w:r w:rsidR="0020749A">
              <w:rPr>
                <w:rFonts w:cs="Times New Roman"/>
                <w:color w:val="1F1F1F"/>
                <w:bdr w:val="none" w:sz="0" w:space="0" w:color="auto" w:frame="1"/>
              </w:rPr>
              <w:t>.</w:t>
            </w:r>
          </w:p>
        </w:tc>
      </w:tr>
    </w:tbl>
    <w:p w14:paraId="6F11686E" w14:textId="1C4F4277" w:rsidR="00F37262" w:rsidRPr="00F37262" w:rsidRDefault="00AF5E54" w:rsidP="00F37262">
      <w:r>
        <w:t>Debido a la comparación, se decidió optar por</w:t>
      </w:r>
      <w:r w:rsidR="00F37262" w:rsidRPr="00F37262">
        <w:t xml:space="preserve"> MariaD</w:t>
      </w:r>
      <w:r>
        <w:t>B, ya que</w:t>
      </w:r>
      <w:r w:rsidR="00F37262" w:rsidRPr="00F37262">
        <w:t xml:space="preserve"> </w:t>
      </w:r>
      <w:r>
        <w:t>a</w:t>
      </w:r>
      <w:r w:rsidR="00F37262" w:rsidRPr="00F37262">
        <w:t>l ser una base de datos bajo la licencia GNU GPL</w:t>
      </w:r>
      <w:r>
        <w:t xml:space="preserve"> </w:t>
      </w:r>
      <w:sdt>
        <w:sdtPr>
          <w:id w:val="176619457"/>
          <w:citation/>
        </w:sdtPr>
        <w:sdtEndPr/>
        <w:sdtContent>
          <w:r w:rsidR="00156495">
            <w:fldChar w:fldCharType="begin"/>
          </w:r>
          <w:r w:rsidR="00156495">
            <w:instrText xml:space="preserve"> CITATION Mar25 \l 2058 </w:instrText>
          </w:r>
          <w:r w:rsidR="00156495">
            <w:fldChar w:fldCharType="separate"/>
          </w:r>
          <w:r>
            <w:rPr>
              <w:noProof/>
            </w:rPr>
            <w:t>[97]</w:t>
          </w:r>
          <w:r w:rsidR="00156495">
            <w:fldChar w:fldCharType="end"/>
          </w:r>
        </w:sdtContent>
      </w:sdt>
      <w:r w:rsidR="00F37262" w:rsidRPr="00F37262">
        <w:t>, asegura que el prototipo pueda ser escalado o comercializado sin las restricciones o costos que podrían surgir con la licencia dual de MySQL (bajo Oracle).</w:t>
      </w:r>
    </w:p>
    <w:p w14:paraId="72C71BE3" w14:textId="7CA7582A" w:rsidR="001A0AD7" w:rsidRPr="00F37262" w:rsidRDefault="008051F1" w:rsidP="001A0AD7">
      <w:r>
        <w:t>Además,</w:t>
      </w:r>
      <w:r w:rsidR="00F37262" w:rsidRPr="00F37262">
        <w:t xml:space="preserve"> MariaDB ofrece una compatibilidad casi total con MySQL, lo que permite aprovechar las herramientas de administración existentes y la integración directa con Spring Boot (JPA) sin añadir complejidad técnica. Dado que el sistema maneja datos estructurados</w:t>
      </w:r>
      <w:r>
        <w:t>,</w:t>
      </w:r>
      <w:r w:rsidR="00F37262" w:rsidRPr="00F37262">
        <w:t xml:space="preserve"> el modelo relacional es superior a una opción NoSQL como MongoDB, ya que garantiza la integridad y consistencia de datos</w:t>
      </w:r>
      <w:r>
        <w:t>, permitiendo una seguridad mayor</w:t>
      </w:r>
      <w:r w:rsidR="00F37262" w:rsidRPr="00F37262">
        <w:t>.</w:t>
      </w:r>
    </w:p>
    <w:p w14:paraId="5F7992D3" w14:textId="29CA7B73" w:rsidR="005964E8" w:rsidRDefault="0050016D" w:rsidP="00211FB1">
      <w:pPr>
        <w:pStyle w:val="Ttulo3"/>
      </w:pPr>
      <w:bookmarkStart w:id="106" w:name="_Toc229993945"/>
      <w:r>
        <w:t>4.4.4 Tecnologías para la aplicación móvil</w:t>
      </w:r>
      <w:bookmarkEnd w:id="106"/>
    </w:p>
    <w:p w14:paraId="7D055E0F" w14:textId="04367CD3" w:rsidR="00211FB1" w:rsidRPr="00211FB1" w:rsidRDefault="00211FB1" w:rsidP="00211FB1">
      <w:r>
        <w:t xml:space="preserve">El desarrollo de aplicaciones para servicios móviles cuenta con diferencias con el desarrollo de software tradicional en muchos aspectos </w:t>
      </w:r>
      <w:sdt>
        <w:sdtPr>
          <w:id w:val="882138386"/>
          <w:citation/>
        </w:sdtPr>
        <w:sdtEndPr/>
        <w:sdtContent>
          <w:r w:rsidR="00AF2990">
            <w:fldChar w:fldCharType="begin"/>
          </w:r>
          <w:r w:rsidR="00AF2990">
            <w:instrText xml:space="preserve"> CITATION Rah08 \l 2058 </w:instrText>
          </w:r>
          <w:r w:rsidR="00AF2990">
            <w:fldChar w:fldCharType="separate"/>
          </w:r>
          <w:r>
            <w:rPr>
              <w:noProof/>
            </w:rPr>
            <w:t>[98]</w:t>
          </w:r>
          <w:r w:rsidR="00AF2990">
            <w:fldChar w:fldCharType="end"/>
          </w:r>
        </w:sdtContent>
      </w:sdt>
      <w:r w:rsidR="00AF2990">
        <w:t xml:space="preserve">. Por lo tanto, es de vital importancia decidir </w:t>
      </w:r>
      <w:r w:rsidR="000F28F1">
        <w:t>qué</w:t>
      </w:r>
      <w:r w:rsidR="00AF2990">
        <w:t xml:space="preserve"> tipo de lenguaje se usará, ya que hay diferentes consideraciones </w:t>
      </w:r>
      <w:r w:rsidR="00B156FC">
        <w:t>para</w:t>
      </w:r>
      <w:r w:rsidR="00AF2990">
        <w:t xml:space="preserve"> tener en cuenta</w:t>
      </w:r>
      <w:r w:rsidR="00A60892">
        <w:t xml:space="preserve"> </w:t>
      </w:r>
      <w:sdt>
        <w:sdtPr>
          <w:id w:val="1900166327"/>
          <w:citation/>
        </w:sdtPr>
        <w:sdtEndPr/>
        <w:sdtContent>
          <w:r w:rsidR="00A60892">
            <w:fldChar w:fldCharType="begin"/>
          </w:r>
          <w:r w:rsidR="00A60892">
            <w:instrText xml:space="preserve"> CITATION GAS14 \l 2058 </w:instrText>
          </w:r>
          <w:r w:rsidR="00A60892">
            <w:fldChar w:fldCharType="separate"/>
          </w:r>
          <w:r>
            <w:rPr>
              <w:noProof/>
            </w:rPr>
            <w:t>[99]</w:t>
          </w:r>
          <w:r w:rsidR="00A60892">
            <w:fldChar w:fldCharType="end"/>
          </w:r>
        </w:sdtContent>
      </w:sdt>
      <w:r w:rsidR="00AF2990">
        <w:t xml:space="preserve">, como pueden ser lenguajes nativos, multiplataforma, </w:t>
      </w:r>
      <w:r w:rsidR="000B50D7">
        <w:t>su uso recomendado entre otras características. Por lo tanto, en la siguiente tabla se realizará un análisis de estos lenguajes:</w:t>
      </w:r>
    </w:p>
    <w:p w14:paraId="30A3A2EA" w14:textId="14D5B75E" w:rsidR="001E5798" w:rsidRDefault="001E5798" w:rsidP="001E5798">
      <w:pPr>
        <w:pStyle w:val="Descripcin"/>
        <w:keepNext/>
        <w:jc w:val="center"/>
      </w:pPr>
      <w:bookmarkStart w:id="107" w:name="_Toc229993873"/>
      <w:r>
        <w:lastRenderedPageBreak/>
        <w:t xml:space="preserve">Tabla </w:t>
      </w:r>
      <w:fldSimple w:instr=" SEQ Tabla \* ARABIC ">
        <w:r w:rsidR="00FF2D8A">
          <w:rPr>
            <w:noProof/>
          </w:rPr>
          <w:t>8</w:t>
        </w:r>
      </w:fldSimple>
      <w:r>
        <w:t xml:space="preserve"> Tecnologías para la aplicación móvil</w:t>
      </w:r>
      <w:bookmarkEnd w:id="107"/>
    </w:p>
    <w:tbl>
      <w:tblPr>
        <w:tblW w:w="0" w:type="auto"/>
        <w:tblCellMar>
          <w:top w:w="15" w:type="dxa"/>
          <w:left w:w="15" w:type="dxa"/>
          <w:bottom w:w="15" w:type="dxa"/>
          <w:right w:w="15" w:type="dxa"/>
        </w:tblCellMar>
        <w:tblLook w:val="04A0" w:firstRow="1" w:lastRow="0" w:firstColumn="1" w:lastColumn="0" w:noHBand="0" w:noVBand="1"/>
      </w:tblPr>
      <w:tblGrid>
        <w:gridCol w:w="1555"/>
        <w:gridCol w:w="2268"/>
        <w:gridCol w:w="2409"/>
        <w:gridCol w:w="2596"/>
      </w:tblGrid>
      <w:tr w:rsidR="00C90D0B" w:rsidRPr="00625290" w14:paraId="1C4F857B" w14:textId="77777777" w:rsidTr="00825CAD">
        <w:trPr>
          <w:trHeight w:val="20"/>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B77C2D" w14:textId="41705598" w:rsidR="00825CAD" w:rsidRPr="00825CAD" w:rsidRDefault="00825CAD" w:rsidP="00825CAD">
            <w:pPr>
              <w:rPr>
                <w:rFonts w:cs="Times New Roman"/>
                <w:b/>
                <w:bCs/>
              </w:rPr>
            </w:pPr>
            <w:r w:rsidRPr="00825CAD">
              <w:rPr>
                <w:rStyle w:val="Fuerte"/>
                <w:rFonts w:cs="Times New Roman"/>
                <w:color w:val="1F1F1F"/>
                <w:bdr w:val="none" w:sz="0" w:space="0" w:color="auto" w:frame="1"/>
              </w:rPr>
              <w:t>Criterio</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237CA0" w14:textId="33241264" w:rsidR="00825CAD" w:rsidRPr="00825CAD" w:rsidRDefault="00825CAD" w:rsidP="00825CAD">
            <w:pPr>
              <w:ind w:left="680" w:hanging="680"/>
              <w:rPr>
                <w:rFonts w:cs="Times New Roman"/>
                <w:b/>
                <w:bCs/>
              </w:rPr>
            </w:pPr>
            <w:proofErr w:type="spellStart"/>
            <w:r w:rsidRPr="00825CAD">
              <w:rPr>
                <w:rStyle w:val="Fuerte"/>
                <w:rFonts w:cs="Times New Roman"/>
                <w:b w:val="0"/>
                <w:bCs w:val="0"/>
                <w:color w:val="1F1F1F"/>
                <w:bdr w:val="none" w:sz="0" w:space="0" w:color="auto" w:frame="1"/>
              </w:rPr>
              <w:t>Kotlin</w:t>
            </w:r>
            <w:proofErr w:type="spellEnd"/>
            <w:r w:rsidR="00E629E1">
              <w:rPr>
                <w:rStyle w:val="Fuerte"/>
                <w:rFonts w:cs="Times New Roman"/>
                <w:b w:val="0"/>
                <w:bCs w:val="0"/>
                <w:color w:val="1F1F1F"/>
                <w:bdr w:val="none" w:sz="0" w:space="0" w:color="auto" w:frame="1"/>
              </w:rPr>
              <w:t xml:space="preserve"> </w:t>
            </w:r>
            <w:sdt>
              <w:sdtPr>
                <w:rPr>
                  <w:rStyle w:val="Fuerte"/>
                  <w:rFonts w:cs="Times New Roman"/>
                  <w:b w:val="0"/>
                  <w:bCs w:val="0"/>
                  <w:color w:val="1F1F1F"/>
                  <w:bdr w:val="none" w:sz="0" w:space="0" w:color="auto" w:frame="1"/>
                </w:rPr>
                <w:id w:val="-1194376893"/>
                <w:citation/>
              </w:sdtPr>
              <w:sdtEndPr>
                <w:rPr>
                  <w:rStyle w:val="Fuerte"/>
                </w:rPr>
              </w:sdtEndPr>
              <w:sdtContent>
                <w:r w:rsidR="00743357">
                  <w:rPr>
                    <w:rStyle w:val="Fuerte"/>
                    <w:rFonts w:cs="Times New Roman"/>
                    <w:b w:val="0"/>
                    <w:bCs w:val="0"/>
                    <w:color w:val="1F1F1F"/>
                    <w:bdr w:val="none" w:sz="0" w:space="0" w:color="auto" w:frame="1"/>
                  </w:rPr>
                  <w:fldChar w:fldCharType="begin"/>
                </w:r>
                <w:r w:rsidR="00743357">
                  <w:rPr>
                    <w:rStyle w:val="Fuerte"/>
                  </w:rPr>
                  <w:instrText xml:space="preserve"> CITATION Kot26 \l 2058 </w:instrText>
                </w:r>
                <w:r w:rsidR="00743357">
                  <w:rPr>
                    <w:rStyle w:val="Fuerte"/>
                    <w:rFonts w:cs="Times New Roman"/>
                    <w:b w:val="0"/>
                    <w:bCs w:val="0"/>
                    <w:color w:val="1F1F1F"/>
                    <w:bdr w:val="none" w:sz="0" w:space="0" w:color="auto" w:frame="1"/>
                  </w:rPr>
                  <w:fldChar w:fldCharType="separate"/>
                </w:r>
                <w:r>
                  <w:rPr>
                    <w:noProof/>
                  </w:rPr>
                  <w:t>[18]</w:t>
                </w:r>
                <w:r w:rsidR="00743357">
                  <w:rPr>
                    <w:rStyle w:val="Fuerte"/>
                    <w:rFonts w:cs="Times New Roman"/>
                    <w:b w:val="0"/>
                    <w:bCs w:val="0"/>
                    <w:color w:val="1F1F1F"/>
                    <w:bdr w:val="none" w:sz="0" w:space="0" w:color="auto" w:frame="1"/>
                  </w:rPr>
                  <w:fldChar w:fldCharType="end"/>
                </w:r>
              </w:sdtContent>
            </w:sdt>
            <w:r w:rsidR="00416327">
              <w:rPr>
                <w:rStyle w:val="Fuerte"/>
                <w:rFonts w:cs="Times New Roman"/>
                <w:b w:val="0"/>
                <w:bCs w:val="0"/>
                <w:color w:val="1F1F1F"/>
                <w:bdr w:val="none" w:sz="0" w:space="0" w:color="auto" w:frame="1"/>
              </w:rPr>
              <w:t xml:space="preserve"> </w:t>
            </w:r>
            <w:sdt>
              <w:sdtPr>
                <w:rPr>
                  <w:rStyle w:val="Fuerte"/>
                  <w:rFonts w:cs="Times New Roman"/>
                  <w:b w:val="0"/>
                  <w:bCs w:val="0"/>
                  <w:color w:val="1F1F1F"/>
                  <w:bdr w:val="none" w:sz="0" w:space="0" w:color="auto" w:frame="1"/>
                </w:rPr>
                <w:id w:val="520900961"/>
                <w:citation/>
              </w:sdtPr>
              <w:sdtEndPr>
                <w:rPr>
                  <w:rStyle w:val="Fuerte"/>
                </w:rPr>
              </w:sdtEndPr>
              <w:sdtContent>
                <w:r w:rsidR="00F566C9">
                  <w:rPr>
                    <w:rStyle w:val="Fuerte"/>
                    <w:rFonts w:cs="Times New Roman"/>
                    <w:b w:val="0"/>
                    <w:bCs w:val="0"/>
                    <w:color w:val="1F1F1F"/>
                    <w:bdr w:val="none" w:sz="0" w:space="0" w:color="auto" w:frame="1"/>
                  </w:rPr>
                  <w:fldChar w:fldCharType="begin"/>
                </w:r>
                <w:r w:rsidR="00F566C9">
                  <w:rPr>
                    <w:rStyle w:val="Fuerte"/>
                    <w:rFonts w:cs="Times New Roman"/>
                    <w:color w:val="1F1F1F"/>
                    <w:bdr w:val="none" w:sz="0" w:space="0" w:color="auto" w:frame="1"/>
                  </w:rPr>
                  <w:instrText xml:space="preserve"> CITATION Bha23 \l 2058 </w:instrText>
                </w:r>
                <w:r w:rsidR="00F566C9">
                  <w:rPr>
                    <w:rStyle w:val="Fuerte"/>
                    <w:rFonts w:cs="Times New Roman"/>
                    <w:b w:val="0"/>
                    <w:bCs w:val="0"/>
                    <w:color w:val="1F1F1F"/>
                    <w:bdr w:val="none" w:sz="0" w:space="0" w:color="auto" w:frame="1"/>
                  </w:rPr>
                  <w:fldChar w:fldCharType="separate"/>
                </w:r>
                <w:r>
                  <w:rPr>
                    <w:rFonts w:cs="Times New Roman"/>
                    <w:noProof/>
                    <w:color w:val="1F1F1F"/>
                    <w:bdr w:val="none" w:sz="0" w:space="0" w:color="auto" w:frame="1"/>
                  </w:rPr>
                  <w:t>[100]</w:t>
                </w:r>
                <w:r w:rsidR="00F566C9">
                  <w:rPr>
                    <w:rStyle w:val="Fuerte"/>
                    <w:rFonts w:cs="Times New Roman"/>
                    <w:b w:val="0"/>
                    <w:bCs w:val="0"/>
                    <w:color w:val="1F1F1F"/>
                    <w:bdr w:val="none" w:sz="0" w:space="0" w:color="auto" w:frame="1"/>
                  </w:rPr>
                  <w:fldChar w:fldCharType="end"/>
                </w:r>
              </w:sdtContent>
            </w:sdt>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70DB64" w14:textId="04CFBC3C" w:rsidR="00825CAD" w:rsidRPr="00825CAD" w:rsidRDefault="00825CAD" w:rsidP="00825CAD">
            <w:pPr>
              <w:rPr>
                <w:rFonts w:cs="Times New Roman"/>
                <w:b/>
                <w:bCs/>
              </w:rPr>
            </w:pPr>
            <w:proofErr w:type="spellStart"/>
            <w:r w:rsidRPr="00825CAD">
              <w:rPr>
                <w:rStyle w:val="Fuerte"/>
                <w:rFonts w:cs="Times New Roman"/>
                <w:b w:val="0"/>
                <w:bCs w:val="0"/>
                <w:color w:val="1F1F1F"/>
                <w:bdr w:val="none" w:sz="0" w:space="0" w:color="auto" w:frame="1"/>
              </w:rPr>
              <w:t>Flutter</w:t>
            </w:r>
            <w:proofErr w:type="spellEnd"/>
            <w:r w:rsidR="00743357">
              <w:rPr>
                <w:rStyle w:val="Fuerte"/>
                <w:rFonts w:cs="Times New Roman"/>
                <w:b w:val="0"/>
                <w:bCs w:val="0"/>
                <w:color w:val="1F1F1F"/>
                <w:bdr w:val="none" w:sz="0" w:space="0" w:color="auto" w:frame="1"/>
              </w:rPr>
              <w:t xml:space="preserve"> </w:t>
            </w:r>
            <w:sdt>
              <w:sdtPr>
                <w:rPr>
                  <w:rStyle w:val="Fuerte"/>
                  <w:rFonts w:cs="Times New Roman"/>
                  <w:b w:val="0"/>
                  <w:bCs w:val="0"/>
                  <w:color w:val="1F1F1F"/>
                  <w:bdr w:val="none" w:sz="0" w:space="0" w:color="auto" w:frame="1"/>
                </w:rPr>
                <w:id w:val="-2060229524"/>
                <w:citation/>
              </w:sdtPr>
              <w:sdtEndPr>
                <w:rPr>
                  <w:rStyle w:val="Fuerte"/>
                </w:rPr>
              </w:sdtEndPr>
              <w:sdtContent>
                <w:r w:rsidR="00743357">
                  <w:rPr>
                    <w:rStyle w:val="Fuerte"/>
                    <w:rFonts w:cs="Times New Roman"/>
                    <w:b w:val="0"/>
                    <w:bCs w:val="0"/>
                    <w:color w:val="1F1F1F"/>
                    <w:bdr w:val="none" w:sz="0" w:space="0" w:color="auto" w:frame="1"/>
                  </w:rPr>
                  <w:fldChar w:fldCharType="begin"/>
                </w:r>
                <w:r w:rsidR="00743357">
                  <w:rPr>
                    <w:rStyle w:val="Fuerte"/>
                  </w:rPr>
                  <w:instrText xml:space="preserve"> CITATION Jas26 \l 2058 </w:instrText>
                </w:r>
                <w:r w:rsidR="00743357">
                  <w:rPr>
                    <w:rStyle w:val="Fuerte"/>
                    <w:rFonts w:cs="Times New Roman"/>
                    <w:b w:val="0"/>
                    <w:bCs w:val="0"/>
                    <w:color w:val="1F1F1F"/>
                    <w:bdr w:val="none" w:sz="0" w:space="0" w:color="auto" w:frame="1"/>
                  </w:rPr>
                  <w:fldChar w:fldCharType="separate"/>
                </w:r>
                <w:r>
                  <w:rPr>
                    <w:noProof/>
                  </w:rPr>
                  <w:t>[101]</w:t>
                </w:r>
                <w:r w:rsidR="00743357">
                  <w:rPr>
                    <w:rStyle w:val="Fuerte"/>
                    <w:rFonts w:cs="Times New Roman"/>
                    <w:b w:val="0"/>
                    <w:bCs w:val="0"/>
                    <w:color w:val="1F1F1F"/>
                    <w:bdr w:val="none" w:sz="0" w:space="0" w:color="auto" w:frame="1"/>
                  </w:rPr>
                  <w:fldChar w:fldCharType="end"/>
                </w:r>
              </w:sdtContent>
            </w:sdt>
          </w:p>
        </w:tc>
        <w:tc>
          <w:tcPr>
            <w:tcW w:w="25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9D804B" w14:textId="21C371C9" w:rsidR="00825CAD" w:rsidRPr="00825CAD" w:rsidRDefault="00825CAD" w:rsidP="00825CAD">
            <w:pPr>
              <w:rPr>
                <w:rFonts w:cs="Times New Roman"/>
                <w:b/>
                <w:bCs/>
              </w:rPr>
            </w:pPr>
            <w:proofErr w:type="spellStart"/>
            <w:r w:rsidRPr="00825CAD">
              <w:rPr>
                <w:rStyle w:val="Fuerte"/>
                <w:rFonts w:cs="Times New Roman"/>
                <w:b w:val="0"/>
                <w:bCs w:val="0"/>
                <w:color w:val="1F1F1F"/>
                <w:bdr w:val="none" w:sz="0" w:space="0" w:color="auto" w:frame="1"/>
              </w:rPr>
              <w:t>React</w:t>
            </w:r>
            <w:proofErr w:type="spellEnd"/>
            <w:r w:rsidRPr="00825CAD">
              <w:rPr>
                <w:rStyle w:val="Fuerte"/>
                <w:rFonts w:cs="Times New Roman"/>
                <w:b w:val="0"/>
                <w:bCs w:val="0"/>
                <w:color w:val="1F1F1F"/>
                <w:bdr w:val="none" w:sz="0" w:space="0" w:color="auto" w:frame="1"/>
              </w:rPr>
              <w:t xml:space="preserve"> Native</w:t>
            </w:r>
            <w:r w:rsidR="00743357">
              <w:rPr>
                <w:rStyle w:val="Fuerte"/>
                <w:rFonts w:cs="Times New Roman"/>
                <w:b w:val="0"/>
                <w:bCs w:val="0"/>
                <w:color w:val="1F1F1F"/>
                <w:bdr w:val="none" w:sz="0" w:space="0" w:color="auto" w:frame="1"/>
              </w:rPr>
              <w:t xml:space="preserve"> </w:t>
            </w:r>
            <w:sdt>
              <w:sdtPr>
                <w:rPr>
                  <w:rStyle w:val="Fuerte"/>
                  <w:rFonts w:cs="Times New Roman"/>
                  <w:b w:val="0"/>
                  <w:bCs w:val="0"/>
                  <w:color w:val="1F1F1F"/>
                  <w:bdr w:val="none" w:sz="0" w:space="0" w:color="auto" w:frame="1"/>
                </w:rPr>
                <w:id w:val="-1340768254"/>
                <w:citation/>
              </w:sdtPr>
              <w:sdtEndPr>
                <w:rPr>
                  <w:rStyle w:val="Fuerte"/>
                </w:rPr>
              </w:sdtEndPr>
              <w:sdtContent>
                <w:r w:rsidR="005964E8">
                  <w:rPr>
                    <w:rStyle w:val="Fuerte"/>
                    <w:rFonts w:cs="Times New Roman"/>
                    <w:b w:val="0"/>
                    <w:bCs w:val="0"/>
                    <w:color w:val="1F1F1F"/>
                    <w:bdr w:val="none" w:sz="0" w:space="0" w:color="auto" w:frame="1"/>
                  </w:rPr>
                  <w:fldChar w:fldCharType="begin"/>
                </w:r>
                <w:r w:rsidR="005964E8">
                  <w:rPr>
                    <w:rStyle w:val="Fuerte"/>
                    <w:rFonts w:cs="Times New Roman"/>
                    <w:b w:val="0"/>
                    <w:bCs w:val="0"/>
                    <w:color w:val="1F1F1F"/>
                    <w:bdr w:val="none" w:sz="0" w:space="0" w:color="auto" w:frame="1"/>
                  </w:rPr>
                  <w:instrText xml:space="preserve"> CITATION Rea26 \l 2058 </w:instrText>
                </w:r>
                <w:r w:rsidR="005964E8">
                  <w:rPr>
                    <w:rStyle w:val="Fuerte"/>
                    <w:rFonts w:cs="Times New Roman"/>
                    <w:b w:val="0"/>
                    <w:bCs w:val="0"/>
                    <w:color w:val="1F1F1F"/>
                    <w:bdr w:val="none" w:sz="0" w:space="0" w:color="auto" w:frame="1"/>
                  </w:rPr>
                  <w:fldChar w:fldCharType="separate"/>
                </w:r>
                <w:r>
                  <w:rPr>
                    <w:rFonts w:cs="Times New Roman"/>
                    <w:noProof/>
                    <w:color w:val="1F1F1F"/>
                    <w:bdr w:val="none" w:sz="0" w:space="0" w:color="auto" w:frame="1"/>
                  </w:rPr>
                  <w:t>[84]</w:t>
                </w:r>
                <w:r w:rsidR="005964E8">
                  <w:rPr>
                    <w:rStyle w:val="Fuerte"/>
                    <w:rFonts w:cs="Times New Roman"/>
                    <w:b w:val="0"/>
                    <w:bCs w:val="0"/>
                    <w:color w:val="1F1F1F"/>
                    <w:bdr w:val="none" w:sz="0" w:space="0" w:color="auto" w:frame="1"/>
                  </w:rPr>
                  <w:fldChar w:fldCharType="end"/>
                </w:r>
              </w:sdtContent>
            </w:sdt>
          </w:p>
        </w:tc>
      </w:tr>
      <w:tr w:rsidR="00C90D0B" w:rsidRPr="00625290" w14:paraId="5713915B" w14:textId="77777777" w:rsidTr="00825CAD">
        <w:trPr>
          <w:trHeight w:val="109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C0770F" w14:textId="08CA6C16" w:rsidR="00825CAD" w:rsidRPr="00825CAD" w:rsidRDefault="00825CAD" w:rsidP="00825CAD">
            <w:pPr>
              <w:rPr>
                <w:rFonts w:cs="Times New Roman"/>
              </w:rPr>
            </w:pPr>
            <w:r w:rsidRPr="00825CAD">
              <w:rPr>
                <w:rFonts w:cs="Times New Roman"/>
                <w:b/>
                <w:bCs/>
                <w:color w:val="1F1F1F"/>
                <w:bdr w:val="none" w:sz="0" w:space="0" w:color="auto" w:frame="1"/>
              </w:rPr>
              <w:t>Descripción</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A436D7" w14:textId="0E95B26B" w:rsidR="00825CAD" w:rsidRPr="00825CAD" w:rsidRDefault="00825CAD" w:rsidP="00825CAD">
            <w:pPr>
              <w:rPr>
                <w:rFonts w:cs="Times New Roman"/>
              </w:rPr>
            </w:pPr>
            <w:r w:rsidRPr="00825CAD">
              <w:rPr>
                <w:rFonts w:cs="Times New Roman"/>
                <w:color w:val="1F1F1F"/>
                <w:bdr w:val="none" w:sz="0" w:space="0" w:color="auto" w:frame="1"/>
              </w:rPr>
              <w:t>Lenguaje moderno y estático para desarrollo nativo en Android</w:t>
            </w:r>
            <w:r>
              <w:rPr>
                <w:rFonts w:cs="Times New Roman"/>
                <w:color w:val="1F1F1F"/>
                <w:bdr w:val="none" w:sz="0" w:space="0" w:color="auto" w:frame="1"/>
              </w:rPr>
              <w:t>.</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D8BF62" w14:textId="02118221" w:rsidR="00825CAD" w:rsidRPr="00825CAD" w:rsidRDefault="00825CAD" w:rsidP="00825CAD">
            <w:pPr>
              <w:rPr>
                <w:rFonts w:cs="Times New Roman"/>
              </w:rPr>
            </w:pPr>
            <w:r w:rsidRPr="00825CAD">
              <w:rPr>
                <w:rFonts w:cs="Times New Roman"/>
                <w:color w:val="1F1F1F"/>
                <w:bdr w:val="none" w:sz="0" w:space="0" w:color="auto" w:frame="1"/>
              </w:rPr>
              <w:t>SDK de Google para crear aplicaciones compiladas de forma nativa desde una sola base de código.</w:t>
            </w:r>
          </w:p>
        </w:tc>
        <w:tc>
          <w:tcPr>
            <w:tcW w:w="25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32CDF2" w14:textId="17D32006" w:rsidR="00825CAD" w:rsidRPr="00825CAD" w:rsidRDefault="00825CAD" w:rsidP="00825CAD">
            <w:pPr>
              <w:rPr>
                <w:rFonts w:cs="Times New Roman"/>
              </w:rPr>
            </w:pPr>
            <w:r w:rsidRPr="00825CAD">
              <w:rPr>
                <w:rFonts w:cs="Times New Roman"/>
                <w:color w:val="1F1F1F"/>
                <w:bdr w:val="none" w:sz="0" w:space="0" w:color="auto" w:frame="1"/>
              </w:rPr>
              <w:t xml:space="preserve">Framework de Meta para construir aplicaciones móviles usando </w:t>
            </w:r>
            <w:proofErr w:type="spellStart"/>
            <w:r w:rsidRPr="00825CAD">
              <w:rPr>
                <w:rFonts w:cs="Times New Roman"/>
                <w:color w:val="1F1F1F"/>
                <w:bdr w:val="none" w:sz="0" w:space="0" w:color="auto" w:frame="1"/>
              </w:rPr>
              <w:t>React</w:t>
            </w:r>
            <w:proofErr w:type="spellEnd"/>
            <w:r w:rsidRPr="00825CAD">
              <w:rPr>
                <w:rFonts w:cs="Times New Roman"/>
                <w:color w:val="1F1F1F"/>
                <w:bdr w:val="none" w:sz="0" w:space="0" w:color="auto" w:frame="1"/>
              </w:rPr>
              <w:t xml:space="preserve"> y JavaScript.</w:t>
            </w:r>
          </w:p>
        </w:tc>
      </w:tr>
      <w:tr w:rsidR="00C90D0B" w:rsidRPr="00625290" w14:paraId="789F706A" w14:textId="77777777" w:rsidTr="00825CAD">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BC4519" w14:textId="66F1768C" w:rsidR="00825CAD" w:rsidRPr="00825CAD" w:rsidRDefault="00825CAD" w:rsidP="00825CAD">
            <w:pPr>
              <w:rPr>
                <w:rFonts w:cs="Times New Roman"/>
              </w:rPr>
            </w:pPr>
            <w:r w:rsidRPr="00825CAD">
              <w:rPr>
                <w:rFonts w:cs="Times New Roman"/>
                <w:b/>
                <w:bCs/>
                <w:color w:val="1F1F1F"/>
                <w:bdr w:val="none" w:sz="0" w:space="0" w:color="auto" w:frame="1"/>
              </w:rPr>
              <w:t>Tipo</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B39F47" w14:textId="1FA2B76C" w:rsidR="00825CAD" w:rsidRPr="00825CAD" w:rsidRDefault="00825CAD" w:rsidP="00825CAD">
            <w:pPr>
              <w:rPr>
                <w:rFonts w:cs="Times New Roman"/>
              </w:rPr>
            </w:pPr>
            <w:r w:rsidRPr="00825CAD">
              <w:rPr>
                <w:rFonts w:cs="Times New Roman"/>
                <w:color w:val="1F1F1F"/>
                <w:bdr w:val="none" w:sz="0" w:space="0" w:color="auto" w:frame="1"/>
              </w:rPr>
              <w:t>Nativo</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F266C5" w14:textId="2BBC84FB" w:rsidR="00825CAD" w:rsidRPr="00825CAD" w:rsidRDefault="00825CAD" w:rsidP="00825CAD">
            <w:pPr>
              <w:rPr>
                <w:rFonts w:cs="Times New Roman"/>
              </w:rPr>
            </w:pPr>
            <w:r w:rsidRPr="00825CAD">
              <w:rPr>
                <w:rFonts w:cs="Times New Roman"/>
                <w:color w:val="1F1F1F"/>
                <w:bdr w:val="none" w:sz="0" w:space="0" w:color="auto" w:frame="1"/>
              </w:rPr>
              <w:t>Framework</w:t>
            </w:r>
          </w:p>
        </w:tc>
        <w:tc>
          <w:tcPr>
            <w:tcW w:w="25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5D76B3" w14:textId="088AFA0B" w:rsidR="00825CAD" w:rsidRPr="00825CAD" w:rsidRDefault="00825CAD" w:rsidP="00825CAD">
            <w:pPr>
              <w:rPr>
                <w:rFonts w:cs="Times New Roman"/>
              </w:rPr>
            </w:pPr>
            <w:r w:rsidRPr="00825CAD">
              <w:rPr>
                <w:rFonts w:cs="Times New Roman"/>
                <w:color w:val="1F1F1F"/>
                <w:bdr w:val="none" w:sz="0" w:space="0" w:color="auto" w:frame="1"/>
              </w:rPr>
              <w:t>Framework</w:t>
            </w:r>
          </w:p>
        </w:tc>
      </w:tr>
      <w:tr w:rsidR="00C90D0B" w:rsidRPr="00625290" w14:paraId="22389AC2" w14:textId="77777777" w:rsidTr="00825CAD">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A885FA" w14:textId="4F4AA93F" w:rsidR="00825CAD" w:rsidRPr="00825CAD" w:rsidRDefault="00825CAD" w:rsidP="00825CAD">
            <w:pPr>
              <w:rPr>
                <w:rFonts w:cs="Times New Roman"/>
              </w:rPr>
            </w:pPr>
            <w:r w:rsidRPr="00825CAD">
              <w:rPr>
                <w:rFonts w:cs="Times New Roman"/>
                <w:b/>
                <w:bCs/>
                <w:color w:val="1F1F1F"/>
                <w:bdr w:val="none" w:sz="0" w:space="0" w:color="auto" w:frame="1"/>
              </w:rPr>
              <w:t>Lenguaje</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2877DA" w14:textId="3B75A3A7" w:rsidR="00825CAD" w:rsidRPr="00825CAD" w:rsidRDefault="00825CAD" w:rsidP="00825CAD">
            <w:pPr>
              <w:rPr>
                <w:rFonts w:cs="Times New Roman"/>
              </w:rPr>
            </w:pPr>
            <w:proofErr w:type="spellStart"/>
            <w:r w:rsidRPr="00825CAD">
              <w:rPr>
                <w:rFonts w:cs="Times New Roman"/>
                <w:color w:val="1F1F1F"/>
                <w:bdr w:val="none" w:sz="0" w:space="0" w:color="auto" w:frame="1"/>
              </w:rPr>
              <w:t>Kotlin</w:t>
            </w:r>
            <w:proofErr w:type="spellEnd"/>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8AAA3B" w14:textId="3C63AD12" w:rsidR="00825CAD" w:rsidRPr="00825CAD" w:rsidRDefault="00825CAD" w:rsidP="00825CAD">
            <w:pPr>
              <w:rPr>
                <w:rFonts w:cs="Times New Roman"/>
              </w:rPr>
            </w:pPr>
            <w:r w:rsidRPr="00825CAD">
              <w:rPr>
                <w:rFonts w:cs="Times New Roman"/>
                <w:color w:val="1F1F1F"/>
                <w:bdr w:val="none" w:sz="0" w:space="0" w:color="auto" w:frame="1"/>
              </w:rPr>
              <w:t>Dart</w:t>
            </w:r>
          </w:p>
        </w:tc>
        <w:tc>
          <w:tcPr>
            <w:tcW w:w="25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B17094" w14:textId="5428B907" w:rsidR="00825CAD" w:rsidRPr="00825CAD" w:rsidRDefault="00825CAD" w:rsidP="00825CAD">
            <w:pPr>
              <w:rPr>
                <w:rFonts w:cs="Times New Roman"/>
              </w:rPr>
            </w:pPr>
            <w:r w:rsidRPr="00825CAD">
              <w:rPr>
                <w:rFonts w:cs="Times New Roman"/>
                <w:color w:val="1F1F1F"/>
                <w:bdr w:val="none" w:sz="0" w:space="0" w:color="auto" w:frame="1"/>
              </w:rPr>
              <w:t xml:space="preserve">JavaScript / </w:t>
            </w:r>
            <w:proofErr w:type="spellStart"/>
            <w:r w:rsidRPr="00825CAD">
              <w:rPr>
                <w:rFonts w:cs="Times New Roman"/>
                <w:color w:val="1F1F1F"/>
                <w:bdr w:val="none" w:sz="0" w:space="0" w:color="auto" w:frame="1"/>
              </w:rPr>
              <w:t>TypeScript</w:t>
            </w:r>
            <w:proofErr w:type="spellEnd"/>
          </w:p>
        </w:tc>
      </w:tr>
      <w:tr w:rsidR="00C90D0B" w:rsidRPr="00625290" w14:paraId="774324AB" w14:textId="77777777" w:rsidTr="00825CAD">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95D8C5" w14:textId="2C9ABC1A" w:rsidR="00825CAD" w:rsidRPr="00825CAD" w:rsidRDefault="00825CAD" w:rsidP="00825CAD">
            <w:pPr>
              <w:rPr>
                <w:rFonts w:cs="Times New Roman"/>
              </w:rPr>
            </w:pPr>
            <w:r w:rsidRPr="00825CAD">
              <w:rPr>
                <w:rFonts w:cs="Times New Roman"/>
                <w:b/>
                <w:bCs/>
                <w:color w:val="1F1F1F"/>
                <w:bdr w:val="none" w:sz="0" w:space="0" w:color="auto" w:frame="1"/>
              </w:rPr>
              <w:t>Curva de Aprendizaje</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A9E4AB" w14:textId="595D6F8B" w:rsidR="00825CAD" w:rsidRPr="00825CAD" w:rsidRDefault="00825CAD" w:rsidP="00825CAD">
            <w:pPr>
              <w:rPr>
                <w:rFonts w:cs="Times New Roman"/>
              </w:rPr>
            </w:pPr>
            <w:r w:rsidRPr="00825CAD">
              <w:rPr>
                <w:rFonts w:cs="Times New Roman"/>
                <w:color w:val="1F1F1F"/>
                <w:bdr w:val="none" w:sz="0" w:space="0" w:color="auto" w:frame="1"/>
              </w:rPr>
              <w:t>Media</w:t>
            </w:r>
            <w:r w:rsidR="005D0566">
              <w:rPr>
                <w:rFonts w:cs="Times New Roman"/>
                <w:color w:val="1F1F1F"/>
                <w:bdr w:val="none" w:sz="0" w:space="0" w:color="auto" w:frame="1"/>
              </w:rPr>
              <w:t>, ya que r</w:t>
            </w:r>
            <w:r w:rsidRPr="00825CAD">
              <w:rPr>
                <w:rFonts w:cs="Times New Roman"/>
                <w:color w:val="1F1F1F"/>
                <w:bdr w:val="none" w:sz="0" w:space="0" w:color="auto" w:frame="1"/>
              </w:rPr>
              <w:t xml:space="preserve">equiere comprender el SDK de Android y </w:t>
            </w:r>
            <w:proofErr w:type="spellStart"/>
            <w:r w:rsidRPr="00825CAD">
              <w:rPr>
                <w:rFonts w:cs="Times New Roman"/>
                <w:color w:val="1F1F1F"/>
                <w:bdr w:val="none" w:sz="0" w:space="0" w:color="auto" w:frame="1"/>
              </w:rPr>
              <w:t>Jetpack</w:t>
            </w:r>
            <w:proofErr w:type="spellEnd"/>
            <w:r w:rsidRPr="00825CAD">
              <w:rPr>
                <w:rFonts w:cs="Times New Roman"/>
                <w:color w:val="1F1F1F"/>
                <w:bdr w:val="none" w:sz="0" w:space="0" w:color="auto" w:frame="1"/>
              </w:rPr>
              <w:t xml:space="preserve"> </w:t>
            </w:r>
            <w:proofErr w:type="spellStart"/>
            <w:r w:rsidRPr="00825CAD">
              <w:rPr>
                <w:rFonts w:cs="Times New Roman"/>
                <w:color w:val="1F1F1F"/>
                <w:bdr w:val="none" w:sz="0" w:space="0" w:color="auto" w:frame="1"/>
              </w:rPr>
              <w:t>Compose</w:t>
            </w:r>
            <w:proofErr w:type="spellEnd"/>
            <w:r w:rsidRPr="00825CAD">
              <w:rPr>
                <w:rFonts w:cs="Times New Roman"/>
                <w:color w:val="1F1F1F"/>
                <w:bdr w:val="none" w:sz="0" w:space="0" w:color="auto" w:frame="1"/>
              </w:rPr>
              <w:t>.</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B64B8F" w14:textId="31CB8E46" w:rsidR="00825CAD" w:rsidRPr="00825CAD" w:rsidRDefault="00825CAD" w:rsidP="00825CAD">
            <w:pPr>
              <w:rPr>
                <w:rFonts w:cs="Times New Roman"/>
              </w:rPr>
            </w:pPr>
            <w:r w:rsidRPr="00825CAD">
              <w:rPr>
                <w:rFonts w:cs="Times New Roman"/>
                <w:color w:val="1F1F1F"/>
                <w:bdr w:val="none" w:sz="0" w:space="0" w:color="auto" w:frame="1"/>
              </w:rPr>
              <w:t>Media</w:t>
            </w:r>
            <w:r w:rsidR="005D0566">
              <w:rPr>
                <w:rFonts w:cs="Times New Roman"/>
                <w:color w:val="1F1F1F"/>
                <w:bdr w:val="none" w:sz="0" w:space="0" w:color="auto" w:frame="1"/>
              </w:rPr>
              <w:t xml:space="preserve">, </w:t>
            </w:r>
            <w:r w:rsidR="00E629E1">
              <w:rPr>
                <w:rFonts w:cs="Times New Roman"/>
                <w:color w:val="1F1F1F"/>
                <w:bdr w:val="none" w:sz="0" w:space="0" w:color="auto" w:frame="1"/>
              </w:rPr>
              <w:t>utiliza</w:t>
            </w:r>
            <w:r w:rsidRPr="00825CAD">
              <w:rPr>
                <w:rFonts w:cs="Times New Roman"/>
                <w:color w:val="1F1F1F"/>
                <w:bdr w:val="none" w:sz="0" w:space="0" w:color="auto" w:frame="1"/>
              </w:rPr>
              <w:t xml:space="preserve"> Dart y </w:t>
            </w:r>
            <w:r w:rsidR="00E629E1">
              <w:rPr>
                <w:rFonts w:cs="Times New Roman"/>
                <w:color w:val="1F1F1F"/>
                <w:bdr w:val="none" w:sz="0" w:space="0" w:color="auto" w:frame="1"/>
              </w:rPr>
              <w:t>funciona con la</w:t>
            </w:r>
            <w:r w:rsidRPr="00825CAD">
              <w:rPr>
                <w:rFonts w:cs="Times New Roman"/>
                <w:color w:val="1F1F1F"/>
                <w:bdr w:val="none" w:sz="0" w:space="0" w:color="auto" w:frame="1"/>
              </w:rPr>
              <w:t xml:space="preserve"> lógica de todo es un widget.</w:t>
            </w:r>
          </w:p>
        </w:tc>
        <w:tc>
          <w:tcPr>
            <w:tcW w:w="25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7DAC2E" w14:textId="3EAE88AF" w:rsidR="00825CAD" w:rsidRPr="00825CAD" w:rsidRDefault="00825CAD" w:rsidP="00825CAD">
            <w:pPr>
              <w:rPr>
                <w:rFonts w:cs="Times New Roman"/>
              </w:rPr>
            </w:pPr>
            <w:r w:rsidRPr="00825CAD">
              <w:rPr>
                <w:rFonts w:cs="Times New Roman"/>
                <w:color w:val="1F1F1F"/>
                <w:bdr w:val="none" w:sz="0" w:space="0" w:color="auto" w:frame="1"/>
              </w:rPr>
              <w:t>Baja/Media</w:t>
            </w:r>
            <w:r w:rsidR="00E629E1">
              <w:rPr>
                <w:rFonts w:cs="Times New Roman"/>
                <w:color w:val="1F1F1F"/>
                <w:bdr w:val="none" w:sz="0" w:space="0" w:color="auto" w:frame="1"/>
              </w:rPr>
              <w:t>, es m</w:t>
            </w:r>
            <w:r w:rsidRPr="00825CAD">
              <w:rPr>
                <w:rFonts w:cs="Times New Roman"/>
                <w:color w:val="1F1F1F"/>
                <w:bdr w:val="none" w:sz="0" w:space="0" w:color="auto" w:frame="1"/>
              </w:rPr>
              <w:t xml:space="preserve">uy accesible para quienes ya dominan el </w:t>
            </w:r>
            <w:r w:rsidR="00E629E1">
              <w:rPr>
                <w:rFonts w:cs="Times New Roman"/>
                <w:color w:val="1F1F1F"/>
                <w:bdr w:val="none" w:sz="0" w:space="0" w:color="auto" w:frame="1"/>
              </w:rPr>
              <w:t>desarrollo</w:t>
            </w:r>
            <w:r w:rsidRPr="00825CAD">
              <w:rPr>
                <w:rFonts w:cs="Times New Roman"/>
                <w:color w:val="1F1F1F"/>
                <w:bdr w:val="none" w:sz="0" w:space="0" w:color="auto" w:frame="1"/>
              </w:rPr>
              <w:t xml:space="preserve"> </w:t>
            </w:r>
            <w:r w:rsidR="00E629E1">
              <w:rPr>
                <w:rFonts w:cs="Times New Roman"/>
                <w:color w:val="1F1F1F"/>
                <w:bdr w:val="none" w:sz="0" w:space="0" w:color="auto" w:frame="1"/>
              </w:rPr>
              <w:t>w</w:t>
            </w:r>
            <w:r w:rsidRPr="00825CAD">
              <w:rPr>
                <w:rFonts w:cs="Times New Roman"/>
                <w:color w:val="1F1F1F"/>
                <w:bdr w:val="none" w:sz="0" w:space="0" w:color="auto" w:frame="1"/>
              </w:rPr>
              <w:t>eb.</w:t>
            </w:r>
          </w:p>
        </w:tc>
      </w:tr>
      <w:tr w:rsidR="00C90D0B" w:rsidRPr="00625290" w14:paraId="30630544" w14:textId="77777777" w:rsidTr="00825CAD">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E2AAA8" w14:textId="0B485510" w:rsidR="00825CAD" w:rsidRPr="00825CAD" w:rsidRDefault="00825CAD" w:rsidP="00825CAD">
            <w:pPr>
              <w:rPr>
                <w:rFonts w:cs="Times New Roman"/>
              </w:rPr>
            </w:pPr>
            <w:r w:rsidRPr="00825CAD">
              <w:rPr>
                <w:rFonts w:cs="Times New Roman"/>
                <w:b/>
                <w:bCs/>
                <w:color w:val="1F1F1F"/>
                <w:bdr w:val="none" w:sz="0" w:space="0" w:color="auto" w:frame="1"/>
              </w:rPr>
              <w:t>Ventajas</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B9D6A8" w14:textId="55E63AB7" w:rsidR="00825CAD" w:rsidRPr="00825CAD" w:rsidRDefault="00E629E1" w:rsidP="00825CAD">
            <w:pPr>
              <w:rPr>
                <w:rFonts w:cs="Times New Roman"/>
              </w:rPr>
            </w:pPr>
            <w:r>
              <w:rPr>
                <w:rFonts w:cs="Times New Roman"/>
                <w:color w:val="1F1F1F"/>
                <w:bdr w:val="none" w:sz="0" w:space="0" w:color="auto" w:frame="1"/>
              </w:rPr>
              <w:t>Máximo r</w:t>
            </w:r>
            <w:r w:rsidR="00825CAD" w:rsidRPr="00825CAD">
              <w:rPr>
                <w:rFonts w:cs="Times New Roman"/>
                <w:color w:val="1F1F1F"/>
                <w:bdr w:val="none" w:sz="0" w:space="0" w:color="auto" w:frame="1"/>
              </w:rPr>
              <w:t xml:space="preserve">endimiento, acceso total a </w:t>
            </w:r>
            <w:proofErr w:type="spellStart"/>
            <w:r w:rsidR="00825CAD" w:rsidRPr="00825CAD">
              <w:rPr>
                <w:rFonts w:cs="Times New Roman"/>
                <w:color w:val="1F1F1F"/>
                <w:bdr w:val="none" w:sz="0" w:space="0" w:color="auto" w:frame="1"/>
              </w:rPr>
              <w:t>APIs</w:t>
            </w:r>
            <w:proofErr w:type="spellEnd"/>
            <w:r w:rsidR="00825CAD" w:rsidRPr="00825CAD">
              <w:rPr>
                <w:rFonts w:cs="Times New Roman"/>
                <w:color w:val="1F1F1F"/>
                <w:bdr w:val="none" w:sz="0" w:space="0" w:color="auto" w:frame="1"/>
              </w:rPr>
              <w:t xml:space="preserve"> del sistema y menor consumo de batería.</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6CCCE3" w14:textId="15FFE340" w:rsidR="00825CAD" w:rsidRPr="00825CAD" w:rsidRDefault="00825CAD" w:rsidP="00825CAD">
            <w:pPr>
              <w:rPr>
                <w:rFonts w:cs="Times New Roman"/>
              </w:rPr>
            </w:pPr>
            <w:r w:rsidRPr="00825CAD">
              <w:rPr>
                <w:rFonts w:cs="Times New Roman"/>
                <w:color w:val="1F1F1F"/>
                <w:bdr w:val="none" w:sz="0" w:space="0" w:color="auto" w:frame="1"/>
              </w:rPr>
              <w:t>Interfaz consistente en cualquier dispositivo, desarrollo rápid</w:t>
            </w:r>
            <w:r w:rsidR="00E629E1">
              <w:rPr>
                <w:rFonts w:cs="Times New Roman"/>
                <w:color w:val="1F1F1F"/>
                <w:bdr w:val="none" w:sz="0" w:space="0" w:color="auto" w:frame="1"/>
              </w:rPr>
              <w:t>o.</w:t>
            </w:r>
          </w:p>
        </w:tc>
        <w:tc>
          <w:tcPr>
            <w:tcW w:w="25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FD02D9" w14:textId="483911A7" w:rsidR="00825CAD" w:rsidRPr="00825CAD" w:rsidRDefault="00825CAD" w:rsidP="00825CAD">
            <w:pPr>
              <w:rPr>
                <w:rFonts w:cs="Times New Roman"/>
              </w:rPr>
            </w:pPr>
            <w:r w:rsidRPr="00825CAD">
              <w:rPr>
                <w:rFonts w:cs="Times New Roman"/>
                <w:color w:val="1F1F1F"/>
                <w:bdr w:val="none" w:sz="0" w:space="0" w:color="auto" w:frame="1"/>
              </w:rPr>
              <w:t>Gran ecosistema de librerías, reutilización de código web y gran comunidad.</w:t>
            </w:r>
          </w:p>
        </w:tc>
      </w:tr>
      <w:tr w:rsidR="00C90D0B" w:rsidRPr="00625290" w14:paraId="20AA6B79" w14:textId="77777777" w:rsidTr="00825CAD">
        <w:trPr>
          <w:trHeight w:val="115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CDD1A6" w14:textId="1F4F8571" w:rsidR="00825CAD" w:rsidRPr="00825CAD" w:rsidRDefault="00825CAD" w:rsidP="00825CAD">
            <w:pPr>
              <w:rPr>
                <w:rFonts w:cs="Times New Roman"/>
              </w:rPr>
            </w:pPr>
            <w:r w:rsidRPr="00825CAD">
              <w:rPr>
                <w:rFonts w:cs="Times New Roman"/>
                <w:b/>
                <w:bCs/>
                <w:color w:val="1F1F1F"/>
                <w:bdr w:val="none" w:sz="0" w:space="0" w:color="auto" w:frame="1"/>
              </w:rPr>
              <w:t>Desventajas</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F0C63E" w14:textId="3164FB7C" w:rsidR="00825CAD" w:rsidRPr="00825CAD" w:rsidRDefault="00825CAD" w:rsidP="00825CAD">
            <w:pPr>
              <w:rPr>
                <w:rFonts w:cs="Times New Roman"/>
              </w:rPr>
            </w:pPr>
            <w:r w:rsidRPr="00825CAD">
              <w:rPr>
                <w:rFonts w:cs="Times New Roman"/>
                <w:color w:val="1F1F1F"/>
                <w:bdr w:val="none" w:sz="0" w:space="0" w:color="auto" w:frame="1"/>
              </w:rPr>
              <w:t>Limitado a Android</w:t>
            </w:r>
            <w:r w:rsidR="00E629E1">
              <w:rPr>
                <w:rFonts w:cs="Times New Roman"/>
                <w:color w:val="1F1F1F"/>
                <w:bdr w:val="none" w:sz="0" w:space="0" w:color="auto" w:frame="1"/>
              </w:rPr>
              <w:t xml:space="preserve"> </w:t>
            </w:r>
            <w:r w:rsidRPr="00825CAD">
              <w:rPr>
                <w:rFonts w:cs="Times New Roman"/>
                <w:color w:val="1F1F1F"/>
                <w:bdr w:val="none" w:sz="0" w:space="0" w:color="auto" w:frame="1"/>
              </w:rPr>
              <w:t>y mayor tiempo de desarrollo.</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F1F271" w14:textId="23895F53" w:rsidR="00825CAD" w:rsidRPr="00825CAD" w:rsidRDefault="00825CAD" w:rsidP="00825CAD">
            <w:pPr>
              <w:rPr>
                <w:rFonts w:cs="Times New Roman"/>
              </w:rPr>
            </w:pPr>
            <w:r w:rsidRPr="00825CAD">
              <w:rPr>
                <w:rFonts w:cs="Times New Roman"/>
                <w:color w:val="1F1F1F"/>
                <w:bdr w:val="none" w:sz="0" w:space="0" w:color="auto" w:frame="1"/>
              </w:rPr>
              <w:t>Aumento en el tamaño del APK y no utiliza componentes nativos.</w:t>
            </w:r>
          </w:p>
        </w:tc>
        <w:tc>
          <w:tcPr>
            <w:tcW w:w="25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EEC28C" w14:textId="23B3937E" w:rsidR="00825CAD" w:rsidRPr="00825CAD" w:rsidRDefault="00825CAD" w:rsidP="00825CAD">
            <w:pPr>
              <w:rPr>
                <w:rFonts w:cs="Times New Roman"/>
              </w:rPr>
            </w:pPr>
            <w:r w:rsidRPr="00825CAD">
              <w:rPr>
                <w:rFonts w:cs="Times New Roman"/>
                <w:color w:val="1F1F1F"/>
                <w:bdr w:val="none" w:sz="0" w:space="0" w:color="auto" w:frame="1"/>
              </w:rPr>
              <w:t>Dependencia de un "puente" que puede afectar el rendimiento.</w:t>
            </w:r>
          </w:p>
        </w:tc>
      </w:tr>
      <w:tr w:rsidR="00C90D0B" w:rsidRPr="00625290" w14:paraId="36E0A0CB" w14:textId="77777777" w:rsidTr="00825CAD">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E9C90A" w14:textId="710C98A1" w:rsidR="00825CAD" w:rsidRPr="00825CAD" w:rsidRDefault="00825CAD" w:rsidP="00825CAD">
            <w:pPr>
              <w:rPr>
                <w:rFonts w:cs="Times New Roman"/>
              </w:rPr>
            </w:pPr>
            <w:r w:rsidRPr="00825CAD">
              <w:rPr>
                <w:rFonts w:cs="Times New Roman"/>
                <w:b/>
                <w:bCs/>
                <w:color w:val="1F1F1F"/>
                <w:bdr w:val="none" w:sz="0" w:space="0" w:color="auto" w:frame="1"/>
              </w:rPr>
              <w:t>Uso Recomendado</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D2546E" w14:textId="6DB69BB4" w:rsidR="00825CAD" w:rsidRPr="00825CAD" w:rsidRDefault="00825CAD" w:rsidP="00825CAD">
            <w:pPr>
              <w:rPr>
                <w:rFonts w:cs="Times New Roman"/>
              </w:rPr>
            </w:pPr>
            <w:r w:rsidRPr="00825CAD">
              <w:rPr>
                <w:rFonts w:cs="Times New Roman"/>
                <w:color w:val="1F1F1F"/>
                <w:bdr w:val="none" w:sz="0" w:space="0" w:color="auto" w:frame="1"/>
              </w:rPr>
              <w:t>Apps con uso intensivo de hardware (GPS) y alto rendimiento.</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FDEAF6" w14:textId="7EDB7EA7" w:rsidR="00825CAD" w:rsidRPr="00825CAD" w:rsidRDefault="00825CAD" w:rsidP="00825CAD">
            <w:pPr>
              <w:rPr>
                <w:rFonts w:cs="Times New Roman"/>
              </w:rPr>
            </w:pPr>
            <w:r w:rsidRPr="00825CAD">
              <w:rPr>
                <w:rFonts w:cs="Times New Roman"/>
                <w:color w:val="1F1F1F"/>
                <w:bdr w:val="none" w:sz="0" w:space="0" w:color="auto" w:frame="1"/>
              </w:rPr>
              <w:t>Aplicaciones con diseño UI personalizado y despliegue rápido.</w:t>
            </w:r>
          </w:p>
        </w:tc>
        <w:tc>
          <w:tcPr>
            <w:tcW w:w="25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2BA188" w14:textId="00E2293A" w:rsidR="00825CAD" w:rsidRPr="00825CAD" w:rsidRDefault="00825CAD" w:rsidP="00825CAD">
            <w:pPr>
              <w:rPr>
                <w:rFonts w:cs="Times New Roman"/>
              </w:rPr>
            </w:pPr>
            <w:r w:rsidRPr="00825CAD">
              <w:rPr>
                <w:rFonts w:cs="Times New Roman"/>
                <w:color w:val="1F1F1F"/>
                <w:bdr w:val="none" w:sz="0" w:space="0" w:color="auto" w:frame="1"/>
              </w:rPr>
              <w:t xml:space="preserve">Apps de contenido, redes sociales y </w:t>
            </w:r>
            <w:proofErr w:type="gramStart"/>
            <w:r w:rsidR="005964E8">
              <w:rPr>
                <w:rFonts w:cs="Times New Roman"/>
                <w:color w:val="1F1F1F"/>
                <w:bdr w:val="none" w:sz="0" w:space="0" w:color="auto" w:frame="1"/>
              </w:rPr>
              <w:t>apps</w:t>
            </w:r>
            <w:proofErr w:type="gramEnd"/>
            <w:r w:rsidR="005964E8">
              <w:rPr>
                <w:rFonts w:cs="Times New Roman"/>
                <w:color w:val="1F1F1F"/>
                <w:bdr w:val="none" w:sz="0" w:space="0" w:color="auto" w:frame="1"/>
              </w:rPr>
              <w:t xml:space="preserve"> de</w:t>
            </w:r>
            <w:r w:rsidRPr="00825CAD">
              <w:rPr>
                <w:rFonts w:cs="Times New Roman"/>
                <w:color w:val="1F1F1F"/>
                <w:bdr w:val="none" w:sz="0" w:space="0" w:color="auto" w:frame="1"/>
              </w:rPr>
              <w:t xml:space="preserve"> baja carga.</w:t>
            </w:r>
          </w:p>
        </w:tc>
      </w:tr>
    </w:tbl>
    <w:p w14:paraId="7064DA74" w14:textId="2D6B4911" w:rsidR="00D7720E" w:rsidRDefault="00ED3194" w:rsidP="00D7720E">
      <w:r>
        <w:t xml:space="preserve">Como se puede observar en la tabla de comparación anterior, </w:t>
      </w:r>
      <w:r w:rsidR="00D7720E">
        <w:t xml:space="preserve">se decidió utilizar el lenguaje de </w:t>
      </w:r>
      <w:proofErr w:type="spellStart"/>
      <w:r w:rsidR="00D7720E">
        <w:t>Kotlin</w:t>
      </w:r>
      <w:proofErr w:type="spellEnd"/>
      <w:r w:rsidR="00D7720E">
        <w:t xml:space="preserve">, al ser un lenguaje nativo, ofrece una latencia baja junto con un consumo de memoria eficiente para manejar mapas y geolocalización constante, superando en ese sentido a </w:t>
      </w:r>
      <w:proofErr w:type="spellStart"/>
      <w:r w:rsidR="00D7720E">
        <w:t>Flutter</w:t>
      </w:r>
      <w:proofErr w:type="spellEnd"/>
      <w:r w:rsidR="00D7720E">
        <w:t xml:space="preserve"> o </w:t>
      </w:r>
      <w:proofErr w:type="spellStart"/>
      <w:r w:rsidR="00D7720E">
        <w:t>React</w:t>
      </w:r>
      <w:proofErr w:type="spellEnd"/>
      <w:r w:rsidR="00D7720E">
        <w:t xml:space="preserve"> Native.</w:t>
      </w:r>
    </w:p>
    <w:p w14:paraId="0C5696E2" w14:textId="77875B97" w:rsidR="00ED3194" w:rsidRDefault="00D7720E" w:rsidP="00ED3194">
      <w:r>
        <w:t xml:space="preserve">Además, el </w:t>
      </w:r>
      <w:r w:rsidR="00ED3194">
        <w:t>equipo</w:t>
      </w:r>
      <w:r>
        <w:t xml:space="preserve"> de trabajo</w:t>
      </w:r>
      <w:r w:rsidR="00ED3194">
        <w:t xml:space="preserve"> ya cuenta con el conocimiento técnico. Esto </w:t>
      </w:r>
      <w:r>
        <w:t>logra que la curva de</w:t>
      </w:r>
      <w:r w:rsidR="00ED3194">
        <w:t xml:space="preserve"> aprendizaje</w:t>
      </w:r>
      <w:r>
        <w:t xml:space="preserve"> sea menor. </w:t>
      </w:r>
    </w:p>
    <w:p w14:paraId="4FA94C00" w14:textId="11F62F45" w:rsidR="00BB0A85" w:rsidRDefault="0050016D" w:rsidP="00493BE2">
      <w:pPr>
        <w:pStyle w:val="Ttulo3"/>
      </w:pPr>
      <w:bookmarkStart w:id="108" w:name="_Toc229993946"/>
      <w:r>
        <w:t>4.4.5 API de visualización del map</w:t>
      </w:r>
      <w:r w:rsidR="00E14A7E">
        <w:t>a</w:t>
      </w:r>
      <w:bookmarkEnd w:id="108"/>
    </w:p>
    <w:p w14:paraId="6A7D4188" w14:textId="25601C49" w:rsidR="00DD78FE" w:rsidRDefault="00493BE2" w:rsidP="00493BE2">
      <w:r w:rsidRPr="00493BE2">
        <w:t>La implementación de servicios de geolocalización</w:t>
      </w:r>
      <w:r>
        <w:t xml:space="preserve"> va más allá de simplemente la visualización de un sistema, ya que </w:t>
      </w:r>
      <w:r w:rsidR="00DD78FE">
        <w:t>estos servicios son</w:t>
      </w:r>
      <w:r w:rsidRPr="00493BE2">
        <w:t xml:space="preserve"> </w:t>
      </w:r>
      <w:r w:rsidR="00DD78FE">
        <w:t>un</w:t>
      </w:r>
      <w:r w:rsidRPr="00493BE2">
        <w:t xml:space="preserve"> componente crítico para la toma de decisiones </w:t>
      </w:r>
      <w:r w:rsidR="00DD78FE">
        <w:t>de una ruta</w:t>
      </w:r>
      <w:r w:rsidRPr="00493BE2">
        <w:t xml:space="preserve">. En </w:t>
      </w:r>
      <w:r w:rsidR="00DD78FE">
        <w:t xml:space="preserve">un </w:t>
      </w:r>
      <w:r w:rsidRPr="00493BE2">
        <w:t xml:space="preserve">proyecto que requiere </w:t>
      </w:r>
      <w:r w:rsidR="00DD78FE">
        <w:t xml:space="preserve">el uso de </w:t>
      </w:r>
      <w:r w:rsidRPr="00493BE2">
        <w:t xml:space="preserve">algoritmos de búsqueda de caminos </w:t>
      </w:r>
      <w:r w:rsidR="00DD78FE">
        <w:t>(</w:t>
      </w:r>
      <w:r w:rsidRPr="00DD78FE">
        <w:t>A*</w:t>
      </w:r>
      <w:r w:rsidR="00DD78FE">
        <w:t>)</w:t>
      </w:r>
      <w:r w:rsidRPr="00493BE2">
        <w:t xml:space="preserve"> la elección de la API de mapas debe </w:t>
      </w:r>
      <w:r w:rsidR="00DD78FE">
        <w:t>de tener en cuenta diferentes características, desde</w:t>
      </w:r>
      <w:r w:rsidRPr="00493BE2">
        <w:t xml:space="preserve"> la accesibilidad a la topología (nodos y aristas)</w:t>
      </w:r>
      <w:r w:rsidR="00DD78FE">
        <w:t>, así como su manipulación</w:t>
      </w:r>
      <w:r w:rsidRPr="00493BE2">
        <w:t xml:space="preserve"> </w:t>
      </w:r>
      <w:r w:rsidR="009307D6">
        <w:t>y uso para cálculos</w:t>
      </w:r>
      <w:r w:rsidRPr="00493BE2">
        <w:t xml:space="preserve"> </w:t>
      </w:r>
      <w:sdt>
        <w:sdtPr>
          <w:id w:val="336282444"/>
          <w:citation/>
        </w:sdtPr>
        <w:sdtEndPr/>
        <w:sdtContent>
          <w:r w:rsidR="00CA463B">
            <w:fldChar w:fldCharType="begin"/>
          </w:r>
          <w:r w:rsidR="00CA463B">
            <w:instrText xml:space="preserve"> CITATION Maps25 \l 2058 </w:instrText>
          </w:r>
          <w:r w:rsidR="00CA463B">
            <w:fldChar w:fldCharType="separate"/>
          </w:r>
          <w:r>
            <w:rPr>
              <w:noProof/>
            </w:rPr>
            <w:t>[102]</w:t>
          </w:r>
          <w:r w:rsidR="00CA463B">
            <w:fldChar w:fldCharType="end"/>
          </w:r>
        </w:sdtContent>
      </w:sdt>
      <w:r w:rsidRPr="00493BE2">
        <w:t xml:space="preserve">. </w:t>
      </w:r>
      <w:r w:rsidR="00DD78FE">
        <w:t xml:space="preserve">Dependiendo </w:t>
      </w:r>
      <w:r w:rsidR="00B17203">
        <w:t>de</w:t>
      </w:r>
      <w:r w:rsidR="00DD78FE">
        <w:t xml:space="preserve"> opciones, </w:t>
      </w:r>
      <w:r w:rsidR="009307D6">
        <w:t>habrá</w:t>
      </w:r>
      <w:r w:rsidR="00DD78FE">
        <w:t xml:space="preserve"> diferencias</w:t>
      </w:r>
      <w:r w:rsidRPr="00493BE2">
        <w:t xml:space="preserve"> </w:t>
      </w:r>
      <w:r w:rsidR="009307D6">
        <w:t>en</w:t>
      </w:r>
      <w:r w:rsidRPr="00493BE2">
        <w:t xml:space="preserve"> </w:t>
      </w:r>
      <w:r w:rsidR="00DD78FE">
        <w:t xml:space="preserve">el acceso a </w:t>
      </w:r>
      <w:r w:rsidRPr="00493BE2">
        <w:t>datos</w:t>
      </w:r>
      <w:r w:rsidR="00DD78FE">
        <w:t xml:space="preserve">. </w:t>
      </w:r>
    </w:p>
    <w:p w14:paraId="4850C24F" w14:textId="135D7000" w:rsidR="00493BE2" w:rsidRPr="00493BE2" w:rsidRDefault="00DD78FE" w:rsidP="00493BE2">
      <w:r>
        <w:t xml:space="preserve">En </w:t>
      </w:r>
      <w:r w:rsidR="00493BE2" w:rsidRPr="00493BE2">
        <w:t xml:space="preserve">la </w:t>
      </w:r>
      <w:r w:rsidR="00D5159E">
        <w:t>Tabla 9</w:t>
      </w:r>
      <w:r w:rsidR="00493BE2" w:rsidRPr="00493BE2">
        <w:t xml:space="preserve"> se presenta un análisis comparativo de l</w:t>
      </w:r>
      <w:r>
        <w:t xml:space="preserve">os servicios de </w:t>
      </w:r>
      <w:r w:rsidR="009307D6">
        <w:t>visualización del mapa</w:t>
      </w:r>
      <w:r w:rsidR="00493BE2" w:rsidRPr="00493BE2">
        <w:t>:</w:t>
      </w:r>
    </w:p>
    <w:p w14:paraId="41206DB0" w14:textId="02FE4FD2" w:rsidR="00D5159E" w:rsidRDefault="00D5159E" w:rsidP="00D5159E">
      <w:pPr>
        <w:pStyle w:val="Descripcin"/>
        <w:keepNext/>
        <w:jc w:val="center"/>
      </w:pPr>
      <w:bookmarkStart w:id="109" w:name="_Toc229993874"/>
      <w:r>
        <w:lastRenderedPageBreak/>
        <w:t xml:space="preserve">Tabla </w:t>
      </w:r>
      <w:fldSimple w:instr=" SEQ Tabla \* ARABIC ">
        <w:r w:rsidR="00FF2D8A">
          <w:rPr>
            <w:noProof/>
          </w:rPr>
          <w:t>9</w:t>
        </w:r>
      </w:fldSimple>
      <w:r>
        <w:t xml:space="preserve"> Opciones de visualización del mapa</w:t>
      </w:r>
      <w:bookmarkEnd w:id="109"/>
    </w:p>
    <w:tbl>
      <w:tblPr>
        <w:tblW w:w="0" w:type="auto"/>
        <w:tblCellMar>
          <w:top w:w="15" w:type="dxa"/>
          <w:left w:w="15" w:type="dxa"/>
          <w:bottom w:w="15" w:type="dxa"/>
          <w:right w:w="15" w:type="dxa"/>
        </w:tblCellMar>
        <w:tblLook w:val="04A0" w:firstRow="1" w:lastRow="0" w:firstColumn="1" w:lastColumn="0" w:noHBand="0" w:noVBand="1"/>
      </w:tblPr>
      <w:tblGrid>
        <w:gridCol w:w="1555"/>
        <w:gridCol w:w="2268"/>
        <w:gridCol w:w="2693"/>
        <w:gridCol w:w="2312"/>
      </w:tblGrid>
      <w:tr w:rsidR="00C90D0B" w:rsidRPr="00625290" w14:paraId="6A530FA1" w14:textId="77777777" w:rsidTr="008A3DB4">
        <w:trPr>
          <w:trHeight w:val="20"/>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4AA6FE" w14:textId="7CBFCEFF" w:rsidR="0023387B" w:rsidRPr="0023387B" w:rsidRDefault="0023387B" w:rsidP="0023387B">
            <w:pPr>
              <w:rPr>
                <w:rFonts w:cs="Times New Roman"/>
                <w:b/>
                <w:bCs/>
              </w:rPr>
            </w:pPr>
            <w:r w:rsidRPr="0023387B">
              <w:rPr>
                <w:rStyle w:val="Fuerte"/>
                <w:rFonts w:cs="Times New Roman"/>
                <w:color w:val="1F1F1F"/>
                <w:bdr w:val="none" w:sz="0" w:space="0" w:color="auto" w:frame="1"/>
              </w:rPr>
              <w:t>Criterio</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F53F4F" w14:textId="6FE5CF5B" w:rsidR="0023387B" w:rsidRPr="0023387B" w:rsidRDefault="0023387B" w:rsidP="0023387B">
            <w:pPr>
              <w:ind w:left="680" w:hanging="680"/>
              <w:rPr>
                <w:rFonts w:cs="Times New Roman"/>
                <w:b/>
                <w:bCs/>
              </w:rPr>
            </w:pPr>
            <w:proofErr w:type="spellStart"/>
            <w:r w:rsidRPr="0023387B">
              <w:rPr>
                <w:rStyle w:val="Fuerte"/>
                <w:rFonts w:cs="Times New Roman"/>
                <w:b w:val="0"/>
                <w:bCs w:val="0"/>
                <w:color w:val="1F1F1F"/>
                <w:bdr w:val="none" w:sz="0" w:space="0" w:color="auto" w:frame="1"/>
              </w:rPr>
              <w:t>OpenStreetMap</w:t>
            </w:r>
            <w:proofErr w:type="spellEnd"/>
            <w:r w:rsidR="007C1173">
              <w:rPr>
                <w:rStyle w:val="Fuerte"/>
                <w:rFonts w:cs="Times New Roman"/>
                <w:b w:val="0"/>
                <w:bCs w:val="0"/>
                <w:color w:val="1F1F1F"/>
                <w:bdr w:val="none" w:sz="0" w:space="0" w:color="auto" w:frame="1"/>
              </w:rPr>
              <w:t xml:space="preserve"> </w:t>
            </w:r>
            <w:sdt>
              <w:sdtPr>
                <w:rPr>
                  <w:rStyle w:val="Fuerte"/>
                  <w:rFonts w:cs="Times New Roman"/>
                  <w:b w:val="0"/>
                  <w:bCs w:val="0"/>
                  <w:color w:val="1F1F1F"/>
                  <w:bdr w:val="none" w:sz="0" w:space="0" w:color="auto" w:frame="1"/>
                </w:rPr>
                <w:id w:val="-579218593"/>
                <w:citation/>
              </w:sdtPr>
              <w:sdtEndPr>
                <w:rPr>
                  <w:rStyle w:val="Fuerte"/>
                </w:rPr>
              </w:sdtEndPr>
              <w:sdtContent>
                <w:r w:rsidR="007C1173">
                  <w:rPr>
                    <w:rStyle w:val="Fuerte"/>
                    <w:rFonts w:cs="Times New Roman"/>
                    <w:b w:val="0"/>
                    <w:bCs w:val="0"/>
                    <w:color w:val="1F1F1F"/>
                    <w:bdr w:val="none" w:sz="0" w:space="0" w:color="auto" w:frame="1"/>
                  </w:rPr>
                  <w:fldChar w:fldCharType="begin"/>
                </w:r>
                <w:r w:rsidR="007C1173">
                  <w:rPr>
                    <w:rStyle w:val="Fuerte"/>
                  </w:rPr>
                  <w:instrText xml:space="preserve"> CITATION Ope12 \l 2058 </w:instrText>
                </w:r>
                <w:r w:rsidR="007C1173">
                  <w:rPr>
                    <w:rStyle w:val="Fuerte"/>
                    <w:rFonts w:cs="Times New Roman"/>
                    <w:b w:val="0"/>
                    <w:bCs w:val="0"/>
                    <w:color w:val="1F1F1F"/>
                    <w:bdr w:val="none" w:sz="0" w:space="0" w:color="auto" w:frame="1"/>
                  </w:rPr>
                  <w:fldChar w:fldCharType="separate"/>
                </w:r>
                <w:r>
                  <w:rPr>
                    <w:noProof/>
                  </w:rPr>
                  <w:t>[103]</w:t>
                </w:r>
                <w:r w:rsidR="007C1173">
                  <w:rPr>
                    <w:rStyle w:val="Fuerte"/>
                    <w:rFonts w:cs="Times New Roman"/>
                    <w:b w:val="0"/>
                    <w:bCs w:val="0"/>
                    <w:color w:val="1F1F1F"/>
                    <w:bdr w:val="none" w:sz="0" w:space="0" w:color="auto" w:frame="1"/>
                  </w:rPr>
                  <w:fldChar w:fldCharType="end"/>
                </w:r>
              </w:sdtContent>
            </w:sdt>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8A75CA" w14:textId="6120EF13" w:rsidR="0023387B" w:rsidRPr="0023387B" w:rsidRDefault="0023387B" w:rsidP="0023387B">
            <w:pPr>
              <w:rPr>
                <w:rFonts w:cs="Times New Roman"/>
                <w:b/>
                <w:bCs/>
              </w:rPr>
            </w:pPr>
            <w:r w:rsidRPr="0023387B">
              <w:rPr>
                <w:rStyle w:val="Fuerte"/>
                <w:rFonts w:cs="Times New Roman"/>
                <w:b w:val="0"/>
                <w:bCs w:val="0"/>
                <w:color w:val="1F1F1F"/>
                <w:bdr w:val="none" w:sz="0" w:space="0" w:color="auto" w:frame="1"/>
              </w:rPr>
              <w:t xml:space="preserve">Google </w:t>
            </w:r>
            <w:proofErr w:type="spellStart"/>
            <w:r w:rsidRPr="0023387B">
              <w:rPr>
                <w:rStyle w:val="Fuerte"/>
                <w:rFonts w:cs="Times New Roman"/>
                <w:b w:val="0"/>
                <w:bCs w:val="0"/>
                <w:color w:val="1F1F1F"/>
                <w:bdr w:val="none" w:sz="0" w:space="0" w:color="auto" w:frame="1"/>
              </w:rPr>
              <w:t>Maps</w:t>
            </w:r>
            <w:proofErr w:type="spellEnd"/>
            <w:r w:rsidRPr="0023387B">
              <w:rPr>
                <w:rStyle w:val="Fuerte"/>
                <w:rFonts w:cs="Times New Roman"/>
                <w:b w:val="0"/>
                <w:bCs w:val="0"/>
                <w:color w:val="1F1F1F"/>
                <w:bdr w:val="none" w:sz="0" w:space="0" w:color="auto" w:frame="1"/>
              </w:rPr>
              <w:t xml:space="preserve"> </w:t>
            </w:r>
            <w:proofErr w:type="spellStart"/>
            <w:r w:rsidRPr="0023387B">
              <w:rPr>
                <w:rStyle w:val="Fuerte"/>
                <w:rFonts w:cs="Times New Roman"/>
                <w:b w:val="0"/>
                <w:bCs w:val="0"/>
                <w:color w:val="1F1F1F"/>
                <w:bdr w:val="none" w:sz="0" w:space="0" w:color="auto" w:frame="1"/>
              </w:rPr>
              <w:t>Platform</w:t>
            </w:r>
            <w:proofErr w:type="spellEnd"/>
            <w:r w:rsidR="007C1173">
              <w:rPr>
                <w:rStyle w:val="Fuerte"/>
                <w:rFonts w:cs="Times New Roman"/>
                <w:b w:val="0"/>
                <w:bCs w:val="0"/>
                <w:color w:val="1F1F1F"/>
                <w:bdr w:val="none" w:sz="0" w:space="0" w:color="auto" w:frame="1"/>
              </w:rPr>
              <w:t xml:space="preserve"> </w:t>
            </w:r>
            <w:sdt>
              <w:sdtPr>
                <w:rPr>
                  <w:rStyle w:val="Fuerte"/>
                  <w:rFonts w:cs="Times New Roman"/>
                  <w:b w:val="0"/>
                  <w:bCs w:val="0"/>
                  <w:color w:val="1F1F1F"/>
                  <w:bdr w:val="none" w:sz="0" w:space="0" w:color="auto" w:frame="1"/>
                </w:rPr>
                <w:id w:val="1185710495"/>
                <w:citation/>
              </w:sdtPr>
              <w:sdtEndPr>
                <w:rPr>
                  <w:rStyle w:val="Fuerte"/>
                </w:rPr>
              </w:sdtEndPr>
              <w:sdtContent>
                <w:r w:rsidR="008A3DB4">
                  <w:rPr>
                    <w:rStyle w:val="Fuerte"/>
                    <w:rFonts w:cs="Times New Roman"/>
                    <w:b w:val="0"/>
                    <w:bCs w:val="0"/>
                    <w:color w:val="1F1F1F"/>
                    <w:bdr w:val="none" w:sz="0" w:space="0" w:color="auto" w:frame="1"/>
                  </w:rPr>
                  <w:fldChar w:fldCharType="begin"/>
                </w:r>
                <w:r w:rsidR="008A3DB4">
                  <w:rPr>
                    <w:rStyle w:val="Fuerte"/>
                    <w:rFonts w:cs="Times New Roman"/>
                    <w:b w:val="0"/>
                    <w:bCs w:val="0"/>
                    <w:color w:val="1F1F1F"/>
                    <w:bdr w:val="none" w:sz="0" w:space="0" w:color="auto" w:frame="1"/>
                  </w:rPr>
                  <w:instrText xml:space="preserve"> CITATION Goo26 \l 2058 </w:instrText>
                </w:r>
                <w:r w:rsidR="008A3DB4">
                  <w:rPr>
                    <w:rStyle w:val="Fuerte"/>
                    <w:rFonts w:cs="Times New Roman"/>
                    <w:b w:val="0"/>
                    <w:bCs w:val="0"/>
                    <w:color w:val="1F1F1F"/>
                    <w:bdr w:val="none" w:sz="0" w:space="0" w:color="auto" w:frame="1"/>
                  </w:rPr>
                  <w:fldChar w:fldCharType="separate"/>
                </w:r>
                <w:r>
                  <w:rPr>
                    <w:rFonts w:cs="Times New Roman"/>
                    <w:noProof/>
                    <w:color w:val="1F1F1F"/>
                    <w:bdr w:val="none" w:sz="0" w:space="0" w:color="auto" w:frame="1"/>
                  </w:rPr>
                  <w:t>[104]</w:t>
                </w:r>
                <w:r w:rsidR="008A3DB4">
                  <w:rPr>
                    <w:rStyle w:val="Fuerte"/>
                    <w:rFonts w:cs="Times New Roman"/>
                    <w:b w:val="0"/>
                    <w:bCs w:val="0"/>
                    <w:color w:val="1F1F1F"/>
                    <w:bdr w:val="none" w:sz="0" w:space="0" w:color="auto" w:frame="1"/>
                  </w:rPr>
                  <w:fldChar w:fldCharType="end"/>
                </w:r>
              </w:sdtContent>
            </w:sdt>
          </w:p>
        </w:tc>
        <w:tc>
          <w:tcPr>
            <w:tcW w:w="23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D5BA25" w14:textId="5BC1F52A" w:rsidR="0023387B" w:rsidRPr="0023387B" w:rsidRDefault="0023387B" w:rsidP="0023387B">
            <w:pPr>
              <w:rPr>
                <w:rFonts w:cs="Times New Roman"/>
                <w:b/>
                <w:bCs/>
              </w:rPr>
            </w:pPr>
            <w:proofErr w:type="spellStart"/>
            <w:r w:rsidRPr="0023387B">
              <w:rPr>
                <w:rStyle w:val="Fuerte"/>
                <w:rFonts w:cs="Times New Roman"/>
                <w:b w:val="0"/>
                <w:bCs w:val="0"/>
                <w:color w:val="1F1F1F"/>
                <w:bdr w:val="none" w:sz="0" w:space="0" w:color="auto" w:frame="1"/>
              </w:rPr>
              <w:t>Mapbox</w:t>
            </w:r>
            <w:proofErr w:type="spellEnd"/>
            <w:r w:rsidR="00E312B9">
              <w:rPr>
                <w:rStyle w:val="Fuerte"/>
                <w:rFonts w:cs="Times New Roman"/>
                <w:b w:val="0"/>
                <w:bCs w:val="0"/>
                <w:color w:val="1F1F1F"/>
                <w:bdr w:val="none" w:sz="0" w:space="0" w:color="auto" w:frame="1"/>
              </w:rPr>
              <w:t xml:space="preserve"> </w:t>
            </w:r>
            <w:sdt>
              <w:sdtPr>
                <w:rPr>
                  <w:rStyle w:val="Fuerte"/>
                  <w:rFonts w:cs="Times New Roman"/>
                  <w:b w:val="0"/>
                  <w:bCs w:val="0"/>
                  <w:color w:val="1F1F1F"/>
                  <w:bdr w:val="none" w:sz="0" w:space="0" w:color="auto" w:frame="1"/>
                </w:rPr>
                <w:id w:val="-411931906"/>
                <w:citation/>
              </w:sdtPr>
              <w:sdtEndPr>
                <w:rPr>
                  <w:rStyle w:val="Fuerte"/>
                </w:rPr>
              </w:sdtEndPr>
              <w:sdtContent>
                <w:r w:rsidR="00E312B9">
                  <w:rPr>
                    <w:rStyle w:val="Fuerte"/>
                    <w:rFonts w:cs="Times New Roman"/>
                    <w:b w:val="0"/>
                    <w:bCs w:val="0"/>
                    <w:color w:val="1F1F1F"/>
                    <w:bdr w:val="none" w:sz="0" w:space="0" w:color="auto" w:frame="1"/>
                  </w:rPr>
                  <w:fldChar w:fldCharType="begin"/>
                </w:r>
                <w:r w:rsidR="00E312B9">
                  <w:rPr>
                    <w:rStyle w:val="Fuerte"/>
                  </w:rPr>
                  <w:instrText xml:space="preserve"> CITATION Map26 \l 2058 </w:instrText>
                </w:r>
                <w:r w:rsidR="00E312B9">
                  <w:rPr>
                    <w:rStyle w:val="Fuerte"/>
                    <w:rFonts w:cs="Times New Roman"/>
                    <w:b w:val="0"/>
                    <w:bCs w:val="0"/>
                    <w:color w:val="1F1F1F"/>
                    <w:bdr w:val="none" w:sz="0" w:space="0" w:color="auto" w:frame="1"/>
                  </w:rPr>
                  <w:fldChar w:fldCharType="separate"/>
                </w:r>
                <w:r>
                  <w:rPr>
                    <w:noProof/>
                  </w:rPr>
                  <w:t>[105]</w:t>
                </w:r>
                <w:r w:rsidR="00E312B9">
                  <w:rPr>
                    <w:rStyle w:val="Fuerte"/>
                    <w:rFonts w:cs="Times New Roman"/>
                    <w:b w:val="0"/>
                    <w:bCs w:val="0"/>
                    <w:color w:val="1F1F1F"/>
                    <w:bdr w:val="none" w:sz="0" w:space="0" w:color="auto" w:frame="1"/>
                  </w:rPr>
                  <w:fldChar w:fldCharType="end"/>
                </w:r>
              </w:sdtContent>
            </w:sdt>
          </w:p>
        </w:tc>
      </w:tr>
      <w:tr w:rsidR="00C90D0B" w:rsidRPr="00625290" w14:paraId="7E89931F" w14:textId="77777777" w:rsidTr="008A3DB4">
        <w:trPr>
          <w:trHeight w:val="109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8B8CCD" w14:textId="13278A8C" w:rsidR="0023387B" w:rsidRPr="0023387B" w:rsidRDefault="0023387B" w:rsidP="0023387B">
            <w:pPr>
              <w:rPr>
                <w:rFonts w:cs="Times New Roman"/>
              </w:rPr>
            </w:pPr>
            <w:r w:rsidRPr="0023387B">
              <w:rPr>
                <w:rFonts w:cs="Times New Roman"/>
                <w:b/>
                <w:bCs/>
                <w:color w:val="1F1F1F"/>
                <w:bdr w:val="none" w:sz="0" w:space="0" w:color="auto" w:frame="1"/>
              </w:rPr>
              <w:t>Descripción</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A54ADE" w14:textId="2A8C9D15" w:rsidR="0023387B" w:rsidRPr="0023387B" w:rsidRDefault="0023387B" w:rsidP="0023387B">
            <w:pPr>
              <w:rPr>
                <w:rFonts w:cs="Times New Roman"/>
              </w:rPr>
            </w:pPr>
            <w:r w:rsidRPr="0023387B">
              <w:rPr>
                <w:rFonts w:cs="Times New Roman"/>
                <w:color w:val="1F1F1F"/>
                <w:bdr w:val="none" w:sz="0" w:space="0" w:color="auto" w:frame="1"/>
              </w:rPr>
              <w:t>Proyecto colaborativo para crear mapas libres y editables. Proporciona datos geográficos brutos.</w:t>
            </w: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3621E8" w14:textId="2A8EBB7A" w:rsidR="0023387B" w:rsidRPr="0023387B" w:rsidRDefault="0023387B" w:rsidP="0023387B">
            <w:pPr>
              <w:rPr>
                <w:rFonts w:cs="Times New Roman"/>
              </w:rPr>
            </w:pPr>
            <w:r w:rsidRPr="0023387B">
              <w:rPr>
                <w:rFonts w:cs="Times New Roman"/>
                <w:color w:val="1F1F1F"/>
                <w:bdr w:val="none" w:sz="0" w:space="0" w:color="auto" w:frame="1"/>
              </w:rPr>
              <w:t>Plataforma propietaria líder con datos globales de alta precisión y servicios integrados.</w:t>
            </w:r>
          </w:p>
        </w:tc>
        <w:tc>
          <w:tcPr>
            <w:tcW w:w="23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BF937B" w14:textId="5EA8DBF3" w:rsidR="0023387B" w:rsidRPr="0023387B" w:rsidRDefault="0023387B" w:rsidP="0023387B">
            <w:pPr>
              <w:rPr>
                <w:rFonts w:cs="Times New Roman"/>
              </w:rPr>
            </w:pPr>
            <w:r w:rsidRPr="0023387B">
              <w:rPr>
                <w:rFonts w:cs="Times New Roman"/>
                <w:color w:val="1F1F1F"/>
                <w:bdr w:val="none" w:sz="0" w:space="0" w:color="auto" w:frame="1"/>
              </w:rPr>
              <w:t>Plataforma de mapas basada en datos abiertos (OSM) con gran enfoque en diseño y personalización.</w:t>
            </w:r>
          </w:p>
        </w:tc>
      </w:tr>
      <w:tr w:rsidR="00C90D0B" w:rsidRPr="00625290" w14:paraId="34FB88C3" w14:textId="77777777" w:rsidTr="008A3DB4">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DE0A5D" w14:textId="320F00FF" w:rsidR="0023387B" w:rsidRPr="0023387B" w:rsidRDefault="0023387B" w:rsidP="0023387B">
            <w:pPr>
              <w:rPr>
                <w:rFonts w:cs="Times New Roman"/>
              </w:rPr>
            </w:pPr>
            <w:r w:rsidRPr="0023387B">
              <w:rPr>
                <w:rFonts w:cs="Times New Roman"/>
                <w:b/>
                <w:bCs/>
                <w:color w:val="1F1F1F"/>
                <w:bdr w:val="none" w:sz="0" w:space="0" w:color="auto" w:frame="1"/>
              </w:rPr>
              <w:t>Tipo</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40869A" w14:textId="3E6A5CB2" w:rsidR="0023387B" w:rsidRPr="0023387B" w:rsidRDefault="0023387B" w:rsidP="0023387B">
            <w:pPr>
              <w:rPr>
                <w:rFonts w:cs="Times New Roman"/>
              </w:rPr>
            </w:pPr>
            <w:r w:rsidRPr="0023387B">
              <w:rPr>
                <w:rFonts w:cs="Times New Roman"/>
                <w:color w:val="1F1F1F"/>
                <w:bdr w:val="none" w:sz="0" w:space="0" w:color="auto" w:frame="1"/>
              </w:rPr>
              <w:t>Datos Abiertos</w:t>
            </w: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787C50" w14:textId="3261BA5F" w:rsidR="0023387B" w:rsidRPr="0023387B" w:rsidRDefault="0023387B" w:rsidP="0023387B">
            <w:pPr>
              <w:rPr>
                <w:rFonts w:cs="Times New Roman"/>
              </w:rPr>
            </w:pPr>
            <w:r w:rsidRPr="0023387B">
              <w:rPr>
                <w:rFonts w:cs="Times New Roman"/>
                <w:color w:val="1F1F1F"/>
                <w:bdr w:val="none" w:sz="0" w:space="0" w:color="auto" w:frame="1"/>
              </w:rPr>
              <w:t>SaaS / Propietario (API comercial).</w:t>
            </w:r>
          </w:p>
        </w:tc>
        <w:tc>
          <w:tcPr>
            <w:tcW w:w="23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45F602" w14:textId="741A182D" w:rsidR="0023387B" w:rsidRPr="0023387B" w:rsidRDefault="0023387B" w:rsidP="0023387B">
            <w:pPr>
              <w:rPr>
                <w:rFonts w:cs="Times New Roman"/>
              </w:rPr>
            </w:pPr>
            <w:r w:rsidRPr="0023387B">
              <w:rPr>
                <w:rFonts w:cs="Times New Roman"/>
                <w:color w:val="1F1F1F"/>
                <w:bdr w:val="none" w:sz="0" w:space="0" w:color="auto" w:frame="1"/>
              </w:rPr>
              <w:t xml:space="preserve">Freemium / Propietario (Basado en Open </w:t>
            </w:r>
            <w:proofErr w:type="spellStart"/>
            <w:r w:rsidRPr="0023387B">
              <w:rPr>
                <w:rFonts w:cs="Times New Roman"/>
                <w:color w:val="1F1F1F"/>
                <w:bdr w:val="none" w:sz="0" w:space="0" w:color="auto" w:frame="1"/>
              </w:rPr>
              <w:t>Source</w:t>
            </w:r>
            <w:proofErr w:type="spellEnd"/>
            <w:r w:rsidRPr="0023387B">
              <w:rPr>
                <w:rFonts w:cs="Times New Roman"/>
                <w:color w:val="1F1F1F"/>
                <w:bdr w:val="none" w:sz="0" w:space="0" w:color="auto" w:frame="1"/>
              </w:rPr>
              <w:t>).</w:t>
            </w:r>
          </w:p>
        </w:tc>
      </w:tr>
      <w:tr w:rsidR="00C03681" w:rsidRPr="00231F2C" w14:paraId="617CCE00" w14:textId="77777777" w:rsidTr="008A3DB4">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BA791B" w14:textId="30CB7298" w:rsidR="0023387B" w:rsidRPr="0023387B" w:rsidRDefault="0023387B" w:rsidP="0023387B">
            <w:pPr>
              <w:rPr>
                <w:rFonts w:cs="Times New Roman"/>
              </w:rPr>
            </w:pPr>
            <w:r w:rsidRPr="0023387B">
              <w:rPr>
                <w:rFonts w:cs="Times New Roman"/>
                <w:b/>
                <w:bCs/>
                <w:color w:val="1F1F1F"/>
                <w:bdr w:val="none" w:sz="0" w:space="0" w:color="auto" w:frame="1"/>
              </w:rPr>
              <w:t>Lenguaje / Integración</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C4D998" w14:textId="525FA986" w:rsidR="0023387B" w:rsidRPr="0023387B" w:rsidRDefault="0023387B" w:rsidP="0023387B">
            <w:pPr>
              <w:rPr>
                <w:rFonts w:cs="Times New Roman"/>
              </w:rPr>
            </w:pPr>
            <w:r w:rsidRPr="0023387B">
              <w:rPr>
                <w:rFonts w:cs="Times New Roman"/>
                <w:color w:val="1F1F1F"/>
                <w:bdr w:val="none" w:sz="0" w:space="0" w:color="auto" w:frame="1"/>
              </w:rPr>
              <w:t>XML, PBF (Datos); JS (Visualización).</w:t>
            </w: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DCA5CA" w14:textId="403A253C" w:rsidR="0023387B" w:rsidRPr="0023387B" w:rsidRDefault="0023387B" w:rsidP="0023387B">
            <w:pPr>
              <w:rPr>
                <w:rFonts w:cs="Times New Roman"/>
              </w:rPr>
            </w:pPr>
            <w:r w:rsidRPr="0023387B">
              <w:rPr>
                <w:rFonts w:cs="Times New Roman"/>
                <w:color w:val="1F1F1F"/>
                <w:bdr w:val="none" w:sz="0" w:space="0" w:color="auto" w:frame="1"/>
              </w:rPr>
              <w:t>JavaScript, Java, Swift.</w:t>
            </w:r>
          </w:p>
        </w:tc>
        <w:tc>
          <w:tcPr>
            <w:tcW w:w="23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D0FCBD" w14:textId="25AE8A1F" w:rsidR="0023387B" w:rsidRPr="005C4CF3" w:rsidRDefault="0023387B" w:rsidP="0023387B">
            <w:pPr>
              <w:rPr>
                <w:rFonts w:cs="Times New Roman"/>
                <w:lang w:val="en-US"/>
              </w:rPr>
            </w:pPr>
            <w:r w:rsidRPr="005C4CF3">
              <w:rPr>
                <w:rFonts w:cs="Times New Roman"/>
                <w:color w:val="1F1F1F"/>
                <w:bdr w:val="none" w:sz="0" w:space="0" w:color="auto" w:frame="1"/>
                <w:lang w:val="en-US"/>
              </w:rPr>
              <w:t>JavaScript (</w:t>
            </w:r>
            <w:proofErr w:type="spellStart"/>
            <w:r w:rsidRPr="005C4CF3">
              <w:rPr>
                <w:rFonts w:cs="Times New Roman"/>
                <w:color w:val="1F1F1F"/>
                <w:bdr w:val="none" w:sz="0" w:space="0" w:color="auto" w:frame="1"/>
                <w:lang w:val="en-US"/>
              </w:rPr>
              <w:t>Mapbox</w:t>
            </w:r>
            <w:proofErr w:type="spellEnd"/>
            <w:r w:rsidRPr="005C4CF3">
              <w:rPr>
                <w:rFonts w:cs="Times New Roman"/>
                <w:color w:val="1F1F1F"/>
                <w:bdr w:val="none" w:sz="0" w:space="0" w:color="auto" w:frame="1"/>
                <w:lang w:val="en-US"/>
              </w:rPr>
              <w:t xml:space="preserve"> GL JS), Java, Swift.</w:t>
            </w:r>
          </w:p>
        </w:tc>
      </w:tr>
      <w:tr w:rsidR="00C90D0B" w:rsidRPr="00625290" w14:paraId="54377464" w14:textId="77777777" w:rsidTr="008A3DB4">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F7D335" w14:textId="6F5229B6" w:rsidR="0023387B" w:rsidRPr="0023387B" w:rsidRDefault="0023387B" w:rsidP="0023387B">
            <w:pPr>
              <w:rPr>
                <w:rFonts w:cs="Times New Roman"/>
              </w:rPr>
            </w:pPr>
            <w:r w:rsidRPr="0023387B">
              <w:rPr>
                <w:rFonts w:cs="Times New Roman"/>
                <w:b/>
                <w:bCs/>
                <w:color w:val="1F1F1F"/>
                <w:bdr w:val="none" w:sz="0" w:space="0" w:color="auto" w:frame="1"/>
              </w:rPr>
              <w:t>Curva de Aprendizaje</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6E5FBC" w14:textId="67D99373" w:rsidR="0023387B" w:rsidRPr="0023387B" w:rsidRDefault="0023387B" w:rsidP="0023387B">
            <w:pPr>
              <w:rPr>
                <w:rFonts w:cs="Times New Roman"/>
              </w:rPr>
            </w:pPr>
            <w:r w:rsidRPr="0023387B">
              <w:rPr>
                <w:rFonts w:cs="Times New Roman"/>
                <w:color w:val="1F1F1F"/>
                <w:bdr w:val="none" w:sz="0" w:space="0" w:color="auto" w:frame="1"/>
              </w:rPr>
              <w:t>Media: Requiere procesar datos brutos.</w:t>
            </w: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5B9413" w14:textId="1594607C" w:rsidR="0023387B" w:rsidRPr="0023387B" w:rsidRDefault="0023387B" w:rsidP="0023387B">
            <w:pPr>
              <w:rPr>
                <w:rFonts w:cs="Times New Roman"/>
              </w:rPr>
            </w:pPr>
            <w:r w:rsidRPr="0023387B">
              <w:rPr>
                <w:rFonts w:cs="Times New Roman"/>
                <w:color w:val="1F1F1F"/>
                <w:bdr w:val="none" w:sz="0" w:space="0" w:color="auto" w:frame="1"/>
              </w:rPr>
              <w:t>Baja: Documentación excelente y fácil implementación mediante API Keys.</w:t>
            </w:r>
          </w:p>
        </w:tc>
        <w:tc>
          <w:tcPr>
            <w:tcW w:w="23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4C8282" w14:textId="36D54B1F" w:rsidR="0023387B" w:rsidRPr="0023387B" w:rsidRDefault="0023387B" w:rsidP="0023387B">
            <w:pPr>
              <w:rPr>
                <w:rFonts w:cs="Times New Roman"/>
              </w:rPr>
            </w:pPr>
            <w:r w:rsidRPr="0023387B">
              <w:rPr>
                <w:rFonts w:cs="Times New Roman"/>
                <w:color w:val="1F1F1F"/>
                <w:bdr w:val="none" w:sz="0" w:space="0" w:color="auto" w:frame="1"/>
              </w:rPr>
              <w:t>Media: Muy potente, pero requiere entender el manejo de capas y estilos vectoriales.</w:t>
            </w:r>
          </w:p>
        </w:tc>
      </w:tr>
      <w:tr w:rsidR="00C90D0B" w:rsidRPr="00625290" w14:paraId="707B42F0" w14:textId="77777777" w:rsidTr="008A3DB4">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78FEE3" w14:textId="001D6B29" w:rsidR="0023387B" w:rsidRPr="0023387B" w:rsidRDefault="0023387B" w:rsidP="0023387B">
            <w:pPr>
              <w:rPr>
                <w:rFonts w:cs="Times New Roman"/>
              </w:rPr>
            </w:pPr>
            <w:r w:rsidRPr="0023387B">
              <w:rPr>
                <w:rFonts w:cs="Times New Roman"/>
                <w:b/>
                <w:bCs/>
                <w:color w:val="1F1F1F"/>
                <w:bdr w:val="none" w:sz="0" w:space="0" w:color="auto" w:frame="1"/>
              </w:rPr>
              <w:t>Ventajas</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D72D26" w14:textId="7BE244C0" w:rsidR="0023387B" w:rsidRPr="0023387B" w:rsidRDefault="0023387B" w:rsidP="0023387B">
            <w:pPr>
              <w:rPr>
                <w:rFonts w:cs="Times New Roman"/>
              </w:rPr>
            </w:pPr>
            <w:r w:rsidRPr="0023387B">
              <w:rPr>
                <w:rFonts w:cs="Times New Roman"/>
                <w:color w:val="1F1F1F"/>
                <w:bdr w:val="none" w:sz="0" w:space="0" w:color="auto" w:frame="1"/>
              </w:rPr>
              <w:t>Acceso a nodos y vías, ideal para algoritmos personalizados (A*), gratuito y sin límites.</w:t>
            </w: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EBC6D4" w14:textId="225F3D87" w:rsidR="0023387B" w:rsidRPr="0023387B" w:rsidRDefault="0023387B" w:rsidP="0023387B">
            <w:pPr>
              <w:rPr>
                <w:rFonts w:cs="Times New Roman"/>
              </w:rPr>
            </w:pPr>
            <w:r w:rsidRPr="0023387B">
              <w:rPr>
                <w:rFonts w:cs="Times New Roman"/>
                <w:color w:val="1F1F1F"/>
                <w:bdr w:val="none" w:sz="0" w:space="0" w:color="auto" w:frame="1"/>
              </w:rPr>
              <w:t>Datos de tráfico, Street View y búsqueda de lugares (</w:t>
            </w:r>
            <w:proofErr w:type="spellStart"/>
            <w:r w:rsidRPr="0023387B">
              <w:rPr>
                <w:rFonts w:cs="Times New Roman"/>
                <w:color w:val="1F1F1F"/>
                <w:bdr w:val="none" w:sz="0" w:space="0" w:color="auto" w:frame="1"/>
              </w:rPr>
              <w:t>POIs</w:t>
            </w:r>
            <w:proofErr w:type="spellEnd"/>
            <w:r w:rsidRPr="0023387B">
              <w:rPr>
                <w:rFonts w:cs="Times New Roman"/>
                <w:color w:val="1F1F1F"/>
                <w:bdr w:val="none" w:sz="0" w:space="0" w:color="auto" w:frame="1"/>
              </w:rPr>
              <w:t>) inigualable.</w:t>
            </w:r>
          </w:p>
        </w:tc>
        <w:tc>
          <w:tcPr>
            <w:tcW w:w="23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375317" w14:textId="3DBA5FCD" w:rsidR="0023387B" w:rsidRPr="0023387B" w:rsidRDefault="000D009A" w:rsidP="0023387B">
            <w:pPr>
              <w:rPr>
                <w:rFonts w:cs="Times New Roman"/>
              </w:rPr>
            </w:pPr>
            <w:r>
              <w:rPr>
                <w:rFonts w:cs="Times New Roman"/>
                <w:color w:val="1F1F1F"/>
                <w:bdr w:val="none" w:sz="0" w:space="0" w:color="auto" w:frame="1"/>
              </w:rPr>
              <w:t>M</w:t>
            </w:r>
            <w:r w:rsidR="0023387B" w:rsidRPr="0023387B">
              <w:rPr>
                <w:rFonts w:cs="Times New Roman"/>
                <w:color w:val="1F1F1F"/>
                <w:bdr w:val="none" w:sz="0" w:space="0" w:color="auto" w:frame="1"/>
              </w:rPr>
              <w:t>apas vectoriales fluidos y alta personalización de estilos (</w:t>
            </w:r>
            <w:proofErr w:type="spellStart"/>
            <w:r w:rsidR="0023387B" w:rsidRPr="0023387B">
              <w:rPr>
                <w:rFonts w:cs="Times New Roman"/>
                <w:color w:val="1F1F1F"/>
                <w:bdr w:val="none" w:sz="0" w:space="0" w:color="auto" w:frame="1"/>
              </w:rPr>
              <w:t>Mapbox</w:t>
            </w:r>
            <w:proofErr w:type="spellEnd"/>
            <w:r w:rsidR="0023387B" w:rsidRPr="0023387B">
              <w:rPr>
                <w:rFonts w:cs="Times New Roman"/>
                <w:color w:val="1F1F1F"/>
                <w:bdr w:val="none" w:sz="0" w:space="0" w:color="auto" w:frame="1"/>
              </w:rPr>
              <w:t xml:space="preserve"> Studio).</w:t>
            </w:r>
          </w:p>
        </w:tc>
      </w:tr>
      <w:tr w:rsidR="00C90D0B" w:rsidRPr="00625290" w14:paraId="0B92A308" w14:textId="77777777" w:rsidTr="008A3DB4">
        <w:trPr>
          <w:trHeight w:val="115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C3EA1F" w14:textId="1CC89DD8" w:rsidR="0023387B" w:rsidRPr="0023387B" w:rsidRDefault="0023387B" w:rsidP="0023387B">
            <w:pPr>
              <w:rPr>
                <w:rFonts w:cs="Times New Roman"/>
              </w:rPr>
            </w:pPr>
            <w:r w:rsidRPr="0023387B">
              <w:rPr>
                <w:rFonts w:cs="Times New Roman"/>
                <w:b/>
                <w:bCs/>
                <w:color w:val="1F1F1F"/>
                <w:bdr w:val="none" w:sz="0" w:space="0" w:color="auto" w:frame="1"/>
              </w:rPr>
              <w:t>Desventajas</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F987B2" w14:textId="3514D954" w:rsidR="0023387B" w:rsidRPr="0023387B" w:rsidRDefault="0023387B" w:rsidP="0023387B">
            <w:pPr>
              <w:rPr>
                <w:rFonts w:cs="Times New Roman"/>
              </w:rPr>
            </w:pPr>
            <w:r w:rsidRPr="0023387B">
              <w:rPr>
                <w:rFonts w:cs="Times New Roman"/>
                <w:color w:val="1F1F1F"/>
                <w:bdr w:val="none" w:sz="0" w:space="0" w:color="auto" w:frame="1"/>
              </w:rPr>
              <w:t>Los datos en zonas rurales pueden estar incompletos; la estética es sencilla.</w:t>
            </w: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D788BC" w14:textId="4D6735FF" w:rsidR="0023387B" w:rsidRPr="0023387B" w:rsidRDefault="0023387B" w:rsidP="0023387B">
            <w:pPr>
              <w:rPr>
                <w:rFonts w:cs="Times New Roman"/>
              </w:rPr>
            </w:pPr>
            <w:r w:rsidRPr="0023387B">
              <w:rPr>
                <w:rFonts w:cs="Times New Roman"/>
                <w:color w:val="1F1F1F"/>
                <w:bdr w:val="none" w:sz="0" w:space="0" w:color="auto" w:frame="1"/>
              </w:rPr>
              <w:t>Costos elevados tras superar la cuota gratuita; no permite extraer nodos para algoritmos propios.</w:t>
            </w:r>
          </w:p>
        </w:tc>
        <w:tc>
          <w:tcPr>
            <w:tcW w:w="23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A582AA" w14:textId="12A5F8F9" w:rsidR="0023387B" w:rsidRPr="0023387B" w:rsidRDefault="0023387B" w:rsidP="0023387B">
            <w:pPr>
              <w:rPr>
                <w:rFonts w:cs="Times New Roman"/>
              </w:rPr>
            </w:pPr>
            <w:r w:rsidRPr="0023387B">
              <w:rPr>
                <w:rFonts w:cs="Times New Roman"/>
                <w:color w:val="1F1F1F"/>
                <w:bdr w:val="none" w:sz="0" w:space="0" w:color="auto" w:frame="1"/>
              </w:rPr>
              <w:t>El modelo de precios puede ser complejo; requiere tokens de acceso para todo.</w:t>
            </w:r>
          </w:p>
        </w:tc>
      </w:tr>
      <w:tr w:rsidR="00C90D0B" w:rsidRPr="00625290" w14:paraId="33E5DE22" w14:textId="77777777" w:rsidTr="008A3DB4">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851358" w14:textId="1CBF96CD" w:rsidR="0023387B" w:rsidRPr="0023387B" w:rsidRDefault="0023387B" w:rsidP="0023387B">
            <w:pPr>
              <w:rPr>
                <w:rFonts w:cs="Times New Roman"/>
              </w:rPr>
            </w:pPr>
            <w:r w:rsidRPr="0023387B">
              <w:rPr>
                <w:rFonts w:cs="Times New Roman"/>
                <w:b/>
                <w:bCs/>
                <w:color w:val="1F1F1F"/>
                <w:bdr w:val="none" w:sz="0" w:space="0" w:color="auto" w:frame="1"/>
              </w:rPr>
              <w:t>Uso Recomendado</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43DB9A" w14:textId="449F79EA" w:rsidR="0023387B" w:rsidRPr="0023387B" w:rsidRDefault="0023387B" w:rsidP="0023387B">
            <w:pPr>
              <w:rPr>
                <w:rFonts w:cs="Times New Roman"/>
              </w:rPr>
            </w:pPr>
            <w:r w:rsidRPr="00B85B12">
              <w:rPr>
                <w:rFonts w:cs="Times New Roman"/>
                <w:color w:val="1F1F1F"/>
                <w:bdr w:val="none" w:sz="0" w:space="0" w:color="auto" w:frame="1"/>
              </w:rPr>
              <w:t>Investigación, desarrollo de algoritmos de rutas</w:t>
            </w:r>
            <w:r w:rsidRPr="0023387B">
              <w:rPr>
                <w:rFonts w:cs="Times New Roman"/>
                <w:color w:val="1F1F1F"/>
                <w:bdr w:val="none" w:sz="0" w:space="0" w:color="auto" w:frame="1"/>
              </w:rPr>
              <w:t xml:space="preserve"> y proyectos de datos abiertos.</w:t>
            </w: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4C8B79" w14:textId="0C567DFA" w:rsidR="0023387B" w:rsidRPr="0023387B" w:rsidRDefault="0023387B" w:rsidP="0023387B">
            <w:pPr>
              <w:rPr>
                <w:rFonts w:cs="Times New Roman"/>
              </w:rPr>
            </w:pPr>
            <w:r w:rsidRPr="0023387B">
              <w:rPr>
                <w:rFonts w:cs="Times New Roman"/>
                <w:color w:val="1F1F1F"/>
                <w:bdr w:val="none" w:sz="0" w:space="0" w:color="auto" w:frame="1"/>
              </w:rPr>
              <w:t>Aplicaciones comerciales masivas donde el costo no es problema y se requiere Street View.</w:t>
            </w:r>
          </w:p>
        </w:tc>
        <w:tc>
          <w:tcPr>
            <w:tcW w:w="23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8F636B" w14:textId="3C31971C" w:rsidR="0023387B" w:rsidRPr="0023387B" w:rsidRDefault="0023387B" w:rsidP="0023387B">
            <w:pPr>
              <w:rPr>
                <w:rFonts w:cs="Times New Roman"/>
              </w:rPr>
            </w:pPr>
            <w:r w:rsidRPr="0023387B">
              <w:rPr>
                <w:rFonts w:cs="Times New Roman"/>
                <w:color w:val="1F1F1F"/>
                <w:bdr w:val="none" w:sz="0" w:space="0" w:color="auto" w:frame="1"/>
              </w:rPr>
              <w:t>Aplicaciones con diseño de vanguardia y necesidades de visualización de datos complejos.</w:t>
            </w:r>
          </w:p>
        </w:tc>
      </w:tr>
    </w:tbl>
    <w:p w14:paraId="1B212FAE" w14:textId="647A0214" w:rsidR="006C3056" w:rsidRDefault="00192071" w:rsidP="006C3056">
      <w:r w:rsidRPr="00192071">
        <w:t>Tras esta comparación, se toma una decisión de arquitectura</w:t>
      </w:r>
      <w:r>
        <w:t xml:space="preserve"> </w:t>
      </w:r>
      <w:r w:rsidRPr="00192071">
        <w:t>desacopla</w:t>
      </w:r>
      <w:r>
        <w:t>ndo</w:t>
      </w:r>
      <w:r w:rsidRPr="00192071">
        <w:t xml:space="preserve"> la fuente de datos del motor de visualización</w:t>
      </w:r>
      <w:r>
        <w:t xml:space="preserve"> del mapa</w:t>
      </w:r>
      <w:r w:rsidRPr="00192071">
        <w:t xml:space="preserve">: </w:t>
      </w:r>
      <w:proofErr w:type="spellStart"/>
      <w:r w:rsidRPr="00192071">
        <w:t>OpenStreetMap</w:t>
      </w:r>
      <w:proofErr w:type="spellEnd"/>
      <w:r w:rsidRPr="00192071">
        <w:t xml:space="preserve"> se selecciona como fuente de datos de la red vial para alimentar al algoritmo A*, gracias a su acceso libre a nodos, aristas y restricciones viales, sin costos por uso ni gestión de credenciales. Por otr</w:t>
      </w:r>
      <w:r>
        <w:t>a parte</w:t>
      </w:r>
      <w:r w:rsidRPr="00192071">
        <w:t xml:space="preserve">, Google </w:t>
      </w:r>
      <w:proofErr w:type="spellStart"/>
      <w:r w:rsidRPr="00192071">
        <w:t>Maps</w:t>
      </w:r>
      <w:proofErr w:type="spellEnd"/>
      <w:r w:rsidRPr="00192071">
        <w:t xml:space="preserve"> se selecciona como motor de visualización dentro de la aplicación móvil, debido a la familiaridad del usuario con esta interfaz, la calidad de su</w:t>
      </w:r>
      <w:r>
        <w:t xml:space="preserve"> mapa</w:t>
      </w:r>
      <w:r w:rsidRPr="00192071">
        <w:t xml:space="preserve"> y su integración nativa con Android mediante el SDK oficial.</w:t>
      </w:r>
    </w:p>
    <w:p w14:paraId="08520E53" w14:textId="77777777" w:rsidR="002B3D7E" w:rsidRDefault="002B3D7E" w:rsidP="006C3056"/>
    <w:p w14:paraId="4BA9F68D" w14:textId="77777777" w:rsidR="00404DDA" w:rsidRDefault="00404DDA" w:rsidP="006C3056"/>
    <w:p w14:paraId="354E0BB6" w14:textId="3967EE04" w:rsidR="00404DDA" w:rsidRDefault="00404DDA" w:rsidP="00404DDA">
      <w:pPr>
        <w:pStyle w:val="Ttulo3"/>
      </w:pPr>
      <w:bookmarkStart w:id="110" w:name="_Toc229993947"/>
      <w:r>
        <w:t>4.4.6 Licenciamiento del proyecto</w:t>
      </w:r>
      <w:bookmarkEnd w:id="110"/>
    </w:p>
    <w:p w14:paraId="405CEE06" w14:textId="1E5B1838" w:rsidR="00990496" w:rsidRDefault="00990496" w:rsidP="00990496">
      <w:r>
        <w:t xml:space="preserve">El proyecto se distribuye bajo la licencia MIT (Massachusetts </w:t>
      </w:r>
      <w:proofErr w:type="spellStart"/>
      <w:r>
        <w:t>Institute</w:t>
      </w:r>
      <w:proofErr w:type="spellEnd"/>
      <w:r>
        <w:t xml:space="preserve"> </w:t>
      </w:r>
      <w:proofErr w:type="spellStart"/>
      <w:r>
        <w:t>of</w:t>
      </w:r>
      <w:proofErr w:type="spellEnd"/>
      <w:r>
        <w:t xml:space="preserve"> </w:t>
      </w:r>
      <w:proofErr w:type="spellStart"/>
      <w:r>
        <w:t>Technology</w:t>
      </w:r>
      <w:proofErr w:type="spellEnd"/>
      <w:r>
        <w:t xml:space="preserve"> </w:t>
      </w:r>
      <w:proofErr w:type="spellStart"/>
      <w:r>
        <w:t>License</w:t>
      </w:r>
      <w:proofErr w:type="spellEnd"/>
      <w:r>
        <w:t xml:space="preserve">), una de las licencias de software libre más permisivas y ampliamente adoptadas en la industria. El archivo LICENSE se encuentra en la raíz del repositorio público del proyecto en GitHub </w:t>
      </w:r>
      <w:hyperlink r:id="rId21" w:history="1">
        <w:r w:rsidR="00B90587" w:rsidRPr="00D545F4">
          <w:rPr>
            <w:rStyle w:val="Hipervnculo"/>
          </w:rPr>
          <w:t>https://github.com/Brandonttt/H2ToGo</w:t>
        </w:r>
      </w:hyperlink>
      <w:r w:rsidR="00B90587">
        <w:t xml:space="preserve"> </w:t>
      </w:r>
      <w:r>
        <w:t>con el copyright a nombre de los autores: Trejo Hernández Brandon y Márquez Rodríguez Gael Alejandro.</w:t>
      </w:r>
    </w:p>
    <w:p w14:paraId="41810408" w14:textId="47F6A36A" w:rsidR="00990496" w:rsidRDefault="00990496" w:rsidP="00990496">
      <w:r>
        <w:t>Esta licencia permite que cualquier persona que obtenga una copia del software pueda utilizarlo, copiarlo, modificarlo, fusionarlo, publicarlo, distribuirlo,</w:t>
      </w:r>
      <w:r w:rsidR="002048CE">
        <w:t xml:space="preserve"> </w:t>
      </w:r>
      <w:r>
        <w:t>y/o venderlo sin restricciones, con la única condición de conservar el aviso de copyright en todas las copias o derivados del trabajo.</w:t>
      </w:r>
    </w:p>
    <w:p w14:paraId="63E176A3" w14:textId="4295B6E5" w:rsidR="00193503" w:rsidRPr="00990496" w:rsidRDefault="00193503" w:rsidP="00990496">
      <w:r>
        <w:t xml:space="preserve">Se eligió </w:t>
      </w:r>
      <w:r w:rsidR="00BC038A">
        <w:t xml:space="preserve">la licencia MIT debido a la compatibilidad con nuestras principales tecnologías (Spring Boot, </w:t>
      </w:r>
      <w:proofErr w:type="spellStart"/>
      <w:r w:rsidR="00BC038A">
        <w:t>Kotlin</w:t>
      </w:r>
      <w:proofErr w:type="spellEnd"/>
      <w:r w:rsidR="00BC038A">
        <w:t xml:space="preserve">, </w:t>
      </w:r>
      <w:proofErr w:type="spellStart"/>
      <w:r w:rsidR="00BC038A">
        <w:t>OpenStreetMap</w:t>
      </w:r>
      <w:proofErr w:type="spellEnd"/>
      <w:r w:rsidR="00BC038A">
        <w:t>, MariaDB</w:t>
      </w:r>
      <w:r w:rsidR="00E1705F">
        <w:t xml:space="preserve">), también </w:t>
      </w:r>
      <w:r w:rsidR="00E1705F" w:rsidRPr="00E1705F">
        <w:t>a diferencia de licencias copyleft como GPL, MIT no obliga a que los trabajos derivados adopten la misma licencia, lo que facilita una eventual transferencia tecnológica a las purificadoras beneficiarias del proyecto</w:t>
      </w:r>
      <w:r w:rsidR="00C0014C">
        <w:t xml:space="preserve"> </w:t>
      </w:r>
      <w:sdt>
        <w:sdtPr>
          <w:id w:val="1718008896"/>
          <w:citation/>
        </w:sdtPr>
        <w:sdtEndPr/>
        <w:sdtContent>
          <w:r w:rsidR="00C0014C">
            <w:fldChar w:fldCharType="begin"/>
          </w:r>
          <w:r w:rsidR="00C0014C">
            <w:instrText xml:space="preserve"> CITATION Kru26 \l 2058 </w:instrText>
          </w:r>
          <w:r w:rsidR="00C0014C">
            <w:fldChar w:fldCharType="separate"/>
          </w:r>
          <w:r w:rsidR="00C0014C" w:rsidRPr="00C0014C">
            <w:rPr>
              <w:noProof/>
            </w:rPr>
            <w:t>[106]</w:t>
          </w:r>
          <w:r w:rsidR="00C0014C">
            <w:fldChar w:fldCharType="end"/>
          </w:r>
        </w:sdtContent>
      </w:sdt>
      <w:r w:rsidR="00E1705F" w:rsidRPr="00E1705F">
        <w:t>.</w:t>
      </w:r>
    </w:p>
    <w:p w14:paraId="1428C5A0" w14:textId="7B3E2BBF" w:rsidR="00C004F3" w:rsidRDefault="00563F20" w:rsidP="00C16FD1">
      <w:pPr>
        <w:pStyle w:val="Ttulo2"/>
      </w:pPr>
      <w:bookmarkStart w:id="111" w:name="_Toc229993948"/>
      <w:r>
        <w:t>4.</w:t>
      </w:r>
      <w:r w:rsidR="00E14A7E">
        <w:t xml:space="preserve">5 </w:t>
      </w:r>
      <w:r w:rsidR="004066C8">
        <w:t>Análisis de riesgos</w:t>
      </w:r>
      <w:bookmarkEnd w:id="111"/>
    </w:p>
    <w:p w14:paraId="66235601" w14:textId="756BE4E3" w:rsidR="00741143" w:rsidRDefault="008161B0" w:rsidP="00AD6E2A">
      <w:r>
        <w:t xml:space="preserve">Para un proyecto de esta importancia es </w:t>
      </w:r>
      <w:r w:rsidR="00AD6E2A">
        <w:t xml:space="preserve">una parte de </w:t>
      </w:r>
      <w:r>
        <w:t>vital realizar un análisis</w:t>
      </w:r>
      <w:r w:rsidR="00AD6E2A">
        <w:t xml:space="preserve"> de riesgos, la cual se entiende como una evaluación sistemática del riesgo relacionada a cada aspecto relevante de la organización</w:t>
      </w:r>
      <w:r w:rsidR="00741143">
        <w:t xml:space="preserve"> </w:t>
      </w:r>
      <w:sdt>
        <w:sdtPr>
          <w:id w:val="989977077"/>
          <w:citation/>
        </w:sdtPr>
        <w:sdtEndPr/>
        <w:sdtContent>
          <w:r w:rsidR="00741143">
            <w:fldChar w:fldCharType="begin"/>
          </w:r>
          <w:r w:rsidR="00741143">
            <w:instrText xml:space="preserve"> CITATION Uni13 \l 2058 </w:instrText>
          </w:r>
          <w:r w:rsidR="00741143">
            <w:fldChar w:fldCharType="separate"/>
          </w:r>
          <w:r>
            <w:rPr>
              <w:noProof/>
            </w:rPr>
            <w:t>[</w:t>
          </w:r>
          <w:r w:rsidR="00DA3F7B" w:rsidRPr="00DA3F7B">
            <w:rPr>
              <w:noProof/>
            </w:rPr>
            <w:t>107</w:t>
          </w:r>
          <w:r>
            <w:rPr>
              <w:noProof/>
            </w:rPr>
            <w:t>]</w:t>
          </w:r>
          <w:r w:rsidR="00741143">
            <w:fldChar w:fldCharType="end"/>
          </w:r>
        </w:sdtContent>
      </w:sdt>
      <w:r w:rsidR="00741143">
        <w:t xml:space="preserve">. Esto </w:t>
      </w:r>
      <w:r w:rsidR="00AD6E2A">
        <w:t xml:space="preserve">ayudará a implementar la estrategia de mitigación del riesgo, además de desarrollar un </w:t>
      </w:r>
      <w:r w:rsidR="006F6863">
        <w:t>plan de contingencia en casos donde una respuesta es de vital importancia</w:t>
      </w:r>
      <w:r w:rsidR="00741143">
        <w:t>.</w:t>
      </w:r>
    </w:p>
    <w:p w14:paraId="0B6397CC" w14:textId="31D0F464" w:rsidR="00741143" w:rsidRDefault="003502F9" w:rsidP="00AD6E2A">
      <w:r>
        <w:t>Se puede definir como el</w:t>
      </w:r>
      <w:r w:rsidRPr="003502F9">
        <w:t xml:space="preserve"> objetivo </w:t>
      </w:r>
      <w:r>
        <w:t xml:space="preserve">que se tiene en el análisis de riesgos es </w:t>
      </w:r>
      <w:r w:rsidRPr="003502F9">
        <w:t>estable</w:t>
      </w:r>
      <w:r>
        <w:t>cer</w:t>
      </w:r>
      <w:r w:rsidRPr="003502F9">
        <w:t xml:space="preserve"> un nivel de tolerancia a cada riesgo</w:t>
      </w:r>
      <w:r w:rsidR="00862596">
        <w:t xml:space="preserve"> </w:t>
      </w:r>
      <w:sdt>
        <w:sdtPr>
          <w:id w:val="-2113042916"/>
          <w:citation/>
        </w:sdtPr>
        <w:sdtEndPr/>
        <w:sdtContent>
          <w:r w:rsidR="00862596">
            <w:fldChar w:fldCharType="begin"/>
          </w:r>
          <w:r w:rsidR="00862596">
            <w:instrText xml:space="preserve"> CITATION PROil \l 2058 </w:instrText>
          </w:r>
          <w:r w:rsidR="00862596">
            <w:fldChar w:fldCharType="separate"/>
          </w:r>
          <w:r>
            <w:rPr>
              <w:noProof/>
            </w:rPr>
            <w:t>[</w:t>
          </w:r>
          <w:r w:rsidR="00DA3F7B" w:rsidRPr="00DA3F7B">
            <w:rPr>
              <w:noProof/>
            </w:rPr>
            <w:t>108</w:t>
          </w:r>
          <w:r>
            <w:rPr>
              <w:noProof/>
            </w:rPr>
            <w:t>]</w:t>
          </w:r>
          <w:r w:rsidR="00862596">
            <w:fldChar w:fldCharType="end"/>
          </w:r>
        </w:sdtContent>
      </w:sdt>
      <w:r w:rsidRPr="003502F9">
        <w:t>.</w:t>
      </w:r>
      <w:r>
        <w:t xml:space="preserve"> Donde se determina </w:t>
      </w:r>
      <w:r w:rsidRPr="003502F9">
        <w:t>cuáles son los riesgos específicos a los que se enfrenta (</w:t>
      </w:r>
      <w:r>
        <w:t xml:space="preserve">técnicos, </w:t>
      </w:r>
      <w:r w:rsidR="00862596">
        <w:t xml:space="preserve">económica, operativa </w:t>
      </w:r>
      <w:r w:rsidR="00E52865">
        <w:t>y</w:t>
      </w:r>
      <w:r w:rsidR="00862596">
        <w:t xml:space="preserve"> temporal).</w:t>
      </w:r>
    </w:p>
    <w:p w14:paraId="79FB8064" w14:textId="12712776" w:rsidR="004F7A8F" w:rsidRDefault="004F7A8F" w:rsidP="004F7A8F">
      <w:pPr>
        <w:pStyle w:val="Ttulo3"/>
      </w:pPr>
      <w:bookmarkStart w:id="112" w:name="_Toc229993949"/>
      <w:r>
        <w:t xml:space="preserve">4.5.1 </w:t>
      </w:r>
      <w:r w:rsidRPr="004F7A8F">
        <w:t>Identificación y evaluación de riesgos</w:t>
      </w:r>
      <w:bookmarkEnd w:id="112"/>
    </w:p>
    <w:p w14:paraId="55FCB1E7" w14:textId="52BD6550" w:rsidR="002026E2" w:rsidRDefault="002026E2" w:rsidP="002026E2">
      <w:r>
        <w:t>El análisis de riesgos tiene por objetivo identificar, evaluar y planificar respuestas a los eventos que podrían afectar el cumplimiento de los objetivos del proyecto. Se consideran riesgos técnicos, organizacionales, operativos, legales y externos, con especial atención a la capacidad de un equipo de dos integrantes.</w:t>
      </w:r>
    </w:p>
    <w:p w14:paraId="7D48275C" w14:textId="5BAC2FA0" w:rsidR="00FC6255" w:rsidRDefault="002026E2" w:rsidP="002026E2">
      <w:r>
        <w:t xml:space="preserve">La </w:t>
      </w:r>
      <w:r w:rsidRPr="00F01B19">
        <w:t xml:space="preserve">Tabla </w:t>
      </w:r>
      <w:r w:rsidR="00576000">
        <w:t>10</w:t>
      </w:r>
      <w:r>
        <w:t xml:space="preserve"> presenta los riesgos identificados con su probabilidad de ocurrencia (1 = muy baja, 5 = muy alta), impacto al proyecto (1 = muy bajo, 5 = muy alto) y la exposición resultante (P × I).</w:t>
      </w:r>
    </w:p>
    <w:p w14:paraId="788E02A2" w14:textId="77777777" w:rsidR="00543054" w:rsidRDefault="00543054" w:rsidP="00F01B19">
      <w:pPr>
        <w:jc w:val="center"/>
      </w:pPr>
    </w:p>
    <w:p w14:paraId="51B3E581" w14:textId="46E07864" w:rsidR="00F01B19" w:rsidRDefault="00F01B19" w:rsidP="00F01B19">
      <w:pPr>
        <w:pStyle w:val="Descripcin"/>
        <w:keepNext/>
        <w:jc w:val="center"/>
      </w:pPr>
      <w:bookmarkStart w:id="113" w:name="_Toc229993875"/>
      <w:r>
        <w:t xml:space="preserve">Tabla </w:t>
      </w:r>
      <w:fldSimple w:instr=" SEQ Tabla \* ARABIC ">
        <w:r w:rsidR="00FF2D8A">
          <w:rPr>
            <w:noProof/>
          </w:rPr>
          <w:t>10</w:t>
        </w:r>
      </w:fldSimple>
      <w:r>
        <w:t xml:space="preserve"> Identificación de riesgos. Elaboración propia</w:t>
      </w:r>
      <w:bookmarkEnd w:id="113"/>
    </w:p>
    <w:tbl>
      <w:tblPr>
        <w:tblStyle w:val="Tablaconcuadrcula"/>
        <w:tblW w:w="0" w:type="auto"/>
        <w:tblLook w:val="04A0" w:firstRow="1" w:lastRow="0" w:firstColumn="1" w:lastColumn="0" w:noHBand="0" w:noVBand="1"/>
      </w:tblPr>
      <w:tblGrid>
        <w:gridCol w:w="909"/>
        <w:gridCol w:w="1622"/>
        <w:gridCol w:w="1556"/>
        <w:gridCol w:w="1341"/>
        <w:gridCol w:w="1120"/>
        <w:gridCol w:w="1237"/>
        <w:gridCol w:w="1043"/>
      </w:tblGrid>
      <w:tr w:rsidR="00543054" w14:paraId="42FF9BB7" w14:textId="77777777">
        <w:tc>
          <w:tcPr>
            <w:tcW w:w="909" w:type="dxa"/>
          </w:tcPr>
          <w:p w14:paraId="7B07E70D" w14:textId="77777777" w:rsidR="00543054" w:rsidRDefault="00543054" w:rsidP="00D911D2">
            <w:r>
              <w:t>ID</w:t>
            </w:r>
          </w:p>
        </w:tc>
        <w:tc>
          <w:tcPr>
            <w:tcW w:w="1622" w:type="dxa"/>
          </w:tcPr>
          <w:p w14:paraId="7937D4A1" w14:textId="77777777" w:rsidR="00543054" w:rsidRDefault="00543054" w:rsidP="00D911D2">
            <w:r>
              <w:t>Descripción</w:t>
            </w:r>
          </w:p>
        </w:tc>
        <w:tc>
          <w:tcPr>
            <w:tcW w:w="1556" w:type="dxa"/>
          </w:tcPr>
          <w:p w14:paraId="6DE52EE1" w14:textId="77777777" w:rsidR="00543054" w:rsidRDefault="00543054" w:rsidP="00D911D2">
            <w:r>
              <w:t>Categoría</w:t>
            </w:r>
          </w:p>
        </w:tc>
        <w:tc>
          <w:tcPr>
            <w:tcW w:w="1341" w:type="dxa"/>
          </w:tcPr>
          <w:p w14:paraId="0C445A76" w14:textId="77777777" w:rsidR="00543054" w:rsidRDefault="00543054" w:rsidP="00D911D2">
            <w:r>
              <w:t>Probabilidad</w:t>
            </w:r>
          </w:p>
        </w:tc>
        <w:tc>
          <w:tcPr>
            <w:tcW w:w="1120" w:type="dxa"/>
          </w:tcPr>
          <w:p w14:paraId="354F29EC" w14:textId="77777777" w:rsidR="00543054" w:rsidRDefault="00543054" w:rsidP="00D911D2">
            <w:r>
              <w:t>Impacto</w:t>
            </w:r>
          </w:p>
        </w:tc>
        <w:tc>
          <w:tcPr>
            <w:tcW w:w="1237" w:type="dxa"/>
          </w:tcPr>
          <w:p w14:paraId="39082065" w14:textId="77777777" w:rsidR="00543054" w:rsidRDefault="00543054" w:rsidP="00D911D2">
            <w:r>
              <w:t>Exposición</w:t>
            </w:r>
          </w:p>
        </w:tc>
        <w:tc>
          <w:tcPr>
            <w:tcW w:w="1043" w:type="dxa"/>
          </w:tcPr>
          <w:p w14:paraId="07CF9E7B" w14:textId="77777777" w:rsidR="00543054" w:rsidRDefault="00543054" w:rsidP="00D911D2">
            <w:r>
              <w:t>Nivel</w:t>
            </w:r>
          </w:p>
        </w:tc>
      </w:tr>
      <w:tr w:rsidR="00543054" w14:paraId="4F994771" w14:textId="77777777">
        <w:tc>
          <w:tcPr>
            <w:tcW w:w="909" w:type="dxa"/>
          </w:tcPr>
          <w:p w14:paraId="63059CCF" w14:textId="77777777" w:rsidR="00543054" w:rsidRDefault="00543054" w:rsidP="00D911D2">
            <w:r>
              <w:t>R-1</w:t>
            </w:r>
          </w:p>
        </w:tc>
        <w:tc>
          <w:tcPr>
            <w:tcW w:w="1622" w:type="dxa"/>
          </w:tcPr>
          <w:p w14:paraId="695DAF87" w14:textId="77777777" w:rsidR="00543054" w:rsidRDefault="00543054" w:rsidP="00D911D2">
            <w:r w:rsidRPr="003831CC">
              <w:t>Abandono de un integrante del equipo</w:t>
            </w:r>
          </w:p>
        </w:tc>
        <w:tc>
          <w:tcPr>
            <w:tcW w:w="1556" w:type="dxa"/>
          </w:tcPr>
          <w:p w14:paraId="4A23B153" w14:textId="77777777" w:rsidR="00543054" w:rsidRDefault="00543054" w:rsidP="00D911D2">
            <w:r w:rsidRPr="003831CC">
              <w:t>Organizacional</w:t>
            </w:r>
          </w:p>
        </w:tc>
        <w:tc>
          <w:tcPr>
            <w:tcW w:w="1341" w:type="dxa"/>
          </w:tcPr>
          <w:p w14:paraId="56568A7A" w14:textId="77777777" w:rsidR="00543054" w:rsidRDefault="00543054" w:rsidP="00D911D2">
            <w:pPr>
              <w:jc w:val="center"/>
            </w:pPr>
            <w:r w:rsidRPr="007C4225">
              <w:t>3</w:t>
            </w:r>
          </w:p>
        </w:tc>
        <w:tc>
          <w:tcPr>
            <w:tcW w:w="1120" w:type="dxa"/>
          </w:tcPr>
          <w:p w14:paraId="510B558B" w14:textId="77777777" w:rsidR="00543054" w:rsidRDefault="00543054" w:rsidP="00D911D2">
            <w:pPr>
              <w:jc w:val="center"/>
            </w:pPr>
            <w:r w:rsidRPr="007C4225">
              <w:t>5</w:t>
            </w:r>
          </w:p>
        </w:tc>
        <w:tc>
          <w:tcPr>
            <w:tcW w:w="1237" w:type="dxa"/>
          </w:tcPr>
          <w:p w14:paraId="3ADD8C90" w14:textId="77777777" w:rsidR="00543054" w:rsidRDefault="00543054" w:rsidP="00D911D2">
            <w:pPr>
              <w:jc w:val="center"/>
            </w:pPr>
            <w:r w:rsidRPr="007C4225">
              <w:t>15</w:t>
            </w:r>
          </w:p>
        </w:tc>
        <w:tc>
          <w:tcPr>
            <w:tcW w:w="1043" w:type="dxa"/>
          </w:tcPr>
          <w:p w14:paraId="60664CB3" w14:textId="77777777" w:rsidR="00543054" w:rsidRDefault="00543054" w:rsidP="00D911D2">
            <w:r>
              <w:t>Alto</w:t>
            </w:r>
          </w:p>
        </w:tc>
      </w:tr>
      <w:tr w:rsidR="00543054" w14:paraId="3B35D9E2" w14:textId="77777777">
        <w:tc>
          <w:tcPr>
            <w:tcW w:w="909" w:type="dxa"/>
          </w:tcPr>
          <w:p w14:paraId="4656A0C7" w14:textId="77777777" w:rsidR="00543054" w:rsidRDefault="00543054" w:rsidP="00D911D2">
            <w:r>
              <w:t>R-2</w:t>
            </w:r>
          </w:p>
        </w:tc>
        <w:tc>
          <w:tcPr>
            <w:tcW w:w="1622" w:type="dxa"/>
          </w:tcPr>
          <w:p w14:paraId="0462CD43" w14:textId="77777777" w:rsidR="00543054" w:rsidRDefault="00543054" w:rsidP="00D911D2">
            <w:r w:rsidRPr="00291982">
              <w:t xml:space="preserve">Brecha de conocimiento </w:t>
            </w:r>
            <w:r w:rsidRPr="00291982">
              <w:lastRenderedPageBreak/>
              <w:t xml:space="preserve">en </w:t>
            </w:r>
            <w:proofErr w:type="spellStart"/>
            <w:r w:rsidRPr="00291982">
              <w:t>Kotlin</w:t>
            </w:r>
            <w:proofErr w:type="spellEnd"/>
            <w:r w:rsidRPr="00291982">
              <w:t xml:space="preserve"> (móvil)</w:t>
            </w:r>
          </w:p>
        </w:tc>
        <w:tc>
          <w:tcPr>
            <w:tcW w:w="1556" w:type="dxa"/>
          </w:tcPr>
          <w:p w14:paraId="5D692415" w14:textId="77777777" w:rsidR="00543054" w:rsidRDefault="00543054" w:rsidP="00D911D2">
            <w:r>
              <w:lastRenderedPageBreak/>
              <w:t>Técnico</w:t>
            </w:r>
          </w:p>
        </w:tc>
        <w:tc>
          <w:tcPr>
            <w:tcW w:w="1341" w:type="dxa"/>
          </w:tcPr>
          <w:p w14:paraId="259A21EE" w14:textId="77777777" w:rsidR="00543054" w:rsidRDefault="00543054" w:rsidP="00D911D2">
            <w:pPr>
              <w:jc w:val="center"/>
            </w:pPr>
            <w:r w:rsidRPr="007C4225">
              <w:t>4</w:t>
            </w:r>
          </w:p>
        </w:tc>
        <w:tc>
          <w:tcPr>
            <w:tcW w:w="1120" w:type="dxa"/>
          </w:tcPr>
          <w:p w14:paraId="25147B4F" w14:textId="77777777" w:rsidR="00543054" w:rsidRDefault="00543054" w:rsidP="00D911D2">
            <w:pPr>
              <w:jc w:val="center"/>
            </w:pPr>
            <w:r w:rsidRPr="007C4225">
              <w:t>4</w:t>
            </w:r>
          </w:p>
        </w:tc>
        <w:tc>
          <w:tcPr>
            <w:tcW w:w="1237" w:type="dxa"/>
          </w:tcPr>
          <w:p w14:paraId="1DCB42FE" w14:textId="77777777" w:rsidR="00543054" w:rsidRDefault="00543054" w:rsidP="00D911D2">
            <w:pPr>
              <w:jc w:val="center"/>
            </w:pPr>
            <w:r w:rsidRPr="007C4225">
              <w:t>16</w:t>
            </w:r>
          </w:p>
        </w:tc>
        <w:tc>
          <w:tcPr>
            <w:tcW w:w="1043" w:type="dxa"/>
          </w:tcPr>
          <w:p w14:paraId="19D5D415" w14:textId="77777777" w:rsidR="00543054" w:rsidRDefault="00543054" w:rsidP="00D911D2">
            <w:r>
              <w:t>Alto</w:t>
            </w:r>
          </w:p>
        </w:tc>
      </w:tr>
      <w:tr w:rsidR="00543054" w14:paraId="2942012D" w14:textId="77777777">
        <w:tc>
          <w:tcPr>
            <w:tcW w:w="909" w:type="dxa"/>
          </w:tcPr>
          <w:p w14:paraId="1BF48C0B" w14:textId="77777777" w:rsidR="00543054" w:rsidRDefault="00543054" w:rsidP="00D911D2">
            <w:r>
              <w:t>R-3</w:t>
            </w:r>
          </w:p>
        </w:tc>
        <w:tc>
          <w:tcPr>
            <w:tcW w:w="1622" w:type="dxa"/>
          </w:tcPr>
          <w:p w14:paraId="0FAD4CC7" w14:textId="77777777" w:rsidR="00543054" w:rsidRDefault="00543054" w:rsidP="00D911D2">
            <w:r w:rsidRPr="00704DFF">
              <w:t xml:space="preserve">Integración deficiente de la API de </w:t>
            </w:r>
            <w:proofErr w:type="spellStart"/>
            <w:r w:rsidRPr="00704DFF">
              <w:t>OpenStreetMap</w:t>
            </w:r>
            <w:proofErr w:type="spellEnd"/>
          </w:p>
        </w:tc>
        <w:tc>
          <w:tcPr>
            <w:tcW w:w="1556" w:type="dxa"/>
          </w:tcPr>
          <w:p w14:paraId="06672C6A" w14:textId="77777777" w:rsidR="00543054" w:rsidRDefault="00543054" w:rsidP="00D911D2">
            <w:r>
              <w:t>Técnico</w:t>
            </w:r>
          </w:p>
        </w:tc>
        <w:tc>
          <w:tcPr>
            <w:tcW w:w="1341" w:type="dxa"/>
          </w:tcPr>
          <w:p w14:paraId="3F1F81E0" w14:textId="77777777" w:rsidR="00543054" w:rsidRDefault="00543054" w:rsidP="00D911D2">
            <w:pPr>
              <w:jc w:val="center"/>
            </w:pPr>
            <w:r w:rsidRPr="007C4225">
              <w:t>4</w:t>
            </w:r>
          </w:p>
        </w:tc>
        <w:tc>
          <w:tcPr>
            <w:tcW w:w="1120" w:type="dxa"/>
          </w:tcPr>
          <w:p w14:paraId="36C63E06" w14:textId="77777777" w:rsidR="00543054" w:rsidRDefault="00543054" w:rsidP="00D911D2">
            <w:pPr>
              <w:jc w:val="center"/>
            </w:pPr>
            <w:r w:rsidRPr="007C4225">
              <w:t>4</w:t>
            </w:r>
          </w:p>
        </w:tc>
        <w:tc>
          <w:tcPr>
            <w:tcW w:w="1237" w:type="dxa"/>
          </w:tcPr>
          <w:p w14:paraId="6E46493D" w14:textId="77777777" w:rsidR="00543054" w:rsidRDefault="00543054" w:rsidP="00D911D2">
            <w:pPr>
              <w:jc w:val="center"/>
            </w:pPr>
            <w:r w:rsidRPr="007C4225">
              <w:t>16</w:t>
            </w:r>
          </w:p>
        </w:tc>
        <w:tc>
          <w:tcPr>
            <w:tcW w:w="1043" w:type="dxa"/>
          </w:tcPr>
          <w:p w14:paraId="197499EE" w14:textId="77777777" w:rsidR="00543054" w:rsidRDefault="00543054" w:rsidP="00D911D2">
            <w:r>
              <w:t>Alto</w:t>
            </w:r>
          </w:p>
        </w:tc>
      </w:tr>
      <w:tr w:rsidR="00543054" w14:paraId="1FE19AF4" w14:textId="77777777">
        <w:tc>
          <w:tcPr>
            <w:tcW w:w="909" w:type="dxa"/>
          </w:tcPr>
          <w:p w14:paraId="6433DA49" w14:textId="77777777" w:rsidR="00543054" w:rsidRDefault="00543054" w:rsidP="00D911D2">
            <w:r>
              <w:t>R-4</w:t>
            </w:r>
          </w:p>
        </w:tc>
        <w:tc>
          <w:tcPr>
            <w:tcW w:w="1622" w:type="dxa"/>
          </w:tcPr>
          <w:p w14:paraId="344A128A" w14:textId="77777777" w:rsidR="00543054" w:rsidRDefault="00543054" w:rsidP="00D911D2">
            <w:r>
              <w:t>A</w:t>
            </w:r>
            <w:r w:rsidRPr="00704DFF">
              <w:t>ceptar pedidos simultáneos</w:t>
            </w:r>
          </w:p>
        </w:tc>
        <w:tc>
          <w:tcPr>
            <w:tcW w:w="1556" w:type="dxa"/>
          </w:tcPr>
          <w:p w14:paraId="18B600D1" w14:textId="77777777" w:rsidR="00543054" w:rsidRDefault="00543054" w:rsidP="00D911D2">
            <w:r>
              <w:t>Técnico</w:t>
            </w:r>
          </w:p>
        </w:tc>
        <w:tc>
          <w:tcPr>
            <w:tcW w:w="1341" w:type="dxa"/>
          </w:tcPr>
          <w:p w14:paraId="194A0CBF" w14:textId="77777777" w:rsidR="00543054" w:rsidRDefault="00543054" w:rsidP="00D911D2">
            <w:pPr>
              <w:jc w:val="center"/>
            </w:pPr>
            <w:r w:rsidRPr="007C4225">
              <w:t>3</w:t>
            </w:r>
          </w:p>
        </w:tc>
        <w:tc>
          <w:tcPr>
            <w:tcW w:w="1120" w:type="dxa"/>
          </w:tcPr>
          <w:p w14:paraId="48D7C56A" w14:textId="77777777" w:rsidR="00543054" w:rsidRDefault="00543054" w:rsidP="00D911D2">
            <w:pPr>
              <w:jc w:val="center"/>
            </w:pPr>
            <w:r w:rsidRPr="007C4225">
              <w:t>4</w:t>
            </w:r>
          </w:p>
        </w:tc>
        <w:tc>
          <w:tcPr>
            <w:tcW w:w="1237" w:type="dxa"/>
          </w:tcPr>
          <w:p w14:paraId="18BD5F08" w14:textId="77777777" w:rsidR="00543054" w:rsidRDefault="00543054" w:rsidP="00D911D2">
            <w:pPr>
              <w:jc w:val="center"/>
            </w:pPr>
            <w:r w:rsidRPr="007C4225">
              <w:t>12</w:t>
            </w:r>
          </w:p>
        </w:tc>
        <w:tc>
          <w:tcPr>
            <w:tcW w:w="1043" w:type="dxa"/>
          </w:tcPr>
          <w:p w14:paraId="33F3827C" w14:textId="77777777" w:rsidR="00543054" w:rsidRDefault="00543054" w:rsidP="00D911D2">
            <w:r>
              <w:t>Alto</w:t>
            </w:r>
          </w:p>
        </w:tc>
      </w:tr>
      <w:tr w:rsidR="00543054" w14:paraId="61E46CA9" w14:textId="77777777">
        <w:tc>
          <w:tcPr>
            <w:tcW w:w="909" w:type="dxa"/>
          </w:tcPr>
          <w:p w14:paraId="2D023631" w14:textId="77777777" w:rsidR="00543054" w:rsidRDefault="00543054" w:rsidP="00D911D2">
            <w:r>
              <w:t>R-5</w:t>
            </w:r>
          </w:p>
        </w:tc>
        <w:tc>
          <w:tcPr>
            <w:tcW w:w="1622" w:type="dxa"/>
          </w:tcPr>
          <w:p w14:paraId="48E5CE71" w14:textId="77777777" w:rsidR="00543054" w:rsidRDefault="00543054" w:rsidP="00D911D2">
            <w:r w:rsidRPr="006E1378">
              <w:t>Incumplimiento LFPDPPP (datos personales)</w:t>
            </w:r>
          </w:p>
        </w:tc>
        <w:tc>
          <w:tcPr>
            <w:tcW w:w="1556" w:type="dxa"/>
          </w:tcPr>
          <w:p w14:paraId="332D9A52" w14:textId="77777777" w:rsidR="00543054" w:rsidRDefault="00543054" w:rsidP="00D911D2">
            <w:r>
              <w:t>Legal</w:t>
            </w:r>
          </w:p>
        </w:tc>
        <w:tc>
          <w:tcPr>
            <w:tcW w:w="1341" w:type="dxa"/>
          </w:tcPr>
          <w:p w14:paraId="77860A63" w14:textId="77777777" w:rsidR="00543054" w:rsidRDefault="00543054" w:rsidP="00D911D2">
            <w:pPr>
              <w:jc w:val="center"/>
            </w:pPr>
            <w:r w:rsidRPr="007C4225">
              <w:t>2</w:t>
            </w:r>
          </w:p>
        </w:tc>
        <w:tc>
          <w:tcPr>
            <w:tcW w:w="1120" w:type="dxa"/>
          </w:tcPr>
          <w:p w14:paraId="6C49668E" w14:textId="77777777" w:rsidR="00543054" w:rsidRDefault="00543054" w:rsidP="00D911D2">
            <w:pPr>
              <w:jc w:val="center"/>
            </w:pPr>
            <w:r>
              <w:t>4</w:t>
            </w:r>
          </w:p>
        </w:tc>
        <w:tc>
          <w:tcPr>
            <w:tcW w:w="1237" w:type="dxa"/>
          </w:tcPr>
          <w:p w14:paraId="56F059AF" w14:textId="77777777" w:rsidR="00543054" w:rsidRDefault="00543054" w:rsidP="00D911D2">
            <w:pPr>
              <w:jc w:val="center"/>
            </w:pPr>
            <w:r>
              <w:t>8</w:t>
            </w:r>
          </w:p>
        </w:tc>
        <w:tc>
          <w:tcPr>
            <w:tcW w:w="1043" w:type="dxa"/>
          </w:tcPr>
          <w:p w14:paraId="5DAD7167" w14:textId="77777777" w:rsidR="00543054" w:rsidRDefault="00543054" w:rsidP="00D911D2">
            <w:r>
              <w:t>Medio</w:t>
            </w:r>
          </w:p>
        </w:tc>
      </w:tr>
      <w:tr w:rsidR="00543054" w14:paraId="16DF197C" w14:textId="77777777">
        <w:tc>
          <w:tcPr>
            <w:tcW w:w="909" w:type="dxa"/>
          </w:tcPr>
          <w:p w14:paraId="13296CFC" w14:textId="77777777" w:rsidR="00543054" w:rsidRDefault="00543054" w:rsidP="00D911D2">
            <w:r>
              <w:t>R-6</w:t>
            </w:r>
          </w:p>
        </w:tc>
        <w:tc>
          <w:tcPr>
            <w:tcW w:w="1622" w:type="dxa"/>
          </w:tcPr>
          <w:p w14:paraId="3746AE01" w14:textId="77777777" w:rsidR="00543054" w:rsidRDefault="00543054" w:rsidP="00D911D2">
            <w:r>
              <w:t>Pedidos falsos</w:t>
            </w:r>
          </w:p>
        </w:tc>
        <w:tc>
          <w:tcPr>
            <w:tcW w:w="1556" w:type="dxa"/>
          </w:tcPr>
          <w:p w14:paraId="2D8E2785" w14:textId="77777777" w:rsidR="00543054" w:rsidRDefault="00543054" w:rsidP="00D911D2">
            <w:r>
              <w:t>Operativo</w:t>
            </w:r>
          </w:p>
        </w:tc>
        <w:tc>
          <w:tcPr>
            <w:tcW w:w="1341" w:type="dxa"/>
          </w:tcPr>
          <w:p w14:paraId="418ED3E9" w14:textId="77777777" w:rsidR="00543054" w:rsidRDefault="00543054" w:rsidP="00D911D2">
            <w:pPr>
              <w:jc w:val="center"/>
            </w:pPr>
            <w:r w:rsidRPr="007C4225">
              <w:t>3</w:t>
            </w:r>
          </w:p>
        </w:tc>
        <w:tc>
          <w:tcPr>
            <w:tcW w:w="1120" w:type="dxa"/>
          </w:tcPr>
          <w:p w14:paraId="1F646D22" w14:textId="77777777" w:rsidR="00543054" w:rsidRDefault="00543054" w:rsidP="00D911D2">
            <w:pPr>
              <w:jc w:val="center"/>
            </w:pPr>
            <w:r w:rsidRPr="007C4225">
              <w:t>3</w:t>
            </w:r>
          </w:p>
        </w:tc>
        <w:tc>
          <w:tcPr>
            <w:tcW w:w="1237" w:type="dxa"/>
          </w:tcPr>
          <w:p w14:paraId="6ABB82DF" w14:textId="77777777" w:rsidR="00543054" w:rsidRDefault="00543054" w:rsidP="00D911D2">
            <w:pPr>
              <w:jc w:val="center"/>
            </w:pPr>
            <w:r w:rsidRPr="007C4225">
              <w:t>9</w:t>
            </w:r>
          </w:p>
        </w:tc>
        <w:tc>
          <w:tcPr>
            <w:tcW w:w="1043" w:type="dxa"/>
          </w:tcPr>
          <w:p w14:paraId="369896D4" w14:textId="77777777" w:rsidR="00543054" w:rsidRDefault="00543054" w:rsidP="00D911D2">
            <w:r>
              <w:t>Medio</w:t>
            </w:r>
          </w:p>
        </w:tc>
      </w:tr>
      <w:tr w:rsidR="00543054" w14:paraId="38B0F88E" w14:textId="77777777">
        <w:tc>
          <w:tcPr>
            <w:tcW w:w="909" w:type="dxa"/>
          </w:tcPr>
          <w:p w14:paraId="07E1750E" w14:textId="77777777" w:rsidR="00543054" w:rsidRDefault="00543054" w:rsidP="00D911D2">
            <w:r>
              <w:t>R-7</w:t>
            </w:r>
          </w:p>
        </w:tc>
        <w:tc>
          <w:tcPr>
            <w:tcW w:w="1622" w:type="dxa"/>
          </w:tcPr>
          <w:p w14:paraId="6F5446BE" w14:textId="77777777" w:rsidR="00543054" w:rsidRDefault="00543054" w:rsidP="00D911D2">
            <w:r w:rsidRPr="005B3760">
              <w:t>Repartidor toma pedidos de varias purificadoras fuera del sistema</w:t>
            </w:r>
          </w:p>
        </w:tc>
        <w:tc>
          <w:tcPr>
            <w:tcW w:w="1556" w:type="dxa"/>
          </w:tcPr>
          <w:p w14:paraId="0F2ACAC2" w14:textId="77777777" w:rsidR="00543054" w:rsidRDefault="00543054" w:rsidP="00D911D2">
            <w:r>
              <w:t>Operativo</w:t>
            </w:r>
          </w:p>
        </w:tc>
        <w:tc>
          <w:tcPr>
            <w:tcW w:w="1341" w:type="dxa"/>
          </w:tcPr>
          <w:p w14:paraId="77B11EF5" w14:textId="77777777" w:rsidR="00543054" w:rsidRDefault="00543054" w:rsidP="00D911D2">
            <w:pPr>
              <w:jc w:val="center"/>
            </w:pPr>
            <w:r w:rsidRPr="007C4225">
              <w:t>3</w:t>
            </w:r>
          </w:p>
        </w:tc>
        <w:tc>
          <w:tcPr>
            <w:tcW w:w="1120" w:type="dxa"/>
          </w:tcPr>
          <w:p w14:paraId="60FD9CD4" w14:textId="77777777" w:rsidR="00543054" w:rsidRDefault="00543054" w:rsidP="00D911D2">
            <w:pPr>
              <w:jc w:val="center"/>
            </w:pPr>
            <w:r>
              <w:t>3</w:t>
            </w:r>
          </w:p>
        </w:tc>
        <w:tc>
          <w:tcPr>
            <w:tcW w:w="1237" w:type="dxa"/>
          </w:tcPr>
          <w:p w14:paraId="7C766CB8" w14:textId="77777777" w:rsidR="00543054" w:rsidRDefault="00543054" w:rsidP="00D911D2">
            <w:pPr>
              <w:jc w:val="center"/>
            </w:pPr>
            <w:r>
              <w:t>9</w:t>
            </w:r>
          </w:p>
        </w:tc>
        <w:tc>
          <w:tcPr>
            <w:tcW w:w="1043" w:type="dxa"/>
          </w:tcPr>
          <w:p w14:paraId="6635CAC6" w14:textId="77777777" w:rsidR="00543054" w:rsidRDefault="00543054" w:rsidP="00D911D2">
            <w:r>
              <w:t>Medio</w:t>
            </w:r>
          </w:p>
        </w:tc>
      </w:tr>
      <w:tr w:rsidR="00543054" w14:paraId="610714F0" w14:textId="77777777">
        <w:tc>
          <w:tcPr>
            <w:tcW w:w="909" w:type="dxa"/>
          </w:tcPr>
          <w:p w14:paraId="783C2544" w14:textId="77777777" w:rsidR="00543054" w:rsidRDefault="00543054" w:rsidP="00D911D2">
            <w:r>
              <w:t>R-8</w:t>
            </w:r>
          </w:p>
        </w:tc>
        <w:tc>
          <w:tcPr>
            <w:tcW w:w="1622" w:type="dxa"/>
          </w:tcPr>
          <w:p w14:paraId="366E9F0F" w14:textId="77777777" w:rsidR="00543054" w:rsidRDefault="00543054" w:rsidP="00D911D2">
            <w:r w:rsidRPr="000B0C76">
              <w:t>Retrasos en el cronograma por equipo de 2 personas</w:t>
            </w:r>
          </w:p>
        </w:tc>
        <w:tc>
          <w:tcPr>
            <w:tcW w:w="1556" w:type="dxa"/>
          </w:tcPr>
          <w:p w14:paraId="4CD8D7F1" w14:textId="77777777" w:rsidR="00543054" w:rsidRDefault="00543054" w:rsidP="00D911D2">
            <w:r w:rsidRPr="003831CC">
              <w:t>Organizacional</w:t>
            </w:r>
          </w:p>
        </w:tc>
        <w:tc>
          <w:tcPr>
            <w:tcW w:w="1341" w:type="dxa"/>
          </w:tcPr>
          <w:p w14:paraId="35E11C0E" w14:textId="77777777" w:rsidR="00543054" w:rsidRDefault="00543054" w:rsidP="00D911D2">
            <w:pPr>
              <w:jc w:val="center"/>
            </w:pPr>
            <w:r w:rsidRPr="007C4225">
              <w:t>4</w:t>
            </w:r>
          </w:p>
        </w:tc>
        <w:tc>
          <w:tcPr>
            <w:tcW w:w="1120" w:type="dxa"/>
          </w:tcPr>
          <w:p w14:paraId="17FE2752" w14:textId="77777777" w:rsidR="00543054" w:rsidRDefault="00543054" w:rsidP="00D911D2">
            <w:pPr>
              <w:jc w:val="center"/>
            </w:pPr>
            <w:r w:rsidRPr="007C4225">
              <w:t>3</w:t>
            </w:r>
          </w:p>
        </w:tc>
        <w:tc>
          <w:tcPr>
            <w:tcW w:w="1237" w:type="dxa"/>
          </w:tcPr>
          <w:p w14:paraId="0C372D4A" w14:textId="77777777" w:rsidR="00543054" w:rsidRDefault="00543054" w:rsidP="00D911D2">
            <w:pPr>
              <w:jc w:val="center"/>
            </w:pPr>
            <w:r w:rsidRPr="007C4225">
              <w:t>12</w:t>
            </w:r>
          </w:p>
        </w:tc>
        <w:tc>
          <w:tcPr>
            <w:tcW w:w="1043" w:type="dxa"/>
          </w:tcPr>
          <w:p w14:paraId="3BD121B6" w14:textId="77777777" w:rsidR="00543054" w:rsidRDefault="00543054" w:rsidP="00D911D2">
            <w:r>
              <w:t>Alto</w:t>
            </w:r>
          </w:p>
        </w:tc>
      </w:tr>
      <w:tr w:rsidR="00543054" w14:paraId="6F921007" w14:textId="77777777">
        <w:tc>
          <w:tcPr>
            <w:tcW w:w="909" w:type="dxa"/>
          </w:tcPr>
          <w:p w14:paraId="67BB2283" w14:textId="77777777" w:rsidR="00543054" w:rsidRDefault="00543054" w:rsidP="00D911D2">
            <w:r>
              <w:t>R-9</w:t>
            </w:r>
          </w:p>
        </w:tc>
        <w:tc>
          <w:tcPr>
            <w:tcW w:w="1622" w:type="dxa"/>
          </w:tcPr>
          <w:p w14:paraId="1127E7F0" w14:textId="77777777" w:rsidR="00543054" w:rsidRDefault="00543054" w:rsidP="00D911D2">
            <w:r w:rsidRPr="00CE4088">
              <w:t xml:space="preserve">Caída o latencia de servicios </w:t>
            </w:r>
            <w:proofErr w:type="spellStart"/>
            <w:r w:rsidRPr="00CE4088">
              <w:t>cloud</w:t>
            </w:r>
            <w:proofErr w:type="spellEnd"/>
            <w:r w:rsidRPr="00CE4088">
              <w:t xml:space="preserve"> (Azure)</w:t>
            </w:r>
          </w:p>
        </w:tc>
        <w:tc>
          <w:tcPr>
            <w:tcW w:w="1556" w:type="dxa"/>
          </w:tcPr>
          <w:p w14:paraId="42F9AEB0" w14:textId="77777777" w:rsidR="00543054" w:rsidRDefault="00543054" w:rsidP="00D911D2">
            <w:r w:rsidRPr="00CE4088">
              <w:t>Externo</w:t>
            </w:r>
          </w:p>
        </w:tc>
        <w:tc>
          <w:tcPr>
            <w:tcW w:w="1341" w:type="dxa"/>
          </w:tcPr>
          <w:p w14:paraId="7FAF813B" w14:textId="77777777" w:rsidR="00543054" w:rsidRDefault="00543054" w:rsidP="00D911D2">
            <w:pPr>
              <w:jc w:val="center"/>
            </w:pPr>
            <w:r w:rsidRPr="007C4225">
              <w:t>2</w:t>
            </w:r>
          </w:p>
        </w:tc>
        <w:tc>
          <w:tcPr>
            <w:tcW w:w="1120" w:type="dxa"/>
          </w:tcPr>
          <w:p w14:paraId="0AFDB8D6" w14:textId="77777777" w:rsidR="00543054" w:rsidRDefault="00543054" w:rsidP="00D911D2">
            <w:pPr>
              <w:jc w:val="center"/>
            </w:pPr>
            <w:r>
              <w:t>4</w:t>
            </w:r>
          </w:p>
        </w:tc>
        <w:tc>
          <w:tcPr>
            <w:tcW w:w="1237" w:type="dxa"/>
          </w:tcPr>
          <w:p w14:paraId="42A89BB8" w14:textId="77777777" w:rsidR="00543054" w:rsidRDefault="00543054" w:rsidP="00D911D2">
            <w:pPr>
              <w:jc w:val="center"/>
            </w:pPr>
            <w:r>
              <w:t>8</w:t>
            </w:r>
          </w:p>
        </w:tc>
        <w:tc>
          <w:tcPr>
            <w:tcW w:w="1043" w:type="dxa"/>
          </w:tcPr>
          <w:p w14:paraId="596AC19A" w14:textId="77777777" w:rsidR="00543054" w:rsidRDefault="00543054" w:rsidP="00D911D2">
            <w:r>
              <w:t>Medio</w:t>
            </w:r>
          </w:p>
        </w:tc>
      </w:tr>
      <w:tr w:rsidR="00543054" w14:paraId="1244FAB0" w14:textId="77777777">
        <w:tc>
          <w:tcPr>
            <w:tcW w:w="909" w:type="dxa"/>
          </w:tcPr>
          <w:p w14:paraId="517DC9A3" w14:textId="77777777" w:rsidR="00543054" w:rsidRDefault="00543054" w:rsidP="00D911D2">
            <w:r>
              <w:t>R-10</w:t>
            </w:r>
          </w:p>
        </w:tc>
        <w:tc>
          <w:tcPr>
            <w:tcW w:w="1622" w:type="dxa"/>
          </w:tcPr>
          <w:p w14:paraId="61AD5E09" w14:textId="77777777" w:rsidR="00543054" w:rsidRPr="00CE4088" w:rsidRDefault="00543054" w:rsidP="00D911D2">
            <w:r w:rsidRPr="0087650E">
              <w:t>Cambios en la política de precios de Azure durante el proyecto</w:t>
            </w:r>
          </w:p>
        </w:tc>
        <w:tc>
          <w:tcPr>
            <w:tcW w:w="1556" w:type="dxa"/>
          </w:tcPr>
          <w:p w14:paraId="52FD67B8" w14:textId="77777777" w:rsidR="00543054" w:rsidRPr="00CE4088" w:rsidRDefault="00543054" w:rsidP="00D911D2">
            <w:r>
              <w:t>Externo</w:t>
            </w:r>
          </w:p>
        </w:tc>
        <w:tc>
          <w:tcPr>
            <w:tcW w:w="1341" w:type="dxa"/>
          </w:tcPr>
          <w:p w14:paraId="5E80DFA0" w14:textId="77777777" w:rsidR="00543054" w:rsidRPr="007C4225" w:rsidRDefault="00543054" w:rsidP="00D911D2">
            <w:pPr>
              <w:jc w:val="center"/>
            </w:pPr>
            <w:r>
              <w:t>2</w:t>
            </w:r>
          </w:p>
        </w:tc>
        <w:tc>
          <w:tcPr>
            <w:tcW w:w="1120" w:type="dxa"/>
          </w:tcPr>
          <w:p w14:paraId="110FD88A" w14:textId="77777777" w:rsidR="00543054" w:rsidRDefault="00543054" w:rsidP="00D911D2">
            <w:pPr>
              <w:jc w:val="center"/>
            </w:pPr>
            <w:r>
              <w:t>2</w:t>
            </w:r>
          </w:p>
        </w:tc>
        <w:tc>
          <w:tcPr>
            <w:tcW w:w="1237" w:type="dxa"/>
          </w:tcPr>
          <w:p w14:paraId="27F2F0B0" w14:textId="77777777" w:rsidR="00543054" w:rsidRDefault="00543054" w:rsidP="00D911D2">
            <w:pPr>
              <w:jc w:val="center"/>
            </w:pPr>
            <w:r>
              <w:t>4</w:t>
            </w:r>
          </w:p>
        </w:tc>
        <w:tc>
          <w:tcPr>
            <w:tcW w:w="1043" w:type="dxa"/>
          </w:tcPr>
          <w:p w14:paraId="2E085F83" w14:textId="77777777" w:rsidR="00543054" w:rsidRDefault="00543054" w:rsidP="00D911D2">
            <w:r>
              <w:t>Bajo</w:t>
            </w:r>
          </w:p>
        </w:tc>
      </w:tr>
      <w:tr w:rsidR="00543054" w14:paraId="6E9AF89E" w14:textId="77777777">
        <w:tc>
          <w:tcPr>
            <w:tcW w:w="909" w:type="dxa"/>
          </w:tcPr>
          <w:p w14:paraId="7B51DA19" w14:textId="77777777" w:rsidR="00543054" w:rsidRDefault="00543054" w:rsidP="00D911D2">
            <w:r>
              <w:t>R-11</w:t>
            </w:r>
          </w:p>
        </w:tc>
        <w:tc>
          <w:tcPr>
            <w:tcW w:w="1622" w:type="dxa"/>
          </w:tcPr>
          <w:p w14:paraId="0E28D8B6" w14:textId="77777777" w:rsidR="00543054" w:rsidRDefault="00543054" w:rsidP="00D911D2">
            <w:r w:rsidRPr="006C7555">
              <w:t xml:space="preserve">Pérdida de </w:t>
            </w:r>
            <w:r>
              <w:t xml:space="preserve">conexión </w:t>
            </w:r>
            <w:r w:rsidRPr="006C7555">
              <w:t>a internet</w:t>
            </w:r>
          </w:p>
        </w:tc>
        <w:tc>
          <w:tcPr>
            <w:tcW w:w="1556" w:type="dxa"/>
          </w:tcPr>
          <w:p w14:paraId="500E79AF" w14:textId="77777777" w:rsidR="00543054" w:rsidRDefault="00543054" w:rsidP="00D911D2">
            <w:r>
              <w:t>Técnico</w:t>
            </w:r>
          </w:p>
        </w:tc>
        <w:tc>
          <w:tcPr>
            <w:tcW w:w="1341" w:type="dxa"/>
          </w:tcPr>
          <w:p w14:paraId="565F17EC" w14:textId="77777777" w:rsidR="00543054" w:rsidRDefault="00543054" w:rsidP="00D911D2">
            <w:pPr>
              <w:jc w:val="center"/>
            </w:pPr>
            <w:r>
              <w:t>4</w:t>
            </w:r>
          </w:p>
        </w:tc>
        <w:tc>
          <w:tcPr>
            <w:tcW w:w="1120" w:type="dxa"/>
          </w:tcPr>
          <w:p w14:paraId="1925A169" w14:textId="77777777" w:rsidR="00543054" w:rsidRDefault="00543054" w:rsidP="00D911D2">
            <w:pPr>
              <w:jc w:val="center"/>
            </w:pPr>
            <w:r w:rsidRPr="007C4225">
              <w:t>3</w:t>
            </w:r>
          </w:p>
        </w:tc>
        <w:tc>
          <w:tcPr>
            <w:tcW w:w="1237" w:type="dxa"/>
          </w:tcPr>
          <w:p w14:paraId="53AE0977" w14:textId="77777777" w:rsidR="00543054" w:rsidRDefault="00543054" w:rsidP="00D911D2">
            <w:pPr>
              <w:jc w:val="center"/>
            </w:pPr>
            <w:r>
              <w:t>12</w:t>
            </w:r>
          </w:p>
        </w:tc>
        <w:tc>
          <w:tcPr>
            <w:tcW w:w="1043" w:type="dxa"/>
          </w:tcPr>
          <w:p w14:paraId="56AE0FA4" w14:textId="77777777" w:rsidR="00543054" w:rsidRDefault="00543054" w:rsidP="00D911D2">
            <w:r>
              <w:t>Alto</w:t>
            </w:r>
          </w:p>
        </w:tc>
      </w:tr>
    </w:tbl>
    <w:p w14:paraId="54A6D6A0" w14:textId="77777777" w:rsidR="00543054" w:rsidRDefault="00543054" w:rsidP="002026E2"/>
    <w:p w14:paraId="38A44523" w14:textId="17494403" w:rsidR="0088554A" w:rsidRDefault="00BF2984" w:rsidP="00BE0801">
      <w:pPr>
        <w:pStyle w:val="Ttulo3"/>
      </w:pPr>
      <w:bookmarkStart w:id="114" w:name="_Toc229993950"/>
      <w:r>
        <w:t>4.5.</w:t>
      </w:r>
      <w:r w:rsidR="004F7A8F">
        <w:t>2</w:t>
      </w:r>
      <w:r>
        <w:t xml:space="preserve"> </w:t>
      </w:r>
      <w:r w:rsidR="00BE0801" w:rsidRPr="00BE0801">
        <w:t>Análisis cualitativo</w:t>
      </w:r>
      <w:bookmarkEnd w:id="114"/>
    </w:p>
    <w:p w14:paraId="5926FD68" w14:textId="77777777" w:rsidR="001C2643" w:rsidRDefault="001C2643" w:rsidP="001C2643">
      <w:r>
        <w:t>La magnitud del riesgo se visualiza a través de la matriz de probabilidad versus impacto. Las celdas se colorean conforme al nivel de exposición: verde (bajo, 1–4), amarillo (medio, 5–9), rojo (alto, 10–16) y rojo oscuro (crítico, 20–25). Cada riesgo se posiciona en la celda correspondiente a su coordenada (Probabilidad, Impacto).</w:t>
      </w:r>
    </w:p>
    <w:p w14:paraId="718CF069" w14:textId="47D4703A" w:rsidR="001C2643" w:rsidRDefault="001C2643" w:rsidP="001C2643">
      <w:r>
        <w:lastRenderedPageBreak/>
        <w:t>Los riesgos con mayor exposición son R-02 (16) y R-03 (16), ambos técnicos, seguidos de R-01 (15), de carácter organizacional y de alto impacto en un equipo reducido. R-05 (10) representa un riesgo legal que, aunque de baja probabilidad, tiene consecuencias muy elevadas si se materializa.</w:t>
      </w:r>
    </w:p>
    <w:p w14:paraId="5BB6540C" w14:textId="47D06E4B" w:rsidR="00BE3FAD" w:rsidRDefault="00BE3FAD" w:rsidP="001C2643">
      <w:r>
        <w:rPr>
          <w:noProof/>
        </w:rPr>
        <w:drawing>
          <wp:inline distT="0" distB="0" distL="0" distR="0" wp14:anchorId="2224134E" wp14:editId="3DC6FA52">
            <wp:extent cx="5552440" cy="3833870"/>
            <wp:effectExtent l="0" t="0" r="10160" b="14605"/>
            <wp:docPr id="2041564132" name="Gráfico 1">
              <a:extLst xmlns:a="http://schemas.openxmlformats.org/drawingml/2006/main">
                <a:ext uri="{FF2B5EF4-FFF2-40B4-BE49-F238E27FC236}">
                  <a16:creationId xmlns:a16="http://schemas.microsoft.com/office/drawing/2014/main" id="{1395F34A-5CEF-058E-26D8-3B495585557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29A99961" w14:textId="2193136B" w:rsidR="00753DBB" w:rsidRDefault="00753DBB" w:rsidP="00753DBB">
      <w:pPr>
        <w:pStyle w:val="Ttulo3"/>
      </w:pPr>
      <w:bookmarkStart w:id="115" w:name="_Toc229993951"/>
      <w:r>
        <w:t>4.5.3 Anál</w:t>
      </w:r>
      <w:r w:rsidR="00230F99">
        <w:t>isis cuantitativo</w:t>
      </w:r>
      <w:bookmarkEnd w:id="115"/>
    </w:p>
    <w:p w14:paraId="07C1C198" w14:textId="00447736" w:rsidR="00075158" w:rsidRDefault="00230F99" w:rsidP="00230F99">
      <w:r w:rsidRPr="00230F99">
        <w:t xml:space="preserve">La Tabla </w:t>
      </w:r>
      <w:r w:rsidR="00316479">
        <w:t>11</w:t>
      </w:r>
      <w:r w:rsidRPr="00230F99">
        <w:t xml:space="preserve"> describe el tipo de análisis cuantitativo propuesto para cada riesgo y las acciones de mitigación correspondientes, ordenadas de mayor a menor exposición</w:t>
      </w:r>
    </w:p>
    <w:p w14:paraId="6F0705AC" w14:textId="5F49A8CA" w:rsidR="00316479" w:rsidRDefault="00316479" w:rsidP="00316479">
      <w:pPr>
        <w:pStyle w:val="Descripcin"/>
        <w:keepNext/>
        <w:jc w:val="center"/>
      </w:pPr>
      <w:bookmarkStart w:id="116" w:name="_Toc229993876"/>
      <w:r>
        <w:t xml:space="preserve">Tabla </w:t>
      </w:r>
      <w:fldSimple w:instr=" SEQ Tabla \* ARABIC ">
        <w:r w:rsidR="00FF2D8A">
          <w:rPr>
            <w:noProof/>
          </w:rPr>
          <w:t>11</w:t>
        </w:r>
      </w:fldSimple>
      <w:r>
        <w:t xml:space="preserve"> Análisis cuantitativo</w:t>
      </w:r>
      <w:bookmarkEnd w:id="116"/>
    </w:p>
    <w:tbl>
      <w:tblPr>
        <w:tblStyle w:val="Tablaconcuadrcula"/>
        <w:tblW w:w="0" w:type="auto"/>
        <w:tblLook w:val="04A0" w:firstRow="1" w:lastRow="0" w:firstColumn="1" w:lastColumn="0" w:noHBand="0" w:noVBand="1"/>
      </w:tblPr>
      <w:tblGrid>
        <w:gridCol w:w="704"/>
        <w:gridCol w:w="2693"/>
        <w:gridCol w:w="5387"/>
      </w:tblGrid>
      <w:tr w:rsidR="00F31DAE" w14:paraId="00757334" w14:textId="77777777" w:rsidTr="00F31DAE">
        <w:tc>
          <w:tcPr>
            <w:tcW w:w="704" w:type="dxa"/>
          </w:tcPr>
          <w:p w14:paraId="70F7DF04" w14:textId="42E09159" w:rsidR="00F31DAE" w:rsidRDefault="00F31DAE" w:rsidP="00F31DAE">
            <w:r w:rsidRPr="00FF16CA">
              <w:t>ID</w:t>
            </w:r>
          </w:p>
        </w:tc>
        <w:tc>
          <w:tcPr>
            <w:tcW w:w="2693" w:type="dxa"/>
          </w:tcPr>
          <w:p w14:paraId="70339E60" w14:textId="3C34D0E2" w:rsidR="00F31DAE" w:rsidRDefault="00F31DAE" w:rsidP="00F31DAE">
            <w:r w:rsidRPr="00FF16CA">
              <w:t>Descripción del riesgo</w:t>
            </w:r>
          </w:p>
        </w:tc>
        <w:tc>
          <w:tcPr>
            <w:tcW w:w="5387" w:type="dxa"/>
          </w:tcPr>
          <w:p w14:paraId="1AB3D816" w14:textId="5D57DA5A" w:rsidR="00F31DAE" w:rsidRDefault="00F31DAE" w:rsidP="00F31DAE">
            <w:r w:rsidRPr="00FF16CA">
              <w:t>Plan de mitigación</w:t>
            </w:r>
          </w:p>
        </w:tc>
      </w:tr>
      <w:tr w:rsidR="00F31DAE" w14:paraId="39DCB7BC" w14:textId="77777777" w:rsidTr="00F31DAE">
        <w:tc>
          <w:tcPr>
            <w:tcW w:w="704" w:type="dxa"/>
          </w:tcPr>
          <w:p w14:paraId="34D12FA3" w14:textId="0E608C36" w:rsidR="00F31DAE" w:rsidRDefault="00F31DAE" w:rsidP="00F31DAE">
            <w:r w:rsidRPr="00FF16CA">
              <w:t>R-2</w:t>
            </w:r>
          </w:p>
        </w:tc>
        <w:tc>
          <w:tcPr>
            <w:tcW w:w="2693" w:type="dxa"/>
          </w:tcPr>
          <w:p w14:paraId="581D5E53" w14:textId="28EF9B1B" w:rsidR="00F31DAE" w:rsidRDefault="00F31DAE" w:rsidP="00F31DAE">
            <w:r w:rsidRPr="00FF16CA">
              <w:t xml:space="preserve">Brecha de conocimiento en </w:t>
            </w:r>
            <w:proofErr w:type="spellStart"/>
            <w:r w:rsidRPr="00FF16CA">
              <w:t>Kotlin</w:t>
            </w:r>
            <w:proofErr w:type="spellEnd"/>
            <w:r w:rsidRPr="00FF16CA">
              <w:t xml:space="preserve"> (móvil)</w:t>
            </w:r>
          </w:p>
        </w:tc>
        <w:tc>
          <w:tcPr>
            <w:tcW w:w="5387" w:type="dxa"/>
          </w:tcPr>
          <w:p w14:paraId="363567D2" w14:textId="3AA6B1C3" w:rsidR="00F31DAE" w:rsidRDefault="00F31DAE" w:rsidP="00F31DAE">
            <w:r w:rsidRPr="00FF16CA">
              <w:t>Capacitación de 40 h en las primeras 3 semanas. Desarrollar un prototipo simple de pantalla de mapa como validación técnica antes de iniciar módulos críticos.</w:t>
            </w:r>
          </w:p>
        </w:tc>
      </w:tr>
      <w:tr w:rsidR="00F31DAE" w14:paraId="1A46775F" w14:textId="77777777" w:rsidTr="00F31DAE">
        <w:tc>
          <w:tcPr>
            <w:tcW w:w="704" w:type="dxa"/>
          </w:tcPr>
          <w:p w14:paraId="638175F8" w14:textId="267C1EA1" w:rsidR="00F31DAE" w:rsidRDefault="00F31DAE" w:rsidP="00F31DAE">
            <w:r w:rsidRPr="00FF16CA">
              <w:t>R-3</w:t>
            </w:r>
          </w:p>
        </w:tc>
        <w:tc>
          <w:tcPr>
            <w:tcW w:w="2693" w:type="dxa"/>
          </w:tcPr>
          <w:p w14:paraId="7897A0A7" w14:textId="02AFC642" w:rsidR="00F31DAE" w:rsidRDefault="00F31DAE" w:rsidP="00F31DAE">
            <w:r w:rsidRPr="00FF16CA">
              <w:t xml:space="preserve">Integración deficiente de la API de </w:t>
            </w:r>
            <w:proofErr w:type="spellStart"/>
            <w:r w:rsidRPr="00FF16CA">
              <w:t>OpenStreetMap</w:t>
            </w:r>
            <w:proofErr w:type="spellEnd"/>
          </w:p>
        </w:tc>
        <w:tc>
          <w:tcPr>
            <w:tcW w:w="5387" w:type="dxa"/>
          </w:tcPr>
          <w:p w14:paraId="1D066B13" w14:textId="2A0E014E" w:rsidR="00F31DAE" w:rsidRDefault="00A21833" w:rsidP="00F31DAE">
            <w:r>
              <w:t>Investigación</w:t>
            </w:r>
            <w:r w:rsidR="00F31DAE" w:rsidRPr="00FF16CA">
              <w:t xml:space="preserve"> de 1 semana para validar la API y el algoritmo A* con heurística </w:t>
            </w:r>
            <w:proofErr w:type="spellStart"/>
            <w:r w:rsidR="00F31DAE" w:rsidRPr="00FF16CA">
              <w:t>Haversine</w:t>
            </w:r>
            <w:proofErr w:type="spellEnd"/>
            <w:r w:rsidR="00F31DAE" w:rsidRPr="00FF16CA">
              <w:t xml:space="preserve">. </w:t>
            </w:r>
            <w:proofErr w:type="spellStart"/>
            <w:r w:rsidR="00F31DAE" w:rsidRPr="00FF16CA">
              <w:t>Fallback</w:t>
            </w:r>
            <w:proofErr w:type="spellEnd"/>
            <w:r w:rsidR="00F31DAE" w:rsidRPr="00FF16CA">
              <w:t xml:space="preserve"> a Google </w:t>
            </w:r>
            <w:proofErr w:type="spellStart"/>
            <w:r w:rsidR="00F31DAE" w:rsidRPr="00FF16CA">
              <w:t>Directions</w:t>
            </w:r>
            <w:proofErr w:type="spellEnd"/>
            <w:r w:rsidR="00F31DAE" w:rsidRPr="00FF16CA">
              <w:t xml:space="preserve"> API si OSM no cumple el requisito de RNF-009 (latencia ≤ 5 s).</w:t>
            </w:r>
          </w:p>
        </w:tc>
      </w:tr>
      <w:tr w:rsidR="00F31DAE" w14:paraId="44406AE9" w14:textId="77777777" w:rsidTr="00F31DAE">
        <w:tc>
          <w:tcPr>
            <w:tcW w:w="704" w:type="dxa"/>
          </w:tcPr>
          <w:p w14:paraId="1C5E2538" w14:textId="245D4DAF" w:rsidR="00F31DAE" w:rsidRDefault="00F31DAE" w:rsidP="00F31DAE">
            <w:r w:rsidRPr="00FF16CA">
              <w:t>R-1</w:t>
            </w:r>
          </w:p>
        </w:tc>
        <w:tc>
          <w:tcPr>
            <w:tcW w:w="2693" w:type="dxa"/>
          </w:tcPr>
          <w:p w14:paraId="62C6A78A" w14:textId="2A79F32A" w:rsidR="00F31DAE" w:rsidRDefault="00F31DAE" w:rsidP="00F31DAE">
            <w:r w:rsidRPr="00FF16CA">
              <w:t>Abandono de un integrante del equipo</w:t>
            </w:r>
          </w:p>
        </w:tc>
        <w:tc>
          <w:tcPr>
            <w:tcW w:w="5387" w:type="dxa"/>
          </w:tcPr>
          <w:p w14:paraId="422C9AEE" w14:textId="7654DCAF" w:rsidR="00F31DAE" w:rsidRDefault="00F31DAE" w:rsidP="00F31DAE">
            <w:r w:rsidRPr="00FF16CA">
              <w:t>Documentación continua desde el inicio. División clara de módulos entre integrantes. Definir protocolo de entrega de conocimiento ante la salida de un miembro.</w:t>
            </w:r>
          </w:p>
        </w:tc>
      </w:tr>
      <w:tr w:rsidR="00F31DAE" w14:paraId="4ACEB667" w14:textId="77777777" w:rsidTr="00F31DAE">
        <w:tc>
          <w:tcPr>
            <w:tcW w:w="704" w:type="dxa"/>
          </w:tcPr>
          <w:p w14:paraId="76524D4D" w14:textId="602AB556" w:rsidR="00F31DAE" w:rsidRDefault="00F31DAE" w:rsidP="00F31DAE">
            <w:r w:rsidRPr="00FF16CA">
              <w:t>R-4</w:t>
            </w:r>
          </w:p>
        </w:tc>
        <w:tc>
          <w:tcPr>
            <w:tcW w:w="2693" w:type="dxa"/>
          </w:tcPr>
          <w:p w14:paraId="4E6C68F3" w14:textId="617B93F5" w:rsidR="00F31DAE" w:rsidRDefault="00F31DAE" w:rsidP="00F31DAE">
            <w:r w:rsidRPr="00FF16CA">
              <w:t>Condición de carrera al aceptar pedidos simultáneos</w:t>
            </w:r>
          </w:p>
        </w:tc>
        <w:tc>
          <w:tcPr>
            <w:tcW w:w="5387" w:type="dxa"/>
          </w:tcPr>
          <w:p w14:paraId="0130DE59" w14:textId="4EDBD46F" w:rsidR="00F31DAE" w:rsidRDefault="00F31DAE" w:rsidP="00F31DAE">
            <w:r w:rsidRPr="00FF16CA">
              <w:t xml:space="preserve">Implementar bloqueo pesimista (SELECT FOR UPDATE) o nivel de aislamiento SERIALIZABLE en </w:t>
            </w:r>
            <w:r w:rsidRPr="00FF16CA">
              <w:lastRenderedPageBreak/>
              <w:t>MySQL/MariaDB (RNF-011). Prueba de carga con al menos 10 hilos concurrentes antes del despliegue.</w:t>
            </w:r>
          </w:p>
        </w:tc>
      </w:tr>
      <w:tr w:rsidR="00F31DAE" w14:paraId="2DD27E37" w14:textId="77777777" w:rsidTr="00F31DAE">
        <w:tc>
          <w:tcPr>
            <w:tcW w:w="704" w:type="dxa"/>
          </w:tcPr>
          <w:p w14:paraId="77385E7D" w14:textId="62719537" w:rsidR="00F31DAE" w:rsidRDefault="00F31DAE" w:rsidP="00F31DAE">
            <w:r w:rsidRPr="00FF16CA">
              <w:lastRenderedPageBreak/>
              <w:t>R-8</w:t>
            </w:r>
          </w:p>
        </w:tc>
        <w:tc>
          <w:tcPr>
            <w:tcW w:w="2693" w:type="dxa"/>
          </w:tcPr>
          <w:p w14:paraId="488DDB3E" w14:textId="3A765897" w:rsidR="00F31DAE" w:rsidRDefault="00F31DAE" w:rsidP="00F31DAE">
            <w:r w:rsidRPr="00FF16CA">
              <w:t>Retrasos en el cronograma por equipo de 2 personas</w:t>
            </w:r>
          </w:p>
        </w:tc>
        <w:tc>
          <w:tcPr>
            <w:tcW w:w="5387" w:type="dxa"/>
          </w:tcPr>
          <w:p w14:paraId="5493312D" w14:textId="30A30D20" w:rsidR="00F31DAE" w:rsidRDefault="00F31DAE" w:rsidP="00F31DAE">
            <w:r w:rsidRPr="00FF16CA">
              <w:t>Cronograma con holgura del 20 %. Revisión quincenal de avance vs. planificación. Priorizar características críticas antes de las opcionales.</w:t>
            </w:r>
          </w:p>
        </w:tc>
      </w:tr>
      <w:tr w:rsidR="00F31DAE" w14:paraId="00E722AB" w14:textId="77777777" w:rsidTr="00F31DAE">
        <w:tc>
          <w:tcPr>
            <w:tcW w:w="704" w:type="dxa"/>
          </w:tcPr>
          <w:p w14:paraId="2D018785" w14:textId="7A5B3DAC" w:rsidR="00F31DAE" w:rsidRDefault="00F31DAE" w:rsidP="00F31DAE">
            <w:r w:rsidRPr="00FF16CA">
              <w:t>R-11</w:t>
            </w:r>
          </w:p>
        </w:tc>
        <w:tc>
          <w:tcPr>
            <w:tcW w:w="2693" w:type="dxa"/>
          </w:tcPr>
          <w:p w14:paraId="2EB8CFEF" w14:textId="1959E49A" w:rsidR="00F31DAE" w:rsidRDefault="00F31DAE" w:rsidP="00F31DAE">
            <w:r w:rsidRPr="00FF16CA">
              <w:t>Pérdida de conexión a internet durante operación</w:t>
            </w:r>
          </w:p>
        </w:tc>
        <w:tc>
          <w:tcPr>
            <w:tcW w:w="5387" w:type="dxa"/>
          </w:tcPr>
          <w:p w14:paraId="45DB15FB" w14:textId="2704561E" w:rsidR="00F31DAE" w:rsidRDefault="00F31DAE" w:rsidP="00F31DAE">
            <w:r w:rsidRPr="00FF16CA">
              <w:t>Implementar cola de eventos local (Room DB en Android) que sincroniza al recuperar conexión. Mostrar banner de Sin conexión y deshabilitar acciones que requieran red (RNF-010).</w:t>
            </w:r>
          </w:p>
        </w:tc>
      </w:tr>
      <w:tr w:rsidR="00F31DAE" w14:paraId="48897A96" w14:textId="77777777" w:rsidTr="00F31DAE">
        <w:tc>
          <w:tcPr>
            <w:tcW w:w="704" w:type="dxa"/>
          </w:tcPr>
          <w:p w14:paraId="5C29F3C8" w14:textId="6C6875EB" w:rsidR="00F31DAE" w:rsidRDefault="00F31DAE" w:rsidP="00F31DAE">
            <w:r w:rsidRPr="00FF16CA">
              <w:t>R-6</w:t>
            </w:r>
          </w:p>
        </w:tc>
        <w:tc>
          <w:tcPr>
            <w:tcW w:w="2693" w:type="dxa"/>
          </w:tcPr>
          <w:p w14:paraId="507A2DF3" w14:textId="7E809AF9" w:rsidR="00F31DAE" w:rsidRDefault="00F31DAE" w:rsidP="00F31DAE">
            <w:r w:rsidRPr="00FF16CA">
              <w:t>Pedidos falsos y riesgo de fraude</w:t>
            </w:r>
          </w:p>
        </w:tc>
        <w:tc>
          <w:tcPr>
            <w:tcW w:w="5387" w:type="dxa"/>
          </w:tcPr>
          <w:p w14:paraId="445D40BD" w14:textId="1F319C8F" w:rsidR="00F31DAE" w:rsidRDefault="00F31DAE" w:rsidP="00F31DAE">
            <w:r w:rsidRPr="00FF16CA">
              <w:t xml:space="preserve">Verificación OTP por SMS en registro (RN-002). Límite de cancelaciones y penalización por ausencia (RN-006). Registro inmutable de cambios de estado con </w:t>
            </w:r>
            <w:proofErr w:type="spellStart"/>
            <w:r w:rsidRPr="00FF16CA">
              <w:t>timestamp</w:t>
            </w:r>
            <w:proofErr w:type="spellEnd"/>
            <w:r w:rsidRPr="00FF16CA">
              <w:t xml:space="preserve"> (RN-013).</w:t>
            </w:r>
          </w:p>
        </w:tc>
      </w:tr>
      <w:tr w:rsidR="00F31DAE" w14:paraId="79F7BE53" w14:textId="77777777" w:rsidTr="00F31DAE">
        <w:tc>
          <w:tcPr>
            <w:tcW w:w="704" w:type="dxa"/>
          </w:tcPr>
          <w:p w14:paraId="48876FFD" w14:textId="4D4FCE40" w:rsidR="00F31DAE" w:rsidRDefault="00F31DAE" w:rsidP="00F31DAE">
            <w:r w:rsidRPr="00FF16CA">
              <w:t>R-7</w:t>
            </w:r>
          </w:p>
        </w:tc>
        <w:tc>
          <w:tcPr>
            <w:tcW w:w="2693" w:type="dxa"/>
          </w:tcPr>
          <w:p w14:paraId="0EE00B4A" w14:textId="09A83EDA" w:rsidR="00F31DAE" w:rsidRDefault="00F31DAE" w:rsidP="00F31DAE">
            <w:r w:rsidRPr="00FF16CA">
              <w:t>Repartidor toma pedidos de varias purificadoras fuera del sistema</w:t>
            </w:r>
          </w:p>
        </w:tc>
        <w:tc>
          <w:tcPr>
            <w:tcW w:w="5387" w:type="dxa"/>
          </w:tcPr>
          <w:p w14:paraId="45BCE05A" w14:textId="4257D8F6" w:rsidR="00F31DAE" w:rsidRDefault="00F31DAE" w:rsidP="00F31DAE">
            <w:r w:rsidRPr="00FF16CA">
              <w:t>Limitar pedidos activos simultáneos por repartidor a 1 (configurable). Registrar tiempo de aceptación y entrega para detectar anomalías estadísticas (RN-013).</w:t>
            </w:r>
          </w:p>
        </w:tc>
      </w:tr>
      <w:tr w:rsidR="00F31DAE" w14:paraId="52E33661" w14:textId="77777777" w:rsidTr="00F31DAE">
        <w:tc>
          <w:tcPr>
            <w:tcW w:w="704" w:type="dxa"/>
          </w:tcPr>
          <w:p w14:paraId="7A46C631" w14:textId="3F2B20BF" w:rsidR="00F31DAE" w:rsidRDefault="00F31DAE" w:rsidP="00F31DAE">
            <w:r w:rsidRPr="00FF16CA">
              <w:t>R-5</w:t>
            </w:r>
          </w:p>
        </w:tc>
        <w:tc>
          <w:tcPr>
            <w:tcW w:w="2693" w:type="dxa"/>
          </w:tcPr>
          <w:p w14:paraId="082E4C3A" w14:textId="74940EE2" w:rsidR="00F31DAE" w:rsidRDefault="00F31DAE" w:rsidP="00F31DAE">
            <w:r w:rsidRPr="00FF16CA">
              <w:t>Incumplimiento de la LFPDPPP (datos personales)</w:t>
            </w:r>
          </w:p>
        </w:tc>
        <w:tc>
          <w:tcPr>
            <w:tcW w:w="5387" w:type="dxa"/>
          </w:tcPr>
          <w:p w14:paraId="6C715553" w14:textId="7A3B5FA9" w:rsidR="00F31DAE" w:rsidRDefault="00F31DAE" w:rsidP="00F31DAE">
            <w:r w:rsidRPr="00FF16CA">
              <w:t xml:space="preserve">Redactar aviso de privacidad conforme a lineamientos del INAI. Cifrado </w:t>
            </w:r>
            <w:proofErr w:type="spellStart"/>
            <w:r w:rsidRPr="00FF16CA">
              <w:t>bcrypt</w:t>
            </w:r>
            <w:proofErr w:type="spellEnd"/>
            <w:r w:rsidRPr="00FF16CA">
              <w:t xml:space="preserve"> de contraseñas (RNF-005). </w:t>
            </w:r>
          </w:p>
        </w:tc>
      </w:tr>
      <w:tr w:rsidR="00F31DAE" w14:paraId="4C8934D0" w14:textId="77777777" w:rsidTr="00F31DAE">
        <w:tc>
          <w:tcPr>
            <w:tcW w:w="704" w:type="dxa"/>
          </w:tcPr>
          <w:p w14:paraId="691EFE6B" w14:textId="0C71CDD4" w:rsidR="00F31DAE" w:rsidRDefault="00F31DAE" w:rsidP="00F31DAE">
            <w:r w:rsidRPr="00FF16CA">
              <w:t>R-9</w:t>
            </w:r>
          </w:p>
        </w:tc>
        <w:tc>
          <w:tcPr>
            <w:tcW w:w="2693" w:type="dxa"/>
          </w:tcPr>
          <w:p w14:paraId="65134568" w14:textId="04F20401" w:rsidR="00F31DAE" w:rsidRDefault="00F31DAE" w:rsidP="00F31DAE">
            <w:r w:rsidRPr="00FF16CA">
              <w:t xml:space="preserve">Caída o latencia de servicios </w:t>
            </w:r>
            <w:proofErr w:type="spellStart"/>
            <w:r w:rsidRPr="00FF16CA">
              <w:t>cloud</w:t>
            </w:r>
            <w:proofErr w:type="spellEnd"/>
            <w:r w:rsidRPr="00FF16CA">
              <w:t xml:space="preserve"> (Azure)</w:t>
            </w:r>
          </w:p>
        </w:tc>
        <w:tc>
          <w:tcPr>
            <w:tcW w:w="5387" w:type="dxa"/>
          </w:tcPr>
          <w:p w14:paraId="40104DE6" w14:textId="600759CC" w:rsidR="00F31DAE" w:rsidRDefault="00F31DAE" w:rsidP="00F31DAE">
            <w:r w:rsidRPr="00FF16CA">
              <w:t xml:space="preserve">Configurar alertas de disponibilidad en Azure Monitor. RNF-010 exige 99 % durante horario operativo. Implementar política de </w:t>
            </w:r>
            <w:proofErr w:type="spellStart"/>
            <w:r w:rsidRPr="00FF16CA">
              <w:t>retry</w:t>
            </w:r>
            <w:proofErr w:type="spellEnd"/>
            <w:r w:rsidRPr="00FF16CA">
              <w:t xml:space="preserve"> en el cliente para errores transitorios.</w:t>
            </w:r>
          </w:p>
        </w:tc>
      </w:tr>
      <w:tr w:rsidR="00F31DAE" w14:paraId="4CFE20B6" w14:textId="77777777" w:rsidTr="00F31DAE">
        <w:tc>
          <w:tcPr>
            <w:tcW w:w="704" w:type="dxa"/>
          </w:tcPr>
          <w:p w14:paraId="60DFA09D" w14:textId="150CC526" w:rsidR="00F31DAE" w:rsidRDefault="00F31DAE" w:rsidP="00F31DAE">
            <w:r w:rsidRPr="00FF16CA">
              <w:t>R-10</w:t>
            </w:r>
          </w:p>
        </w:tc>
        <w:tc>
          <w:tcPr>
            <w:tcW w:w="2693" w:type="dxa"/>
          </w:tcPr>
          <w:p w14:paraId="7E2192EE" w14:textId="25F3F4B5" w:rsidR="00F31DAE" w:rsidRDefault="00F31DAE" w:rsidP="00F31DAE">
            <w:r w:rsidRPr="00FF16CA">
              <w:t>Cambios en la política de precios de Azure durante el proyecto</w:t>
            </w:r>
          </w:p>
        </w:tc>
        <w:tc>
          <w:tcPr>
            <w:tcW w:w="5387" w:type="dxa"/>
          </w:tcPr>
          <w:p w14:paraId="71B1CC79" w14:textId="5B2563B3" w:rsidR="00F31DAE" w:rsidRDefault="00F31DAE" w:rsidP="00F31DAE">
            <w:r w:rsidRPr="00FF16CA">
              <w:t xml:space="preserve">Fijar recursos en el nivel gratuito o de bajo costo durante el desarrollo. Configurar alertas de gasto en Azure </w:t>
            </w:r>
            <w:proofErr w:type="spellStart"/>
            <w:r w:rsidRPr="00FF16CA">
              <w:t>Cost</w:t>
            </w:r>
            <w:proofErr w:type="spellEnd"/>
            <w:r w:rsidRPr="00FF16CA">
              <w:t xml:space="preserve"> Management con umbral del 80 % del presupuesto mensual.</w:t>
            </w:r>
          </w:p>
        </w:tc>
      </w:tr>
    </w:tbl>
    <w:p w14:paraId="2DE595E8" w14:textId="77777777" w:rsidR="000B3A46" w:rsidRPr="00230F99" w:rsidRDefault="000B3A46" w:rsidP="00230F99"/>
    <w:p w14:paraId="0EFDD873" w14:textId="7F4E787F" w:rsidR="004066C8" w:rsidRDefault="004066C8" w:rsidP="004066C8">
      <w:pPr>
        <w:pStyle w:val="Ttulo3"/>
      </w:pPr>
      <w:bookmarkStart w:id="117" w:name="_Toc229993952"/>
      <w:r>
        <w:t>4.</w:t>
      </w:r>
      <w:r w:rsidR="00E14A7E">
        <w:t>5</w:t>
      </w:r>
      <w:r>
        <w:t>.</w:t>
      </w:r>
      <w:r w:rsidR="00930254">
        <w:t>4</w:t>
      </w:r>
      <w:r>
        <w:t xml:space="preserve"> Factibilidad técnica</w:t>
      </w:r>
      <w:bookmarkEnd w:id="117"/>
    </w:p>
    <w:p w14:paraId="60EC1FDB" w14:textId="4D54971C" w:rsidR="00D852D1" w:rsidRPr="00382374" w:rsidRDefault="00D852D1" w:rsidP="00D852D1">
      <w:pPr>
        <w:rPr>
          <w:color w:val="EE0000"/>
          <w:sz w:val="32"/>
          <w:szCs w:val="36"/>
        </w:rPr>
      </w:pPr>
      <w:r>
        <w:t xml:space="preserve">La factibilidad técnica se utiliza para tener en cuenta si se cuenta con todos los conocimientos, habilidades, herramientas o licencias necesarias para </w:t>
      </w:r>
      <w:r w:rsidR="0010593A">
        <w:t>realizar</w:t>
      </w:r>
      <w:r>
        <w:t xml:space="preserve"> l</w:t>
      </w:r>
      <w:r w:rsidR="0010593A">
        <w:t xml:space="preserve">os servicios, funciones y </w:t>
      </w:r>
      <w:r>
        <w:t>procedimientos</w:t>
      </w:r>
      <w:r w:rsidR="0010593A">
        <w:t xml:space="preserve"> que se desarrollará</w:t>
      </w:r>
      <w:r>
        <w:t xml:space="preserve"> en </w:t>
      </w:r>
      <w:r w:rsidR="0010593A">
        <w:t>el</w:t>
      </w:r>
      <w:r>
        <w:t xml:space="preserve"> proyecto.</w:t>
      </w:r>
      <w:r w:rsidR="00E96E92">
        <w:t xml:space="preserve"> </w:t>
      </w:r>
      <w:r w:rsidR="0010593A">
        <w:t>Este</w:t>
      </w:r>
      <w:r>
        <w:t xml:space="preserve"> análisis</w:t>
      </w:r>
      <w:r w:rsidR="00382374">
        <w:t xml:space="preserve"> </w:t>
      </w:r>
      <w:r>
        <w:t xml:space="preserve">permitirá conocer si es </w:t>
      </w:r>
      <w:r w:rsidR="00382374">
        <w:t>viable</w:t>
      </w:r>
      <w:r>
        <w:t xml:space="preserve"> el desarrollo de la aplicación </w:t>
      </w:r>
      <w:r w:rsidR="00D63E5D">
        <w:t>móvil</w:t>
      </w:r>
      <w:r w:rsidR="00D70B5B">
        <w:t xml:space="preserve"> </w:t>
      </w:r>
      <w:sdt>
        <w:sdtPr>
          <w:id w:val="-1933501886"/>
          <w:citation/>
        </w:sdtPr>
        <w:sdtEndPr/>
        <w:sdtContent>
          <w:r w:rsidR="00D70B5B">
            <w:fldChar w:fldCharType="begin"/>
          </w:r>
          <w:r w:rsidR="00D70B5B">
            <w:instrText xml:space="preserve"> CITATION UPI26 \l 2058 </w:instrText>
          </w:r>
          <w:r w:rsidR="00D70B5B">
            <w:fldChar w:fldCharType="separate"/>
          </w:r>
          <w:r>
            <w:rPr>
              <w:noProof/>
            </w:rPr>
            <w:t>[</w:t>
          </w:r>
          <w:r w:rsidR="00DA3F7B" w:rsidRPr="00DA3F7B">
            <w:rPr>
              <w:noProof/>
            </w:rPr>
            <w:t>109</w:t>
          </w:r>
          <w:r>
            <w:rPr>
              <w:noProof/>
            </w:rPr>
            <w:t>]</w:t>
          </w:r>
          <w:r w:rsidR="00D70B5B">
            <w:fldChar w:fldCharType="end"/>
          </w:r>
        </w:sdtContent>
      </w:sdt>
      <w:r w:rsidR="00264FE7">
        <w:t>.</w:t>
      </w:r>
    </w:p>
    <w:p w14:paraId="063BD48A" w14:textId="0E887E7E" w:rsidR="0099676D" w:rsidRDefault="00D852D1" w:rsidP="00543054">
      <w:r>
        <w:t xml:space="preserve">La </w:t>
      </w:r>
      <w:r w:rsidR="00AA49F6">
        <w:t>T</w:t>
      </w:r>
      <w:r w:rsidR="00382374">
        <w:t xml:space="preserve">abla </w:t>
      </w:r>
      <w:r w:rsidR="00576000">
        <w:t>12</w:t>
      </w:r>
      <w:r w:rsidR="00AE1162">
        <w:t xml:space="preserve"> </w:t>
      </w:r>
      <w:r>
        <w:t xml:space="preserve">presenta el análisis de factibilidad técnica considerando </w:t>
      </w:r>
      <w:r w:rsidR="00D354D7">
        <w:t xml:space="preserve">5 dimensiones: el área de afectación de la tecnología, la opción que se contempla para la realización, la factibilidad calculada por medio del conocimiento del equipo de trabajo, los riesgos </w:t>
      </w:r>
      <w:r w:rsidR="003448E7">
        <w:t xml:space="preserve">del uso de la tecnología y la mitigación, la cual será el plan para evitar su riesgo. </w:t>
      </w:r>
    </w:p>
    <w:p w14:paraId="555F31B5" w14:textId="77777777" w:rsidR="00A21833" w:rsidRDefault="00A21833" w:rsidP="00543054"/>
    <w:p w14:paraId="46C89889" w14:textId="77777777" w:rsidR="00A21833" w:rsidRDefault="00A21833" w:rsidP="00543054"/>
    <w:p w14:paraId="4B5B8A75" w14:textId="7432F08D" w:rsidR="00AA49F6" w:rsidRDefault="00AA49F6" w:rsidP="00AA49F6">
      <w:pPr>
        <w:pStyle w:val="Descripcin"/>
        <w:keepNext/>
        <w:jc w:val="center"/>
      </w:pPr>
      <w:bookmarkStart w:id="118" w:name="_Toc229993877"/>
      <w:r>
        <w:lastRenderedPageBreak/>
        <w:t xml:space="preserve">Tabla </w:t>
      </w:r>
      <w:fldSimple w:instr=" SEQ Tabla \* ARABIC ">
        <w:r w:rsidR="00FF2D8A">
          <w:rPr>
            <w:noProof/>
          </w:rPr>
          <w:t>12</w:t>
        </w:r>
      </w:fldSimple>
      <w:r>
        <w:t>. Análisis de factibilidad</w:t>
      </w:r>
      <w:bookmarkEnd w:id="118"/>
    </w:p>
    <w:tbl>
      <w:tblPr>
        <w:tblW w:w="0" w:type="auto"/>
        <w:tblCellMar>
          <w:top w:w="15" w:type="dxa"/>
          <w:left w:w="15" w:type="dxa"/>
          <w:bottom w:w="15" w:type="dxa"/>
          <w:right w:w="15" w:type="dxa"/>
        </w:tblCellMar>
        <w:tblLook w:val="04A0" w:firstRow="1" w:lastRow="0" w:firstColumn="1" w:lastColumn="0" w:noHBand="0" w:noVBand="1"/>
      </w:tblPr>
      <w:tblGrid>
        <w:gridCol w:w="1558"/>
        <w:gridCol w:w="1862"/>
        <w:gridCol w:w="1353"/>
        <w:gridCol w:w="2097"/>
        <w:gridCol w:w="1958"/>
      </w:tblGrid>
      <w:tr w:rsidR="00C92059" w:rsidRPr="0063227E" w14:paraId="6B26BCE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579E5F" w14:textId="77777777" w:rsidR="0063227E" w:rsidRPr="0063227E" w:rsidRDefault="0063227E" w:rsidP="0063227E">
            <w:r w:rsidRPr="0063227E">
              <w:rPr>
                <w:b/>
                <w:bCs/>
              </w:rPr>
              <w:t>Área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637B14" w14:textId="77777777" w:rsidR="0063227E" w:rsidRPr="0063227E" w:rsidRDefault="0063227E" w:rsidP="0063227E">
            <w:r w:rsidRPr="0063227E">
              <w:rPr>
                <w:b/>
                <w:bCs/>
              </w:rPr>
              <w:t>Opción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757C91" w14:textId="77777777" w:rsidR="0063227E" w:rsidRPr="0063227E" w:rsidRDefault="0063227E" w:rsidP="0063227E">
            <w:r w:rsidRPr="0063227E">
              <w:rPr>
                <w:b/>
                <w:bCs/>
              </w:rPr>
              <w:t>Factibilidad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389966" w14:textId="77777777" w:rsidR="0063227E" w:rsidRPr="0063227E" w:rsidRDefault="0063227E" w:rsidP="0063227E">
            <w:r w:rsidRPr="0063227E">
              <w:rPr>
                <w:b/>
                <w:bCs/>
              </w:rPr>
              <w:t>Riesgos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61A5EA" w14:textId="77777777" w:rsidR="0063227E" w:rsidRPr="0063227E" w:rsidRDefault="0063227E" w:rsidP="0063227E">
            <w:r w:rsidRPr="0063227E">
              <w:rPr>
                <w:b/>
                <w:bCs/>
              </w:rPr>
              <w:t>Mitigación</w:t>
            </w:r>
          </w:p>
        </w:tc>
      </w:tr>
      <w:tr w:rsidR="00C92059" w:rsidRPr="0063227E" w14:paraId="7F9476D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29BAEA" w14:textId="77777777" w:rsidR="0063227E" w:rsidRPr="0063227E" w:rsidRDefault="0063227E" w:rsidP="0063227E">
            <w:r w:rsidRPr="0063227E">
              <w:t>Front End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F48A7D" w14:textId="036FA2A3" w:rsidR="0063227E" w:rsidRPr="0063227E" w:rsidRDefault="00B227E4" w:rsidP="0063227E">
            <w:proofErr w:type="spellStart"/>
            <w:r>
              <w:t>Jetpack</w:t>
            </w:r>
            <w:proofErr w:type="spellEnd"/>
            <w:r>
              <w:t xml:space="preserve"> </w:t>
            </w:r>
            <w:proofErr w:type="spellStart"/>
            <w:r>
              <w:t>Compose</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718AF7" w14:textId="77777777" w:rsidR="0063227E" w:rsidRPr="0063227E" w:rsidRDefault="0063227E" w:rsidP="0063227E">
            <w:r w:rsidRPr="0063227E">
              <w:t>Alta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ED105B" w14:textId="70C8FBF3" w:rsidR="0063227E" w:rsidRPr="0063227E" w:rsidRDefault="0063227E" w:rsidP="0063227E">
            <w:r w:rsidRPr="0063227E">
              <w:t>El equipo cuenta con conocimiento</w:t>
            </w:r>
            <w:r w:rsidR="00604ACC">
              <w:t xml:space="preserve"> </w:t>
            </w:r>
            <w:r w:rsidR="00C758F5">
              <w:t>intermedio, pero no en sistemas complejos.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9938BE" w14:textId="77777777" w:rsidR="0063227E" w:rsidRPr="0063227E" w:rsidRDefault="0063227E" w:rsidP="0063227E">
            <w:r w:rsidRPr="0063227E">
              <w:t>Capacitación intensiva al equipo de desarrollo.</w:t>
            </w:r>
          </w:p>
          <w:p w14:paraId="4F22A804" w14:textId="77777777" w:rsidR="0063227E" w:rsidRPr="0063227E" w:rsidRDefault="0063227E" w:rsidP="0063227E"/>
        </w:tc>
      </w:tr>
      <w:tr w:rsidR="00C92059" w:rsidRPr="0063227E" w14:paraId="0A98A39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A1258B" w14:textId="77777777" w:rsidR="0063227E" w:rsidRPr="0063227E" w:rsidRDefault="0063227E" w:rsidP="0063227E">
            <w:r w:rsidRPr="0063227E">
              <w:t>Back End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2A524A" w14:textId="4EF230DB" w:rsidR="0063227E" w:rsidRPr="0063227E" w:rsidRDefault="006C3D58" w:rsidP="0063227E">
            <w:r>
              <w:t>Spring Boot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A3A00C" w14:textId="77777777" w:rsidR="0063227E" w:rsidRPr="0063227E" w:rsidRDefault="0063227E" w:rsidP="0063227E">
            <w:r w:rsidRPr="0063227E">
              <w:t>Alta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3FCAEC" w14:textId="631BC757" w:rsidR="0063227E" w:rsidRPr="0063227E" w:rsidRDefault="0063227E" w:rsidP="0063227E">
            <w:r w:rsidRPr="0063227E">
              <w:t xml:space="preserve">Complejidad en la integración del </w:t>
            </w:r>
            <w:proofErr w:type="spellStart"/>
            <w:r w:rsidR="00C758F5">
              <w:t>backend</w:t>
            </w:r>
            <w:proofErr w:type="spellEnd"/>
            <w:r w:rsidR="00C758F5">
              <w:t xml:space="preserve"> con la aplicación móvil.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14AF5F" w14:textId="1FF5197E" w:rsidR="0063227E" w:rsidRPr="0063227E" w:rsidRDefault="0063227E" w:rsidP="00C758F5">
            <w:r w:rsidRPr="0063227E">
              <w:t xml:space="preserve">Uso </w:t>
            </w:r>
            <w:r w:rsidR="00C758F5">
              <w:t xml:space="preserve">correcto de </w:t>
            </w:r>
            <w:proofErr w:type="spellStart"/>
            <w:r w:rsidR="009415C3">
              <w:t>endpoints</w:t>
            </w:r>
            <w:proofErr w:type="spellEnd"/>
            <w:r w:rsidR="009415C3">
              <w:t xml:space="preserve"> para el consumo desde la aplicación móvil.</w:t>
            </w:r>
          </w:p>
        </w:tc>
      </w:tr>
      <w:tr w:rsidR="00C92059" w:rsidRPr="0063227E" w14:paraId="6CD8E63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C85D54" w14:textId="77777777" w:rsidR="0063227E" w:rsidRPr="0063227E" w:rsidRDefault="0063227E" w:rsidP="0063227E">
            <w:r w:rsidRPr="0063227E">
              <w:t>Base de datos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B11CF5" w14:textId="7B13EC37" w:rsidR="0063227E" w:rsidRPr="0063227E" w:rsidRDefault="006C3D58" w:rsidP="0063227E">
            <w:r>
              <w:t>MariaDB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B0BABF" w14:textId="77777777" w:rsidR="0063227E" w:rsidRPr="0063227E" w:rsidRDefault="0063227E" w:rsidP="0063227E">
            <w:r w:rsidRPr="0063227E">
              <w:t>Alta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F8FFC2" w14:textId="16F8C367" w:rsidR="0063227E" w:rsidRPr="0063227E" w:rsidRDefault="0063227E" w:rsidP="0063227E">
            <w:r w:rsidRPr="0063227E">
              <w:t>Posibles limitaciones</w:t>
            </w:r>
            <w:r w:rsidR="009415C3">
              <w:t xml:space="preserve"> </w:t>
            </w:r>
            <w:r w:rsidRPr="0063227E">
              <w:t xml:space="preserve">con el volumen de datos generado </w:t>
            </w:r>
            <w:r w:rsidR="009415C3">
              <w:t>por los pedidos.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78B587" w14:textId="78B7DD8F" w:rsidR="0063227E" w:rsidRPr="0063227E" w:rsidRDefault="0063227E" w:rsidP="0063227E">
            <w:r w:rsidRPr="0063227E">
              <w:t>Monitoreo continuo</w:t>
            </w:r>
            <w:r w:rsidR="009415C3">
              <w:t xml:space="preserve">, </w:t>
            </w:r>
            <w:r w:rsidR="00BA06B3">
              <w:t>posible integración en la nube.</w:t>
            </w:r>
          </w:p>
        </w:tc>
      </w:tr>
      <w:tr w:rsidR="00C92059" w:rsidRPr="0063227E" w14:paraId="18FE64C4" w14:textId="77777777" w:rsidTr="0063227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04B4A7" w14:textId="49781759" w:rsidR="0063227E" w:rsidRPr="0063227E" w:rsidRDefault="0063227E" w:rsidP="0063227E">
            <w:r>
              <w:t>Aplicación móvil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93616E" w14:textId="62A4156E" w:rsidR="0063227E" w:rsidRPr="0063227E" w:rsidRDefault="0063227E" w:rsidP="0063227E">
            <w:proofErr w:type="spellStart"/>
            <w:r>
              <w:t>Kotlin</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0D8EFA" w14:textId="59E723E3" w:rsidR="0063227E" w:rsidRPr="0063227E" w:rsidRDefault="00604ACC" w:rsidP="0063227E">
            <w:r>
              <w:t>Media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32FABE" w14:textId="66AB11F1" w:rsidR="0063227E" w:rsidRPr="0063227E" w:rsidRDefault="00BA06B3" w:rsidP="0063227E">
            <w:r>
              <w:t>El equipo cuenta con conocimiento básico.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D52521" w14:textId="14FEAFD1" w:rsidR="0063227E" w:rsidRPr="0063227E" w:rsidRDefault="00BA06B3" w:rsidP="0063227E">
            <w:r>
              <w:t>Capacitación y desarrollo temprano de la aplicación móvil.</w:t>
            </w:r>
          </w:p>
        </w:tc>
      </w:tr>
      <w:tr w:rsidR="00C92059" w:rsidRPr="0063227E" w14:paraId="151CF2A8" w14:textId="77777777" w:rsidTr="0063227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BC475C" w14:textId="031EA5D2" w:rsidR="0063227E" w:rsidRDefault="0063227E" w:rsidP="0063227E">
            <w:r>
              <w:t xml:space="preserve">API de </w:t>
            </w:r>
            <w:r w:rsidR="00097BFD">
              <w:t>visualización del mapa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0A6665" w14:textId="3F0D4D7D" w:rsidR="0063227E" w:rsidRDefault="00097BFD" w:rsidP="0063227E">
            <w:r>
              <w:t xml:space="preserve">OpenStreetMaps y Google </w:t>
            </w:r>
            <w:proofErr w:type="spellStart"/>
            <w:r>
              <w:t>Maps</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06FF97" w14:textId="496545F4" w:rsidR="0063227E" w:rsidRPr="0063227E" w:rsidRDefault="00CD2E61" w:rsidP="0063227E">
            <w:r>
              <w:t>Media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8827F6" w14:textId="10205E9A" w:rsidR="0063227E" w:rsidRPr="0063227E" w:rsidRDefault="00BA06B3" w:rsidP="0063227E">
            <w:r>
              <w:t>Poco uso de la API del equipo</w:t>
            </w:r>
            <w:r w:rsidR="00AE1162">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71D59E" w14:textId="754F306C" w:rsidR="0063227E" w:rsidRPr="0063227E" w:rsidRDefault="00AE1162" w:rsidP="0063227E">
            <w:r>
              <w:t xml:space="preserve">Capacitación y pruebas con ambas </w:t>
            </w:r>
            <w:proofErr w:type="spellStart"/>
            <w:r>
              <w:t>APIs</w:t>
            </w:r>
            <w:proofErr w:type="spellEnd"/>
            <w:r>
              <w:t>.</w:t>
            </w:r>
          </w:p>
        </w:tc>
      </w:tr>
    </w:tbl>
    <w:p w14:paraId="2371BC26" w14:textId="7065EFBF" w:rsidR="0063227E" w:rsidRDefault="0063227E" w:rsidP="0063227E">
      <w:r w:rsidRPr="0063227E">
        <w:t>Tras evaluar las tecnologías seleccionadas</w:t>
      </w:r>
      <w:r w:rsidR="00B20B0E">
        <w:t xml:space="preserve">, </w:t>
      </w:r>
      <w:r w:rsidRPr="0063227E">
        <w:t>sus riegos</w:t>
      </w:r>
      <w:r w:rsidR="00B20B0E">
        <w:t xml:space="preserve"> y planes de mitigación</w:t>
      </w:r>
      <w:r w:rsidRPr="0063227E">
        <w:t xml:space="preserve"> se </w:t>
      </w:r>
      <w:proofErr w:type="gramStart"/>
      <w:r w:rsidR="00D63E5D" w:rsidRPr="0063227E">
        <w:t>concluye</w:t>
      </w:r>
      <w:proofErr w:type="gramEnd"/>
      <w:r w:rsidR="00D63E5D">
        <w:t xml:space="preserve"> </w:t>
      </w:r>
      <w:r w:rsidRPr="0063227E">
        <w:t xml:space="preserve">que el proyecto es técnicamente viable, aunque </w:t>
      </w:r>
      <w:r w:rsidR="00D6388F">
        <w:t xml:space="preserve">haciendo énfasis en la necesidad de </w:t>
      </w:r>
      <w:r w:rsidRPr="0063227E">
        <w:t xml:space="preserve">capacitación </w:t>
      </w:r>
      <w:r w:rsidR="00D6388F">
        <w:t>del equipo de trabajo</w:t>
      </w:r>
      <w:r w:rsidRPr="0063227E">
        <w:t xml:space="preserve"> para desarrollar en</w:t>
      </w:r>
      <w:r w:rsidR="00D6388F">
        <w:t xml:space="preserve"> </w:t>
      </w:r>
      <w:proofErr w:type="spellStart"/>
      <w:r w:rsidR="00D6388F">
        <w:t>Kotlin</w:t>
      </w:r>
      <w:proofErr w:type="spellEnd"/>
      <w:r w:rsidR="00D6388F">
        <w:t xml:space="preserve"> principalmente</w:t>
      </w:r>
      <w:r w:rsidRPr="0063227E">
        <w:t>,</w:t>
      </w:r>
      <w:r w:rsidR="00D6388F">
        <w:t xml:space="preserve"> además de</w:t>
      </w:r>
      <w:r w:rsidRPr="0063227E">
        <w:t xml:space="preserve"> </w:t>
      </w:r>
      <w:r w:rsidR="00D6388F">
        <w:t xml:space="preserve">la </w:t>
      </w:r>
      <w:r w:rsidRPr="0063227E">
        <w:t xml:space="preserve">revisión </w:t>
      </w:r>
      <w:r w:rsidR="00D6388F">
        <w:t>y pruebas</w:t>
      </w:r>
      <w:r w:rsidRPr="0063227E">
        <w:t xml:space="preserve"> de la API </w:t>
      </w:r>
      <w:r w:rsidR="00D6388F">
        <w:t>principalmente de OpenStreetMaps para la implementación del algoritmo de A*</w:t>
      </w:r>
      <w:r w:rsidRPr="0063227E">
        <w:t>.</w:t>
      </w:r>
    </w:p>
    <w:p w14:paraId="0783AFEA" w14:textId="1FBCB6FA" w:rsidR="00FE3DEA" w:rsidRDefault="00FE3DEA" w:rsidP="00FE3DEA">
      <w:pPr>
        <w:pStyle w:val="Ttulo3"/>
      </w:pPr>
      <w:bookmarkStart w:id="119" w:name="_Toc229993953"/>
      <w:r>
        <w:t>4.</w:t>
      </w:r>
      <w:r w:rsidR="00E14A7E">
        <w:t>5</w:t>
      </w:r>
      <w:r>
        <w:t>.</w:t>
      </w:r>
      <w:r w:rsidR="00930254">
        <w:t>5</w:t>
      </w:r>
      <w:r>
        <w:t xml:space="preserve"> Factibilidad económica</w:t>
      </w:r>
      <w:bookmarkEnd w:id="119"/>
    </w:p>
    <w:p w14:paraId="2EDA2CB2" w14:textId="0D0DC961" w:rsidR="00265F82" w:rsidRPr="00265F82" w:rsidRDefault="00265F82" w:rsidP="00265F82">
      <w:r w:rsidRPr="00295887">
        <w:t xml:space="preserve">Para evaluar la </w:t>
      </w:r>
      <w:r>
        <w:t>factibilidad</w:t>
      </w:r>
      <w:r w:rsidRPr="00295887">
        <w:t xml:space="preserve"> económica del desarrollo de la </w:t>
      </w:r>
      <w:r>
        <w:t xml:space="preserve">App Movil, </w:t>
      </w:r>
      <w:r w:rsidRPr="00295887">
        <w:t xml:space="preserve">se realizó una estimación detallada de los costos asociados a los recursos tecnológicos y operativos necesarios. Esta evaluación contempla tanto el uso de tecnologías de software libre como los gastos en infraestructura y desarrollo humano. La </w:t>
      </w:r>
      <w:r>
        <w:t xml:space="preserve">Tabla </w:t>
      </w:r>
      <w:r w:rsidR="00F802E3">
        <w:t>13</w:t>
      </w:r>
      <w:r>
        <w:t>,</w:t>
      </w:r>
      <w:r w:rsidR="00D921FF">
        <w:t>14,15</w:t>
      </w:r>
      <w:r>
        <w:t xml:space="preserve"> y 1</w:t>
      </w:r>
      <w:r w:rsidR="00D921FF">
        <w:t>6</w:t>
      </w:r>
      <w:r w:rsidRPr="00295887">
        <w:t xml:space="preserve"> desglosa los componentes considerados</w:t>
      </w:r>
    </w:p>
    <w:p w14:paraId="7D02C541" w14:textId="4D2381C3" w:rsidR="00F64628" w:rsidRDefault="00F64628" w:rsidP="00F64628">
      <w:pPr>
        <w:pStyle w:val="Descripcin"/>
        <w:keepNext/>
        <w:jc w:val="center"/>
      </w:pPr>
      <w:bookmarkStart w:id="120" w:name="_Toc229993878"/>
      <w:r>
        <w:t xml:space="preserve">Tabla </w:t>
      </w:r>
      <w:fldSimple w:instr=" SEQ Tabla \* ARABIC ">
        <w:r w:rsidR="00FF2D8A">
          <w:rPr>
            <w:noProof/>
          </w:rPr>
          <w:t>13</w:t>
        </w:r>
      </w:fldSimple>
      <w:r w:rsidR="00316479">
        <w:rPr>
          <w:noProof/>
        </w:rPr>
        <w:t xml:space="preserve"> </w:t>
      </w:r>
      <w:r>
        <w:t>Factibilidad económica Operativa</w:t>
      </w:r>
      <w:bookmarkEnd w:id="120"/>
    </w:p>
    <w:tbl>
      <w:tblPr>
        <w:tblStyle w:val="Tablaconcuadrcula"/>
        <w:tblW w:w="0" w:type="auto"/>
        <w:tblLook w:val="04A0" w:firstRow="1" w:lastRow="0" w:firstColumn="1" w:lastColumn="0" w:noHBand="0" w:noVBand="1"/>
      </w:tblPr>
      <w:tblGrid>
        <w:gridCol w:w="1765"/>
        <w:gridCol w:w="1765"/>
        <w:gridCol w:w="1766"/>
        <w:gridCol w:w="1766"/>
        <w:gridCol w:w="1766"/>
      </w:tblGrid>
      <w:tr w:rsidR="00606275" w14:paraId="7A48A1E5" w14:textId="77777777" w:rsidTr="00192317">
        <w:tc>
          <w:tcPr>
            <w:tcW w:w="1765" w:type="dxa"/>
          </w:tcPr>
          <w:p w14:paraId="11F1E0ED" w14:textId="77777777" w:rsidR="005D1F4F" w:rsidRDefault="005D1F4F" w:rsidP="00192317">
            <w:pPr>
              <w:jc w:val="center"/>
            </w:pPr>
            <w:r>
              <w:t>Cantidad</w:t>
            </w:r>
          </w:p>
        </w:tc>
        <w:tc>
          <w:tcPr>
            <w:tcW w:w="1765" w:type="dxa"/>
          </w:tcPr>
          <w:p w14:paraId="074EAC8F" w14:textId="77777777" w:rsidR="005D1F4F" w:rsidRDefault="005D1F4F" w:rsidP="00192317">
            <w:pPr>
              <w:jc w:val="center"/>
            </w:pPr>
            <w:r>
              <w:t>Nombre</w:t>
            </w:r>
          </w:p>
        </w:tc>
        <w:tc>
          <w:tcPr>
            <w:tcW w:w="1766" w:type="dxa"/>
          </w:tcPr>
          <w:p w14:paraId="703E8FDC" w14:textId="77777777" w:rsidR="005D1F4F" w:rsidRDefault="005D1F4F" w:rsidP="00192317">
            <w:pPr>
              <w:jc w:val="center"/>
            </w:pPr>
            <w:r>
              <w:t>Descripción</w:t>
            </w:r>
          </w:p>
        </w:tc>
        <w:tc>
          <w:tcPr>
            <w:tcW w:w="1766" w:type="dxa"/>
          </w:tcPr>
          <w:p w14:paraId="2B21E7AE" w14:textId="05825895" w:rsidR="005D1F4F" w:rsidRDefault="004225E9" w:rsidP="00192317">
            <w:pPr>
              <w:jc w:val="center"/>
            </w:pPr>
            <w:r>
              <w:t>Sueldo</w:t>
            </w:r>
            <w:r w:rsidR="00F41EF2">
              <w:t xml:space="preserve"> (mensual)</w:t>
            </w:r>
          </w:p>
        </w:tc>
        <w:tc>
          <w:tcPr>
            <w:tcW w:w="1766" w:type="dxa"/>
          </w:tcPr>
          <w:p w14:paraId="4EC1C252" w14:textId="3276DB2C" w:rsidR="005D1F4F" w:rsidRDefault="005D1F4F" w:rsidP="00192317">
            <w:pPr>
              <w:jc w:val="center"/>
            </w:pPr>
            <w:r>
              <w:t>Total</w:t>
            </w:r>
            <w:r w:rsidR="002B49C9">
              <w:t xml:space="preserve"> (6 meses) </w:t>
            </w:r>
          </w:p>
        </w:tc>
      </w:tr>
      <w:tr w:rsidR="00606275" w14:paraId="3BE1DD24" w14:textId="77777777" w:rsidTr="0078457B">
        <w:tc>
          <w:tcPr>
            <w:tcW w:w="1765" w:type="dxa"/>
            <w:tcBorders>
              <w:bottom w:val="single" w:sz="4" w:space="0" w:color="auto"/>
            </w:tcBorders>
          </w:tcPr>
          <w:p w14:paraId="4F77D3CA" w14:textId="77777777" w:rsidR="005D1F4F" w:rsidRDefault="005D1F4F" w:rsidP="00192317">
            <w:pPr>
              <w:jc w:val="center"/>
            </w:pPr>
            <w:r>
              <w:t>2</w:t>
            </w:r>
          </w:p>
        </w:tc>
        <w:tc>
          <w:tcPr>
            <w:tcW w:w="1765" w:type="dxa"/>
            <w:tcBorders>
              <w:bottom w:val="single" w:sz="4" w:space="0" w:color="auto"/>
            </w:tcBorders>
          </w:tcPr>
          <w:p w14:paraId="4304C120" w14:textId="4BED86C8" w:rsidR="005D1F4F" w:rsidRDefault="00F40B70" w:rsidP="00192317">
            <w:pPr>
              <w:jc w:val="center"/>
            </w:pPr>
            <w:r>
              <w:t>Desarrollador</w:t>
            </w:r>
          </w:p>
        </w:tc>
        <w:tc>
          <w:tcPr>
            <w:tcW w:w="1766" w:type="dxa"/>
            <w:tcBorders>
              <w:bottom w:val="single" w:sz="4" w:space="0" w:color="auto"/>
            </w:tcBorders>
          </w:tcPr>
          <w:p w14:paraId="2871D32D" w14:textId="1ACC70BE" w:rsidR="005D1F4F" w:rsidRDefault="00F40B70" w:rsidP="00192317">
            <w:pPr>
              <w:jc w:val="center"/>
            </w:pPr>
            <w:r>
              <w:t>Personal capacitado para el desarrollo del proyecto</w:t>
            </w:r>
          </w:p>
        </w:tc>
        <w:tc>
          <w:tcPr>
            <w:tcW w:w="1766" w:type="dxa"/>
          </w:tcPr>
          <w:p w14:paraId="31BF2410" w14:textId="6DF89E5C" w:rsidR="005D1F4F" w:rsidRDefault="005D1F4F" w:rsidP="00192317">
            <w:pPr>
              <w:jc w:val="center"/>
            </w:pPr>
            <w:r>
              <w:t xml:space="preserve">$ 15, </w:t>
            </w:r>
            <w:r w:rsidR="00442D26">
              <w:t>824</w:t>
            </w:r>
            <w:r>
              <w:t xml:space="preserve"> MXN</w:t>
            </w:r>
            <w:r w:rsidR="0066374C">
              <w:t xml:space="preserve"> </w:t>
            </w:r>
            <w:sdt>
              <w:sdtPr>
                <w:id w:val="-404228110"/>
                <w:citation/>
              </w:sdtPr>
              <w:sdtEndPr/>
              <w:sdtContent>
                <w:r w:rsidR="0066374C">
                  <w:fldChar w:fldCharType="begin"/>
                </w:r>
                <w:r w:rsidR="0066374C">
                  <w:instrText xml:space="preserve"> CITATION onm26 \l 2058 </w:instrText>
                </w:r>
                <w:r w:rsidR="0066374C">
                  <w:fldChar w:fldCharType="separate"/>
                </w:r>
                <w:r>
                  <w:rPr>
                    <w:noProof/>
                  </w:rPr>
                  <w:t>[</w:t>
                </w:r>
                <w:r w:rsidR="00DA3F7B" w:rsidRPr="00DA3F7B">
                  <w:rPr>
                    <w:noProof/>
                  </w:rPr>
                  <w:t>110</w:t>
                </w:r>
                <w:r>
                  <w:rPr>
                    <w:noProof/>
                  </w:rPr>
                  <w:t>]</w:t>
                </w:r>
                <w:r w:rsidR="0066374C">
                  <w:fldChar w:fldCharType="end"/>
                </w:r>
              </w:sdtContent>
            </w:sdt>
          </w:p>
        </w:tc>
        <w:tc>
          <w:tcPr>
            <w:tcW w:w="1766" w:type="dxa"/>
          </w:tcPr>
          <w:p w14:paraId="0CD754EE" w14:textId="30D0AE25" w:rsidR="005D1F4F" w:rsidRDefault="005D1F4F" w:rsidP="00192317">
            <w:pPr>
              <w:jc w:val="center"/>
            </w:pPr>
            <w:r>
              <w:t>$</w:t>
            </w:r>
            <w:r w:rsidR="002B49C9" w:rsidRPr="002B49C9">
              <w:t>189,888</w:t>
            </w:r>
            <w:r w:rsidR="002B49C9">
              <w:t xml:space="preserve"> </w:t>
            </w:r>
            <w:r>
              <w:t>MXN</w:t>
            </w:r>
          </w:p>
        </w:tc>
      </w:tr>
      <w:tr w:rsidR="00606275" w14:paraId="17ACA3D0" w14:textId="77777777" w:rsidTr="0078457B">
        <w:tc>
          <w:tcPr>
            <w:tcW w:w="1765" w:type="dxa"/>
            <w:tcBorders>
              <w:top w:val="single" w:sz="4" w:space="0" w:color="auto"/>
              <w:left w:val="nil"/>
              <w:bottom w:val="nil"/>
              <w:right w:val="nil"/>
            </w:tcBorders>
          </w:tcPr>
          <w:p w14:paraId="0826EDE9" w14:textId="77777777" w:rsidR="0078457B" w:rsidRDefault="0078457B" w:rsidP="00192317">
            <w:pPr>
              <w:jc w:val="center"/>
            </w:pPr>
          </w:p>
        </w:tc>
        <w:tc>
          <w:tcPr>
            <w:tcW w:w="1765" w:type="dxa"/>
            <w:tcBorders>
              <w:left w:val="nil"/>
              <w:bottom w:val="nil"/>
              <w:right w:val="nil"/>
            </w:tcBorders>
          </w:tcPr>
          <w:p w14:paraId="5881B1CD" w14:textId="77777777" w:rsidR="0078457B" w:rsidRDefault="0078457B" w:rsidP="00192317">
            <w:pPr>
              <w:jc w:val="center"/>
            </w:pPr>
          </w:p>
        </w:tc>
        <w:tc>
          <w:tcPr>
            <w:tcW w:w="1766" w:type="dxa"/>
            <w:tcBorders>
              <w:left w:val="nil"/>
              <w:bottom w:val="nil"/>
            </w:tcBorders>
          </w:tcPr>
          <w:p w14:paraId="028EDB1F" w14:textId="77777777" w:rsidR="0078457B" w:rsidRDefault="0078457B" w:rsidP="00192317">
            <w:pPr>
              <w:jc w:val="center"/>
            </w:pPr>
          </w:p>
        </w:tc>
        <w:tc>
          <w:tcPr>
            <w:tcW w:w="1766" w:type="dxa"/>
          </w:tcPr>
          <w:p w14:paraId="3D78D8FA" w14:textId="164055D2" w:rsidR="0078457B" w:rsidRDefault="0078457B" w:rsidP="00192317">
            <w:pPr>
              <w:jc w:val="center"/>
            </w:pPr>
            <w:r>
              <w:t>Total</w:t>
            </w:r>
          </w:p>
        </w:tc>
        <w:tc>
          <w:tcPr>
            <w:tcW w:w="1766" w:type="dxa"/>
          </w:tcPr>
          <w:p w14:paraId="6028C8CF" w14:textId="37D0D941" w:rsidR="0078457B" w:rsidRDefault="0078457B" w:rsidP="00192317">
            <w:pPr>
              <w:jc w:val="center"/>
            </w:pPr>
            <w:r>
              <w:t>$</w:t>
            </w:r>
            <w:r w:rsidRPr="002B49C9">
              <w:t>189,888</w:t>
            </w:r>
            <w:r>
              <w:t xml:space="preserve"> MXN</w:t>
            </w:r>
          </w:p>
        </w:tc>
      </w:tr>
    </w:tbl>
    <w:p w14:paraId="5B61FA53" w14:textId="6E90D1A3" w:rsidR="005D1F4F" w:rsidRPr="005D1F4F" w:rsidRDefault="001B1930" w:rsidP="005D1F4F">
      <w:r>
        <w:lastRenderedPageBreak/>
        <w:t xml:space="preserve"> </w:t>
      </w:r>
      <w:r>
        <w:tab/>
      </w:r>
    </w:p>
    <w:p w14:paraId="4F4CE700" w14:textId="1F733378" w:rsidR="00F64628" w:rsidRDefault="00F64628" w:rsidP="00F64628">
      <w:pPr>
        <w:pStyle w:val="Descripcin"/>
        <w:keepNext/>
        <w:jc w:val="center"/>
      </w:pPr>
      <w:bookmarkStart w:id="121" w:name="_Toc229993879"/>
      <w:r>
        <w:t xml:space="preserve">Tabla </w:t>
      </w:r>
      <w:fldSimple w:instr=" SEQ Tabla \* ARABIC ">
        <w:r w:rsidR="00FF2D8A">
          <w:rPr>
            <w:noProof/>
          </w:rPr>
          <w:t>14</w:t>
        </w:r>
      </w:fldSimple>
      <w:r>
        <w:t xml:space="preserve"> </w:t>
      </w:r>
      <w:r w:rsidRPr="00ED0E44">
        <w:t>Factibilidad económica</w:t>
      </w:r>
      <w:r>
        <w:t xml:space="preserve"> Tecnológica HW</w:t>
      </w:r>
      <w:bookmarkEnd w:id="121"/>
    </w:p>
    <w:tbl>
      <w:tblPr>
        <w:tblStyle w:val="Tablaconcuadrcula"/>
        <w:tblW w:w="0" w:type="auto"/>
        <w:tblLook w:val="04A0" w:firstRow="1" w:lastRow="0" w:firstColumn="1" w:lastColumn="0" w:noHBand="0" w:noVBand="1"/>
      </w:tblPr>
      <w:tblGrid>
        <w:gridCol w:w="1765"/>
        <w:gridCol w:w="1765"/>
        <w:gridCol w:w="1766"/>
        <w:gridCol w:w="1766"/>
        <w:gridCol w:w="1766"/>
      </w:tblGrid>
      <w:tr w:rsidR="00606275" w14:paraId="638EE152" w14:textId="77777777" w:rsidTr="005C4CF3">
        <w:tc>
          <w:tcPr>
            <w:tcW w:w="1765" w:type="dxa"/>
          </w:tcPr>
          <w:p w14:paraId="33921DF9" w14:textId="7927B0AC" w:rsidR="005C4CF3" w:rsidRDefault="005C4CF3" w:rsidP="005C4CF3">
            <w:pPr>
              <w:jc w:val="center"/>
            </w:pPr>
            <w:r>
              <w:t>Cantidad</w:t>
            </w:r>
          </w:p>
        </w:tc>
        <w:tc>
          <w:tcPr>
            <w:tcW w:w="1765" w:type="dxa"/>
          </w:tcPr>
          <w:p w14:paraId="07949AE0" w14:textId="4E9CA60A" w:rsidR="005C4CF3" w:rsidRDefault="005C4CF3" w:rsidP="005C4CF3">
            <w:pPr>
              <w:jc w:val="center"/>
            </w:pPr>
            <w:r>
              <w:t>Nombre</w:t>
            </w:r>
          </w:p>
        </w:tc>
        <w:tc>
          <w:tcPr>
            <w:tcW w:w="1766" w:type="dxa"/>
          </w:tcPr>
          <w:p w14:paraId="6B062670" w14:textId="79E938C5" w:rsidR="005C4CF3" w:rsidRDefault="005C4CF3" w:rsidP="005C4CF3">
            <w:pPr>
              <w:jc w:val="center"/>
            </w:pPr>
            <w:r>
              <w:t>Descripción</w:t>
            </w:r>
          </w:p>
        </w:tc>
        <w:tc>
          <w:tcPr>
            <w:tcW w:w="1766" w:type="dxa"/>
          </w:tcPr>
          <w:p w14:paraId="65FD9730" w14:textId="16A8903D" w:rsidR="005C4CF3" w:rsidRDefault="005C4CF3" w:rsidP="005C4CF3">
            <w:pPr>
              <w:jc w:val="center"/>
            </w:pPr>
            <w:r>
              <w:t>Costo</w:t>
            </w:r>
          </w:p>
        </w:tc>
        <w:tc>
          <w:tcPr>
            <w:tcW w:w="1766" w:type="dxa"/>
          </w:tcPr>
          <w:p w14:paraId="4C9DFA0F" w14:textId="68B0EDFF" w:rsidR="005C4CF3" w:rsidRDefault="002B49C9" w:rsidP="005C4CF3">
            <w:pPr>
              <w:jc w:val="center"/>
            </w:pPr>
            <w:r>
              <w:t>Total</w:t>
            </w:r>
          </w:p>
        </w:tc>
      </w:tr>
      <w:tr w:rsidR="00606275" w14:paraId="479E4E01" w14:textId="77777777" w:rsidTr="005C4CF3">
        <w:tc>
          <w:tcPr>
            <w:tcW w:w="1765" w:type="dxa"/>
          </w:tcPr>
          <w:p w14:paraId="7B66F8C0" w14:textId="1FE5B2DE" w:rsidR="005C4CF3" w:rsidRDefault="00093F03" w:rsidP="004D3D67">
            <w:pPr>
              <w:jc w:val="center"/>
            </w:pPr>
            <w:r>
              <w:t>2</w:t>
            </w:r>
          </w:p>
        </w:tc>
        <w:tc>
          <w:tcPr>
            <w:tcW w:w="1765" w:type="dxa"/>
          </w:tcPr>
          <w:p w14:paraId="3861E885" w14:textId="52CCB9C3" w:rsidR="005C4CF3" w:rsidRDefault="00093F03" w:rsidP="004D3D67">
            <w:pPr>
              <w:jc w:val="center"/>
            </w:pPr>
            <w:r>
              <w:t>Computadora</w:t>
            </w:r>
          </w:p>
        </w:tc>
        <w:tc>
          <w:tcPr>
            <w:tcW w:w="1766" w:type="dxa"/>
          </w:tcPr>
          <w:p w14:paraId="1F21F914" w14:textId="0100D929" w:rsidR="005C4CF3" w:rsidRDefault="00093F03" w:rsidP="004D3D67">
            <w:pPr>
              <w:jc w:val="center"/>
            </w:pPr>
            <w:r>
              <w:t>Dispositivo utilizado para el desarrollo y análisis</w:t>
            </w:r>
          </w:p>
        </w:tc>
        <w:tc>
          <w:tcPr>
            <w:tcW w:w="1766" w:type="dxa"/>
          </w:tcPr>
          <w:p w14:paraId="755D4808" w14:textId="0D768084" w:rsidR="005C4CF3" w:rsidRDefault="00093F03" w:rsidP="004D3D67">
            <w:pPr>
              <w:jc w:val="center"/>
            </w:pPr>
            <w:r>
              <w:t xml:space="preserve">$ </w:t>
            </w:r>
            <w:r w:rsidR="004C333E">
              <w:t>7</w:t>
            </w:r>
            <w:r>
              <w:t xml:space="preserve">, </w:t>
            </w:r>
            <w:r w:rsidR="004C333E">
              <w:t>999</w:t>
            </w:r>
            <w:r>
              <w:t xml:space="preserve"> MXN</w:t>
            </w:r>
            <w:r w:rsidR="004C333E">
              <w:t xml:space="preserve"> </w:t>
            </w:r>
            <w:sdt>
              <w:sdtPr>
                <w:id w:val="118584462"/>
                <w:citation/>
              </w:sdtPr>
              <w:sdtEndPr/>
              <w:sdtContent>
                <w:r w:rsidR="004C333E">
                  <w:fldChar w:fldCharType="begin"/>
                </w:r>
                <w:r w:rsidR="004C333E">
                  <w:instrText xml:space="preserve"> CITATION Ama266 \l 2058 </w:instrText>
                </w:r>
                <w:r w:rsidR="004C333E">
                  <w:fldChar w:fldCharType="separate"/>
                </w:r>
                <w:r>
                  <w:rPr>
                    <w:noProof/>
                  </w:rPr>
                  <w:t>[</w:t>
                </w:r>
                <w:r w:rsidR="00DA3F7B" w:rsidRPr="00DA3F7B">
                  <w:rPr>
                    <w:noProof/>
                  </w:rPr>
                  <w:t>111</w:t>
                </w:r>
                <w:r>
                  <w:rPr>
                    <w:noProof/>
                  </w:rPr>
                  <w:t>]</w:t>
                </w:r>
                <w:r w:rsidR="004C333E">
                  <w:fldChar w:fldCharType="end"/>
                </w:r>
              </w:sdtContent>
            </w:sdt>
          </w:p>
        </w:tc>
        <w:tc>
          <w:tcPr>
            <w:tcW w:w="1766" w:type="dxa"/>
          </w:tcPr>
          <w:p w14:paraId="16A15DF5" w14:textId="7C5FDDE7" w:rsidR="005C4CF3" w:rsidRDefault="004D3D67" w:rsidP="004D3D67">
            <w:pPr>
              <w:jc w:val="center"/>
            </w:pPr>
            <w:r>
              <w:t>$</w:t>
            </w:r>
            <w:r w:rsidR="00121533">
              <w:t>15</w:t>
            </w:r>
            <w:r>
              <w:t>,</w:t>
            </w:r>
            <w:r w:rsidR="00121533">
              <w:t>998</w:t>
            </w:r>
            <w:r>
              <w:t xml:space="preserve"> MXN</w:t>
            </w:r>
          </w:p>
        </w:tc>
      </w:tr>
      <w:tr w:rsidR="00606275" w14:paraId="3F44690A" w14:textId="77777777" w:rsidTr="0078457B">
        <w:tc>
          <w:tcPr>
            <w:tcW w:w="1765" w:type="dxa"/>
            <w:tcBorders>
              <w:bottom w:val="single" w:sz="4" w:space="0" w:color="auto"/>
            </w:tcBorders>
          </w:tcPr>
          <w:p w14:paraId="7922653B" w14:textId="1DF2EE17" w:rsidR="004D3D67" w:rsidRDefault="004D3D67">
            <w:pPr>
              <w:jc w:val="center"/>
            </w:pPr>
            <w:r>
              <w:t>2</w:t>
            </w:r>
          </w:p>
        </w:tc>
        <w:tc>
          <w:tcPr>
            <w:tcW w:w="1765" w:type="dxa"/>
            <w:tcBorders>
              <w:bottom w:val="single" w:sz="4" w:space="0" w:color="auto"/>
            </w:tcBorders>
          </w:tcPr>
          <w:p w14:paraId="37929034" w14:textId="4FDFFEA3" w:rsidR="004D3D67" w:rsidRDefault="004D3D67">
            <w:pPr>
              <w:jc w:val="center"/>
            </w:pPr>
            <w:r>
              <w:t>Dispositivo móvil</w:t>
            </w:r>
          </w:p>
        </w:tc>
        <w:tc>
          <w:tcPr>
            <w:tcW w:w="1766" w:type="dxa"/>
            <w:tcBorders>
              <w:bottom w:val="single" w:sz="4" w:space="0" w:color="auto"/>
            </w:tcBorders>
          </w:tcPr>
          <w:p w14:paraId="0CB2F9D4" w14:textId="1D96F452" w:rsidR="004D3D67" w:rsidRDefault="004D3D67">
            <w:pPr>
              <w:jc w:val="center"/>
            </w:pPr>
            <w:r>
              <w:t>Dispositivo para pruebas</w:t>
            </w:r>
          </w:p>
        </w:tc>
        <w:tc>
          <w:tcPr>
            <w:tcW w:w="1766" w:type="dxa"/>
          </w:tcPr>
          <w:p w14:paraId="4926F2D0" w14:textId="1245F7E7" w:rsidR="004D3D67" w:rsidRDefault="004D3D67">
            <w:pPr>
              <w:jc w:val="center"/>
            </w:pPr>
            <w:r>
              <w:t>$</w:t>
            </w:r>
            <w:r w:rsidR="00D1104B">
              <w:t>2</w:t>
            </w:r>
            <w:r>
              <w:t>,</w:t>
            </w:r>
            <w:r w:rsidR="00D1104B">
              <w:t>898</w:t>
            </w:r>
            <w:r>
              <w:t xml:space="preserve"> MXN</w:t>
            </w:r>
            <w:r w:rsidR="00D1104B">
              <w:t xml:space="preserve"> </w:t>
            </w:r>
            <w:sdt>
              <w:sdtPr>
                <w:id w:val="628128085"/>
                <w:citation/>
              </w:sdtPr>
              <w:sdtEndPr/>
              <w:sdtContent>
                <w:r w:rsidR="00D1104B">
                  <w:fldChar w:fldCharType="begin"/>
                </w:r>
                <w:r w:rsidR="00D1104B">
                  <w:instrText xml:space="preserve"> CITATION Ama261 \l 2058 </w:instrText>
                </w:r>
                <w:r w:rsidR="00D1104B">
                  <w:fldChar w:fldCharType="separate"/>
                </w:r>
                <w:r>
                  <w:rPr>
                    <w:noProof/>
                  </w:rPr>
                  <w:t>[</w:t>
                </w:r>
                <w:r w:rsidR="00DA3F7B" w:rsidRPr="00DA3F7B">
                  <w:rPr>
                    <w:noProof/>
                  </w:rPr>
                  <w:t>112</w:t>
                </w:r>
                <w:r>
                  <w:rPr>
                    <w:noProof/>
                  </w:rPr>
                  <w:t>]</w:t>
                </w:r>
                <w:r w:rsidR="00D1104B">
                  <w:fldChar w:fldCharType="end"/>
                </w:r>
              </w:sdtContent>
            </w:sdt>
          </w:p>
        </w:tc>
        <w:tc>
          <w:tcPr>
            <w:tcW w:w="1766" w:type="dxa"/>
          </w:tcPr>
          <w:p w14:paraId="7529AB11" w14:textId="6582128A" w:rsidR="004D3D67" w:rsidRDefault="004D3D67">
            <w:pPr>
              <w:jc w:val="center"/>
            </w:pPr>
            <w:r>
              <w:t>$</w:t>
            </w:r>
            <w:r w:rsidR="000359D0">
              <w:t>5</w:t>
            </w:r>
            <w:r>
              <w:t>,</w:t>
            </w:r>
            <w:r w:rsidR="000359D0">
              <w:t>796</w:t>
            </w:r>
            <w:r>
              <w:t xml:space="preserve"> MXN</w:t>
            </w:r>
          </w:p>
          <w:p w14:paraId="763DE343" w14:textId="0D37465B" w:rsidR="004D3D67" w:rsidRDefault="004D3D67">
            <w:pPr>
              <w:jc w:val="center"/>
            </w:pPr>
          </w:p>
        </w:tc>
      </w:tr>
      <w:tr w:rsidR="00606275" w14:paraId="40BC46D2" w14:textId="77777777" w:rsidTr="0078457B">
        <w:tc>
          <w:tcPr>
            <w:tcW w:w="1765" w:type="dxa"/>
            <w:tcBorders>
              <w:left w:val="nil"/>
              <w:bottom w:val="nil"/>
              <w:right w:val="nil"/>
            </w:tcBorders>
          </w:tcPr>
          <w:p w14:paraId="714BC86A" w14:textId="77777777" w:rsidR="0078457B" w:rsidRDefault="0078457B" w:rsidP="0078457B">
            <w:pPr>
              <w:jc w:val="center"/>
            </w:pPr>
          </w:p>
        </w:tc>
        <w:tc>
          <w:tcPr>
            <w:tcW w:w="1765" w:type="dxa"/>
            <w:tcBorders>
              <w:left w:val="nil"/>
              <w:bottom w:val="nil"/>
              <w:right w:val="nil"/>
            </w:tcBorders>
          </w:tcPr>
          <w:p w14:paraId="035479B5" w14:textId="77777777" w:rsidR="0078457B" w:rsidRDefault="0078457B" w:rsidP="0078457B">
            <w:pPr>
              <w:jc w:val="center"/>
            </w:pPr>
          </w:p>
        </w:tc>
        <w:tc>
          <w:tcPr>
            <w:tcW w:w="1766" w:type="dxa"/>
            <w:tcBorders>
              <w:left w:val="nil"/>
              <w:bottom w:val="nil"/>
            </w:tcBorders>
          </w:tcPr>
          <w:p w14:paraId="5ACDB725" w14:textId="77777777" w:rsidR="0078457B" w:rsidRDefault="0078457B" w:rsidP="0078457B">
            <w:pPr>
              <w:jc w:val="center"/>
            </w:pPr>
          </w:p>
        </w:tc>
        <w:tc>
          <w:tcPr>
            <w:tcW w:w="1766" w:type="dxa"/>
          </w:tcPr>
          <w:p w14:paraId="20F7EE99" w14:textId="18E23E3E" w:rsidR="0078457B" w:rsidRDefault="0078457B" w:rsidP="0078457B">
            <w:pPr>
              <w:jc w:val="center"/>
            </w:pPr>
            <w:r>
              <w:t>Total</w:t>
            </w:r>
          </w:p>
        </w:tc>
        <w:tc>
          <w:tcPr>
            <w:tcW w:w="1766" w:type="dxa"/>
          </w:tcPr>
          <w:p w14:paraId="62891A21" w14:textId="6EC960C0" w:rsidR="0078457B" w:rsidRDefault="0078457B" w:rsidP="0078457B">
            <w:pPr>
              <w:jc w:val="center"/>
            </w:pPr>
            <w:r>
              <w:t>$</w:t>
            </w:r>
            <w:r w:rsidR="003110B4">
              <w:t>2</w:t>
            </w:r>
            <w:r w:rsidRPr="002B49C9">
              <w:t>1,</w:t>
            </w:r>
            <w:r w:rsidR="003110B4">
              <w:t>794</w:t>
            </w:r>
            <w:r>
              <w:t xml:space="preserve"> MXN</w:t>
            </w:r>
          </w:p>
        </w:tc>
      </w:tr>
    </w:tbl>
    <w:p w14:paraId="52580DC1" w14:textId="5A94AE99" w:rsidR="0058588A" w:rsidRPr="005C4CF3" w:rsidRDefault="0078457B" w:rsidP="005C4CF3">
      <w:r>
        <w:br/>
      </w:r>
    </w:p>
    <w:p w14:paraId="3A4C8DCD" w14:textId="32107E31" w:rsidR="00F64628" w:rsidRDefault="00F64628" w:rsidP="00F64628">
      <w:pPr>
        <w:pStyle w:val="Descripcin"/>
        <w:keepNext/>
        <w:jc w:val="center"/>
      </w:pPr>
      <w:bookmarkStart w:id="122" w:name="_Toc229993880"/>
      <w:r>
        <w:t xml:space="preserve">Tabla </w:t>
      </w:r>
      <w:fldSimple w:instr=" SEQ Tabla \* ARABIC ">
        <w:r w:rsidR="00FF2D8A">
          <w:rPr>
            <w:noProof/>
          </w:rPr>
          <w:t>15</w:t>
        </w:r>
      </w:fldSimple>
      <w:r w:rsidRPr="000D6920">
        <w:t xml:space="preserve"> Factibilidad económica Tecnológica </w:t>
      </w:r>
      <w:r>
        <w:t>S</w:t>
      </w:r>
      <w:r w:rsidRPr="000D6920">
        <w:t>W</w:t>
      </w:r>
      <w:bookmarkEnd w:id="122"/>
    </w:p>
    <w:tbl>
      <w:tblPr>
        <w:tblStyle w:val="Tablaconcuadrcula"/>
        <w:tblW w:w="0" w:type="auto"/>
        <w:tblLook w:val="04A0" w:firstRow="1" w:lastRow="0" w:firstColumn="1" w:lastColumn="0" w:noHBand="0" w:noVBand="1"/>
      </w:tblPr>
      <w:tblGrid>
        <w:gridCol w:w="1765"/>
        <w:gridCol w:w="1765"/>
        <w:gridCol w:w="1766"/>
        <w:gridCol w:w="1766"/>
        <w:gridCol w:w="1766"/>
      </w:tblGrid>
      <w:tr w:rsidR="00606275" w14:paraId="00047E65" w14:textId="77777777">
        <w:tc>
          <w:tcPr>
            <w:tcW w:w="1765" w:type="dxa"/>
          </w:tcPr>
          <w:p w14:paraId="17147DC2" w14:textId="77777777" w:rsidR="0058588A" w:rsidRDefault="0058588A">
            <w:pPr>
              <w:jc w:val="center"/>
            </w:pPr>
            <w:r>
              <w:t>Cantidad</w:t>
            </w:r>
          </w:p>
        </w:tc>
        <w:tc>
          <w:tcPr>
            <w:tcW w:w="1765" w:type="dxa"/>
          </w:tcPr>
          <w:p w14:paraId="08292A63" w14:textId="77777777" w:rsidR="0058588A" w:rsidRDefault="0058588A">
            <w:pPr>
              <w:jc w:val="center"/>
            </w:pPr>
            <w:r>
              <w:t>Nombre</w:t>
            </w:r>
          </w:p>
        </w:tc>
        <w:tc>
          <w:tcPr>
            <w:tcW w:w="1766" w:type="dxa"/>
          </w:tcPr>
          <w:p w14:paraId="2E4BC034" w14:textId="77777777" w:rsidR="0058588A" w:rsidRDefault="0058588A">
            <w:pPr>
              <w:jc w:val="center"/>
            </w:pPr>
            <w:r>
              <w:t>Descripción</w:t>
            </w:r>
          </w:p>
        </w:tc>
        <w:tc>
          <w:tcPr>
            <w:tcW w:w="1766" w:type="dxa"/>
          </w:tcPr>
          <w:p w14:paraId="2B195320" w14:textId="47BD0FCC" w:rsidR="0058588A" w:rsidRDefault="0058588A">
            <w:pPr>
              <w:jc w:val="center"/>
            </w:pPr>
            <w:r>
              <w:t>Costo</w:t>
            </w:r>
          </w:p>
        </w:tc>
        <w:tc>
          <w:tcPr>
            <w:tcW w:w="1766" w:type="dxa"/>
          </w:tcPr>
          <w:p w14:paraId="0596AA00" w14:textId="28D1E3DF" w:rsidR="0058588A" w:rsidRDefault="0058588A">
            <w:pPr>
              <w:jc w:val="center"/>
            </w:pPr>
            <w:r>
              <w:t>Total</w:t>
            </w:r>
          </w:p>
        </w:tc>
      </w:tr>
      <w:tr w:rsidR="00606275" w14:paraId="729537F4" w14:textId="77777777">
        <w:tc>
          <w:tcPr>
            <w:tcW w:w="1765" w:type="dxa"/>
          </w:tcPr>
          <w:p w14:paraId="622E9441" w14:textId="4CF86618" w:rsidR="0058588A" w:rsidRDefault="0058588A">
            <w:pPr>
              <w:jc w:val="center"/>
            </w:pPr>
            <w:r>
              <w:t>1</w:t>
            </w:r>
          </w:p>
        </w:tc>
        <w:tc>
          <w:tcPr>
            <w:tcW w:w="1765" w:type="dxa"/>
          </w:tcPr>
          <w:p w14:paraId="2FFA73BB" w14:textId="0C7021A1" w:rsidR="0058588A" w:rsidRDefault="0058588A">
            <w:pPr>
              <w:jc w:val="center"/>
            </w:pPr>
            <w:r>
              <w:t>IDE</w:t>
            </w:r>
          </w:p>
        </w:tc>
        <w:tc>
          <w:tcPr>
            <w:tcW w:w="1766" w:type="dxa"/>
          </w:tcPr>
          <w:p w14:paraId="363698E9" w14:textId="1643C285" w:rsidR="0058588A" w:rsidRDefault="0058588A">
            <w:pPr>
              <w:jc w:val="center"/>
            </w:pPr>
            <w:r>
              <w:t>Desarrollo</w:t>
            </w:r>
          </w:p>
        </w:tc>
        <w:tc>
          <w:tcPr>
            <w:tcW w:w="1766" w:type="dxa"/>
          </w:tcPr>
          <w:p w14:paraId="67950386" w14:textId="67B8192F" w:rsidR="0058588A" w:rsidRDefault="00F752A6">
            <w:pPr>
              <w:jc w:val="center"/>
            </w:pPr>
            <w:r>
              <w:t>$0 MXN</w:t>
            </w:r>
          </w:p>
        </w:tc>
        <w:tc>
          <w:tcPr>
            <w:tcW w:w="1766" w:type="dxa"/>
          </w:tcPr>
          <w:p w14:paraId="5AB52690" w14:textId="0D29E0FC" w:rsidR="0058588A" w:rsidRDefault="00F752A6">
            <w:pPr>
              <w:jc w:val="center"/>
            </w:pPr>
            <w:r>
              <w:t>$</w:t>
            </w:r>
            <w:r w:rsidR="00BB03EA">
              <w:t>0</w:t>
            </w:r>
            <w:r>
              <w:t xml:space="preserve"> MXN</w:t>
            </w:r>
          </w:p>
        </w:tc>
      </w:tr>
      <w:tr w:rsidR="00606275" w14:paraId="653C202D" w14:textId="77777777" w:rsidTr="00192317">
        <w:tc>
          <w:tcPr>
            <w:tcW w:w="1765" w:type="dxa"/>
          </w:tcPr>
          <w:p w14:paraId="44BAA342" w14:textId="1C8B3CD4" w:rsidR="00CA69D1" w:rsidRDefault="00B94F1A" w:rsidP="00192317">
            <w:pPr>
              <w:jc w:val="center"/>
            </w:pPr>
            <w:r>
              <w:t>1</w:t>
            </w:r>
          </w:p>
        </w:tc>
        <w:tc>
          <w:tcPr>
            <w:tcW w:w="1765" w:type="dxa"/>
          </w:tcPr>
          <w:p w14:paraId="4715FCE8" w14:textId="6EF10030" w:rsidR="00CA69D1" w:rsidRDefault="0075445C" w:rsidP="00192317">
            <w:pPr>
              <w:jc w:val="center"/>
            </w:pPr>
            <w:proofErr w:type="spellStart"/>
            <w:r>
              <w:t>Jetpack</w:t>
            </w:r>
            <w:proofErr w:type="spellEnd"/>
            <w:r>
              <w:t xml:space="preserve"> </w:t>
            </w:r>
            <w:proofErr w:type="spellStart"/>
            <w:r w:rsidR="008E5E34">
              <w:t>Compose</w:t>
            </w:r>
            <w:proofErr w:type="spellEnd"/>
          </w:p>
        </w:tc>
        <w:tc>
          <w:tcPr>
            <w:tcW w:w="1766" w:type="dxa"/>
          </w:tcPr>
          <w:p w14:paraId="319439A2" w14:textId="28F1A7AA" w:rsidR="00CA69D1" w:rsidRDefault="00B94F1A" w:rsidP="00192317">
            <w:pPr>
              <w:jc w:val="center"/>
            </w:pPr>
            <w:r>
              <w:t>Front-end</w:t>
            </w:r>
          </w:p>
        </w:tc>
        <w:tc>
          <w:tcPr>
            <w:tcW w:w="1766" w:type="dxa"/>
          </w:tcPr>
          <w:p w14:paraId="1E73BE2A" w14:textId="2C2F5385" w:rsidR="00CA69D1" w:rsidRDefault="00B94F1A" w:rsidP="00192317">
            <w:pPr>
              <w:jc w:val="center"/>
            </w:pPr>
            <w:r>
              <w:t>$0 MXN</w:t>
            </w:r>
          </w:p>
        </w:tc>
        <w:tc>
          <w:tcPr>
            <w:tcW w:w="1766" w:type="dxa"/>
          </w:tcPr>
          <w:p w14:paraId="59532194" w14:textId="5BB1DFC9" w:rsidR="00CA69D1" w:rsidRDefault="00B94F1A" w:rsidP="00192317">
            <w:pPr>
              <w:jc w:val="center"/>
            </w:pPr>
            <w:r>
              <w:t>$</w:t>
            </w:r>
            <w:r w:rsidR="00BB03EA">
              <w:t>0</w:t>
            </w:r>
            <w:r>
              <w:t xml:space="preserve"> MXN</w:t>
            </w:r>
          </w:p>
        </w:tc>
      </w:tr>
      <w:tr w:rsidR="00606275" w14:paraId="2AFD3322" w14:textId="77777777" w:rsidTr="00192317">
        <w:tc>
          <w:tcPr>
            <w:tcW w:w="1765" w:type="dxa"/>
          </w:tcPr>
          <w:p w14:paraId="6DA37A55" w14:textId="7BE03B83" w:rsidR="00CA69D1" w:rsidRDefault="00F417EA" w:rsidP="00192317">
            <w:pPr>
              <w:jc w:val="center"/>
            </w:pPr>
            <w:r>
              <w:t>1</w:t>
            </w:r>
          </w:p>
        </w:tc>
        <w:tc>
          <w:tcPr>
            <w:tcW w:w="1765" w:type="dxa"/>
          </w:tcPr>
          <w:p w14:paraId="3398F921" w14:textId="3B8BC3B8" w:rsidR="00CA69D1" w:rsidRDefault="00F417EA" w:rsidP="00192317">
            <w:pPr>
              <w:jc w:val="center"/>
            </w:pPr>
            <w:r>
              <w:t xml:space="preserve">Spring </w:t>
            </w:r>
            <w:proofErr w:type="spellStart"/>
            <w:r>
              <w:t>boot</w:t>
            </w:r>
            <w:proofErr w:type="spellEnd"/>
          </w:p>
        </w:tc>
        <w:tc>
          <w:tcPr>
            <w:tcW w:w="1766" w:type="dxa"/>
          </w:tcPr>
          <w:p w14:paraId="0E9A3059" w14:textId="308C8A8B" w:rsidR="00CA69D1" w:rsidRDefault="00F417EA" w:rsidP="00192317">
            <w:pPr>
              <w:jc w:val="center"/>
            </w:pPr>
            <w:r>
              <w:t>Back-end</w:t>
            </w:r>
          </w:p>
        </w:tc>
        <w:tc>
          <w:tcPr>
            <w:tcW w:w="1766" w:type="dxa"/>
          </w:tcPr>
          <w:p w14:paraId="4C3D7324" w14:textId="09A66E54" w:rsidR="00CA69D1" w:rsidRDefault="00F417EA" w:rsidP="00192317">
            <w:pPr>
              <w:jc w:val="center"/>
            </w:pPr>
            <w:r>
              <w:t>$0 MXN</w:t>
            </w:r>
          </w:p>
        </w:tc>
        <w:tc>
          <w:tcPr>
            <w:tcW w:w="1766" w:type="dxa"/>
          </w:tcPr>
          <w:p w14:paraId="6C76F761" w14:textId="60ED13E8" w:rsidR="00CA69D1" w:rsidRDefault="00F417EA" w:rsidP="00192317">
            <w:pPr>
              <w:jc w:val="center"/>
            </w:pPr>
            <w:r>
              <w:t>$</w:t>
            </w:r>
            <w:r w:rsidR="00BB03EA">
              <w:t>0</w:t>
            </w:r>
            <w:r>
              <w:t xml:space="preserve"> MXN</w:t>
            </w:r>
          </w:p>
        </w:tc>
      </w:tr>
      <w:tr w:rsidR="00606275" w14:paraId="0D7442C5" w14:textId="77777777" w:rsidTr="00BB03EA">
        <w:tc>
          <w:tcPr>
            <w:tcW w:w="1765" w:type="dxa"/>
            <w:tcBorders>
              <w:bottom w:val="single" w:sz="4" w:space="0" w:color="auto"/>
            </w:tcBorders>
          </w:tcPr>
          <w:p w14:paraId="67B565EB" w14:textId="7844F1A9" w:rsidR="00CA69D1" w:rsidRDefault="008427FE">
            <w:pPr>
              <w:jc w:val="center"/>
            </w:pPr>
            <w:r>
              <w:t>1</w:t>
            </w:r>
          </w:p>
        </w:tc>
        <w:tc>
          <w:tcPr>
            <w:tcW w:w="1765" w:type="dxa"/>
            <w:tcBorders>
              <w:bottom w:val="single" w:sz="4" w:space="0" w:color="auto"/>
            </w:tcBorders>
          </w:tcPr>
          <w:p w14:paraId="3513DB63" w14:textId="26280D85" w:rsidR="00CA69D1" w:rsidRDefault="008427FE">
            <w:pPr>
              <w:jc w:val="center"/>
            </w:pPr>
            <w:r>
              <w:t xml:space="preserve"> MariaDB</w:t>
            </w:r>
          </w:p>
        </w:tc>
        <w:tc>
          <w:tcPr>
            <w:tcW w:w="1766" w:type="dxa"/>
            <w:tcBorders>
              <w:bottom w:val="single" w:sz="4" w:space="0" w:color="auto"/>
            </w:tcBorders>
          </w:tcPr>
          <w:p w14:paraId="55D437D6" w14:textId="29EA62C1" w:rsidR="00CA69D1" w:rsidRDefault="008427FE">
            <w:pPr>
              <w:jc w:val="center"/>
            </w:pPr>
            <w:r>
              <w:t>Base de datos</w:t>
            </w:r>
          </w:p>
        </w:tc>
        <w:tc>
          <w:tcPr>
            <w:tcW w:w="1766" w:type="dxa"/>
          </w:tcPr>
          <w:p w14:paraId="496EE289" w14:textId="6ACB25F3" w:rsidR="00CA69D1" w:rsidRDefault="008427FE">
            <w:pPr>
              <w:jc w:val="center"/>
            </w:pPr>
            <w:r>
              <w:t>$0 MXN</w:t>
            </w:r>
          </w:p>
        </w:tc>
        <w:tc>
          <w:tcPr>
            <w:tcW w:w="1766" w:type="dxa"/>
          </w:tcPr>
          <w:p w14:paraId="3DF57AC9" w14:textId="6B7FB888" w:rsidR="00CA69D1" w:rsidRDefault="008427FE">
            <w:pPr>
              <w:jc w:val="center"/>
            </w:pPr>
            <w:r>
              <w:t>$</w:t>
            </w:r>
            <w:r w:rsidR="00BB03EA">
              <w:t>0</w:t>
            </w:r>
            <w:r>
              <w:t xml:space="preserve"> MXN</w:t>
            </w:r>
          </w:p>
        </w:tc>
      </w:tr>
      <w:tr w:rsidR="00D66705" w14:paraId="3EF46F55" w14:textId="77777777" w:rsidTr="00BB03EA">
        <w:tc>
          <w:tcPr>
            <w:tcW w:w="1765" w:type="dxa"/>
            <w:tcBorders>
              <w:bottom w:val="single" w:sz="4" w:space="0" w:color="auto"/>
            </w:tcBorders>
          </w:tcPr>
          <w:p w14:paraId="24C4D206" w14:textId="425FD663" w:rsidR="00D66705" w:rsidRDefault="00D66705" w:rsidP="00D66705">
            <w:pPr>
              <w:jc w:val="center"/>
            </w:pPr>
            <w:r>
              <w:t>1</w:t>
            </w:r>
          </w:p>
        </w:tc>
        <w:tc>
          <w:tcPr>
            <w:tcW w:w="1765" w:type="dxa"/>
            <w:tcBorders>
              <w:bottom w:val="single" w:sz="4" w:space="0" w:color="auto"/>
            </w:tcBorders>
          </w:tcPr>
          <w:p w14:paraId="2DBA0646" w14:textId="1A1111F2" w:rsidR="00D66705" w:rsidRDefault="00D66705" w:rsidP="00D66705">
            <w:pPr>
              <w:jc w:val="center"/>
            </w:pPr>
            <w:r>
              <w:t>Docker</w:t>
            </w:r>
          </w:p>
        </w:tc>
        <w:tc>
          <w:tcPr>
            <w:tcW w:w="1766" w:type="dxa"/>
            <w:tcBorders>
              <w:bottom w:val="single" w:sz="4" w:space="0" w:color="auto"/>
            </w:tcBorders>
          </w:tcPr>
          <w:p w14:paraId="548F79F4" w14:textId="3389C8B8" w:rsidR="00D66705" w:rsidRDefault="00D66705" w:rsidP="00D66705">
            <w:pPr>
              <w:jc w:val="center"/>
            </w:pPr>
            <w:r>
              <w:t>Creación de contenedores</w:t>
            </w:r>
          </w:p>
        </w:tc>
        <w:tc>
          <w:tcPr>
            <w:tcW w:w="1766" w:type="dxa"/>
          </w:tcPr>
          <w:p w14:paraId="1F466D45" w14:textId="1CA7402B" w:rsidR="00D66705" w:rsidRDefault="00D66705" w:rsidP="00D66705">
            <w:pPr>
              <w:jc w:val="center"/>
            </w:pPr>
            <w:r>
              <w:t>$0 MXN</w:t>
            </w:r>
          </w:p>
        </w:tc>
        <w:tc>
          <w:tcPr>
            <w:tcW w:w="1766" w:type="dxa"/>
          </w:tcPr>
          <w:p w14:paraId="6BDAAB8F" w14:textId="575564A5" w:rsidR="00D66705" w:rsidRDefault="00D66705" w:rsidP="00D66705">
            <w:pPr>
              <w:jc w:val="center"/>
            </w:pPr>
            <w:r>
              <w:t>$0 MXN</w:t>
            </w:r>
          </w:p>
        </w:tc>
      </w:tr>
      <w:tr w:rsidR="00EA33C4" w14:paraId="376C3C5F" w14:textId="77777777" w:rsidTr="00BB03EA">
        <w:tc>
          <w:tcPr>
            <w:tcW w:w="1765" w:type="dxa"/>
            <w:tcBorders>
              <w:bottom w:val="single" w:sz="4" w:space="0" w:color="auto"/>
            </w:tcBorders>
          </w:tcPr>
          <w:p w14:paraId="5DB95D84" w14:textId="7F005166" w:rsidR="00EA33C4" w:rsidRDefault="00EA33C4" w:rsidP="00EA33C4">
            <w:pPr>
              <w:jc w:val="center"/>
            </w:pPr>
            <w:r>
              <w:t>1</w:t>
            </w:r>
          </w:p>
        </w:tc>
        <w:tc>
          <w:tcPr>
            <w:tcW w:w="1765" w:type="dxa"/>
            <w:tcBorders>
              <w:bottom w:val="single" w:sz="4" w:space="0" w:color="auto"/>
            </w:tcBorders>
          </w:tcPr>
          <w:p w14:paraId="2B4577FB" w14:textId="06A532FF" w:rsidR="00EA33C4" w:rsidRDefault="00EA33C4" w:rsidP="00EA33C4">
            <w:pPr>
              <w:jc w:val="center"/>
            </w:pPr>
            <w:r>
              <w:t>Git</w:t>
            </w:r>
          </w:p>
        </w:tc>
        <w:tc>
          <w:tcPr>
            <w:tcW w:w="1766" w:type="dxa"/>
            <w:tcBorders>
              <w:bottom w:val="single" w:sz="4" w:space="0" w:color="auto"/>
            </w:tcBorders>
          </w:tcPr>
          <w:p w14:paraId="2318A8A9" w14:textId="248D1FF3" w:rsidR="00EA33C4" w:rsidRDefault="00EA33C4" w:rsidP="00EA33C4">
            <w:pPr>
              <w:jc w:val="center"/>
            </w:pPr>
            <w:r>
              <w:t>Control de versiones</w:t>
            </w:r>
          </w:p>
        </w:tc>
        <w:tc>
          <w:tcPr>
            <w:tcW w:w="1766" w:type="dxa"/>
          </w:tcPr>
          <w:p w14:paraId="040B1205" w14:textId="5E05BD2C" w:rsidR="00EA33C4" w:rsidRDefault="00EA33C4" w:rsidP="00EA33C4">
            <w:pPr>
              <w:jc w:val="center"/>
            </w:pPr>
            <w:r>
              <w:t>$0 MXN</w:t>
            </w:r>
          </w:p>
        </w:tc>
        <w:tc>
          <w:tcPr>
            <w:tcW w:w="1766" w:type="dxa"/>
          </w:tcPr>
          <w:p w14:paraId="37BF0D41" w14:textId="1D371F96" w:rsidR="00EA33C4" w:rsidRDefault="00EA33C4" w:rsidP="00EA33C4">
            <w:pPr>
              <w:jc w:val="center"/>
            </w:pPr>
            <w:r>
              <w:t>$0 MXN</w:t>
            </w:r>
          </w:p>
        </w:tc>
      </w:tr>
      <w:tr w:rsidR="00EA33C4" w14:paraId="7B6B52F7" w14:textId="77777777" w:rsidTr="00BB03EA">
        <w:tc>
          <w:tcPr>
            <w:tcW w:w="1765" w:type="dxa"/>
            <w:tcBorders>
              <w:left w:val="nil"/>
              <w:bottom w:val="nil"/>
              <w:right w:val="nil"/>
            </w:tcBorders>
          </w:tcPr>
          <w:p w14:paraId="7414F399" w14:textId="77777777" w:rsidR="00EA33C4" w:rsidRDefault="00EA33C4" w:rsidP="00EA33C4">
            <w:pPr>
              <w:jc w:val="center"/>
            </w:pPr>
          </w:p>
        </w:tc>
        <w:tc>
          <w:tcPr>
            <w:tcW w:w="1765" w:type="dxa"/>
            <w:tcBorders>
              <w:left w:val="nil"/>
              <w:bottom w:val="nil"/>
              <w:right w:val="nil"/>
            </w:tcBorders>
          </w:tcPr>
          <w:p w14:paraId="62D2213A" w14:textId="77777777" w:rsidR="00EA33C4" w:rsidRDefault="00EA33C4" w:rsidP="00EA33C4">
            <w:pPr>
              <w:jc w:val="center"/>
            </w:pPr>
          </w:p>
        </w:tc>
        <w:tc>
          <w:tcPr>
            <w:tcW w:w="1766" w:type="dxa"/>
            <w:tcBorders>
              <w:left w:val="nil"/>
              <w:bottom w:val="nil"/>
            </w:tcBorders>
          </w:tcPr>
          <w:p w14:paraId="32519699" w14:textId="77777777" w:rsidR="00EA33C4" w:rsidRDefault="00EA33C4" w:rsidP="00EA33C4">
            <w:pPr>
              <w:jc w:val="center"/>
            </w:pPr>
          </w:p>
        </w:tc>
        <w:tc>
          <w:tcPr>
            <w:tcW w:w="1766" w:type="dxa"/>
          </w:tcPr>
          <w:p w14:paraId="7F0B2DF7" w14:textId="3C3082A9" w:rsidR="00EA33C4" w:rsidRDefault="00EA33C4" w:rsidP="00EA33C4">
            <w:pPr>
              <w:jc w:val="center"/>
            </w:pPr>
            <w:r>
              <w:t>$0 MXN</w:t>
            </w:r>
          </w:p>
        </w:tc>
        <w:tc>
          <w:tcPr>
            <w:tcW w:w="1766" w:type="dxa"/>
          </w:tcPr>
          <w:p w14:paraId="6AEF5A62" w14:textId="5DD46A3E" w:rsidR="00EA33C4" w:rsidRDefault="00EA33C4" w:rsidP="00EA33C4">
            <w:pPr>
              <w:jc w:val="center"/>
            </w:pPr>
            <w:r>
              <w:t>$0 MXN</w:t>
            </w:r>
          </w:p>
        </w:tc>
      </w:tr>
    </w:tbl>
    <w:p w14:paraId="74E24321" w14:textId="2544F37D" w:rsidR="0078457B" w:rsidRPr="005C4CF3" w:rsidRDefault="0078457B" w:rsidP="005C4CF3"/>
    <w:p w14:paraId="7E02EC5D" w14:textId="545AB4FF" w:rsidR="00F64628" w:rsidRDefault="00F64628" w:rsidP="00FF402E">
      <w:pPr>
        <w:pStyle w:val="Descripcin"/>
        <w:keepNext/>
        <w:jc w:val="center"/>
      </w:pPr>
      <w:bookmarkStart w:id="123" w:name="_Toc229993881"/>
      <w:r>
        <w:t xml:space="preserve">Tabla </w:t>
      </w:r>
      <w:fldSimple w:instr=" SEQ Tabla \* ARABIC ">
        <w:r w:rsidR="00FF2D8A">
          <w:rPr>
            <w:noProof/>
          </w:rPr>
          <w:t>16</w:t>
        </w:r>
      </w:fldSimple>
      <w:r w:rsidRPr="001510C6">
        <w:t xml:space="preserve"> Factibilidad económica Tecnológica </w:t>
      </w:r>
      <w:r>
        <w:t>Servicios</w:t>
      </w:r>
      <w:bookmarkEnd w:id="123"/>
    </w:p>
    <w:tbl>
      <w:tblPr>
        <w:tblStyle w:val="Tablaconcuadrcula"/>
        <w:tblW w:w="0" w:type="auto"/>
        <w:tblLook w:val="04A0" w:firstRow="1" w:lastRow="0" w:firstColumn="1" w:lastColumn="0" w:noHBand="0" w:noVBand="1"/>
      </w:tblPr>
      <w:tblGrid>
        <w:gridCol w:w="1765"/>
        <w:gridCol w:w="1765"/>
        <w:gridCol w:w="1766"/>
        <w:gridCol w:w="1766"/>
        <w:gridCol w:w="1766"/>
      </w:tblGrid>
      <w:tr w:rsidR="00606275" w14:paraId="59DDBFD5" w14:textId="77777777" w:rsidTr="00192317">
        <w:tc>
          <w:tcPr>
            <w:tcW w:w="1765" w:type="dxa"/>
          </w:tcPr>
          <w:p w14:paraId="099743C8" w14:textId="77777777" w:rsidR="00591FDA" w:rsidRDefault="00591FDA" w:rsidP="00192317">
            <w:pPr>
              <w:jc w:val="center"/>
            </w:pPr>
            <w:r>
              <w:t>Cantidad</w:t>
            </w:r>
          </w:p>
        </w:tc>
        <w:tc>
          <w:tcPr>
            <w:tcW w:w="1765" w:type="dxa"/>
          </w:tcPr>
          <w:p w14:paraId="0B1007C8" w14:textId="77777777" w:rsidR="00591FDA" w:rsidRDefault="00591FDA" w:rsidP="00192317">
            <w:pPr>
              <w:jc w:val="center"/>
            </w:pPr>
            <w:r>
              <w:t>Nombre</w:t>
            </w:r>
          </w:p>
        </w:tc>
        <w:tc>
          <w:tcPr>
            <w:tcW w:w="1766" w:type="dxa"/>
          </w:tcPr>
          <w:p w14:paraId="01073902" w14:textId="77777777" w:rsidR="00591FDA" w:rsidRDefault="00591FDA" w:rsidP="00192317">
            <w:pPr>
              <w:jc w:val="center"/>
            </w:pPr>
            <w:r>
              <w:t>Descripción</w:t>
            </w:r>
          </w:p>
        </w:tc>
        <w:tc>
          <w:tcPr>
            <w:tcW w:w="1766" w:type="dxa"/>
          </w:tcPr>
          <w:p w14:paraId="0D22C1CB" w14:textId="77A882EF" w:rsidR="00591FDA" w:rsidRDefault="00591FDA" w:rsidP="00192317">
            <w:pPr>
              <w:jc w:val="center"/>
            </w:pPr>
            <w:r>
              <w:t>Costo</w:t>
            </w:r>
            <w:r w:rsidR="00F41EF2">
              <w:t xml:space="preserve"> (</w:t>
            </w:r>
            <w:r w:rsidR="000D5683">
              <w:t>mes</w:t>
            </w:r>
            <w:r w:rsidR="00F41EF2">
              <w:t>)</w:t>
            </w:r>
          </w:p>
        </w:tc>
        <w:tc>
          <w:tcPr>
            <w:tcW w:w="1766" w:type="dxa"/>
          </w:tcPr>
          <w:p w14:paraId="097147D7" w14:textId="109D8DB7" w:rsidR="00591FDA" w:rsidRDefault="00591FDA" w:rsidP="00192317">
            <w:pPr>
              <w:jc w:val="center"/>
            </w:pPr>
            <w:r>
              <w:t>Total</w:t>
            </w:r>
            <w:r w:rsidR="002B49C9">
              <w:t xml:space="preserve"> (6 meses)</w:t>
            </w:r>
          </w:p>
        </w:tc>
      </w:tr>
      <w:tr w:rsidR="00606275" w14:paraId="0B6E3431" w14:textId="77777777" w:rsidTr="00192317">
        <w:tc>
          <w:tcPr>
            <w:tcW w:w="1765" w:type="dxa"/>
          </w:tcPr>
          <w:p w14:paraId="2B1543D5" w14:textId="77777777" w:rsidR="00591FDA" w:rsidRDefault="00591FDA" w:rsidP="00192317">
            <w:pPr>
              <w:jc w:val="center"/>
            </w:pPr>
            <w:r>
              <w:t>1</w:t>
            </w:r>
          </w:p>
        </w:tc>
        <w:tc>
          <w:tcPr>
            <w:tcW w:w="1765" w:type="dxa"/>
          </w:tcPr>
          <w:p w14:paraId="69D7FE52" w14:textId="0217C18C" w:rsidR="00591FDA" w:rsidRDefault="00591FDA" w:rsidP="00192317">
            <w:pPr>
              <w:jc w:val="center"/>
            </w:pPr>
            <w:r>
              <w:t xml:space="preserve">API </w:t>
            </w:r>
            <w:r w:rsidR="00980CAA">
              <w:t xml:space="preserve">Google, </w:t>
            </w:r>
            <w:proofErr w:type="spellStart"/>
            <w:r w:rsidR="00980CAA">
              <w:t>Maps</w:t>
            </w:r>
            <w:proofErr w:type="spellEnd"/>
            <w:r>
              <w:t xml:space="preserve"> Prueba</w:t>
            </w:r>
          </w:p>
        </w:tc>
        <w:tc>
          <w:tcPr>
            <w:tcW w:w="1766" w:type="dxa"/>
          </w:tcPr>
          <w:p w14:paraId="1E44759E" w14:textId="77777777" w:rsidR="00591FDA" w:rsidRDefault="00591FDA" w:rsidP="00192317">
            <w:pPr>
              <w:jc w:val="center"/>
            </w:pPr>
            <w:r>
              <w:t>API para visualizar en el mapa</w:t>
            </w:r>
          </w:p>
        </w:tc>
        <w:tc>
          <w:tcPr>
            <w:tcW w:w="1766" w:type="dxa"/>
          </w:tcPr>
          <w:p w14:paraId="43610278" w14:textId="4950CDD7" w:rsidR="00591FDA" w:rsidRDefault="00591FDA" w:rsidP="00192317">
            <w:pPr>
              <w:jc w:val="center"/>
            </w:pPr>
            <w:r>
              <w:t>$0 MXN</w:t>
            </w:r>
          </w:p>
        </w:tc>
        <w:tc>
          <w:tcPr>
            <w:tcW w:w="1766" w:type="dxa"/>
          </w:tcPr>
          <w:p w14:paraId="7BA887C9" w14:textId="77777777" w:rsidR="00591FDA" w:rsidRDefault="00591FDA" w:rsidP="00192317">
            <w:pPr>
              <w:jc w:val="center"/>
            </w:pPr>
            <w:r>
              <w:t>$0 MXN</w:t>
            </w:r>
          </w:p>
        </w:tc>
      </w:tr>
      <w:tr w:rsidR="00606275" w14:paraId="19484C6F" w14:textId="77777777" w:rsidTr="00192317">
        <w:tc>
          <w:tcPr>
            <w:tcW w:w="1765" w:type="dxa"/>
          </w:tcPr>
          <w:p w14:paraId="1DD4ED2E" w14:textId="77777777" w:rsidR="00591FDA" w:rsidRDefault="00591FDA" w:rsidP="00192317">
            <w:pPr>
              <w:jc w:val="center"/>
            </w:pPr>
            <w:r>
              <w:t>1</w:t>
            </w:r>
          </w:p>
        </w:tc>
        <w:tc>
          <w:tcPr>
            <w:tcW w:w="1765" w:type="dxa"/>
          </w:tcPr>
          <w:p w14:paraId="0C9BCC17" w14:textId="0D5BCFD8" w:rsidR="00591FDA" w:rsidRDefault="00591FDA" w:rsidP="00192317">
            <w:pPr>
              <w:jc w:val="center"/>
            </w:pPr>
            <w:r>
              <w:t>API OpenStreet</w:t>
            </w:r>
            <w:r w:rsidR="005F1C6F">
              <w:t>Maps</w:t>
            </w:r>
          </w:p>
        </w:tc>
        <w:tc>
          <w:tcPr>
            <w:tcW w:w="1766" w:type="dxa"/>
          </w:tcPr>
          <w:p w14:paraId="4FF141AE" w14:textId="77777777" w:rsidR="00591FDA" w:rsidRDefault="00591FDA" w:rsidP="00192317">
            <w:pPr>
              <w:jc w:val="center"/>
            </w:pPr>
            <w:r>
              <w:t>Api para marcar la ruta</w:t>
            </w:r>
          </w:p>
        </w:tc>
        <w:tc>
          <w:tcPr>
            <w:tcW w:w="1766" w:type="dxa"/>
          </w:tcPr>
          <w:p w14:paraId="75719A4E" w14:textId="77777777" w:rsidR="00591FDA" w:rsidRDefault="00591FDA" w:rsidP="00192317">
            <w:pPr>
              <w:jc w:val="center"/>
            </w:pPr>
            <w:r>
              <w:t>$0 MXN</w:t>
            </w:r>
          </w:p>
        </w:tc>
        <w:tc>
          <w:tcPr>
            <w:tcW w:w="1766" w:type="dxa"/>
          </w:tcPr>
          <w:p w14:paraId="2239AA55" w14:textId="77777777" w:rsidR="00591FDA" w:rsidRDefault="00591FDA" w:rsidP="00192317">
            <w:pPr>
              <w:jc w:val="center"/>
            </w:pPr>
            <w:r>
              <w:t>$0 MXN</w:t>
            </w:r>
          </w:p>
        </w:tc>
      </w:tr>
      <w:tr w:rsidR="00606275" w14:paraId="30A68666" w14:textId="77777777" w:rsidTr="00192317">
        <w:tc>
          <w:tcPr>
            <w:tcW w:w="1765" w:type="dxa"/>
          </w:tcPr>
          <w:p w14:paraId="6233E553" w14:textId="3E91A31B" w:rsidR="0073733E" w:rsidRDefault="003110B4" w:rsidP="00192317">
            <w:pPr>
              <w:jc w:val="center"/>
            </w:pPr>
            <w:r>
              <w:t>1</w:t>
            </w:r>
          </w:p>
        </w:tc>
        <w:tc>
          <w:tcPr>
            <w:tcW w:w="1765" w:type="dxa"/>
          </w:tcPr>
          <w:p w14:paraId="7BF19271" w14:textId="2B297E14" w:rsidR="0073733E" w:rsidRDefault="003110B4" w:rsidP="00192317">
            <w:pPr>
              <w:jc w:val="center"/>
            </w:pPr>
            <w:r>
              <w:t>Electricidad</w:t>
            </w:r>
          </w:p>
        </w:tc>
        <w:tc>
          <w:tcPr>
            <w:tcW w:w="1766" w:type="dxa"/>
          </w:tcPr>
          <w:p w14:paraId="7D8BEB76" w14:textId="5C7B7F05" w:rsidR="0073733E" w:rsidRDefault="003110B4" w:rsidP="00192317">
            <w:pPr>
              <w:jc w:val="center"/>
            </w:pPr>
            <w:r>
              <w:t>Ener</w:t>
            </w:r>
            <w:r w:rsidR="00A527DE">
              <w:t>gía necesaria para alimentar los dispositivos</w:t>
            </w:r>
          </w:p>
        </w:tc>
        <w:tc>
          <w:tcPr>
            <w:tcW w:w="1766" w:type="dxa"/>
          </w:tcPr>
          <w:p w14:paraId="7BD51C27" w14:textId="03585EEF" w:rsidR="0073733E" w:rsidRDefault="000D5683" w:rsidP="00192317">
            <w:pPr>
              <w:jc w:val="center"/>
            </w:pPr>
            <w:r>
              <w:t>$250 MXN</w:t>
            </w:r>
            <w:r w:rsidR="00940A1A">
              <w:t xml:space="preserve"> </w:t>
            </w:r>
            <w:sdt>
              <w:sdtPr>
                <w:id w:val="-1091929930"/>
                <w:citation/>
              </w:sdtPr>
              <w:sdtEndPr/>
              <w:sdtContent>
                <w:r w:rsidR="000B4579">
                  <w:fldChar w:fldCharType="begin"/>
                </w:r>
                <w:r w:rsidR="000B4579">
                  <w:instrText xml:space="preserve"> CITATION CFE26 \l 2058 </w:instrText>
                </w:r>
                <w:r w:rsidR="000B4579">
                  <w:fldChar w:fldCharType="separate"/>
                </w:r>
                <w:r>
                  <w:rPr>
                    <w:noProof/>
                  </w:rPr>
                  <w:t>[</w:t>
                </w:r>
                <w:r w:rsidR="00DA3F7B" w:rsidRPr="00DA3F7B">
                  <w:rPr>
                    <w:noProof/>
                  </w:rPr>
                  <w:t>113</w:t>
                </w:r>
                <w:r>
                  <w:rPr>
                    <w:noProof/>
                  </w:rPr>
                  <w:t>]</w:t>
                </w:r>
                <w:r w:rsidR="000B4579">
                  <w:fldChar w:fldCharType="end"/>
                </w:r>
              </w:sdtContent>
            </w:sdt>
          </w:p>
        </w:tc>
        <w:tc>
          <w:tcPr>
            <w:tcW w:w="1766" w:type="dxa"/>
          </w:tcPr>
          <w:p w14:paraId="39A601F9" w14:textId="4BBE047B" w:rsidR="0073733E" w:rsidRDefault="00000EE5" w:rsidP="00192317">
            <w:pPr>
              <w:jc w:val="center"/>
            </w:pPr>
            <w:r>
              <w:t>$1</w:t>
            </w:r>
            <w:r w:rsidR="00E17462">
              <w:t>,</w:t>
            </w:r>
            <w:r>
              <w:t>500 MXN</w:t>
            </w:r>
          </w:p>
        </w:tc>
      </w:tr>
      <w:tr w:rsidR="00606275" w14:paraId="6CD7A26E" w14:textId="77777777" w:rsidTr="00492E73">
        <w:tc>
          <w:tcPr>
            <w:tcW w:w="1765" w:type="dxa"/>
            <w:tcBorders>
              <w:bottom w:val="single" w:sz="4" w:space="0" w:color="auto"/>
            </w:tcBorders>
          </w:tcPr>
          <w:p w14:paraId="1B44CF7B" w14:textId="7D04FCC4" w:rsidR="000B4579" w:rsidRDefault="001466CC" w:rsidP="00192317">
            <w:pPr>
              <w:jc w:val="center"/>
            </w:pPr>
            <w:r>
              <w:t>1</w:t>
            </w:r>
          </w:p>
        </w:tc>
        <w:tc>
          <w:tcPr>
            <w:tcW w:w="1765" w:type="dxa"/>
            <w:tcBorders>
              <w:bottom w:val="single" w:sz="4" w:space="0" w:color="auto"/>
            </w:tcBorders>
          </w:tcPr>
          <w:p w14:paraId="39D86951" w14:textId="522810B7" w:rsidR="000B4579" w:rsidRDefault="005C6C8D" w:rsidP="00192317">
            <w:pPr>
              <w:jc w:val="center"/>
            </w:pPr>
            <w:r>
              <w:t>Internet</w:t>
            </w:r>
          </w:p>
        </w:tc>
        <w:tc>
          <w:tcPr>
            <w:tcW w:w="1766" w:type="dxa"/>
            <w:tcBorders>
              <w:bottom w:val="single" w:sz="4" w:space="0" w:color="auto"/>
            </w:tcBorders>
          </w:tcPr>
          <w:p w14:paraId="3E4D14C7" w14:textId="1D34FB32" w:rsidR="000B4579" w:rsidRDefault="005C6C8D" w:rsidP="00192317">
            <w:pPr>
              <w:jc w:val="center"/>
            </w:pPr>
            <w:r>
              <w:t>Servicio de internet</w:t>
            </w:r>
          </w:p>
        </w:tc>
        <w:tc>
          <w:tcPr>
            <w:tcW w:w="1766" w:type="dxa"/>
          </w:tcPr>
          <w:p w14:paraId="2E22F3A8" w14:textId="3C6B44F9" w:rsidR="000B4579" w:rsidRDefault="00003B14" w:rsidP="00192317">
            <w:pPr>
              <w:jc w:val="center"/>
            </w:pPr>
            <w:r>
              <w:t xml:space="preserve">$525 MXN </w:t>
            </w:r>
            <w:sdt>
              <w:sdtPr>
                <w:id w:val="263591307"/>
                <w:citation/>
              </w:sdtPr>
              <w:sdtEndPr/>
              <w:sdtContent>
                <w:r>
                  <w:fldChar w:fldCharType="begin"/>
                </w:r>
                <w:r>
                  <w:instrText xml:space="preserve"> CITATION Exc25 \l 2058 </w:instrText>
                </w:r>
                <w:r>
                  <w:fldChar w:fldCharType="separate"/>
                </w:r>
                <w:r>
                  <w:rPr>
                    <w:noProof/>
                  </w:rPr>
                  <w:t>[</w:t>
                </w:r>
                <w:r w:rsidR="00DA3F7B" w:rsidRPr="00DA3F7B">
                  <w:rPr>
                    <w:noProof/>
                  </w:rPr>
                  <w:t>114</w:t>
                </w:r>
                <w:r>
                  <w:rPr>
                    <w:noProof/>
                  </w:rPr>
                  <w:t>]</w:t>
                </w:r>
                <w:r>
                  <w:fldChar w:fldCharType="end"/>
                </w:r>
              </w:sdtContent>
            </w:sdt>
          </w:p>
        </w:tc>
        <w:tc>
          <w:tcPr>
            <w:tcW w:w="1766" w:type="dxa"/>
          </w:tcPr>
          <w:p w14:paraId="0DEA33F3" w14:textId="43666F06" w:rsidR="000B4579" w:rsidRDefault="00E17462" w:rsidP="00192317">
            <w:pPr>
              <w:jc w:val="center"/>
            </w:pPr>
            <w:r>
              <w:t>$3,150 MXN</w:t>
            </w:r>
          </w:p>
        </w:tc>
      </w:tr>
      <w:tr w:rsidR="00606275" w14:paraId="45E596D3" w14:textId="77777777" w:rsidTr="00492E73">
        <w:tc>
          <w:tcPr>
            <w:tcW w:w="1765" w:type="dxa"/>
            <w:tcBorders>
              <w:bottom w:val="single" w:sz="4" w:space="0" w:color="auto"/>
            </w:tcBorders>
          </w:tcPr>
          <w:p w14:paraId="62E43A6B" w14:textId="13D80076" w:rsidR="00616456" w:rsidRDefault="00616456" w:rsidP="00192317">
            <w:pPr>
              <w:jc w:val="center"/>
            </w:pPr>
            <w:r>
              <w:t>1</w:t>
            </w:r>
          </w:p>
        </w:tc>
        <w:tc>
          <w:tcPr>
            <w:tcW w:w="1765" w:type="dxa"/>
            <w:tcBorders>
              <w:bottom w:val="single" w:sz="4" w:space="0" w:color="auto"/>
            </w:tcBorders>
          </w:tcPr>
          <w:p w14:paraId="68A1FD8D" w14:textId="5080E948" w:rsidR="00616456" w:rsidRPr="00B75BBE" w:rsidRDefault="00A1054D" w:rsidP="00192317">
            <w:pPr>
              <w:jc w:val="center"/>
              <w:rPr>
                <w:lang w:val="en-US"/>
              </w:rPr>
            </w:pPr>
            <w:r w:rsidRPr="00B75BBE">
              <w:rPr>
                <w:lang w:val="en-US"/>
              </w:rPr>
              <w:t>Azure Container Apps – Backend Spring Boot</w:t>
            </w:r>
          </w:p>
        </w:tc>
        <w:tc>
          <w:tcPr>
            <w:tcW w:w="1766" w:type="dxa"/>
            <w:tcBorders>
              <w:bottom w:val="single" w:sz="4" w:space="0" w:color="auto"/>
            </w:tcBorders>
          </w:tcPr>
          <w:p w14:paraId="2988EC88" w14:textId="075BD8AF" w:rsidR="00616456" w:rsidRDefault="001E583F" w:rsidP="00192317">
            <w:pPr>
              <w:jc w:val="center"/>
            </w:pPr>
            <w:r w:rsidRPr="001E583F">
              <w:t xml:space="preserve">1 </w:t>
            </w:r>
            <w:proofErr w:type="spellStart"/>
            <w:r w:rsidRPr="001E583F">
              <w:t>vCPU</w:t>
            </w:r>
            <w:proofErr w:type="spellEnd"/>
            <w:r w:rsidRPr="001E583F">
              <w:t>, 2 GiB, escala a cero</w:t>
            </w:r>
          </w:p>
        </w:tc>
        <w:tc>
          <w:tcPr>
            <w:tcW w:w="1766" w:type="dxa"/>
          </w:tcPr>
          <w:p w14:paraId="04E6DCE0" w14:textId="596DB4BB" w:rsidR="00616456" w:rsidRDefault="000413DD" w:rsidP="00192317">
            <w:pPr>
              <w:jc w:val="center"/>
            </w:pPr>
            <w:r w:rsidRPr="000413DD">
              <w:t>$0 MXN</w:t>
            </w:r>
            <w:r w:rsidR="00837B33">
              <w:t xml:space="preserve"> </w:t>
            </w:r>
            <w:sdt>
              <w:sdtPr>
                <w:id w:val="-1348857919"/>
                <w:citation/>
              </w:sdtPr>
              <w:sdtEndPr/>
              <w:sdtContent>
                <w:r w:rsidR="002B3350">
                  <w:fldChar w:fldCharType="begin"/>
                </w:r>
                <w:r w:rsidR="002B3350">
                  <w:instrText xml:space="preserve"> CITATION AZ26 \l 2058 </w:instrText>
                </w:r>
                <w:r w:rsidR="002B3350">
                  <w:fldChar w:fldCharType="separate"/>
                </w:r>
                <w:r w:rsidR="002B3350" w:rsidRPr="002B3350">
                  <w:rPr>
                    <w:noProof/>
                  </w:rPr>
                  <w:t>[115]</w:t>
                </w:r>
                <w:r w:rsidR="002B3350">
                  <w:fldChar w:fldCharType="end"/>
                </w:r>
              </w:sdtContent>
            </w:sdt>
          </w:p>
        </w:tc>
        <w:tc>
          <w:tcPr>
            <w:tcW w:w="1766" w:type="dxa"/>
          </w:tcPr>
          <w:p w14:paraId="27B42B15" w14:textId="5F41D59E" w:rsidR="00616456" w:rsidRDefault="007F291A" w:rsidP="00192317">
            <w:pPr>
              <w:jc w:val="center"/>
            </w:pPr>
            <w:r>
              <w:t>$</w:t>
            </w:r>
            <w:r w:rsidR="00F65DEF">
              <w:t>0</w:t>
            </w:r>
            <w:r>
              <w:t xml:space="preserve"> MXN</w:t>
            </w:r>
          </w:p>
        </w:tc>
      </w:tr>
      <w:tr w:rsidR="00D72579" w14:paraId="4F097EB1" w14:textId="77777777">
        <w:tc>
          <w:tcPr>
            <w:tcW w:w="1765" w:type="dxa"/>
            <w:tcBorders>
              <w:bottom w:val="single" w:sz="4" w:space="0" w:color="auto"/>
            </w:tcBorders>
          </w:tcPr>
          <w:p w14:paraId="45597598" w14:textId="65A1DB34" w:rsidR="00D72579" w:rsidRDefault="00D72579" w:rsidP="00D72579">
            <w:pPr>
              <w:jc w:val="center"/>
            </w:pPr>
            <w:r w:rsidRPr="00F72E0F">
              <w:lastRenderedPageBreak/>
              <w:t>1</w:t>
            </w:r>
          </w:p>
        </w:tc>
        <w:tc>
          <w:tcPr>
            <w:tcW w:w="1765" w:type="dxa"/>
            <w:tcBorders>
              <w:bottom w:val="single" w:sz="4" w:space="0" w:color="auto"/>
            </w:tcBorders>
          </w:tcPr>
          <w:p w14:paraId="1401159F" w14:textId="1CB12A5F" w:rsidR="00D72579" w:rsidRDefault="000413DD" w:rsidP="00D72579">
            <w:pPr>
              <w:jc w:val="center"/>
            </w:pPr>
            <w:r w:rsidRPr="000413DD">
              <w:t>Azure Container Apps – Base de datos MariaDB</w:t>
            </w:r>
          </w:p>
        </w:tc>
        <w:tc>
          <w:tcPr>
            <w:tcW w:w="1766" w:type="dxa"/>
            <w:tcBorders>
              <w:bottom w:val="single" w:sz="4" w:space="0" w:color="auto"/>
            </w:tcBorders>
          </w:tcPr>
          <w:p w14:paraId="08A74098" w14:textId="60BDD568" w:rsidR="00D72579" w:rsidRDefault="000413DD" w:rsidP="00D72579">
            <w:pPr>
              <w:jc w:val="center"/>
            </w:pPr>
            <w:r w:rsidRPr="000413DD">
              <w:t xml:space="preserve">0.5 </w:t>
            </w:r>
            <w:proofErr w:type="spellStart"/>
            <w:r w:rsidRPr="000413DD">
              <w:t>vCPU</w:t>
            </w:r>
            <w:proofErr w:type="spellEnd"/>
            <w:r w:rsidRPr="000413DD">
              <w:t>, 1 GiB, mín. 1 réplica</w:t>
            </w:r>
          </w:p>
        </w:tc>
        <w:tc>
          <w:tcPr>
            <w:tcW w:w="1766" w:type="dxa"/>
          </w:tcPr>
          <w:p w14:paraId="1365B3CE" w14:textId="1D0E2AB2" w:rsidR="00D72579" w:rsidRDefault="00D72579" w:rsidP="00D72579">
            <w:pPr>
              <w:jc w:val="center"/>
            </w:pPr>
            <w:r w:rsidRPr="00F72E0F">
              <w:t>$</w:t>
            </w:r>
            <w:r w:rsidR="001D194C">
              <w:t>205</w:t>
            </w:r>
            <w:r w:rsidRPr="00F72E0F">
              <w:t xml:space="preserve"> MXN</w:t>
            </w:r>
            <w:r w:rsidR="002B3350">
              <w:t xml:space="preserve"> </w:t>
            </w:r>
            <w:sdt>
              <w:sdtPr>
                <w:id w:val="198061928"/>
                <w:citation/>
              </w:sdtPr>
              <w:sdtEndPr/>
              <w:sdtContent>
                <w:r w:rsidR="002B3350">
                  <w:fldChar w:fldCharType="begin"/>
                </w:r>
                <w:r w:rsidR="002B3350">
                  <w:instrText xml:space="preserve"> CITATION AZ26 \l 2058 </w:instrText>
                </w:r>
                <w:r w:rsidR="002B3350">
                  <w:fldChar w:fldCharType="separate"/>
                </w:r>
                <w:r w:rsidR="002B3350" w:rsidRPr="002B3350">
                  <w:rPr>
                    <w:noProof/>
                  </w:rPr>
                  <w:t>[115]</w:t>
                </w:r>
                <w:r w:rsidR="002B3350">
                  <w:fldChar w:fldCharType="end"/>
                </w:r>
              </w:sdtContent>
            </w:sdt>
          </w:p>
        </w:tc>
        <w:tc>
          <w:tcPr>
            <w:tcW w:w="1766" w:type="dxa"/>
          </w:tcPr>
          <w:p w14:paraId="3FAF9C3C" w14:textId="3B6E2B50" w:rsidR="00D72579" w:rsidRDefault="00D72579" w:rsidP="00D72579">
            <w:pPr>
              <w:jc w:val="center"/>
            </w:pPr>
            <w:r>
              <w:t>$</w:t>
            </w:r>
            <w:r w:rsidR="00F65DEF">
              <w:t>1,230</w:t>
            </w:r>
            <w:r>
              <w:t xml:space="preserve"> MXN</w:t>
            </w:r>
          </w:p>
        </w:tc>
      </w:tr>
      <w:tr w:rsidR="00D72579" w14:paraId="1F1F65F0" w14:textId="77777777">
        <w:tc>
          <w:tcPr>
            <w:tcW w:w="1765" w:type="dxa"/>
            <w:tcBorders>
              <w:bottom w:val="single" w:sz="4" w:space="0" w:color="auto"/>
            </w:tcBorders>
          </w:tcPr>
          <w:p w14:paraId="5A82ABE3" w14:textId="3B0F50AB" w:rsidR="00D72579" w:rsidRDefault="00D72579" w:rsidP="00D72579">
            <w:pPr>
              <w:jc w:val="center"/>
            </w:pPr>
            <w:r w:rsidRPr="00F72E0F">
              <w:t>1</w:t>
            </w:r>
          </w:p>
        </w:tc>
        <w:tc>
          <w:tcPr>
            <w:tcW w:w="1765" w:type="dxa"/>
            <w:tcBorders>
              <w:bottom w:val="single" w:sz="4" w:space="0" w:color="auto"/>
            </w:tcBorders>
          </w:tcPr>
          <w:p w14:paraId="62090F49" w14:textId="71C96AAA" w:rsidR="00D72579" w:rsidRDefault="001D194C" w:rsidP="00D72579">
            <w:pPr>
              <w:jc w:val="center"/>
            </w:pPr>
            <w:r w:rsidRPr="001D194C">
              <w:t xml:space="preserve">Azure Container </w:t>
            </w:r>
            <w:proofErr w:type="spellStart"/>
            <w:r w:rsidRPr="001D194C">
              <w:t>Registry</w:t>
            </w:r>
            <w:proofErr w:type="spellEnd"/>
            <w:r w:rsidRPr="001D194C">
              <w:t xml:space="preserve"> Basic</w:t>
            </w:r>
          </w:p>
        </w:tc>
        <w:tc>
          <w:tcPr>
            <w:tcW w:w="1766" w:type="dxa"/>
            <w:tcBorders>
              <w:bottom w:val="single" w:sz="4" w:space="0" w:color="auto"/>
            </w:tcBorders>
          </w:tcPr>
          <w:p w14:paraId="109C4BF9" w14:textId="52E81819" w:rsidR="00D72579" w:rsidRDefault="008340E3" w:rsidP="00D72579">
            <w:pPr>
              <w:jc w:val="center"/>
            </w:pPr>
            <w:r w:rsidRPr="008340E3">
              <w:t>1 registro, 10 GB incluidos</w:t>
            </w:r>
          </w:p>
        </w:tc>
        <w:tc>
          <w:tcPr>
            <w:tcW w:w="1766" w:type="dxa"/>
          </w:tcPr>
          <w:p w14:paraId="571B4AE0" w14:textId="3E52F085" w:rsidR="00D72579" w:rsidRDefault="00D72579" w:rsidP="00D72579">
            <w:pPr>
              <w:jc w:val="center"/>
            </w:pPr>
            <w:r w:rsidRPr="00F72E0F">
              <w:t>$</w:t>
            </w:r>
            <w:r w:rsidR="008340E3">
              <w:t>10</w:t>
            </w:r>
            <w:r w:rsidRPr="00F72E0F">
              <w:t>0 MXN</w:t>
            </w:r>
            <w:r w:rsidR="002B3350">
              <w:t xml:space="preserve"> </w:t>
            </w:r>
            <w:sdt>
              <w:sdtPr>
                <w:id w:val="-314185305"/>
                <w:citation/>
              </w:sdtPr>
              <w:sdtEndPr/>
              <w:sdtContent>
                <w:r w:rsidR="002B3350">
                  <w:fldChar w:fldCharType="begin"/>
                </w:r>
                <w:r w:rsidR="002B3350">
                  <w:instrText xml:space="preserve"> CITATION AZ26 \l 2058 </w:instrText>
                </w:r>
                <w:r w:rsidR="002B3350">
                  <w:fldChar w:fldCharType="separate"/>
                </w:r>
                <w:r w:rsidR="002B3350" w:rsidRPr="002B3350">
                  <w:rPr>
                    <w:noProof/>
                  </w:rPr>
                  <w:t>[115]</w:t>
                </w:r>
                <w:r w:rsidR="002B3350">
                  <w:fldChar w:fldCharType="end"/>
                </w:r>
              </w:sdtContent>
            </w:sdt>
          </w:p>
        </w:tc>
        <w:tc>
          <w:tcPr>
            <w:tcW w:w="1766" w:type="dxa"/>
          </w:tcPr>
          <w:p w14:paraId="4D144EC9" w14:textId="62AA9BBA" w:rsidR="00D72579" w:rsidRDefault="00D72579" w:rsidP="00D72579">
            <w:pPr>
              <w:jc w:val="center"/>
            </w:pPr>
            <w:r>
              <w:t>$</w:t>
            </w:r>
            <w:r w:rsidR="00040F47">
              <w:t>600</w:t>
            </w:r>
            <w:r>
              <w:t xml:space="preserve"> MXN</w:t>
            </w:r>
          </w:p>
        </w:tc>
      </w:tr>
      <w:tr w:rsidR="00D72579" w14:paraId="3169E712" w14:textId="77777777">
        <w:tc>
          <w:tcPr>
            <w:tcW w:w="1765" w:type="dxa"/>
            <w:tcBorders>
              <w:bottom w:val="single" w:sz="4" w:space="0" w:color="auto"/>
            </w:tcBorders>
          </w:tcPr>
          <w:p w14:paraId="1A77D97B" w14:textId="7F4F57B9" w:rsidR="00D72579" w:rsidRDefault="00D72579" w:rsidP="00D72579">
            <w:pPr>
              <w:jc w:val="center"/>
            </w:pPr>
            <w:r w:rsidRPr="00F72E0F">
              <w:t>1</w:t>
            </w:r>
          </w:p>
        </w:tc>
        <w:tc>
          <w:tcPr>
            <w:tcW w:w="1765" w:type="dxa"/>
            <w:tcBorders>
              <w:bottom w:val="single" w:sz="4" w:space="0" w:color="auto"/>
            </w:tcBorders>
          </w:tcPr>
          <w:p w14:paraId="02DF0ED7" w14:textId="0DF9A877" w:rsidR="00D72579" w:rsidRPr="00B75BBE" w:rsidRDefault="008340E3" w:rsidP="00D72579">
            <w:pPr>
              <w:jc w:val="center"/>
              <w:rPr>
                <w:lang w:val="en-US"/>
              </w:rPr>
            </w:pPr>
            <w:r w:rsidRPr="00B75BBE">
              <w:rPr>
                <w:lang w:val="en-US"/>
              </w:rPr>
              <w:t>Azure Files (HDD Standard, LRS, pay-as-you-go)</w:t>
            </w:r>
          </w:p>
        </w:tc>
        <w:tc>
          <w:tcPr>
            <w:tcW w:w="1766" w:type="dxa"/>
            <w:tcBorders>
              <w:bottom w:val="single" w:sz="4" w:space="0" w:color="auto"/>
            </w:tcBorders>
          </w:tcPr>
          <w:p w14:paraId="424908B3" w14:textId="6B9396ED" w:rsidR="00D72579" w:rsidRDefault="008340E3" w:rsidP="00D72579">
            <w:pPr>
              <w:jc w:val="center"/>
            </w:pPr>
            <w:r w:rsidRPr="008340E3">
              <w:t>10 GiB volumen persistente MariaDB</w:t>
            </w:r>
          </w:p>
        </w:tc>
        <w:tc>
          <w:tcPr>
            <w:tcW w:w="1766" w:type="dxa"/>
          </w:tcPr>
          <w:p w14:paraId="06DF9685" w14:textId="331068C2" w:rsidR="00D72579" w:rsidRDefault="00D72579" w:rsidP="00D72579">
            <w:pPr>
              <w:jc w:val="center"/>
            </w:pPr>
            <w:r w:rsidRPr="00F72E0F">
              <w:t>$</w:t>
            </w:r>
            <w:r w:rsidR="008340E3">
              <w:t>13</w:t>
            </w:r>
            <w:r w:rsidRPr="00F72E0F">
              <w:t xml:space="preserve"> MXN</w:t>
            </w:r>
            <w:r w:rsidR="002B3350">
              <w:t xml:space="preserve"> </w:t>
            </w:r>
            <w:sdt>
              <w:sdtPr>
                <w:id w:val="1291937654"/>
                <w:citation/>
              </w:sdtPr>
              <w:sdtEndPr/>
              <w:sdtContent>
                <w:r w:rsidR="002B3350">
                  <w:fldChar w:fldCharType="begin"/>
                </w:r>
                <w:r w:rsidR="002B3350">
                  <w:instrText xml:space="preserve"> CITATION AZ26 \l 2058 </w:instrText>
                </w:r>
                <w:r w:rsidR="002B3350">
                  <w:fldChar w:fldCharType="separate"/>
                </w:r>
                <w:r w:rsidR="002B3350" w:rsidRPr="002B3350">
                  <w:rPr>
                    <w:noProof/>
                  </w:rPr>
                  <w:t>[115]</w:t>
                </w:r>
                <w:r w:rsidR="002B3350">
                  <w:fldChar w:fldCharType="end"/>
                </w:r>
              </w:sdtContent>
            </w:sdt>
          </w:p>
        </w:tc>
        <w:tc>
          <w:tcPr>
            <w:tcW w:w="1766" w:type="dxa"/>
          </w:tcPr>
          <w:p w14:paraId="4A9E2E7A" w14:textId="03F68095" w:rsidR="00D72579" w:rsidRDefault="00D72579" w:rsidP="00D72579">
            <w:pPr>
              <w:jc w:val="center"/>
            </w:pPr>
            <w:r>
              <w:t>$</w:t>
            </w:r>
            <w:r w:rsidR="00EB1DFF">
              <w:t>78</w:t>
            </w:r>
            <w:r>
              <w:t xml:space="preserve"> MXN</w:t>
            </w:r>
          </w:p>
        </w:tc>
      </w:tr>
      <w:tr w:rsidR="00D72579" w14:paraId="60284153" w14:textId="77777777" w:rsidTr="00492E73">
        <w:tc>
          <w:tcPr>
            <w:tcW w:w="1765" w:type="dxa"/>
            <w:tcBorders>
              <w:bottom w:val="single" w:sz="4" w:space="0" w:color="auto"/>
            </w:tcBorders>
          </w:tcPr>
          <w:p w14:paraId="669E4E35" w14:textId="6D6BE8C7" w:rsidR="00D72579" w:rsidRDefault="00D72579" w:rsidP="00D72579">
            <w:pPr>
              <w:jc w:val="center"/>
            </w:pPr>
            <w:r w:rsidRPr="00F72E0F">
              <w:t>1</w:t>
            </w:r>
          </w:p>
        </w:tc>
        <w:tc>
          <w:tcPr>
            <w:tcW w:w="1765" w:type="dxa"/>
            <w:tcBorders>
              <w:bottom w:val="single" w:sz="4" w:space="0" w:color="auto"/>
            </w:tcBorders>
          </w:tcPr>
          <w:p w14:paraId="622B3360" w14:textId="7EFC3924" w:rsidR="00D72579" w:rsidRDefault="009A40E4" w:rsidP="00D72579">
            <w:pPr>
              <w:jc w:val="center"/>
            </w:pPr>
            <w:r w:rsidRPr="009A40E4">
              <w:t xml:space="preserve">Azure </w:t>
            </w:r>
            <w:proofErr w:type="spellStart"/>
            <w:r w:rsidRPr="009A40E4">
              <w:t>Static</w:t>
            </w:r>
            <w:proofErr w:type="spellEnd"/>
            <w:r w:rsidRPr="009A40E4">
              <w:t xml:space="preserve"> Web Apps</w:t>
            </w:r>
          </w:p>
        </w:tc>
        <w:tc>
          <w:tcPr>
            <w:tcW w:w="1766" w:type="dxa"/>
            <w:tcBorders>
              <w:bottom w:val="single" w:sz="4" w:space="0" w:color="auto"/>
            </w:tcBorders>
          </w:tcPr>
          <w:p w14:paraId="2E5EC7D6" w14:textId="529A12DA" w:rsidR="00D72579" w:rsidRDefault="00B80A8D" w:rsidP="00D72579">
            <w:pPr>
              <w:jc w:val="center"/>
            </w:pPr>
            <w:r w:rsidRPr="00B80A8D">
              <w:t xml:space="preserve">Panel </w:t>
            </w:r>
            <w:proofErr w:type="spellStart"/>
            <w:r w:rsidRPr="00B80A8D">
              <w:t>admin</w:t>
            </w:r>
            <w:proofErr w:type="spellEnd"/>
            <w:r w:rsidRPr="00B80A8D">
              <w:t xml:space="preserve">, free </w:t>
            </w:r>
            <w:proofErr w:type="spellStart"/>
            <w:r w:rsidRPr="00B80A8D">
              <w:t>tier</w:t>
            </w:r>
            <w:proofErr w:type="spellEnd"/>
          </w:p>
        </w:tc>
        <w:tc>
          <w:tcPr>
            <w:tcW w:w="1766" w:type="dxa"/>
          </w:tcPr>
          <w:p w14:paraId="05252E0B" w14:textId="65598658" w:rsidR="00D72579" w:rsidRDefault="00D72579" w:rsidP="00D72579">
            <w:pPr>
              <w:jc w:val="center"/>
            </w:pPr>
            <w:r w:rsidRPr="00F72E0F">
              <w:t>$0 MXN</w:t>
            </w:r>
            <w:r w:rsidR="002B3350">
              <w:t xml:space="preserve"> </w:t>
            </w:r>
            <w:sdt>
              <w:sdtPr>
                <w:id w:val="-1341851953"/>
                <w:citation/>
              </w:sdtPr>
              <w:sdtEndPr/>
              <w:sdtContent>
                <w:r w:rsidR="002B3350">
                  <w:fldChar w:fldCharType="begin"/>
                </w:r>
                <w:r w:rsidR="002B3350">
                  <w:instrText xml:space="preserve"> CITATION AZ26 \l 2058 </w:instrText>
                </w:r>
                <w:r w:rsidR="002B3350">
                  <w:fldChar w:fldCharType="separate"/>
                </w:r>
                <w:r w:rsidR="002B3350" w:rsidRPr="002B3350">
                  <w:rPr>
                    <w:noProof/>
                  </w:rPr>
                  <w:t>[115]</w:t>
                </w:r>
                <w:r w:rsidR="002B3350">
                  <w:fldChar w:fldCharType="end"/>
                </w:r>
              </w:sdtContent>
            </w:sdt>
          </w:p>
        </w:tc>
        <w:tc>
          <w:tcPr>
            <w:tcW w:w="1766" w:type="dxa"/>
          </w:tcPr>
          <w:p w14:paraId="7E64128A" w14:textId="2FA340ED" w:rsidR="00D72579" w:rsidRDefault="00D72579" w:rsidP="00D72579">
            <w:pPr>
              <w:jc w:val="center"/>
            </w:pPr>
            <w:r>
              <w:t>$0 MXN</w:t>
            </w:r>
          </w:p>
        </w:tc>
      </w:tr>
      <w:tr w:rsidR="00422705" w14:paraId="7C254CA9" w14:textId="77777777" w:rsidTr="00492E73">
        <w:tc>
          <w:tcPr>
            <w:tcW w:w="1765" w:type="dxa"/>
            <w:tcBorders>
              <w:bottom w:val="single" w:sz="4" w:space="0" w:color="auto"/>
            </w:tcBorders>
          </w:tcPr>
          <w:p w14:paraId="3D58C323" w14:textId="3DFAF4FE" w:rsidR="00422705" w:rsidRPr="00F72E0F" w:rsidRDefault="00422705" w:rsidP="00D72579">
            <w:pPr>
              <w:jc w:val="center"/>
            </w:pPr>
            <w:r>
              <w:t>1</w:t>
            </w:r>
          </w:p>
        </w:tc>
        <w:tc>
          <w:tcPr>
            <w:tcW w:w="1765" w:type="dxa"/>
            <w:tcBorders>
              <w:bottom w:val="single" w:sz="4" w:space="0" w:color="auto"/>
            </w:tcBorders>
          </w:tcPr>
          <w:p w14:paraId="1142ED89" w14:textId="63D09827" w:rsidR="00422705" w:rsidRPr="009A40E4" w:rsidRDefault="005A15F5" w:rsidP="00D72579">
            <w:pPr>
              <w:jc w:val="center"/>
            </w:pPr>
            <w:r w:rsidRPr="005A15F5">
              <w:t>Azure Monitor</w:t>
            </w:r>
          </w:p>
        </w:tc>
        <w:tc>
          <w:tcPr>
            <w:tcW w:w="1766" w:type="dxa"/>
            <w:tcBorders>
              <w:bottom w:val="single" w:sz="4" w:space="0" w:color="auto"/>
            </w:tcBorders>
          </w:tcPr>
          <w:p w14:paraId="4F9F4FC0" w14:textId="755C5F81" w:rsidR="00422705" w:rsidRPr="00B80A8D" w:rsidRDefault="005A15F5" w:rsidP="00D72579">
            <w:pPr>
              <w:jc w:val="center"/>
            </w:pPr>
            <w:r w:rsidRPr="005A15F5">
              <w:t xml:space="preserve">Telemetría, free </w:t>
            </w:r>
            <w:proofErr w:type="spellStart"/>
            <w:r w:rsidRPr="005A15F5">
              <w:t>tier</w:t>
            </w:r>
            <w:proofErr w:type="spellEnd"/>
            <w:r w:rsidRPr="005A15F5">
              <w:t xml:space="preserve"> ≤5 GB/mes</w:t>
            </w:r>
          </w:p>
        </w:tc>
        <w:tc>
          <w:tcPr>
            <w:tcW w:w="1766" w:type="dxa"/>
          </w:tcPr>
          <w:p w14:paraId="2DC34E52" w14:textId="0A6570E3" w:rsidR="00422705" w:rsidRPr="00F72E0F" w:rsidRDefault="005A15F5" w:rsidP="00D72579">
            <w:pPr>
              <w:jc w:val="center"/>
            </w:pPr>
            <w:r>
              <w:t>$0 MXN</w:t>
            </w:r>
            <w:r w:rsidR="002B3350">
              <w:t xml:space="preserve"> </w:t>
            </w:r>
            <w:sdt>
              <w:sdtPr>
                <w:id w:val="-1950160306"/>
                <w:citation/>
              </w:sdtPr>
              <w:sdtEndPr/>
              <w:sdtContent>
                <w:r w:rsidR="002B3350">
                  <w:fldChar w:fldCharType="begin"/>
                </w:r>
                <w:r w:rsidR="002B3350">
                  <w:instrText xml:space="preserve"> CITATION AZ26 \l 2058 </w:instrText>
                </w:r>
                <w:r w:rsidR="002B3350">
                  <w:fldChar w:fldCharType="separate"/>
                </w:r>
                <w:r w:rsidR="002B3350" w:rsidRPr="002B3350">
                  <w:rPr>
                    <w:noProof/>
                  </w:rPr>
                  <w:t>[115]</w:t>
                </w:r>
                <w:r w:rsidR="002B3350">
                  <w:fldChar w:fldCharType="end"/>
                </w:r>
              </w:sdtContent>
            </w:sdt>
          </w:p>
        </w:tc>
        <w:tc>
          <w:tcPr>
            <w:tcW w:w="1766" w:type="dxa"/>
          </w:tcPr>
          <w:p w14:paraId="38A063E6" w14:textId="3C3F10D4" w:rsidR="00422705" w:rsidRDefault="00EB1DFF" w:rsidP="00D72579">
            <w:pPr>
              <w:jc w:val="center"/>
            </w:pPr>
            <w:r>
              <w:t>$0 MXN</w:t>
            </w:r>
          </w:p>
        </w:tc>
      </w:tr>
      <w:tr w:rsidR="00606275" w14:paraId="1C13B88E" w14:textId="77777777" w:rsidTr="00492E73">
        <w:tc>
          <w:tcPr>
            <w:tcW w:w="1765" w:type="dxa"/>
            <w:tcBorders>
              <w:left w:val="nil"/>
              <w:bottom w:val="nil"/>
              <w:right w:val="nil"/>
            </w:tcBorders>
          </w:tcPr>
          <w:p w14:paraId="43741AB2" w14:textId="77777777" w:rsidR="00492E73" w:rsidRDefault="00492E73" w:rsidP="00192317">
            <w:pPr>
              <w:jc w:val="center"/>
            </w:pPr>
          </w:p>
        </w:tc>
        <w:tc>
          <w:tcPr>
            <w:tcW w:w="1765" w:type="dxa"/>
            <w:tcBorders>
              <w:left w:val="nil"/>
              <w:bottom w:val="nil"/>
              <w:right w:val="nil"/>
            </w:tcBorders>
          </w:tcPr>
          <w:p w14:paraId="5830E552" w14:textId="77777777" w:rsidR="00492E73" w:rsidRDefault="00492E73" w:rsidP="00192317">
            <w:pPr>
              <w:jc w:val="center"/>
            </w:pPr>
          </w:p>
        </w:tc>
        <w:tc>
          <w:tcPr>
            <w:tcW w:w="1766" w:type="dxa"/>
            <w:tcBorders>
              <w:left w:val="nil"/>
              <w:bottom w:val="nil"/>
            </w:tcBorders>
          </w:tcPr>
          <w:p w14:paraId="66DA5FA4" w14:textId="77777777" w:rsidR="00492E73" w:rsidRDefault="00492E73" w:rsidP="00192317">
            <w:pPr>
              <w:jc w:val="center"/>
            </w:pPr>
          </w:p>
        </w:tc>
        <w:tc>
          <w:tcPr>
            <w:tcW w:w="1766" w:type="dxa"/>
          </w:tcPr>
          <w:p w14:paraId="62940326" w14:textId="0E1C335D" w:rsidR="00492E73" w:rsidRDefault="00492E73" w:rsidP="00192317">
            <w:pPr>
              <w:jc w:val="center"/>
            </w:pPr>
            <w:r>
              <w:t>Total</w:t>
            </w:r>
          </w:p>
        </w:tc>
        <w:tc>
          <w:tcPr>
            <w:tcW w:w="1766" w:type="dxa"/>
          </w:tcPr>
          <w:p w14:paraId="6349AA36" w14:textId="57D6BDAE" w:rsidR="00492E73" w:rsidRDefault="00492E73" w:rsidP="00192317">
            <w:pPr>
              <w:jc w:val="center"/>
            </w:pPr>
            <w:r>
              <w:t>$</w:t>
            </w:r>
            <w:r w:rsidR="00521F43">
              <w:t>6,558</w:t>
            </w:r>
            <w:r w:rsidR="00634198">
              <w:t xml:space="preserve"> MXN</w:t>
            </w:r>
          </w:p>
        </w:tc>
      </w:tr>
    </w:tbl>
    <w:p w14:paraId="6028BC76" w14:textId="77777777" w:rsidR="001C3CCD" w:rsidRDefault="001C3CCD" w:rsidP="001C3CCD">
      <w:pPr>
        <w:rPr>
          <w:rFonts w:cs="Times New Roman"/>
        </w:rPr>
      </w:pPr>
    </w:p>
    <w:tbl>
      <w:tblPr>
        <w:tblStyle w:val="Tablaconcuadrcula"/>
        <w:tblW w:w="0" w:type="auto"/>
        <w:tblLook w:val="04A0" w:firstRow="1" w:lastRow="0" w:firstColumn="1" w:lastColumn="0" w:noHBand="0" w:noVBand="1"/>
      </w:tblPr>
      <w:tblGrid>
        <w:gridCol w:w="4414"/>
        <w:gridCol w:w="4414"/>
      </w:tblGrid>
      <w:tr w:rsidR="00811EF1" w14:paraId="0564E268" w14:textId="77777777" w:rsidTr="008A76BB">
        <w:tc>
          <w:tcPr>
            <w:tcW w:w="4414" w:type="dxa"/>
          </w:tcPr>
          <w:p w14:paraId="12635359" w14:textId="63029728" w:rsidR="008A76BB" w:rsidRDefault="008A76BB" w:rsidP="00492E73">
            <w:pPr>
              <w:jc w:val="center"/>
              <w:rPr>
                <w:rFonts w:cs="Times New Roman"/>
              </w:rPr>
            </w:pPr>
            <w:r>
              <w:rPr>
                <w:rFonts w:cs="Times New Roman"/>
              </w:rPr>
              <w:t>Opera</w:t>
            </w:r>
            <w:r w:rsidR="00492E73">
              <w:rPr>
                <w:rFonts w:cs="Times New Roman"/>
              </w:rPr>
              <w:t xml:space="preserve">tiva: </w:t>
            </w:r>
            <w:r w:rsidR="00492E73">
              <w:t>$</w:t>
            </w:r>
            <w:r w:rsidR="00492E73" w:rsidRPr="002B49C9">
              <w:t>189,888</w:t>
            </w:r>
            <w:r w:rsidR="00492E73">
              <w:t xml:space="preserve"> MXN</w:t>
            </w:r>
          </w:p>
        </w:tc>
        <w:tc>
          <w:tcPr>
            <w:tcW w:w="4414" w:type="dxa"/>
          </w:tcPr>
          <w:p w14:paraId="078145F1" w14:textId="18D9DDC4" w:rsidR="008A76BB" w:rsidRDefault="00492E73" w:rsidP="00492E73">
            <w:pPr>
              <w:jc w:val="center"/>
              <w:rPr>
                <w:rFonts w:cs="Times New Roman"/>
              </w:rPr>
            </w:pPr>
            <w:r>
              <w:rPr>
                <w:rFonts w:cs="Times New Roman"/>
              </w:rPr>
              <w:t>Tecnológica</w:t>
            </w:r>
            <w:r w:rsidR="00A96D5F">
              <w:rPr>
                <w:rFonts w:cs="Times New Roman"/>
              </w:rPr>
              <w:t>: $</w:t>
            </w:r>
            <w:r w:rsidR="00A96D5F" w:rsidRPr="00A96D5F">
              <w:rPr>
                <w:rFonts w:cs="Times New Roman"/>
              </w:rPr>
              <w:t>2</w:t>
            </w:r>
            <w:r w:rsidR="003363BD">
              <w:rPr>
                <w:rFonts w:cs="Times New Roman"/>
              </w:rPr>
              <w:t>8</w:t>
            </w:r>
            <w:r w:rsidR="00A96D5F" w:rsidRPr="00A96D5F">
              <w:rPr>
                <w:rFonts w:cs="Times New Roman"/>
              </w:rPr>
              <w:t>,</w:t>
            </w:r>
            <w:r w:rsidR="003363BD">
              <w:rPr>
                <w:rFonts w:cs="Times New Roman"/>
              </w:rPr>
              <w:t>352</w:t>
            </w:r>
          </w:p>
        </w:tc>
      </w:tr>
      <w:tr w:rsidR="00811EF1" w14:paraId="43D0723C" w14:textId="77777777" w:rsidTr="003F356B">
        <w:tc>
          <w:tcPr>
            <w:tcW w:w="8828" w:type="dxa"/>
            <w:gridSpan w:val="2"/>
          </w:tcPr>
          <w:p w14:paraId="2DCA4547" w14:textId="42304EB8" w:rsidR="00A96D5F" w:rsidRDefault="00A96D5F" w:rsidP="00492E73">
            <w:pPr>
              <w:jc w:val="center"/>
              <w:rPr>
                <w:rFonts w:cs="Times New Roman"/>
              </w:rPr>
            </w:pPr>
            <w:r>
              <w:rPr>
                <w:rFonts w:cs="Times New Roman"/>
              </w:rPr>
              <w:t xml:space="preserve">Total: </w:t>
            </w:r>
            <w:r w:rsidR="00047825">
              <w:rPr>
                <w:rFonts w:cs="Times New Roman"/>
              </w:rPr>
              <w:t>$</w:t>
            </w:r>
            <w:r w:rsidR="00047825" w:rsidRPr="00047825">
              <w:rPr>
                <w:rFonts w:cs="Times New Roman"/>
              </w:rPr>
              <w:t>21</w:t>
            </w:r>
            <w:r w:rsidR="00D76765">
              <w:rPr>
                <w:rFonts w:cs="Times New Roman"/>
              </w:rPr>
              <w:t>8</w:t>
            </w:r>
            <w:r w:rsidR="00047825" w:rsidRPr="00047825">
              <w:rPr>
                <w:rFonts w:cs="Times New Roman"/>
              </w:rPr>
              <w:t>,</w:t>
            </w:r>
            <w:r w:rsidR="00991966">
              <w:rPr>
                <w:rFonts w:cs="Times New Roman"/>
              </w:rPr>
              <w:t>240</w:t>
            </w:r>
            <w:r w:rsidR="00047825">
              <w:rPr>
                <w:rFonts w:cs="Times New Roman"/>
              </w:rPr>
              <w:t xml:space="preserve"> (Costo de Desarrollo del Proyecto)</w:t>
            </w:r>
          </w:p>
        </w:tc>
      </w:tr>
      <w:tr w:rsidR="00811EF1" w14:paraId="7D43DAE6" w14:textId="77777777" w:rsidTr="003F356B">
        <w:tc>
          <w:tcPr>
            <w:tcW w:w="8828" w:type="dxa"/>
            <w:gridSpan w:val="2"/>
          </w:tcPr>
          <w:p w14:paraId="0BB36C06" w14:textId="3DA9B0A0" w:rsidR="001C7F90" w:rsidRDefault="001C7F90" w:rsidP="00492E73">
            <w:pPr>
              <w:jc w:val="center"/>
              <w:rPr>
                <w:rFonts w:cs="Times New Roman"/>
              </w:rPr>
            </w:pPr>
            <w:r>
              <w:rPr>
                <w:rFonts w:cs="Times New Roman"/>
              </w:rPr>
              <w:t xml:space="preserve">TOTAL: </w:t>
            </w:r>
            <w:r w:rsidR="004809BF">
              <w:rPr>
                <w:rFonts w:cs="Times New Roman"/>
              </w:rPr>
              <w:t>$</w:t>
            </w:r>
            <w:r w:rsidR="00E25484">
              <w:rPr>
                <w:rFonts w:cs="Times New Roman"/>
              </w:rPr>
              <w:t>283</w:t>
            </w:r>
            <w:r w:rsidR="004809BF" w:rsidRPr="004809BF">
              <w:rPr>
                <w:rFonts w:cs="Times New Roman"/>
              </w:rPr>
              <w:t>,</w:t>
            </w:r>
            <w:r w:rsidR="00E25484">
              <w:rPr>
                <w:rFonts w:cs="Times New Roman"/>
              </w:rPr>
              <w:t>712</w:t>
            </w:r>
            <w:r w:rsidR="004809BF">
              <w:rPr>
                <w:rFonts w:cs="Times New Roman"/>
              </w:rPr>
              <w:t xml:space="preserve"> MXN (Costo </w:t>
            </w:r>
            <w:r w:rsidR="003F7A9F">
              <w:rPr>
                <w:rFonts w:cs="Times New Roman"/>
              </w:rPr>
              <w:t>final)</w:t>
            </w:r>
          </w:p>
        </w:tc>
      </w:tr>
    </w:tbl>
    <w:p w14:paraId="6B4B6AC5" w14:textId="77777777" w:rsidR="009A1020" w:rsidRDefault="009A1020" w:rsidP="005C4CF3">
      <w:pPr>
        <w:rPr>
          <w:rFonts w:cs="Times New Roman"/>
        </w:rPr>
      </w:pPr>
    </w:p>
    <w:p w14:paraId="2EC7FFDD" w14:textId="166F5054" w:rsidR="009A1020" w:rsidRDefault="009A1020" w:rsidP="005C4CF3">
      <w:pPr>
        <w:rPr>
          <w:rFonts w:cs="Times New Roman"/>
        </w:rPr>
      </w:pPr>
      <w:r w:rsidRPr="009A1020">
        <w:rPr>
          <w:rFonts w:cs="Times New Roman"/>
        </w:rPr>
        <w:t xml:space="preserve">Para garantizar la sostenibilidad económica del proyecto sin comprometer la gratuidad del servicio para el cliente final, se define un modelo de </w:t>
      </w:r>
      <w:r w:rsidR="00EC3684" w:rsidRPr="00EC3684">
        <w:rPr>
          <w:rFonts w:cs="Times New Roman"/>
        </w:rPr>
        <w:t>comisión</w:t>
      </w:r>
      <w:r w:rsidRPr="009A1020">
        <w:rPr>
          <w:rFonts w:cs="Times New Roman"/>
        </w:rPr>
        <w:t xml:space="preserve"> por pedido completado: por cada pedido que alcance el estado "Entregado" en el sistema, la plataforma </w:t>
      </w:r>
      <w:r w:rsidR="00322AFE">
        <w:rPr>
          <w:rFonts w:cs="Times New Roman"/>
        </w:rPr>
        <w:t xml:space="preserve">solicita </w:t>
      </w:r>
      <w:r w:rsidR="00EC3684" w:rsidRPr="00EC3684">
        <w:rPr>
          <w:rFonts w:cs="Times New Roman"/>
        </w:rPr>
        <w:t xml:space="preserve">el </w:t>
      </w:r>
      <w:r w:rsidR="0098291A">
        <w:rPr>
          <w:rFonts w:cs="Times New Roman"/>
        </w:rPr>
        <w:t>3</w:t>
      </w:r>
      <w:r w:rsidR="00EC3684" w:rsidRPr="00EC3684">
        <w:rPr>
          <w:rFonts w:cs="Times New Roman"/>
        </w:rPr>
        <w:t xml:space="preserve">% del total </w:t>
      </w:r>
      <w:r w:rsidR="00A774C4">
        <w:rPr>
          <w:rFonts w:cs="Times New Roman"/>
        </w:rPr>
        <w:t>cobrado</w:t>
      </w:r>
      <w:r w:rsidR="00EC3684" w:rsidRPr="00EC3684">
        <w:rPr>
          <w:rFonts w:cs="Times New Roman"/>
        </w:rPr>
        <w:t xml:space="preserve"> al cliente en ese pedido</w:t>
      </w:r>
      <w:r w:rsidR="00322AFE">
        <w:rPr>
          <w:rFonts w:cs="Times New Roman"/>
        </w:rPr>
        <w:t xml:space="preserve"> a la purificadora</w:t>
      </w:r>
      <w:r w:rsidR="00EC3684" w:rsidRPr="00EC3684">
        <w:rPr>
          <w:rFonts w:cs="Times New Roman"/>
        </w:rPr>
        <w:t>.</w:t>
      </w:r>
      <w:r w:rsidRPr="009A1020">
        <w:rPr>
          <w:rFonts w:cs="Times New Roman"/>
        </w:rPr>
        <w:t xml:space="preserve"> Los pedidos cancelados, no entregados o en cualquier otro estado no generan cargo, lo que elimina el riesgo económico para las purificadoras en caso de fallas en la entrega.</w:t>
      </w:r>
    </w:p>
    <w:p w14:paraId="5DA42818" w14:textId="5230A21C" w:rsidR="005C4CF3" w:rsidRPr="005C4CF3" w:rsidRDefault="001C3CCD" w:rsidP="005C4CF3">
      <w:r>
        <w:rPr>
          <w:rFonts w:cs="Times New Roman"/>
        </w:rPr>
        <w:br/>
      </w:r>
      <w:r w:rsidRPr="00E6658D">
        <w:rPr>
          <w:rFonts w:cs="Times New Roman"/>
        </w:rPr>
        <w:t>En este contexto, si se logra establecer un flujo de ingresos constante y suficiente, el proyecto no solo resulta económicamente viable, sino también sostenible a corto y mediano plazo. Además, el bajo nivel de inversión inicial incrementa su atractivo para posibles financiadores o aliados estratégicos, lo que abre oportunidades para escalar o mejorar la solución en etapas futuras.</w:t>
      </w:r>
    </w:p>
    <w:p w14:paraId="4497D5F6" w14:textId="776C7964" w:rsidR="00FE3DEA" w:rsidRDefault="00FE3DEA" w:rsidP="00FE3DEA">
      <w:pPr>
        <w:pStyle w:val="Ttulo3"/>
      </w:pPr>
      <w:bookmarkStart w:id="124" w:name="_Toc229993954"/>
      <w:r>
        <w:t>4.</w:t>
      </w:r>
      <w:r w:rsidR="00E14A7E">
        <w:t>5</w:t>
      </w:r>
      <w:r>
        <w:t>.</w:t>
      </w:r>
      <w:r w:rsidR="00930254">
        <w:t>6</w:t>
      </w:r>
      <w:r>
        <w:t xml:space="preserve"> Factibilidad operativa</w:t>
      </w:r>
      <w:bookmarkEnd w:id="124"/>
    </w:p>
    <w:p w14:paraId="2960465D" w14:textId="58263C6E" w:rsidR="00840212" w:rsidRDefault="00EE41FA" w:rsidP="00C17C22">
      <w:r>
        <w:t xml:space="preserve">La factibilidad operativa </w:t>
      </w:r>
      <w:r w:rsidR="00C23589">
        <w:t xml:space="preserve">hace referencia </w:t>
      </w:r>
      <w:r w:rsidR="00BA69A7">
        <w:t xml:space="preserve">a </w:t>
      </w:r>
      <w:r w:rsidR="00635844" w:rsidRPr="00635844">
        <w:t>recursos humanos, procesos operativos y capacidades organizativas</w:t>
      </w:r>
      <w:r w:rsidR="00635844">
        <w:t>,</w:t>
      </w:r>
      <w:r w:rsidR="00BA69A7">
        <w:t xml:space="preserve"> </w:t>
      </w:r>
      <w:r w:rsidR="005A7EA3">
        <w:t>encargadas de e</w:t>
      </w:r>
      <w:r w:rsidR="00F2759C">
        <w:t xml:space="preserve">jecutar el proyecto, si estas cuentan con las habilidades </w:t>
      </w:r>
      <w:r w:rsidR="00642539">
        <w:t>de implementar y darle mantenimiento al sistema</w:t>
      </w:r>
      <w:r w:rsidR="00C17C22">
        <w:t xml:space="preserve">. Por otro </w:t>
      </w:r>
      <w:r w:rsidR="00A0523F">
        <w:t>lado,</w:t>
      </w:r>
      <w:r w:rsidR="00C17C22">
        <w:t xml:space="preserve"> si la solución satisface los requerimientos del sistema</w:t>
      </w:r>
      <w:r w:rsidR="00EF1DC7">
        <w:t>,</w:t>
      </w:r>
      <w:r w:rsidR="00C17C22">
        <w:t xml:space="preserve"> para resolver los problemas y aprovechar las oportunidades que se visualizan en relación con el sistema</w:t>
      </w:r>
      <w:r w:rsidR="008F758C">
        <w:t xml:space="preserve"> </w:t>
      </w:r>
      <w:sdt>
        <w:sdtPr>
          <w:id w:val="5113095"/>
          <w:citation/>
        </w:sdtPr>
        <w:sdtEndPr/>
        <w:sdtContent>
          <w:r w:rsidR="008F758C">
            <w:fldChar w:fldCharType="begin"/>
          </w:r>
          <w:r w:rsidR="0048169A">
            <w:instrText xml:space="preserve">CITATION eco26 \l 2058 </w:instrText>
          </w:r>
          <w:r w:rsidR="008F758C">
            <w:fldChar w:fldCharType="separate"/>
          </w:r>
          <w:r>
            <w:rPr>
              <w:noProof/>
            </w:rPr>
            <w:t>[</w:t>
          </w:r>
          <w:r w:rsidR="00DA3F7B" w:rsidRPr="00DA3F7B">
            <w:rPr>
              <w:noProof/>
            </w:rPr>
            <w:t>115</w:t>
          </w:r>
          <w:r>
            <w:rPr>
              <w:noProof/>
            </w:rPr>
            <w:t>]</w:t>
          </w:r>
          <w:r w:rsidR="008F758C">
            <w:fldChar w:fldCharType="end"/>
          </w:r>
        </w:sdtContent>
      </w:sdt>
      <w:r w:rsidR="00C17C22">
        <w:t>.</w:t>
      </w:r>
    </w:p>
    <w:p w14:paraId="41718446" w14:textId="5EE777AB" w:rsidR="00B13174" w:rsidRPr="00840212" w:rsidRDefault="002B5706" w:rsidP="00C17C22">
      <w:r>
        <w:t>Una vez teniendo estos conceptos, el equipo de trabajo encargado del proyecto cuenta con</w:t>
      </w:r>
      <w:r w:rsidR="00734DF2">
        <w:t xml:space="preserve"> habilidades </w:t>
      </w:r>
      <w:r w:rsidR="008B26D3">
        <w:t xml:space="preserve">y conocimientos </w:t>
      </w:r>
      <w:r w:rsidR="007E6680">
        <w:t>en desarrollo móvi</w:t>
      </w:r>
      <w:r w:rsidR="006D7E6C">
        <w:t>l</w:t>
      </w:r>
      <w:r w:rsidR="007E6680">
        <w:t>,</w:t>
      </w:r>
      <w:r w:rsidR="00D63FFC">
        <w:t xml:space="preserve"> bases de datos, implementaciones de inteligencia </w:t>
      </w:r>
      <w:r w:rsidR="00913AF7">
        <w:t>artificial,</w:t>
      </w:r>
      <w:r w:rsidR="007E6680">
        <w:t xml:space="preserve"> así como en tecnologías que se usaran para el back-end y </w:t>
      </w:r>
      <w:proofErr w:type="spellStart"/>
      <w:r w:rsidR="007E6680">
        <w:t>front</w:t>
      </w:r>
      <w:proofErr w:type="spellEnd"/>
      <w:r w:rsidR="007E6680">
        <w:t>-end</w:t>
      </w:r>
      <w:r w:rsidR="005F0C2F">
        <w:t xml:space="preserve"> como Spring-</w:t>
      </w:r>
      <w:proofErr w:type="spellStart"/>
      <w:r w:rsidR="005F0C2F">
        <w:t>boot</w:t>
      </w:r>
      <w:proofErr w:type="spellEnd"/>
      <w:r w:rsidR="005F0C2F">
        <w:t xml:space="preserve"> y </w:t>
      </w:r>
      <w:proofErr w:type="spellStart"/>
      <w:r w:rsidR="00B227E4">
        <w:t>Jetpack</w:t>
      </w:r>
      <w:proofErr w:type="spellEnd"/>
      <w:r w:rsidR="00B227E4">
        <w:t xml:space="preserve"> </w:t>
      </w:r>
      <w:proofErr w:type="spellStart"/>
      <w:r w:rsidR="00B227E4">
        <w:t>Compose</w:t>
      </w:r>
      <w:proofErr w:type="spellEnd"/>
      <w:r w:rsidR="005F0C2F">
        <w:t xml:space="preserve"> </w:t>
      </w:r>
      <w:r w:rsidR="00B64473">
        <w:lastRenderedPageBreak/>
        <w:t xml:space="preserve">siendo estos </w:t>
      </w:r>
      <w:r w:rsidR="008B26D3">
        <w:t xml:space="preserve">adquiridos en trabajos </w:t>
      </w:r>
      <w:r w:rsidR="0062675D">
        <w:t>escolares,</w:t>
      </w:r>
      <w:r w:rsidR="008B26D3">
        <w:t xml:space="preserve"> así como en </w:t>
      </w:r>
      <w:r w:rsidR="00674E5F">
        <w:t>prácticas</w:t>
      </w:r>
      <w:r w:rsidR="008B26D3">
        <w:t xml:space="preserve"> profesionales</w:t>
      </w:r>
      <w:r w:rsidR="00A0523F">
        <w:t xml:space="preserve">, todo esto nos ayuda en </w:t>
      </w:r>
      <w:r w:rsidR="00A0523F" w:rsidRPr="00686C0C">
        <w:rPr>
          <w:rFonts w:cs="Times New Roman"/>
        </w:rPr>
        <w:t>la capacidad para implementar y dar mantenimiento al sistema.</w:t>
      </w:r>
    </w:p>
    <w:p w14:paraId="66FEF49F" w14:textId="39D3CB78" w:rsidR="00A95316" w:rsidRDefault="00FE3DEA" w:rsidP="00165136">
      <w:pPr>
        <w:pStyle w:val="Ttulo3"/>
      </w:pPr>
      <w:bookmarkStart w:id="125" w:name="_Toc229993955"/>
      <w:r>
        <w:t>4.</w:t>
      </w:r>
      <w:r w:rsidR="00E14A7E">
        <w:t>5</w:t>
      </w:r>
      <w:r>
        <w:t>.</w:t>
      </w:r>
      <w:r w:rsidR="00930254">
        <w:t>7</w:t>
      </w:r>
      <w:r>
        <w:t xml:space="preserve"> Factibilidad temporal</w:t>
      </w:r>
      <w:bookmarkEnd w:id="125"/>
    </w:p>
    <w:p w14:paraId="11982307" w14:textId="70C8FE4E" w:rsidR="00A95316" w:rsidRDefault="00165136" w:rsidP="00A95316">
      <w:pPr>
        <w:rPr>
          <w:rFonts w:cs="Times New Roman"/>
        </w:rPr>
      </w:pPr>
      <w:r w:rsidRPr="00686C0C">
        <w:rPr>
          <w:rFonts w:cs="Times New Roman"/>
        </w:rPr>
        <w:t xml:space="preserve">La factibilidad temporal hace referencia a la viabilidad de finalizar el proyecto dentro del tiempo </w:t>
      </w:r>
      <w:r>
        <w:rPr>
          <w:rFonts w:cs="Times New Roman"/>
        </w:rPr>
        <w:t>planeado</w:t>
      </w:r>
      <w:r w:rsidRPr="00686C0C">
        <w:rPr>
          <w:rFonts w:cs="Times New Roman"/>
        </w:rPr>
        <w:t xml:space="preserve">, tomando en cuenta la disponibilidad de recursos durante el proceso como una planificación adecuada de las tareas. Esta evaluación </w:t>
      </w:r>
      <w:r w:rsidR="00707242">
        <w:rPr>
          <w:rFonts w:cs="Times New Roman"/>
        </w:rPr>
        <w:t xml:space="preserve">nos </w:t>
      </w:r>
      <w:r w:rsidRPr="00686C0C">
        <w:rPr>
          <w:rFonts w:cs="Times New Roman"/>
        </w:rPr>
        <w:t xml:space="preserve">permite identificar si el tiempo </w:t>
      </w:r>
      <w:r w:rsidR="00550B6C">
        <w:rPr>
          <w:rFonts w:cs="Times New Roman"/>
        </w:rPr>
        <w:t>estimado</w:t>
      </w:r>
      <w:r w:rsidRPr="00686C0C">
        <w:rPr>
          <w:rFonts w:cs="Times New Roman"/>
        </w:rPr>
        <w:t xml:space="preserve"> para llevar a cabo el proyecto se ajusta al tiempo que realmente se necesitará. Por ello, resulta esencial verificar la posibilidad de cumplir con l</w:t>
      </w:r>
      <w:r w:rsidR="00707242">
        <w:rPr>
          <w:rFonts w:cs="Times New Roman"/>
        </w:rPr>
        <w:t>as tareas asignadas en los</w:t>
      </w:r>
      <w:r w:rsidRPr="00686C0C">
        <w:rPr>
          <w:rFonts w:cs="Times New Roman"/>
        </w:rPr>
        <w:t xml:space="preserve"> plazos establecidos y definir un cronograma de trabajo lo más realista posible</w:t>
      </w:r>
      <w:r w:rsidR="00A16518">
        <w:rPr>
          <w:rFonts w:cs="Times New Roman"/>
        </w:rPr>
        <w:t xml:space="preserve"> </w:t>
      </w:r>
      <w:sdt>
        <w:sdtPr>
          <w:rPr>
            <w:rFonts w:cs="Times New Roman"/>
          </w:rPr>
          <w:id w:val="1266428832"/>
          <w:citation/>
        </w:sdtPr>
        <w:sdtEndPr/>
        <w:sdtContent>
          <w:r w:rsidR="00A16518">
            <w:rPr>
              <w:rFonts w:cs="Times New Roman"/>
            </w:rPr>
            <w:fldChar w:fldCharType="begin"/>
          </w:r>
          <w:r w:rsidR="0048169A">
            <w:rPr>
              <w:rFonts w:cs="Times New Roman"/>
            </w:rPr>
            <w:instrText xml:space="preserve">CITATION soc26 \l 2058 </w:instrText>
          </w:r>
          <w:r w:rsidR="00A16518">
            <w:rPr>
              <w:rFonts w:cs="Times New Roman"/>
            </w:rPr>
            <w:fldChar w:fldCharType="separate"/>
          </w:r>
          <w:r>
            <w:rPr>
              <w:rFonts w:cs="Times New Roman"/>
              <w:noProof/>
            </w:rPr>
            <w:t>[</w:t>
          </w:r>
          <w:r w:rsidR="00DA3F7B" w:rsidRPr="00DA3F7B">
            <w:rPr>
              <w:rFonts w:cs="Times New Roman"/>
              <w:noProof/>
            </w:rPr>
            <w:t>116</w:t>
          </w:r>
          <w:r>
            <w:rPr>
              <w:rFonts w:cs="Times New Roman"/>
              <w:noProof/>
            </w:rPr>
            <w:t>]</w:t>
          </w:r>
          <w:r w:rsidR="00A16518">
            <w:rPr>
              <w:rFonts w:cs="Times New Roman"/>
            </w:rPr>
            <w:fldChar w:fldCharType="end"/>
          </w:r>
        </w:sdtContent>
      </w:sdt>
      <w:r w:rsidR="00707242">
        <w:rPr>
          <w:rFonts w:cs="Times New Roman"/>
        </w:rPr>
        <w:t>.</w:t>
      </w:r>
    </w:p>
    <w:p w14:paraId="6A338F23" w14:textId="6F4668C9" w:rsidR="00A839A9" w:rsidRDefault="00A839A9" w:rsidP="00A95316">
      <w:pPr>
        <w:rPr>
          <w:rFonts w:cs="Times New Roman"/>
        </w:rPr>
      </w:pPr>
      <w:r w:rsidRPr="00A839A9">
        <w:rPr>
          <w:rFonts w:cs="Times New Roman"/>
        </w:rPr>
        <w:t>El proyecto tiene una duración de doce meses, distribuidos en dos etapas. La primera etapa (TT1, aproximadamente 6 meses: febrero–</w:t>
      </w:r>
      <w:r w:rsidR="008A0844">
        <w:rPr>
          <w:rFonts w:cs="Times New Roman"/>
        </w:rPr>
        <w:t>mayo</w:t>
      </w:r>
      <w:r w:rsidRPr="00A839A9">
        <w:rPr>
          <w:rFonts w:cs="Times New Roman"/>
        </w:rPr>
        <w:t xml:space="preserve"> 2026) comprende la investigación, análisis de requerimientos, diseño de arquitectura, elaboración de diagramas y diseño de vistas. La segunda etapa (TT2, ju</w:t>
      </w:r>
      <w:r w:rsidR="00974C0A">
        <w:rPr>
          <w:rFonts w:cs="Times New Roman"/>
        </w:rPr>
        <w:t>n</w:t>
      </w:r>
      <w:r w:rsidRPr="00A839A9">
        <w:rPr>
          <w:rFonts w:cs="Times New Roman"/>
        </w:rPr>
        <w:t>io–diciembre 2026) abarca la construcción del prototipo funcional, pruebas unitarias e integración, despliegue en Azure y evaluación final. Al concluir TT2, el entregable es un prototipo funcional de la aplicación móvil para Android, limitado geográficamente a la Alcaldía Benito Juárez y orientado a validar la viabilidad técnica y operativa de la solución propuesta. El prototipo no incluye gestión de pagos en línea ni escalado a otras alcaldías, los cuales se consideran trabajo a futuro.</w:t>
      </w:r>
    </w:p>
    <w:p w14:paraId="6630542A" w14:textId="6AEFE11A" w:rsidR="00E90CF0" w:rsidRPr="00E90CF0" w:rsidRDefault="003A1160" w:rsidP="00A95316">
      <w:pPr>
        <w:rPr>
          <w:rFonts w:cs="Times New Roman"/>
        </w:rPr>
      </w:pPr>
      <w:r>
        <w:rPr>
          <w:rFonts w:cs="Times New Roman"/>
        </w:rPr>
        <w:t>Los</w:t>
      </w:r>
      <w:r w:rsidRPr="00686C0C">
        <w:rPr>
          <w:rFonts w:cs="Times New Roman"/>
        </w:rPr>
        <w:t xml:space="preserve"> cronograma</w:t>
      </w:r>
      <w:r>
        <w:rPr>
          <w:rFonts w:cs="Times New Roman"/>
        </w:rPr>
        <w:t>s de actividades</w:t>
      </w:r>
      <w:r w:rsidRPr="00686C0C">
        <w:rPr>
          <w:rFonts w:cs="Times New Roman"/>
        </w:rPr>
        <w:t xml:space="preserve"> </w:t>
      </w:r>
      <w:r w:rsidR="004800D3">
        <w:rPr>
          <w:rFonts w:cs="Times New Roman"/>
        </w:rPr>
        <w:t>se</w:t>
      </w:r>
      <w:r w:rsidRPr="00686C0C">
        <w:rPr>
          <w:rFonts w:cs="Times New Roman"/>
        </w:rPr>
        <w:t xml:space="preserve"> diseña</w:t>
      </w:r>
      <w:r w:rsidR="004800D3">
        <w:rPr>
          <w:rFonts w:cs="Times New Roman"/>
        </w:rPr>
        <w:t>ron</w:t>
      </w:r>
      <w:r w:rsidRPr="00686C0C">
        <w:rPr>
          <w:rFonts w:cs="Times New Roman"/>
        </w:rPr>
        <w:t xml:space="preserve"> con base en los recursos humanos disponibles (dos desarrolladores de tiempo parcial) y una duración proyectada de un año</w:t>
      </w:r>
      <w:r w:rsidR="003762BC">
        <w:rPr>
          <w:rFonts w:cs="Times New Roman"/>
        </w:rPr>
        <w:t xml:space="preserve"> </w:t>
      </w:r>
      <w:r w:rsidR="003762BC" w:rsidRPr="00686C0C">
        <w:rPr>
          <w:rFonts w:cs="Times New Roman"/>
        </w:rPr>
        <w:t xml:space="preserve">A continuación, se presentan los cronogramas de actividades por integrante (Tabla </w:t>
      </w:r>
      <w:r w:rsidR="00706B78">
        <w:rPr>
          <w:rFonts w:cs="Times New Roman"/>
        </w:rPr>
        <w:t>1</w:t>
      </w:r>
      <w:r w:rsidR="003762BC">
        <w:rPr>
          <w:rFonts w:cs="Times New Roman"/>
        </w:rPr>
        <w:t>7</w:t>
      </w:r>
      <w:r w:rsidR="003762BC" w:rsidRPr="00686C0C">
        <w:rPr>
          <w:rFonts w:cs="Times New Roman"/>
        </w:rPr>
        <w:t xml:space="preserve"> y </w:t>
      </w:r>
      <w:r w:rsidR="00706B78">
        <w:rPr>
          <w:rFonts w:cs="Times New Roman"/>
        </w:rPr>
        <w:t>1</w:t>
      </w:r>
      <w:r w:rsidR="003762BC">
        <w:rPr>
          <w:rFonts w:cs="Times New Roman"/>
        </w:rPr>
        <w:t>8</w:t>
      </w:r>
      <w:r w:rsidR="003762BC" w:rsidRPr="00686C0C">
        <w:rPr>
          <w:rFonts w:cs="Times New Roman"/>
        </w:rPr>
        <w:t>)</w:t>
      </w:r>
      <w:r w:rsidR="003762BC">
        <w:rPr>
          <w:rFonts w:cs="Times New Roman"/>
        </w:rPr>
        <w:t>.</w:t>
      </w:r>
    </w:p>
    <w:p w14:paraId="561E827C" w14:textId="25CE7590" w:rsidR="00EB5C12" w:rsidRDefault="00EB5C12" w:rsidP="00EB5C12">
      <w:pPr>
        <w:pStyle w:val="Descripcin"/>
        <w:keepNext/>
        <w:jc w:val="center"/>
      </w:pPr>
      <w:bookmarkStart w:id="126" w:name="_Toc229993882"/>
      <w:r>
        <w:t xml:space="preserve">Tabla </w:t>
      </w:r>
      <w:fldSimple w:instr=" SEQ Tabla \* ARABIC ">
        <w:r w:rsidR="00FF2D8A">
          <w:rPr>
            <w:noProof/>
          </w:rPr>
          <w:t>17</w:t>
        </w:r>
      </w:fldSimple>
      <w:r>
        <w:t xml:space="preserve"> Cronograma Márquez Rodríguez Gael Alejandro</w:t>
      </w:r>
      <w:bookmarkEnd w:id="126"/>
    </w:p>
    <w:tbl>
      <w:tblPr>
        <w:tblW w:w="8920" w:type="dxa"/>
        <w:tblCellMar>
          <w:left w:w="70" w:type="dxa"/>
          <w:right w:w="70" w:type="dxa"/>
        </w:tblCellMar>
        <w:tblLook w:val="04A0" w:firstRow="1" w:lastRow="0" w:firstColumn="1" w:lastColumn="0" w:noHBand="0" w:noVBand="1"/>
      </w:tblPr>
      <w:tblGrid>
        <w:gridCol w:w="2320"/>
        <w:gridCol w:w="600"/>
        <w:gridCol w:w="642"/>
        <w:gridCol w:w="600"/>
        <w:gridCol w:w="654"/>
        <w:gridCol w:w="600"/>
        <w:gridCol w:w="600"/>
        <w:gridCol w:w="617"/>
        <w:gridCol w:w="600"/>
        <w:gridCol w:w="600"/>
        <w:gridCol w:w="617"/>
        <w:gridCol w:w="600"/>
      </w:tblGrid>
      <w:tr w:rsidR="004453D2" w:rsidRPr="00CD6A8D" w14:paraId="442474B7" w14:textId="77777777" w:rsidTr="00E624FB">
        <w:trPr>
          <w:trHeight w:val="300"/>
        </w:trPr>
        <w:tc>
          <w:tcPr>
            <w:tcW w:w="2320" w:type="dxa"/>
            <w:tcBorders>
              <w:top w:val="single" w:sz="4" w:space="0" w:color="auto"/>
              <w:left w:val="single" w:sz="4" w:space="0" w:color="auto"/>
              <w:bottom w:val="single" w:sz="4" w:space="0" w:color="auto"/>
              <w:right w:val="single" w:sz="4" w:space="0" w:color="auto"/>
            </w:tcBorders>
            <w:noWrap/>
            <w:vAlign w:val="center"/>
            <w:hideMark/>
          </w:tcPr>
          <w:p w14:paraId="2D336B1C" w14:textId="77777777" w:rsidR="00A95316" w:rsidRPr="00CD6A8D" w:rsidRDefault="00A95316" w:rsidP="00E624FB">
            <w:pPr>
              <w:spacing w:after="0" w:line="240" w:lineRule="auto"/>
              <w:jc w:val="center"/>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ACTIVIDAD</w:t>
            </w:r>
          </w:p>
        </w:tc>
        <w:tc>
          <w:tcPr>
            <w:tcW w:w="600" w:type="dxa"/>
            <w:tcBorders>
              <w:top w:val="single" w:sz="4" w:space="0" w:color="auto"/>
              <w:left w:val="nil"/>
              <w:bottom w:val="single" w:sz="4" w:space="0" w:color="auto"/>
              <w:right w:val="single" w:sz="4" w:space="0" w:color="auto"/>
            </w:tcBorders>
            <w:noWrap/>
            <w:vAlign w:val="bottom"/>
            <w:hideMark/>
          </w:tcPr>
          <w:p w14:paraId="28A0E8EA" w14:textId="77777777" w:rsidR="00A95316" w:rsidRPr="00CD6A8D" w:rsidRDefault="00A95316" w:rsidP="00E624FB">
            <w:pPr>
              <w:spacing w:after="0" w:line="240" w:lineRule="auto"/>
              <w:jc w:val="center"/>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FEB</w:t>
            </w:r>
          </w:p>
        </w:tc>
        <w:tc>
          <w:tcPr>
            <w:tcW w:w="600" w:type="dxa"/>
            <w:tcBorders>
              <w:top w:val="single" w:sz="4" w:space="0" w:color="auto"/>
              <w:left w:val="nil"/>
              <w:bottom w:val="single" w:sz="4" w:space="0" w:color="auto"/>
              <w:right w:val="single" w:sz="4" w:space="0" w:color="auto"/>
            </w:tcBorders>
            <w:noWrap/>
            <w:vAlign w:val="bottom"/>
            <w:hideMark/>
          </w:tcPr>
          <w:p w14:paraId="40142762" w14:textId="77777777" w:rsidR="00A95316" w:rsidRPr="00CD6A8D" w:rsidRDefault="00A95316" w:rsidP="00E624FB">
            <w:pPr>
              <w:spacing w:after="0" w:line="240" w:lineRule="auto"/>
              <w:jc w:val="center"/>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MAR</w:t>
            </w:r>
          </w:p>
        </w:tc>
        <w:tc>
          <w:tcPr>
            <w:tcW w:w="600" w:type="dxa"/>
            <w:tcBorders>
              <w:top w:val="single" w:sz="4" w:space="0" w:color="auto"/>
              <w:left w:val="nil"/>
              <w:bottom w:val="single" w:sz="4" w:space="0" w:color="auto"/>
              <w:right w:val="single" w:sz="4" w:space="0" w:color="auto"/>
            </w:tcBorders>
            <w:noWrap/>
            <w:vAlign w:val="bottom"/>
            <w:hideMark/>
          </w:tcPr>
          <w:p w14:paraId="6037B44A" w14:textId="77777777" w:rsidR="00A95316" w:rsidRPr="00CD6A8D" w:rsidRDefault="00A95316" w:rsidP="00E624FB">
            <w:pPr>
              <w:spacing w:after="0" w:line="240" w:lineRule="auto"/>
              <w:jc w:val="center"/>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ABR</w:t>
            </w:r>
          </w:p>
        </w:tc>
        <w:tc>
          <w:tcPr>
            <w:tcW w:w="600" w:type="dxa"/>
            <w:tcBorders>
              <w:top w:val="single" w:sz="4" w:space="0" w:color="auto"/>
              <w:left w:val="nil"/>
              <w:bottom w:val="single" w:sz="4" w:space="0" w:color="auto"/>
              <w:right w:val="single" w:sz="4" w:space="0" w:color="auto"/>
            </w:tcBorders>
            <w:noWrap/>
            <w:vAlign w:val="bottom"/>
            <w:hideMark/>
          </w:tcPr>
          <w:p w14:paraId="540C64FB" w14:textId="77777777" w:rsidR="00A95316" w:rsidRPr="00CD6A8D" w:rsidRDefault="00A95316" w:rsidP="00E624FB">
            <w:pPr>
              <w:spacing w:after="0" w:line="240" w:lineRule="auto"/>
              <w:jc w:val="center"/>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MAY</w:t>
            </w:r>
          </w:p>
        </w:tc>
        <w:tc>
          <w:tcPr>
            <w:tcW w:w="600" w:type="dxa"/>
            <w:tcBorders>
              <w:top w:val="single" w:sz="4" w:space="0" w:color="auto"/>
              <w:left w:val="nil"/>
              <w:bottom w:val="single" w:sz="4" w:space="0" w:color="auto"/>
              <w:right w:val="single" w:sz="4" w:space="0" w:color="auto"/>
            </w:tcBorders>
            <w:noWrap/>
            <w:vAlign w:val="bottom"/>
            <w:hideMark/>
          </w:tcPr>
          <w:p w14:paraId="7A8AD2D0" w14:textId="77777777" w:rsidR="00A95316" w:rsidRPr="00CD6A8D" w:rsidRDefault="00A95316" w:rsidP="00E624FB">
            <w:pPr>
              <w:spacing w:after="0" w:line="240" w:lineRule="auto"/>
              <w:jc w:val="center"/>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JUN</w:t>
            </w:r>
          </w:p>
        </w:tc>
        <w:tc>
          <w:tcPr>
            <w:tcW w:w="600" w:type="dxa"/>
            <w:tcBorders>
              <w:top w:val="single" w:sz="4" w:space="0" w:color="auto"/>
              <w:left w:val="nil"/>
              <w:bottom w:val="single" w:sz="4" w:space="0" w:color="auto"/>
              <w:right w:val="single" w:sz="4" w:space="0" w:color="auto"/>
            </w:tcBorders>
            <w:noWrap/>
            <w:vAlign w:val="bottom"/>
            <w:hideMark/>
          </w:tcPr>
          <w:p w14:paraId="3AC66967" w14:textId="77777777" w:rsidR="00A95316" w:rsidRPr="00CD6A8D" w:rsidRDefault="00A95316" w:rsidP="00E624FB">
            <w:pPr>
              <w:spacing w:after="0" w:line="240" w:lineRule="auto"/>
              <w:jc w:val="center"/>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JUL</w:t>
            </w:r>
          </w:p>
        </w:tc>
        <w:tc>
          <w:tcPr>
            <w:tcW w:w="600" w:type="dxa"/>
            <w:tcBorders>
              <w:top w:val="single" w:sz="4" w:space="0" w:color="auto"/>
              <w:left w:val="nil"/>
              <w:bottom w:val="single" w:sz="4" w:space="0" w:color="auto"/>
              <w:right w:val="single" w:sz="4" w:space="0" w:color="auto"/>
            </w:tcBorders>
            <w:noWrap/>
            <w:vAlign w:val="bottom"/>
            <w:hideMark/>
          </w:tcPr>
          <w:p w14:paraId="68C6675D" w14:textId="77777777" w:rsidR="00A95316" w:rsidRPr="00CD6A8D" w:rsidRDefault="00A95316" w:rsidP="00E624FB">
            <w:pPr>
              <w:spacing w:after="0" w:line="240" w:lineRule="auto"/>
              <w:jc w:val="center"/>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AGO</w:t>
            </w:r>
          </w:p>
        </w:tc>
        <w:tc>
          <w:tcPr>
            <w:tcW w:w="600" w:type="dxa"/>
            <w:tcBorders>
              <w:top w:val="single" w:sz="4" w:space="0" w:color="auto"/>
              <w:left w:val="nil"/>
              <w:bottom w:val="single" w:sz="4" w:space="0" w:color="auto"/>
              <w:right w:val="single" w:sz="4" w:space="0" w:color="auto"/>
            </w:tcBorders>
            <w:noWrap/>
            <w:vAlign w:val="bottom"/>
            <w:hideMark/>
          </w:tcPr>
          <w:p w14:paraId="1E78378C" w14:textId="77777777" w:rsidR="00A95316" w:rsidRPr="00CD6A8D" w:rsidRDefault="00A95316" w:rsidP="00E624FB">
            <w:pPr>
              <w:spacing w:after="0" w:line="240" w:lineRule="auto"/>
              <w:jc w:val="center"/>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SEP</w:t>
            </w:r>
          </w:p>
        </w:tc>
        <w:tc>
          <w:tcPr>
            <w:tcW w:w="600" w:type="dxa"/>
            <w:tcBorders>
              <w:top w:val="single" w:sz="4" w:space="0" w:color="auto"/>
              <w:left w:val="nil"/>
              <w:bottom w:val="single" w:sz="4" w:space="0" w:color="auto"/>
              <w:right w:val="single" w:sz="4" w:space="0" w:color="auto"/>
            </w:tcBorders>
            <w:noWrap/>
            <w:vAlign w:val="bottom"/>
            <w:hideMark/>
          </w:tcPr>
          <w:p w14:paraId="04F7CAC2" w14:textId="77777777" w:rsidR="00A95316" w:rsidRPr="00CD6A8D" w:rsidRDefault="00A95316" w:rsidP="00E624FB">
            <w:pPr>
              <w:spacing w:after="0" w:line="240" w:lineRule="auto"/>
              <w:jc w:val="center"/>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OCT</w:t>
            </w:r>
          </w:p>
        </w:tc>
        <w:tc>
          <w:tcPr>
            <w:tcW w:w="600" w:type="dxa"/>
            <w:tcBorders>
              <w:top w:val="single" w:sz="4" w:space="0" w:color="auto"/>
              <w:left w:val="nil"/>
              <w:bottom w:val="single" w:sz="4" w:space="0" w:color="auto"/>
              <w:right w:val="single" w:sz="4" w:space="0" w:color="auto"/>
            </w:tcBorders>
            <w:noWrap/>
            <w:vAlign w:val="bottom"/>
            <w:hideMark/>
          </w:tcPr>
          <w:p w14:paraId="312A203C" w14:textId="77777777" w:rsidR="00A95316" w:rsidRPr="00CD6A8D" w:rsidRDefault="00A95316" w:rsidP="00E624FB">
            <w:pPr>
              <w:spacing w:after="0" w:line="240" w:lineRule="auto"/>
              <w:jc w:val="center"/>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NOV</w:t>
            </w:r>
          </w:p>
        </w:tc>
        <w:tc>
          <w:tcPr>
            <w:tcW w:w="600" w:type="dxa"/>
            <w:tcBorders>
              <w:top w:val="single" w:sz="4" w:space="0" w:color="auto"/>
              <w:left w:val="nil"/>
              <w:bottom w:val="single" w:sz="4" w:space="0" w:color="auto"/>
              <w:right w:val="single" w:sz="4" w:space="0" w:color="auto"/>
            </w:tcBorders>
            <w:noWrap/>
            <w:vAlign w:val="bottom"/>
            <w:hideMark/>
          </w:tcPr>
          <w:p w14:paraId="38237AA2" w14:textId="77777777" w:rsidR="00A95316" w:rsidRPr="00CD6A8D" w:rsidRDefault="00A95316" w:rsidP="00E624FB">
            <w:pPr>
              <w:spacing w:after="0" w:line="240" w:lineRule="auto"/>
              <w:jc w:val="center"/>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DIC</w:t>
            </w:r>
          </w:p>
        </w:tc>
      </w:tr>
      <w:tr w:rsidR="004453D2" w:rsidRPr="00CD6A8D" w14:paraId="5B5BE9FE" w14:textId="77777777" w:rsidTr="00E624FB">
        <w:trPr>
          <w:trHeight w:val="600"/>
        </w:trPr>
        <w:tc>
          <w:tcPr>
            <w:tcW w:w="2320" w:type="dxa"/>
            <w:tcBorders>
              <w:top w:val="nil"/>
              <w:left w:val="single" w:sz="4" w:space="0" w:color="auto"/>
              <w:bottom w:val="single" w:sz="4" w:space="0" w:color="auto"/>
              <w:right w:val="single" w:sz="4" w:space="0" w:color="auto"/>
            </w:tcBorders>
            <w:vAlign w:val="center"/>
            <w:hideMark/>
          </w:tcPr>
          <w:p w14:paraId="459E5E7B" w14:textId="294EC3FE" w:rsidR="00A95316" w:rsidRPr="004243E5" w:rsidRDefault="00A95316" w:rsidP="00E624FB">
            <w:pPr>
              <w:spacing w:after="0" w:line="240" w:lineRule="auto"/>
              <w:jc w:val="center"/>
              <w:rPr>
                <w:rFonts w:eastAsia="Times New Roman" w:cs="Times New Roman"/>
                <w:color w:val="000000"/>
                <w:kern w:val="0"/>
                <w:sz w:val="20"/>
                <w:szCs w:val="20"/>
                <w:lang w:eastAsia="es-MX"/>
                <w14:ligatures w14:val="none"/>
              </w:rPr>
            </w:pPr>
            <w:r w:rsidRPr="004243E5">
              <w:rPr>
                <w:rFonts w:eastAsia="Times New Roman" w:cs="Times New Roman"/>
                <w:color w:val="000000"/>
                <w:kern w:val="0"/>
                <w:sz w:val="20"/>
                <w:szCs w:val="20"/>
                <w:lang w:eastAsia="es-MX"/>
                <w14:ligatures w14:val="none"/>
              </w:rPr>
              <w:t xml:space="preserve">Investigación </w:t>
            </w:r>
            <w:r w:rsidR="00643F04" w:rsidRPr="004243E5">
              <w:rPr>
                <w:rFonts w:eastAsia="Times New Roman" w:cs="Times New Roman"/>
                <w:color w:val="000000"/>
                <w:kern w:val="0"/>
                <w:sz w:val="20"/>
                <w:szCs w:val="20"/>
                <w:lang w:eastAsia="es-MX"/>
                <w14:ligatures w14:val="none"/>
              </w:rPr>
              <w:t>preliminar</w:t>
            </w:r>
          </w:p>
        </w:tc>
        <w:tc>
          <w:tcPr>
            <w:tcW w:w="600" w:type="dxa"/>
            <w:tcBorders>
              <w:top w:val="nil"/>
              <w:left w:val="nil"/>
              <w:bottom w:val="single" w:sz="4" w:space="0" w:color="auto"/>
              <w:right w:val="single" w:sz="4" w:space="0" w:color="auto"/>
            </w:tcBorders>
            <w:shd w:val="clear" w:color="000000" w:fill="A6A6A6"/>
            <w:noWrap/>
            <w:vAlign w:val="bottom"/>
            <w:hideMark/>
          </w:tcPr>
          <w:p w14:paraId="679B71E4"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shd w:val="clear" w:color="000000" w:fill="FFFFFF"/>
            <w:noWrap/>
            <w:vAlign w:val="bottom"/>
            <w:hideMark/>
          </w:tcPr>
          <w:p w14:paraId="516D3688"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65D1DF2A"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3F6B2D58"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0DB74FB4"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4C7971D9"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6A117A48"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3B8CFDF0"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2AF6BB9A"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5687CD7F"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32E37713"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r>
      <w:tr w:rsidR="004453D2" w:rsidRPr="00CD6A8D" w14:paraId="7CCEE445" w14:textId="77777777" w:rsidTr="00E624FB">
        <w:trPr>
          <w:trHeight w:val="600"/>
        </w:trPr>
        <w:tc>
          <w:tcPr>
            <w:tcW w:w="2320" w:type="dxa"/>
            <w:tcBorders>
              <w:top w:val="nil"/>
              <w:left w:val="single" w:sz="4" w:space="0" w:color="auto"/>
              <w:bottom w:val="single" w:sz="4" w:space="0" w:color="auto"/>
              <w:right w:val="single" w:sz="4" w:space="0" w:color="auto"/>
            </w:tcBorders>
            <w:vAlign w:val="center"/>
            <w:hideMark/>
          </w:tcPr>
          <w:p w14:paraId="702CAA29" w14:textId="75179081" w:rsidR="00A95316" w:rsidRPr="004243E5" w:rsidRDefault="00643F04" w:rsidP="00E624FB">
            <w:pPr>
              <w:spacing w:after="0" w:line="240" w:lineRule="auto"/>
              <w:jc w:val="center"/>
              <w:rPr>
                <w:rFonts w:eastAsia="Times New Roman" w:cs="Times New Roman"/>
                <w:color w:val="000000"/>
                <w:kern w:val="0"/>
                <w:sz w:val="20"/>
                <w:szCs w:val="20"/>
                <w:lang w:eastAsia="es-MX"/>
                <w14:ligatures w14:val="none"/>
              </w:rPr>
            </w:pPr>
            <w:r>
              <w:rPr>
                <w:rFonts w:eastAsia="Times New Roman" w:cs="Times New Roman"/>
                <w:color w:val="000000"/>
                <w:kern w:val="0"/>
                <w:sz w:val="20"/>
                <w:szCs w:val="20"/>
                <w:lang w:eastAsia="es-MX"/>
                <w14:ligatures w14:val="none"/>
              </w:rPr>
              <w:t>A</w:t>
            </w:r>
            <w:r w:rsidRPr="004243E5">
              <w:rPr>
                <w:rFonts w:eastAsia="Times New Roman" w:cs="Times New Roman"/>
                <w:color w:val="000000"/>
                <w:kern w:val="0"/>
                <w:sz w:val="20"/>
                <w:szCs w:val="20"/>
                <w:lang w:eastAsia="es-MX"/>
                <w14:ligatures w14:val="none"/>
              </w:rPr>
              <w:t>nálisis</w:t>
            </w:r>
            <w:r w:rsidR="00A95316" w:rsidRPr="004243E5">
              <w:rPr>
                <w:rFonts w:eastAsia="Times New Roman" w:cs="Times New Roman"/>
                <w:color w:val="000000"/>
                <w:kern w:val="0"/>
                <w:sz w:val="20"/>
                <w:szCs w:val="20"/>
                <w:lang w:eastAsia="es-MX"/>
                <w14:ligatures w14:val="none"/>
              </w:rPr>
              <w:t xml:space="preserve"> de </w:t>
            </w:r>
            <w:r>
              <w:rPr>
                <w:rFonts w:eastAsia="Times New Roman" w:cs="Times New Roman"/>
                <w:color w:val="000000"/>
                <w:kern w:val="0"/>
                <w:sz w:val="20"/>
                <w:szCs w:val="20"/>
                <w:lang w:eastAsia="es-MX"/>
                <w14:ligatures w14:val="none"/>
              </w:rPr>
              <w:t>requerimientos</w:t>
            </w:r>
          </w:p>
        </w:tc>
        <w:tc>
          <w:tcPr>
            <w:tcW w:w="600" w:type="dxa"/>
            <w:tcBorders>
              <w:top w:val="nil"/>
              <w:left w:val="nil"/>
              <w:bottom w:val="single" w:sz="4" w:space="0" w:color="auto"/>
              <w:right w:val="single" w:sz="4" w:space="0" w:color="auto"/>
            </w:tcBorders>
            <w:shd w:val="clear" w:color="000000" w:fill="A6A6A6"/>
            <w:noWrap/>
            <w:vAlign w:val="bottom"/>
            <w:hideMark/>
          </w:tcPr>
          <w:p w14:paraId="7C88CE84"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2767A640"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4E61A84F"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1382CE58"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1C32D22C"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64B5B168" w14:textId="77777777" w:rsidR="00A95316" w:rsidRPr="00CD6A8D" w:rsidRDefault="00A95316" w:rsidP="00E624FB">
            <w:pPr>
              <w:spacing w:after="0" w:line="240" w:lineRule="auto"/>
              <w:jc w:val="center"/>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2963D14D"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75614DBD"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30F0328A"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09CF9ABF"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7C705737"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r>
      <w:tr w:rsidR="004453D2" w:rsidRPr="00CD6A8D" w14:paraId="3515D972" w14:textId="77777777" w:rsidTr="00E624FB">
        <w:trPr>
          <w:trHeight w:val="510"/>
        </w:trPr>
        <w:tc>
          <w:tcPr>
            <w:tcW w:w="2320" w:type="dxa"/>
            <w:tcBorders>
              <w:top w:val="nil"/>
              <w:left w:val="single" w:sz="4" w:space="0" w:color="auto"/>
              <w:bottom w:val="single" w:sz="4" w:space="0" w:color="auto"/>
              <w:right w:val="single" w:sz="4" w:space="0" w:color="auto"/>
            </w:tcBorders>
            <w:vAlign w:val="center"/>
            <w:hideMark/>
          </w:tcPr>
          <w:p w14:paraId="28181EAF" w14:textId="77777777" w:rsidR="00A95316" w:rsidRPr="00CD6A8D" w:rsidRDefault="00A95316" w:rsidP="00E624FB">
            <w:pPr>
              <w:spacing w:after="0" w:line="240" w:lineRule="auto"/>
              <w:jc w:val="center"/>
              <w:rPr>
                <w:rFonts w:eastAsia="Times New Roman" w:cs="Times New Roman"/>
                <w:color w:val="000000"/>
                <w:kern w:val="0"/>
                <w:sz w:val="20"/>
                <w:szCs w:val="20"/>
                <w:lang w:eastAsia="es-MX"/>
                <w14:ligatures w14:val="none"/>
              </w:rPr>
            </w:pPr>
            <w:r w:rsidRPr="00CD6A8D">
              <w:rPr>
                <w:rFonts w:eastAsia="Times New Roman" w:cs="Times New Roman"/>
                <w:color w:val="000000"/>
                <w:kern w:val="0"/>
                <w:sz w:val="20"/>
                <w:szCs w:val="20"/>
                <w:lang w:eastAsia="es-MX"/>
                <w14:ligatures w14:val="none"/>
              </w:rPr>
              <w:t xml:space="preserve">Investigación sobre API “Google </w:t>
            </w:r>
            <w:proofErr w:type="spellStart"/>
            <w:r w:rsidRPr="00CD6A8D">
              <w:rPr>
                <w:rFonts w:eastAsia="Times New Roman" w:cs="Times New Roman"/>
                <w:color w:val="000000"/>
                <w:kern w:val="0"/>
                <w:sz w:val="20"/>
                <w:szCs w:val="20"/>
                <w:lang w:eastAsia="es-MX"/>
                <w14:ligatures w14:val="none"/>
              </w:rPr>
              <w:t>Maps</w:t>
            </w:r>
            <w:proofErr w:type="spellEnd"/>
            <w:r w:rsidRPr="00CD6A8D">
              <w:rPr>
                <w:rFonts w:eastAsia="Times New Roman" w:cs="Times New Roman"/>
                <w:color w:val="000000"/>
                <w:kern w:val="0"/>
                <w:sz w:val="20"/>
                <w:szCs w:val="20"/>
                <w:lang w:eastAsia="es-MX"/>
                <w14:ligatures w14:val="none"/>
              </w:rPr>
              <w:t>”</w:t>
            </w:r>
          </w:p>
        </w:tc>
        <w:tc>
          <w:tcPr>
            <w:tcW w:w="600" w:type="dxa"/>
            <w:tcBorders>
              <w:top w:val="nil"/>
              <w:left w:val="nil"/>
              <w:bottom w:val="single" w:sz="4" w:space="0" w:color="auto"/>
              <w:right w:val="single" w:sz="4" w:space="0" w:color="auto"/>
            </w:tcBorders>
            <w:noWrap/>
            <w:vAlign w:val="bottom"/>
            <w:hideMark/>
          </w:tcPr>
          <w:p w14:paraId="405DDD8A"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shd w:val="clear" w:color="000000" w:fill="A6A6A6"/>
            <w:noWrap/>
            <w:vAlign w:val="bottom"/>
            <w:hideMark/>
          </w:tcPr>
          <w:p w14:paraId="6C08D949"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shd w:val="clear" w:color="000000" w:fill="A6A6A6"/>
            <w:noWrap/>
            <w:vAlign w:val="bottom"/>
            <w:hideMark/>
          </w:tcPr>
          <w:p w14:paraId="2A84C3C6"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shd w:val="clear" w:color="000000" w:fill="A6A6A6"/>
            <w:noWrap/>
            <w:vAlign w:val="bottom"/>
            <w:hideMark/>
          </w:tcPr>
          <w:p w14:paraId="42575F51"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2CF07ED8"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213EE4D6" w14:textId="77777777" w:rsidR="00A95316" w:rsidRPr="00CD6A8D" w:rsidRDefault="00A95316" w:rsidP="00E624FB">
            <w:pPr>
              <w:spacing w:after="0" w:line="240" w:lineRule="auto"/>
              <w:jc w:val="center"/>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04DD9A59"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4476E913"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20D86634"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28D5ACBD"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28508BF4"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r>
      <w:tr w:rsidR="004453D2" w:rsidRPr="00CD6A8D" w14:paraId="52CC4D0C" w14:textId="77777777" w:rsidTr="00E624FB">
        <w:trPr>
          <w:trHeight w:val="600"/>
        </w:trPr>
        <w:tc>
          <w:tcPr>
            <w:tcW w:w="2320" w:type="dxa"/>
            <w:tcBorders>
              <w:top w:val="nil"/>
              <w:left w:val="single" w:sz="4" w:space="0" w:color="auto"/>
              <w:bottom w:val="single" w:sz="4" w:space="0" w:color="auto"/>
              <w:right w:val="single" w:sz="4" w:space="0" w:color="auto"/>
            </w:tcBorders>
            <w:vAlign w:val="center"/>
            <w:hideMark/>
          </w:tcPr>
          <w:p w14:paraId="2243C109" w14:textId="77777777" w:rsidR="00A95316" w:rsidRPr="004243E5" w:rsidRDefault="00A95316" w:rsidP="00E624FB">
            <w:pPr>
              <w:spacing w:after="0" w:line="240" w:lineRule="auto"/>
              <w:jc w:val="center"/>
              <w:rPr>
                <w:rFonts w:eastAsia="Times New Roman" w:cs="Times New Roman"/>
                <w:color w:val="000000"/>
                <w:kern w:val="0"/>
                <w:sz w:val="20"/>
                <w:szCs w:val="20"/>
                <w:lang w:eastAsia="es-MX"/>
                <w14:ligatures w14:val="none"/>
              </w:rPr>
            </w:pPr>
            <w:r w:rsidRPr="004243E5">
              <w:rPr>
                <w:rFonts w:eastAsia="Times New Roman" w:cs="Times New Roman"/>
                <w:color w:val="000000"/>
                <w:kern w:val="0"/>
                <w:sz w:val="20"/>
                <w:szCs w:val="20"/>
                <w:lang w:eastAsia="es-MX"/>
                <w14:ligatures w14:val="none"/>
              </w:rPr>
              <w:t>Diseño de diagramas de caso de uso</w:t>
            </w:r>
          </w:p>
        </w:tc>
        <w:tc>
          <w:tcPr>
            <w:tcW w:w="600" w:type="dxa"/>
            <w:tcBorders>
              <w:top w:val="nil"/>
              <w:left w:val="nil"/>
              <w:bottom w:val="single" w:sz="4" w:space="0" w:color="auto"/>
              <w:right w:val="single" w:sz="4" w:space="0" w:color="auto"/>
            </w:tcBorders>
            <w:shd w:val="clear" w:color="000000" w:fill="FFFFFF"/>
            <w:noWrap/>
            <w:vAlign w:val="bottom"/>
            <w:hideMark/>
          </w:tcPr>
          <w:p w14:paraId="1C5128D9"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shd w:val="clear" w:color="000000" w:fill="A6A6A6"/>
            <w:noWrap/>
            <w:vAlign w:val="bottom"/>
            <w:hideMark/>
          </w:tcPr>
          <w:p w14:paraId="7098D79C"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shd w:val="clear" w:color="000000" w:fill="A6A6A6"/>
            <w:noWrap/>
            <w:vAlign w:val="bottom"/>
            <w:hideMark/>
          </w:tcPr>
          <w:p w14:paraId="32946027" w14:textId="77777777" w:rsidR="00A95316" w:rsidRPr="00CD6A8D" w:rsidRDefault="00A95316" w:rsidP="00E624FB">
            <w:pPr>
              <w:spacing w:after="0" w:line="240" w:lineRule="auto"/>
              <w:rPr>
                <w:rFonts w:eastAsia="Times New Roman" w:cs="Times New Roman"/>
                <w:color w:val="A6A6A6"/>
                <w:kern w:val="0"/>
                <w:lang w:eastAsia="es-MX"/>
                <w14:ligatures w14:val="none"/>
              </w:rPr>
            </w:pPr>
            <w:r w:rsidRPr="00CD6A8D">
              <w:rPr>
                <w:rFonts w:eastAsia="Times New Roman" w:cs="Times New Roman"/>
                <w:color w:val="A6A6A6"/>
                <w:kern w:val="0"/>
                <w:lang w:eastAsia="es-MX"/>
                <w14:ligatures w14:val="none"/>
              </w:rPr>
              <w:t> </w:t>
            </w:r>
          </w:p>
        </w:tc>
        <w:tc>
          <w:tcPr>
            <w:tcW w:w="600" w:type="dxa"/>
            <w:tcBorders>
              <w:top w:val="nil"/>
              <w:left w:val="nil"/>
              <w:bottom w:val="single" w:sz="4" w:space="0" w:color="auto"/>
              <w:right w:val="single" w:sz="4" w:space="0" w:color="auto"/>
            </w:tcBorders>
            <w:shd w:val="clear" w:color="000000" w:fill="A6A6A6"/>
            <w:noWrap/>
            <w:vAlign w:val="bottom"/>
            <w:hideMark/>
          </w:tcPr>
          <w:p w14:paraId="013981FA"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shd w:val="clear" w:color="000000" w:fill="A6A6A6"/>
            <w:noWrap/>
            <w:vAlign w:val="bottom"/>
            <w:hideMark/>
          </w:tcPr>
          <w:p w14:paraId="163C0414"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shd w:val="clear" w:color="000000" w:fill="FFFFFF"/>
            <w:noWrap/>
            <w:vAlign w:val="bottom"/>
            <w:hideMark/>
          </w:tcPr>
          <w:p w14:paraId="177525D9" w14:textId="77777777" w:rsidR="00A95316" w:rsidRPr="00CD6A8D" w:rsidRDefault="00A95316" w:rsidP="00E624FB">
            <w:pPr>
              <w:spacing w:after="0" w:line="240" w:lineRule="auto"/>
              <w:jc w:val="center"/>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shd w:val="clear" w:color="000000" w:fill="FFFFFF"/>
            <w:noWrap/>
            <w:vAlign w:val="bottom"/>
            <w:hideMark/>
          </w:tcPr>
          <w:p w14:paraId="0439A5C1" w14:textId="77777777" w:rsidR="00A95316" w:rsidRPr="00CD6A8D" w:rsidRDefault="00A95316" w:rsidP="00E624FB">
            <w:pPr>
              <w:spacing w:after="0" w:line="240" w:lineRule="auto"/>
              <w:jc w:val="center"/>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32988384"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1FFA2919"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5B076083"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450E5B2B"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r>
      <w:tr w:rsidR="004453D2" w:rsidRPr="00CD6A8D" w14:paraId="04BFCAE5" w14:textId="77777777" w:rsidTr="00E624FB">
        <w:trPr>
          <w:trHeight w:val="300"/>
        </w:trPr>
        <w:tc>
          <w:tcPr>
            <w:tcW w:w="2320" w:type="dxa"/>
            <w:tcBorders>
              <w:top w:val="nil"/>
              <w:left w:val="single" w:sz="4" w:space="0" w:color="auto"/>
              <w:bottom w:val="single" w:sz="4" w:space="0" w:color="auto"/>
              <w:right w:val="single" w:sz="4" w:space="0" w:color="auto"/>
            </w:tcBorders>
            <w:vAlign w:val="center"/>
            <w:hideMark/>
          </w:tcPr>
          <w:p w14:paraId="02B4A9B1" w14:textId="77777777" w:rsidR="00A95316" w:rsidRPr="004243E5" w:rsidRDefault="00A95316" w:rsidP="00E624FB">
            <w:pPr>
              <w:spacing w:after="0" w:line="240" w:lineRule="auto"/>
              <w:jc w:val="center"/>
              <w:rPr>
                <w:rFonts w:eastAsia="Times New Roman" w:cs="Times New Roman"/>
                <w:color w:val="000000"/>
                <w:kern w:val="0"/>
                <w:sz w:val="20"/>
                <w:szCs w:val="20"/>
                <w:lang w:eastAsia="es-MX"/>
                <w14:ligatures w14:val="none"/>
              </w:rPr>
            </w:pPr>
            <w:r w:rsidRPr="004243E5">
              <w:rPr>
                <w:rFonts w:eastAsia="Times New Roman" w:cs="Times New Roman"/>
                <w:color w:val="000000"/>
                <w:kern w:val="0"/>
                <w:sz w:val="20"/>
                <w:szCs w:val="20"/>
                <w:lang w:eastAsia="es-MX"/>
                <w14:ligatures w14:val="none"/>
              </w:rPr>
              <w:t>Requisitos del sistema</w:t>
            </w:r>
          </w:p>
        </w:tc>
        <w:tc>
          <w:tcPr>
            <w:tcW w:w="600" w:type="dxa"/>
            <w:tcBorders>
              <w:top w:val="nil"/>
              <w:left w:val="nil"/>
              <w:bottom w:val="single" w:sz="4" w:space="0" w:color="auto"/>
              <w:right w:val="single" w:sz="4" w:space="0" w:color="auto"/>
            </w:tcBorders>
            <w:shd w:val="clear" w:color="000000" w:fill="FFFFFF"/>
            <w:noWrap/>
            <w:vAlign w:val="bottom"/>
            <w:hideMark/>
          </w:tcPr>
          <w:p w14:paraId="67DEA717"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shd w:val="clear" w:color="000000" w:fill="FFFFFF"/>
            <w:noWrap/>
            <w:vAlign w:val="bottom"/>
            <w:hideMark/>
          </w:tcPr>
          <w:p w14:paraId="63BD1B9C"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shd w:val="clear" w:color="000000" w:fill="FFFFFF"/>
            <w:noWrap/>
            <w:vAlign w:val="bottom"/>
            <w:hideMark/>
          </w:tcPr>
          <w:p w14:paraId="68D922FC"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shd w:val="clear" w:color="000000" w:fill="A6A6A6"/>
            <w:noWrap/>
            <w:vAlign w:val="bottom"/>
            <w:hideMark/>
          </w:tcPr>
          <w:p w14:paraId="6D200C4A"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shd w:val="clear" w:color="000000" w:fill="A6A6A6"/>
            <w:noWrap/>
            <w:vAlign w:val="bottom"/>
            <w:hideMark/>
          </w:tcPr>
          <w:p w14:paraId="01845E8F"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4E2C482C"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shd w:val="clear" w:color="000000" w:fill="FFFFFF"/>
            <w:noWrap/>
            <w:vAlign w:val="bottom"/>
            <w:hideMark/>
          </w:tcPr>
          <w:p w14:paraId="13D9B0FB" w14:textId="77777777" w:rsidR="00A95316" w:rsidRPr="00CD6A8D" w:rsidRDefault="00A95316" w:rsidP="00E624FB">
            <w:pPr>
              <w:spacing w:after="0" w:line="240" w:lineRule="auto"/>
              <w:jc w:val="center"/>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216748D4"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1261B6F9"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49B52CA6"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467EAD01"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r>
      <w:tr w:rsidR="004453D2" w:rsidRPr="00CD6A8D" w14:paraId="11030402" w14:textId="77777777" w:rsidTr="00E624FB">
        <w:trPr>
          <w:trHeight w:val="600"/>
        </w:trPr>
        <w:tc>
          <w:tcPr>
            <w:tcW w:w="2320" w:type="dxa"/>
            <w:tcBorders>
              <w:top w:val="nil"/>
              <w:left w:val="single" w:sz="4" w:space="0" w:color="auto"/>
              <w:bottom w:val="single" w:sz="4" w:space="0" w:color="auto"/>
              <w:right w:val="single" w:sz="4" w:space="0" w:color="auto"/>
            </w:tcBorders>
            <w:vAlign w:val="center"/>
            <w:hideMark/>
          </w:tcPr>
          <w:p w14:paraId="4CD76A43" w14:textId="23E449C7" w:rsidR="00A95316" w:rsidRPr="004243E5" w:rsidRDefault="00AB3143" w:rsidP="00E624FB">
            <w:pPr>
              <w:spacing w:after="0" w:line="240" w:lineRule="auto"/>
              <w:jc w:val="center"/>
              <w:rPr>
                <w:rFonts w:eastAsia="Times New Roman" w:cs="Times New Roman"/>
                <w:color w:val="000000"/>
                <w:kern w:val="0"/>
                <w:sz w:val="20"/>
                <w:szCs w:val="20"/>
                <w:lang w:eastAsia="es-MX"/>
                <w14:ligatures w14:val="none"/>
              </w:rPr>
            </w:pPr>
            <w:r w:rsidRPr="004243E5">
              <w:rPr>
                <w:rFonts w:eastAsia="Times New Roman" w:cs="Times New Roman"/>
                <w:color w:val="000000"/>
                <w:kern w:val="0"/>
                <w:sz w:val="20"/>
                <w:szCs w:val="20"/>
                <w:lang w:eastAsia="es-MX"/>
                <w14:ligatures w14:val="none"/>
              </w:rPr>
              <w:t>Construcción</w:t>
            </w:r>
            <w:r w:rsidR="00A95316" w:rsidRPr="004243E5">
              <w:rPr>
                <w:rFonts w:eastAsia="Times New Roman" w:cs="Times New Roman"/>
                <w:color w:val="000000"/>
                <w:kern w:val="0"/>
                <w:sz w:val="20"/>
                <w:szCs w:val="20"/>
                <w:lang w:eastAsia="es-MX"/>
                <w14:ligatures w14:val="none"/>
              </w:rPr>
              <w:t xml:space="preserve"> de las </w:t>
            </w:r>
            <w:r w:rsidRPr="004243E5">
              <w:rPr>
                <w:rFonts w:eastAsia="Times New Roman" w:cs="Times New Roman"/>
                <w:color w:val="000000"/>
                <w:kern w:val="0"/>
                <w:sz w:val="20"/>
                <w:szCs w:val="20"/>
                <w:lang w:eastAsia="es-MX"/>
                <w14:ligatures w14:val="none"/>
              </w:rPr>
              <w:t>características</w:t>
            </w:r>
          </w:p>
        </w:tc>
        <w:tc>
          <w:tcPr>
            <w:tcW w:w="600" w:type="dxa"/>
            <w:tcBorders>
              <w:top w:val="nil"/>
              <w:left w:val="nil"/>
              <w:bottom w:val="single" w:sz="4" w:space="0" w:color="auto"/>
              <w:right w:val="single" w:sz="4" w:space="0" w:color="auto"/>
            </w:tcBorders>
            <w:shd w:val="clear" w:color="000000" w:fill="FFFFFF"/>
            <w:noWrap/>
            <w:vAlign w:val="bottom"/>
            <w:hideMark/>
          </w:tcPr>
          <w:p w14:paraId="7F147995"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shd w:val="clear" w:color="000000" w:fill="FFFFFF"/>
            <w:noWrap/>
            <w:vAlign w:val="bottom"/>
            <w:hideMark/>
          </w:tcPr>
          <w:p w14:paraId="4F8942E3"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5FD7DEBF"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77892EE2"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shd w:val="clear" w:color="000000" w:fill="A6A6A6"/>
            <w:noWrap/>
            <w:vAlign w:val="bottom"/>
            <w:hideMark/>
          </w:tcPr>
          <w:p w14:paraId="64D88AB6"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shd w:val="clear" w:color="000000" w:fill="A6A6A6"/>
            <w:noWrap/>
            <w:vAlign w:val="bottom"/>
            <w:hideMark/>
          </w:tcPr>
          <w:p w14:paraId="624E56A2"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shd w:val="clear" w:color="000000" w:fill="FFFFFF"/>
            <w:noWrap/>
            <w:vAlign w:val="bottom"/>
            <w:hideMark/>
          </w:tcPr>
          <w:p w14:paraId="725E81FB" w14:textId="77777777" w:rsidR="00A95316" w:rsidRPr="00CD6A8D" w:rsidRDefault="00A95316" w:rsidP="00E624FB">
            <w:pPr>
              <w:spacing w:after="0" w:line="240" w:lineRule="auto"/>
              <w:jc w:val="center"/>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shd w:val="clear" w:color="000000" w:fill="FFFFFF"/>
            <w:noWrap/>
            <w:vAlign w:val="bottom"/>
            <w:hideMark/>
          </w:tcPr>
          <w:p w14:paraId="2EAD6110" w14:textId="77777777" w:rsidR="00A95316" w:rsidRPr="00CD6A8D" w:rsidRDefault="00A95316" w:rsidP="00E624FB">
            <w:pPr>
              <w:spacing w:after="0" w:line="240" w:lineRule="auto"/>
              <w:jc w:val="center"/>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4C71656C"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354CCC6F"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5E4B7CE3"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r>
      <w:tr w:rsidR="004453D2" w:rsidRPr="00CD6A8D" w14:paraId="39D0ED56" w14:textId="77777777" w:rsidTr="00E624FB">
        <w:trPr>
          <w:trHeight w:val="300"/>
        </w:trPr>
        <w:tc>
          <w:tcPr>
            <w:tcW w:w="2320" w:type="dxa"/>
            <w:tcBorders>
              <w:top w:val="nil"/>
              <w:left w:val="single" w:sz="4" w:space="0" w:color="auto"/>
              <w:bottom w:val="single" w:sz="4" w:space="0" w:color="auto"/>
              <w:right w:val="single" w:sz="4" w:space="0" w:color="auto"/>
            </w:tcBorders>
            <w:vAlign w:val="center"/>
            <w:hideMark/>
          </w:tcPr>
          <w:p w14:paraId="3BBD77A6" w14:textId="7C512D23" w:rsidR="00A95316" w:rsidRPr="004243E5" w:rsidRDefault="00AB3143" w:rsidP="00E624FB">
            <w:pPr>
              <w:spacing w:after="0" w:line="240" w:lineRule="auto"/>
              <w:jc w:val="center"/>
              <w:rPr>
                <w:rFonts w:eastAsia="Times New Roman" w:cs="Times New Roman"/>
                <w:color w:val="000000"/>
                <w:kern w:val="0"/>
                <w:sz w:val="20"/>
                <w:szCs w:val="20"/>
                <w:lang w:eastAsia="es-MX"/>
                <w14:ligatures w14:val="none"/>
              </w:rPr>
            </w:pPr>
            <w:r w:rsidRPr="004243E5">
              <w:rPr>
                <w:rFonts w:eastAsia="Times New Roman" w:cs="Times New Roman"/>
                <w:color w:val="000000"/>
                <w:kern w:val="0"/>
                <w:sz w:val="20"/>
                <w:szCs w:val="20"/>
                <w:lang w:eastAsia="es-MX"/>
                <w14:ligatures w14:val="none"/>
              </w:rPr>
              <w:t>Evaluación</w:t>
            </w:r>
            <w:r w:rsidR="00A95316" w:rsidRPr="004243E5">
              <w:rPr>
                <w:rFonts w:eastAsia="Times New Roman" w:cs="Times New Roman"/>
                <w:color w:val="000000"/>
                <w:kern w:val="0"/>
                <w:sz w:val="20"/>
                <w:szCs w:val="20"/>
                <w:lang w:eastAsia="es-MX"/>
                <w14:ligatures w14:val="none"/>
              </w:rPr>
              <w:t xml:space="preserve"> de TT1 </w:t>
            </w:r>
          </w:p>
        </w:tc>
        <w:tc>
          <w:tcPr>
            <w:tcW w:w="600" w:type="dxa"/>
            <w:tcBorders>
              <w:top w:val="nil"/>
              <w:left w:val="nil"/>
              <w:bottom w:val="single" w:sz="4" w:space="0" w:color="auto"/>
              <w:right w:val="single" w:sz="4" w:space="0" w:color="auto"/>
            </w:tcBorders>
            <w:noWrap/>
            <w:vAlign w:val="bottom"/>
            <w:hideMark/>
          </w:tcPr>
          <w:p w14:paraId="6EA3FA9C"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23D234AD"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523B8A04"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512AABFF"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shd w:val="clear" w:color="000000" w:fill="A6A6A6"/>
            <w:noWrap/>
            <w:vAlign w:val="bottom"/>
            <w:hideMark/>
          </w:tcPr>
          <w:p w14:paraId="6D1528BB"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5FC878A1"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28C8AB81"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356846BC"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7C6E7016"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33CEFB5F"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268E3D43"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r>
      <w:tr w:rsidR="004453D2" w:rsidRPr="00CD6A8D" w14:paraId="353A56F1" w14:textId="77777777" w:rsidTr="00E624FB">
        <w:trPr>
          <w:trHeight w:val="600"/>
        </w:trPr>
        <w:tc>
          <w:tcPr>
            <w:tcW w:w="2320" w:type="dxa"/>
            <w:tcBorders>
              <w:top w:val="nil"/>
              <w:left w:val="single" w:sz="4" w:space="0" w:color="auto"/>
              <w:bottom w:val="single" w:sz="4" w:space="0" w:color="auto"/>
              <w:right w:val="single" w:sz="4" w:space="0" w:color="auto"/>
            </w:tcBorders>
            <w:vAlign w:val="center"/>
            <w:hideMark/>
          </w:tcPr>
          <w:p w14:paraId="1F2DC659" w14:textId="3F482EBE" w:rsidR="00A95316" w:rsidRPr="004243E5" w:rsidRDefault="00AB3143" w:rsidP="00E624FB">
            <w:pPr>
              <w:spacing w:after="0" w:line="240" w:lineRule="auto"/>
              <w:jc w:val="center"/>
              <w:rPr>
                <w:rFonts w:eastAsia="Times New Roman" w:cs="Times New Roman"/>
                <w:color w:val="000000"/>
                <w:kern w:val="0"/>
                <w:sz w:val="20"/>
                <w:szCs w:val="20"/>
                <w:lang w:eastAsia="es-MX"/>
                <w14:ligatures w14:val="none"/>
              </w:rPr>
            </w:pPr>
            <w:r w:rsidRPr="004243E5">
              <w:rPr>
                <w:rFonts w:eastAsia="Times New Roman" w:cs="Times New Roman"/>
                <w:color w:val="000000"/>
                <w:kern w:val="0"/>
                <w:sz w:val="20"/>
                <w:szCs w:val="20"/>
                <w:lang w:eastAsia="es-MX"/>
                <w14:ligatures w14:val="none"/>
              </w:rPr>
              <w:t>Integración</w:t>
            </w:r>
            <w:r w:rsidR="00A95316" w:rsidRPr="004243E5">
              <w:rPr>
                <w:rFonts w:eastAsia="Times New Roman" w:cs="Times New Roman"/>
                <w:color w:val="000000"/>
                <w:kern w:val="0"/>
                <w:sz w:val="20"/>
                <w:szCs w:val="20"/>
                <w:lang w:eastAsia="es-MX"/>
                <w14:ligatures w14:val="none"/>
              </w:rPr>
              <w:t xml:space="preserve"> de la API de "Google </w:t>
            </w:r>
            <w:proofErr w:type="spellStart"/>
            <w:r w:rsidR="00A95316" w:rsidRPr="004243E5">
              <w:rPr>
                <w:rFonts w:eastAsia="Times New Roman" w:cs="Times New Roman"/>
                <w:color w:val="000000"/>
                <w:kern w:val="0"/>
                <w:sz w:val="20"/>
                <w:szCs w:val="20"/>
                <w:lang w:eastAsia="es-MX"/>
                <w14:ligatures w14:val="none"/>
              </w:rPr>
              <w:t>Maps</w:t>
            </w:r>
            <w:proofErr w:type="spellEnd"/>
            <w:r w:rsidR="00A95316" w:rsidRPr="004243E5">
              <w:rPr>
                <w:rFonts w:eastAsia="Times New Roman" w:cs="Times New Roman"/>
                <w:color w:val="000000"/>
                <w:kern w:val="0"/>
                <w:sz w:val="20"/>
                <w:szCs w:val="20"/>
                <w:lang w:eastAsia="es-MX"/>
                <w14:ligatures w14:val="none"/>
              </w:rPr>
              <w:t>"</w:t>
            </w:r>
          </w:p>
        </w:tc>
        <w:tc>
          <w:tcPr>
            <w:tcW w:w="600" w:type="dxa"/>
            <w:tcBorders>
              <w:top w:val="nil"/>
              <w:left w:val="nil"/>
              <w:bottom w:val="single" w:sz="4" w:space="0" w:color="auto"/>
              <w:right w:val="single" w:sz="4" w:space="0" w:color="auto"/>
            </w:tcBorders>
            <w:noWrap/>
            <w:vAlign w:val="bottom"/>
            <w:hideMark/>
          </w:tcPr>
          <w:p w14:paraId="3A1F1076"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54C74752"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7C08076D"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5B11DD5A"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5765B02B"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shd w:val="clear" w:color="000000" w:fill="A6A6A6"/>
            <w:noWrap/>
            <w:vAlign w:val="bottom"/>
            <w:hideMark/>
          </w:tcPr>
          <w:p w14:paraId="73243FBA"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50ADC82B"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35E4EE5E"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2A995056"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56ABB1F5"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13D6DF1F"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r>
      <w:tr w:rsidR="004453D2" w:rsidRPr="00CD6A8D" w14:paraId="7D3C79EB" w14:textId="77777777" w:rsidTr="00E624FB">
        <w:trPr>
          <w:trHeight w:val="600"/>
        </w:trPr>
        <w:tc>
          <w:tcPr>
            <w:tcW w:w="2320" w:type="dxa"/>
            <w:tcBorders>
              <w:top w:val="nil"/>
              <w:left w:val="single" w:sz="4" w:space="0" w:color="auto"/>
              <w:bottom w:val="single" w:sz="4" w:space="0" w:color="auto"/>
              <w:right w:val="single" w:sz="4" w:space="0" w:color="auto"/>
            </w:tcBorders>
            <w:vAlign w:val="center"/>
            <w:hideMark/>
          </w:tcPr>
          <w:p w14:paraId="1A263B9D" w14:textId="77777777" w:rsidR="00A95316" w:rsidRPr="004243E5" w:rsidRDefault="00A95316" w:rsidP="00E624FB">
            <w:pPr>
              <w:spacing w:after="0" w:line="240" w:lineRule="auto"/>
              <w:jc w:val="center"/>
              <w:rPr>
                <w:rFonts w:eastAsia="Times New Roman" w:cs="Times New Roman"/>
                <w:color w:val="000000"/>
                <w:kern w:val="0"/>
                <w:sz w:val="20"/>
                <w:szCs w:val="20"/>
                <w:lang w:eastAsia="es-MX"/>
                <w14:ligatures w14:val="none"/>
              </w:rPr>
            </w:pPr>
            <w:r w:rsidRPr="004243E5">
              <w:rPr>
                <w:rFonts w:eastAsia="Times New Roman" w:cs="Times New Roman"/>
                <w:color w:val="000000"/>
                <w:kern w:val="0"/>
                <w:sz w:val="20"/>
                <w:szCs w:val="20"/>
                <w:lang w:eastAsia="es-MX"/>
                <w14:ligatures w14:val="none"/>
              </w:rPr>
              <w:t>Implementar l</w:t>
            </w:r>
            <w:r>
              <w:rPr>
                <w:rFonts w:eastAsia="Times New Roman" w:cs="Times New Roman"/>
                <w:color w:val="000000"/>
                <w:kern w:val="0"/>
                <w:sz w:val="20"/>
                <w:szCs w:val="20"/>
                <w:lang w:eastAsia="es-MX"/>
                <w14:ligatures w14:val="none"/>
              </w:rPr>
              <w:t>ó</w:t>
            </w:r>
            <w:r w:rsidRPr="004243E5">
              <w:rPr>
                <w:rFonts w:eastAsia="Times New Roman" w:cs="Times New Roman"/>
                <w:color w:val="000000"/>
                <w:kern w:val="0"/>
                <w:sz w:val="20"/>
                <w:szCs w:val="20"/>
                <w:lang w:eastAsia="es-MX"/>
                <w14:ligatures w14:val="none"/>
              </w:rPr>
              <w:t>gica de pedidos</w:t>
            </w:r>
          </w:p>
        </w:tc>
        <w:tc>
          <w:tcPr>
            <w:tcW w:w="600" w:type="dxa"/>
            <w:tcBorders>
              <w:top w:val="nil"/>
              <w:left w:val="nil"/>
              <w:bottom w:val="single" w:sz="4" w:space="0" w:color="auto"/>
              <w:right w:val="single" w:sz="4" w:space="0" w:color="auto"/>
            </w:tcBorders>
            <w:noWrap/>
            <w:vAlign w:val="bottom"/>
            <w:hideMark/>
          </w:tcPr>
          <w:p w14:paraId="47C9A444"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1DAFA151"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75CC6761"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3DA6F4F7"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491083F8"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19A38B93"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shd w:val="clear" w:color="000000" w:fill="A6A6A6"/>
            <w:noWrap/>
            <w:vAlign w:val="bottom"/>
            <w:hideMark/>
          </w:tcPr>
          <w:p w14:paraId="322E4F02"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shd w:val="clear" w:color="000000" w:fill="A6A6A6"/>
            <w:noWrap/>
            <w:vAlign w:val="bottom"/>
            <w:hideMark/>
          </w:tcPr>
          <w:p w14:paraId="3599D9F1"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shd w:val="clear" w:color="000000" w:fill="A6A6A6"/>
            <w:noWrap/>
            <w:vAlign w:val="bottom"/>
            <w:hideMark/>
          </w:tcPr>
          <w:p w14:paraId="6A4AC0B3"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50CF7E2D"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43285472"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r>
      <w:tr w:rsidR="004453D2" w:rsidRPr="00CD6A8D" w14:paraId="3A5B29E8" w14:textId="77777777" w:rsidTr="00E624FB">
        <w:trPr>
          <w:trHeight w:val="300"/>
        </w:trPr>
        <w:tc>
          <w:tcPr>
            <w:tcW w:w="2320" w:type="dxa"/>
            <w:tcBorders>
              <w:top w:val="nil"/>
              <w:left w:val="single" w:sz="4" w:space="0" w:color="auto"/>
              <w:bottom w:val="single" w:sz="4" w:space="0" w:color="auto"/>
              <w:right w:val="single" w:sz="4" w:space="0" w:color="auto"/>
            </w:tcBorders>
            <w:vAlign w:val="center"/>
            <w:hideMark/>
          </w:tcPr>
          <w:p w14:paraId="141E2AC7" w14:textId="77777777" w:rsidR="00A95316" w:rsidRPr="004243E5" w:rsidRDefault="00A95316" w:rsidP="00E624FB">
            <w:pPr>
              <w:spacing w:after="0" w:line="240" w:lineRule="auto"/>
              <w:jc w:val="center"/>
              <w:rPr>
                <w:rFonts w:eastAsia="Times New Roman" w:cs="Times New Roman"/>
                <w:color w:val="000000"/>
                <w:kern w:val="0"/>
                <w:sz w:val="20"/>
                <w:szCs w:val="20"/>
                <w:lang w:eastAsia="es-MX"/>
                <w14:ligatures w14:val="none"/>
              </w:rPr>
            </w:pPr>
            <w:r w:rsidRPr="004243E5">
              <w:rPr>
                <w:rFonts w:eastAsia="Times New Roman" w:cs="Times New Roman"/>
                <w:color w:val="000000"/>
                <w:kern w:val="0"/>
                <w:sz w:val="20"/>
                <w:szCs w:val="20"/>
                <w:lang w:eastAsia="es-MX"/>
                <w14:ligatures w14:val="none"/>
              </w:rPr>
              <w:t>Prototipo funcional</w:t>
            </w:r>
          </w:p>
        </w:tc>
        <w:tc>
          <w:tcPr>
            <w:tcW w:w="600" w:type="dxa"/>
            <w:tcBorders>
              <w:top w:val="nil"/>
              <w:left w:val="nil"/>
              <w:bottom w:val="single" w:sz="4" w:space="0" w:color="auto"/>
              <w:right w:val="single" w:sz="4" w:space="0" w:color="auto"/>
            </w:tcBorders>
            <w:noWrap/>
            <w:vAlign w:val="bottom"/>
            <w:hideMark/>
          </w:tcPr>
          <w:p w14:paraId="645BD840"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328405CA"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0DDED780"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38FDF70F"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01FBBEB7"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31D011CD"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1647BC78"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59160DA7"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shd w:val="clear" w:color="000000" w:fill="A6A6A6"/>
            <w:noWrap/>
            <w:vAlign w:val="bottom"/>
            <w:hideMark/>
          </w:tcPr>
          <w:p w14:paraId="3E169323"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shd w:val="clear" w:color="000000" w:fill="A6A6A6"/>
            <w:noWrap/>
            <w:vAlign w:val="bottom"/>
            <w:hideMark/>
          </w:tcPr>
          <w:p w14:paraId="03178CE5"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3984E53D"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r>
      <w:tr w:rsidR="004453D2" w:rsidRPr="00CD6A8D" w14:paraId="113A92A0" w14:textId="77777777" w:rsidTr="00E624FB">
        <w:trPr>
          <w:trHeight w:val="600"/>
        </w:trPr>
        <w:tc>
          <w:tcPr>
            <w:tcW w:w="2320" w:type="dxa"/>
            <w:tcBorders>
              <w:top w:val="nil"/>
              <w:left w:val="single" w:sz="4" w:space="0" w:color="auto"/>
              <w:bottom w:val="single" w:sz="4" w:space="0" w:color="auto"/>
              <w:right w:val="single" w:sz="4" w:space="0" w:color="auto"/>
            </w:tcBorders>
            <w:vAlign w:val="center"/>
            <w:hideMark/>
          </w:tcPr>
          <w:p w14:paraId="56638478" w14:textId="77777777" w:rsidR="00A95316" w:rsidRPr="004243E5" w:rsidRDefault="00A95316" w:rsidP="00E624FB">
            <w:pPr>
              <w:spacing w:after="0" w:line="240" w:lineRule="auto"/>
              <w:jc w:val="center"/>
              <w:rPr>
                <w:rFonts w:eastAsia="Times New Roman" w:cs="Times New Roman"/>
                <w:color w:val="000000"/>
                <w:kern w:val="0"/>
                <w:sz w:val="20"/>
                <w:szCs w:val="20"/>
                <w:lang w:eastAsia="es-MX"/>
                <w14:ligatures w14:val="none"/>
              </w:rPr>
            </w:pPr>
            <w:r w:rsidRPr="004243E5">
              <w:rPr>
                <w:rFonts w:eastAsia="Times New Roman" w:cs="Times New Roman"/>
                <w:color w:val="000000"/>
                <w:kern w:val="0"/>
                <w:sz w:val="20"/>
                <w:szCs w:val="20"/>
                <w:lang w:eastAsia="es-MX"/>
                <w14:ligatures w14:val="none"/>
              </w:rPr>
              <w:lastRenderedPageBreak/>
              <w:t>Corrección de posibles errores</w:t>
            </w:r>
          </w:p>
        </w:tc>
        <w:tc>
          <w:tcPr>
            <w:tcW w:w="600" w:type="dxa"/>
            <w:tcBorders>
              <w:top w:val="nil"/>
              <w:left w:val="nil"/>
              <w:bottom w:val="single" w:sz="4" w:space="0" w:color="auto"/>
              <w:right w:val="single" w:sz="4" w:space="0" w:color="auto"/>
            </w:tcBorders>
            <w:noWrap/>
            <w:vAlign w:val="bottom"/>
            <w:hideMark/>
          </w:tcPr>
          <w:p w14:paraId="42DDCB9B"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51D8D53F"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0679A6DC"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0402F8A7"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0109D106"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70A4890D"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732AA890"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469196D2"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shd w:val="clear" w:color="000000" w:fill="A6A6A6"/>
            <w:noWrap/>
            <w:vAlign w:val="bottom"/>
            <w:hideMark/>
          </w:tcPr>
          <w:p w14:paraId="5A53CF87"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shd w:val="clear" w:color="000000" w:fill="A6A6A6"/>
            <w:noWrap/>
            <w:vAlign w:val="bottom"/>
            <w:hideMark/>
          </w:tcPr>
          <w:p w14:paraId="5C4D54B1"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1DB704A9"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r>
      <w:tr w:rsidR="004453D2" w:rsidRPr="00CD6A8D" w14:paraId="41160BEC" w14:textId="77777777" w:rsidTr="00E624FB">
        <w:trPr>
          <w:trHeight w:val="300"/>
        </w:trPr>
        <w:tc>
          <w:tcPr>
            <w:tcW w:w="2320" w:type="dxa"/>
            <w:tcBorders>
              <w:top w:val="nil"/>
              <w:left w:val="single" w:sz="4" w:space="0" w:color="auto"/>
              <w:bottom w:val="single" w:sz="4" w:space="0" w:color="auto"/>
              <w:right w:val="single" w:sz="4" w:space="0" w:color="auto"/>
            </w:tcBorders>
            <w:vAlign w:val="center"/>
            <w:hideMark/>
          </w:tcPr>
          <w:p w14:paraId="0F17C5B1" w14:textId="77777777" w:rsidR="00A95316" w:rsidRPr="004243E5" w:rsidRDefault="00A95316" w:rsidP="00E624FB">
            <w:pPr>
              <w:spacing w:after="0" w:line="240" w:lineRule="auto"/>
              <w:jc w:val="center"/>
              <w:rPr>
                <w:rFonts w:eastAsia="Times New Roman" w:cs="Times New Roman"/>
                <w:color w:val="000000"/>
                <w:kern w:val="0"/>
                <w:sz w:val="20"/>
                <w:szCs w:val="20"/>
                <w:lang w:eastAsia="es-MX"/>
                <w14:ligatures w14:val="none"/>
              </w:rPr>
            </w:pPr>
            <w:r w:rsidRPr="004243E5">
              <w:rPr>
                <w:rFonts w:eastAsia="Times New Roman" w:cs="Times New Roman"/>
                <w:color w:val="000000"/>
                <w:kern w:val="0"/>
                <w:sz w:val="20"/>
                <w:szCs w:val="20"/>
                <w:lang w:eastAsia="es-MX"/>
                <w14:ligatures w14:val="none"/>
              </w:rPr>
              <w:t>Despliegue del sistema</w:t>
            </w:r>
          </w:p>
        </w:tc>
        <w:tc>
          <w:tcPr>
            <w:tcW w:w="600" w:type="dxa"/>
            <w:tcBorders>
              <w:top w:val="nil"/>
              <w:left w:val="nil"/>
              <w:bottom w:val="single" w:sz="4" w:space="0" w:color="auto"/>
              <w:right w:val="single" w:sz="4" w:space="0" w:color="auto"/>
            </w:tcBorders>
            <w:noWrap/>
            <w:vAlign w:val="bottom"/>
            <w:hideMark/>
          </w:tcPr>
          <w:p w14:paraId="1E07C84E"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2B9C2A3C"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210D07BB"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0BEE52CD"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50EB28FC"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68903352"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7F0DC094"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4DA1EE44"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583E9452"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shd w:val="clear" w:color="000000" w:fill="A6A6A6"/>
            <w:noWrap/>
            <w:vAlign w:val="bottom"/>
            <w:hideMark/>
          </w:tcPr>
          <w:p w14:paraId="73CD0406"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shd w:val="clear" w:color="000000" w:fill="A6A6A6"/>
            <w:noWrap/>
            <w:vAlign w:val="bottom"/>
            <w:hideMark/>
          </w:tcPr>
          <w:p w14:paraId="1B204C26"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r>
      <w:tr w:rsidR="004453D2" w:rsidRPr="00CD6A8D" w14:paraId="24C03391" w14:textId="77777777" w:rsidTr="00E624FB">
        <w:trPr>
          <w:trHeight w:val="300"/>
        </w:trPr>
        <w:tc>
          <w:tcPr>
            <w:tcW w:w="2320" w:type="dxa"/>
            <w:tcBorders>
              <w:top w:val="nil"/>
              <w:left w:val="single" w:sz="4" w:space="0" w:color="auto"/>
              <w:bottom w:val="single" w:sz="4" w:space="0" w:color="auto"/>
              <w:right w:val="single" w:sz="4" w:space="0" w:color="auto"/>
            </w:tcBorders>
            <w:vAlign w:val="center"/>
            <w:hideMark/>
          </w:tcPr>
          <w:p w14:paraId="05D42678" w14:textId="653B8C42" w:rsidR="00A95316" w:rsidRPr="004243E5" w:rsidRDefault="00AB3143" w:rsidP="00E624FB">
            <w:pPr>
              <w:spacing w:after="0" w:line="240" w:lineRule="auto"/>
              <w:jc w:val="center"/>
              <w:rPr>
                <w:rFonts w:eastAsia="Times New Roman" w:cs="Times New Roman"/>
                <w:color w:val="000000"/>
                <w:kern w:val="0"/>
                <w:sz w:val="20"/>
                <w:szCs w:val="20"/>
                <w:lang w:eastAsia="es-MX"/>
                <w14:ligatures w14:val="none"/>
              </w:rPr>
            </w:pPr>
            <w:r w:rsidRPr="004243E5">
              <w:rPr>
                <w:rFonts w:eastAsia="Times New Roman" w:cs="Times New Roman"/>
                <w:color w:val="000000"/>
                <w:kern w:val="0"/>
                <w:sz w:val="20"/>
                <w:szCs w:val="20"/>
                <w:lang w:eastAsia="es-MX"/>
                <w14:ligatures w14:val="none"/>
              </w:rPr>
              <w:t>Evaluación</w:t>
            </w:r>
            <w:r w:rsidR="00A95316" w:rsidRPr="004243E5">
              <w:rPr>
                <w:rFonts w:eastAsia="Times New Roman" w:cs="Times New Roman"/>
                <w:color w:val="000000"/>
                <w:kern w:val="0"/>
                <w:sz w:val="20"/>
                <w:szCs w:val="20"/>
                <w:lang w:eastAsia="es-MX"/>
                <w14:ligatures w14:val="none"/>
              </w:rPr>
              <w:t xml:space="preserve"> de TT2</w:t>
            </w:r>
          </w:p>
        </w:tc>
        <w:tc>
          <w:tcPr>
            <w:tcW w:w="600" w:type="dxa"/>
            <w:tcBorders>
              <w:top w:val="nil"/>
              <w:left w:val="nil"/>
              <w:bottom w:val="single" w:sz="4" w:space="0" w:color="auto"/>
              <w:right w:val="single" w:sz="4" w:space="0" w:color="auto"/>
            </w:tcBorders>
            <w:noWrap/>
            <w:vAlign w:val="bottom"/>
            <w:hideMark/>
          </w:tcPr>
          <w:p w14:paraId="36D472E1"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0F47FECD"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5806C8E0"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17552161"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37EE3E36"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49D56B64"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1B85CA00"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76A32056"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6B1C883D"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noWrap/>
            <w:vAlign w:val="bottom"/>
            <w:hideMark/>
          </w:tcPr>
          <w:p w14:paraId="40A375E2"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0" w:type="dxa"/>
            <w:tcBorders>
              <w:top w:val="nil"/>
              <w:left w:val="nil"/>
              <w:bottom w:val="single" w:sz="4" w:space="0" w:color="auto"/>
              <w:right w:val="single" w:sz="4" w:space="0" w:color="auto"/>
            </w:tcBorders>
            <w:shd w:val="clear" w:color="000000" w:fill="A6A6A6"/>
            <w:noWrap/>
            <w:vAlign w:val="bottom"/>
            <w:hideMark/>
          </w:tcPr>
          <w:p w14:paraId="59EE4454"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r>
    </w:tbl>
    <w:p w14:paraId="6D8B9C8F" w14:textId="2DAD93B4" w:rsidR="00A95316" w:rsidRPr="00D6318A" w:rsidRDefault="00A95316" w:rsidP="00A95316">
      <w:pPr>
        <w:rPr>
          <w:rFonts w:cs="Times New Roman"/>
          <w:b/>
          <w:sz w:val="20"/>
          <w:szCs w:val="20"/>
        </w:rPr>
      </w:pPr>
    </w:p>
    <w:p w14:paraId="397999DD" w14:textId="4A381B84" w:rsidR="002D3F3D" w:rsidRDefault="002D3F3D" w:rsidP="002D3F3D">
      <w:pPr>
        <w:pStyle w:val="Descripcin"/>
        <w:keepNext/>
        <w:jc w:val="center"/>
      </w:pPr>
      <w:bookmarkStart w:id="127" w:name="_Toc229993883"/>
      <w:r>
        <w:t xml:space="preserve">Tabla </w:t>
      </w:r>
      <w:fldSimple w:instr=" SEQ Tabla \* ARABIC ">
        <w:r w:rsidR="00FF2D8A">
          <w:rPr>
            <w:noProof/>
          </w:rPr>
          <w:t>18</w:t>
        </w:r>
      </w:fldSimple>
      <w:r>
        <w:t xml:space="preserve"> Cronograma Trejo Hernández Brandon</w:t>
      </w:r>
      <w:bookmarkEnd w:id="127"/>
    </w:p>
    <w:tbl>
      <w:tblPr>
        <w:tblW w:w="9146" w:type="dxa"/>
        <w:tblCellMar>
          <w:left w:w="70" w:type="dxa"/>
          <w:right w:w="70" w:type="dxa"/>
        </w:tblCellMar>
        <w:tblLook w:val="04A0" w:firstRow="1" w:lastRow="0" w:firstColumn="1" w:lastColumn="0" w:noHBand="0" w:noVBand="1"/>
      </w:tblPr>
      <w:tblGrid>
        <w:gridCol w:w="2346"/>
        <w:gridCol w:w="606"/>
        <w:gridCol w:w="649"/>
        <w:gridCol w:w="606"/>
        <w:gridCol w:w="661"/>
        <w:gridCol w:w="606"/>
        <w:gridCol w:w="606"/>
        <w:gridCol w:w="624"/>
        <w:gridCol w:w="606"/>
        <w:gridCol w:w="606"/>
        <w:gridCol w:w="624"/>
        <w:gridCol w:w="606"/>
      </w:tblGrid>
      <w:tr w:rsidR="004453D2" w:rsidRPr="00CD6A8D" w14:paraId="5E3913B5" w14:textId="77777777" w:rsidTr="00E624FB">
        <w:trPr>
          <w:trHeight w:val="268"/>
        </w:trPr>
        <w:tc>
          <w:tcPr>
            <w:tcW w:w="2346" w:type="dxa"/>
            <w:tcBorders>
              <w:top w:val="single" w:sz="4" w:space="0" w:color="auto"/>
              <w:left w:val="single" w:sz="4" w:space="0" w:color="auto"/>
              <w:bottom w:val="single" w:sz="4" w:space="0" w:color="auto"/>
              <w:right w:val="single" w:sz="4" w:space="0" w:color="auto"/>
            </w:tcBorders>
            <w:noWrap/>
            <w:vAlign w:val="center"/>
            <w:hideMark/>
          </w:tcPr>
          <w:p w14:paraId="2002065F" w14:textId="77777777" w:rsidR="00A95316" w:rsidRPr="00CD6A8D" w:rsidRDefault="00A95316" w:rsidP="00E624FB">
            <w:pPr>
              <w:spacing w:after="0" w:line="240" w:lineRule="auto"/>
              <w:jc w:val="center"/>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ACTIVIDAD</w:t>
            </w:r>
          </w:p>
        </w:tc>
        <w:tc>
          <w:tcPr>
            <w:tcW w:w="606" w:type="dxa"/>
            <w:tcBorders>
              <w:top w:val="single" w:sz="4" w:space="0" w:color="auto"/>
              <w:left w:val="nil"/>
              <w:bottom w:val="single" w:sz="4" w:space="0" w:color="auto"/>
              <w:right w:val="single" w:sz="4" w:space="0" w:color="auto"/>
            </w:tcBorders>
            <w:noWrap/>
            <w:vAlign w:val="bottom"/>
            <w:hideMark/>
          </w:tcPr>
          <w:p w14:paraId="08BB3E0F" w14:textId="77777777" w:rsidR="00A95316" w:rsidRPr="00CD6A8D" w:rsidRDefault="00A95316" w:rsidP="00E624FB">
            <w:pPr>
              <w:spacing w:after="0" w:line="240" w:lineRule="auto"/>
              <w:jc w:val="center"/>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FEB</w:t>
            </w:r>
          </w:p>
        </w:tc>
        <w:tc>
          <w:tcPr>
            <w:tcW w:w="649" w:type="dxa"/>
            <w:tcBorders>
              <w:top w:val="single" w:sz="4" w:space="0" w:color="auto"/>
              <w:left w:val="nil"/>
              <w:bottom w:val="single" w:sz="4" w:space="0" w:color="auto"/>
              <w:right w:val="single" w:sz="4" w:space="0" w:color="auto"/>
            </w:tcBorders>
            <w:noWrap/>
            <w:vAlign w:val="bottom"/>
            <w:hideMark/>
          </w:tcPr>
          <w:p w14:paraId="12488D3C" w14:textId="77777777" w:rsidR="00A95316" w:rsidRPr="00CD6A8D" w:rsidRDefault="00A95316" w:rsidP="00E624FB">
            <w:pPr>
              <w:spacing w:after="0" w:line="240" w:lineRule="auto"/>
              <w:jc w:val="center"/>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MAR</w:t>
            </w:r>
          </w:p>
        </w:tc>
        <w:tc>
          <w:tcPr>
            <w:tcW w:w="606" w:type="dxa"/>
            <w:tcBorders>
              <w:top w:val="single" w:sz="4" w:space="0" w:color="auto"/>
              <w:left w:val="nil"/>
              <w:bottom w:val="single" w:sz="4" w:space="0" w:color="auto"/>
              <w:right w:val="single" w:sz="4" w:space="0" w:color="auto"/>
            </w:tcBorders>
            <w:noWrap/>
            <w:vAlign w:val="bottom"/>
            <w:hideMark/>
          </w:tcPr>
          <w:p w14:paraId="045EEABA" w14:textId="77777777" w:rsidR="00A95316" w:rsidRPr="00CD6A8D" w:rsidRDefault="00A95316" w:rsidP="00E624FB">
            <w:pPr>
              <w:spacing w:after="0" w:line="240" w:lineRule="auto"/>
              <w:jc w:val="center"/>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ABR</w:t>
            </w:r>
          </w:p>
        </w:tc>
        <w:tc>
          <w:tcPr>
            <w:tcW w:w="661" w:type="dxa"/>
            <w:tcBorders>
              <w:top w:val="single" w:sz="4" w:space="0" w:color="auto"/>
              <w:left w:val="nil"/>
              <w:bottom w:val="single" w:sz="4" w:space="0" w:color="auto"/>
              <w:right w:val="single" w:sz="4" w:space="0" w:color="auto"/>
            </w:tcBorders>
            <w:noWrap/>
            <w:vAlign w:val="bottom"/>
            <w:hideMark/>
          </w:tcPr>
          <w:p w14:paraId="485F9053" w14:textId="77777777" w:rsidR="00A95316" w:rsidRPr="00CD6A8D" w:rsidRDefault="00A95316" w:rsidP="00E624FB">
            <w:pPr>
              <w:spacing w:after="0" w:line="240" w:lineRule="auto"/>
              <w:jc w:val="center"/>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MAY</w:t>
            </w:r>
          </w:p>
        </w:tc>
        <w:tc>
          <w:tcPr>
            <w:tcW w:w="606" w:type="dxa"/>
            <w:tcBorders>
              <w:top w:val="single" w:sz="4" w:space="0" w:color="auto"/>
              <w:left w:val="nil"/>
              <w:bottom w:val="single" w:sz="4" w:space="0" w:color="auto"/>
              <w:right w:val="single" w:sz="4" w:space="0" w:color="auto"/>
            </w:tcBorders>
            <w:noWrap/>
            <w:vAlign w:val="bottom"/>
            <w:hideMark/>
          </w:tcPr>
          <w:p w14:paraId="1530A72F" w14:textId="77777777" w:rsidR="00A95316" w:rsidRPr="00CD6A8D" w:rsidRDefault="00A95316" w:rsidP="00E624FB">
            <w:pPr>
              <w:spacing w:after="0" w:line="240" w:lineRule="auto"/>
              <w:jc w:val="center"/>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JUN</w:t>
            </w:r>
          </w:p>
        </w:tc>
        <w:tc>
          <w:tcPr>
            <w:tcW w:w="606" w:type="dxa"/>
            <w:tcBorders>
              <w:top w:val="single" w:sz="4" w:space="0" w:color="auto"/>
              <w:left w:val="nil"/>
              <w:bottom w:val="single" w:sz="4" w:space="0" w:color="auto"/>
              <w:right w:val="single" w:sz="4" w:space="0" w:color="auto"/>
            </w:tcBorders>
            <w:noWrap/>
            <w:vAlign w:val="bottom"/>
            <w:hideMark/>
          </w:tcPr>
          <w:p w14:paraId="068A6030" w14:textId="77777777" w:rsidR="00A95316" w:rsidRPr="00CD6A8D" w:rsidRDefault="00A95316" w:rsidP="00E624FB">
            <w:pPr>
              <w:spacing w:after="0" w:line="240" w:lineRule="auto"/>
              <w:jc w:val="center"/>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JUL</w:t>
            </w:r>
          </w:p>
        </w:tc>
        <w:tc>
          <w:tcPr>
            <w:tcW w:w="624" w:type="dxa"/>
            <w:tcBorders>
              <w:top w:val="single" w:sz="4" w:space="0" w:color="auto"/>
              <w:left w:val="nil"/>
              <w:bottom w:val="single" w:sz="4" w:space="0" w:color="auto"/>
              <w:right w:val="single" w:sz="4" w:space="0" w:color="auto"/>
            </w:tcBorders>
            <w:noWrap/>
            <w:vAlign w:val="bottom"/>
            <w:hideMark/>
          </w:tcPr>
          <w:p w14:paraId="0598C810" w14:textId="77777777" w:rsidR="00A95316" w:rsidRPr="00CD6A8D" w:rsidRDefault="00A95316" w:rsidP="00E624FB">
            <w:pPr>
              <w:spacing w:after="0" w:line="240" w:lineRule="auto"/>
              <w:jc w:val="center"/>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AGO</w:t>
            </w:r>
          </w:p>
        </w:tc>
        <w:tc>
          <w:tcPr>
            <w:tcW w:w="606" w:type="dxa"/>
            <w:tcBorders>
              <w:top w:val="single" w:sz="4" w:space="0" w:color="auto"/>
              <w:left w:val="nil"/>
              <w:bottom w:val="single" w:sz="4" w:space="0" w:color="auto"/>
              <w:right w:val="single" w:sz="4" w:space="0" w:color="auto"/>
            </w:tcBorders>
            <w:noWrap/>
            <w:vAlign w:val="bottom"/>
            <w:hideMark/>
          </w:tcPr>
          <w:p w14:paraId="513FD13F" w14:textId="77777777" w:rsidR="00A95316" w:rsidRPr="00CD6A8D" w:rsidRDefault="00A95316" w:rsidP="00E624FB">
            <w:pPr>
              <w:spacing w:after="0" w:line="240" w:lineRule="auto"/>
              <w:jc w:val="center"/>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SEP</w:t>
            </w:r>
          </w:p>
        </w:tc>
        <w:tc>
          <w:tcPr>
            <w:tcW w:w="606" w:type="dxa"/>
            <w:tcBorders>
              <w:top w:val="single" w:sz="4" w:space="0" w:color="auto"/>
              <w:left w:val="nil"/>
              <w:bottom w:val="single" w:sz="4" w:space="0" w:color="auto"/>
              <w:right w:val="single" w:sz="4" w:space="0" w:color="auto"/>
            </w:tcBorders>
            <w:noWrap/>
            <w:vAlign w:val="bottom"/>
            <w:hideMark/>
          </w:tcPr>
          <w:p w14:paraId="184B4A03" w14:textId="77777777" w:rsidR="00A95316" w:rsidRPr="00CD6A8D" w:rsidRDefault="00A95316" w:rsidP="00E624FB">
            <w:pPr>
              <w:spacing w:after="0" w:line="240" w:lineRule="auto"/>
              <w:jc w:val="center"/>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OCT</w:t>
            </w:r>
          </w:p>
        </w:tc>
        <w:tc>
          <w:tcPr>
            <w:tcW w:w="624" w:type="dxa"/>
            <w:tcBorders>
              <w:top w:val="single" w:sz="4" w:space="0" w:color="auto"/>
              <w:left w:val="nil"/>
              <w:bottom w:val="single" w:sz="4" w:space="0" w:color="auto"/>
              <w:right w:val="single" w:sz="4" w:space="0" w:color="auto"/>
            </w:tcBorders>
            <w:noWrap/>
            <w:vAlign w:val="bottom"/>
            <w:hideMark/>
          </w:tcPr>
          <w:p w14:paraId="1B630CB0" w14:textId="77777777" w:rsidR="00A95316" w:rsidRPr="00CD6A8D" w:rsidRDefault="00A95316" w:rsidP="00E624FB">
            <w:pPr>
              <w:spacing w:after="0" w:line="240" w:lineRule="auto"/>
              <w:jc w:val="center"/>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NOV</w:t>
            </w:r>
          </w:p>
        </w:tc>
        <w:tc>
          <w:tcPr>
            <w:tcW w:w="606" w:type="dxa"/>
            <w:tcBorders>
              <w:top w:val="single" w:sz="4" w:space="0" w:color="auto"/>
              <w:left w:val="nil"/>
              <w:bottom w:val="single" w:sz="4" w:space="0" w:color="auto"/>
              <w:right w:val="single" w:sz="4" w:space="0" w:color="auto"/>
            </w:tcBorders>
            <w:noWrap/>
            <w:vAlign w:val="bottom"/>
            <w:hideMark/>
          </w:tcPr>
          <w:p w14:paraId="41EA8D3C" w14:textId="77777777" w:rsidR="00A95316" w:rsidRPr="00CD6A8D" w:rsidRDefault="00A95316" w:rsidP="00E624FB">
            <w:pPr>
              <w:spacing w:after="0" w:line="240" w:lineRule="auto"/>
              <w:jc w:val="center"/>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DIC</w:t>
            </w:r>
          </w:p>
        </w:tc>
      </w:tr>
      <w:tr w:rsidR="004453D2" w:rsidRPr="00CD6A8D" w14:paraId="287735F7" w14:textId="77777777" w:rsidTr="00E624FB">
        <w:trPr>
          <w:trHeight w:val="536"/>
        </w:trPr>
        <w:tc>
          <w:tcPr>
            <w:tcW w:w="2346" w:type="dxa"/>
            <w:tcBorders>
              <w:top w:val="nil"/>
              <w:left w:val="single" w:sz="4" w:space="0" w:color="auto"/>
              <w:bottom w:val="single" w:sz="4" w:space="0" w:color="auto"/>
              <w:right w:val="single" w:sz="4" w:space="0" w:color="auto"/>
            </w:tcBorders>
            <w:vAlign w:val="center"/>
            <w:hideMark/>
          </w:tcPr>
          <w:p w14:paraId="4EB5E995" w14:textId="6F1BA1CA" w:rsidR="00A95316" w:rsidRPr="00CD6A8D" w:rsidRDefault="00A95316" w:rsidP="00E624FB">
            <w:pPr>
              <w:spacing w:after="0" w:line="240" w:lineRule="auto"/>
              <w:jc w:val="center"/>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xml:space="preserve">Investigación </w:t>
            </w:r>
            <w:r w:rsidR="00477511" w:rsidRPr="00CD6A8D">
              <w:rPr>
                <w:rFonts w:eastAsia="Times New Roman" w:cs="Times New Roman"/>
                <w:color w:val="000000"/>
                <w:kern w:val="0"/>
                <w:lang w:eastAsia="es-MX"/>
                <w14:ligatures w14:val="none"/>
              </w:rPr>
              <w:t>preliminar</w:t>
            </w:r>
          </w:p>
        </w:tc>
        <w:tc>
          <w:tcPr>
            <w:tcW w:w="606" w:type="dxa"/>
            <w:tcBorders>
              <w:top w:val="nil"/>
              <w:left w:val="nil"/>
              <w:bottom w:val="single" w:sz="4" w:space="0" w:color="auto"/>
              <w:right w:val="single" w:sz="4" w:space="0" w:color="auto"/>
            </w:tcBorders>
            <w:shd w:val="clear" w:color="000000" w:fill="A6A6A6"/>
            <w:noWrap/>
            <w:vAlign w:val="bottom"/>
            <w:hideMark/>
          </w:tcPr>
          <w:p w14:paraId="33CEE95F"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49" w:type="dxa"/>
            <w:tcBorders>
              <w:top w:val="nil"/>
              <w:left w:val="nil"/>
              <w:bottom w:val="single" w:sz="4" w:space="0" w:color="auto"/>
              <w:right w:val="single" w:sz="4" w:space="0" w:color="auto"/>
            </w:tcBorders>
            <w:shd w:val="clear" w:color="000000" w:fill="FFFFFF"/>
            <w:noWrap/>
            <w:vAlign w:val="bottom"/>
            <w:hideMark/>
          </w:tcPr>
          <w:p w14:paraId="23DBBF19"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403EF6E7"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61" w:type="dxa"/>
            <w:tcBorders>
              <w:top w:val="nil"/>
              <w:left w:val="nil"/>
              <w:bottom w:val="single" w:sz="4" w:space="0" w:color="auto"/>
              <w:right w:val="single" w:sz="4" w:space="0" w:color="auto"/>
            </w:tcBorders>
            <w:noWrap/>
            <w:vAlign w:val="bottom"/>
            <w:hideMark/>
          </w:tcPr>
          <w:p w14:paraId="4A92C712"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7BEBDE7E"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22C389A0"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24" w:type="dxa"/>
            <w:tcBorders>
              <w:top w:val="nil"/>
              <w:left w:val="nil"/>
              <w:bottom w:val="single" w:sz="4" w:space="0" w:color="auto"/>
              <w:right w:val="single" w:sz="4" w:space="0" w:color="auto"/>
            </w:tcBorders>
            <w:noWrap/>
            <w:vAlign w:val="bottom"/>
            <w:hideMark/>
          </w:tcPr>
          <w:p w14:paraId="428390B9"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4C53DBA1"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481D81D6"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24" w:type="dxa"/>
            <w:tcBorders>
              <w:top w:val="nil"/>
              <w:left w:val="nil"/>
              <w:bottom w:val="single" w:sz="4" w:space="0" w:color="auto"/>
              <w:right w:val="single" w:sz="4" w:space="0" w:color="auto"/>
            </w:tcBorders>
            <w:noWrap/>
            <w:vAlign w:val="bottom"/>
            <w:hideMark/>
          </w:tcPr>
          <w:p w14:paraId="2F0ABA1F"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499306C3"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r>
      <w:tr w:rsidR="004453D2" w:rsidRPr="00CD6A8D" w14:paraId="76872D25" w14:textId="77777777" w:rsidTr="00E624FB">
        <w:trPr>
          <w:trHeight w:val="536"/>
        </w:trPr>
        <w:tc>
          <w:tcPr>
            <w:tcW w:w="2346" w:type="dxa"/>
            <w:tcBorders>
              <w:top w:val="nil"/>
              <w:left w:val="single" w:sz="4" w:space="0" w:color="auto"/>
              <w:bottom w:val="single" w:sz="4" w:space="0" w:color="auto"/>
              <w:right w:val="single" w:sz="4" w:space="0" w:color="auto"/>
            </w:tcBorders>
            <w:vAlign w:val="center"/>
            <w:hideMark/>
          </w:tcPr>
          <w:p w14:paraId="005E1761" w14:textId="18E2A104" w:rsidR="00A95316" w:rsidRPr="00CD6A8D" w:rsidRDefault="00AB3143" w:rsidP="00E624FB">
            <w:pPr>
              <w:spacing w:after="0" w:line="240" w:lineRule="auto"/>
              <w:jc w:val="center"/>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Análisis</w:t>
            </w:r>
            <w:r w:rsidR="00A95316" w:rsidRPr="00CD6A8D">
              <w:rPr>
                <w:rFonts w:eastAsia="Times New Roman" w:cs="Times New Roman"/>
                <w:color w:val="000000"/>
                <w:kern w:val="0"/>
                <w:lang w:eastAsia="es-MX"/>
                <w14:ligatures w14:val="none"/>
              </w:rPr>
              <w:t xml:space="preserve"> de </w:t>
            </w:r>
            <w:r w:rsidR="00DF0CE1" w:rsidRPr="00CD6A8D">
              <w:rPr>
                <w:rFonts w:eastAsia="Times New Roman" w:cs="Times New Roman"/>
                <w:color w:val="000000"/>
                <w:kern w:val="0"/>
                <w:lang w:eastAsia="es-MX"/>
                <w14:ligatures w14:val="none"/>
              </w:rPr>
              <w:t>requerimientos</w:t>
            </w:r>
          </w:p>
        </w:tc>
        <w:tc>
          <w:tcPr>
            <w:tcW w:w="606" w:type="dxa"/>
            <w:tcBorders>
              <w:top w:val="nil"/>
              <w:left w:val="nil"/>
              <w:bottom w:val="single" w:sz="4" w:space="0" w:color="auto"/>
              <w:right w:val="single" w:sz="4" w:space="0" w:color="auto"/>
            </w:tcBorders>
            <w:shd w:val="clear" w:color="000000" w:fill="A6A6A6"/>
            <w:noWrap/>
            <w:vAlign w:val="bottom"/>
            <w:hideMark/>
          </w:tcPr>
          <w:p w14:paraId="34B3A521"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49" w:type="dxa"/>
            <w:tcBorders>
              <w:top w:val="nil"/>
              <w:left w:val="nil"/>
              <w:bottom w:val="single" w:sz="4" w:space="0" w:color="auto"/>
              <w:right w:val="single" w:sz="4" w:space="0" w:color="auto"/>
            </w:tcBorders>
            <w:noWrap/>
            <w:vAlign w:val="bottom"/>
            <w:hideMark/>
          </w:tcPr>
          <w:p w14:paraId="6AD2A201"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2D9DDF60"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61" w:type="dxa"/>
            <w:tcBorders>
              <w:top w:val="nil"/>
              <w:left w:val="nil"/>
              <w:bottom w:val="single" w:sz="4" w:space="0" w:color="auto"/>
              <w:right w:val="single" w:sz="4" w:space="0" w:color="auto"/>
            </w:tcBorders>
            <w:noWrap/>
            <w:vAlign w:val="bottom"/>
            <w:hideMark/>
          </w:tcPr>
          <w:p w14:paraId="1C8F25A4"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3AA3CE29"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3928BC9B" w14:textId="77777777" w:rsidR="00A95316" w:rsidRPr="00CD6A8D" w:rsidRDefault="00A95316" w:rsidP="00E624FB">
            <w:pPr>
              <w:spacing w:after="0" w:line="240" w:lineRule="auto"/>
              <w:jc w:val="center"/>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24" w:type="dxa"/>
            <w:tcBorders>
              <w:top w:val="nil"/>
              <w:left w:val="nil"/>
              <w:bottom w:val="single" w:sz="4" w:space="0" w:color="auto"/>
              <w:right w:val="single" w:sz="4" w:space="0" w:color="auto"/>
            </w:tcBorders>
            <w:noWrap/>
            <w:vAlign w:val="bottom"/>
            <w:hideMark/>
          </w:tcPr>
          <w:p w14:paraId="6AD86B9C"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0BA52FB1"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5B23620E"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24" w:type="dxa"/>
            <w:tcBorders>
              <w:top w:val="nil"/>
              <w:left w:val="nil"/>
              <w:bottom w:val="single" w:sz="4" w:space="0" w:color="auto"/>
              <w:right w:val="single" w:sz="4" w:space="0" w:color="auto"/>
            </w:tcBorders>
            <w:noWrap/>
            <w:vAlign w:val="bottom"/>
            <w:hideMark/>
          </w:tcPr>
          <w:p w14:paraId="77759B3C"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75D13911"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r>
      <w:tr w:rsidR="004453D2" w:rsidRPr="00CD6A8D" w14:paraId="4186B8F2" w14:textId="77777777" w:rsidTr="00E624FB">
        <w:trPr>
          <w:trHeight w:val="536"/>
        </w:trPr>
        <w:tc>
          <w:tcPr>
            <w:tcW w:w="2346" w:type="dxa"/>
            <w:tcBorders>
              <w:top w:val="nil"/>
              <w:left w:val="single" w:sz="4" w:space="0" w:color="auto"/>
              <w:bottom w:val="single" w:sz="4" w:space="0" w:color="auto"/>
              <w:right w:val="single" w:sz="4" w:space="0" w:color="auto"/>
            </w:tcBorders>
            <w:vAlign w:val="center"/>
            <w:hideMark/>
          </w:tcPr>
          <w:p w14:paraId="3ADBDAE7" w14:textId="77777777" w:rsidR="00A95316" w:rsidRPr="00CD6A8D" w:rsidRDefault="00A95316" w:rsidP="00E624FB">
            <w:pPr>
              <w:spacing w:after="0" w:line="240" w:lineRule="auto"/>
              <w:jc w:val="center"/>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Diseño de la arquitectura general</w:t>
            </w:r>
          </w:p>
        </w:tc>
        <w:tc>
          <w:tcPr>
            <w:tcW w:w="606" w:type="dxa"/>
            <w:tcBorders>
              <w:top w:val="nil"/>
              <w:left w:val="nil"/>
              <w:bottom w:val="single" w:sz="4" w:space="0" w:color="auto"/>
              <w:right w:val="single" w:sz="4" w:space="0" w:color="auto"/>
            </w:tcBorders>
            <w:shd w:val="clear" w:color="000000" w:fill="FFFFFF"/>
            <w:noWrap/>
            <w:vAlign w:val="bottom"/>
            <w:hideMark/>
          </w:tcPr>
          <w:p w14:paraId="1F69B081"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49" w:type="dxa"/>
            <w:tcBorders>
              <w:top w:val="nil"/>
              <w:left w:val="nil"/>
              <w:bottom w:val="single" w:sz="4" w:space="0" w:color="auto"/>
              <w:right w:val="single" w:sz="4" w:space="0" w:color="auto"/>
            </w:tcBorders>
            <w:shd w:val="clear" w:color="000000" w:fill="A6A6A6"/>
            <w:noWrap/>
            <w:vAlign w:val="bottom"/>
            <w:hideMark/>
          </w:tcPr>
          <w:p w14:paraId="34A4FD83"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shd w:val="clear" w:color="000000" w:fill="A6A6A6"/>
            <w:noWrap/>
            <w:vAlign w:val="bottom"/>
            <w:hideMark/>
          </w:tcPr>
          <w:p w14:paraId="389E4A5B" w14:textId="77777777" w:rsidR="00A95316" w:rsidRPr="00CD6A8D" w:rsidRDefault="00A95316" w:rsidP="00E624FB">
            <w:pPr>
              <w:spacing w:after="0" w:line="240" w:lineRule="auto"/>
              <w:rPr>
                <w:rFonts w:eastAsia="Times New Roman" w:cs="Times New Roman"/>
                <w:color w:val="A6A6A6"/>
                <w:kern w:val="0"/>
                <w:lang w:eastAsia="es-MX"/>
                <w14:ligatures w14:val="none"/>
              </w:rPr>
            </w:pPr>
            <w:r w:rsidRPr="00CD6A8D">
              <w:rPr>
                <w:rFonts w:eastAsia="Times New Roman" w:cs="Times New Roman"/>
                <w:color w:val="A6A6A6"/>
                <w:kern w:val="0"/>
                <w:lang w:eastAsia="es-MX"/>
                <w14:ligatures w14:val="none"/>
              </w:rPr>
              <w:t> </w:t>
            </w:r>
          </w:p>
        </w:tc>
        <w:tc>
          <w:tcPr>
            <w:tcW w:w="661" w:type="dxa"/>
            <w:tcBorders>
              <w:top w:val="nil"/>
              <w:left w:val="nil"/>
              <w:bottom w:val="single" w:sz="4" w:space="0" w:color="auto"/>
              <w:right w:val="single" w:sz="4" w:space="0" w:color="auto"/>
            </w:tcBorders>
            <w:shd w:val="clear" w:color="000000" w:fill="A6A6A6"/>
            <w:noWrap/>
            <w:vAlign w:val="bottom"/>
            <w:hideMark/>
          </w:tcPr>
          <w:p w14:paraId="2B974EA4"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shd w:val="clear" w:color="000000" w:fill="A6A6A6"/>
            <w:noWrap/>
            <w:vAlign w:val="bottom"/>
            <w:hideMark/>
          </w:tcPr>
          <w:p w14:paraId="66B0AB4A"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shd w:val="clear" w:color="000000" w:fill="FFFFFF"/>
            <w:noWrap/>
            <w:vAlign w:val="bottom"/>
            <w:hideMark/>
          </w:tcPr>
          <w:p w14:paraId="22A81B30" w14:textId="77777777" w:rsidR="00A95316" w:rsidRPr="00CD6A8D" w:rsidRDefault="00A95316" w:rsidP="00E624FB">
            <w:pPr>
              <w:spacing w:after="0" w:line="240" w:lineRule="auto"/>
              <w:jc w:val="center"/>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24" w:type="dxa"/>
            <w:tcBorders>
              <w:top w:val="nil"/>
              <w:left w:val="nil"/>
              <w:bottom w:val="single" w:sz="4" w:space="0" w:color="auto"/>
              <w:right w:val="single" w:sz="4" w:space="0" w:color="auto"/>
            </w:tcBorders>
            <w:shd w:val="clear" w:color="000000" w:fill="FFFFFF"/>
            <w:noWrap/>
            <w:vAlign w:val="bottom"/>
            <w:hideMark/>
          </w:tcPr>
          <w:p w14:paraId="2627CA18" w14:textId="77777777" w:rsidR="00A95316" w:rsidRPr="00CD6A8D" w:rsidRDefault="00A95316" w:rsidP="00E624FB">
            <w:pPr>
              <w:spacing w:after="0" w:line="240" w:lineRule="auto"/>
              <w:jc w:val="center"/>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5F80C366"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69D5013C"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24" w:type="dxa"/>
            <w:tcBorders>
              <w:top w:val="nil"/>
              <w:left w:val="nil"/>
              <w:bottom w:val="single" w:sz="4" w:space="0" w:color="auto"/>
              <w:right w:val="single" w:sz="4" w:space="0" w:color="auto"/>
            </w:tcBorders>
            <w:noWrap/>
            <w:vAlign w:val="bottom"/>
            <w:hideMark/>
          </w:tcPr>
          <w:p w14:paraId="2B9D4B31"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4C5A5BF6"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r>
      <w:tr w:rsidR="004453D2" w:rsidRPr="00CD6A8D" w14:paraId="6D33AD44" w14:textId="77777777" w:rsidTr="00E624FB">
        <w:trPr>
          <w:trHeight w:val="268"/>
        </w:trPr>
        <w:tc>
          <w:tcPr>
            <w:tcW w:w="2346" w:type="dxa"/>
            <w:tcBorders>
              <w:top w:val="nil"/>
              <w:left w:val="single" w:sz="4" w:space="0" w:color="auto"/>
              <w:bottom w:val="single" w:sz="4" w:space="0" w:color="auto"/>
              <w:right w:val="single" w:sz="4" w:space="0" w:color="auto"/>
            </w:tcBorders>
            <w:vAlign w:val="center"/>
            <w:hideMark/>
          </w:tcPr>
          <w:p w14:paraId="6871E7D0" w14:textId="77777777" w:rsidR="00A95316" w:rsidRPr="00CD6A8D" w:rsidRDefault="00A95316" w:rsidP="00E624FB">
            <w:pPr>
              <w:spacing w:after="0" w:line="240" w:lineRule="auto"/>
              <w:jc w:val="center"/>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Diseño del prototipo</w:t>
            </w:r>
          </w:p>
        </w:tc>
        <w:tc>
          <w:tcPr>
            <w:tcW w:w="606" w:type="dxa"/>
            <w:tcBorders>
              <w:top w:val="nil"/>
              <w:left w:val="nil"/>
              <w:bottom w:val="single" w:sz="4" w:space="0" w:color="auto"/>
              <w:right w:val="single" w:sz="4" w:space="0" w:color="auto"/>
            </w:tcBorders>
            <w:shd w:val="clear" w:color="000000" w:fill="FFFFFF"/>
            <w:noWrap/>
            <w:vAlign w:val="bottom"/>
            <w:hideMark/>
          </w:tcPr>
          <w:p w14:paraId="74D716D6"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49" w:type="dxa"/>
            <w:tcBorders>
              <w:top w:val="nil"/>
              <w:left w:val="nil"/>
              <w:bottom w:val="single" w:sz="4" w:space="0" w:color="auto"/>
              <w:right w:val="single" w:sz="4" w:space="0" w:color="auto"/>
            </w:tcBorders>
            <w:shd w:val="clear" w:color="000000" w:fill="FFFFFF"/>
            <w:noWrap/>
            <w:vAlign w:val="bottom"/>
            <w:hideMark/>
          </w:tcPr>
          <w:p w14:paraId="7A940EBE"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shd w:val="clear" w:color="000000" w:fill="FFFFFF"/>
            <w:noWrap/>
            <w:vAlign w:val="bottom"/>
            <w:hideMark/>
          </w:tcPr>
          <w:p w14:paraId="1D068ABC"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61" w:type="dxa"/>
            <w:tcBorders>
              <w:top w:val="nil"/>
              <w:left w:val="nil"/>
              <w:bottom w:val="single" w:sz="4" w:space="0" w:color="auto"/>
              <w:right w:val="single" w:sz="4" w:space="0" w:color="auto"/>
            </w:tcBorders>
            <w:shd w:val="clear" w:color="000000" w:fill="A6A6A6"/>
            <w:noWrap/>
            <w:vAlign w:val="bottom"/>
            <w:hideMark/>
          </w:tcPr>
          <w:p w14:paraId="1F04FD94"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shd w:val="clear" w:color="000000" w:fill="A6A6A6"/>
            <w:noWrap/>
            <w:vAlign w:val="bottom"/>
            <w:hideMark/>
          </w:tcPr>
          <w:p w14:paraId="1D80E1D9"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7464F574"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24" w:type="dxa"/>
            <w:tcBorders>
              <w:top w:val="nil"/>
              <w:left w:val="nil"/>
              <w:bottom w:val="single" w:sz="4" w:space="0" w:color="auto"/>
              <w:right w:val="single" w:sz="4" w:space="0" w:color="auto"/>
            </w:tcBorders>
            <w:shd w:val="clear" w:color="000000" w:fill="FFFFFF"/>
            <w:noWrap/>
            <w:vAlign w:val="bottom"/>
            <w:hideMark/>
          </w:tcPr>
          <w:p w14:paraId="6029691C" w14:textId="77777777" w:rsidR="00A95316" w:rsidRPr="00CD6A8D" w:rsidRDefault="00A95316" w:rsidP="00E624FB">
            <w:pPr>
              <w:spacing w:after="0" w:line="240" w:lineRule="auto"/>
              <w:jc w:val="center"/>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2FB24EAF"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66815E8C"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24" w:type="dxa"/>
            <w:tcBorders>
              <w:top w:val="nil"/>
              <w:left w:val="nil"/>
              <w:bottom w:val="single" w:sz="4" w:space="0" w:color="auto"/>
              <w:right w:val="single" w:sz="4" w:space="0" w:color="auto"/>
            </w:tcBorders>
            <w:noWrap/>
            <w:vAlign w:val="bottom"/>
            <w:hideMark/>
          </w:tcPr>
          <w:p w14:paraId="0C150BEF"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1E7798F5"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r>
      <w:tr w:rsidR="004453D2" w:rsidRPr="00CD6A8D" w14:paraId="661C3AEB" w14:textId="77777777" w:rsidTr="00E624FB">
        <w:trPr>
          <w:trHeight w:val="536"/>
        </w:trPr>
        <w:tc>
          <w:tcPr>
            <w:tcW w:w="2346" w:type="dxa"/>
            <w:tcBorders>
              <w:top w:val="nil"/>
              <w:left w:val="single" w:sz="4" w:space="0" w:color="auto"/>
              <w:bottom w:val="single" w:sz="4" w:space="0" w:color="auto"/>
              <w:right w:val="single" w:sz="4" w:space="0" w:color="auto"/>
            </w:tcBorders>
            <w:vAlign w:val="center"/>
            <w:hideMark/>
          </w:tcPr>
          <w:p w14:paraId="728B07BB" w14:textId="77777777" w:rsidR="00A95316" w:rsidRPr="00CD6A8D" w:rsidRDefault="00A95316" w:rsidP="00E624FB">
            <w:pPr>
              <w:spacing w:after="0" w:line="240" w:lineRule="auto"/>
              <w:jc w:val="center"/>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Documentación general del sistema</w:t>
            </w:r>
          </w:p>
        </w:tc>
        <w:tc>
          <w:tcPr>
            <w:tcW w:w="606" w:type="dxa"/>
            <w:tcBorders>
              <w:top w:val="nil"/>
              <w:left w:val="nil"/>
              <w:bottom w:val="single" w:sz="4" w:space="0" w:color="auto"/>
              <w:right w:val="single" w:sz="4" w:space="0" w:color="auto"/>
            </w:tcBorders>
            <w:shd w:val="clear" w:color="000000" w:fill="FFFFFF"/>
            <w:noWrap/>
            <w:vAlign w:val="bottom"/>
            <w:hideMark/>
          </w:tcPr>
          <w:p w14:paraId="5AB47EDA"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49" w:type="dxa"/>
            <w:tcBorders>
              <w:top w:val="nil"/>
              <w:left w:val="nil"/>
              <w:bottom w:val="single" w:sz="4" w:space="0" w:color="auto"/>
              <w:right w:val="single" w:sz="4" w:space="0" w:color="auto"/>
            </w:tcBorders>
            <w:shd w:val="clear" w:color="000000" w:fill="A6A6A6"/>
            <w:noWrap/>
            <w:vAlign w:val="bottom"/>
            <w:hideMark/>
          </w:tcPr>
          <w:p w14:paraId="59735D04"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shd w:val="clear" w:color="000000" w:fill="A6A6A6"/>
            <w:noWrap/>
            <w:vAlign w:val="bottom"/>
            <w:hideMark/>
          </w:tcPr>
          <w:p w14:paraId="39C44AE7"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61" w:type="dxa"/>
            <w:tcBorders>
              <w:top w:val="nil"/>
              <w:left w:val="nil"/>
              <w:bottom w:val="single" w:sz="4" w:space="0" w:color="auto"/>
              <w:right w:val="single" w:sz="4" w:space="0" w:color="auto"/>
            </w:tcBorders>
            <w:shd w:val="clear" w:color="000000" w:fill="A6A6A6"/>
            <w:noWrap/>
            <w:vAlign w:val="bottom"/>
            <w:hideMark/>
          </w:tcPr>
          <w:p w14:paraId="3A7A61B3"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shd w:val="clear" w:color="000000" w:fill="A6A6A6"/>
            <w:noWrap/>
            <w:vAlign w:val="bottom"/>
            <w:hideMark/>
          </w:tcPr>
          <w:p w14:paraId="0402EB72"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shd w:val="clear" w:color="000000" w:fill="A6A6A6"/>
            <w:noWrap/>
            <w:vAlign w:val="bottom"/>
            <w:hideMark/>
          </w:tcPr>
          <w:p w14:paraId="7F0F189A"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24" w:type="dxa"/>
            <w:tcBorders>
              <w:top w:val="nil"/>
              <w:left w:val="nil"/>
              <w:bottom w:val="single" w:sz="4" w:space="0" w:color="auto"/>
              <w:right w:val="single" w:sz="4" w:space="0" w:color="auto"/>
            </w:tcBorders>
            <w:shd w:val="clear" w:color="000000" w:fill="FFFFFF"/>
            <w:noWrap/>
            <w:vAlign w:val="bottom"/>
            <w:hideMark/>
          </w:tcPr>
          <w:p w14:paraId="012FC1E3" w14:textId="77777777" w:rsidR="00A95316" w:rsidRPr="00CD6A8D" w:rsidRDefault="00A95316" w:rsidP="00E624FB">
            <w:pPr>
              <w:spacing w:after="0" w:line="240" w:lineRule="auto"/>
              <w:jc w:val="center"/>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shd w:val="clear" w:color="000000" w:fill="FFFFFF"/>
            <w:noWrap/>
            <w:vAlign w:val="bottom"/>
            <w:hideMark/>
          </w:tcPr>
          <w:p w14:paraId="202DD159" w14:textId="77777777" w:rsidR="00A95316" w:rsidRPr="00CD6A8D" w:rsidRDefault="00A95316" w:rsidP="00E624FB">
            <w:pPr>
              <w:spacing w:after="0" w:line="240" w:lineRule="auto"/>
              <w:jc w:val="center"/>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18C4F96F"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24" w:type="dxa"/>
            <w:tcBorders>
              <w:top w:val="nil"/>
              <w:left w:val="nil"/>
              <w:bottom w:val="single" w:sz="4" w:space="0" w:color="auto"/>
              <w:right w:val="single" w:sz="4" w:space="0" w:color="auto"/>
            </w:tcBorders>
            <w:noWrap/>
            <w:vAlign w:val="bottom"/>
            <w:hideMark/>
          </w:tcPr>
          <w:p w14:paraId="57A1DBD8"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777BDEB8"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r>
      <w:tr w:rsidR="004453D2" w:rsidRPr="00CD6A8D" w14:paraId="49B201A6" w14:textId="77777777" w:rsidTr="00E624FB">
        <w:trPr>
          <w:trHeight w:val="536"/>
        </w:trPr>
        <w:tc>
          <w:tcPr>
            <w:tcW w:w="2346" w:type="dxa"/>
            <w:tcBorders>
              <w:top w:val="nil"/>
              <w:left w:val="single" w:sz="4" w:space="0" w:color="auto"/>
              <w:bottom w:val="single" w:sz="4" w:space="0" w:color="auto"/>
              <w:right w:val="single" w:sz="4" w:space="0" w:color="auto"/>
            </w:tcBorders>
            <w:vAlign w:val="center"/>
          </w:tcPr>
          <w:p w14:paraId="640D2FCC" w14:textId="77777777" w:rsidR="00A95316" w:rsidRPr="00CD6A8D" w:rsidRDefault="00A95316" w:rsidP="00E624FB">
            <w:pPr>
              <w:spacing w:after="0" w:line="240" w:lineRule="auto"/>
              <w:jc w:val="center"/>
              <w:rPr>
                <w:rFonts w:eastAsia="Times New Roman" w:cs="Times New Roman"/>
                <w:color w:val="000000"/>
                <w:kern w:val="0"/>
                <w:lang w:eastAsia="es-MX"/>
                <w14:ligatures w14:val="none"/>
              </w:rPr>
            </w:pPr>
            <w:r>
              <w:rPr>
                <w:rFonts w:eastAsia="Times New Roman" w:cs="Times New Roman"/>
                <w:color w:val="000000"/>
                <w:kern w:val="0"/>
                <w:lang w:eastAsia="es-MX"/>
                <w14:ligatures w14:val="none"/>
              </w:rPr>
              <w:t>Creación de base de datos</w:t>
            </w:r>
          </w:p>
        </w:tc>
        <w:tc>
          <w:tcPr>
            <w:tcW w:w="606" w:type="dxa"/>
            <w:tcBorders>
              <w:top w:val="nil"/>
              <w:left w:val="nil"/>
              <w:bottom w:val="single" w:sz="4" w:space="0" w:color="auto"/>
              <w:right w:val="single" w:sz="4" w:space="0" w:color="auto"/>
            </w:tcBorders>
            <w:shd w:val="clear" w:color="000000" w:fill="FFFFFF"/>
            <w:noWrap/>
            <w:vAlign w:val="bottom"/>
          </w:tcPr>
          <w:p w14:paraId="68EF8A8F" w14:textId="77777777" w:rsidR="00A95316" w:rsidRPr="00CD6A8D" w:rsidRDefault="00A95316" w:rsidP="00E624FB">
            <w:pPr>
              <w:spacing w:after="0" w:line="240" w:lineRule="auto"/>
              <w:rPr>
                <w:rFonts w:eastAsia="Times New Roman" w:cs="Times New Roman"/>
                <w:color w:val="000000"/>
                <w:kern w:val="0"/>
                <w:lang w:eastAsia="es-MX"/>
                <w14:ligatures w14:val="none"/>
              </w:rPr>
            </w:pPr>
          </w:p>
        </w:tc>
        <w:tc>
          <w:tcPr>
            <w:tcW w:w="649" w:type="dxa"/>
            <w:tcBorders>
              <w:top w:val="nil"/>
              <w:left w:val="nil"/>
              <w:bottom w:val="single" w:sz="4" w:space="0" w:color="auto"/>
              <w:right w:val="single" w:sz="4" w:space="0" w:color="auto"/>
            </w:tcBorders>
            <w:noWrap/>
            <w:vAlign w:val="bottom"/>
          </w:tcPr>
          <w:p w14:paraId="48A38DE7" w14:textId="77777777" w:rsidR="00A95316" w:rsidRPr="00CD6A8D" w:rsidRDefault="00A95316" w:rsidP="00E624FB">
            <w:pPr>
              <w:spacing w:after="0" w:line="240" w:lineRule="auto"/>
              <w:rPr>
                <w:rFonts w:eastAsia="Times New Roman" w:cs="Times New Roman"/>
                <w:color w:val="000000"/>
                <w:kern w:val="0"/>
                <w:lang w:eastAsia="es-MX"/>
                <w14:ligatures w14:val="none"/>
              </w:rPr>
            </w:pPr>
          </w:p>
        </w:tc>
        <w:tc>
          <w:tcPr>
            <w:tcW w:w="606" w:type="dxa"/>
            <w:tcBorders>
              <w:top w:val="nil"/>
              <w:left w:val="nil"/>
              <w:bottom w:val="single" w:sz="4" w:space="0" w:color="auto"/>
              <w:right w:val="single" w:sz="4" w:space="0" w:color="auto"/>
            </w:tcBorders>
            <w:shd w:val="clear" w:color="000000" w:fill="A6A6A6"/>
            <w:noWrap/>
            <w:vAlign w:val="bottom"/>
          </w:tcPr>
          <w:p w14:paraId="4587BDB8" w14:textId="77777777" w:rsidR="00A95316" w:rsidRPr="00CD6A8D" w:rsidRDefault="00A95316" w:rsidP="00E624FB">
            <w:pPr>
              <w:spacing w:after="0" w:line="240" w:lineRule="auto"/>
              <w:rPr>
                <w:rFonts w:eastAsia="Times New Roman" w:cs="Times New Roman"/>
                <w:color w:val="000000"/>
                <w:kern w:val="0"/>
                <w:lang w:eastAsia="es-MX"/>
                <w14:ligatures w14:val="none"/>
              </w:rPr>
            </w:pPr>
          </w:p>
        </w:tc>
        <w:tc>
          <w:tcPr>
            <w:tcW w:w="661" w:type="dxa"/>
            <w:tcBorders>
              <w:top w:val="nil"/>
              <w:left w:val="nil"/>
              <w:bottom w:val="single" w:sz="4" w:space="0" w:color="auto"/>
              <w:right w:val="single" w:sz="4" w:space="0" w:color="auto"/>
            </w:tcBorders>
            <w:shd w:val="clear" w:color="000000" w:fill="A6A6A6"/>
            <w:noWrap/>
            <w:vAlign w:val="bottom"/>
          </w:tcPr>
          <w:p w14:paraId="03861DC7" w14:textId="77777777" w:rsidR="00A95316" w:rsidRPr="00CD6A8D" w:rsidRDefault="00A95316" w:rsidP="00E624FB">
            <w:pPr>
              <w:spacing w:after="0" w:line="240" w:lineRule="auto"/>
              <w:rPr>
                <w:rFonts w:eastAsia="Times New Roman" w:cs="Times New Roman"/>
                <w:color w:val="000000"/>
                <w:kern w:val="0"/>
                <w:lang w:eastAsia="es-MX"/>
                <w14:ligatures w14:val="none"/>
              </w:rPr>
            </w:pPr>
          </w:p>
        </w:tc>
        <w:tc>
          <w:tcPr>
            <w:tcW w:w="606" w:type="dxa"/>
            <w:tcBorders>
              <w:top w:val="nil"/>
              <w:left w:val="nil"/>
              <w:bottom w:val="single" w:sz="4" w:space="0" w:color="auto"/>
              <w:right w:val="single" w:sz="4" w:space="0" w:color="auto"/>
            </w:tcBorders>
            <w:noWrap/>
            <w:vAlign w:val="bottom"/>
          </w:tcPr>
          <w:p w14:paraId="4B311E47" w14:textId="77777777" w:rsidR="00A95316" w:rsidRPr="00CD6A8D" w:rsidRDefault="00A95316" w:rsidP="00E624FB">
            <w:pPr>
              <w:spacing w:after="0" w:line="240" w:lineRule="auto"/>
              <w:rPr>
                <w:rFonts w:eastAsia="Times New Roman" w:cs="Times New Roman"/>
                <w:color w:val="000000"/>
                <w:kern w:val="0"/>
                <w:lang w:eastAsia="es-MX"/>
                <w14:ligatures w14:val="none"/>
              </w:rPr>
            </w:pPr>
          </w:p>
        </w:tc>
        <w:tc>
          <w:tcPr>
            <w:tcW w:w="606" w:type="dxa"/>
            <w:tcBorders>
              <w:top w:val="nil"/>
              <w:left w:val="nil"/>
              <w:bottom w:val="single" w:sz="4" w:space="0" w:color="auto"/>
              <w:right w:val="single" w:sz="4" w:space="0" w:color="auto"/>
            </w:tcBorders>
            <w:noWrap/>
            <w:vAlign w:val="bottom"/>
          </w:tcPr>
          <w:p w14:paraId="36637278" w14:textId="77777777" w:rsidR="00A95316" w:rsidRPr="00CD6A8D" w:rsidRDefault="00A95316" w:rsidP="00E624FB">
            <w:pPr>
              <w:spacing w:after="0" w:line="240" w:lineRule="auto"/>
              <w:rPr>
                <w:rFonts w:eastAsia="Times New Roman" w:cs="Times New Roman"/>
                <w:color w:val="000000"/>
                <w:kern w:val="0"/>
                <w:lang w:eastAsia="es-MX"/>
                <w14:ligatures w14:val="none"/>
              </w:rPr>
            </w:pPr>
          </w:p>
        </w:tc>
        <w:tc>
          <w:tcPr>
            <w:tcW w:w="624" w:type="dxa"/>
            <w:tcBorders>
              <w:top w:val="nil"/>
              <w:left w:val="nil"/>
              <w:bottom w:val="single" w:sz="4" w:space="0" w:color="auto"/>
              <w:right w:val="single" w:sz="4" w:space="0" w:color="auto"/>
            </w:tcBorders>
            <w:shd w:val="clear" w:color="000000" w:fill="FFFFFF"/>
            <w:noWrap/>
            <w:vAlign w:val="bottom"/>
          </w:tcPr>
          <w:p w14:paraId="202B35EB" w14:textId="77777777" w:rsidR="00A95316" w:rsidRPr="00CD6A8D" w:rsidRDefault="00A95316" w:rsidP="00E624FB">
            <w:pPr>
              <w:spacing w:after="0" w:line="240" w:lineRule="auto"/>
              <w:jc w:val="center"/>
              <w:rPr>
                <w:rFonts w:eastAsia="Times New Roman" w:cs="Times New Roman"/>
                <w:color w:val="000000"/>
                <w:kern w:val="0"/>
                <w:lang w:eastAsia="es-MX"/>
                <w14:ligatures w14:val="none"/>
              </w:rPr>
            </w:pPr>
          </w:p>
        </w:tc>
        <w:tc>
          <w:tcPr>
            <w:tcW w:w="606" w:type="dxa"/>
            <w:tcBorders>
              <w:top w:val="nil"/>
              <w:left w:val="nil"/>
              <w:bottom w:val="single" w:sz="4" w:space="0" w:color="auto"/>
              <w:right w:val="single" w:sz="4" w:space="0" w:color="auto"/>
            </w:tcBorders>
            <w:shd w:val="clear" w:color="000000" w:fill="FFFFFF"/>
            <w:noWrap/>
            <w:vAlign w:val="bottom"/>
          </w:tcPr>
          <w:p w14:paraId="34C0476C" w14:textId="77777777" w:rsidR="00A95316" w:rsidRPr="00CD6A8D" w:rsidRDefault="00A95316" w:rsidP="00E624FB">
            <w:pPr>
              <w:spacing w:after="0" w:line="240" w:lineRule="auto"/>
              <w:jc w:val="center"/>
              <w:rPr>
                <w:rFonts w:eastAsia="Times New Roman" w:cs="Times New Roman"/>
                <w:color w:val="000000"/>
                <w:kern w:val="0"/>
                <w:lang w:eastAsia="es-MX"/>
                <w14:ligatures w14:val="none"/>
              </w:rPr>
            </w:pPr>
          </w:p>
        </w:tc>
        <w:tc>
          <w:tcPr>
            <w:tcW w:w="606" w:type="dxa"/>
            <w:tcBorders>
              <w:top w:val="nil"/>
              <w:left w:val="nil"/>
              <w:bottom w:val="single" w:sz="4" w:space="0" w:color="auto"/>
              <w:right w:val="single" w:sz="4" w:space="0" w:color="auto"/>
            </w:tcBorders>
            <w:noWrap/>
            <w:vAlign w:val="bottom"/>
          </w:tcPr>
          <w:p w14:paraId="4F80C5E9" w14:textId="77777777" w:rsidR="00A95316" w:rsidRPr="00CD6A8D" w:rsidRDefault="00A95316" w:rsidP="00E624FB">
            <w:pPr>
              <w:spacing w:after="0" w:line="240" w:lineRule="auto"/>
              <w:rPr>
                <w:rFonts w:eastAsia="Times New Roman" w:cs="Times New Roman"/>
                <w:color w:val="000000"/>
                <w:kern w:val="0"/>
                <w:lang w:eastAsia="es-MX"/>
                <w14:ligatures w14:val="none"/>
              </w:rPr>
            </w:pPr>
          </w:p>
        </w:tc>
        <w:tc>
          <w:tcPr>
            <w:tcW w:w="624" w:type="dxa"/>
            <w:tcBorders>
              <w:top w:val="nil"/>
              <w:left w:val="nil"/>
              <w:bottom w:val="single" w:sz="4" w:space="0" w:color="auto"/>
              <w:right w:val="single" w:sz="4" w:space="0" w:color="auto"/>
            </w:tcBorders>
            <w:noWrap/>
            <w:vAlign w:val="bottom"/>
          </w:tcPr>
          <w:p w14:paraId="1A356705" w14:textId="77777777" w:rsidR="00A95316" w:rsidRPr="00CD6A8D" w:rsidRDefault="00A95316" w:rsidP="00E624FB">
            <w:pPr>
              <w:spacing w:after="0" w:line="240" w:lineRule="auto"/>
              <w:rPr>
                <w:rFonts w:eastAsia="Times New Roman" w:cs="Times New Roman"/>
                <w:color w:val="000000"/>
                <w:kern w:val="0"/>
                <w:lang w:eastAsia="es-MX"/>
                <w14:ligatures w14:val="none"/>
              </w:rPr>
            </w:pPr>
          </w:p>
        </w:tc>
        <w:tc>
          <w:tcPr>
            <w:tcW w:w="606" w:type="dxa"/>
            <w:tcBorders>
              <w:top w:val="nil"/>
              <w:left w:val="nil"/>
              <w:bottom w:val="single" w:sz="4" w:space="0" w:color="auto"/>
              <w:right w:val="single" w:sz="4" w:space="0" w:color="auto"/>
            </w:tcBorders>
            <w:noWrap/>
            <w:vAlign w:val="bottom"/>
          </w:tcPr>
          <w:p w14:paraId="0DBDE976" w14:textId="77777777" w:rsidR="00A95316" w:rsidRPr="00CD6A8D" w:rsidRDefault="00A95316" w:rsidP="00E624FB">
            <w:pPr>
              <w:spacing w:after="0" w:line="240" w:lineRule="auto"/>
              <w:rPr>
                <w:rFonts w:eastAsia="Times New Roman" w:cs="Times New Roman"/>
                <w:color w:val="000000"/>
                <w:kern w:val="0"/>
                <w:lang w:eastAsia="es-MX"/>
                <w14:ligatures w14:val="none"/>
              </w:rPr>
            </w:pPr>
          </w:p>
        </w:tc>
      </w:tr>
      <w:tr w:rsidR="004453D2" w:rsidRPr="00CD6A8D" w14:paraId="5944968B" w14:textId="77777777" w:rsidTr="00E624FB">
        <w:trPr>
          <w:trHeight w:val="268"/>
        </w:trPr>
        <w:tc>
          <w:tcPr>
            <w:tcW w:w="2346" w:type="dxa"/>
            <w:tcBorders>
              <w:top w:val="nil"/>
              <w:left w:val="single" w:sz="4" w:space="0" w:color="auto"/>
              <w:bottom w:val="single" w:sz="4" w:space="0" w:color="auto"/>
              <w:right w:val="single" w:sz="4" w:space="0" w:color="auto"/>
            </w:tcBorders>
            <w:vAlign w:val="center"/>
            <w:hideMark/>
          </w:tcPr>
          <w:p w14:paraId="4CF61678" w14:textId="77777777" w:rsidR="00A95316" w:rsidRPr="00CD6A8D" w:rsidRDefault="00A95316" w:rsidP="00E624FB">
            <w:pPr>
              <w:spacing w:after="0" w:line="240" w:lineRule="auto"/>
              <w:jc w:val="center"/>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xml:space="preserve">Evaluación de TT1 </w:t>
            </w:r>
          </w:p>
        </w:tc>
        <w:tc>
          <w:tcPr>
            <w:tcW w:w="606" w:type="dxa"/>
            <w:tcBorders>
              <w:top w:val="nil"/>
              <w:left w:val="nil"/>
              <w:bottom w:val="single" w:sz="4" w:space="0" w:color="auto"/>
              <w:right w:val="single" w:sz="4" w:space="0" w:color="auto"/>
            </w:tcBorders>
            <w:noWrap/>
            <w:vAlign w:val="bottom"/>
            <w:hideMark/>
          </w:tcPr>
          <w:p w14:paraId="17C8D948"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49" w:type="dxa"/>
            <w:tcBorders>
              <w:top w:val="nil"/>
              <w:left w:val="nil"/>
              <w:bottom w:val="single" w:sz="4" w:space="0" w:color="auto"/>
              <w:right w:val="single" w:sz="4" w:space="0" w:color="auto"/>
            </w:tcBorders>
            <w:noWrap/>
            <w:vAlign w:val="bottom"/>
            <w:hideMark/>
          </w:tcPr>
          <w:p w14:paraId="0F4450E9"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4AE0C57F"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61" w:type="dxa"/>
            <w:tcBorders>
              <w:top w:val="nil"/>
              <w:left w:val="nil"/>
              <w:bottom w:val="single" w:sz="4" w:space="0" w:color="auto"/>
              <w:right w:val="single" w:sz="4" w:space="0" w:color="auto"/>
            </w:tcBorders>
            <w:noWrap/>
            <w:vAlign w:val="bottom"/>
            <w:hideMark/>
          </w:tcPr>
          <w:p w14:paraId="2C058496"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shd w:val="clear" w:color="000000" w:fill="A6A6A6"/>
            <w:noWrap/>
            <w:vAlign w:val="bottom"/>
            <w:hideMark/>
          </w:tcPr>
          <w:p w14:paraId="6ABC3419"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51279978"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24" w:type="dxa"/>
            <w:tcBorders>
              <w:top w:val="nil"/>
              <w:left w:val="nil"/>
              <w:bottom w:val="single" w:sz="4" w:space="0" w:color="auto"/>
              <w:right w:val="single" w:sz="4" w:space="0" w:color="auto"/>
            </w:tcBorders>
            <w:noWrap/>
            <w:vAlign w:val="bottom"/>
            <w:hideMark/>
          </w:tcPr>
          <w:p w14:paraId="77376A21"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23EF7684"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34A2699D"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24" w:type="dxa"/>
            <w:tcBorders>
              <w:top w:val="nil"/>
              <w:left w:val="nil"/>
              <w:bottom w:val="single" w:sz="4" w:space="0" w:color="auto"/>
              <w:right w:val="single" w:sz="4" w:space="0" w:color="auto"/>
            </w:tcBorders>
            <w:noWrap/>
            <w:vAlign w:val="bottom"/>
            <w:hideMark/>
          </w:tcPr>
          <w:p w14:paraId="55BA86B3"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6FCE529F"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r>
      <w:tr w:rsidR="004453D2" w:rsidRPr="00CD6A8D" w14:paraId="29F4B293" w14:textId="77777777" w:rsidTr="00E624FB">
        <w:trPr>
          <w:trHeight w:val="268"/>
        </w:trPr>
        <w:tc>
          <w:tcPr>
            <w:tcW w:w="2346" w:type="dxa"/>
            <w:tcBorders>
              <w:top w:val="nil"/>
              <w:left w:val="single" w:sz="4" w:space="0" w:color="auto"/>
              <w:bottom w:val="single" w:sz="4" w:space="0" w:color="auto"/>
              <w:right w:val="single" w:sz="4" w:space="0" w:color="auto"/>
            </w:tcBorders>
            <w:vAlign w:val="center"/>
            <w:hideMark/>
          </w:tcPr>
          <w:p w14:paraId="37504B35" w14:textId="77777777" w:rsidR="00A95316" w:rsidRPr="00CD6A8D" w:rsidRDefault="00A95316" w:rsidP="00E624FB">
            <w:pPr>
              <w:spacing w:after="0" w:line="240" w:lineRule="auto"/>
              <w:jc w:val="center"/>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Diseño de la interfaz</w:t>
            </w:r>
          </w:p>
        </w:tc>
        <w:tc>
          <w:tcPr>
            <w:tcW w:w="606" w:type="dxa"/>
            <w:tcBorders>
              <w:top w:val="nil"/>
              <w:left w:val="nil"/>
              <w:bottom w:val="single" w:sz="4" w:space="0" w:color="auto"/>
              <w:right w:val="single" w:sz="4" w:space="0" w:color="auto"/>
            </w:tcBorders>
            <w:noWrap/>
            <w:vAlign w:val="bottom"/>
            <w:hideMark/>
          </w:tcPr>
          <w:p w14:paraId="1E61FBA2"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49" w:type="dxa"/>
            <w:tcBorders>
              <w:top w:val="nil"/>
              <w:left w:val="nil"/>
              <w:bottom w:val="single" w:sz="4" w:space="0" w:color="auto"/>
              <w:right w:val="single" w:sz="4" w:space="0" w:color="auto"/>
            </w:tcBorders>
            <w:noWrap/>
            <w:vAlign w:val="bottom"/>
            <w:hideMark/>
          </w:tcPr>
          <w:p w14:paraId="2FFF455A"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6F145CD1"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61" w:type="dxa"/>
            <w:tcBorders>
              <w:top w:val="nil"/>
              <w:left w:val="nil"/>
              <w:bottom w:val="single" w:sz="4" w:space="0" w:color="auto"/>
              <w:right w:val="single" w:sz="4" w:space="0" w:color="auto"/>
            </w:tcBorders>
            <w:noWrap/>
            <w:vAlign w:val="bottom"/>
            <w:hideMark/>
          </w:tcPr>
          <w:p w14:paraId="7B39B6EF"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702BD626"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shd w:val="clear" w:color="auto" w:fill="A6A6A6" w:themeFill="background1" w:themeFillShade="A6"/>
            <w:noWrap/>
            <w:vAlign w:val="bottom"/>
            <w:hideMark/>
          </w:tcPr>
          <w:p w14:paraId="5CC35C39"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24" w:type="dxa"/>
            <w:tcBorders>
              <w:top w:val="nil"/>
              <w:left w:val="nil"/>
              <w:bottom w:val="single" w:sz="4" w:space="0" w:color="auto"/>
              <w:right w:val="single" w:sz="4" w:space="0" w:color="auto"/>
            </w:tcBorders>
            <w:shd w:val="clear" w:color="000000" w:fill="A6A6A6"/>
            <w:noWrap/>
            <w:vAlign w:val="bottom"/>
            <w:hideMark/>
          </w:tcPr>
          <w:p w14:paraId="4DB5F09D"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57DCA52E"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46B9B000"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24" w:type="dxa"/>
            <w:tcBorders>
              <w:top w:val="nil"/>
              <w:left w:val="nil"/>
              <w:bottom w:val="single" w:sz="4" w:space="0" w:color="auto"/>
              <w:right w:val="single" w:sz="4" w:space="0" w:color="auto"/>
            </w:tcBorders>
            <w:noWrap/>
            <w:vAlign w:val="bottom"/>
            <w:hideMark/>
          </w:tcPr>
          <w:p w14:paraId="5CA1C51E"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4513F6ED"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r>
      <w:tr w:rsidR="004453D2" w:rsidRPr="00CD6A8D" w14:paraId="5D4C73A6" w14:textId="77777777" w:rsidTr="00E624FB">
        <w:trPr>
          <w:trHeight w:val="536"/>
        </w:trPr>
        <w:tc>
          <w:tcPr>
            <w:tcW w:w="2346" w:type="dxa"/>
            <w:tcBorders>
              <w:top w:val="nil"/>
              <w:left w:val="single" w:sz="4" w:space="0" w:color="auto"/>
              <w:bottom w:val="single" w:sz="4" w:space="0" w:color="auto"/>
              <w:right w:val="single" w:sz="4" w:space="0" w:color="auto"/>
            </w:tcBorders>
            <w:vAlign w:val="center"/>
            <w:hideMark/>
          </w:tcPr>
          <w:p w14:paraId="2B736807" w14:textId="64A6BEF8" w:rsidR="00A95316" w:rsidRPr="00CD6A8D" w:rsidRDefault="000B57FA" w:rsidP="00E624FB">
            <w:pPr>
              <w:spacing w:after="0" w:line="240" w:lineRule="auto"/>
              <w:jc w:val="center"/>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Implementación</w:t>
            </w:r>
            <w:r w:rsidR="00A95316" w:rsidRPr="00CD6A8D">
              <w:rPr>
                <w:rFonts w:eastAsia="Times New Roman" w:cs="Times New Roman"/>
                <w:color w:val="000000"/>
                <w:kern w:val="0"/>
                <w:lang w:eastAsia="es-MX"/>
                <w14:ligatures w14:val="none"/>
              </w:rPr>
              <w:t xml:space="preserve"> de notificaciones</w:t>
            </w:r>
          </w:p>
        </w:tc>
        <w:tc>
          <w:tcPr>
            <w:tcW w:w="606" w:type="dxa"/>
            <w:tcBorders>
              <w:top w:val="nil"/>
              <w:left w:val="nil"/>
              <w:bottom w:val="single" w:sz="4" w:space="0" w:color="auto"/>
              <w:right w:val="single" w:sz="4" w:space="0" w:color="auto"/>
            </w:tcBorders>
            <w:noWrap/>
            <w:vAlign w:val="bottom"/>
            <w:hideMark/>
          </w:tcPr>
          <w:p w14:paraId="056A97FB"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49" w:type="dxa"/>
            <w:tcBorders>
              <w:top w:val="nil"/>
              <w:left w:val="nil"/>
              <w:bottom w:val="single" w:sz="4" w:space="0" w:color="auto"/>
              <w:right w:val="single" w:sz="4" w:space="0" w:color="auto"/>
            </w:tcBorders>
            <w:noWrap/>
            <w:vAlign w:val="bottom"/>
            <w:hideMark/>
          </w:tcPr>
          <w:p w14:paraId="65553DF1"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12362484"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61" w:type="dxa"/>
            <w:tcBorders>
              <w:top w:val="nil"/>
              <w:left w:val="nil"/>
              <w:bottom w:val="single" w:sz="4" w:space="0" w:color="auto"/>
              <w:right w:val="single" w:sz="4" w:space="0" w:color="auto"/>
            </w:tcBorders>
            <w:noWrap/>
            <w:vAlign w:val="bottom"/>
            <w:hideMark/>
          </w:tcPr>
          <w:p w14:paraId="422386E3"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67FA8F60"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125B38B5"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24" w:type="dxa"/>
            <w:tcBorders>
              <w:top w:val="nil"/>
              <w:left w:val="nil"/>
              <w:bottom w:val="single" w:sz="4" w:space="0" w:color="auto"/>
              <w:right w:val="single" w:sz="4" w:space="0" w:color="auto"/>
            </w:tcBorders>
            <w:noWrap/>
            <w:vAlign w:val="bottom"/>
            <w:hideMark/>
          </w:tcPr>
          <w:p w14:paraId="509B41A2"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shd w:val="clear" w:color="000000" w:fill="A6A6A6"/>
            <w:noWrap/>
            <w:vAlign w:val="bottom"/>
            <w:hideMark/>
          </w:tcPr>
          <w:p w14:paraId="6F31C16F"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shd w:val="clear" w:color="000000" w:fill="A6A6A6"/>
            <w:noWrap/>
            <w:vAlign w:val="bottom"/>
            <w:hideMark/>
          </w:tcPr>
          <w:p w14:paraId="62D6BA81"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24" w:type="dxa"/>
            <w:tcBorders>
              <w:top w:val="nil"/>
              <w:left w:val="nil"/>
              <w:bottom w:val="single" w:sz="4" w:space="0" w:color="auto"/>
              <w:right w:val="single" w:sz="4" w:space="0" w:color="auto"/>
            </w:tcBorders>
            <w:noWrap/>
            <w:vAlign w:val="bottom"/>
            <w:hideMark/>
          </w:tcPr>
          <w:p w14:paraId="62BDD861"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2822E233"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r>
      <w:tr w:rsidR="004453D2" w:rsidRPr="00CD6A8D" w14:paraId="57CC445B" w14:textId="77777777" w:rsidTr="00E624FB">
        <w:trPr>
          <w:trHeight w:val="268"/>
        </w:trPr>
        <w:tc>
          <w:tcPr>
            <w:tcW w:w="2346" w:type="dxa"/>
            <w:tcBorders>
              <w:top w:val="nil"/>
              <w:left w:val="single" w:sz="4" w:space="0" w:color="auto"/>
              <w:bottom w:val="single" w:sz="4" w:space="0" w:color="auto"/>
              <w:right w:val="single" w:sz="4" w:space="0" w:color="auto"/>
            </w:tcBorders>
            <w:vAlign w:val="center"/>
            <w:hideMark/>
          </w:tcPr>
          <w:p w14:paraId="58FD9F30" w14:textId="77777777" w:rsidR="00A95316" w:rsidRPr="00CD6A8D" w:rsidRDefault="00A95316" w:rsidP="00E624FB">
            <w:pPr>
              <w:spacing w:after="0" w:line="240" w:lineRule="auto"/>
              <w:jc w:val="center"/>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Prototipo funcional</w:t>
            </w:r>
          </w:p>
        </w:tc>
        <w:tc>
          <w:tcPr>
            <w:tcW w:w="606" w:type="dxa"/>
            <w:tcBorders>
              <w:top w:val="nil"/>
              <w:left w:val="nil"/>
              <w:bottom w:val="single" w:sz="4" w:space="0" w:color="auto"/>
              <w:right w:val="single" w:sz="4" w:space="0" w:color="auto"/>
            </w:tcBorders>
            <w:noWrap/>
            <w:vAlign w:val="bottom"/>
            <w:hideMark/>
          </w:tcPr>
          <w:p w14:paraId="14D0E642"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49" w:type="dxa"/>
            <w:tcBorders>
              <w:top w:val="nil"/>
              <w:left w:val="nil"/>
              <w:bottom w:val="single" w:sz="4" w:space="0" w:color="auto"/>
              <w:right w:val="single" w:sz="4" w:space="0" w:color="auto"/>
            </w:tcBorders>
            <w:noWrap/>
            <w:vAlign w:val="bottom"/>
            <w:hideMark/>
          </w:tcPr>
          <w:p w14:paraId="2D1E2215"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780E4AA1"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61" w:type="dxa"/>
            <w:tcBorders>
              <w:top w:val="nil"/>
              <w:left w:val="nil"/>
              <w:bottom w:val="single" w:sz="4" w:space="0" w:color="auto"/>
              <w:right w:val="single" w:sz="4" w:space="0" w:color="auto"/>
            </w:tcBorders>
            <w:noWrap/>
            <w:vAlign w:val="bottom"/>
            <w:hideMark/>
          </w:tcPr>
          <w:p w14:paraId="5751FBDF"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7F387DBD"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353CB2CC"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24" w:type="dxa"/>
            <w:tcBorders>
              <w:top w:val="nil"/>
              <w:left w:val="nil"/>
              <w:bottom w:val="single" w:sz="4" w:space="0" w:color="auto"/>
              <w:right w:val="single" w:sz="4" w:space="0" w:color="auto"/>
            </w:tcBorders>
            <w:noWrap/>
            <w:vAlign w:val="bottom"/>
            <w:hideMark/>
          </w:tcPr>
          <w:p w14:paraId="74A40EC1"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54D6E95D"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shd w:val="clear" w:color="000000" w:fill="A6A6A6"/>
            <w:noWrap/>
            <w:vAlign w:val="bottom"/>
            <w:hideMark/>
          </w:tcPr>
          <w:p w14:paraId="53C37A50"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24" w:type="dxa"/>
            <w:tcBorders>
              <w:top w:val="nil"/>
              <w:left w:val="nil"/>
              <w:bottom w:val="single" w:sz="4" w:space="0" w:color="auto"/>
              <w:right w:val="single" w:sz="4" w:space="0" w:color="auto"/>
            </w:tcBorders>
            <w:shd w:val="clear" w:color="000000" w:fill="A6A6A6"/>
            <w:noWrap/>
            <w:vAlign w:val="bottom"/>
            <w:hideMark/>
          </w:tcPr>
          <w:p w14:paraId="0D382DA0"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3F3B0F71"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r>
      <w:tr w:rsidR="004453D2" w:rsidRPr="00CD6A8D" w14:paraId="5CFCA531" w14:textId="77777777" w:rsidTr="00E624FB">
        <w:trPr>
          <w:trHeight w:val="268"/>
        </w:trPr>
        <w:tc>
          <w:tcPr>
            <w:tcW w:w="2346" w:type="dxa"/>
            <w:tcBorders>
              <w:top w:val="nil"/>
              <w:left w:val="single" w:sz="4" w:space="0" w:color="auto"/>
              <w:bottom w:val="single" w:sz="4" w:space="0" w:color="auto"/>
              <w:right w:val="single" w:sz="4" w:space="0" w:color="auto"/>
            </w:tcBorders>
            <w:vAlign w:val="center"/>
            <w:hideMark/>
          </w:tcPr>
          <w:p w14:paraId="52673CE3" w14:textId="77777777" w:rsidR="00A95316" w:rsidRPr="00CD6A8D" w:rsidRDefault="00A95316" w:rsidP="00E624FB">
            <w:pPr>
              <w:spacing w:after="0" w:line="240" w:lineRule="auto"/>
              <w:jc w:val="center"/>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Pruebas</w:t>
            </w:r>
          </w:p>
        </w:tc>
        <w:tc>
          <w:tcPr>
            <w:tcW w:w="606" w:type="dxa"/>
            <w:tcBorders>
              <w:top w:val="nil"/>
              <w:left w:val="nil"/>
              <w:bottom w:val="single" w:sz="4" w:space="0" w:color="auto"/>
              <w:right w:val="single" w:sz="4" w:space="0" w:color="auto"/>
            </w:tcBorders>
            <w:noWrap/>
            <w:vAlign w:val="bottom"/>
            <w:hideMark/>
          </w:tcPr>
          <w:p w14:paraId="5D97A488"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49" w:type="dxa"/>
            <w:tcBorders>
              <w:top w:val="nil"/>
              <w:left w:val="nil"/>
              <w:bottom w:val="single" w:sz="4" w:space="0" w:color="auto"/>
              <w:right w:val="single" w:sz="4" w:space="0" w:color="auto"/>
            </w:tcBorders>
            <w:noWrap/>
            <w:vAlign w:val="bottom"/>
            <w:hideMark/>
          </w:tcPr>
          <w:p w14:paraId="1D8FEDF8"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35A90089"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61" w:type="dxa"/>
            <w:tcBorders>
              <w:top w:val="nil"/>
              <w:left w:val="nil"/>
              <w:bottom w:val="single" w:sz="4" w:space="0" w:color="auto"/>
              <w:right w:val="single" w:sz="4" w:space="0" w:color="auto"/>
            </w:tcBorders>
            <w:noWrap/>
            <w:vAlign w:val="bottom"/>
            <w:hideMark/>
          </w:tcPr>
          <w:p w14:paraId="2F865F83"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510AF2F7"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2C17C76C"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24" w:type="dxa"/>
            <w:tcBorders>
              <w:top w:val="nil"/>
              <w:left w:val="nil"/>
              <w:bottom w:val="single" w:sz="4" w:space="0" w:color="auto"/>
              <w:right w:val="single" w:sz="4" w:space="0" w:color="auto"/>
            </w:tcBorders>
            <w:noWrap/>
            <w:vAlign w:val="bottom"/>
            <w:hideMark/>
          </w:tcPr>
          <w:p w14:paraId="274A3DF9"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shd w:val="clear" w:color="000000" w:fill="A6A6A6"/>
            <w:noWrap/>
            <w:vAlign w:val="bottom"/>
            <w:hideMark/>
          </w:tcPr>
          <w:p w14:paraId="663834B9"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shd w:val="clear" w:color="000000" w:fill="A6A6A6"/>
            <w:noWrap/>
            <w:vAlign w:val="bottom"/>
            <w:hideMark/>
          </w:tcPr>
          <w:p w14:paraId="154B910D"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24" w:type="dxa"/>
            <w:tcBorders>
              <w:top w:val="nil"/>
              <w:left w:val="nil"/>
              <w:bottom w:val="single" w:sz="4" w:space="0" w:color="auto"/>
              <w:right w:val="single" w:sz="4" w:space="0" w:color="auto"/>
            </w:tcBorders>
            <w:shd w:val="clear" w:color="000000" w:fill="A6A6A6"/>
            <w:noWrap/>
            <w:vAlign w:val="bottom"/>
            <w:hideMark/>
          </w:tcPr>
          <w:p w14:paraId="0F084C29"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4C5E695B"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r>
      <w:tr w:rsidR="004453D2" w:rsidRPr="00CD6A8D" w14:paraId="693B1369" w14:textId="77777777" w:rsidTr="00E624FB">
        <w:trPr>
          <w:trHeight w:val="268"/>
        </w:trPr>
        <w:tc>
          <w:tcPr>
            <w:tcW w:w="2346" w:type="dxa"/>
            <w:tcBorders>
              <w:top w:val="nil"/>
              <w:left w:val="single" w:sz="4" w:space="0" w:color="auto"/>
              <w:bottom w:val="single" w:sz="4" w:space="0" w:color="auto"/>
              <w:right w:val="single" w:sz="4" w:space="0" w:color="auto"/>
            </w:tcBorders>
            <w:vAlign w:val="center"/>
            <w:hideMark/>
          </w:tcPr>
          <w:p w14:paraId="635A4089" w14:textId="77777777" w:rsidR="00A95316" w:rsidRPr="00CD6A8D" w:rsidRDefault="00A95316" w:rsidP="00E624FB">
            <w:pPr>
              <w:spacing w:after="0" w:line="240" w:lineRule="auto"/>
              <w:jc w:val="center"/>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Despliegue del sistema</w:t>
            </w:r>
          </w:p>
        </w:tc>
        <w:tc>
          <w:tcPr>
            <w:tcW w:w="606" w:type="dxa"/>
            <w:tcBorders>
              <w:top w:val="nil"/>
              <w:left w:val="nil"/>
              <w:bottom w:val="single" w:sz="4" w:space="0" w:color="auto"/>
              <w:right w:val="single" w:sz="4" w:space="0" w:color="auto"/>
            </w:tcBorders>
            <w:noWrap/>
            <w:vAlign w:val="bottom"/>
            <w:hideMark/>
          </w:tcPr>
          <w:p w14:paraId="186AABA7"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49" w:type="dxa"/>
            <w:tcBorders>
              <w:top w:val="nil"/>
              <w:left w:val="nil"/>
              <w:bottom w:val="single" w:sz="4" w:space="0" w:color="auto"/>
              <w:right w:val="single" w:sz="4" w:space="0" w:color="auto"/>
            </w:tcBorders>
            <w:noWrap/>
            <w:vAlign w:val="bottom"/>
            <w:hideMark/>
          </w:tcPr>
          <w:p w14:paraId="4F47DE03"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131D09B6"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61" w:type="dxa"/>
            <w:tcBorders>
              <w:top w:val="nil"/>
              <w:left w:val="nil"/>
              <w:bottom w:val="single" w:sz="4" w:space="0" w:color="auto"/>
              <w:right w:val="single" w:sz="4" w:space="0" w:color="auto"/>
            </w:tcBorders>
            <w:noWrap/>
            <w:vAlign w:val="bottom"/>
            <w:hideMark/>
          </w:tcPr>
          <w:p w14:paraId="5C0A3ED1"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1018BE82"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205127E4"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24" w:type="dxa"/>
            <w:tcBorders>
              <w:top w:val="nil"/>
              <w:left w:val="nil"/>
              <w:bottom w:val="single" w:sz="4" w:space="0" w:color="auto"/>
              <w:right w:val="single" w:sz="4" w:space="0" w:color="auto"/>
            </w:tcBorders>
            <w:noWrap/>
            <w:vAlign w:val="bottom"/>
            <w:hideMark/>
          </w:tcPr>
          <w:p w14:paraId="6474252D"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56C316E6"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15525072"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24" w:type="dxa"/>
            <w:tcBorders>
              <w:top w:val="nil"/>
              <w:left w:val="nil"/>
              <w:bottom w:val="single" w:sz="4" w:space="0" w:color="auto"/>
              <w:right w:val="single" w:sz="4" w:space="0" w:color="auto"/>
            </w:tcBorders>
            <w:shd w:val="clear" w:color="000000" w:fill="A6A6A6"/>
            <w:noWrap/>
            <w:vAlign w:val="bottom"/>
            <w:hideMark/>
          </w:tcPr>
          <w:p w14:paraId="11E4E58E"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shd w:val="clear" w:color="000000" w:fill="A6A6A6"/>
            <w:noWrap/>
            <w:vAlign w:val="bottom"/>
            <w:hideMark/>
          </w:tcPr>
          <w:p w14:paraId="15473EA6"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r>
      <w:tr w:rsidR="004453D2" w:rsidRPr="00CD6A8D" w14:paraId="2570E412" w14:textId="77777777" w:rsidTr="00E624FB">
        <w:trPr>
          <w:trHeight w:val="268"/>
        </w:trPr>
        <w:tc>
          <w:tcPr>
            <w:tcW w:w="2346" w:type="dxa"/>
            <w:tcBorders>
              <w:top w:val="nil"/>
              <w:left w:val="single" w:sz="4" w:space="0" w:color="auto"/>
              <w:bottom w:val="single" w:sz="4" w:space="0" w:color="auto"/>
              <w:right w:val="single" w:sz="4" w:space="0" w:color="auto"/>
            </w:tcBorders>
            <w:vAlign w:val="center"/>
            <w:hideMark/>
          </w:tcPr>
          <w:p w14:paraId="1A648A53" w14:textId="1BCBCECC" w:rsidR="00A95316" w:rsidRPr="00CD6A8D" w:rsidRDefault="000B57FA" w:rsidP="00E624FB">
            <w:pPr>
              <w:spacing w:after="0" w:line="240" w:lineRule="auto"/>
              <w:jc w:val="center"/>
              <w:rPr>
                <w:rFonts w:eastAsia="Times New Roman" w:cs="Times New Roman"/>
                <w:color w:val="000000"/>
                <w:kern w:val="0"/>
                <w:lang w:eastAsia="es-MX"/>
                <w14:ligatures w14:val="none"/>
              </w:rPr>
            </w:pPr>
            <w:r>
              <w:rPr>
                <w:rFonts w:eastAsia="Times New Roman" w:cs="Times New Roman"/>
                <w:color w:val="000000"/>
                <w:kern w:val="0"/>
                <w:lang w:eastAsia="es-MX"/>
                <w14:ligatures w14:val="none"/>
              </w:rPr>
              <w:t>E</w:t>
            </w:r>
            <w:r w:rsidRPr="00CD6A8D">
              <w:rPr>
                <w:rFonts w:eastAsia="Times New Roman" w:cs="Times New Roman"/>
                <w:color w:val="000000"/>
                <w:kern w:val="0"/>
                <w:lang w:eastAsia="es-MX"/>
                <w14:ligatures w14:val="none"/>
              </w:rPr>
              <w:t>valuación</w:t>
            </w:r>
            <w:r w:rsidR="00A95316" w:rsidRPr="00CD6A8D">
              <w:rPr>
                <w:rFonts w:eastAsia="Times New Roman" w:cs="Times New Roman"/>
                <w:color w:val="000000"/>
                <w:kern w:val="0"/>
                <w:lang w:eastAsia="es-MX"/>
                <w14:ligatures w14:val="none"/>
              </w:rPr>
              <w:t xml:space="preserve"> de TT2</w:t>
            </w:r>
          </w:p>
        </w:tc>
        <w:tc>
          <w:tcPr>
            <w:tcW w:w="606" w:type="dxa"/>
            <w:tcBorders>
              <w:top w:val="nil"/>
              <w:left w:val="nil"/>
              <w:bottom w:val="single" w:sz="4" w:space="0" w:color="auto"/>
              <w:right w:val="single" w:sz="4" w:space="0" w:color="auto"/>
            </w:tcBorders>
            <w:noWrap/>
            <w:vAlign w:val="bottom"/>
            <w:hideMark/>
          </w:tcPr>
          <w:p w14:paraId="1E1B4A33"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49" w:type="dxa"/>
            <w:tcBorders>
              <w:top w:val="nil"/>
              <w:left w:val="nil"/>
              <w:bottom w:val="single" w:sz="4" w:space="0" w:color="auto"/>
              <w:right w:val="single" w:sz="4" w:space="0" w:color="auto"/>
            </w:tcBorders>
            <w:noWrap/>
            <w:vAlign w:val="bottom"/>
            <w:hideMark/>
          </w:tcPr>
          <w:p w14:paraId="17FA5B46"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7A8C509C"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61" w:type="dxa"/>
            <w:tcBorders>
              <w:top w:val="nil"/>
              <w:left w:val="nil"/>
              <w:bottom w:val="single" w:sz="4" w:space="0" w:color="auto"/>
              <w:right w:val="single" w:sz="4" w:space="0" w:color="auto"/>
            </w:tcBorders>
            <w:noWrap/>
            <w:vAlign w:val="bottom"/>
            <w:hideMark/>
          </w:tcPr>
          <w:p w14:paraId="73FD7C1C"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5E8F3FB9"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388C784B"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24" w:type="dxa"/>
            <w:tcBorders>
              <w:top w:val="nil"/>
              <w:left w:val="nil"/>
              <w:bottom w:val="single" w:sz="4" w:space="0" w:color="auto"/>
              <w:right w:val="single" w:sz="4" w:space="0" w:color="auto"/>
            </w:tcBorders>
            <w:noWrap/>
            <w:vAlign w:val="bottom"/>
            <w:hideMark/>
          </w:tcPr>
          <w:p w14:paraId="7FEFB826"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2A788104"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noWrap/>
            <w:vAlign w:val="bottom"/>
            <w:hideMark/>
          </w:tcPr>
          <w:p w14:paraId="6BFA4FFD"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24" w:type="dxa"/>
            <w:tcBorders>
              <w:top w:val="nil"/>
              <w:left w:val="nil"/>
              <w:bottom w:val="single" w:sz="4" w:space="0" w:color="auto"/>
              <w:right w:val="single" w:sz="4" w:space="0" w:color="auto"/>
            </w:tcBorders>
            <w:noWrap/>
            <w:vAlign w:val="bottom"/>
            <w:hideMark/>
          </w:tcPr>
          <w:p w14:paraId="7CDB9F6F"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c>
          <w:tcPr>
            <w:tcW w:w="606" w:type="dxa"/>
            <w:tcBorders>
              <w:top w:val="nil"/>
              <w:left w:val="nil"/>
              <w:bottom w:val="single" w:sz="4" w:space="0" w:color="auto"/>
              <w:right w:val="single" w:sz="4" w:space="0" w:color="auto"/>
            </w:tcBorders>
            <w:shd w:val="clear" w:color="000000" w:fill="A6A6A6"/>
            <w:noWrap/>
            <w:vAlign w:val="bottom"/>
            <w:hideMark/>
          </w:tcPr>
          <w:p w14:paraId="10804F5A" w14:textId="77777777" w:rsidR="00A95316" w:rsidRPr="00CD6A8D" w:rsidRDefault="00A95316" w:rsidP="00E624FB">
            <w:pPr>
              <w:spacing w:after="0" w:line="240" w:lineRule="auto"/>
              <w:rPr>
                <w:rFonts w:eastAsia="Times New Roman" w:cs="Times New Roman"/>
                <w:color w:val="000000"/>
                <w:kern w:val="0"/>
                <w:lang w:eastAsia="es-MX"/>
                <w14:ligatures w14:val="none"/>
              </w:rPr>
            </w:pPr>
            <w:r w:rsidRPr="00CD6A8D">
              <w:rPr>
                <w:rFonts w:eastAsia="Times New Roman" w:cs="Times New Roman"/>
                <w:color w:val="000000"/>
                <w:kern w:val="0"/>
                <w:lang w:eastAsia="es-MX"/>
                <w14:ligatures w14:val="none"/>
              </w:rPr>
              <w:t> </w:t>
            </w:r>
          </w:p>
        </w:tc>
      </w:tr>
    </w:tbl>
    <w:p w14:paraId="76EA5F1A" w14:textId="70748962" w:rsidR="00115909" w:rsidRDefault="00A95316" w:rsidP="00A95316">
      <w:pPr>
        <w:rPr>
          <w:rFonts w:cs="Times New Roman"/>
          <w:b/>
          <w:bCs/>
          <w:sz w:val="20"/>
          <w:szCs w:val="20"/>
        </w:rPr>
      </w:pPr>
      <w:r w:rsidRPr="00D12249">
        <w:rPr>
          <w:rFonts w:cs="Times New Roman"/>
          <w:b/>
          <w:bCs/>
          <w:sz w:val="20"/>
          <w:szCs w:val="20"/>
        </w:rPr>
        <w:t xml:space="preserve"> </w:t>
      </w:r>
    </w:p>
    <w:p w14:paraId="41C77301" w14:textId="7F3C58A5" w:rsidR="00115909" w:rsidRDefault="00115909">
      <w:pPr>
        <w:spacing w:line="259" w:lineRule="auto"/>
        <w:jc w:val="left"/>
        <w:rPr>
          <w:rFonts w:cs="Times New Roman"/>
          <w:b/>
          <w:bCs/>
          <w:sz w:val="20"/>
          <w:szCs w:val="20"/>
        </w:rPr>
      </w:pPr>
    </w:p>
    <w:p w14:paraId="05B56109" w14:textId="77777777" w:rsidR="0090392F" w:rsidRDefault="00B55C02" w:rsidP="00B55C02">
      <w:pPr>
        <w:pStyle w:val="Ttulo3"/>
      </w:pPr>
      <w:bookmarkStart w:id="128" w:name="_Toc229993956"/>
      <w:r>
        <w:t>4.5.8 Gesti</w:t>
      </w:r>
      <w:r w:rsidR="007F58DC">
        <w:t>ón de versiones del proyecto</w:t>
      </w:r>
      <w:bookmarkEnd w:id="128"/>
    </w:p>
    <w:p w14:paraId="744578BF" w14:textId="4830D506" w:rsidR="0069542D" w:rsidRDefault="0069542D" w:rsidP="0090392F">
      <w:r>
        <w:t xml:space="preserve">Git es un gestor de versiones por lo cual tenemos en nuestro local una versión </w:t>
      </w:r>
      <w:r w:rsidR="00F40544">
        <w:t xml:space="preserve">del repositorio. </w:t>
      </w:r>
      <w:r w:rsidR="00F40544" w:rsidRPr="00F40544">
        <w:t xml:space="preserve">Estos repositorios locales totalmente funcionales facilitan el trabajo sin conexión o de forma remota. Los desarrolladores confirman su trabajo localmente </w:t>
      </w:r>
      <w:r w:rsidR="00F40544">
        <w:t>posteriormente</w:t>
      </w:r>
      <w:r w:rsidR="00F40544" w:rsidRPr="00F40544">
        <w:t xml:space="preserve"> sincronizan su copia del repositorio con la copia en el servidor</w:t>
      </w:r>
      <w:r w:rsidR="00C56D74">
        <w:t xml:space="preserve">. </w:t>
      </w:r>
      <w:r w:rsidR="00C56D74" w:rsidRPr="00C56D74">
        <w:t>La flexibilidad y popularidad de Git lo convierten en una opción genial para cualquier equipo</w:t>
      </w:r>
      <w:r w:rsidR="00C56D74">
        <w:t xml:space="preserve"> </w:t>
      </w:r>
      <w:sdt>
        <w:sdtPr>
          <w:id w:val="572774749"/>
          <w:citation/>
        </w:sdtPr>
        <w:sdtEndPr/>
        <w:sdtContent>
          <w:r w:rsidR="00C56D74">
            <w:fldChar w:fldCharType="begin"/>
          </w:r>
          <w:r w:rsidR="00C56D74">
            <w:instrText xml:space="preserve"> CITATION mic26 \l 2058 </w:instrText>
          </w:r>
          <w:r w:rsidR="00C56D74">
            <w:fldChar w:fldCharType="separate"/>
          </w:r>
          <w:r w:rsidR="00C56D74" w:rsidRPr="00C56D74">
            <w:rPr>
              <w:noProof/>
            </w:rPr>
            <w:t>[117]</w:t>
          </w:r>
          <w:r w:rsidR="00C56D74">
            <w:fldChar w:fldCharType="end"/>
          </w:r>
        </w:sdtContent>
      </w:sdt>
      <w:r w:rsidR="00C56D74" w:rsidRPr="00C56D74">
        <w:t>.</w:t>
      </w:r>
    </w:p>
    <w:p w14:paraId="3EBA983E" w14:textId="1A9C2BB5" w:rsidR="0090392F" w:rsidRDefault="0090392F" w:rsidP="0090392F">
      <w:r>
        <w:t xml:space="preserve">El proyecto utiliza Git como sistema de control de versiones, con repositorio público alojado en GitHub (https://github.com/Brandonttt/H2ToGo). El flujo de trabajo sigue el modelo de ramas por funcionalidad cada módulo o característica se desarrolla en una rama independiente, la cual se integra a la rama principal mediante un </w:t>
      </w:r>
      <w:proofErr w:type="spellStart"/>
      <w:r w:rsidR="006B3EC4">
        <w:t>p</w:t>
      </w:r>
      <w:r>
        <w:t>ull</w:t>
      </w:r>
      <w:proofErr w:type="spellEnd"/>
      <w:r>
        <w:t xml:space="preserve"> </w:t>
      </w:r>
      <w:proofErr w:type="spellStart"/>
      <w:r w:rsidR="006B3EC4">
        <w:t>r</w:t>
      </w:r>
      <w:r>
        <w:t>equest</w:t>
      </w:r>
      <w:proofErr w:type="spellEnd"/>
      <w:r w:rsidR="006B3EC4">
        <w:t xml:space="preserve"> </w:t>
      </w:r>
      <w:r>
        <w:t xml:space="preserve">que requiere revisión del otro integrante antes de hacer </w:t>
      </w:r>
      <w:proofErr w:type="spellStart"/>
      <w:r>
        <w:t>merge</w:t>
      </w:r>
      <w:proofErr w:type="spellEnd"/>
      <w:r>
        <w:t>.</w:t>
      </w:r>
      <w:r w:rsidR="00FC2C3C">
        <w:t xml:space="preserve">  </w:t>
      </w:r>
      <w:r>
        <w:t>Esto garantiza que todo el código pase por al menos una revisión (</w:t>
      </w:r>
      <w:proofErr w:type="spellStart"/>
      <w:r>
        <w:t>code</w:t>
      </w:r>
      <w:proofErr w:type="spellEnd"/>
      <w:r>
        <w:t xml:space="preserve"> </w:t>
      </w:r>
      <w:proofErr w:type="spellStart"/>
      <w:r>
        <w:t>review</w:t>
      </w:r>
      <w:proofErr w:type="spellEnd"/>
      <w:r>
        <w:t>) antes de incorporarse al proyecto.</w:t>
      </w:r>
    </w:p>
    <w:p w14:paraId="2BD8F155" w14:textId="51E3AACC" w:rsidR="00115909" w:rsidRDefault="0090392F" w:rsidP="0090392F">
      <w:pPr>
        <w:rPr>
          <w:sz w:val="32"/>
          <w:szCs w:val="32"/>
        </w:rPr>
      </w:pPr>
      <w:r>
        <w:t xml:space="preserve">En cuanto al mantenimiento de la documentación, cada avance relevante en el diseño o arquitectura del sistema se refleja en el repositorio (diagramas actualizados, cambios en requerimientos, versiones </w:t>
      </w:r>
      <w:r>
        <w:lastRenderedPageBreak/>
        <w:t xml:space="preserve">del documento TT). </w:t>
      </w:r>
      <w:r w:rsidR="00507E0B">
        <w:t>Los</w:t>
      </w:r>
      <w:r>
        <w:t xml:space="preserve"> cambios son trazables mediante el historial de </w:t>
      </w:r>
      <w:proofErr w:type="spellStart"/>
      <w:r>
        <w:t>commits</w:t>
      </w:r>
      <w:proofErr w:type="spellEnd"/>
      <w:r>
        <w:t>. Esta práctica asegura que el proyecto esté siempre en un estado reproducible y que ambos integrantes mantengan visibilidad del estado real del sistema.</w:t>
      </w:r>
      <w:r w:rsidR="00115909">
        <w:br w:type="page"/>
      </w:r>
    </w:p>
    <w:p w14:paraId="662F73A2" w14:textId="4921AC39" w:rsidR="004066C8" w:rsidRDefault="00915413" w:rsidP="00915413">
      <w:pPr>
        <w:pStyle w:val="Ttulo2"/>
      </w:pPr>
      <w:bookmarkStart w:id="129" w:name="_Toc229993957"/>
      <w:r>
        <w:lastRenderedPageBreak/>
        <w:t>4.6 Arquitectura</w:t>
      </w:r>
      <w:bookmarkEnd w:id="129"/>
    </w:p>
    <w:p w14:paraId="08F9BB6C" w14:textId="293FF379" w:rsidR="0051764A" w:rsidRPr="0051764A" w:rsidRDefault="0051764A" w:rsidP="0051764A">
      <w:pPr>
        <w:spacing w:line="259" w:lineRule="auto"/>
      </w:pPr>
      <w:r w:rsidRPr="0051764A">
        <w:t xml:space="preserve">El desarrollo de la aplicación </w:t>
      </w:r>
      <w:proofErr w:type="spellStart"/>
      <w:r w:rsidRPr="0051764A">
        <w:t>HToGo</w:t>
      </w:r>
      <w:proofErr w:type="spellEnd"/>
      <w:r w:rsidRPr="0051764A">
        <w:t xml:space="preserve"> se </w:t>
      </w:r>
      <w:r w:rsidR="00593EDC">
        <w:t>desarrollará</w:t>
      </w:r>
      <w:r w:rsidRPr="0051764A">
        <w:t xml:space="preserve"> utilizando el modelo de arquitectura C4, un enfoque jerárquico que permite describir la arquitectura del software a diferentes niveles</w:t>
      </w:r>
      <w:r w:rsidR="00DF3687">
        <w:t xml:space="preserve"> </w:t>
      </w:r>
      <w:sdt>
        <w:sdtPr>
          <w:id w:val="2126037796"/>
          <w:citation/>
        </w:sdtPr>
        <w:sdtEndPr/>
        <w:sdtContent>
          <w:r w:rsidR="00340D6C">
            <w:fldChar w:fldCharType="begin"/>
          </w:r>
          <w:r w:rsidR="00340D6C">
            <w:instrText xml:space="preserve"> CITATION Sim26 \l 2058 </w:instrText>
          </w:r>
          <w:r w:rsidR="00340D6C">
            <w:fldChar w:fldCharType="separate"/>
          </w:r>
          <w:r>
            <w:rPr>
              <w:noProof/>
            </w:rPr>
            <w:t>[</w:t>
          </w:r>
          <w:r w:rsidR="00DA3F7B" w:rsidRPr="00DA3F7B">
            <w:rPr>
              <w:noProof/>
            </w:rPr>
            <w:t>118</w:t>
          </w:r>
          <w:r>
            <w:rPr>
              <w:noProof/>
            </w:rPr>
            <w:t>]</w:t>
          </w:r>
          <w:r w:rsidR="00340D6C">
            <w:fldChar w:fldCharType="end"/>
          </w:r>
        </w:sdtContent>
      </w:sdt>
      <w:r w:rsidR="006B69C9">
        <w:t xml:space="preserve">, logrando una mejor </w:t>
      </w:r>
      <w:r w:rsidRPr="0051764A">
        <w:t xml:space="preserve">comprensión </w:t>
      </w:r>
      <w:r w:rsidR="006B69C9">
        <w:t xml:space="preserve">del proyecto. </w:t>
      </w:r>
    </w:p>
    <w:p w14:paraId="6F97C1AC" w14:textId="36ADFA0A" w:rsidR="0051764A" w:rsidRDefault="0051764A" w:rsidP="0051764A">
      <w:pPr>
        <w:spacing w:line="259" w:lineRule="auto"/>
      </w:pPr>
      <w:r w:rsidRPr="0051764A">
        <w:t>Para este Trabajo Terminal se presentan los tres primeros niveles del modelo C4: el Diagrama de Contexto, el Diagrama de Contenedores y el Diagrama de Componentes. Estos niveles proporcionan una visión del sistema, desde su relación con actores externos hasta la organización interna de cada contenedor tecnológico</w:t>
      </w:r>
      <w:r w:rsidR="006B37CD">
        <w:t xml:space="preserve">, logrando de esta manera una integración de las diferentes </w:t>
      </w:r>
      <w:r w:rsidR="00A64C92">
        <w:t>tecnologías.</w:t>
      </w:r>
    </w:p>
    <w:p w14:paraId="2A517580" w14:textId="01077FA8" w:rsidR="0056553D" w:rsidRDefault="0056553D" w:rsidP="0051764A">
      <w:pPr>
        <w:spacing w:line="259" w:lineRule="auto"/>
      </w:pPr>
      <w:r>
        <w:t xml:space="preserve">Asimismo, se considera un diagrama general de arquitectura </w:t>
      </w:r>
      <w:r w:rsidR="00BD5B9C">
        <w:t>para el desarrollo del proyecto.</w:t>
      </w:r>
    </w:p>
    <w:p w14:paraId="46FEA767" w14:textId="4443C120" w:rsidR="00C93B4B" w:rsidRDefault="00ED6EA3" w:rsidP="00C93B4B">
      <w:pPr>
        <w:pStyle w:val="Ttulo3"/>
      </w:pPr>
      <w:bookmarkStart w:id="130" w:name="_Toc229993958"/>
      <w:r>
        <w:t xml:space="preserve">4.6.1 </w:t>
      </w:r>
      <w:r w:rsidR="002062BD">
        <w:t xml:space="preserve">Diagrama </w:t>
      </w:r>
      <w:r w:rsidR="0056553D">
        <w:t>general</w:t>
      </w:r>
      <w:bookmarkEnd w:id="130"/>
    </w:p>
    <w:p w14:paraId="7138D423" w14:textId="74BCC9D4" w:rsidR="00EB288B" w:rsidRPr="00EB288B" w:rsidRDefault="00EB288B" w:rsidP="00EB288B">
      <w:r w:rsidRPr="00EB288B">
        <w:t xml:space="preserve">El diagrama presenta la arquitectura del sistema desplegada sobre la plataforma </w:t>
      </w:r>
      <w:r w:rsidR="00E1493A">
        <w:t>de nube</w:t>
      </w:r>
      <w:r w:rsidRPr="00EB288B">
        <w:t xml:space="preserve"> Microsoft Azure, estructurada </w:t>
      </w:r>
      <w:r w:rsidR="00E1493A">
        <w:t xml:space="preserve">principalmente </w:t>
      </w:r>
      <w:r w:rsidRPr="00EB288B">
        <w:t xml:space="preserve">en </w:t>
      </w:r>
      <w:r w:rsidR="00E1493A">
        <w:t>3</w:t>
      </w:r>
      <w:r w:rsidRPr="00EB288B">
        <w:t xml:space="preserve"> áreas: los actores externos, la infraestructura en la nube y los servicios externos.</w:t>
      </w:r>
    </w:p>
    <w:p w14:paraId="2C2F46AA" w14:textId="1057079F" w:rsidR="00EB288B" w:rsidRPr="00EB288B" w:rsidRDefault="00EB288B" w:rsidP="00EB288B">
      <w:r w:rsidRPr="00EB288B">
        <w:t xml:space="preserve">En cuanto a los actores, el sistema </w:t>
      </w:r>
      <w:r w:rsidR="00A636EB">
        <w:t>tiene en cuenta</w:t>
      </w:r>
      <w:r w:rsidRPr="00EB288B">
        <w:t xml:space="preserve"> tres roles principales: el Cliente, quien interactúa con el sistema </w:t>
      </w:r>
      <w:r w:rsidR="00A636EB">
        <w:t>en</w:t>
      </w:r>
      <w:r w:rsidRPr="00EB288B">
        <w:t xml:space="preserve"> la aplicación móvil para realizar pedidos; el Repartidor, quien utiliza la misma aplicación móvil para recibir y gestionar las entregas; y el Administrador, quien accede al sistema a través del Panel de Administración Web para la gestión general de la plataforma. El desarrollo </w:t>
      </w:r>
      <w:r w:rsidR="00A636EB">
        <w:t>de estas herramientas corresponde</w:t>
      </w:r>
      <w:r w:rsidRPr="00EB288B">
        <w:t xml:space="preserve"> </w:t>
      </w:r>
      <w:r w:rsidR="00A636EB">
        <w:t>a</w:t>
      </w:r>
      <w:r w:rsidRPr="00EB288B">
        <w:t xml:space="preserve">l equipo de desarrollo, quien </w:t>
      </w:r>
      <w:r w:rsidR="00A636EB">
        <w:t xml:space="preserve">cuenta con el </w:t>
      </w:r>
      <w:r w:rsidRPr="00EB288B">
        <w:t>repositorio en GitHub.</w:t>
      </w:r>
    </w:p>
    <w:p w14:paraId="1E87B4E5" w14:textId="77777777" w:rsidR="00F86AC9" w:rsidRDefault="00EB288B" w:rsidP="00EB288B">
      <w:r w:rsidRPr="00EB288B">
        <w:t>Dentro de Microsoft Azure, el sistema se organiza en los siguientes componentes</w:t>
      </w:r>
      <w:r w:rsidR="00F86AC9">
        <w:t>:</w:t>
      </w:r>
    </w:p>
    <w:p w14:paraId="65EE25E5" w14:textId="77777777" w:rsidR="00F86AC9" w:rsidRDefault="00EB288B" w:rsidP="00F86AC9">
      <w:pPr>
        <w:pStyle w:val="Prrafodelista"/>
        <w:numPr>
          <w:ilvl w:val="0"/>
          <w:numId w:val="3"/>
        </w:numPr>
      </w:pPr>
      <w:r w:rsidRPr="00EB288B">
        <w:t>Panel de Administración Web</w:t>
      </w:r>
      <w:r w:rsidR="00F86AC9">
        <w:t xml:space="preserve">: </w:t>
      </w:r>
      <w:r w:rsidRPr="00EB288B">
        <w:t>aloja</w:t>
      </w:r>
      <w:r w:rsidR="00F86AC9">
        <w:t>do</w:t>
      </w:r>
      <w:r w:rsidRPr="00EB288B">
        <w:t xml:space="preserve"> en Azure </w:t>
      </w:r>
      <w:proofErr w:type="spellStart"/>
      <w:r w:rsidRPr="00EB288B">
        <w:t>Static</w:t>
      </w:r>
      <w:proofErr w:type="spellEnd"/>
      <w:r w:rsidRPr="00EB288B">
        <w:t xml:space="preserve"> Web Apps, servicio que proporciona hospedaje estático con disponibilidad global.</w:t>
      </w:r>
    </w:p>
    <w:p w14:paraId="44CA0AAC" w14:textId="535201B9" w:rsidR="00F86AC9" w:rsidRDefault="00F86AC9" w:rsidP="00F86AC9">
      <w:pPr>
        <w:pStyle w:val="Prrafodelista"/>
        <w:numPr>
          <w:ilvl w:val="0"/>
          <w:numId w:val="3"/>
        </w:numPr>
      </w:pPr>
      <w:r>
        <w:t>N</w:t>
      </w:r>
      <w:r w:rsidR="00EB288B" w:rsidRPr="00EB288B">
        <w:t>úcleo del sistema</w:t>
      </w:r>
      <w:r>
        <w:t>:</w:t>
      </w:r>
      <w:r w:rsidR="00EB288B" w:rsidRPr="00EB288B">
        <w:t xml:space="preserve"> </w:t>
      </w:r>
      <w:r>
        <w:t>R</w:t>
      </w:r>
      <w:r w:rsidR="00EB288B" w:rsidRPr="00EB288B">
        <w:t xml:space="preserve">eside en Azure Container Apps, donde se ejecutan dos contenedores gestionados mediante Docker </w:t>
      </w:r>
      <w:proofErr w:type="spellStart"/>
      <w:r w:rsidR="00EB288B" w:rsidRPr="00EB288B">
        <w:t>Compose</w:t>
      </w:r>
      <w:proofErr w:type="spellEnd"/>
      <w:r w:rsidR="00EB288B" w:rsidRPr="00EB288B">
        <w:t xml:space="preserve">: el primero corresponde al </w:t>
      </w:r>
      <w:proofErr w:type="spellStart"/>
      <w:r w:rsidR="00EB288B" w:rsidRPr="00EB288B">
        <w:t>backend</w:t>
      </w:r>
      <w:proofErr w:type="spellEnd"/>
      <w:r w:rsidR="00EB288B" w:rsidRPr="00EB288B">
        <w:t xml:space="preserve"> desarrollado en Spring Boot, el cual concentra la lógica de negocio, la API REST, la comunicación mediante </w:t>
      </w:r>
      <w:proofErr w:type="spellStart"/>
      <w:r w:rsidR="00EB288B" w:rsidRPr="00EB288B">
        <w:t>WebSocket</w:t>
      </w:r>
      <w:proofErr w:type="spellEnd"/>
      <w:r w:rsidR="00EB288B" w:rsidRPr="00EB288B">
        <w:t xml:space="preserve"> con protocolo STOMP, el algoritmo de optimización de rutas A* y el módulo de notificaciones; el segundo contenedor aloja la base de datos MariaDB, cuya persistencia de datos se garantiza mediante un volumen montado en Azure File Share.</w:t>
      </w:r>
    </w:p>
    <w:p w14:paraId="2CB6BCA7" w14:textId="653939E0" w:rsidR="00EB288B" w:rsidRPr="00EB288B" w:rsidRDefault="00F86AC9" w:rsidP="00F86AC9">
      <w:pPr>
        <w:pStyle w:val="Prrafodelista"/>
        <w:numPr>
          <w:ilvl w:val="0"/>
          <w:numId w:val="3"/>
        </w:numPr>
      </w:pPr>
      <w:r>
        <w:t>A</w:t>
      </w:r>
      <w:r w:rsidR="00EB288B" w:rsidRPr="00EB288B">
        <w:t>plicación móvil</w:t>
      </w:r>
      <w:r>
        <w:t>:</w:t>
      </w:r>
      <w:r w:rsidR="00EB288B" w:rsidRPr="00EB288B">
        <w:t xml:space="preserve"> </w:t>
      </w:r>
      <w:r>
        <w:t>Se</w:t>
      </w:r>
      <w:r w:rsidR="00EB288B" w:rsidRPr="00EB288B">
        <w:t xml:space="preserve"> </w:t>
      </w:r>
      <w:r w:rsidR="00A34501">
        <w:t>conecta a</w:t>
      </w:r>
      <w:r w:rsidR="00EB288B" w:rsidRPr="00EB288B">
        <w:t xml:space="preserve"> Azure Container Apps, que gestiona el tráfico HTTPS y las conexiones </w:t>
      </w:r>
      <w:proofErr w:type="spellStart"/>
      <w:r w:rsidR="00EB288B" w:rsidRPr="00EB288B">
        <w:t>WebSocket</w:t>
      </w:r>
      <w:proofErr w:type="spellEnd"/>
      <w:r w:rsidR="00EB288B" w:rsidRPr="00EB288B">
        <w:t>.</w:t>
      </w:r>
    </w:p>
    <w:p w14:paraId="797024C9" w14:textId="6D414598" w:rsidR="00EB288B" w:rsidRPr="00EB288B" w:rsidRDefault="00EB288B" w:rsidP="00EB288B">
      <w:r w:rsidRPr="00EB288B">
        <w:t xml:space="preserve">Complementariamente, Azure Container </w:t>
      </w:r>
      <w:proofErr w:type="spellStart"/>
      <w:r w:rsidRPr="00EB288B">
        <w:t>Registry</w:t>
      </w:r>
      <w:proofErr w:type="spellEnd"/>
      <w:r w:rsidRPr="00EB288B">
        <w:t xml:space="preserve"> almacena las imágenes Docker generadas por el pipeline de integración y despliegue continuo, compuesto por Azure Pipelines, el cual automatiza el proceso de construcción y despliegue ante cada cambio en el repositorio. </w:t>
      </w:r>
      <w:r w:rsidR="00625B3B">
        <w:t>La administración y monitoreo</w:t>
      </w:r>
      <w:r w:rsidRPr="00EB288B">
        <w:t xml:space="preserve"> del sistema se </w:t>
      </w:r>
      <w:r w:rsidR="00625B3B">
        <w:t>realizará desde</w:t>
      </w:r>
      <w:r w:rsidRPr="00EB288B">
        <w:t xml:space="preserve"> Azure Monitor y </w:t>
      </w:r>
      <w:proofErr w:type="spellStart"/>
      <w:r w:rsidRPr="00EB288B">
        <w:t>Application</w:t>
      </w:r>
      <w:proofErr w:type="spellEnd"/>
      <w:r w:rsidRPr="00EB288B">
        <w:t xml:space="preserve"> </w:t>
      </w:r>
      <w:proofErr w:type="spellStart"/>
      <w:r w:rsidRPr="00EB288B">
        <w:t>Insights</w:t>
      </w:r>
      <w:proofErr w:type="spellEnd"/>
      <w:r w:rsidRPr="00EB288B">
        <w:t>, que centralizan los registros y métricas de los contenedores en ejecución.</w:t>
      </w:r>
    </w:p>
    <w:p w14:paraId="5E403638" w14:textId="42395DB8" w:rsidR="00EB288B" w:rsidRPr="00EB288B" w:rsidRDefault="00EB288B" w:rsidP="00EB288B">
      <w:r w:rsidRPr="00EB288B">
        <w:t xml:space="preserve">Finalmente, el sistema se apoya en dos servicios externos: la API de Google </w:t>
      </w:r>
      <w:proofErr w:type="spellStart"/>
      <w:r w:rsidRPr="00EB288B">
        <w:t>Maps</w:t>
      </w:r>
      <w:proofErr w:type="spellEnd"/>
      <w:r w:rsidRPr="00EB288B">
        <w:t xml:space="preserve">, utilizada para la visualización del mapa en la aplicación móvil y el renderizado de rutas; y </w:t>
      </w:r>
      <w:proofErr w:type="spellStart"/>
      <w:r w:rsidRPr="00EB288B">
        <w:t>OpenStreetMap</w:t>
      </w:r>
      <w:proofErr w:type="spellEnd"/>
      <w:r w:rsidRPr="00EB288B">
        <w:t xml:space="preserve"> (OSM), que provee los datos de la red vial empleados por el algoritmo A* para el cálculo de rutas de entrega.</w:t>
      </w:r>
    </w:p>
    <w:p w14:paraId="00AC8FE7" w14:textId="407E9991" w:rsidR="00BD5B9C" w:rsidRPr="00BD5B9C" w:rsidRDefault="0060268A" w:rsidP="00BD5B9C">
      <w:r>
        <w:t>A continuación, se presenta el diagrama de arquitectura general:</w:t>
      </w:r>
    </w:p>
    <w:p w14:paraId="464B0E20" w14:textId="2A424B55" w:rsidR="00A32349" w:rsidRDefault="00A32349" w:rsidP="00BD5B9C">
      <w:r>
        <w:rPr>
          <w:noProof/>
        </w:rPr>
        <w:lastRenderedPageBreak/>
        <mc:AlternateContent>
          <mc:Choice Requires="wps">
            <w:drawing>
              <wp:anchor distT="0" distB="0" distL="114300" distR="114300" simplePos="0" relativeHeight="251658264" behindDoc="0" locked="0" layoutInCell="1" allowOverlap="1" wp14:anchorId="1642B655" wp14:editId="51883216">
                <wp:simplePos x="0" y="0"/>
                <wp:positionH relativeFrom="column">
                  <wp:posOffset>-1270</wp:posOffset>
                </wp:positionH>
                <wp:positionV relativeFrom="paragraph">
                  <wp:posOffset>4448810</wp:posOffset>
                </wp:positionV>
                <wp:extent cx="5612130" cy="635"/>
                <wp:effectExtent l="0" t="0" r="0" b="0"/>
                <wp:wrapTopAndBottom/>
                <wp:docPr id="914680620"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01BDE520" w14:textId="7A0C9650" w:rsidR="00A32349" w:rsidRPr="00142B17" w:rsidRDefault="00A32349" w:rsidP="00A32349">
                            <w:pPr>
                              <w:pStyle w:val="Descripcin"/>
                              <w:jc w:val="center"/>
                              <w:rPr>
                                <w:noProof/>
                                <w:sz w:val="22"/>
                              </w:rPr>
                            </w:pPr>
                            <w:bookmarkStart w:id="131" w:name="_Toc229993812"/>
                            <w:r>
                              <w:t xml:space="preserve">Ilustración </w:t>
                            </w:r>
                            <w:fldSimple w:instr=" SEQ Ilustración \* ARABIC ">
                              <w:r w:rsidR="00F43743">
                                <w:rPr>
                                  <w:noProof/>
                                </w:rPr>
                                <w:t>8</w:t>
                              </w:r>
                            </w:fldSimple>
                            <w:r>
                              <w:t xml:space="preserve"> </w:t>
                            </w:r>
                            <w:r w:rsidR="00FF34F1">
                              <w:t>Diagrama de la a</w:t>
                            </w:r>
                            <w:r>
                              <w:t>rquitectura</w:t>
                            </w:r>
                            <w:r w:rsidR="00FF34F1">
                              <w:t xml:space="preserve"> de despliegue</w:t>
                            </w:r>
                            <w:r>
                              <w:t xml:space="preserve"> del sistema, montada en Microsoft Azure. Elaboración propia.</w:t>
                            </w:r>
                            <w:bookmarkEnd w:id="1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42B655" id="_x0000_s1033" type="#_x0000_t202" style="position:absolute;left:0;text-align:left;margin-left:-.1pt;margin-top:350.3pt;width:441.9pt;height:.05pt;z-index:251658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SjXGgIAAD8EAAAOAAAAZHJzL2Uyb0RvYy54bWysU8Fu2zAMvQ/YPwi6L05SNBuM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" stroked="f">
                <v:textbox style="mso-fit-shape-to-text:t" inset="0,0,0,0">
                  <w:txbxContent>
                    <w:p w14:paraId="01BDE520" w14:textId="7A0C9650" w:rsidR="00A32349" w:rsidRPr="00142B17" w:rsidRDefault="00A32349" w:rsidP="00A32349">
                      <w:pPr>
                        <w:pStyle w:val="Descripcin"/>
                        <w:jc w:val="center"/>
                        <w:rPr>
                          <w:noProof/>
                          <w:sz w:val="22"/>
                        </w:rPr>
                      </w:pPr>
                      <w:bookmarkStart w:id="132" w:name="_Toc229993812"/>
                      <w:r>
                        <w:t xml:space="preserve">Ilustración </w:t>
                      </w:r>
                      <w:fldSimple w:instr=" SEQ Ilustración \* ARABIC ">
                        <w:r w:rsidR="00F43743">
                          <w:rPr>
                            <w:noProof/>
                          </w:rPr>
                          <w:t>8</w:t>
                        </w:r>
                      </w:fldSimple>
                      <w:r>
                        <w:t xml:space="preserve"> </w:t>
                      </w:r>
                      <w:r w:rsidR="00FF34F1">
                        <w:t>Diagrama de la a</w:t>
                      </w:r>
                      <w:r>
                        <w:t>rquitectura</w:t>
                      </w:r>
                      <w:r w:rsidR="00FF34F1">
                        <w:t xml:space="preserve"> de despliegue</w:t>
                      </w:r>
                      <w:r>
                        <w:t xml:space="preserve"> del sistema, montada en Microsoft Azure. Elaboración propia.</w:t>
                      </w:r>
                      <w:bookmarkEnd w:id="132"/>
                    </w:p>
                  </w:txbxContent>
                </v:textbox>
                <w10:wrap type="topAndBottom"/>
              </v:shape>
            </w:pict>
          </mc:Fallback>
        </mc:AlternateContent>
      </w:r>
      <w:r>
        <w:rPr>
          <w:noProof/>
        </w:rPr>
        <w:drawing>
          <wp:anchor distT="0" distB="0" distL="114300" distR="114300" simplePos="0" relativeHeight="251658265" behindDoc="0" locked="0" layoutInCell="1" allowOverlap="1" wp14:anchorId="75829C3B" wp14:editId="13D7AF1E">
            <wp:simplePos x="0" y="0"/>
            <wp:positionH relativeFrom="margin">
              <wp:posOffset>-1833</wp:posOffset>
            </wp:positionH>
            <wp:positionV relativeFrom="paragraph">
              <wp:posOffset>3894</wp:posOffset>
            </wp:positionV>
            <wp:extent cx="5612130" cy="4387850"/>
            <wp:effectExtent l="0" t="0" r="7620" b="0"/>
            <wp:wrapTopAndBottom/>
            <wp:docPr id="1194502354"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02354" name="Imagen 119450235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12130" cy="4387850"/>
                    </a:xfrm>
                    <a:prstGeom prst="rect">
                      <a:avLst/>
                    </a:prstGeom>
                  </pic:spPr>
                </pic:pic>
              </a:graphicData>
            </a:graphic>
          </wp:anchor>
        </w:drawing>
      </w:r>
      <w:r w:rsidR="00901591">
        <w:t xml:space="preserve">Además de una visión orientada a la infraestructura en Microsoft Azure, </w:t>
      </w:r>
      <w:r w:rsidR="00901591" w:rsidRPr="00901591">
        <w:t xml:space="preserve">resulta conveniente complementar con una representación lógica del sistema, en la que se muestren los componentes internos de la aplicación móvil, del </w:t>
      </w:r>
      <w:proofErr w:type="spellStart"/>
      <w:r w:rsidR="00901591" w:rsidRPr="00901591">
        <w:t>backend</w:t>
      </w:r>
      <w:proofErr w:type="spellEnd"/>
      <w:r w:rsidR="00901591" w:rsidRPr="00901591">
        <w:t xml:space="preserve"> y su interacción con la base de datos y los servicios externos.</w:t>
      </w:r>
    </w:p>
    <w:p w14:paraId="4869C940" w14:textId="4C11B12D" w:rsidR="00901591" w:rsidRPr="00901591" w:rsidRDefault="00901591" w:rsidP="00901591">
      <w:r w:rsidRPr="00901591">
        <w:t xml:space="preserve">El diagrama presentado en la </w:t>
      </w:r>
      <w:r>
        <w:t xml:space="preserve">siguiente </w:t>
      </w:r>
      <w:r w:rsidRPr="00901591">
        <w:t xml:space="preserve">ilustración organiza la arquitectura general del sistema </w:t>
      </w:r>
      <w:proofErr w:type="spellStart"/>
      <w:r w:rsidRPr="00901591">
        <w:t>HToGo</w:t>
      </w:r>
      <w:proofErr w:type="spellEnd"/>
      <w:r w:rsidRPr="00901591">
        <w:t xml:space="preserve"> en cuatro bloques funcionales: la aplicación local desarrollada en </w:t>
      </w:r>
      <w:proofErr w:type="spellStart"/>
      <w:r w:rsidRPr="00901591">
        <w:t>Kotlin</w:t>
      </w:r>
      <w:proofErr w:type="spellEnd"/>
      <w:r w:rsidRPr="00901591">
        <w:t>, la lógica de servidor implementada con Spring Boot, el almacenamiento persistente en MariaDB y los servicios externos que complementan la operación del sistema.</w:t>
      </w:r>
    </w:p>
    <w:p w14:paraId="1D5A7E1C" w14:textId="384135EE" w:rsidR="00901591" w:rsidRPr="00901591" w:rsidRDefault="00901591" w:rsidP="00901591">
      <w:r w:rsidRPr="00901591">
        <w:t xml:space="preserve">La aplicación local, ejecutada en dispositivos Android, integra los componentes responsables de la interacción con el usuario y de la comunicación con el servidor. Las pantallas </w:t>
      </w:r>
      <w:r w:rsidR="00DF1F59">
        <w:t>realizan</w:t>
      </w:r>
      <w:r w:rsidRPr="00901591">
        <w:t xml:space="preserve"> solicitudes hacia el cliente HTTP, el cual </w:t>
      </w:r>
      <w:r w:rsidR="00FF34F1" w:rsidRPr="00FF34F1">
        <w:t>encapsula las llamadas a</w:t>
      </w:r>
      <w:r w:rsidR="00DF1F59">
        <w:t xml:space="preserve"> los </w:t>
      </w:r>
      <w:proofErr w:type="spellStart"/>
      <w:r w:rsidR="00DF1F59">
        <w:t>endpoints</w:t>
      </w:r>
      <w:proofErr w:type="spellEnd"/>
      <w:r w:rsidR="00DF1F59">
        <w:t xml:space="preserve"> </w:t>
      </w:r>
      <w:r w:rsidRPr="00901591">
        <w:t xml:space="preserve">REST </w:t>
      </w:r>
      <w:r w:rsidR="00FF34F1" w:rsidRPr="00FF34F1">
        <w:t xml:space="preserve">del </w:t>
      </w:r>
      <w:proofErr w:type="spellStart"/>
      <w:r w:rsidR="00FF34F1" w:rsidRPr="00FF34F1">
        <w:t>backend</w:t>
      </w:r>
      <w:proofErr w:type="spellEnd"/>
      <w:r w:rsidR="00FF34F1" w:rsidRPr="00FF34F1">
        <w:t xml:space="preserve"> </w:t>
      </w:r>
      <w:r w:rsidRPr="00901591">
        <w:t xml:space="preserve">autenticadas mediante tokens JWT. </w:t>
      </w:r>
      <w:r w:rsidR="00DF1F59">
        <w:t>Asimismo</w:t>
      </w:r>
      <w:r w:rsidRPr="00901591">
        <w:t xml:space="preserve">, el </w:t>
      </w:r>
      <w:proofErr w:type="spellStart"/>
      <w:r w:rsidRPr="00901591">
        <w:t>WebSocketClient</w:t>
      </w:r>
      <w:proofErr w:type="spellEnd"/>
      <w:r w:rsidRPr="00901591">
        <w:t xml:space="preserve"> mantiene una conexión con el </w:t>
      </w:r>
      <w:proofErr w:type="spellStart"/>
      <w:r w:rsidRPr="00901591">
        <w:t>backend</w:t>
      </w:r>
      <w:proofErr w:type="spellEnd"/>
      <w:r w:rsidRPr="00901591">
        <w:t xml:space="preserve"> mediante el protocolo STOMP sobre </w:t>
      </w:r>
      <w:proofErr w:type="spellStart"/>
      <w:r w:rsidRPr="00901591">
        <w:t>WebSocket</w:t>
      </w:r>
      <w:proofErr w:type="spellEnd"/>
      <w:r w:rsidRPr="00901591">
        <w:t xml:space="preserve">, recibiendo las coordenadas GPS. El </w:t>
      </w:r>
      <w:proofErr w:type="spellStart"/>
      <w:r w:rsidRPr="00901591">
        <w:t>MapaFragment</w:t>
      </w:r>
      <w:proofErr w:type="spellEnd"/>
      <w:r w:rsidRPr="00901591">
        <w:t xml:space="preserve"> consume directamente el SDK de Google </w:t>
      </w:r>
      <w:proofErr w:type="spellStart"/>
      <w:r w:rsidRPr="00901591">
        <w:t>Maps</w:t>
      </w:r>
      <w:proofErr w:type="spellEnd"/>
      <w:r w:rsidRPr="00901591">
        <w:t xml:space="preserve"> para renderizar el mapa, los marcadores de los pedidos activos y la polilínea de la ruta calculada por el algoritmo A*.</w:t>
      </w:r>
    </w:p>
    <w:p w14:paraId="33A4B431" w14:textId="3F28CFCE" w:rsidR="00901591" w:rsidRPr="00901591" w:rsidRDefault="00901591" w:rsidP="00901591">
      <w:r w:rsidRPr="00901591">
        <w:t xml:space="preserve">En el lado del servidor, Spring Boot expone seis módulos principales que siguen una arquitectura en capas (Controller </w:t>
      </w:r>
      <w:r w:rsidR="00DF1F59">
        <w:t>llama a</w:t>
      </w:r>
      <w:r w:rsidRPr="00901591">
        <w:t xml:space="preserve"> Service </w:t>
      </w:r>
      <w:r w:rsidR="00DF1F59">
        <w:t>y este a</w:t>
      </w:r>
      <w:r w:rsidRPr="00901591">
        <w:t xml:space="preserve"> </w:t>
      </w:r>
      <w:proofErr w:type="spellStart"/>
      <w:r w:rsidRPr="00901591">
        <w:t>Repository</w:t>
      </w:r>
      <w:proofErr w:type="spellEnd"/>
      <w:r w:rsidRPr="00901591">
        <w:t xml:space="preserve">). </w:t>
      </w:r>
      <w:proofErr w:type="spellStart"/>
      <w:r w:rsidRPr="00901591">
        <w:t>AuthController</w:t>
      </w:r>
      <w:proofErr w:type="spellEnd"/>
      <w:r w:rsidRPr="00901591">
        <w:t xml:space="preserve"> gestiona el registro e inicio de </w:t>
      </w:r>
      <w:r w:rsidRPr="00901591">
        <w:lastRenderedPageBreak/>
        <w:t>sesión</w:t>
      </w:r>
      <w:r w:rsidR="000A1A9F">
        <w:t>.</w:t>
      </w:r>
      <w:r w:rsidRPr="00901591">
        <w:t xml:space="preserve"> El </w:t>
      </w:r>
      <w:proofErr w:type="spellStart"/>
      <w:r w:rsidRPr="00901591">
        <w:t>PedidoController</w:t>
      </w:r>
      <w:proofErr w:type="spellEnd"/>
      <w:r w:rsidRPr="00901591">
        <w:t xml:space="preserve"> administra el ciclo de vida completo de los pedidos. </w:t>
      </w:r>
      <w:proofErr w:type="spellStart"/>
      <w:r w:rsidRPr="00901591">
        <w:t>RutaController</w:t>
      </w:r>
      <w:proofErr w:type="spellEnd"/>
      <w:r w:rsidRPr="00901591">
        <w:t xml:space="preserve"> recibe las coordenadas de origen y destino y ejecuta el algoritmo A* con la heurística de </w:t>
      </w:r>
      <w:proofErr w:type="spellStart"/>
      <w:r w:rsidRPr="00901591">
        <w:t>Haversine</w:t>
      </w:r>
      <w:proofErr w:type="spellEnd"/>
      <w:r w:rsidRPr="00901591">
        <w:t xml:space="preserve"> sobre el grafo de la red vial previamente cargado en memoria al arranque de la aplicación</w:t>
      </w:r>
      <w:r w:rsidR="000A1A9F">
        <w:t>.</w:t>
      </w:r>
      <w:r w:rsidRPr="00901591">
        <w:t xml:space="preserve"> UsuarioController expone las operaciones administrativas sobre cuentas y perfiles.</w:t>
      </w:r>
      <w:r w:rsidR="00493FBF" w:rsidRPr="00493FBF">
        <w:t xml:space="preserve"> </w:t>
      </w:r>
      <w:proofErr w:type="spellStart"/>
      <w:r w:rsidR="00493FBF" w:rsidRPr="00493FBF">
        <w:t>UbicacionWebSocketHandler</w:t>
      </w:r>
      <w:proofErr w:type="spellEnd"/>
      <w:r w:rsidR="00493FBF" w:rsidRPr="00493FBF">
        <w:t>, recibe las coordenadas GPS del repartidor por STOMP y, ante una proximidad menor a 500 metro</w:t>
      </w:r>
      <w:r w:rsidR="00A40331">
        <w:t>s</w:t>
      </w:r>
      <w:r w:rsidR="00493FBF" w:rsidRPr="00493FBF">
        <w:t xml:space="preserve">, delega al </w:t>
      </w:r>
      <w:proofErr w:type="spellStart"/>
      <w:r w:rsidR="00493FBF" w:rsidRPr="00493FBF">
        <w:t>NotificacionService</w:t>
      </w:r>
      <w:proofErr w:type="spellEnd"/>
      <w:r w:rsidR="00493FBF" w:rsidRPr="00493FBF">
        <w:t xml:space="preserve"> el envío de notificaciones </w:t>
      </w:r>
      <w:proofErr w:type="spellStart"/>
      <w:r w:rsidR="00493FBF" w:rsidRPr="00493FBF">
        <w:t>push</w:t>
      </w:r>
      <w:proofErr w:type="spellEnd"/>
      <w:r w:rsidR="00493FBF" w:rsidRPr="00493FBF">
        <w:t xml:space="preserve"> al cliente.</w:t>
      </w:r>
    </w:p>
    <w:p w14:paraId="5F0E07BE" w14:textId="62BF01C6" w:rsidR="00901591" w:rsidRPr="00901591" w:rsidRDefault="00901591" w:rsidP="00901591">
      <w:r w:rsidRPr="00901591">
        <w:t xml:space="preserve">La capa de persistencia se implementa mediante Spring Data JPA con </w:t>
      </w:r>
      <w:proofErr w:type="spellStart"/>
      <w:r w:rsidRPr="00901591">
        <w:t>Hibernate</w:t>
      </w:r>
      <w:proofErr w:type="spellEnd"/>
      <w:r w:rsidRPr="00901591">
        <w:t>, abstrayendo el acceso a la base de datos MariaDB.</w:t>
      </w:r>
    </w:p>
    <w:p w14:paraId="2E13778F" w14:textId="6A243BBF" w:rsidR="00BD5B9C" w:rsidRPr="0056553D" w:rsidRDefault="00520CC3" w:rsidP="0056553D">
      <w:r>
        <w:rPr>
          <w:noProof/>
        </w:rPr>
        <mc:AlternateContent>
          <mc:Choice Requires="wps">
            <w:drawing>
              <wp:anchor distT="0" distB="0" distL="114300" distR="114300" simplePos="0" relativeHeight="251658263" behindDoc="0" locked="0" layoutInCell="1" allowOverlap="1" wp14:anchorId="4277A264" wp14:editId="00045FF7">
                <wp:simplePos x="0" y="0"/>
                <wp:positionH relativeFrom="margin">
                  <wp:align>center</wp:align>
                </wp:positionH>
                <wp:positionV relativeFrom="paragraph">
                  <wp:posOffset>4065255</wp:posOffset>
                </wp:positionV>
                <wp:extent cx="6532880" cy="635"/>
                <wp:effectExtent l="0" t="0" r="1270" b="8255"/>
                <wp:wrapTopAndBottom/>
                <wp:docPr id="1400327552" name="Cuadro de texto 1"/>
                <wp:cNvGraphicFramePr/>
                <a:graphic xmlns:a="http://schemas.openxmlformats.org/drawingml/2006/main">
                  <a:graphicData uri="http://schemas.microsoft.com/office/word/2010/wordprocessingShape">
                    <wps:wsp>
                      <wps:cNvSpPr txBox="1"/>
                      <wps:spPr>
                        <a:xfrm>
                          <a:off x="0" y="0"/>
                          <a:ext cx="6532880" cy="635"/>
                        </a:xfrm>
                        <a:prstGeom prst="rect">
                          <a:avLst/>
                        </a:prstGeom>
                        <a:solidFill>
                          <a:prstClr val="white"/>
                        </a:solidFill>
                        <a:ln>
                          <a:noFill/>
                        </a:ln>
                      </wps:spPr>
                      <wps:txbx>
                        <w:txbxContent>
                          <w:p w14:paraId="792DF630" w14:textId="6CB5CD0E" w:rsidR="00E01ECE" w:rsidRPr="00AE5565" w:rsidRDefault="00E01ECE" w:rsidP="00E01ECE">
                            <w:pPr>
                              <w:pStyle w:val="Descripcin"/>
                              <w:jc w:val="center"/>
                              <w:rPr>
                                <w:sz w:val="22"/>
                              </w:rPr>
                            </w:pPr>
                            <w:bookmarkStart w:id="133" w:name="_Toc229993813"/>
                            <w:r>
                              <w:t xml:space="preserve">Ilustración </w:t>
                            </w:r>
                            <w:fldSimple w:instr=" SEQ Ilustración \* ARABIC ">
                              <w:r w:rsidR="00F43743">
                                <w:rPr>
                                  <w:noProof/>
                                </w:rPr>
                                <w:t>9</w:t>
                              </w:r>
                            </w:fldSimple>
                            <w:r>
                              <w:t xml:space="preserve"> </w:t>
                            </w:r>
                            <w:r w:rsidR="00520CC3">
                              <w:t>Diagrama de la a</w:t>
                            </w:r>
                            <w:r w:rsidR="00520CC3" w:rsidRPr="00520CC3">
                              <w:t>rquitectura general del sistema. Elaboración propia.</w:t>
                            </w:r>
                            <w:bookmarkEnd w:id="1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77A264" id="_x0000_s1034" type="#_x0000_t202" style="position:absolute;left:0;text-align:left;margin-left:0;margin-top:320.1pt;width:514.4pt;height:.05pt;z-index:251658263;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" stroked="f">
                <v:textbox style="mso-fit-shape-to-text:t" inset="0,0,0,0">
                  <w:txbxContent>
                    <w:p w14:paraId="792DF630" w14:textId="6CB5CD0E" w:rsidR="00E01ECE" w:rsidRPr="00AE5565" w:rsidRDefault="00E01ECE" w:rsidP="00E01ECE">
                      <w:pPr>
                        <w:pStyle w:val="Descripcin"/>
                        <w:jc w:val="center"/>
                        <w:rPr>
                          <w:sz w:val="22"/>
                        </w:rPr>
                      </w:pPr>
                      <w:bookmarkStart w:id="134" w:name="_Toc229993813"/>
                      <w:r>
                        <w:t xml:space="preserve">Ilustración </w:t>
                      </w:r>
                      <w:fldSimple w:instr=" SEQ Ilustración \* ARABIC ">
                        <w:r w:rsidR="00F43743">
                          <w:rPr>
                            <w:noProof/>
                          </w:rPr>
                          <w:t>9</w:t>
                        </w:r>
                      </w:fldSimple>
                      <w:r>
                        <w:t xml:space="preserve"> </w:t>
                      </w:r>
                      <w:r w:rsidR="00520CC3">
                        <w:t>Diagrama de la a</w:t>
                      </w:r>
                      <w:r w:rsidR="00520CC3" w:rsidRPr="00520CC3">
                        <w:t>rquitectura general del sistema. Elaboración propia.</w:t>
                      </w:r>
                      <w:bookmarkEnd w:id="134"/>
                    </w:p>
                  </w:txbxContent>
                </v:textbox>
                <w10:wrap type="topAndBottom" anchorx="margin"/>
              </v:shape>
            </w:pict>
          </mc:Fallback>
        </mc:AlternateContent>
      </w:r>
      <w:r w:rsidR="000A1A9F" w:rsidRPr="000A1A9F">
        <w:rPr>
          <w:noProof/>
        </w:rPr>
        <w:drawing>
          <wp:anchor distT="0" distB="0" distL="114300" distR="114300" simplePos="0" relativeHeight="251658279" behindDoc="0" locked="0" layoutInCell="1" allowOverlap="1" wp14:anchorId="79ADCA46" wp14:editId="7FDE0260">
            <wp:simplePos x="0" y="0"/>
            <wp:positionH relativeFrom="margin">
              <wp:align>center</wp:align>
            </wp:positionH>
            <wp:positionV relativeFrom="paragraph">
              <wp:posOffset>225912</wp:posOffset>
            </wp:positionV>
            <wp:extent cx="7127875" cy="3774440"/>
            <wp:effectExtent l="0" t="0" r="0" b="0"/>
            <wp:wrapTopAndBottom/>
            <wp:docPr id="68458294"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127875" cy="3774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01591" w:rsidRPr="00901591">
        <w:t xml:space="preserve">A continuación, en la ilustración 9 se presenta el diagrama de arquitectura general del </w:t>
      </w:r>
      <w:r w:rsidR="0039305C">
        <w:t>sistema</w:t>
      </w:r>
      <w:r w:rsidR="00901591" w:rsidRPr="00901591">
        <w:t>:</w:t>
      </w:r>
    </w:p>
    <w:p w14:paraId="3E962878" w14:textId="0BE8DDBA" w:rsidR="00AB716C" w:rsidRDefault="00ED6EA3" w:rsidP="00ED6EA3">
      <w:pPr>
        <w:pStyle w:val="Ttulo3"/>
      </w:pPr>
      <w:bookmarkStart w:id="135" w:name="_Toc229993959"/>
      <w:r>
        <w:t>4.6.</w:t>
      </w:r>
      <w:r w:rsidR="004021F7">
        <w:t>2</w:t>
      </w:r>
      <w:r>
        <w:t xml:space="preserve"> </w:t>
      </w:r>
      <w:r w:rsidR="002062BD">
        <w:t>Diagrama de contexto</w:t>
      </w:r>
      <w:bookmarkEnd w:id="135"/>
    </w:p>
    <w:p w14:paraId="700F87A4" w14:textId="027B414A" w:rsidR="009C027A" w:rsidRPr="009C027A" w:rsidRDefault="00FC2740" w:rsidP="009C027A">
      <w:r>
        <w:t>Para iniciar con la arquitectura</w:t>
      </w:r>
      <w:r w:rsidR="008041B1">
        <w:t xml:space="preserve"> del modelo</w:t>
      </w:r>
      <w:r>
        <w:t xml:space="preserve"> C4, </w:t>
      </w:r>
      <w:r w:rsidR="008455B6">
        <w:t>se puede</w:t>
      </w:r>
      <w:r>
        <w:t xml:space="preserve"> observar</w:t>
      </w:r>
      <w:r w:rsidR="009C027A" w:rsidRPr="009C027A">
        <w:t xml:space="preserve"> el Diagrama de Contexto del sistema </w:t>
      </w:r>
      <w:proofErr w:type="spellStart"/>
      <w:r w:rsidR="009C027A" w:rsidRPr="009C027A">
        <w:t>HToGo</w:t>
      </w:r>
      <w:proofErr w:type="spellEnd"/>
      <w:r w:rsidR="008455B6">
        <w:t xml:space="preserve"> en la </w:t>
      </w:r>
      <w:r w:rsidR="004027C3">
        <w:t>ilustración 10</w:t>
      </w:r>
      <w:r w:rsidR="009C027A" w:rsidRPr="009C027A">
        <w:t xml:space="preserve">, correspondiente al Nivel </w:t>
      </w:r>
      <w:r w:rsidR="008041B1">
        <w:t>1 del modelo</w:t>
      </w:r>
      <w:r w:rsidR="009C027A" w:rsidRPr="009C027A">
        <w:t xml:space="preserve">. </w:t>
      </w:r>
      <w:r w:rsidR="00D74F4C">
        <w:t>En este</w:t>
      </w:r>
      <w:r w:rsidR="009C027A" w:rsidRPr="009C027A">
        <w:t xml:space="preserve"> </w:t>
      </w:r>
      <w:r w:rsidR="00D74F4C">
        <w:t>nivel se</w:t>
      </w:r>
      <w:r w:rsidR="009C027A" w:rsidRPr="009C027A">
        <w:t xml:space="preserve"> </w:t>
      </w:r>
      <w:r w:rsidR="00D74F4C">
        <w:t>identifica</w:t>
      </w:r>
      <w:r w:rsidR="009C027A" w:rsidRPr="009C027A">
        <w:t xml:space="preserve"> cómo los distintos actores y sistemas externos se relacionan con la plataforma</w:t>
      </w:r>
      <w:r w:rsidR="00D74F4C">
        <w:t xml:space="preserve"> </w:t>
      </w:r>
      <w:sdt>
        <w:sdtPr>
          <w:id w:val="-1946306653"/>
          <w:citation/>
        </w:sdtPr>
        <w:sdtEndPr/>
        <w:sdtContent>
          <w:r w:rsidR="00D74F4C">
            <w:fldChar w:fldCharType="begin"/>
          </w:r>
          <w:r w:rsidR="00D74F4C">
            <w:instrText xml:space="preserve"> CITATION Sim262 \l 2058 </w:instrText>
          </w:r>
          <w:r w:rsidR="00D74F4C">
            <w:fldChar w:fldCharType="separate"/>
          </w:r>
          <w:r>
            <w:rPr>
              <w:noProof/>
            </w:rPr>
            <w:t>[</w:t>
          </w:r>
          <w:r w:rsidR="00DA3F7B" w:rsidRPr="00DA3F7B">
            <w:rPr>
              <w:noProof/>
            </w:rPr>
            <w:t>119</w:t>
          </w:r>
          <w:r>
            <w:rPr>
              <w:noProof/>
            </w:rPr>
            <w:t>]</w:t>
          </w:r>
          <w:r w:rsidR="00D74F4C">
            <w:fldChar w:fldCharType="end"/>
          </w:r>
        </w:sdtContent>
      </w:sdt>
      <w:r w:rsidR="009C027A" w:rsidRPr="009C027A">
        <w:t>. Los componentes identificados son los siguientes:</w:t>
      </w:r>
    </w:p>
    <w:p w14:paraId="1ED3A287" w14:textId="4AFF029F" w:rsidR="009C027A" w:rsidRPr="009C027A" w:rsidRDefault="009C027A" w:rsidP="005D18BC">
      <w:pPr>
        <w:numPr>
          <w:ilvl w:val="0"/>
          <w:numId w:val="4"/>
        </w:numPr>
      </w:pPr>
      <w:r w:rsidRPr="009C027A">
        <w:rPr>
          <w:b/>
          <w:bCs/>
        </w:rPr>
        <w:t xml:space="preserve">Cliente: </w:t>
      </w:r>
      <w:r w:rsidRPr="009C027A">
        <w:t xml:space="preserve">Persona ubicada dentro de la Alcaldía Benito Juárez que solicita la entrega de garrafones de agua potable a través de la aplicación móvil. </w:t>
      </w:r>
      <w:r w:rsidR="008041B1">
        <w:t>Tiene la capacidad de</w:t>
      </w:r>
      <w:r w:rsidRPr="009C027A">
        <w:t xml:space="preserve"> rastrear la ubicación del repartidor, recibir notificaciones de proximida</w:t>
      </w:r>
      <w:r w:rsidR="00C41705">
        <w:t>d,</w:t>
      </w:r>
      <w:r w:rsidRPr="009C027A">
        <w:t xml:space="preserve"> gestionar el historial de sus pedidos</w:t>
      </w:r>
      <w:r w:rsidR="00C41705">
        <w:t xml:space="preserve"> y programar pedidos</w:t>
      </w:r>
      <w:r w:rsidRPr="009C027A">
        <w:t>.</w:t>
      </w:r>
    </w:p>
    <w:p w14:paraId="380EE9F0" w14:textId="77777777" w:rsidR="009C027A" w:rsidRPr="009C027A" w:rsidRDefault="009C027A" w:rsidP="005D18BC">
      <w:pPr>
        <w:numPr>
          <w:ilvl w:val="0"/>
          <w:numId w:val="4"/>
        </w:numPr>
      </w:pPr>
      <w:r w:rsidRPr="009C027A">
        <w:rPr>
          <w:b/>
          <w:bCs/>
        </w:rPr>
        <w:lastRenderedPageBreak/>
        <w:t xml:space="preserve">Repartidor: </w:t>
      </w:r>
      <w:r w:rsidRPr="009C027A">
        <w:t>Persona encargada de distribuir los garrafones. Utiliza la aplicación móvil para visualizar los pedidos disponibles, obtener la ruta optimizada hacia los domicilios de entrega y actualizar el estado de cada pedido.</w:t>
      </w:r>
    </w:p>
    <w:p w14:paraId="2F316E4F" w14:textId="77777777" w:rsidR="009C027A" w:rsidRPr="009C027A" w:rsidRDefault="009C027A" w:rsidP="005D18BC">
      <w:pPr>
        <w:numPr>
          <w:ilvl w:val="0"/>
          <w:numId w:val="4"/>
        </w:numPr>
      </w:pPr>
      <w:r w:rsidRPr="009C027A">
        <w:rPr>
          <w:b/>
          <w:bCs/>
        </w:rPr>
        <w:t xml:space="preserve">Super Administrador: </w:t>
      </w:r>
      <w:r w:rsidRPr="009C027A">
        <w:t>Persona responsable de la gestión global del sistema. Tiene la facultad de dar de alta y de baja a usuarios y repartidores, así como de supervisar el correcto funcionamiento de la plataforma.</w:t>
      </w:r>
    </w:p>
    <w:p w14:paraId="1661A98A" w14:textId="7B525D74" w:rsidR="009C027A" w:rsidRPr="009C027A" w:rsidRDefault="009C027A" w:rsidP="005D18BC">
      <w:pPr>
        <w:numPr>
          <w:ilvl w:val="0"/>
          <w:numId w:val="4"/>
        </w:numPr>
      </w:pPr>
      <w:r w:rsidRPr="009C027A">
        <w:rPr>
          <w:b/>
          <w:bCs/>
        </w:rPr>
        <w:t xml:space="preserve">Aplicación Móvil </w:t>
      </w:r>
      <w:proofErr w:type="spellStart"/>
      <w:r w:rsidRPr="009C027A">
        <w:rPr>
          <w:b/>
          <w:bCs/>
        </w:rPr>
        <w:t>HToGo</w:t>
      </w:r>
      <w:proofErr w:type="spellEnd"/>
      <w:r w:rsidRPr="009C027A">
        <w:rPr>
          <w:b/>
          <w:bCs/>
        </w:rPr>
        <w:t xml:space="preserve">: </w:t>
      </w:r>
      <w:r w:rsidRPr="009C027A">
        <w:t xml:space="preserve">Sistema central que orquesta la comunicación entre los actores. Incluye la interfaz de usuario para clientes y repartidores, la lógica de negocio expuesta mediante servicios REST, el módulo de enrutamiento con el algoritmo A*, y el canal de comunicación mediante </w:t>
      </w:r>
      <w:proofErr w:type="spellStart"/>
      <w:r w:rsidRPr="009C027A">
        <w:t>WebSockets</w:t>
      </w:r>
      <w:proofErr w:type="spellEnd"/>
      <w:r w:rsidRPr="009C027A">
        <w:t>.</w:t>
      </w:r>
    </w:p>
    <w:p w14:paraId="3BB1C8A2" w14:textId="77777777" w:rsidR="009C027A" w:rsidRPr="009C027A" w:rsidRDefault="009C027A" w:rsidP="005D18BC">
      <w:pPr>
        <w:numPr>
          <w:ilvl w:val="0"/>
          <w:numId w:val="4"/>
        </w:numPr>
      </w:pPr>
      <w:r w:rsidRPr="009C027A">
        <w:rPr>
          <w:b/>
          <w:bCs/>
        </w:rPr>
        <w:t xml:space="preserve">API de Google </w:t>
      </w:r>
      <w:proofErr w:type="spellStart"/>
      <w:r w:rsidRPr="009C027A">
        <w:rPr>
          <w:b/>
          <w:bCs/>
        </w:rPr>
        <w:t>Maps</w:t>
      </w:r>
      <w:proofErr w:type="spellEnd"/>
      <w:r w:rsidRPr="009C027A">
        <w:rPr>
          <w:b/>
          <w:bCs/>
        </w:rPr>
        <w:t xml:space="preserve">: </w:t>
      </w:r>
      <w:r w:rsidRPr="009C027A">
        <w:t>Servicio externo utilizado exclusivamente como capa de presentación cartográfica. Proporciona la visualización del mapa y la posibilidad de exportar coordenadas hacia la aplicación nativa de navegación del repartidor.</w:t>
      </w:r>
    </w:p>
    <w:p w14:paraId="2D286089" w14:textId="27E12AB0" w:rsidR="00942B82" w:rsidRDefault="0093784C" w:rsidP="005D18BC">
      <w:pPr>
        <w:numPr>
          <w:ilvl w:val="0"/>
          <w:numId w:val="4"/>
        </w:numPr>
      </w:pPr>
      <w:r>
        <w:rPr>
          <w:noProof/>
        </w:rPr>
        <mc:AlternateContent>
          <mc:Choice Requires="wps">
            <w:drawing>
              <wp:anchor distT="0" distB="0" distL="114300" distR="114300" simplePos="0" relativeHeight="251658257" behindDoc="0" locked="0" layoutInCell="1" allowOverlap="1" wp14:anchorId="6D88C67D" wp14:editId="401AE4DB">
                <wp:simplePos x="0" y="0"/>
                <wp:positionH relativeFrom="column">
                  <wp:posOffset>-7620</wp:posOffset>
                </wp:positionH>
                <wp:positionV relativeFrom="paragraph">
                  <wp:posOffset>4154170</wp:posOffset>
                </wp:positionV>
                <wp:extent cx="5612130" cy="635"/>
                <wp:effectExtent l="0" t="0" r="0" b="0"/>
                <wp:wrapTopAndBottom/>
                <wp:docPr id="259294530"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2EE58EAE" w14:textId="08B8B472" w:rsidR="0093784C" w:rsidRPr="0005671A" w:rsidRDefault="0093784C" w:rsidP="00420C14">
                            <w:pPr>
                              <w:pStyle w:val="Descripcin"/>
                              <w:jc w:val="center"/>
                              <w:rPr>
                                <w:noProof/>
                                <w:sz w:val="22"/>
                              </w:rPr>
                            </w:pPr>
                            <w:bookmarkStart w:id="136" w:name="_Toc229993814"/>
                            <w:r>
                              <w:t xml:space="preserve">Ilustración </w:t>
                            </w:r>
                            <w:fldSimple w:instr=" SEQ Ilustración \* ARABIC ">
                              <w:r w:rsidR="00F43743">
                                <w:rPr>
                                  <w:noProof/>
                                </w:rPr>
                                <w:t>10</w:t>
                              </w:r>
                            </w:fldSimple>
                            <w:r w:rsidR="002C28DD">
                              <w:t xml:space="preserve"> Diagrama de Contexto</w:t>
                            </w:r>
                            <w:r w:rsidR="00420C14">
                              <w:t xml:space="preserve"> </w:t>
                            </w:r>
                            <w:r w:rsidR="00420C14" w:rsidRPr="00420C14">
                              <w:t>(C4 – Nivel 1). Elaboración propia.</w:t>
                            </w:r>
                            <w:bookmarkEnd w:id="1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88C67D" id="_x0000_s1035" type="#_x0000_t202" style="position:absolute;left:0;text-align:left;margin-left:-.6pt;margin-top:327.1pt;width:441.9pt;height:.05pt;z-index:25165825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" stroked="f">
                <v:textbox style="mso-fit-shape-to-text:t" inset="0,0,0,0">
                  <w:txbxContent>
                    <w:p w14:paraId="2EE58EAE" w14:textId="08B8B472" w:rsidR="0093784C" w:rsidRPr="0005671A" w:rsidRDefault="0093784C" w:rsidP="00420C14">
                      <w:pPr>
                        <w:pStyle w:val="Descripcin"/>
                        <w:jc w:val="center"/>
                        <w:rPr>
                          <w:noProof/>
                          <w:sz w:val="22"/>
                        </w:rPr>
                      </w:pPr>
                      <w:bookmarkStart w:id="137" w:name="_Toc229993814"/>
                      <w:r>
                        <w:t xml:space="preserve">Ilustración </w:t>
                      </w:r>
                      <w:fldSimple w:instr=" SEQ Ilustración \* ARABIC ">
                        <w:r w:rsidR="00F43743">
                          <w:rPr>
                            <w:noProof/>
                          </w:rPr>
                          <w:t>10</w:t>
                        </w:r>
                      </w:fldSimple>
                      <w:r w:rsidR="002C28DD">
                        <w:t xml:space="preserve"> Diagrama de Contexto</w:t>
                      </w:r>
                      <w:r w:rsidR="00420C14">
                        <w:t xml:space="preserve"> </w:t>
                      </w:r>
                      <w:r w:rsidR="00420C14" w:rsidRPr="00420C14">
                        <w:t>(C4 – Nivel 1). Elaboración propia.</w:t>
                      </w:r>
                      <w:bookmarkEnd w:id="137"/>
                    </w:p>
                  </w:txbxContent>
                </v:textbox>
                <w10:wrap type="topAndBottom"/>
              </v:shape>
            </w:pict>
          </mc:Fallback>
        </mc:AlternateContent>
      </w:r>
      <w:r w:rsidR="00035F6D">
        <w:rPr>
          <w:noProof/>
        </w:rPr>
        <w:drawing>
          <wp:anchor distT="0" distB="0" distL="114300" distR="114300" simplePos="0" relativeHeight="251658253" behindDoc="0" locked="0" layoutInCell="1" allowOverlap="1" wp14:anchorId="7C653F1B" wp14:editId="4A5E41E7">
            <wp:simplePos x="0" y="0"/>
            <wp:positionH relativeFrom="margin">
              <wp:align>right</wp:align>
            </wp:positionH>
            <wp:positionV relativeFrom="paragraph">
              <wp:posOffset>580390</wp:posOffset>
            </wp:positionV>
            <wp:extent cx="5612130" cy="3516630"/>
            <wp:effectExtent l="0" t="0" r="7620" b="7620"/>
            <wp:wrapTopAndBottom/>
            <wp:docPr id="135816538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65382" name="Imagen 1358165382"/>
                    <pic:cNvPicPr/>
                  </pic:nvPicPr>
                  <pic:blipFill>
                    <a:blip r:embed="rId25">
                      <a:extLst>
                        <a:ext uri="{28A0092B-C50C-407E-A947-70E740481C1C}">
                          <a14:useLocalDpi xmlns:a14="http://schemas.microsoft.com/office/drawing/2010/main" val="0"/>
                        </a:ext>
                      </a:extLst>
                    </a:blip>
                    <a:stretch>
                      <a:fillRect/>
                    </a:stretch>
                  </pic:blipFill>
                  <pic:spPr>
                    <a:xfrm>
                      <a:off x="0" y="0"/>
                      <a:ext cx="5612130" cy="351663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9C027A" w:rsidRPr="009C027A">
        <w:rPr>
          <w:b/>
          <w:bCs/>
        </w:rPr>
        <w:t>OpenStreetMap</w:t>
      </w:r>
      <w:proofErr w:type="spellEnd"/>
      <w:r w:rsidR="009C027A" w:rsidRPr="009C027A">
        <w:rPr>
          <w:b/>
          <w:bCs/>
        </w:rPr>
        <w:t xml:space="preserve"> (OSM): </w:t>
      </w:r>
      <w:r w:rsidR="009C027A" w:rsidRPr="009C027A">
        <w:t>Fuente de datos geográficos abiertos. Proporciona la red vial de la Alcaldía Benito Juárez en forma de grafos (nodos y aristas) que el algoritmo A* consume internamente para calcular rutas, sin depender de</w:t>
      </w:r>
      <w:r w:rsidR="00E11C95">
        <w:t xml:space="preserve"> otros</w:t>
      </w:r>
      <w:r w:rsidR="009C027A" w:rsidRPr="009C027A">
        <w:t xml:space="preserve"> servicio</w:t>
      </w:r>
      <w:r w:rsidR="00E11C95">
        <w:t>s.</w:t>
      </w:r>
    </w:p>
    <w:p w14:paraId="61452B97" w14:textId="3B1D7F29" w:rsidR="00256324" w:rsidRPr="00256324" w:rsidRDefault="00256324" w:rsidP="00256324">
      <w:pPr>
        <w:spacing w:before="120" w:after="120"/>
        <w:rPr>
          <w:rFonts w:cs="Times New Roman"/>
        </w:rPr>
      </w:pPr>
      <w:r w:rsidRPr="00256324">
        <w:rPr>
          <w:rFonts w:eastAsia="Arial" w:cs="Times New Roman"/>
          <w:szCs w:val="22"/>
        </w:rPr>
        <w:t xml:space="preserve">La aplicación </w:t>
      </w:r>
      <w:proofErr w:type="spellStart"/>
      <w:r w:rsidRPr="00256324">
        <w:rPr>
          <w:rFonts w:eastAsia="Arial" w:cs="Times New Roman"/>
          <w:szCs w:val="22"/>
        </w:rPr>
        <w:t>HToGo</w:t>
      </w:r>
      <w:proofErr w:type="spellEnd"/>
      <w:r w:rsidRPr="00256324">
        <w:rPr>
          <w:rFonts w:eastAsia="Arial" w:cs="Times New Roman"/>
          <w:szCs w:val="22"/>
        </w:rPr>
        <w:t xml:space="preserve"> actúa como el núcleo del sistema, interactuando directamente con los tres roles de usuario (cliente, repartidor y super administrador) y consumiendo dos servicios externos. El uso </w:t>
      </w:r>
      <w:r>
        <w:rPr>
          <w:rFonts w:eastAsia="Arial" w:cs="Times New Roman"/>
          <w:szCs w:val="22"/>
        </w:rPr>
        <w:t xml:space="preserve">de ambas </w:t>
      </w:r>
      <w:proofErr w:type="spellStart"/>
      <w:r w:rsidRPr="00256324">
        <w:rPr>
          <w:rFonts w:eastAsia="Arial" w:cs="Times New Roman"/>
          <w:szCs w:val="22"/>
        </w:rPr>
        <w:t>APIs</w:t>
      </w:r>
      <w:proofErr w:type="spellEnd"/>
      <w:r w:rsidRPr="00256324">
        <w:rPr>
          <w:rFonts w:eastAsia="Arial" w:cs="Times New Roman"/>
          <w:szCs w:val="22"/>
        </w:rPr>
        <w:t xml:space="preserve"> de mapas </w:t>
      </w:r>
      <w:r>
        <w:rPr>
          <w:rFonts w:eastAsia="Arial" w:cs="Times New Roman"/>
          <w:szCs w:val="22"/>
        </w:rPr>
        <w:t>se debe a una decisión técnica, donde</w:t>
      </w:r>
      <w:r w:rsidRPr="00256324">
        <w:rPr>
          <w:rFonts w:eastAsia="Arial" w:cs="Times New Roman"/>
          <w:szCs w:val="22"/>
        </w:rPr>
        <w:t xml:space="preserve"> </w:t>
      </w:r>
      <w:proofErr w:type="spellStart"/>
      <w:r w:rsidRPr="00256324">
        <w:rPr>
          <w:rFonts w:eastAsia="Arial" w:cs="Times New Roman"/>
          <w:szCs w:val="22"/>
        </w:rPr>
        <w:t>OpenStreetMap</w:t>
      </w:r>
      <w:proofErr w:type="spellEnd"/>
      <w:r w:rsidRPr="00256324">
        <w:rPr>
          <w:rFonts w:eastAsia="Arial" w:cs="Times New Roman"/>
          <w:szCs w:val="22"/>
        </w:rPr>
        <w:t xml:space="preserve"> garantiza la libertad de acceso a los datos </w:t>
      </w:r>
      <w:r w:rsidR="00337643" w:rsidRPr="00256324">
        <w:rPr>
          <w:rFonts w:eastAsia="Arial" w:cs="Times New Roman"/>
          <w:szCs w:val="22"/>
        </w:rPr>
        <w:t xml:space="preserve">necesarios </w:t>
      </w:r>
      <w:r w:rsidR="00B44ABF">
        <w:rPr>
          <w:rFonts w:eastAsia="Arial" w:cs="Times New Roman"/>
          <w:szCs w:val="22"/>
        </w:rPr>
        <w:t>del mapa</w:t>
      </w:r>
      <w:r w:rsidRPr="00256324">
        <w:rPr>
          <w:rFonts w:eastAsia="Arial" w:cs="Times New Roman"/>
          <w:szCs w:val="22"/>
        </w:rPr>
        <w:t xml:space="preserve"> para ejecutar el algoritmo A*, </w:t>
      </w:r>
      <w:r w:rsidR="00B44ABF">
        <w:rPr>
          <w:rFonts w:eastAsia="Arial" w:cs="Times New Roman"/>
          <w:szCs w:val="22"/>
        </w:rPr>
        <w:t xml:space="preserve">a la vez que </w:t>
      </w:r>
      <w:r w:rsidRPr="00256324">
        <w:rPr>
          <w:rFonts w:eastAsia="Arial" w:cs="Times New Roman"/>
          <w:szCs w:val="22"/>
        </w:rPr>
        <w:t xml:space="preserve">Google </w:t>
      </w:r>
      <w:proofErr w:type="spellStart"/>
      <w:r w:rsidRPr="00256324">
        <w:rPr>
          <w:rFonts w:eastAsia="Arial" w:cs="Times New Roman"/>
          <w:szCs w:val="22"/>
        </w:rPr>
        <w:t>Maps</w:t>
      </w:r>
      <w:proofErr w:type="spellEnd"/>
      <w:r w:rsidRPr="00256324">
        <w:rPr>
          <w:rFonts w:eastAsia="Arial" w:cs="Times New Roman"/>
          <w:szCs w:val="22"/>
        </w:rPr>
        <w:t xml:space="preserve"> ofrece una visualización para el usuario</w:t>
      </w:r>
      <w:r w:rsidR="00B44ABF">
        <w:rPr>
          <w:rFonts w:eastAsia="Arial" w:cs="Times New Roman"/>
          <w:szCs w:val="22"/>
        </w:rPr>
        <w:t xml:space="preserve"> repartidor.</w:t>
      </w:r>
    </w:p>
    <w:p w14:paraId="35BD68C8" w14:textId="19097402" w:rsidR="00022749" w:rsidRDefault="00022749" w:rsidP="00022749">
      <w:pPr>
        <w:pStyle w:val="Ttulo3"/>
        <w:rPr>
          <w:rFonts w:eastAsia="Arial"/>
        </w:rPr>
      </w:pPr>
      <w:bookmarkStart w:id="138" w:name="_Toc229993960"/>
      <w:r>
        <w:rPr>
          <w:rFonts w:eastAsia="Arial"/>
        </w:rPr>
        <w:lastRenderedPageBreak/>
        <w:t>4.6.</w:t>
      </w:r>
      <w:r w:rsidR="004021F7">
        <w:rPr>
          <w:rFonts w:eastAsia="Arial"/>
        </w:rPr>
        <w:t>3</w:t>
      </w:r>
      <w:r>
        <w:rPr>
          <w:rFonts w:eastAsia="Arial"/>
        </w:rPr>
        <w:t xml:space="preserve"> Diagrama de Contenedores (Nivel 2)</w:t>
      </w:r>
      <w:bookmarkEnd w:id="138"/>
    </w:p>
    <w:p w14:paraId="09DF0483" w14:textId="121AAD57" w:rsidR="00126B65" w:rsidRPr="00126B65" w:rsidRDefault="000A34E6" w:rsidP="0082128F">
      <w:pPr>
        <w:spacing w:before="120" w:after="120"/>
        <w:rPr>
          <w:rFonts w:cs="Times New Roman"/>
        </w:rPr>
      </w:pPr>
      <w:r>
        <w:rPr>
          <w:rFonts w:eastAsia="Arial" w:cs="Times New Roman"/>
          <w:szCs w:val="22"/>
        </w:rPr>
        <w:t>El</w:t>
      </w:r>
      <w:r w:rsidR="00126B65" w:rsidRPr="00126B65">
        <w:rPr>
          <w:rFonts w:eastAsia="Arial" w:cs="Times New Roman"/>
          <w:szCs w:val="22"/>
        </w:rPr>
        <w:t xml:space="preserve"> Diagrama de Contenedores </w:t>
      </w:r>
      <w:r w:rsidR="00724C54">
        <w:rPr>
          <w:rFonts w:eastAsia="Arial" w:cs="Times New Roman"/>
          <w:szCs w:val="22"/>
        </w:rPr>
        <w:t xml:space="preserve">pertenece </w:t>
      </w:r>
      <w:r w:rsidR="00126B65" w:rsidRPr="00126B65">
        <w:rPr>
          <w:rFonts w:eastAsia="Arial" w:cs="Times New Roman"/>
          <w:szCs w:val="22"/>
        </w:rPr>
        <w:t>al Nivel 2 del modelo C4.</w:t>
      </w:r>
      <w:r>
        <w:rPr>
          <w:rFonts w:eastAsia="Arial" w:cs="Times New Roman"/>
          <w:szCs w:val="22"/>
        </w:rPr>
        <w:t xml:space="preserve"> </w:t>
      </w:r>
      <w:r w:rsidR="00126B65" w:rsidRPr="00126B65">
        <w:rPr>
          <w:rFonts w:eastAsia="Arial" w:cs="Times New Roman"/>
          <w:szCs w:val="22"/>
        </w:rPr>
        <w:t>E</w:t>
      </w:r>
      <w:r w:rsidR="00BE2D9F">
        <w:rPr>
          <w:rFonts w:eastAsia="Arial" w:cs="Times New Roman"/>
          <w:szCs w:val="22"/>
        </w:rPr>
        <w:t xml:space="preserve">n este nivel se representa la </w:t>
      </w:r>
      <w:r w:rsidR="006831B1">
        <w:rPr>
          <w:rFonts w:eastAsia="Arial" w:cs="Times New Roman"/>
          <w:szCs w:val="22"/>
        </w:rPr>
        <w:t xml:space="preserve">aplicación, donde cada contenedor </w:t>
      </w:r>
      <w:r w:rsidR="00717A02">
        <w:rPr>
          <w:rFonts w:eastAsia="Arial" w:cs="Times New Roman"/>
          <w:szCs w:val="22"/>
        </w:rPr>
        <w:t xml:space="preserve">es una generalidad de la tecnología a utilizar en cada acción necesaria del sistema </w:t>
      </w:r>
      <w:sdt>
        <w:sdtPr>
          <w:rPr>
            <w:rFonts w:eastAsia="Arial" w:cs="Times New Roman"/>
            <w:szCs w:val="22"/>
          </w:rPr>
          <w:id w:val="497621016"/>
          <w:citation/>
        </w:sdtPr>
        <w:sdtEndPr/>
        <w:sdtContent>
          <w:r w:rsidR="00717A02">
            <w:rPr>
              <w:rFonts w:eastAsia="Arial" w:cs="Times New Roman"/>
              <w:szCs w:val="22"/>
            </w:rPr>
            <w:fldChar w:fldCharType="begin"/>
          </w:r>
          <w:r w:rsidR="00717A02">
            <w:rPr>
              <w:rFonts w:eastAsia="Arial" w:cs="Times New Roman"/>
              <w:szCs w:val="22"/>
            </w:rPr>
            <w:instrText xml:space="preserve"> CITATION Sim261 \l 2058 </w:instrText>
          </w:r>
          <w:r w:rsidR="00717A02">
            <w:rPr>
              <w:rFonts w:eastAsia="Arial" w:cs="Times New Roman"/>
              <w:szCs w:val="22"/>
            </w:rPr>
            <w:fldChar w:fldCharType="separate"/>
          </w:r>
          <w:r>
            <w:rPr>
              <w:rFonts w:eastAsia="Arial" w:cs="Times New Roman"/>
              <w:noProof/>
              <w:szCs w:val="22"/>
            </w:rPr>
            <w:t>[</w:t>
          </w:r>
          <w:r w:rsidR="00DA3F7B" w:rsidRPr="00DA3F7B">
            <w:rPr>
              <w:rFonts w:eastAsia="Arial" w:cs="Times New Roman"/>
              <w:noProof/>
              <w:szCs w:val="22"/>
            </w:rPr>
            <w:t>120</w:t>
          </w:r>
          <w:r>
            <w:rPr>
              <w:rFonts w:eastAsia="Arial" w:cs="Times New Roman"/>
              <w:noProof/>
              <w:szCs w:val="22"/>
            </w:rPr>
            <w:t>]</w:t>
          </w:r>
          <w:r w:rsidR="00717A02">
            <w:rPr>
              <w:rFonts w:eastAsia="Arial" w:cs="Times New Roman"/>
              <w:szCs w:val="22"/>
            </w:rPr>
            <w:fldChar w:fldCharType="end"/>
          </w:r>
        </w:sdtContent>
      </w:sdt>
      <w:r w:rsidR="0082128F">
        <w:rPr>
          <w:rFonts w:eastAsia="Arial" w:cs="Times New Roman"/>
          <w:szCs w:val="22"/>
        </w:rPr>
        <w:t>.</w:t>
      </w:r>
      <w:r w:rsidR="008D5203">
        <w:rPr>
          <w:rFonts w:eastAsia="Arial" w:cs="Times New Roman"/>
          <w:szCs w:val="22"/>
        </w:rPr>
        <w:t xml:space="preserve"> </w:t>
      </w:r>
      <w:r w:rsidR="00126B65" w:rsidRPr="00126B65">
        <w:rPr>
          <w:rFonts w:eastAsia="Arial" w:cs="Times New Roman"/>
          <w:szCs w:val="22"/>
        </w:rPr>
        <w:t>Los contenedores identificados en el sistema son:</w:t>
      </w:r>
    </w:p>
    <w:p w14:paraId="4BBCDE58" w14:textId="048766F9" w:rsidR="00126B65" w:rsidRPr="00126B65" w:rsidRDefault="00126B65" w:rsidP="005D18BC">
      <w:pPr>
        <w:pStyle w:val="Prrafodelista"/>
        <w:numPr>
          <w:ilvl w:val="0"/>
          <w:numId w:val="5"/>
        </w:numPr>
        <w:spacing w:before="80" w:after="80" w:line="240" w:lineRule="auto"/>
        <w:contextualSpacing w:val="0"/>
        <w:rPr>
          <w:rFonts w:cs="Times New Roman"/>
        </w:rPr>
      </w:pPr>
      <w:r w:rsidRPr="00126B65">
        <w:rPr>
          <w:rFonts w:eastAsia="Arial" w:cs="Times New Roman"/>
          <w:b/>
          <w:bCs/>
          <w:szCs w:val="22"/>
        </w:rPr>
        <w:t>Aplicación Móvil (</w:t>
      </w:r>
      <w:proofErr w:type="spellStart"/>
      <w:r w:rsidRPr="00126B65">
        <w:rPr>
          <w:rFonts w:eastAsia="Arial" w:cs="Times New Roman"/>
          <w:b/>
          <w:bCs/>
          <w:szCs w:val="22"/>
        </w:rPr>
        <w:t>Kotlin</w:t>
      </w:r>
      <w:proofErr w:type="spellEnd"/>
      <w:r w:rsidRPr="00126B65">
        <w:rPr>
          <w:rFonts w:eastAsia="Arial" w:cs="Times New Roman"/>
          <w:b/>
          <w:bCs/>
          <w:szCs w:val="22"/>
        </w:rPr>
        <w:t xml:space="preserve">/Android): </w:t>
      </w:r>
      <w:r w:rsidRPr="00126B65">
        <w:rPr>
          <w:rFonts w:eastAsia="Arial" w:cs="Times New Roman"/>
          <w:szCs w:val="22"/>
        </w:rPr>
        <w:t xml:space="preserve">Interfaz de usuario nativa para Android, desarrollada en </w:t>
      </w:r>
      <w:proofErr w:type="spellStart"/>
      <w:r w:rsidRPr="00126B65">
        <w:rPr>
          <w:rFonts w:eastAsia="Arial" w:cs="Times New Roman"/>
          <w:szCs w:val="22"/>
        </w:rPr>
        <w:t>Kotlin</w:t>
      </w:r>
      <w:proofErr w:type="spellEnd"/>
      <w:r w:rsidRPr="00126B65">
        <w:rPr>
          <w:rFonts w:eastAsia="Arial" w:cs="Times New Roman"/>
          <w:szCs w:val="22"/>
        </w:rPr>
        <w:t xml:space="preserve">. Es el punto de entrada para los actores cliente y repartidor. Se comunica con el </w:t>
      </w:r>
      <w:proofErr w:type="spellStart"/>
      <w:r w:rsidRPr="00126B65">
        <w:rPr>
          <w:rFonts w:eastAsia="Arial" w:cs="Times New Roman"/>
          <w:szCs w:val="22"/>
        </w:rPr>
        <w:t>backend</w:t>
      </w:r>
      <w:proofErr w:type="spellEnd"/>
      <w:r w:rsidRPr="00126B65">
        <w:rPr>
          <w:rFonts w:eastAsia="Arial" w:cs="Times New Roman"/>
          <w:szCs w:val="22"/>
        </w:rPr>
        <w:t xml:space="preserve"> mediante dos canales distintos: solicitudes HTTP REST para las operaciones de negocio (registro, login, gestión de pedidos, historial) y una conexión </w:t>
      </w:r>
      <w:proofErr w:type="spellStart"/>
      <w:r w:rsidRPr="00126B65">
        <w:rPr>
          <w:rFonts w:eastAsia="Arial" w:cs="Times New Roman"/>
          <w:szCs w:val="22"/>
        </w:rPr>
        <w:t>WebSocket</w:t>
      </w:r>
      <w:proofErr w:type="spellEnd"/>
      <w:r w:rsidRPr="00126B65">
        <w:rPr>
          <w:rFonts w:eastAsia="Arial" w:cs="Times New Roman"/>
          <w:szCs w:val="22"/>
        </w:rPr>
        <w:t xml:space="preserve"> persistente para el intercambio de coordenadas GPS, evitando la latencia de las peticiones HTTP convencionales y la sobrecarga sobre la base de datos.</w:t>
      </w:r>
    </w:p>
    <w:p w14:paraId="27AABE1F" w14:textId="54823309" w:rsidR="00126B65" w:rsidRPr="00126B65" w:rsidRDefault="00126B65" w:rsidP="005D18BC">
      <w:pPr>
        <w:pStyle w:val="Prrafodelista"/>
        <w:numPr>
          <w:ilvl w:val="0"/>
          <w:numId w:val="5"/>
        </w:numPr>
        <w:spacing w:before="80" w:after="80" w:line="240" w:lineRule="auto"/>
        <w:contextualSpacing w:val="0"/>
        <w:rPr>
          <w:rFonts w:cs="Times New Roman"/>
        </w:rPr>
      </w:pPr>
      <w:proofErr w:type="spellStart"/>
      <w:r w:rsidRPr="00126B65">
        <w:rPr>
          <w:rFonts w:eastAsia="Arial" w:cs="Times New Roman"/>
          <w:b/>
          <w:bCs/>
          <w:szCs w:val="22"/>
        </w:rPr>
        <w:t>Backend</w:t>
      </w:r>
      <w:proofErr w:type="spellEnd"/>
      <w:r w:rsidRPr="00126B65">
        <w:rPr>
          <w:rFonts w:eastAsia="Arial" w:cs="Times New Roman"/>
          <w:b/>
          <w:bCs/>
          <w:szCs w:val="22"/>
        </w:rPr>
        <w:t xml:space="preserve"> Spring Boot (Nube): </w:t>
      </w:r>
      <w:r w:rsidRPr="00126B65">
        <w:rPr>
          <w:rFonts w:eastAsia="Arial" w:cs="Times New Roman"/>
          <w:szCs w:val="22"/>
        </w:rPr>
        <w:t xml:space="preserve">Servidor de aplicaciones desplegado en la nube, desarrollado con el </w:t>
      </w:r>
      <w:proofErr w:type="spellStart"/>
      <w:r w:rsidRPr="00126B65">
        <w:rPr>
          <w:rFonts w:eastAsia="Arial" w:cs="Times New Roman"/>
          <w:szCs w:val="22"/>
        </w:rPr>
        <w:t>framework</w:t>
      </w:r>
      <w:proofErr w:type="spellEnd"/>
      <w:r w:rsidRPr="00126B65">
        <w:rPr>
          <w:rFonts w:eastAsia="Arial" w:cs="Times New Roman"/>
          <w:szCs w:val="22"/>
        </w:rPr>
        <w:t xml:space="preserve"> Spring Boot sobre Java. Expone una API REST que atiende las peticiones de la aplicación móvil y un servidor de </w:t>
      </w:r>
      <w:proofErr w:type="spellStart"/>
      <w:r w:rsidRPr="00126B65">
        <w:rPr>
          <w:rFonts w:eastAsia="Arial" w:cs="Times New Roman"/>
          <w:szCs w:val="22"/>
        </w:rPr>
        <w:t>WebSockets</w:t>
      </w:r>
      <w:proofErr w:type="spellEnd"/>
      <w:r w:rsidRPr="00126B65">
        <w:rPr>
          <w:rFonts w:eastAsia="Arial" w:cs="Times New Roman"/>
          <w:szCs w:val="22"/>
        </w:rPr>
        <w:t xml:space="preserve"> implementado con el protocolo STOMP para la retransmisión de coordenadas. Adicionalmente, contiene el módulo del algoritmo A* que procesa los datos de la red vial obtenidos de </w:t>
      </w:r>
      <w:proofErr w:type="spellStart"/>
      <w:r w:rsidRPr="00126B65">
        <w:rPr>
          <w:rFonts w:eastAsia="Arial" w:cs="Times New Roman"/>
          <w:szCs w:val="22"/>
        </w:rPr>
        <w:t>OpenStreetMap</w:t>
      </w:r>
      <w:proofErr w:type="spellEnd"/>
      <w:r w:rsidRPr="00126B65">
        <w:rPr>
          <w:rFonts w:eastAsia="Arial" w:cs="Times New Roman"/>
          <w:szCs w:val="22"/>
        </w:rPr>
        <w:t xml:space="preserve"> para generar rutas.</w:t>
      </w:r>
    </w:p>
    <w:p w14:paraId="5C4C712B" w14:textId="77777777" w:rsidR="00126B65" w:rsidRPr="00126B65" w:rsidRDefault="00126B65" w:rsidP="005D18BC">
      <w:pPr>
        <w:pStyle w:val="Prrafodelista"/>
        <w:numPr>
          <w:ilvl w:val="0"/>
          <w:numId w:val="5"/>
        </w:numPr>
        <w:spacing w:before="80" w:after="80" w:line="240" w:lineRule="auto"/>
        <w:contextualSpacing w:val="0"/>
        <w:rPr>
          <w:rFonts w:cs="Times New Roman"/>
        </w:rPr>
      </w:pPr>
      <w:r w:rsidRPr="00126B65">
        <w:rPr>
          <w:rFonts w:eastAsia="Arial" w:cs="Times New Roman"/>
          <w:b/>
          <w:bCs/>
          <w:szCs w:val="22"/>
        </w:rPr>
        <w:t xml:space="preserve">Base de Datos MariaDB (Nube): </w:t>
      </w:r>
      <w:r w:rsidRPr="00126B65">
        <w:rPr>
          <w:rFonts w:eastAsia="Arial" w:cs="Times New Roman"/>
          <w:szCs w:val="22"/>
        </w:rPr>
        <w:t xml:space="preserve">Sistema gestor de base de datos relacional desplegado en la nube, bajo licencia GNU GPL. Almacena de manera persistente la información estructurada del sistema: datos de usuarios y repartidores, pedidos y su ciclo de vida (con marca de tiempo), vehículos registrados, inventarios y el historial de cambios de estado. El </w:t>
      </w:r>
      <w:proofErr w:type="spellStart"/>
      <w:r w:rsidRPr="00126B65">
        <w:rPr>
          <w:rFonts w:eastAsia="Arial" w:cs="Times New Roman"/>
          <w:szCs w:val="22"/>
        </w:rPr>
        <w:t>backend</w:t>
      </w:r>
      <w:proofErr w:type="spellEnd"/>
      <w:r w:rsidRPr="00126B65">
        <w:rPr>
          <w:rFonts w:eastAsia="Arial" w:cs="Times New Roman"/>
          <w:szCs w:val="22"/>
        </w:rPr>
        <w:t xml:space="preserve"> accede a ella exclusivamente a través del ORM de Spring Data JPA.</w:t>
      </w:r>
    </w:p>
    <w:p w14:paraId="7B9E6A84" w14:textId="77777777" w:rsidR="00126B65" w:rsidRPr="00126B65" w:rsidRDefault="00126B65" w:rsidP="005D18BC">
      <w:pPr>
        <w:pStyle w:val="Prrafodelista"/>
        <w:numPr>
          <w:ilvl w:val="0"/>
          <w:numId w:val="5"/>
        </w:numPr>
        <w:spacing w:before="80" w:after="80" w:line="240" w:lineRule="auto"/>
        <w:contextualSpacing w:val="0"/>
        <w:rPr>
          <w:rFonts w:cs="Times New Roman"/>
        </w:rPr>
      </w:pPr>
      <w:r w:rsidRPr="00126B65">
        <w:rPr>
          <w:rFonts w:eastAsia="Arial" w:cs="Times New Roman"/>
          <w:b/>
          <w:bCs/>
          <w:szCs w:val="22"/>
        </w:rPr>
        <w:t xml:space="preserve">API Google </w:t>
      </w:r>
      <w:proofErr w:type="spellStart"/>
      <w:r w:rsidRPr="00126B65">
        <w:rPr>
          <w:rFonts w:eastAsia="Arial" w:cs="Times New Roman"/>
          <w:b/>
          <w:bCs/>
          <w:szCs w:val="22"/>
        </w:rPr>
        <w:t>Maps</w:t>
      </w:r>
      <w:proofErr w:type="spellEnd"/>
      <w:r w:rsidRPr="00126B65">
        <w:rPr>
          <w:rFonts w:eastAsia="Arial" w:cs="Times New Roman"/>
          <w:b/>
          <w:bCs/>
          <w:szCs w:val="22"/>
        </w:rPr>
        <w:t xml:space="preserve"> (Externo): </w:t>
      </w:r>
      <w:r w:rsidRPr="00126B65">
        <w:rPr>
          <w:rFonts w:eastAsia="Arial" w:cs="Times New Roman"/>
          <w:szCs w:val="22"/>
        </w:rPr>
        <w:t>Servicio externo de Google utilizado para renderizar el mapa en la aplicación móvil del repartidor y del cliente. Recibe la geometría de la ruta calculada internamente por el algoritmo A* (en formato de polilínea) para proyectarla visualmente, optimizando el consumo de la cuota de la API.</w:t>
      </w:r>
    </w:p>
    <w:p w14:paraId="07693960" w14:textId="171F6CE5" w:rsidR="00126B65" w:rsidRPr="00B13A58" w:rsidRDefault="00126B65" w:rsidP="005D18BC">
      <w:pPr>
        <w:pStyle w:val="Prrafodelista"/>
        <w:numPr>
          <w:ilvl w:val="0"/>
          <w:numId w:val="5"/>
        </w:numPr>
        <w:spacing w:before="80" w:after="80" w:line="240" w:lineRule="auto"/>
        <w:contextualSpacing w:val="0"/>
        <w:rPr>
          <w:rFonts w:cs="Times New Roman"/>
        </w:rPr>
      </w:pPr>
      <w:proofErr w:type="spellStart"/>
      <w:r w:rsidRPr="00126B65">
        <w:rPr>
          <w:rFonts w:eastAsia="Arial" w:cs="Times New Roman"/>
          <w:b/>
          <w:bCs/>
          <w:szCs w:val="22"/>
        </w:rPr>
        <w:t>OpenStreetMap</w:t>
      </w:r>
      <w:proofErr w:type="spellEnd"/>
      <w:r w:rsidRPr="00126B65">
        <w:rPr>
          <w:rFonts w:eastAsia="Arial" w:cs="Times New Roman"/>
          <w:b/>
          <w:bCs/>
          <w:szCs w:val="22"/>
        </w:rPr>
        <w:t xml:space="preserve"> (Externo): </w:t>
      </w:r>
      <w:r w:rsidRPr="00126B65">
        <w:rPr>
          <w:rFonts w:eastAsia="Arial" w:cs="Times New Roman"/>
          <w:szCs w:val="22"/>
        </w:rPr>
        <w:t xml:space="preserve">Fuente de datos cartográficos abiertos. El </w:t>
      </w:r>
      <w:proofErr w:type="spellStart"/>
      <w:r w:rsidRPr="00126B65">
        <w:rPr>
          <w:rFonts w:eastAsia="Arial" w:cs="Times New Roman"/>
          <w:szCs w:val="22"/>
        </w:rPr>
        <w:t>backend</w:t>
      </w:r>
      <w:proofErr w:type="spellEnd"/>
      <w:r w:rsidRPr="00126B65">
        <w:rPr>
          <w:rFonts w:eastAsia="Arial" w:cs="Times New Roman"/>
          <w:szCs w:val="22"/>
        </w:rPr>
        <w:t xml:space="preserve"> consume los datos de la red vial de la Alcaldía Benito Juárez (nodos y aristas del grafo) para alimentar el</w:t>
      </w:r>
      <w:r w:rsidR="0006396D">
        <w:rPr>
          <w:rFonts w:eastAsia="Arial" w:cs="Times New Roman"/>
          <w:szCs w:val="22"/>
        </w:rPr>
        <w:t xml:space="preserve"> </w:t>
      </w:r>
      <w:r w:rsidRPr="00126B65">
        <w:rPr>
          <w:rFonts w:eastAsia="Arial" w:cs="Times New Roman"/>
          <w:szCs w:val="22"/>
        </w:rPr>
        <w:t>algoritmo A*. Al ser datos descargables y procesables localmente, reduce la dependencia de servicios externos durante el cálculo de rutas.</w:t>
      </w:r>
    </w:p>
    <w:p w14:paraId="5DEB2121" w14:textId="24838A3A" w:rsidR="00022749" w:rsidRPr="0006396D" w:rsidRDefault="00420C14" w:rsidP="0006396D">
      <w:pPr>
        <w:spacing w:before="80" w:after="80" w:line="240" w:lineRule="auto"/>
        <w:rPr>
          <w:rFonts w:cs="Times New Roman"/>
        </w:rPr>
      </w:pPr>
      <w:r>
        <w:rPr>
          <w:noProof/>
        </w:rPr>
        <w:lastRenderedPageBreak/>
        <mc:AlternateContent>
          <mc:Choice Requires="wps">
            <w:drawing>
              <wp:anchor distT="0" distB="0" distL="114300" distR="114300" simplePos="0" relativeHeight="251658258" behindDoc="0" locked="0" layoutInCell="1" allowOverlap="1" wp14:anchorId="655A98FA" wp14:editId="616D6FC4">
                <wp:simplePos x="0" y="0"/>
                <wp:positionH relativeFrom="column">
                  <wp:posOffset>-7620</wp:posOffset>
                </wp:positionH>
                <wp:positionV relativeFrom="paragraph">
                  <wp:posOffset>3362325</wp:posOffset>
                </wp:positionV>
                <wp:extent cx="5612130" cy="635"/>
                <wp:effectExtent l="0" t="0" r="0" b="0"/>
                <wp:wrapTopAndBottom/>
                <wp:docPr id="1150687685"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203E6146" w14:textId="00B74EB2" w:rsidR="00420C14" w:rsidRPr="009C73FC" w:rsidRDefault="00420C14" w:rsidP="0081293B">
                            <w:pPr>
                              <w:pStyle w:val="Descripcin"/>
                              <w:jc w:val="center"/>
                              <w:rPr>
                                <w:rFonts w:cs="Times New Roman"/>
                                <w:noProof/>
                                <w:sz w:val="22"/>
                              </w:rPr>
                            </w:pPr>
                            <w:bookmarkStart w:id="139" w:name="_Toc229993815"/>
                            <w:r>
                              <w:t xml:space="preserve">Ilustración </w:t>
                            </w:r>
                            <w:fldSimple w:instr=" SEQ Ilustración \* ARABIC ">
                              <w:r w:rsidR="00F43743">
                                <w:rPr>
                                  <w:noProof/>
                                </w:rPr>
                                <w:t>11</w:t>
                              </w:r>
                            </w:fldSimple>
                            <w:r w:rsidR="0081293B" w:rsidRPr="0081293B">
                              <w:t xml:space="preserve"> Diagrama de Contenedores (C4 – Nivel 2). Elaboración propia.</w:t>
                            </w:r>
                            <w:bookmarkEnd w:id="1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5A98FA" id="_x0000_s1036" type="#_x0000_t202" style="position:absolute;left:0;text-align:left;margin-left:-.6pt;margin-top:264.75pt;width:441.9pt;height:.05pt;z-index:25165825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" stroked="f">
                <v:textbox style="mso-fit-shape-to-text:t" inset="0,0,0,0">
                  <w:txbxContent>
                    <w:p w14:paraId="203E6146" w14:textId="00B74EB2" w:rsidR="00420C14" w:rsidRPr="009C73FC" w:rsidRDefault="00420C14" w:rsidP="0081293B">
                      <w:pPr>
                        <w:pStyle w:val="Descripcin"/>
                        <w:jc w:val="center"/>
                        <w:rPr>
                          <w:rFonts w:cs="Times New Roman"/>
                          <w:noProof/>
                          <w:sz w:val="22"/>
                        </w:rPr>
                      </w:pPr>
                      <w:bookmarkStart w:id="140" w:name="_Toc229993815"/>
                      <w:r>
                        <w:t xml:space="preserve">Ilustración </w:t>
                      </w:r>
                      <w:fldSimple w:instr=" SEQ Ilustración \* ARABIC ">
                        <w:r w:rsidR="00F43743">
                          <w:rPr>
                            <w:noProof/>
                          </w:rPr>
                          <w:t>11</w:t>
                        </w:r>
                      </w:fldSimple>
                      <w:r w:rsidR="0081293B" w:rsidRPr="0081293B">
                        <w:t xml:space="preserve"> Diagrama de Contenedores (C4 – Nivel 2). Elaboración propia.</w:t>
                      </w:r>
                      <w:bookmarkEnd w:id="140"/>
                    </w:p>
                  </w:txbxContent>
                </v:textbox>
                <w10:wrap type="topAndBottom"/>
              </v:shape>
            </w:pict>
          </mc:Fallback>
        </mc:AlternateContent>
      </w:r>
      <w:r w:rsidR="0006396D" w:rsidRPr="0006396D">
        <w:rPr>
          <w:rFonts w:cs="Times New Roman"/>
          <w:noProof/>
        </w:rPr>
        <w:drawing>
          <wp:anchor distT="0" distB="0" distL="114300" distR="114300" simplePos="0" relativeHeight="251658254" behindDoc="0" locked="0" layoutInCell="1" allowOverlap="1" wp14:anchorId="620143C5" wp14:editId="246B8327">
            <wp:simplePos x="0" y="0"/>
            <wp:positionH relativeFrom="margin">
              <wp:align>right</wp:align>
            </wp:positionH>
            <wp:positionV relativeFrom="paragraph">
              <wp:posOffset>0</wp:posOffset>
            </wp:positionV>
            <wp:extent cx="5612130" cy="3305175"/>
            <wp:effectExtent l="0" t="0" r="7620" b="9525"/>
            <wp:wrapTopAndBottom/>
            <wp:docPr id="32705194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12130" cy="3305175"/>
                    </a:xfrm>
                    <a:prstGeom prst="rect">
                      <a:avLst/>
                    </a:prstGeom>
                    <a:noFill/>
                    <a:ln>
                      <a:noFill/>
                    </a:ln>
                  </pic:spPr>
                </pic:pic>
              </a:graphicData>
            </a:graphic>
          </wp:anchor>
        </w:drawing>
      </w:r>
    </w:p>
    <w:p w14:paraId="51D26649" w14:textId="0FAF0498" w:rsidR="006646AE" w:rsidRDefault="006646AE" w:rsidP="006646AE">
      <w:pPr>
        <w:pStyle w:val="Ttulo3"/>
      </w:pPr>
      <w:bookmarkStart w:id="141" w:name="_Toc229993961"/>
      <w:r>
        <w:rPr>
          <w:rFonts w:eastAsia="Arial"/>
        </w:rPr>
        <w:t>4.6.</w:t>
      </w:r>
      <w:r w:rsidR="004021F7">
        <w:rPr>
          <w:rFonts w:eastAsia="Arial"/>
        </w:rPr>
        <w:t>4</w:t>
      </w:r>
      <w:r>
        <w:rPr>
          <w:rFonts w:eastAsia="Arial"/>
        </w:rPr>
        <w:t xml:space="preserve"> Diagrama de Componentes (Nivel 3)</w:t>
      </w:r>
      <w:bookmarkEnd w:id="141"/>
    </w:p>
    <w:p w14:paraId="0FAAEA32" w14:textId="35053239" w:rsidR="006646AE" w:rsidRPr="00DB6272" w:rsidRDefault="006646AE" w:rsidP="006646AE">
      <w:pPr>
        <w:spacing w:before="120" w:after="120"/>
        <w:rPr>
          <w:rFonts w:eastAsia="Arial" w:cs="Times New Roman"/>
          <w:szCs w:val="22"/>
        </w:rPr>
      </w:pPr>
      <w:r w:rsidRPr="00DB6272">
        <w:rPr>
          <w:rFonts w:eastAsia="Arial" w:cs="Times New Roman"/>
          <w:szCs w:val="22"/>
        </w:rPr>
        <w:t xml:space="preserve">El Nivel 3 del modelo C4 detalla los componentes internos de cada contenedor principal. A continuación, se describen los componentes del </w:t>
      </w:r>
      <w:proofErr w:type="spellStart"/>
      <w:r w:rsidRPr="00DB6272">
        <w:rPr>
          <w:rFonts w:eastAsia="Arial" w:cs="Times New Roman"/>
          <w:szCs w:val="22"/>
        </w:rPr>
        <w:t>backend</w:t>
      </w:r>
      <w:proofErr w:type="spellEnd"/>
      <w:r w:rsidRPr="00DB6272">
        <w:rPr>
          <w:rFonts w:eastAsia="Arial" w:cs="Times New Roman"/>
          <w:szCs w:val="22"/>
        </w:rPr>
        <w:t xml:space="preserve"> Spring Boot y de la aplicación móvil </w:t>
      </w:r>
      <w:proofErr w:type="spellStart"/>
      <w:r w:rsidRPr="00DB6272">
        <w:rPr>
          <w:rFonts w:eastAsia="Arial" w:cs="Times New Roman"/>
          <w:szCs w:val="22"/>
        </w:rPr>
        <w:t>Kotlin</w:t>
      </w:r>
      <w:proofErr w:type="spellEnd"/>
      <w:r w:rsidRPr="00DB6272">
        <w:rPr>
          <w:rFonts w:eastAsia="Arial" w:cs="Times New Roman"/>
          <w:szCs w:val="22"/>
        </w:rPr>
        <w:t>.</w:t>
      </w:r>
    </w:p>
    <w:p w14:paraId="3B263BD6" w14:textId="4031158F" w:rsidR="00A9783E" w:rsidRPr="00A80209" w:rsidRDefault="00A9783E" w:rsidP="00A9783E">
      <w:pPr>
        <w:pStyle w:val="Ttulo4"/>
        <w:rPr>
          <w:rFonts w:cs="Times New Roman"/>
          <w:lang w:val="en-US"/>
        </w:rPr>
      </w:pPr>
      <w:r w:rsidRPr="00A80209">
        <w:rPr>
          <w:rFonts w:eastAsia="Arial" w:cs="Times New Roman"/>
          <w:lang w:val="en-US"/>
        </w:rPr>
        <w:t>4.6.</w:t>
      </w:r>
      <w:r w:rsidR="004021F7">
        <w:rPr>
          <w:rFonts w:eastAsia="Arial" w:cs="Times New Roman"/>
          <w:lang w:val="en-US"/>
        </w:rPr>
        <w:t>4</w:t>
      </w:r>
      <w:r w:rsidRPr="00A80209">
        <w:rPr>
          <w:rFonts w:eastAsia="Arial" w:cs="Times New Roman"/>
          <w:lang w:val="en-US"/>
        </w:rPr>
        <w:t xml:space="preserve">.1 </w:t>
      </w:r>
      <w:proofErr w:type="spellStart"/>
      <w:r w:rsidRPr="00A80209">
        <w:rPr>
          <w:rFonts w:eastAsia="Arial" w:cs="Times New Roman"/>
          <w:lang w:val="en-US"/>
        </w:rPr>
        <w:t>Componentes</w:t>
      </w:r>
      <w:proofErr w:type="spellEnd"/>
      <w:r w:rsidRPr="00A80209">
        <w:rPr>
          <w:rFonts w:eastAsia="Arial" w:cs="Times New Roman"/>
          <w:lang w:val="en-US"/>
        </w:rPr>
        <w:t xml:space="preserve"> del Backend (Spring Boot)</w:t>
      </w:r>
    </w:p>
    <w:p w14:paraId="563D088A" w14:textId="5D3E4231" w:rsidR="00A9783E" w:rsidRPr="00DB6272" w:rsidRDefault="00A9783E" w:rsidP="00B827BC">
      <w:pPr>
        <w:spacing w:before="120" w:after="120"/>
        <w:rPr>
          <w:rFonts w:cs="Times New Roman"/>
        </w:rPr>
      </w:pPr>
      <w:r w:rsidRPr="00DB6272">
        <w:rPr>
          <w:rFonts w:eastAsia="Arial" w:cs="Times New Roman"/>
          <w:szCs w:val="22"/>
        </w:rPr>
        <w:t xml:space="preserve">La Figura presenta los componentes internos del </w:t>
      </w:r>
      <w:proofErr w:type="spellStart"/>
      <w:r w:rsidRPr="00DB6272">
        <w:rPr>
          <w:rFonts w:eastAsia="Arial" w:cs="Times New Roman"/>
          <w:szCs w:val="22"/>
        </w:rPr>
        <w:t>backend</w:t>
      </w:r>
      <w:proofErr w:type="spellEnd"/>
      <w:r w:rsidRPr="00DB6272">
        <w:rPr>
          <w:rFonts w:eastAsia="Arial" w:cs="Times New Roman"/>
          <w:szCs w:val="22"/>
        </w:rPr>
        <w:t xml:space="preserve">. El </w:t>
      </w:r>
      <w:proofErr w:type="spellStart"/>
      <w:r w:rsidRPr="00DB6272">
        <w:rPr>
          <w:rFonts w:eastAsia="Arial" w:cs="Times New Roman"/>
          <w:szCs w:val="22"/>
        </w:rPr>
        <w:t>backend</w:t>
      </w:r>
      <w:proofErr w:type="spellEnd"/>
      <w:r w:rsidRPr="00DB6272">
        <w:rPr>
          <w:rFonts w:eastAsia="Arial" w:cs="Times New Roman"/>
          <w:szCs w:val="22"/>
        </w:rPr>
        <w:t xml:space="preserve"> sigue una arquitectura en capas (Controller → Service → </w:t>
      </w:r>
      <w:proofErr w:type="spellStart"/>
      <w:r w:rsidRPr="00DB6272">
        <w:rPr>
          <w:rFonts w:eastAsia="Arial" w:cs="Times New Roman"/>
          <w:szCs w:val="22"/>
        </w:rPr>
        <w:t>Repository</w:t>
      </w:r>
      <w:proofErr w:type="spellEnd"/>
      <w:r w:rsidRPr="00DB6272">
        <w:rPr>
          <w:rFonts w:eastAsia="Arial" w:cs="Times New Roman"/>
          <w:szCs w:val="22"/>
        </w:rPr>
        <w:t xml:space="preserve">), complementada con un módulo de </w:t>
      </w:r>
      <w:proofErr w:type="spellStart"/>
      <w:r w:rsidRPr="00DB6272">
        <w:rPr>
          <w:rFonts w:eastAsia="Arial" w:cs="Times New Roman"/>
          <w:szCs w:val="22"/>
        </w:rPr>
        <w:t>WebSockets</w:t>
      </w:r>
      <w:proofErr w:type="spellEnd"/>
      <w:r w:rsidRPr="00DB6272">
        <w:rPr>
          <w:rFonts w:eastAsia="Arial" w:cs="Times New Roman"/>
          <w:szCs w:val="22"/>
        </w:rPr>
        <w:t xml:space="preserve"> y un módulo de algoritmos de enrutamiento:</w:t>
      </w:r>
    </w:p>
    <w:p w14:paraId="7E7D7BF5" w14:textId="15803D68" w:rsidR="00A9783E" w:rsidRPr="00DB6272" w:rsidRDefault="00A9783E" w:rsidP="005D18BC">
      <w:pPr>
        <w:pStyle w:val="Prrafodelista"/>
        <w:numPr>
          <w:ilvl w:val="0"/>
          <w:numId w:val="32"/>
        </w:numPr>
        <w:spacing w:before="80" w:after="80" w:line="240" w:lineRule="auto"/>
        <w:contextualSpacing w:val="0"/>
        <w:rPr>
          <w:rFonts w:cs="Times New Roman"/>
        </w:rPr>
      </w:pPr>
      <w:proofErr w:type="spellStart"/>
      <w:r w:rsidRPr="00DB6272">
        <w:rPr>
          <w:rFonts w:eastAsia="Arial" w:cs="Times New Roman"/>
          <w:b/>
          <w:bCs/>
          <w:szCs w:val="22"/>
        </w:rPr>
        <w:t>AuthController</w:t>
      </w:r>
      <w:proofErr w:type="spellEnd"/>
      <w:r w:rsidRPr="00DB6272">
        <w:rPr>
          <w:rFonts w:eastAsia="Arial" w:cs="Times New Roman"/>
          <w:b/>
          <w:bCs/>
          <w:szCs w:val="22"/>
        </w:rPr>
        <w:t xml:space="preserve"> / </w:t>
      </w:r>
      <w:proofErr w:type="spellStart"/>
      <w:r w:rsidRPr="00DB6272">
        <w:rPr>
          <w:rFonts w:eastAsia="Arial" w:cs="Times New Roman"/>
          <w:b/>
          <w:bCs/>
          <w:szCs w:val="22"/>
        </w:rPr>
        <w:t>AuthService</w:t>
      </w:r>
      <w:proofErr w:type="spellEnd"/>
      <w:r w:rsidRPr="00DB6272">
        <w:rPr>
          <w:rFonts w:eastAsia="Arial" w:cs="Times New Roman"/>
          <w:b/>
          <w:bCs/>
          <w:szCs w:val="22"/>
        </w:rPr>
        <w:t xml:space="preserve">: </w:t>
      </w:r>
      <w:r w:rsidRPr="00DB6272">
        <w:rPr>
          <w:rFonts w:eastAsia="Arial" w:cs="Times New Roman"/>
          <w:szCs w:val="22"/>
        </w:rPr>
        <w:t xml:space="preserve">Gestiona el registro e inicio de sesión de usuarios y repartidores. Valida credenciales contra la base de datos, verifica </w:t>
      </w:r>
      <w:r w:rsidR="00BC7A91">
        <w:rPr>
          <w:rFonts w:eastAsia="Arial" w:cs="Times New Roman"/>
          <w:szCs w:val="22"/>
        </w:rPr>
        <w:t>el</w:t>
      </w:r>
      <w:r w:rsidRPr="00DB6272">
        <w:rPr>
          <w:rFonts w:eastAsia="Arial" w:cs="Times New Roman"/>
          <w:szCs w:val="22"/>
        </w:rPr>
        <w:t xml:space="preserve"> correo y teléfono </w:t>
      </w:r>
      <w:r w:rsidR="00BC7A91">
        <w:rPr>
          <w:rFonts w:eastAsia="Arial" w:cs="Times New Roman"/>
          <w:szCs w:val="22"/>
        </w:rPr>
        <w:t>del usuario</w:t>
      </w:r>
      <w:r w:rsidRPr="00DB6272">
        <w:rPr>
          <w:rFonts w:eastAsia="Arial" w:cs="Times New Roman"/>
          <w:szCs w:val="22"/>
        </w:rPr>
        <w:t xml:space="preserve"> y emite tokens para la autenticación de sesiones posteriores. Aplica el cifrado de contraseñas (RN018) mediante </w:t>
      </w:r>
      <w:proofErr w:type="spellStart"/>
      <w:r w:rsidRPr="00DB6272">
        <w:rPr>
          <w:rFonts w:eastAsia="Arial" w:cs="Times New Roman"/>
          <w:szCs w:val="22"/>
        </w:rPr>
        <w:t>BCrypt</w:t>
      </w:r>
      <w:proofErr w:type="spellEnd"/>
      <w:r w:rsidRPr="00DB6272">
        <w:rPr>
          <w:rFonts w:eastAsia="Arial" w:cs="Times New Roman"/>
          <w:szCs w:val="22"/>
        </w:rPr>
        <w:t>.</w:t>
      </w:r>
    </w:p>
    <w:p w14:paraId="2F096070" w14:textId="77777777" w:rsidR="00A9783E" w:rsidRPr="00DB6272" w:rsidRDefault="00A9783E" w:rsidP="005D18BC">
      <w:pPr>
        <w:pStyle w:val="Prrafodelista"/>
        <w:numPr>
          <w:ilvl w:val="0"/>
          <w:numId w:val="32"/>
        </w:numPr>
        <w:spacing w:before="80" w:after="80" w:line="240" w:lineRule="auto"/>
        <w:contextualSpacing w:val="0"/>
        <w:rPr>
          <w:rFonts w:cs="Times New Roman"/>
        </w:rPr>
      </w:pPr>
      <w:proofErr w:type="spellStart"/>
      <w:r w:rsidRPr="00DB6272">
        <w:rPr>
          <w:rFonts w:eastAsia="Arial" w:cs="Times New Roman"/>
          <w:b/>
          <w:bCs/>
          <w:szCs w:val="22"/>
        </w:rPr>
        <w:t>PedidoController</w:t>
      </w:r>
      <w:proofErr w:type="spellEnd"/>
      <w:r w:rsidRPr="00DB6272">
        <w:rPr>
          <w:rFonts w:eastAsia="Arial" w:cs="Times New Roman"/>
          <w:b/>
          <w:bCs/>
          <w:szCs w:val="22"/>
        </w:rPr>
        <w:t xml:space="preserve"> / PedidoService: </w:t>
      </w:r>
      <w:r w:rsidRPr="00DB6272">
        <w:rPr>
          <w:rFonts w:eastAsia="Arial" w:cs="Times New Roman"/>
          <w:szCs w:val="22"/>
        </w:rPr>
        <w:t xml:space="preserve">Expone los </w:t>
      </w:r>
      <w:proofErr w:type="spellStart"/>
      <w:r w:rsidRPr="00DB6272">
        <w:rPr>
          <w:rFonts w:eastAsia="Arial" w:cs="Times New Roman"/>
          <w:szCs w:val="22"/>
        </w:rPr>
        <w:t>endpoints</w:t>
      </w:r>
      <w:proofErr w:type="spellEnd"/>
      <w:r w:rsidRPr="00DB6272">
        <w:rPr>
          <w:rFonts w:eastAsia="Arial" w:cs="Times New Roman"/>
          <w:szCs w:val="22"/>
        </w:rPr>
        <w:t xml:space="preserve"> REST para las operaciones del ciclo de vida de un pedido: creación (RF-001), cancelación (RF-013), cambio de estado y consulta de historial (RF-010). Valida el horario de disponibilidad (RF-011) y el límite de carga del repartidor (RF-012).</w:t>
      </w:r>
    </w:p>
    <w:p w14:paraId="15C57B09" w14:textId="4F24B7FF" w:rsidR="00A9783E" w:rsidRPr="00DB6272" w:rsidRDefault="00A9783E" w:rsidP="005D18BC">
      <w:pPr>
        <w:pStyle w:val="Prrafodelista"/>
        <w:numPr>
          <w:ilvl w:val="0"/>
          <w:numId w:val="32"/>
        </w:numPr>
        <w:spacing w:before="80" w:after="80" w:line="240" w:lineRule="auto"/>
        <w:contextualSpacing w:val="0"/>
        <w:rPr>
          <w:rFonts w:cs="Times New Roman"/>
        </w:rPr>
      </w:pPr>
      <w:proofErr w:type="spellStart"/>
      <w:r w:rsidRPr="00DB6272">
        <w:rPr>
          <w:rFonts w:eastAsia="Arial" w:cs="Times New Roman"/>
          <w:b/>
          <w:bCs/>
          <w:szCs w:val="22"/>
        </w:rPr>
        <w:t>RutaController</w:t>
      </w:r>
      <w:proofErr w:type="spellEnd"/>
      <w:r w:rsidRPr="00DB6272">
        <w:rPr>
          <w:rFonts w:eastAsia="Arial" w:cs="Times New Roman"/>
          <w:b/>
          <w:bCs/>
          <w:szCs w:val="22"/>
        </w:rPr>
        <w:t xml:space="preserve"> / </w:t>
      </w:r>
      <w:proofErr w:type="spellStart"/>
      <w:r w:rsidRPr="00DB6272">
        <w:rPr>
          <w:rFonts w:eastAsia="Arial" w:cs="Times New Roman"/>
          <w:b/>
          <w:bCs/>
          <w:szCs w:val="22"/>
        </w:rPr>
        <w:t>RutaService</w:t>
      </w:r>
      <w:proofErr w:type="spellEnd"/>
      <w:r w:rsidRPr="00DB6272">
        <w:rPr>
          <w:rFonts w:eastAsia="Arial" w:cs="Times New Roman"/>
          <w:b/>
          <w:bCs/>
          <w:szCs w:val="22"/>
        </w:rPr>
        <w:t xml:space="preserve">: </w:t>
      </w:r>
      <w:r w:rsidRPr="00DB6272">
        <w:rPr>
          <w:rFonts w:eastAsia="Arial" w:cs="Times New Roman"/>
          <w:szCs w:val="22"/>
        </w:rPr>
        <w:t xml:space="preserve">Recibe las coordenadas de origen (posición actual del repartidor) y los destinos de entrega. Consulta los datos de la red vial de </w:t>
      </w:r>
      <w:proofErr w:type="spellStart"/>
      <w:r w:rsidRPr="00DB6272">
        <w:rPr>
          <w:rFonts w:eastAsia="Arial" w:cs="Times New Roman"/>
          <w:szCs w:val="22"/>
        </w:rPr>
        <w:t>OpenStreetMap</w:t>
      </w:r>
      <w:proofErr w:type="spellEnd"/>
      <w:r w:rsidRPr="00DB6272">
        <w:rPr>
          <w:rFonts w:eastAsia="Arial" w:cs="Times New Roman"/>
          <w:szCs w:val="22"/>
        </w:rPr>
        <w:t xml:space="preserve"> y ejecuta el algoritmo A* con la heurística de </w:t>
      </w:r>
      <w:proofErr w:type="spellStart"/>
      <w:r w:rsidRPr="00DB6272">
        <w:rPr>
          <w:rFonts w:eastAsia="Arial" w:cs="Times New Roman"/>
          <w:szCs w:val="22"/>
        </w:rPr>
        <w:t>Haversine</w:t>
      </w:r>
      <w:proofErr w:type="spellEnd"/>
      <w:r w:rsidRPr="00DB6272">
        <w:rPr>
          <w:rFonts w:eastAsia="Arial" w:cs="Times New Roman"/>
          <w:szCs w:val="22"/>
        </w:rPr>
        <w:t xml:space="preserve"> para calcular la ruta. Devuelve la </w:t>
      </w:r>
      <w:r w:rsidR="00652BFD">
        <w:rPr>
          <w:rFonts w:eastAsia="Arial" w:cs="Times New Roman"/>
          <w:szCs w:val="22"/>
        </w:rPr>
        <w:t>ruta</w:t>
      </w:r>
      <w:r w:rsidRPr="00DB6272">
        <w:rPr>
          <w:rFonts w:eastAsia="Arial" w:cs="Times New Roman"/>
          <w:szCs w:val="22"/>
        </w:rPr>
        <w:t xml:space="preserve"> resultante a la aplicación móvil.</w:t>
      </w:r>
    </w:p>
    <w:p w14:paraId="540DD3A6" w14:textId="1866140C" w:rsidR="00A9783E" w:rsidRPr="00DB6272" w:rsidRDefault="00A9783E" w:rsidP="005D18BC">
      <w:pPr>
        <w:pStyle w:val="Prrafodelista"/>
        <w:numPr>
          <w:ilvl w:val="0"/>
          <w:numId w:val="32"/>
        </w:numPr>
        <w:spacing w:before="80" w:after="80" w:line="240" w:lineRule="auto"/>
        <w:contextualSpacing w:val="0"/>
        <w:rPr>
          <w:rFonts w:cs="Times New Roman"/>
        </w:rPr>
      </w:pPr>
      <w:proofErr w:type="spellStart"/>
      <w:r w:rsidRPr="00DB6272">
        <w:rPr>
          <w:rFonts w:eastAsia="Arial" w:cs="Times New Roman"/>
          <w:b/>
          <w:bCs/>
          <w:szCs w:val="22"/>
        </w:rPr>
        <w:t>UbicacionWebSocketHandler</w:t>
      </w:r>
      <w:proofErr w:type="spellEnd"/>
      <w:r w:rsidRPr="00DB6272">
        <w:rPr>
          <w:rFonts w:eastAsia="Arial" w:cs="Times New Roman"/>
          <w:b/>
          <w:bCs/>
          <w:szCs w:val="22"/>
        </w:rPr>
        <w:t xml:space="preserve">: </w:t>
      </w:r>
      <w:r w:rsidRPr="00DB6272">
        <w:rPr>
          <w:rFonts w:eastAsia="Arial" w:cs="Times New Roman"/>
          <w:szCs w:val="22"/>
        </w:rPr>
        <w:t xml:space="preserve">Implementa el </w:t>
      </w:r>
      <w:proofErr w:type="spellStart"/>
      <w:r w:rsidRPr="00DB6272">
        <w:rPr>
          <w:rFonts w:eastAsia="Arial" w:cs="Times New Roman"/>
          <w:szCs w:val="22"/>
        </w:rPr>
        <w:t>broker</w:t>
      </w:r>
      <w:proofErr w:type="spellEnd"/>
      <w:r w:rsidRPr="00DB6272">
        <w:rPr>
          <w:rFonts w:eastAsia="Arial" w:cs="Times New Roman"/>
          <w:szCs w:val="22"/>
        </w:rPr>
        <w:t xml:space="preserve"> de mensajería STOMP para el intercambio de coordenadas. Recibe las actualizaciones GPS del repartidor, evalúa la proximidad mediante la fórmula de </w:t>
      </w:r>
      <w:proofErr w:type="spellStart"/>
      <w:r w:rsidRPr="00DB6272">
        <w:rPr>
          <w:rFonts w:eastAsia="Arial" w:cs="Times New Roman"/>
          <w:szCs w:val="22"/>
        </w:rPr>
        <w:t>Haversine</w:t>
      </w:r>
      <w:proofErr w:type="spellEnd"/>
      <w:r w:rsidRPr="00DB6272">
        <w:rPr>
          <w:rFonts w:eastAsia="Arial" w:cs="Times New Roman"/>
          <w:szCs w:val="22"/>
        </w:rPr>
        <w:t xml:space="preserve"> y retransmite las coordenadas a</w:t>
      </w:r>
      <w:r w:rsidR="00E85DD5">
        <w:rPr>
          <w:rFonts w:eastAsia="Arial" w:cs="Times New Roman"/>
          <w:szCs w:val="22"/>
        </w:rPr>
        <w:t xml:space="preserve">l </w:t>
      </w:r>
      <w:r w:rsidRPr="00DB6272">
        <w:rPr>
          <w:rFonts w:eastAsia="Arial" w:cs="Times New Roman"/>
          <w:szCs w:val="22"/>
        </w:rPr>
        <w:t xml:space="preserve">cliente. </w:t>
      </w:r>
      <w:r w:rsidR="00E85DD5">
        <w:rPr>
          <w:rFonts w:eastAsia="Arial" w:cs="Times New Roman"/>
          <w:szCs w:val="22"/>
        </w:rPr>
        <w:lastRenderedPageBreak/>
        <w:t>Además, llama al</w:t>
      </w:r>
      <w:r w:rsidRPr="00DB6272">
        <w:rPr>
          <w:rFonts w:eastAsia="Arial" w:cs="Times New Roman"/>
          <w:szCs w:val="22"/>
        </w:rPr>
        <w:t xml:space="preserve"> servicio de notificaciones cuando la distancia es menor a 500 metros (RN010).</w:t>
      </w:r>
    </w:p>
    <w:p w14:paraId="317D56CE" w14:textId="5DEF1B47" w:rsidR="00A9783E" w:rsidRPr="00DB6272" w:rsidRDefault="00A9783E" w:rsidP="005D18BC">
      <w:pPr>
        <w:pStyle w:val="Prrafodelista"/>
        <w:numPr>
          <w:ilvl w:val="0"/>
          <w:numId w:val="32"/>
        </w:numPr>
        <w:spacing w:before="80" w:after="80" w:line="240" w:lineRule="auto"/>
        <w:contextualSpacing w:val="0"/>
        <w:rPr>
          <w:rFonts w:cs="Times New Roman"/>
        </w:rPr>
      </w:pPr>
      <w:proofErr w:type="spellStart"/>
      <w:r w:rsidRPr="00DB6272">
        <w:rPr>
          <w:rFonts w:eastAsia="Arial" w:cs="Times New Roman"/>
          <w:b/>
          <w:bCs/>
          <w:szCs w:val="22"/>
        </w:rPr>
        <w:t>NotificacionService</w:t>
      </w:r>
      <w:proofErr w:type="spellEnd"/>
      <w:r w:rsidRPr="00DB6272">
        <w:rPr>
          <w:rFonts w:eastAsia="Arial" w:cs="Times New Roman"/>
          <w:b/>
          <w:bCs/>
          <w:szCs w:val="22"/>
        </w:rPr>
        <w:t xml:space="preserve">: </w:t>
      </w:r>
      <w:r w:rsidRPr="00DB6272">
        <w:rPr>
          <w:rFonts w:eastAsia="Arial" w:cs="Times New Roman"/>
          <w:szCs w:val="22"/>
        </w:rPr>
        <w:t xml:space="preserve">Administra el envío de notificaciones </w:t>
      </w:r>
      <w:proofErr w:type="spellStart"/>
      <w:r w:rsidRPr="00DB6272">
        <w:rPr>
          <w:rFonts w:eastAsia="Arial" w:cs="Times New Roman"/>
          <w:szCs w:val="22"/>
        </w:rPr>
        <w:t>push</w:t>
      </w:r>
      <w:proofErr w:type="spellEnd"/>
      <w:r w:rsidRPr="00DB6272">
        <w:rPr>
          <w:rFonts w:eastAsia="Arial" w:cs="Times New Roman"/>
          <w:szCs w:val="22"/>
        </w:rPr>
        <w:t xml:space="preserve"> hacia </w:t>
      </w:r>
      <w:r w:rsidR="00E85DD5">
        <w:rPr>
          <w:rFonts w:eastAsia="Arial" w:cs="Times New Roman"/>
          <w:szCs w:val="22"/>
        </w:rPr>
        <w:t>el</w:t>
      </w:r>
      <w:r w:rsidRPr="00DB6272">
        <w:rPr>
          <w:rFonts w:eastAsia="Arial" w:cs="Times New Roman"/>
          <w:szCs w:val="22"/>
        </w:rPr>
        <w:t xml:space="preserve"> cliente. Actúa como consumidor de eventos del </w:t>
      </w:r>
      <w:proofErr w:type="spellStart"/>
      <w:r w:rsidRPr="00DB6272">
        <w:rPr>
          <w:rFonts w:eastAsia="Arial" w:cs="Times New Roman"/>
          <w:szCs w:val="22"/>
        </w:rPr>
        <w:t>UbicacionWebSocketHandler</w:t>
      </w:r>
      <w:proofErr w:type="spellEnd"/>
      <w:r w:rsidRPr="00DB6272">
        <w:rPr>
          <w:rFonts w:eastAsia="Arial" w:cs="Times New Roman"/>
          <w:szCs w:val="22"/>
        </w:rPr>
        <w:t xml:space="preserve"> y del PedidoService (cambios de estado).</w:t>
      </w:r>
    </w:p>
    <w:p w14:paraId="531BEA32" w14:textId="0E0D4E15" w:rsidR="0040104B" w:rsidRPr="00A921BE" w:rsidRDefault="00A9783E" w:rsidP="005D18BC">
      <w:pPr>
        <w:pStyle w:val="Prrafodelista"/>
        <w:numPr>
          <w:ilvl w:val="0"/>
          <w:numId w:val="32"/>
        </w:numPr>
        <w:spacing w:before="80" w:after="80" w:line="240" w:lineRule="auto"/>
        <w:contextualSpacing w:val="0"/>
        <w:rPr>
          <w:rFonts w:cs="Times New Roman"/>
        </w:rPr>
      </w:pPr>
      <w:r w:rsidRPr="00DB6272">
        <w:rPr>
          <w:rFonts w:eastAsia="Arial" w:cs="Times New Roman"/>
          <w:b/>
          <w:bCs/>
          <w:szCs w:val="22"/>
        </w:rPr>
        <w:t xml:space="preserve">UsuarioController / </w:t>
      </w:r>
      <w:proofErr w:type="spellStart"/>
      <w:r w:rsidRPr="00DB6272">
        <w:rPr>
          <w:rFonts w:eastAsia="Arial" w:cs="Times New Roman"/>
          <w:b/>
          <w:bCs/>
          <w:szCs w:val="22"/>
        </w:rPr>
        <w:t>UsuarioService</w:t>
      </w:r>
      <w:proofErr w:type="spellEnd"/>
      <w:r w:rsidRPr="00DB6272">
        <w:rPr>
          <w:rFonts w:eastAsia="Arial" w:cs="Times New Roman"/>
          <w:b/>
          <w:bCs/>
          <w:szCs w:val="22"/>
        </w:rPr>
        <w:t xml:space="preserve">: </w:t>
      </w:r>
      <w:r w:rsidRPr="00DB6272">
        <w:rPr>
          <w:rFonts w:eastAsia="Arial" w:cs="Times New Roman"/>
          <w:szCs w:val="22"/>
        </w:rPr>
        <w:t>Permite al super administrador gestionar el alta y baja de cuentas (RF-009), aprobar cambios de perfil del repartidor (RN020) y consultar el estado de las sesiones activas.</w:t>
      </w:r>
    </w:p>
    <w:p w14:paraId="26CBFF2C" w14:textId="75ED207F" w:rsidR="00A9783E" w:rsidRPr="0081293B" w:rsidRDefault="00FF34F1" w:rsidP="005D18BC">
      <w:pPr>
        <w:pStyle w:val="Prrafodelista"/>
        <w:numPr>
          <w:ilvl w:val="0"/>
          <w:numId w:val="32"/>
        </w:numPr>
        <w:spacing w:before="80" w:after="80" w:line="240" w:lineRule="auto"/>
        <w:contextualSpacing w:val="0"/>
        <w:rPr>
          <w:rFonts w:cs="Times New Roman"/>
        </w:rPr>
      </w:pPr>
      <w:r w:rsidRPr="00FF34F1">
        <w:rPr>
          <w:noProof/>
          <w:lang w:eastAsia="es-MX"/>
        </w:rPr>
        <w:drawing>
          <wp:anchor distT="0" distB="0" distL="114300" distR="114300" simplePos="0" relativeHeight="251658280" behindDoc="0" locked="0" layoutInCell="1" allowOverlap="1" wp14:anchorId="30F7EDFB" wp14:editId="0406C01D">
            <wp:simplePos x="0" y="0"/>
            <wp:positionH relativeFrom="margin">
              <wp:align>center</wp:align>
            </wp:positionH>
            <wp:positionV relativeFrom="paragraph">
              <wp:posOffset>595630</wp:posOffset>
            </wp:positionV>
            <wp:extent cx="6345555" cy="4184015"/>
            <wp:effectExtent l="0" t="0" r="0" b="6985"/>
            <wp:wrapTopAndBottom/>
            <wp:docPr id="771921959"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45555" cy="41840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1293B">
        <w:rPr>
          <w:noProof/>
        </w:rPr>
        <mc:AlternateContent>
          <mc:Choice Requires="wps">
            <w:drawing>
              <wp:anchor distT="0" distB="0" distL="114300" distR="114300" simplePos="0" relativeHeight="251658259" behindDoc="0" locked="0" layoutInCell="1" allowOverlap="1" wp14:anchorId="2962CA2F" wp14:editId="60429771">
                <wp:simplePos x="0" y="0"/>
                <wp:positionH relativeFrom="column">
                  <wp:posOffset>-470535</wp:posOffset>
                </wp:positionH>
                <wp:positionV relativeFrom="paragraph">
                  <wp:posOffset>4905375</wp:posOffset>
                </wp:positionV>
                <wp:extent cx="6549390" cy="635"/>
                <wp:effectExtent l="0" t="0" r="0" b="0"/>
                <wp:wrapTopAndBottom/>
                <wp:docPr id="1396738923" name="Cuadro de texto 1"/>
                <wp:cNvGraphicFramePr/>
                <a:graphic xmlns:a="http://schemas.openxmlformats.org/drawingml/2006/main">
                  <a:graphicData uri="http://schemas.microsoft.com/office/word/2010/wordprocessingShape">
                    <wps:wsp>
                      <wps:cNvSpPr txBox="1"/>
                      <wps:spPr>
                        <a:xfrm>
                          <a:off x="0" y="0"/>
                          <a:ext cx="6549390" cy="635"/>
                        </a:xfrm>
                        <a:prstGeom prst="rect">
                          <a:avLst/>
                        </a:prstGeom>
                        <a:solidFill>
                          <a:prstClr val="white"/>
                        </a:solidFill>
                        <a:ln>
                          <a:noFill/>
                        </a:ln>
                      </wps:spPr>
                      <wps:txbx>
                        <w:txbxContent>
                          <w:p w14:paraId="6917DEA9" w14:textId="73EE3C38" w:rsidR="0081293B" w:rsidRPr="00E13ADF" w:rsidRDefault="0081293B" w:rsidP="0081293B">
                            <w:pPr>
                              <w:pStyle w:val="Descripcin"/>
                              <w:jc w:val="center"/>
                              <w:rPr>
                                <w:noProof/>
                                <w:sz w:val="22"/>
                              </w:rPr>
                            </w:pPr>
                            <w:bookmarkStart w:id="142" w:name="_Toc229993816"/>
                            <w:r>
                              <w:t xml:space="preserve">Ilustración </w:t>
                            </w:r>
                            <w:fldSimple w:instr=" SEQ Ilustración \* ARABIC ">
                              <w:r w:rsidR="00F43743">
                                <w:rPr>
                                  <w:noProof/>
                                </w:rPr>
                                <w:t>12</w:t>
                              </w:r>
                            </w:fldSimple>
                            <w:r>
                              <w:t xml:space="preserve"> </w:t>
                            </w:r>
                            <w:r w:rsidRPr="00DB6272">
                              <w:rPr>
                                <w:rFonts w:eastAsia="Arial" w:cs="Times New Roman"/>
                                <w:sz w:val="20"/>
                                <w:szCs w:val="20"/>
                              </w:rPr>
                              <w:t>Diagrama de componentes del Backend Spring Boot (C4 – Nivel 3). Elaboración propia</w:t>
                            </w:r>
                            <w:bookmarkEnd w:id="1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62CA2F" id="_x0000_s1037" type="#_x0000_t202" style="position:absolute;left:0;text-align:left;margin-left:-37.05pt;margin-top:386.25pt;width:515.7pt;height:.05pt;z-index:25165825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" stroked="f">
                <v:textbox style="mso-fit-shape-to-text:t" inset="0,0,0,0">
                  <w:txbxContent>
                    <w:p w14:paraId="6917DEA9" w14:textId="73EE3C38" w:rsidR="0081293B" w:rsidRPr="00E13ADF" w:rsidRDefault="0081293B" w:rsidP="0081293B">
                      <w:pPr>
                        <w:pStyle w:val="Descripcin"/>
                        <w:jc w:val="center"/>
                        <w:rPr>
                          <w:noProof/>
                          <w:sz w:val="22"/>
                        </w:rPr>
                      </w:pPr>
                      <w:bookmarkStart w:id="143" w:name="_Toc229993816"/>
                      <w:r>
                        <w:t xml:space="preserve">Ilustración </w:t>
                      </w:r>
                      <w:fldSimple w:instr=" SEQ Ilustración \* ARABIC ">
                        <w:r w:rsidR="00F43743">
                          <w:rPr>
                            <w:noProof/>
                          </w:rPr>
                          <w:t>12</w:t>
                        </w:r>
                      </w:fldSimple>
                      <w:r>
                        <w:t xml:space="preserve"> </w:t>
                      </w:r>
                      <w:r w:rsidRPr="00DB6272">
                        <w:rPr>
                          <w:rFonts w:eastAsia="Arial" w:cs="Times New Roman"/>
                          <w:sz w:val="20"/>
                          <w:szCs w:val="20"/>
                        </w:rPr>
                        <w:t>Diagrama de componentes del Backend Spring Boot (C4 – Nivel 3). Elaboración propia</w:t>
                      </w:r>
                      <w:bookmarkEnd w:id="143"/>
                    </w:p>
                  </w:txbxContent>
                </v:textbox>
                <w10:wrap type="topAndBottom"/>
              </v:shape>
            </w:pict>
          </mc:Fallback>
        </mc:AlternateContent>
      </w:r>
      <w:proofErr w:type="spellStart"/>
      <w:r w:rsidR="00A9783E" w:rsidRPr="00DB6272">
        <w:rPr>
          <w:rFonts w:eastAsia="Arial" w:cs="Times New Roman"/>
          <w:b/>
          <w:bCs/>
          <w:szCs w:val="22"/>
        </w:rPr>
        <w:t>Repository</w:t>
      </w:r>
      <w:proofErr w:type="spellEnd"/>
      <w:r w:rsidR="00A9783E" w:rsidRPr="00DB6272">
        <w:rPr>
          <w:rFonts w:eastAsia="Arial" w:cs="Times New Roman"/>
          <w:b/>
          <w:bCs/>
          <w:szCs w:val="22"/>
        </w:rPr>
        <w:t xml:space="preserve"> Layer (Spring Data JPA): </w:t>
      </w:r>
      <w:r w:rsidR="00A9783E" w:rsidRPr="00DB6272">
        <w:rPr>
          <w:rFonts w:eastAsia="Arial" w:cs="Times New Roman"/>
          <w:szCs w:val="22"/>
        </w:rPr>
        <w:t xml:space="preserve">Capa de acceso a datos. Contiene los repositorios JPA para las entidades principales: Usuario, Repartidor, Pedido, </w:t>
      </w:r>
      <w:proofErr w:type="spellStart"/>
      <w:r w:rsidR="00A9783E" w:rsidRPr="00DB6272">
        <w:rPr>
          <w:rFonts w:eastAsia="Arial" w:cs="Times New Roman"/>
          <w:szCs w:val="22"/>
        </w:rPr>
        <w:t>Vehiculo</w:t>
      </w:r>
      <w:proofErr w:type="spellEnd"/>
      <w:r w:rsidR="00A9783E" w:rsidRPr="00DB6272">
        <w:rPr>
          <w:rFonts w:eastAsia="Arial" w:cs="Times New Roman"/>
          <w:szCs w:val="22"/>
        </w:rPr>
        <w:t xml:space="preserve">, Inventario y </w:t>
      </w:r>
      <w:proofErr w:type="spellStart"/>
      <w:r w:rsidR="00A9783E" w:rsidRPr="00DB6272">
        <w:rPr>
          <w:rFonts w:eastAsia="Arial" w:cs="Times New Roman"/>
          <w:szCs w:val="22"/>
        </w:rPr>
        <w:t>EstadoPedido</w:t>
      </w:r>
      <w:proofErr w:type="spellEnd"/>
      <w:r w:rsidR="00A9783E" w:rsidRPr="00DB6272">
        <w:rPr>
          <w:rFonts w:eastAsia="Arial" w:cs="Times New Roman"/>
          <w:szCs w:val="22"/>
        </w:rPr>
        <w:t xml:space="preserve">. Se comunica con MariaDB a través de </w:t>
      </w:r>
      <w:proofErr w:type="spellStart"/>
      <w:r w:rsidR="00A9783E" w:rsidRPr="00DB6272">
        <w:rPr>
          <w:rFonts w:eastAsia="Arial" w:cs="Times New Roman"/>
          <w:szCs w:val="22"/>
        </w:rPr>
        <w:t>Hibernate</w:t>
      </w:r>
      <w:proofErr w:type="spellEnd"/>
      <w:r w:rsidR="00A9783E" w:rsidRPr="00DB6272">
        <w:rPr>
          <w:rFonts w:eastAsia="Arial" w:cs="Times New Roman"/>
          <w:szCs w:val="22"/>
        </w:rPr>
        <w:t>.</w:t>
      </w:r>
    </w:p>
    <w:p w14:paraId="7B08FF8A" w14:textId="57E08555" w:rsidR="00A9783E" w:rsidRPr="00DB6272" w:rsidRDefault="00A9783E" w:rsidP="00A9783E">
      <w:pPr>
        <w:pStyle w:val="Ttulo4"/>
        <w:rPr>
          <w:rFonts w:cs="Times New Roman"/>
        </w:rPr>
      </w:pPr>
      <w:r w:rsidRPr="00DB6272">
        <w:rPr>
          <w:rFonts w:eastAsia="Arial" w:cs="Times New Roman"/>
        </w:rPr>
        <w:t>4.6.</w:t>
      </w:r>
      <w:r w:rsidR="004021F7">
        <w:rPr>
          <w:rFonts w:eastAsia="Arial" w:cs="Times New Roman"/>
        </w:rPr>
        <w:t>4</w:t>
      </w:r>
      <w:r w:rsidRPr="00DB6272">
        <w:rPr>
          <w:rFonts w:eastAsia="Arial" w:cs="Times New Roman"/>
        </w:rPr>
        <w:t>.2 Componentes de la Aplicación Móvil (</w:t>
      </w:r>
      <w:proofErr w:type="spellStart"/>
      <w:r w:rsidRPr="00DB6272">
        <w:rPr>
          <w:rFonts w:eastAsia="Arial" w:cs="Times New Roman"/>
        </w:rPr>
        <w:t>Kotlin</w:t>
      </w:r>
      <w:proofErr w:type="spellEnd"/>
      <w:r w:rsidRPr="00DB6272">
        <w:rPr>
          <w:rFonts w:eastAsia="Arial" w:cs="Times New Roman"/>
        </w:rPr>
        <w:t>/Android)</w:t>
      </w:r>
    </w:p>
    <w:p w14:paraId="76A534BE" w14:textId="57D517AB" w:rsidR="00A9783E" w:rsidRPr="00DB6272" w:rsidRDefault="00C56818" w:rsidP="00C56818">
      <w:pPr>
        <w:spacing w:before="120" w:after="120"/>
        <w:rPr>
          <w:rFonts w:cs="Times New Roman"/>
        </w:rPr>
      </w:pPr>
      <w:r>
        <w:rPr>
          <w:rFonts w:eastAsia="Arial" w:cs="Times New Roman"/>
          <w:szCs w:val="22"/>
        </w:rPr>
        <w:t>A continuación, los componentes internos de la aplicación d</w:t>
      </w:r>
      <w:r w:rsidR="00A9783E" w:rsidRPr="00DB6272">
        <w:rPr>
          <w:rFonts w:eastAsia="Arial" w:cs="Times New Roman"/>
          <w:szCs w:val="22"/>
        </w:rPr>
        <w:t xml:space="preserve">esarrollada con </w:t>
      </w:r>
      <w:proofErr w:type="spellStart"/>
      <w:r w:rsidR="00A9783E" w:rsidRPr="00DB6272">
        <w:rPr>
          <w:rFonts w:eastAsia="Arial" w:cs="Times New Roman"/>
          <w:szCs w:val="22"/>
        </w:rPr>
        <w:t>Kotlin</w:t>
      </w:r>
      <w:proofErr w:type="spellEnd"/>
      <w:r w:rsidR="00A9783E" w:rsidRPr="00DB6272">
        <w:rPr>
          <w:rFonts w:eastAsia="Arial" w:cs="Times New Roman"/>
          <w:szCs w:val="22"/>
        </w:rPr>
        <w:t xml:space="preserve"> siguiendo el patrón de arquitectura MVVM (Model-View-ViewModel):</w:t>
      </w:r>
    </w:p>
    <w:p w14:paraId="3AE541E1" w14:textId="5A58A277" w:rsidR="00A9783E" w:rsidRPr="00DB6272" w:rsidRDefault="00A9783E" w:rsidP="005D18BC">
      <w:pPr>
        <w:pStyle w:val="Prrafodelista"/>
        <w:numPr>
          <w:ilvl w:val="0"/>
          <w:numId w:val="32"/>
        </w:numPr>
        <w:spacing w:before="80" w:after="80" w:line="240" w:lineRule="auto"/>
        <w:contextualSpacing w:val="0"/>
        <w:rPr>
          <w:rFonts w:cs="Times New Roman"/>
        </w:rPr>
      </w:pPr>
      <w:proofErr w:type="spellStart"/>
      <w:r w:rsidRPr="00DB6272">
        <w:rPr>
          <w:rFonts w:eastAsia="Arial" w:cs="Times New Roman"/>
          <w:b/>
          <w:bCs/>
          <w:szCs w:val="22"/>
        </w:rPr>
        <w:t>LoginViewModel</w:t>
      </w:r>
      <w:proofErr w:type="spellEnd"/>
      <w:r w:rsidRPr="00DB6272">
        <w:rPr>
          <w:rFonts w:eastAsia="Arial" w:cs="Times New Roman"/>
          <w:b/>
          <w:bCs/>
          <w:szCs w:val="22"/>
        </w:rPr>
        <w:t xml:space="preserve"> / </w:t>
      </w:r>
      <w:proofErr w:type="spellStart"/>
      <w:r w:rsidRPr="00DB6272">
        <w:rPr>
          <w:rFonts w:eastAsia="Arial" w:cs="Times New Roman"/>
          <w:b/>
          <w:bCs/>
          <w:szCs w:val="22"/>
        </w:rPr>
        <w:t>LoginActivity</w:t>
      </w:r>
      <w:proofErr w:type="spellEnd"/>
      <w:r w:rsidRPr="00DB6272">
        <w:rPr>
          <w:rFonts w:eastAsia="Arial" w:cs="Times New Roman"/>
          <w:b/>
          <w:bCs/>
          <w:szCs w:val="22"/>
        </w:rPr>
        <w:t xml:space="preserve">: </w:t>
      </w:r>
      <w:r w:rsidRPr="00DB6272">
        <w:rPr>
          <w:rFonts w:eastAsia="Arial" w:cs="Times New Roman"/>
          <w:szCs w:val="22"/>
        </w:rPr>
        <w:t xml:space="preserve">Gestiona el flujo de autenticación. Envía las credenciales al </w:t>
      </w:r>
      <w:proofErr w:type="spellStart"/>
      <w:r w:rsidRPr="00DB6272">
        <w:rPr>
          <w:rFonts w:eastAsia="Arial" w:cs="Times New Roman"/>
          <w:szCs w:val="22"/>
        </w:rPr>
        <w:t>AuthController</w:t>
      </w:r>
      <w:proofErr w:type="spellEnd"/>
      <w:r w:rsidRPr="00DB6272">
        <w:rPr>
          <w:rFonts w:eastAsia="Arial" w:cs="Times New Roman"/>
          <w:szCs w:val="22"/>
        </w:rPr>
        <w:t xml:space="preserve"> del </w:t>
      </w:r>
      <w:proofErr w:type="spellStart"/>
      <w:r w:rsidRPr="00DB6272">
        <w:rPr>
          <w:rFonts w:eastAsia="Arial" w:cs="Times New Roman"/>
          <w:szCs w:val="22"/>
        </w:rPr>
        <w:t>backend</w:t>
      </w:r>
      <w:proofErr w:type="spellEnd"/>
      <w:r w:rsidRPr="00DB6272">
        <w:rPr>
          <w:rFonts w:eastAsia="Arial" w:cs="Times New Roman"/>
          <w:szCs w:val="22"/>
        </w:rPr>
        <w:t>, recibe y almacena el token de forma segura, y verifica que no exista una sesión activa en otro dispositivo (RF-015).</w:t>
      </w:r>
    </w:p>
    <w:p w14:paraId="081D1B1A" w14:textId="760A729B" w:rsidR="00A9783E" w:rsidRPr="00DB6272" w:rsidRDefault="00A9783E" w:rsidP="005D18BC">
      <w:pPr>
        <w:pStyle w:val="Prrafodelista"/>
        <w:numPr>
          <w:ilvl w:val="0"/>
          <w:numId w:val="32"/>
        </w:numPr>
        <w:spacing w:before="80" w:after="80" w:line="240" w:lineRule="auto"/>
        <w:contextualSpacing w:val="0"/>
        <w:rPr>
          <w:rFonts w:cs="Times New Roman"/>
        </w:rPr>
      </w:pPr>
      <w:proofErr w:type="spellStart"/>
      <w:r w:rsidRPr="00DB6272">
        <w:rPr>
          <w:rFonts w:eastAsia="Arial" w:cs="Times New Roman"/>
          <w:b/>
          <w:bCs/>
          <w:szCs w:val="22"/>
        </w:rPr>
        <w:lastRenderedPageBreak/>
        <w:t>PedidoViewModel</w:t>
      </w:r>
      <w:proofErr w:type="spellEnd"/>
      <w:r w:rsidRPr="00DB6272">
        <w:rPr>
          <w:rFonts w:eastAsia="Arial" w:cs="Times New Roman"/>
          <w:b/>
          <w:bCs/>
          <w:szCs w:val="22"/>
        </w:rPr>
        <w:t xml:space="preserve">: </w:t>
      </w:r>
      <w:r w:rsidRPr="00DB6272">
        <w:rPr>
          <w:rFonts w:eastAsia="Arial" w:cs="Times New Roman"/>
          <w:szCs w:val="22"/>
        </w:rPr>
        <w:t xml:space="preserve">Contiene la lógica de presentación para la gestión de pedidos. Se comunica con el </w:t>
      </w:r>
      <w:proofErr w:type="spellStart"/>
      <w:r w:rsidRPr="00DB6272">
        <w:rPr>
          <w:rFonts w:eastAsia="Arial" w:cs="Times New Roman"/>
          <w:szCs w:val="22"/>
        </w:rPr>
        <w:t>PedidoController</w:t>
      </w:r>
      <w:proofErr w:type="spellEnd"/>
      <w:r w:rsidRPr="00DB6272">
        <w:rPr>
          <w:rFonts w:eastAsia="Arial" w:cs="Times New Roman"/>
          <w:szCs w:val="22"/>
        </w:rPr>
        <w:t xml:space="preserve"> del </w:t>
      </w:r>
      <w:proofErr w:type="spellStart"/>
      <w:r w:rsidRPr="00DB6272">
        <w:rPr>
          <w:rFonts w:eastAsia="Arial" w:cs="Times New Roman"/>
          <w:szCs w:val="22"/>
        </w:rPr>
        <w:t>backend</w:t>
      </w:r>
      <w:proofErr w:type="spellEnd"/>
      <w:r w:rsidRPr="00DB6272">
        <w:rPr>
          <w:rFonts w:eastAsia="Arial" w:cs="Times New Roman"/>
          <w:szCs w:val="22"/>
        </w:rPr>
        <w:t xml:space="preserve"> a través del cliente HTTP para crear, cancelar y consultar pedidos.</w:t>
      </w:r>
    </w:p>
    <w:p w14:paraId="5FA55710" w14:textId="7C7939D0" w:rsidR="00A9783E" w:rsidRPr="00DB6272" w:rsidRDefault="00A9783E" w:rsidP="005D18BC">
      <w:pPr>
        <w:pStyle w:val="Prrafodelista"/>
        <w:numPr>
          <w:ilvl w:val="0"/>
          <w:numId w:val="32"/>
        </w:numPr>
        <w:spacing w:before="80" w:after="80" w:line="240" w:lineRule="auto"/>
        <w:contextualSpacing w:val="0"/>
        <w:rPr>
          <w:rFonts w:cs="Times New Roman"/>
        </w:rPr>
      </w:pPr>
      <w:proofErr w:type="spellStart"/>
      <w:r w:rsidRPr="00DB6272">
        <w:rPr>
          <w:rFonts w:eastAsia="Arial" w:cs="Times New Roman"/>
          <w:b/>
          <w:bCs/>
          <w:szCs w:val="22"/>
        </w:rPr>
        <w:t>MapaFragment</w:t>
      </w:r>
      <w:proofErr w:type="spellEnd"/>
      <w:r w:rsidRPr="00DB6272">
        <w:rPr>
          <w:rFonts w:eastAsia="Arial" w:cs="Times New Roman"/>
          <w:b/>
          <w:bCs/>
          <w:szCs w:val="22"/>
        </w:rPr>
        <w:t xml:space="preserve">: </w:t>
      </w:r>
      <w:r w:rsidRPr="00DB6272">
        <w:rPr>
          <w:rFonts w:eastAsia="Arial" w:cs="Times New Roman"/>
          <w:szCs w:val="22"/>
        </w:rPr>
        <w:t xml:space="preserve">Componente visual responsable de renderizar el mapa, mostrar la posición del repartidor (actualizando el marcador con cada coordenada recibida por </w:t>
      </w:r>
      <w:proofErr w:type="spellStart"/>
      <w:r w:rsidRPr="00DB6272">
        <w:rPr>
          <w:rFonts w:eastAsia="Arial" w:cs="Times New Roman"/>
          <w:szCs w:val="22"/>
        </w:rPr>
        <w:t>WebSocket</w:t>
      </w:r>
      <w:proofErr w:type="spellEnd"/>
      <w:r w:rsidRPr="00DB6272">
        <w:rPr>
          <w:rFonts w:eastAsia="Arial" w:cs="Times New Roman"/>
          <w:szCs w:val="22"/>
        </w:rPr>
        <w:t>), trazar la ruta calculada por A* y diferenciar el estado de los pedidos (RF-007).</w:t>
      </w:r>
    </w:p>
    <w:p w14:paraId="6509D781" w14:textId="6C984FE9" w:rsidR="00A9783E" w:rsidRPr="00DB6272" w:rsidRDefault="00A9783E" w:rsidP="005D18BC">
      <w:pPr>
        <w:pStyle w:val="Prrafodelista"/>
        <w:numPr>
          <w:ilvl w:val="0"/>
          <w:numId w:val="32"/>
        </w:numPr>
        <w:spacing w:before="80" w:after="80" w:line="240" w:lineRule="auto"/>
        <w:contextualSpacing w:val="0"/>
        <w:rPr>
          <w:rFonts w:cs="Times New Roman"/>
        </w:rPr>
      </w:pPr>
      <w:proofErr w:type="spellStart"/>
      <w:r w:rsidRPr="00DB6272">
        <w:rPr>
          <w:rFonts w:eastAsia="Arial" w:cs="Times New Roman"/>
          <w:b/>
          <w:bCs/>
          <w:szCs w:val="22"/>
        </w:rPr>
        <w:t>WebSocketClient</w:t>
      </w:r>
      <w:proofErr w:type="spellEnd"/>
      <w:r w:rsidRPr="00DB6272">
        <w:rPr>
          <w:rFonts w:eastAsia="Arial" w:cs="Times New Roman"/>
          <w:b/>
          <w:bCs/>
          <w:szCs w:val="22"/>
        </w:rPr>
        <w:t xml:space="preserve"> (STOMP): </w:t>
      </w:r>
      <w:r w:rsidRPr="00DB6272">
        <w:rPr>
          <w:rFonts w:eastAsia="Arial" w:cs="Times New Roman"/>
          <w:szCs w:val="22"/>
        </w:rPr>
        <w:t xml:space="preserve">Cliente </w:t>
      </w:r>
      <w:proofErr w:type="spellStart"/>
      <w:r w:rsidRPr="00DB6272">
        <w:rPr>
          <w:rFonts w:eastAsia="Arial" w:cs="Times New Roman"/>
          <w:szCs w:val="22"/>
        </w:rPr>
        <w:t>WebSocket</w:t>
      </w:r>
      <w:proofErr w:type="spellEnd"/>
      <w:r w:rsidRPr="00DB6272">
        <w:rPr>
          <w:rFonts w:eastAsia="Arial" w:cs="Times New Roman"/>
          <w:szCs w:val="22"/>
        </w:rPr>
        <w:t xml:space="preserve"> implementado con la librería. Establece una conexión persistente con el </w:t>
      </w:r>
      <w:proofErr w:type="spellStart"/>
      <w:r w:rsidRPr="00DB6272">
        <w:rPr>
          <w:rFonts w:eastAsia="Arial" w:cs="Times New Roman"/>
          <w:szCs w:val="22"/>
        </w:rPr>
        <w:t>UbicacionWebSocketHandler</w:t>
      </w:r>
      <w:proofErr w:type="spellEnd"/>
      <w:r w:rsidRPr="00DB6272">
        <w:rPr>
          <w:rFonts w:eastAsia="Arial" w:cs="Times New Roman"/>
          <w:szCs w:val="22"/>
        </w:rPr>
        <w:t xml:space="preserve"> del </w:t>
      </w:r>
      <w:proofErr w:type="spellStart"/>
      <w:r w:rsidRPr="00DB6272">
        <w:rPr>
          <w:rFonts w:eastAsia="Arial" w:cs="Times New Roman"/>
          <w:szCs w:val="22"/>
        </w:rPr>
        <w:t>backend</w:t>
      </w:r>
      <w:proofErr w:type="spellEnd"/>
      <w:r w:rsidRPr="00DB6272">
        <w:rPr>
          <w:rFonts w:eastAsia="Arial" w:cs="Times New Roman"/>
          <w:szCs w:val="22"/>
        </w:rPr>
        <w:t xml:space="preserve">. En el caso del repartidor, publica sus coordenadas GPS. En el caso del cliente, se suscribe al </w:t>
      </w:r>
      <w:r w:rsidR="00AD58B6">
        <w:rPr>
          <w:rFonts w:eastAsia="Arial" w:cs="Times New Roman"/>
          <w:szCs w:val="22"/>
        </w:rPr>
        <w:t>evento del pedido</w:t>
      </w:r>
      <w:r w:rsidRPr="00DB6272">
        <w:rPr>
          <w:rFonts w:eastAsia="Arial" w:cs="Times New Roman"/>
          <w:szCs w:val="22"/>
        </w:rPr>
        <w:t xml:space="preserve"> para recibir actualizaciones de</w:t>
      </w:r>
      <w:r w:rsidR="008257BD">
        <w:rPr>
          <w:rFonts w:eastAsia="Arial" w:cs="Times New Roman"/>
          <w:szCs w:val="22"/>
        </w:rPr>
        <w:t xml:space="preserve"> la</w:t>
      </w:r>
      <w:r w:rsidRPr="00DB6272">
        <w:rPr>
          <w:rFonts w:eastAsia="Arial" w:cs="Times New Roman"/>
          <w:szCs w:val="22"/>
        </w:rPr>
        <w:t xml:space="preserve"> posición</w:t>
      </w:r>
      <w:r w:rsidR="008257BD">
        <w:rPr>
          <w:rFonts w:eastAsia="Arial" w:cs="Times New Roman"/>
          <w:szCs w:val="22"/>
        </w:rPr>
        <w:t xml:space="preserve"> del repartidor</w:t>
      </w:r>
      <w:r w:rsidRPr="00DB6272">
        <w:rPr>
          <w:rFonts w:eastAsia="Arial" w:cs="Times New Roman"/>
          <w:szCs w:val="22"/>
        </w:rPr>
        <w:t>.</w:t>
      </w:r>
    </w:p>
    <w:p w14:paraId="459D4FC5" w14:textId="08A6363E" w:rsidR="00A9783E" w:rsidRPr="00DB6272" w:rsidRDefault="00A9783E" w:rsidP="005D18BC">
      <w:pPr>
        <w:pStyle w:val="Prrafodelista"/>
        <w:numPr>
          <w:ilvl w:val="0"/>
          <w:numId w:val="32"/>
        </w:numPr>
        <w:spacing w:before="80" w:after="80" w:line="240" w:lineRule="auto"/>
        <w:contextualSpacing w:val="0"/>
        <w:rPr>
          <w:rFonts w:cs="Times New Roman"/>
        </w:rPr>
      </w:pPr>
      <w:proofErr w:type="spellStart"/>
      <w:r w:rsidRPr="00DB6272">
        <w:rPr>
          <w:rFonts w:eastAsia="Arial" w:cs="Times New Roman"/>
          <w:b/>
          <w:bCs/>
          <w:szCs w:val="22"/>
        </w:rPr>
        <w:t>GeolocationService</w:t>
      </w:r>
      <w:proofErr w:type="spellEnd"/>
      <w:r w:rsidRPr="00DB6272">
        <w:rPr>
          <w:rFonts w:eastAsia="Arial" w:cs="Times New Roman"/>
          <w:b/>
          <w:bCs/>
          <w:szCs w:val="22"/>
        </w:rPr>
        <w:t xml:space="preserve">: </w:t>
      </w:r>
      <w:r w:rsidRPr="00DB6272">
        <w:rPr>
          <w:rFonts w:eastAsia="Arial" w:cs="Times New Roman"/>
          <w:szCs w:val="22"/>
        </w:rPr>
        <w:t xml:space="preserve">Servicio en segundo plano (Android </w:t>
      </w:r>
      <w:proofErr w:type="spellStart"/>
      <w:r w:rsidRPr="00DB6272">
        <w:rPr>
          <w:rFonts w:eastAsia="Arial" w:cs="Times New Roman"/>
          <w:szCs w:val="22"/>
        </w:rPr>
        <w:t>Foreground</w:t>
      </w:r>
      <w:proofErr w:type="spellEnd"/>
      <w:r w:rsidRPr="00DB6272">
        <w:rPr>
          <w:rFonts w:eastAsia="Arial" w:cs="Times New Roman"/>
          <w:szCs w:val="22"/>
        </w:rPr>
        <w:t xml:space="preserve"> Service) que accede al GPS del dispositivo. </w:t>
      </w:r>
      <w:r w:rsidR="008257BD">
        <w:rPr>
          <w:rFonts w:eastAsia="Arial" w:cs="Times New Roman"/>
          <w:szCs w:val="22"/>
        </w:rPr>
        <w:t>Manda</w:t>
      </w:r>
      <w:r w:rsidRPr="00DB6272">
        <w:rPr>
          <w:rFonts w:eastAsia="Arial" w:cs="Times New Roman"/>
          <w:szCs w:val="22"/>
        </w:rPr>
        <w:t xml:space="preserve"> las coordenadas al </w:t>
      </w:r>
      <w:proofErr w:type="spellStart"/>
      <w:r w:rsidRPr="00DB6272">
        <w:rPr>
          <w:rFonts w:eastAsia="Arial" w:cs="Times New Roman"/>
          <w:szCs w:val="22"/>
        </w:rPr>
        <w:t>WebSocketClient</w:t>
      </w:r>
      <w:proofErr w:type="spellEnd"/>
      <w:r w:rsidRPr="00DB6272">
        <w:rPr>
          <w:rFonts w:eastAsia="Arial" w:cs="Times New Roman"/>
          <w:szCs w:val="22"/>
        </w:rPr>
        <w:t xml:space="preserve"> del repartidor de forma periódica durante </w:t>
      </w:r>
      <w:r w:rsidR="008257BD">
        <w:rPr>
          <w:rFonts w:eastAsia="Arial" w:cs="Times New Roman"/>
          <w:szCs w:val="22"/>
        </w:rPr>
        <w:t>la</w:t>
      </w:r>
      <w:r w:rsidRPr="00DB6272">
        <w:rPr>
          <w:rFonts w:eastAsia="Arial" w:cs="Times New Roman"/>
          <w:szCs w:val="22"/>
        </w:rPr>
        <w:t xml:space="preserve"> </w:t>
      </w:r>
      <w:r w:rsidRPr="008257BD">
        <w:rPr>
          <w:rFonts w:eastAsia="Arial" w:cs="Times New Roman"/>
          <w:szCs w:val="22"/>
        </w:rPr>
        <w:t>entreg</w:t>
      </w:r>
      <w:r w:rsidR="008257BD">
        <w:rPr>
          <w:rFonts w:eastAsia="Arial" w:cs="Times New Roman"/>
          <w:szCs w:val="22"/>
        </w:rPr>
        <w:t>a</w:t>
      </w:r>
      <w:r w:rsidRPr="00DB6272">
        <w:rPr>
          <w:rFonts w:eastAsia="Arial" w:cs="Times New Roman"/>
          <w:szCs w:val="22"/>
        </w:rPr>
        <w:t>.</w:t>
      </w:r>
    </w:p>
    <w:p w14:paraId="40A48015" w14:textId="71F2AFB8" w:rsidR="00F8740B" w:rsidRPr="00F04060" w:rsidRDefault="00FF34F1" w:rsidP="005D18BC">
      <w:pPr>
        <w:pStyle w:val="Prrafodelista"/>
        <w:numPr>
          <w:ilvl w:val="0"/>
          <w:numId w:val="32"/>
        </w:numPr>
        <w:spacing w:before="80" w:after="80" w:line="240" w:lineRule="auto"/>
        <w:contextualSpacing w:val="0"/>
        <w:rPr>
          <w:rFonts w:cs="Times New Roman"/>
        </w:rPr>
      </w:pPr>
      <w:r w:rsidRPr="00EF2F70">
        <w:rPr>
          <w:noProof/>
          <w:lang w:eastAsia="es-MX"/>
        </w:rPr>
        <w:drawing>
          <wp:anchor distT="0" distB="0" distL="114300" distR="114300" simplePos="0" relativeHeight="251658255" behindDoc="0" locked="0" layoutInCell="1" allowOverlap="1" wp14:anchorId="06830ADC" wp14:editId="01266681">
            <wp:simplePos x="0" y="0"/>
            <wp:positionH relativeFrom="margin">
              <wp:align>center</wp:align>
            </wp:positionH>
            <wp:positionV relativeFrom="paragraph">
              <wp:posOffset>382905</wp:posOffset>
            </wp:positionV>
            <wp:extent cx="6457891" cy="3597216"/>
            <wp:effectExtent l="0" t="0" r="635" b="3810"/>
            <wp:wrapTopAndBottom/>
            <wp:docPr id="985568839"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57891" cy="3597216"/>
                    </a:xfrm>
                    <a:prstGeom prst="rect">
                      <a:avLst/>
                    </a:prstGeom>
                    <a:noFill/>
                    <a:ln>
                      <a:noFill/>
                    </a:ln>
                  </pic:spPr>
                </pic:pic>
              </a:graphicData>
            </a:graphic>
          </wp:anchor>
        </w:drawing>
      </w:r>
      <w:r w:rsidR="004F0E87">
        <w:rPr>
          <w:noProof/>
        </w:rPr>
        <mc:AlternateContent>
          <mc:Choice Requires="wps">
            <w:drawing>
              <wp:anchor distT="0" distB="0" distL="114300" distR="114300" simplePos="0" relativeHeight="251658260" behindDoc="0" locked="0" layoutInCell="1" allowOverlap="1" wp14:anchorId="59BFCE0D" wp14:editId="30B6CB4A">
                <wp:simplePos x="0" y="0"/>
                <wp:positionH relativeFrom="column">
                  <wp:posOffset>-422910</wp:posOffset>
                </wp:positionH>
                <wp:positionV relativeFrom="paragraph">
                  <wp:posOffset>4074795</wp:posOffset>
                </wp:positionV>
                <wp:extent cx="6457315" cy="635"/>
                <wp:effectExtent l="0" t="0" r="0" b="0"/>
                <wp:wrapTopAndBottom/>
                <wp:docPr id="19790910" name="Cuadro de texto 1"/>
                <wp:cNvGraphicFramePr/>
                <a:graphic xmlns:a="http://schemas.openxmlformats.org/drawingml/2006/main">
                  <a:graphicData uri="http://schemas.microsoft.com/office/word/2010/wordprocessingShape">
                    <wps:wsp>
                      <wps:cNvSpPr txBox="1"/>
                      <wps:spPr>
                        <a:xfrm>
                          <a:off x="0" y="0"/>
                          <a:ext cx="6457315" cy="635"/>
                        </a:xfrm>
                        <a:prstGeom prst="rect">
                          <a:avLst/>
                        </a:prstGeom>
                        <a:solidFill>
                          <a:prstClr val="white"/>
                        </a:solidFill>
                        <a:ln>
                          <a:noFill/>
                        </a:ln>
                      </wps:spPr>
                      <wps:txbx>
                        <w:txbxContent>
                          <w:p w14:paraId="6C606CD4" w14:textId="79A279C5" w:rsidR="004F0E87" w:rsidRPr="00165AFF" w:rsidRDefault="004F0E87" w:rsidP="00F04060">
                            <w:pPr>
                              <w:pStyle w:val="Descripcin"/>
                              <w:jc w:val="center"/>
                              <w:rPr>
                                <w:noProof/>
                                <w:sz w:val="22"/>
                              </w:rPr>
                            </w:pPr>
                            <w:bookmarkStart w:id="144" w:name="_Toc229993817"/>
                            <w:r>
                              <w:t xml:space="preserve">Ilustración </w:t>
                            </w:r>
                            <w:fldSimple w:instr=" SEQ Ilustración \* ARABIC ">
                              <w:r w:rsidR="00F43743">
                                <w:rPr>
                                  <w:noProof/>
                                </w:rPr>
                                <w:t>13</w:t>
                              </w:r>
                            </w:fldSimple>
                            <w:r w:rsidR="00F04060" w:rsidRPr="00F04060">
                              <w:t xml:space="preserve"> Diagrama de componentes de la Aplicación Móvil (C4 – Nivel 3). Elaboración propia.</w:t>
                            </w:r>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BFCE0D" id="_x0000_s1038" type="#_x0000_t202" style="position:absolute;left:0;text-align:left;margin-left:-33.3pt;margin-top:320.85pt;width:508.45pt;height:.05pt;z-index:2516582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" stroked="f">
                <v:textbox style="mso-fit-shape-to-text:t" inset="0,0,0,0">
                  <w:txbxContent>
                    <w:p w14:paraId="6C606CD4" w14:textId="79A279C5" w:rsidR="004F0E87" w:rsidRPr="00165AFF" w:rsidRDefault="004F0E87" w:rsidP="00F04060">
                      <w:pPr>
                        <w:pStyle w:val="Descripcin"/>
                        <w:jc w:val="center"/>
                        <w:rPr>
                          <w:noProof/>
                          <w:sz w:val="22"/>
                        </w:rPr>
                      </w:pPr>
                      <w:bookmarkStart w:id="145" w:name="_Toc229993817"/>
                      <w:r>
                        <w:t xml:space="preserve">Ilustración </w:t>
                      </w:r>
                      <w:fldSimple w:instr=" SEQ Ilustración \* ARABIC ">
                        <w:r w:rsidR="00F43743">
                          <w:rPr>
                            <w:noProof/>
                          </w:rPr>
                          <w:t>13</w:t>
                        </w:r>
                      </w:fldSimple>
                      <w:r w:rsidR="00F04060" w:rsidRPr="00F04060">
                        <w:t xml:space="preserve"> Diagrama de componentes de la Aplicación Móvil (C4 – Nivel 3). Elaboración propia.</w:t>
                      </w:r>
                      <w:bookmarkEnd w:id="145"/>
                    </w:p>
                  </w:txbxContent>
                </v:textbox>
                <w10:wrap type="topAndBottom"/>
              </v:shape>
            </w:pict>
          </mc:Fallback>
        </mc:AlternateContent>
      </w:r>
      <w:proofErr w:type="spellStart"/>
      <w:r w:rsidR="00A9783E" w:rsidRPr="00DB6272">
        <w:rPr>
          <w:rFonts w:eastAsia="Arial" w:cs="Times New Roman"/>
          <w:b/>
          <w:bCs/>
          <w:szCs w:val="22"/>
        </w:rPr>
        <w:t>NotificacionReceiver</w:t>
      </w:r>
      <w:proofErr w:type="spellEnd"/>
      <w:r w:rsidR="00A9783E" w:rsidRPr="00DB6272">
        <w:rPr>
          <w:rFonts w:eastAsia="Arial" w:cs="Times New Roman"/>
          <w:b/>
          <w:bCs/>
          <w:szCs w:val="22"/>
        </w:rPr>
        <w:t xml:space="preserve">: </w:t>
      </w:r>
      <w:r w:rsidR="00A9783E" w:rsidRPr="00DB6272">
        <w:rPr>
          <w:rFonts w:eastAsia="Arial" w:cs="Times New Roman"/>
          <w:szCs w:val="22"/>
        </w:rPr>
        <w:t xml:space="preserve">Muestra </w:t>
      </w:r>
      <w:r w:rsidR="008257BD">
        <w:rPr>
          <w:rFonts w:eastAsia="Arial" w:cs="Times New Roman"/>
          <w:szCs w:val="22"/>
        </w:rPr>
        <w:t>la notificación</w:t>
      </w:r>
      <w:r w:rsidR="00A9783E" w:rsidRPr="00DB6272">
        <w:rPr>
          <w:rFonts w:eastAsia="Arial" w:cs="Times New Roman"/>
          <w:szCs w:val="22"/>
        </w:rPr>
        <w:t xml:space="preserve"> al cliente cuando el repartidor se encuentra a 500 metros de su domicilio (RN010) y cuando el estado de su pedido cambia.</w:t>
      </w:r>
    </w:p>
    <w:p w14:paraId="7398BFA1" w14:textId="16BA73B5" w:rsidR="00A9783E" w:rsidRPr="00DB6272" w:rsidRDefault="00A9783E" w:rsidP="00A9783E">
      <w:pPr>
        <w:pStyle w:val="Ttulo4"/>
        <w:rPr>
          <w:rFonts w:cs="Times New Roman"/>
        </w:rPr>
      </w:pPr>
      <w:r w:rsidRPr="00DB6272">
        <w:rPr>
          <w:rFonts w:eastAsia="Arial" w:cs="Times New Roman"/>
        </w:rPr>
        <w:t>4.6.</w:t>
      </w:r>
      <w:r w:rsidR="004021F7">
        <w:rPr>
          <w:rFonts w:eastAsia="Arial" w:cs="Times New Roman"/>
        </w:rPr>
        <w:t>4</w:t>
      </w:r>
      <w:r w:rsidRPr="00DB6272">
        <w:rPr>
          <w:rFonts w:eastAsia="Arial" w:cs="Times New Roman"/>
        </w:rPr>
        <w:t>.3 Componentes de la Base de Datos (MariaDB)</w:t>
      </w:r>
    </w:p>
    <w:p w14:paraId="01A2E281" w14:textId="23D1EC51" w:rsidR="00A9783E" w:rsidRPr="00DB6272" w:rsidRDefault="00A9783E" w:rsidP="008257BD">
      <w:pPr>
        <w:spacing w:before="120" w:after="120"/>
        <w:rPr>
          <w:rFonts w:cs="Times New Roman"/>
        </w:rPr>
      </w:pPr>
      <w:r w:rsidRPr="00DB6272">
        <w:rPr>
          <w:rFonts w:eastAsia="Arial" w:cs="Times New Roman"/>
          <w:szCs w:val="22"/>
        </w:rPr>
        <w:t xml:space="preserve">La base de datos MariaDB, </w:t>
      </w:r>
      <w:r w:rsidR="008257BD">
        <w:rPr>
          <w:rFonts w:eastAsia="Arial" w:cs="Times New Roman"/>
          <w:szCs w:val="22"/>
        </w:rPr>
        <w:t xml:space="preserve">la cual estará </w:t>
      </w:r>
      <w:r w:rsidRPr="00DB6272">
        <w:rPr>
          <w:rFonts w:eastAsia="Arial" w:cs="Times New Roman"/>
          <w:szCs w:val="22"/>
        </w:rPr>
        <w:t>alojada en la nube, utiliza un esquema relacional normalizado para garantizar la integridad de los datos. Los principales componentes lógicos del contenedor de base de datos son:</w:t>
      </w:r>
    </w:p>
    <w:p w14:paraId="60D82A5B" w14:textId="65B67E78" w:rsidR="00A9783E" w:rsidRPr="00DB6272" w:rsidRDefault="00A9783E" w:rsidP="005D18BC">
      <w:pPr>
        <w:pStyle w:val="Prrafodelista"/>
        <w:numPr>
          <w:ilvl w:val="0"/>
          <w:numId w:val="32"/>
        </w:numPr>
        <w:spacing w:before="80" w:after="80" w:line="240" w:lineRule="auto"/>
        <w:contextualSpacing w:val="0"/>
        <w:rPr>
          <w:rFonts w:cs="Times New Roman"/>
        </w:rPr>
      </w:pPr>
      <w:r w:rsidRPr="00DB6272">
        <w:rPr>
          <w:rFonts w:eastAsia="Arial" w:cs="Times New Roman"/>
          <w:b/>
          <w:bCs/>
          <w:szCs w:val="22"/>
        </w:rPr>
        <w:t xml:space="preserve">Esquema Relacional: </w:t>
      </w:r>
      <w:r w:rsidRPr="00DB6272">
        <w:rPr>
          <w:rFonts w:eastAsia="Arial" w:cs="Times New Roman"/>
          <w:szCs w:val="22"/>
        </w:rPr>
        <w:t xml:space="preserve">Conjunto de tablas que representan las entidades del dominio: Usuario, Repartidor, Pedido, </w:t>
      </w:r>
      <w:proofErr w:type="spellStart"/>
      <w:r w:rsidRPr="00DB6272">
        <w:rPr>
          <w:rFonts w:eastAsia="Arial" w:cs="Times New Roman"/>
          <w:szCs w:val="22"/>
        </w:rPr>
        <w:t>EstadoPedido</w:t>
      </w:r>
      <w:proofErr w:type="spellEnd"/>
      <w:r w:rsidRPr="00DB6272">
        <w:rPr>
          <w:rFonts w:eastAsia="Arial" w:cs="Times New Roman"/>
          <w:szCs w:val="22"/>
        </w:rPr>
        <w:t xml:space="preserve"> (historial inmutable con </w:t>
      </w:r>
      <w:proofErr w:type="spellStart"/>
      <w:r w:rsidRPr="00DB6272">
        <w:rPr>
          <w:rFonts w:eastAsia="Arial" w:cs="Times New Roman"/>
          <w:szCs w:val="22"/>
        </w:rPr>
        <w:t>timestamp</w:t>
      </w:r>
      <w:proofErr w:type="spellEnd"/>
      <w:r w:rsidRPr="00DB6272">
        <w:rPr>
          <w:rFonts w:eastAsia="Arial" w:cs="Times New Roman"/>
          <w:szCs w:val="22"/>
        </w:rPr>
        <w:t xml:space="preserve">), </w:t>
      </w:r>
      <w:proofErr w:type="spellStart"/>
      <w:r w:rsidRPr="00DB6272">
        <w:rPr>
          <w:rFonts w:eastAsia="Arial" w:cs="Times New Roman"/>
          <w:szCs w:val="22"/>
        </w:rPr>
        <w:t>Vehiculo</w:t>
      </w:r>
      <w:proofErr w:type="spellEnd"/>
      <w:r w:rsidRPr="00DB6272">
        <w:rPr>
          <w:rFonts w:eastAsia="Arial" w:cs="Times New Roman"/>
          <w:szCs w:val="22"/>
        </w:rPr>
        <w:t xml:space="preserve">, Inventario y </w:t>
      </w:r>
      <w:r w:rsidR="00003C2B" w:rsidRPr="00DB6272">
        <w:rPr>
          <w:rFonts w:eastAsia="Arial" w:cs="Times New Roman"/>
          <w:szCs w:val="22"/>
        </w:rPr>
        <w:t>Dirección</w:t>
      </w:r>
      <w:r w:rsidRPr="00DB6272">
        <w:rPr>
          <w:rFonts w:eastAsia="Arial" w:cs="Times New Roman"/>
          <w:szCs w:val="22"/>
        </w:rPr>
        <w:t>. Las relaciones entre tablas se definen mediante claves foráneas con integridad referencial activada.</w:t>
      </w:r>
    </w:p>
    <w:p w14:paraId="5FDDC770" w14:textId="606D26FB" w:rsidR="00A9783E" w:rsidRPr="00DB6272" w:rsidRDefault="00A9783E" w:rsidP="005D18BC">
      <w:pPr>
        <w:pStyle w:val="Prrafodelista"/>
        <w:numPr>
          <w:ilvl w:val="0"/>
          <w:numId w:val="32"/>
        </w:numPr>
        <w:spacing w:before="80" w:after="80" w:line="240" w:lineRule="auto"/>
        <w:contextualSpacing w:val="0"/>
        <w:rPr>
          <w:rFonts w:cs="Times New Roman"/>
        </w:rPr>
      </w:pPr>
      <w:r w:rsidRPr="00DB6272">
        <w:rPr>
          <w:rFonts w:eastAsia="Arial" w:cs="Times New Roman"/>
          <w:b/>
          <w:bCs/>
          <w:szCs w:val="22"/>
        </w:rPr>
        <w:lastRenderedPageBreak/>
        <w:t>Motor de Integridad y Transacciones (</w:t>
      </w:r>
      <w:proofErr w:type="spellStart"/>
      <w:r w:rsidRPr="00DB6272">
        <w:rPr>
          <w:rFonts w:eastAsia="Arial" w:cs="Times New Roman"/>
          <w:b/>
          <w:bCs/>
          <w:szCs w:val="22"/>
        </w:rPr>
        <w:t>InnoDB</w:t>
      </w:r>
      <w:proofErr w:type="spellEnd"/>
      <w:r w:rsidRPr="00DB6272">
        <w:rPr>
          <w:rFonts w:eastAsia="Arial" w:cs="Times New Roman"/>
          <w:b/>
          <w:bCs/>
          <w:szCs w:val="22"/>
        </w:rPr>
        <w:t xml:space="preserve">): </w:t>
      </w:r>
      <w:r w:rsidRPr="00DB6272">
        <w:rPr>
          <w:rFonts w:eastAsia="Arial" w:cs="Times New Roman"/>
          <w:szCs w:val="22"/>
        </w:rPr>
        <w:t>Motor de almacenamiento de MariaDB que garantiza las propiedades ACID en cada operación.</w:t>
      </w:r>
    </w:p>
    <w:p w14:paraId="7600B7FF" w14:textId="002C8CE7" w:rsidR="0093784C" w:rsidRPr="0093784C" w:rsidRDefault="00195EF0" w:rsidP="005D18BC">
      <w:pPr>
        <w:pStyle w:val="Prrafodelista"/>
        <w:numPr>
          <w:ilvl w:val="0"/>
          <w:numId w:val="32"/>
        </w:numPr>
        <w:spacing w:before="60" w:after="60" w:line="240" w:lineRule="auto"/>
        <w:contextualSpacing w:val="0"/>
        <w:rPr>
          <w:rFonts w:cs="Times New Roman"/>
        </w:rPr>
      </w:pPr>
      <w:r>
        <w:rPr>
          <w:noProof/>
        </w:rPr>
        <mc:AlternateContent>
          <mc:Choice Requires="wps">
            <w:drawing>
              <wp:anchor distT="0" distB="0" distL="114300" distR="114300" simplePos="0" relativeHeight="251658261" behindDoc="0" locked="0" layoutInCell="1" allowOverlap="1" wp14:anchorId="482635C9" wp14:editId="5613855C">
                <wp:simplePos x="0" y="0"/>
                <wp:positionH relativeFrom="column">
                  <wp:posOffset>-365760</wp:posOffset>
                </wp:positionH>
                <wp:positionV relativeFrom="paragraph">
                  <wp:posOffset>4045585</wp:posOffset>
                </wp:positionV>
                <wp:extent cx="6335395" cy="635"/>
                <wp:effectExtent l="0" t="0" r="0" b="0"/>
                <wp:wrapTopAndBottom/>
                <wp:docPr id="126691275" name="Cuadro de texto 1"/>
                <wp:cNvGraphicFramePr/>
                <a:graphic xmlns:a="http://schemas.openxmlformats.org/drawingml/2006/main">
                  <a:graphicData uri="http://schemas.microsoft.com/office/word/2010/wordprocessingShape">
                    <wps:wsp>
                      <wps:cNvSpPr txBox="1"/>
                      <wps:spPr>
                        <a:xfrm>
                          <a:off x="0" y="0"/>
                          <a:ext cx="6335395" cy="635"/>
                        </a:xfrm>
                        <a:prstGeom prst="rect">
                          <a:avLst/>
                        </a:prstGeom>
                        <a:solidFill>
                          <a:prstClr val="white"/>
                        </a:solidFill>
                        <a:ln>
                          <a:noFill/>
                        </a:ln>
                      </wps:spPr>
                      <wps:txbx>
                        <w:txbxContent>
                          <w:p w14:paraId="3E0E1527" w14:textId="526510BA" w:rsidR="00195EF0" w:rsidRPr="002A6C29" w:rsidRDefault="00195EF0" w:rsidP="00195EF0">
                            <w:pPr>
                              <w:pStyle w:val="Descripcin"/>
                              <w:jc w:val="center"/>
                              <w:rPr>
                                <w:noProof/>
                                <w:sz w:val="22"/>
                              </w:rPr>
                            </w:pPr>
                            <w:bookmarkStart w:id="146" w:name="_Toc229993818"/>
                            <w:r>
                              <w:t xml:space="preserve">Ilustración </w:t>
                            </w:r>
                            <w:fldSimple w:instr=" SEQ Ilustración \* ARABIC ">
                              <w:r w:rsidR="00F43743">
                                <w:rPr>
                                  <w:noProof/>
                                </w:rPr>
                                <w:t>14</w:t>
                              </w:r>
                            </w:fldSimple>
                            <w:r>
                              <w:t xml:space="preserve"> </w:t>
                            </w:r>
                            <w:r w:rsidRPr="006C165A">
                              <w:t>Diagrama de componentes de la Base de Datos (C4 – Nivel 3). Elaboración propia</w:t>
                            </w:r>
                            <w:bookmarkEnd w:id="1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2635C9" id="_x0000_s1039" type="#_x0000_t202" style="position:absolute;left:0;text-align:left;margin-left:-28.8pt;margin-top:318.55pt;width:498.85pt;height:.05pt;z-index:25165826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" stroked="f">
                <v:textbox style="mso-fit-shape-to-text:t" inset="0,0,0,0">
                  <w:txbxContent>
                    <w:p w14:paraId="3E0E1527" w14:textId="526510BA" w:rsidR="00195EF0" w:rsidRPr="002A6C29" w:rsidRDefault="00195EF0" w:rsidP="00195EF0">
                      <w:pPr>
                        <w:pStyle w:val="Descripcin"/>
                        <w:jc w:val="center"/>
                        <w:rPr>
                          <w:noProof/>
                          <w:sz w:val="22"/>
                        </w:rPr>
                      </w:pPr>
                      <w:bookmarkStart w:id="147" w:name="_Toc229993818"/>
                      <w:r>
                        <w:t xml:space="preserve">Ilustración </w:t>
                      </w:r>
                      <w:fldSimple w:instr=" SEQ Ilustración \* ARABIC ">
                        <w:r w:rsidR="00F43743">
                          <w:rPr>
                            <w:noProof/>
                          </w:rPr>
                          <w:t>14</w:t>
                        </w:r>
                      </w:fldSimple>
                      <w:r>
                        <w:t xml:space="preserve"> </w:t>
                      </w:r>
                      <w:r w:rsidRPr="006C165A">
                        <w:t>Diagrama de componentes de la Base de Datos (C4 – Nivel 3). Elaboración propia</w:t>
                      </w:r>
                      <w:bookmarkEnd w:id="147"/>
                    </w:p>
                  </w:txbxContent>
                </v:textbox>
                <w10:wrap type="topAndBottom"/>
              </v:shape>
            </w:pict>
          </mc:Fallback>
        </mc:AlternateContent>
      </w:r>
      <w:r w:rsidR="0093784C" w:rsidRPr="0093784C">
        <w:rPr>
          <w:noProof/>
          <w:lang w:eastAsia="es-MX"/>
        </w:rPr>
        <w:drawing>
          <wp:anchor distT="0" distB="0" distL="114300" distR="114300" simplePos="0" relativeHeight="251658256" behindDoc="0" locked="0" layoutInCell="1" allowOverlap="1" wp14:anchorId="28E1B59B" wp14:editId="1620E4CD">
            <wp:simplePos x="0" y="0"/>
            <wp:positionH relativeFrom="margin">
              <wp:align>center</wp:align>
            </wp:positionH>
            <wp:positionV relativeFrom="paragraph">
              <wp:posOffset>667636</wp:posOffset>
            </wp:positionV>
            <wp:extent cx="6335395" cy="3321050"/>
            <wp:effectExtent l="0" t="0" r="8255" b="0"/>
            <wp:wrapTopAndBottom/>
            <wp:docPr id="197110824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335395" cy="3321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9783E" w:rsidRPr="00382551">
        <w:rPr>
          <w:rFonts w:eastAsia="Arial" w:cs="Times New Roman"/>
          <w:b/>
          <w:bCs/>
          <w:szCs w:val="22"/>
        </w:rPr>
        <w:t xml:space="preserve">Gestor de Acceso (Spring Data JPA / </w:t>
      </w:r>
      <w:proofErr w:type="spellStart"/>
      <w:r w:rsidR="00A9783E" w:rsidRPr="00382551">
        <w:rPr>
          <w:rFonts w:eastAsia="Arial" w:cs="Times New Roman"/>
          <w:b/>
          <w:bCs/>
          <w:szCs w:val="22"/>
        </w:rPr>
        <w:t>Hibernate</w:t>
      </w:r>
      <w:proofErr w:type="spellEnd"/>
      <w:r w:rsidR="00A9783E" w:rsidRPr="00382551">
        <w:rPr>
          <w:rFonts w:eastAsia="Arial" w:cs="Times New Roman"/>
          <w:b/>
          <w:bCs/>
          <w:szCs w:val="22"/>
        </w:rPr>
        <w:t xml:space="preserve">): </w:t>
      </w:r>
      <w:r w:rsidR="00003C2B" w:rsidRPr="00382551">
        <w:rPr>
          <w:rFonts w:eastAsia="Arial" w:cs="Times New Roman"/>
          <w:szCs w:val="22"/>
        </w:rPr>
        <w:t xml:space="preserve">Es parte del </w:t>
      </w:r>
      <w:proofErr w:type="spellStart"/>
      <w:r w:rsidR="00A9783E" w:rsidRPr="00382551">
        <w:rPr>
          <w:rFonts w:eastAsia="Arial" w:cs="Times New Roman"/>
          <w:szCs w:val="22"/>
        </w:rPr>
        <w:t>backend</w:t>
      </w:r>
      <w:proofErr w:type="spellEnd"/>
      <w:r w:rsidR="00A9783E" w:rsidRPr="00382551">
        <w:rPr>
          <w:rFonts w:eastAsia="Arial" w:cs="Times New Roman"/>
          <w:szCs w:val="22"/>
        </w:rPr>
        <w:t xml:space="preserve">, este componente actúa como la interfaz entre el </w:t>
      </w:r>
      <w:proofErr w:type="spellStart"/>
      <w:r w:rsidR="00A9783E" w:rsidRPr="00382551">
        <w:rPr>
          <w:rFonts w:eastAsia="Arial" w:cs="Times New Roman"/>
          <w:szCs w:val="22"/>
        </w:rPr>
        <w:t>backend</w:t>
      </w:r>
      <w:proofErr w:type="spellEnd"/>
      <w:r w:rsidR="00A9783E" w:rsidRPr="00382551">
        <w:rPr>
          <w:rFonts w:eastAsia="Arial" w:cs="Times New Roman"/>
          <w:szCs w:val="22"/>
        </w:rPr>
        <w:t xml:space="preserve"> y MariaDB, asegurando que ningún componente acceda directamente a la base de datos. Gestiona el pool de conexiones</w:t>
      </w:r>
      <w:r w:rsidR="00382551">
        <w:rPr>
          <w:rFonts w:eastAsia="Arial" w:cs="Times New Roman"/>
          <w:szCs w:val="22"/>
        </w:rPr>
        <w:t>.</w:t>
      </w:r>
    </w:p>
    <w:p w14:paraId="437ACCB9" w14:textId="77777777" w:rsidR="0093784C" w:rsidRPr="0093784C" w:rsidRDefault="0093784C" w:rsidP="0093784C">
      <w:pPr>
        <w:spacing w:before="60" w:after="60" w:line="240" w:lineRule="auto"/>
        <w:rPr>
          <w:rFonts w:cs="Times New Roman"/>
        </w:rPr>
      </w:pPr>
    </w:p>
    <w:p w14:paraId="299E09FC" w14:textId="77777777" w:rsidR="006646AE" w:rsidRDefault="006646AE" w:rsidP="006646AE">
      <w:pPr>
        <w:spacing w:before="120" w:after="120"/>
      </w:pPr>
    </w:p>
    <w:p w14:paraId="669255F0" w14:textId="489569D5" w:rsidR="00A54111" w:rsidRDefault="00A54111" w:rsidP="006646AE">
      <w:pPr>
        <w:spacing w:before="120" w:after="120"/>
      </w:pPr>
    </w:p>
    <w:p w14:paraId="35C1F055" w14:textId="77777777" w:rsidR="00841ADF" w:rsidRDefault="00841ADF" w:rsidP="006646AE">
      <w:pPr>
        <w:spacing w:before="120" w:after="120"/>
      </w:pPr>
    </w:p>
    <w:p w14:paraId="6BA4B436" w14:textId="77777777" w:rsidR="00B44ABF" w:rsidRPr="00256324" w:rsidRDefault="00B44ABF" w:rsidP="00256324">
      <w:pPr>
        <w:spacing w:before="120" w:after="120"/>
        <w:rPr>
          <w:rFonts w:cs="Times New Roman"/>
        </w:rPr>
      </w:pPr>
    </w:p>
    <w:p w14:paraId="545D0360" w14:textId="77777777" w:rsidR="00A27FD3" w:rsidRPr="002062BD" w:rsidRDefault="00A27FD3" w:rsidP="00ED494B"/>
    <w:p w14:paraId="19FCA8F1" w14:textId="0FACF3C0" w:rsidR="0004792F" w:rsidRDefault="0004792F">
      <w:pPr>
        <w:spacing w:line="259" w:lineRule="auto"/>
        <w:jc w:val="left"/>
      </w:pPr>
      <w:r>
        <w:br w:type="page"/>
      </w:r>
    </w:p>
    <w:p w14:paraId="7880DF19" w14:textId="77777777" w:rsidR="003944E0" w:rsidRDefault="003944E0" w:rsidP="003944E0">
      <w:pPr>
        <w:pStyle w:val="Ttulo2"/>
      </w:pPr>
      <w:bookmarkStart w:id="148" w:name="_Toc229993962"/>
      <w:r>
        <w:lastRenderedPageBreak/>
        <w:t>4.7 Casos de uso</w:t>
      </w:r>
      <w:bookmarkEnd w:id="148"/>
    </w:p>
    <w:p w14:paraId="44FFE129" w14:textId="285788E3" w:rsidR="006C736C" w:rsidRDefault="00C25F54" w:rsidP="00EF3BA8">
      <w:r>
        <w:t xml:space="preserve">El diagrama de casos de uso UML es la principal forma de </w:t>
      </w:r>
      <w:r w:rsidR="00307BBD">
        <w:t>determinar los requisitos del sistema, ya que estos nos explican el comportamiento que debe de tener nuestro sistema en varios escenarios</w:t>
      </w:r>
      <w:r w:rsidR="004A34FC">
        <w:t xml:space="preserve">. </w:t>
      </w:r>
      <w:r w:rsidR="004A34FC" w:rsidRPr="004A34FC">
        <w:t xml:space="preserve">Los casos de uso se desarrollan con el propósito de detallar un conjunto de requisitos centrados en tareas o roles específicos </w:t>
      </w:r>
      <w:sdt>
        <w:sdtPr>
          <w:id w:val="1417593551"/>
          <w:citation/>
        </w:sdtPr>
        <w:sdtEndPr/>
        <w:sdtContent>
          <w:r w:rsidR="006C736C">
            <w:fldChar w:fldCharType="begin"/>
          </w:r>
          <w:r w:rsidR="006C736C">
            <w:instrText xml:space="preserve"> CITATION vis26 \l 2058 </w:instrText>
          </w:r>
          <w:r w:rsidR="006C736C">
            <w:fldChar w:fldCharType="separate"/>
          </w:r>
          <w:r>
            <w:rPr>
              <w:noProof/>
            </w:rPr>
            <w:t>[</w:t>
          </w:r>
          <w:r w:rsidR="00DA3F7B" w:rsidRPr="00DA3F7B">
            <w:rPr>
              <w:noProof/>
            </w:rPr>
            <w:t>121</w:t>
          </w:r>
          <w:r>
            <w:rPr>
              <w:noProof/>
            </w:rPr>
            <w:t>]</w:t>
          </w:r>
          <w:r w:rsidR="006C736C">
            <w:fldChar w:fldCharType="end"/>
          </w:r>
        </w:sdtContent>
      </w:sdt>
      <w:r w:rsidR="006C736C">
        <w:t>.</w:t>
      </w:r>
    </w:p>
    <w:p w14:paraId="2911A169" w14:textId="0A83DA63" w:rsidR="00AC5072" w:rsidRDefault="00B34259" w:rsidP="00EF3BA8">
      <w:r>
        <w:t xml:space="preserve">Los diagramas nos ayudan en diferentes escenarios desde </w:t>
      </w:r>
      <w:r w:rsidR="001E62C0">
        <w:t xml:space="preserve">que se </w:t>
      </w:r>
      <w:r w:rsidR="0093784C">
        <w:t>está</w:t>
      </w:r>
      <w:r w:rsidR="001E62C0">
        <w:t xml:space="preserve"> comenza</w:t>
      </w:r>
      <w:r w:rsidR="00031AB6">
        <w:t>n</w:t>
      </w:r>
      <w:r w:rsidR="001E62C0">
        <w:t>do el proyecto</w:t>
      </w:r>
      <w:r w:rsidR="00215952">
        <w:t>, hasta la fase de pruebas</w:t>
      </w:r>
      <w:r w:rsidR="00A352EB">
        <w:t xml:space="preserve">, al inicio se usan como ideas </w:t>
      </w:r>
      <w:r w:rsidR="00FF0DAD">
        <w:t xml:space="preserve">y recopilación de requisitos </w:t>
      </w:r>
      <w:r w:rsidR="0064349C">
        <w:t xml:space="preserve">para cumplir con las necesidades </w:t>
      </w:r>
      <w:r w:rsidR="0032494F">
        <w:t xml:space="preserve">del sistema, posteriormente la fase de análisis </w:t>
      </w:r>
      <w:r w:rsidR="00FA05D3">
        <w:t>nos ayuda a identificar las clases que nece</w:t>
      </w:r>
      <w:r w:rsidR="00194E5E">
        <w:t>sitara el sistema, y finalmente en las pruebas para seguir los flujos y verificar si cumple con los requerimientos.</w:t>
      </w:r>
      <w:r w:rsidR="002A192D">
        <w:t xml:space="preserve"> </w:t>
      </w:r>
      <w:r w:rsidR="002A192D" w:rsidRPr="002A192D">
        <w:t xml:space="preserve">Mientras los casos de uso describen qué acciones realizan los usuarios dentro del sistema, los procesos de negocio explican cómo se llevan a cabo dichas acciones </w:t>
      </w:r>
      <w:sdt>
        <w:sdtPr>
          <w:id w:val="-2083054559"/>
          <w:citation/>
        </w:sdtPr>
        <w:sdtEndPr/>
        <w:sdtContent>
          <w:r w:rsidR="002A192D">
            <w:fldChar w:fldCharType="begin"/>
          </w:r>
          <w:r w:rsidR="002A192D">
            <w:instrText xml:space="preserve"> CITATION IBM262 \l 2058 </w:instrText>
          </w:r>
          <w:r w:rsidR="002A192D">
            <w:fldChar w:fldCharType="separate"/>
          </w:r>
          <w:r>
            <w:rPr>
              <w:noProof/>
            </w:rPr>
            <w:t>[</w:t>
          </w:r>
          <w:r w:rsidR="00DA3F7B" w:rsidRPr="00DA3F7B">
            <w:rPr>
              <w:noProof/>
            </w:rPr>
            <w:t>122</w:t>
          </w:r>
          <w:r>
            <w:rPr>
              <w:noProof/>
            </w:rPr>
            <w:t>]</w:t>
          </w:r>
          <w:r w:rsidR="002A192D">
            <w:fldChar w:fldCharType="end"/>
          </w:r>
        </w:sdtContent>
      </w:sdt>
      <w:r w:rsidR="002A192D">
        <w:t>.</w:t>
      </w:r>
      <w:r w:rsidR="003944E0">
        <w:br w:type="page"/>
      </w:r>
    </w:p>
    <w:p w14:paraId="14B79B9A" w14:textId="31659787" w:rsidR="00AC5072" w:rsidRDefault="008F401C" w:rsidP="00EF3BA8">
      <w:r>
        <w:rPr>
          <w:noProof/>
        </w:rPr>
        <w:lastRenderedPageBreak/>
        <w:drawing>
          <wp:anchor distT="0" distB="0" distL="114300" distR="114300" simplePos="0" relativeHeight="251658268" behindDoc="1" locked="0" layoutInCell="1" allowOverlap="1" wp14:anchorId="29F5CC08" wp14:editId="15894AE2">
            <wp:simplePos x="0" y="0"/>
            <wp:positionH relativeFrom="margin">
              <wp:align>center</wp:align>
            </wp:positionH>
            <wp:positionV relativeFrom="paragraph">
              <wp:posOffset>0</wp:posOffset>
            </wp:positionV>
            <wp:extent cx="6257925" cy="6981825"/>
            <wp:effectExtent l="0" t="0" r="9525" b="9525"/>
            <wp:wrapTight wrapText="bothSides">
              <wp:wrapPolygon edited="0">
                <wp:start x="0" y="0"/>
                <wp:lineTo x="0" y="21571"/>
                <wp:lineTo x="21567" y="21571"/>
                <wp:lineTo x="21567" y="0"/>
                <wp:lineTo x="0" y="0"/>
              </wp:wrapPolygon>
            </wp:wrapTight>
            <wp:docPr id="36948834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257925" cy="6981825"/>
                    </a:xfrm>
                    <a:prstGeom prst="rect">
                      <a:avLst/>
                    </a:prstGeom>
                    <a:noFill/>
                    <a:ln>
                      <a:noFill/>
                    </a:ln>
                  </pic:spPr>
                </pic:pic>
              </a:graphicData>
            </a:graphic>
            <wp14:sizeRelV relativeFrom="margin">
              <wp14:pctHeight>0</wp14:pctHeight>
            </wp14:sizeRelV>
          </wp:anchor>
        </w:drawing>
      </w:r>
    </w:p>
    <w:p w14:paraId="78F222B6" w14:textId="5BBF9397" w:rsidR="005E0255" w:rsidRDefault="005E0255" w:rsidP="00EF3BA8"/>
    <w:p w14:paraId="4647208B" w14:textId="77777777" w:rsidR="007463A4" w:rsidRDefault="007463A4" w:rsidP="00EF3BA8"/>
    <w:p w14:paraId="32A7A593" w14:textId="77777777" w:rsidR="00A908CB" w:rsidRDefault="00A908CB" w:rsidP="00EF3BA8"/>
    <w:p w14:paraId="64E803FD" w14:textId="0C15EB39" w:rsidR="00AA78DA" w:rsidRDefault="00AC5072" w:rsidP="00AA78DA">
      <w:pPr>
        <w:jc w:val="left"/>
      </w:pPr>
      <w:r>
        <w:lastRenderedPageBreak/>
        <w:t xml:space="preserve">CU </w:t>
      </w:r>
      <w:r w:rsidR="00E57254" w:rsidRPr="00E57254">
        <w:t>–</w:t>
      </w:r>
      <w:r w:rsidR="00A7410B">
        <w:t xml:space="preserve"> 001</w:t>
      </w:r>
      <w:r w:rsidR="00EB01EE">
        <w:t xml:space="preserve">: </w:t>
      </w:r>
      <w:r w:rsidR="001F4100">
        <w:t>Registrarse</w:t>
      </w:r>
    </w:p>
    <w:tbl>
      <w:tblPr>
        <w:tblStyle w:val="Tablaconcuadrcula"/>
        <w:tblW w:w="0" w:type="auto"/>
        <w:tblLook w:val="04A0" w:firstRow="1" w:lastRow="0" w:firstColumn="1" w:lastColumn="0" w:noHBand="0" w:noVBand="1"/>
      </w:tblPr>
      <w:tblGrid>
        <w:gridCol w:w="1980"/>
        <w:gridCol w:w="6848"/>
      </w:tblGrid>
      <w:tr w:rsidR="00606275" w:rsidRPr="00686C0C" w14:paraId="529601F8" w14:textId="77777777">
        <w:tc>
          <w:tcPr>
            <w:tcW w:w="1980" w:type="dxa"/>
          </w:tcPr>
          <w:p w14:paraId="33EDDFFF" w14:textId="77777777" w:rsidR="00AA78DA" w:rsidRPr="00686C0C" w:rsidRDefault="00AA78DA">
            <w:pPr>
              <w:rPr>
                <w:rFonts w:cs="Times New Roman"/>
                <w:b/>
                <w:bCs/>
              </w:rPr>
            </w:pPr>
            <w:r w:rsidRPr="00686C0C">
              <w:rPr>
                <w:rFonts w:cs="Times New Roman"/>
                <w:b/>
                <w:bCs/>
              </w:rPr>
              <w:t>Nombre</w:t>
            </w:r>
          </w:p>
        </w:tc>
        <w:tc>
          <w:tcPr>
            <w:tcW w:w="6848" w:type="dxa"/>
          </w:tcPr>
          <w:p w14:paraId="47B7005E" w14:textId="7C9EF096" w:rsidR="00AA78DA" w:rsidRPr="00686C0C" w:rsidRDefault="003A59D0">
            <w:pPr>
              <w:rPr>
                <w:rFonts w:cs="Times New Roman"/>
                <w:b/>
                <w:bCs/>
              </w:rPr>
            </w:pPr>
            <w:r>
              <w:rPr>
                <w:rFonts w:cs="Times New Roman"/>
                <w:b/>
                <w:bCs/>
              </w:rPr>
              <w:t>Registrarse</w:t>
            </w:r>
          </w:p>
        </w:tc>
      </w:tr>
      <w:tr w:rsidR="00606275" w:rsidRPr="00686C0C" w14:paraId="57AAC434" w14:textId="77777777">
        <w:tc>
          <w:tcPr>
            <w:tcW w:w="1980" w:type="dxa"/>
          </w:tcPr>
          <w:p w14:paraId="5FD66F8B" w14:textId="77777777" w:rsidR="00AA78DA" w:rsidRPr="00686C0C" w:rsidRDefault="00AA78DA">
            <w:pPr>
              <w:rPr>
                <w:rFonts w:cs="Times New Roman"/>
              </w:rPr>
            </w:pPr>
            <w:r w:rsidRPr="00686C0C">
              <w:rPr>
                <w:rFonts w:cs="Times New Roman"/>
              </w:rPr>
              <w:t>Actores</w:t>
            </w:r>
          </w:p>
        </w:tc>
        <w:tc>
          <w:tcPr>
            <w:tcW w:w="6848" w:type="dxa"/>
          </w:tcPr>
          <w:p w14:paraId="40820947" w14:textId="5E7C4643" w:rsidR="00AA78DA" w:rsidRPr="00686C0C" w:rsidRDefault="00AA78DA">
            <w:pPr>
              <w:rPr>
                <w:rFonts w:cs="Times New Roman"/>
              </w:rPr>
            </w:pPr>
            <w:r w:rsidRPr="00686C0C">
              <w:rPr>
                <w:rFonts w:cs="Times New Roman"/>
              </w:rPr>
              <w:t>C</w:t>
            </w:r>
            <w:r w:rsidR="007A151C">
              <w:rPr>
                <w:rFonts w:cs="Times New Roman"/>
              </w:rPr>
              <w:t>liente, Repartidor</w:t>
            </w:r>
          </w:p>
        </w:tc>
      </w:tr>
      <w:tr w:rsidR="00606275" w:rsidRPr="00686C0C" w14:paraId="3D5A2D06" w14:textId="77777777">
        <w:tc>
          <w:tcPr>
            <w:tcW w:w="1980" w:type="dxa"/>
          </w:tcPr>
          <w:p w14:paraId="4D35EFCF" w14:textId="77777777" w:rsidR="00AA78DA" w:rsidRPr="00686C0C" w:rsidRDefault="00AA78DA">
            <w:pPr>
              <w:rPr>
                <w:rFonts w:cs="Times New Roman"/>
              </w:rPr>
            </w:pPr>
            <w:r w:rsidRPr="00686C0C">
              <w:rPr>
                <w:rFonts w:cs="Times New Roman"/>
              </w:rPr>
              <w:t>Descripción</w:t>
            </w:r>
          </w:p>
        </w:tc>
        <w:tc>
          <w:tcPr>
            <w:tcW w:w="6848" w:type="dxa"/>
          </w:tcPr>
          <w:p w14:paraId="293DA7C6" w14:textId="4494D268" w:rsidR="00AA78DA" w:rsidRPr="00686C0C" w:rsidRDefault="00C77D5E">
            <w:pPr>
              <w:rPr>
                <w:rFonts w:cs="Times New Roman"/>
              </w:rPr>
            </w:pPr>
            <w:r w:rsidRPr="00C77D5E">
              <w:rPr>
                <w:rFonts w:cs="Times New Roman"/>
              </w:rPr>
              <w:t xml:space="preserve">El sistema permite a nuevos usuarios (clientes o repartidores) crear una cuenta proporcionando sus datos personales. </w:t>
            </w:r>
            <w:r w:rsidR="00962F85" w:rsidRPr="00962F85">
              <w:rPr>
                <w:rFonts w:cs="Times New Roman"/>
              </w:rPr>
              <w:t>Si el rol elegido es Repartidor, también debe indicar si crea una nueva purificadora (quedando como dueño) o se incorpora a una existente</w:t>
            </w:r>
            <w:r w:rsidR="007F3195">
              <w:rPr>
                <w:rFonts w:cs="Times New Roman"/>
              </w:rPr>
              <w:t xml:space="preserve">. </w:t>
            </w:r>
            <w:r w:rsidRPr="00C77D5E">
              <w:rPr>
                <w:rFonts w:cs="Times New Roman"/>
              </w:rPr>
              <w:t xml:space="preserve">Al completar el registro, el sistema valida que no existan duplicados, cifra la contraseña y envía un </w:t>
            </w:r>
            <w:r w:rsidR="00506981">
              <w:rPr>
                <w:rFonts w:cs="Times New Roman"/>
              </w:rPr>
              <w:t>mensaje de texto</w:t>
            </w:r>
            <w:r w:rsidRPr="00C77D5E">
              <w:rPr>
                <w:rFonts w:cs="Times New Roman"/>
              </w:rPr>
              <w:t xml:space="preserve"> de verificación para activar la cuenta.</w:t>
            </w:r>
          </w:p>
        </w:tc>
      </w:tr>
      <w:tr w:rsidR="00606275" w:rsidRPr="00686C0C" w14:paraId="48816D4F" w14:textId="77777777">
        <w:tc>
          <w:tcPr>
            <w:tcW w:w="1980" w:type="dxa"/>
          </w:tcPr>
          <w:p w14:paraId="477E0DB4" w14:textId="77777777" w:rsidR="00AA78DA" w:rsidRPr="00686C0C" w:rsidRDefault="00AA78DA">
            <w:pPr>
              <w:rPr>
                <w:rFonts w:cs="Times New Roman"/>
              </w:rPr>
            </w:pPr>
            <w:r w:rsidRPr="00686C0C">
              <w:rPr>
                <w:rFonts w:cs="Times New Roman"/>
              </w:rPr>
              <w:t>Requerimiento funcional</w:t>
            </w:r>
          </w:p>
        </w:tc>
        <w:tc>
          <w:tcPr>
            <w:tcW w:w="6848" w:type="dxa"/>
          </w:tcPr>
          <w:p w14:paraId="5BD6769F" w14:textId="77777777" w:rsidR="004545E8" w:rsidRDefault="00C55B86" w:rsidP="001A2E48">
            <w:pPr>
              <w:jc w:val="left"/>
              <w:rPr>
                <w:rFonts w:cs="Times New Roman"/>
              </w:rPr>
            </w:pPr>
            <w:r w:rsidRPr="00C55B86">
              <w:rPr>
                <w:rFonts w:cs="Times New Roman"/>
              </w:rPr>
              <w:t>RF</w:t>
            </w:r>
            <w:r w:rsidR="00272BB5">
              <w:rPr>
                <w:rFonts w:cs="Times New Roman"/>
              </w:rPr>
              <w:t xml:space="preserve"> - </w:t>
            </w:r>
            <w:r w:rsidRPr="00C55B86">
              <w:rPr>
                <w:rFonts w:cs="Times New Roman"/>
              </w:rPr>
              <w:t xml:space="preserve">002 </w:t>
            </w:r>
          </w:p>
          <w:p w14:paraId="49E09A04" w14:textId="3AC084A3" w:rsidR="00AA78DA" w:rsidRPr="00686C0C" w:rsidRDefault="00C55B86" w:rsidP="001A2E48">
            <w:pPr>
              <w:jc w:val="left"/>
              <w:rPr>
                <w:rFonts w:cs="Times New Roman"/>
              </w:rPr>
            </w:pPr>
            <w:r w:rsidRPr="00C55B86">
              <w:rPr>
                <w:rFonts w:cs="Times New Roman"/>
              </w:rPr>
              <w:t>RF</w:t>
            </w:r>
            <w:r w:rsidR="006A1485">
              <w:rPr>
                <w:rFonts w:cs="Times New Roman"/>
              </w:rPr>
              <w:t xml:space="preserve"> </w:t>
            </w:r>
            <w:r w:rsidRPr="00C55B86">
              <w:rPr>
                <w:rFonts w:cs="Times New Roman"/>
              </w:rPr>
              <w:t>-</w:t>
            </w:r>
            <w:r w:rsidR="006A1485">
              <w:rPr>
                <w:rFonts w:cs="Times New Roman"/>
              </w:rPr>
              <w:t xml:space="preserve"> </w:t>
            </w:r>
            <w:r w:rsidRPr="00C55B86">
              <w:rPr>
                <w:rFonts w:cs="Times New Roman"/>
              </w:rPr>
              <w:t>0</w:t>
            </w:r>
            <w:r w:rsidR="006D7480">
              <w:rPr>
                <w:rFonts w:cs="Times New Roman"/>
              </w:rPr>
              <w:t>15</w:t>
            </w:r>
          </w:p>
        </w:tc>
      </w:tr>
      <w:tr w:rsidR="00606275" w:rsidRPr="00686C0C" w14:paraId="23991D50" w14:textId="77777777">
        <w:tc>
          <w:tcPr>
            <w:tcW w:w="1980" w:type="dxa"/>
          </w:tcPr>
          <w:p w14:paraId="55701B7D" w14:textId="308504F3" w:rsidR="00D709AF" w:rsidRPr="00686C0C" w:rsidRDefault="00D709AF">
            <w:pPr>
              <w:rPr>
                <w:rFonts w:cs="Times New Roman"/>
              </w:rPr>
            </w:pPr>
            <w:r>
              <w:rPr>
                <w:rFonts w:cs="Times New Roman"/>
              </w:rPr>
              <w:t>Reglas de negocio</w:t>
            </w:r>
          </w:p>
        </w:tc>
        <w:tc>
          <w:tcPr>
            <w:tcW w:w="6848" w:type="dxa"/>
          </w:tcPr>
          <w:p w14:paraId="487852AD" w14:textId="01C296D3" w:rsidR="00D709AF" w:rsidRDefault="00633D42" w:rsidP="001A2E48">
            <w:pPr>
              <w:jc w:val="left"/>
              <w:rPr>
                <w:rFonts w:cs="Times New Roman"/>
              </w:rPr>
            </w:pPr>
            <w:r w:rsidRPr="00633D42">
              <w:rPr>
                <w:rFonts w:cs="Times New Roman"/>
              </w:rPr>
              <w:t>RN-01</w:t>
            </w:r>
            <w:r w:rsidR="00037455">
              <w:rPr>
                <w:rFonts w:cs="Times New Roman"/>
              </w:rPr>
              <w:t>5</w:t>
            </w:r>
            <w:r w:rsidRPr="00633D42">
              <w:rPr>
                <w:rFonts w:cs="Times New Roman"/>
              </w:rPr>
              <w:t xml:space="preserve">: No se permite duplicidad de correo o teléfono. </w:t>
            </w:r>
            <w:r w:rsidR="004545E8">
              <w:rPr>
                <w:rFonts w:cs="Times New Roman"/>
              </w:rPr>
              <w:br/>
            </w:r>
            <w:r w:rsidRPr="00633D42">
              <w:rPr>
                <w:rFonts w:cs="Times New Roman"/>
              </w:rPr>
              <w:t>RN-01</w:t>
            </w:r>
            <w:r w:rsidR="00037455">
              <w:rPr>
                <w:rFonts w:cs="Times New Roman"/>
              </w:rPr>
              <w:t>7</w:t>
            </w:r>
            <w:r w:rsidRPr="00633D42">
              <w:rPr>
                <w:rFonts w:cs="Times New Roman"/>
              </w:rPr>
              <w:t xml:space="preserve">: Cifrado obligatorio de contraseña. </w:t>
            </w:r>
            <w:r w:rsidR="004545E8">
              <w:rPr>
                <w:rFonts w:cs="Times New Roman"/>
              </w:rPr>
              <w:br/>
            </w:r>
            <w:r w:rsidRPr="00633D42">
              <w:rPr>
                <w:rFonts w:cs="Times New Roman"/>
              </w:rPr>
              <w:t xml:space="preserve">RN-002: Verificación de </w:t>
            </w:r>
            <w:r w:rsidR="00723EA6">
              <w:rPr>
                <w:rFonts w:cs="Times New Roman"/>
              </w:rPr>
              <w:t>número</w:t>
            </w:r>
            <w:r w:rsidRPr="00633D42">
              <w:rPr>
                <w:rFonts w:cs="Times New Roman"/>
              </w:rPr>
              <w:t xml:space="preserve"> para activar cuenta</w:t>
            </w:r>
            <w:r w:rsidR="000106E5">
              <w:rPr>
                <w:rFonts w:cs="Times New Roman"/>
              </w:rPr>
              <w:t>.</w:t>
            </w:r>
          </w:p>
          <w:p w14:paraId="48DB6406" w14:textId="2D880C54" w:rsidR="00D709AF" w:rsidRPr="00C55B86" w:rsidRDefault="000106E5" w:rsidP="001A2E48">
            <w:pPr>
              <w:jc w:val="left"/>
              <w:rPr>
                <w:rFonts w:cs="Times New Roman"/>
              </w:rPr>
            </w:pPr>
            <w:r w:rsidRPr="000106E5">
              <w:rPr>
                <w:rFonts w:cs="Times New Roman"/>
              </w:rPr>
              <w:t>RN-024: Un negocio nuevo registrado tendrá al solicitante como dueño activo.</w:t>
            </w:r>
          </w:p>
        </w:tc>
      </w:tr>
      <w:tr w:rsidR="00606275" w:rsidRPr="00686C0C" w14:paraId="398D53C3" w14:textId="77777777">
        <w:tc>
          <w:tcPr>
            <w:tcW w:w="1980" w:type="dxa"/>
          </w:tcPr>
          <w:p w14:paraId="284B5215" w14:textId="77777777" w:rsidR="00AA78DA" w:rsidRPr="00686C0C" w:rsidRDefault="00AA78DA">
            <w:pPr>
              <w:rPr>
                <w:rFonts w:cs="Times New Roman"/>
              </w:rPr>
            </w:pPr>
            <w:r w:rsidRPr="00686C0C">
              <w:rPr>
                <w:rFonts w:cs="Times New Roman"/>
              </w:rPr>
              <w:t>Disparador</w:t>
            </w:r>
          </w:p>
        </w:tc>
        <w:tc>
          <w:tcPr>
            <w:tcW w:w="6848" w:type="dxa"/>
          </w:tcPr>
          <w:p w14:paraId="6C98B60F" w14:textId="3DEF41C2" w:rsidR="00AA78DA" w:rsidRPr="00686C0C" w:rsidRDefault="00D911AE">
            <w:pPr>
              <w:rPr>
                <w:rFonts w:cs="Times New Roman"/>
              </w:rPr>
            </w:pPr>
            <w:r w:rsidRPr="00D911AE">
              <w:rPr>
                <w:rFonts w:cs="Times New Roman"/>
              </w:rPr>
              <w:t>El usuario accede a la pantalla de registro desde la página de inicio de sesión</w:t>
            </w:r>
            <w:r>
              <w:rPr>
                <w:rFonts w:cs="Times New Roman"/>
              </w:rPr>
              <w:t xml:space="preserve"> </w:t>
            </w:r>
            <w:r w:rsidRPr="00D911AE">
              <w:rPr>
                <w:rFonts w:cs="Times New Roman"/>
              </w:rPr>
              <w:t>y selecciona "Crear cuenta".</w:t>
            </w:r>
          </w:p>
        </w:tc>
      </w:tr>
      <w:tr w:rsidR="00606275" w:rsidRPr="00686C0C" w14:paraId="12F7781D" w14:textId="77777777">
        <w:tc>
          <w:tcPr>
            <w:tcW w:w="1980" w:type="dxa"/>
          </w:tcPr>
          <w:p w14:paraId="7DD3327B" w14:textId="77777777" w:rsidR="00AA78DA" w:rsidRPr="00686C0C" w:rsidRDefault="00AA78DA">
            <w:pPr>
              <w:rPr>
                <w:rFonts w:cs="Times New Roman"/>
              </w:rPr>
            </w:pPr>
            <w:r w:rsidRPr="00686C0C">
              <w:rPr>
                <w:rFonts w:cs="Times New Roman"/>
              </w:rPr>
              <w:t>Precondiciones</w:t>
            </w:r>
          </w:p>
        </w:tc>
        <w:tc>
          <w:tcPr>
            <w:tcW w:w="6848" w:type="dxa"/>
          </w:tcPr>
          <w:p w14:paraId="2A44A64D" w14:textId="4C6F6577" w:rsidR="00AA78DA" w:rsidRPr="00686C0C" w:rsidRDefault="00723EA6" w:rsidP="005D18BC">
            <w:pPr>
              <w:pStyle w:val="Prrafodelista"/>
              <w:numPr>
                <w:ilvl w:val="0"/>
                <w:numId w:val="6"/>
              </w:numPr>
              <w:spacing w:line="240" w:lineRule="auto"/>
              <w:rPr>
                <w:rFonts w:cs="Times New Roman"/>
              </w:rPr>
            </w:pPr>
            <w:r>
              <w:rPr>
                <w:rFonts w:cs="Times New Roman"/>
              </w:rPr>
              <w:t>El usuario</w:t>
            </w:r>
            <w:r w:rsidR="00AA78DA" w:rsidRPr="00686C0C">
              <w:rPr>
                <w:rFonts w:cs="Times New Roman"/>
              </w:rPr>
              <w:t xml:space="preserve"> debe estar conectado a Internet.</w:t>
            </w:r>
          </w:p>
          <w:p w14:paraId="60236BF3" w14:textId="77777777" w:rsidR="002A57D0" w:rsidRPr="002A57D0" w:rsidRDefault="002A57D0" w:rsidP="005D18BC">
            <w:pPr>
              <w:pStyle w:val="Prrafodelista"/>
              <w:numPr>
                <w:ilvl w:val="0"/>
                <w:numId w:val="6"/>
              </w:numPr>
              <w:rPr>
                <w:rFonts w:cs="Times New Roman"/>
              </w:rPr>
            </w:pPr>
            <w:r w:rsidRPr="002A57D0">
              <w:rPr>
                <w:rFonts w:cs="Times New Roman"/>
              </w:rPr>
              <w:t>El usuario no debe tener una cuenta previamente registrada con el mismo correo o teléfono.</w:t>
            </w:r>
          </w:p>
          <w:p w14:paraId="462EF846" w14:textId="19B74B53" w:rsidR="00AA78DA" w:rsidRPr="00686C0C" w:rsidRDefault="00FA3D86" w:rsidP="005D18BC">
            <w:pPr>
              <w:pStyle w:val="Prrafodelista"/>
              <w:numPr>
                <w:ilvl w:val="0"/>
                <w:numId w:val="6"/>
              </w:numPr>
              <w:spacing w:line="240" w:lineRule="auto"/>
              <w:rPr>
                <w:rFonts w:cs="Times New Roman"/>
              </w:rPr>
            </w:pPr>
            <w:r w:rsidRPr="00FA3D86">
              <w:rPr>
                <w:rFonts w:cs="Times New Roman"/>
              </w:rPr>
              <w:t xml:space="preserve">La aplicación debe estar instalada y </w:t>
            </w:r>
            <w:r w:rsidR="00176E8A">
              <w:rPr>
                <w:rFonts w:cs="Times New Roman"/>
              </w:rPr>
              <w:t>en operación</w:t>
            </w:r>
            <w:r w:rsidRPr="00FA3D86">
              <w:rPr>
                <w:rFonts w:cs="Times New Roman"/>
              </w:rPr>
              <w:t>.</w:t>
            </w:r>
          </w:p>
        </w:tc>
      </w:tr>
      <w:tr w:rsidR="00606275" w:rsidRPr="00686C0C" w14:paraId="7AFC47DF" w14:textId="77777777">
        <w:tc>
          <w:tcPr>
            <w:tcW w:w="1980" w:type="dxa"/>
          </w:tcPr>
          <w:p w14:paraId="3AC7AC7A" w14:textId="77777777" w:rsidR="00AA78DA" w:rsidRPr="00686C0C" w:rsidRDefault="00AA78DA">
            <w:pPr>
              <w:rPr>
                <w:rFonts w:cs="Times New Roman"/>
              </w:rPr>
            </w:pPr>
            <w:r w:rsidRPr="00686C0C">
              <w:rPr>
                <w:rFonts w:cs="Times New Roman"/>
              </w:rPr>
              <w:t>Postcondiciones</w:t>
            </w:r>
          </w:p>
        </w:tc>
        <w:tc>
          <w:tcPr>
            <w:tcW w:w="6848" w:type="dxa"/>
          </w:tcPr>
          <w:p w14:paraId="78B86373" w14:textId="77777777" w:rsidR="00930EBE" w:rsidRPr="00930EBE" w:rsidRDefault="00930EBE" w:rsidP="005D18BC">
            <w:pPr>
              <w:pStyle w:val="Prrafodelista"/>
              <w:numPr>
                <w:ilvl w:val="0"/>
                <w:numId w:val="7"/>
              </w:numPr>
              <w:spacing w:line="240" w:lineRule="auto"/>
              <w:rPr>
                <w:rFonts w:cs="Times New Roman"/>
              </w:rPr>
            </w:pPr>
            <w:r w:rsidRPr="00930EBE">
              <w:rPr>
                <w:rFonts w:cs="Times New Roman"/>
              </w:rPr>
              <w:t>Se crea el registro del usuario en la base de datos con el rol correspondiente (cliente o repartidor).</w:t>
            </w:r>
          </w:p>
          <w:p w14:paraId="54CC2484" w14:textId="77777777" w:rsidR="00930EBE" w:rsidRPr="00930EBE" w:rsidRDefault="00930EBE" w:rsidP="005D18BC">
            <w:pPr>
              <w:pStyle w:val="Prrafodelista"/>
              <w:numPr>
                <w:ilvl w:val="0"/>
                <w:numId w:val="7"/>
              </w:numPr>
              <w:spacing w:line="240" w:lineRule="auto"/>
              <w:rPr>
                <w:rFonts w:cs="Times New Roman"/>
              </w:rPr>
            </w:pPr>
            <w:r w:rsidRPr="00930EBE">
              <w:rPr>
                <w:rFonts w:cs="Times New Roman"/>
              </w:rPr>
              <w:t>La contraseña queda almacenada en forma de hash cifrado.</w:t>
            </w:r>
          </w:p>
          <w:p w14:paraId="36A1D1F7" w14:textId="59AD14FC" w:rsidR="00930EBE" w:rsidRPr="00930EBE" w:rsidRDefault="00930EBE" w:rsidP="005D18BC">
            <w:pPr>
              <w:pStyle w:val="Prrafodelista"/>
              <w:numPr>
                <w:ilvl w:val="0"/>
                <w:numId w:val="7"/>
              </w:numPr>
              <w:spacing w:line="240" w:lineRule="auto"/>
              <w:rPr>
                <w:rFonts w:cs="Times New Roman"/>
              </w:rPr>
            </w:pPr>
            <w:r w:rsidRPr="00930EBE">
              <w:rPr>
                <w:rFonts w:cs="Times New Roman"/>
              </w:rPr>
              <w:t xml:space="preserve">Se envía un </w:t>
            </w:r>
            <w:r w:rsidR="00176E8A">
              <w:rPr>
                <w:rFonts w:cs="Times New Roman"/>
              </w:rPr>
              <w:t>mensaje de texto</w:t>
            </w:r>
            <w:r w:rsidRPr="00930EBE">
              <w:rPr>
                <w:rFonts w:cs="Times New Roman"/>
              </w:rPr>
              <w:t xml:space="preserve"> de verificación a</w:t>
            </w:r>
            <w:r w:rsidR="00176E8A">
              <w:rPr>
                <w:rFonts w:cs="Times New Roman"/>
              </w:rPr>
              <w:t xml:space="preserve">l número </w:t>
            </w:r>
            <w:r w:rsidRPr="00930EBE">
              <w:rPr>
                <w:rFonts w:cs="Times New Roman"/>
              </w:rPr>
              <w:t>proporcionad</w:t>
            </w:r>
            <w:r w:rsidR="00176E8A">
              <w:rPr>
                <w:rFonts w:cs="Times New Roman"/>
              </w:rPr>
              <w:t>o</w:t>
            </w:r>
            <w:r w:rsidRPr="00930EBE">
              <w:rPr>
                <w:rFonts w:cs="Times New Roman"/>
              </w:rPr>
              <w:t>.</w:t>
            </w:r>
          </w:p>
          <w:p w14:paraId="1930AA27" w14:textId="3AB53863" w:rsidR="00AA78DA" w:rsidRPr="00686C0C" w:rsidRDefault="00930EBE" w:rsidP="005D18BC">
            <w:pPr>
              <w:pStyle w:val="Prrafodelista"/>
              <w:numPr>
                <w:ilvl w:val="0"/>
                <w:numId w:val="7"/>
              </w:numPr>
              <w:spacing w:line="240" w:lineRule="auto"/>
              <w:rPr>
                <w:rFonts w:cs="Times New Roman"/>
              </w:rPr>
            </w:pPr>
            <w:r w:rsidRPr="00930EBE">
              <w:rPr>
                <w:rFonts w:cs="Times New Roman"/>
              </w:rPr>
              <w:t xml:space="preserve">La cuenta permanece inactiva hasta que se verifique el </w:t>
            </w:r>
            <w:r w:rsidR="00176E8A">
              <w:rPr>
                <w:rFonts w:cs="Times New Roman"/>
              </w:rPr>
              <w:t>número</w:t>
            </w:r>
            <w:r w:rsidRPr="00930EBE">
              <w:rPr>
                <w:rFonts w:cs="Times New Roman"/>
              </w:rPr>
              <w:t>.</w:t>
            </w:r>
          </w:p>
        </w:tc>
      </w:tr>
      <w:tr w:rsidR="00606275" w:rsidRPr="00686C0C" w14:paraId="40CD7683" w14:textId="77777777">
        <w:tc>
          <w:tcPr>
            <w:tcW w:w="1980" w:type="dxa"/>
          </w:tcPr>
          <w:p w14:paraId="3B5E2E92" w14:textId="77777777" w:rsidR="00AA78DA" w:rsidRPr="00686C0C" w:rsidRDefault="00AA78DA">
            <w:pPr>
              <w:rPr>
                <w:rFonts w:cs="Times New Roman"/>
              </w:rPr>
            </w:pPr>
            <w:r w:rsidRPr="00686C0C">
              <w:rPr>
                <w:rFonts w:cs="Times New Roman"/>
              </w:rPr>
              <w:t>Flujo Normal</w:t>
            </w:r>
          </w:p>
        </w:tc>
        <w:tc>
          <w:tcPr>
            <w:tcW w:w="6848" w:type="dxa"/>
          </w:tcPr>
          <w:p w14:paraId="321E1656" w14:textId="77777777" w:rsidR="00103061" w:rsidRPr="00103061" w:rsidRDefault="00103061" w:rsidP="005D18BC">
            <w:pPr>
              <w:pStyle w:val="Prrafodelista"/>
              <w:numPr>
                <w:ilvl w:val="0"/>
                <w:numId w:val="8"/>
              </w:numPr>
              <w:spacing w:line="240" w:lineRule="auto"/>
              <w:rPr>
                <w:rFonts w:cs="Times New Roman"/>
              </w:rPr>
            </w:pPr>
            <w:r w:rsidRPr="00103061">
              <w:rPr>
                <w:rFonts w:cs="Times New Roman"/>
              </w:rPr>
              <w:t>El usuario abre la aplicación y selecciona "Crear cuenta".</w:t>
            </w:r>
          </w:p>
          <w:p w14:paraId="474BB59C" w14:textId="77777777" w:rsidR="00103061" w:rsidRPr="00103061" w:rsidRDefault="00103061" w:rsidP="005D18BC">
            <w:pPr>
              <w:pStyle w:val="Prrafodelista"/>
              <w:numPr>
                <w:ilvl w:val="0"/>
                <w:numId w:val="8"/>
              </w:numPr>
              <w:spacing w:line="240" w:lineRule="auto"/>
              <w:rPr>
                <w:rFonts w:cs="Times New Roman"/>
              </w:rPr>
            </w:pPr>
            <w:r w:rsidRPr="00103061">
              <w:rPr>
                <w:rFonts w:cs="Times New Roman"/>
              </w:rPr>
              <w:t>El sistema muestra el formulario de registro (nombre, correo, teléfono, contraseña, tipo de usuario).</w:t>
            </w:r>
          </w:p>
          <w:p w14:paraId="3E830FBE" w14:textId="7E55EFF9" w:rsidR="00103061" w:rsidRPr="00103061" w:rsidRDefault="00103061" w:rsidP="005D18BC">
            <w:pPr>
              <w:pStyle w:val="Prrafodelista"/>
              <w:numPr>
                <w:ilvl w:val="0"/>
                <w:numId w:val="8"/>
              </w:numPr>
              <w:spacing w:line="240" w:lineRule="auto"/>
              <w:rPr>
                <w:rFonts w:cs="Times New Roman"/>
              </w:rPr>
            </w:pPr>
            <w:r w:rsidRPr="00103061">
              <w:rPr>
                <w:rFonts w:cs="Times New Roman"/>
              </w:rPr>
              <w:t>El usuario completa todos los campos y confirma.</w:t>
            </w:r>
            <w:r w:rsidR="00C51956">
              <w:t xml:space="preserve"> </w:t>
            </w:r>
            <w:r w:rsidR="00C51956" w:rsidRPr="00C51956">
              <w:rPr>
                <w:rFonts w:cs="Times New Roman"/>
              </w:rPr>
              <w:t>Si seleccionó el rol Repartidor, el sistema le solicita elegir entre crear una nueva purificadora o unirse a una existente</w:t>
            </w:r>
          </w:p>
          <w:p w14:paraId="44FFBF58" w14:textId="3250AE6E" w:rsidR="00103061" w:rsidRPr="00103061" w:rsidRDefault="00103061" w:rsidP="005D18BC">
            <w:pPr>
              <w:pStyle w:val="Prrafodelista"/>
              <w:numPr>
                <w:ilvl w:val="0"/>
                <w:numId w:val="8"/>
              </w:numPr>
              <w:spacing w:line="240" w:lineRule="auto"/>
              <w:rPr>
                <w:rFonts w:cs="Times New Roman"/>
              </w:rPr>
            </w:pPr>
            <w:r w:rsidRPr="00103061">
              <w:rPr>
                <w:rFonts w:cs="Times New Roman"/>
              </w:rPr>
              <w:t>El sistema valida que el correo y teléfono no estén previamente registrados</w:t>
            </w:r>
            <w:r w:rsidR="00B15F06">
              <w:rPr>
                <w:rFonts w:cs="Times New Roman"/>
              </w:rPr>
              <w:t>.</w:t>
            </w:r>
            <w:r w:rsidR="00B058F2">
              <w:rPr>
                <w:rFonts w:cs="Times New Roman"/>
              </w:rPr>
              <w:t xml:space="preserve"> </w:t>
            </w:r>
            <w:r w:rsidR="00B058F2" w:rsidRPr="00B058F2">
              <w:rPr>
                <w:rFonts w:cs="Times New Roman"/>
              </w:rPr>
              <w:t>(RN-015)</w:t>
            </w:r>
          </w:p>
          <w:p w14:paraId="225C6C36" w14:textId="18FC9199" w:rsidR="00103061" w:rsidRPr="00103061" w:rsidRDefault="00103061" w:rsidP="005D18BC">
            <w:pPr>
              <w:pStyle w:val="Prrafodelista"/>
              <w:numPr>
                <w:ilvl w:val="0"/>
                <w:numId w:val="8"/>
              </w:numPr>
              <w:spacing w:line="240" w:lineRule="auto"/>
              <w:rPr>
                <w:rFonts w:cs="Times New Roman"/>
              </w:rPr>
            </w:pPr>
            <w:r w:rsidRPr="00103061">
              <w:rPr>
                <w:rFonts w:cs="Times New Roman"/>
              </w:rPr>
              <w:t xml:space="preserve">El sistema cifra la contraseña con el algoritmo de hash definido. </w:t>
            </w:r>
            <w:r w:rsidR="00E4622E" w:rsidRPr="00E4622E">
              <w:rPr>
                <w:rFonts w:cs="Times New Roman"/>
              </w:rPr>
              <w:t>(RN-017)</w:t>
            </w:r>
          </w:p>
          <w:p w14:paraId="4EB013E8" w14:textId="77777777" w:rsidR="00103061" w:rsidRPr="00103061" w:rsidRDefault="00103061" w:rsidP="005D18BC">
            <w:pPr>
              <w:pStyle w:val="Prrafodelista"/>
              <w:numPr>
                <w:ilvl w:val="0"/>
                <w:numId w:val="8"/>
              </w:numPr>
              <w:spacing w:line="240" w:lineRule="auto"/>
              <w:rPr>
                <w:rFonts w:cs="Times New Roman"/>
              </w:rPr>
            </w:pPr>
            <w:r w:rsidRPr="00103061">
              <w:rPr>
                <w:rFonts w:cs="Times New Roman"/>
              </w:rPr>
              <w:t>El sistema crea el registro del usuario en la base de datos.</w:t>
            </w:r>
          </w:p>
          <w:p w14:paraId="3979EADA" w14:textId="726107A8" w:rsidR="00DD1B99" w:rsidRPr="00103061" w:rsidRDefault="00DD1B99" w:rsidP="005D18BC">
            <w:pPr>
              <w:pStyle w:val="Prrafodelista"/>
              <w:numPr>
                <w:ilvl w:val="0"/>
                <w:numId w:val="8"/>
              </w:numPr>
              <w:spacing w:line="240" w:lineRule="auto"/>
              <w:rPr>
                <w:rFonts w:cs="Times New Roman"/>
              </w:rPr>
            </w:pPr>
            <w:r w:rsidRPr="00DD1B99">
              <w:rPr>
                <w:rFonts w:cs="Times New Roman"/>
              </w:rPr>
              <w:t xml:space="preserve">Si el rol es Repartidor con </w:t>
            </w:r>
            <w:r w:rsidR="0074003F">
              <w:rPr>
                <w:rFonts w:cs="Times New Roman"/>
              </w:rPr>
              <w:t>negocio</w:t>
            </w:r>
            <w:r w:rsidRPr="00DD1B99">
              <w:rPr>
                <w:rFonts w:cs="Times New Roman"/>
              </w:rPr>
              <w:t xml:space="preserve"> nuev</w:t>
            </w:r>
            <w:r w:rsidR="00BC4D65">
              <w:rPr>
                <w:rFonts w:cs="Times New Roman"/>
              </w:rPr>
              <w:t>o</w:t>
            </w:r>
            <w:r w:rsidRPr="00DD1B99">
              <w:rPr>
                <w:rFonts w:cs="Times New Roman"/>
              </w:rPr>
              <w:t>, el sistema crea el negocio y lo asigna como dueño. (RN-024)</w:t>
            </w:r>
          </w:p>
          <w:p w14:paraId="53F87F46" w14:textId="377E5784" w:rsidR="00103061" w:rsidRPr="00103061" w:rsidRDefault="00103061" w:rsidP="005D18BC">
            <w:pPr>
              <w:pStyle w:val="Prrafodelista"/>
              <w:numPr>
                <w:ilvl w:val="0"/>
                <w:numId w:val="8"/>
              </w:numPr>
              <w:spacing w:line="240" w:lineRule="auto"/>
              <w:rPr>
                <w:rFonts w:cs="Times New Roman"/>
              </w:rPr>
            </w:pPr>
            <w:r w:rsidRPr="00103061">
              <w:rPr>
                <w:rFonts w:cs="Times New Roman"/>
              </w:rPr>
              <w:t xml:space="preserve">El sistema envía un </w:t>
            </w:r>
            <w:r w:rsidR="00DC746D">
              <w:rPr>
                <w:rFonts w:cs="Times New Roman"/>
              </w:rPr>
              <w:t>SMS</w:t>
            </w:r>
            <w:r w:rsidRPr="00103061">
              <w:rPr>
                <w:rFonts w:cs="Times New Roman"/>
              </w:rPr>
              <w:t xml:space="preserve"> de verificación al usuario. </w:t>
            </w:r>
          </w:p>
          <w:p w14:paraId="297F8F00" w14:textId="77777777" w:rsidR="00176E8A" w:rsidRDefault="00103061" w:rsidP="005D18BC">
            <w:pPr>
              <w:pStyle w:val="Prrafodelista"/>
              <w:numPr>
                <w:ilvl w:val="0"/>
                <w:numId w:val="8"/>
              </w:numPr>
              <w:spacing w:line="240" w:lineRule="auto"/>
              <w:rPr>
                <w:rFonts w:cs="Times New Roman"/>
              </w:rPr>
            </w:pPr>
            <w:r w:rsidRPr="00103061">
              <w:rPr>
                <w:rFonts w:cs="Times New Roman"/>
              </w:rPr>
              <w:t>El sistema muestra un mensaje de éxito</w:t>
            </w:r>
            <w:r w:rsidR="00176E8A">
              <w:rPr>
                <w:rFonts w:cs="Times New Roman"/>
              </w:rPr>
              <w:t>.</w:t>
            </w:r>
          </w:p>
          <w:p w14:paraId="01A8B8FD" w14:textId="11E9B1BF" w:rsidR="00AA78DA" w:rsidRPr="00686C0C" w:rsidRDefault="00103061" w:rsidP="005D18BC">
            <w:pPr>
              <w:pStyle w:val="Prrafodelista"/>
              <w:numPr>
                <w:ilvl w:val="0"/>
                <w:numId w:val="8"/>
              </w:numPr>
              <w:spacing w:line="240" w:lineRule="auto"/>
              <w:rPr>
                <w:rFonts w:cs="Times New Roman"/>
              </w:rPr>
            </w:pPr>
            <w:r w:rsidRPr="00103061">
              <w:rPr>
                <w:rFonts w:cs="Times New Roman"/>
              </w:rPr>
              <w:t>Finaliza el caso de uso.</w:t>
            </w:r>
          </w:p>
        </w:tc>
      </w:tr>
      <w:tr w:rsidR="00606275" w:rsidRPr="00686C0C" w14:paraId="7C0AE8AF" w14:textId="77777777">
        <w:tc>
          <w:tcPr>
            <w:tcW w:w="1980" w:type="dxa"/>
          </w:tcPr>
          <w:p w14:paraId="254846B3" w14:textId="77777777" w:rsidR="00AA78DA" w:rsidRPr="00686C0C" w:rsidRDefault="00AA78DA">
            <w:pPr>
              <w:rPr>
                <w:rFonts w:cs="Times New Roman"/>
              </w:rPr>
            </w:pPr>
            <w:r w:rsidRPr="00686C0C">
              <w:rPr>
                <w:rFonts w:cs="Times New Roman"/>
              </w:rPr>
              <w:t>Flujos Alternativos</w:t>
            </w:r>
          </w:p>
        </w:tc>
        <w:tc>
          <w:tcPr>
            <w:tcW w:w="6848" w:type="dxa"/>
          </w:tcPr>
          <w:p w14:paraId="60CD0E6D" w14:textId="49D71D29" w:rsidR="00AA78DA" w:rsidRPr="00686C0C" w:rsidRDefault="00AA78DA">
            <w:pPr>
              <w:rPr>
                <w:rFonts w:cs="Times New Roman"/>
              </w:rPr>
            </w:pPr>
            <w:r w:rsidRPr="00686C0C">
              <w:rPr>
                <w:rFonts w:cs="Times New Roman"/>
              </w:rPr>
              <w:t xml:space="preserve">S1: </w:t>
            </w:r>
            <w:r w:rsidR="009B3BD4" w:rsidRPr="009B3BD4">
              <w:rPr>
                <w:rFonts w:cs="Times New Roman"/>
              </w:rPr>
              <w:t>Correo o teléfono ya registrado</w:t>
            </w:r>
          </w:p>
          <w:p w14:paraId="3BD01E94" w14:textId="112C6ED1" w:rsidR="004900B6" w:rsidRPr="004900B6" w:rsidRDefault="004900B6" w:rsidP="005D18BC">
            <w:pPr>
              <w:pStyle w:val="Prrafodelista"/>
              <w:numPr>
                <w:ilvl w:val="0"/>
                <w:numId w:val="9"/>
              </w:numPr>
              <w:spacing w:line="240" w:lineRule="auto"/>
              <w:rPr>
                <w:rFonts w:cs="Times New Roman"/>
              </w:rPr>
            </w:pPr>
            <w:r w:rsidRPr="004900B6">
              <w:rPr>
                <w:rFonts w:cs="Times New Roman"/>
              </w:rPr>
              <w:t>S1.1 El sistema detecta que el correo o teléfono ya está registrado.</w:t>
            </w:r>
          </w:p>
          <w:p w14:paraId="3A31D960" w14:textId="0931EA51" w:rsidR="004900B6" w:rsidRPr="004900B6" w:rsidRDefault="004900B6" w:rsidP="005D18BC">
            <w:pPr>
              <w:pStyle w:val="Prrafodelista"/>
              <w:numPr>
                <w:ilvl w:val="0"/>
                <w:numId w:val="9"/>
              </w:numPr>
              <w:spacing w:line="240" w:lineRule="auto"/>
              <w:rPr>
                <w:rFonts w:cs="Times New Roman"/>
              </w:rPr>
            </w:pPr>
            <w:r w:rsidRPr="004900B6">
              <w:rPr>
                <w:rFonts w:cs="Times New Roman"/>
              </w:rPr>
              <w:lastRenderedPageBreak/>
              <w:t>S1.2 El sistema muestra un mensaje indicando el campo duplicado.</w:t>
            </w:r>
          </w:p>
          <w:p w14:paraId="36ED28AD" w14:textId="1B993DD7" w:rsidR="00AA78DA" w:rsidRDefault="004900B6" w:rsidP="005D18BC">
            <w:pPr>
              <w:pStyle w:val="Prrafodelista"/>
              <w:numPr>
                <w:ilvl w:val="0"/>
                <w:numId w:val="9"/>
              </w:numPr>
              <w:spacing w:line="240" w:lineRule="auto"/>
              <w:rPr>
                <w:rFonts w:cs="Times New Roman"/>
              </w:rPr>
            </w:pPr>
            <w:r w:rsidRPr="004900B6">
              <w:rPr>
                <w:rFonts w:cs="Times New Roman"/>
              </w:rPr>
              <w:t>S1.3 El usuario corrige el dato y reintenta. Regresa al paso 4</w:t>
            </w:r>
            <w:r w:rsidR="00764EF1">
              <w:rPr>
                <w:rFonts w:cs="Times New Roman"/>
              </w:rPr>
              <w:t>.</w:t>
            </w:r>
          </w:p>
          <w:p w14:paraId="78F4E42A" w14:textId="3FF897EC" w:rsidR="0080759C" w:rsidRPr="0080759C" w:rsidRDefault="0080759C" w:rsidP="0080759C">
            <w:pPr>
              <w:pStyle w:val="Prrafodelista"/>
              <w:spacing w:line="240" w:lineRule="auto"/>
              <w:rPr>
                <w:rFonts w:cs="Times New Roman"/>
              </w:rPr>
            </w:pPr>
            <w:r>
              <w:rPr>
                <w:rFonts w:cs="Times New Roman"/>
              </w:rPr>
              <w:t>Finaliza el caso de uso</w:t>
            </w:r>
          </w:p>
          <w:p w14:paraId="7B71AE6B" w14:textId="06867C37" w:rsidR="00764EF1" w:rsidRPr="00686C0C" w:rsidRDefault="00764EF1" w:rsidP="00764EF1">
            <w:pPr>
              <w:rPr>
                <w:rFonts w:cs="Times New Roman"/>
              </w:rPr>
            </w:pPr>
            <w:r w:rsidRPr="00686C0C">
              <w:rPr>
                <w:rFonts w:cs="Times New Roman"/>
              </w:rPr>
              <w:t>S</w:t>
            </w:r>
            <w:r w:rsidR="009B3BD4">
              <w:rPr>
                <w:rFonts w:cs="Times New Roman"/>
              </w:rPr>
              <w:t>2</w:t>
            </w:r>
            <w:r w:rsidRPr="00686C0C">
              <w:rPr>
                <w:rFonts w:cs="Times New Roman"/>
              </w:rPr>
              <w:t xml:space="preserve">: </w:t>
            </w:r>
            <w:r w:rsidR="00F76C42" w:rsidRPr="00F76C42">
              <w:rPr>
                <w:rFonts w:cs="Times New Roman"/>
              </w:rPr>
              <w:t xml:space="preserve">El usuario no verifica su </w:t>
            </w:r>
            <w:r w:rsidR="00176E8A">
              <w:rPr>
                <w:rFonts w:cs="Times New Roman"/>
              </w:rPr>
              <w:t>número</w:t>
            </w:r>
          </w:p>
          <w:p w14:paraId="05040406" w14:textId="77777777" w:rsidR="00185550" w:rsidRPr="00185550" w:rsidRDefault="00185550" w:rsidP="005D18BC">
            <w:pPr>
              <w:pStyle w:val="Prrafodelista"/>
              <w:numPr>
                <w:ilvl w:val="0"/>
                <w:numId w:val="9"/>
              </w:numPr>
              <w:spacing w:line="240" w:lineRule="auto"/>
              <w:rPr>
                <w:rFonts w:cs="Times New Roman"/>
              </w:rPr>
            </w:pPr>
            <w:r w:rsidRPr="00185550">
              <w:rPr>
                <w:rFonts w:cs="Times New Roman"/>
              </w:rPr>
              <w:t>S2.1 La cuenta queda en estado inactivo.</w:t>
            </w:r>
          </w:p>
          <w:p w14:paraId="061B1441" w14:textId="3CC2956C" w:rsidR="00185550" w:rsidRPr="00185550" w:rsidRDefault="00185550" w:rsidP="005D18BC">
            <w:pPr>
              <w:pStyle w:val="Prrafodelista"/>
              <w:numPr>
                <w:ilvl w:val="0"/>
                <w:numId w:val="9"/>
              </w:numPr>
              <w:spacing w:line="240" w:lineRule="auto"/>
              <w:rPr>
                <w:rFonts w:cs="Times New Roman"/>
              </w:rPr>
            </w:pPr>
            <w:r w:rsidRPr="00185550">
              <w:rPr>
                <w:rFonts w:cs="Times New Roman"/>
              </w:rPr>
              <w:t>S2.2 Al intentar iniciar sesión, el sistema bloquea el acceso hasta verificación.</w:t>
            </w:r>
          </w:p>
          <w:p w14:paraId="60AA3046" w14:textId="16FA71A6" w:rsidR="00764EF1" w:rsidRPr="00764EF1" w:rsidRDefault="00185550" w:rsidP="0080759C">
            <w:pPr>
              <w:pStyle w:val="Prrafodelista"/>
              <w:spacing w:line="240" w:lineRule="auto"/>
              <w:rPr>
                <w:rFonts w:cs="Times New Roman"/>
              </w:rPr>
            </w:pPr>
            <w:r w:rsidRPr="00185550">
              <w:rPr>
                <w:rFonts w:cs="Times New Roman"/>
              </w:rPr>
              <w:t>Finaliza el caso de uso.</w:t>
            </w:r>
          </w:p>
        </w:tc>
      </w:tr>
      <w:tr w:rsidR="00606275" w:rsidRPr="00686C0C" w14:paraId="35BBAC28" w14:textId="77777777">
        <w:tc>
          <w:tcPr>
            <w:tcW w:w="1980" w:type="dxa"/>
          </w:tcPr>
          <w:p w14:paraId="498D7A0F" w14:textId="77777777" w:rsidR="00AA78DA" w:rsidRPr="00DC31C0" w:rsidRDefault="00AA78DA">
            <w:pPr>
              <w:rPr>
                <w:rFonts w:cs="Times New Roman"/>
              </w:rPr>
            </w:pPr>
            <w:r w:rsidRPr="00DC31C0">
              <w:rPr>
                <w:rFonts w:cs="Times New Roman"/>
              </w:rPr>
              <w:lastRenderedPageBreak/>
              <w:t>Excepciones</w:t>
            </w:r>
          </w:p>
        </w:tc>
        <w:tc>
          <w:tcPr>
            <w:tcW w:w="6848" w:type="dxa"/>
          </w:tcPr>
          <w:p w14:paraId="53906E49" w14:textId="5E176FEA" w:rsidR="00AA78DA" w:rsidRPr="00DC31C0" w:rsidRDefault="00AA78DA">
            <w:pPr>
              <w:rPr>
                <w:rFonts w:cs="Times New Roman"/>
                <w:szCs w:val="22"/>
              </w:rPr>
            </w:pPr>
            <w:r w:rsidRPr="00DC31C0">
              <w:rPr>
                <w:rFonts w:cs="Times New Roman"/>
                <w:szCs w:val="22"/>
              </w:rPr>
              <w:t xml:space="preserve">E1: </w:t>
            </w:r>
            <w:r w:rsidR="00DF5D25" w:rsidRPr="00DC31C0">
              <w:rPr>
                <w:rFonts w:eastAsia="Arial" w:cs="Times New Roman"/>
                <w:szCs w:val="22"/>
              </w:rPr>
              <w:t>Error de conexión al servidor</w:t>
            </w:r>
            <w:r w:rsidRPr="00DC31C0">
              <w:rPr>
                <w:rFonts w:cs="Times New Roman"/>
                <w:szCs w:val="22"/>
              </w:rPr>
              <w:t>.</w:t>
            </w:r>
          </w:p>
          <w:p w14:paraId="19D89574" w14:textId="5280EA28" w:rsidR="006363F8" w:rsidRPr="00DC31C0" w:rsidRDefault="006363F8" w:rsidP="005D18BC">
            <w:pPr>
              <w:pStyle w:val="Prrafodelista"/>
              <w:numPr>
                <w:ilvl w:val="0"/>
                <w:numId w:val="10"/>
              </w:numPr>
              <w:spacing w:line="240" w:lineRule="auto"/>
              <w:rPr>
                <w:rFonts w:cs="Times New Roman"/>
              </w:rPr>
            </w:pPr>
            <w:r w:rsidRPr="00DC31C0">
              <w:rPr>
                <w:rFonts w:cs="Times New Roman"/>
              </w:rPr>
              <w:t>E1.1 El sistema muestra un mensaje de error de red.</w:t>
            </w:r>
          </w:p>
          <w:p w14:paraId="06C96850" w14:textId="77777777" w:rsidR="00AA78DA" w:rsidRPr="00DC31C0" w:rsidRDefault="006363F8" w:rsidP="005D18BC">
            <w:pPr>
              <w:pStyle w:val="Prrafodelista"/>
              <w:numPr>
                <w:ilvl w:val="0"/>
                <w:numId w:val="10"/>
              </w:numPr>
              <w:spacing w:line="240" w:lineRule="auto"/>
              <w:rPr>
                <w:rFonts w:cs="Times New Roman"/>
              </w:rPr>
            </w:pPr>
            <w:r w:rsidRPr="00DC31C0">
              <w:rPr>
                <w:rFonts w:cs="Times New Roman"/>
              </w:rPr>
              <w:t>E1.2 Invita al usuario a reintentar. Regresa al paso 3.</w:t>
            </w:r>
          </w:p>
          <w:p w14:paraId="63C166B7" w14:textId="21AB1803" w:rsidR="006363F8" w:rsidRPr="00DC31C0" w:rsidRDefault="006363F8" w:rsidP="006363F8">
            <w:pPr>
              <w:rPr>
                <w:rFonts w:cs="Times New Roman"/>
              </w:rPr>
            </w:pPr>
            <w:r w:rsidRPr="00DC31C0">
              <w:rPr>
                <w:rFonts w:cs="Times New Roman"/>
                <w:szCs w:val="22"/>
              </w:rPr>
              <w:t>E</w:t>
            </w:r>
            <w:r w:rsidR="004B7CC2">
              <w:rPr>
                <w:rFonts w:cs="Times New Roman"/>
                <w:szCs w:val="22"/>
              </w:rPr>
              <w:t>2</w:t>
            </w:r>
            <w:r w:rsidRPr="00DC31C0">
              <w:rPr>
                <w:rFonts w:cs="Times New Roman"/>
                <w:szCs w:val="22"/>
              </w:rPr>
              <w:t xml:space="preserve">: </w:t>
            </w:r>
            <w:r w:rsidRPr="00DC31C0">
              <w:rPr>
                <w:rFonts w:eastAsia="Arial" w:cs="Times New Roman"/>
                <w:szCs w:val="22"/>
              </w:rPr>
              <w:t>E</w:t>
            </w:r>
            <w:r w:rsidR="003C4605">
              <w:rPr>
                <w:rFonts w:eastAsia="Arial" w:cs="Times New Roman"/>
                <w:szCs w:val="22"/>
              </w:rPr>
              <w:t>rror en el SMS</w:t>
            </w:r>
            <w:r w:rsidRPr="00DC31C0">
              <w:rPr>
                <w:rFonts w:cs="Times New Roman"/>
              </w:rPr>
              <w:t>.</w:t>
            </w:r>
          </w:p>
          <w:p w14:paraId="26FF884F" w14:textId="28371861" w:rsidR="00C77CEF" w:rsidRPr="00DC31C0" w:rsidRDefault="00C77CEF" w:rsidP="005D18BC">
            <w:pPr>
              <w:pStyle w:val="Prrafodelista"/>
              <w:numPr>
                <w:ilvl w:val="0"/>
                <w:numId w:val="10"/>
              </w:numPr>
              <w:spacing w:line="240" w:lineRule="auto"/>
              <w:rPr>
                <w:rFonts w:cs="Times New Roman"/>
              </w:rPr>
            </w:pPr>
            <w:r w:rsidRPr="00DC31C0">
              <w:rPr>
                <w:rFonts w:cs="Times New Roman"/>
              </w:rPr>
              <w:t>E2.1 El sistema registra la cuenta, pero notifica el fallo del</w:t>
            </w:r>
            <w:r w:rsidR="00C81787">
              <w:rPr>
                <w:rFonts w:cs="Times New Roman"/>
              </w:rPr>
              <w:t xml:space="preserve"> SMS</w:t>
            </w:r>
            <w:r w:rsidRPr="00DC31C0">
              <w:rPr>
                <w:rFonts w:cs="Times New Roman"/>
              </w:rPr>
              <w:t>.</w:t>
            </w:r>
          </w:p>
          <w:p w14:paraId="4AA4F79A" w14:textId="71ACBDDD" w:rsidR="006363F8" w:rsidRPr="00DC31C0" w:rsidRDefault="00C77CEF" w:rsidP="005D18BC">
            <w:pPr>
              <w:numPr>
                <w:ilvl w:val="0"/>
                <w:numId w:val="10"/>
              </w:numPr>
              <w:spacing w:line="240" w:lineRule="auto"/>
              <w:rPr>
                <w:rFonts w:cs="Times New Roman"/>
              </w:rPr>
            </w:pPr>
            <w:r w:rsidRPr="00DC31C0">
              <w:rPr>
                <w:rFonts w:cs="Times New Roman"/>
              </w:rPr>
              <w:t xml:space="preserve">E2.2 Ofrece la opción de reenviar el </w:t>
            </w:r>
            <w:r w:rsidR="009E4A71">
              <w:rPr>
                <w:rFonts w:cs="Times New Roman"/>
              </w:rPr>
              <w:t>mensaje</w:t>
            </w:r>
            <w:r w:rsidRPr="00DC31C0">
              <w:rPr>
                <w:rFonts w:cs="Times New Roman"/>
              </w:rPr>
              <w:t xml:space="preserve"> de verificación.</w:t>
            </w:r>
          </w:p>
        </w:tc>
      </w:tr>
      <w:tr w:rsidR="00606275" w:rsidRPr="00686C0C" w14:paraId="1CC9A8CE" w14:textId="77777777">
        <w:tc>
          <w:tcPr>
            <w:tcW w:w="1980" w:type="dxa"/>
          </w:tcPr>
          <w:p w14:paraId="7BC852DE" w14:textId="77777777" w:rsidR="00AA78DA" w:rsidRPr="00686C0C" w:rsidRDefault="00AA78DA">
            <w:pPr>
              <w:rPr>
                <w:rFonts w:cs="Times New Roman"/>
              </w:rPr>
            </w:pPr>
            <w:r w:rsidRPr="00686C0C">
              <w:rPr>
                <w:rFonts w:cs="Times New Roman"/>
              </w:rPr>
              <w:t>Prioridad</w:t>
            </w:r>
          </w:p>
        </w:tc>
        <w:tc>
          <w:tcPr>
            <w:tcW w:w="6848" w:type="dxa"/>
          </w:tcPr>
          <w:p w14:paraId="4F2014C5" w14:textId="77777777" w:rsidR="00AA78DA" w:rsidRPr="00686C0C" w:rsidRDefault="00AA78DA">
            <w:pPr>
              <w:rPr>
                <w:rFonts w:cs="Times New Roman"/>
              </w:rPr>
            </w:pPr>
            <w:r w:rsidRPr="00686C0C">
              <w:rPr>
                <w:rFonts w:cs="Times New Roman"/>
              </w:rPr>
              <w:t xml:space="preserve">Alta </w:t>
            </w:r>
          </w:p>
        </w:tc>
      </w:tr>
      <w:tr w:rsidR="00606275" w:rsidRPr="00686C0C" w14:paraId="69F53B4E" w14:textId="77777777">
        <w:tc>
          <w:tcPr>
            <w:tcW w:w="1980" w:type="dxa"/>
          </w:tcPr>
          <w:p w14:paraId="7F5D9523" w14:textId="77777777" w:rsidR="00AA78DA" w:rsidRPr="00686C0C" w:rsidRDefault="00AA78DA">
            <w:pPr>
              <w:rPr>
                <w:rFonts w:cs="Times New Roman"/>
              </w:rPr>
            </w:pPr>
            <w:r w:rsidRPr="00686C0C">
              <w:rPr>
                <w:rFonts w:cs="Times New Roman"/>
              </w:rPr>
              <w:t>Frecuencia de uso</w:t>
            </w:r>
          </w:p>
        </w:tc>
        <w:tc>
          <w:tcPr>
            <w:tcW w:w="6848" w:type="dxa"/>
          </w:tcPr>
          <w:p w14:paraId="442F69A8" w14:textId="1592FEA8" w:rsidR="00AA78DA" w:rsidRPr="00686C0C" w:rsidRDefault="00C77CEF">
            <w:pPr>
              <w:rPr>
                <w:rFonts w:cs="Times New Roman"/>
              </w:rPr>
            </w:pPr>
            <w:r>
              <w:rPr>
                <w:rFonts w:cs="Times New Roman"/>
              </w:rPr>
              <w:t>Media</w:t>
            </w:r>
          </w:p>
        </w:tc>
      </w:tr>
      <w:tr w:rsidR="00606275" w:rsidRPr="00686C0C" w14:paraId="01341AD3" w14:textId="77777777">
        <w:tc>
          <w:tcPr>
            <w:tcW w:w="1980" w:type="dxa"/>
          </w:tcPr>
          <w:p w14:paraId="4543711E" w14:textId="77777777" w:rsidR="00AA78DA" w:rsidRPr="00686C0C" w:rsidRDefault="00AA78DA">
            <w:pPr>
              <w:rPr>
                <w:rFonts w:cs="Times New Roman"/>
              </w:rPr>
            </w:pPr>
            <w:r w:rsidRPr="00686C0C">
              <w:rPr>
                <w:rFonts w:cs="Times New Roman"/>
              </w:rPr>
              <w:t>Requerimientos especiales</w:t>
            </w:r>
          </w:p>
        </w:tc>
        <w:tc>
          <w:tcPr>
            <w:tcW w:w="6848" w:type="dxa"/>
          </w:tcPr>
          <w:p w14:paraId="47577519" w14:textId="7CA36C36" w:rsidR="00AA78DA" w:rsidRPr="00686C0C" w:rsidRDefault="00592D09">
            <w:pPr>
              <w:rPr>
                <w:rFonts w:cs="Times New Roman"/>
              </w:rPr>
            </w:pPr>
            <w:r w:rsidRPr="00592D09">
              <w:rPr>
                <w:rFonts w:cs="Times New Roman"/>
              </w:rPr>
              <w:t xml:space="preserve">El </w:t>
            </w:r>
            <w:r w:rsidR="009E4A71">
              <w:rPr>
                <w:rFonts w:cs="Times New Roman"/>
              </w:rPr>
              <w:t>mensaje de texto</w:t>
            </w:r>
            <w:r w:rsidRPr="00592D09">
              <w:rPr>
                <w:rFonts w:cs="Times New Roman"/>
              </w:rPr>
              <w:t xml:space="preserve"> de verificación debe enviarse en menos de 2 minutos. La contraseña debe tener mínimo 8 caracteres</w:t>
            </w:r>
            <w:r w:rsidR="009E4A71">
              <w:rPr>
                <w:rFonts w:cs="Times New Roman"/>
              </w:rPr>
              <w:t>.</w:t>
            </w:r>
          </w:p>
        </w:tc>
      </w:tr>
      <w:tr w:rsidR="00276582" w:rsidRPr="00686C0C" w14:paraId="0AA6CBEF" w14:textId="77777777">
        <w:tc>
          <w:tcPr>
            <w:tcW w:w="1980" w:type="dxa"/>
          </w:tcPr>
          <w:p w14:paraId="374221C3" w14:textId="6974623F" w:rsidR="008B260E" w:rsidRPr="00686C0C" w:rsidRDefault="008B260E">
            <w:pPr>
              <w:rPr>
                <w:rFonts w:cs="Times New Roman"/>
              </w:rPr>
            </w:pPr>
            <w:r>
              <w:rPr>
                <w:rFonts w:cs="Times New Roman"/>
              </w:rPr>
              <w:t>Datos de entrada</w:t>
            </w:r>
          </w:p>
        </w:tc>
        <w:tc>
          <w:tcPr>
            <w:tcW w:w="6848" w:type="dxa"/>
          </w:tcPr>
          <w:p w14:paraId="27C95B87" w14:textId="77777777" w:rsidR="008B260E" w:rsidRPr="006020FE" w:rsidRDefault="008914FF" w:rsidP="005D18BC">
            <w:pPr>
              <w:pStyle w:val="Prrafodelista"/>
              <w:numPr>
                <w:ilvl w:val="0"/>
                <w:numId w:val="61"/>
              </w:numPr>
              <w:rPr>
                <w:rFonts w:cs="Times New Roman"/>
              </w:rPr>
            </w:pPr>
            <w:r w:rsidRPr="006020FE">
              <w:rPr>
                <w:rFonts w:cs="Times New Roman"/>
              </w:rPr>
              <w:t>Nombre completo</w:t>
            </w:r>
          </w:p>
          <w:p w14:paraId="52151A30" w14:textId="77777777" w:rsidR="008914FF" w:rsidRPr="006020FE" w:rsidRDefault="008914FF" w:rsidP="005D18BC">
            <w:pPr>
              <w:pStyle w:val="Prrafodelista"/>
              <w:numPr>
                <w:ilvl w:val="0"/>
                <w:numId w:val="61"/>
              </w:numPr>
              <w:rPr>
                <w:rFonts w:cs="Times New Roman"/>
              </w:rPr>
            </w:pPr>
            <w:r w:rsidRPr="006020FE">
              <w:rPr>
                <w:rFonts w:cs="Times New Roman"/>
              </w:rPr>
              <w:t>Correo electrónico</w:t>
            </w:r>
          </w:p>
          <w:p w14:paraId="5EDBC55F" w14:textId="77777777" w:rsidR="007076F5" w:rsidRPr="006020FE" w:rsidRDefault="007076F5" w:rsidP="005D18BC">
            <w:pPr>
              <w:pStyle w:val="Prrafodelista"/>
              <w:numPr>
                <w:ilvl w:val="0"/>
                <w:numId w:val="61"/>
              </w:numPr>
              <w:rPr>
                <w:rFonts w:cs="Times New Roman"/>
              </w:rPr>
            </w:pPr>
            <w:r w:rsidRPr="006020FE">
              <w:rPr>
                <w:rFonts w:cs="Times New Roman"/>
              </w:rPr>
              <w:t>Número de teléfono</w:t>
            </w:r>
          </w:p>
          <w:p w14:paraId="03260B5B" w14:textId="77777777" w:rsidR="007076F5" w:rsidRDefault="007076F5" w:rsidP="005D18BC">
            <w:pPr>
              <w:pStyle w:val="Prrafodelista"/>
              <w:numPr>
                <w:ilvl w:val="0"/>
                <w:numId w:val="61"/>
              </w:numPr>
              <w:rPr>
                <w:rFonts w:cs="Times New Roman"/>
              </w:rPr>
            </w:pPr>
            <w:r w:rsidRPr="006020FE">
              <w:rPr>
                <w:rFonts w:cs="Times New Roman"/>
              </w:rPr>
              <w:t xml:space="preserve">Contraseña </w:t>
            </w:r>
          </w:p>
          <w:p w14:paraId="59BCD929" w14:textId="77777777" w:rsidR="0002650A" w:rsidRDefault="009242A9" w:rsidP="005D18BC">
            <w:pPr>
              <w:pStyle w:val="Prrafodelista"/>
              <w:numPr>
                <w:ilvl w:val="0"/>
                <w:numId w:val="61"/>
              </w:numPr>
              <w:rPr>
                <w:rFonts w:cs="Times New Roman"/>
              </w:rPr>
            </w:pPr>
            <w:r w:rsidRPr="009242A9">
              <w:rPr>
                <w:rFonts w:cs="Times New Roman"/>
              </w:rPr>
              <w:t>Rol (Cliente o Repartidor)</w:t>
            </w:r>
          </w:p>
          <w:p w14:paraId="7F160410" w14:textId="101F594F" w:rsidR="007076F5" w:rsidRPr="006020FE" w:rsidRDefault="00701734" w:rsidP="005D18BC">
            <w:pPr>
              <w:pStyle w:val="Prrafodelista"/>
              <w:numPr>
                <w:ilvl w:val="0"/>
                <w:numId w:val="61"/>
              </w:numPr>
              <w:rPr>
                <w:rFonts w:cs="Times New Roman"/>
              </w:rPr>
            </w:pPr>
            <w:r w:rsidRPr="00701734">
              <w:rPr>
                <w:rFonts w:cs="Times New Roman"/>
              </w:rPr>
              <w:t>Si es Repartidor: nombre comercial de</w:t>
            </w:r>
            <w:r w:rsidR="009A5C66">
              <w:rPr>
                <w:rFonts w:cs="Times New Roman"/>
              </w:rPr>
              <w:t>l negocio</w:t>
            </w:r>
            <w:r w:rsidRPr="00701734">
              <w:rPr>
                <w:rFonts w:cs="Times New Roman"/>
              </w:rPr>
              <w:t xml:space="preserve"> o identificador </w:t>
            </w:r>
            <w:r w:rsidR="009E4A71" w:rsidRPr="00701734">
              <w:rPr>
                <w:rFonts w:cs="Times New Roman"/>
              </w:rPr>
              <w:t>del</w:t>
            </w:r>
            <w:r w:rsidR="000012AB">
              <w:rPr>
                <w:rFonts w:cs="Times New Roman"/>
              </w:rPr>
              <w:t xml:space="preserve"> negocio</w:t>
            </w:r>
            <w:r w:rsidRPr="00701734">
              <w:rPr>
                <w:rFonts w:cs="Times New Roman"/>
              </w:rPr>
              <w:t xml:space="preserve"> existente a la que se une</w:t>
            </w:r>
            <w:r w:rsidR="009E4A71">
              <w:rPr>
                <w:rFonts w:cs="Times New Roman"/>
              </w:rPr>
              <w:t>.</w:t>
            </w:r>
          </w:p>
        </w:tc>
      </w:tr>
      <w:tr w:rsidR="00276582" w:rsidRPr="00686C0C" w14:paraId="502E6FAA" w14:textId="77777777">
        <w:tc>
          <w:tcPr>
            <w:tcW w:w="1980" w:type="dxa"/>
          </w:tcPr>
          <w:p w14:paraId="494A2173" w14:textId="0609F5C9" w:rsidR="008B260E" w:rsidRPr="00686C0C" w:rsidRDefault="008B260E">
            <w:pPr>
              <w:rPr>
                <w:rFonts w:cs="Times New Roman"/>
              </w:rPr>
            </w:pPr>
            <w:r>
              <w:rPr>
                <w:rFonts w:cs="Times New Roman"/>
              </w:rPr>
              <w:t>Datos de salida</w:t>
            </w:r>
          </w:p>
        </w:tc>
        <w:tc>
          <w:tcPr>
            <w:tcW w:w="6848" w:type="dxa"/>
          </w:tcPr>
          <w:p w14:paraId="4D8BB5E5" w14:textId="77777777" w:rsidR="00367E6A" w:rsidRPr="006020FE" w:rsidRDefault="00367E6A" w:rsidP="005D18BC">
            <w:pPr>
              <w:pStyle w:val="Prrafodelista"/>
              <w:numPr>
                <w:ilvl w:val="0"/>
                <w:numId w:val="62"/>
              </w:numPr>
              <w:rPr>
                <w:rFonts w:cs="Times New Roman"/>
              </w:rPr>
            </w:pPr>
            <w:r w:rsidRPr="006020FE">
              <w:rPr>
                <w:rFonts w:cs="Times New Roman"/>
              </w:rPr>
              <w:t xml:space="preserve">Mensaje de éxito con instrucción de verificar correo. </w:t>
            </w:r>
          </w:p>
          <w:p w14:paraId="16996DE1" w14:textId="25398DBA" w:rsidR="008B260E" w:rsidRDefault="00FB0B71" w:rsidP="005D18BC">
            <w:pPr>
              <w:pStyle w:val="Prrafodelista"/>
              <w:numPr>
                <w:ilvl w:val="0"/>
                <w:numId w:val="62"/>
              </w:numPr>
              <w:rPr>
                <w:rFonts w:cs="Times New Roman"/>
              </w:rPr>
            </w:pPr>
            <w:r>
              <w:rPr>
                <w:rFonts w:cs="Times New Roman"/>
              </w:rPr>
              <w:t>Mensaje</w:t>
            </w:r>
            <w:r w:rsidR="00367E6A" w:rsidRPr="006020FE">
              <w:rPr>
                <w:rFonts w:cs="Times New Roman"/>
              </w:rPr>
              <w:t xml:space="preserve"> de verificación enviado a</w:t>
            </w:r>
            <w:r>
              <w:rPr>
                <w:rFonts w:cs="Times New Roman"/>
              </w:rPr>
              <w:t xml:space="preserve">l número </w:t>
            </w:r>
            <w:r w:rsidR="00367E6A" w:rsidRPr="006020FE">
              <w:rPr>
                <w:rFonts w:cs="Times New Roman"/>
              </w:rPr>
              <w:t>proporcionad</w:t>
            </w:r>
            <w:r>
              <w:rPr>
                <w:rFonts w:cs="Times New Roman"/>
              </w:rPr>
              <w:t>o</w:t>
            </w:r>
            <w:r w:rsidR="00367E6A" w:rsidRPr="006020FE">
              <w:rPr>
                <w:rFonts w:cs="Times New Roman"/>
              </w:rPr>
              <w:t>.</w:t>
            </w:r>
          </w:p>
          <w:p w14:paraId="3BF20ECC" w14:textId="009EC48C" w:rsidR="008B260E" w:rsidRPr="006020FE" w:rsidRDefault="00B11C80" w:rsidP="005D18BC">
            <w:pPr>
              <w:pStyle w:val="Prrafodelista"/>
              <w:numPr>
                <w:ilvl w:val="0"/>
                <w:numId w:val="62"/>
              </w:numPr>
              <w:rPr>
                <w:rFonts w:cs="Times New Roman"/>
              </w:rPr>
            </w:pPr>
            <w:r w:rsidRPr="00B11C80">
              <w:rPr>
                <w:rFonts w:cs="Times New Roman"/>
              </w:rPr>
              <w:t>Si aplica, registro del nuevo negocio con el usuario como dueño.</w:t>
            </w:r>
          </w:p>
        </w:tc>
      </w:tr>
      <w:tr w:rsidR="00606275" w:rsidRPr="00686C0C" w14:paraId="2589EB1C" w14:textId="77777777">
        <w:tc>
          <w:tcPr>
            <w:tcW w:w="1980" w:type="dxa"/>
          </w:tcPr>
          <w:p w14:paraId="46F5C2DB" w14:textId="77777777" w:rsidR="00AA78DA" w:rsidRPr="00686C0C" w:rsidRDefault="00AA78DA">
            <w:pPr>
              <w:rPr>
                <w:rFonts w:cs="Times New Roman"/>
              </w:rPr>
            </w:pPr>
            <w:r w:rsidRPr="00686C0C">
              <w:rPr>
                <w:rFonts w:cs="Times New Roman"/>
              </w:rPr>
              <w:t>Suposiciones</w:t>
            </w:r>
          </w:p>
        </w:tc>
        <w:tc>
          <w:tcPr>
            <w:tcW w:w="6848" w:type="dxa"/>
          </w:tcPr>
          <w:p w14:paraId="5D4119DC" w14:textId="585FA25B" w:rsidR="00AA78DA" w:rsidRPr="00686C0C" w:rsidRDefault="006D2ABA">
            <w:pPr>
              <w:rPr>
                <w:rFonts w:cs="Times New Roman"/>
              </w:rPr>
            </w:pPr>
            <w:r w:rsidRPr="006D2ABA">
              <w:rPr>
                <w:rFonts w:cs="Times New Roman"/>
              </w:rPr>
              <w:t>El usuario proporciona datos</w:t>
            </w:r>
            <w:r>
              <w:rPr>
                <w:rFonts w:cs="Times New Roman"/>
              </w:rPr>
              <w:t xml:space="preserve"> correctos</w:t>
            </w:r>
            <w:r w:rsidRPr="006D2ABA">
              <w:rPr>
                <w:rFonts w:cs="Times New Roman"/>
              </w:rPr>
              <w:t>. El servicio de correo electrónico está operativo.</w:t>
            </w:r>
          </w:p>
        </w:tc>
      </w:tr>
      <w:tr w:rsidR="00606275" w:rsidRPr="00686C0C" w14:paraId="642A412B" w14:textId="77777777">
        <w:trPr>
          <w:trHeight w:val="404"/>
        </w:trPr>
        <w:tc>
          <w:tcPr>
            <w:tcW w:w="1980" w:type="dxa"/>
          </w:tcPr>
          <w:p w14:paraId="370D5103" w14:textId="77777777" w:rsidR="00AA78DA" w:rsidRPr="00686C0C" w:rsidRDefault="00AA78DA">
            <w:pPr>
              <w:rPr>
                <w:rFonts w:cs="Times New Roman"/>
              </w:rPr>
            </w:pPr>
            <w:r w:rsidRPr="00686C0C">
              <w:rPr>
                <w:rFonts w:cs="Times New Roman"/>
              </w:rPr>
              <w:t>Notas y preguntas</w:t>
            </w:r>
          </w:p>
        </w:tc>
        <w:tc>
          <w:tcPr>
            <w:tcW w:w="6848" w:type="dxa"/>
          </w:tcPr>
          <w:p w14:paraId="14E9B0A4" w14:textId="2E12D52D" w:rsidR="00AA78DA" w:rsidRPr="00686C0C" w:rsidRDefault="007A216C">
            <w:pPr>
              <w:rPr>
                <w:rFonts w:cs="Times New Roman"/>
                <w:highlight w:val="yellow"/>
              </w:rPr>
            </w:pPr>
            <w:r w:rsidRPr="007A216C">
              <w:rPr>
                <w:rFonts w:cs="Times New Roman"/>
              </w:rPr>
              <w:t>La validación de duplicados se realiza mediante consulta directa a la base de datos antes de crear el registro.</w:t>
            </w:r>
          </w:p>
        </w:tc>
      </w:tr>
    </w:tbl>
    <w:p w14:paraId="284C8EC0" w14:textId="55DB9B77" w:rsidR="00AC5072" w:rsidRDefault="00AC5072" w:rsidP="00EF3BA8"/>
    <w:p w14:paraId="500C8591" w14:textId="77777777" w:rsidR="000A334C" w:rsidRDefault="000A334C" w:rsidP="00EF3BA8"/>
    <w:p w14:paraId="6DC47291" w14:textId="77777777" w:rsidR="000A334C" w:rsidRDefault="000A334C" w:rsidP="00EF3BA8"/>
    <w:p w14:paraId="570416B5" w14:textId="77777777" w:rsidR="000A334C" w:rsidRDefault="000A334C" w:rsidP="00EF3BA8"/>
    <w:p w14:paraId="528F90D3" w14:textId="77777777" w:rsidR="000A334C" w:rsidRDefault="000A334C" w:rsidP="00EF3BA8"/>
    <w:p w14:paraId="679DFC33" w14:textId="77777777" w:rsidR="000A334C" w:rsidRDefault="000A334C" w:rsidP="00EF3BA8"/>
    <w:p w14:paraId="076463EB" w14:textId="77777777" w:rsidR="000A334C" w:rsidRDefault="000A334C" w:rsidP="00EF3BA8"/>
    <w:p w14:paraId="4B138BD1" w14:textId="77777777" w:rsidR="000A334C" w:rsidRDefault="000A334C" w:rsidP="00963DF8">
      <w:pPr>
        <w:jc w:val="left"/>
      </w:pPr>
    </w:p>
    <w:p w14:paraId="323D86BB" w14:textId="682C3537" w:rsidR="00963DF8" w:rsidRDefault="00963DF8" w:rsidP="00963DF8">
      <w:pPr>
        <w:jc w:val="left"/>
      </w:pPr>
      <w:r>
        <w:lastRenderedPageBreak/>
        <w:t xml:space="preserve">CU </w:t>
      </w:r>
      <w:r w:rsidR="00C931E4">
        <w:t>–</w:t>
      </w:r>
      <w:r>
        <w:t xml:space="preserve"> 00</w:t>
      </w:r>
      <w:r w:rsidR="00C931E4">
        <w:t>2</w:t>
      </w:r>
      <w:r>
        <w:t xml:space="preserve">: </w:t>
      </w:r>
      <w:r w:rsidR="008F6C29">
        <w:t>Iniciar sesión</w:t>
      </w:r>
    </w:p>
    <w:tbl>
      <w:tblPr>
        <w:tblStyle w:val="Tablaconcuadrcula"/>
        <w:tblW w:w="0" w:type="auto"/>
        <w:tblLook w:val="04A0" w:firstRow="1" w:lastRow="0" w:firstColumn="1" w:lastColumn="0" w:noHBand="0" w:noVBand="1"/>
      </w:tblPr>
      <w:tblGrid>
        <w:gridCol w:w="1980"/>
        <w:gridCol w:w="6848"/>
      </w:tblGrid>
      <w:tr w:rsidR="00606275" w:rsidRPr="00686C0C" w14:paraId="0738C46E" w14:textId="77777777">
        <w:tc>
          <w:tcPr>
            <w:tcW w:w="1980" w:type="dxa"/>
          </w:tcPr>
          <w:p w14:paraId="7D668E72" w14:textId="77777777" w:rsidR="00963DF8" w:rsidRPr="00686C0C" w:rsidRDefault="00963DF8">
            <w:pPr>
              <w:rPr>
                <w:rFonts w:cs="Times New Roman"/>
                <w:b/>
                <w:bCs/>
              </w:rPr>
            </w:pPr>
            <w:r w:rsidRPr="00686C0C">
              <w:rPr>
                <w:rFonts w:cs="Times New Roman"/>
                <w:b/>
                <w:bCs/>
              </w:rPr>
              <w:t>Nombre</w:t>
            </w:r>
          </w:p>
        </w:tc>
        <w:tc>
          <w:tcPr>
            <w:tcW w:w="6848" w:type="dxa"/>
          </w:tcPr>
          <w:p w14:paraId="62739570" w14:textId="39E9A518" w:rsidR="00963DF8" w:rsidRPr="00686C0C" w:rsidRDefault="00C931E4">
            <w:pPr>
              <w:rPr>
                <w:rFonts w:cs="Times New Roman"/>
                <w:b/>
                <w:bCs/>
              </w:rPr>
            </w:pPr>
            <w:r>
              <w:rPr>
                <w:rFonts w:cs="Times New Roman"/>
                <w:b/>
                <w:bCs/>
              </w:rPr>
              <w:t>Iniciar sesión</w:t>
            </w:r>
          </w:p>
        </w:tc>
      </w:tr>
      <w:tr w:rsidR="00606275" w:rsidRPr="00686C0C" w14:paraId="76E347AB" w14:textId="77777777">
        <w:tc>
          <w:tcPr>
            <w:tcW w:w="1980" w:type="dxa"/>
          </w:tcPr>
          <w:p w14:paraId="27D4622A" w14:textId="77777777" w:rsidR="00963DF8" w:rsidRPr="00686C0C" w:rsidRDefault="00963DF8">
            <w:pPr>
              <w:rPr>
                <w:rFonts w:cs="Times New Roman"/>
              </w:rPr>
            </w:pPr>
            <w:r w:rsidRPr="00686C0C">
              <w:rPr>
                <w:rFonts w:cs="Times New Roman"/>
              </w:rPr>
              <w:t>Actores</w:t>
            </w:r>
          </w:p>
        </w:tc>
        <w:tc>
          <w:tcPr>
            <w:tcW w:w="6848" w:type="dxa"/>
          </w:tcPr>
          <w:p w14:paraId="19C6B38F" w14:textId="26DD62E9" w:rsidR="00963DF8" w:rsidRPr="00686C0C" w:rsidRDefault="00963DF8">
            <w:pPr>
              <w:rPr>
                <w:rFonts w:cs="Times New Roman"/>
              </w:rPr>
            </w:pPr>
            <w:r w:rsidRPr="00686C0C">
              <w:rPr>
                <w:rFonts w:cs="Times New Roman"/>
              </w:rPr>
              <w:t>C</w:t>
            </w:r>
            <w:r>
              <w:rPr>
                <w:rFonts w:cs="Times New Roman"/>
              </w:rPr>
              <w:t>liente, Repartidor</w:t>
            </w:r>
          </w:p>
        </w:tc>
      </w:tr>
      <w:tr w:rsidR="00606275" w:rsidRPr="00686C0C" w14:paraId="6D5AB227" w14:textId="77777777">
        <w:tc>
          <w:tcPr>
            <w:tcW w:w="1980" w:type="dxa"/>
          </w:tcPr>
          <w:p w14:paraId="08415958" w14:textId="77777777" w:rsidR="00963DF8" w:rsidRPr="00686C0C" w:rsidRDefault="00963DF8">
            <w:pPr>
              <w:rPr>
                <w:rFonts w:cs="Times New Roman"/>
              </w:rPr>
            </w:pPr>
            <w:r w:rsidRPr="00686C0C">
              <w:rPr>
                <w:rFonts w:cs="Times New Roman"/>
              </w:rPr>
              <w:t>Descripción</w:t>
            </w:r>
          </w:p>
        </w:tc>
        <w:tc>
          <w:tcPr>
            <w:tcW w:w="6848" w:type="dxa"/>
          </w:tcPr>
          <w:p w14:paraId="4E0D3FF0" w14:textId="41871621" w:rsidR="00963DF8" w:rsidRPr="00686C0C" w:rsidRDefault="00391F80" w:rsidP="00391F80">
            <w:pPr>
              <w:spacing w:line="240" w:lineRule="auto"/>
              <w:rPr>
                <w:rFonts w:cs="Times New Roman"/>
              </w:rPr>
            </w:pPr>
            <w:r w:rsidRPr="00391F80">
              <w:rPr>
                <w:rFonts w:cs="Times New Roman"/>
              </w:rPr>
              <w:t xml:space="preserve">El sistema permite a </w:t>
            </w:r>
            <w:r>
              <w:rPr>
                <w:rFonts w:cs="Times New Roman"/>
              </w:rPr>
              <w:t xml:space="preserve">los </w:t>
            </w:r>
            <w:r w:rsidRPr="00391F80">
              <w:rPr>
                <w:rFonts w:cs="Times New Roman"/>
              </w:rPr>
              <w:t xml:space="preserve">usuarios registrados y verificados acceder a la aplicación </w:t>
            </w:r>
            <w:r>
              <w:rPr>
                <w:rFonts w:cs="Times New Roman"/>
              </w:rPr>
              <w:t>con</w:t>
            </w:r>
            <w:r w:rsidRPr="00391F80">
              <w:rPr>
                <w:rFonts w:cs="Times New Roman"/>
              </w:rPr>
              <w:t xml:space="preserve"> sus credenciales (correo electrónico y contraseña). El sistema valida la sesión única por dispositivo y genera un token de autenticación</w:t>
            </w:r>
            <w:r w:rsidR="009E4A71">
              <w:rPr>
                <w:rFonts w:cs="Times New Roman"/>
              </w:rPr>
              <w:t>.</w:t>
            </w:r>
          </w:p>
        </w:tc>
      </w:tr>
      <w:tr w:rsidR="00606275" w:rsidRPr="00686C0C" w14:paraId="38EC428A" w14:textId="77777777">
        <w:tc>
          <w:tcPr>
            <w:tcW w:w="1980" w:type="dxa"/>
          </w:tcPr>
          <w:p w14:paraId="4B716573" w14:textId="77777777" w:rsidR="00963DF8" w:rsidRPr="00686C0C" w:rsidRDefault="00963DF8">
            <w:pPr>
              <w:rPr>
                <w:rFonts w:cs="Times New Roman"/>
              </w:rPr>
            </w:pPr>
            <w:r w:rsidRPr="00686C0C">
              <w:rPr>
                <w:rFonts w:cs="Times New Roman"/>
              </w:rPr>
              <w:t>Requerimiento funcional</w:t>
            </w:r>
          </w:p>
        </w:tc>
        <w:tc>
          <w:tcPr>
            <w:tcW w:w="6848" w:type="dxa"/>
          </w:tcPr>
          <w:p w14:paraId="605B28A2" w14:textId="77777777" w:rsidR="00A903BD" w:rsidRDefault="00963DF8">
            <w:pPr>
              <w:jc w:val="left"/>
              <w:rPr>
                <w:rFonts w:cs="Times New Roman"/>
              </w:rPr>
            </w:pPr>
            <w:r w:rsidRPr="00C55B86">
              <w:rPr>
                <w:rFonts w:cs="Times New Roman"/>
              </w:rPr>
              <w:t>RF</w:t>
            </w:r>
            <w:r>
              <w:rPr>
                <w:rFonts w:cs="Times New Roman"/>
              </w:rPr>
              <w:t xml:space="preserve"> - </w:t>
            </w:r>
            <w:r w:rsidRPr="00C55B86">
              <w:rPr>
                <w:rFonts w:cs="Times New Roman"/>
              </w:rPr>
              <w:t>00</w:t>
            </w:r>
            <w:r w:rsidR="00724DC8">
              <w:rPr>
                <w:rFonts w:cs="Times New Roman"/>
              </w:rPr>
              <w:t>3</w:t>
            </w:r>
          </w:p>
          <w:p w14:paraId="584DBA2D" w14:textId="12C39823" w:rsidR="00963DF8" w:rsidRPr="00686C0C" w:rsidRDefault="00963DF8">
            <w:pPr>
              <w:jc w:val="left"/>
              <w:rPr>
                <w:rFonts w:cs="Times New Roman"/>
              </w:rPr>
            </w:pPr>
            <w:r w:rsidRPr="00C55B86">
              <w:rPr>
                <w:rFonts w:cs="Times New Roman"/>
              </w:rPr>
              <w:t>RF</w:t>
            </w:r>
            <w:r>
              <w:rPr>
                <w:rFonts w:cs="Times New Roman"/>
              </w:rPr>
              <w:t xml:space="preserve"> </w:t>
            </w:r>
            <w:r w:rsidRPr="00C55B86">
              <w:rPr>
                <w:rFonts w:cs="Times New Roman"/>
              </w:rPr>
              <w:t>-</w:t>
            </w:r>
            <w:r>
              <w:rPr>
                <w:rFonts w:cs="Times New Roman"/>
              </w:rPr>
              <w:t xml:space="preserve"> </w:t>
            </w:r>
            <w:r w:rsidRPr="00C55B86">
              <w:rPr>
                <w:rFonts w:cs="Times New Roman"/>
              </w:rPr>
              <w:t>01</w:t>
            </w:r>
            <w:r w:rsidR="006D7480">
              <w:rPr>
                <w:rFonts w:cs="Times New Roman"/>
              </w:rPr>
              <w:t>6</w:t>
            </w:r>
          </w:p>
        </w:tc>
      </w:tr>
      <w:tr w:rsidR="00606275" w:rsidRPr="00686C0C" w14:paraId="29316070" w14:textId="77777777">
        <w:tc>
          <w:tcPr>
            <w:tcW w:w="1980" w:type="dxa"/>
          </w:tcPr>
          <w:p w14:paraId="5AC17B14" w14:textId="77777777" w:rsidR="00963DF8" w:rsidRPr="00686C0C" w:rsidRDefault="00963DF8">
            <w:pPr>
              <w:rPr>
                <w:rFonts w:cs="Times New Roman"/>
              </w:rPr>
            </w:pPr>
            <w:r>
              <w:rPr>
                <w:rFonts w:cs="Times New Roman"/>
              </w:rPr>
              <w:t>Reglas de negocio</w:t>
            </w:r>
          </w:p>
        </w:tc>
        <w:tc>
          <w:tcPr>
            <w:tcW w:w="6848" w:type="dxa"/>
          </w:tcPr>
          <w:p w14:paraId="4B9B8B07" w14:textId="1CFDD963" w:rsidR="00963DF8" w:rsidRPr="00C55B86" w:rsidRDefault="006C2ABC" w:rsidP="00391F80">
            <w:pPr>
              <w:spacing w:line="240" w:lineRule="auto"/>
              <w:jc w:val="left"/>
              <w:rPr>
                <w:rFonts w:cs="Times New Roman"/>
              </w:rPr>
            </w:pPr>
            <w:r w:rsidRPr="006C2ABC">
              <w:rPr>
                <w:rFonts w:cs="Times New Roman"/>
              </w:rPr>
              <w:t>RN-01</w:t>
            </w:r>
            <w:r w:rsidR="00C73410">
              <w:rPr>
                <w:rFonts w:cs="Times New Roman"/>
              </w:rPr>
              <w:t>8</w:t>
            </w:r>
            <w:r w:rsidRPr="006C2ABC">
              <w:rPr>
                <w:rFonts w:cs="Times New Roman"/>
              </w:rPr>
              <w:t xml:space="preserve">: Solo se permite una sesión activa por cuenta y dispositivo. </w:t>
            </w:r>
            <w:r w:rsidR="00682114">
              <w:rPr>
                <w:rFonts w:cs="Times New Roman"/>
              </w:rPr>
              <w:br/>
            </w:r>
            <w:r w:rsidRPr="006C2ABC">
              <w:rPr>
                <w:rFonts w:cs="Times New Roman"/>
              </w:rPr>
              <w:t xml:space="preserve">RNF-004: El </w:t>
            </w:r>
            <w:r w:rsidR="00DC31C0" w:rsidRPr="006C2ABC">
              <w:rPr>
                <w:rFonts w:cs="Times New Roman"/>
              </w:rPr>
              <w:t>token caduc</w:t>
            </w:r>
            <w:r w:rsidR="00B566CD">
              <w:rPr>
                <w:rFonts w:cs="Times New Roman"/>
              </w:rPr>
              <w:t>ó</w:t>
            </w:r>
            <w:r w:rsidRPr="006C2ABC">
              <w:rPr>
                <w:rFonts w:cs="Times New Roman"/>
              </w:rPr>
              <w:t xml:space="preserve"> tras 30 días de inactividad.</w:t>
            </w:r>
          </w:p>
        </w:tc>
      </w:tr>
      <w:tr w:rsidR="00606275" w:rsidRPr="00686C0C" w14:paraId="09721923" w14:textId="77777777">
        <w:tc>
          <w:tcPr>
            <w:tcW w:w="1980" w:type="dxa"/>
          </w:tcPr>
          <w:p w14:paraId="664D7ACF" w14:textId="77777777" w:rsidR="00963DF8" w:rsidRPr="00686C0C" w:rsidRDefault="00963DF8">
            <w:pPr>
              <w:rPr>
                <w:rFonts w:cs="Times New Roman"/>
              </w:rPr>
            </w:pPr>
            <w:r w:rsidRPr="00686C0C">
              <w:rPr>
                <w:rFonts w:cs="Times New Roman"/>
              </w:rPr>
              <w:t>Disparador</w:t>
            </w:r>
          </w:p>
        </w:tc>
        <w:tc>
          <w:tcPr>
            <w:tcW w:w="6848" w:type="dxa"/>
          </w:tcPr>
          <w:p w14:paraId="456D3409" w14:textId="5EE11D24" w:rsidR="00963DF8" w:rsidRPr="00686C0C" w:rsidRDefault="00AB7DCD">
            <w:pPr>
              <w:rPr>
                <w:rFonts w:cs="Times New Roman"/>
              </w:rPr>
            </w:pPr>
            <w:r w:rsidRPr="00AB7DCD">
              <w:rPr>
                <w:rFonts w:cs="Times New Roman"/>
              </w:rPr>
              <w:t>El usuario abre la aplicación e ingresa sus credenciales en la pantalla de inicio de sesión.</w:t>
            </w:r>
          </w:p>
        </w:tc>
      </w:tr>
      <w:tr w:rsidR="00606275" w:rsidRPr="00686C0C" w14:paraId="58C4F866" w14:textId="77777777">
        <w:tc>
          <w:tcPr>
            <w:tcW w:w="1980" w:type="dxa"/>
          </w:tcPr>
          <w:p w14:paraId="793AFB59" w14:textId="77777777" w:rsidR="00963DF8" w:rsidRPr="00686C0C" w:rsidRDefault="00963DF8">
            <w:pPr>
              <w:rPr>
                <w:rFonts w:cs="Times New Roman"/>
              </w:rPr>
            </w:pPr>
            <w:r w:rsidRPr="00686C0C">
              <w:rPr>
                <w:rFonts w:cs="Times New Roman"/>
              </w:rPr>
              <w:t>Precondiciones</w:t>
            </w:r>
          </w:p>
        </w:tc>
        <w:tc>
          <w:tcPr>
            <w:tcW w:w="6848" w:type="dxa"/>
          </w:tcPr>
          <w:p w14:paraId="725B8577" w14:textId="77777777" w:rsidR="00DD609F" w:rsidRPr="00DD609F" w:rsidRDefault="00DD609F" w:rsidP="005D18BC">
            <w:pPr>
              <w:pStyle w:val="Prrafodelista"/>
              <w:numPr>
                <w:ilvl w:val="0"/>
                <w:numId w:val="11"/>
              </w:numPr>
              <w:spacing w:line="240" w:lineRule="auto"/>
              <w:rPr>
                <w:rFonts w:cs="Times New Roman"/>
              </w:rPr>
            </w:pPr>
            <w:r w:rsidRPr="00DD609F">
              <w:rPr>
                <w:rFonts w:cs="Times New Roman"/>
              </w:rPr>
              <w:t>El usuario debe estar registrado en el sistema.</w:t>
            </w:r>
          </w:p>
          <w:p w14:paraId="3C1C1D38" w14:textId="4CFC454F" w:rsidR="00DD609F" w:rsidRPr="00DD609F" w:rsidRDefault="00DD609F" w:rsidP="005D18BC">
            <w:pPr>
              <w:pStyle w:val="Prrafodelista"/>
              <w:numPr>
                <w:ilvl w:val="0"/>
                <w:numId w:val="11"/>
              </w:numPr>
              <w:spacing w:line="240" w:lineRule="auto"/>
              <w:rPr>
                <w:rFonts w:cs="Times New Roman"/>
              </w:rPr>
            </w:pPr>
            <w:r w:rsidRPr="00DD609F">
              <w:rPr>
                <w:rFonts w:cs="Times New Roman"/>
              </w:rPr>
              <w:t xml:space="preserve">El </w:t>
            </w:r>
            <w:r w:rsidR="004E423B">
              <w:rPr>
                <w:rFonts w:cs="Times New Roman"/>
              </w:rPr>
              <w:t xml:space="preserve">número </w:t>
            </w:r>
            <w:r w:rsidR="009E4A71">
              <w:rPr>
                <w:rFonts w:cs="Times New Roman"/>
              </w:rPr>
              <w:t>telefónico</w:t>
            </w:r>
            <w:r w:rsidRPr="00DD609F">
              <w:rPr>
                <w:rFonts w:cs="Times New Roman"/>
              </w:rPr>
              <w:t xml:space="preserve"> debe estar verificado.</w:t>
            </w:r>
          </w:p>
          <w:p w14:paraId="1D99B1E8" w14:textId="77777777" w:rsidR="00DD609F" w:rsidRPr="00DD609F" w:rsidRDefault="00DD609F" w:rsidP="005D18BC">
            <w:pPr>
              <w:pStyle w:val="Prrafodelista"/>
              <w:numPr>
                <w:ilvl w:val="0"/>
                <w:numId w:val="11"/>
              </w:numPr>
              <w:spacing w:line="240" w:lineRule="auto"/>
              <w:rPr>
                <w:rFonts w:cs="Times New Roman"/>
              </w:rPr>
            </w:pPr>
            <w:r w:rsidRPr="00DD609F">
              <w:rPr>
                <w:rFonts w:cs="Times New Roman"/>
              </w:rPr>
              <w:t>El dispositivo debe tener conexión a Internet.</w:t>
            </w:r>
          </w:p>
          <w:p w14:paraId="023C2786" w14:textId="2C4ACC7A" w:rsidR="00963DF8" w:rsidRPr="00686C0C" w:rsidRDefault="00DD609F" w:rsidP="005D18BC">
            <w:pPr>
              <w:pStyle w:val="Prrafodelista"/>
              <w:numPr>
                <w:ilvl w:val="0"/>
                <w:numId w:val="11"/>
              </w:numPr>
              <w:spacing w:line="240" w:lineRule="auto"/>
              <w:rPr>
                <w:rFonts w:cs="Times New Roman"/>
              </w:rPr>
            </w:pPr>
            <w:r w:rsidRPr="00DD609F">
              <w:rPr>
                <w:rFonts w:cs="Times New Roman"/>
              </w:rPr>
              <w:t>No debe existir una sesión activa del mismo usuario en otro dispositivo.</w:t>
            </w:r>
          </w:p>
        </w:tc>
      </w:tr>
      <w:tr w:rsidR="00606275" w:rsidRPr="00686C0C" w14:paraId="2AF6183F" w14:textId="77777777">
        <w:tc>
          <w:tcPr>
            <w:tcW w:w="1980" w:type="dxa"/>
          </w:tcPr>
          <w:p w14:paraId="177A4E28" w14:textId="77777777" w:rsidR="00963DF8" w:rsidRPr="00686C0C" w:rsidRDefault="00963DF8">
            <w:pPr>
              <w:rPr>
                <w:rFonts w:cs="Times New Roman"/>
              </w:rPr>
            </w:pPr>
            <w:r w:rsidRPr="00686C0C">
              <w:rPr>
                <w:rFonts w:cs="Times New Roman"/>
              </w:rPr>
              <w:t>Postcondiciones</w:t>
            </w:r>
          </w:p>
        </w:tc>
        <w:tc>
          <w:tcPr>
            <w:tcW w:w="6848" w:type="dxa"/>
          </w:tcPr>
          <w:p w14:paraId="640A0EFC" w14:textId="77777777" w:rsidR="00B31398" w:rsidRPr="00B31398" w:rsidRDefault="00B31398" w:rsidP="005D18BC">
            <w:pPr>
              <w:pStyle w:val="Prrafodelista"/>
              <w:numPr>
                <w:ilvl w:val="0"/>
                <w:numId w:val="12"/>
              </w:numPr>
              <w:spacing w:line="240" w:lineRule="auto"/>
              <w:rPr>
                <w:rFonts w:cs="Times New Roman"/>
              </w:rPr>
            </w:pPr>
            <w:r w:rsidRPr="00B31398">
              <w:rPr>
                <w:rFonts w:cs="Times New Roman"/>
              </w:rPr>
              <w:t>Se genera un token de sesión asociado al dispositivo del usuario.</w:t>
            </w:r>
          </w:p>
          <w:p w14:paraId="70EDCD29" w14:textId="27D5B1EF" w:rsidR="00B31398" w:rsidRPr="00B31398" w:rsidRDefault="00B31398" w:rsidP="005D18BC">
            <w:pPr>
              <w:pStyle w:val="Prrafodelista"/>
              <w:numPr>
                <w:ilvl w:val="0"/>
                <w:numId w:val="12"/>
              </w:numPr>
              <w:spacing w:line="240" w:lineRule="auto"/>
              <w:rPr>
                <w:rFonts w:cs="Times New Roman"/>
              </w:rPr>
            </w:pPr>
            <w:r w:rsidRPr="00B31398">
              <w:rPr>
                <w:rFonts w:cs="Times New Roman"/>
              </w:rPr>
              <w:t xml:space="preserve">El usuario accede al menú principal </w:t>
            </w:r>
            <w:r>
              <w:rPr>
                <w:rFonts w:cs="Times New Roman"/>
              </w:rPr>
              <w:t>dependiendo</w:t>
            </w:r>
            <w:r w:rsidRPr="00B31398">
              <w:rPr>
                <w:rFonts w:cs="Times New Roman"/>
              </w:rPr>
              <w:t xml:space="preserve"> </w:t>
            </w:r>
            <w:r>
              <w:rPr>
                <w:rFonts w:cs="Times New Roman"/>
              </w:rPr>
              <w:t>de</w:t>
            </w:r>
            <w:r w:rsidRPr="00B31398">
              <w:rPr>
                <w:rFonts w:cs="Times New Roman"/>
              </w:rPr>
              <w:t xml:space="preserve"> su rol (cliente o repartidor).</w:t>
            </w:r>
          </w:p>
          <w:p w14:paraId="5BECEABC" w14:textId="68007F20" w:rsidR="00963DF8" w:rsidRPr="00686C0C" w:rsidRDefault="00B31398" w:rsidP="005D18BC">
            <w:pPr>
              <w:pStyle w:val="Prrafodelista"/>
              <w:numPr>
                <w:ilvl w:val="0"/>
                <w:numId w:val="12"/>
              </w:numPr>
              <w:spacing w:line="240" w:lineRule="auto"/>
              <w:rPr>
                <w:rFonts w:cs="Times New Roman"/>
              </w:rPr>
            </w:pPr>
            <w:r w:rsidRPr="00B31398">
              <w:rPr>
                <w:rFonts w:cs="Times New Roman"/>
              </w:rPr>
              <w:t xml:space="preserve">El sistema registra la fecha y hora del último </w:t>
            </w:r>
            <w:r>
              <w:rPr>
                <w:rFonts w:cs="Times New Roman"/>
              </w:rPr>
              <w:t>inicio de sesión</w:t>
            </w:r>
            <w:r w:rsidRPr="00B31398">
              <w:rPr>
                <w:rFonts w:cs="Times New Roman"/>
              </w:rPr>
              <w:t>.</w:t>
            </w:r>
          </w:p>
        </w:tc>
      </w:tr>
      <w:tr w:rsidR="00606275" w:rsidRPr="00686C0C" w14:paraId="5A84BADC" w14:textId="77777777">
        <w:tc>
          <w:tcPr>
            <w:tcW w:w="1980" w:type="dxa"/>
          </w:tcPr>
          <w:p w14:paraId="3E0CFC95" w14:textId="77777777" w:rsidR="00963DF8" w:rsidRPr="00686C0C" w:rsidRDefault="00963DF8">
            <w:pPr>
              <w:rPr>
                <w:rFonts w:cs="Times New Roman"/>
              </w:rPr>
            </w:pPr>
            <w:r w:rsidRPr="00686C0C">
              <w:rPr>
                <w:rFonts w:cs="Times New Roman"/>
              </w:rPr>
              <w:t>Flujo Normal</w:t>
            </w:r>
          </w:p>
        </w:tc>
        <w:tc>
          <w:tcPr>
            <w:tcW w:w="6848" w:type="dxa"/>
          </w:tcPr>
          <w:p w14:paraId="07D2547A" w14:textId="77777777" w:rsidR="00FA6C41" w:rsidRPr="00FA6C41" w:rsidRDefault="00FA6C41" w:rsidP="005D18BC">
            <w:pPr>
              <w:pStyle w:val="Prrafodelista"/>
              <w:numPr>
                <w:ilvl w:val="0"/>
                <w:numId w:val="13"/>
              </w:numPr>
              <w:spacing w:line="240" w:lineRule="auto"/>
              <w:rPr>
                <w:rFonts w:cs="Times New Roman"/>
              </w:rPr>
            </w:pPr>
            <w:r w:rsidRPr="00FA6C41">
              <w:rPr>
                <w:rFonts w:cs="Times New Roman"/>
              </w:rPr>
              <w:t>El usuario abre la aplicación y visualiza la pantalla de inicio de sesión.</w:t>
            </w:r>
          </w:p>
          <w:p w14:paraId="2AFF84E5" w14:textId="77777777" w:rsidR="00FA6C41" w:rsidRPr="00FA6C41" w:rsidRDefault="00FA6C41" w:rsidP="005D18BC">
            <w:pPr>
              <w:pStyle w:val="Prrafodelista"/>
              <w:numPr>
                <w:ilvl w:val="0"/>
                <w:numId w:val="13"/>
              </w:numPr>
              <w:spacing w:line="240" w:lineRule="auto"/>
              <w:rPr>
                <w:rFonts w:cs="Times New Roman"/>
              </w:rPr>
            </w:pPr>
            <w:r w:rsidRPr="00FA6C41">
              <w:rPr>
                <w:rFonts w:cs="Times New Roman"/>
              </w:rPr>
              <w:t>El usuario ingresa su correo electrónico y contraseña.</w:t>
            </w:r>
          </w:p>
          <w:p w14:paraId="2799FDFD" w14:textId="025A1C7B" w:rsidR="00FA6C41" w:rsidRPr="00FA6C41" w:rsidRDefault="00FA6C41" w:rsidP="005D18BC">
            <w:pPr>
              <w:pStyle w:val="Prrafodelista"/>
              <w:numPr>
                <w:ilvl w:val="0"/>
                <w:numId w:val="13"/>
              </w:numPr>
              <w:spacing w:line="240" w:lineRule="auto"/>
              <w:rPr>
                <w:rFonts w:cs="Times New Roman"/>
              </w:rPr>
            </w:pPr>
            <w:r w:rsidRPr="00FA6C41">
              <w:rPr>
                <w:rFonts w:cs="Times New Roman"/>
              </w:rPr>
              <w:t xml:space="preserve">El sistema valida que las credenciales sean </w:t>
            </w:r>
            <w:r w:rsidR="00770233" w:rsidRPr="00FA6C41">
              <w:rPr>
                <w:rFonts w:cs="Times New Roman"/>
              </w:rPr>
              <w:t>correctas</w:t>
            </w:r>
            <w:r w:rsidR="00EC7917">
              <w:rPr>
                <w:rFonts w:cs="Times New Roman"/>
              </w:rPr>
              <w:t xml:space="preserve"> en la base de datos</w:t>
            </w:r>
            <w:r w:rsidR="00770233" w:rsidRPr="00FA6C41">
              <w:rPr>
                <w:rFonts w:cs="Times New Roman"/>
              </w:rPr>
              <w:t>.</w:t>
            </w:r>
          </w:p>
          <w:p w14:paraId="59B1A09C" w14:textId="76D71026" w:rsidR="00FA6C41" w:rsidRPr="00FA6C41" w:rsidRDefault="00FA6C41" w:rsidP="005D18BC">
            <w:pPr>
              <w:pStyle w:val="Prrafodelista"/>
              <w:numPr>
                <w:ilvl w:val="0"/>
                <w:numId w:val="13"/>
              </w:numPr>
              <w:spacing w:line="240" w:lineRule="auto"/>
              <w:rPr>
                <w:rFonts w:cs="Times New Roman"/>
              </w:rPr>
            </w:pPr>
            <w:r w:rsidRPr="00FA6C41">
              <w:rPr>
                <w:rFonts w:cs="Times New Roman"/>
              </w:rPr>
              <w:t>El sistema verifica que no exista sesión activa en otro dispositivo. (RF-01</w:t>
            </w:r>
            <w:r w:rsidR="00157C79">
              <w:rPr>
                <w:rFonts w:cs="Times New Roman"/>
              </w:rPr>
              <w:t>6</w:t>
            </w:r>
            <w:r w:rsidRPr="00FA6C41">
              <w:rPr>
                <w:rFonts w:cs="Times New Roman"/>
              </w:rPr>
              <w:t>, RN-01</w:t>
            </w:r>
            <w:r w:rsidR="003209B2">
              <w:rPr>
                <w:rFonts w:cs="Times New Roman"/>
              </w:rPr>
              <w:t>8</w:t>
            </w:r>
            <w:r w:rsidRPr="00FA6C41">
              <w:rPr>
                <w:rFonts w:cs="Times New Roman"/>
              </w:rPr>
              <w:t>)</w:t>
            </w:r>
          </w:p>
          <w:p w14:paraId="0E6B6860" w14:textId="77777777" w:rsidR="00FA6C41" w:rsidRPr="00FA6C41" w:rsidRDefault="00FA6C41" w:rsidP="005D18BC">
            <w:pPr>
              <w:pStyle w:val="Prrafodelista"/>
              <w:numPr>
                <w:ilvl w:val="0"/>
                <w:numId w:val="13"/>
              </w:numPr>
              <w:spacing w:line="240" w:lineRule="auto"/>
              <w:rPr>
                <w:rFonts w:cs="Times New Roman"/>
              </w:rPr>
            </w:pPr>
            <w:r w:rsidRPr="00FA6C41">
              <w:rPr>
                <w:rFonts w:cs="Times New Roman"/>
              </w:rPr>
              <w:t>El sistema genera un token de sesión con vigencia de 30 días. (RNF-004)</w:t>
            </w:r>
          </w:p>
          <w:p w14:paraId="498FED56" w14:textId="77777777" w:rsidR="00FA6C41" w:rsidRPr="00FA6C41" w:rsidRDefault="00FA6C41" w:rsidP="005D18BC">
            <w:pPr>
              <w:pStyle w:val="Prrafodelista"/>
              <w:numPr>
                <w:ilvl w:val="0"/>
                <w:numId w:val="13"/>
              </w:numPr>
              <w:spacing w:line="240" w:lineRule="auto"/>
              <w:rPr>
                <w:rFonts w:cs="Times New Roman"/>
              </w:rPr>
            </w:pPr>
            <w:r w:rsidRPr="00FA6C41">
              <w:rPr>
                <w:rFonts w:cs="Times New Roman"/>
              </w:rPr>
              <w:t>El sistema redirige al usuario al menú principal según su rol.</w:t>
            </w:r>
          </w:p>
          <w:p w14:paraId="7BC1F298" w14:textId="3190DA81" w:rsidR="00963DF8" w:rsidRPr="00686C0C" w:rsidRDefault="00FA6C41" w:rsidP="005D18BC">
            <w:pPr>
              <w:pStyle w:val="Prrafodelista"/>
              <w:numPr>
                <w:ilvl w:val="0"/>
                <w:numId w:val="13"/>
              </w:numPr>
              <w:spacing w:line="240" w:lineRule="auto"/>
              <w:rPr>
                <w:rFonts w:cs="Times New Roman"/>
              </w:rPr>
            </w:pPr>
            <w:r w:rsidRPr="00FA6C41">
              <w:rPr>
                <w:rFonts w:cs="Times New Roman"/>
              </w:rPr>
              <w:t>Finaliza el caso de uso.</w:t>
            </w:r>
          </w:p>
        </w:tc>
      </w:tr>
      <w:tr w:rsidR="00606275" w:rsidRPr="00686C0C" w14:paraId="5B019946" w14:textId="77777777">
        <w:tc>
          <w:tcPr>
            <w:tcW w:w="1980" w:type="dxa"/>
          </w:tcPr>
          <w:p w14:paraId="31017DB0" w14:textId="77777777" w:rsidR="00963DF8" w:rsidRPr="00686C0C" w:rsidRDefault="00963DF8">
            <w:pPr>
              <w:rPr>
                <w:rFonts w:cs="Times New Roman"/>
              </w:rPr>
            </w:pPr>
            <w:r w:rsidRPr="00686C0C">
              <w:rPr>
                <w:rFonts w:cs="Times New Roman"/>
              </w:rPr>
              <w:t>Flujos Alternativos</w:t>
            </w:r>
          </w:p>
        </w:tc>
        <w:tc>
          <w:tcPr>
            <w:tcW w:w="6848" w:type="dxa"/>
          </w:tcPr>
          <w:p w14:paraId="213F94C4" w14:textId="7EA92527" w:rsidR="00963DF8" w:rsidRPr="00686C0C" w:rsidRDefault="00963DF8">
            <w:pPr>
              <w:rPr>
                <w:rFonts w:cs="Times New Roman"/>
              </w:rPr>
            </w:pPr>
            <w:r w:rsidRPr="00686C0C">
              <w:rPr>
                <w:rFonts w:cs="Times New Roman"/>
              </w:rPr>
              <w:t xml:space="preserve">S1: </w:t>
            </w:r>
            <w:r w:rsidR="00EF6F7E">
              <w:rPr>
                <w:rFonts w:ascii="Arial" w:eastAsia="Arial" w:hAnsi="Arial" w:cs="Arial"/>
                <w:sz w:val="20"/>
                <w:szCs w:val="20"/>
              </w:rPr>
              <w:t>Sesión activa en otro dispositivo</w:t>
            </w:r>
          </w:p>
          <w:p w14:paraId="59492685" w14:textId="77777777" w:rsidR="000C06C0" w:rsidRPr="000C06C0" w:rsidRDefault="000C06C0" w:rsidP="005D18BC">
            <w:pPr>
              <w:pStyle w:val="Prrafodelista"/>
              <w:numPr>
                <w:ilvl w:val="0"/>
                <w:numId w:val="9"/>
              </w:numPr>
              <w:spacing w:line="240" w:lineRule="auto"/>
              <w:rPr>
                <w:rFonts w:cs="Times New Roman"/>
              </w:rPr>
            </w:pPr>
            <w:r w:rsidRPr="000C06C0">
              <w:rPr>
                <w:rFonts w:cs="Times New Roman"/>
              </w:rPr>
              <w:t>S1.1 El sistema detecta un token activo en otro dispositivo.</w:t>
            </w:r>
          </w:p>
          <w:p w14:paraId="665794A8" w14:textId="7A1FBBD1" w:rsidR="000C06C0" w:rsidRPr="000C06C0" w:rsidRDefault="000C06C0" w:rsidP="005D18BC">
            <w:pPr>
              <w:pStyle w:val="Prrafodelista"/>
              <w:numPr>
                <w:ilvl w:val="0"/>
                <w:numId w:val="9"/>
              </w:numPr>
              <w:spacing w:line="240" w:lineRule="auto"/>
              <w:rPr>
                <w:rFonts w:cs="Times New Roman"/>
              </w:rPr>
            </w:pPr>
            <w:r w:rsidRPr="000C06C0">
              <w:rPr>
                <w:rFonts w:cs="Times New Roman"/>
              </w:rPr>
              <w:t>S1.2 El sistema muestra un aviso al usuario.</w:t>
            </w:r>
          </w:p>
          <w:p w14:paraId="29CB602D" w14:textId="77777777" w:rsidR="000C06C0" w:rsidRPr="000C06C0" w:rsidRDefault="000C06C0" w:rsidP="005D18BC">
            <w:pPr>
              <w:pStyle w:val="Prrafodelista"/>
              <w:numPr>
                <w:ilvl w:val="0"/>
                <w:numId w:val="9"/>
              </w:numPr>
              <w:spacing w:line="240" w:lineRule="auto"/>
              <w:rPr>
                <w:rFonts w:cs="Times New Roman"/>
              </w:rPr>
            </w:pPr>
            <w:r w:rsidRPr="000C06C0">
              <w:rPr>
                <w:rFonts w:cs="Times New Roman"/>
              </w:rPr>
              <w:t>S1.3 El usuario puede elegir cerrar la sesión anterior o cancelar.</w:t>
            </w:r>
          </w:p>
          <w:p w14:paraId="4F7B6D96" w14:textId="086161A3" w:rsidR="00EF6F7E" w:rsidRDefault="0080759C" w:rsidP="005D18BC">
            <w:pPr>
              <w:pStyle w:val="Prrafodelista"/>
              <w:numPr>
                <w:ilvl w:val="0"/>
                <w:numId w:val="9"/>
              </w:numPr>
              <w:spacing w:line="240" w:lineRule="auto"/>
              <w:rPr>
                <w:rFonts w:cs="Times New Roman"/>
              </w:rPr>
            </w:pPr>
            <w:r>
              <w:rPr>
                <w:rFonts w:cs="Times New Roman"/>
              </w:rPr>
              <w:t xml:space="preserve">S1.4 </w:t>
            </w:r>
            <w:r w:rsidR="000C06C0" w:rsidRPr="000C06C0">
              <w:rPr>
                <w:rFonts w:cs="Times New Roman"/>
              </w:rPr>
              <w:t>Regresa al paso 3 si cancela, o continúa al paso 5 si cierra la sesión anterior.</w:t>
            </w:r>
          </w:p>
          <w:p w14:paraId="12410B1A" w14:textId="54518039" w:rsidR="00EF6F7E" w:rsidRDefault="0080759C" w:rsidP="0080759C">
            <w:pPr>
              <w:pStyle w:val="Prrafodelista"/>
              <w:spacing w:line="240" w:lineRule="auto"/>
              <w:rPr>
                <w:rFonts w:cs="Times New Roman"/>
              </w:rPr>
            </w:pPr>
            <w:r>
              <w:rPr>
                <w:rFonts w:cs="Times New Roman"/>
              </w:rPr>
              <w:t>Finaliza el caso de uso.</w:t>
            </w:r>
          </w:p>
          <w:p w14:paraId="285EEBBC" w14:textId="6B251068" w:rsidR="00963DF8" w:rsidRPr="000C06C0" w:rsidRDefault="00963DF8" w:rsidP="000C06C0">
            <w:pPr>
              <w:spacing w:line="240" w:lineRule="auto"/>
              <w:rPr>
                <w:rFonts w:cs="Times New Roman"/>
              </w:rPr>
            </w:pPr>
            <w:r w:rsidRPr="000C06C0">
              <w:rPr>
                <w:rFonts w:cs="Times New Roman"/>
              </w:rPr>
              <w:t>S2</w:t>
            </w:r>
            <w:r w:rsidR="00672BE8">
              <w:rPr>
                <w:rFonts w:cs="Times New Roman"/>
              </w:rPr>
              <w:t>:</w:t>
            </w:r>
            <w:r w:rsidRPr="000C06C0">
              <w:rPr>
                <w:rFonts w:cs="Times New Roman"/>
              </w:rPr>
              <w:t xml:space="preserve"> </w:t>
            </w:r>
            <w:r w:rsidR="00672BE8" w:rsidRPr="00672BE8">
              <w:rPr>
                <w:rFonts w:cs="Times New Roman"/>
              </w:rPr>
              <w:t xml:space="preserve">El </w:t>
            </w:r>
            <w:r w:rsidR="006F31B8">
              <w:rPr>
                <w:rFonts w:cs="Times New Roman"/>
              </w:rPr>
              <w:t>número</w:t>
            </w:r>
            <w:r w:rsidR="00672BE8" w:rsidRPr="00672BE8">
              <w:rPr>
                <w:rFonts w:cs="Times New Roman"/>
              </w:rPr>
              <w:t xml:space="preserve"> no está verificado</w:t>
            </w:r>
          </w:p>
          <w:p w14:paraId="733727FD" w14:textId="77777777" w:rsidR="00EB3678" w:rsidRPr="00EB3678" w:rsidRDefault="00EB3678" w:rsidP="005D18BC">
            <w:pPr>
              <w:pStyle w:val="Prrafodelista"/>
              <w:numPr>
                <w:ilvl w:val="0"/>
                <w:numId w:val="9"/>
              </w:numPr>
              <w:spacing w:line="240" w:lineRule="auto"/>
              <w:rPr>
                <w:rFonts w:cs="Times New Roman"/>
              </w:rPr>
            </w:pPr>
            <w:r w:rsidRPr="00EB3678">
              <w:rPr>
                <w:rFonts w:cs="Times New Roman"/>
              </w:rPr>
              <w:t>S2.1 El sistema bloquea el acceso y muestra un mensaje de verificación pendiente.</w:t>
            </w:r>
          </w:p>
          <w:p w14:paraId="26060800" w14:textId="1348FB90" w:rsidR="00EB3678" w:rsidRPr="00EB3678" w:rsidRDefault="00EB3678" w:rsidP="005D18BC">
            <w:pPr>
              <w:pStyle w:val="Prrafodelista"/>
              <w:numPr>
                <w:ilvl w:val="0"/>
                <w:numId w:val="9"/>
              </w:numPr>
              <w:spacing w:line="240" w:lineRule="auto"/>
              <w:rPr>
                <w:rFonts w:cs="Times New Roman"/>
              </w:rPr>
            </w:pPr>
            <w:r w:rsidRPr="00EB3678">
              <w:rPr>
                <w:rFonts w:cs="Times New Roman"/>
              </w:rPr>
              <w:t xml:space="preserve">S2.2 El sistema ofrece la opción de reenviar el </w:t>
            </w:r>
            <w:r w:rsidR="006F31B8">
              <w:rPr>
                <w:rFonts w:cs="Times New Roman"/>
              </w:rPr>
              <w:t>mensaje</w:t>
            </w:r>
            <w:r w:rsidRPr="00EB3678">
              <w:rPr>
                <w:rFonts w:cs="Times New Roman"/>
              </w:rPr>
              <w:t xml:space="preserve"> de verificación.</w:t>
            </w:r>
          </w:p>
          <w:p w14:paraId="25737FFB" w14:textId="0EAA64D8" w:rsidR="00963DF8" w:rsidRPr="00764EF1" w:rsidRDefault="00EB3678" w:rsidP="008E5F46">
            <w:pPr>
              <w:pStyle w:val="Prrafodelista"/>
              <w:spacing w:line="240" w:lineRule="auto"/>
              <w:rPr>
                <w:rFonts w:cs="Times New Roman"/>
              </w:rPr>
            </w:pPr>
            <w:r w:rsidRPr="00EB3678">
              <w:rPr>
                <w:rFonts w:cs="Times New Roman"/>
              </w:rPr>
              <w:t>Finaliza el caso de uso.</w:t>
            </w:r>
          </w:p>
        </w:tc>
      </w:tr>
      <w:tr w:rsidR="00606275" w:rsidRPr="00686C0C" w14:paraId="59C3086C" w14:textId="77777777">
        <w:tc>
          <w:tcPr>
            <w:tcW w:w="1980" w:type="dxa"/>
          </w:tcPr>
          <w:p w14:paraId="6761EB25" w14:textId="77777777" w:rsidR="00963DF8" w:rsidRPr="00686C0C" w:rsidRDefault="00963DF8">
            <w:pPr>
              <w:rPr>
                <w:rFonts w:cs="Times New Roman"/>
              </w:rPr>
            </w:pPr>
            <w:r w:rsidRPr="00686C0C">
              <w:rPr>
                <w:rFonts w:cs="Times New Roman"/>
              </w:rPr>
              <w:t>Excepciones</w:t>
            </w:r>
          </w:p>
        </w:tc>
        <w:tc>
          <w:tcPr>
            <w:tcW w:w="6848" w:type="dxa"/>
          </w:tcPr>
          <w:p w14:paraId="3286C6AE" w14:textId="2F0693B6" w:rsidR="00963DF8" w:rsidRPr="00672BE8" w:rsidRDefault="00963DF8">
            <w:pPr>
              <w:rPr>
                <w:rFonts w:cs="Times New Roman"/>
              </w:rPr>
            </w:pPr>
            <w:r w:rsidRPr="00672BE8">
              <w:rPr>
                <w:rFonts w:cs="Times New Roman"/>
              </w:rPr>
              <w:t xml:space="preserve">E1: </w:t>
            </w:r>
            <w:r w:rsidR="00672BE8" w:rsidRPr="00672BE8">
              <w:rPr>
                <w:rFonts w:cs="Times New Roman"/>
              </w:rPr>
              <w:t>Credenciales incorrectas</w:t>
            </w:r>
            <w:r w:rsidRPr="00672BE8">
              <w:rPr>
                <w:rFonts w:cs="Times New Roman"/>
              </w:rPr>
              <w:t>.</w:t>
            </w:r>
          </w:p>
          <w:p w14:paraId="51CC14A1" w14:textId="77777777" w:rsidR="00261C5C" w:rsidRPr="00261C5C" w:rsidRDefault="00261C5C" w:rsidP="005D18BC">
            <w:pPr>
              <w:pStyle w:val="Prrafodelista"/>
              <w:numPr>
                <w:ilvl w:val="0"/>
                <w:numId w:val="10"/>
              </w:numPr>
              <w:spacing w:line="240" w:lineRule="auto"/>
              <w:rPr>
                <w:rFonts w:cs="Times New Roman"/>
              </w:rPr>
            </w:pPr>
            <w:r w:rsidRPr="00261C5C">
              <w:rPr>
                <w:rFonts w:cs="Times New Roman"/>
              </w:rPr>
              <w:t>E1.1 El sistema muestra un mensaje genérico de "Correo o contraseña incorrectos".</w:t>
            </w:r>
          </w:p>
          <w:p w14:paraId="23130DE9" w14:textId="4E5E59E7" w:rsidR="00963DF8" w:rsidRPr="00672BE8" w:rsidRDefault="00261C5C" w:rsidP="005D18BC">
            <w:pPr>
              <w:pStyle w:val="Prrafodelista"/>
              <w:numPr>
                <w:ilvl w:val="0"/>
                <w:numId w:val="10"/>
              </w:numPr>
              <w:spacing w:line="240" w:lineRule="auto"/>
              <w:rPr>
                <w:rFonts w:cs="Times New Roman"/>
              </w:rPr>
            </w:pPr>
            <w:r w:rsidRPr="00261C5C">
              <w:rPr>
                <w:rFonts w:cs="Times New Roman"/>
              </w:rPr>
              <w:lastRenderedPageBreak/>
              <w:t>E1.2 El usuario puede reintentar. Regresa al paso 2.</w:t>
            </w:r>
          </w:p>
          <w:p w14:paraId="2D095792" w14:textId="6BAC5C50" w:rsidR="00963DF8" w:rsidRPr="00672BE8" w:rsidRDefault="00963DF8">
            <w:pPr>
              <w:rPr>
                <w:rFonts w:cs="Times New Roman"/>
              </w:rPr>
            </w:pPr>
            <w:r w:rsidRPr="00672BE8">
              <w:rPr>
                <w:rFonts w:cs="Times New Roman"/>
              </w:rPr>
              <w:t>E</w:t>
            </w:r>
            <w:r w:rsidR="00180427">
              <w:rPr>
                <w:rFonts w:cs="Times New Roman"/>
              </w:rPr>
              <w:t>2</w:t>
            </w:r>
            <w:r w:rsidRPr="00672BE8">
              <w:rPr>
                <w:rFonts w:cs="Times New Roman"/>
              </w:rPr>
              <w:t xml:space="preserve">: </w:t>
            </w:r>
            <w:r w:rsidRPr="00672BE8">
              <w:rPr>
                <w:rFonts w:eastAsia="Arial" w:cs="Times New Roman"/>
                <w:szCs w:val="22"/>
              </w:rPr>
              <w:t>Error de conexión al servidor</w:t>
            </w:r>
            <w:r w:rsidRPr="00672BE8">
              <w:rPr>
                <w:rFonts w:cs="Times New Roman"/>
                <w:szCs w:val="22"/>
              </w:rPr>
              <w:t>.</w:t>
            </w:r>
          </w:p>
          <w:p w14:paraId="4843528F" w14:textId="4D0DC136" w:rsidR="00963DF8" w:rsidRPr="006363F8" w:rsidRDefault="00180427" w:rsidP="005D18BC">
            <w:pPr>
              <w:numPr>
                <w:ilvl w:val="0"/>
                <w:numId w:val="10"/>
              </w:numPr>
              <w:spacing w:line="240" w:lineRule="auto"/>
              <w:rPr>
                <w:rFonts w:cs="Times New Roman"/>
              </w:rPr>
            </w:pPr>
            <w:r w:rsidRPr="00180427">
              <w:rPr>
                <w:rFonts w:cs="Times New Roman"/>
              </w:rPr>
              <w:t>E2.1 El sistema muestra un mensaje de error de red e invita a reintentar.</w:t>
            </w:r>
          </w:p>
        </w:tc>
      </w:tr>
      <w:tr w:rsidR="00606275" w:rsidRPr="00686C0C" w14:paraId="021D3B34" w14:textId="77777777">
        <w:tc>
          <w:tcPr>
            <w:tcW w:w="1980" w:type="dxa"/>
          </w:tcPr>
          <w:p w14:paraId="2A26F439" w14:textId="77777777" w:rsidR="00963DF8" w:rsidRPr="00686C0C" w:rsidRDefault="00963DF8">
            <w:pPr>
              <w:rPr>
                <w:rFonts w:cs="Times New Roman"/>
              </w:rPr>
            </w:pPr>
            <w:r w:rsidRPr="00686C0C">
              <w:rPr>
                <w:rFonts w:cs="Times New Roman"/>
              </w:rPr>
              <w:lastRenderedPageBreak/>
              <w:t>Prioridad</w:t>
            </w:r>
          </w:p>
        </w:tc>
        <w:tc>
          <w:tcPr>
            <w:tcW w:w="6848" w:type="dxa"/>
          </w:tcPr>
          <w:p w14:paraId="3373F225" w14:textId="77777777" w:rsidR="00963DF8" w:rsidRPr="00686C0C" w:rsidRDefault="00963DF8">
            <w:pPr>
              <w:rPr>
                <w:rFonts w:cs="Times New Roman"/>
              </w:rPr>
            </w:pPr>
            <w:r w:rsidRPr="00686C0C">
              <w:rPr>
                <w:rFonts w:cs="Times New Roman"/>
              </w:rPr>
              <w:t xml:space="preserve">Alta </w:t>
            </w:r>
          </w:p>
        </w:tc>
      </w:tr>
      <w:tr w:rsidR="00606275" w:rsidRPr="00686C0C" w14:paraId="0B2428AC" w14:textId="77777777">
        <w:tc>
          <w:tcPr>
            <w:tcW w:w="1980" w:type="dxa"/>
          </w:tcPr>
          <w:p w14:paraId="3674F17D" w14:textId="77777777" w:rsidR="00963DF8" w:rsidRPr="00686C0C" w:rsidRDefault="00963DF8">
            <w:pPr>
              <w:rPr>
                <w:rFonts w:cs="Times New Roman"/>
              </w:rPr>
            </w:pPr>
            <w:r w:rsidRPr="00686C0C">
              <w:rPr>
                <w:rFonts w:cs="Times New Roman"/>
              </w:rPr>
              <w:t>Frecuencia de uso</w:t>
            </w:r>
          </w:p>
        </w:tc>
        <w:tc>
          <w:tcPr>
            <w:tcW w:w="6848" w:type="dxa"/>
          </w:tcPr>
          <w:p w14:paraId="3F6119B6" w14:textId="4F8F0274" w:rsidR="00963DF8" w:rsidRPr="00686C0C" w:rsidRDefault="00DC31C0">
            <w:pPr>
              <w:rPr>
                <w:rFonts w:cs="Times New Roman"/>
              </w:rPr>
            </w:pPr>
            <w:r>
              <w:rPr>
                <w:rFonts w:cs="Times New Roman"/>
              </w:rPr>
              <w:t>Alta</w:t>
            </w:r>
          </w:p>
        </w:tc>
      </w:tr>
      <w:tr w:rsidR="00606275" w:rsidRPr="00686C0C" w14:paraId="5C4D4B21" w14:textId="77777777">
        <w:tc>
          <w:tcPr>
            <w:tcW w:w="1980" w:type="dxa"/>
          </w:tcPr>
          <w:p w14:paraId="053901E4" w14:textId="77777777" w:rsidR="00963DF8" w:rsidRPr="00686C0C" w:rsidRDefault="00963DF8">
            <w:pPr>
              <w:rPr>
                <w:rFonts w:cs="Times New Roman"/>
              </w:rPr>
            </w:pPr>
            <w:r w:rsidRPr="00686C0C">
              <w:rPr>
                <w:rFonts w:cs="Times New Roman"/>
              </w:rPr>
              <w:t>Requerimientos especiales</w:t>
            </w:r>
          </w:p>
        </w:tc>
        <w:tc>
          <w:tcPr>
            <w:tcW w:w="6848" w:type="dxa"/>
          </w:tcPr>
          <w:p w14:paraId="770A2C2A" w14:textId="71E7761D" w:rsidR="00963DF8" w:rsidRPr="00686C0C" w:rsidRDefault="00687BA3">
            <w:pPr>
              <w:rPr>
                <w:rFonts w:cs="Times New Roman"/>
              </w:rPr>
            </w:pPr>
            <w:r w:rsidRPr="00687BA3">
              <w:rPr>
                <w:rFonts w:cs="Times New Roman"/>
              </w:rPr>
              <w:t xml:space="preserve">El sistema no debe </w:t>
            </w:r>
            <w:r>
              <w:rPr>
                <w:rFonts w:cs="Times New Roman"/>
              </w:rPr>
              <w:t>mostrar</w:t>
            </w:r>
            <w:r w:rsidRPr="00687BA3">
              <w:rPr>
                <w:rFonts w:cs="Times New Roman"/>
              </w:rPr>
              <w:t xml:space="preserve"> si el correo existe o no (mensaje genérico por seguridad). El token de sesión debe almacenarse en el dispositivo.</w:t>
            </w:r>
          </w:p>
        </w:tc>
      </w:tr>
      <w:tr w:rsidR="00530CCC" w:rsidRPr="00686C0C" w14:paraId="5B4A17E8" w14:textId="77777777">
        <w:tc>
          <w:tcPr>
            <w:tcW w:w="1980" w:type="dxa"/>
          </w:tcPr>
          <w:p w14:paraId="51C16EF2" w14:textId="17452CE3" w:rsidR="00047AE4" w:rsidRPr="00686C0C" w:rsidRDefault="008310D8">
            <w:pPr>
              <w:rPr>
                <w:rFonts w:cs="Times New Roman"/>
              </w:rPr>
            </w:pPr>
            <w:r>
              <w:rPr>
                <w:rFonts w:cs="Times New Roman"/>
              </w:rPr>
              <w:t>Datos de entrada</w:t>
            </w:r>
          </w:p>
        </w:tc>
        <w:tc>
          <w:tcPr>
            <w:tcW w:w="6848" w:type="dxa"/>
          </w:tcPr>
          <w:p w14:paraId="650FBB57" w14:textId="533BF257" w:rsidR="00916948" w:rsidRPr="006020FE" w:rsidRDefault="00916948" w:rsidP="005D18BC">
            <w:pPr>
              <w:pStyle w:val="Prrafodelista"/>
              <w:numPr>
                <w:ilvl w:val="0"/>
                <w:numId w:val="59"/>
              </w:numPr>
              <w:rPr>
                <w:rFonts w:cs="Times New Roman"/>
              </w:rPr>
            </w:pPr>
            <w:r w:rsidRPr="006020FE">
              <w:rPr>
                <w:rFonts w:cs="Times New Roman"/>
              </w:rPr>
              <w:t xml:space="preserve">Correo electrónico del usuario registrado. </w:t>
            </w:r>
          </w:p>
          <w:p w14:paraId="04CA2DC2" w14:textId="4829FF5E" w:rsidR="00047AE4" w:rsidRPr="006020FE" w:rsidRDefault="00916948" w:rsidP="005D18BC">
            <w:pPr>
              <w:pStyle w:val="Prrafodelista"/>
              <w:numPr>
                <w:ilvl w:val="0"/>
                <w:numId w:val="59"/>
              </w:numPr>
              <w:rPr>
                <w:rFonts w:cs="Times New Roman"/>
              </w:rPr>
            </w:pPr>
            <w:r w:rsidRPr="006020FE">
              <w:rPr>
                <w:rFonts w:cs="Times New Roman"/>
              </w:rPr>
              <w:t>Contraseña del usuario registrado.</w:t>
            </w:r>
          </w:p>
        </w:tc>
      </w:tr>
      <w:tr w:rsidR="00276582" w:rsidRPr="00686C0C" w14:paraId="3EF284BF" w14:textId="77777777">
        <w:tc>
          <w:tcPr>
            <w:tcW w:w="1980" w:type="dxa"/>
          </w:tcPr>
          <w:p w14:paraId="6E60F4F9" w14:textId="35B4322E" w:rsidR="00047AE4" w:rsidRPr="00686C0C" w:rsidRDefault="00916948">
            <w:pPr>
              <w:rPr>
                <w:rFonts w:cs="Times New Roman"/>
              </w:rPr>
            </w:pPr>
            <w:r>
              <w:rPr>
                <w:rFonts w:cs="Times New Roman"/>
              </w:rPr>
              <w:t xml:space="preserve">Datos de </w:t>
            </w:r>
            <w:r w:rsidR="00E60D34">
              <w:rPr>
                <w:rFonts w:cs="Times New Roman"/>
              </w:rPr>
              <w:t>salida</w:t>
            </w:r>
          </w:p>
        </w:tc>
        <w:tc>
          <w:tcPr>
            <w:tcW w:w="6848" w:type="dxa"/>
          </w:tcPr>
          <w:p w14:paraId="7BA2693C" w14:textId="77777777" w:rsidR="009D7370" w:rsidRPr="006020FE" w:rsidRDefault="009D7370" w:rsidP="005D18BC">
            <w:pPr>
              <w:pStyle w:val="Prrafodelista"/>
              <w:numPr>
                <w:ilvl w:val="0"/>
                <w:numId w:val="60"/>
              </w:numPr>
              <w:tabs>
                <w:tab w:val="left" w:pos="963"/>
              </w:tabs>
              <w:rPr>
                <w:rFonts w:cs="Times New Roman"/>
              </w:rPr>
            </w:pPr>
            <w:r w:rsidRPr="006020FE">
              <w:rPr>
                <w:rFonts w:cs="Times New Roman"/>
              </w:rPr>
              <w:t xml:space="preserve">Token de sesión generado y almacenado en el dispositivo. </w:t>
            </w:r>
          </w:p>
          <w:p w14:paraId="18A2F736" w14:textId="4594E1AC" w:rsidR="00047AE4" w:rsidRPr="006020FE" w:rsidRDefault="009D7370" w:rsidP="005D18BC">
            <w:pPr>
              <w:pStyle w:val="Prrafodelista"/>
              <w:numPr>
                <w:ilvl w:val="0"/>
                <w:numId w:val="60"/>
              </w:numPr>
              <w:tabs>
                <w:tab w:val="left" w:pos="963"/>
              </w:tabs>
              <w:rPr>
                <w:rFonts w:cs="Times New Roman"/>
              </w:rPr>
            </w:pPr>
            <w:r w:rsidRPr="006020FE">
              <w:rPr>
                <w:rFonts w:cs="Times New Roman"/>
              </w:rPr>
              <w:t>Redirección al menú principal según el rol del usuario.</w:t>
            </w:r>
          </w:p>
        </w:tc>
      </w:tr>
      <w:tr w:rsidR="00606275" w:rsidRPr="00686C0C" w14:paraId="13612AD8" w14:textId="77777777">
        <w:tc>
          <w:tcPr>
            <w:tcW w:w="1980" w:type="dxa"/>
          </w:tcPr>
          <w:p w14:paraId="1C482534" w14:textId="77777777" w:rsidR="00963DF8" w:rsidRPr="00686C0C" w:rsidRDefault="00963DF8">
            <w:pPr>
              <w:rPr>
                <w:rFonts w:cs="Times New Roman"/>
              </w:rPr>
            </w:pPr>
            <w:r w:rsidRPr="00686C0C">
              <w:rPr>
                <w:rFonts w:cs="Times New Roman"/>
              </w:rPr>
              <w:t>Suposiciones</w:t>
            </w:r>
          </w:p>
        </w:tc>
        <w:tc>
          <w:tcPr>
            <w:tcW w:w="6848" w:type="dxa"/>
          </w:tcPr>
          <w:p w14:paraId="16C80B2B" w14:textId="328FDBD1" w:rsidR="00963DF8" w:rsidRPr="00686C0C" w:rsidRDefault="00963DF8">
            <w:pPr>
              <w:rPr>
                <w:rFonts w:cs="Times New Roman"/>
              </w:rPr>
            </w:pPr>
            <w:r w:rsidRPr="006D2ABA">
              <w:rPr>
                <w:rFonts w:cs="Times New Roman"/>
              </w:rPr>
              <w:t>El usuario proporciona datos</w:t>
            </w:r>
            <w:r>
              <w:rPr>
                <w:rFonts w:cs="Times New Roman"/>
              </w:rPr>
              <w:t xml:space="preserve"> correctos</w:t>
            </w:r>
            <w:r w:rsidRPr="006D2ABA">
              <w:rPr>
                <w:rFonts w:cs="Times New Roman"/>
              </w:rPr>
              <w:t xml:space="preserve">. El servicio de correo electrónico está </w:t>
            </w:r>
            <w:r w:rsidR="00687BA3">
              <w:rPr>
                <w:rFonts w:cs="Times New Roman"/>
              </w:rPr>
              <w:t>funcionando</w:t>
            </w:r>
            <w:r w:rsidRPr="006D2ABA">
              <w:rPr>
                <w:rFonts w:cs="Times New Roman"/>
              </w:rPr>
              <w:t>.</w:t>
            </w:r>
          </w:p>
        </w:tc>
      </w:tr>
      <w:tr w:rsidR="00606275" w:rsidRPr="00686C0C" w14:paraId="30B5AA57" w14:textId="77777777">
        <w:trPr>
          <w:trHeight w:val="404"/>
        </w:trPr>
        <w:tc>
          <w:tcPr>
            <w:tcW w:w="1980" w:type="dxa"/>
          </w:tcPr>
          <w:p w14:paraId="11B5591E" w14:textId="77777777" w:rsidR="00963DF8" w:rsidRPr="00686C0C" w:rsidRDefault="00963DF8">
            <w:pPr>
              <w:rPr>
                <w:rFonts w:cs="Times New Roman"/>
              </w:rPr>
            </w:pPr>
            <w:r w:rsidRPr="00686C0C">
              <w:rPr>
                <w:rFonts w:cs="Times New Roman"/>
              </w:rPr>
              <w:t>Notas y preguntas</w:t>
            </w:r>
          </w:p>
        </w:tc>
        <w:tc>
          <w:tcPr>
            <w:tcW w:w="6848" w:type="dxa"/>
          </w:tcPr>
          <w:p w14:paraId="752893A9" w14:textId="622DBDE2" w:rsidR="00963DF8" w:rsidRPr="00686C0C" w:rsidRDefault="009C21C0">
            <w:pPr>
              <w:rPr>
                <w:rFonts w:cs="Times New Roman"/>
                <w:highlight w:val="yellow"/>
              </w:rPr>
            </w:pPr>
            <w:r>
              <w:rPr>
                <w:rFonts w:cs="Times New Roman"/>
              </w:rPr>
              <w:t>Ninguna</w:t>
            </w:r>
          </w:p>
        </w:tc>
      </w:tr>
    </w:tbl>
    <w:p w14:paraId="1E037968" w14:textId="77777777" w:rsidR="00C813EC" w:rsidRDefault="00C813EC" w:rsidP="00EF3BA8"/>
    <w:p w14:paraId="126F59AD" w14:textId="77777777" w:rsidR="006F31B8" w:rsidRDefault="006F31B8">
      <w:pPr>
        <w:spacing w:line="259" w:lineRule="auto"/>
        <w:jc w:val="left"/>
      </w:pPr>
      <w:r>
        <w:br w:type="page"/>
      </w:r>
    </w:p>
    <w:p w14:paraId="0BC3C8E0" w14:textId="1F9590F2" w:rsidR="00C813EC" w:rsidRDefault="00C813EC" w:rsidP="00C813EC">
      <w:pPr>
        <w:jc w:val="left"/>
      </w:pPr>
      <w:r>
        <w:lastRenderedPageBreak/>
        <w:t>CU – 00</w:t>
      </w:r>
      <w:r w:rsidR="006A4AEE">
        <w:t>3</w:t>
      </w:r>
      <w:r>
        <w:t xml:space="preserve">: </w:t>
      </w:r>
      <w:r w:rsidR="006A4AEE">
        <w:t>Cerrar sesión</w:t>
      </w:r>
    </w:p>
    <w:tbl>
      <w:tblPr>
        <w:tblStyle w:val="Tablaconcuadrcula"/>
        <w:tblW w:w="0" w:type="auto"/>
        <w:tblLook w:val="04A0" w:firstRow="1" w:lastRow="0" w:firstColumn="1" w:lastColumn="0" w:noHBand="0" w:noVBand="1"/>
      </w:tblPr>
      <w:tblGrid>
        <w:gridCol w:w="1980"/>
        <w:gridCol w:w="6848"/>
      </w:tblGrid>
      <w:tr w:rsidR="00606275" w:rsidRPr="00686C0C" w14:paraId="5F9A9EC3" w14:textId="77777777">
        <w:tc>
          <w:tcPr>
            <w:tcW w:w="1980" w:type="dxa"/>
          </w:tcPr>
          <w:p w14:paraId="70FE03B4" w14:textId="77777777" w:rsidR="00C813EC" w:rsidRPr="00686C0C" w:rsidRDefault="00C813EC">
            <w:pPr>
              <w:rPr>
                <w:rFonts w:cs="Times New Roman"/>
                <w:b/>
                <w:bCs/>
              </w:rPr>
            </w:pPr>
            <w:r w:rsidRPr="00686C0C">
              <w:rPr>
                <w:rFonts w:cs="Times New Roman"/>
                <w:b/>
                <w:bCs/>
              </w:rPr>
              <w:t>Nombre</w:t>
            </w:r>
          </w:p>
        </w:tc>
        <w:tc>
          <w:tcPr>
            <w:tcW w:w="6848" w:type="dxa"/>
          </w:tcPr>
          <w:p w14:paraId="5BE0F16C" w14:textId="445CEBF4" w:rsidR="00C813EC" w:rsidRPr="006A4AEE" w:rsidRDefault="006A4AEE">
            <w:pPr>
              <w:rPr>
                <w:rFonts w:cs="Times New Roman"/>
                <w:b/>
                <w:bCs/>
              </w:rPr>
            </w:pPr>
            <w:r w:rsidRPr="006A4AEE">
              <w:rPr>
                <w:b/>
                <w:bCs/>
              </w:rPr>
              <w:t>Cerrar sesión</w:t>
            </w:r>
          </w:p>
        </w:tc>
      </w:tr>
      <w:tr w:rsidR="00606275" w:rsidRPr="00686C0C" w14:paraId="0DAE597F" w14:textId="77777777">
        <w:tc>
          <w:tcPr>
            <w:tcW w:w="1980" w:type="dxa"/>
          </w:tcPr>
          <w:p w14:paraId="49C99992" w14:textId="77777777" w:rsidR="00C813EC" w:rsidRPr="00686C0C" w:rsidRDefault="00C813EC">
            <w:pPr>
              <w:rPr>
                <w:rFonts w:cs="Times New Roman"/>
              </w:rPr>
            </w:pPr>
            <w:r w:rsidRPr="00686C0C">
              <w:rPr>
                <w:rFonts w:cs="Times New Roman"/>
              </w:rPr>
              <w:t>Actores</w:t>
            </w:r>
          </w:p>
        </w:tc>
        <w:tc>
          <w:tcPr>
            <w:tcW w:w="6848" w:type="dxa"/>
          </w:tcPr>
          <w:p w14:paraId="5615641C" w14:textId="77777777" w:rsidR="00C813EC" w:rsidRPr="00686C0C" w:rsidRDefault="00C813EC">
            <w:pPr>
              <w:rPr>
                <w:rFonts w:cs="Times New Roman"/>
              </w:rPr>
            </w:pPr>
            <w:r w:rsidRPr="00686C0C">
              <w:rPr>
                <w:rFonts w:cs="Times New Roman"/>
              </w:rPr>
              <w:t>C</w:t>
            </w:r>
            <w:r>
              <w:rPr>
                <w:rFonts w:cs="Times New Roman"/>
              </w:rPr>
              <w:t>liente, Repartidor</w:t>
            </w:r>
          </w:p>
        </w:tc>
      </w:tr>
      <w:tr w:rsidR="00606275" w:rsidRPr="00686C0C" w14:paraId="7D21322A" w14:textId="77777777">
        <w:tc>
          <w:tcPr>
            <w:tcW w:w="1980" w:type="dxa"/>
          </w:tcPr>
          <w:p w14:paraId="74AC1003" w14:textId="77777777" w:rsidR="00C813EC" w:rsidRPr="00686C0C" w:rsidRDefault="00C813EC">
            <w:pPr>
              <w:rPr>
                <w:rFonts w:cs="Times New Roman"/>
              </w:rPr>
            </w:pPr>
            <w:r w:rsidRPr="00686C0C">
              <w:rPr>
                <w:rFonts w:cs="Times New Roman"/>
              </w:rPr>
              <w:t>Descripción</w:t>
            </w:r>
          </w:p>
        </w:tc>
        <w:tc>
          <w:tcPr>
            <w:tcW w:w="6848" w:type="dxa"/>
          </w:tcPr>
          <w:p w14:paraId="07EF29BF" w14:textId="44160253" w:rsidR="00C813EC" w:rsidRPr="00686C0C" w:rsidRDefault="00E07F7D">
            <w:pPr>
              <w:spacing w:line="240" w:lineRule="auto"/>
              <w:rPr>
                <w:rFonts w:cs="Times New Roman"/>
              </w:rPr>
            </w:pPr>
            <w:r w:rsidRPr="00E07F7D">
              <w:rPr>
                <w:rFonts w:cs="Times New Roman"/>
              </w:rPr>
              <w:t>El sistema permite al usuario autenticado cerrar su sesión actual de forma segura, eliminando el token de sesión del dispositivo y liberando la cuenta para acceso desde otro dispositivo</w:t>
            </w:r>
            <w:r>
              <w:rPr>
                <w:rFonts w:cs="Times New Roman"/>
              </w:rPr>
              <w:t xml:space="preserve"> o en otro momento</w:t>
            </w:r>
            <w:r w:rsidRPr="00E07F7D">
              <w:rPr>
                <w:rFonts w:cs="Times New Roman"/>
              </w:rPr>
              <w:t>.</w:t>
            </w:r>
          </w:p>
        </w:tc>
      </w:tr>
      <w:tr w:rsidR="00606275" w:rsidRPr="00686C0C" w14:paraId="27FCEB53" w14:textId="77777777">
        <w:tc>
          <w:tcPr>
            <w:tcW w:w="1980" w:type="dxa"/>
          </w:tcPr>
          <w:p w14:paraId="7D8E74C8" w14:textId="77777777" w:rsidR="00C813EC" w:rsidRPr="00686C0C" w:rsidRDefault="00C813EC">
            <w:pPr>
              <w:rPr>
                <w:rFonts w:cs="Times New Roman"/>
              </w:rPr>
            </w:pPr>
            <w:r w:rsidRPr="00686C0C">
              <w:rPr>
                <w:rFonts w:cs="Times New Roman"/>
              </w:rPr>
              <w:t>Requerimiento funcional</w:t>
            </w:r>
          </w:p>
        </w:tc>
        <w:tc>
          <w:tcPr>
            <w:tcW w:w="6848" w:type="dxa"/>
          </w:tcPr>
          <w:p w14:paraId="334B2661" w14:textId="77777777" w:rsidR="00210FF2" w:rsidRDefault="00C813EC">
            <w:pPr>
              <w:jc w:val="left"/>
              <w:rPr>
                <w:rFonts w:cs="Times New Roman"/>
              </w:rPr>
            </w:pPr>
            <w:r w:rsidRPr="00C55B86">
              <w:rPr>
                <w:rFonts w:cs="Times New Roman"/>
              </w:rPr>
              <w:t>RF</w:t>
            </w:r>
            <w:r>
              <w:rPr>
                <w:rFonts w:cs="Times New Roman"/>
              </w:rPr>
              <w:t xml:space="preserve"> - </w:t>
            </w:r>
            <w:r w:rsidRPr="00C55B86">
              <w:rPr>
                <w:rFonts w:cs="Times New Roman"/>
              </w:rPr>
              <w:t>00</w:t>
            </w:r>
            <w:r>
              <w:rPr>
                <w:rFonts w:cs="Times New Roman"/>
              </w:rPr>
              <w:t>3</w:t>
            </w:r>
          </w:p>
          <w:p w14:paraId="5D2322DA" w14:textId="24F92F5B" w:rsidR="00C813EC" w:rsidRPr="00686C0C" w:rsidRDefault="00C813EC">
            <w:pPr>
              <w:jc w:val="left"/>
              <w:rPr>
                <w:rFonts w:cs="Times New Roman"/>
              </w:rPr>
            </w:pPr>
            <w:r w:rsidRPr="00C55B86">
              <w:rPr>
                <w:rFonts w:cs="Times New Roman"/>
              </w:rPr>
              <w:t>RF</w:t>
            </w:r>
            <w:r>
              <w:rPr>
                <w:rFonts w:cs="Times New Roman"/>
              </w:rPr>
              <w:t xml:space="preserve"> </w:t>
            </w:r>
            <w:r w:rsidRPr="00C55B86">
              <w:rPr>
                <w:rFonts w:cs="Times New Roman"/>
              </w:rPr>
              <w:t>-</w:t>
            </w:r>
            <w:r>
              <w:rPr>
                <w:rFonts w:cs="Times New Roman"/>
              </w:rPr>
              <w:t xml:space="preserve"> </w:t>
            </w:r>
            <w:r w:rsidRPr="00C55B86">
              <w:rPr>
                <w:rFonts w:cs="Times New Roman"/>
              </w:rPr>
              <w:t>01</w:t>
            </w:r>
            <w:r w:rsidR="006D7480">
              <w:rPr>
                <w:rFonts w:cs="Times New Roman"/>
              </w:rPr>
              <w:t>6</w:t>
            </w:r>
          </w:p>
        </w:tc>
      </w:tr>
      <w:tr w:rsidR="00606275" w:rsidRPr="00686C0C" w14:paraId="09AB0009" w14:textId="77777777">
        <w:tc>
          <w:tcPr>
            <w:tcW w:w="1980" w:type="dxa"/>
          </w:tcPr>
          <w:p w14:paraId="2CDC98BC" w14:textId="77777777" w:rsidR="00C813EC" w:rsidRPr="00686C0C" w:rsidRDefault="00C813EC">
            <w:pPr>
              <w:rPr>
                <w:rFonts w:cs="Times New Roman"/>
              </w:rPr>
            </w:pPr>
            <w:r>
              <w:rPr>
                <w:rFonts w:cs="Times New Roman"/>
              </w:rPr>
              <w:t>Reglas de negocio</w:t>
            </w:r>
          </w:p>
        </w:tc>
        <w:tc>
          <w:tcPr>
            <w:tcW w:w="6848" w:type="dxa"/>
          </w:tcPr>
          <w:p w14:paraId="25DC2603" w14:textId="38BBE1A4" w:rsidR="00C813EC" w:rsidRPr="00C55B86" w:rsidRDefault="00D20B4B">
            <w:pPr>
              <w:spacing w:line="240" w:lineRule="auto"/>
              <w:jc w:val="left"/>
              <w:rPr>
                <w:rFonts w:cs="Times New Roman"/>
              </w:rPr>
            </w:pPr>
            <w:r w:rsidRPr="00D20B4B">
              <w:rPr>
                <w:rFonts w:cs="Times New Roman"/>
              </w:rPr>
              <w:t>RN-01</w:t>
            </w:r>
            <w:r w:rsidR="00814266">
              <w:rPr>
                <w:rFonts w:cs="Times New Roman"/>
              </w:rPr>
              <w:t>8</w:t>
            </w:r>
            <w:r w:rsidRPr="00D20B4B">
              <w:rPr>
                <w:rFonts w:cs="Times New Roman"/>
              </w:rPr>
              <w:t>: La sesión activa en el dispositivo queda invalidada al cerrar sesión.</w:t>
            </w:r>
          </w:p>
        </w:tc>
      </w:tr>
      <w:tr w:rsidR="00606275" w:rsidRPr="00686C0C" w14:paraId="6DB43974" w14:textId="77777777">
        <w:tc>
          <w:tcPr>
            <w:tcW w:w="1980" w:type="dxa"/>
          </w:tcPr>
          <w:p w14:paraId="002CFC91" w14:textId="77777777" w:rsidR="00C813EC" w:rsidRPr="00686C0C" w:rsidRDefault="00C813EC">
            <w:pPr>
              <w:rPr>
                <w:rFonts w:cs="Times New Roman"/>
              </w:rPr>
            </w:pPr>
            <w:r w:rsidRPr="00686C0C">
              <w:rPr>
                <w:rFonts w:cs="Times New Roman"/>
              </w:rPr>
              <w:t>Disparador</w:t>
            </w:r>
          </w:p>
        </w:tc>
        <w:tc>
          <w:tcPr>
            <w:tcW w:w="6848" w:type="dxa"/>
          </w:tcPr>
          <w:p w14:paraId="58E1E8FE" w14:textId="2D1BA719" w:rsidR="00C813EC" w:rsidRPr="00686C0C" w:rsidRDefault="00A8481C">
            <w:pPr>
              <w:rPr>
                <w:rFonts w:cs="Times New Roman"/>
              </w:rPr>
            </w:pPr>
            <w:r w:rsidRPr="00A8481C">
              <w:rPr>
                <w:rFonts w:cs="Times New Roman"/>
              </w:rPr>
              <w:t>El usuario selecciona la opción "Cerrar sesión" desde el menú de configuración o perfil de la aplicación.</w:t>
            </w:r>
          </w:p>
        </w:tc>
      </w:tr>
      <w:tr w:rsidR="00606275" w:rsidRPr="00686C0C" w14:paraId="5AD83A40" w14:textId="77777777">
        <w:tc>
          <w:tcPr>
            <w:tcW w:w="1980" w:type="dxa"/>
          </w:tcPr>
          <w:p w14:paraId="360D15EC" w14:textId="77777777" w:rsidR="00C813EC" w:rsidRPr="00686C0C" w:rsidRDefault="00C813EC">
            <w:pPr>
              <w:rPr>
                <w:rFonts w:cs="Times New Roman"/>
              </w:rPr>
            </w:pPr>
            <w:r w:rsidRPr="00686C0C">
              <w:rPr>
                <w:rFonts w:cs="Times New Roman"/>
              </w:rPr>
              <w:t>Precondiciones</w:t>
            </w:r>
          </w:p>
        </w:tc>
        <w:tc>
          <w:tcPr>
            <w:tcW w:w="6848" w:type="dxa"/>
          </w:tcPr>
          <w:p w14:paraId="3EC85568" w14:textId="77777777" w:rsidR="006B048F" w:rsidRPr="006B048F" w:rsidRDefault="006B048F" w:rsidP="005D18BC">
            <w:pPr>
              <w:pStyle w:val="Prrafodelista"/>
              <w:numPr>
                <w:ilvl w:val="0"/>
                <w:numId w:val="14"/>
              </w:numPr>
              <w:spacing w:line="240" w:lineRule="auto"/>
              <w:rPr>
                <w:rFonts w:cs="Times New Roman"/>
              </w:rPr>
            </w:pPr>
            <w:r w:rsidRPr="006B048F">
              <w:rPr>
                <w:rFonts w:cs="Times New Roman"/>
              </w:rPr>
              <w:t>El usuario debe tener una sesión activa en la aplicación.</w:t>
            </w:r>
          </w:p>
          <w:p w14:paraId="5E78C987" w14:textId="26814109" w:rsidR="00C813EC" w:rsidRPr="00686C0C" w:rsidRDefault="006B048F" w:rsidP="005D18BC">
            <w:pPr>
              <w:pStyle w:val="Prrafodelista"/>
              <w:numPr>
                <w:ilvl w:val="0"/>
                <w:numId w:val="14"/>
              </w:numPr>
              <w:spacing w:line="240" w:lineRule="auto"/>
              <w:rPr>
                <w:rFonts w:cs="Times New Roman"/>
              </w:rPr>
            </w:pPr>
            <w:r w:rsidRPr="006B048F">
              <w:rPr>
                <w:rFonts w:cs="Times New Roman"/>
              </w:rPr>
              <w:t>El dispositivo debe tener conexión a Internet.</w:t>
            </w:r>
          </w:p>
        </w:tc>
      </w:tr>
      <w:tr w:rsidR="00606275" w:rsidRPr="00686C0C" w14:paraId="509ACAE3" w14:textId="77777777">
        <w:tc>
          <w:tcPr>
            <w:tcW w:w="1980" w:type="dxa"/>
          </w:tcPr>
          <w:p w14:paraId="343F8CE8" w14:textId="77777777" w:rsidR="00C813EC" w:rsidRPr="00686C0C" w:rsidRDefault="00C813EC">
            <w:pPr>
              <w:rPr>
                <w:rFonts w:cs="Times New Roman"/>
              </w:rPr>
            </w:pPr>
            <w:r w:rsidRPr="00686C0C">
              <w:rPr>
                <w:rFonts w:cs="Times New Roman"/>
              </w:rPr>
              <w:t>Postcondiciones</w:t>
            </w:r>
          </w:p>
        </w:tc>
        <w:tc>
          <w:tcPr>
            <w:tcW w:w="6848" w:type="dxa"/>
          </w:tcPr>
          <w:p w14:paraId="7CEEBD59" w14:textId="77777777" w:rsidR="003C5397" w:rsidRPr="003C5397" w:rsidRDefault="003C5397" w:rsidP="005D18BC">
            <w:pPr>
              <w:pStyle w:val="Prrafodelista"/>
              <w:numPr>
                <w:ilvl w:val="0"/>
                <w:numId w:val="15"/>
              </w:numPr>
              <w:spacing w:line="240" w:lineRule="auto"/>
              <w:rPr>
                <w:rFonts w:cs="Times New Roman"/>
              </w:rPr>
            </w:pPr>
            <w:r w:rsidRPr="003C5397">
              <w:rPr>
                <w:rFonts w:cs="Times New Roman"/>
              </w:rPr>
              <w:t>El token de sesión es eliminado del dispositivo y del servidor.</w:t>
            </w:r>
          </w:p>
          <w:p w14:paraId="6DE2FBC9" w14:textId="77777777" w:rsidR="003C5397" w:rsidRPr="003C5397" w:rsidRDefault="003C5397" w:rsidP="005D18BC">
            <w:pPr>
              <w:pStyle w:val="Prrafodelista"/>
              <w:numPr>
                <w:ilvl w:val="0"/>
                <w:numId w:val="15"/>
              </w:numPr>
              <w:spacing w:line="240" w:lineRule="auto"/>
              <w:rPr>
                <w:rFonts w:cs="Times New Roman"/>
              </w:rPr>
            </w:pPr>
            <w:r w:rsidRPr="003C5397">
              <w:rPr>
                <w:rFonts w:cs="Times New Roman"/>
              </w:rPr>
              <w:t>El usuario es redirigido a la pantalla de inicio de sesión.</w:t>
            </w:r>
          </w:p>
          <w:p w14:paraId="49D6CD9D" w14:textId="37E242FC" w:rsidR="00C813EC" w:rsidRPr="00686C0C" w:rsidRDefault="003C5397" w:rsidP="005D18BC">
            <w:pPr>
              <w:pStyle w:val="Prrafodelista"/>
              <w:numPr>
                <w:ilvl w:val="0"/>
                <w:numId w:val="15"/>
              </w:numPr>
              <w:spacing w:line="240" w:lineRule="auto"/>
              <w:rPr>
                <w:rFonts w:cs="Times New Roman"/>
              </w:rPr>
            </w:pPr>
            <w:r w:rsidRPr="003C5397">
              <w:rPr>
                <w:rFonts w:cs="Times New Roman"/>
              </w:rPr>
              <w:t>La cuenta queda disponible para iniciar sesión desde cualquier dispositivo.</w:t>
            </w:r>
          </w:p>
        </w:tc>
      </w:tr>
      <w:tr w:rsidR="00606275" w:rsidRPr="00686C0C" w14:paraId="1BFFF80C" w14:textId="77777777">
        <w:tc>
          <w:tcPr>
            <w:tcW w:w="1980" w:type="dxa"/>
          </w:tcPr>
          <w:p w14:paraId="5D6651E9" w14:textId="77777777" w:rsidR="00C813EC" w:rsidRPr="00686C0C" w:rsidRDefault="00C813EC">
            <w:pPr>
              <w:rPr>
                <w:rFonts w:cs="Times New Roman"/>
              </w:rPr>
            </w:pPr>
            <w:r w:rsidRPr="00686C0C">
              <w:rPr>
                <w:rFonts w:cs="Times New Roman"/>
              </w:rPr>
              <w:t>Flujo Normal</w:t>
            </w:r>
          </w:p>
        </w:tc>
        <w:tc>
          <w:tcPr>
            <w:tcW w:w="6848" w:type="dxa"/>
          </w:tcPr>
          <w:p w14:paraId="413574A4" w14:textId="77777777" w:rsidR="00A13B7A" w:rsidRPr="00A13B7A" w:rsidRDefault="00A13B7A" w:rsidP="005D18BC">
            <w:pPr>
              <w:pStyle w:val="Prrafodelista"/>
              <w:numPr>
                <w:ilvl w:val="0"/>
                <w:numId w:val="16"/>
              </w:numPr>
              <w:spacing w:line="240" w:lineRule="auto"/>
              <w:rPr>
                <w:rFonts w:cs="Times New Roman"/>
              </w:rPr>
            </w:pPr>
            <w:r w:rsidRPr="00A13B7A">
              <w:rPr>
                <w:rFonts w:cs="Times New Roman"/>
              </w:rPr>
              <w:t>El usuario accede al menú de configuración y selecciona "Cerrar sesión".</w:t>
            </w:r>
          </w:p>
          <w:p w14:paraId="3AC88C53" w14:textId="77777777" w:rsidR="00A13B7A" w:rsidRPr="00A13B7A" w:rsidRDefault="00A13B7A" w:rsidP="005D18BC">
            <w:pPr>
              <w:pStyle w:val="Prrafodelista"/>
              <w:numPr>
                <w:ilvl w:val="0"/>
                <w:numId w:val="16"/>
              </w:numPr>
              <w:spacing w:line="240" w:lineRule="auto"/>
              <w:rPr>
                <w:rFonts w:cs="Times New Roman"/>
              </w:rPr>
            </w:pPr>
            <w:r w:rsidRPr="00A13B7A">
              <w:rPr>
                <w:rFonts w:cs="Times New Roman"/>
              </w:rPr>
              <w:t>El sistema muestra un cuadro de confirmación.</w:t>
            </w:r>
          </w:p>
          <w:p w14:paraId="3ABC1056" w14:textId="77777777" w:rsidR="00A13B7A" w:rsidRPr="00A13B7A" w:rsidRDefault="00A13B7A" w:rsidP="005D18BC">
            <w:pPr>
              <w:pStyle w:val="Prrafodelista"/>
              <w:numPr>
                <w:ilvl w:val="0"/>
                <w:numId w:val="16"/>
              </w:numPr>
              <w:spacing w:line="240" w:lineRule="auto"/>
              <w:rPr>
                <w:rFonts w:cs="Times New Roman"/>
              </w:rPr>
            </w:pPr>
            <w:r w:rsidRPr="00A13B7A">
              <w:rPr>
                <w:rFonts w:cs="Times New Roman"/>
              </w:rPr>
              <w:t>El usuario confirma la acción.</w:t>
            </w:r>
          </w:p>
          <w:p w14:paraId="5BCB9852" w14:textId="199623B9" w:rsidR="00A13B7A" w:rsidRPr="00A13B7A" w:rsidRDefault="00A13B7A" w:rsidP="005D18BC">
            <w:pPr>
              <w:pStyle w:val="Prrafodelista"/>
              <w:numPr>
                <w:ilvl w:val="0"/>
                <w:numId w:val="16"/>
              </w:numPr>
              <w:spacing w:line="240" w:lineRule="auto"/>
              <w:rPr>
                <w:rFonts w:cs="Times New Roman"/>
              </w:rPr>
            </w:pPr>
            <w:r w:rsidRPr="00A13B7A">
              <w:rPr>
                <w:rFonts w:cs="Times New Roman"/>
              </w:rPr>
              <w:t>El sistema invalida el token de sesión en el servidor. (RN-01</w:t>
            </w:r>
            <w:r w:rsidR="002E79E1">
              <w:rPr>
                <w:rFonts w:cs="Times New Roman"/>
              </w:rPr>
              <w:t>8</w:t>
            </w:r>
            <w:r w:rsidRPr="00A13B7A">
              <w:rPr>
                <w:rFonts w:cs="Times New Roman"/>
              </w:rPr>
              <w:t>)</w:t>
            </w:r>
          </w:p>
          <w:p w14:paraId="2C9F5CE7" w14:textId="77777777" w:rsidR="00A13B7A" w:rsidRPr="00A13B7A" w:rsidRDefault="00A13B7A" w:rsidP="005D18BC">
            <w:pPr>
              <w:pStyle w:val="Prrafodelista"/>
              <w:numPr>
                <w:ilvl w:val="0"/>
                <w:numId w:val="16"/>
              </w:numPr>
              <w:spacing w:line="240" w:lineRule="auto"/>
              <w:rPr>
                <w:rFonts w:cs="Times New Roman"/>
              </w:rPr>
            </w:pPr>
            <w:r w:rsidRPr="00A13B7A">
              <w:rPr>
                <w:rFonts w:cs="Times New Roman"/>
              </w:rPr>
              <w:t>El sistema elimina el token almacenado en el dispositivo.</w:t>
            </w:r>
          </w:p>
          <w:p w14:paraId="78BBDEF5" w14:textId="77777777" w:rsidR="00A13B7A" w:rsidRPr="00A13B7A" w:rsidRDefault="00A13B7A" w:rsidP="005D18BC">
            <w:pPr>
              <w:pStyle w:val="Prrafodelista"/>
              <w:numPr>
                <w:ilvl w:val="0"/>
                <w:numId w:val="16"/>
              </w:numPr>
              <w:spacing w:line="240" w:lineRule="auto"/>
              <w:rPr>
                <w:rFonts w:cs="Times New Roman"/>
              </w:rPr>
            </w:pPr>
            <w:r w:rsidRPr="00A13B7A">
              <w:rPr>
                <w:rFonts w:cs="Times New Roman"/>
              </w:rPr>
              <w:t>El sistema redirige al usuario a la pantalla de inicio de sesión.</w:t>
            </w:r>
          </w:p>
          <w:p w14:paraId="1D8F42BC" w14:textId="5A65636D" w:rsidR="00C813EC" w:rsidRPr="00686C0C" w:rsidRDefault="00A13B7A" w:rsidP="005D18BC">
            <w:pPr>
              <w:pStyle w:val="Prrafodelista"/>
              <w:numPr>
                <w:ilvl w:val="0"/>
                <w:numId w:val="16"/>
              </w:numPr>
              <w:spacing w:line="240" w:lineRule="auto"/>
              <w:rPr>
                <w:rFonts w:cs="Times New Roman"/>
              </w:rPr>
            </w:pPr>
            <w:r w:rsidRPr="00A13B7A">
              <w:rPr>
                <w:rFonts w:cs="Times New Roman"/>
              </w:rPr>
              <w:t>Finaliza el caso de uso.</w:t>
            </w:r>
          </w:p>
        </w:tc>
      </w:tr>
      <w:tr w:rsidR="00606275" w:rsidRPr="00686C0C" w14:paraId="1117A9E3" w14:textId="77777777">
        <w:tc>
          <w:tcPr>
            <w:tcW w:w="1980" w:type="dxa"/>
          </w:tcPr>
          <w:p w14:paraId="45DB9E5B" w14:textId="77777777" w:rsidR="00C813EC" w:rsidRPr="00686C0C" w:rsidRDefault="00C813EC">
            <w:pPr>
              <w:rPr>
                <w:rFonts w:cs="Times New Roman"/>
              </w:rPr>
            </w:pPr>
            <w:r w:rsidRPr="00686C0C">
              <w:rPr>
                <w:rFonts w:cs="Times New Roman"/>
              </w:rPr>
              <w:t>Flujos Alternativos</w:t>
            </w:r>
          </w:p>
        </w:tc>
        <w:tc>
          <w:tcPr>
            <w:tcW w:w="6848" w:type="dxa"/>
          </w:tcPr>
          <w:p w14:paraId="1556D32A" w14:textId="3A25D1ED" w:rsidR="00C813EC" w:rsidRPr="00686C0C" w:rsidRDefault="00C813EC">
            <w:pPr>
              <w:rPr>
                <w:rFonts w:cs="Times New Roman"/>
              </w:rPr>
            </w:pPr>
            <w:r w:rsidRPr="00686C0C">
              <w:rPr>
                <w:rFonts w:cs="Times New Roman"/>
              </w:rPr>
              <w:t xml:space="preserve">S1: </w:t>
            </w:r>
            <w:r w:rsidR="007D2EC6">
              <w:rPr>
                <w:rFonts w:cs="Times New Roman"/>
              </w:rPr>
              <w:t>El usuario cancela la confirmación</w:t>
            </w:r>
          </w:p>
          <w:p w14:paraId="618CC27B" w14:textId="77777777" w:rsidR="006E1A5B" w:rsidRPr="006E1A5B" w:rsidRDefault="006E1A5B" w:rsidP="005D18BC">
            <w:pPr>
              <w:pStyle w:val="Prrafodelista"/>
              <w:numPr>
                <w:ilvl w:val="0"/>
                <w:numId w:val="9"/>
              </w:numPr>
              <w:spacing w:line="240" w:lineRule="auto"/>
              <w:rPr>
                <w:rFonts w:cs="Times New Roman"/>
              </w:rPr>
            </w:pPr>
            <w:r w:rsidRPr="006E1A5B">
              <w:rPr>
                <w:rFonts w:cs="Times New Roman"/>
              </w:rPr>
              <w:t>S1.1 El sistema cierra el cuadro de confirmación.</w:t>
            </w:r>
          </w:p>
          <w:p w14:paraId="700DCE22" w14:textId="3DFC7263" w:rsidR="006E1A5B" w:rsidRPr="006E1A5B" w:rsidRDefault="006E1A5B" w:rsidP="005D18BC">
            <w:pPr>
              <w:pStyle w:val="Prrafodelista"/>
              <w:numPr>
                <w:ilvl w:val="0"/>
                <w:numId w:val="9"/>
              </w:numPr>
              <w:spacing w:line="240" w:lineRule="auto"/>
              <w:rPr>
                <w:rFonts w:cs="Times New Roman"/>
              </w:rPr>
            </w:pPr>
            <w:r w:rsidRPr="006E1A5B">
              <w:rPr>
                <w:rFonts w:cs="Times New Roman"/>
              </w:rPr>
              <w:t>S1.2 El usuario permanece en la pantalla actual.</w:t>
            </w:r>
          </w:p>
          <w:p w14:paraId="6857F324" w14:textId="3361A4F5" w:rsidR="00C813EC" w:rsidRPr="00764EF1" w:rsidRDefault="006E1A5B" w:rsidP="0080759C">
            <w:pPr>
              <w:pStyle w:val="Prrafodelista"/>
              <w:spacing w:line="240" w:lineRule="auto"/>
              <w:rPr>
                <w:rFonts w:cs="Times New Roman"/>
              </w:rPr>
            </w:pPr>
            <w:r w:rsidRPr="006E1A5B">
              <w:rPr>
                <w:rFonts w:cs="Times New Roman"/>
              </w:rPr>
              <w:t>Finaliza el caso de uso</w:t>
            </w:r>
          </w:p>
        </w:tc>
      </w:tr>
      <w:tr w:rsidR="00606275" w:rsidRPr="00686C0C" w14:paraId="5915E9C6" w14:textId="77777777">
        <w:tc>
          <w:tcPr>
            <w:tcW w:w="1980" w:type="dxa"/>
          </w:tcPr>
          <w:p w14:paraId="53DD1BF7" w14:textId="77777777" w:rsidR="00C813EC" w:rsidRPr="00686C0C" w:rsidRDefault="00C813EC">
            <w:pPr>
              <w:rPr>
                <w:rFonts w:cs="Times New Roman"/>
              </w:rPr>
            </w:pPr>
            <w:r w:rsidRPr="00686C0C">
              <w:rPr>
                <w:rFonts w:cs="Times New Roman"/>
              </w:rPr>
              <w:t>Excepciones</w:t>
            </w:r>
          </w:p>
        </w:tc>
        <w:tc>
          <w:tcPr>
            <w:tcW w:w="6848" w:type="dxa"/>
          </w:tcPr>
          <w:p w14:paraId="6486BCE7" w14:textId="5F9E89BA" w:rsidR="00C813EC" w:rsidRPr="00672BE8" w:rsidRDefault="00C813EC">
            <w:pPr>
              <w:rPr>
                <w:rFonts w:cs="Times New Roman"/>
              </w:rPr>
            </w:pPr>
            <w:r w:rsidRPr="00672BE8">
              <w:rPr>
                <w:rFonts w:cs="Times New Roman"/>
              </w:rPr>
              <w:t xml:space="preserve">E1: </w:t>
            </w:r>
            <w:r w:rsidR="002621A1">
              <w:rPr>
                <w:rFonts w:cs="Times New Roman"/>
              </w:rPr>
              <w:t>Error de conexión al cerrar sesión</w:t>
            </w:r>
            <w:r w:rsidRPr="00672BE8">
              <w:rPr>
                <w:rFonts w:cs="Times New Roman"/>
              </w:rPr>
              <w:t>.</w:t>
            </w:r>
          </w:p>
          <w:p w14:paraId="1BD2D5E4" w14:textId="6B3986BD" w:rsidR="00BE1289" w:rsidRPr="00BE1289" w:rsidRDefault="00BE1289" w:rsidP="005D18BC">
            <w:pPr>
              <w:pStyle w:val="Prrafodelista"/>
              <w:numPr>
                <w:ilvl w:val="0"/>
                <w:numId w:val="10"/>
              </w:numPr>
              <w:rPr>
                <w:rFonts w:cs="Times New Roman"/>
              </w:rPr>
            </w:pPr>
            <w:r w:rsidRPr="00BE1289">
              <w:rPr>
                <w:rFonts w:cs="Times New Roman"/>
              </w:rPr>
              <w:t>E1.1 El sistema elimina el token local</w:t>
            </w:r>
            <w:r w:rsidR="00DF68D7" w:rsidRPr="00BE1289">
              <w:rPr>
                <w:rFonts w:cs="Times New Roman"/>
              </w:rPr>
              <w:t>,</w:t>
            </w:r>
            <w:r w:rsidRPr="00BE1289">
              <w:rPr>
                <w:rFonts w:cs="Times New Roman"/>
              </w:rPr>
              <w:t xml:space="preserve"> aunque falle la comunicación con el servidor.</w:t>
            </w:r>
          </w:p>
          <w:p w14:paraId="11ED5656" w14:textId="27642DAB" w:rsidR="00C813EC" w:rsidRPr="006363F8" w:rsidRDefault="00BE1289" w:rsidP="005D18BC">
            <w:pPr>
              <w:numPr>
                <w:ilvl w:val="0"/>
                <w:numId w:val="10"/>
              </w:numPr>
              <w:spacing w:line="240" w:lineRule="auto"/>
              <w:rPr>
                <w:rFonts w:cs="Times New Roman"/>
              </w:rPr>
            </w:pPr>
            <w:r w:rsidRPr="00BE1289">
              <w:rPr>
                <w:rFonts w:cs="Times New Roman"/>
              </w:rPr>
              <w:t>E1.2 El token en el servidor expirará de forma automática tras el período de inactividad.</w:t>
            </w:r>
          </w:p>
        </w:tc>
      </w:tr>
      <w:tr w:rsidR="00606275" w:rsidRPr="00686C0C" w14:paraId="34362C2C" w14:textId="77777777">
        <w:tc>
          <w:tcPr>
            <w:tcW w:w="1980" w:type="dxa"/>
          </w:tcPr>
          <w:p w14:paraId="38B6242D" w14:textId="77777777" w:rsidR="00C813EC" w:rsidRPr="00686C0C" w:rsidRDefault="00C813EC">
            <w:pPr>
              <w:rPr>
                <w:rFonts w:cs="Times New Roman"/>
              </w:rPr>
            </w:pPr>
            <w:r w:rsidRPr="00686C0C">
              <w:rPr>
                <w:rFonts w:cs="Times New Roman"/>
              </w:rPr>
              <w:t>Prioridad</w:t>
            </w:r>
          </w:p>
        </w:tc>
        <w:tc>
          <w:tcPr>
            <w:tcW w:w="6848" w:type="dxa"/>
          </w:tcPr>
          <w:p w14:paraId="3E96A49F" w14:textId="4C1B2A1F" w:rsidR="00C813EC" w:rsidRPr="00686C0C" w:rsidRDefault="00B3103E">
            <w:pPr>
              <w:rPr>
                <w:rFonts w:cs="Times New Roman"/>
              </w:rPr>
            </w:pPr>
            <w:r>
              <w:rPr>
                <w:rFonts w:cs="Times New Roman"/>
              </w:rPr>
              <w:t>Media</w:t>
            </w:r>
            <w:r w:rsidR="00C813EC" w:rsidRPr="00686C0C">
              <w:rPr>
                <w:rFonts w:cs="Times New Roman"/>
              </w:rPr>
              <w:t xml:space="preserve"> </w:t>
            </w:r>
          </w:p>
        </w:tc>
      </w:tr>
      <w:tr w:rsidR="00606275" w:rsidRPr="00686C0C" w14:paraId="5929399E" w14:textId="77777777">
        <w:tc>
          <w:tcPr>
            <w:tcW w:w="1980" w:type="dxa"/>
          </w:tcPr>
          <w:p w14:paraId="1D49679B" w14:textId="77777777" w:rsidR="00C813EC" w:rsidRPr="00686C0C" w:rsidRDefault="00C813EC">
            <w:pPr>
              <w:rPr>
                <w:rFonts w:cs="Times New Roman"/>
              </w:rPr>
            </w:pPr>
            <w:r w:rsidRPr="00686C0C">
              <w:rPr>
                <w:rFonts w:cs="Times New Roman"/>
              </w:rPr>
              <w:t>Frecuencia de uso</w:t>
            </w:r>
          </w:p>
        </w:tc>
        <w:tc>
          <w:tcPr>
            <w:tcW w:w="6848" w:type="dxa"/>
          </w:tcPr>
          <w:p w14:paraId="2418740F" w14:textId="71035FF7" w:rsidR="00C813EC" w:rsidRPr="00686C0C" w:rsidRDefault="00B3103E">
            <w:pPr>
              <w:rPr>
                <w:rFonts w:cs="Times New Roman"/>
              </w:rPr>
            </w:pPr>
            <w:r>
              <w:rPr>
                <w:rFonts w:cs="Times New Roman"/>
              </w:rPr>
              <w:t>Media</w:t>
            </w:r>
          </w:p>
        </w:tc>
      </w:tr>
      <w:tr w:rsidR="00606275" w:rsidRPr="00686C0C" w14:paraId="263FE41D" w14:textId="77777777">
        <w:tc>
          <w:tcPr>
            <w:tcW w:w="1980" w:type="dxa"/>
          </w:tcPr>
          <w:p w14:paraId="1D9437E5" w14:textId="77777777" w:rsidR="00C813EC" w:rsidRPr="00686C0C" w:rsidRDefault="00C813EC">
            <w:pPr>
              <w:rPr>
                <w:rFonts w:cs="Times New Roman"/>
              </w:rPr>
            </w:pPr>
            <w:r w:rsidRPr="00686C0C">
              <w:rPr>
                <w:rFonts w:cs="Times New Roman"/>
              </w:rPr>
              <w:t>Requerimientos especiales</w:t>
            </w:r>
          </w:p>
        </w:tc>
        <w:tc>
          <w:tcPr>
            <w:tcW w:w="6848" w:type="dxa"/>
          </w:tcPr>
          <w:p w14:paraId="5A310955" w14:textId="73EFF060" w:rsidR="00C813EC" w:rsidRPr="00686C0C" w:rsidRDefault="00894FF7">
            <w:pPr>
              <w:rPr>
                <w:rFonts w:cs="Times New Roman"/>
              </w:rPr>
            </w:pPr>
            <w:r w:rsidRPr="00894FF7">
              <w:rPr>
                <w:rFonts w:cs="Times New Roman"/>
              </w:rPr>
              <w:t>El cierre de sesión debe funcionar, aunque no haya conexión a Internet, eliminando el token local.</w:t>
            </w:r>
          </w:p>
        </w:tc>
      </w:tr>
      <w:tr w:rsidR="00530CCC" w:rsidRPr="00686C0C" w14:paraId="70012FA4" w14:textId="77777777">
        <w:tc>
          <w:tcPr>
            <w:tcW w:w="1980" w:type="dxa"/>
          </w:tcPr>
          <w:p w14:paraId="792898CC" w14:textId="31E1E650" w:rsidR="00202D5C" w:rsidRPr="00686C0C" w:rsidRDefault="00CA455F" w:rsidP="00CA455F">
            <w:pPr>
              <w:rPr>
                <w:rFonts w:cs="Times New Roman"/>
              </w:rPr>
            </w:pPr>
            <w:r>
              <w:rPr>
                <w:rFonts w:cs="Times New Roman"/>
              </w:rPr>
              <w:t>Datos de entrada</w:t>
            </w:r>
          </w:p>
        </w:tc>
        <w:tc>
          <w:tcPr>
            <w:tcW w:w="6848" w:type="dxa"/>
          </w:tcPr>
          <w:p w14:paraId="257AB868" w14:textId="07DBE20D" w:rsidR="00202D5C" w:rsidRPr="00585A09" w:rsidRDefault="00CA455F" w:rsidP="005D18BC">
            <w:pPr>
              <w:pStyle w:val="Prrafodelista"/>
              <w:numPr>
                <w:ilvl w:val="0"/>
                <w:numId w:val="58"/>
              </w:numPr>
              <w:rPr>
                <w:rFonts w:cs="Times New Roman"/>
              </w:rPr>
            </w:pPr>
            <w:r w:rsidRPr="00585A09">
              <w:rPr>
                <w:rFonts w:cs="Times New Roman"/>
              </w:rPr>
              <w:t>Confirmación de cierre de sesión</w:t>
            </w:r>
          </w:p>
        </w:tc>
      </w:tr>
      <w:tr w:rsidR="00276582" w:rsidRPr="00686C0C" w14:paraId="144A217B" w14:textId="77777777">
        <w:tc>
          <w:tcPr>
            <w:tcW w:w="1980" w:type="dxa"/>
          </w:tcPr>
          <w:p w14:paraId="2EC26698" w14:textId="2C5118E5" w:rsidR="00202D5C" w:rsidRPr="00686C0C" w:rsidRDefault="00CA455F">
            <w:pPr>
              <w:rPr>
                <w:rFonts w:cs="Times New Roman"/>
              </w:rPr>
            </w:pPr>
            <w:r>
              <w:rPr>
                <w:rFonts w:cs="Times New Roman"/>
              </w:rPr>
              <w:t>Datos de salida</w:t>
            </w:r>
          </w:p>
        </w:tc>
        <w:tc>
          <w:tcPr>
            <w:tcW w:w="6848" w:type="dxa"/>
          </w:tcPr>
          <w:p w14:paraId="489F5949" w14:textId="77777777" w:rsidR="00EE7A6C" w:rsidRPr="00585A09" w:rsidRDefault="00EE7A6C" w:rsidP="005D18BC">
            <w:pPr>
              <w:pStyle w:val="Prrafodelista"/>
              <w:numPr>
                <w:ilvl w:val="0"/>
                <w:numId w:val="58"/>
              </w:numPr>
              <w:rPr>
                <w:rFonts w:cs="Times New Roman"/>
              </w:rPr>
            </w:pPr>
            <w:r w:rsidRPr="00585A09">
              <w:rPr>
                <w:rFonts w:cs="Times New Roman"/>
              </w:rPr>
              <w:t xml:space="preserve">Token de sesión eliminado del dispositivo y del servidor. </w:t>
            </w:r>
          </w:p>
          <w:p w14:paraId="72E69E0C" w14:textId="10DB502C" w:rsidR="00202D5C" w:rsidRPr="00585A09" w:rsidRDefault="00EE7A6C" w:rsidP="005D18BC">
            <w:pPr>
              <w:pStyle w:val="Prrafodelista"/>
              <w:numPr>
                <w:ilvl w:val="0"/>
                <w:numId w:val="58"/>
              </w:numPr>
              <w:rPr>
                <w:rFonts w:cs="Times New Roman"/>
              </w:rPr>
            </w:pPr>
            <w:r w:rsidRPr="00585A09">
              <w:rPr>
                <w:rFonts w:cs="Times New Roman"/>
              </w:rPr>
              <w:t>Redirección a la pantalla de inicio de sesión.</w:t>
            </w:r>
          </w:p>
        </w:tc>
      </w:tr>
      <w:tr w:rsidR="00606275" w:rsidRPr="00686C0C" w14:paraId="231F5CFB" w14:textId="77777777">
        <w:tc>
          <w:tcPr>
            <w:tcW w:w="1980" w:type="dxa"/>
          </w:tcPr>
          <w:p w14:paraId="7C1EE507" w14:textId="77777777" w:rsidR="00C813EC" w:rsidRPr="00686C0C" w:rsidRDefault="00C813EC">
            <w:pPr>
              <w:rPr>
                <w:rFonts w:cs="Times New Roman"/>
              </w:rPr>
            </w:pPr>
            <w:r w:rsidRPr="00686C0C">
              <w:rPr>
                <w:rFonts w:cs="Times New Roman"/>
              </w:rPr>
              <w:t>Suposiciones</w:t>
            </w:r>
          </w:p>
        </w:tc>
        <w:tc>
          <w:tcPr>
            <w:tcW w:w="6848" w:type="dxa"/>
          </w:tcPr>
          <w:p w14:paraId="48453C19" w14:textId="3650F001" w:rsidR="00C813EC" w:rsidRPr="00686C0C" w:rsidRDefault="0057537C">
            <w:pPr>
              <w:rPr>
                <w:rFonts w:cs="Times New Roman"/>
              </w:rPr>
            </w:pPr>
            <w:r w:rsidRPr="0057537C">
              <w:rPr>
                <w:rFonts w:cs="Times New Roman"/>
              </w:rPr>
              <w:t>El usuario tiene intención de liberar el dispositivo o proteger su cuenta.</w:t>
            </w:r>
          </w:p>
        </w:tc>
      </w:tr>
      <w:tr w:rsidR="00606275" w:rsidRPr="00686C0C" w14:paraId="6D8D5EB7" w14:textId="77777777">
        <w:trPr>
          <w:trHeight w:val="404"/>
        </w:trPr>
        <w:tc>
          <w:tcPr>
            <w:tcW w:w="1980" w:type="dxa"/>
          </w:tcPr>
          <w:p w14:paraId="053ED11E" w14:textId="77777777" w:rsidR="00C813EC" w:rsidRPr="00686C0C" w:rsidRDefault="00C813EC">
            <w:pPr>
              <w:rPr>
                <w:rFonts w:cs="Times New Roman"/>
              </w:rPr>
            </w:pPr>
            <w:r w:rsidRPr="00686C0C">
              <w:rPr>
                <w:rFonts w:cs="Times New Roman"/>
              </w:rPr>
              <w:t>Notas y preguntas</w:t>
            </w:r>
          </w:p>
        </w:tc>
        <w:tc>
          <w:tcPr>
            <w:tcW w:w="6848" w:type="dxa"/>
          </w:tcPr>
          <w:p w14:paraId="55E92DC2" w14:textId="64FF477A" w:rsidR="00C813EC" w:rsidRPr="00686C0C" w:rsidRDefault="009B39AC">
            <w:pPr>
              <w:rPr>
                <w:rFonts w:cs="Times New Roman"/>
                <w:highlight w:val="yellow"/>
              </w:rPr>
            </w:pPr>
            <w:r w:rsidRPr="009B39AC">
              <w:rPr>
                <w:rFonts w:cs="Times New Roman"/>
              </w:rPr>
              <w:t>El cierre de sesión por inactividad (30 días) no requiere acción del usuario.</w:t>
            </w:r>
          </w:p>
        </w:tc>
      </w:tr>
    </w:tbl>
    <w:p w14:paraId="098894F4" w14:textId="77777777" w:rsidR="00963DF8" w:rsidRDefault="00963DF8" w:rsidP="00EF3BA8"/>
    <w:p w14:paraId="21F24067" w14:textId="4B305B73" w:rsidR="00D53018" w:rsidRDefault="00D53018" w:rsidP="00D53018">
      <w:pPr>
        <w:jc w:val="left"/>
      </w:pPr>
      <w:r>
        <w:lastRenderedPageBreak/>
        <w:t>CU – 00</w:t>
      </w:r>
      <w:r w:rsidR="0007421A">
        <w:t>4</w:t>
      </w:r>
      <w:r>
        <w:t xml:space="preserve">: </w:t>
      </w:r>
      <w:r w:rsidR="00C063D7">
        <w:t>Realizar pedido</w:t>
      </w:r>
    </w:p>
    <w:tbl>
      <w:tblPr>
        <w:tblStyle w:val="Tablaconcuadrcula"/>
        <w:tblW w:w="0" w:type="auto"/>
        <w:tblLook w:val="04A0" w:firstRow="1" w:lastRow="0" w:firstColumn="1" w:lastColumn="0" w:noHBand="0" w:noVBand="1"/>
      </w:tblPr>
      <w:tblGrid>
        <w:gridCol w:w="1980"/>
        <w:gridCol w:w="6848"/>
      </w:tblGrid>
      <w:tr w:rsidR="00606275" w:rsidRPr="00686C0C" w14:paraId="7448896E" w14:textId="77777777">
        <w:tc>
          <w:tcPr>
            <w:tcW w:w="1980" w:type="dxa"/>
          </w:tcPr>
          <w:p w14:paraId="659D74E0" w14:textId="77777777" w:rsidR="00D53018" w:rsidRPr="00686C0C" w:rsidRDefault="00D53018">
            <w:pPr>
              <w:rPr>
                <w:rFonts w:cs="Times New Roman"/>
                <w:b/>
                <w:bCs/>
              </w:rPr>
            </w:pPr>
            <w:r w:rsidRPr="00686C0C">
              <w:rPr>
                <w:rFonts w:cs="Times New Roman"/>
                <w:b/>
                <w:bCs/>
              </w:rPr>
              <w:t>Nombre</w:t>
            </w:r>
          </w:p>
        </w:tc>
        <w:tc>
          <w:tcPr>
            <w:tcW w:w="6848" w:type="dxa"/>
          </w:tcPr>
          <w:p w14:paraId="64999DD3" w14:textId="23BD03D8" w:rsidR="00D53018" w:rsidRPr="006A4AEE" w:rsidRDefault="00C063D7">
            <w:pPr>
              <w:rPr>
                <w:rFonts w:cs="Times New Roman"/>
                <w:b/>
                <w:bCs/>
              </w:rPr>
            </w:pPr>
            <w:r>
              <w:rPr>
                <w:rFonts w:cs="Times New Roman"/>
                <w:b/>
                <w:bCs/>
              </w:rPr>
              <w:t>Realizar pedido</w:t>
            </w:r>
          </w:p>
        </w:tc>
      </w:tr>
      <w:tr w:rsidR="00606275" w:rsidRPr="00686C0C" w14:paraId="4135688E" w14:textId="77777777">
        <w:tc>
          <w:tcPr>
            <w:tcW w:w="1980" w:type="dxa"/>
          </w:tcPr>
          <w:p w14:paraId="1DCD42BD" w14:textId="77777777" w:rsidR="00D53018" w:rsidRPr="00686C0C" w:rsidRDefault="00D53018">
            <w:pPr>
              <w:rPr>
                <w:rFonts w:cs="Times New Roman"/>
              </w:rPr>
            </w:pPr>
            <w:r w:rsidRPr="00686C0C">
              <w:rPr>
                <w:rFonts w:cs="Times New Roman"/>
              </w:rPr>
              <w:t>Actores</w:t>
            </w:r>
          </w:p>
        </w:tc>
        <w:tc>
          <w:tcPr>
            <w:tcW w:w="6848" w:type="dxa"/>
          </w:tcPr>
          <w:p w14:paraId="66861736" w14:textId="5FFE1ECF" w:rsidR="00D53018" w:rsidRPr="00686C0C" w:rsidRDefault="00D53018">
            <w:pPr>
              <w:rPr>
                <w:rFonts w:cs="Times New Roman"/>
              </w:rPr>
            </w:pPr>
            <w:r w:rsidRPr="00686C0C">
              <w:rPr>
                <w:rFonts w:cs="Times New Roman"/>
              </w:rPr>
              <w:t>C</w:t>
            </w:r>
            <w:r>
              <w:rPr>
                <w:rFonts w:cs="Times New Roman"/>
              </w:rPr>
              <w:t>liente</w:t>
            </w:r>
          </w:p>
        </w:tc>
      </w:tr>
      <w:tr w:rsidR="00606275" w:rsidRPr="00686C0C" w14:paraId="152B9DED" w14:textId="77777777">
        <w:tc>
          <w:tcPr>
            <w:tcW w:w="1980" w:type="dxa"/>
          </w:tcPr>
          <w:p w14:paraId="38F8E5AE" w14:textId="77777777" w:rsidR="00D53018" w:rsidRPr="00686C0C" w:rsidRDefault="00D53018">
            <w:pPr>
              <w:rPr>
                <w:rFonts w:cs="Times New Roman"/>
              </w:rPr>
            </w:pPr>
            <w:r w:rsidRPr="00686C0C">
              <w:rPr>
                <w:rFonts w:cs="Times New Roman"/>
              </w:rPr>
              <w:t>Descripción</w:t>
            </w:r>
          </w:p>
        </w:tc>
        <w:tc>
          <w:tcPr>
            <w:tcW w:w="6848" w:type="dxa"/>
          </w:tcPr>
          <w:p w14:paraId="3F9012BC" w14:textId="230BEFC3" w:rsidR="00D53018" w:rsidRPr="00686C0C" w:rsidRDefault="00D64ED8">
            <w:pPr>
              <w:spacing w:line="240" w:lineRule="auto"/>
              <w:rPr>
                <w:rFonts w:cs="Times New Roman"/>
              </w:rPr>
            </w:pPr>
            <w:r w:rsidRPr="00D64ED8">
              <w:rPr>
                <w:rFonts w:cs="Times New Roman"/>
              </w:rPr>
              <w:t xml:space="preserve">El cliente puede realizar un pedido de garrafones de agua potable en una de dos modalidades: directa (eligiendo una purificadora específica) o abierta (fijando un precio máximo por garrafón). </w:t>
            </w:r>
            <w:r w:rsidR="00C370BF">
              <w:rPr>
                <w:rFonts w:cs="Times New Roman"/>
              </w:rPr>
              <w:t>E</w:t>
            </w:r>
            <w:r w:rsidR="00C370BF" w:rsidRPr="00C370BF">
              <w:rPr>
                <w:rFonts w:cs="Times New Roman"/>
              </w:rPr>
              <w:t xml:space="preserve">l cliente debe declarar si aporta envase propio o si requiere comprarlo, lo </w:t>
            </w:r>
            <w:r w:rsidRPr="00D64ED8">
              <w:rPr>
                <w:rFonts w:cs="Times New Roman"/>
              </w:rPr>
              <w:t xml:space="preserve">que </w:t>
            </w:r>
            <w:r w:rsidR="00C370BF" w:rsidRPr="00C370BF">
              <w:rPr>
                <w:rFonts w:cs="Times New Roman"/>
              </w:rPr>
              <w:t xml:space="preserve">afecta el </w:t>
            </w:r>
            <w:r w:rsidRPr="00D64ED8">
              <w:rPr>
                <w:rFonts w:cs="Times New Roman"/>
              </w:rPr>
              <w:t xml:space="preserve">precio </w:t>
            </w:r>
            <w:r w:rsidR="00C370BF" w:rsidRPr="00C370BF">
              <w:rPr>
                <w:rFonts w:cs="Times New Roman"/>
              </w:rPr>
              <w:t>total</w:t>
            </w:r>
            <w:r w:rsidR="005C43C5">
              <w:rPr>
                <w:rFonts w:cs="Times New Roman"/>
              </w:rPr>
              <w:t xml:space="preserve">, también </w:t>
            </w:r>
            <w:r w:rsidRPr="00D64ED8">
              <w:rPr>
                <w:rFonts w:cs="Times New Roman"/>
              </w:rPr>
              <w:t>puede agregar indicaciones específicas para la entrega y, si la purificadora elegida no está abierta o desea recibirlo más tarde, puede programar el pedido para una fecha y hora futura.</w:t>
            </w:r>
          </w:p>
        </w:tc>
      </w:tr>
      <w:tr w:rsidR="00606275" w:rsidRPr="00686C0C" w14:paraId="18550998" w14:textId="77777777">
        <w:tc>
          <w:tcPr>
            <w:tcW w:w="1980" w:type="dxa"/>
          </w:tcPr>
          <w:p w14:paraId="45564897" w14:textId="77777777" w:rsidR="00D53018" w:rsidRPr="00686C0C" w:rsidRDefault="00D53018">
            <w:pPr>
              <w:rPr>
                <w:rFonts w:cs="Times New Roman"/>
              </w:rPr>
            </w:pPr>
            <w:r w:rsidRPr="00686C0C">
              <w:rPr>
                <w:rFonts w:cs="Times New Roman"/>
              </w:rPr>
              <w:t>Requerimiento funcional</w:t>
            </w:r>
          </w:p>
        </w:tc>
        <w:tc>
          <w:tcPr>
            <w:tcW w:w="6848" w:type="dxa"/>
          </w:tcPr>
          <w:p w14:paraId="2FBC6729" w14:textId="36B5850B" w:rsidR="00D53018" w:rsidRDefault="00D53018">
            <w:pPr>
              <w:jc w:val="left"/>
              <w:rPr>
                <w:rFonts w:cs="Times New Roman"/>
              </w:rPr>
            </w:pPr>
            <w:r w:rsidRPr="00C55B86">
              <w:rPr>
                <w:rFonts w:cs="Times New Roman"/>
              </w:rPr>
              <w:t>RF</w:t>
            </w:r>
            <w:r>
              <w:rPr>
                <w:rFonts w:cs="Times New Roman"/>
              </w:rPr>
              <w:t xml:space="preserve"> </w:t>
            </w:r>
            <w:r w:rsidR="006D206D">
              <w:rPr>
                <w:rFonts w:cs="Times New Roman"/>
              </w:rPr>
              <w:t xml:space="preserve">- </w:t>
            </w:r>
            <w:r w:rsidRPr="00C55B86">
              <w:rPr>
                <w:rFonts w:cs="Times New Roman"/>
              </w:rPr>
              <w:t>00</w:t>
            </w:r>
            <w:r w:rsidR="00454FDC">
              <w:rPr>
                <w:rFonts w:cs="Times New Roman"/>
              </w:rPr>
              <w:t>1</w:t>
            </w:r>
            <w:r w:rsidR="0076078E">
              <w:rPr>
                <w:rFonts w:cs="Times New Roman"/>
              </w:rPr>
              <w:br/>
            </w:r>
            <w:r w:rsidRPr="00C55B86">
              <w:rPr>
                <w:rFonts w:cs="Times New Roman"/>
              </w:rPr>
              <w:t>RF</w:t>
            </w:r>
            <w:r>
              <w:rPr>
                <w:rFonts w:cs="Times New Roman"/>
              </w:rPr>
              <w:t xml:space="preserve"> </w:t>
            </w:r>
            <w:r w:rsidR="006D206D">
              <w:rPr>
                <w:rFonts w:cs="Times New Roman"/>
              </w:rPr>
              <w:t xml:space="preserve">- </w:t>
            </w:r>
            <w:r w:rsidRPr="00C55B86">
              <w:rPr>
                <w:rFonts w:cs="Times New Roman"/>
              </w:rPr>
              <w:t>01</w:t>
            </w:r>
            <w:r w:rsidR="00454FDC">
              <w:rPr>
                <w:rFonts w:cs="Times New Roman"/>
              </w:rPr>
              <w:t>1</w:t>
            </w:r>
          </w:p>
          <w:p w14:paraId="0B97BAE8" w14:textId="489FB7D0" w:rsidR="00763962" w:rsidRPr="00763962" w:rsidRDefault="00763962" w:rsidP="00763962">
            <w:pPr>
              <w:jc w:val="left"/>
              <w:rPr>
                <w:rFonts w:cs="Times New Roman"/>
              </w:rPr>
            </w:pPr>
            <w:r w:rsidRPr="00763962">
              <w:rPr>
                <w:rFonts w:cs="Times New Roman"/>
              </w:rPr>
              <w:t>RF</w:t>
            </w:r>
            <w:r>
              <w:rPr>
                <w:rFonts w:cs="Times New Roman"/>
              </w:rPr>
              <w:t xml:space="preserve"> </w:t>
            </w:r>
            <w:r w:rsidRPr="00763962">
              <w:rPr>
                <w:rFonts w:cs="Times New Roman"/>
              </w:rPr>
              <w:t>-</w:t>
            </w:r>
            <w:r>
              <w:rPr>
                <w:rFonts w:cs="Times New Roman"/>
              </w:rPr>
              <w:t xml:space="preserve"> </w:t>
            </w:r>
            <w:r w:rsidRPr="00763962">
              <w:rPr>
                <w:rFonts w:cs="Times New Roman"/>
              </w:rPr>
              <w:t>024</w:t>
            </w:r>
          </w:p>
          <w:p w14:paraId="1A2BAB3D" w14:textId="7948D8E2" w:rsidR="00D53018" w:rsidRPr="00686C0C" w:rsidRDefault="00763962">
            <w:pPr>
              <w:jc w:val="left"/>
              <w:rPr>
                <w:rFonts w:cs="Times New Roman"/>
              </w:rPr>
            </w:pPr>
            <w:r w:rsidRPr="00763962">
              <w:rPr>
                <w:rFonts w:cs="Times New Roman"/>
              </w:rPr>
              <w:t>RF</w:t>
            </w:r>
            <w:r>
              <w:rPr>
                <w:rFonts w:cs="Times New Roman"/>
              </w:rPr>
              <w:t xml:space="preserve"> </w:t>
            </w:r>
            <w:r w:rsidRPr="00763962">
              <w:rPr>
                <w:rFonts w:cs="Times New Roman"/>
              </w:rPr>
              <w:t>-</w:t>
            </w:r>
            <w:r>
              <w:rPr>
                <w:rFonts w:cs="Times New Roman"/>
              </w:rPr>
              <w:t xml:space="preserve"> </w:t>
            </w:r>
            <w:r w:rsidRPr="00763962">
              <w:rPr>
                <w:rFonts w:cs="Times New Roman"/>
              </w:rPr>
              <w:t>025</w:t>
            </w:r>
          </w:p>
        </w:tc>
      </w:tr>
      <w:tr w:rsidR="00606275" w:rsidRPr="00686C0C" w14:paraId="5F49A815" w14:textId="77777777">
        <w:tc>
          <w:tcPr>
            <w:tcW w:w="1980" w:type="dxa"/>
          </w:tcPr>
          <w:p w14:paraId="115DDC2C" w14:textId="77777777" w:rsidR="00D53018" w:rsidRPr="00686C0C" w:rsidRDefault="00D53018">
            <w:pPr>
              <w:rPr>
                <w:rFonts w:cs="Times New Roman"/>
              </w:rPr>
            </w:pPr>
            <w:r>
              <w:rPr>
                <w:rFonts w:cs="Times New Roman"/>
              </w:rPr>
              <w:t>Reglas de negocio</w:t>
            </w:r>
          </w:p>
        </w:tc>
        <w:tc>
          <w:tcPr>
            <w:tcW w:w="6848" w:type="dxa"/>
          </w:tcPr>
          <w:p w14:paraId="0A342416" w14:textId="77777777" w:rsidR="00EF4EA6" w:rsidRPr="00EF4EA6" w:rsidRDefault="00EF4EA6" w:rsidP="00EF4EA6">
            <w:pPr>
              <w:spacing w:line="240" w:lineRule="auto"/>
              <w:jc w:val="left"/>
              <w:rPr>
                <w:rFonts w:cs="Times New Roman"/>
              </w:rPr>
            </w:pPr>
            <w:r w:rsidRPr="00EF4EA6">
              <w:rPr>
                <w:rFonts w:cs="Times New Roman"/>
              </w:rPr>
              <w:t>RN-001: Solo se aceptan pedidos dentro de la Alcaldía Benito Juárez.</w:t>
            </w:r>
          </w:p>
          <w:p w14:paraId="0D5904DC" w14:textId="77777777" w:rsidR="00EF4EA6" w:rsidRPr="00EF4EA6" w:rsidRDefault="00EF4EA6" w:rsidP="00EF4EA6">
            <w:pPr>
              <w:spacing w:line="240" w:lineRule="auto"/>
              <w:jc w:val="left"/>
              <w:rPr>
                <w:rFonts w:cs="Times New Roman"/>
              </w:rPr>
            </w:pPr>
            <w:r w:rsidRPr="00EF4EA6">
              <w:rPr>
                <w:rFonts w:cs="Times New Roman"/>
              </w:rPr>
              <w:t>RN-003: La dirección debe contar con coordenadas y referencias.</w:t>
            </w:r>
          </w:p>
          <w:p w14:paraId="2B1C2D7C" w14:textId="05196B70" w:rsidR="00EF4EA6" w:rsidRPr="00EF4EA6" w:rsidRDefault="00EF4EA6" w:rsidP="00EF4EA6">
            <w:pPr>
              <w:spacing w:line="240" w:lineRule="auto"/>
              <w:jc w:val="left"/>
              <w:rPr>
                <w:rFonts w:cs="Times New Roman"/>
              </w:rPr>
            </w:pPr>
            <w:r w:rsidRPr="00EF4EA6">
              <w:rPr>
                <w:rFonts w:cs="Times New Roman"/>
              </w:rPr>
              <w:t>RN-004: El pedido directo solo puede ser inmediato si la purificadora elegida está abierta</w:t>
            </w:r>
            <w:r w:rsidR="00E8171E">
              <w:rPr>
                <w:rFonts w:cs="Times New Roman"/>
              </w:rPr>
              <w:t xml:space="preserve"> y lo acepta</w:t>
            </w:r>
            <w:r w:rsidRPr="00EF4EA6">
              <w:rPr>
                <w:rFonts w:cs="Times New Roman"/>
              </w:rPr>
              <w:t>; en caso contrario se ofrece programar.</w:t>
            </w:r>
          </w:p>
          <w:p w14:paraId="7309C569" w14:textId="34F9258D" w:rsidR="00EF4EA6" w:rsidRPr="00EF4EA6" w:rsidRDefault="003844BD" w:rsidP="00EF4EA6">
            <w:pPr>
              <w:spacing w:line="240" w:lineRule="auto"/>
              <w:jc w:val="left"/>
              <w:rPr>
                <w:rFonts w:cs="Times New Roman"/>
              </w:rPr>
            </w:pPr>
            <w:r w:rsidRPr="003844BD">
              <w:rPr>
                <w:rFonts w:cs="Times New Roman"/>
              </w:rPr>
              <w:t>RN-013: Cada cambio de estado genera un regist</w:t>
            </w:r>
            <w:r>
              <w:rPr>
                <w:rFonts w:cs="Times New Roman"/>
              </w:rPr>
              <w:t>ro</w:t>
            </w:r>
            <w:r w:rsidR="00EF4EA6" w:rsidRPr="00EF4EA6">
              <w:rPr>
                <w:rFonts w:cs="Times New Roman"/>
              </w:rPr>
              <w:t>.</w:t>
            </w:r>
          </w:p>
          <w:p w14:paraId="58E74567" w14:textId="77777777" w:rsidR="00EF4EA6" w:rsidRPr="00EF4EA6" w:rsidRDefault="00EF4EA6" w:rsidP="00EF4EA6">
            <w:pPr>
              <w:spacing w:line="240" w:lineRule="auto"/>
              <w:jc w:val="left"/>
              <w:rPr>
                <w:rFonts w:cs="Times New Roman"/>
              </w:rPr>
            </w:pPr>
            <w:r w:rsidRPr="00EF4EA6">
              <w:rPr>
                <w:rFonts w:cs="Times New Roman"/>
              </w:rPr>
              <w:t>RN-025: El precio queda fijado al momento del pedido (</w:t>
            </w:r>
            <w:proofErr w:type="spellStart"/>
            <w:r w:rsidRPr="00EF4EA6">
              <w:rPr>
                <w:rFonts w:cs="Times New Roman"/>
              </w:rPr>
              <w:t>snapshot</w:t>
            </w:r>
            <w:proofErr w:type="spellEnd"/>
            <w:r w:rsidRPr="00EF4EA6">
              <w:rPr>
                <w:rFonts w:cs="Times New Roman"/>
              </w:rPr>
              <w:t>).</w:t>
            </w:r>
          </w:p>
          <w:p w14:paraId="3B5E6ECA" w14:textId="77777777" w:rsidR="00EF4EA6" w:rsidRPr="00EF4EA6" w:rsidRDefault="00EF4EA6" w:rsidP="00EF4EA6">
            <w:pPr>
              <w:spacing w:line="240" w:lineRule="auto"/>
              <w:jc w:val="left"/>
              <w:rPr>
                <w:rFonts w:cs="Times New Roman"/>
              </w:rPr>
            </w:pPr>
            <w:r w:rsidRPr="00EF4EA6">
              <w:rPr>
                <w:rFonts w:cs="Times New Roman"/>
              </w:rPr>
              <w:t>RN-026: El pedido se registra en modalidad directa o abierta.</w:t>
            </w:r>
          </w:p>
          <w:p w14:paraId="30CD0437" w14:textId="77777777" w:rsidR="00EF4EA6" w:rsidRPr="00EF4EA6" w:rsidRDefault="00EF4EA6" w:rsidP="00EF4EA6">
            <w:pPr>
              <w:spacing w:line="240" w:lineRule="auto"/>
              <w:jc w:val="left"/>
              <w:rPr>
                <w:rFonts w:cs="Times New Roman"/>
              </w:rPr>
            </w:pPr>
            <w:r w:rsidRPr="00EF4EA6">
              <w:rPr>
                <w:rFonts w:cs="Times New Roman"/>
              </w:rPr>
              <w:t>RN-027: Los pedidos programados se mantienen ocultos hasta su activación.</w:t>
            </w:r>
          </w:p>
          <w:p w14:paraId="58D43031" w14:textId="0896A564" w:rsidR="00D53018" w:rsidRPr="00C55B86" w:rsidRDefault="00EF4EA6">
            <w:pPr>
              <w:spacing w:line="240" w:lineRule="auto"/>
              <w:jc w:val="left"/>
              <w:rPr>
                <w:rFonts w:cs="Times New Roman"/>
              </w:rPr>
            </w:pPr>
            <w:r w:rsidRPr="00EF4EA6">
              <w:rPr>
                <w:rFonts w:cs="Times New Roman"/>
              </w:rPr>
              <w:t>RN-028: En modalidad abierta, solo aceptan el pedido las purificadoras que cumplan el precio máximo</w:t>
            </w:r>
            <w:r w:rsidR="00D53018" w:rsidRPr="003C696F">
              <w:rPr>
                <w:rFonts w:cs="Times New Roman"/>
              </w:rPr>
              <w:t>.</w:t>
            </w:r>
            <w:r w:rsidR="00C125F4">
              <w:rPr>
                <w:rFonts w:cs="Times New Roman"/>
              </w:rPr>
              <w:br/>
            </w:r>
            <w:r w:rsidR="00C125F4" w:rsidRPr="00C125F4">
              <w:rPr>
                <w:rFonts w:cs="Times New Roman"/>
              </w:rPr>
              <w:t>RN-0</w:t>
            </w:r>
            <w:r w:rsidR="00C125F4">
              <w:rPr>
                <w:rFonts w:cs="Times New Roman"/>
              </w:rPr>
              <w:t>3</w:t>
            </w:r>
            <w:r w:rsidR="00C125F4" w:rsidRPr="00C125F4">
              <w:rPr>
                <w:rFonts w:cs="Times New Roman"/>
              </w:rPr>
              <w:t xml:space="preserve">1: </w:t>
            </w:r>
            <w:r w:rsidR="00C125F4">
              <w:rPr>
                <w:rFonts w:cs="Times New Roman"/>
              </w:rPr>
              <w:t>Venta de envase</w:t>
            </w:r>
          </w:p>
        </w:tc>
      </w:tr>
      <w:tr w:rsidR="00606275" w:rsidRPr="00686C0C" w14:paraId="3EB4753E" w14:textId="77777777">
        <w:tc>
          <w:tcPr>
            <w:tcW w:w="1980" w:type="dxa"/>
          </w:tcPr>
          <w:p w14:paraId="27C21721" w14:textId="77777777" w:rsidR="00D53018" w:rsidRPr="00686C0C" w:rsidRDefault="00D53018">
            <w:pPr>
              <w:rPr>
                <w:rFonts w:cs="Times New Roman"/>
              </w:rPr>
            </w:pPr>
            <w:r w:rsidRPr="00686C0C">
              <w:rPr>
                <w:rFonts w:cs="Times New Roman"/>
              </w:rPr>
              <w:t>Disparador</w:t>
            </w:r>
          </w:p>
        </w:tc>
        <w:tc>
          <w:tcPr>
            <w:tcW w:w="6848" w:type="dxa"/>
          </w:tcPr>
          <w:p w14:paraId="5BFE1D3C" w14:textId="4C889274" w:rsidR="00D53018" w:rsidRPr="00686C0C" w:rsidRDefault="00C475DC">
            <w:pPr>
              <w:spacing w:line="240" w:lineRule="auto"/>
              <w:rPr>
                <w:rFonts w:cs="Times New Roman"/>
              </w:rPr>
            </w:pPr>
            <w:r w:rsidRPr="00C475DC">
              <w:rPr>
                <w:rFonts w:cs="Times New Roman"/>
              </w:rPr>
              <w:t>El cliente accede a la aplicación, inicia sesión y selecciona la opción "Hacer pedido" desde el menú principal</w:t>
            </w:r>
          </w:p>
        </w:tc>
      </w:tr>
      <w:tr w:rsidR="00606275" w:rsidRPr="00686C0C" w14:paraId="38F7DF0D" w14:textId="77777777">
        <w:tc>
          <w:tcPr>
            <w:tcW w:w="1980" w:type="dxa"/>
          </w:tcPr>
          <w:p w14:paraId="2C029B53" w14:textId="77777777" w:rsidR="00D53018" w:rsidRPr="00686C0C" w:rsidRDefault="00D53018">
            <w:pPr>
              <w:rPr>
                <w:rFonts w:cs="Times New Roman"/>
              </w:rPr>
            </w:pPr>
            <w:r w:rsidRPr="00686C0C">
              <w:rPr>
                <w:rFonts w:cs="Times New Roman"/>
              </w:rPr>
              <w:t>Precondiciones</w:t>
            </w:r>
          </w:p>
        </w:tc>
        <w:tc>
          <w:tcPr>
            <w:tcW w:w="6848" w:type="dxa"/>
          </w:tcPr>
          <w:p w14:paraId="1658C7F3" w14:textId="77777777" w:rsidR="002636C0" w:rsidRPr="002636C0" w:rsidRDefault="002636C0" w:rsidP="005D18BC">
            <w:pPr>
              <w:pStyle w:val="Prrafodelista"/>
              <w:numPr>
                <w:ilvl w:val="0"/>
                <w:numId w:val="17"/>
              </w:numPr>
              <w:spacing w:line="240" w:lineRule="auto"/>
              <w:rPr>
                <w:rFonts w:cs="Times New Roman"/>
              </w:rPr>
            </w:pPr>
            <w:r w:rsidRPr="002636C0">
              <w:rPr>
                <w:rFonts w:cs="Times New Roman"/>
              </w:rPr>
              <w:t>El cliente debe tener sesión activa.</w:t>
            </w:r>
          </w:p>
          <w:p w14:paraId="66FB7590" w14:textId="77777777" w:rsidR="002636C0" w:rsidRPr="002636C0" w:rsidRDefault="002636C0" w:rsidP="005D18BC">
            <w:pPr>
              <w:pStyle w:val="Prrafodelista"/>
              <w:numPr>
                <w:ilvl w:val="0"/>
                <w:numId w:val="17"/>
              </w:numPr>
              <w:spacing w:line="240" w:lineRule="auto"/>
              <w:rPr>
                <w:rFonts w:cs="Times New Roman"/>
              </w:rPr>
            </w:pPr>
            <w:r w:rsidRPr="002636C0">
              <w:rPr>
                <w:rFonts w:cs="Times New Roman"/>
              </w:rPr>
              <w:t>La cuenta debe estar verificada y activa.</w:t>
            </w:r>
          </w:p>
          <w:p w14:paraId="57DA0FAB" w14:textId="77777777" w:rsidR="002636C0" w:rsidRPr="002636C0" w:rsidRDefault="002636C0" w:rsidP="005D18BC">
            <w:pPr>
              <w:pStyle w:val="Prrafodelista"/>
              <w:numPr>
                <w:ilvl w:val="0"/>
                <w:numId w:val="17"/>
              </w:numPr>
              <w:spacing w:line="240" w:lineRule="auto"/>
              <w:rPr>
                <w:rFonts w:cs="Times New Roman"/>
              </w:rPr>
            </w:pPr>
            <w:r w:rsidRPr="002636C0">
              <w:rPr>
                <w:rFonts w:cs="Times New Roman"/>
              </w:rPr>
              <w:t>El cliente no debe estar suspendido por ausencias previas (RN-006).</w:t>
            </w:r>
          </w:p>
          <w:p w14:paraId="31202352" w14:textId="1456EA59" w:rsidR="00D53018" w:rsidRPr="00686C0C" w:rsidRDefault="002636C0" w:rsidP="005D18BC">
            <w:pPr>
              <w:pStyle w:val="Prrafodelista"/>
              <w:numPr>
                <w:ilvl w:val="0"/>
                <w:numId w:val="17"/>
              </w:numPr>
              <w:spacing w:line="240" w:lineRule="auto"/>
              <w:rPr>
                <w:rFonts w:cs="Times New Roman"/>
              </w:rPr>
            </w:pPr>
            <w:r w:rsidRPr="002636C0">
              <w:rPr>
                <w:rFonts w:cs="Times New Roman"/>
              </w:rPr>
              <w:t>El domicilio de entrega debe estar dentro de la Alcaldía Benito Juárez</w:t>
            </w:r>
            <w:r w:rsidR="00681CF7">
              <w:rPr>
                <w:rFonts w:cs="Times New Roman"/>
              </w:rPr>
              <w:t xml:space="preserve"> </w:t>
            </w:r>
            <w:r w:rsidR="00681CF7" w:rsidRPr="00681CF7">
              <w:rPr>
                <w:rFonts w:cs="Times New Roman"/>
              </w:rPr>
              <w:t>(RN-001)</w:t>
            </w:r>
            <w:r w:rsidRPr="002636C0">
              <w:rPr>
                <w:rFonts w:cs="Times New Roman"/>
              </w:rPr>
              <w:t>.</w:t>
            </w:r>
          </w:p>
        </w:tc>
      </w:tr>
      <w:tr w:rsidR="00606275" w:rsidRPr="00686C0C" w14:paraId="495F0389" w14:textId="77777777">
        <w:tc>
          <w:tcPr>
            <w:tcW w:w="1980" w:type="dxa"/>
          </w:tcPr>
          <w:p w14:paraId="1834BC88" w14:textId="77777777" w:rsidR="00D53018" w:rsidRPr="00686C0C" w:rsidRDefault="00D53018">
            <w:pPr>
              <w:rPr>
                <w:rFonts w:cs="Times New Roman"/>
              </w:rPr>
            </w:pPr>
            <w:r w:rsidRPr="00686C0C">
              <w:rPr>
                <w:rFonts w:cs="Times New Roman"/>
              </w:rPr>
              <w:t>Postcondiciones</w:t>
            </w:r>
          </w:p>
        </w:tc>
        <w:tc>
          <w:tcPr>
            <w:tcW w:w="6848" w:type="dxa"/>
          </w:tcPr>
          <w:p w14:paraId="282C1A67" w14:textId="730DE03B" w:rsidR="00AD5C0C" w:rsidRPr="00AD5C0C" w:rsidRDefault="00AD5C0C" w:rsidP="005D18BC">
            <w:pPr>
              <w:pStyle w:val="Prrafodelista"/>
              <w:numPr>
                <w:ilvl w:val="0"/>
                <w:numId w:val="18"/>
              </w:numPr>
              <w:spacing w:line="240" w:lineRule="auto"/>
              <w:rPr>
                <w:rFonts w:cs="Times New Roman"/>
              </w:rPr>
            </w:pPr>
            <w:r w:rsidRPr="00AD5C0C">
              <w:rPr>
                <w:rFonts w:cs="Times New Roman"/>
              </w:rPr>
              <w:t>El pedido queda registrado en la base de datos con estado "Pendiente" (o "</w:t>
            </w:r>
            <w:r w:rsidR="00E07E71">
              <w:rPr>
                <w:rFonts w:cs="Times New Roman"/>
              </w:rPr>
              <w:t>P</w:t>
            </w:r>
            <w:r w:rsidRPr="00AD5C0C">
              <w:rPr>
                <w:rFonts w:cs="Times New Roman"/>
              </w:rPr>
              <w:t>rogramado" si es a futuro).</w:t>
            </w:r>
          </w:p>
          <w:p w14:paraId="4F9FFDFC" w14:textId="655A0D57" w:rsidR="00444C8D" w:rsidRPr="00AD5C0C" w:rsidRDefault="00444C8D" w:rsidP="005D18BC">
            <w:pPr>
              <w:pStyle w:val="Prrafodelista"/>
              <w:numPr>
                <w:ilvl w:val="0"/>
                <w:numId w:val="18"/>
              </w:numPr>
              <w:spacing w:line="240" w:lineRule="auto"/>
              <w:rPr>
                <w:rFonts w:cs="Times New Roman"/>
              </w:rPr>
            </w:pPr>
            <w:r w:rsidRPr="00444C8D">
              <w:rPr>
                <w:rFonts w:cs="Times New Roman"/>
              </w:rPr>
              <w:t xml:space="preserve">Se registra una o más líneas en </w:t>
            </w:r>
            <w:r>
              <w:rPr>
                <w:rFonts w:cs="Times New Roman"/>
              </w:rPr>
              <w:t xml:space="preserve">los detalles del </w:t>
            </w:r>
            <w:r w:rsidR="00E07E71">
              <w:rPr>
                <w:rFonts w:cs="Times New Roman"/>
              </w:rPr>
              <w:t>pedido</w:t>
            </w:r>
            <w:r w:rsidRPr="00444C8D">
              <w:rPr>
                <w:rFonts w:cs="Times New Roman"/>
              </w:rPr>
              <w:t xml:space="preserve">, cada una con su </w:t>
            </w:r>
            <w:r>
              <w:rPr>
                <w:rFonts w:cs="Times New Roman"/>
              </w:rPr>
              <w:t>respectiva información</w:t>
            </w:r>
            <w:r w:rsidRPr="00444C8D">
              <w:rPr>
                <w:rFonts w:cs="Times New Roman"/>
              </w:rPr>
              <w:t>.</w:t>
            </w:r>
          </w:p>
          <w:p w14:paraId="3EFDA59A" w14:textId="652A14CC" w:rsidR="00AD5C0C" w:rsidRPr="00AD5C0C" w:rsidRDefault="00AD5C0C" w:rsidP="005D18BC">
            <w:pPr>
              <w:pStyle w:val="Prrafodelista"/>
              <w:numPr>
                <w:ilvl w:val="0"/>
                <w:numId w:val="18"/>
              </w:numPr>
              <w:spacing w:line="240" w:lineRule="auto"/>
              <w:rPr>
                <w:rFonts w:cs="Times New Roman"/>
              </w:rPr>
            </w:pPr>
            <w:r w:rsidRPr="00AD5C0C">
              <w:rPr>
                <w:rFonts w:cs="Times New Roman"/>
              </w:rPr>
              <w:t xml:space="preserve">Se genera un registro histórico inicial con </w:t>
            </w:r>
            <w:proofErr w:type="spellStart"/>
            <w:r w:rsidRPr="00AD5C0C">
              <w:rPr>
                <w:rFonts w:cs="Times New Roman"/>
              </w:rPr>
              <w:t>timestamp</w:t>
            </w:r>
            <w:proofErr w:type="spellEnd"/>
            <w:r w:rsidRPr="00AD5C0C">
              <w:rPr>
                <w:rFonts w:cs="Times New Roman"/>
              </w:rPr>
              <w:t>.</w:t>
            </w:r>
          </w:p>
          <w:p w14:paraId="1F5635EA" w14:textId="6F4FE78A" w:rsidR="00D53018" w:rsidRPr="00686C0C" w:rsidRDefault="00AD5C0C" w:rsidP="005D18BC">
            <w:pPr>
              <w:pStyle w:val="Prrafodelista"/>
              <w:numPr>
                <w:ilvl w:val="0"/>
                <w:numId w:val="18"/>
              </w:numPr>
              <w:spacing w:line="240" w:lineRule="auto"/>
              <w:rPr>
                <w:rFonts w:cs="Times New Roman"/>
              </w:rPr>
            </w:pPr>
            <w:r w:rsidRPr="00AD5C0C">
              <w:rPr>
                <w:rFonts w:cs="Times New Roman"/>
              </w:rPr>
              <w:t xml:space="preserve">El pedido se vuelve visible para los repartidores correspondientes según su modalidad y, en caso de pedidos programados, hasta que el cron </w:t>
            </w:r>
            <w:proofErr w:type="spellStart"/>
            <w:r w:rsidRPr="00AD5C0C">
              <w:rPr>
                <w:rFonts w:cs="Times New Roman"/>
              </w:rPr>
              <w:t>job</w:t>
            </w:r>
            <w:proofErr w:type="spellEnd"/>
            <w:r w:rsidRPr="00AD5C0C">
              <w:rPr>
                <w:rFonts w:cs="Times New Roman"/>
              </w:rPr>
              <w:t xml:space="preserve"> lo active.</w:t>
            </w:r>
          </w:p>
        </w:tc>
      </w:tr>
      <w:tr w:rsidR="00606275" w:rsidRPr="00686C0C" w14:paraId="1D7293D3" w14:textId="77777777">
        <w:tc>
          <w:tcPr>
            <w:tcW w:w="1980" w:type="dxa"/>
          </w:tcPr>
          <w:p w14:paraId="5D177B14" w14:textId="77777777" w:rsidR="00D53018" w:rsidRPr="00686C0C" w:rsidRDefault="00D53018">
            <w:pPr>
              <w:rPr>
                <w:rFonts w:cs="Times New Roman"/>
              </w:rPr>
            </w:pPr>
            <w:r w:rsidRPr="00686C0C">
              <w:rPr>
                <w:rFonts w:cs="Times New Roman"/>
              </w:rPr>
              <w:t>Flujo Normal</w:t>
            </w:r>
          </w:p>
        </w:tc>
        <w:tc>
          <w:tcPr>
            <w:tcW w:w="6848" w:type="dxa"/>
          </w:tcPr>
          <w:p w14:paraId="4AC718DD" w14:textId="5DFEA672" w:rsidR="004D70AD" w:rsidRPr="004D70AD" w:rsidRDefault="004D70AD" w:rsidP="005D18BC">
            <w:pPr>
              <w:pStyle w:val="Prrafodelista"/>
              <w:numPr>
                <w:ilvl w:val="0"/>
                <w:numId w:val="19"/>
              </w:numPr>
              <w:spacing w:line="240" w:lineRule="auto"/>
              <w:rPr>
                <w:rFonts w:cs="Times New Roman"/>
              </w:rPr>
            </w:pPr>
            <w:r w:rsidRPr="004D70AD">
              <w:rPr>
                <w:rFonts w:cs="Times New Roman"/>
              </w:rPr>
              <w:t>El cliente selecciona "Hacer pedido" en el menú principal.</w:t>
            </w:r>
          </w:p>
          <w:p w14:paraId="5311ACC0" w14:textId="4EB1D2B4" w:rsidR="00FC62EE" w:rsidRPr="00FC62EE" w:rsidRDefault="00FC62EE" w:rsidP="005D18BC">
            <w:pPr>
              <w:pStyle w:val="Prrafodelista"/>
              <w:numPr>
                <w:ilvl w:val="0"/>
                <w:numId w:val="19"/>
              </w:numPr>
              <w:spacing w:line="240" w:lineRule="auto"/>
              <w:rPr>
                <w:rFonts w:cs="Times New Roman"/>
              </w:rPr>
            </w:pPr>
            <w:r w:rsidRPr="00FC62EE">
              <w:rPr>
                <w:rFonts w:cs="Times New Roman"/>
              </w:rPr>
              <w:t>El sistema muestra el formulario de pedido con los campos: dirección, cantidad de garrafones, marca/producto, indicaciones de entrega y modalidad (directa/abierta).</w:t>
            </w:r>
          </w:p>
          <w:p w14:paraId="681D331D" w14:textId="76528E0D" w:rsidR="00FC62EE" w:rsidRPr="00FC62EE" w:rsidRDefault="00FC62EE" w:rsidP="005D18BC">
            <w:pPr>
              <w:pStyle w:val="Prrafodelista"/>
              <w:numPr>
                <w:ilvl w:val="0"/>
                <w:numId w:val="19"/>
              </w:numPr>
              <w:spacing w:line="240" w:lineRule="auto"/>
              <w:rPr>
                <w:rFonts w:cs="Times New Roman"/>
              </w:rPr>
            </w:pPr>
            <w:r w:rsidRPr="00FC62EE">
              <w:rPr>
                <w:rFonts w:cs="Times New Roman"/>
              </w:rPr>
              <w:t>El cliente selecciona modalidad: en directa elige la purificadora; en abierta indica el precio máximo por garrafón. (RN-026)</w:t>
            </w:r>
          </w:p>
          <w:p w14:paraId="25F7D91E" w14:textId="15C5A7E6" w:rsidR="00CE1525" w:rsidRPr="00FC62EE" w:rsidRDefault="00CE1525" w:rsidP="005D18BC">
            <w:pPr>
              <w:pStyle w:val="Prrafodelista"/>
              <w:numPr>
                <w:ilvl w:val="0"/>
                <w:numId w:val="19"/>
              </w:numPr>
              <w:spacing w:line="240" w:lineRule="auto"/>
              <w:rPr>
                <w:rFonts w:cs="Times New Roman"/>
              </w:rPr>
            </w:pPr>
            <w:r w:rsidRPr="00CE1525">
              <w:rPr>
                <w:rFonts w:cs="Times New Roman"/>
              </w:rPr>
              <w:lastRenderedPageBreak/>
              <w:t>El cliente agrega una o más líneas al pedido. Para cada línea captura: marca, cantidad de garrafones e indica si aporta envase propio o no. (RN-031)</w:t>
            </w:r>
          </w:p>
          <w:p w14:paraId="433ED8EB" w14:textId="29190D14" w:rsidR="00FC62EE" w:rsidRPr="00FC62EE" w:rsidRDefault="00FC62EE" w:rsidP="005D18BC">
            <w:pPr>
              <w:pStyle w:val="Prrafodelista"/>
              <w:numPr>
                <w:ilvl w:val="0"/>
                <w:numId w:val="19"/>
              </w:numPr>
              <w:spacing w:line="240" w:lineRule="auto"/>
              <w:rPr>
                <w:rFonts w:cs="Times New Roman"/>
              </w:rPr>
            </w:pPr>
            <w:r w:rsidRPr="00FC62EE">
              <w:rPr>
                <w:rFonts w:cs="Times New Roman"/>
              </w:rPr>
              <w:t>El cliente captura las indicaciones de entrega (opcional) y selecciona si el pedido es inmediato o programado.</w:t>
            </w:r>
          </w:p>
          <w:p w14:paraId="2DDAB816" w14:textId="37F852FC" w:rsidR="00765783" w:rsidRPr="00FC62EE" w:rsidRDefault="00765783" w:rsidP="005D18BC">
            <w:pPr>
              <w:pStyle w:val="Prrafodelista"/>
              <w:numPr>
                <w:ilvl w:val="0"/>
                <w:numId w:val="19"/>
              </w:numPr>
              <w:spacing w:line="240" w:lineRule="auto"/>
              <w:rPr>
                <w:rFonts w:cs="Times New Roman"/>
              </w:rPr>
            </w:pPr>
            <w:r w:rsidRPr="00765783">
              <w:rPr>
                <w:rFonts w:cs="Times New Roman"/>
              </w:rPr>
              <w:t>En modalidad abierta, el sistema restringe a una línea por marca (no puede mezclar con/sin envase de la misma marca en abierta).</w:t>
            </w:r>
          </w:p>
          <w:p w14:paraId="5D149319" w14:textId="661FE40E" w:rsidR="00FC62EE" w:rsidRPr="00FC62EE" w:rsidRDefault="00FC62EE" w:rsidP="005D18BC">
            <w:pPr>
              <w:pStyle w:val="Prrafodelista"/>
              <w:numPr>
                <w:ilvl w:val="0"/>
                <w:numId w:val="19"/>
              </w:numPr>
              <w:spacing w:line="240" w:lineRule="auto"/>
              <w:rPr>
                <w:rFonts w:cs="Times New Roman"/>
              </w:rPr>
            </w:pPr>
            <w:r w:rsidRPr="00FC62EE">
              <w:rPr>
                <w:rFonts w:cs="Times New Roman"/>
              </w:rPr>
              <w:t>El sistema valida que la dirección esté en zona de cobertura. (RN-001)</w:t>
            </w:r>
          </w:p>
          <w:p w14:paraId="795C1D37" w14:textId="65DEF5FD" w:rsidR="00FC62EE" w:rsidRPr="00FC62EE" w:rsidRDefault="00FC62EE" w:rsidP="005D18BC">
            <w:pPr>
              <w:pStyle w:val="Prrafodelista"/>
              <w:numPr>
                <w:ilvl w:val="0"/>
                <w:numId w:val="19"/>
              </w:numPr>
              <w:spacing w:line="240" w:lineRule="auto"/>
              <w:rPr>
                <w:rFonts w:cs="Times New Roman"/>
              </w:rPr>
            </w:pPr>
            <w:r w:rsidRPr="00FC62EE">
              <w:rPr>
                <w:rFonts w:cs="Times New Roman"/>
              </w:rPr>
              <w:t>Si el pedido es directo e inmediato, el sistema valida que la purificadora elegida esté abierta según su horario. (RN-004)</w:t>
            </w:r>
          </w:p>
          <w:p w14:paraId="5DD9BFD7" w14:textId="61B6A2AC" w:rsidR="00FC62EE" w:rsidRPr="00FC62EE" w:rsidRDefault="00FC62EE" w:rsidP="005D18BC">
            <w:pPr>
              <w:pStyle w:val="Prrafodelista"/>
              <w:numPr>
                <w:ilvl w:val="0"/>
                <w:numId w:val="19"/>
              </w:numPr>
              <w:spacing w:line="240" w:lineRule="auto"/>
              <w:rPr>
                <w:rFonts w:cs="Times New Roman"/>
              </w:rPr>
            </w:pPr>
            <w:r w:rsidRPr="00FC62EE">
              <w:rPr>
                <w:rFonts w:cs="Times New Roman"/>
              </w:rPr>
              <w:t>Si el pedido es abierto, el sistema valida que existan purificadoras que cumplan el precio máximo</w:t>
            </w:r>
            <w:r w:rsidR="006B10CA">
              <w:t xml:space="preserve"> </w:t>
            </w:r>
            <w:r w:rsidR="006B10CA" w:rsidRPr="006B10CA">
              <w:rPr>
                <w:rFonts w:cs="Times New Roman"/>
              </w:rPr>
              <w:t>en todas las marcas pedidas</w:t>
            </w:r>
            <w:r w:rsidRPr="00FC62EE">
              <w:rPr>
                <w:rFonts w:cs="Times New Roman"/>
              </w:rPr>
              <w:t>. (RN-028)</w:t>
            </w:r>
          </w:p>
          <w:p w14:paraId="05A17480" w14:textId="570004C1" w:rsidR="00FC62EE" w:rsidRPr="00FC62EE" w:rsidRDefault="00FC62EE" w:rsidP="005D18BC">
            <w:pPr>
              <w:pStyle w:val="Prrafodelista"/>
              <w:numPr>
                <w:ilvl w:val="0"/>
                <w:numId w:val="19"/>
              </w:numPr>
              <w:spacing w:line="240" w:lineRule="auto"/>
              <w:rPr>
                <w:rFonts w:cs="Times New Roman"/>
              </w:rPr>
            </w:pPr>
            <w:r w:rsidRPr="00FC62EE">
              <w:rPr>
                <w:rFonts w:cs="Times New Roman"/>
              </w:rPr>
              <w:t xml:space="preserve">El sistema captura el precio del </w:t>
            </w:r>
            <w:r w:rsidR="00050CA4" w:rsidRPr="00050CA4">
              <w:rPr>
                <w:rFonts w:cs="Times New Roman"/>
              </w:rPr>
              <w:t>agua y, para las líneas sin envase propio, el precio del envase</w:t>
            </w:r>
            <w:r w:rsidRPr="00FC62EE">
              <w:rPr>
                <w:rFonts w:cs="Times New Roman"/>
              </w:rPr>
              <w:t xml:space="preserve"> vigente y </w:t>
            </w:r>
            <w:r w:rsidR="00050CA4" w:rsidRPr="00050CA4">
              <w:rPr>
                <w:rFonts w:cs="Times New Roman"/>
              </w:rPr>
              <w:t>los</w:t>
            </w:r>
            <w:r w:rsidRPr="00FC62EE">
              <w:rPr>
                <w:rFonts w:cs="Times New Roman"/>
              </w:rPr>
              <w:t xml:space="preserve"> guarda como </w:t>
            </w:r>
            <w:proofErr w:type="spellStart"/>
            <w:r w:rsidRPr="00FC62EE">
              <w:rPr>
                <w:rFonts w:cs="Times New Roman"/>
              </w:rPr>
              <w:t>snapshot</w:t>
            </w:r>
            <w:proofErr w:type="spellEnd"/>
            <w:r w:rsidRPr="00FC62EE">
              <w:rPr>
                <w:rFonts w:cs="Times New Roman"/>
              </w:rPr>
              <w:t>. (RN-025)</w:t>
            </w:r>
          </w:p>
          <w:p w14:paraId="5C40E63A" w14:textId="1C8052E6" w:rsidR="00602644" w:rsidRPr="00FC62EE" w:rsidRDefault="00602644" w:rsidP="005D18BC">
            <w:pPr>
              <w:pStyle w:val="Prrafodelista"/>
              <w:numPr>
                <w:ilvl w:val="0"/>
                <w:numId w:val="19"/>
              </w:numPr>
              <w:spacing w:line="240" w:lineRule="auto"/>
              <w:rPr>
                <w:rFonts w:cs="Times New Roman"/>
              </w:rPr>
            </w:pPr>
            <w:r w:rsidRPr="00602644">
              <w:rPr>
                <w:rFonts w:cs="Times New Roman"/>
              </w:rPr>
              <w:t>El sistema calcula el total estimado</w:t>
            </w:r>
            <w:r>
              <w:rPr>
                <w:rFonts w:cs="Times New Roman"/>
              </w:rPr>
              <w:t>.</w:t>
            </w:r>
          </w:p>
          <w:p w14:paraId="1DFEFA5D" w14:textId="0DA9B63B" w:rsidR="00FC62EE" w:rsidRPr="00FC62EE" w:rsidRDefault="00FC62EE" w:rsidP="005D18BC">
            <w:pPr>
              <w:pStyle w:val="Prrafodelista"/>
              <w:numPr>
                <w:ilvl w:val="0"/>
                <w:numId w:val="19"/>
              </w:numPr>
              <w:spacing w:line="240" w:lineRule="auto"/>
              <w:rPr>
                <w:rFonts w:cs="Times New Roman"/>
              </w:rPr>
            </w:pPr>
            <w:r w:rsidRPr="00FC62EE">
              <w:rPr>
                <w:rFonts w:cs="Times New Roman"/>
              </w:rPr>
              <w:t xml:space="preserve">El sistema registra el pedido con estado correspondiente y genera el </w:t>
            </w:r>
            <w:proofErr w:type="spellStart"/>
            <w:r w:rsidRPr="00FC62EE">
              <w:rPr>
                <w:rFonts w:cs="Times New Roman"/>
              </w:rPr>
              <w:t>timestamp</w:t>
            </w:r>
            <w:proofErr w:type="spellEnd"/>
            <w:r w:rsidRPr="00FC62EE">
              <w:rPr>
                <w:rFonts w:cs="Times New Roman"/>
              </w:rPr>
              <w:t xml:space="preserve"> inicial. (RN-013, RN-027)</w:t>
            </w:r>
          </w:p>
          <w:p w14:paraId="59D78D89" w14:textId="361BCE8C" w:rsidR="004D70AD" w:rsidRPr="004D70AD" w:rsidRDefault="004D70AD" w:rsidP="005D18BC">
            <w:pPr>
              <w:pStyle w:val="Prrafodelista"/>
              <w:numPr>
                <w:ilvl w:val="0"/>
                <w:numId w:val="19"/>
              </w:numPr>
              <w:spacing w:line="240" w:lineRule="auto"/>
              <w:rPr>
                <w:rFonts w:cs="Times New Roman"/>
              </w:rPr>
            </w:pPr>
            <w:r w:rsidRPr="004D70AD">
              <w:rPr>
                <w:rFonts w:cs="Times New Roman"/>
              </w:rPr>
              <w:t>El sistema muestra al cliente la confirmación del pedido y su número de seguimiento.</w:t>
            </w:r>
          </w:p>
          <w:p w14:paraId="51574EB0" w14:textId="5EB6E50F" w:rsidR="00D53018" w:rsidRPr="00686C0C" w:rsidRDefault="004D70AD" w:rsidP="005D18BC">
            <w:pPr>
              <w:pStyle w:val="Prrafodelista"/>
              <w:numPr>
                <w:ilvl w:val="0"/>
                <w:numId w:val="19"/>
              </w:numPr>
              <w:spacing w:line="240" w:lineRule="auto"/>
              <w:rPr>
                <w:rFonts w:cs="Times New Roman"/>
              </w:rPr>
            </w:pPr>
            <w:r w:rsidRPr="004D70AD">
              <w:rPr>
                <w:rFonts w:cs="Times New Roman"/>
              </w:rPr>
              <w:t>Finaliza el caso de uso.</w:t>
            </w:r>
          </w:p>
        </w:tc>
      </w:tr>
      <w:tr w:rsidR="00606275" w:rsidRPr="00686C0C" w14:paraId="3A27FEAC" w14:textId="77777777">
        <w:tc>
          <w:tcPr>
            <w:tcW w:w="1980" w:type="dxa"/>
          </w:tcPr>
          <w:p w14:paraId="4F9DCFFB" w14:textId="77777777" w:rsidR="00D53018" w:rsidRPr="00686C0C" w:rsidRDefault="00D53018">
            <w:pPr>
              <w:rPr>
                <w:rFonts w:cs="Times New Roman"/>
              </w:rPr>
            </w:pPr>
            <w:r w:rsidRPr="00686C0C">
              <w:rPr>
                <w:rFonts w:cs="Times New Roman"/>
              </w:rPr>
              <w:lastRenderedPageBreak/>
              <w:t>Flujos Alternativos</w:t>
            </w:r>
          </w:p>
        </w:tc>
        <w:tc>
          <w:tcPr>
            <w:tcW w:w="6848" w:type="dxa"/>
          </w:tcPr>
          <w:p w14:paraId="7440B136" w14:textId="0EB57D2F" w:rsidR="00D53018" w:rsidRPr="00686C0C" w:rsidRDefault="00D53018">
            <w:pPr>
              <w:rPr>
                <w:rFonts w:cs="Times New Roman"/>
              </w:rPr>
            </w:pPr>
            <w:r w:rsidRPr="00686C0C">
              <w:rPr>
                <w:rFonts w:cs="Times New Roman"/>
              </w:rPr>
              <w:t xml:space="preserve">S1: </w:t>
            </w:r>
            <w:r w:rsidR="007646EA" w:rsidRPr="007646EA">
              <w:rPr>
                <w:rFonts w:cs="Times New Roman"/>
              </w:rPr>
              <w:t>Domicilio fuera de la zona de cobertura</w:t>
            </w:r>
            <w:r w:rsidR="007646EA">
              <w:rPr>
                <w:rFonts w:cs="Times New Roman"/>
              </w:rPr>
              <w:t>.</w:t>
            </w:r>
          </w:p>
          <w:p w14:paraId="54008226" w14:textId="77777777" w:rsidR="00420E00" w:rsidRPr="00420E00" w:rsidRDefault="00420E00" w:rsidP="005D18BC">
            <w:pPr>
              <w:pStyle w:val="Prrafodelista"/>
              <w:numPr>
                <w:ilvl w:val="0"/>
                <w:numId w:val="9"/>
              </w:numPr>
              <w:spacing w:line="240" w:lineRule="auto"/>
              <w:rPr>
                <w:rFonts w:cs="Times New Roman"/>
              </w:rPr>
            </w:pPr>
            <w:r w:rsidRPr="00420E00">
              <w:rPr>
                <w:rFonts w:cs="Times New Roman"/>
              </w:rPr>
              <w:t>S1.1 El sistema muestra el mensaje "Dirección fuera de zona de cobertura".</w:t>
            </w:r>
          </w:p>
          <w:p w14:paraId="0AF9F0CB" w14:textId="0104D57C" w:rsidR="00D53018" w:rsidRDefault="00420E00" w:rsidP="005D18BC">
            <w:pPr>
              <w:numPr>
                <w:ilvl w:val="0"/>
                <w:numId w:val="9"/>
              </w:numPr>
              <w:spacing w:line="240" w:lineRule="auto"/>
              <w:rPr>
                <w:rFonts w:cs="Times New Roman"/>
              </w:rPr>
            </w:pPr>
            <w:r w:rsidRPr="00420E00">
              <w:rPr>
                <w:rFonts w:cs="Times New Roman"/>
              </w:rPr>
              <w:t xml:space="preserve">S1.2 El cliente puede modificar la dirección. Regresa al paso </w:t>
            </w:r>
            <w:r w:rsidR="003F38FE">
              <w:rPr>
                <w:rFonts w:cs="Times New Roman"/>
              </w:rPr>
              <w:t>2</w:t>
            </w:r>
            <w:r w:rsidRPr="00420E00">
              <w:rPr>
                <w:rFonts w:cs="Times New Roman"/>
              </w:rPr>
              <w:t>.</w:t>
            </w:r>
          </w:p>
          <w:p w14:paraId="7E028F84" w14:textId="63E9C210" w:rsidR="0080759C" w:rsidRDefault="0080759C" w:rsidP="0080759C">
            <w:pPr>
              <w:spacing w:line="240" w:lineRule="auto"/>
              <w:ind w:left="720"/>
              <w:rPr>
                <w:rFonts w:cs="Times New Roman"/>
              </w:rPr>
            </w:pPr>
            <w:r>
              <w:rPr>
                <w:rFonts w:cs="Times New Roman"/>
              </w:rPr>
              <w:t>Finaliza el caso de uso</w:t>
            </w:r>
          </w:p>
          <w:p w14:paraId="60E350EC" w14:textId="146E5B44" w:rsidR="00420E00" w:rsidRPr="00686C0C" w:rsidRDefault="00420E00" w:rsidP="00420E00">
            <w:pPr>
              <w:rPr>
                <w:rFonts w:cs="Times New Roman"/>
              </w:rPr>
            </w:pPr>
            <w:r w:rsidRPr="00686C0C">
              <w:rPr>
                <w:rFonts w:cs="Times New Roman"/>
              </w:rPr>
              <w:t>S</w:t>
            </w:r>
            <w:r>
              <w:rPr>
                <w:rFonts w:cs="Times New Roman"/>
              </w:rPr>
              <w:t>2</w:t>
            </w:r>
            <w:r w:rsidRPr="00686C0C">
              <w:rPr>
                <w:rFonts w:cs="Times New Roman"/>
              </w:rPr>
              <w:t xml:space="preserve">: </w:t>
            </w:r>
            <w:r w:rsidR="00DF0762" w:rsidRPr="00DF0762">
              <w:rPr>
                <w:rFonts w:cs="Times New Roman"/>
              </w:rPr>
              <w:t>La purificadora elegida está cerrada</w:t>
            </w:r>
          </w:p>
          <w:p w14:paraId="17E6EF95" w14:textId="77777777" w:rsidR="00F66515" w:rsidRPr="00F66515" w:rsidRDefault="00F66515" w:rsidP="005D18BC">
            <w:pPr>
              <w:pStyle w:val="Prrafodelista"/>
              <w:numPr>
                <w:ilvl w:val="0"/>
                <w:numId w:val="9"/>
              </w:numPr>
              <w:spacing w:line="240" w:lineRule="auto"/>
              <w:rPr>
                <w:rFonts w:cs="Times New Roman"/>
              </w:rPr>
            </w:pPr>
            <w:r w:rsidRPr="00F66515">
              <w:rPr>
                <w:rFonts w:cs="Times New Roman"/>
              </w:rPr>
              <w:t>S2.1 El sistema informa que la purificadora está fuera de su horario de atención.</w:t>
            </w:r>
          </w:p>
          <w:p w14:paraId="1181F8BB" w14:textId="77777777" w:rsidR="00F66515" w:rsidRPr="00F66515" w:rsidRDefault="00F66515" w:rsidP="005D18BC">
            <w:pPr>
              <w:pStyle w:val="Prrafodelista"/>
              <w:numPr>
                <w:ilvl w:val="0"/>
                <w:numId w:val="9"/>
              </w:numPr>
              <w:spacing w:line="240" w:lineRule="auto"/>
              <w:rPr>
                <w:rFonts w:cs="Times New Roman"/>
              </w:rPr>
            </w:pPr>
            <w:r w:rsidRPr="00F66515">
              <w:rPr>
                <w:rFonts w:cs="Times New Roman"/>
              </w:rPr>
              <w:t>S2.2 El sistema ofrece programar el pedido para una hora dentro del horario de la purificadora.</w:t>
            </w:r>
          </w:p>
          <w:p w14:paraId="5B2A7C35" w14:textId="77777777" w:rsidR="00F66515" w:rsidRDefault="001F4268" w:rsidP="005D18BC">
            <w:pPr>
              <w:numPr>
                <w:ilvl w:val="0"/>
                <w:numId w:val="9"/>
              </w:numPr>
              <w:spacing w:line="240" w:lineRule="auto"/>
              <w:rPr>
                <w:rFonts w:cs="Times New Roman"/>
              </w:rPr>
            </w:pPr>
            <w:r w:rsidRPr="001F4268">
              <w:rPr>
                <w:rFonts w:cs="Times New Roman"/>
              </w:rPr>
              <w:t xml:space="preserve">S2.3 El cliente acepta y el pedido se agenda </w:t>
            </w:r>
            <w:r w:rsidR="00F66515" w:rsidRPr="00F66515">
              <w:rPr>
                <w:rFonts w:cs="Times New Roman"/>
              </w:rPr>
              <w:t>como programado. (RN-027)</w:t>
            </w:r>
          </w:p>
          <w:p w14:paraId="0456EC7D" w14:textId="403C0F79" w:rsidR="00420E00" w:rsidRDefault="001F4268" w:rsidP="00F66515">
            <w:pPr>
              <w:spacing w:line="240" w:lineRule="auto"/>
              <w:ind w:left="720"/>
              <w:rPr>
                <w:rFonts w:cs="Times New Roman"/>
              </w:rPr>
            </w:pPr>
            <w:r w:rsidRPr="001F4268">
              <w:rPr>
                <w:rFonts w:cs="Times New Roman"/>
              </w:rPr>
              <w:t>Finaliza</w:t>
            </w:r>
            <w:r w:rsidR="0080759C">
              <w:rPr>
                <w:rFonts w:cs="Times New Roman"/>
              </w:rPr>
              <w:t xml:space="preserve"> el caso de uso</w:t>
            </w:r>
          </w:p>
          <w:p w14:paraId="377A025B" w14:textId="65469881" w:rsidR="001F4268" w:rsidRPr="00686C0C" w:rsidRDefault="001F4268" w:rsidP="001F4268">
            <w:pPr>
              <w:rPr>
                <w:rFonts w:cs="Times New Roman"/>
              </w:rPr>
            </w:pPr>
            <w:r w:rsidRPr="00686C0C">
              <w:rPr>
                <w:rFonts w:cs="Times New Roman"/>
              </w:rPr>
              <w:t>S</w:t>
            </w:r>
            <w:r>
              <w:rPr>
                <w:rFonts w:cs="Times New Roman"/>
              </w:rPr>
              <w:t>3</w:t>
            </w:r>
            <w:r w:rsidRPr="00686C0C">
              <w:rPr>
                <w:rFonts w:cs="Times New Roman"/>
              </w:rPr>
              <w:t xml:space="preserve">: </w:t>
            </w:r>
            <w:r w:rsidR="002B6CD1" w:rsidRPr="002B6CD1">
              <w:rPr>
                <w:rFonts w:cs="Times New Roman"/>
              </w:rPr>
              <w:t>En modalidad abierta no hay purificadoras que cumplan el precio máximo</w:t>
            </w:r>
            <w:r w:rsidR="006D0B1C">
              <w:rPr>
                <w:rFonts w:cs="Times New Roman"/>
              </w:rPr>
              <w:t xml:space="preserve"> </w:t>
            </w:r>
            <w:r w:rsidR="006D0B1C" w:rsidRPr="006D0B1C">
              <w:rPr>
                <w:rFonts w:cs="Times New Roman"/>
              </w:rPr>
              <w:t>en todas las marcas</w:t>
            </w:r>
            <w:r w:rsidR="002B6CD1" w:rsidRPr="002B6CD1">
              <w:rPr>
                <w:rFonts w:cs="Times New Roman"/>
              </w:rPr>
              <w:t>.</w:t>
            </w:r>
          </w:p>
          <w:p w14:paraId="2244445D" w14:textId="77777777" w:rsidR="00C030D0" w:rsidRPr="00C030D0" w:rsidRDefault="005570A6" w:rsidP="005D18BC">
            <w:pPr>
              <w:pStyle w:val="Prrafodelista"/>
              <w:numPr>
                <w:ilvl w:val="0"/>
                <w:numId w:val="9"/>
              </w:numPr>
              <w:spacing w:line="240" w:lineRule="auto"/>
              <w:rPr>
                <w:rFonts w:cs="Times New Roman"/>
              </w:rPr>
            </w:pPr>
            <w:r w:rsidRPr="005570A6">
              <w:rPr>
                <w:rFonts w:cs="Times New Roman"/>
              </w:rPr>
              <w:t xml:space="preserve">S3.1 El sistema </w:t>
            </w:r>
            <w:r w:rsidR="00C030D0" w:rsidRPr="00C030D0">
              <w:rPr>
                <w:rFonts w:cs="Times New Roman"/>
              </w:rPr>
              <w:t>informa al cliente.</w:t>
            </w:r>
          </w:p>
          <w:p w14:paraId="71A90780" w14:textId="31F68908" w:rsidR="00C030D0" w:rsidRDefault="00C030D0" w:rsidP="005D18BC">
            <w:pPr>
              <w:numPr>
                <w:ilvl w:val="0"/>
                <w:numId w:val="9"/>
              </w:numPr>
              <w:spacing w:line="240" w:lineRule="auto"/>
              <w:rPr>
                <w:rFonts w:cs="Times New Roman"/>
              </w:rPr>
            </w:pPr>
            <w:r w:rsidRPr="00C030D0">
              <w:rPr>
                <w:rFonts w:cs="Times New Roman"/>
              </w:rPr>
              <w:t>S3.2 El cliente puede aumentar el precio máximo</w:t>
            </w:r>
            <w:r w:rsidR="00B52CB7" w:rsidRPr="00B52CB7">
              <w:rPr>
                <w:rFonts w:cs="Times New Roman"/>
              </w:rPr>
              <w:t>, retirar la marca que no cumple,</w:t>
            </w:r>
            <w:r w:rsidRPr="00C030D0">
              <w:rPr>
                <w:rFonts w:cs="Times New Roman"/>
              </w:rPr>
              <w:t xml:space="preserve"> o cambiar a modalidad directa. Regresa al paso 3.</w:t>
            </w:r>
          </w:p>
          <w:p w14:paraId="63589CFC" w14:textId="77777777" w:rsidR="00420E00" w:rsidRDefault="005570A6" w:rsidP="00C030D0">
            <w:pPr>
              <w:spacing w:line="240" w:lineRule="auto"/>
              <w:ind w:left="720"/>
              <w:rPr>
                <w:rFonts w:cs="Times New Roman"/>
              </w:rPr>
            </w:pPr>
            <w:r w:rsidRPr="005570A6">
              <w:rPr>
                <w:rFonts w:cs="Times New Roman"/>
              </w:rPr>
              <w:t>Finaliza el caso de uso.</w:t>
            </w:r>
          </w:p>
          <w:p w14:paraId="484D84A0" w14:textId="627EF677" w:rsidR="00630567" w:rsidRDefault="00630567" w:rsidP="00630567">
            <w:pPr>
              <w:spacing w:line="240" w:lineRule="auto"/>
              <w:rPr>
                <w:rFonts w:cs="Times New Roman"/>
              </w:rPr>
            </w:pPr>
            <w:r w:rsidRPr="00630567">
              <w:rPr>
                <w:rFonts w:cs="Times New Roman"/>
              </w:rPr>
              <w:t>S</w:t>
            </w:r>
            <w:r>
              <w:rPr>
                <w:rFonts w:cs="Times New Roman"/>
              </w:rPr>
              <w:t>4</w:t>
            </w:r>
            <w:r w:rsidRPr="00630567">
              <w:rPr>
                <w:rFonts w:cs="Times New Roman"/>
              </w:rPr>
              <w:t xml:space="preserve">: </w:t>
            </w:r>
            <w:r w:rsidR="00CC35E4" w:rsidRPr="00CC35E4">
              <w:rPr>
                <w:rFonts w:cs="Times New Roman"/>
              </w:rPr>
              <w:t>El cliente tiene cuenta suspendida.</w:t>
            </w:r>
          </w:p>
          <w:p w14:paraId="098FCDF5" w14:textId="77777777" w:rsidR="005570A6" w:rsidRPr="005570A6" w:rsidRDefault="004F225F" w:rsidP="005D18BC">
            <w:pPr>
              <w:pStyle w:val="Prrafodelista"/>
              <w:numPr>
                <w:ilvl w:val="0"/>
                <w:numId w:val="88"/>
              </w:numPr>
              <w:spacing w:line="240" w:lineRule="auto"/>
              <w:rPr>
                <w:rFonts w:cs="Times New Roman"/>
              </w:rPr>
            </w:pPr>
            <w:r w:rsidRPr="004F225F">
              <w:rPr>
                <w:rFonts w:cs="Times New Roman"/>
              </w:rPr>
              <w:t xml:space="preserve">S4.1 El sistema </w:t>
            </w:r>
            <w:r w:rsidR="005570A6" w:rsidRPr="005570A6">
              <w:rPr>
                <w:rFonts w:cs="Times New Roman"/>
              </w:rPr>
              <w:t>muestra el mensaje de suspensión temporal. (RN-006)</w:t>
            </w:r>
          </w:p>
          <w:p w14:paraId="6CDCDDA2" w14:textId="77777777" w:rsidR="004F225F" w:rsidRPr="004F225F" w:rsidRDefault="004F225F" w:rsidP="005D18BC">
            <w:pPr>
              <w:pStyle w:val="Prrafodelista"/>
              <w:numPr>
                <w:ilvl w:val="0"/>
                <w:numId w:val="88"/>
              </w:numPr>
              <w:spacing w:line="240" w:lineRule="auto"/>
              <w:rPr>
                <w:rFonts w:cs="Times New Roman"/>
              </w:rPr>
            </w:pPr>
            <w:r w:rsidRPr="004F225F">
              <w:rPr>
                <w:rFonts w:cs="Times New Roman"/>
              </w:rPr>
              <w:t>S4.2 No permite realizar el pedido.</w:t>
            </w:r>
          </w:p>
          <w:p w14:paraId="47DB1100" w14:textId="3BC22ABE" w:rsidR="00420E00" w:rsidRPr="005570A6" w:rsidRDefault="005570A6" w:rsidP="005D18BC">
            <w:pPr>
              <w:numPr>
                <w:ilvl w:val="0"/>
                <w:numId w:val="88"/>
              </w:numPr>
              <w:spacing w:line="240" w:lineRule="auto"/>
              <w:rPr>
                <w:rFonts w:cs="Times New Roman"/>
              </w:rPr>
            </w:pPr>
            <w:r w:rsidRPr="005570A6">
              <w:rPr>
                <w:rFonts w:cs="Times New Roman"/>
              </w:rPr>
              <w:t xml:space="preserve">Finaliza el caso </w:t>
            </w:r>
          </w:p>
        </w:tc>
      </w:tr>
      <w:tr w:rsidR="00606275" w:rsidRPr="00686C0C" w14:paraId="512DB8AE" w14:textId="77777777">
        <w:tc>
          <w:tcPr>
            <w:tcW w:w="1980" w:type="dxa"/>
          </w:tcPr>
          <w:p w14:paraId="2B61E5E0" w14:textId="77777777" w:rsidR="00D53018" w:rsidRPr="00686C0C" w:rsidRDefault="00D53018">
            <w:pPr>
              <w:rPr>
                <w:rFonts w:cs="Times New Roman"/>
              </w:rPr>
            </w:pPr>
            <w:r w:rsidRPr="00686C0C">
              <w:rPr>
                <w:rFonts w:cs="Times New Roman"/>
              </w:rPr>
              <w:t>Excepciones</w:t>
            </w:r>
          </w:p>
        </w:tc>
        <w:tc>
          <w:tcPr>
            <w:tcW w:w="6848" w:type="dxa"/>
          </w:tcPr>
          <w:p w14:paraId="65BC9099" w14:textId="248F72FD" w:rsidR="00D53018" w:rsidRPr="00672BE8" w:rsidRDefault="00D53018">
            <w:pPr>
              <w:rPr>
                <w:rFonts w:cs="Times New Roman"/>
              </w:rPr>
            </w:pPr>
            <w:r w:rsidRPr="00672BE8">
              <w:rPr>
                <w:rFonts w:cs="Times New Roman"/>
              </w:rPr>
              <w:t xml:space="preserve">E1: </w:t>
            </w:r>
            <w:r w:rsidR="0070371E" w:rsidRPr="0070371E">
              <w:rPr>
                <w:rFonts w:cs="Times New Roman"/>
              </w:rPr>
              <w:t>Error al guardar el pedido en la base de datos.</w:t>
            </w:r>
          </w:p>
          <w:p w14:paraId="527C5450" w14:textId="77777777" w:rsidR="00383018" w:rsidRPr="00383018" w:rsidRDefault="00383018" w:rsidP="005D18BC">
            <w:pPr>
              <w:pStyle w:val="Prrafodelista"/>
              <w:numPr>
                <w:ilvl w:val="0"/>
                <w:numId w:val="10"/>
              </w:numPr>
              <w:rPr>
                <w:rFonts w:cs="Times New Roman"/>
              </w:rPr>
            </w:pPr>
            <w:r w:rsidRPr="00383018">
              <w:rPr>
                <w:rFonts w:cs="Times New Roman"/>
              </w:rPr>
              <w:t>E1.1 El sistema muestra un mensaje de error.</w:t>
            </w:r>
          </w:p>
          <w:p w14:paraId="5E28756D" w14:textId="06BB4FAB" w:rsidR="00D53018" w:rsidRPr="00383018" w:rsidRDefault="00383018" w:rsidP="005D18BC">
            <w:pPr>
              <w:numPr>
                <w:ilvl w:val="0"/>
                <w:numId w:val="10"/>
              </w:numPr>
              <w:spacing w:line="240" w:lineRule="auto"/>
              <w:rPr>
                <w:rFonts w:cs="Times New Roman"/>
              </w:rPr>
            </w:pPr>
            <w:r w:rsidRPr="00383018">
              <w:rPr>
                <w:rFonts w:cs="Times New Roman"/>
              </w:rPr>
              <w:lastRenderedPageBreak/>
              <w:t xml:space="preserve">E1.2 El sistema invita al usuario a reintentar. Regresa al paso </w:t>
            </w:r>
            <w:r w:rsidR="00384102" w:rsidRPr="00384102">
              <w:rPr>
                <w:rFonts w:cs="Times New Roman"/>
              </w:rPr>
              <w:t>9.</w:t>
            </w:r>
          </w:p>
        </w:tc>
      </w:tr>
      <w:tr w:rsidR="00606275" w:rsidRPr="00686C0C" w14:paraId="3503A418" w14:textId="77777777">
        <w:tc>
          <w:tcPr>
            <w:tcW w:w="1980" w:type="dxa"/>
          </w:tcPr>
          <w:p w14:paraId="6212BC22" w14:textId="77777777" w:rsidR="00D53018" w:rsidRPr="00686C0C" w:rsidRDefault="00D53018">
            <w:pPr>
              <w:rPr>
                <w:rFonts w:cs="Times New Roman"/>
              </w:rPr>
            </w:pPr>
            <w:r w:rsidRPr="00686C0C">
              <w:rPr>
                <w:rFonts w:cs="Times New Roman"/>
              </w:rPr>
              <w:lastRenderedPageBreak/>
              <w:t>Prioridad</w:t>
            </w:r>
          </w:p>
        </w:tc>
        <w:tc>
          <w:tcPr>
            <w:tcW w:w="6848" w:type="dxa"/>
          </w:tcPr>
          <w:p w14:paraId="03C844CA" w14:textId="77777777" w:rsidR="00D53018" w:rsidRPr="00686C0C" w:rsidRDefault="00D53018">
            <w:pPr>
              <w:rPr>
                <w:rFonts w:cs="Times New Roman"/>
              </w:rPr>
            </w:pPr>
            <w:r>
              <w:rPr>
                <w:rFonts w:cs="Times New Roman"/>
              </w:rPr>
              <w:t>Alta</w:t>
            </w:r>
            <w:r w:rsidRPr="00686C0C">
              <w:rPr>
                <w:rFonts w:cs="Times New Roman"/>
              </w:rPr>
              <w:t xml:space="preserve"> </w:t>
            </w:r>
          </w:p>
        </w:tc>
      </w:tr>
      <w:tr w:rsidR="00606275" w:rsidRPr="00686C0C" w14:paraId="05BED42D" w14:textId="77777777">
        <w:tc>
          <w:tcPr>
            <w:tcW w:w="1980" w:type="dxa"/>
          </w:tcPr>
          <w:p w14:paraId="67BAF4B9" w14:textId="77777777" w:rsidR="00D53018" w:rsidRPr="00686C0C" w:rsidRDefault="00D53018">
            <w:pPr>
              <w:rPr>
                <w:rFonts w:cs="Times New Roman"/>
              </w:rPr>
            </w:pPr>
            <w:r w:rsidRPr="00686C0C">
              <w:rPr>
                <w:rFonts w:cs="Times New Roman"/>
              </w:rPr>
              <w:t>Frecuencia de uso</w:t>
            </w:r>
          </w:p>
        </w:tc>
        <w:tc>
          <w:tcPr>
            <w:tcW w:w="6848" w:type="dxa"/>
          </w:tcPr>
          <w:p w14:paraId="0A4B4C67" w14:textId="18B1E830" w:rsidR="00D53018" w:rsidRPr="00686C0C" w:rsidRDefault="00383018">
            <w:pPr>
              <w:rPr>
                <w:rFonts w:cs="Times New Roman"/>
              </w:rPr>
            </w:pPr>
            <w:r>
              <w:rPr>
                <w:rFonts w:cs="Times New Roman"/>
              </w:rPr>
              <w:t>Alta</w:t>
            </w:r>
          </w:p>
        </w:tc>
      </w:tr>
      <w:tr w:rsidR="00606275" w:rsidRPr="00686C0C" w14:paraId="3371D7A9" w14:textId="77777777">
        <w:tc>
          <w:tcPr>
            <w:tcW w:w="1980" w:type="dxa"/>
          </w:tcPr>
          <w:p w14:paraId="04DE8423" w14:textId="77777777" w:rsidR="00D53018" w:rsidRPr="00686C0C" w:rsidRDefault="00D53018">
            <w:pPr>
              <w:rPr>
                <w:rFonts w:cs="Times New Roman"/>
              </w:rPr>
            </w:pPr>
            <w:r w:rsidRPr="00686C0C">
              <w:rPr>
                <w:rFonts w:cs="Times New Roman"/>
              </w:rPr>
              <w:t>Requerimientos especiales</w:t>
            </w:r>
          </w:p>
        </w:tc>
        <w:tc>
          <w:tcPr>
            <w:tcW w:w="6848" w:type="dxa"/>
          </w:tcPr>
          <w:p w14:paraId="677FF89F" w14:textId="19FD8E1D" w:rsidR="00D53018" w:rsidRPr="00686C0C" w:rsidRDefault="00441D9C">
            <w:pPr>
              <w:rPr>
                <w:rFonts w:cs="Times New Roman"/>
              </w:rPr>
            </w:pPr>
            <w:r w:rsidRPr="00441D9C">
              <w:rPr>
                <w:rFonts w:cs="Times New Roman"/>
              </w:rPr>
              <w:t>El pedido debe quedar registrado tras la confirmación del cliente.</w:t>
            </w:r>
            <w:r w:rsidR="00E726FC" w:rsidRPr="00E726FC">
              <w:rPr>
                <w:rFonts w:cs="Times New Roman"/>
              </w:rPr>
              <w:t xml:space="preserve"> La validación del horario de la purificadora debe ser con la zona horaria local.</w:t>
            </w:r>
          </w:p>
        </w:tc>
      </w:tr>
      <w:tr w:rsidR="00276582" w:rsidRPr="00686C0C" w14:paraId="622A0E0B" w14:textId="77777777">
        <w:tc>
          <w:tcPr>
            <w:tcW w:w="1980" w:type="dxa"/>
          </w:tcPr>
          <w:p w14:paraId="5F69353F" w14:textId="69D9B4C4" w:rsidR="007F0139" w:rsidRPr="00686C0C" w:rsidRDefault="00706B97">
            <w:pPr>
              <w:rPr>
                <w:rFonts w:cs="Times New Roman"/>
              </w:rPr>
            </w:pPr>
            <w:r>
              <w:rPr>
                <w:rFonts w:cs="Times New Roman"/>
              </w:rPr>
              <w:t>Datos de entrada</w:t>
            </w:r>
          </w:p>
        </w:tc>
        <w:tc>
          <w:tcPr>
            <w:tcW w:w="6848" w:type="dxa"/>
          </w:tcPr>
          <w:p w14:paraId="1B891CAB" w14:textId="189CB224" w:rsidR="005A3F78" w:rsidRPr="005A3F78" w:rsidRDefault="005A3F78" w:rsidP="005D18BC">
            <w:pPr>
              <w:pStyle w:val="Prrafodelista"/>
              <w:numPr>
                <w:ilvl w:val="0"/>
                <w:numId w:val="57"/>
              </w:numPr>
              <w:rPr>
                <w:rFonts w:cs="Times New Roman"/>
              </w:rPr>
            </w:pPr>
            <w:r w:rsidRPr="005A3F78">
              <w:rPr>
                <w:rFonts w:cs="Times New Roman"/>
              </w:rPr>
              <w:t>Modalidad (directa/abierta) y, según el caso, purificadora elegida o precio máximo por garrafón</w:t>
            </w:r>
          </w:p>
          <w:p w14:paraId="7FDDCD3E" w14:textId="5A9ED566" w:rsidR="003B4664" w:rsidRPr="005A3F78" w:rsidRDefault="003B4664" w:rsidP="005D18BC">
            <w:pPr>
              <w:pStyle w:val="Prrafodelista"/>
              <w:numPr>
                <w:ilvl w:val="0"/>
                <w:numId w:val="57"/>
              </w:numPr>
              <w:rPr>
                <w:rFonts w:cs="Times New Roman"/>
              </w:rPr>
            </w:pPr>
            <w:r w:rsidRPr="003B4664">
              <w:rPr>
                <w:rFonts w:cs="Times New Roman"/>
              </w:rPr>
              <w:t>Una o más líneas, cada una con: marca, cantidad de garrafones e indicación de envase propio (sí/no)</w:t>
            </w:r>
          </w:p>
          <w:p w14:paraId="761D939A" w14:textId="716E8AFA" w:rsidR="005A3F78" w:rsidRPr="005A3F78" w:rsidRDefault="00B440DF" w:rsidP="005D18BC">
            <w:pPr>
              <w:pStyle w:val="Prrafodelista"/>
              <w:numPr>
                <w:ilvl w:val="0"/>
                <w:numId w:val="57"/>
              </w:numPr>
              <w:rPr>
                <w:rFonts w:cs="Times New Roman"/>
              </w:rPr>
            </w:pPr>
            <w:r>
              <w:rPr>
                <w:rFonts w:cs="Times New Roman"/>
              </w:rPr>
              <w:t>D</w:t>
            </w:r>
            <w:r w:rsidR="003F3D2F" w:rsidRPr="003F3D2F">
              <w:rPr>
                <w:rFonts w:cs="Times New Roman"/>
              </w:rPr>
              <w:t xml:space="preserve">irección de entrega </w:t>
            </w:r>
            <w:r w:rsidR="005A3F78" w:rsidRPr="005A3F78">
              <w:rPr>
                <w:rFonts w:cs="Times New Roman"/>
              </w:rPr>
              <w:t>(con coordenadas y referencias)</w:t>
            </w:r>
          </w:p>
          <w:p w14:paraId="67B45FB9" w14:textId="1C60056E" w:rsidR="005A3F78" w:rsidRPr="005A3F78" w:rsidRDefault="005A3F78" w:rsidP="005D18BC">
            <w:pPr>
              <w:pStyle w:val="Prrafodelista"/>
              <w:numPr>
                <w:ilvl w:val="0"/>
                <w:numId w:val="57"/>
              </w:numPr>
              <w:rPr>
                <w:rFonts w:cs="Times New Roman"/>
              </w:rPr>
            </w:pPr>
            <w:r w:rsidRPr="005A3F78">
              <w:rPr>
                <w:rFonts w:cs="Times New Roman"/>
              </w:rPr>
              <w:t>Indicaciones de entrega (opcional)</w:t>
            </w:r>
          </w:p>
          <w:p w14:paraId="622C8CFF" w14:textId="2F6D7E5F" w:rsidR="003F3D2F" w:rsidRPr="003F3D2F" w:rsidRDefault="005A3F78" w:rsidP="005D18BC">
            <w:pPr>
              <w:pStyle w:val="Prrafodelista"/>
              <w:numPr>
                <w:ilvl w:val="0"/>
                <w:numId w:val="57"/>
              </w:numPr>
              <w:rPr>
                <w:rFonts w:cs="Times New Roman"/>
              </w:rPr>
            </w:pPr>
            <w:r w:rsidRPr="005A3F78">
              <w:rPr>
                <w:rFonts w:cs="Times New Roman"/>
              </w:rPr>
              <w:t>Fecha y hora programada (si aplica)</w:t>
            </w:r>
          </w:p>
        </w:tc>
      </w:tr>
      <w:tr w:rsidR="00276582" w:rsidRPr="00686C0C" w14:paraId="73E4F621" w14:textId="77777777">
        <w:tc>
          <w:tcPr>
            <w:tcW w:w="1980" w:type="dxa"/>
          </w:tcPr>
          <w:p w14:paraId="0CA92536" w14:textId="2A6F4732" w:rsidR="003F3D2F" w:rsidRDefault="003F3D2F">
            <w:pPr>
              <w:rPr>
                <w:rFonts w:cs="Times New Roman"/>
              </w:rPr>
            </w:pPr>
            <w:r>
              <w:rPr>
                <w:rFonts w:cs="Times New Roman"/>
              </w:rPr>
              <w:t>Datos de salida</w:t>
            </w:r>
          </w:p>
        </w:tc>
        <w:tc>
          <w:tcPr>
            <w:tcW w:w="6848" w:type="dxa"/>
          </w:tcPr>
          <w:p w14:paraId="3B2B6713" w14:textId="0502327B" w:rsidR="0051223D" w:rsidRPr="0051223D" w:rsidRDefault="0051223D" w:rsidP="005D18BC">
            <w:pPr>
              <w:pStyle w:val="Prrafodelista"/>
              <w:numPr>
                <w:ilvl w:val="0"/>
                <w:numId w:val="57"/>
              </w:numPr>
              <w:rPr>
                <w:rFonts w:cs="Times New Roman"/>
              </w:rPr>
            </w:pPr>
            <w:r w:rsidRPr="0051223D">
              <w:rPr>
                <w:rFonts w:cs="Times New Roman"/>
              </w:rPr>
              <w:t>Pedido registrado en estado "Pendiente" o "</w:t>
            </w:r>
            <w:r w:rsidR="00E870C1">
              <w:rPr>
                <w:rFonts w:cs="Times New Roman"/>
              </w:rPr>
              <w:t>P</w:t>
            </w:r>
            <w:r w:rsidRPr="0051223D">
              <w:rPr>
                <w:rFonts w:cs="Times New Roman"/>
              </w:rPr>
              <w:t xml:space="preserve">rogramado" con </w:t>
            </w:r>
            <w:proofErr w:type="spellStart"/>
            <w:r w:rsidRPr="0051223D">
              <w:rPr>
                <w:rFonts w:cs="Times New Roman"/>
              </w:rPr>
              <w:t>timestamp</w:t>
            </w:r>
            <w:proofErr w:type="spellEnd"/>
            <w:r w:rsidRPr="0051223D">
              <w:rPr>
                <w:rFonts w:cs="Times New Roman"/>
              </w:rPr>
              <w:t>.</w:t>
            </w:r>
          </w:p>
          <w:p w14:paraId="240F1FF7" w14:textId="05DA9818" w:rsidR="00A954F2" w:rsidRPr="0051223D" w:rsidRDefault="00A954F2" w:rsidP="005D18BC">
            <w:pPr>
              <w:pStyle w:val="Prrafodelista"/>
              <w:numPr>
                <w:ilvl w:val="0"/>
                <w:numId w:val="57"/>
              </w:numPr>
              <w:rPr>
                <w:rFonts w:cs="Times New Roman"/>
              </w:rPr>
            </w:pPr>
            <w:r w:rsidRPr="00A954F2">
              <w:rPr>
                <w:rFonts w:cs="Times New Roman"/>
              </w:rPr>
              <w:t>Líneas de detalle</w:t>
            </w:r>
          </w:p>
          <w:p w14:paraId="0B1E1FEB" w14:textId="5C5FB6B5" w:rsidR="0051223D" w:rsidRPr="0051223D" w:rsidRDefault="00585A09" w:rsidP="005D18BC">
            <w:pPr>
              <w:pStyle w:val="Prrafodelista"/>
              <w:numPr>
                <w:ilvl w:val="0"/>
                <w:numId w:val="57"/>
              </w:numPr>
              <w:rPr>
                <w:rFonts w:cs="Times New Roman"/>
              </w:rPr>
            </w:pPr>
            <w:r w:rsidRPr="00585A09">
              <w:rPr>
                <w:rFonts w:cs="Times New Roman"/>
              </w:rPr>
              <w:t>Número de seguimiento mostrado al cliente.</w:t>
            </w:r>
          </w:p>
          <w:p w14:paraId="50053C3E" w14:textId="7297BA45" w:rsidR="003F3D2F" w:rsidRPr="003F3D2F" w:rsidRDefault="005169DD" w:rsidP="005D18BC">
            <w:pPr>
              <w:pStyle w:val="Prrafodelista"/>
              <w:numPr>
                <w:ilvl w:val="0"/>
                <w:numId w:val="57"/>
              </w:numPr>
              <w:rPr>
                <w:rFonts w:cs="Times New Roman"/>
              </w:rPr>
            </w:pPr>
            <w:proofErr w:type="gramStart"/>
            <w:r w:rsidRPr="005169DD">
              <w:rPr>
                <w:rFonts w:cs="Times New Roman"/>
              </w:rPr>
              <w:t>Total</w:t>
            </w:r>
            <w:proofErr w:type="gramEnd"/>
            <w:r w:rsidRPr="005169DD">
              <w:rPr>
                <w:rFonts w:cs="Times New Roman"/>
              </w:rPr>
              <w:t xml:space="preserve"> estimado</w:t>
            </w:r>
            <w:r w:rsidR="0051223D" w:rsidRPr="0051223D">
              <w:rPr>
                <w:rFonts w:cs="Times New Roman"/>
              </w:rPr>
              <w:t>.</w:t>
            </w:r>
          </w:p>
        </w:tc>
      </w:tr>
      <w:tr w:rsidR="00606275" w:rsidRPr="00686C0C" w14:paraId="6A8BE879" w14:textId="77777777">
        <w:tc>
          <w:tcPr>
            <w:tcW w:w="1980" w:type="dxa"/>
          </w:tcPr>
          <w:p w14:paraId="316B3773" w14:textId="77777777" w:rsidR="00D53018" w:rsidRPr="00686C0C" w:rsidRDefault="00D53018">
            <w:pPr>
              <w:rPr>
                <w:rFonts w:cs="Times New Roman"/>
              </w:rPr>
            </w:pPr>
            <w:r w:rsidRPr="00686C0C">
              <w:rPr>
                <w:rFonts w:cs="Times New Roman"/>
              </w:rPr>
              <w:t>Suposiciones</w:t>
            </w:r>
          </w:p>
        </w:tc>
        <w:tc>
          <w:tcPr>
            <w:tcW w:w="6848" w:type="dxa"/>
          </w:tcPr>
          <w:p w14:paraId="793B146F" w14:textId="3CA3058E" w:rsidR="00D53018" w:rsidRPr="00686C0C" w:rsidRDefault="0053000B">
            <w:pPr>
              <w:rPr>
                <w:rFonts w:cs="Times New Roman"/>
              </w:rPr>
            </w:pPr>
            <w:r w:rsidRPr="0053000B">
              <w:rPr>
                <w:rFonts w:cs="Times New Roman"/>
              </w:rPr>
              <w:t>El cliente conoce la dirección exacta de entrega. L</w:t>
            </w:r>
            <w:r w:rsidR="00342104">
              <w:rPr>
                <w:rFonts w:cs="Times New Roman"/>
              </w:rPr>
              <w:t>a función de GPS</w:t>
            </w:r>
            <w:r w:rsidRPr="0053000B">
              <w:rPr>
                <w:rFonts w:cs="Times New Roman"/>
              </w:rPr>
              <w:t xml:space="preserve"> del dispositivo está habilitada.</w:t>
            </w:r>
          </w:p>
        </w:tc>
      </w:tr>
      <w:tr w:rsidR="00606275" w:rsidRPr="00686C0C" w14:paraId="504DC366" w14:textId="77777777">
        <w:trPr>
          <w:trHeight w:val="404"/>
        </w:trPr>
        <w:tc>
          <w:tcPr>
            <w:tcW w:w="1980" w:type="dxa"/>
          </w:tcPr>
          <w:p w14:paraId="1462576E" w14:textId="77777777" w:rsidR="00D53018" w:rsidRPr="00686C0C" w:rsidRDefault="00D53018">
            <w:pPr>
              <w:rPr>
                <w:rFonts w:cs="Times New Roman"/>
              </w:rPr>
            </w:pPr>
            <w:r w:rsidRPr="00686C0C">
              <w:rPr>
                <w:rFonts w:cs="Times New Roman"/>
              </w:rPr>
              <w:t>Notas y preguntas</w:t>
            </w:r>
          </w:p>
        </w:tc>
        <w:tc>
          <w:tcPr>
            <w:tcW w:w="6848" w:type="dxa"/>
          </w:tcPr>
          <w:p w14:paraId="1BC0D8E6" w14:textId="6E322137" w:rsidR="00D53018" w:rsidRPr="00686C0C" w:rsidRDefault="00621D72">
            <w:pPr>
              <w:rPr>
                <w:rFonts w:cs="Times New Roman"/>
                <w:highlight w:val="yellow"/>
              </w:rPr>
            </w:pPr>
            <w:r w:rsidRPr="00621D72">
              <w:rPr>
                <w:rFonts w:cs="Times New Roman"/>
              </w:rPr>
              <w:t>La validación de zona utiliza las coordenadas GPS del domicilio para comparar contra los límites geográficos de la Alcaldía Benito Juárez.</w:t>
            </w:r>
            <w:r w:rsidR="00143628">
              <w:t xml:space="preserve"> </w:t>
            </w:r>
            <w:r w:rsidR="00143628" w:rsidRPr="00143628">
              <w:rPr>
                <w:rFonts w:cs="Times New Roman"/>
              </w:rPr>
              <w:t xml:space="preserve">Los pedidos programados permanecen ocultos a los repartidores hasta que el cron </w:t>
            </w:r>
            <w:proofErr w:type="spellStart"/>
            <w:r w:rsidR="00143628" w:rsidRPr="00143628">
              <w:rPr>
                <w:rFonts w:cs="Times New Roman"/>
              </w:rPr>
              <w:t>job</w:t>
            </w:r>
            <w:proofErr w:type="spellEnd"/>
            <w:r w:rsidR="00143628" w:rsidRPr="00143628">
              <w:rPr>
                <w:rFonts w:cs="Times New Roman"/>
              </w:rPr>
              <w:t xml:space="preserve"> los active según RN-027.</w:t>
            </w:r>
          </w:p>
        </w:tc>
      </w:tr>
    </w:tbl>
    <w:p w14:paraId="18A9C2C9" w14:textId="77777777" w:rsidR="00D53018" w:rsidRDefault="00D53018" w:rsidP="006A4C63">
      <w:pPr>
        <w:jc w:val="left"/>
      </w:pPr>
    </w:p>
    <w:p w14:paraId="36B6B8C8" w14:textId="77777777" w:rsidR="0078719B" w:rsidRDefault="0078719B">
      <w:pPr>
        <w:spacing w:line="259" w:lineRule="auto"/>
        <w:jc w:val="left"/>
      </w:pPr>
      <w:r>
        <w:br w:type="page"/>
      </w:r>
    </w:p>
    <w:p w14:paraId="5FE58312" w14:textId="6C372F61" w:rsidR="006A4C63" w:rsidRDefault="006A4C63" w:rsidP="006A4C63">
      <w:pPr>
        <w:jc w:val="left"/>
      </w:pPr>
      <w:r>
        <w:lastRenderedPageBreak/>
        <w:t>CU – 00</w:t>
      </w:r>
      <w:r w:rsidR="0007421A">
        <w:t>5</w:t>
      </w:r>
      <w:r>
        <w:t xml:space="preserve">: </w:t>
      </w:r>
      <w:r w:rsidR="008358C5">
        <w:t>Cancelar pedido</w:t>
      </w:r>
    </w:p>
    <w:tbl>
      <w:tblPr>
        <w:tblStyle w:val="Tablaconcuadrcula"/>
        <w:tblW w:w="0" w:type="auto"/>
        <w:tblLook w:val="04A0" w:firstRow="1" w:lastRow="0" w:firstColumn="1" w:lastColumn="0" w:noHBand="0" w:noVBand="1"/>
      </w:tblPr>
      <w:tblGrid>
        <w:gridCol w:w="1980"/>
        <w:gridCol w:w="6848"/>
      </w:tblGrid>
      <w:tr w:rsidR="00606275" w:rsidRPr="00686C0C" w14:paraId="2A2FA1DC" w14:textId="77777777">
        <w:tc>
          <w:tcPr>
            <w:tcW w:w="1980" w:type="dxa"/>
          </w:tcPr>
          <w:p w14:paraId="02E23344" w14:textId="77777777" w:rsidR="006A4C63" w:rsidRPr="00686C0C" w:rsidRDefault="006A4C63">
            <w:pPr>
              <w:rPr>
                <w:rFonts w:cs="Times New Roman"/>
                <w:b/>
                <w:bCs/>
              </w:rPr>
            </w:pPr>
            <w:r w:rsidRPr="00686C0C">
              <w:rPr>
                <w:rFonts w:cs="Times New Roman"/>
                <w:b/>
                <w:bCs/>
              </w:rPr>
              <w:t>Nombre</w:t>
            </w:r>
          </w:p>
        </w:tc>
        <w:tc>
          <w:tcPr>
            <w:tcW w:w="6848" w:type="dxa"/>
          </w:tcPr>
          <w:p w14:paraId="3AD5767E" w14:textId="338BE762" w:rsidR="006A4C63" w:rsidRPr="006A4AEE" w:rsidRDefault="008358C5">
            <w:pPr>
              <w:rPr>
                <w:rFonts w:cs="Times New Roman"/>
                <w:b/>
                <w:bCs/>
              </w:rPr>
            </w:pPr>
            <w:r>
              <w:rPr>
                <w:rFonts w:cs="Times New Roman"/>
                <w:b/>
                <w:bCs/>
              </w:rPr>
              <w:t>Cancelar pedido</w:t>
            </w:r>
          </w:p>
        </w:tc>
      </w:tr>
      <w:tr w:rsidR="00606275" w:rsidRPr="00686C0C" w14:paraId="7AC05667" w14:textId="77777777">
        <w:tc>
          <w:tcPr>
            <w:tcW w:w="1980" w:type="dxa"/>
          </w:tcPr>
          <w:p w14:paraId="0061367D" w14:textId="77777777" w:rsidR="006A4C63" w:rsidRPr="00686C0C" w:rsidRDefault="006A4C63">
            <w:pPr>
              <w:rPr>
                <w:rFonts w:cs="Times New Roman"/>
              </w:rPr>
            </w:pPr>
            <w:r w:rsidRPr="00686C0C">
              <w:rPr>
                <w:rFonts w:cs="Times New Roman"/>
              </w:rPr>
              <w:t>Actores</w:t>
            </w:r>
          </w:p>
        </w:tc>
        <w:tc>
          <w:tcPr>
            <w:tcW w:w="6848" w:type="dxa"/>
          </w:tcPr>
          <w:p w14:paraId="2C740A6A" w14:textId="77777777" w:rsidR="006A4C63" w:rsidRPr="00686C0C" w:rsidRDefault="006A4C63">
            <w:pPr>
              <w:rPr>
                <w:rFonts w:cs="Times New Roman"/>
              </w:rPr>
            </w:pPr>
            <w:r w:rsidRPr="00686C0C">
              <w:rPr>
                <w:rFonts w:cs="Times New Roman"/>
              </w:rPr>
              <w:t>C</w:t>
            </w:r>
            <w:r>
              <w:rPr>
                <w:rFonts w:cs="Times New Roman"/>
              </w:rPr>
              <w:t>liente</w:t>
            </w:r>
          </w:p>
        </w:tc>
      </w:tr>
      <w:tr w:rsidR="00606275" w:rsidRPr="00686C0C" w14:paraId="4C35D0DA" w14:textId="77777777">
        <w:tc>
          <w:tcPr>
            <w:tcW w:w="1980" w:type="dxa"/>
          </w:tcPr>
          <w:p w14:paraId="3FBFAA19" w14:textId="77777777" w:rsidR="006A4C63" w:rsidRPr="00686C0C" w:rsidRDefault="006A4C63">
            <w:pPr>
              <w:rPr>
                <w:rFonts w:cs="Times New Roman"/>
              </w:rPr>
            </w:pPr>
            <w:r w:rsidRPr="00686C0C">
              <w:rPr>
                <w:rFonts w:cs="Times New Roman"/>
              </w:rPr>
              <w:t>Descripción</w:t>
            </w:r>
          </w:p>
        </w:tc>
        <w:tc>
          <w:tcPr>
            <w:tcW w:w="6848" w:type="dxa"/>
          </w:tcPr>
          <w:p w14:paraId="36ED6483" w14:textId="0AAC0624" w:rsidR="006A4C63" w:rsidRPr="00686C0C" w:rsidRDefault="005B2F67">
            <w:pPr>
              <w:spacing w:line="240" w:lineRule="auto"/>
              <w:rPr>
                <w:rFonts w:cs="Times New Roman"/>
              </w:rPr>
            </w:pPr>
            <w:r w:rsidRPr="005B2F67">
              <w:rPr>
                <w:rFonts w:cs="Times New Roman"/>
              </w:rPr>
              <w:t>El cliente puede cancelar un pedido únicamente cuando su estado es "Pendiente"</w:t>
            </w:r>
            <w:r w:rsidR="00CB2DDE" w:rsidRPr="00CB2DDE">
              <w:rPr>
                <w:rFonts w:cs="Times New Roman"/>
              </w:rPr>
              <w:t>.</w:t>
            </w:r>
            <w:r w:rsidRPr="005B2F67">
              <w:rPr>
                <w:rFonts w:cs="Times New Roman"/>
              </w:rPr>
              <w:t xml:space="preserve"> Una vez que el pedido pasa a estado "</w:t>
            </w:r>
            <w:r w:rsidR="00701843">
              <w:rPr>
                <w:rFonts w:cs="Times New Roman"/>
              </w:rPr>
              <w:t>Asignado</w:t>
            </w:r>
            <w:r w:rsidRPr="005B2F67">
              <w:rPr>
                <w:rFonts w:cs="Times New Roman"/>
              </w:rPr>
              <w:t xml:space="preserve">", la opción de cancelación se oculta automáticamente. Al cancelar, el </w:t>
            </w:r>
            <w:r w:rsidR="00701843">
              <w:rPr>
                <w:rFonts w:cs="Times New Roman"/>
              </w:rPr>
              <w:t xml:space="preserve">pedido desaparece de </w:t>
            </w:r>
            <w:r w:rsidR="00A918A3">
              <w:rPr>
                <w:rFonts w:cs="Times New Roman"/>
              </w:rPr>
              <w:t>las opciones de los repartidores.</w:t>
            </w:r>
          </w:p>
        </w:tc>
      </w:tr>
      <w:tr w:rsidR="00606275" w:rsidRPr="00686C0C" w14:paraId="3B9C2C9A" w14:textId="77777777">
        <w:tc>
          <w:tcPr>
            <w:tcW w:w="1980" w:type="dxa"/>
          </w:tcPr>
          <w:p w14:paraId="479A1E2D" w14:textId="77777777" w:rsidR="006A4C63" w:rsidRPr="00686C0C" w:rsidRDefault="006A4C63">
            <w:pPr>
              <w:rPr>
                <w:rFonts w:cs="Times New Roman"/>
              </w:rPr>
            </w:pPr>
            <w:r w:rsidRPr="00686C0C">
              <w:rPr>
                <w:rFonts w:cs="Times New Roman"/>
              </w:rPr>
              <w:t>Requerimiento funcional</w:t>
            </w:r>
          </w:p>
        </w:tc>
        <w:tc>
          <w:tcPr>
            <w:tcW w:w="6848" w:type="dxa"/>
          </w:tcPr>
          <w:p w14:paraId="7E847C29" w14:textId="5AA297E9" w:rsidR="006A4C63" w:rsidRPr="00686C0C" w:rsidRDefault="006A4C63">
            <w:pPr>
              <w:jc w:val="left"/>
              <w:rPr>
                <w:rFonts w:cs="Times New Roman"/>
              </w:rPr>
            </w:pPr>
            <w:r w:rsidRPr="00C55B86">
              <w:rPr>
                <w:rFonts w:cs="Times New Roman"/>
              </w:rPr>
              <w:t>RF</w:t>
            </w:r>
            <w:r>
              <w:rPr>
                <w:rFonts w:cs="Times New Roman"/>
              </w:rPr>
              <w:t xml:space="preserve"> - </w:t>
            </w:r>
            <w:r w:rsidRPr="00C55B86">
              <w:rPr>
                <w:rFonts w:cs="Times New Roman"/>
              </w:rPr>
              <w:t>0</w:t>
            </w:r>
            <w:r w:rsidR="005B2F67">
              <w:rPr>
                <w:rFonts w:cs="Times New Roman"/>
              </w:rPr>
              <w:t>13</w:t>
            </w:r>
          </w:p>
        </w:tc>
      </w:tr>
      <w:tr w:rsidR="00606275" w:rsidRPr="00686C0C" w14:paraId="529456F6" w14:textId="77777777">
        <w:tc>
          <w:tcPr>
            <w:tcW w:w="1980" w:type="dxa"/>
          </w:tcPr>
          <w:p w14:paraId="7167E596" w14:textId="77777777" w:rsidR="006A4C63" w:rsidRPr="00686C0C" w:rsidRDefault="006A4C63">
            <w:pPr>
              <w:rPr>
                <w:rFonts w:cs="Times New Roman"/>
              </w:rPr>
            </w:pPr>
            <w:r>
              <w:rPr>
                <w:rFonts w:cs="Times New Roman"/>
              </w:rPr>
              <w:t>Reglas de negocio</w:t>
            </w:r>
          </w:p>
        </w:tc>
        <w:tc>
          <w:tcPr>
            <w:tcW w:w="6848" w:type="dxa"/>
          </w:tcPr>
          <w:p w14:paraId="27C298F2" w14:textId="496DFA9E" w:rsidR="00D25C3F" w:rsidRPr="00556D53" w:rsidRDefault="00601C65">
            <w:pPr>
              <w:spacing w:line="240" w:lineRule="auto"/>
              <w:jc w:val="left"/>
              <w:rPr>
                <w:rFonts w:cs="Times New Roman"/>
              </w:rPr>
            </w:pPr>
            <w:r w:rsidRPr="00556D53">
              <w:rPr>
                <w:rFonts w:cs="Times New Roman"/>
              </w:rPr>
              <w:t xml:space="preserve">RN-005: Solo se puede cancelar en estado Pendiente. </w:t>
            </w:r>
          </w:p>
          <w:p w14:paraId="259C4980" w14:textId="77777777" w:rsidR="001E1A6F" w:rsidRPr="001E1A6F" w:rsidRDefault="001E1A6F" w:rsidP="001E1A6F">
            <w:pPr>
              <w:spacing w:line="240" w:lineRule="auto"/>
              <w:jc w:val="left"/>
              <w:rPr>
                <w:rFonts w:cs="Times New Roman"/>
              </w:rPr>
            </w:pPr>
            <w:r w:rsidRPr="001E1A6F">
              <w:rPr>
                <w:rFonts w:cs="Times New Roman"/>
              </w:rPr>
              <w:t>RN-023: Al cancelar, los apartados de inventario asociados se liberan.</w:t>
            </w:r>
          </w:p>
          <w:p w14:paraId="39DF9CEF" w14:textId="77BC7390" w:rsidR="006A4C63" w:rsidRPr="00C55B86" w:rsidRDefault="001E1A6F">
            <w:pPr>
              <w:spacing w:line="240" w:lineRule="auto"/>
              <w:jc w:val="left"/>
              <w:rPr>
                <w:rFonts w:cs="Times New Roman"/>
              </w:rPr>
            </w:pPr>
            <w:r w:rsidRPr="001E1A6F">
              <w:rPr>
                <w:rFonts w:cs="Times New Roman"/>
              </w:rPr>
              <w:t xml:space="preserve">RN-013: Se genera registro histórico con </w:t>
            </w:r>
            <w:proofErr w:type="spellStart"/>
            <w:r w:rsidRPr="001E1A6F">
              <w:rPr>
                <w:rFonts w:cs="Times New Roman"/>
              </w:rPr>
              <w:t>timestamp</w:t>
            </w:r>
            <w:proofErr w:type="spellEnd"/>
          </w:p>
        </w:tc>
      </w:tr>
      <w:tr w:rsidR="00606275" w:rsidRPr="00686C0C" w14:paraId="4A16FDBB" w14:textId="77777777">
        <w:tc>
          <w:tcPr>
            <w:tcW w:w="1980" w:type="dxa"/>
          </w:tcPr>
          <w:p w14:paraId="1FD908EA" w14:textId="77777777" w:rsidR="006A4C63" w:rsidRPr="00686C0C" w:rsidRDefault="006A4C63">
            <w:pPr>
              <w:rPr>
                <w:rFonts w:cs="Times New Roman"/>
              </w:rPr>
            </w:pPr>
            <w:r w:rsidRPr="00686C0C">
              <w:rPr>
                <w:rFonts w:cs="Times New Roman"/>
              </w:rPr>
              <w:t>Disparador</w:t>
            </w:r>
          </w:p>
        </w:tc>
        <w:tc>
          <w:tcPr>
            <w:tcW w:w="6848" w:type="dxa"/>
          </w:tcPr>
          <w:p w14:paraId="6437C1E9" w14:textId="0D02103C" w:rsidR="006A4C63" w:rsidRPr="00686C0C" w:rsidRDefault="00F619AC">
            <w:pPr>
              <w:spacing w:line="240" w:lineRule="auto"/>
              <w:rPr>
                <w:rFonts w:cs="Times New Roman"/>
              </w:rPr>
            </w:pPr>
            <w:r w:rsidRPr="00F619AC">
              <w:rPr>
                <w:rFonts w:cs="Times New Roman"/>
              </w:rPr>
              <w:t>El cliente accede al detalle de su pedido activo y selecciona el botón "Cancelar pedido", que solo es visible en estados permitidos.</w:t>
            </w:r>
          </w:p>
        </w:tc>
      </w:tr>
      <w:tr w:rsidR="00606275" w:rsidRPr="00686C0C" w14:paraId="2B1DD1E2" w14:textId="77777777">
        <w:tc>
          <w:tcPr>
            <w:tcW w:w="1980" w:type="dxa"/>
          </w:tcPr>
          <w:p w14:paraId="6F10D2F6" w14:textId="77777777" w:rsidR="006A4C63" w:rsidRPr="00686C0C" w:rsidRDefault="006A4C63">
            <w:pPr>
              <w:rPr>
                <w:rFonts w:cs="Times New Roman"/>
              </w:rPr>
            </w:pPr>
            <w:r w:rsidRPr="00686C0C">
              <w:rPr>
                <w:rFonts w:cs="Times New Roman"/>
              </w:rPr>
              <w:t>Precondiciones</w:t>
            </w:r>
          </w:p>
        </w:tc>
        <w:tc>
          <w:tcPr>
            <w:tcW w:w="6848" w:type="dxa"/>
          </w:tcPr>
          <w:p w14:paraId="439CD909" w14:textId="77777777" w:rsidR="00654060" w:rsidRPr="00654060" w:rsidRDefault="00654060" w:rsidP="005D18BC">
            <w:pPr>
              <w:pStyle w:val="Prrafodelista"/>
              <w:numPr>
                <w:ilvl w:val="0"/>
                <w:numId w:val="20"/>
              </w:numPr>
              <w:spacing w:line="240" w:lineRule="auto"/>
              <w:rPr>
                <w:rFonts w:cs="Times New Roman"/>
              </w:rPr>
            </w:pPr>
            <w:r w:rsidRPr="00654060">
              <w:rPr>
                <w:rFonts w:cs="Times New Roman"/>
              </w:rPr>
              <w:t>El cliente tiene sesión activa.</w:t>
            </w:r>
          </w:p>
          <w:p w14:paraId="733F0555" w14:textId="02101DB5" w:rsidR="00654060" w:rsidRPr="00654060" w:rsidRDefault="00654060" w:rsidP="005D18BC">
            <w:pPr>
              <w:pStyle w:val="Prrafodelista"/>
              <w:numPr>
                <w:ilvl w:val="0"/>
                <w:numId w:val="20"/>
              </w:numPr>
              <w:spacing w:line="240" w:lineRule="auto"/>
              <w:rPr>
                <w:rFonts w:cs="Times New Roman"/>
              </w:rPr>
            </w:pPr>
            <w:r w:rsidRPr="00654060">
              <w:rPr>
                <w:rFonts w:cs="Times New Roman"/>
              </w:rPr>
              <w:t>El pedido debe estar en estado "Pendiente".</w:t>
            </w:r>
          </w:p>
          <w:p w14:paraId="7B92002E" w14:textId="53BC90A1" w:rsidR="006A4C63" w:rsidRPr="00686C0C" w:rsidRDefault="00654060" w:rsidP="005D18BC">
            <w:pPr>
              <w:pStyle w:val="Prrafodelista"/>
              <w:numPr>
                <w:ilvl w:val="0"/>
                <w:numId w:val="20"/>
              </w:numPr>
              <w:spacing w:line="240" w:lineRule="auto"/>
              <w:rPr>
                <w:rFonts w:cs="Times New Roman"/>
              </w:rPr>
            </w:pPr>
            <w:r w:rsidRPr="00654060">
              <w:rPr>
                <w:rFonts w:cs="Times New Roman"/>
              </w:rPr>
              <w:t>El botón "Cancelar pedido" debe estar habilitado y visible en la interfaz</w:t>
            </w:r>
          </w:p>
        </w:tc>
      </w:tr>
      <w:tr w:rsidR="00606275" w:rsidRPr="00686C0C" w14:paraId="6E5B2EC5" w14:textId="77777777">
        <w:tc>
          <w:tcPr>
            <w:tcW w:w="1980" w:type="dxa"/>
          </w:tcPr>
          <w:p w14:paraId="3209979B" w14:textId="77777777" w:rsidR="006A4C63" w:rsidRPr="00686C0C" w:rsidRDefault="006A4C63">
            <w:pPr>
              <w:rPr>
                <w:rFonts w:cs="Times New Roman"/>
              </w:rPr>
            </w:pPr>
            <w:r w:rsidRPr="00686C0C">
              <w:rPr>
                <w:rFonts w:cs="Times New Roman"/>
              </w:rPr>
              <w:t>Postcondiciones</w:t>
            </w:r>
          </w:p>
        </w:tc>
        <w:tc>
          <w:tcPr>
            <w:tcW w:w="6848" w:type="dxa"/>
          </w:tcPr>
          <w:p w14:paraId="780A8DB5" w14:textId="77777777" w:rsidR="00A04028" w:rsidRPr="00A04028" w:rsidRDefault="00A04028" w:rsidP="005D18BC">
            <w:pPr>
              <w:pStyle w:val="Prrafodelista"/>
              <w:numPr>
                <w:ilvl w:val="0"/>
                <w:numId w:val="21"/>
              </w:numPr>
              <w:spacing w:line="240" w:lineRule="auto"/>
              <w:rPr>
                <w:rFonts w:cs="Times New Roman"/>
              </w:rPr>
            </w:pPr>
            <w:r w:rsidRPr="00A04028">
              <w:rPr>
                <w:rFonts w:cs="Times New Roman"/>
              </w:rPr>
              <w:t>El pedido queda registrado con estado "Cancelado" en la base de datos.</w:t>
            </w:r>
          </w:p>
          <w:p w14:paraId="47EB5B5B" w14:textId="77777777" w:rsidR="00A04028" w:rsidRPr="00A04028" w:rsidRDefault="00A04028" w:rsidP="005D18BC">
            <w:pPr>
              <w:pStyle w:val="Prrafodelista"/>
              <w:numPr>
                <w:ilvl w:val="0"/>
                <w:numId w:val="21"/>
              </w:numPr>
              <w:spacing w:line="240" w:lineRule="auto"/>
              <w:rPr>
                <w:rFonts w:cs="Times New Roman"/>
              </w:rPr>
            </w:pPr>
            <w:r w:rsidRPr="00A04028">
              <w:rPr>
                <w:rFonts w:cs="Times New Roman"/>
              </w:rPr>
              <w:t xml:space="preserve">Se genera un registro histórico con </w:t>
            </w:r>
            <w:proofErr w:type="spellStart"/>
            <w:r w:rsidRPr="00A04028">
              <w:rPr>
                <w:rFonts w:cs="Times New Roman"/>
              </w:rPr>
              <w:t>timestamp</w:t>
            </w:r>
            <w:proofErr w:type="spellEnd"/>
            <w:r w:rsidRPr="00A04028">
              <w:rPr>
                <w:rFonts w:cs="Times New Roman"/>
              </w:rPr>
              <w:t xml:space="preserve"> del evento. (RN-013)</w:t>
            </w:r>
          </w:p>
          <w:p w14:paraId="4CCCF837" w14:textId="6266C270" w:rsidR="006A4C63" w:rsidRPr="00686C0C" w:rsidRDefault="00A04028" w:rsidP="005D18BC">
            <w:pPr>
              <w:pStyle w:val="Prrafodelista"/>
              <w:numPr>
                <w:ilvl w:val="0"/>
                <w:numId w:val="21"/>
              </w:numPr>
              <w:spacing w:line="240" w:lineRule="auto"/>
              <w:rPr>
                <w:rFonts w:cs="Times New Roman"/>
              </w:rPr>
            </w:pPr>
            <w:r w:rsidRPr="00A04028">
              <w:rPr>
                <w:rFonts w:cs="Times New Roman"/>
              </w:rPr>
              <w:t xml:space="preserve">Si el pedido </w:t>
            </w:r>
            <w:r w:rsidR="004B3739">
              <w:rPr>
                <w:rFonts w:cs="Times New Roman"/>
              </w:rPr>
              <w:t>aparecía en la pantalla del repartidor</w:t>
            </w:r>
            <w:r w:rsidRPr="00A04028">
              <w:rPr>
                <w:rFonts w:cs="Times New Roman"/>
              </w:rPr>
              <w:t xml:space="preserve">, </w:t>
            </w:r>
            <w:r w:rsidR="004B3739">
              <w:rPr>
                <w:rFonts w:cs="Times New Roman"/>
              </w:rPr>
              <w:t>al refrescarse la pantalla deberá desaparecer</w:t>
            </w:r>
            <w:r w:rsidRPr="00A04028">
              <w:rPr>
                <w:rFonts w:cs="Times New Roman"/>
              </w:rPr>
              <w:t>.</w:t>
            </w:r>
          </w:p>
        </w:tc>
      </w:tr>
      <w:tr w:rsidR="00606275" w:rsidRPr="00686C0C" w14:paraId="68DF139C" w14:textId="77777777">
        <w:tc>
          <w:tcPr>
            <w:tcW w:w="1980" w:type="dxa"/>
          </w:tcPr>
          <w:p w14:paraId="3B1E1EC6" w14:textId="77777777" w:rsidR="006A4C63" w:rsidRPr="00686C0C" w:rsidRDefault="006A4C63">
            <w:pPr>
              <w:rPr>
                <w:rFonts w:cs="Times New Roman"/>
              </w:rPr>
            </w:pPr>
            <w:r w:rsidRPr="00686C0C">
              <w:rPr>
                <w:rFonts w:cs="Times New Roman"/>
              </w:rPr>
              <w:t>Flujo Normal</w:t>
            </w:r>
          </w:p>
        </w:tc>
        <w:tc>
          <w:tcPr>
            <w:tcW w:w="6848" w:type="dxa"/>
          </w:tcPr>
          <w:p w14:paraId="56E1329D" w14:textId="77777777" w:rsidR="00EC6713" w:rsidRPr="00EC6713" w:rsidRDefault="00EC6713" w:rsidP="005D18BC">
            <w:pPr>
              <w:pStyle w:val="Prrafodelista"/>
              <w:numPr>
                <w:ilvl w:val="0"/>
                <w:numId w:val="22"/>
              </w:numPr>
              <w:spacing w:line="240" w:lineRule="auto"/>
              <w:rPr>
                <w:rFonts w:cs="Times New Roman"/>
              </w:rPr>
            </w:pPr>
            <w:r w:rsidRPr="00EC6713">
              <w:rPr>
                <w:rFonts w:cs="Times New Roman"/>
              </w:rPr>
              <w:t>El cliente accede a "Mis pedidos" y selecciona el pedido activo.</w:t>
            </w:r>
          </w:p>
          <w:p w14:paraId="185FA0AE" w14:textId="0A705BF9" w:rsidR="00EC6713" w:rsidRPr="00EC6713" w:rsidRDefault="00EC6713" w:rsidP="005D18BC">
            <w:pPr>
              <w:pStyle w:val="Prrafodelista"/>
              <w:numPr>
                <w:ilvl w:val="0"/>
                <w:numId w:val="22"/>
              </w:numPr>
              <w:spacing w:line="240" w:lineRule="auto"/>
              <w:rPr>
                <w:rFonts w:cs="Times New Roman"/>
              </w:rPr>
            </w:pPr>
            <w:r w:rsidRPr="00EC6713">
              <w:rPr>
                <w:rFonts w:cs="Times New Roman"/>
              </w:rPr>
              <w:t>El sistema muestra el detalle del pedido con el botón "Cancelar pedido" habilitado (</w:t>
            </w:r>
            <w:r w:rsidR="00281529">
              <w:rPr>
                <w:rFonts w:cs="Times New Roman"/>
              </w:rPr>
              <w:t xml:space="preserve">solamente si se encuentra en </w:t>
            </w:r>
            <w:r w:rsidRPr="00EC6713">
              <w:rPr>
                <w:rFonts w:cs="Times New Roman"/>
              </w:rPr>
              <w:t>estado Pendiente).</w:t>
            </w:r>
          </w:p>
          <w:p w14:paraId="27A3FF6A" w14:textId="77777777" w:rsidR="00EC6713" w:rsidRPr="00EC6713" w:rsidRDefault="00EC6713" w:rsidP="005D18BC">
            <w:pPr>
              <w:pStyle w:val="Prrafodelista"/>
              <w:numPr>
                <w:ilvl w:val="0"/>
                <w:numId w:val="22"/>
              </w:numPr>
              <w:spacing w:line="240" w:lineRule="auto"/>
              <w:rPr>
                <w:rFonts w:cs="Times New Roman"/>
              </w:rPr>
            </w:pPr>
            <w:r w:rsidRPr="00EC6713">
              <w:rPr>
                <w:rFonts w:cs="Times New Roman"/>
              </w:rPr>
              <w:t>El cliente selecciona "Cancelar pedido".</w:t>
            </w:r>
          </w:p>
          <w:p w14:paraId="598A54EE" w14:textId="77777777" w:rsidR="00EC6713" w:rsidRPr="00EC6713" w:rsidRDefault="00EC6713" w:rsidP="005D18BC">
            <w:pPr>
              <w:pStyle w:val="Prrafodelista"/>
              <w:numPr>
                <w:ilvl w:val="0"/>
                <w:numId w:val="22"/>
              </w:numPr>
              <w:spacing w:line="240" w:lineRule="auto"/>
              <w:rPr>
                <w:rFonts w:cs="Times New Roman"/>
              </w:rPr>
            </w:pPr>
            <w:r w:rsidRPr="00EC6713">
              <w:rPr>
                <w:rFonts w:cs="Times New Roman"/>
              </w:rPr>
              <w:t>El sistema muestra un cuadro de confirmación.</w:t>
            </w:r>
          </w:p>
          <w:p w14:paraId="2AE91CFB" w14:textId="77777777" w:rsidR="00EC6713" w:rsidRPr="00EC6713" w:rsidRDefault="00EC6713" w:rsidP="005D18BC">
            <w:pPr>
              <w:pStyle w:val="Prrafodelista"/>
              <w:numPr>
                <w:ilvl w:val="0"/>
                <w:numId w:val="22"/>
              </w:numPr>
              <w:spacing w:line="240" w:lineRule="auto"/>
              <w:rPr>
                <w:rFonts w:cs="Times New Roman"/>
              </w:rPr>
            </w:pPr>
            <w:r w:rsidRPr="00EC6713">
              <w:rPr>
                <w:rFonts w:cs="Times New Roman"/>
              </w:rPr>
              <w:t>El cliente confirma la cancelación.</w:t>
            </w:r>
          </w:p>
          <w:p w14:paraId="4C099FF3" w14:textId="77777777" w:rsidR="00EC6713" w:rsidRPr="00EC6713" w:rsidRDefault="00EC6713" w:rsidP="005D18BC">
            <w:pPr>
              <w:pStyle w:val="Prrafodelista"/>
              <w:numPr>
                <w:ilvl w:val="0"/>
                <w:numId w:val="22"/>
              </w:numPr>
              <w:spacing w:line="240" w:lineRule="auto"/>
              <w:rPr>
                <w:rFonts w:cs="Times New Roman"/>
              </w:rPr>
            </w:pPr>
            <w:r w:rsidRPr="00EC6713">
              <w:rPr>
                <w:rFonts w:cs="Times New Roman"/>
              </w:rPr>
              <w:t>El sistema valida que el estado del pedido siga siendo cancelable. (RN-005)</w:t>
            </w:r>
          </w:p>
          <w:p w14:paraId="284A1428" w14:textId="6CD95FD8" w:rsidR="00EC6713" w:rsidRPr="00EC6713" w:rsidRDefault="00EC6713" w:rsidP="005D18BC">
            <w:pPr>
              <w:pStyle w:val="Prrafodelista"/>
              <w:numPr>
                <w:ilvl w:val="0"/>
                <w:numId w:val="22"/>
              </w:numPr>
              <w:spacing w:line="240" w:lineRule="auto"/>
              <w:rPr>
                <w:rFonts w:cs="Times New Roman"/>
              </w:rPr>
            </w:pPr>
            <w:r w:rsidRPr="00EC6713">
              <w:rPr>
                <w:rFonts w:cs="Times New Roman"/>
              </w:rPr>
              <w:t>El sistema actualiza el estado del pedido a "Cancelado</w:t>
            </w:r>
            <w:r w:rsidR="00AE3DDA">
              <w:rPr>
                <w:rFonts w:cs="Times New Roman"/>
              </w:rPr>
              <w:t>”.</w:t>
            </w:r>
          </w:p>
          <w:p w14:paraId="3CF40511" w14:textId="5589B11C" w:rsidR="00EC6713" w:rsidRPr="00EC6713" w:rsidRDefault="00EC6713" w:rsidP="005D18BC">
            <w:pPr>
              <w:pStyle w:val="Prrafodelista"/>
              <w:numPr>
                <w:ilvl w:val="0"/>
                <w:numId w:val="22"/>
              </w:numPr>
              <w:spacing w:line="240" w:lineRule="auto"/>
              <w:rPr>
                <w:rFonts w:cs="Times New Roman"/>
              </w:rPr>
            </w:pPr>
            <w:r w:rsidRPr="00EC6713">
              <w:rPr>
                <w:rFonts w:cs="Times New Roman"/>
              </w:rPr>
              <w:t xml:space="preserve">El sistema </w:t>
            </w:r>
            <w:r w:rsidR="0084754F">
              <w:rPr>
                <w:rFonts w:cs="Times New Roman"/>
              </w:rPr>
              <w:t>borra de los pedidos solicitados este mismo.</w:t>
            </w:r>
          </w:p>
          <w:p w14:paraId="78C75277" w14:textId="77777777" w:rsidR="00EC6713" w:rsidRPr="00EC6713" w:rsidRDefault="00EC6713" w:rsidP="005D18BC">
            <w:pPr>
              <w:pStyle w:val="Prrafodelista"/>
              <w:numPr>
                <w:ilvl w:val="0"/>
                <w:numId w:val="22"/>
              </w:numPr>
              <w:spacing w:line="240" w:lineRule="auto"/>
              <w:rPr>
                <w:rFonts w:cs="Times New Roman"/>
              </w:rPr>
            </w:pPr>
            <w:r w:rsidRPr="00EC6713">
              <w:rPr>
                <w:rFonts w:cs="Times New Roman"/>
              </w:rPr>
              <w:t>El sistema muestra al cliente un mensaje de confirmación de cancelación.</w:t>
            </w:r>
          </w:p>
          <w:p w14:paraId="6C8FEF5F" w14:textId="11B3928C" w:rsidR="006A4C63" w:rsidRPr="00686C0C" w:rsidRDefault="00EC6713" w:rsidP="005D18BC">
            <w:pPr>
              <w:pStyle w:val="Prrafodelista"/>
              <w:numPr>
                <w:ilvl w:val="0"/>
                <w:numId w:val="22"/>
              </w:numPr>
              <w:spacing w:line="240" w:lineRule="auto"/>
              <w:rPr>
                <w:rFonts w:cs="Times New Roman"/>
              </w:rPr>
            </w:pPr>
            <w:r w:rsidRPr="00EC6713">
              <w:rPr>
                <w:rFonts w:cs="Times New Roman"/>
              </w:rPr>
              <w:t>Finaliza el caso de uso.</w:t>
            </w:r>
          </w:p>
        </w:tc>
      </w:tr>
      <w:tr w:rsidR="00606275" w:rsidRPr="00686C0C" w14:paraId="427729BA" w14:textId="77777777">
        <w:tc>
          <w:tcPr>
            <w:tcW w:w="1980" w:type="dxa"/>
          </w:tcPr>
          <w:p w14:paraId="51002A80" w14:textId="77777777" w:rsidR="006A4C63" w:rsidRPr="00686C0C" w:rsidRDefault="006A4C63">
            <w:pPr>
              <w:rPr>
                <w:rFonts w:cs="Times New Roman"/>
              </w:rPr>
            </w:pPr>
            <w:r w:rsidRPr="00686C0C">
              <w:rPr>
                <w:rFonts w:cs="Times New Roman"/>
              </w:rPr>
              <w:t>Flujos Alternativos</w:t>
            </w:r>
          </w:p>
        </w:tc>
        <w:tc>
          <w:tcPr>
            <w:tcW w:w="6848" w:type="dxa"/>
          </w:tcPr>
          <w:p w14:paraId="0E6B60BF" w14:textId="74FB12F9" w:rsidR="006A4C63" w:rsidRPr="00686C0C" w:rsidRDefault="006A4C63">
            <w:pPr>
              <w:rPr>
                <w:rFonts w:cs="Times New Roman"/>
              </w:rPr>
            </w:pPr>
            <w:r w:rsidRPr="00686C0C">
              <w:rPr>
                <w:rFonts w:cs="Times New Roman"/>
              </w:rPr>
              <w:t xml:space="preserve">S1: </w:t>
            </w:r>
            <w:r w:rsidR="00B86F19" w:rsidRPr="00B86F19">
              <w:rPr>
                <w:rFonts w:cs="Times New Roman"/>
              </w:rPr>
              <w:t>El pedido cambió a estado "</w:t>
            </w:r>
            <w:r w:rsidR="0084754F">
              <w:rPr>
                <w:rFonts w:cs="Times New Roman"/>
              </w:rPr>
              <w:t>Asignado</w:t>
            </w:r>
            <w:r w:rsidR="00B86F19" w:rsidRPr="00B86F19">
              <w:rPr>
                <w:rFonts w:cs="Times New Roman"/>
              </w:rPr>
              <w:t>"</w:t>
            </w:r>
            <w:r w:rsidR="0084754F">
              <w:rPr>
                <w:rFonts w:cs="Times New Roman"/>
              </w:rPr>
              <w:t xml:space="preserve"> o “</w:t>
            </w:r>
            <w:r w:rsidR="00B86F19" w:rsidRPr="00B86F19">
              <w:rPr>
                <w:rFonts w:cs="Times New Roman"/>
              </w:rPr>
              <w:t>En camino</w:t>
            </w:r>
            <w:r w:rsidR="0084754F">
              <w:rPr>
                <w:rFonts w:cs="Times New Roman"/>
              </w:rPr>
              <w:t>”</w:t>
            </w:r>
            <w:r w:rsidR="00B86F19" w:rsidRPr="00B86F19">
              <w:rPr>
                <w:rFonts w:cs="Times New Roman"/>
              </w:rPr>
              <w:t xml:space="preserve"> antes de confirmar la cancelación.</w:t>
            </w:r>
          </w:p>
          <w:p w14:paraId="0A0FD29B" w14:textId="77777777" w:rsidR="00F20025" w:rsidRPr="00F20025" w:rsidRDefault="00F20025" w:rsidP="005D18BC">
            <w:pPr>
              <w:pStyle w:val="Prrafodelista"/>
              <w:numPr>
                <w:ilvl w:val="0"/>
                <w:numId w:val="9"/>
              </w:numPr>
              <w:spacing w:line="240" w:lineRule="auto"/>
              <w:rPr>
                <w:rFonts w:cs="Times New Roman"/>
              </w:rPr>
            </w:pPr>
            <w:r w:rsidRPr="00F20025">
              <w:rPr>
                <w:rFonts w:cs="Times New Roman"/>
              </w:rPr>
              <w:t>S1.1 El sistema detecta que el estado ya no es cancelable.</w:t>
            </w:r>
          </w:p>
          <w:p w14:paraId="1C0F2CD9" w14:textId="1FF62920" w:rsidR="00F20025" w:rsidRPr="00F20025" w:rsidRDefault="00F20025" w:rsidP="005D18BC">
            <w:pPr>
              <w:pStyle w:val="Prrafodelista"/>
              <w:numPr>
                <w:ilvl w:val="0"/>
                <w:numId w:val="9"/>
              </w:numPr>
              <w:spacing w:line="240" w:lineRule="auto"/>
              <w:rPr>
                <w:rFonts w:cs="Times New Roman"/>
              </w:rPr>
            </w:pPr>
            <w:r w:rsidRPr="00F20025">
              <w:rPr>
                <w:rFonts w:cs="Times New Roman"/>
              </w:rPr>
              <w:t>S1.2 El sistema oculta el botón y muestra un mensaje indicando que el pedido ya no puede cancelarse.</w:t>
            </w:r>
          </w:p>
          <w:p w14:paraId="541AD37D" w14:textId="43E43462" w:rsidR="006A4C63" w:rsidRDefault="00F20025" w:rsidP="00F20025">
            <w:pPr>
              <w:spacing w:line="240" w:lineRule="auto"/>
              <w:ind w:left="360"/>
              <w:rPr>
                <w:rFonts w:cs="Times New Roman"/>
              </w:rPr>
            </w:pPr>
            <w:r w:rsidRPr="00F20025">
              <w:rPr>
                <w:rFonts w:cs="Times New Roman"/>
              </w:rPr>
              <w:t>Finaliza el caso de uso.</w:t>
            </w:r>
          </w:p>
          <w:p w14:paraId="243053EE" w14:textId="6C93C08E" w:rsidR="006A4C63" w:rsidRPr="00686C0C" w:rsidRDefault="006A4C63">
            <w:pPr>
              <w:rPr>
                <w:rFonts w:cs="Times New Roman"/>
              </w:rPr>
            </w:pPr>
            <w:r w:rsidRPr="00686C0C">
              <w:rPr>
                <w:rFonts w:cs="Times New Roman"/>
              </w:rPr>
              <w:t>S</w:t>
            </w:r>
            <w:r>
              <w:rPr>
                <w:rFonts w:cs="Times New Roman"/>
              </w:rPr>
              <w:t>2</w:t>
            </w:r>
            <w:r w:rsidRPr="00686C0C">
              <w:rPr>
                <w:rFonts w:cs="Times New Roman"/>
              </w:rPr>
              <w:t xml:space="preserve">: </w:t>
            </w:r>
            <w:r w:rsidR="001F52AD" w:rsidRPr="001F52AD">
              <w:rPr>
                <w:rFonts w:cs="Times New Roman"/>
              </w:rPr>
              <w:t>El cliente cancela el cuadro de confirmación.</w:t>
            </w:r>
          </w:p>
          <w:p w14:paraId="3618870E" w14:textId="77777777" w:rsidR="00394C09" w:rsidRPr="00394C09" w:rsidRDefault="00394C09" w:rsidP="005D18BC">
            <w:pPr>
              <w:pStyle w:val="Prrafodelista"/>
              <w:numPr>
                <w:ilvl w:val="0"/>
                <w:numId w:val="9"/>
              </w:numPr>
              <w:spacing w:line="240" w:lineRule="auto"/>
              <w:rPr>
                <w:rFonts w:cs="Times New Roman"/>
              </w:rPr>
            </w:pPr>
            <w:r w:rsidRPr="00394C09">
              <w:rPr>
                <w:rFonts w:cs="Times New Roman"/>
              </w:rPr>
              <w:t>S2.1 El sistema cierra el cuadro sin realizar cambios.</w:t>
            </w:r>
          </w:p>
          <w:p w14:paraId="6601FF59" w14:textId="531FFA63" w:rsidR="00394C09" w:rsidRPr="00394C09" w:rsidRDefault="00394C09" w:rsidP="005D18BC">
            <w:pPr>
              <w:pStyle w:val="Prrafodelista"/>
              <w:numPr>
                <w:ilvl w:val="0"/>
                <w:numId w:val="9"/>
              </w:numPr>
              <w:spacing w:line="240" w:lineRule="auto"/>
              <w:rPr>
                <w:rFonts w:cs="Times New Roman"/>
              </w:rPr>
            </w:pPr>
            <w:r w:rsidRPr="00394C09">
              <w:rPr>
                <w:rFonts w:cs="Times New Roman"/>
              </w:rPr>
              <w:t>S2.2 El pedido permanece en su estado original.</w:t>
            </w:r>
          </w:p>
          <w:p w14:paraId="23A66B82" w14:textId="7A4EFDB6" w:rsidR="006A4C63" w:rsidRPr="005570A6" w:rsidRDefault="00394C09" w:rsidP="00394C09">
            <w:pPr>
              <w:ind w:left="360"/>
              <w:rPr>
                <w:rFonts w:cs="Times New Roman"/>
              </w:rPr>
            </w:pPr>
            <w:r w:rsidRPr="00394C09">
              <w:rPr>
                <w:rFonts w:cs="Times New Roman"/>
              </w:rPr>
              <w:t>Finaliza el caso de uso.</w:t>
            </w:r>
          </w:p>
        </w:tc>
      </w:tr>
      <w:tr w:rsidR="00606275" w:rsidRPr="00686C0C" w14:paraId="0BA7FD8C" w14:textId="77777777">
        <w:tc>
          <w:tcPr>
            <w:tcW w:w="1980" w:type="dxa"/>
          </w:tcPr>
          <w:p w14:paraId="708893B1" w14:textId="77777777" w:rsidR="006A4C63" w:rsidRPr="00686C0C" w:rsidRDefault="006A4C63">
            <w:pPr>
              <w:rPr>
                <w:rFonts w:cs="Times New Roman"/>
              </w:rPr>
            </w:pPr>
            <w:r w:rsidRPr="00686C0C">
              <w:rPr>
                <w:rFonts w:cs="Times New Roman"/>
              </w:rPr>
              <w:t>Excepciones</w:t>
            </w:r>
          </w:p>
        </w:tc>
        <w:tc>
          <w:tcPr>
            <w:tcW w:w="6848" w:type="dxa"/>
          </w:tcPr>
          <w:p w14:paraId="4296E64F" w14:textId="7B0AD061" w:rsidR="006A4C63" w:rsidRPr="00672BE8" w:rsidRDefault="006A4C63">
            <w:pPr>
              <w:rPr>
                <w:rFonts w:cs="Times New Roman"/>
              </w:rPr>
            </w:pPr>
            <w:r w:rsidRPr="00672BE8">
              <w:rPr>
                <w:rFonts w:cs="Times New Roman"/>
              </w:rPr>
              <w:t xml:space="preserve">E1: </w:t>
            </w:r>
            <w:r w:rsidR="00D7003D" w:rsidRPr="00D7003D">
              <w:rPr>
                <w:rFonts w:cs="Times New Roman"/>
              </w:rPr>
              <w:t>Error al actualizar el estado en la base de datos.</w:t>
            </w:r>
          </w:p>
          <w:p w14:paraId="2DE523D5" w14:textId="77777777" w:rsidR="00887C16" w:rsidRPr="00887C16" w:rsidRDefault="00887C16" w:rsidP="005D18BC">
            <w:pPr>
              <w:pStyle w:val="Prrafodelista"/>
              <w:numPr>
                <w:ilvl w:val="0"/>
                <w:numId w:val="10"/>
              </w:numPr>
              <w:rPr>
                <w:rFonts w:cs="Times New Roman"/>
              </w:rPr>
            </w:pPr>
            <w:r w:rsidRPr="00887C16">
              <w:rPr>
                <w:rFonts w:cs="Times New Roman"/>
              </w:rPr>
              <w:t>E1.1 El sistema muestra un mensaje de error.</w:t>
            </w:r>
          </w:p>
          <w:p w14:paraId="69876E86" w14:textId="5A624501" w:rsidR="006A4C63" w:rsidRPr="00383018" w:rsidRDefault="00887C16" w:rsidP="005D18BC">
            <w:pPr>
              <w:numPr>
                <w:ilvl w:val="0"/>
                <w:numId w:val="10"/>
              </w:numPr>
              <w:spacing w:line="240" w:lineRule="auto"/>
              <w:rPr>
                <w:rFonts w:cs="Times New Roman"/>
              </w:rPr>
            </w:pPr>
            <w:r w:rsidRPr="00887C16">
              <w:rPr>
                <w:rFonts w:cs="Times New Roman"/>
              </w:rPr>
              <w:lastRenderedPageBreak/>
              <w:t>E1.2 El sistema invita al usuario a reintentar. Regresa al paso 6.</w:t>
            </w:r>
          </w:p>
        </w:tc>
      </w:tr>
      <w:tr w:rsidR="00606275" w:rsidRPr="00686C0C" w14:paraId="1E2C3DED" w14:textId="77777777">
        <w:tc>
          <w:tcPr>
            <w:tcW w:w="1980" w:type="dxa"/>
          </w:tcPr>
          <w:p w14:paraId="46B6A8CB" w14:textId="77777777" w:rsidR="006A4C63" w:rsidRPr="00686C0C" w:rsidRDefault="006A4C63">
            <w:pPr>
              <w:rPr>
                <w:rFonts w:cs="Times New Roman"/>
              </w:rPr>
            </w:pPr>
            <w:r w:rsidRPr="00686C0C">
              <w:rPr>
                <w:rFonts w:cs="Times New Roman"/>
              </w:rPr>
              <w:lastRenderedPageBreak/>
              <w:t>Prioridad</w:t>
            </w:r>
          </w:p>
        </w:tc>
        <w:tc>
          <w:tcPr>
            <w:tcW w:w="6848" w:type="dxa"/>
          </w:tcPr>
          <w:p w14:paraId="687651C7" w14:textId="77777777" w:rsidR="006A4C63" w:rsidRPr="00686C0C" w:rsidRDefault="006A4C63">
            <w:pPr>
              <w:rPr>
                <w:rFonts w:cs="Times New Roman"/>
              </w:rPr>
            </w:pPr>
            <w:r>
              <w:rPr>
                <w:rFonts w:cs="Times New Roman"/>
              </w:rPr>
              <w:t>Alta</w:t>
            </w:r>
            <w:r w:rsidRPr="00686C0C">
              <w:rPr>
                <w:rFonts w:cs="Times New Roman"/>
              </w:rPr>
              <w:t xml:space="preserve"> </w:t>
            </w:r>
          </w:p>
        </w:tc>
      </w:tr>
      <w:tr w:rsidR="00606275" w:rsidRPr="00686C0C" w14:paraId="03101CD4" w14:textId="77777777">
        <w:tc>
          <w:tcPr>
            <w:tcW w:w="1980" w:type="dxa"/>
          </w:tcPr>
          <w:p w14:paraId="22505F87" w14:textId="77777777" w:rsidR="006A4C63" w:rsidRPr="00686C0C" w:rsidRDefault="006A4C63">
            <w:pPr>
              <w:rPr>
                <w:rFonts w:cs="Times New Roman"/>
              </w:rPr>
            </w:pPr>
            <w:r w:rsidRPr="00686C0C">
              <w:rPr>
                <w:rFonts w:cs="Times New Roman"/>
              </w:rPr>
              <w:t>Frecuencia de uso</w:t>
            </w:r>
          </w:p>
        </w:tc>
        <w:tc>
          <w:tcPr>
            <w:tcW w:w="6848" w:type="dxa"/>
          </w:tcPr>
          <w:p w14:paraId="006D7AE4" w14:textId="51BC14FE" w:rsidR="006A4C63" w:rsidRPr="00686C0C" w:rsidRDefault="00887C16">
            <w:pPr>
              <w:rPr>
                <w:rFonts w:cs="Times New Roman"/>
              </w:rPr>
            </w:pPr>
            <w:r>
              <w:rPr>
                <w:rFonts w:cs="Times New Roman"/>
              </w:rPr>
              <w:t>Media</w:t>
            </w:r>
          </w:p>
        </w:tc>
      </w:tr>
      <w:tr w:rsidR="00606275" w:rsidRPr="00686C0C" w14:paraId="2BBCCD8D" w14:textId="77777777">
        <w:tc>
          <w:tcPr>
            <w:tcW w:w="1980" w:type="dxa"/>
          </w:tcPr>
          <w:p w14:paraId="1C2E93A3" w14:textId="77777777" w:rsidR="006A4C63" w:rsidRPr="00686C0C" w:rsidRDefault="006A4C63">
            <w:pPr>
              <w:rPr>
                <w:rFonts w:cs="Times New Roman"/>
              </w:rPr>
            </w:pPr>
            <w:r w:rsidRPr="00686C0C">
              <w:rPr>
                <w:rFonts w:cs="Times New Roman"/>
              </w:rPr>
              <w:t>Requerimientos especiales</w:t>
            </w:r>
          </w:p>
        </w:tc>
        <w:tc>
          <w:tcPr>
            <w:tcW w:w="6848" w:type="dxa"/>
          </w:tcPr>
          <w:p w14:paraId="41E2900B" w14:textId="24DE6DFA" w:rsidR="006A4C63" w:rsidRPr="00686C0C" w:rsidRDefault="00BF23E4">
            <w:pPr>
              <w:rPr>
                <w:rFonts w:cs="Times New Roman"/>
              </w:rPr>
            </w:pPr>
            <w:r w:rsidRPr="00BF23E4">
              <w:rPr>
                <w:rFonts w:cs="Times New Roman"/>
              </w:rPr>
              <w:t xml:space="preserve">El botón debe ocultarse automáticamente cuando el estado del pedido cambia </w:t>
            </w:r>
            <w:r w:rsidR="00E76EBA">
              <w:rPr>
                <w:rFonts w:cs="Times New Roman"/>
              </w:rPr>
              <w:t>de</w:t>
            </w:r>
            <w:r w:rsidRPr="00BF23E4">
              <w:rPr>
                <w:rFonts w:cs="Times New Roman"/>
              </w:rPr>
              <w:t xml:space="preserve"> "</w:t>
            </w:r>
            <w:r w:rsidR="00E76EBA">
              <w:rPr>
                <w:rFonts w:cs="Times New Roman"/>
              </w:rPr>
              <w:t>Pendiente</w:t>
            </w:r>
            <w:r w:rsidRPr="00BF23E4">
              <w:rPr>
                <w:rFonts w:cs="Times New Roman"/>
              </w:rPr>
              <w:t>".</w:t>
            </w:r>
          </w:p>
        </w:tc>
      </w:tr>
      <w:tr w:rsidR="00276582" w:rsidRPr="00686C0C" w14:paraId="13A39CE9" w14:textId="77777777">
        <w:tc>
          <w:tcPr>
            <w:tcW w:w="1980" w:type="dxa"/>
          </w:tcPr>
          <w:p w14:paraId="4AA8B5E0" w14:textId="57E1BE73" w:rsidR="002F45EA" w:rsidRPr="00686C0C" w:rsidRDefault="003C422C">
            <w:pPr>
              <w:rPr>
                <w:rFonts w:cs="Times New Roman"/>
              </w:rPr>
            </w:pPr>
            <w:r>
              <w:rPr>
                <w:rFonts w:cs="Times New Roman"/>
              </w:rPr>
              <w:t>Datos de entrada</w:t>
            </w:r>
          </w:p>
        </w:tc>
        <w:tc>
          <w:tcPr>
            <w:tcW w:w="6848" w:type="dxa"/>
          </w:tcPr>
          <w:p w14:paraId="4043211A" w14:textId="77777777" w:rsidR="001D04C4" w:rsidRPr="001D04C4" w:rsidRDefault="001D04C4" w:rsidP="005D18BC">
            <w:pPr>
              <w:pStyle w:val="Prrafodelista"/>
              <w:numPr>
                <w:ilvl w:val="0"/>
                <w:numId w:val="63"/>
              </w:numPr>
              <w:rPr>
                <w:rFonts w:cs="Times New Roman"/>
              </w:rPr>
            </w:pPr>
            <w:r w:rsidRPr="001D04C4">
              <w:rPr>
                <w:rFonts w:cs="Times New Roman"/>
              </w:rPr>
              <w:t>Identificador del pedido a cancelar.</w:t>
            </w:r>
          </w:p>
          <w:p w14:paraId="45561D02" w14:textId="4F2F2C37" w:rsidR="002F45EA" w:rsidRPr="000E07FF" w:rsidRDefault="001D04C4" w:rsidP="005D18BC">
            <w:pPr>
              <w:pStyle w:val="Prrafodelista"/>
              <w:numPr>
                <w:ilvl w:val="0"/>
                <w:numId w:val="63"/>
              </w:numPr>
              <w:rPr>
                <w:rFonts w:cs="Times New Roman"/>
              </w:rPr>
            </w:pPr>
            <w:r w:rsidRPr="001D04C4">
              <w:rPr>
                <w:rFonts w:cs="Times New Roman"/>
              </w:rPr>
              <w:t>Confirmación del cliente.</w:t>
            </w:r>
          </w:p>
        </w:tc>
      </w:tr>
      <w:tr w:rsidR="00276582" w:rsidRPr="00686C0C" w14:paraId="7AEAE689" w14:textId="77777777">
        <w:tc>
          <w:tcPr>
            <w:tcW w:w="1980" w:type="dxa"/>
          </w:tcPr>
          <w:p w14:paraId="64D1EEF1" w14:textId="5704828A" w:rsidR="002F45EA" w:rsidRPr="00686C0C" w:rsidRDefault="003C422C">
            <w:pPr>
              <w:rPr>
                <w:rFonts w:cs="Times New Roman"/>
              </w:rPr>
            </w:pPr>
            <w:r>
              <w:rPr>
                <w:rFonts w:cs="Times New Roman"/>
              </w:rPr>
              <w:t>Datos de salida</w:t>
            </w:r>
          </w:p>
        </w:tc>
        <w:tc>
          <w:tcPr>
            <w:tcW w:w="6848" w:type="dxa"/>
          </w:tcPr>
          <w:p w14:paraId="64C88032" w14:textId="2090624C" w:rsidR="002F45EA" w:rsidRPr="00021441" w:rsidRDefault="00021441" w:rsidP="005D18BC">
            <w:pPr>
              <w:pStyle w:val="Prrafodelista"/>
              <w:numPr>
                <w:ilvl w:val="0"/>
                <w:numId w:val="64"/>
              </w:numPr>
              <w:rPr>
                <w:rFonts w:cs="Times New Roman"/>
              </w:rPr>
            </w:pPr>
            <w:r w:rsidRPr="00021441">
              <w:rPr>
                <w:rFonts w:cs="Times New Roman"/>
              </w:rPr>
              <w:t xml:space="preserve">Pedido actualizado a estado “Cancelado” con </w:t>
            </w:r>
            <w:proofErr w:type="spellStart"/>
            <w:r w:rsidRPr="00021441">
              <w:rPr>
                <w:rFonts w:cs="Times New Roman"/>
              </w:rPr>
              <w:t>timestamp</w:t>
            </w:r>
            <w:proofErr w:type="spellEnd"/>
            <w:r w:rsidRPr="00021441">
              <w:rPr>
                <w:rFonts w:cs="Times New Roman"/>
              </w:rPr>
              <w:t>.</w:t>
            </w:r>
          </w:p>
        </w:tc>
      </w:tr>
      <w:tr w:rsidR="00606275" w:rsidRPr="00686C0C" w14:paraId="1B2A218B" w14:textId="77777777">
        <w:tc>
          <w:tcPr>
            <w:tcW w:w="1980" w:type="dxa"/>
          </w:tcPr>
          <w:p w14:paraId="05266A66" w14:textId="77777777" w:rsidR="006A4C63" w:rsidRPr="00686C0C" w:rsidRDefault="006A4C63">
            <w:pPr>
              <w:rPr>
                <w:rFonts w:cs="Times New Roman"/>
              </w:rPr>
            </w:pPr>
            <w:r w:rsidRPr="00686C0C">
              <w:rPr>
                <w:rFonts w:cs="Times New Roman"/>
              </w:rPr>
              <w:t>Suposiciones</w:t>
            </w:r>
          </w:p>
        </w:tc>
        <w:tc>
          <w:tcPr>
            <w:tcW w:w="6848" w:type="dxa"/>
          </w:tcPr>
          <w:p w14:paraId="2DCC8C2B" w14:textId="67691CBB" w:rsidR="006A4C63" w:rsidRPr="00686C0C" w:rsidRDefault="00082F32">
            <w:pPr>
              <w:rPr>
                <w:rFonts w:cs="Times New Roman"/>
              </w:rPr>
            </w:pPr>
            <w:r w:rsidRPr="00082F32">
              <w:rPr>
                <w:rFonts w:cs="Times New Roman"/>
              </w:rPr>
              <w:t>El cliente tiene acceso a Internet al momento de cancelar</w:t>
            </w:r>
          </w:p>
        </w:tc>
      </w:tr>
      <w:tr w:rsidR="00606275" w:rsidRPr="00686C0C" w14:paraId="568970E3" w14:textId="77777777">
        <w:trPr>
          <w:trHeight w:val="404"/>
        </w:trPr>
        <w:tc>
          <w:tcPr>
            <w:tcW w:w="1980" w:type="dxa"/>
          </w:tcPr>
          <w:p w14:paraId="3A5595C2" w14:textId="77777777" w:rsidR="006A4C63" w:rsidRPr="00686C0C" w:rsidRDefault="006A4C63">
            <w:pPr>
              <w:rPr>
                <w:rFonts w:cs="Times New Roman"/>
              </w:rPr>
            </w:pPr>
            <w:r w:rsidRPr="00686C0C">
              <w:rPr>
                <w:rFonts w:cs="Times New Roman"/>
              </w:rPr>
              <w:t>Notas y preguntas</w:t>
            </w:r>
          </w:p>
        </w:tc>
        <w:tc>
          <w:tcPr>
            <w:tcW w:w="6848" w:type="dxa"/>
          </w:tcPr>
          <w:p w14:paraId="005EF92A" w14:textId="235094CA" w:rsidR="006A4C63" w:rsidRPr="00686C0C" w:rsidRDefault="00BD60F4">
            <w:pPr>
              <w:rPr>
                <w:rFonts w:cs="Times New Roman"/>
                <w:highlight w:val="yellow"/>
              </w:rPr>
            </w:pPr>
            <w:r w:rsidRPr="00BD60F4">
              <w:rPr>
                <w:rFonts w:cs="Times New Roman"/>
              </w:rPr>
              <w:t>El sistema debe manejar la condición de carrera donde el estado puede cambiar entre que el cliente selecciona cancelar y confirma la acción.</w:t>
            </w:r>
          </w:p>
        </w:tc>
      </w:tr>
    </w:tbl>
    <w:p w14:paraId="71BC89E2" w14:textId="77777777" w:rsidR="006A4C63" w:rsidRDefault="006A4C63" w:rsidP="00C1046B">
      <w:pPr>
        <w:jc w:val="left"/>
      </w:pPr>
    </w:p>
    <w:p w14:paraId="37508EDB" w14:textId="77777777" w:rsidR="00CB4142" w:rsidRDefault="00CB4142">
      <w:pPr>
        <w:spacing w:line="259" w:lineRule="auto"/>
        <w:jc w:val="left"/>
      </w:pPr>
      <w:r>
        <w:br w:type="page"/>
      </w:r>
    </w:p>
    <w:p w14:paraId="44EE98E4" w14:textId="50A82A26" w:rsidR="00C1046B" w:rsidRDefault="00C1046B" w:rsidP="00C1046B">
      <w:pPr>
        <w:jc w:val="left"/>
      </w:pPr>
      <w:r>
        <w:lastRenderedPageBreak/>
        <w:t>CU – 00</w:t>
      </w:r>
      <w:r w:rsidR="0007421A">
        <w:t>6</w:t>
      </w:r>
      <w:r>
        <w:t xml:space="preserve">: </w:t>
      </w:r>
      <w:r w:rsidR="00656B9A">
        <w:t>Rastrear pedido en mapa</w:t>
      </w:r>
    </w:p>
    <w:tbl>
      <w:tblPr>
        <w:tblStyle w:val="Tablaconcuadrcula"/>
        <w:tblW w:w="0" w:type="auto"/>
        <w:tblLook w:val="04A0" w:firstRow="1" w:lastRow="0" w:firstColumn="1" w:lastColumn="0" w:noHBand="0" w:noVBand="1"/>
      </w:tblPr>
      <w:tblGrid>
        <w:gridCol w:w="1980"/>
        <w:gridCol w:w="6848"/>
      </w:tblGrid>
      <w:tr w:rsidR="00606275" w:rsidRPr="00686C0C" w14:paraId="51BFED90" w14:textId="77777777">
        <w:tc>
          <w:tcPr>
            <w:tcW w:w="1980" w:type="dxa"/>
          </w:tcPr>
          <w:p w14:paraId="106C37BA" w14:textId="77777777" w:rsidR="00C1046B" w:rsidRPr="00686C0C" w:rsidRDefault="00C1046B">
            <w:pPr>
              <w:rPr>
                <w:rFonts w:cs="Times New Roman"/>
                <w:b/>
                <w:bCs/>
              </w:rPr>
            </w:pPr>
            <w:r w:rsidRPr="00686C0C">
              <w:rPr>
                <w:rFonts w:cs="Times New Roman"/>
                <w:b/>
                <w:bCs/>
              </w:rPr>
              <w:t>Nombre</w:t>
            </w:r>
          </w:p>
        </w:tc>
        <w:tc>
          <w:tcPr>
            <w:tcW w:w="6848" w:type="dxa"/>
          </w:tcPr>
          <w:p w14:paraId="22A291CB" w14:textId="11E2C34C" w:rsidR="00C1046B" w:rsidRPr="006A4AEE" w:rsidRDefault="00656B9A">
            <w:pPr>
              <w:rPr>
                <w:rFonts w:cs="Times New Roman"/>
                <w:b/>
                <w:bCs/>
              </w:rPr>
            </w:pPr>
            <w:r>
              <w:rPr>
                <w:rFonts w:cs="Times New Roman"/>
                <w:b/>
                <w:bCs/>
              </w:rPr>
              <w:t>Rastrear pedido en mapa</w:t>
            </w:r>
          </w:p>
        </w:tc>
      </w:tr>
      <w:tr w:rsidR="00606275" w:rsidRPr="00686C0C" w14:paraId="011B2AF3" w14:textId="77777777">
        <w:tc>
          <w:tcPr>
            <w:tcW w:w="1980" w:type="dxa"/>
          </w:tcPr>
          <w:p w14:paraId="4B099ED4" w14:textId="77777777" w:rsidR="00C1046B" w:rsidRPr="00686C0C" w:rsidRDefault="00C1046B">
            <w:pPr>
              <w:rPr>
                <w:rFonts w:cs="Times New Roman"/>
              </w:rPr>
            </w:pPr>
            <w:r w:rsidRPr="00686C0C">
              <w:rPr>
                <w:rFonts w:cs="Times New Roman"/>
              </w:rPr>
              <w:t>Actores</w:t>
            </w:r>
          </w:p>
        </w:tc>
        <w:tc>
          <w:tcPr>
            <w:tcW w:w="6848" w:type="dxa"/>
          </w:tcPr>
          <w:p w14:paraId="4B1F0BF9" w14:textId="77777777" w:rsidR="00C1046B" w:rsidRPr="00686C0C" w:rsidRDefault="00C1046B">
            <w:pPr>
              <w:rPr>
                <w:rFonts w:cs="Times New Roman"/>
              </w:rPr>
            </w:pPr>
            <w:r w:rsidRPr="00686C0C">
              <w:rPr>
                <w:rFonts w:cs="Times New Roman"/>
              </w:rPr>
              <w:t>C</w:t>
            </w:r>
            <w:r>
              <w:rPr>
                <w:rFonts w:cs="Times New Roman"/>
              </w:rPr>
              <w:t>liente</w:t>
            </w:r>
          </w:p>
        </w:tc>
      </w:tr>
      <w:tr w:rsidR="00606275" w:rsidRPr="00686C0C" w14:paraId="762B5A0B" w14:textId="77777777">
        <w:tc>
          <w:tcPr>
            <w:tcW w:w="1980" w:type="dxa"/>
          </w:tcPr>
          <w:p w14:paraId="0A4B5771" w14:textId="77777777" w:rsidR="00C1046B" w:rsidRPr="00686C0C" w:rsidRDefault="00C1046B">
            <w:pPr>
              <w:rPr>
                <w:rFonts w:cs="Times New Roman"/>
              </w:rPr>
            </w:pPr>
            <w:r w:rsidRPr="00686C0C">
              <w:rPr>
                <w:rFonts w:cs="Times New Roman"/>
              </w:rPr>
              <w:t>Descripción</w:t>
            </w:r>
          </w:p>
        </w:tc>
        <w:tc>
          <w:tcPr>
            <w:tcW w:w="6848" w:type="dxa"/>
          </w:tcPr>
          <w:p w14:paraId="07662F25" w14:textId="1B8372D8" w:rsidR="00C1046B" w:rsidRPr="00686C0C" w:rsidRDefault="0075546A">
            <w:pPr>
              <w:spacing w:line="240" w:lineRule="auto"/>
              <w:rPr>
                <w:rFonts w:cs="Times New Roman"/>
              </w:rPr>
            </w:pPr>
            <w:r w:rsidRPr="0075546A">
              <w:rPr>
                <w:rFonts w:cs="Times New Roman"/>
              </w:rPr>
              <w:t>El cliente puede visualizar la ubicación actual del repartidor sobre un mapa interactivo, así como el estado actual de su pedido mediante indicadores visuales (colores e íconos). Solo se visualizan los datos asociados al ID del cliente autenticado</w:t>
            </w:r>
            <w:r w:rsidR="00C1046B" w:rsidRPr="005B2F67">
              <w:rPr>
                <w:rFonts w:cs="Times New Roman"/>
              </w:rPr>
              <w:t>.</w:t>
            </w:r>
          </w:p>
        </w:tc>
      </w:tr>
      <w:tr w:rsidR="00606275" w:rsidRPr="00686C0C" w14:paraId="2B92BB13" w14:textId="77777777">
        <w:tc>
          <w:tcPr>
            <w:tcW w:w="1980" w:type="dxa"/>
          </w:tcPr>
          <w:p w14:paraId="782A5802" w14:textId="77777777" w:rsidR="00C1046B" w:rsidRPr="00686C0C" w:rsidRDefault="00C1046B">
            <w:pPr>
              <w:rPr>
                <w:rFonts w:cs="Times New Roman"/>
              </w:rPr>
            </w:pPr>
            <w:r w:rsidRPr="00686C0C">
              <w:rPr>
                <w:rFonts w:cs="Times New Roman"/>
              </w:rPr>
              <w:t>Requerimiento funcional</w:t>
            </w:r>
          </w:p>
        </w:tc>
        <w:tc>
          <w:tcPr>
            <w:tcW w:w="6848" w:type="dxa"/>
          </w:tcPr>
          <w:p w14:paraId="00E7B9A5" w14:textId="7F458C66" w:rsidR="0082625D" w:rsidRDefault="0082625D">
            <w:pPr>
              <w:jc w:val="left"/>
              <w:rPr>
                <w:rFonts w:cs="Times New Roman"/>
              </w:rPr>
            </w:pPr>
            <w:r w:rsidRPr="00C55B86">
              <w:rPr>
                <w:rFonts w:cs="Times New Roman"/>
              </w:rPr>
              <w:t>RF</w:t>
            </w:r>
            <w:r>
              <w:rPr>
                <w:rFonts w:cs="Times New Roman"/>
              </w:rPr>
              <w:t xml:space="preserve"> – </w:t>
            </w:r>
            <w:r w:rsidRPr="00C55B86">
              <w:rPr>
                <w:rFonts w:cs="Times New Roman"/>
              </w:rPr>
              <w:t>0</w:t>
            </w:r>
            <w:r>
              <w:rPr>
                <w:rFonts w:cs="Times New Roman"/>
              </w:rPr>
              <w:t>05</w:t>
            </w:r>
          </w:p>
          <w:p w14:paraId="6126A58C" w14:textId="087B653E" w:rsidR="00C65324" w:rsidRDefault="00C1046B">
            <w:pPr>
              <w:jc w:val="left"/>
              <w:rPr>
                <w:rFonts w:cs="Times New Roman"/>
              </w:rPr>
            </w:pPr>
            <w:r w:rsidRPr="00C55B86">
              <w:rPr>
                <w:rFonts w:cs="Times New Roman"/>
              </w:rPr>
              <w:t>RF</w:t>
            </w:r>
            <w:r>
              <w:rPr>
                <w:rFonts w:cs="Times New Roman"/>
              </w:rPr>
              <w:t xml:space="preserve"> </w:t>
            </w:r>
            <w:r w:rsidR="0075546A">
              <w:rPr>
                <w:rFonts w:cs="Times New Roman"/>
              </w:rPr>
              <w:t>–</w:t>
            </w:r>
            <w:r>
              <w:rPr>
                <w:rFonts w:cs="Times New Roman"/>
              </w:rPr>
              <w:t xml:space="preserve"> </w:t>
            </w:r>
            <w:r w:rsidRPr="00C55B86">
              <w:rPr>
                <w:rFonts w:cs="Times New Roman"/>
              </w:rPr>
              <w:t>0</w:t>
            </w:r>
            <w:r w:rsidR="0075546A">
              <w:rPr>
                <w:rFonts w:cs="Times New Roman"/>
              </w:rPr>
              <w:t>06</w:t>
            </w:r>
          </w:p>
          <w:p w14:paraId="0B7F3EA3" w14:textId="1CD98DEE" w:rsidR="00C1046B" w:rsidRPr="00686C0C" w:rsidRDefault="0075546A">
            <w:pPr>
              <w:jc w:val="left"/>
              <w:rPr>
                <w:rFonts w:cs="Times New Roman"/>
              </w:rPr>
            </w:pPr>
            <w:r>
              <w:rPr>
                <w:rFonts w:cs="Times New Roman"/>
              </w:rPr>
              <w:t xml:space="preserve">RF – </w:t>
            </w:r>
            <w:r w:rsidR="00A65183">
              <w:rPr>
                <w:rFonts w:cs="Times New Roman"/>
              </w:rPr>
              <w:t>007</w:t>
            </w:r>
          </w:p>
        </w:tc>
      </w:tr>
      <w:tr w:rsidR="00606275" w:rsidRPr="00686C0C" w14:paraId="733CFC35" w14:textId="77777777">
        <w:tc>
          <w:tcPr>
            <w:tcW w:w="1980" w:type="dxa"/>
          </w:tcPr>
          <w:p w14:paraId="371F82CC" w14:textId="77777777" w:rsidR="00C1046B" w:rsidRPr="00686C0C" w:rsidRDefault="00C1046B">
            <w:pPr>
              <w:rPr>
                <w:rFonts w:cs="Times New Roman"/>
              </w:rPr>
            </w:pPr>
            <w:r>
              <w:rPr>
                <w:rFonts w:cs="Times New Roman"/>
              </w:rPr>
              <w:t>Reglas de negocio</w:t>
            </w:r>
          </w:p>
        </w:tc>
        <w:tc>
          <w:tcPr>
            <w:tcW w:w="6848" w:type="dxa"/>
          </w:tcPr>
          <w:p w14:paraId="5A142597" w14:textId="05495450" w:rsidR="00C65324" w:rsidRDefault="00A77479">
            <w:pPr>
              <w:spacing w:line="240" w:lineRule="auto"/>
              <w:jc w:val="left"/>
              <w:rPr>
                <w:rFonts w:cs="Times New Roman"/>
              </w:rPr>
            </w:pPr>
            <w:r w:rsidRPr="00A77479">
              <w:rPr>
                <w:rFonts w:cs="Times New Roman"/>
              </w:rPr>
              <w:t>RN-01</w:t>
            </w:r>
            <w:r w:rsidR="00830A98">
              <w:rPr>
                <w:rFonts w:cs="Times New Roman"/>
              </w:rPr>
              <w:t>6</w:t>
            </w:r>
            <w:r w:rsidRPr="00A77479">
              <w:rPr>
                <w:rFonts w:cs="Times New Roman"/>
              </w:rPr>
              <w:t xml:space="preserve">: El cliente solo visualiza información de sus propios pedidos. </w:t>
            </w:r>
          </w:p>
          <w:p w14:paraId="4EE99D1B" w14:textId="499F1880" w:rsidR="00C1046B" w:rsidRPr="00C55B86" w:rsidRDefault="00940250">
            <w:pPr>
              <w:spacing w:line="240" w:lineRule="auto"/>
              <w:jc w:val="left"/>
              <w:rPr>
                <w:rFonts w:cs="Times New Roman"/>
              </w:rPr>
            </w:pPr>
            <w:r w:rsidRPr="00940250">
              <w:rPr>
                <w:rFonts w:cs="Times New Roman"/>
              </w:rPr>
              <w:t>RN-029: Sin conexión, el mapa no puede renderizarse</w:t>
            </w:r>
            <w:r>
              <w:rPr>
                <w:rFonts w:cs="Times New Roman"/>
              </w:rPr>
              <w:t>.</w:t>
            </w:r>
          </w:p>
        </w:tc>
      </w:tr>
      <w:tr w:rsidR="00606275" w:rsidRPr="00686C0C" w14:paraId="0099296B" w14:textId="77777777">
        <w:tc>
          <w:tcPr>
            <w:tcW w:w="1980" w:type="dxa"/>
          </w:tcPr>
          <w:p w14:paraId="05A47093" w14:textId="77777777" w:rsidR="00C1046B" w:rsidRPr="00686C0C" w:rsidRDefault="00C1046B">
            <w:pPr>
              <w:rPr>
                <w:rFonts w:cs="Times New Roman"/>
              </w:rPr>
            </w:pPr>
            <w:r w:rsidRPr="00686C0C">
              <w:rPr>
                <w:rFonts w:cs="Times New Roman"/>
              </w:rPr>
              <w:t>Disparador</w:t>
            </w:r>
          </w:p>
        </w:tc>
        <w:tc>
          <w:tcPr>
            <w:tcW w:w="6848" w:type="dxa"/>
          </w:tcPr>
          <w:p w14:paraId="107F597F" w14:textId="68206204" w:rsidR="00C1046B" w:rsidRPr="00686C0C" w:rsidRDefault="00832023">
            <w:pPr>
              <w:spacing w:line="240" w:lineRule="auto"/>
              <w:rPr>
                <w:rFonts w:cs="Times New Roman"/>
              </w:rPr>
            </w:pPr>
            <w:r w:rsidRPr="00832023">
              <w:rPr>
                <w:rFonts w:cs="Times New Roman"/>
              </w:rPr>
              <w:t>El cliente accede a la sección "Mis pedidos" y selecciona un pedido en estado "Asignado" o "En camino".</w:t>
            </w:r>
          </w:p>
        </w:tc>
      </w:tr>
      <w:tr w:rsidR="00606275" w:rsidRPr="00686C0C" w14:paraId="366C128A" w14:textId="77777777">
        <w:tc>
          <w:tcPr>
            <w:tcW w:w="1980" w:type="dxa"/>
          </w:tcPr>
          <w:p w14:paraId="0ED69DE7" w14:textId="77777777" w:rsidR="00C1046B" w:rsidRPr="00686C0C" w:rsidRDefault="00C1046B">
            <w:pPr>
              <w:rPr>
                <w:rFonts w:cs="Times New Roman"/>
              </w:rPr>
            </w:pPr>
            <w:r w:rsidRPr="00686C0C">
              <w:rPr>
                <w:rFonts w:cs="Times New Roman"/>
              </w:rPr>
              <w:t>Precondiciones</w:t>
            </w:r>
          </w:p>
        </w:tc>
        <w:tc>
          <w:tcPr>
            <w:tcW w:w="6848" w:type="dxa"/>
          </w:tcPr>
          <w:p w14:paraId="0B1FA742" w14:textId="77777777" w:rsidR="00B47110" w:rsidRPr="00B47110" w:rsidRDefault="00B47110" w:rsidP="005D18BC">
            <w:pPr>
              <w:pStyle w:val="Prrafodelista"/>
              <w:numPr>
                <w:ilvl w:val="0"/>
                <w:numId w:val="23"/>
              </w:numPr>
              <w:spacing w:line="240" w:lineRule="auto"/>
              <w:rPr>
                <w:rFonts w:cs="Times New Roman"/>
              </w:rPr>
            </w:pPr>
            <w:r w:rsidRPr="00B47110">
              <w:rPr>
                <w:rFonts w:cs="Times New Roman"/>
              </w:rPr>
              <w:t>El cliente tiene sesión activa.</w:t>
            </w:r>
          </w:p>
          <w:p w14:paraId="586051A9" w14:textId="77777777" w:rsidR="00B47110" w:rsidRPr="00B47110" w:rsidRDefault="00B47110" w:rsidP="005D18BC">
            <w:pPr>
              <w:pStyle w:val="Prrafodelista"/>
              <w:numPr>
                <w:ilvl w:val="0"/>
                <w:numId w:val="23"/>
              </w:numPr>
              <w:spacing w:line="240" w:lineRule="auto"/>
              <w:rPr>
                <w:rFonts w:cs="Times New Roman"/>
              </w:rPr>
            </w:pPr>
            <w:r w:rsidRPr="00B47110">
              <w:rPr>
                <w:rFonts w:cs="Times New Roman"/>
              </w:rPr>
              <w:t>El pedido debe estar en estado "Asignado" o "En camino".</w:t>
            </w:r>
          </w:p>
          <w:p w14:paraId="0229B390" w14:textId="77777777" w:rsidR="00B47110" w:rsidRPr="00B47110" w:rsidRDefault="00B47110" w:rsidP="005D18BC">
            <w:pPr>
              <w:pStyle w:val="Prrafodelista"/>
              <w:numPr>
                <w:ilvl w:val="0"/>
                <w:numId w:val="23"/>
              </w:numPr>
              <w:spacing w:line="240" w:lineRule="auto"/>
              <w:rPr>
                <w:rFonts w:cs="Times New Roman"/>
              </w:rPr>
            </w:pPr>
            <w:r w:rsidRPr="00B47110">
              <w:rPr>
                <w:rFonts w:cs="Times New Roman"/>
              </w:rPr>
              <w:t>El repartidor debe tener la ubicación GPS habilitada.</w:t>
            </w:r>
          </w:p>
          <w:p w14:paraId="60C9BD32" w14:textId="4BF7C09B" w:rsidR="00C1046B" w:rsidRPr="00686C0C" w:rsidRDefault="00B47110" w:rsidP="005D18BC">
            <w:pPr>
              <w:pStyle w:val="Prrafodelista"/>
              <w:numPr>
                <w:ilvl w:val="0"/>
                <w:numId w:val="23"/>
              </w:numPr>
              <w:spacing w:line="240" w:lineRule="auto"/>
              <w:rPr>
                <w:rFonts w:cs="Times New Roman"/>
              </w:rPr>
            </w:pPr>
            <w:r w:rsidRPr="00B47110">
              <w:rPr>
                <w:rFonts w:cs="Times New Roman"/>
              </w:rPr>
              <w:t xml:space="preserve">La API de </w:t>
            </w:r>
            <w:r w:rsidR="008B4CB5">
              <w:rPr>
                <w:rFonts w:cs="Times New Roman"/>
              </w:rPr>
              <w:t xml:space="preserve">Google </w:t>
            </w:r>
            <w:proofErr w:type="spellStart"/>
            <w:r w:rsidR="008B4CB5">
              <w:rPr>
                <w:rFonts w:cs="Times New Roman"/>
              </w:rPr>
              <w:t>Maps</w:t>
            </w:r>
            <w:proofErr w:type="spellEnd"/>
            <w:r w:rsidRPr="00B47110">
              <w:rPr>
                <w:rFonts w:cs="Times New Roman"/>
              </w:rPr>
              <w:t xml:space="preserve"> debe estar disponible.</w:t>
            </w:r>
          </w:p>
        </w:tc>
      </w:tr>
      <w:tr w:rsidR="00606275" w:rsidRPr="00686C0C" w14:paraId="12F8E5B1" w14:textId="77777777">
        <w:tc>
          <w:tcPr>
            <w:tcW w:w="1980" w:type="dxa"/>
          </w:tcPr>
          <w:p w14:paraId="6B0FF6C5" w14:textId="77777777" w:rsidR="00C1046B" w:rsidRPr="00686C0C" w:rsidRDefault="00C1046B">
            <w:pPr>
              <w:rPr>
                <w:rFonts w:cs="Times New Roman"/>
              </w:rPr>
            </w:pPr>
            <w:r w:rsidRPr="00686C0C">
              <w:rPr>
                <w:rFonts w:cs="Times New Roman"/>
              </w:rPr>
              <w:t>Postcondiciones</w:t>
            </w:r>
          </w:p>
        </w:tc>
        <w:tc>
          <w:tcPr>
            <w:tcW w:w="6848" w:type="dxa"/>
          </w:tcPr>
          <w:p w14:paraId="6DF93063" w14:textId="77777777" w:rsidR="00606DBE" w:rsidRPr="00606DBE" w:rsidRDefault="00606DBE" w:rsidP="005D18BC">
            <w:pPr>
              <w:pStyle w:val="Prrafodelista"/>
              <w:numPr>
                <w:ilvl w:val="0"/>
                <w:numId w:val="24"/>
              </w:numPr>
              <w:spacing w:line="240" w:lineRule="auto"/>
              <w:rPr>
                <w:rFonts w:cs="Times New Roman"/>
              </w:rPr>
            </w:pPr>
            <w:r w:rsidRPr="00606DBE">
              <w:rPr>
                <w:rFonts w:cs="Times New Roman"/>
              </w:rPr>
              <w:t>El cliente visualiza la ubicación del repartidor actualizada en el mapa.</w:t>
            </w:r>
          </w:p>
          <w:p w14:paraId="1B8330EE" w14:textId="693D469B" w:rsidR="00C1046B" w:rsidRPr="00686C0C" w:rsidRDefault="00606DBE" w:rsidP="005D18BC">
            <w:pPr>
              <w:pStyle w:val="Prrafodelista"/>
              <w:numPr>
                <w:ilvl w:val="0"/>
                <w:numId w:val="24"/>
              </w:numPr>
              <w:spacing w:line="240" w:lineRule="auto"/>
              <w:rPr>
                <w:rFonts w:cs="Times New Roman"/>
              </w:rPr>
            </w:pPr>
            <w:r w:rsidRPr="00606DBE">
              <w:rPr>
                <w:rFonts w:cs="Times New Roman"/>
              </w:rPr>
              <w:t>El cliente puede ver el indicador de estado del pedido.</w:t>
            </w:r>
          </w:p>
        </w:tc>
      </w:tr>
      <w:tr w:rsidR="00606275" w:rsidRPr="00686C0C" w14:paraId="0FD3FE85" w14:textId="77777777">
        <w:tc>
          <w:tcPr>
            <w:tcW w:w="1980" w:type="dxa"/>
          </w:tcPr>
          <w:p w14:paraId="719078DC" w14:textId="77777777" w:rsidR="00C1046B" w:rsidRPr="00686C0C" w:rsidRDefault="00C1046B">
            <w:pPr>
              <w:rPr>
                <w:rFonts w:cs="Times New Roman"/>
              </w:rPr>
            </w:pPr>
            <w:r w:rsidRPr="00686C0C">
              <w:rPr>
                <w:rFonts w:cs="Times New Roman"/>
              </w:rPr>
              <w:t>Flujo Normal</w:t>
            </w:r>
          </w:p>
        </w:tc>
        <w:tc>
          <w:tcPr>
            <w:tcW w:w="6848" w:type="dxa"/>
          </w:tcPr>
          <w:p w14:paraId="60FA07F5" w14:textId="77777777" w:rsidR="003117CC" w:rsidRPr="003117CC" w:rsidRDefault="003117CC" w:rsidP="005D18BC">
            <w:pPr>
              <w:pStyle w:val="Prrafodelista"/>
              <w:numPr>
                <w:ilvl w:val="0"/>
                <w:numId w:val="25"/>
              </w:numPr>
              <w:spacing w:line="240" w:lineRule="auto"/>
              <w:rPr>
                <w:rFonts w:cs="Times New Roman"/>
              </w:rPr>
            </w:pPr>
            <w:r w:rsidRPr="003117CC">
              <w:rPr>
                <w:rFonts w:cs="Times New Roman"/>
              </w:rPr>
              <w:t>El cliente accede a "Mis pedidos" y selecciona el pedido activo.</w:t>
            </w:r>
          </w:p>
          <w:p w14:paraId="731034DE" w14:textId="77777777" w:rsidR="003117CC" w:rsidRPr="003117CC" w:rsidRDefault="003117CC" w:rsidP="005D18BC">
            <w:pPr>
              <w:pStyle w:val="Prrafodelista"/>
              <w:numPr>
                <w:ilvl w:val="0"/>
                <w:numId w:val="25"/>
              </w:numPr>
              <w:spacing w:line="240" w:lineRule="auto"/>
              <w:rPr>
                <w:rFonts w:cs="Times New Roman"/>
              </w:rPr>
            </w:pPr>
            <w:r w:rsidRPr="003117CC">
              <w:rPr>
                <w:rFonts w:cs="Times New Roman"/>
              </w:rPr>
              <w:t>El sistema muestra la pantalla de seguimiento con el mapa. (RF-006)</w:t>
            </w:r>
          </w:p>
          <w:p w14:paraId="4FC913F2" w14:textId="6AA22833" w:rsidR="003117CC" w:rsidRPr="003117CC" w:rsidRDefault="003117CC" w:rsidP="005D18BC">
            <w:pPr>
              <w:pStyle w:val="Prrafodelista"/>
              <w:numPr>
                <w:ilvl w:val="0"/>
                <w:numId w:val="25"/>
              </w:numPr>
              <w:spacing w:line="240" w:lineRule="auto"/>
              <w:rPr>
                <w:rFonts w:cs="Times New Roman"/>
              </w:rPr>
            </w:pPr>
            <w:r w:rsidRPr="003117CC">
              <w:rPr>
                <w:rFonts w:cs="Times New Roman"/>
              </w:rPr>
              <w:t>El sistema obtiene la ubicación GPS del repartidor.</w:t>
            </w:r>
          </w:p>
          <w:p w14:paraId="700F08F2" w14:textId="77777777" w:rsidR="003117CC" w:rsidRPr="003117CC" w:rsidRDefault="003117CC" w:rsidP="005D18BC">
            <w:pPr>
              <w:pStyle w:val="Prrafodelista"/>
              <w:numPr>
                <w:ilvl w:val="0"/>
                <w:numId w:val="25"/>
              </w:numPr>
              <w:spacing w:line="240" w:lineRule="auto"/>
              <w:rPr>
                <w:rFonts w:cs="Times New Roman"/>
              </w:rPr>
            </w:pPr>
            <w:r w:rsidRPr="003117CC">
              <w:rPr>
                <w:rFonts w:cs="Times New Roman"/>
              </w:rPr>
              <w:t>El sistema muestra la posición del repartidor con un marcador en el mapa.</w:t>
            </w:r>
          </w:p>
          <w:p w14:paraId="0BD72A8C" w14:textId="77777777" w:rsidR="003117CC" w:rsidRPr="003117CC" w:rsidRDefault="003117CC" w:rsidP="005D18BC">
            <w:pPr>
              <w:pStyle w:val="Prrafodelista"/>
              <w:numPr>
                <w:ilvl w:val="0"/>
                <w:numId w:val="25"/>
              </w:numPr>
              <w:spacing w:line="240" w:lineRule="auto"/>
              <w:rPr>
                <w:rFonts w:cs="Times New Roman"/>
              </w:rPr>
            </w:pPr>
            <w:r w:rsidRPr="003117CC">
              <w:rPr>
                <w:rFonts w:cs="Times New Roman"/>
              </w:rPr>
              <w:t>El sistema muestra el indicador de estado del pedido con color e ícono correspondiente. (RF-007)</w:t>
            </w:r>
          </w:p>
          <w:p w14:paraId="5887EF6F" w14:textId="5734D337" w:rsidR="003117CC" w:rsidRPr="003117CC" w:rsidRDefault="003117CC" w:rsidP="005D18BC">
            <w:pPr>
              <w:pStyle w:val="Prrafodelista"/>
              <w:numPr>
                <w:ilvl w:val="0"/>
                <w:numId w:val="25"/>
              </w:numPr>
              <w:spacing w:line="240" w:lineRule="auto"/>
              <w:rPr>
                <w:rFonts w:cs="Times New Roman"/>
              </w:rPr>
            </w:pPr>
            <w:r w:rsidRPr="003117CC">
              <w:rPr>
                <w:rFonts w:cs="Times New Roman"/>
              </w:rPr>
              <w:t xml:space="preserve">La ubicación del repartidor se actualiza </w:t>
            </w:r>
            <w:r w:rsidR="00C7626E">
              <w:rPr>
                <w:rFonts w:cs="Times New Roman"/>
              </w:rPr>
              <w:t>cada 10 segundos</w:t>
            </w:r>
            <w:r w:rsidRPr="003117CC">
              <w:rPr>
                <w:rFonts w:cs="Times New Roman"/>
              </w:rPr>
              <w:t xml:space="preserve"> en el mapa.</w:t>
            </w:r>
          </w:p>
          <w:p w14:paraId="71F96677" w14:textId="77777777" w:rsidR="003117CC" w:rsidRPr="003117CC" w:rsidRDefault="003117CC" w:rsidP="005D18BC">
            <w:pPr>
              <w:pStyle w:val="Prrafodelista"/>
              <w:numPr>
                <w:ilvl w:val="0"/>
                <w:numId w:val="25"/>
              </w:numPr>
              <w:spacing w:line="240" w:lineRule="auto"/>
              <w:rPr>
                <w:rFonts w:cs="Times New Roman"/>
              </w:rPr>
            </w:pPr>
            <w:r w:rsidRPr="003117CC">
              <w:rPr>
                <w:rFonts w:cs="Times New Roman"/>
              </w:rPr>
              <w:t>El cliente sigue el movimiento del repartidor hasta la entrega.</w:t>
            </w:r>
          </w:p>
          <w:p w14:paraId="1D66E7B6" w14:textId="64F4BEAB" w:rsidR="00C1046B" w:rsidRPr="00686C0C" w:rsidRDefault="003117CC" w:rsidP="005D18BC">
            <w:pPr>
              <w:pStyle w:val="Prrafodelista"/>
              <w:numPr>
                <w:ilvl w:val="0"/>
                <w:numId w:val="25"/>
              </w:numPr>
              <w:spacing w:line="240" w:lineRule="auto"/>
              <w:rPr>
                <w:rFonts w:cs="Times New Roman"/>
              </w:rPr>
            </w:pPr>
            <w:r w:rsidRPr="003117CC">
              <w:rPr>
                <w:rFonts w:cs="Times New Roman"/>
              </w:rPr>
              <w:t>Finaliza el caso de uso al completarse la entrega o al cerrar la pantalla.</w:t>
            </w:r>
          </w:p>
        </w:tc>
      </w:tr>
      <w:tr w:rsidR="00606275" w:rsidRPr="00686C0C" w14:paraId="5D7AF195" w14:textId="77777777">
        <w:tc>
          <w:tcPr>
            <w:tcW w:w="1980" w:type="dxa"/>
          </w:tcPr>
          <w:p w14:paraId="52D80025" w14:textId="77777777" w:rsidR="00C1046B" w:rsidRPr="00686C0C" w:rsidRDefault="00C1046B">
            <w:pPr>
              <w:rPr>
                <w:rFonts w:cs="Times New Roman"/>
              </w:rPr>
            </w:pPr>
            <w:r w:rsidRPr="00686C0C">
              <w:rPr>
                <w:rFonts w:cs="Times New Roman"/>
              </w:rPr>
              <w:t>Flujos Alternativos</w:t>
            </w:r>
          </w:p>
        </w:tc>
        <w:tc>
          <w:tcPr>
            <w:tcW w:w="6848" w:type="dxa"/>
          </w:tcPr>
          <w:p w14:paraId="438A5E63" w14:textId="503065DF" w:rsidR="00C1046B" w:rsidRPr="00686C0C" w:rsidRDefault="00C1046B">
            <w:pPr>
              <w:rPr>
                <w:rFonts w:cs="Times New Roman"/>
              </w:rPr>
            </w:pPr>
            <w:r w:rsidRPr="00686C0C">
              <w:rPr>
                <w:rFonts w:cs="Times New Roman"/>
              </w:rPr>
              <w:t xml:space="preserve">S1: </w:t>
            </w:r>
            <w:r w:rsidR="004B6D37" w:rsidRPr="004B6D37">
              <w:rPr>
                <w:rFonts w:cs="Times New Roman"/>
              </w:rPr>
              <w:t>El repartidor tiene el GPS desactivado</w:t>
            </w:r>
            <w:r w:rsidR="004B6D37">
              <w:rPr>
                <w:rFonts w:cs="Times New Roman"/>
              </w:rPr>
              <w:t>.</w:t>
            </w:r>
          </w:p>
          <w:p w14:paraId="7BC307D6" w14:textId="77777777" w:rsidR="00733DCB" w:rsidRPr="00733DCB" w:rsidRDefault="00733DCB" w:rsidP="005D18BC">
            <w:pPr>
              <w:pStyle w:val="Prrafodelista"/>
              <w:numPr>
                <w:ilvl w:val="0"/>
                <w:numId w:val="9"/>
              </w:numPr>
              <w:spacing w:line="240" w:lineRule="auto"/>
              <w:rPr>
                <w:rFonts w:cs="Times New Roman"/>
              </w:rPr>
            </w:pPr>
            <w:r w:rsidRPr="00733DCB">
              <w:rPr>
                <w:rFonts w:cs="Times New Roman"/>
              </w:rPr>
              <w:t>S1.1 El sistema muestra un mensaje indicando que la ubicación del repartidor no está disponible.</w:t>
            </w:r>
          </w:p>
          <w:p w14:paraId="40CFA63C" w14:textId="77777777" w:rsidR="00C1046B" w:rsidRDefault="00733DCB" w:rsidP="005D18BC">
            <w:pPr>
              <w:numPr>
                <w:ilvl w:val="0"/>
                <w:numId w:val="9"/>
              </w:numPr>
              <w:spacing w:line="240" w:lineRule="auto"/>
              <w:rPr>
                <w:rFonts w:cs="Times New Roman"/>
              </w:rPr>
            </w:pPr>
            <w:r w:rsidRPr="00733DCB">
              <w:rPr>
                <w:rFonts w:cs="Times New Roman"/>
              </w:rPr>
              <w:t>S1.2 El sistema sigue mostrando el estado textual del pedido.</w:t>
            </w:r>
          </w:p>
          <w:p w14:paraId="3A2FF947" w14:textId="51CDB8BD" w:rsidR="00C1046B" w:rsidRPr="00733DCB" w:rsidRDefault="00AC2D3E" w:rsidP="005D18BC">
            <w:pPr>
              <w:numPr>
                <w:ilvl w:val="0"/>
                <w:numId w:val="9"/>
              </w:numPr>
              <w:spacing w:line="240" w:lineRule="auto"/>
              <w:rPr>
                <w:rFonts w:cs="Times New Roman"/>
              </w:rPr>
            </w:pPr>
            <w:r>
              <w:rPr>
                <w:rFonts w:cs="Times New Roman"/>
              </w:rPr>
              <w:t>Finaliza el caso de uso</w:t>
            </w:r>
          </w:p>
        </w:tc>
      </w:tr>
      <w:tr w:rsidR="00606275" w:rsidRPr="00686C0C" w14:paraId="48E1E44A" w14:textId="77777777">
        <w:tc>
          <w:tcPr>
            <w:tcW w:w="1980" w:type="dxa"/>
          </w:tcPr>
          <w:p w14:paraId="5092C455" w14:textId="77777777" w:rsidR="00C1046B" w:rsidRPr="00686C0C" w:rsidRDefault="00C1046B">
            <w:pPr>
              <w:rPr>
                <w:rFonts w:cs="Times New Roman"/>
              </w:rPr>
            </w:pPr>
            <w:r w:rsidRPr="00686C0C">
              <w:rPr>
                <w:rFonts w:cs="Times New Roman"/>
              </w:rPr>
              <w:t>Excepciones</w:t>
            </w:r>
          </w:p>
        </w:tc>
        <w:tc>
          <w:tcPr>
            <w:tcW w:w="6848" w:type="dxa"/>
          </w:tcPr>
          <w:p w14:paraId="2982DD9A" w14:textId="2756F37D" w:rsidR="00C1046B" w:rsidRPr="00672BE8" w:rsidRDefault="00C1046B">
            <w:pPr>
              <w:rPr>
                <w:rFonts w:cs="Times New Roman"/>
              </w:rPr>
            </w:pPr>
            <w:r w:rsidRPr="00672BE8">
              <w:rPr>
                <w:rFonts w:cs="Times New Roman"/>
              </w:rPr>
              <w:t xml:space="preserve">E1: </w:t>
            </w:r>
            <w:r w:rsidR="00D97342" w:rsidRPr="00D97342">
              <w:rPr>
                <w:rFonts w:cs="Times New Roman"/>
              </w:rPr>
              <w:t xml:space="preserve">La API de </w:t>
            </w:r>
            <w:r w:rsidR="007724AE">
              <w:rPr>
                <w:rFonts w:cs="Times New Roman"/>
              </w:rPr>
              <w:t xml:space="preserve">Google </w:t>
            </w:r>
            <w:proofErr w:type="spellStart"/>
            <w:r w:rsidR="007724AE">
              <w:rPr>
                <w:rFonts w:cs="Times New Roman"/>
              </w:rPr>
              <w:t>Maps</w:t>
            </w:r>
            <w:proofErr w:type="spellEnd"/>
            <w:r w:rsidR="00D97342" w:rsidRPr="00D97342">
              <w:rPr>
                <w:rFonts w:cs="Times New Roman"/>
              </w:rPr>
              <w:t xml:space="preserve"> no está disponible</w:t>
            </w:r>
            <w:r w:rsidR="00D97342">
              <w:rPr>
                <w:rFonts w:cs="Times New Roman"/>
              </w:rPr>
              <w:t>.</w:t>
            </w:r>
          </w:p>
          <w:p w14:paraId="5D60E244" w14:textId="77777777" w:rsidR="00793803" w:rsidRPr="00793803" w:rsidRDefault="00793803" w:rsidP="005D18BC">
            <w:pPr>
              <w:pStyle w:val="Prrafodelista"/>
              <w:numPr>
                <w:ilvl w:val="0"/>
                <w:numId w:val="10"/>
              </w:numPr>
              <w:rPr>
                <w:rFonts w:cs="Times New Roman"/>
              </w:rPr>
            </w:pPr>
            <w:r w:rsidRPr="00793803">
              <w:rPr>
                <w:rFonts w:cs="Times New Roman"/>
              </w:rPr>
              <w:t>E1.1 El sistema muestra un mensaje de error indicando que el mapa no puede cargarse.</w:t>
            </w:r>
          </w:p>
          <w:p w14:paraId="61C7CBCA" w14:textId="37D6E053" w:rsidR="00C1046B" w:rsidRPr="00383018" w:rsidRDefault="00793803" w:rsidP="005D18BC">
            <w:pPr>
              <w:numPr>
                <w:ilvl w:val="0"/>
                <w:numId w:val="10"/>
              </w:numPr>
              <w:spacing w:line="240" w:lineRule="auto"/>
              <w:rPr>
                <w:rFonts w:cs="Times New Roman"/>
              </w:rPr>
            </w:pPr>
            <w:r w:rsidRPr="00793803">
              <w:rPr>
                <w:rFonts w:cs="Times New Roman"/>
              </w:rPr>
              <w:t>E1.2 Se muestra únicamente el estado textual del pedido.</w:t>
            </w:r>
          </w:p>
        </w:tc>
      </w:tr>
      <w:tr w:rsidR="00606275" w:rsidRPr="00686C0C" w14:paraId="18537B24" w14:textId="77777777">
        <w:tc>
          <w:tcPr>
            <w:tcW w:w="1980" w:type="dxa"/>
          </w:tcPr>
          <w:p w14:paraId="1CFFD7E8" w14:textId="77777777" w:rsidR="00C1046B" w:rsidRPr="00686C0C" w:rsidRDefault="00C1046B">
            <w:pPr>
              <w:rPr>
                <w:rFonts w:cs="Times New Roman"/>
              </w:rPr>
            </w:pPr>
            <w:r w:rsidRPr="00686C0C">
              <w:rPr>
                <w:rFonts w:cs="Times New Roman"/>
              </w:rPr>
              <w:t>Prioridad</w:t>
            </w:r>
          </w:p>
        </w:tc>
        <w:tc>
          <w:tcPr>
            <w:tcW w:w="6848" w:type="dxa"/>
          </w:tcPr>
          <w:p w14:paraId="1E0A9DC6" w14:textId="77777777" w:rsidR="00C1046B" w:rsidRPr="00686C0C" w:rsidRDefault="00C1046B">
            <w:pPr>
              <w:rPr>
                <w:rFonts w:cs="Times New Roman"/>
              </w:rPr>
            </w:pPr>
            <w:r>
              <w:rPr>
                <w:rFonts w:cs="Times New Roman"/>
              </w:rPr>
              <w:t>Alta</w:t>
            </w:r>
            <w:r w:rsidRPr="00686C0C">
              <w:rPr>
                <w:rFonts w:cs="Times New Roman"/>
              </w:rPr>
              <w:t xml:space="preserve"> </w:t>
            </w:r>
          </w:p>
        </w:tc>
      </w:tr>
      <w:tr w:rsidR="00606275" w:rsidRPr="00686C0C" w14:paraId="1F9DD853" w14:textId="77777777">
        <w:tc>
          <w:tcPr>
            <w:tcW w:w="1980" w:type="dxa"/>
          </w:tcPr>
          <w:p w14:paraId="55A7CF1F" w14:textId="77777777" w:rsidR="00C1046B" w:rsidRPr="00686C0C" w:rsidRDefault="00C1046B">
            <w:pPr>
              <w:rPr>
                <w:rFonts w:cs="Times New Roman"/>
              </w:rPr>
            </w:pPr>
            <w:r w:rsidRPr="00686C0C">
              <w:rPr>
                <w:rFonts w:cs="Times New Roman"/>
              </w:rPr>
              <w:t>Frecuencia de uso</w:t>
            </w:r>
          </w:p>
        </w:tc>
        <w:tc>
          <w:tcPr>
            <w:tcW w:w="6848" w:type="dxa"/>
          </w:tcPr>
          <w:p w14:paraId="21C1B733" w14:textId="48D5A4D4" w:rsidR="00C1046B" w:rsidRPr="00686C0C" w:rsidRDefault="00793803">
            <w:pPr>
              <w:rPr>
                <w:rFonts w:cs="Times New Roman"/>
              </w:rPr>
            </w:pPr>
            <w:r>
              <w:rPr>
                <w:rFonts w:cs="Times New Roman"/>
              </w:rPr>
              <w:t>Alta</w:t>
            </w:r>
          </w:p>
        </w:tc>
      </w:tr>
      <w:tr w:rsidR="00606275" w:rsidRPr="00686C0C" w14:paraId="21186105" w14:textId="77777777">
        <w:tc>
          <w:tcPr>
            <w:tcW w:w="1980" w:type="dxa"/>
          </w:tcPr>
          <w:p w14:paraId="0580B5DB" w14:textId="77777777" w:rsidR="00C1046B" w:rsidRPr="00686C0C" w:rsidRDefault="00C1046B">
            <w:pPr>
              <w:rPr>
                <w:rFonts w:cs="Times New Roman"/>
              </w:rPr>
            </w:pPr>
            <w:r w:rsidRPr="00686C0C">
              <w:rPr>
                <w:rFonts w:cs="Times New Roman"/>
              </w:rPr>
              <w:lastRenderedPageBreak/>
              <w:t>Requerimientos especiales</w:t>
            </w:r>
          </w:p>
        </w:tc>
        <w:tc>
          <w:tcPr>
            <w:tcW w:w="6848" w:type="dxa"/>
          </w:tcPr>
          <w:p w14:paraId="35CD53E6" w14:textId="4B2186E4" w:rsidR="00C1046B" w:rsidRPr="00686C0C" w:rsidRDefault="005060C2">
            <w:pPr>
              <w:rPr>
                <w:rFonts w:cs="Times New Roman"/>
              </w:rPr>
            </w:pPr>
            <w:r w:rsidRPr="005060C2">
              <w:rPr>
                <w:rFonts w:cs="Times New Roman"/>
              </w:rPr>
              <w:t>La actualización de la ubicación debe realizarse cada 10 segundos</w:t>
            </w:r>
            <w:r w:rsidR="00483032">
              <w:rPr>
                <w:rFonts w:cs="Times New Roman"/>
              </w:rPr>
              <w:t xml:space="preserve"> mientras el repartidor tenga acceso a internet</w:t>
            </w:r>
            <w:r w:rsidRPr="005060C2">
              <w:rPr>
                <w:rFonts w:cs="Times New Roman"/>
              </w:rPr>
              <w:t xml:space="preserve">. El mapa debe </w:t>
            </w:r>
            <w:r>
              <w:rPr>
                <w:rFonts w:cs="Times New Roman"/>
              </w:rPr>
              <w:t>tener funciones como:</w:t>
            </w:r>
            <w:r w:rsidRPr="005060C2">
              <w:rPr>
                <w:rFonts w:cs="Times New Roman"/>
              </w:rPr>
              <w:t xml:space="preserve"> </w:t>
            </w:r>
            <w:proofErr w:type="gramStart"/>
            <w:r w:rsidRPr="005060C2">
              <w:rPr>
                <w:rFonts w:cs="Times New Roman"/>
              </w:rPr>
              <w:t>zoom</w:t>
            </w:r>
            <w:proofErr w:type="gramEnd"/>
            <w:r w:rsidRPr="005060C2">
              <w:rPr>
                <w:rFonts w:cs="Times New Roman"/>
              </w:rPr>
              <w:t>, desplazamiento.</w:t>
            </w:r>
          </w:p>
        </w:tc>
      </w:tr>
      <w:tr w:rsidR="00530CCC" w:rsidRPr="00686C0C" w14:paraId="34CE72BF" w14:textId="77777777">
        <w:tc>
          <w:tcPr>
            <w:tcW w:w="1980" w:type="dxa"/>
          </w:tcPr>
          <w:p w14:paraId="379F6B34" w14:textId="247BDB49" w:rsidR="00E81C67" w:rsidRPr="00686C0C" w:rsidRDefault="00E81C67">
            <w:pPr>
              <w:rPr>
                <w:rFonts w:cs="Times New Roman"/>
              </w:rPr>
            </w:pPr>
            <w:r>
              <w:rPr>
                <w:rFonts w:cs="Times New Roman"/>
              </w:rPr>
              <w:t>Datos de entrada</w:t>
            </w:r>
          </w:p>
        </w:tc>
        <w:tc>
          <w:tcPr>
            <w:tcW w:w="6848" w:type="dxa"/>
          </w:tcPr>
          <w:p w14:paraId="07467C7A" w14:textId="77777777" w:rsidR="00E81C67" w:rsidRDefault="00776FB0" w:rsidP="005D18BC">
            <w:pPr>
              <w:pStyle w:val="Prrafodelista"/>
              <w:numPr>
                <w:ilvl w:val="0"/>
                <w:numId w:val="65"/>
              </w:numPr>
              <w:rPr>
                <w:rFonts w:cs="Times New Roman"/>
              </w:rPr>
            </w:pPr>
            <w:r>
              <w:rPr>
                <w:rFonts w:cs="Times New Roman"/>
              </w:rPr>
              <w:t>Pedido a seguir</w:t>
            </w:r>
          </w:p>
          <w:p w14:paraId="79E08154" w14:textId="10CA9FC2" w:rsidR="00441453" w:rsidRPr="00776FB0" w:rsidRDefault="00441453" w:rsidP="005D18BC">
            <w:pPr>
              <w:pStyle w:val="Prrafodelista"/>
              <w:numPr>
                <w:ilvl w:val="0"/>
                <w:numId w:val="65"/>
              </w:numPr>
              <w:rPr>
                <w:rFonts w:cs="Times New Roman"/>
              </w:rPr>
            </w:pPr>
            <w:r w:rsidRPr="00441453">
              <w:rPr>
                <w:rFonts w:cs="Times New Roman"/>
              </w:rPr>
              <w:t>Identificador del pedido activo en estado “Asignado” o “En camino”</w:t>
            </w:r>
          </w:p>
        </w:tc>
      </w:tr>
      <w:tr w:rsidR="00276582" w:rsidRPr="00686C0C" w14:paraId="6758AF84" w14:textId="77777777">
        <w:tc>
          <w:tcPr>
            <w:tcW w:w="1980" w:type="dxa"/>
          </w:tcPr>
          <w:p w14:paraId="628B0D7E" w14:textId="14D7B032" w:rsidR="00E81C67" w:rsidRPr="00686C0C" w:rsidRDefault="00441453">
            <w:pPr>
              <w:rPr>
                <w:rFonts w:cs="Times New Roman"/>
              </w:rPr>
            </w:pPr>
            <w:r>
              <w:rPr>
                <w:rFonts w:cs="Times New Roman"/>
              </w:rPr>
              <w:t>Datos de salida</w:t>
            </w:r>
          </w:p>
        </w:tc>
        <w:tc>
          <w:tcPr>
            <w:tcW w:w="6848" w:type="dxa"/>
          </w:tcPr>
          <w:p w14:paraId="27BC22C8" w14:textId="6040B92F" w:rsidR="00696D18" w:rsidRPr="00696D18" w:rsidRDefault="00696D18" w:rsidP="005D18BC">
            <w:pPr>
              <w:pStyle w:val="Prrafodelista"/>
              <w:numPr>
                <w:ilvl w:val="0"/>
                <w:numId w:val="66"/>
              </w:numPr>
              <w:rPr>
                <w:rFonts w:cs="Times New Roman"/>
              </w:rPr>
            </w:pPr>
            <w:r w:rsidRPr="00696D18">
              <w:rPr>
                <w:rFonts w:cs="Times New Roman"/>
              </w:rPr>
              <w:t xml:space="preserve">Visualización en mapa de la ubicación del repartidor actualizada periódicamente. </w:t>
            </w:r>
          </w:p>
          <w:p w14:paraId="0B917C42" w14:textId="5C6E0E14" w:rsidR="00E81C67" w:rsidRPr="00696D18" w:rsidRDefault="00696D18" w:rsidP="005D18BC">
            <w:pPr>
              <w:pStyle w:val="Prrafodelista"/>
              <w:numPr>
                <w:ilvl w:val="0"/>
                <w:numId w:val="66"/>
              </w:numPr>
              <w:rPr>
                <w:rFonts w:cs="Times New Roman"/>
              </w:rPr>
            </w:pPr>
            <w:r w:rsidRPr="00696D18">
              <w:rPr>
                <w:rFonts w:cs="Times New Roman"/>
              </w:rPr>
              <w:t>Indicador de estado del pedido.</w:t>
            </w:r>
          </w:p>
        </w:tc>
      </w:tr>
      <w:tr w:rsidR="00606275" w:rsidRPr="00686C0C" w14:paraId="0BF3BE50" w14:textId="77777777">
        <w:tc>
          <w:tcPr>
            <w:tcW w:w="1980" w:type="dxa"/>
          </w:tcPr>
          <w:p w14:paraId="3F4EB4B7" w14:textId="77777777" w:rsidR="00C1046B" w:rsidRPr="00686C0C" w:rsidRDefault="00C1046B">
            <w:pPr>
              <w:rPr>
                <w:rFonts w:cs="Times New Roman"/>
              </w:rPr>
            </w:pPr>
            <w:r w:rsidRPr="00686C0C">
              <w:rPr>
                <w:rFonts w:cs="Times New Roman"/>
              </w:rPr>
              <w:t>Suposiciones</w:t>
            </w:r>
          </w:p>
        </w:tc>
        <w:tc>
          <w:tcPr>
            <w:tcW w:w="6848" w:type="dxa"/>
          </w:tcPr>
          <w:p w14:paraId="4977974A" w14:textId="2FF3539D" w:rsidR="00C1046B" w:rsidRPr="00686C0C" w:rsidRDefault="00AE7916">
            <w:pPr>
              <w:rPr>
                <w:rFonts w:cs="Times New Roman"/>
              </w:rPr>
            </w:pPr>
            <w:r w:rsidRPr="00AE7916">
              <w:rPr>
                <w:rFonts w:cs="Times New Roman"/>
              </w:rPr>
              <w:t>El repartidor tiene el GPS del dispositivo habilitado durante la entrega</w:t>
            </w:r>
            <w:r w:rsidR="00F40C15">
              <w:rPr>
                <w:rFonts w:cs="Times New Roman"/>
              </w:rPr>
              <w:t xml:space="preserve"> y conexión a internet</w:t>
            </w:r>
            <w:r w:rsidRPr="00AE7916">
              <w:rPr>
                <w:rFonts w:cs="Times New Roman"/>
              </w:rPr>
              <w:t>.</w:t>
            </w:r>
          </w:p>
        </w:tc>
      </w:tr>
      <w:tr w:rsidR="00606275" w:rsidRPr="00686C0C" w14:paraId="5037A9EB" w14:textId="77777777">
        <w:trPr>
          <w:trHeight w:val="404"/>
        </w:trPr>
        <w:tc>
          <w:tcPr>
            <w:tcW w:w="1980" w:type="dxa"/>
          </w:tcPr>
          <w:p w14:paraId="20D8C108" w14:textId="77777777" w:rsidR="00C1046B" w:rsidRPr="00686C0C" w:rsidRDefault="00C1046B">
            <w:pPr>
              <w:rPr>
                <w:rFonts w:cs="Times New Roman"/>
              </w:rPr>
            </w:pPr>
            <w:r w:rsidRPr="00686C0C">
              <w:rPr>
                <w:rFonts w:cs="Times New Roman"/>
              </w:rPr>
              <w:t>Notas y preguntas</w:t>
            </w:r>
          </w:p>
        </w:tc>
        <w:tc>
          <w:tcPr>
            <w:tcW w:w="6848" w:type="dxa"/>
          </w:tcPr>
          <w:p w14:paraId="36720BB3" w14:textId="7B4EF31C" w:rsidR="00C1046B" w:rsidRPr="00686C0C" w:rsidRDefault="0073672F">
            <w:pPr>
              <w:rPr>
                <w:rFonts w:cs="Times New Roman"/>
                <w:highlight w:val="yellow"/>
              </w:rPr>
            </w:pPr>
            <w:r>
              <w:rPr>
                <w:rFonts w:cs="Times New Roman"/>
              </w:rPr>
              <w:t>Ninguna</w:t>
            </w:r>
            <w:r w:rsidR="00C1046B" w:rsidRPr="00BD60F4">
              <w:rPr>
                <w:rFonts w:cs="Times New Roman"/>
              </w:rPr>
              <w:t>.</w:t>
            </w:r>
          </w:p>
        </w:tc>
      </w:tr>
    </w:tbl>
    <w:p w14:paraId="088021E9" w14:textId="77777777" w:rsidR="00E81C67" w:rsidRDefault="00E81C67" w:rsidP="0073672F">
      <w:pPr>
        <w:jc w:val="left"/>
      </w:pPr>
    </w:p>
    <w:p w14:paraId="109AB1D0" w14:textId="77777777" w:rsidR="00F40C15" w:rsidRDefault="00F40C15">
      <w:pPr>
        <w:spacing w:line="259" w:lineRule="auto"/>
        <w:jc w:val="left"/>
      </w:pPr>
      <w:r>
        <w:br w:type="page"/>
      </w:r>
    </w:p>
    <w:p w14:paraId="7532F571" w14:textId="5E65DE20" w:rsidR="0025398D" w:rsidRDefault="0025398D" w:rsidP="0025398D">
      <w:pPr>
        <w:jc w:val="left"/>
      </w:pPr>
      <w:r>
        <w:lastRenderedPageBreak/>
        <w:t>CU – 00</w:t>
      </w:r>
      <w:r w:rsidR="0007421A">
        <w:t>7</w:t>
      </w:r>
      <w:r>
        <w:t xml:space="preserve">: </w:t>
      </w:r>
      <w:r w:rsidR="000C1AF6">
        <w:t>Ver historial de pedidos</w:t>
      </w:r>
    </w:p>
    <w:tbl>
      <w:tblPr>
        <w:tblStyle w:val="Tablaconcuadrcula"/>
        <w:tblW w:w="0" w:type="auto"/>
        <w:tblLook w:val="04A0" w:firstRow="1" w:lastRow="0" w:firstColumn="1" w:lastColumn="0" w:noHBand="0" w:noVBand="1"/>
      </w:tblPr>
      <w:tblGrid>
        <w:gridCol w:w="1980"/>
        <w:gridCol w:w="6848"/>
      </w:tblGrid>
      <w:tr w:rsidR="00606275" w:rsidRPr="00686C0C" w14:paraId="6BBB3E6A" w14:textId="77777777">
        <w:tc>
          <w:tcPr>
            <w:tcW w:w="1980" w:type="dxa"/>
          </w:tcPr>
          <w:p w14:paraId="3EFEE025" w14:textId="77777777" w:rsidR="0025398D" w:rsidRPr="00686C0C" w:rsidRDefault="0025398D">
            <w:pPr>
              <w:rPr>
                <w:rFonts w:cs="Times New Roman"/>
                <w:b/>
                <w:bCs/>
              </w:rPr>
            </w:pPr>
            <w:r w:rsidRPr="00686C0C">
              <w:rPr>
                <w:rFonts w:cs="Times New Roman"/>
                <w:b/>
                <w:bCs/>
              </w:rPr>
              <w:t>Nombre</w:t>
            </w:r>
          </w:p>
        </w:tc>
        <w:tc>
          <w:tcPr>
            <w:tcW w:w="6848" w:type="dxa"/>
          </w:tcPr>
          <w:p w14:paraId="52E9BB17" w14:textId="0B04FAA9" w:rsidR="0025398D" w:rsidRPr="006A4AEE" w:rsidRDefault="00837439">
            <w:pPr>
              <w:rPr>
                <w:rFonts w:cs="Times New Roman"/>
                <w:b/>
                <w:bCs/>
              </w:rPr>
            </w:pPr>
            <w:r>
              <w:rPr>
                <w:rFonts w:cs="Times New Roman"/>
                <w:b/>
                <w:bCs/>
              </w:rPr>
              <w:t>Ver historial de pedidos</w:t>
            </w:r>
          </w:p>
        </w:tc>
      </w:tr>
      <w:tr w:rsidR="00606275" w:rsidRPr="00686C0C" w14:paraId="671ECC2A" w14:textId="77777777">
        <w:tc>
          <w:tcPr>
            <w:tcW w:w="1980" w:type="dxa"/>
          </w:tcPr>
          <w:p w14:paraId="09565947" w14:textId="77777777" w:rsidR="0025398D" w:rsidRPr="00686C0C" w:rsidRDefault="0025398D">
            <w:pPr>
              <w:rPr>
                <w:rFonts w:cs="Times New Roman"/>
              </w:rPr>
            </w:pPr>
            <w:r w:rsidRPr="00686C0C">
              <w:rPr>
                <w:rFonts w:cs="Times New Roman"/>
              </w:rPr>
              <w:t>Actores</w:t>
            </w:r>
          </w:p>
        </w:tc>
        <w:tc>
          <w:tcPr>
            <w:tcW w:w="6848" w:type="dxa"/>
          </w:tcPr>
          <w:p w14:paraId="50ABBA81" w14:textId="0601E615" w:rsidR="0025398D" w:rsidRPr="00686C0C" w:rsidRDefault="0025398D">
            <w:pPr>
              <w:rPr>
                <w:rFonts w:cs="Times New Roman"/>
              </w:rPr>
            </w:pPr>
            <w:r w:rsidRPr="007E3210">
              <w:rPr>
                <w:rFonts w:cs="Times New Roman"/>
              </w:rPr>
              <w:t>Cliente</w:t>
            </w:r>
          </w:p>
        </w:tc>
      </w:tr>
      <w:tr w:rsidR="00606275" w:rsidRPr="00686C0C" w14:paraId="1D4B8E24" w14:textId="77777777">
        <w:tc>
          <w:tcPr>
            <w:tcW w:w="1980" w:type="dxa"/>
          </w:tcPr>
          <w:p w14:paraId="238B5747" w14:textId="77777777" w:rsidR="0025398D" w:rsidRPr="00686C0C" w:rsidRDefault="0025398D">
            <w:pPr>
              <w:rPr>
                <w:rFonts w:cs="Times New Roman"/>
              </w:rPr>
            </w:pPr>
            <w:r w:rsidRPr="00686C0C">
              <w:rPr>
                <w:rFonts w:cs="Times New Roman"/>
              </w:rPr>
              <w:t>Descripción</w:t>
            </w:r>
          </w:p>
        </w:tc>
        <w:tc>
          <w:tcPr>
            <w:tcW w:w="6848" w:type="dxa"/>
          </w:tcPr>
          <w:p w14:paraId="33A00779" w14:textId="13017C1A" w:rsidR="0025398D" w:rsidRPr="00686C0C" w:rsidRDefault="00852E12">
            <w:pPr>
              <w:spacing w:line="240" w:lineRule="auto"/>
              <w:rPr>
                <w:rFonts w:cs="Times New Roman"/>
              </w:rPr>
            </w:pPr>
            <w:r w:rsidRPr="00852E12">
              <w:rPr>
                <w:rFonts w:cs="Times New Roman"/>
              </w:rPr>
              <w:t>El cliente puede consultar el historial completo de todos sus pedidos anteriores, visualizando el estado final, la fecha, la cantidad de garrafones y el repartidor asignado de cada uno. El sistema filtra los registros exclusivamente por el ID del cliente autenticado.</w:t>
            </w:r>
          </w:p>
        </w:tc>
      </w:tr>
      <w:tr w:rsidR="00606275" w:rsidRPr="00686C0C" w14:paraId="5750F188" w14:textId="77777777">
        <w:tc>
          <w:tcPr>
            <w:tcW w:w="1980" w:type="dxa"/>
          </w:tcPr>
          <w:p w14:paraId="7698C51B" w14:textId="77777777" w:rsidR="0025398D" w:rsidRPr="00686C0C" w:rsidRDefault="0025398D">
            <w:pPr>
              <w:rPr>
                <w:rFonts w:cs="Times New Roman"/>
              </w:rPr>
            </w:pPr>
            <w:r w:rsidRPr="00686C0C">
              <w:rPr>
                <w:rFonts w:cs="Times New Roman"/>
              </w:rPr>
              <w:t>Requerimiento funcional</w:t>
            </w:r>
          </w:p>
        </w:tc>
        <w:tc>
          <w:tcPr>
            <w:tcW w:w="6848" w:type="dxa"/>
          </w:tcPr>
          <w:p w14:paraId="5DCE8854" w14:textId="012A5D96" w:rsidR="0025398D" w:rsidRPr="00686C0C" w:rsidRDefault="0025398D">
            <w:pPr>
              <w:jc w:val="left"/>
              <w:rPr>
                <w:rFonts w:cs="Times New Roman"/>
              </w:rPr>
            </w:pPr>
            <w:r w:rsidRPr="00C55B86">
              <w:rPr>
                <w:rFonts w:cs="Times New Roman"/>
              </w:rPr>
              <w:t>RF</w:t>
            </w:r>
            <w:r>
              <w:rPr>
                <w:rFonts w:cs="Times New Roman"/>
              </w:rPr>
              <w:t xml:space="preserve"> – </w:t>
            </w:r>
            <w:r w:rsidRPr="00C55B86">
              <w:rPr>
                <w:rFonts w:cs="Times New Roman"/>
              </w:rPr>
              <w:t>0</w:t>
            </w:r>
            <w:r w:rsidR="00852E12">
              <w:rPr>
                <w:rFonts w:cs="Times New Roman"/>
              </w:rPr>
              <w:t>10</w:t>
            </w:r>
          </w:p>
        </w:tc>
      </w:tr>
      <w:tr w:rsidR="00606275" w:rsidRPr="00686C0C" w14:paraId="1EF2D182" w14:textId="77777777">
        <w:tc>
          <w:tcPr>
            <w:tcW w:w="1980" w:type="dxa"/>
          </w:tcPr>
          <w:p w14:paraId="574EC147" w14:textId="77777777" w:rsidR="0025398D" w:rsidRPr="00686C0C" w:rsidRDefault="0025398D">
            <w:pPr>
              <w:rPr>
                <w:rFonts w:cs="Times New Roman"/>
              </w:rPr>
            </w:pPr>
            <w:r>
              <w:rPr>
                <w:rFonts w:cs="Times New Roman"/>
              </w:rPr>
              <w:t>Reglas de negocio</w:t>
            </w:r>
          </w:p>
        </w:tc>
        <w:tc>
          <w:tcPr>
            <w:tcW w:w="6848" w:type="dxa"/>
          </w:tcPr>
          <w:p w14:paraId="03599697" w14:textId="36540BFE" w:rsidR="0025398D" w:rsidRPr="00C55B86" w:rsidRDefault="00E82088">
            <w:pPr>
              <w:spacing w:line="240" w:lineRule="auto"/>
              <w:jc w:val="left"/>
              <w:rPr>
                <w:rFonts w:cs="Times New Roman"/>
              </w:rPr>
            </w:pPr>
            <w:r w:rsidRPr="00E82088">
              <w:rPr>
                <w:rFonts w:cs="Times New Roman"/>
              </w:rPr>
              <w:t>RN-01</w:t>
            </w:r>
            <w:r w:rsidR="00C066CC">
              <w:rPr>
                <w:rFonts w:cs="Times New Roman"/>
              </w:rPr>
              <w:t>6</w:t>
            </w:r>
            <w:r w:rsidRPr="00E82088">
              <w:rPr>
                <w:rFonts w:cs="Times New Roman"/>
              </w:rPr>
              <w:t>: El cliente solo puede ver los pedidos asociados a su propio ID. RN-013: Los registros históricos no se pueden borrar ni editar</w:t>
            </w:r>
            <w:r w:rsidR="00C066CC">
              <w:rPr>
                <w:rFonts w:cs="Times New Roman"/>
              </w:rPr>
              <w:t>.</w:t>
            </w:r>
          </w:p>
        </w:tc>
      </w:tr>
      <w:tr w:rsidR="00606275" w:rsidRPr="00686C0C" w14:paraId="59054D07" w14:textId="77777777">
        <w:tc>
          <w:tcPr>
            <w:tcW w:w="1980" w:type="dxa"/>
          </w:tcPr>
          <w:p w14:paraId="645C39F9" w14:textId="77777777" w:rsidR="0025398D" w:rsidRPr="00686C0C" w:rsidRDefault="0025398D">
            <w:pPr>
              <w:rPr>
                <w:rFonts w:cs="Times New Roman"/>
              </w:rPr>
            </w:pPr>
            <w:r w:rsidRPr="00686C0C">
              <w:rPr>
                <w:rFonts w:cs="Times New Roman"/>
              </w:rPr>
              <w:t>Disparador</w:t>
            </w:r>
          </w:p>
        </w:tc>
        <w:tc>
          <w:tcPr>
            <w:tcW w:w="6848" w:type="dxa"/>
          </w:tcPr>
          <w:p w14:paraId="4128E5D1" w14:textId="65ABF803" w:rsidR="0025398D" w:rsidRPr="00686C0C" w:rsidRDefault="009173F4">
            <w:pPr>
              <w:spacing w:line="240" w:lineRule="auto"/>
              <w:rPr>
                <w:rFonts w:cs="Times New Roman"/>
              </w:rPr>
            </w:pPr>
            <w:r w:rsidRPr="009173F4">
              <w:rPr>
                <w:rFonts w:cs="Times New Roman"/>
              </w:rPr>
              <w:t>El cliente selecciona la sección "Mis pedidos" desde el menú principal de la aplicación.</w:t>
            </w:r>
          </w:p>
        </w:tc>
      </w:tr>
      <w:tr w:rsidR="00606275" w:rsidRPr="00686C0C" w14:paraId="2386B6F4" w14:textId="77777777">
        <w:tc>
          <w:tcPr>
            <w:tcW w:w="1980" w:type="dxa"/>
          </w:tcPr>
          <w:p w14:paraId="3B68F809" w14:textId="77777777" w:rsidR="0025398D" w:rsidRPr="00686C0C" w:rsidRDefault="0025398D">
            <w:pPr>
              <w:rPr>
                <w:rFonts w:cs="Times New Roman"/>
              </w:rPr>
            </w:pPr>
            <w:r w:rsidRPr="00686C0C">
              <w:rPr>
                <w:rFonts w:cs="Times New Roman"/>
              </w:rPr>
              <w:t>Precondiciones</w:t>
            </w:r>
          </w:p>
        </w:tc>
        <w:tc>
          <w:tcPr>
            <w:tcW w:w="6848" w:type="dxa"/>
          </w:tcPr>
          <w:p w14:paraId="4253B9B6" w14:textId="77777777" w:rsidR="000D053C" w:rsidRPr="000D053C" w:rsidRDefault="000D053C" w:rsidP="005D18BC">
            <w:pPr>
              <w:pStyle w:val="Prrafodelista"/>
              <w:numPr>
                <w:ilvl w:val="0"/>
                <w:numId w:val="26"/>
              </w:numPr>
              <w:spacing w:line="240" w:lineRule="auto"/>
              <w:rPr>
                <w:rFonts w:cs="Times New Roman"/>
              </w:rPr>
            </w:pPr>
            <w:r w:rsidRPr="000D053C">
              <w:rPr>
                <w:rFonts w:cs="Times New Roman"/>
              </w:rPr>
              <w:t>El cliente tiene sesión activa.</w:t>
            </w:r>
          </w:p>
          <w:p w14:paraId="24C7E41B" w14:textId="2108461F" w:rsidR="0025398D" w:rsidRPr="00686C0C" w:rsidRDefault="000D053C" w:rsidP="005D18BC">
            <w:pPr>
              <w:pStyle w:val="Prrafodelista"/>
              <w:numPr>
                <w:ilvl w:val="0"/>
                <w:numId w:val="26"/>
              </w:numPr>
              <w:spacing w:line="240" w:lineRule="auto"/>
              <w:rPr>
                <w:rFonts w:cs="Times New Roman"/>
              </w:rPr>
            </w:pPr>
            <w:r w:rsidRPr="000D053C">
              <w:rPr>
                <w:rFonts w:cs="Times New Roman"/>
              </w:rPr>
              <w:t>El cliente debe tener al menos un pedido registrado en el sistema</w:t>
            </w:r>
          </w:p>
        </w:tc>
      </w:tr>
      <w:tr w:rsidR="00606275" w:rsidRPr="00686C0C" w14:paraId="5B53AB38" w14:textId="77777777">
        <w:tc>
          <w:tcPr>
            <w:tcW w:w="1980" w:type="dxa"/>
          </w:tcPr>
          <w:p w14:paraId="02256BA3" w14:textId="77777777" w:rsidR="0025398D" w:rsidRPr="00686C0C" w:rsidRDefault="0025398D">
            <w:pPr>
              <w:rPr>
                <w:rFonts w:cs="Times New Roman"/>
              </w:rPr>
            </w:pPr>
            <w:r w:rsidRPr="00686C0C">
              <w:rPr>
                <w:rFonts w:cs="Times New Roman"/>
              </w:rPr>
              <w:t>Postcondiciones</w:t>
            </w:r>
          </w:p>
        </w:tc>
        <w:tc>
          <w:tcPr>
            <w:tcW w:w="6848" w:type="dxa"/>
          </w:tcPr>
          <w:p w14:paraId="65C90723" w14:textId="77777777" w:rsidR="005309BA" w:rsidRPr="005309BA" w:rsidRDefault="005309BA" w:rsidP="005D18BC">
            <w:pPr>
              <w:pStyle w:val="Prrafodelista"/>
              <w:numPr>
                <w:ilvl w:val="0"/>
                <w:numId w:val="27"/>
              </w:numPr>
              <w:spacing w:line="240" w:lineRule="auto"/>
              <w:rPr>
                <w:rFonts w:cs="Times New Roman"/>
              </w:rPr>
            </w:pPr>
            <w:r w:rsidRPr="005309BA">
              <w:rPr>
                <w:rFonts w:cs="Times New Roman"/>
              </w:rPr>
              <w:t>El cliente visualiza la lista de sus pedidos con sus respectivos detalles.</w:t>
            </w:r>
          </w:p>
          <w:p w14:paraId="7F257703" w14:textId="4E1695EE" w:rsidR="0025398D" w:rsidRPr="00686C0C" w:rsidRDefault="005309BA" w:rsidP="005D18BC">
            <w:pPr>
              <w:pStyle w:val="Prrafodelista"/>
              <w:numPr>
                <w:ilvl w:val="0"/>
                <w:numId w:val="27"/>
              </w:numPr>
              <w:spacing w:line="240" w:lineRule="auto"/>
              <w:rPr>
                <w:rFonts w:cs="Times New Roman"/>
              </w:rPr>
            </w:pPr>
            <w:r w:rsidRPr="005309BA">
              <w:rPr>
                <w:rFonts w:cs="Times New Roman"/>
              </w:rPr>
              <w:t xml:space="preserve">No se modifica ningún dato en la base de </w:t>
            </w:r>
            <w:r w:rsidR="008E486C" w:rsidRPr="005309BA">
              <w:rPr>
                <w:rFonts w:cs="Times New Roman"/>
              </w:rPr>
              <w:t>datos.</w:t>
            </w:r>
          </w:p>
        </w:tc>
      </w:tr>
      <w:tr w:rsidR="00606275" w:rsidRPr="00686C0C" w14:paraId="49B22A55" w14:textId="77777777">
        <w:tc>
          <w:tcPr>
            <w:tcW w:w="1980" w:type="dxa"/>
          </w:tcPr>
          <w:p w14:paraId="33DC6A5F" w14:textId="77777777" w:rsidR="0025398D" w:rsidRPr="00686C0C" w:rsidRDefault="0025398D">
            <w:pPr>
              <w:rPr>
                <w:rFonts w:cs="Times New Roman"/>
              </w:rPr>
            </w:pPr>
            <w:r w:rsidRPr="00686C0C">
              <w:rPr>
                <w:rFonts w:cs="Times New Roman"/>
              </w:rPr>
              <w:t>Flujo Normal</w:t>
            </w:r>
          </w:p>
        </w:tc>
        <w:tc>
          <w:tcPr>
            <w:tcW w:w="6848" w:type="dxa"/>
          </w:tcPr>
          <w:p w14:paraId="3CE4DF52" w14:textId="77777777" w:rsidR="00EA7D5F" w:rsidRPr="00EA7D5F" w:rsidRDefault="00EA7D5F" w:rsidP="005D18BC">
            <w:pPr>
              <w:pStyle w:val="Prrafodelista"/>
              <w:numPr>
                <w:ilvl w:val="0"/>
                <w:numId w:val="28"/>
              </w:numPr>
              <w:spacing w:line="240" w:lineRule="auto"/>
              <w:rPr>
                <w:rFonts w:cs="Times New Roman"/>
              </w:rPr>
            </w:pPr>
            <w:r w:rsidRPr="00EA7D5F">
              <w:rPr>
                <w:rFonts w:cs="Times New Roman"/>
              </w:rPr>
              <w:t>El cliente selecciona "Historial" en el menú principal.</w:t>
            </w:r>
          </w:p>
          <w:p w14:paraId="335824D5" w14:textId="0D6C8A81" w:rsidR="00EA7D5F" w:rsidRPr="00EA7D5F" w:rsidRDefault="00EA7D5F" w:rsidP="005D18BC">
            <w:pPr>
              <w:pStyle w:val="Prrafodelista"/>
              <w:numPr>
                <w:ilvl w:val="0"/>
                <w:numId w:val="28"/>
              </w:numPr>
              <w:spacing w:line="240" w:lineRule="auto"/>
              <w:rPr>
                <w:rFonts w:cs="Times New Roman"/>
              </w:rPr>
            </w:pPr>
            <w:r w:rsidRPr="00EA7D5F">
              <w:rPr>
                <w:rFonts w:cs="Times New Roman"/>
              </w:rPr>
              <w:t xml:space="preserve">El sistema consulta en la base de datos todos los pedidos asociados al ID del cliente. </w:t>
            </w:r>
          </w:p>
          <w:p w14:paraId="5789C343" w14:textId="77777777" w:rsidR="00EA7D5F" w:rsidRPr="00EA7D5F" w:rsidRDefault="00EA7D5F" w:rsidP="005D18BC">
            <w:pPr>
              <w:pStyle w:val="Prrafodelista"/>
              <w:numPr>
                <w:ilvl w:val="0"/>
                <w:numId w:val="28"/>
              </w:numPr>
              <w:spacing w:line="240" w:lineRule="auto"/>
              <w:rPr>
                <w:rFonts w:cs="Times New Roman"/>
              </w:rPr>
            </w:pPr>
            <w:r w:rsidRPr="00EA7D5F">
              <w:rPr>
                <w:rFonts w:cs="Times New Roman"/>
              </w:rPr>
              <w:t>El sistema ordena los pedidos de más reciente a más antiguo.</w:t>
            </w:r>
          </w:p>
          <w:p w14:paraId="5B14D0E8" w14:textId="77777777" w:rsidR="00EA7D5F" w:rsidRPr="00EA7D5F" w:rsidRDefault="00EA7D5F" w:rsidP="005D18BC">
            <w:pPr>
              <w:pStyle w:val="Prrafodelista"/>
              <w:numPr>
                <w:ilvl w:val="0"/>
                <w:numId w:val="28"/>
              </w:numPr>
              <w:spacing w:line="240" w:lineRule="auto"/>
              <w:rPr>
                <w:rFonts w:cs="Times New Roman"/>
              </w:rPr>
            </w:pPr>
            <w:r w:rsidRPr="00EA7D5F">
              <w:rPr>
                <w:rFonts w:cs="Times New Roman"/>
              </w:rPr>
              <w:t>El sistema muestra la lista con: fecha, cantidad de garrafones, estado y repartidor asignado.</w:t>
            </w:r>
          </w:p>
          <w:p w14:paraId="489F3FE1" w14:textId="77777777" w:rsidR="00EA7D5F" w:rsidRPr="00EA7D5F" w:rsidRDefault="00EA7D5F" w:rsidP="005D18BC">
            <w:pPr>
              <w:pStyle w:val="Prrafodelista"/>
              <w:numPr>
                <w:ilvl w:val="0"/>
                <w:numId w:val="28"/>
              </w:numPr>
              <w:spacing w:line="240" w:lineRule="auto"/>
              <w:rPr>
                <w:rFonts w:cs="Times New Roman"/>
              </w:rPr>
            </w:pPr>
            <w:r w:rsidRPr="00EA7D5F">
              <w:rPr>
                <w:rFonts w:cs="Times New Roman"/>
              </w:rPr>
              <w:t>El cliente puede seleccionar cualquier pedido para ver su detalle completo.</w:t>
            </w:r>
          </w:p>
          <w:p w14:paraId="7701F8E1" w14:textId="41B63B6C" w:rsidR="00BE7B95" w:rsidRDefault="00BE7B95" w:rsidP="005D18BC">
            <w:pPr>
              <w:pStyle w:val="Prrafodelista"/>
              <w:numPr>
                <w:ilvl w:val="0"/>
                <w:numId w:val="28"/>
              </w:numPr>
              <w:spacing w:line="240" w:lineRule="auto"/>
              <w:rPr>
                <w:rFonts w:cs="Times New Roman"/>
              </w:rPr>
            </w:pPr>
            <w:r w:rsidRPr="00BE7B95">
              <w:rPr>
                <w:rFonts w:cs="Times New Roman"/>
              </w:rPr>
              <w:t xml:space="preserve">El sistema muestra el detalle: dirección, indicaciones, productos, precio fijado al momento del pedido, </w:t>
            </w:r>
            <w:proofErr w:type="spellStart"/>
            <w:r w:rsidRPr="00BE7B95">
              <w:rPr>
                <w:rFonts w:cs="Times New Roman"/>
              </w:rPr>
              <w:t>timestamps</w:t>
            </w:r>
            <w:proofErr w:type="spellEnd"/>
            <w:r w:rsidRPr="00BE7B95">
              <w:rPr>
                <w:rFonts w:cs="Times New Roman"/>
              </w:rPr>
              <w:t xml:space="preserve"> de cada cambio de estado y total.</w:t>
            </w:r>
          </w:p>
          <w:p w14:paraId="09DBA0BD" w14:textId="069AAD96" w:rsidR="0025398D" w:rsidRPr="00686C0C" w:rsidRDefault="00EA7D5F" w:rsidP="005D18BC">
            <w:pPr>
              <w:pStyle w:val="Prrafodelista"/>
              <w:numPr>
                <w:ilvl w:val="0"/>
                <w:numId w:val="28"/>
              </w:numPr>
              <w:spacing w:line="240" w:lineRule="auto"/>
              <w:rPr>
                <w:rFonts w:cs="Times New Roman"/>
              </w:rPr>
            </w:pPr>
            <w:r w:rsidRPr="00EA7D5F">
              <w:rPr>
                <w:rFonts w:cs="Times New Roman"/>
              </w:rPr>
              <w:t>Finaliza el caso de uso.</w:t>
            </w:r>
          </w:p>
        </w:tc>
      </w:tr>
      <w:tr w:rsidR="00606275" w:rsidRPr="00686C0C" w14:paraId="3DEE3A50" w14:textId="77777777">
        <w:tc>
          <w:tcPr>
            <w:tcW w:w="1980" w:type="dxa"/>
          </w:tcPr>
          <w:p w14:paraId="530ED725" w14:textId="77777777" w:rsidR="0025398D" w:rsidRPr="00686C0C" w:rsidRDefault="0025398D">
            <w:pPr>
              <w:rPr>
                <w:rFonts w:cs="Times New Roman"/>
              </w:rPr>
            </w:pPr>
            <w:r w:rsidRPr="00686C0C">
              <w:rPr>
                <w:rFonts w:cs="Times New Roman"/>
              </w:rPr>
              <w:t>Flujos Alternativos</w:t>
            </w:r>
          </w:p>
        </w:tc>
        <w:tc>
          <w:tcPr>
            <w:tcW w:w="6848" w:type="dxa"/>
          </w:tcPr>
          <w:p w14:paraId="7B607F3A" w14:textId="3E3CB114" w:rsidR="0025398D" w:rsidRPr="00686C0C" w:rsidRDefault="0025398D">
            <w:pPr>
              <w:rPr>
                <w:rFonts w:cs="Times New Roman"/>
              </w:rPr>
            </w:pPr>
            <w:r w:rsidRPr="00686C0C">
              <w:rPr>
                <w:rFonts w:cs="Times New Roman"/>
              </w:rPr>
              <w:t xml:space="preserve">S1: </w:t>
            </w:r>
            <w:r w:rsidRPr="00022151">
              <w:rPr>
                <w:rFonts w:cs="Times New Roman"/>
              </w:rPr>
              <w:t xml:space="preserve">El cliente </w:t>
            </w:r>
            <w:r w:rsidR="00F364A2">
              <w:rPr>
                <w:rFonts w:cs="Times New Roman"/>
              </w:rPr>
              <w:t>no tiene pedidos</w:t>
            </w:r>
            <w:r>
              <w:rPr>
                <w:rFonts w:cs="Times New Roman"/>
              </w:rPr>
              <w:t>.</w:t>
            </w:r>
          </w:p>
          <w:p w14:paraId="0EA1552E" w14:textId="75CA6A34" w:rsidR="00F364A2" w:rsidRPr="00F364A2" w:rsidRDefault="00F364A2" w:rsidP="005D18BC">
            <w:pPr>
              <w:pStyle w:val="Prrafodelista"/>
              <w:numPr>
                <w:ilvl w:val="0"/>
                <w:numId w:val="9"/>
              </w:numPr>
              <w:spacing w:line="240" w:lineRule="auto"/>
              <w:rPr>
                <w:rFonts w:cs="Times New Roman"/>
              </w:rPr>
            </w:pPr>
            <w:r w:rsidRPr="00F364A2">
              <w:rPr>
                <w:rFonts w:cs="Times New Roman"/>
              </w:rPr>
              <w:t>S1.1 El sistema muestra un mensaj</w:t>
            </w:r>
            <w:r>
              <w:rPr>
                <w:rFonts w:cs="Times New Roman"/>
              </w:rPr>
              <w:t xml:space="preserve">e donde se le indica que aún no ha realizado </w:t>
            </w:r>
            <w:proofErr w:type="spellStart"/>
            <w:r w:rsidR="002147CE">
              <w:rPr>
                <w:rFonts w:cs="Times New Roman"/>
              </w:rPr>
              <w:t>ningun</w:t>
            </w:r>
            <w:proofErr w:type="spellEnd"/>
            <w:r>
              <w:rPr>
                <w:rFonts w:cs="Times New Roman"/>
              </w:rPr>
              <w:t xml:space="preserve"> pedido</w:t>
            </w:r>
            <w:r w:rsidRPr="00F364A2">
              <w:rPr>
                <w:rFonts w:cs="Times New Roman"/>
              </w:rPr>
              <w:t>.</w:t>
            </w:r>
          </w:p>
          <w:p w14:paraId="10739A2C" w14:textId="0992D62B" w:rsidR="0025398D" w:rsidRPr="00733DCB" w:rsidRDefault="00F364A2" w:rsidP="00C15B1C">
            <w:pPr>
              <w:pStyle w:val="Prrafodelista"/>
              <w:spacing w:line="240" w:lineRule="auto"/>
              <w:rPr>
                <w:rFonts w:cs="Times New Roman"/>
              </w:rPr>
            </w:pPr>
            <w:r w:rsidRPr="00F364A2">
              <w:rPr>
                <w:rFonts w:cs="Times New Roman"/>
              </w:rPr>
              <w:t>Finaliza el caso de uso</w:t>
            </w:r>
          </w:p>
        </w:tc>
      </w:tr>
      <w:tr w:rsidR="00606275" w:rsidRPr="00686C0C" w14:paraId="71C0F310" w14:textId="77777777">
        <w:tc>
          <w:tcPr>
            <w:tcW w:w="1980" w:type="dxa"/>
          </w:tcPr>
          <w:p w14:paraId="773FEEF8" w14:textId="77777777" w:rsidR="0025398D" w:rsidRPr="00686C0C" w:rsidRDefault="0025398D">
            <w:pPr>
              <w:rPr>
                <w:rFonts w:cs="Times New Roman"/>
              </w:rPr>
            </w:pPr>
            <w:r w:rsidRPr="00686C0C">
              <w:rPr>
                <w:rFonts w:cs="Times New Roman"/>
              </w:rPr>
              <w:t>Excepciones</w:t>
            </w:r>
          </w:p>
        </w:tc>
        <w:tc>
          <w:tcPr>
            <w:tcW w:w="6848" w:type="dxa"/>
          </w:tcPr>
          <w:p w14:paraId="6ABF8D1D" w14:textId="0434A32B" w:rsidR="0025398D" w:rsidRPr="00672BE8" w:rsidRDefault="0025398D">
            <w:pPr>
              <w:rPr>
                <w:rFonts w:cs="Times New Roman"/>
              </w:rPr>
            </w:pPr>
            <w:r w:rsidRPr="00672BE8">
              <w:rPr>
                <w:rFonts w:cs="Times New Roman"/>
              </w:rPr>
              <w:t xml:space="preserve">E1: </w:t>
            </w:r>
            <w:r w:rsidR="006E4AA0" w:rsidRPr="006E4AA0">
              <w:rPr>
                <w:rFonts w:cs="Times New Roman"/>
              </w:rPr>
              <w:t>Error al consultar la base de datos.</w:t>
            </w:r>
          </w:p>
          <w:p w14:paraId="6FFA64A4" w14:textId="77777777" w:rsidR="00614967" w:rsidRPr="00614967" w:rsidRDefault="00614967" w:rsidP="005D18BC">
            <w:pPr>
              <w:pStyle w:val="Prrafodelista"/>
              <w:numPr>
                <w:ilvl w:val="0"/>
                <w:numId w:val="10"/>
              </w:numPr>
              <w:rPr>
                <w:rFonts w:cs="Times New Roman"/>
              </w:rPr>
            </w:pPr>
            <w:r w:rsidRPr="00614967">
              <w:rPr>
                <w:rFonts w:cs="Times New Roman"/>
              </w:rPr>
              <w:t>E1.1 El sistema muestra un mensaje de error.</w:t>
            </w:r>
          </w:p>
          <w:p w14:paraId="6DEE8067" w14:textId="2EFFF3B1" w:rsidR="0025398D" w:rsidRPr="00383018" w:rsidRDefault="00614967" w:rsidP="005D18BC">
            <w:pPr>
              <w:numPr>
                <w:ilvl w:val="0"/>
                <w:numId w:val="10"/>
              </w:numPr>
              <w:spacing w:line="240" w:lineRule="auto"/>
              <w:rPr>
                <w:rFonts w:cs="Times New Roman"/>
              </w:rPr>
            </w:pPr>
            <w:r w:rsidRPr="00614967">
              <w:rPr>
                <w:rFonts w:cs="Times New Roman"/>
              </w:rPr>
              <w:t>E1.2 Invita al usuario a reintentar más tarde.</w:t>
            </w:r>
          </w:p>
        </w:tc>
      </w:tr>
      <w:tr w:rsidR="00606275" w:rsidRPr="00686C0C" w14:paraId="4432D4CB" w14:textId="77777777">
        <w:tc>
          <w:tcPr>
            <w:tcW w:w="1980" w:type="dxa"/>
          </w:tcPr>
          <w:p w14:paraId="1239B290" w14:textId="77777777" w:rsidR="0025398D" w:rsidRPr="00686C0C" w:rsidRDefault="0025398D">
            <w:pPr>
              <w:rPr>
                <w:rFonts w:cs="Times New Roman"/>
              </w:rPr>
            </w:pPr>
            <w:r w:rsidRPr="00686C0C">
              <w:rPr>
                <w:rFonts w:cs="Times New Roman"/>
              </w:rPr>
              <w:t>Prioridad</w:t>
            </w:r>
          </w:p>
        </w:tc>
        <w:tc>
          <w:tcPr>
            <w:tcW w:w="6848" w:type="dxa"/>
          </w:tcPr>
          <w:p w14:paraId="4A83FAA1" w14:textId="11B345F0" w:rsidR="0025398D" w:rsidRPr="00686C0C" w:rsidRDefault="00614967">
            <w:pPr>
              <w:rPr>
                <w:rFonts w:cs="Times New Roman"/>
              </w:rPr>
            </w:pPr>
            <w:r>
              <w:rPr>
                <w:rFonts w:cs="Times New Roman"/>
              </w:rPr>
              <w:t>Media</w:t>
            </w:r>
            <w:r w:rsidR="0025398D" w:rsidRPr="00686C0C">
              <w:rPr>
                <w:rFonts w:cs="Times New Roman"/>
              </w:rPr>
              <w:t xml:space="preserve"> </w:t>
            </w:r>
          </w:p>
        </w:tc>
      </w:tr>
      <w:tr w:rsidR="00606275" w:rsidRPr="00686C0C" w14:paraId="28B8404E" w14:textId="77777777">
        <w:tc>
          <w:tcPr>
            <w:tcW w:w="1980" w:type="dxa"/>
          </w:tcPr>
          <w:p w14:paraId="6D1A5592" w14:textId="77777777" w:rsidR="0025398D" w:rsidRPr="00686C0C" w:rsidRDefault="0025398D">
            <w:pPr>
              <w:rPr>
                <w:rFonts w:cs="Times New Roman"/>
              </w:rPr>
            </w:pPr>
            <w:r w:rsidRPr="00686C0C">
              <w:rPr>
                <w:rFonts w:cs="Times New Roman"/>
              </w:rPr>
              <w:t>Frecuencia de uso</w:t>
            </w:r>
          </w:p>
        </w:tc>
        <w:tc>
          <w:tcPr>
            <w:tcW w:w="6848" w:type="dxa"/>
          </w:tcPr>
          <w:p w14:paraId="2651BC79" w14:textId="1D35284D" w:rsidR="0025398D" w:rsidRPr="00686C0C" w:rsidRDefault="00614967">
            <w:pPr>
              <w:rPr>
                <w:rFonts w:cs="Times New Roman"/>
              </w:rPr>
            </w:pPr>
            <w:r>
              <w:rPr>
                <w:rFonts w:cs="Times New Roman"/>
              </w:rPr>
              <w:t>Baja</w:t>
            </w:r>
          </w:p>
        </w:tc>
      </w:tr>
      <w:tr w:rsidR="00606275" w:rsidRPr="00686C0C" w14:paraId="0D32AE50" w14:textId="77777777">
        <w:tc>
          <w:tcPr>
            <w:tcW w:w="1980" w:type="dxa"/>
          </w:tcPr>
          <w:p w14:paraId="3F87BBB7" w14:textId="77777777" w:rsidR="0025398D" w:rsidRPr="00686C0C" w:rsidRDefault="0025398D">
            <w:pPr>
              <w:rPr>
                <w:rFonts w:cs="Times New Roman"/>
              </w:rPr>
            </w:pPr>
            <w:r w:rsidRPr="00686C0C">
              <w:rPr>
                <w:rFonts w:cs="Times New Roman"/>
              </w:rPr>
              <w:t>Requerimientos especiales</w:t>
            </w:r>
          </w:p>
        </w:tc>
        <w:tc>
          <w:tcPr>
            <w:tcW w:w="6848" w:type="dxa"/>
          </w:tcPr>
          <w:p w14:paraId="55392AFA" w14:textId="3AE98D7A" w:rsidR="0025398D" w:rsidRPr="00686C0C" w:rsidRDefault="0063203F">
            <w:pPr>
              <w:rPr>
                <w:rFonts w:cs="Times New Roman"/>
              </w:rPr>
            </w:pPr>
            <w:r w:rsidRPr="0063203F">
              <w:rPr>
                <w:rFonts w:cs="Times New Roman"/>
              </w:rPr>
              <w:t xml:space="preserve">La consulta </w:t>
            </w:r>
            <w:r>
              <w:rPr>
                <w:rFonts w:cs="Times New Roman"/>
              </w:rPr>
              <w:t xml:space="preserve">no debe de tardar mucho al ejecutarse. </w:t>
            </w:r>
            <w:r w:rsidRPr="0063203F">
              <w:rPr>
                <w:rFonts w:cs="Times New Roman"/>
              </w:rPr>
              <w:t>Los registros son de solo lectura</w:t>
            </w:r>
            <w:r>
              <w:rPr>
                <w:rFonts w:cs="Times New Roman"/>
              </w:rPr>
              <w:t>,</w:t>
            </w:r>
            <w:r w:rsidRPr="0063203F">
              <w:rPr>
                <w:rFonts w:cs="Times New Roman"/>
              </w:rPr>
              <w:t xml:space="preserve"> no se permite editar ni eliminar desde esta vista</w:t>
            </w:r>
            <w:r>
              <w:rPr>
                <w:rFonts w:cs="Times New Roman"/>
              </w:rPr>
              <w:t xml:space="preserve"> los datos de la base de datos</w:t>
            </w:r>
            <w:r w:rsidRPr="0063203F">
              <w:rPr>
                <w:rFonts w:cs="Times New Roman"/>
              </w:rPr>
              <w:t>.</w:t>
            </w:r>
          </w:p>
        </w:tc>
      </w:tr>
      <w:tr w:rsidR="00530CCC" w:rsidRPr="00686C0C" w14:paraId="39186CD9" w14:textId="77777777">
        <w:tc>
          <w:tcPr>
            <w:tcW w:w="1980" w:type="dxa"/>
          </w:tcPr>
          <w:p w14:paraId="272DC726" w14:textId="6A8C5430" w:rsidR="009461E4" w:rsidRPr="00686C0C" w:rsidRDefault="00100D06">
            <w:pPr>
              <w:rPr>
                <w:rFonts w:cs="Times New Roman"/>
              </w:rPr>
            </w:pPr>
            <w:r>
              <w:rPr>
                <w:rFonts w:cs="Times New Roman"/>
              </w:rPr>
              <w:t>Datos de entrada</w:t>
            </w:r>
          </w:p>
        </w:tc>
        <w:tc>
          <w:tcPr>
            <w:tcW w:w="6848" w:type="dxa"/>
          </w:tcPr>
          <w:p w14:paraId="7F7A593C" w14:textId="77777777" w:rsidR="009461E4" w:rsidRDefault="000931DC" w:rsidP="005D18BC">
            <w:pPr>
              <w:pStyle w:val="Prrafodelista"/>
              <w:numPr>
                <w:ilvl w:val="0"/>
                <w:numId w:val="68"/>
              </w:numPr>
              <w:rPr>
                <w:rFonts w:cs="Times New Roman"/>
              </w:rPr>
            </w:pPr>
            <w:r w:rsidRPr="000931DC">
              <w:rPr>
                <w:rFonts w:cs="Times New Roman"/>
              </w:rPr>
              <w:t>Identificador del cliente autenticado (sesión activa).</w:t>
            </w:r>
          </w:p>
          <w:p w14:paraId="223DD4C6" w14:textId="4E7CD3B0" w:rsidR="000931DC" w:rsidRPr="00601915" w:rsidRDefault="00CA385E" w:rsidP="005D18BC">
            <w:pPr>
              <w:pStyle w:val="Prrafodelista"/>
              <w:numPr>
                <w:ilvl w:val="0"/>
                <w:numId w:val="68"/>
              </w:numPr>
              <w:rPr>
                <w:rFonts w:cs="Times New Roman"/>
              </w:rPr>
            </w:pPr>
            <w:r>
              <w:rPr>
                <w:rFonts w:cs="Times New Roman"/>
              </w:rPr>
              <w:t>Identificador de los pedidos.</w:t>
            </w:r>
          </w:p>
        </w:tc>
      </w:tr>
      <w:tr w:rsidR="00276582" w:rsidRPr="00686C0C" w14:paraId="4B667A62" w14:textId="77777777">
        <w:tc>
          <w:tcPr>
            <w:tcW w:w="1980" w:type="dxa"/>
          </w:tcPr>
          <w:p w14:paraId="1A0B28DC" w14:textId="550E3246" w:rsidR="009461E4" w:rsidRPr="00686C0C" w:rsidRDefault="00100D06">
            <w:pPr>
              <w:rPr>
                <w:rFonts w:cs="Times New Roman"/>
              </w:rPr>
            </w:pPr>
            <w:r>
              <w:rPr>
                <w:rFonts w:cs="Times New Roman"/>
              </w:rPr>
              <w:t>Datos de salida</w:t>
            </w:r>
          </w:p>
        </w:tc>
        <w:tc>
          <w:tcPr>
            <w:tcW w:w="6848" w:type="dxa"/>
          </w:tcPr>
          <w:p w14:paraId="2D95166C" w14:textId="1068514A" w:rsidR="00401113" w:rsidRDefault="00401113" w:rsidP="005D18BC">
            <w:pPr>
              <w:pStyle w:val="Prrafodelista"/>
              <w:numPr>
                <w:ilvl w:val="0"/>
                <w:numId w:val="67"/>
              </w:numPr>
              <w:rPr>
                <w:rFonts w:cs="Times New Roman"/>
              </w:rPr>
            </w:pPr>
            <w:r w:rsidRPr="00401113">
              <w:rPr>
                <w:rFonts w:cs="Times New Roman"/>
              </w:rPr>
              <w:t xml:space="preserve">Lista de pedidos </w:t>
            </w:r>
            <w:r w:rsidR="00AC2D3E" w:rsidRPr="00401113">
              <w:rPr>
                <w:rFonts w:cs="Times New Roman"/>
              </w:rPr>
              <w:t>de</w:t>
            </w:r>
            <w:r w:rsidR="00AC2D3E">
              <w:rPr>
                <w:rFonts w:cs="Times New Roman"/>
              </w:rPr>
              <w:t xml:space="preserve"> la</w:t>
            </w:r>
            <w:r>
              <w:rPr>
                <w:rFonts w:cs="Times New Roman"/>
              </w:rPr>
              <w:t xml:space="preserve"> </w:t>
            </w:r>
            <w:r w:rsidRPr="00401113">
              <w:rPr>
                <w:rFonts w:cs="Times New Roman"/>
              </w:rPr>
              <w:t>cliente ordenada de más reciente a más antiguo</w:t>
            </w:r>
            <w:r>
              <w:rPr>
                <w:rFonts w:cs="Times New Roman"/>
              </w:rPr>
              <w:t>.</w:t>
            </w:r>
          </w:p>
          <w:p w14:paraId="0852802F" w14:textId="35FBB485" w:rsidR="00401113" w:rsidRDefault="00401113" w:rsidP="005D18BC">
            <w:pPr>
              <w:pStyle w:val="Prrafodelista"/>
              <w:numPr>
                <w:ilvl w:val="0"/>
                <w:numId w:val="67"/>
              </w:numPr>
              <w:rPr>
                <w:rFonts w:cs="Times New Roman"/>
              </w:rPr>
            </w:pPr>
            <w:r>
              <w:rPr>
                <w:rFonts w:cs="Times New Roman"/>
              </w:rPr>
              <w:t>F</w:t>
            </w:r>
            <w:r w:rsidRPr="00401113">
              <w:rPr>
                <w:rFonts w:cs="Times New Roman"/>
              </w:rPr>
              <w:t>echa</w:t>
            </w:r>
            <w:r>
              <w:rPr>
                <w:rFonts w:cs="Times New Roman"/>
              </w:rPr>
              <w:t>.</w:t>
            </w:r>
            <w:r w:rsidRPr="00401113">
              <w:rPr>
                <w:rFonts w:cs="Times New Roman"/>
              </w:rPr>
              <w:t xml:space="preserve"> </w:t>
            </w:r>
          </w:p>
          <w:p w14:paraId="48A2E357" w14:textId="77777777" w:rsidR="00E40B9D" w:rsidRDefault="00401113" w:rsidP="005D18BC">
            <w:pPr>
              <w:pStyle w:val="Prrafodelista"/>
              <w:numPr>
                <w:ilvl w:val="0"/>
                <w:numId w:val="67"/>
              </w:numPr>
              <w:rPr>
                <w:rFonts w:cs="Times New Roman"/>
              </w:rPr>
            </w:pPr>
            <w:r>
              <w:rPr>
                <w:rFonts w:cs="Times New Roman"/>
              </w:rPr>
              <w:lastRenderedPageBreak/>
              <w:t>C</w:t>
            </w:r>
            <w:r w:rsidRPr="00401113">
              <w:rPr>
                <w:rFonts w:cs="Times New Roman"/>
              </w:rPr>
              <w:t>antidad de garrafones</w:t>
            </w:r>
          </w:p>
          <w:p w14:paraId="3846D321" w14:textId="77777777" w:rsidR="00E40B9D" w:rsidRDefault="00E40B9D" w:rsidP="005D18BC">
            <w:pPr>
              <w:pStyle w:val="Prrafodelista"/>
              <w:numPr>
                <w:ilvl w:val="0"/>
                <w:numId w:val="67"/>
              </w:numPr>
              <w:rPr>
                <w:rFonts w:cs="Times New Roman"/>
              </w:rPr>
            </w:pPr>
            <w:r>
              <w:rPr>
                <w:rFonts w:cs="Times New Roman"/>
              </w:rPr>
              <w:t>E</w:t>
            </w:r>
            <w:r w:rsidR="00401113" w:rsidRPr="00401113">
              <w:rPr>
                <w:rFonts w:cs="Times New Roman"/>
              </w:rPr>
              <w:t xml:space="preserve">stado </w:t>
            </w:r>
          </w:p>
          <w:p w14:paraId="392B40EC" w14:textId="77ACF43D" w:rsidR="009461E4" w:rsidRPr="00100D06" w:rsidRDefault="00E40B9D" w:rsidP="005D18BC">
            <w:pPr>
              <w:pStyle w:val="Prrafodelista"/>
              <w:numPr>
                <w:ilvl w:val="0"/>
                <w:numId w:val="67"/>
              </w:numPr>
              <w:rPr>
                <w:rFonts w:cs="Times New Roman"/>
              </w:rPr>
            </w:pPr>
            <w:r>
              <w:rPr>
                <w:rFonts w:cs="Times New Roman"/>
              </w:rPr>
              <w:t>R</w:t>
            </w:r>
            <w:r w:rsidR="00401113" w:rsidRPr="00401113">
              <w:rPr>
                <w:rFonts w:cs="Times New Roman"/>
              </w:rPr>
              <w:t>epartidor asignado.</w:t>
            </w:r>
          </w:p>
        </w:tc>
      </w:tr>
      <w:tr w:rsidR="00606275" w:rsidRPr="00686C0C" w14:paraId="2908BBE0" w14:textId="77777777">
        <w:tc>
          <w:tcPr>
            <w:tcW w:w="1980" w:type="dxa"/>
          </w:tcPr>
          <w:p w14:paraId="6C55DF58" w14:textId="77777777" w:rsidR="0025398D" w:rsidRPr="00686C0C" w:rsidRDefault="0025398D">
            <w:pPr>
              <w:rPr>
                <w:rFonts w:cs="Times New Roman"/>
              </w:rPr>
            </w:pPr>
            <w:r w:rsidRPr="00686C0C">
              <w:rPr>
                <w:rFonts w:cs="Times New Roman"/>
              </w:rPr>
              <w:lastRenderedPageBreak/>
              <w:t>Suposiciones</w:t>
            </w:r>
          </w:p>
        </w:tc>
        <w:tc>
          <w:tcPr>
            <w:tcW w:w="6848" w:type="dxa"/>
          </w:tcPr>
          <w:p w14:paraId="35661A39" w14:textId="733AA977" w:rsidR="0025398D" w:rsidRPr="00686C0C" w:rsidRDefault="00531FBA">
            <w:pPr>
              <w:rPr>
                <w:rFonts w:cs="Times New Roman"/>
              </w:rPr>
            </w:pPr>
            <w:r w:rsidRPr="00531FBA">
              <w:rPr>
                <w:rFonts w:cs="Times New Roman"/>
              </w:rPr>
              <w:t>La base de datos mantiene el historial completo de forma permanente.</w:t>
            </w:r>
          </w:p>
        </w:tc>
      </w:tr>
      <w:tr w:rsidR="00606275" w:rsidRPr="00686C0C" w14:paraId="5A3B4426" w14:textId="77777777">
        <w:trPr>
          <w:trHeight w:val="404"/>
        </w:trPr>
        <w:tc>
          <w:tcPr>
            <w:tcW w:w="1980" w:type="dxa"/>
          </w:tcPr>
          <w:p w14:paraId="4F1C3892" w14:textId="77777777" w:rsidR="0025398D" w:rsidRPr="00686C0C" w:rsidRDefault="0025398D">
            <w:pPr>
              <w:rPr>
                <w:rFonts w:cs="Times New Roman"/>
              </w:rPr>
            </w:pPr>
            <w:r w:rsidRPr="00686C0C">
              <w:rPr>
                <w:rFonts w:cs="Times New Roman"/>
              </w:rPr>
              <w:t>Notas y preguntas</w:t>
            </w:r>
          </w:p>
        </w:tc>
        <w:tc>
          <w:tcPr>
            <w:tcW w:w="6848" w:type="dxa"/>
          </w:tcPr>
          <w:p w14:paraId="08B31BB9" w14:textId="0172C48D" w:rsidR="0025398D" w:rsidRPr="00686C0C" w:rsidRDefault="005F3EA5">
            <w:pPr>
              <w:rPr>
                <w:rFonts w:cs="Times New Roman"/>
                <w:highlight w:val="yellow"/>
              </w:rPr>
            </w:pPr>
            <w:r w:rsidRPr="005F3EA5">
              <w:rPr>
                <w:rFonts w:cs="Times New Roman"/>
              </w:rPr>
              <w:t xml:space="preserve">Los registros históricos incluyen los </w:t>
            </w:r>
            <w:proofErr w:type="spellStart"/>
            <w:r w:rsidRPr="005F3EA5">
              <w:rPr>
                <w:rFonts w:cs="Times New Roman"/>
              </w:rPr>
              <w:t>timestamps</w:t>
            </w:r>
            <w:proofErr w:type="spellEnd"/>
            <w:r w:rsidRPr="005F3EA5">
              <w:rPr>
                <w:rFonts w:cs="Times New Roman"/>
              </w:rPr>
              <w:t xml:space="preserve"> de cada cambio de estado del pedido, lo que permite ver el ciclo de vida completo de cada entrega.</w:t>
            </w:r>
          </w:p>
        </w:tc>
      </w:tr>
    </w:tbl>
    <w:p w14:paraId="497173C0" w14:textId="77777777" w:rsidR="0073672F" w:rsidRDefault="0073672F" w:rsidP="001F5A4F">
      <w:pPr>
        <w:jc w:val="left"/>
      </w:pPr>
    </w:p>
    <w:p w14:paraId="57F14D46" w14:textId="77777777" w:rsidR="00FB3A77" w:rsidRDefault="00FB3A77">
      <w:pPr>
        <w:spacing w:line="259" w:lineRule="auto"/>
        <w:jc w:val="left"/>
      </w:pPr>
      <w:r>
        <w:br w:type="page"/>
      </w:r>
    </w:p>
    <w:p w14:paraId="338B1B8C" w14:textId="0507682A" w:rsidR="001F5A4F" w:rsidRDefault="001F5A4F" w:rsidP="001F5A4F">
      <w:pPr>
        <w:jc w:val="left"/>
      </w:pPr>
      <w:r w:rsidRPr="00A73CE5">
        <w:lastRenderedPageBreak/>
        <w:t>CU – 0</w:t>
      </w:r>
      <w:r w:rsidR="0007421A">
        <w:t>08</w:t>
      </w:r>
      <w:r w:rsidRPr="00A73CE5">
        <w:t xml:space="preserve">: </w:t>
      </w:r>
      <w:r w:rsidR="00A73CE5" w:rsidRPr="00A73CE5">
        <w:t>Activar disponibilidad</w:t>
      </w:r>
    </w:p>
    <w:tbl>
      <w:tblPr>
        <w:tblStyle w:val="Tablaconcuadrcula"/>
        <w:tblW w:w="0" w:type="auto"/>
        <w:tblLook w:val="04A0" w:firstRow="1" w:lastRow="0" w:firstColumn="1" w:lastColumn="0" w:noHBand="0" w:noVBand="1"/>
      </w:tblPr>
      <w:tblGrid>
        <w:gridCol w:w="1980"/>
        <w:gridCol w:w="6848"/>
      </w:tblGrid>
      <w:tr w:rsidR="00606275" w:rsidRPr="00686C0C" w14:paraId="41B620BA" w14:textId="77777777">
        <w:tc>
          <w:tcPr>
            <w:tcW w:w="1980" w:type="dxa"/>
          </w:tcPr>
          <w:p w14:paraId="7AACA438" w14:textId="77777777" w:rsidR="001F5A4F" w:rsidRPr="00686C0C" w:rsidRDefault="001F5A4F">
            <w:pPr>
              <w:rPr>
                <w:rFonts w:cs="Times New Roman"/>
                <w:b/>
                <w:bCs/>
              </w:rPr>
            </w:pPr>
            <w:r w:rsidRPr="00686C0C">
              <w:rPr>
                <w:rFonts w:cs="Times New Roman"/>
                <w:b/>
                <w:bCs/>
              </w:rPr>
              <w:t>Nombre</w:t>
            </w:r>
          </w:p>
        </w:tc>
        <w:tc>
          <w:tcPr>
            <w:tcW w:w="6848" w:type="dxa"/>
          </w:tcPr>
          <w:p w14:paraId="4C24FACB" w14:textId="2E39DA1B" w:rsidR="001F5A4F" w:rsidRPr="006A4AEE" w:rsidRDefault="00194D82">
            <w:pPr>
              <w:rPr>
                <w:rFonts w:cs="Times New Roman"/>
                <w:b/>
                <w:bCs/>
              </w:rPr>
            </w:pPr>
            <w:r w:rsidRPr="00194D82">
              <w:rPr>
                <w:rFonts w:cs="Times New Roman"/>
                <w:b/>
                <w:bCs/>
              </w:rPr>
              <w:t>Activar disponibilidad</w:t>
            </w:r>
          </w:p>
        </w:tc>
      </w:tr>
      <w:tr w:rsidR="00606275" w:rsidRPr="00686C0C" w14:paraId="6C291A44" w14:textId="77777777">
        <w:tc>
          <w:tcPr>
            <w:tcW w:w="1980" w:type="dxa"/>
          </w:tcPr>
          <w:p w14:paraId="03125764" w14:textId="77777777" w:rsidR="001F5A4F" w:rsidRPr="00686C0C" w:rsidRDefault="001F5A4F">
            <w:pPr>
              <w:rPr>
                <w:rFonts w:cs="Times New Roman"/>
              </w:rPr>
            </w:pPr>
            <w:r w:rsidRPr="00686C0C">
              <w:rPr>
                <w:rFonts w:cs="Times New Roman"/>
              </w:rPr>
              <w:t>Actores</w:t>
            </w:r>
          </w:p>
        </w:tc>
        <w:tc>
          <w:tcPr>
            <w:tcW w:w="6848" w:type="dxa"/>
          </w:tcPr>
          <w:p w14:paraId="71AF464E" w14:textId="113CCBAC" w:rsidR="001F5A4F" w:rsidRPr="00686C0C" w:rsidRDefault="003A39F9">
            <w:pPr>
              <w:rPr>
                <w:rFonts w:cs="Times New Roman"/>
              </w:rPr>
            </w:pPr>
            <w:r>
              <w:rPr>
                <w:rFonts w:cs="Times New Roman"/>
              </w:rPr>
              <w:t>Repartidor</w:t>
            </w:r>
          </w:p>
        </w:tc>
      </w:tr>
      <w:tr w:rsidR="00606275" w:rsidRPr="00686C0C" w14:paraId="27510F02" w14:textId="77777777">
        <w:tc>
          <w:tcPr>
            <w:tcW w:w="1980" w:type="dxa"/>
          </w:tcPr>
          <w:p w14:paraId="7FE1A440" w14:textId="77777777" w:rsidR="001F5A4F" w:rsidRPr="00686C0C" w:rsidRDefault="001F5A4F">
            <w:pPr>
              <w:rPr>
                <w:rFonts w:cs="Times New Roman"/>
              </w:rPr>
            </w:pPr>
            <w:r w:rsidRPr="00686C0C">
              <w:rPr>
                <w:rFonts w:cs="Times New Roman"/>
              </w:rPr>
              <w:t>Descripción</w:t>
            </w:r>
          </w:p>
        </w:tc>
        <w:tc>
          <w:tcPr>
            <w:tcW w:w="6848" w:type="dxa"/>
          </w:tcPr>
          <w:p w14:paraId="0E672DB4" w14:textId="34DEDBF9" w:rsidR="001F5A4F" w:rsidRPr="00686C0C" w:rsidRDefault="007E3467">
            <w:pPr>
              <w:spacing w:line="240" w:lineRule="auto"/>
              <w:rPr>
                <w:rFonts w:cs="Times New Roman"/>
              </w:rPr>
            </w:pPr>
            <w:r w:rsidRPr="007E3467">
              <w:rPr>
                <w:rFonts w:cs="Times New Roman"/>
              </w:rPr>
              <w:t>El repartidor selecciona el vehículo con el que trabajará la jornada y carga garrafones desde la base del negocio al vehículo. Esta carga inicial habilita su disponibilidad para recibir pedidos. El sistema registra el movimiento de inventario como un par enlazado salida en base + entrada en vehículo.</w:t>
            </w:r>
          </w:p>
        </w:tc>
      </w:tr>
      <w:tr w:rsidR="00606275" w:rsidRPr="00686C0C" w14:paraId="37B001C0" w14:textId="77777777">
        <w:tc>
          <w:tcPr>
            <w:tcW w:w="1980" w:type="dxa"/>
          </w:tcPr>
          <w:p w14:paraId="6BB9978A" w14:textId="77777777" w:rsidR="001F5A4F" w:rsidRPr="00686C0C" w:rsidRDefault="001F5A4F">
            <w:pPr>
              <w:rPr>
                <w:rFonts w:cs="Times New Roman"/>
              </w:rPr>
            </w:pPr>
            <w:r w:rsidRPr="00686C0C">
              <w:rPr>
                <w:rFonts w:cs="Times New Roman"/>
              </w:rPr>
              <w:t>Requerimiento funcional</w:t>
            </w:r>
          </w:p>
        </w:tc>
        <w:tc>
          <w:tcPr>
            <w:tcW w:w="6848" w:type="dxa"/>
          </w:tcPr>
          <w:p w14:paraId="49F784D7" w14:textId="1608F6B2" w:rsidR="001F5A4F" w:rsidRPr="00686C0C" w:rsidRDefault="001F5A4F">
            <w:pPr>
              <w:jc w:val="left"/>
              <w:rPr>
                <w:rFonts w:cs="Times New Roman"/>
              </w:rPr>
            </w:pPr>
            <w:r w:rsidRPr="00C55B86">
              <w:rPr>
                <w:rFonts w:cs="Times New Roman"/>
              </w:rPr>
              <w:t>RF</w:t>
            </w:r>
            <w:r>
              <w:rPr>
                <w:rFonts w:cs="Times New Roman"/>
              </w:rPr>
              <w:t xml:space="preserve"> </w:t>
            </w:r>
            <w:r w:rsidR="00211299">
              <w:rPr>
                <w:rFonts w:cs="Times New Roman"/>
              </w:rPr>
              <w:t>-</w:t>
            </w:r>
            <w:r>
              <w:rPr>
                <w:rFonts w:cs="Times New Roman"/>
              </w:rPr>
              <w:t xml:space="preserve"> </w:t>
            </w:r>
            <w:r w:rsidRPr="00C55B86">
              <w:rPr>
                <w:rFonts w:cs="Times New Roman"/>
              </w:rPr>
              <w:t>0</w:t>
            </w:r>
            <w:r w:rsidR="007E3467">
              <w:rPr>
                <w:rFonts w:cs="Times New Roman"/>
              </w:rPr>
              <w:t>30</w:t>
            </w:r>
          </w:p>
        </w:tc>
      </w:tr>
      <w:tr w:rsidR="00606275" w:rsidRPr="00686C0C" w14:paraId="7706DE0B" w14:textId="77777777">
        <w:tc>
          <w:tcPr>
            <w:tcW w:w="1980" w:type="dxa"/>
          </w:tcPr>
          <w:p w14:paraId="763FEDD3" w14:textId="77777777" w:rsidR="001F5A4F" w:rsidRPr="00686C0C" w:rsidRDefault="001F5A4F">
            <w:pPr>
              <w:rPr>
                <w:rFonts w:cs="Times New Roman"/>
              </w:rPr>
            </w:pPr>
            <w:r>
              <w:rPr>
                <w:rFonts w:cs="Times New Roman"/>
              </w:rPr>
              <w:t>Reglas de negocio</w:t>
            </w:r>
          </w:p>
        </w:tc>
        <w:tc>
          <w:tcPr>
            <w:tcW w:w="6848" w:type="dxa"/>
          </w:tcPr>
          <w:p w14:paraId="573DB510" w14:textId="21D741F7" w:rsidR="00211299" w:rsidRDefault="000F040D">
            <w:pPr>
              <w:spacing w:line="240" w:lineRule="auto"/>
              <w:jc w:val="left"/>
              <w:rPr>
                <w:rFonts w:cs="Times New Roman"/>
              </w:rPr>
            </w:pPr>
            <w:r w:rsidRPr="000F040D">
              <w:rPr>
                <w:rFonts w:cs="Times New Roman"/>
              </w:rPr>
              <w:t>RN-007: El repartidor debe registrar su inventario antes de poder elegir pedidos.</w:t>
            </w:r>
          </w:p>
          <w:p w14:paraId="7955D243" w14:textId="77777777" w:rsidR="00201BF5" w:rsidRPr="00201BF5" w:rsidRDefault="00201BF5" w:rsidP="00201BF5">
            <w:pPr>
              <w:spacing w:line="240" w:lineRule="auto"/>
              <w:jc w:val="left"/>
              <w:rPr>
                <w:rFonts w:cs="Times New Roman"/>
              </w:rPr>
            </w:pPr>
            <w:r w:rsidRPr="00201BF5">
              <w:rPr>
                <w:rFonts w:cs="Times New Roman"/>
              </w:rPr>
              <w:t>RN-008: La carga del vehículo no puede exceder su capacidad física máxima.</w:t>
            </w:r>
          </w:p>
          <w:p w14:paraId="6C70451B" w14:textId="77777777" w:rsidR="00201BF5" w:rsidRPr="00201BF5" w:rsidRDefault="00201BF5" w:rsidP="00201BF5">
            <w:pPr>
              <w:spacing w:line="240" w:lineRule="auto"/>
              <w:jc w:val="left"/>
              <w:rPr>
                <w:rFonts w:cs="Times New Roman"/>
              </w:rPr>
            </w:pPr>
            <w:r w:rsidRPr="00201BF5">
              <w:rPr>
                <w:rFonts w:cs="Times New Roman"/>
              </w:rPr>
              <w:t>RN-014: El repartidor debe seleccionar un vehículo del negocio al iniciar jornada.</w:t>
            </w:r>
          </w:p>
          <w:p w14:paraId="2A1804E3" w14:textId="77777777" w:rsidR="00201BF5" w:rsidRPr="00201BF5" w:rsidRDefault="00201BF5" w:rsidP="00201BF5">
            <w:pPr>
              <w:spacing w:line="240" w:lineRule="auto"/>
              <w:jc w:val="left"/>
              <w:rPr>
                <w:rFonts w:cs="Times New Roman"/>
              </w:rPr>
            </w:pPr>
            <w:r w:rsidRPr="00201BF5">
              <w:rPr>
                <w:rFonts w:cs="Times New Roman"/>
              </w:rPr>
              <w:t xml:space="preserve">RN-013: El movimiento de inventario genera registros con </w:t>
            </w:r>
            <w:proofErr w:type="spellStart"/>
            <w:r w:rsidRPr="00201BF5">
              <w:rPr>
                <w:rFonts w:cs="Times New Roman"/>
              </w:rPr>
              <w:t>timestamp</w:t>
            </w:r>
            <w:proofErr w:type="spellEnd"/>
            <w:r w:rsidRPr="00201BF5">
              <w:rPr>
                <w:rFonts w:cs="Times New Roman"/>
              </w:rPr>
              <w:t>.</w:t>
            </w:r>
          </w:p>
          <w:p w14:paraId="0D93B802" w14:textId="7680377A" w:rsidR="001F5A4F" w:rsidRPr="00C55B86" w:rsidRDefault="00201BF5">
            <w:pPr>
              <w:spacing w:line="240" w:lineRule="auto"/>
              <w:jc w:val="left"/>
              <w:rPr>
                <w:rFonts w:cs="Times New Roman"/>
              </w:rPr>
            </w:pPr>
            <w:r w:rsidRPr="00201BF5">
              <w:rPr>
                <w:rFonts w:cs="Times New Roman"/>
              </w:rPr>
              <w:t>RN-030: La carga sigue política FIFO por fecha de caducidad de los lotes.</w:t>
            </w:r>
          </w:p>
        </w:tc>
      </w:tr>
      <w:tr w:rsidR="00606275" w:rsidRPr="00686C0C" w14:paraId="2654846F" w14:textId="77777777">
        <w:tc>
          <w:tcPr>
            <w:tcW w:w="1980" w:type="dxa"/>
          </w:tcPr>
          <w:p w14:paraId="5D814A79" w14:textId="77777777" w:rsidR="001F5A4F" w:rsidRPr="00686C0C" w:rsidRDefault="001F5A4F">
            <w:pPr>
              <w:rPr>
                <w:rFonts w:cs="Times New Roman"/>
              </w:rPr>
            </w:pPr>
            <w:r w:rsidRPr="00686C0C">
              <w:rPr>
                <w:rFonts w:cs="Times New Roman"/>
              </w:rPr>
              <w:t>Disparador</w:t>
            </w:r>
          </w:p>
        </w:tc>
        <w:tc>
          <w:tcPr>
            <w:tcW w:w="6848" w:type="dxa"/>
          </w:tcPr>
          <w:p w14:paraId="4412F52C" w14:textId="3B9F1AD8" w:rsidR="001F5A4F" w:rsidRPr="00686C0C" w:rsidRDefault="00CE37C0">
            <w:pPr>
              <w:spacing w:line="240" w:lineRule="auto"/>
              <w:rPr>
                <w:rFonts w:cs="Times New Roman"/>
              </w:rPr>
            </w:pPr>
            <w:r w:rsidRPr="00CE37C0">
              <w:rPr>
                <w:rFonts w:cs="Times New Roman"/>
              </w:rPr>
              <w:t>El repartidor inicia sesión y accede a la sección "Iniciar jornada" o "Registrar inventario" antes de comenzar a recibir pedidos.</w:t>
            </w:r>
          </w:p>
        </w:tc>
      </w:tr>
      <w:tr w:rsidR="00606275" w:rsidRPr="00686C0C" w14:paraId="06FEA5AD" w14:textId="77777777">
        <w:tc>
          <w:tcPr>
            <w:tcW w:w="1980" w:type="dxa"/>
          </w:tcPr>
          <w:p w14:paraId="13695BF0" w14:textId="77777777" w:rsidR="001F5A4F" w:rsidRPr="00686C0C" w:rsidRDefault="001F5A4F">
            <w:pPr>
              <w:rPr>
                <w:rFonts w:cs="Times New Roman"/>
              </w:rPr>
            </w:pPr>
            <w:r w:rsidRPr="00686C0C">
              <w:rPr>
                <w:rFonts w:cs="Times New Roman"/>
              </w:rPr>
              <w:t>Precondiciones</w:t>
            </w:r>
          </w:p>
        </w:tc>
        <w:tc>
          <w:tcPr>
            <w:tcW w:w="6848" w:type="dxa"/>
          </w:tcPr>
          <w:p w14:paraId="5B8A10D9" w14:textId="77777777" w:rsidR="00EB7D30" w:rsidRPr="00EB7D30" w:rsidRDefault="00EB7D30" w:rsidP="005D18BC">
            <w:pPr>
              <w:pStyle w:val="Prrafodelista"/>
              <w:numPr>
                <w:ilvl w:val="0"/>
                <w:numId w:val="29"/>
              </w:numPr>
              <w:spacing w:line="240" w:lineRule="auto"/>
              <w:rPr>
                <w:rFonts w:cs="Times New Roman"/>
              </w:rPr>
            </w:pPr>
            <w:r w:rsidRPr="00EB7D30">
              <w:rPr>
                <w:rFonts w:cs="Times New Roman"/>
              </w:rPr>
              <w:t>El repartidor tiene sesión activa.</w:t>
            </w:r>
          </w:p>
          <w:p w14:paraId="5AB54E97" w14:textId="68C0AF7B" w:rsidR="00EB7D30" w:rsidRPr="00EB7D30" w:rsidRDefault="00EB7D30" w:rsidP="005D18BC">
            <w:pPr>
              <w:pStyle w:val="Prrafodelista"/>
              <w:numPr>
                <w:ilvl w:val="0"/>
                <w:numId w:val="29"/>
              </w:numPr>
              <w:spacing w:line="240" w:lineRule="auto"/>
              <w:rPr>
                <w:rFonts w:cs="Times New Roman"/>
              </w:rPr>
            </w:pPr>
            <w:r w:rsidRPr="00EB7D30">
              <w:rPr>
                <w:rFonts w:cs="Times New Roman"/>
              </w:rPr>
              <w:t>El repartidor tiene al menos un vehículo registrado en el sistema. (RN-01</w:t>
            </w:r>
            <w:r w:rsidR="000F686C">
              <w:rPr>
                <w:rFonts w:cs="Times New Roman"/>
              </w:rPr>
              <w:t>4</w:t>
            </w:r>
            <w:r w:rsidRPr="00EB7D30">
              <w:rPr>
                <w:rFonts w:cs="Times New Roman"/>
              </w:rPr>
              <w:t>)</w:t>
            </w:r>
            <w:r w:rsidR="000F686C">
              <w:rPr>
                <w:rFonts w:cs="Times New Roman"/>
              </w:rPr>
              <w:t>.</w:t>
            </w:r>
          </w:p>
          <w:p w14:paraId="2C87CB65" w14:textId="4B69E749" w:rsidR="000F686C" w:rsidRPr="00EB7D30" w:rsidRDefault="000F686C" w:rsidP="005D18BC">
            <w:pPr>
              <w:pStyle w:val="Prrafodelista"/>
              <w:numPr>
                <w:ilvl w:val="0"/>
                <w:numId w:val="29"/>
              </w:numPr>
              <w:spacing w:line="240" w:lineRule="auto"/>
              <w:rPr>
                <w:rFonts w:cs="Times New Roman"/>
              </w:rPr>
            </w:pPr>
            <w:r w:rsidRPr="000F686C">
              <w:rPr>
                <w:rFonts w:cs="Times New Roman"/>
              </w:rPr>
              <w:t>El negocio cuenta con stock en la base.</w:t>
            </w:r>
          </w:p>
          <w:p w14:paraId="1E7EF160" w14:textId="45502D38" w:rsidR="001F5A4F" w:rsidRPr="00686C0C" w:rsidRDefault="00EB7D30" w:rsidP="005D18BC">
            <w:pPr>
              <w:pStyle w:val="Prrafodelista"/>
              <w:numPr>
                <w:ilvl w:val="0"/>
                <w:numId w:val="29"/>
              </w:numPr>
              <w:spacing w:line="240" w:lineRule="auto"/>
              <w:rPr>
                <w:rFonts w:cs="Times New Roman"/>
              </w:rPr>
            </w:pPr>
            <w:r w:rsidRPr="00EB7D30">
              <w:rPr>
                <w:rFonts w:cs="Times New Roman"/>
              </w:rPr>
              <w:t>El repartidor debe estar en estado "</w:t>
            </w:r>
            <w:r w:rsidR="006E3C07">
              <w:rPr>
                <w:rFonts w:cs="Times New Roman"/>
              </w:rPr>
              <w:t>Desconectado</w:t>
            </w:r>
            <w:r w:rsidRPr="00EB7D30">
              <w:rPr>
                <w:rFonts w:cs="Times New Roman"/>
              </w:rPr>
              <w:t xml:space="preserve">" </w:t>
            </w:r>
          </w:p>
        </w:tc>
      </w:tr>
      <w:tr w:rsidR="00606275" w:rsidRPr="00686C0C" w14:paraId="1FAAF59E" w14:textId="77777777">
        <w:tc>
          <w:tcPr>
            <w:tcW w:w="1980" w:type="dxa"/>
          </w:tcPr>
          <w:p w14:paraId="7226A15B" w14:textId="77777777" w:rsidR="001F5A4F" w:rsidRPr="00686C0C" w:rsidRDefault="001F5A4F">
            <w:pPr>
              <w:rPr>
                <w:rFonts w:cs="Times New Roman"/>
              </w:rPr>
            </w:pPr>
            <w:r w:rsidRPr="00686C0C">
              <w:rPr>
                <w:rFonts w:cs="Times New Roman"/>
              </w:rPr>
              <w:t>Postcondiciones</w:t>
            </w:r>
          </w:p>
        </w:tc>
        <w:tc>
          <w:tcPr>
            <w:tcW w:w="6848" w:type="dxa"/>
          </w:tcPr>
          <w:p w14:paraId="4308B040" w14:textId="77777777" w:rsidR="00B47BC3" w:rsidRPr="00B47BC3" w:rsidRDefault="00B47BC3" w:rsidP="005D18BC">
            <w:pPr>
              <w:pStyle w:val="Prrafodelista"/>
              <w:numPr>
                <w:ilvl w:val="0"/>
                <w:numId w:val="30"/>
              </w:numPr>
              <w:spacing w:line="240" w:lineRule="auto"/>
              <w:rPr>
                <w:rFonts w:cs="Times New Roman"/>
              </w:rPr>
            </w:pPr>
            <w:r w:rsidRPr="00B47BC3">
              <w:rPr>
                <w:rFonts w:cs="Times New Roman"/>
              </w:rPr>
              <w:t>El vehículo seleccionado queda asociado al repartidor para esta jornada.</w:t>
            </w:r>
          </w:p>
          <w:p w14:paraId="3F5E668F" w14:textId="6A6E90FC" w:rsidR="00B47BC3" w:rsidRPr="00B47BC3" w:rsidRDefault="00B47BC3" w:rsidP="005D18BC">
            <w:pPr>
              <w:pStyle w:val="Prrafodelista"/>
              <w:numPr>
                <w:ilvl w:val="0"/>
                <w:numId w:val="30"/>
              </w:numPr>
              <w:spacing w:line="240" w:lineRule="auto"/>
              <w:rPr>
                <w:rFonts w:cs="Times New Roman"/>
              </w:rPr>
            </w:pPr>
            <w:r w:rsidRPr="00B47BC3">
              <w:rPr>
                <w:rFonts w:cs="Times New Roman"/>
              </w:rPr>
              <w:t>El inventario del vehículo se incrementa en la cantidad cargada y el de la base se reduce en la misma cantidad.</w:t>
            </w:r>
          </w:p>
          <w:p w14:paraId="23915797" w14:textId="2220D263" w:rsidR="00B47BC3" w:rsidRPr="00B47BC3" w:rsidRDefault="00B47BC3" w:rsidP="005D18BC">
            <w:pPr>
              <w:pStyle w:val="Prrafodelista"/>
              <w:numPr>
                <w:ilvl w:val="0"/>
                <w:numId w:val="30"/>
              </w:numPr>
              <w:spacing w:line="240" w:lineRule="auto"/>
              <w:rPr>
                <w:rFonts w:cs="Times New Roman"/>
              </w:rPr>
            </w:pPr>
            <w:r w:rsidRPr="00B47BC3">
              <w:rPr>
                <w:rFonts w:cs="Times New Roman"/>
              </w:rPr>
              <w:t>Se generan dos movimientos de inventario enlazados salida</w:t>
            </w:r>
            <w:r w:rsidR="00B92CD0">
              <w:rPr>
                <w:rFonts w:cs="Times New Roman"/>
              </w:rPr>
              <w:t xml:space="preserve"> </w:t>
            </w:r>
            <w:r w:rsidRPr="00B47BC3">
              <w:rPr>
                <w:rFonts w:cs="Times New Roman"/>
              </w:rPr>
              <w:t>a</w:t>
            </w:r>
            <w:r w:rsidR="00B92CD0">
              <w:rPr>
                <w:rFonts w:cs="Times New Roman"/>
              </w:rPr>
              <w:t xml:space="preserve"> </w:t>
            </w:r>
            <w:r w:rsidR="00B92CD0" w:rsidRPr="00B47BC3">
              <w:rPr>
                <w:rFonts w:cs="Times New Roman"/>
              </w:rPr>
              <w:t>vehículo</w:t>
            </w:r>
            <w:r w:rsidRPr="00B47BC3">
              <w:rPr>
                <w:rFonts w:cs="Times New Roman"/>
              </w:rPr>
              <w:t xml:space="preserve"> </w:t>
            </w:r>
            <w:r w:rsidR="00B92CD0">
              <w:rPr>
                <w:rFonts w:cs="Times New Roman"/>
              </w:rPr>
              <w:t>más</w:t>
            </w:r>
            <w:r w:rsidRPr="00B47BC3">
              <w:rPr>
                <w:rFonts w:cs="Times New Roman"/>
              </w:rPr>
              <w:t xml:space="preserve"> entrada</w:t>
            </w:r>
            <w:r w:rsidR="00B92CD0">
              <w:rPr>
                <w:rFonts w:cs="Times New Roman"/>
              </w:rPr>
              <w:t xml:space="preserve"> </w:t>
            </w:r>
            <w:r w:rsidRPr="00B47BC3">
              <w:rPr>
                <w:rFonts w:cs="Times New Roman"/>
              </w:rPr>
              <w:t>desde</w:t>
            </w:r>
            <w:r w:rsidR="00B92CD0">
              <w:rPr>
                <w:rFonts w:cs="Times New Roman"/>
              </w:rPr>
              <w:t xml:space="preserve"> </w:t>
            </w:r>
            <w:r w:rsidRPr="00B47BC3">
              <w:rPr>
                <w:rFonts w:cs="Times New Roman"/>
              </w:rPr>
              <w:t>base.</w:t>
            </w:r>
          </w:p>
          <w:p w14:paraId="2A3072A5" w14:textId="479D9EC6" w:rsidR="001F5A4F" w:rsidRPr="00686C0C" w:rsidRDefault="00B47BC3" w:rsidP="005D18BC">
            <w:pPr>
              <w:pStyle w:val="Prrafodelista"/>
              <w:numPr>
                <w:ilvl w:val="0"/>
                <w:numId w:val="30"/>
              </w:numPr>
              <w:spacing w:line="240" w:lineRule="auto"/>
              <w:rPr>
                <w:rFonts w:cs="Times New Roman"/>
              </w:rPr>
            </w:pPr>
            <w:r w:rsidRPr="00B47BC3">
              <w:rPr>
                <w:rFonts w:cs="Times New Roman"/>
              </w:rPr>
              <w:t>El estado operativo del repartidor pasa a "disponible" para recibir pedidos.</w:t>
            </w:r>
          </w:p>
        </w:tc>
      </w:tr>
      <w:tr w:rsidR="00606275" w:rsidRPr="00686C0C" w14:paraId="2C4D0684" w14:textId="77777777">
        <w:tc>
          <w:tcPr>
            <w:tcW w:w="1980" w:type="dxa"/>
          </w:tcPr>
          <w:p w14:paraId="7C9D616C" w14:textId="77777777" w:rsidR="001F5A4F" w:rsidRPr="00686C0C" w:rsidRDefault="001F5A4F">
            <w:pPr>
              <w:rPr>
                <w:rFonts w:cs="Times New Roman"/>
              </w:rPr>
            </w:pPr>
            <w:r w:rsidRPr="00686C0C">
              <w:rPr>
                <w:rFonts w:cs="Times New Roman"/>
              </w:rPr>
              <w:t>Flujo Normal</w:t>
            </w:r>
          </w:p>
        </w:tc>
        <w:tc>
          <w:tcPr>
            <w:tcW w:w="6848" w:type="dxa"/>
          </w:tcPr>
          <w:p w14:paraId="2FA6C245" w14:textId="77777777" w:rsidR="00D87018" w:rsidRPr="00D87018" w:rsidRDefault="00D87018" w:rsidP="005D18BC">
            <w:pPr>
              <w:pStyle w:val="Prrafodelista"/>
              <w:numPr>
                <w:ilvl w:val="0"/>
                <w:numId w:val="31"/>
              </w:numPr>
              <w:spacing w:line="240" w:lineRule="auto"/>
              <w:rPr>
                <w:rFonts w:cs="Times New Roman"/>
              </w:rPr>
            </w:pPr>
            <w:r w:rsidRPr="00D87018">
              <w:rPr>
                <w:rFonts w:cs="Times New Roman"/>
              </w:rPr>
              <w:t>El repartidor accede a "Iniciar jornada" desde el menú principal.</w:t>
            </w:r>
          </w:p>
          <w:p w14:paraId="2B779D1F" w14:textId="77777777" w:rsidR="00D87018" w:rsidRPr="00D87018" w:rsidRDefault="00D87018" w:rsidP="005D18BC">
            <w:pPr>
              <w:pStyle w:val="Prrafodelista"/>
              <w:numPr>
                <w:ilvl w:val="0"/>
                <w:numId w:val="31"/>
              </w:numPr>
              <w:spacing w:line="240" w:lineRule="auto"/>
              <w:rPr>
                <w:rFonts w:cs="Times New Roman"/>
              </w:rPr>
            </w:pPr>
            <w:r w:rsidRPr="00D87018">
              <w:rPr>
                <w:rFonts w:cs="Times New Roman"/>
              </w:rPr>
              <w:t>El sistema muestra los vehículos registrados del repartidor.</w:t>
            </w:r>
          </w:p>
          <w:p w14:paraId="26D36FC0" w14:textId="77777777" w:rsidR="00D87018" w:rsidRPr="00D87018" w:rsidRDefault="00D87018" w:rsidP="005D18BC">
            <w:pPr>
              <w:pStyle w:val="Prrafodelista"/>
              <w:numPr>
                <w:ilvl w:val="0"/>
                <w:numId w:val="31"/>
              </w:numPr>
              <w:spacing w:line="240" w:lineRule="auto"/>
              <w:rPr>
                <w:rFonts w:cs="Times New Roman"/>
              </w:rPr>
            </w:pPr>
            <w:r w:rsidRPr="00D87018">
              <w:rPr>
                <w:rFonts w:cs="Times New Roman"/>
              </w:rPr>
              <w:t>El repartidor selecciona el vehículo activo para la jornada.</w:t>
            </w:r>
          </w:p>
          <w:p w14:paraId="1872E927" w14:textId="77777777" w:rsidR="00D87018" w:rsidRPr="00D87018" w:rsidRDefault="00D87018" w:rsidP="005D18BC">
            <w:pPr>
              <w:pStyle w:val="Prrafodelista"/>
              <w:numPr>
                <w:ilvl w:val="0"/>
                <w:numId w:val="31"/>
              </w:numPr>
              <w:spacing w:line="240" w:lineRule="auto"/>
              <w:rPr>
                <w:rFonts w:cs="Times New Roman"/>
              </w:rPr>
            </w:pPr>
            <w:r w:rsidRPr="00D87018">
              <w:rPr>
                <w:rFonts w:cs="Times New Roman"/>
              </w:rPr>
              <w:t>El sistema muestra el formulario de inventario con la capacidad máxima del vehículo seleccionado.</w:t>
            </w:r>
          </w:p>
          <w:p w14:paraId="0B672CD3" w14:textId="77777777" w:rsidR="00D87018" w:rsidRPr="00D87018" w:rsidRDefault="00D87018" w:rsidP="005D18BC">
            <w:pPr>
              <w:pStyle w:val="Prrafodelista"/>
              <w:numPr>
                <w:ilvl w:val="0"/>
                <w:numId w:val="31"/>
              </w:numPr>
              <w:spacing w:line="240" w:lineRule="auto"/>
              <w:rPr>
                <w:rFonts w:cs="Times New Roman"/>
              </w:rPr>
            </w:pPr>
            <w:r w:rsidRPr="00D87018">
              <w:rPr>
                <w:rFonts w:cs="Times New Roman"/>
              </w:rPr>
              <w:t>El repartidor ingresa la cantidad actual de garrafones disponibles.</w:t>
            </w:r>
          </w:p>
          <w:p w14:paraId="102F6236" w14:textId="77777777" w:rsidR="00D87018" w:rsidRPr="00D87018" w:rsidRDefault="00D87018" w:rsidP="005D18BC">
            <w:pPr>
              <w:pStyle w:val="Prrafodelista"/>
              <w:numPr>
                <w:ilvl w:val="0"/>
                <w:numId w:val="31"/>
              </w:numPr>
              <w:spacing w:line="240" w:lineRule="auto"/>
              <w:rPr>
                <w:rFonts w:cs="Times New Roman"/>
              </w:rPr>
            </w:pPr>
            <w:r w:rsidRPr="00D87018">
              <w:rPr>
                <w:rFonts w:cs="Times New Roman"/>
              </w:rPr>
              <w:t>El sistema valida que la cantidad ingresada no supere la capacidad máxima del vehículo. (RN-008)</w:t>
            </w:r>
          </w:p>
          <w:p w14:paraId="6D232973" w14:textId="77777777" w:rsidR="00B97C2F" w:rsidRPr="00B97C2F" w:rsidRDefault="00B97C2F" w:rsidP="005D18BC">
            <w:pPr>
              <w:pStyle w:val="Prrafodelista"/>
              <w:numPr>
                <w:ilvl w:val="0"/>
                <w:numId w:val="31"/>
              </w:numPr>
              <w:spacing w:line="240" w:lineRule="auto"/>
              <w:rPr>
                <w:rFonts w:cs="Times New Roman"/>
              </w:rPr>
            </w:pPr>
            <w:r w:rsidRPr="00B97C2F">
              <w:rPr>
                <w:rFonts w:cs="Times New Roman"/>
              </w:rPr>
              <w:t>El sistema registra el par de movimientos de inventario (salida en base + entrada en vehículo) con un identificador común. (RN-013)</w:t>
            </w:r>
          </w:p>
          <w:p w14:paraId="78FA2493" w14:textId="7D6B573A" w:rsidR="00B97C2F" w:rsidRPr="00B97C2F" w:rsidRDefault="00B97C2F" w:rsidP="005D18BC">
            <w:pPr>
              <w:pStyle w:val="Prrafodelista"/>
              <w:numPr>
                <w:ilvl w:val="0"/>
                <w:numId w:val="31"/>
              </w:numPr>
              <w:spacing w:line="240" w:lineRule="auto"/>
              <w:rPr>
                <w:rFonts w:cs="Times New Roman"/>
              </w:rPr>
            </w:pPr>
            <w:r w:rsidRPr="00B97C2F">
              <w:rPr>
                <w:rFonts w:cs="Times New Roman"/>
              </w:rPr>
              <w:t>El sistema actualiza el inventario en la base y en el vehículo.</w:t>
            </w:r>
          </w:p>
          <w:p w14:paraId="2F5A08B9" w14:textId="06139346" w:rsidR="00B97C2F" w:rsidRPr="00B97C2F" w:rsidRDefault="00B97C2F" w:rsidP="005D18BC">
            <w:pPr>
              <w:pStyle w:val="Prrafodelista"/>
              <w:numPr>
                <w:ilvl w:val="0"/>
                <w:numId w:val="31"/>
              </w:numPr>
              <w:spacing w:line="240" w:lineRule="auto"/>
              <w:rPr>
                <w:rFonts w:cs="Times New Roman"/>
              </w:rPr>
            </w:pPr>
            <w:r w:rsidRPr="00B97C2F">
              <w:rPr>
                <w:rFonts w:cs="Times New Roman"/>
              </w:rPr>
              <w:t>El sistema cambia el estado operativo del repartidor a "disponible" y lo redirige a la vista de pedidos. (RN-007)</w:t>
            </w:r>
          </w:p>
          <w:p w14:paraId="31AF473F" w14:textId="302ABF56" w:rsidR="001F5A4F" w:rsidRPr="00686C0C" w:rsidRDefault="00D87018" w:rsidP="005D18BC">
            <w:pPr>
              <w:pStyle w:val="Prrafodelista"/>
              <w:numPr>
                <w:ilvl w:val="0"/>
                <w:numId w:val="31"/>
              </w:numPr>
              <w:spacing w:line="240" w:lineRule="auto"/>
              <w:rPr>
                <w:rFonts w:cs="Times New Roman"/>
              </w:rPr>
            </w:pPr>
            <w:r w:rsidRPr="00D87018">
              <w:rPr>
                <w:rFonts w:cs="Times New Roman"/>
              </w:rPr>
              <w:t>Finaliza el caso de uso.</w:t>
            </w:r>
          </w:p>
        </w:tc>
      </w:tr>
      <w:tr w:rsidR="00606275" w:rsidRPr="00686C0C" w14:paraId="12057C24" w14:textId="77777777">
        <w:tc>
          <w:tcPr>
            <w:tcW w:w="1980" w:type="dxa"/>
          </w:tcPr>
          <w:p w14:paraId="21FFCC7F" w14:textId="77777777" w:rsidR="001F5A4F" w:rsidRPr="00686C0C" w:rsidRDefault="001F5A4F">
            <w:pPr>
              <w:rPr>
                <w:rFonts w:cs="Times New Roman"/>
              </w:rPr>
            </w:pPr>
            <w:r w:rsidRPr="00686C0C">
              <w:rPr>
                <w:rFonts w:cs="Times New Roman"/>
              </w:rPr>
              <w:t>Flujos Alternativos</w:t>
            </w:r>
          </w:p>
        </w:tc>
        <w:tc>
          <w:tcPr>
            <w:tcW w:w="6848" w:type="dxa"/>
          </w:tcPr>
          <w:p w14:paraId="6D54F61B" w14:textId="5835FE76" w:rsidR="001F5A4F" w:rsidRPr="00686C0C" w:rsidRDefault="001F5A4F">
            <w:pPr>
              <w:rPr>
                <w:rFonts w:cs="Times New Roman"/>
              </w:rPr>
            </w:pPr>
            <w:r w:rsidRPr="00686C0C">
              <w:rPr>
                <w:rFonts w:cs="Times New Roman"/>
              </w:rPr>
              <w:t xml:space="preserve">S1: </w:t>
            </w:r>
            <w:r w:rsidR="007077E9" w:rsidRPr="007077E9">
              <w:rPr>
                <w:rFonts w:cs="Times New Roman"/>
              </w:rPr>
              <w:t>La cantidad ingresada supera la capacidad del vehículo</w:t>
            </w:r>
          </w:p>
          <w:p w14:paraId="52452804" w14:textId="77777777" w:rsidR="00F8776D" w:rsidRPr="00F8776D" w:rsidRDefault="00F8776D" w:rsidP="005D18BC">
            <w:pPr>
              <w:pStyle w:val="Prrafodelista"/>
              <w:numPr>
                <w:ilvl w:val="0"/>
                <w:numId w:val="9"/>
              </w:numPr>
              <w:spacing w:line="240" w:lineRule="auto"/>
              <w:rPr>
                <w:rFonts w:cs="Times New Roman"/>
              </w:rPr>
            </w:pPr>
            <w:r w:rsidRPr="00F8776D">
              <w:rPr>
                <w:rFonts w:cs="Times New Roman"/>
              </w:rPr>
              <w:t>S1.1 El sistema muestra un mensaje indicando la capacidad máxima del vehículo.</w:t>
            </w:r>
          </w:p>
          <w:p w14:paraId="1E001341" w14:textId="77777777" w:rsidR="001F5A4F" w:rsidRDefault="00F8776D" w:rsidP="005D18BC">
            <w:pPr>
              <w:numPr>
                <w:ilvl w:val="0"/>
                <w:numId w:val="9"/>
              </w:numPr>
              <w:spacing w:line="240" w:lineRule="auto"/>
              <w:rPr>
                <w:rFonts w:cs="Times New Roman"/>
              </w:rPr>
            </w:pPr>
            <w:r w:rsidRPr="00F8776D">
              <w:rPr>
                <w:rFonts w:cs="Times New Roman"/>
              </w:rPr>
              <w:lastRenderedPageBreak/>
              <w:t>S1.2 El repartidor corrige la cantidad. Regresa al paso 5</w:t>
            </w:r>
            <w:r>
              <w:rPr>
                <w:rFonts w:cs="Times New Roman"/>
              </w:rPr>
              <w:t>.</w:t>
            </w:r>
          </w:p>
          <w:p w14:paraId="0D0F40A0" w14:textId="77777777" w:rsidR="001F5A4F" w:rsidRDefault="00A73CE5" w:rsidP="00A73CE5">
            <w:pPr>
              <w:spacing w:line="240" w:lineRule="auto"/>
              <w:ind w:left="720"/>
              <w:rPr>
                <w:rFonts w:cs="Times New Roman"/>
              </w:rPr>
            </w:pPr>
            <w:r>
              <w:rPr>
                <w:rFonts w:cs="Times New Roman"/>
              </w:rPr>
              <w:t>Finaliza caso de uso</w:t>
            </w:r>
          </w:p>
          <w:p w14:paraId="1D2EE5BC" w14:textId="138D2377" w:rsidR="0085445C" w:rsidRPr="00686C0C" w:rsidRDefault="0085445C" w:rsidP="0085445C">
            <w:pPr>
              <w:rPr>
                <w:rFonts w:cs="Times New Roman"/>
              </w:rPr>
            </w:pPr>
            <w:r w:rsidRPr="00686C0C">
              <w:rPr>
                <w:rFonts w:cs="Times New Roman"/>
              </w:rPr>
              <w:t>S</w:t>
            </w:r>
            <w:r>
              <w:rPr>
                <w:rFonts w:cs="Times New Roman"/>
              </w:rPr>
              <w:t>2</w:t>
            </w:r>
            <w:r w:rsidRPr="00686C0C">
              <w:rPr>
                <w:rFonts w:cs="Times New Roman"/>
              </w:rPr>
              <w:t xml:space="preserve">: </w:t>
            </w:r>
            <w:r w:rsidR="009F2A36" w:rsidRPr="009F2A36">
              <w:rPr>
                <w:rFonts w:cs="Times New Roman"/>
              </w:rPr>
              <w:t>La base no tiene stock suficiente.</w:t>
            </w:r>
          </w:p>
          <w:p w14:paraId="5927C497" w14:textId="77777777" w:rsidR="00B862CF" w:rsidRPr="00B862CF" w:rsidRDefault="00B862CF" w:rsidP="005D18BC">
            <w:pPr>
              <w:pStyle w:val="Prrafodelista"/>
              <w:numPr>
                <w:ilvl w:val="0"/>
                <w:numId w:val="9"/>
              </w:numPr>
              <w:spacing w:line="240" w:lineRule="auto"/>
              <w:rPr>
                <w:rFonts w:cs="Times New Roman"/>
              </w:rPr>
            </w:pPr>
            <w:r w:rsidRPr="00B862CF">
              <w:rPr>
                <w:rFonts w:cs="Times New Roman"/>
              </w:rPr>
              <w:t>S2.1 El sistema muestra el stock disponible y permite cargar solo lo disponible.</w:t>
            </w:r>
          </w:p>
          <w:p w14:paraId="4AE95C26" w14:textId="2D4B96B4" w:rsidR="00B862CF" w:rsidRDefault="00B862CF" w:rsidP="005D18BC">
            <w:pPr>
              <w:numPr>
                <w:ilvl w:val="0"/>
                <w:numId w:val="9"/>
              </w:numPr>
              <w:spacing w:line="240" w:lineRule="auto"/>
              <w:rPr>
                <w:rFonts w:cs="Times New Roman"/>
              </w:rPr>
            </w:pPr>
            <w:r w:rsidRPr="00B862CF">
              <w:rPr>
                <w:rFonts w:cs="Times New Roman"/>
              </w:rPr>
              <w:t>S2.2 El repartidor ajusta la cantidad o reabastece la base.</w:t>
            </w:r>
          </w:p>
          <w:p w14:paraId="116BC771" w14:textId="6AAA5352" w:rsidR="0085445C" w:rsidRDefault="0085445C" w:rsidP="00B862CF">
            <w:pPr>
              <w:spacing w:line="240" w:lineRule="auto"/>
              <w:ind w:left="720"/>
              <w:rPr>
                <w:rFonts w:cs="Times New Roman"/>
              </w:rPr>
            </w:pPr>
            <w:r>
              <w:rPr>
                <w:rFonts w:cs="Times New Roman"/>
              </w:rPr>
              <w:t xml:space="preserve">Finaliza caso de </w:t>
            </w:r>
            <w:r w:rsidR="00C82096">
              <w:rPr>
                <w:rFonts w:cs="Times New Roman"/>
              </w:rPr>
              <w:t>uso</w:t>
            </w:r>
          </w:p>
          <w:p w14:paraId="6ECEED60" w14:textId="73253BB6" w:rsidR="0085445C" w:rsidRPr="00686C0C" w:rsidRDefault="0085445C" w:rsidP="0085445C">
            <w:pPr>
              <w:rPr>
                <w:rFonts w:cs="Times New Roman"/>
              </w:rPr>
            </w:pPr>
            <w:r w:rsidRPr="00686C0C">
              <w:rPr>
                <w:rFonts w:cs="Times New Roman"/>
              </w:rPr>
              <w:t>S</w:t>
            </w:r>
            <w:r w:rsidR="00B862CF">
              <w:rPr>
                <w:rFonts w:cs="Times New Roman"/>
              </w:rPr>
              <w:t>3</w:t>
            </w:r>
            <w:r w:rsidRPr="00686C0C">
              <w:rPr>
                <w:rFonts w:cs="Times New Roman"/>
              </w:rPr>
              <w:t xml:space="preserve">: </w:t>
            </w:r>
            <w:r w:rsidR="00DA0235" w:rsidRPr="00DA0235">
              <w:rPr>
                <w:rFonts w:cs="Times New Roman"/>
              </w:rPr>
              <w:t>El repartidor inicia jornada sin cargar vehículo.</w:t>
            </w:r>
          </w:p>
          <w:p w14:paraId="0841F9B9" w14:textId="3D67BA93" w:rsidR="00C82096" w:rsidRPr="00C82096" w:rsidRDefault="0092322F" w:rsidP="005D18BC">
            <w:pPr>
              <w:pStyle w:val="Prrafodelista"/>
              <w:numPr>
                <w:ilvl w:val="0"/>
                <w:numId w:val="9"/>
              </w:numPr>
              <w:spacing w:line="240" w:lineRule="auto"/>
              <w:rPr>
                <w:rFonts w:cs="Times New Roman"/>
              </w:rPr>
            </w:pPr>
            <w:r>
              <w:rPr>
                <w:rFonts w:cs="Times New Roman"/>
              </w:rPr>
              <w:t>S</w:t>
            </w:r>
            <w:r w:rsidR="00C82096" w:rsidRPr="00C82096">
              <w:rPr>
                <w:rFonts w:cs="Times New Roman"/>
              </w:rPr>
              <w:t>1.1 El sistema deshace la transacción para evitar inconsistencias.</w:t>
            </w:r>
          </w:p>
          <w:p w14:paraId="6615E521" w14:textId="31CEA705" w:rsidR="00C82096" w:rsidRPr="00C82096" w:rsidRDefault="0092322F" w:rsidP="005D18BC">
            <w:pPr>
              <w:pStyle w:val="Prrafodelista"/>
              <w:numPr>
                <w:ilvl w:val="0"/>
                <w:numId w:val="9"/>
              </w:numPr>
              <w:spacing w:line="240" w:lineRule="auto"/>
              <w:rPr>
                <w:rFonts w:cs="Times New Roman"/>
              </w:rPr>
            </w:pPr>
            <w:r>
              <w:rPr>
                <w:rFonts w:cs="Times New Roman"/>
              </w:rPr>
              <w:t>S</w:t>
            </w:r>
            <w:r w:rsidR="00C82096" w:rsidRPr="00C82096">
              <w:rPr>
                <w:rFonts w:cs="Times New Roman"/>
              </w:rPr>
              <w:t>1.2 El repartidor no queda habilitado hasta que el movimiento se registre correctamente.</w:t>
            </w:r>
          </w:p>
          <w:p w14:paraId="11B619B9" w14:textId="37E023A5" w:rsidR="001F5A4F" w:rsidRPr="00733DCB" w:rsidRDefault="0092322F" w:rsidP="005D18BC">
            <w:pPr>
              <w:numPr>
                <w:ilvl w:val="0"/>
                <w:numId w:val="9"/>
              </w:numPr>
              <w:spacing w:after="160" w:line="240" w:lineRule="auto"/>
              <w:rPr>
                <w:rFonts w:cs="Times New Roman"/>
              </w:rPr>
            </w:pPr>
            <w:r>
              <w:rPr>
                <w:rFonts w:cs="Times New Roman"/>
              </w:rPr>
              <w:t>S</w:t>
            </w:r>
            <w:r w:rsidR="00C82096" w:rsidRPr="00C82096">
              <w:rPr>
                <w:rFonts w:cs="Times New Roman"/>
              </w:rPr>
              <w:t>1.3 El sistema invita a reintentar.</w:t>
            </w:r>
          </w:p>
        </w:tc>
      </w:tr>
      <w:tr w:rsidR="00606275" w:rsidRPr="00686C0C" w14:paraId="2C5A9AD5" w14:textId="77777777">
        <w:tc>
          <w:tcPr>
            <w:tcW w:w="1980" w:type="dxa"/>
          </w:tcPr>
          <w:p w14:paraId="777831D0" w14:textId="77777777" w:rsidR="001F5A4F" w:rsidRPr="00686C0C" w:rsidRDefault="001F5A4F">
            <w:pPr>
              <w:rPr>
                <w:rFonts w:cs="Times New Roman"/>
              </w:rPr>
            </w:pPr>
            <w:r w:rsidRPr="00686C0C">
              <w:rPr>
                <w:rFonts w:cs="Times New Roman"/>
              </w:rPr>
              <w:lastRenderedPageBreak/>
              <w:t>Excepciones</w:t>
            </w:r>
          </w:p>
        </w:tc>
        <w:tc>
          <w:tcPr>
            <w:tcW w:w="6848" w:type="dxa"/>
          </w:tcPr>
          <w:p w14:paraId="591BF65E" w14:textId="181ACC2F" w:rsidR="001F5A4F" w:rsidRPr="00672BE8" w:rsidRDefault="001F5A4F">
            <w:pPr>
              <w:rPr>
                <w:rFonts w:cs="Times New Roman"/>
              </w:rPr>
            </w:pPr>
            <w:r w:rsidRPr="00672BE8">
              <w:rPr>
                <w:rFonts w:cs="Times New Roman"/>
              </w:rPr>
              <w:t xml:space="preserve">E1: </w:t>
            </w:r>
            <w:r w:rsidR="008104B0" w:rsidRPr="00022151">
              <w:rPr>
                <w:rFonts w:cs="Times New Roman"/>
              </w:rPr>
              <w:t>E</w:t>
            </w:r>
            <w:r w:rsidR="008104B0">
              <w:rPr>
                <w:rFonts w:cs="Times New Roman"/>
              </w:rPr>
              <w:t>rror al intentar registrar el inventario.</w:t>
            </w:r>
          </w:p>
          <w:p w14:paraId="5BF7913B" w14:textId="77777777" w:rsidR="00196DE8" w:rsidRPr="00196DE8" w:rsidRDefault="00196DE8" w:rsidP="005D18BC">
            <w:pPr>
              <w:pStyle w:val="Prrafodelista"/>
              <w:numPr>
                <w:ilvl w:val="0"/>
                <w:numId w:val="10"/>
              </w:numPr>
              <w:rPr>
                <w:rFonts w:cs="Times New Roman"/>
              </w:rPr>
            </w:pPr>
            <w:r w:rsidRPr="00196DE8">
              <w:rPr>
                <w:rFonts w:cs="Times New Roman"/>
              </w:rPr>
              <w:t>E1.1 El sistema muestra un mensaje de error.</w:t>
            </w:r>
          </w:p>
          <w:p w14:paraId="438B6FF5" w14:textId="71EFACBD" w:rsidR="00196DE8" w:rsidRPr="00196DE8" w:rsidRDefault="00196DE8" w:rsidP="005D18BC">
            <w:pPr>
              <w:pStyle w:val="Prrafodelista"/>
              <w:numPr>
                <w:ilvl w:val="0"/>
                <w:numId w:val="10"/>
              </w:numPr>
              <w:rPr>
                <w:rFonts w:cs="Times New Roman"/>
              </w:rPr>
            </w:pPr>
            <w:r w:rsidRPr="00196DE8">
              <w:rPr>
                <w:rFonts w:cs="Times New Roman"/>
              </w:rPr>
              <w:t>E1.2 El repartidor no queda habilitado hasta que el inventario se guarde correctamente.</w:t>
            </w:r>
          </w:p>
          <w:p w14:paraId="18E53623" w14:textId="55E00D88" w:rsidR="001F5A4F" w:rsidRPr="00383018" w:rsidRDefault="00196DE8" w:rsidP="005D18BC">
            <w:pPr>
              <w:numPr>
                <w:ilvl w:val="0"/>
                <w:numId w:val="10"/>
              </w:numPr>
              <w:spacing w:line="240" w:lineRule="auto"/>
              <w:rPr>
                <w:rFonts w:cs="Times New Roman"/>
              </w:rPr>
            </w:pPr>
            <w:r w:rsidRPr="00196DE8">
              <w:rPr>
                <w:rFonts w:cs="Times New Roman"/>
              </w:rPr>
              <w:t>E1.3 El sistema invita a reintentar. Regresa al paso 5</w:t>
            </w:r>
            <w:r w:rsidR="001F5A4F" w:rsidRPr="00614967">
              <w:rPr>
                <w:rFonts w:cs="Times New Roman"/>
              </w:rPr>
              <w:t>.</w:t>
            </w:r>
          </w:p>
        </w:tc>
      </w:tr>
      <w:tr w:rsidR="00606275" w:rsidRPr="00686C0C" w14:paraId="6D4FD159" w14:textId="77777777">
        <w:tc>
          <w:tcPr>
            <w:tcW w:w="1980" w:type="dxa"/>
          </w:tcPr>
          <w:p w14:paraId="2AF2A71C" w14:textId="77777777" w:rsidR="001F5A4F" w:rsidRPr="00686C0C" w:rsidRDefault="001F5A4F">
            <w:pPr>
              <w:rPr>
                <w:rFonts w:cs="Times New Roman"/>
              </w:rPr>
            </w:pPr>
            <w:r w:rsidRPr="00686C0C">
              <w:rPr>
                <w:rFonts w:cs="Times New Roman"/>
              </w:rPr>
              <w:t>Prioridad</w:t>
            </w:r>
          </w:p>
        </w:tc>
        <w:tc>
          <w:tcPr>
            <w:tcW w:w="6848" w:type="dxa"/>
          </w:tcPr>
          <w:p w14:paraId="3A01ACD2" w14:textId="33CC2336" w:rsidR="001F5A4F" w:rsidRPr="00686C0C" w:rsidRDefault="00196DE8">
            <w:pPr>
              <w:rPr>
                <w:rFonts w:cs="Times New Roman"/>
              </w:rPr>
            </w:pPr>
            <w:r>
              <w:rPr>
                <w:rFonts w:cs="Times New Roman"/>
              </w:rPr>
              <w:t>Al</w:t>
            </w:r>
            <w:r w:rsidR="005A4B92">
              <w:rPr>
                <w:rFonts w:cs="Times New Roman"/>
              </w:rPr>
              <w:t>t</w:t>
            </w:r>
            <w:r>
              <w:rPr>
                <w:rFonts w:cs="Times New Roman"/>
              </w:rPr>
              <w:t>a</w:t>
            </w:r>
            <w:r w:rsidR="001F5A4F" w:rsidRPr="00686C0C">
              <w:rPr>
                <w:rFonts w:cs="Times New Roman"/>
              </w:rPr>
              <w:t xml:space="preserve"> </w:t>
            </w:r>
          </w:p>
        </w:tc>
      </w:tr>
      <w:tr w:rsidR="00606275" w:rsidRPr="00686C0C" w14:paraId="50CD62D5" w14:textId="77777777">
        <w:tc>
          <w:tcPr>
            <w:tcW w:w="1980" w:type="dxa"/>
          </w:tcPr>
          <w:p w14:paraId="2A1F341A" w14:textId="77777777" w:rsidR="001F5A4F" w:rsidRPr="00686C0C" w:rsidRDefault="001F5A4F">
            <w:pPr>
              <w:rPr>
                <w:rFonts w:cs="Times New Roman"/>
              </w:rPr>
            </w:pPr>
            <w:r w:rsidRPr="00686C0C">
              <w:rPr>
                <w:rFonts w:cs="Times New Roman"/>
              </w:rPr>
              <w:t>Frecuencia de uso</w:t>
            </w:r>
          </w:p>
        </w:tc>
        <w:tc>
          <w:tcPr>
            <w:tcW w:w="6848" w:type="dxa"/>
          </w:tcPr>
          <w:p w14:paraId="0A1E8B29" w14:textId="0F86A419" w:rsidR="001F5A4F" w:rsidRPr="00686C0C" w:rsidRDefault="00196DE8">
            <w:pPr>
              <w:rPr>
                <w:rFonts w:cs="Times New Roman"/>
              </w:rPr>
            </w:pPr>
            <w:r>
              <w:rPr>
                <w:rFonts w:cs="Times New Roman"/>
              </w:rPr>
              <w:t>Alta</w:t>
            </w:r>
          </w:p>
        </w:tc>
      </w:tr>
      <w:tr w:rsidR="00606275" w:rsidRPr="00686C0C" w14:paraId="465B17A1" w14:textId="77777777">
        <w:tc>
          <w:tcPr>
            <w:tcW w:w="1980" w:type="dxa"/>
          </w:tcPr>
          <w:p w14:paraId="72557565" w14:textId="77777777" w:rsidR="001F5A4F" w:rsidRPr="00686C0C" w:rsidRDefault="001F5A4F">
            <w:pPr>
              <w:rPr>
                <w:rFonts w:cs="Times New Roman"/>
              </w:rPr>
            </w:pPr>
            <w:r w:rsidRPr="00686C0C">
              <w:rPr>
                <w:rFonts w:cs="Times New Roman"/>
              </w:rPr>
              <w:t>Requerimientos especiales</w:t>
            </w:r>
          </w:p>
        </w:tc>
        <w:tc>
          <w:tcPr>
            <w:tcW w:w="6848" w:type="dxa"/>
          </w:tcPr>
          <w:p w14:paraId="538592BC" w14:textId="16046E36" w:rsidR="001F5A4F" w:rsidRPr="00686C0C" w:rsidRDefault="007379AD">
            <w:pPr>
              <w:rPr>
                <w:rFonts w:cs="Times New Roman"/>
              </w:rPr>
            </w:pPr>
            <w:r w:rsidRPr="007379AD">
              <w:rPr>
                <w:rFonts w:cs="Times New Roman"/>
              </w:rPr>
              <w:t>El movimiento de carga debe ser transaccional o se aplican los dos movimientos base</w:t>
            </w:r>
            <w:r w:rsidR="00B92CD0">
              <w:rPr>
                <w:rFonts w:cs="Times New Roman"/>
              </w:rPr>
              <w:t xml:space="preserve"> más </w:t>
            </w:r>
            <w:r w:rsidRPr="007379AD">
              <w:rPr>
                <w:rFonts w:cs="Times New Roman"/>
              </w:rPr>
              <w:t>vehículo o ninguno. El inventario debe recalcularse</w:t>
            </w:r>
            <w:r>
              <w:rPr>
                <w:rFonts w:cs="Times New Roman"/>
              </w:rPr>
              <w:t>.</w:t>
            </w:r>
          </w:p>
        </w:tc>
      </w:tr>
      <w:tr w:rsidR="00530CCC" w:rsidRPr="00686C0C" w14:paraId="5C66766B" w14:textId="77777777">
        <w:tc>
          <w:tcPr>
            <w:tcW w:w="1980" w:type="dxa"/>
          </w:tcPr>
          <w:p w14:paraId="27FD62B0" w14:textId="6D64DF20" w:rsidR="00B84FCF" w:rsidRPr="00686C0C" w:rsidRDefault="00B84FCF">
            <w:pPr>
              <w:rPr>
                <w:rFonts w:cs="Times New Roman"/>
              </w:rPr>
            </w:pPr>
            <w:r>
              <w:rPr>
                <w:rFonts w:cs="Times New Roman"/>
              </w:rPr>
              <w:t>Datos de entrada</w:t>
            </w:r>
          </w:p>
        </w:tc>
        <w:tc>
          <w:tcPr>
            <w:tcW w:w="6848" w:type="dxa"/>
          </w:tcPr>
          <w:p w14:paraId="6B376EF4" w14:textId="77777777" w:rsidR="000207BE" w:rsidRDefault="000207BE" w:rsidP="005D18BC">
            <w:pPr>
              <w:pStyle w:val="Prrafodelista"/>
              <w:numPr>
                <w:ilvl w:val="0"/>
                <w:numId w:val="69"/>
              </w:numPr>
              <w:rPr>
                <w:rFonts w:cs="Times New Roman"/>
              </w:rPr>
            </w:pPr>
            <w:r w:rsidRPr="000207BE">
              <w:rPr>
                <w:rFonts w:cs="Times New Roman"/>
              </w:rPr>
              <w:t xml:space="preserve">Selección del vehículo activo. </w:t>
            </w:r>
          </w:p>
          <w:p w14:paraId="3EBFBA9A" w14:textId="2291680B" w:rsidR="00B84FCF" w:rsidRPr="000207BE" w:rsidRDefault="000207BE" w:rsidP="005D18BC">
            <w:pPr>
              <w:pStyle w:val="Prrafodelista"/>
              <w:numPr>
                <w:ilvl w:val="0"/>
                <w:numId w:val="69"/>
              </w:numPr>
              <w:rPr>
                <w:rFonts w:cs="Times New Roman"/>
              </w:rPr>
            </w:pPr>
            <w:r w:rsidRPr="000207BE">
              <w:rPr>
                <w:rFonts w:cs="Times New Roman"/>
              </w:rPr>
              <w:t>Cantidad de garrafones disponibles en el vehículo.</w:t>
            </w:r>
          </w:p>
        </w:tc>
      </w:tr>
      <w:tr w:rsidR="00276582" w:rsidRPr="00686C0C" w14:paraId="2FDA65FB" w14:textId="77777777">
        <w:tc>
          <w:tcPr>
            <w:tcW w:w="1980" w:type="dxa"/>
          </w:tcPr>
          <w:p w14:paraId="7EA44054" w14:textId="669A7C2C" w:rsidR="00B84FCF" w:rsidRPr="00686C0C" w:rsidRDefault="00B84FCF">
            <w:pPr>
              <w:rPr>
                <w:rFonts w:cs="Times New Roman"/>
              </w:rPr>
            </w:pPr>
            <w:r>
              <w:rPr>
                <w:rFonts w:cs="Times New Roman"/>
              </w:rPr>
              <w:t>Datos de salida</w:t>
            </w:r>
          </w:p>
        </w:tc>
        <w:tc>
          <w:tcPr>
            <w:tcW w:w="6848" w:type="dxa"/>
          </w:tcPr>
          <w:p w14:paraId="2C785A11" w14:textId="77777777" w:rsidR="00F55A5B" w:rsidRPr="00F55A5B" w:rsidRDefault="00F55A5B" w:rsidP="005D18BC">
            <w:pPr>
              <w:pStyle w:val="Prrafodelista"/>
              <w:numPr>
                <w:ilvl w:val="0"/>
                <w:numId w:val="70"/>
              </w:numPr>
              <w:rPr>
                <w:rFonts w:cs="Times New Roman"/>
              </w:rPr>
            </w:pPr>
            <w:r w:rsidRPr="00F55A5B">
              <w:rPr>
                <w:rFonts w:cs="Times New Roman"/>
              </w:rPr>
              <w:t xml:space="preserve">Inventario registrado y asociado al vehículo. </w:t>
            </w:r>
          </w:p>
          <w:p w14:paraId="1CAE2B22" w14:textId="48E18389" w:rsidR="00087B18" w:rsidRDefault="00087B18" w:rsidP="005D18BC">
            <w:pPr>
              <w:pStyle w:val="Prrafodelista"/>
              <w:numPr>
                <w:ilvl w:val="0"/>
                <w:numId w:val="70"/>
              </w:numPr>
              <w:rPr>
                <w:rFonts w:cs="Times New Roman"/>
              </w:rPr>
            </w:pPr>
            <w:r w:rsidRPr="00087B18">
              <w:rPr>
                <w:rFonts w:cs="Times New Roman"/>
              </w:rPr>
              <w:t>Inventario del base reducido.</w:t>
            </w:r>
          </w:p>
          <w:p w14:paraId="7562B19E" w14:textId="1BC80921" w:rsidR="000123E6" w:rsidRDefault="000123E6" w:rsidP="005D18BC">
            <w:pPr>
              <w:pStyle w:val="Prrafodelista"/>
              <w:numPr>
                <w:ilvl w:val="0"/>
                <w:numId w:val="70"/>
              </w:numPr>
              <w:rPr>
                <w:rFonts w:cs="Times New Roman"/>
              </w:rPr>
            </w:pPr>
            <w:r w:rsidRPr="000123E6">
              <w:rPr>
                <w:rFonts w:cs="Times New Roman"/>
              </w:rPr>
              <w:t>Par de movimientos de inventario registrados.</w:t>
            </w:r>
          </w:p>
          <w:p w14:paraId="7E44C8DB" w14:textId="2FCB133F" w:rsidR="00B84FCF" w:rsidRPr="00F55A5B" w:rsidRDefault="00F55A5B" w:rsidP="005D18BC">
            <w:pPr>
              <w:pStyle w:val="Prrafodelista"/>
              <w:numPr>
                <w:ilvl w:val="0"/>
                <w:numId w:val="70"/>
              </w:numPr>
              <w:rPr>
                <w:rFonts w:cs="Times New Roman"/>
              </w:rPr>
            </w:pPr>
            <w:r w:rsidRPr="00F55A5B">
              <w:rPr>
                <w:rFonts w:cs="Times New Roman"/>
              </w:rPr>
              <w:t>Redirección a la vista de pedidos disponibles.</w:t>
            </w:r>
          </w:p>
        </w:tc>
      </w:tr>
      <w:tr w:rsidR="00606275" w:rsidRPr="00686C0C" w14:paraId="15383890" w14:textId="77777777">
        <w:tc>
          <w:tcPr>
            <w:tcW w:w="1980" w:type="dxa"/>
          </w:tcPr>
          <w:p w14:paraId="2FA65375" w14:textId="77777777" w:rsidR="001F5A4F" w:rsidRPr="00686C0C" w:rsidRDefault="001F5A4F">
            <w:pPr>
              <w:rPr>
                <w:rFonts w:cs="Times New Roman"/>
              </w:rPr>
            </w:pPr>
            <w:r w:rsidRPr="00686C0C">
              <w:rPr>
                <w:rFonts w:cs="Times New Roman"/>
              </w:rPr>
              <w:t>Suposiciones</w:t>
            </w:r>
          </w:p>
        </w:tc>
        <w:tc>
          <w:tcPr>
            <w:tcW w:w="6848" w:type="dxa"/>
          </w:tcPr>
          <w:p w14:paraId="1ADC6C6C" w14:textId="3A88C6EA" w:rsidR="001F5A4F" w:rsidRPr="00686C0C" w:rsidRDefault="0085440D">
            <w:pPr>
              <w:rPr>
                <w:rFonts w:cs="Times New Roman"/>
              </w:rPr>
            </w:pPr>
            <w:r w:rsidRPr="0085440D">
              <w:rPr>
                <w:rFonts w:cs="Times New Roman"/>
              </w:rPr>
              <w:t>El repartidor conoce la cantidad exacta de garrafones que carga en su vehículo al iniciar la jornada</w:t>
            </w:r>
            <w:r w:rsidR="001F5A4F" w:rsidRPr="00531FBA">
              <w:rPr>
                <w:rFonts w:cs="Times New Roman"/>
              </w:rPr>
              <w:t>.</w:t>
            </w:r>
          </w:p>
        </w:tc>
      </w:tr>
      <w:tr w:rsidR="00606275" w:rsidRPr="00686C0C" w14:paraId="621E1B1C" w14:textId="77777777">
        <w:trPr>
          <w:trHeight w:val="404"/>
        </w:trPr>
        <w:tc>
          <w:tcPr>
            <w:tcW w:w="1980" w:type="dxa"/>
          </w:tcPr>
          <w:p w14:paraId="28DEB12C" w14:textId="77777777" w:rsidR="001F5A4F" w:rsidRPr="00686C0C" w:rsidRDefault="001F5A4F">
            <w:pPr>
              <w:rPr>
                <w:rFonts w:cs="Times New Roman"/>
              </w:rPr>
            </w:pPr>
            <w:r w:rsidRPr="00686C0C">
              <w:rPr>
                <w:rFonts w:cs="Times New Roman"/>
              </w:rPr>
              <w:t>Notas y preguntas</w:t>
            </w:r>
          </w:p>
        </w:tc>
        <w:tc>
          <w:tcPr>
            <w:tcW w:w="6848" w:type="dxa"/>
          </w:tcPr>
          <w:p w14:paraId="023FBC0E" w14:textId="689D767C" w:rsidR="001F5A4F" w:rsidRPr="00686C0C" w:rsidRDefault="00D905A5">
            <w:pPr>
              <w:rPr>
                <w:rFonts w:cs="Times New Roman"/>
                <w:highlight w:val="yellow"/>
              </w:rPr>
            </w:pPr>
            <w:r w:rsidRPr="00D905A5">
              <w:rPr>
                <w:rFonts w:cs="Times New Roman"/>
              </w:rPr>
              <w:t>La capacidad máxima del vehículo es un dato fijo registrado al dar de alta el vehículo. El inventario disponible va disminuyendo conforme se aceptan pedidos</w:t>
            </w:r>
          </w:p>
        </w:tc>
      </w:tr>
    </w:tbl>
    <w:p w14:paraId="4B642D94" w14:textId="77777777" w:rsidR="00C1046B" w:rsidRDefault="00C1046B" w:rsidP="000017F2">
      <w:pPr>
        <w:jc w:val="left"/>
      </w:pPr>
    </w:p>
    <w:p w14:paraId="452E3B12" w14:textId="77777777" w:rsidR="00C26FAF" w:rsidRDefault="00C26FAF">
      <w:pPr>
        <w:spacing w:line="259" w:lineRule="auto"/>
        <w:jc w:val="left"/>
      </w:pPr>
      <w:r>
        <w:br w:type="page"/>
      </w:r>
    </w:p>
    <w:p w14:paraId="7B9E3961" w14:textId="33684F57" w:rsidR="000017F2" w:rsidRDefault="000017F2" w:rsidP="000017F2">
      <w:pPr>
        <w:jc w:val="left"/>
      </w:pPr>
      <w:r>
        <w:lastRenderedPageBreak/>
        <w:t>CU – 0</w:t>
      </w:r>
      <w:r w:rsidR="0007421A">
        <w:t>09</w:t>
      </w:r>
      <w:r>
        <w:t xml:space="preserve">: </w:t>
      </w:r>
      <w:r w:rsidR="00C11CAA" w:rsidRPr="00C11CAA">
        <w:t>Gestionar vehículos del negocio</w:t>
      </w:r>
    </w:p>
    <w:tbl>
      <w:tblPr>
        <w:tblStyle w:val="Tablaconcuadrcula"/>
        <w:tblW w:w="0" w:type="auto"/>
        <w:tblLook w:val="04A0" w:firstRow="1" w:lastRow="0" w:firstColumn="1" w:lastColumn="0" w:noHBand="0" w:noVBand="1"/>
      </w:tblPr>
      <w:tblGrid>
        <w:gridCol w:w="1980"/>
        <w:gridCol w:w="6848"/>
      </w:tblGrid>
      <w:tr w:rsidR="00606275" w:rsidRPr="00686C0C" w14:paraId="64199C43" w14:textId="77777777">
        <w:tc>
          <w:tcPr>
            <w:tcW w:w="1980" w:type="dxa"/>
          </w:tcPr>
          <w:p w14:paraId="000C3FDE" w14:textId="77777777" w:rsidR="000017F2" w:rsidRPr="00686C0C" w:rsidRDefault="000017F2">
            <w:pPr>
              <w:rPr>
                <w:rFonts w:cs="Times New Roman"/>
                <w:b/>
                <w:bCs/>
              </w:rPr>
            </w:pPr>
            <w:r w:rsidRPr="00686C0C">
              <w:rPr>
                <w:rFonts w:cs="Times New Roman"/>
                <w:b/>
                <w:bCs/>
              </w:rPr>
              <w:t>Nombre</w:t>
            </w:r>
          </w:p>
        </w:tc>
        <w:tc>
          <w:tcPr>
            <w:tcW w:w="6848" w:type="dxa"/>
          </w:tcPr>
          <w:p w14:paraId="70FAE46A" w14:textId="402FE849" w:rsidR="000017F2" w:rsidRPr="006A4AEE" w:rsidRDefault="00BE135B">
            <w:pPr>
              <w:rPr>
                <w:rFonts w:cs="Times New Roman"/>
                <w:b/>
                <w:bCs/>
              </w:rPr>
            </w:pPr>
            <w:r w:rsidRPr="00BE135B">
              <w:rPr>
                <w:rFonts w:cs="Times New Roman"/>
                <w:b/>
                <w:bCs/>
              </w:rPr>
              <w:t>Gestionar vehículos del negocio</w:t>
            </w:r>
          </w:p>
        </w:tc>
      </w:tr>
      <w:tr w:rsidR="00606275" w:rsidRPr="00686C0C" w14:paraId="37CF8176" w14:textId="77777777">
        <w:tc>
          <w:tcPr>
            <w:tcW w:w="1980" w:type="dxa"/>
          </w:tcPr>
          <w:p w14:paraId="458C913A" w14:textId="77777777" w:rsidR="000017F2" w:rsidRPr="00686C0C" w:rsidRDefault="000017F2">
            <w:pPr>
              <w:rPr>
                <w:rFonts w:cs="Times New Roman"/>
              </w:rPr>
            </w:pPr>
            <w:r w:rsidRPr="00686C0C">
              <w:rPr>
                <w:rFonts w:cs="Times New Roman"/>
              </w:rPr>
              <w:t>Actores</w:t>
            </w:r>
          </w:p>
        </w:tc>
        <w:tc>
          <w:tcPr>
            <w:tcW w:w="6848" w:type="dxa"/>
          </w:tcPr>
          <w:p w14:paraId="3CAC4493" w14:textId="0B707D27" w:rsidR="000017F2" w:rsidRPr="00686C0C" w:rsidRDefault="000017F2">
            <w:pPr>
              <w:rPr>
                <w:rFonts w:cs="Times New Roman"/>
              </w:rPr>
            </w:pPr>
            <w:r>
              <w:rPr>
                <w:rFonts w:cs="Times New Roman"/>
              </w:rPr>
              <w:t>Repartidor</w:t>
            </w:r>
            <w:r w:rsidR="00240A6E">
              <w:rPr>
                <w:rFonts w:cs="Times New Roman"/>
              </w:rPr>
              <w:t>, Administrador</w:t>
            </w:r>
          </w:p>
        </w:tc>
      </w:tr>
      <w:tr w:rsidR="00606275" w:rsidRPr="00686C0C" w14:paraId="1D3AE048" w14:textId="77777777">
        <w:tc>
          <w:tcPr>
            <w:tcW w:w="1980" w:type="dxa"/>
          </w:tcPr>
          <w:p w14:paraId="2EA65F57" w14:textId="77777777" w:rsidR="000017F2" w:rsidRPr="00686C0C" w:rsidRDefault="000017F2">
            <w:pPr>
              <w:rPr>
                <w:rFonts w:cs="Times New Roman"/>
              </w:rPr>
            </w:pPr>
            <w:r w:rsidRPr="00686C0C">
              <w:rPr>
                <w:rFonts w:cs="Times New Roman"/>
              </w:rPr>
              <w:t>Descripción</w:t>
            </w:r>
          </w:p>
        </w:tc>
        <w:tc>
          <w:tcPr>
            <w:tcW w:w="6848" w:type="dxa"/>
          </w:tcPr>
          <w:p w14:paraId="3FA44D6B" w14:textId="774088C8" w:rsidR="000017F2" w:rsidRPr="00686C0C" w:rsidRDefault="00EB2283">
            <w:pPr>
              <w:spacing w:line="240" w:lineRule="auto"/>
              <w:rPr>
                <w:rFonts w:cs="Times New Roman"/>
              </w:rPr>
            </w:pPr>
            <w:r w:rsidRPr="00EB2283">
              <w:rPr>
                <w:rFonts w:cs="Times New Roman"/>
              </w:rPr>
              <w:t>El dueño de la purificadora puede agregar nuevos vehículos al negocio o solicitar cambios y bajas en los existentes. Los vehículos pertenecen al negocio (no al repartidor individual) y están disponibles para todos los repartidores asociados. Toda alta, modificación o baja requiere aprobación del administrador antes de aplicarse.</w:t>
            </w:r>
          </w:p>
        </w:tc>
      </w:tr>
      <w:tr w:rsidR="00606275" w:rsidRPr="00686C0C" w14:paraId="4C2AD2AC" w14:textId="77777777">
        <w:tc>
          <w:tcPr>
            <w:tcW w:w="1980" w:type="dxa"/>
          </w:tcPr>
          <w:p w14:paraId="76BAFEE6" w14:textId="77777777" w:rsidR="000017F2" w:rsidRPr="00686C0C" w:rsidRDefault="000017F2">
            <w:pPr>
              <w:rPr>
                <w:rFonts w:cs="Times New Roman"/>
              </w:rPr>
            </w:pPr>
            <w:r w:rsidRPr="00686C0C">
              <w:rPr>
                <w:rFonts w:cs="Times New Roman"/>
              </w:rPr>
              <w:t>Requerimiento funcional</w:t>
            </w:r>
          </w:p>
        </w:tc>
        <w:tc>
          <w:tcPr>
            <w:tcW w:w="6848" w:type="dxa"/>
          </w:tcPr>
          <w:p w14:paraId="7ED1A819" w14:textId="7D12ADD1" w:rsidR="000017F2" w:rsidRPr="00686C0C" w:rsidRDefault="000017F2">
            <w:pPr>
              <w:jc w:val="left"/>
              <w:rPr>
                <w:rFonts w:cs="Times New Roman"/>
              </w:rPr>
            </w:pPr>
            <w:r w:rsidRPr="00C55B86">
              <w:rPr>
                <w:rFonts w:cs="Times New Roman"/>
              </w:rPr>
              <w:t>RF</w:t>
            </w:r>
            <w:r>
              <w:rPr>
                <w:rFonts w:cs="Times New Roman"/>
              </w:rPr>
              <w:t xml:space="preserve"> – </w:t>
            </w:r>
            <w:r w:rsidRPr="00C55B86">
              <w:rPr>
                <w:rFonts w:cs="Times New Roman"/>
              </w:rPr>
              <w:t>0</w:t>
            </w:r>
            <w:r w:rsidR="00EB2283">
              <w:rPr>
                <w:rFonts w:cs="Times New Roman"/>
              </w:rPr>
              <w:t>20</w:t>
            </w:r>
          </w:p>
        </w:tc>
      </w:tr>
      <w:tr w:rsidR="00606275" w:rsidRPr="00686C0C" w14:paraId="4F7530BD" w14:textId="77777777">
        <w:tc>
          <w:tcPr>
            <w:tcW w:w="1980" w:type="dxa"/>
          </w:tcPr>
          <w:p w14:paraId="21E0F99C" w14:textId="77777777" w:rsidR="000017F2" w:rsidRPr="00686C0C" w:rsidRDefault="000017F2">
            <w:pPr>
              <w:rPr>
                <w:rFonts w:cs="Times New Roman"/>
              </w:rPr>
            </w:pPr>
            <w:r>
              <w:rPr>
                <w:rFonts w:cs="Times New Roman"/>
              </w:rPr>
              <w:t>Reglas de negocio</w:t>
            </w:r>
          </w:p>
        </w:tc>
        <w:tc>
          <w:tcPr>
            <w:tcW w:w="6848" w:type="dxa"/>
          </w:tcPr>
          <w:p w14:paraId="4FCEA852" w14:textId="77777777" w:rsidR="00BD2959" w:rsidRPr="00BD2959" w:rsidRDefault="00BD2959" w:rsidP="00BD2959">
            <w:pPr>
              <w:spacing w:line="240" w:lineRule="auto"/>
              <w:jc w:val="left"/>
              <w:rPr>
                <w:rFonts w:cs="Times New Roman"/>
              </w:rPr>
            </w:pPr>
            <w:r w:rsidRPr="00BD2959">
              <w:rPr>
                <w:rFonts w:cs="Times New Roman"/>
              </w:rPr>
              <w:t>RN-014: Un negocio debe tener al menos un vehículo registrado para que sus repartidores puedan iniciar jornada.</w:t>
            </w:r>
          </w:p>
          <w:p w14:paraId="461C2735" w14:textId="77777777" w:rsidR="00BD2959" w:rsidRPr="00BD2959" w:rsidRDefault="00A304D0" w:rsidP="00BD2959">
            <w:pPr>
              <w:spacing w:line="240" w:lineRule="auto"/>
              <w:jc w:val="left"/>
              <w:rPr>
                <w:rFonts w:cs="Times New Roman"/>
              </w:rPr>
            </w:pPr>
            <w:r w:rsidRPr="00A304D0">
              <w:rPr>
                <w:rFonts w:cs="Times New Roman"/>
              </w:rPr>
              <w:t>RN-</w:t>
            </w:r>
            <w:r w:rsidR="00BD2959" w:rsidRPr="00BD2959">
              <w:rPr>
                <w:rFonts w:cs="Times New Roman"/>
              </w:rPr>
              <w:t>019</w:t>
            </w:r>
            <w:r w:rsidRPr="00A304D0">
              <w:rPr>
                <w:rFonts w:cs="Times New Roman"/>
              </w:rPr>
              <w:t xml:space="preserve">: Los cambios </w:t>
            </w:r>
            <w:r w:rsidR="00BD2959" w:rsidRPr="00BD2959">
              <w:rPr>
                <w:rFonts w:cs="Times New Roman"/>
              </w:rPr>
              <w:t>de</w:t>
            </w:r>
            <w:r w:rsidRPr="00A304D0">
              <w:rPr>
                <w:rFonts w:cs="Times New Roman"/>
              </w:rPr>
              <w:t xml:space="preserve"> datos del vehículo requieren aprobación del administrador.</w:t>
            </w:r>
          </w:p>
          <w:p w14:paraId="4ED4A971" w14:textId="4118F8CA" w:rsidR="000017F2" w:rsidRPr="00C55B86" w:rsidRDefault="00BD2959">
            <w:pPr>
              <w:spacing w:line="240" w:lineRule="auto"/>
              <w:jc w:val="left"/>
              <w:rPr>
                <w:rFonts w:cs="Times New Roman"/>
              </w:rPr>
            </w:pPr>
            <w:r w:rsidRPr="00BD2959">
              <w:rPr>
                <w:rFonts w:cs="Times New Roman"/>
              </w:rPr>
              <w:t>RN-021: Solo el dueño del negocio puede levantar solicitudes de gestión de vehículos</w:t>
            </w:r>
          </w:p>
        </w:tc>
      </w:tr>
      <w:tr w:rsidR="00606275" w:rsidRPr="00686C0C" w14:paraId="6F9128C1" w14:textId="77777777">
        <w:tc>
          <w:tcPr>
            <w:tcW w:w="1980" w:type="dxa"/>
          </w:tcPr>
          <w:p w14:paraId="5DDB9096" w14:textId="77777777" w:rsidR="000017F2" w:rsidRPr="00686C0C" w:rsidRDefault="000017F2">
            <w:pPr>
              <w:rPr>
                <w:rFonts w:cs="Times New Roman"/>
              </w:rPr>
            </w:pPr>
            <w:r w:rsidRPr="00686C0C">
              <w:rPr>
                <w:rFonts w:cs="Times New Roman"/>
              </w:rPr>
              <w:t>Disparador</w:t>
            </w:r>
          </w:p>
        </w:tc>
        <w:tc>
          <w:tcPr>
            <w:tcW w:w="6848" w:type="dxa"/>
          </w:tcPr>
          <w:p w14:paraId="4B46A0BC" w14:textId="515C792B" w:rsidR="000017F2" w:rsidRPr="00686C0C" w:rsidRDefault="00DB72C4">
            <w:pPr>
              <w:spacing w:line="240" w:lineRule="auto"/>
              <w:rPr>
                <w:rFonts w:cs="Times New Roman"/>
              </w:rPr>
            </w:pPr>
            <w:r w:rsidRPr="00DB72C4">
              <w:rPr>
                <w:rFonts w:cs="Times New Roman"/>
              </w:rPr>
              <w:t xml:space="preserve">El </w:t>
            </w:r>
            <w:r w:rsidR="008F6CF4" w:rsidRPr="008F6CF4">
              <w:rPr>
                <w:rFonts w:cs="Times New Roman"/>
              </w:rPr>
              <w:t>dueño</w:t>
            </w:r>
            <w:r w:rsidRPr="00DB72C4">
              <w:rPr>
                <w:rFonts w:cs="Times New Roman"/>
              </w:rPr>
              <w:t xml:space="preserve"> accede a la sección "</w:t>
            </w:r>
            <w:r w:rsidR="008F6CF4" w:rsidRPr="008F6CF4">
              <w:rPr>
                <w:rFonts w:cs="Times New Roman"/>
              </w:rPr>
              <w:t>Vehículos del negocio</w:t>
            </w:r>
            <w:r w:rsidRPr="00DB72C4">
              <w:rPr>
                <w:rFonts w:cs="Times New Roman"/>
              </w:rPr>
              <w:t>" y selecciona "Agregar vehículo</w:t>
            </w:r>
            <w:r w:rsidR="008F6CF4" w:rsidRPr="008F6CF4">
              <w:rPr>
                <w:rFonts w:cs="Times New Roman"/>
              </w:rPr>
              <w:t>" o un vehículo existente para modificar/eliminar.</w:t>
            </w:r>
          </w:p>
        </w:tc>
      </w:tr>
      <w:tr w:rsidR="00606275" w:rsidRPr="00686C0C" w14:paraId="76CF6D68" w14:textId="77777777">
        <w:tc>
          <w:tcPr>
            <w:tcW w:w="1980" w:type="dxa"/>
          </w:tcPr>
          <w:p w14:paraId="2ED579DD" w14:textId="77777777" w:rsidR="000017F2" w:rsidRPr="00686C0C" w:rsidRDefault="000017F2">
            <w:pPr>
              <w:rPr>
                <w:rFonts w:cs="Times New Roman"/>
              </w:rPr>
            </w:pPr>
            <w:r w:rsidRPr="00686C0C">
              <w:rPr>
                <w:rFonts w:cs="Times New Roman"/>
              </w:rPr>
              <w:t>Precondiciones</w:t>
            </w:r>
          </w:p>
        </w:tc>
        <w:tc>
          <w:tcPr>
            <w:tcW w:w="6848" w:type="dxa"/>
          </w:tcPr>
          <w:p w14:paraId="083B60B3" w14:textId="77777777" w:rsidR="000B0B06" w:rsidRPr="000B0B06" w:rsidRDefault="000B0B06" w:rsidP="005D18BC">
            <w:pPr>
              <w:pStyle w:val="Prrafodelista"/>
              <w:numPr>
                <w:ilvl w:val="0"/>
                <w:numId w:val="33"/>
              </w:numPr>
              <w:spacing w:line="240" w:lineRule="auto"/>
              <w:rPr>
                <w:rFonts w:cs="Times New Roman"/>
              </w:rPr>
            </w:pPr>
            <w:r w:rsidRPr="000B0B06">
              <w:rPr>
                <w:rFonts w:cs="Times New Roman"/>
              </w:rPr>
              <w:t>El dueño tiene sesión activa.</w:t>
            </w:r>
          </w:p>
          <w:p w14:paraId="68F9770F" w14:textId="11559C8C" w:rsidR="000B0B06" w:rsidRPr="000B0B06" w:rsidRDefault="000B0B06" w:rsidP="005D18BC">
            <w:pPr>
              <w:pStyle w:val="Prrafodelista"/>
              <w:numPr>
                <w:ilvl w:val="0"/>
                <w:numId w:val="33"/>
              </w:numPr>
              <w:spacing w:line="240" w:lineRule="auto"/>
              <w:rPr>
                <w:rFonts w:cs="Times New Roman"/>
              </w:rPr>
            </w:pPr>
            <w:r w:rsidRPr="000B0B06">
              <w:rPr>
                <w:rFonts w:cs="Times New Roman"/>
              </w:rPr>
              <w:t>Es el dueño del negocio en cuestión. (RN-021)</w:t>
            </w:r>
          </w:p>
          <w:p w14:paraId="455977F4" w14:textId="2E7693BC" w:rsidR="000B0B06" w:rsidRPr="000B0B06" w:rsidRDefault="000B0B06" w:rsidP="005D18BC">
            <w:pPr>
              <w:pStyle w:val="Prrafodelista"/>
              <w:numPr>
                <w:ilvl w:val="0"/>
                <w:numId w:val="33"/>
              </w:numPr>
              <w:spacing w:line="240" w:lineRule="auto"/>
              <w:rPr>
                <w:rFonts w:cs="Times New Roman"/>
              </w:rPr>
            </w:pPr>
            <w:r w:rsidRPr="000B0B06">
              <w:rPr>
                <w:rFonts w:cs="Times New Roman"/>
              </w:rPr>
              <w:t>Para agregar: el negocio no tiene un vehículo registrado con las mismas placas.</w:t>
            </w:r>
          </w:p>
          <w:p w14:paraId="10506215" w14:textId="49C30350" w:rsidR="000017F2" w:rsidRPr="00686C0C" w:rsidRDefault="000B0B06" w:rsidP="005D18BC">
            <w:pPr>
              <w:pStyle w:val="Prrafodelista"/>
              <w:numPr>
                <w:ilvl w:val="0"/>
                <w:numId w:val="33"/>
              </w:numPr>
              <w:spacing w:line="240" w:lineRule="auto"/>
              <w:rPr>
                <w:rFonts w:cs="Times New Roman"/>
              </w:rPr>
            </w:pPr>
            <w:r w:rsidRPr="000B0B06">
              <w:rPr>
                <w:rFonts w:cs="Times New Roman"/>
              </w:rPr>
              <w:t>Para modificar</w:t>
            </w:r>
            <w:r w:rsidR="00B92CD0">
              <w:rPr>
                <w:rFonts w:cs="Times New Roman"/>
              </w:rPr>
              <w:t xml:space="preserve"> o </w:t>
            </w:r>
            <w:r w:rsidRPr="000B0B06">
              <w:rPr>
                <w:rFonts w:cs="Times New Roman"/>
              </w:rPr>
              <w:t>eliminar: el vehículo existe y pertenece al negocio.</w:t>
            </w:r>
          </w:p>
        </w:tc>
      </w:tr>
      <w:tr w:rsidR="00606275" w:rsidRPr="00686C0C" w14:paraId="538DDC42" w14:textId="77777777">
        <w:tc>
          <w:tcPr>
            <w:tcW w:w="1980" w:type="dxa"/>
          </w:tcPr>
          <w:p w14:paraId="0EA52E50" w14:textId="77777777" w:rsidR="000017F2" w:rsidRPr="00686C0C" w:rsidRDefault="000017F2">
            <w:pPr>
              <w:rPr>
                <w:rFonts w:cs="Times New Roman"/>
              </w:rPr>
            </w:pPr>
            <w:r w:rsidRPr="00686C0C">
              <w:rPr>
                <w:rFonts w:cs="Times New Roman"/>
              </w:rPr>
              <w:t>Postcondiciones</w:t>
            </w:r>
          </w:p>
        </w:tc>
        <w:tc>
          <w:tcPr>
            <w:tcW w:w="6848" w:type="dxa"/>
          </w:tcPr>
          <w:p w14:paraId="33E50209" w14:textId="77777777" w:rsidR="00C65A01" w:rsidRPr="00C65A01" w:rsidRDefault="00C65A01" w:rsidP="005D18BC">
            <w:pPr>
              <w:pStyle w:val="Prrafodelista"/>
              <w:numPr>
                <w:ilvl w:val="0"/>
                <w:numId w:val="34"/>
              </w:numPr>
              <w:spacing w:line="240" w:lineRule="auto"/>
              <w:rPr>
                <w:rFonts w:cs="Times New Roman"/>
              </w:rPr>
            </w:pPr>
            <w:r w:rsidRPr="00C65A01">
              <w:rPr>
                <w:rFonts w:cs="Times New Roman"/>
              </w:rPr>
              <w:t>Si se aprueba, el vehículo queda registrado, modificado o eliminado en el sistema.</w:t>
            </w:r>
          </w:p>
          <w:p w14:paraId="738BD7AD" w14:textId="475A190F" w:rsidR="00C65A01" w:rsidRPr="00C65A01" w:rsidRDefault="00C65A01" w:rsidP="005D18BC">
            <w:pPr>
              <w:pStyle w:val="Prrafodelista"/>
              <w:numPr>
                <w:ilvl w:val="0"/>
                <w:numId w:val="34"/>
              </w:numPr>
              <w:spacing w:line="240" w:lineRule="auto"/>
              <w:rPr>
                <w:rFonts w:cs="Times New Roman"/>
              </w:rPr>
            </w:pPr>
            <w:r w:rsidRPr="00C65A01">
              <w:rPr>
                <w:rFonts w:cs="Times New Roman"/>
              </w:rPr>
              <w:t>Si la solicitud está pendiente, el vehículo conserva sus datos previos hasta la aprobación.</w:t>
            </w:r>
          </w:p>
          <w:p w14:paraId="74AE08A0" w14:textId="177FD3D1" w:rsidR="000017F2" w:rsidRPr="00686C0C" w:rsidRDefault="00C65A01" w:rsidP="005D18BC">
            <w:pPr>
              <w:pStyle w:val="Prrafodelista"/>
              <w:numPr>
                <w:ilvl w:val="0"/>
                <w:numId w:val="34"/>
              </w:numPr>
              <w:spacing w:line="240" w:lineRule="auto"/>
              <w:rPr>
                <w:rFonts w:cs="Times New Roman"/>
              </w:rPr>
            </w:pPr>
            <w:r w:rsidRPr="00C65A01">
              <w:rPr>
                <w:rFonts w:cs="Times New Roman"/>
              </w:rPr>
              <w:t>Se genera la solicitud correspondiente en el panel del administrador.</w:t>
            </w:r>
          </w:p>
        </w:tc>
      </w:tr>
      <w:tr w:rsidR="00606275" w:rsidRPr="00686C0C" w14:paraId="7F5A1CAC" w14:textId="77777777">
        <w:tc>
          <w:tcPr>
            <w:tcW w:w="1980" w:type="dxa"/>
          </w:tcPr>
          <w:p w14:paraId="0447ACD1" w14:textId="77777777" w:rsidR="000017F2" w:rsidRPr="00686C0C" w:rsidRDefault="000017F2">
            <w:pPr>
              <w:rPr>
                <w:rFonts w:cs="Times New Roman"/>
              </w:rPr>
            </w:pPr>
            <w:r w:rsidRPr="00686C0C">
              <w:rPr>
                <w:rFonts w:cs="Times New Roman"/>
              </w:rPr>
              <w:t>Flujo Normal</w:t>
            </w:r>
          </w:p>
        </w:tc>
        <w:tc>
          <w:tcPr>
            <w:tcW w:w="6848" w:type="dxa"/>
          </w:tcPr>
          <w:p w14:paraId="34913AB4" w14:textId="77777777" w:rsidR="00CE30D4" w:rsidRPr="00CE30D4" w:rsidRDefault="00CE30D4" w:rsidP="005D18BC">
            <w:pPr>
              <w:pStyle w:val="Prrafodelista"/>
              <w:numPr>
                <w:ilvl w:val="0"/>
                <w:numId w:val="35"/>
              </w:numPr>
              <w:spacing w:line="240" w:lineRule="auto"/>
              <w:rPr>
                <w:rFonts w:cs="Times New Roman"/>
              </w:rPr>
            </w:pPr>
            <w:r w:rsidRPr="00CE30D4">
              <w:rPr>
                <w:rFonts w:cs="Times New Roman"/>
              </w:rPr>
              <w:t>El repartidor accede a "Mis vehículos" y selecciona "Agregar vehículo".</w:t>
            </w:r>
          </w:p>
          <w:p w14:paraId="46CA7E75" w14:textId="77777777" w:rsidR="0054188B" w:rsidRPr="0054188B" w:rsidRDefault="0054188B" w:rsidP="005D18BC">
            <w:pPr>
              <w:pStyle w:val="Prrafodelista"/>
              <w:numPr>
                <w:ilvl w:val="0"/>
                <w:numId w:val="35"/>
              </w:numPr>
              <w:spacing w:line="240" w:lineRule="auto"/>
              <w:rPr>
                <w:rFonts w:cs="Times New Roman"/>
              </w:rPr>
            </w:pPr>
            <w:r w:rsidRPr="0054188B">
              <w:rPr>
                <w:rFonts w:cs="Times New Roman"/>
              </w:rPr>
              <w:t>El sistema muestra el formulario correspondiente: para agregar, todos los campos; para modificar, los datos actuales editables; para eliminar, una confirmación.</w:t>
            </w:r>
          </w:p>
          <w:p w14:paraId="61621B74" w14:textId="22E07030" w:rsidR="0054188B" w:rsidRPr="0054188B" w:rsidRDefault="0054188B" w:rsidP="005D18BC">
            <w:pPr>
              <w:pStyle w:val="Prrafodelista"/>
              <w:numPr>
                <w:ilvl w:val="0"/>
                <w:numId w:val="35"/>
              </w:numPr>
              <w:spacing w:line="240" w:lineRule="auto"/>
              <w:rPr>
                <w:rFonts w:cs="Times New Roman"/>
              </w:rPr>
            </w:pPr>
            <w:r w:rsidRPr="0054188B">
              <w:rPr>
                <w:rFonts w:cs="Times New Roman"/>
              </w:rPr>
              <w:t>El dueño completa los datos solicitados.</w:t>
            </w:r>
          </w:p>
          <w:p w14:paraId="0BC41FE3" w14:textId="632A18CA" w:rsidR="0054188B" w:rsidRPr="0054188B" w:rsidRDefault="0054188B" w:rsidP="005D18BC">
            <w:pPr>
              <w:pStyle w:val="Prrafodelista"/>
              <w:numPr>
                <w:ilvl w:val="0"/>
                <w:numId w:val="35"/>
              </w:numPr>
              <w:spacing w:line="240" w:lineRule="auto"/>
              <w:rPr>
                <w:rFonts w:cs="Times New Roman"/>
              </w:rPr>
            </w:pPr>
            <w:r w:rsidRPr="0054188B">
              <w:rPr>
                <w:rFonts w:cs="Times New Roman"/>
              </w:rPr>
              <w:t>El sistema valida que los datos sean coherentes (placas no duplicadas en el negocio, capacidad razonable, etc.).</w:t>
            </w:r>
          </w:p>
          <w:p w14:paraId="7E080CC5" w14:textId="5C6043AD" w:rsidR="0054188B" w:rsidRPr="0054188B" w:rsidRDefault="0054188B" w:rsidP="005D18BC">
            <w:pPr>
              <w:pStyle w:val="Prrafodelista"/>
              <w:numPr>
                <w:ilvl w:val="0"/>
                <w:numId w:val="35"/>
              </w:numPr>
              <w:spacing w:line="240" w:lineRule="auto"/>
              <w:rPr>
                <w:rFonts w:cs="Times New Roman"/>
              </w:rPr>
            </w:pPr>
            <w:r w:rsidRPr="0054188B">
              <w:rPr>
                <w:rFonts w:cs="Times New Roman"/>
              </w:rPr>
              <w:t>El sistema crea la solicitud de cambio en estado "Pendiente" y la envía al administrador. (RN-019)</w:t>
            </w:r>
          </w:p>
          <w:p w14:paraId="15DEE272" w14:textId="719DF579" w:rsidR="0054188B" w:rsidRPr="0054188B" w:rsidRDefault="0054188B" w:rsidP="005D18BC">
            <w:pPr>
              <w:pStyle w:val="Prrafodelista"/>
              <w:numPr>
                <w:ilvl w:val="0"/>
                <w:numId w:val="35"/>
              </w:numPr>
              <w:spacing w:line="240" w:lineRule="auto"/>
              <w:rPr>
                <w:rFonts w:cs="Times New Roman"/>
              </w:rPr>
            </w:pPr>
            <w:r w:rsidRPr="0054188B">
              <w:rPr>
                <w:rFonts w:cs="Times New Roman"/>
              </w:rPr>
              <w:t>El sistema muestra al dueño un mensaje indicando que la solicitud quedó pendiente de aprobación.</w:t>
            </w:r>
          </w:p>
          <w:p w14:paraId="6B2D776B" w14:textId="7FAFD5C0" w:rsidR="0054188B" w:rsidRDefault="0054188B" w:rsidP="005D18BC">
            <w:pPr>
              <w:pStyle w:val="Prrafodelista"/>
              <w:numPr>
                <w:ilvl w:val="0"/>
                <w:numId w:val="35"/>
              </w:numPr>
              <w:spacing w:line="240" w:lineRule="auto"/>
              <w:rPr>
                <w:rFonts w:cs="Times New Roman"/>
              </w:rPr>
            </w:pPr>
            <w:r w:rsidRPr="0054188B">
              <w:rPr>
                <w:rFonts w:cs="Times New Roman"/>
              </w:rPr>
              <w:t>El vehículo (en caso de modificación o baja) sigue funcionando con los datos anteriores hasta la aprobación.</w:t>
            </w:r>
          </w:p>
          <w:p w14:paraId="1E034AD2" w14:textId="564D366A" w:rsidR="000017F2" w:rsidRPr="00686C0C" w:rsidRDefault="00CE30D4" w:rsidP="005D18BC">
            <w:pPr>
              <w:pStyle w:val="Prrafodelista"/>
              <w:numPr>
                <w:ilvl w:val="0"/>
                <w:numId w:val="35"/>
              </w:numPr>
              <w:spacing w:line="240" w:lineRule="auto"/>
              <w:rPr>
                <w:rFonts w:cs="Times New Roman"/>
              </w:rPr>
            </w:pPr>
            <w:r w:rsidRPr="00CE30D4">
              <w:rPr>
                <w:rFonts w:cs="Times New Roman"/>
              </w:rPr>
              <w:t>Finaliza el caso de uso.</w:t>
            </w:r>
          </w:p>
        </w:tc>
      </w:tr>
      <w:tr w:rsidR="00606275" w:rsidRPr="00686C0C" w14:paraId="4FD8F60B" w14:textId="77777777">
        <w:tc>
          <w:tcPr>
            <w:tcW w:w="1980" w:type="dxa"/>
          </w:tcPr>
          <w:p w14:paraId="3F0AF024" w14:textId="77777777" w:rsidR="000017F2" w:rsidRPr="00686C0C" w:rsidRDefault="000017F2">
            <w:pPr>
              <w:rPr>
                <w:rFonts w:cs="Times New Roman"/>
              </w:rPr>
            </w:pPr>
            <w:r w:rsidRPr="00686C0C">
              <w:rPr>
                <w:rFonts w:cs="Times New Roman"/>
              </w:rPr>
              <w:t>Flujos Alternativos</w:t>
            </w:r>
          </w:p>
        </w:tc>
        <w:tc>
          <w:tcPr>
            <w:tcW w:w="6848" w:type="dxa"/>
          </w:tcPr>
          <w:p w14:paraId="21AB6015" w14:textId="77F4296E" w:rsidR="000017F2" w:rsidRPr="00686C0C" w:rsidRDefault="000017F2">
            <w:pPr>
              <w:rPr>
                <w:rFonts w:cs="Times New Roman"/>
              </w:rPr>
            </w:pPr>
            <w:r w:rsidRPr="00686C0C">
              <w:rPr>
                <w:rFonts w:cs="Times New Roman"/>
              </w:rPr>
              <w:t>S1:</w:t>
            </w:r>
            <w:r w:rsidR="00631881">
              <w:rPr>
                <w:rFonts w:cs="Times New Roman"/>
              </w:rPr>
              <w:t xml:space="preserve"> El repartidor intenta modificar los d</w:t>
            </w:r>
            <w:r w:rsidR="00EA22F2">
              <w:rPr>
                <w:rFonts w:cs="Times New Roman"/>
              </w:rPr>
              <w:t xml:space="preserve">atos de un </w:t>
            </w:r>
            <w:r w:rsidR="00C4487C">
              <w:rPr>
                <w:rFonts w:cs="Times New Roman"/>
              </w:rPr>
              <w:t>vehículo existente</w:t>
            </w:r>
          </w:p>
          <w:p w14:paraId="6F2A9AE7" w14:textId="77777777" w:rsidR="00D47888" w:rsidRPr="00D47888" w:rsidRDefault="00D47888" w:rsidP="005D18BC">
            <w:pPr>
              <w:pStyle w:val="Prrafodelista"/>
              <w:numPr>
                <w:ilvl w:val="0"/>
                <w:numId w:val="9"/>
              </w:numPr>
              <w:spacing w:line="240" w:lineRule="auto"/>
              <w:rPr>
                <w:rFonts w:cs="Times New Roman"/>
              </w:rPr>
            </w:pPr>
            <w:r w:rsidRPr="00D47888">
              <w:rPr>
                <w:rFonts w:cs="Times New Roman"/>
              </w:rPr>
              <w:t>S1.1 El sistema muestra un mensaje de duplicado.</w:t>
            </w:r>
          </w:p>
          <w:p w14:paraId="64313C08" w14:textId="508571C6" w:rsidR="000017F2" w:rsidRPr="008F78F7" w:rsidRDefault="00D47888" w:rsidP="005D18BC">
            <w:pPr>
              <w:pStyle w:val="Prrafodelista"/>
              <w:numPr>
                <w:ilvl w:val="0"/>
                <w:numId w:val="9"/>
              </w:numPr>
              <w:spacing w:line="240" w:lineRule="auto"/>
              <w:rPr>
                <w:rFonts w:cs="Times New Roman"/>
              </w:rPr>
            </w:pPr>
            <w:r w:rsidRPr="00D47888">
              <w:rPr>
                <w:rFonts w:cs="Times New Roman"/>
              </w:rPr>
              <w:t>S1.2 El dueño corrige los datos. Regresa al paso 3</w:t>
            </w:r>
          </w:p>
        </w:tc>
      </w:tr>
      <w:tr w:rsidR="00606275" w:rsidRPr="00686C0C" w14:paraId="6251290D" w14:textId="77777777">
        <w:tc>
          <w:tcPr>
            <w:tcW w:w="1980" w:type="dxa"/>
          </w:tcPr>
          <w:p w14:paraId="5163D67E" w14:textId="77777777" w:rsidR="000017F2" w:rsidRPr="00686C0C" w:rsidRDefault="000017F2">
            <w:pPr>
              <w:rPr>
                <w:rFonts w:cs="Times New Roman"/>
              </w:rPr>
            </w:pPr>
            <w:r w:rsidRPr="00686C0C">
              <w:rPr>
                <w:rFonts w:cs="Times New Roman"/>
              </w:rPr>
              <w:t>Excepciones</w:t>
            </w:r>
          </w:p>
        </w:tc>
        <w:tc>
          <w:tcPr>
            <w:tcW w:w="6848" w:type="dxa"/>
          </w:tcPr>
          <w:p w14:paraId="7E287916" w14:textId="09352F9E" w:rsidR="000017F2" w:rsidRPr="00672BE8" w:rsidRDefault="000017F2">
            <w:pPr>
              <w:rPr>
                <w:rFonts w:cs="Times New Roman"/>
              </w:rPr>
            </w:pPr>
            <w:r w:rsidRPr="00672BE8">
              <w:rPr>
                <w:rFonts w:cs="Times New Roman"/>
              </w:rPr>
              <w:t xml:space="preserve">E1: </w:t>
            </w:r>
            <w:r w:rsidR="00C87877">
              <w:rPr>
                <w:rFonts w:cs="Times New Roman"/>
              </w:rPr>
              <w:t>Los datos del vehículo ya están registrados</w:t>
            </w:r>
            <w:r>
              <w:rPr>
                <w:rFonts w:cs="Times New Roman"/>
              </w:rPr>
              <w:t>.</w:t>
            </w:r>
          </w:p>
          <w:p w14:paraId="3F9065F8" w14:textId="77777777" w:rsidR="00C4487C" w:rsidRPr="00C4487C" w:rsidRDefault="00C4487C" w:rsidP="005D18BC">
            <w:pPr>
              <w:pStyle w:val="Prrafodelista"/>
              <w:numPr>
                <w:ilvl w:val="0"/>
                <w:numId w:val="10"/>
              </w:numPr>
              <w:rPr>
                <w:rFonts w:cs="Times New Roman"/>
              </w:rPr>
            </w:pPr>
            <w:r w:rsidRPr="00C4487C">
              <w:rPr>
                <w:rFonts w:cs="Times New Roman"/>
              </w:rPr>
              <w:t>E1.1 El sistema muestra un mensaje de duplicado.</w:t>
            </w:r>
          </w:p>
          <w:p w14:paraId="6D4DF231" w14:textId="5ED5D895" w:rsidR="000017F2" w:rsidRPr="00383018" w:rsidRDefault="00C4487C" w:rsidP="005D18BC">
            <w:pPr>
              <w:numPr>
                <w:ilvl w:val="0"/>
                <w:numId w:val="10"/>
              </w:numPr>
              <w:spacing w:line="240" w:lineRule="auto"/>
              <w:rPr>
                <w:rFonts w:cs="Times New Roman"/>
              </w:rPr>
            </w:pPr>
            <w:r w:rsidRPr="00C4487C">
              <w:rPr>
                <w:rFonts w:cs="Times New Roman"/>
              </w:rPr>
              <w:lastRenderedPageBreak/>
              <w:t>E1.2 El repartidor corrige los datos. Regresa al paso 3.</w:t>
            </w:r>
          </w:p>
        </w:tc>
      </w:tr>
      <w:tr w:rsidR="00606275" w:rsidRPr="00686C0C" w14:paraId="426FCDE1" w14:textId="77777777">
        <w:tc>
          <w:tcPr>
            <w:tcW w:w="1980" w:type="dxa"/>
          </w:tcPr>
          <w:p w14:paraId="5EA0BD40" w14:textId="77777777" w:rsidR="000017F2" w:rsidRPr="00686C0C" w:rsidRDefault="000017F2">
            <w:pPr>
              <w:rPr>
                <w:rFonts w:cs="Times New Roman"/>
              </w:rPr>
            </w:pPr>
            <w:r w:rsidRPr="00686C0C">
              <w:rPr>
                <w:rFonts w:cs="Times New Roman"/>
              </w:rPr>
              <w:lastRenderedPageBreak/>
              <w:t>Prioridad</w:t>
            </w:r>
          </w:p>
        </w:tc>
        <w:tc>
          <w:tcPr>
            <w:tcW w:w="6848" w:type="dxa"/>
          </w:tcPr>
          <w:p w14:paraId="57891ECF" w14:textId="773F5ECB" w:rsidR="000017F2" w:rsidRPr="00686C0C" w:rsidRDefault="00C4487C">
            <w:pPr>
              <w:rPr>
                <w:rFonts w:cs="Times New Roman"/>
              </w:rPr>
            </w:pPr>
            <w:r>
              <w:rPr>
                <w:rFonts w:cs="Times New Roman"/>
              </w:rPr>
              <w:t>Alta</w:t>
            </w:r>
            <w:r w:rsidR="000017F2" w:rsidRPr="00686C0C">
              <w:rPr>
                <w:rFonts w:cs="Times New Roman"/>
              </w:rPr>
              <w:t xml:space="preserve"> </w:t>
            </w:r>
          </w:p>
        </w:tc>
      </w:tr>
      <w:tr w:rsidR="00606275" w:rsidRPr="00686C0C" w14:paraId="58B6DCB9" w14:textId="77777777">
        <w:tc>
          <w:tcPr>
            <w:tcW w:w="1980" w:type="dxa"/>
          </w:tcPr>
          <w:p w14:paraId="563A130B" w14:textId="77777777" w:rsidR="000017F2" w:rsidRPr="00686C0C" w:rsidRDefault="000017F2">
            <w:pPr>
              <w:rPr>
                <w:rFonts w:cs="Times New Roman"/>
              </w:rPr>
            </w:pPr>
            <w:r w:rsidRPr="00686C0C">
              <w:rPr>
                <w:rFonts w:cs="Times New Roman"/>
              </w:rPr>
              <w:t>Frecuencia de uso</w:t>
            </w:r>
          </w:p>
        </w:tc>
        <w:tc>
          <w:tcPr>
            <w:tcW w:w="6848" w:type="dxa"/>
          </w:tcPr>
          <w:p w14:paraId="0CF972D4" w14:textId="672BE1FC" w:rsidR="000017F2" w:rsidRPr="00686C0C" w:rsidRDefault="00C4487C">
            <w:pPr>
              <w:rPr>
                <w:rFonts w:cs="Times New Roman"/>
              </w:rPr>
            </w:pPr>
            <w:r>
              <w:rPr>
                <w:rFonts w:cs="Times New Roman"/>
              </w:rPr>
              <w:t>Baja</w:t>
            </w:r>
          </w:p>
        </w:tc>
      </w:tr>
      <w:tr w:rsidR="00606275" w:rsidRPr="00686C0C" w14:paraId="0A97F874" w14:textId="77777777">
        <w:tc>
          <w:tcPr>
            <w:tcW w:w="1980" w:type="dxa"/>
          </w:tcPr>
          <w:p w14:paraId="7A3E7766" w14:textId="77777777" w:rsidR="000017F2" w:rsidRPr="00686C0C" w:rsidRDefault="000017F2">
            <w:pPr>
              <w:rPr>
                <w:rFonts w:cs="Times New Roman"/>
              </w:rPr>
            </w:pPr>
            <w:r w:rsidRPr="00686C0C">
              <w:rPr>
                <w:rFonts w:cs="Times New Roman"/>
              </w:rPr>
              <w:t>Requerimientos especiales</w:t>
            </w:r>
          </w:p>
        </w:tc>
        <w:tc>
          <w:tcPr>
            <w:tcW w:w="6848" w:type="dxa"/>
          </w:tcPr>
          <w:p w14:paraId="49778E39" w14:textId="769D001A" w:rsidR="000017F2" w:rsidRPr="00686C0C" w:rsidRDefault="00357C37">
            <w:pPr>
              <w:rPr>
                <w:rFonts w:cs="Times New Roman"/>
              </w:rPr>
            </w:pPr>
            <w:r w:rsidRPr="00357C37">
              <w:rPr>
                <w:rFonts w:cs="Times New Roman"/>
              </w:rPr>
              <w:t xml:space="preserve">Los vehículos del negocio son un recurso compartido entre todos sus repartidores. </w:t>
            </w:r>
            <w:r w:rsidR="009A407C" w:rsidRPr="009A407C">
              <w:rPr>
                <w:rFonts w:cs="Times New Roman"/>
              </w:rPr>
              <w:t xml:space="preserve">La capacidad del vehículo determina </w:t>
            </w:r>
            <w:r w:rsidRPr="00357C37">
              <w:rPr>
                <w:rFonts w:cs="Times New Roman"/>
              </w:rPr>
              <w:t>cuánto puede cargar y cuánto puede aceptar</w:t>
            </w:r>
            <w:r w:rsidR="009A407C" w:rsidRPr="009A407C">
              <w:rPr>
                <w:rFonts w:cs="Times New Roman"/>
              </w:rPr>
              <w:t>.</w:t>
            </w:r>
          </w:p>
        </w:tc>
      </w:tr>
      <w:tr w:rsidR="00530CCC" w:rsidRPr="00686C0C" w14:paraId="25FF9419" w14:textId="77777777">
        <w:tc>
          <w:tcPr>
            <w:tcW w:w="1980" w:type="dxa"/>
          </w:tcPr>
          <w:p w14:paraId="641DD938" w14:textId="7D351647" w:rsidR="002C4D12" w:rsidRPr="00686C0C" w:rsidRDefault="009A1817">
            <w:pPr>
              <w:rPr>
                <w:rFonts w:cs="Times New Roman"/>
              </w:rPr>
            </w:pPr>
            <w:r>
              <w:rPr>
                <w:rFonts w:cs="Times New Roman"/>
              </w:rPr>
              <w:t>Datos de entrada</w:t>
            </w:r>
          </w:p>
        </w:tc>
        <w:tc>
          <w:tcPr>
            <w:tcW w:w="6848" w:type="dxa"/>
          </w:tcPr>
          <w:p w14:paraId="186F8B45" w14:textId="62A93F6F" w:rsidR="004462B3" w:rsidRPr="00983CC1" w:rsidRDefault="004462B3" w:rsidP="005D18BC">
            <w:pPr>
              <w:pStyle w:val="Prrafodelista"/>
              <w:numPr>
                <w:ilvl w:val="0"/>
                <w:numId w:val="71"/>
              </w:numPr>
              <w:rPr>
                <w:rFonts w:cs="Times New Roman"/>
              </w:rPr>
            </w:pPr>
            <w:r w:rsidRPr="00983CC1">
              <w:rPr>
                <w:rFonts w:cs="Times New Roman"/>
              </w:rPr>
              <w:t>Tipo de solicitud (agregar, modificar, eliminar).</w:t>
            </w:r>
          </w:p>
          <w:p w14:paraId="0A3E91CA" w14:textId="18D38BD1" w:rsidR="004462B3" w:rsidRPr="00983CC1" w:rsidRDefault="004462B3" w:rsidP="005D18BC">
            <w:pPr>
              <w:pStyle w:val="Prrafodelista"/>
              <w:numPr>
                <w:ilvl w:val="0"/>
                <w:numId w:val="71"/>
              </w:numPr>
              <w:rPr>
                <w:rFonts w:cs="Times New Roman"/>
              </w:rPr>
            </w:pPr>
            <w:r w:rsidRPr="00983CC1">
              <w:rPr>
                <w:rFonts w:cs="Times New Roman"/>
              </w:rPr>
              <w:t>Tipo de vehículo (motocicleta, automóvil, camioneta, etc.).</w:t>
            </w:r>
          </w:p>
          <w:p w14:paraId="1D6B9CF2" w14:textId="57163113" w:rsidR="004462B3" w:rsidRPr="00983CC1" w:rsidRDefault="004462B3" w:rsidP="005D18BC">
            <w:pPr>
              <w:pStyle w:val="Prrafodelista"/>
              <w:numPr>
                <w:ilvl w:val="0"/>
                <w:numId w:val="71"/>
              </w:numPr>
              <w:rPr>
                <w:rFonts w:cs="Times New Roman"/>
              </w:rPr>
            </w:pPr>
            <w:r w:rsidRPr="00983CC1">
              <w:rPr>
                <w:rFonts w:cs="Times New Roman"/>
              </w:rPr>
              <w:t>Placas, marca, modelo, color.</w:t>
            </w:r>
          </w:p>
          <w:p w14:paraId="4470A9FC" w14:textId="27BD0DB4" w:rsidR="004462B3" w:rsidRPr="00983CC1" w:rsidRDefault="004462B3" w:rsidP="005D18BC">
            <w:pPr>
              <w:pStyle w:val="Prrafodelista"/>
              <w:numPr>
                <w:ilvl w:val="0"/>
                <w:numId w:val="71"/>
              </w:numPr>
              <w:rPr>
                <w:rFonts w:cs="Times New Roman"/>
              </w:rPr>
            </w:pPr>
            <w:r w:rsidRPr="00983CC1">
              <w:rPr>
                <w:rFonts w:cs="Times New Roman"/>
              </w:rPr>
              <w:t>Capacidad máxima de garrafones.</w:t>
            </w:r>
          </w:p>
          <w:p w14:paraId="68231C3F" w14:textId="155E90BA" w:rsidR="002C4D12" w:rsidRPr="00B92CD0" w:rsidRDefault="009A1817" w:rsidP="005D18BC">
            <w:pPr>
              <w:pStyle w:val="Prrafodelista"/>
              <w:numPr>
                <w:ilvl w:val="0"/>
                <w:numId w:val="71"/>
              </w:numPr>
              <w:rPr>
                <w:rFonts w:cs="Times New Roman"/>
              </w:rPr>
            </w:pPr>
            <w:r w:rsidRPr="00983CC1">
              <w:rPr>
                <w:rFonts w:cs="Times New Roman"/>
              </w:rPr>
              <w:t>Fotografía del vehículo (opcional).</w:t>
            </w:r>
          </w:p>
        </w:tc>
      </w:tr>
      <w:tr w:rsidR="00276582" w:rsidRPr="00686C0C" w14:paraId="3446A0BF" w14:textId="77777777">
        <w:tc>
          <w:tcPr>
            <w:tcW w:w="1980" w:type="dxa"/>
          </w:tcPr>
          <w:p w14:paraId="44F0F0A9" w14:textId="21FFDB51" w:rsidR="002C4D12" w:rsidRPr="00686C0C" w:rsidRDefault="009A1817">
            <w:pPr>
              <w:rPr>
                <w:rFonts w:cs="Times New Roman"/>
              </w:rPr>
            </w:pPr>
            <w:r>
              <w:rPr>
                <w:rFonts w:cs="Times New Roman"/>
              </w:rPr>
              <w:t>Datos de salida</w:t>
            </w:r>
          </w:p>
        </w:tc>
        <w:tc>
          <w:tcPr>
            <w:tcW w:w="6848" w:type="dxa"/>
          </w:tcPr>
          <w:p w14:paraId="5DF6178B" w14:textId="77777777" w:rsidR="007A5923" w:rsidRPr="007A5923" w:rsidRDefault="007A5923" w:rsidP="005D18BC">
            <w:pPr>
              <w:pStyle w:val="Prrafodelista"/>
              <w:numPr>
                <w:ilvl w:val="0"/>
                <w:numId w:val="72"/>
              </w:numPr>
              <w:rPr>
                <w:rFonts w:cs="Times New Roman"/>
              </w:rPr>
            </w:pPr>
            <w:r w:rsidRPr="007A5923">
              <w:rPr>
                <w:rFonts w:cs="Times New Roman"/>
              </w:rPr>
              <w:t>Solicitud de cambio registrada en estado "Pendiente".</w:t>
            </w:r>
          </w:p>
          <w:p w14:paraId="44F21ADE" w14:textId="40008B78" w:rsidR="007A5923" w:rsidRPr="007A5923" w:rsidRDefault="007A5923" w:rsidP="005D18BC">
            <w:pPr>
              <w:pStyle w:val="Prrafodelista"/>
              <w:numPr>
                <w:ilvl w:val="0"/>
                <w:numId w:val="72"/>
              </w:numPr>
              <w:rPr>
                <w:rFonts w:cs="Times New Roman"/>
              </w:rPr>
            </w:pPr>
            <w:r w:rsidRPr="007A5923">
              <w:rPr>
                <w:rFonts w:cs="Times New Roman"/>
              </w:rPr>
              <w:t>Notificación al administrador en su panel.</w:t>
            </w:r>
          </w:p>
          <w:p w14:paraId="6A4D5870" w14:textId="61F89AA7" w:rsidR="002C4D12" w:rsidRPr="00243787" w:rsidRDefault="007A5923" w:rsidP="005D18BC">
            <w:pPr>
              <w:pStyle w:val="Prrafodelista"/>
              <w:numPr>
                <w:ilvl w:val="0"/>
                <w:numId w:val="72"/>
              </w:numPr>
              <w:rPr>
                <w:rFonts w:cs="Times New Roman"/>
              </w:rPr>
            </w:pPr>
            <w:r w:rsidRPr="007A5923">
              <w:rPr>
                <w:rFonts w:cs="Times New Roman"/>
              </w:rPr>
              <w:t>Mensaje de confirmación al dueño.</w:t>
            </w:r>
          </w:p>
        </w:tc>
      </w:tr>
      <w:tr w:rsidR="00606275" w:rsidRPr="00686C0C" w14:paraId="7BEDBAA8" w14:textId="77777777">
        <w:tc>
          <w:tcPr>
            <w:tcW w:w="1980" w:type="dxa"/>
          </w:tcPr>
          <w:p w14:paraId="03232228" w14:textId="77777777" w:rsidR="000017F2" w:rsidRPr="00686C0C" w:rsidRDefault="000017F2">
            <w:pPr>
              <w:rPr>
                <w:rFonts w:cs="Times New Roman"/>
              </w:rPr>
            </w:pPr>
            <w:r w:rsidRPr="00686C0C">
              <w:rPr>
                <w:rFonts w:cs="Times New Roman"/>
              </w:rPr>
              <w:t>Suposiciones</w:t>
            </w:r>
          </w:p>
        </w:tc>
        <w:tc>
          <w:tcPr>
            <w:tcW w:w="6848" w:type="dxa"/>
          </w:tcPr>
          <w:p w14:paraId="75E20BDB" w14:textId="40ABB2A7" w:rsidR="000017F2" w:rsidRPr="00686C0C" w:rsidRDefault="007F1EA9">
            <w:pPr>
              <w:rPr>
                <w:rFonts w:cs="Times New Roman"/>
              </w:rPr>
            </w:pPr>
            <w:r w:rsidRPr="007F1EA9">
              <w:rPr>
                <w:rFonts w:cs="Times New Roman"/>
              </w:rPr>
              <w:t>Los datos del vehículo proporcionados por el dueño son reales y verificables.</w:t>
            </w:r>
          </w:p>
        </w:tc>
      </w:tr>
      <w:tr w:rsidR="00606275" w:rsidRPr="00686C0C" w14:paraId="216D81CA" w14:textId="77777777">
        <w:trPr>
          <w:trHeight w:val="404"/>
        </w:trPr>
        <w:tc>
          <w:tcPr>
            <w:tcW w:w="1980" w:type="dxa"/>
          </w:tcPr>
          <w:p w14:paraId="6A1EB7BD" w14:textId="77777777" w:rsidR="000017F2" w:rsidRPr="00686C0C" w:rsidRDefault="000017F2">
            <w:pPr>
              <w:rPr>
                <w:rFonts w:cs="Times New Roman"/>
              </w:rPr>
            </w:pPr>
            <w:r w:rsidRPr="00686C0C">
              <w:rPr>
                <w:rFonts w:cs="Times New Roman"/>
              </w:rPr>
              <w:t>Notas y preguntas</w:t>
            </w:r>
          </w:p>
        </w:tc>
        <w:tc>
          <w:tcPr>
            <w:tcW w:w="6848" w:type="dxa"/>
          </w:tcPr>
          <w:p w14:paraId="377BBF7A" w14:textId="148DEF89" w:rsidR="000017F2" w:rsidRPr="00686C0C" w:rsidRDefault="00D34671">
            <w:pPr>
              <w:rPr>
                <w:rFonts w:cs="Times New Roman"/>
                <w:highlight w:val="yellow"/>
              </w:rPr>
            </w:pPr>
            <w:r w:rsidRPr="00D34671">
              <w:rPr>
                <w:rFonts w:cs="Times New Roman"/>
              </w:rPr>
              <w:t xml:space="preserve">Los cambios </w:t>
            </w:r>
            <w:r w:rsidR="007B618B" w:rsidRPr="007B618B">
              <w:rPr>
                <w:rFonts w:cs="Times New Roman"/>
              </w:rPr>
              <w:t>sobre vehículos</w:t>
            </w:r>
            <w:r w:rsidRPr="00D34671">
              <w:rPr>
                <w:rFonts w:cs="Times New Roman"/>
              </w:rPr>
              <w:t xml:space="preserve"> requieren aprobación del administrador para garantizar que el cliente siempre vea información correcta</w:t>
            </w:r>
          </w:p>
        </w:tc>
      </w:tr>
    </w:tbl>
    <w:p w14:paraId="7E376ADE" w14:textId="77777777" w:rsidR="00EF430E" w:rsidRDefault="00EF430E" w:rsidP="00E62FF2">
      <w:pPr>
        <w:jc w:val="left"/>
      </w:pPr>
    </w:p>
    <w:p w14:paraId="030850F7" w14:textId="77777777" w:rsidR="00383375" w:rsidRDefault="00383375">
      <w:pPr>
        <w:spacing w:line="259" w:lineRule="auto"/>
        <w:jc w:val="left"/>
      </w:pPr>
      <w:r>
        <w:br w:type="page"/>
      </w:r>
    </w:p>
    <w:p w14:paraId="1E984EF5" w14:textId="5EBD5CFF" w:rsidR="00E62FF2" w:rsidRDefault="00E62FF2" w:rsidP="00E62FF2">
      <w:pPr>
        <w:jc w:val="left"/>
      </w:pPr>
      <w:r>
        <w:lastRenderedPageBreak/>
        <w:t>CU – 0</w:t>
      </w:r>
      <w:r w:rsidR="0007421A">
        <w:t>10</w:t>
      </w:r>
      <w:r>
        <w:t xml:space="preserve">: </w:t>
      </w:r>
      <w:r w:rsidR="0087741E">
        <w:t>Elegir y aceptar pedido</w:t>
      </w:r>
    </w:p>
    <w:tbl>
      <w:tblPr>
        <w:tblStyle w:val="Tablaconcuadrcula"/>
        <w:tblW w:w="0" w:type="auto"/>
        <w:tblLook w:val="04A0" w:firstRow="1" w:lastRow="0" w:firstColumn="1" w:lastColumn="0" w:noHBand="0" w:noVBand="1"/>
      </w:tblPr>
      <w:tblGrid>
        <w:gridCol w:w="1980"/>
        <w:gridCol w:w="6848"/>
      </w:tblGrid>
      <w:tr w:rsidR="00606275" w:rsidRPr="00686C0C" w14:paraId="1471AAE7" w14:textId="77777777">
        <w:tc>
          <w:tcPr>
            <w:tcW w:w="1980" w:type="dxa"/>
          </w:tcPr>
          <w:p w14:paraId="5419DCF4" w14:textId="77777777" w:rsidR="00E62FF2" w:rsidRPr="00686C0C" w:rsidRDefault="00E62FF2">
            <w:pPr>
              <w:rPr>
                <w:rFonts w:cs="Times New Roman"/>
                <w:b/>
                <w:bCs/>
              </w:rPr>
            </w:pPr>
            <w:r w:rsidRPr="00686C0C">
              <w:rPr>
                <w:rFonts w:cs="Times New Roman"/>
                <w:b/>
                <w:bCs/>
              </w:rPr>
              <w:t>Nombre</w:t>
            </w:r>
          </w:p>
        </w:tc>
        <w:tc>
          <w:tcPr>
            <w:tcW w:w="6848" w:type="dxa"/>
          </w:tcPr>
          <w:p w14:paraId="7F3E4F35" w14:textId="3617B5C4" w:rsidR="00E62FF2" w:rsidRPr="006A4AEE" w:rsidRDefault="007772AF">
            <w:pPr>
              <w:rPr>
                <w:rFonts w:cs="Times New Roman"/>
                <w:b/>
                <w:bCs/>
              </w:rPr>
            </w:pPr>
            <w:r>
              <w:rPr>
                <w:rFonts w:cs="Times New Roman"/>
                <w:b/>
                <w:bCs/>
              </w:rPr>
              <w:t>Elegir y aceptar pedido</w:t>
            </w:r>
          </w:p>
        </w:tc>
      </w:tr>
      <w:tr w:rsidR="00606275" w:rsidRPr="00686C0C" w14:paraId="17393537" w14:textId="77777777">
        <w:tc>
          <w:tcPr>
            <w:tcW w:w="1980" w:type="dxa"/>
          </w:tcPr>
          <w:p w14:paraId="67B62320" w14:textId="77777777" w:rsidR="00E62FF2" w:rsidRPr="00686C0C" w:rsidRDefault="00E62FF2">
            <w:pPr>
              <w:rPr>
                <w:rFonts w:cs="Times New Roman"/>
              </w:rPr>
            </w:pPr>
            <w:r w:rsidRPr="00686C0C">
              <w:rPr>
                <w:rFonts w:cs="Times New Roman"/>
              </w:rPr>
              <w:t>Actores</w:t>
            </w:r>
          </w:p>
        </w:tc>
        <w:tc>
          <w:tcPr>
            <w:tcW w:w="6848" w:type="dxa"/>
          </w:tcPr>
          <w:p w14:paraId="516E8034" w14:textId="4494E9D8" w:rsidR="00E62FF2" w:rsidRPr="00686C0C" w:rsidRDefault="00E62FF2">
            <w:pPr>
              <w:rPr>
                <w:rFonts w:cs="Times New Roman"/>
              </w:rPr>
            </w:pPr>
            <w:r>
              <w:rPr>
                <w:rFonts w:cs="Times New Roman"/>
              </w:rPr>
              <w:t>Repartidor</w:t>
            </w:r>
          </w:p>
        </w:tc>
      </w:tr>
      <w:tr w:rsidR="00606275" w:rsidRPr="00686C0C" w14:paraId="4EB2F7DC" w14:textId="77777777">
        <w:tc>
          <w:tcPr>
            <w:tcW w:w="1980" w:type="dxa"/>
          </w:tcPr>
          <w:p w14:paraId="08BB4F28" w14:textId="77777777" w:rsidR="00E62FF2" w:rsidRPr="00686C0C" w:rsidRDefault="00E62FF2">
            <w:pPr>
              <w:rPr>
                <w:rFonts w:cs="Times New Roman"/>
              </w:rPr>
            </w:pPr>
            <w:r w:rsidRPr="00686C0C">
              <w:rPr>
                <w:rFonts w:cs="Times New Roman"/>
              </w:rPr>
              <w:t>Descripción</w:t>
            </w:r>
          </w:p>
        </w:tc>
        <w:tc>
          <w:tcPr>
            <w:tcW w:w="6848" w:type="dxa"/>
          </w:tcPr>
          <w:p w14:paraId="14D872A6" w14:textId="032AA554" w:rsidR="00E62FF2" w:rsidRPr="00686C0C" w:rsidRDefault="00116FAC">
            <w:pPr>
              <w:spacing w:line="240" w:lineRule="auto"/>
              <w:rPr>
                <w:rFonts w:cs="Times New Roman"/>
              </w:rPr>
            </w:pPr>
            <w:r w:rsidRPr="00116FAC">
              <w:rPr>
                <w:rFonts w:cs="Times New Roman"/>
              </w:rPr>
              <w:t xml:space="preserve">El repartidor disponible puede visualizar los pedidos pendientes que su negocio puede atender (modalidad directa dirigida a su purificadora o modalidad abierta </w:t>
            </w:r>
            <w:r w:rsidR="00030398" w:rsidRPr="00030398">
              <w:rPr>
                <w:rFonts w:cs="Times New Roman"/>
              </w:rPr>
              <w:t xml:space="preserve">cubra todas las marcas pedidas con el </w:t>
            </w:r>
            <w:r w:rsidRPr="00116FAC">
              <w:rPr>
                <w:rFonts w:cs="Times New Roman"/>
              </w:rPr>
              <w:t xml:space="preserve">precio de </w:t>
            </w:r>
            <w:r w:rsidR="00030398" w:rsidRPr="00030398">
              <w:rPr>
                <w:rFonts w:cs="Times New Roman"/>
              </w:rPr>
              <w:t>agua de su catálogo</w:t>
            </w:r>
            <w:r w:rsidRPr="00116FAC">
              <w:rPr>
                <w:rFonts w:cs="Times New Roman"/>
              </w:rPr>
              <w:t>) y aceptar los que decida. Al aceptar, el sistema aparta el inventario necesario primero del vehículo y, si no alcanza, completa con apartados de la base.</w:t>
            </w:r>
            <w:r w:rsidR="00AC0085">
              <w:rPr>
                <w:rFonts w:cs="Times New Roman"/>
              </w:rPr>
              <w:t xml:space="preserve"> </w:t>
            </w:r>
            <w:r w:rsidR="00AC0085" w:rsidRPr="00AC0085">
              <w:rPr>
                <w:rFonts w:cs="Times New Roman"/>
              </w:rPr>
              <w:t>El repartidor visualiza el desglose de garrafones por línea, incluyendo cuáles requieren envase nuevo.</w:t>
            </w:r>
          </w:p>
        </w:tc>
      </w:tr>
      <w:tr w:rsidR="00606275" w:rsidRPr="00686C0C" w14:paraId="3D3BB07D" w14:textId="77777777">
        <w:tc>
          <w:tcPr>
            <w:tcW w:w="1980" w:type="dxa"/>
          </w:tcPr>
          <w:p w14:paraId="42DB9D8C" w14:textId="77777777" w:rsidR="00E62FF2" w:rsidRPr="00686C0C" w:rsidRDefault="00E62FF2">
            <w:pPr>
              <w:rPr>
                <w:rFonts w:cs="Times New Roman"/>
              </w:rPr>
            </w:pPr>
            <w:r w:rsidRPr="00686C0C">
              <w:rPr>
                <w:rFonts w:cs="Times New Roman"/>
              </w:rPr>
              <w:t>Requerimiento funcional</w:t>
            </w:r>
          </w:p>
        </w:tc>
        <w:tc>
          <w:tcPr>
            <w:tcW w:w="6848" w:type="dxa"/>
          </w:tcPr>
          <w:p w14:paraId="3E035BD0" w14:textId="15BD47EE" w:rsidR="00354D77" w:rsidRDefault="00E62FF2">
            <w:pPr>
              <w:jc w:val="left"/>
              <w:rPr>
                <w:rFonts w:cs="Times New Roman"/>
              </w:rPr>
            </w:pPr>
            <w:r w:rsidRPr="00C55B86">
              <w:rPr>
                <w:rFonts w:cs="Times New Roman"/>
              </w:rPr>
              <w:t>RF</w:t>
            </w:r>
            <w:r>
              <w:rPr>
                <w:rFonts w:cs="Times New Roman"/>
              </w:rPr>
              <w:t xml:space="preserve"> </w:t>
            </w:r>
            <w:r w:rsidR="00354D77">
              <w:rPr>
                <w:rFonts w:cs="Times New Roman"/>
              </w:rPr>
              <w:t xml:space="preserve">- </w:t>
            </w:r>
            <w:r w:rsidRPr="00C55B86">
              <w:rPr>
                <w:rFonts w:cs="Times New Roman"/>
              </w:rPr>
              <w:t>0</w:t>
            </w:r>
            <w:r>
              <w:rPr>
                <w:rFonts w:cs="Times New Roman"/>
              </w:rPr>
              <w:t>08</w:t>
            </w:r>
          </w:p>
          <w:p w14:paraId="337B46EF" w14:textId="77777777" w:rsidR="00E62FF2" w:rsidRDefault="00E13E3F">
            <w:pPr>
              <w:jc w:val="left"/>
              <w:rPr>
                <w:rFonts w:cs="Times New Roman"/>
              </w:rPr>
            </w:pPr>
            <w:r w:rsidRPr="00C55B86">
              <w:rPr>
                <w:rFonts w:cs="Times New Roman"/>
              </w:rPr>
              <w:t>RF</w:t>
            </w:r>
            <w:r>
              <w:rPr>
                <w:rFonts w:cs="Times New Roman"/>
              </w:rPr>
              <w:t xml:space="preserve"> </w:t>
            </w:r>
            <w:r w:rsidR="00354D77">
              <w:rPr>
                <w:rFonts w:cs="Times New Roman"/>
              </w:rPr>
              <w:t xml:space="preserve">- </w:t>
            </w:r>
            <w:r w:rsidRPr="00C55B86">
              <w:rPr>
                <w:rFonts w:cs="Times New Roman"/>
              </w:rPr>
              <w:t>0</w:t>
            </w:r>
            <w:r>
              <w:rPr>
                <w:rFonts w:cs="Times New Roman"/>
              </w:rPr>
              <w:t>12</w:t>
            </w:r>
          </w:p>
          <w:p w14:paraId="7E37C98A" w14:textId="153F2A75" w:rsidR="00E62FF2" w:rsidRPr="00686C0C" w:rsidRDefault="00116FAC">
            <w:pPr>
              <w:jc w:val="left"/>
              <w:rPr>
                <w:rFonts w:cs="Times New Roman"/>
              </w:rPr>
            </w:pPr>
            <w:r w:rsidRPr="00C55B86">
              <w:rPr>
                <w:rFonts w:cs="Times New Roman"/>
              </w:rPr>
              <w:t>RF</w:t>
            </w:r>
            <w:r>
              <w:rPr>
                <w:rFonts w:cs="Times New Roman"/>
              </w:rPr>
              <w:t xml:space="preserve"> - </w:t>
            </w:r>
            <w:r w:rsidRPr="00C55B86">
              <w:rPr>
                <w:rFonts w:cs="Times New Roman"/>
              </w:rPr>
              <w:t>0</w:t>
            </w:r>
            <w:r>
              <w:rPr>
                <w:rFonts w:cs="Times New Roman"/>
              </w:rPr>
              <w:t>19</w:t>
            </w:r>
          </w:p>
        </w:tc>
      </w:tr>
      <w:tr w:rsidR="00606275" w:rsidRPr="00686C0C" w14:paraId="75476E76" w14:textId="77777777">
        <w:tc>
          <w:tcPr>
            <w:tcW w:w="1980" w:type="dxa"/>
          </w:tcPr>
          <w:p w14:paraId="35EE80E7" w14:textId="77777777" w:rsidR="00E62FF2" w:rsidRPr="00686C0C" w:rsidRDefault="00E62FF2">
            <w:pPr>
              <w:rPr>
                <w:rFonts w:cs="Times New Roman"/>
              </w:rPr>
            </w:pPr>
            <w:r>
              <w:rPr>
                <w:rFonts w:cs="Times New Roman"/>
              </w:rPr>
              <w:t>Reglas de negocio</w:t>
            </w:r>
          </w:p>
        </w:tc>
        <w:tc>
          <w:tcPr>
            <w:tcW w:w="6848" w:type="dxa"/>
          </w:tcPr>
          <w:p w14:paraId="31C1A213" w14:textId="77777777" w:rsidR="00CD789A" w:rsidRDefault="00886DC3">
            <w:pPr>
              <w:spacing w:line="240" w:lineRule="auto"/>
              <w:jc w:val="left"/>
              <w:rPr>
                <w:rFonts w:cs="Times New Roman"/>
              </w:rPr>
            </w:pPr>
            <w:r w:rsidRPr="00886DC3">
              <w:rPr>
                <w:rFonts w:cs="Times New Roman"/>
              </w:rPr>
              <w:t xml:space="preserve">RN-007: Solo repartidores con inventario registrado pueden elegir pedidos. RN-008: No se permite aceptar si la suma de garrafones supera la capacidad del vehículo. </w:t>
            </w:r>
          </w:p>
          <w:p w14:paraId="09B42CEE" w14:textId="0770A68D" w:rsidR="00CD789A" w:rsidRDefault="00886DC3">
            <w:pPr>
              <w:spacing w:line="240" w:lineRule="auto"/>
              <w:jc w:val="left"/>
              <w:rPr>
                <w:rFonts w:cs="Times New Roman"/>
              </w:rPr>
            </w:pPr>
            <w:r w:rsidRPr="00886DC3">
              <w:rPr>
                <w:rFonts w:cs="Times New Roman"/>
              </w:rPr>
              <w:t xml:space="preserve">RN-013: El cambio de estado genera un registro con </w:t>
            </w:r>
            <w:proofErr w:type="spellStart"/>
            <w:r w:rsidRPr="00886DC3">
              <w:rPr>
                <w:rFonts w:cs="Times New Roman"/>
              </w:rPr>
              <w:t>timestamp</w:t>
            </w:r>
            <w:proofErr w:type="spellEnd"/>
            <w:r w:rsidRPr="00886DC3">
              <w:rPr>
                <w:rFonts w:cs="Times New Roman"/>
              </w:rPr>
              <w:t>.</w:t>
            </w:r>
          </w:p>
          <w:p w14:paraId="31F77C7B" w14:textId="77777777" w:rsidR="00517820" w:rsidRPr="00517820" w:rsidRDefault="00886DC3" w:rsidP="00517820">
            <w:pPr>
              <w:spacing w:line="240" w:lineRule="auto"/>
              <w:jc w:val="left"/>
              <w:rPr>
                <w:rFonts w:cs="Times New Roman"/>
              </w:rPr>
            </w:pPr>
            <w:r w:rsidRPr="00886DC3">
              <w:rPr>
                <w:rFonts w:cs="Times New Roman"/>
              </w:rPr>
              <w:t>RN-</w:t>
            </w:r>
            <w:r w:rsidR="00517820" w:rsidRPr="00517820">
              <w:rPr>
                <w:rFonts w:cs="Times New Roman"/>
              </w:rPr>
              <w:t>014</w:t>
            </w:r>
            <w:r w:rsidRPr="00886DC3">
              <w:rPr>
                <w:rFonts w:cs="Times New Roman"/>
              </w:rPr>
              <w:t xml:space="preserve">: El repartidor debe tener </w:t>
            </w:r>
            <w:r w:rsidR="00517820" w:rsidRPr="00517820">
              <w:rPr>
                <w:rFonts w:cs="Times New Roman"/>
              </w:rPr>
              <w:t xml:space="preserve">un </w:t>
            </w:r>
            <w:r w:rsidRPr="00886DC3">
              <w:rPr>
                <w:rFonts w:cs="Times New Roman"/>
              </w:rPr>
              <w:t xml:space="preserve">vehículo activo </w:t>
            </w:r>
            <w:r w:rsidR="00517820" w:rsidRPr="00517820">
              <w:rPr>
                <w:rFonts w:cs="Times New Roman"/>
              </w:rPr>
              <w:t>en la jornada.</w:t>
            </w:r>
          </w:p>
          <w:p w14:paraId="7E6F5558" w14:textId="77777777" w:rsidR="00517820" w:rsidRPr="00517820" w:rsidRDefault="00517820" w:rsidP="00517820">
            <w:pPr>
              <w:spacing w:line="240" w:lineRule="auto"/>
              <w:jc w:val="left"/>
              <w:rPr>
                <w:rFonts w:cs="Times New Roman"/>
              </w:rPr>
            </w:pPr>
            <w:r w:rsidRPr="00517820">
              <w:rPr>
                <w:rFonts w:cs="Times New Roman"/>
              </w:rPr>
              <w:t>RN-020: Concurrencia: solo el primer repartidor en confirmar se queda con el pedido.</w:t>
            </w:r>
          </w:p>
          <w:p w14:paraId="102A08EF" w14:textId="77777777" w:rsidR="00517820" w:rsidRPr="00517820" w:rsidRDefault="00517820" w:rsidP="00517820">
            <w:pPr>
              <w:spacing w:line="240" w:lineRule="auto"/>
              <w:jc w:val="left"/>
              <w:rPr>
                <w:rFonts w:cs="Times New Roman"/>
              </w:rPr>
            </w:pPr>
            <w:r w:rsidRPr="00517820">
              <w:rPr>
                <w:rFonts w:cs="Times New Roman"/>
              </w:rPr>
              <w:t>RN-022: Apartar primero del vehículo y, si falta, completar con la base.</w:t>
            </w:r>
          </w:p>
          <w:p w14:paraId="37A564F5" w14:textId="77777777" w:rsidR="00517820" w:rsidRPr="00517820" w:rsidRDefault="00517820" w:rsidP="00517820">
            <w:pPr>
              <w:spacing w:line="240" w:lineRule="auto"/>
              <w:jc w:val="left"/>
              <w:rPr>
                <w:rFonts w:cs="Times New Roman"/>
              </w:rPr>
            </w:pPr>
            <w:r w:rsidRPr="00517820">
              <w:rPr>
                <w:rFonts w:cs="Times New Roman"/>
              </w:rPr>
              <w:t>RN-026: El pedido puede ser directo o abierto.</w:t>
            </w:r>
          </w:p>
          <w:p w14:paraId="19D4016D" w14:textId="0632B734" w:rsidR="00E62FF2" w:rsidRPr="00C55B86" w:rsidRDefault="00517820">
            <w:pPr>
              <w:spacing w:line="240" w:lineRule="auto"/>
              <w:jc w:val="left"/>
              <w:rPr>
                <w:rFonts w:cs="Times New Roman"/>
              </w:rPr>
            </w:pPr>
            <w:r w:rsidRPr="00517820">
              <w:rPr>
                <w:rFonts w:cs="Times New Roman"/>
              </w:rPr>
              <w:t xml:space="preserve">RN-028: En modalidad abierta, validar que el precio del producto del negocio sea </w:t>
            </w:r>
            <w:r w:rsidR="00B12DD8">
              <w:rPr>
                <w:rFonts w:cs="Times New Roman"/>
              </w:rPr>
              <w:t>menor o igual al</w:t>
            </w:r>
            <w:r w:rsidRPr="00517820">
              <w:rPr>
                <w:rFonts w:cs="Times New Roman"/>
              </w:rPr>
              <w:t xml:space="preserve"> precio máximo del cliente</w:t>
            </w:r>
            <w:r w:rsidR="00886DC3" w:rsidRPr="00886DC3">
              <w:rPr>
                <w:rFonts w:cs="Times New Roman"/>
              </w:rPr>
              <w:t>.</w:t>
            </w:r>
          </w:p>
        </w:tc>
      </w:tr>
      <w:tr w:rsidR="00606275" w:rsidRPr="00686C0C" w14:paraId="5F62E86C" w14:textId="77777777">
        <w:tc>
          <w:tcPr>
            <w:tcW w:w="1980" w:type="dxa"/>
          </w:tcPr>
          <w:p w14:paraId="5065AA17" w14:textId="77777777" w:rsidR="00E62FF2" w:rsidRPr="00686C0C" w:rsidRDefault="00E62FF2">
            <w:pPr>
              <w:rPr>
                <w:rFonts w:cs="Times New Roman"/>
              </w:rPr>
            </w:pPr>
            <w:r w:rsidRPr="00686C0C">
              <w:rPr>
                <w:rFonts w:cs="Times New Roman"/>
              </w:rPr>
              <w:t>Disparador</w:t>
            </w:r>
          </w:p>
        </w:tc>
        <w:tc>
          <w:tcPr>
            <w:tcW w:w="6848" w:type="dxa"/>
          </w:tcPr>
          <w:p w14:paraId="673B0CB2" w14:textId="15A794C0" w:rsidR="00E62FF2" w:rsidRPr="00686C0C" w:rsidRDefault="00DE7D5E">
            <w:pPr>
              <w:spacing w:line="240" w:lineRule="auto"/>
              <w:rPr>
                <w:rFonts w:cs="Times New Roman"/>
              </w:rPr>
            </w:pPr>
            <w:r w:rsidRPr="00DE7D5E">
              <w:rPr>
                <w:rFonts w:cs="Times New Roman"/>
              </w:rPr>
              <w:t>El repartidor tiene sesión activa, ha registrado su inventario y visualiza la lista de pedidos disponibles en su área.</w:t>
            </w:r>
          </w:p>
        </w:tc>
      </w:tr>
      <w:tr w:rsidR="00606275" w:rsidRPr="00686C0C" w14:paraId="567B080A" w14:textId="77777777">
        <w:tc>
          <w:tcPr>
            <w:tcW w:w="1980" w:type="dxa"/>
          </w:tcPr>
          <w:p w14:paraId="707B5651" w14:textId="77777777" w:rsidR="00E62FF2" w:rsidRPr="00686C0C" w:rsidRDefault="00E62FF2">
            <w:pPr>
              <w:rPr>
                <w:rFonts w:cs="Times New Roman"/>
              </w:rPr>
            </w:pPr>
            <w:r w:rsidRPr="00686C0C">
              <w:rPr>
                <w:rFonts w:cs="Times New Roman"/>
              </w:rPr>
              <w:t>Precondiciones</w:t>
            </w:r>
          </w:p>
        </w:tc>
        <w:tc>
          <w:tcPr>
            <w:tcW w:w="6848" w:type="dxa"/>
          </w:tcPr>
          <w:p w14:paraId="12ACEEA2" w14:textId="77777777" w:rsidR="000B586C" w:rsidRPr="000B586C" w:rsidRDefault="000B586C" w:rsidP="005D18BC">
            <w:pPr>
              <w:pStyle w:val="Prrafodelista"/>
              <w:numPr>
                <w:ilvl w:val="0"/>
                <w:numId w:val="36"/>
              </w:numPr>
              <w:spacing w:line="240" w:lineRule="auto"/>
              <w:rPr>
                <w:rFonts w:cs="Times New Roman"/>
              </w:rPr>
            </w:pPr>
            <w:r w:rsidRPr="000B586C">
              <w:rPr>
                <w:rFonts w:cs="Times New Roman"/>
              </w:rPr>
              <w:t>El repartidor tiene sesión activa.</w:t>
            </w:r>
          </w:p>
          <w:p w14:paraId="0F4B77C0" w14:textId="4BBA9BD3" w:rsidR="000B586C" w:rsidRPr="000B586C" w:rsidRDefault="000B586C" w:rsidP="005D18BC">
            <w:pPr>
              <w:pStyle w:val="Prrafodelista"/>
              <w:numPr>
                <w:ilvl w:val="0"/>
                <w:numId w:val="36"/>
              </w:numPr>
              <w:spacing w:line="240" w:lineRule="auto"/>
              <w:rPr>
                <w:rFonts w:cs="Times New Roman"/>
              </w:rPr>
            </w:pPr>
            <w:r w:rsidRPr="000B586C">
              <w:rPr>
                <w:rFonts w:cs="Times New Roman"/>
              </w:rPr>
              <w:t>El repartidor tiene vehículo registrado y activo. (RN-01</w:t>
            </w:r>
            <w:r w:rsidR="0071516B">
              <w:rPr>
                <w:rFonts w:cs="Times New Roman"/>
              </w:rPr>
              <w:t>4</w:t>
            </w:r>
            <w:r w:rsidRPr="000B586C">
              <w:rPr>
                <w:rFonts w:cs="Times New Roman"/>
              </w:rPr>
              <w:t>)</w:t>
            </w:r>
          </w:p>
          <w:p w14:paraId="5D3DAB62" w14:textId="65DA15B7" w:rsidR="000B586C" w:rsidRPr="000B586C" w:rsidRDefault="000B586C" w:rsidP="005D18BC">
            <w:pPr>
              <w:pStyle w:val="Prrafodelista"/>
              <w:numPr>
                <w:ilvl w:val="0"/>
                <w:numId w:val="36"/>
              </w:numPr>
              <w:spacing w:line="240" w:lineRule="auto"/>
              <w:rPr>
                <w:rFonts w:cs="Times New Roman"/>
              </w:rPr>
            </w:pPr>
            <w:r w:rsidRPr="000B586C">
              <w:rPr>
                <w:rFonts w:cs="Times New Roman"/>
              </w:rPr>
              <w:t xml:space="preserve">El repartidor </w:t>
            </w:r>
            <w:r w:rsidR="00336390" w:rsidRPr="00336390">
              <w:rPr>
                <w:rFonts w:cs="Times New Roman"/>
              </w:rPr>
              <w:t>ya cargó el vehículo desde</w:t>
            </w:r>
            <w:r w:rsidRPr="000B586C">
              <w:rPr>
                <w:rFonts w:cs="Times New Roman"/>
              </w:rPr>
              <w:t xml:space="preserve"> la </w:t>
            </w:r>
            <w:r w:rsidR="00336390" w:rsidRPr="00336390">
              <w:rPr>
                <w:rFonts w:cs="Times New Roman"/>
              </w:rPr>
              <w:t>base</w:t>
            </w:r>
            <w:r w:rsidRPr="000B586C">
              <w:rPr>
                <w:rFonts w:cs="Times New Roman"/>
              </w:rPr>
              <w:t>. (RN-007)</w:t>
            </w:r>
          </w:p>
          <w:p w14:paraId="7D739729" w14:textId="1B4790F0" w:rsidR="00E62FF2" w:rsidRPr="00686C0C" w:rsidRDefault="000756B4" w:rsidP="005D18BC">
            <w:pPr>
              <w:pStyle w:val="Prrafodelista"/>
              <w:numPr>
                <w:ilvl w:val="0"/>
                <w:numId w:val="36"/>
              </w:numPr>
              <w:spacing w:line="240" w:lineRule="auto"/>
              <w:rPr>
                <w:rFonts w:cs="Times New Roman"/>
              </w:rPr>
            </w:pPr>
            <w:r w:rsidRPr="000756B4">
              <w:rPr>
                <w:rFonts w:cs="Times New Roman"/>
              </w:rPr>
              <w:t>Existen pedidos disponibles compatibles con su negocio (directos al negocio o abiertos cuyo precio cumpla).</w:t>
            </w:r>
          </w:p>
        </w:tc>
      </w:tr>
      <w:tr w:rsidR="00606275" w:rsidRPr="00686C0C" w14:paraId="2C43F39A" w14:textId="77777777">
        <w:tc>
          <w:tcPr>
            <w:tcW w:w="1980" w:type="dxa"/>
          </w:tcPr>
          <w:p w14:paraId="48F0431F" w14:textId="77777777" w:rsidR="00E62FF2" w:rsidRPr="00686C0C" w:rsidRDefault="00E62FF2">
            <w:pPr>
              <w:rPr>
                <w:rFonts w:cs="Times New Roman"/>
              </w:rPr>
            </w:pPr>
            <w:r w:rsidRPr="00686C0C">
              <w:rPr>
                <w:rFonts w:cs="Times New Roman"/>
              </w:rPr>
              <w:t>Postcondiciones</w:t>
            </w:r>
          </w:p>
        </w:tc>
        <w:tc>
          <w:tcPr>
            <w:tcW w:w="6848" w:type="dxa"/>
          </w:tcPr>
          <w:p w14:paraId="4485DFA1" w14:textId="77777777" w:rsidR="00AA301F" w:rsidRPr="00AA301F" w:rsidRDefault="00AA301F" w:rsidP="005D18BC">
            <w:pPr>
              <w:pStyle w:val="Prrafodelista"/>
              <w:numPr>
                <w:ilvl w:val="0"/>
                <w:numId w:val="37"/>
              </w:numPr>
              <w:spacing w:line="240" w:lineRule="auto"/>
              <w:rPr>
                <w:rFonts w:cs="Times New Roman"/>
              </w:rPr>
            </w:pPr>
            <w:r w:rsidRPr="00AA301F">
              <w:rPr>
                <w:rFonts w:cs="Times New Roman"/>
              </w:rPr>
              <w:t>El pedido seleccionado cambia a estado "Aceptado" y queda vinculado al ID del repartidor.</w:t>
            </w:r>
          </w:p>
          <w:p w14:paraId="5EE0F888" w14:textId="2DE0679F" w:rsidR="008E7415" w:rsidRPr="008E7415" w:rsidRDefault="008E7415" w:rsidP="005D18BC">
            <w:pPr>
              <w:pStyle w:val="Prrafodelista"/>
              <w:numPr>
                <w:ilvl w:val="0"/>
                <w:numId w:val="37"/>
              </w:numPr>
              <w:spacing w:line="240" w:lineRule="auto"/>
              <w:rPr>
                <w:rFonts w:cs="Times New Roman"/>
              </w:rPr>
            </w:pPr>
            <w:r w:rsidRPr="008E7415">
              <w:rPr>
                <w:rFonts w:cs="Times New Roman"/>
              </w:rPr>
              <w:t xml:space="preserve">Se genera un registro histórico del cambio de estado con </w:t>
            </w:r>
            <w:proofErr w:type="spellStart"/>
            <w:r w:rsidRPr="008E7415">
              <w:rPr>
                <w:rFonts w:cs="Times New Roman"/>
              </w:rPr>
              <w:t>timestamp</w:t>
            </w:r>
            <w:proofErr w:type="spellEnd"/>
            <w:r w:rsidRPr="008E7415">
              <w:rPr>
                <w:rFonts w:cs="Times New Roman"/>
              </w:rPr>
              <w:t>. (RN-013)</w:t>
            </w:r>
          </w:p>
          <w:p w14:paraId="77AB5976" w14:textId="25B82B1A" w:rsidR="00AA301F" w:rsidRPr="00AA301F" w:rsidRDefault="00AA301F" w:rsidP="005D18BC">
            <w:pPr>
              <w:pStyle w:val="Prrafodelista"/>
              <w:numPr>
                <w:ilvl w:val="0"/>
                <w:numId w:val="37"/>
              </w:numPr>
              <w:spacing w:line="240" w:lineRule="auto"/>
              <w:rPr>
                <w:rFonts w:cs="Times New Roman"/>
              </w:rPr>
            </w:pPr>
            <w:r w:rsidRPr="00AA301F">
              <w:rPr>
                <w:rFonts w:cs="Times New Roman"/>
              </w:rPr>
              <w:t>Se crean los apartados de inventario correspondientes (en vehículo y/o base). (RN-022)</w:t>
            </w:r>
          </w:p>
          <w:p w14:paraId="0393FED4" w14:textId="0BBE8BDF" w:rsidR="00AA301F" w:rsidRPr="00AA301F" w:rsidRDefault="008E7415" w:rsidP="005D18BC">
            <w:pPr>
              <w:pStyle w:val="Prrafodelista"/>
              <w:numPr>
                <w:ilvl w:val="0"/>
                <w:numId w:val="37"/>
              </w:numPr>
              <w:spacing w:line="240" w:lineRule="auto"/>
              <w:rPr>
                <w:rFonts w:cs="Times New Roman"/>
              </w:rPr>
            </w:pPr>
            <w:r w:rsidRPr="008E7415">
              <w:rPr>
                <w:rFonts w:cs="Times New Roman"/>
              </w:rPr>
              <w:t xml:space="preserve">El cliente recibe una notificación informando que su pedido fue </w:t>
            </w:r>
            <w:r w:rsidR="00AA301F" w:rsidRPr="00AA301F">
              <w:rPr>
                <w:rFonts w:cs="Times New Roman"/>
              </w:rPr>
              <w:t>tomado.</w:t>
            </w:r>
          </w:p>
          <w:p w14:paraId="614EEF6C" w14:textId="6C69156A" w:rsidR="00E62FF2" w:rsidRPr="00686C0C" w:rsidRDefault="00AA301F" w:rsidP="005D18BC">
            <w:pPr>
              <w:pStyle w:val="Prrafodelista"/>
              <w:numPr>
                <w:ilvl w:val="0"/>
                <w:numId w:val="37"/>
              </w:numPr>
              <w:spacing w:line="240" w:lineRule="auto"/>
              <w:rPr>
                <w:rFonts w:cs="Times New Roman"/>
              </w:rPr>
            </w:pPr>
            <w:r w:rsidRPr="00AA301F">
              <w:rPr>
                <w:rFonts w:cs="Times New Roman"/>
              </w:rPr>
              <w:t>Si el pedido era abierto, deja de ser visible para los demás negocios</w:t>
            </w:r>
            <w:r w:rsidR="008E7415" w:rsidRPr="008E7415">
              <w:rPr>
                <w:rFonts w:cs="Times New Roman"/>
              </w:rPr>
              <w:t>.</w:t>
            </w:r>
          </w:p>
        </w:tc>
      </w:tr>
      <w:tr w:rsidR="00606275" w:rsidRPr="00686C0C" w14:paraId="43A1C38F" w14:textId="77777777">
        <w:tc>
          <w:tcPr>
            <w:tcW w:w="1980" w:type="dxa"/>
          </w:tcPr>
          <w:p w14:paraId="45E52DF7" w14:textId="77777777" w:rsidR="00E62FF2" w:rsidRPr="00686C0C" w:rsidRDefault="00E62FF2">
            <w:pPr>
              <w:rPr>
                <w:rFonts w:cs="Times New Roman"/>
              </w:rPr>
            </w:pPr>
            <w:r w:rsidRPr="00686C0C">
              <w:rPr>
                <w:rFonts w:cs="Times New Roman"/>
              </w:rPr>
              <w:t>Flujo Normal</w:t>
            </w:r>
          </w:p>
        </w:tc>
        <w:tc>
          <w:tcPr>
            <w:tcW w:w="6848" w:type="dxa"/>
          </w:tcPr>
          <w:p w14:paraId="09E12A3E" w14:textId="77777777" w:rsidR="00B76A53" w:rsidRPr="00B76A53" w:rsidRDefault="00B76A53" w:rsidP="005D18BC">
            <w:pPr>
              <w:pStyle w:val="Prrafodelista"/>
              <w:numPr>
                <w:ilvl w:val="0"/>
                <w:numId w:val="38"/>
              </w:numPr>
              <w:spacing w:line="240" w:lineRule="auto"/>
              <w:rPr>
                <w:rFonts w:cs="Times New Roman"/>
              </w:rPr>
            </w:pPr>
            <w:r w:rsidRPr="00B76A53">
              <w:rPr>
                <w:rFonts w:cs="Times New Roman"/>
              </w:rPr>
              <w:t>El repartidor visualiza la lista de pedidos disponibles en su pantalla principal.</w:t>
            </w:r>
          </w:p>
          <w:p w14:paraId="1E1E465F" w14:textId="12E81368" w:rsidR="00B76A53" w:rsidRPr="00B76A53" w:rsidRDefault="00B76A53" w:rsidP="005D18BC">
            <w:pPr>
              <w:pStyle w:val="Prrafodelista"/>
              <w:numPr>
                <w:ilvl w:val="0"/>
                <w:numId w:val="38"/>
              </w:numPr>
              <w:spacing w:line="240" w:lineRule="auto"/>
              <w:rPr>
                <w:rFonts w:cs="Times New Roman"/>
              </w:rPr>
            </w:pPr>
            <w:r w:rsidRPr="00B76A53">
              <w:rPr>
                <w:rFonts w:cs="Times New Roman"/>
              </w:rPr>
              <w:t>El repartidor selecciona un pedido para ver sus detalles (dirección, garrafones, distancia).</w:t>
            </w:r>
            <w:r w:rsidR="00A51979">
              <w:rPr>
                <w:rFonts w:cs="Times New Roman"/>
              </w:rPr>
              <w:t xml:space="preserve"> </w:t>
            </w:r>
            <w:r w:rsidR="00A51979" w:rsidRPr="00A51979">
              <w:rPr>
                <w:rFonts w:cs="Times New Roman"/>
              </w:rPr>
              <w:t>El sistema muestra el desglose por línea: marca, cantidad solicitada, indicador de envase propio o sin envase, dirección y distancia. Para pedidos abiertos, el sistema verifica que el negocio venda todas las marcas pedidas a un precio de agua menor o igual al máximo del cliente</w:t>
            </w:r>
          </w:p>
          <w:p w14:paraId="4940A008" w14:textId="77777777" w:rsidR="009623BE" w:rsidRDefault="00A51F26" w:rsidP="005D18BC">
            <w:pPr>
              <w:pStyle w:val="Prrafodelista"/>
              <w:numPr>
                <w:ilvl w:val="0"/>
                <w:numId w:val="38"/>
              </w:numPr>
              <w:spacing w:line="240" w:lineRule="auto"/>
              <w:rPr>
                <w:rFonts w:cs="Times New Roman"/>
              </w:rPr>
            </w:pPr>
            <w:r w:rsidRPr="00A51F26">
              <w:rPr>
                <w:rFonts w:cs="Times New Roman"/>
              </w:rPr>
              <w:lastRenderedPageBreak/>
              <w:t>El sistema verifica que la suma de garrafones disponibles en el vehículo + base sea suficiente. (RN-008)</w:t>
            </w:r>
          </w:p>
          <w:p w14:paraId="2E35F595" w14:textId="6B2D7078" w:rsidR="00B76A53" w:rsidRPr="00B76A53" w:rsidRDefault="00B76A53" w:rsidP="005D18BC">
            <w:pPr>
              <w:pStyle w:val="Prrafodelista"/>
              <w:numPr>
                <w:ilvl w:val="0"/>
                <w:numId w:val="38"/>
              </w:numPr>
              <w:spacing w:line="240" w:lineRule="auto"/>
              <w:rPr>
                <w:rFonts w:cs="Times New Roman"/>
              </w:rPr>
            </w:pPr>
            <w:r w:rsidRPr="00B76A53">
              <w:rPr>
                <w:rFonts w:cs="Times New Roman"/>
              </w:rPr>
              <w:t>El repartidor selecciona "Aceptar pedido".</w:t>
            </w:r>
          </w:p>
          <w:p w14:paraId="510C383D" w14:textId="7B1BB403" w:rsidR="00EC23F4" w:rsidRPr="00B76A53" w:rsidRDefault="00EC23F4" w:rsidP="005D18BC">
            <w:pPr>
              <w:pStyle w:val="Prrafodelista"/>
              <w:numPr>
                <w:ilvl w:val="0"/>
                <w:numId w:val="38"/>
              </w:numPr>
              <w:spacing w:line="240" w:lineRule="auto"/>
              <w:rPr>
                <w:rFonts w:cs="Times New Roman"/>
              </w:rPr>
            </w:pPr>
            <w:r w:rsidRPr="00EC23F4">
              <w:rPr>
                <w:rFonts w:cs="Times New Roman"/>
              </w:rPr>
              <w:t>El sistema aplica un bloqueo de concurrencia para garantizar que solo un repartidor lo tome. (RN-020)</w:t>
            </w:r>
          </w:p>
          <w:p w14:paraId="671B1CD5" w14:textId="6CD5DFED" w:rsidR="00B76A53" w:rsidRPr="00B76A53" w:rsidRDefault="00B76A53" w:rsidP="005D18BC">
            <w:pPr>
              <w:pStyle w:val="Prrafodelista"/>
              <w:numPr>
                <w:ilvl w:val="0"/>
                <w:numId w:val="38"/>
              </w:numPr>
              <w:spacing w:line="240" w:lineRule="auto"/>
              <w:rPr>
                <w:rFonts w:cs="Times New Roman"/>
              </w:rPr>
            </w:pPr>
            <w:r w:rsidRPr="00B76A53">
              <w:rPr>
                <w:rFonts w:cs="Times New Roman"/>
              </w:rPr>
              <w:t xml:space="preserve">El sistema actualiza el estado del pedido a "Asignado" y lo </w:t>
            </w:r>
            <w:r w:rsidR="00B2338B">
              <w:rPr>
                <w:rFonts w:cs="Times New Roman"/>
              </w:rPr>
              <w:t>asigna</w:t>
            </w:r>
            <w:r w:rsidRPr="00B76A53">
              <w:rPr>
                <w:rFonts w:cs="Times New Roman"/>
              </w:rPr>
              <w:t xml:space="preserve"> al repartidor. (RN-013)</w:t>
            </w:r>
          </w:p>
          <w:p w14:paraId="49383EE2" w14:textId="1406F6D1" w:rsidR="007E445C" w:rsidRDefault="007E445C" w:rsidP="005D18BC">
            <w:pPr>
              <w:pStyle w:val="Prrafodelista"/>
              <w:numPr>
                <w:ilvl w:val="0"/>
                <w:numId w:val="38"/>
              </w:numPr>
              <w:spacing w:line="240" w:lineRule="auto"/>
              <w:rPr>
                <w:rFonts w:cs="Times New Roman"/>
              </w:rPr>
            </w:pPr>
            <w:r w:rsidRPr="007E445C">
              <w:rPr>
                <w:rFonts w:cs="Times New Roman"/>
              </w:rPr>
              <w:t>El sistema crea apartados: primero descontando del vehículo; si el vehículo no cubre, descuenta el remanente del inventario base</w:t>
            </w:r>
            <w:r w:rsidR="006E3F69">
              <w:rPr>
                <w:rFonts w:cs="Times New Roman"/>
              </w:rPr>
              <w:t xml:space="preserve"> y notifica al repartidor</w:t>
            </w:r>
            <w:r w:rsidRPr="007E445C">
              <w:rPr>
                <w:rFonts w:cs="Times New Roman"/>
              </w:rPr>
              <w:t>. (RN-022)</w:t>
            </w:r>
          </w:p>
          <w:p w14:paraId="5AD5B656" w14:textId="79F1B84C" w:rsidR="008731CE" w:rsidRPr="00B76A53" w:rsidRDefault="008731CE" w:rsidP="005D18BC">
            <w:pPr>
              <w:pStyle w:val="Prrafodelista"/>
              <w:numPr>
                <w:ilvl w:val="0"/>
                <w:numId w:val="38"/>
              </w:numPr>
              <w:spacing w:line="240" w:lineRule="auto"/>
              <w:rPr>
                <w:rFonts w:cs="Times New Roman"/>
              </w:rPr>
            </w:pPr>
            <w:r>
              <w:rPr>
                <w:rFonts w:cs="Times New Roman"/>
              </w:rPr>
              <w:t>Se actualizan los datos en la base de datos.</w:t>
            </w:r>
          </w:p>
          <w:p w14:paraId="00516C0E" w14:textId="77777777" w:rsidR="00B76A53" w:rsidRPr="00B76A53" w:rsidRDefault="00B76A53" w:rsidP="005D18BC">
            <w:pPr>
              <w:pStyle w:val="Prrafodelista"/>
              <w:numPr>
                <w:ilvl w:val="0"/>
                <w:numId w:val="38"/>
              </w:numPr>
              <w:spacing w:line="240" w:lineRule="auto"/>
              <w:rPr>
                <w:rFonts w:cs="Times New Roman"/>
              </w:rPr>
            </w:pPr>
            <w:r w:rsidRPr="00B76A53">
              <w:rPr>
                <w:rFonts w:cs="Times New Roman"/>
              </w:rPr>
              <w:t>El sistema notifica al cliente que su pedido fue asignado.</w:t>
            </w:r>
          </w:p>
          <w:p w14:paraId="4EAB1560" w14:textId="77777777" w:rsidR="00B76A53" w:rsidRPr="00B76A53" w:rsidRDefault="00B76A53" w:rsidP="005D18BC">
            <w:pPr>
              <w:pStyle w:val="Prrafodelista"/>
              <w:numPr>
                <w:ilvl w:val="0"/>
                <w:numId w:val="38"/>
              </w:numPr>
              <w:spacing w:line="240" w:lineRule="auto"/>
              <w:rPr>
                <w:rFonts w:cs="Times New Roman"/>
              </w:rPr>
            </w:pPr>
            <w:r w:rsidRPr="00B76A53">
              <w:rPr>
                <w:rFonts w:cs="Times New Roman"/>
              </w:rPr>
              <w:t>El pedido aparece en la lista de entregas pendientes del repartidor.</w:t>
            </w:r>
          </w:p>
          <w:p w14:paraId="4F95DF3B" w14:textId="145FD7E0" w:rsidR="00E62FF2" w:rsidRPr="00686C0C" w:rsidRDefault="00B76A53" w:rsidP="005D18BC">
            <w:pPr>
              <w:pStyle w:val="Prrafodelista"/>
              <w:numPr>
                <w:ilvl w:val="0"/>
                <w:numId w:val="38"/>
              </w:numPr>
              <w:spacing w:line="240" w:lineRule="auto"/>
              <w:rPr>
                <w:rFonts w:cs="Times New Roman"/>
              </w:rPr>
            </w:pPr>
            <w:r w:rsidRPr="00B76A53">
              <w:rPr>
                <w:rFonts w:cs="Times New Roman"/>
              </w:rPr>
              <w:t>Finaliza el caso de uso.</w:t>
            </w:r>
          </w:p>
        </w:tc>
      </w:tr>
      <w:tr w:rsidR="00606275" w:rsidRPr="00686C0C" w14:paraId="2E00828A" w14:textId="77777777">
        <w:tc>
          <w:tcPr>
            <w:tcW w:w="1980" w:type="dxa"/>
          </w:tcPr>
          <w:p w14:paraId="2FD818B8" w14:textId="77777777" w:rsidR="00E62FF2" w:rsidRPr="00686C0C" w:rsidRDefault="00E62FF2">
            <w:pPr>
              <w:rPr>
                <w:rFonts w:cs="Times New Roman"/>
              </w:rPr>
            </w:pPr>
            <w:r w:rsidRPr="00686C0C">
              <w:rPr>
                <w:rFonts w:cs="Times New Roman"/>
              </w:rPr>
              <w:lastRenderedPageBreak/>
              <w:t>Flujos Alternativos</w:t>
            </w:r>
          </w:p>
        </w:tc>
        <w:tc>
          <w:tcPr>
            <w:tcW w:w="6848" w:type="dxa"/>
          </w:tcPr>
          <w:p w14:paraId="10392789" w14:textId="1DCE04B4" w:rsidR="00E62FF2" w:rsidRPr="00686C0C" w:rsidRDefault="00E62FF2">
            <w:pPr>
              <w:rPr>
                <w:rFonts w:cs="Times New Roman"/>
              </w:rPr>
            </w:pPr>
            <w:r w:rsidRPr="00686C0C">
              <w:rPr>
                <w:rFonts w:cs="Times New Roman"/>
              </w:rPr>
              <w:t>S1:</w:t>
            </w:r>
            <w:r>
              <w:rPr>
                <w:rFonts w:cs="Times New Roman"/>
              </w:rPr>
              <w:t xml:space="preserve"> El repartidor </w:t>
            </w:r>
            <w:r w:rsidR="004C286D">
              <w:rPr>
                <w:rFonts w:cs="Times New Roman"/>
              </w:rPr>
              <w:t>no tiene capacidad</w:t>
            </w:r>
          </w:p>
          <w:p w14:paraId="0019255D" w14:textId="77777777" w:rsidR="004C286D" w:rsidRPr="004C286D" w:rsidRDefault="004C286D" w:rsidP="005D18BC">
            <w:pPr>
              <w:pStyle w:val="Prrafodelista"/>
              <w:numPr>
                <w:ilvl w:val="0"/>
                <w:numId w:val="9"/>
              </w:numPr>
              <w:spacing w:line="240" w:lineRule="auto"/>
              <w:rPr>
                <w:rFonts w:cs="Times New Roman"/>
              </w:rPr>
            </w:pPr>
            <w:r w:rsidRPr="004C286D">
              <w:rPr>
                <w:rFonts w:cs="Times New Roman"/>
              </w:rPr>
              <w:t>S1.1 El sistema muestra un mensaje: "No tienes capacidad suficiente para este pedido".</w:t>
            </w:r>
          </w:p>
          <w:p w14:paraId="5FBB17B5" w14:textId="418E2756" w:rsidR="004C286D" w:rsidRPr="004C286D" w:rsidRDefault="004C286D" w:rsidP="005D18BC">
            <w:pPr>
              <w:pStyle w:val="Prrafodelista"/>
              <w:numPr>
                <w:ilvl w:val="0"/>
                <w:numId w:val="9"/>
              </w:numPr>
              <w:spacing w:line="240" w:lineRule="auto"/>
              <w:rPr>
                <w:rFonts w:cs="Times New Roman"/>
              </w:rPr>
            </w:pPr>
            <w:r w:rsidRPr="004C286D">
              <w:rPr>
                <w:rFonts w:cs="Times New Roman"/>
              </w:rPr>
              <w:t>S1.2 El pedido permanece disponible para otros repartidores.</w:t>
            </w:r>
          </w:p>
          <w:p w14:paraId="398492CD" w14:textId="3E092A44" w:rsidR="00E62FF2" w:rsidRPr="008F78F7" w:rsidRDefault="004C286D" w:rsidP="005D18BC">
            <w:pPr>
              <w:pStyle w:val="Prrafodelista"/>
              <w:numPr>
                <w:ilvl w:val="0"/>
                <w:numId w:val="9"/>
              </w:numPr>
              <w:spacing w:line="240" w:lineRule="auto"/>
              <w:rPr>
                <w:rFonts w:cs="Times New Roman"/>
              </w:rPr>
            </w:pPr>
            <w:r w:rsidRPr="004C286D">
              <w:rPr>
                <w:rFonts w:cs="Times New Roman"/>
              </w:rPr>
              <w:t xml:space="preserve">S1.3 El repartidor puede ver otros pedidos con menor cantidad. </w:t>
            </w:r>
          </w:p>
        </w:tc>
      </w:tr>
      <w:tr w:rsidR="00606275" w:rsidRPr="00686C0C" w14:paraId="2BAD8341" w14:textId="77777777">
        <w:tc>
          <w:tcPr>
            <w:tcW w:w="1980" w:type="dxa"/>
          </w:tcPr>
          <w:p w14:paraId="649CA738" w14:textId="77777777" w:rsidR="00E62FF2" w:rsidRPr="00686C0C" w:rsidRDefault="00E62FF2">
            <w:pPr>
              <w:rPr>
                <w:rFonts w:cs="Times New Roman"/>
              </w:rPr>
            </w:pPr>
            <w:r w:rsidRPr="00686C0C">
              <w:rPr>
                <w:rFonts w:cs="Times New Roman"/>
              </w:rPr>
              <w:t>Excepciones</w:t>
            </w:r>
          </w:p>
        </w:tc>
        <w:tc>
          <w:tcPr>
            <w:tcW w:w="6848" w:type="dxa"/>
          </w:tcPr>
          <w:p w14:paraId="68C80D4C" w14:textId="7A5CDB74" w:rsidR="00E62FF2" w:rsidRPr="00672BE8" w:rsidRDefault="00E62FF2">
            <w:pPr>
              <w:rPr>
                <w:rFonts w:cs="Times New Roman"/>
              </w:rPr>
            </w:pPr>
            <w:r w:rsidRPr="00672BE8">
              <w:rPr>
                <w:rFonts w:cs="Times New Roman"/>
              </w:rPr>
              <w:t xml:space="preserve">E1: </w:t>
            </w:r>
            <w:r w:rsidR="004C286D">
              <w:rPr>
                <w:rFonts w:cs="Times New Roman"/>
              </w:rPr>
              <w:t>Error en la base de datos</w:t>
            </w:r>
          </w:p>
          <w:p w14:paraId="75644A3F" w14:textId="77777777" w:rsidR="005C47F4" w:rsidRPr="005C47F4" w:rsidRDefault="005C47F4" w:rsidP="005D18BC">
            <w:pPr>
              <w:pStyle w:val="Prrafodelista"/>
              <w:numPr>
                <w:ilvl w:val="0"/>
                <w:numId w:val="10"/>
              </w:numPr>
              <w:rPr>
                <w:rFonts w:cs="Times New Roman"/>
              </w:rPr>
            </w:pPr>
            <w:r w:rsidRPr="005C47F4">
              <w:rPr>
                <w:rFonts w:cs="Times New Roman"/>
              </w:rPr>
              <w:t>E1.1 El sistema muestra un mensaje de error.</w:t>
            </w:r>
          </w:p>
          <w:p w14:paraId="3796B514" w14:textId="40950F3D" w:rsidR="00E62FF2" w:rsidRPr="00383018" w:rsidRDefault="005C47F4" w:rsidP="005D18BC">
            <w:pPr>
              <w:numPr>
                <w:ilvl w:val="0"/>
                <w:numId w:val="10"/>
              </w:numPr>
              <w:spacing w:line="240" w:lineRule="auto"/>
              <w:rPr>
                <w:rFonts w:cs="Times New Roman"/>
              </w:rPr>
            </w:pPr>
            <w:r w:rsidRPr="005C47F4">
              <w:rPr>
                <w:rFonts w:cs="Times New Roman"/>
              </w:rPr>
              <w:t>E1.2 El pedido vuelve a estado "Pendiente" automáticamente.</w:t>
            </w:r>
          </w:p>
        </w:tc>
      </w:tr>
      <w:tr w:rsidR="00606275" w:rsidRPr="00686C0C" w14:paraId="2B4BC849" w14:textId="77777777">
        <w:tc>
          <w:tcPr>
            <w:tcW w:w="1980" w:type="dxa"/>
          </w:tcPr>
          <w:p w14:paraId="3A9116ED" w14:textId="77777777" w:rsidR="00E62FF2" w:rsidRPr="00686C0C" w:rsidRDefault="00E62FF2">
            <w:pPr>
              <w:rPr>
                <w:rFonts w:cs="Times New Roman"/>
              </w:rPr>
            </w:pPr>
            <w:r w:rsidRPr="00686C0C">
              <w:rPr>
                <w:rFonts w:cs="Times New Roman"/>
              </w:rPr>
              <w:t>Prioridad</w:t>
            </w:r>
          </w:p>
        </w:tc>
        <w:tc>
          <w:tcPr>
            <w:tcW w:w="6848" w:type="dxa"/>
          </w:tcPr>
          <w:p w14:paraId="6B29526B" w14:textId="77777777" w:rsidR="00E62FF2" w:rsidRPr="00686C0C" w:rsidRDefault="00E62FF2">
            <w:pPr>
              <w:rPr>
                <w:rFonts w:cs="Times New Roman"/>
              </w:rPr>
            </w:pPr>
            <w:r>
              <w:rPr>
                <w:rFonts w:cs="Times New Roman"/>
              </w:rPr>
              <w:t>Alta</w:t>
            </w:r>
            <w:r w:rsidRPr="00686C0C">
              <w:rPr>
                <w:rFonts w:cs="Times New Roman"/>
              </w:rPr>
              <w:t xml:space="preserve"> </w:t>
            </w:r>
          </w:p>
        </w:tc>
      </w:tr>
      <w:tr w:rsidR="00606275" w:rsidRPr="00686C0C" w14:paraId="5B917FAA" w14:textId="77777777">
        <w:tc>
          <w:tcPr>
            <w:tcW w:w="1980" w:type="dxa"/>
          </w:tcPr>
          <w:p w14:paraId="154F6446" w14:textId="77777777" w:rsidR="00E62FF2" w:rsidRPr="00686C0C" w:rsidRDefault="00E62FF2">
            <w:pPr>
              <w:rPr>
                <w:rFonts w:cs="Times New Roman"/>
              </w:rPr>
            </w:pPr>
            <w:r w:rsidRPr="00686C0C">
              <w:rPr>
                <w:rFonts w:cs="Times New Roman"/>
              </w:rPr>
              <w:t>Frecuencia de uso</w:t>
            </w:r>
          </w:p>
        </w:tc>
        <w:tc>
          <w:tcPr>
            <w:tcW w:w="6848" w:type="dxa"/>
          </w:tcPr>
          <w:p w14:paraId="21C69D69" w14:textId="45FE666F" w:rsidR="00E62FF2" w:rsidRPr="00686C0C" w:rsidRDefault="00826187">
            <w:pPr>
              <w:rPr>
                <w:rFonts w:cs="Times New Roman"/>
              </w:rPr>
            </w:pPr>
            <w:r>
              <w:rPr>
                <w:rFonts w:cs="Times New Roman"/>
              </w:rPr>
              <w:t>Alta</w:t>
            </w:r>
          </w:p>
        </w:tc>
      </w:tr>
      <w:tr w:rsidR="00606275" w:rsidRPr="00686C0C" w14:paraId="5B5341D7" w14:textId="77777777">
        <w:tc>
          <w:tcPr>
            <w:tcW w:w="1980" w:type="dxa"/>
          </w:tcPr>
          <w:p w14:paraId="77DB7146" w14:textId="77777777" w:rsidR="00E62FF2" w:rsidRPr="00686C0C" w:rsidRDefault="00E62FF2">
            <w:pPr>
              <w:rPr>
                <w:rFonts w:cs="Times New Roman"/>
              </w:rPr>
            </w:pPr>
            <w:r w:rsidRPr="00686C0C">
              <w:rPr>
                <w:rFonts w:cs="Times New Roman"/>
              </w:rPr>
              <w:t>Requerimientos especiales</w:t>
            </w:r>
          </w:p>
        </w:tc>
        <w:tc>
          <w:tcPr>
            <w:tcW w:w="6848" w:type="dxa"/>
          </w:tcPr>
          <w:p w14:paraId="38958670" w14:textId="25FF8EB9" w:rsidR="00E62FF2" w:rsidRPr="00686C0C" w:rsidRDefault="00974752">
            <w:pPr>
              <w:rPr>
                <w:rFonts w:cs="Times New Roman"/>
              </w:rPr>
            </w:pPr>
            <w:r w:rsidRPr="00974752">
              <w:rPr>
                <w:rFonts w:cs="Times New Roman"/>
              </w:rPr>
              <w:t xml:space="preserve">El sistema debe manejar la concurrencia </w:t>
            </w:r>
            <w:r w:rsidR="00142247" w:rsidRPr="00142247">
              <w:rPr>
                <w:rFonts w:cs="Times New Roman"/>
              </w:rPr>
              <w:t>entre múltiples</w:t>
            </w:r>
            <w:r w:rsidRPr="00974752">
              <w:rPr>
                <w:rFonts w:cs="Times New Roman"/>
              </w:rPr>
              <w:t xml:space="preserve"> repartidores </w:t>
            </w:r>
            <w:r w:rsidR="00142247" w:rsidRPr="00142247">
              <w:rPr>
                <w:rFonts w:cs="Times New Roman"/>
              </w:rPr>
              <w:t>con bloqueo a nivel de base de datos. La creación del apartado y</w:t>
            </w:r>
            <w:r w:rsidRPr="00974752">
              <w:rPr>
                <w:rFonts w:cs="Times New Roman"/>
              </w:rPr>
              <w:t xml:space="preserve"> el </w:t>
            </w:r>
            <w:r w:rsidR="00142247" w:rsidRPr="00142247">
              <w:rPr>
                <w:rFonts w:cs="Times New Roman"/>
              </w:rPr>
              <w:t>cambio de estado del</w:t>
            </w:r>
            <w:r w:rsidRPr="00974752">
              <w:rPr>
                <w:rFonts w:cs="Times New Roman"/>
              </w:rPr>
              <w:t xml:space="preserve"> pedido </w:t>
            </w:r>
            <w:r w:rsidR="00142247" w:rsidRPr="00142247">
              <w:rPr>
                <w:rFonts w:cs="Times New Roman"/>
              </w:rPr>
              <w:t>deben ser una sola transacción</w:t>
            </w:r>
            <w:r w:rsidRPr="00974752">
              <w:rPr>
                <w:rFonts w:cs="Times New Roman"/>
              </w:rPr>
              <w:t>.</w:t>
            </w:r>
            <w:r w:rsidR="004B79FE">
              <w:rPr>
                <w:rFonts w:cs="Times New Roman"/>
              </w:rPr>
              <w:t xml:space="preserve"> </w:t>
            </w:r>
            <w:r w:rsidR="004B79FE" w:rsidRPr="004B79FE">
              <w:rPr>
                <w:rFonts w:cs="Times New Roman"/>
              </w:rPr>
              <w:t>En modalidad abierta, la validación de precio debe verificar todas las marcas pedidas, no solo una</w:t>
            </w:r>
            <w:r w:rsidRPr="00974752">
              <w:rPr>
                <w:rFonts w:cs="Times New Roman"/>
              </w:rPr>
              <w:t>.</w:t>
            </w:r>
          </w:p>
        </w:tc>
      </w:tr>
      <w:tr w:rsidR="00530CCC" w:rsidRPr="00686C0C" w14:paraId="6B82F460" w14:textId="77777777">
        <w:tc>
          <w:tcPr>
            <w:tcW w:w="1980" w:type="dxa"/>
          </w:tcPr>
          <w:p w14:paraId="5248AD90" w14:textId="2FF3AB75" w:rsidR="00D36582" w:rsidRPr="00686C0C" w:rsidRDefault="00D36582">
            <w:pPr>
              <w:rPr>
                <w:rFonts w:cs="Times New Roman"/>
              </w:rPr>
            </w:pPr>
            <w:r>
              <w:rPr>
                <w:rFonts w:cs="Times New Roman"/>
              </w:rPr>
              <w:t>Datos de entrada</w:t>
            </w:r>
          </w:p>
        </w:tc>
        <w:tc>
          <w:tcPr>
            <w:tcW w:w="6848" w:type="dxa"/>
          </w:tcPr>
          <w:p w14:paraId="7BC3C958" w14:textId="4C1F2712" w:rsidR="00C2668A" w:rsidRPr="00C2668A" w:rsidRDefault="00C2668A" w:rsidP="005D18BC">
            <w:pPr>
              <w:pStyle w:val="Prrafodelista"/>
              <w:numPr>
                <w:ilvl w:val="0"/>
                <w:numId w:val="74"/>
              </w:numPr>
              <w:rPr>
                <w:rFonts w:cs="Times New Roman"/>
              </w:rPr>
            </w:pPr>
            <w:r>
              <w:rPr>
                <w:rFonts w:cs="Times New Roman"/>
              </w:rPr>
              <w:t>ID</w:t>
            </w:r>
            <w:r w:rsidR="00283258" w:rsidRPr="00C2668A">
              <w:rPr>
                <w:rFonts w:cs="Times New Roman"/>
              </w:rPr>
              <w:t xml:space="preserve"> del pedido seleccionado. </w:t>
            </w:r>
          </w:p>
          <w:p w14:paraId="493759F5" w14:textId="7757BB92" w:rsidR="00D36582" w:rsidRPr="00C2668A" w:rsidRDefault="00283258" w:rsidP="005D18BC">
            <w:pPr>
              <w:pStyle w:val="Prrafodelista"/>
              <w:numPr>
                <w:ilvl w:val="0"/>
                <w:numId w:val="74"/>
              </w:numPr>
              <w:rPr>
                <w:rFonts w:cs="Times New Roman"/>
              </w:rPr>
            </w:pPr>
            <w:r w:rsidRPr="00C2668A">
              <w:rPr>
                <w:rFonts w:cs="Times New Roman"/>
              </w:rPr>
              <w:t>Confirmación de aceptación por parte del repartidor.</w:t>
            </w:r>
          </w:p>
        </w:tc>
      </w:tr>
      <w:tr w:rsidR="00276582" w:rsidRPr="00686C0C" w14:paraId="17F828B2" w14:textId="77777777">
        <w:tc>
          <w:tcPr>
            <w:tcW w:w="1980" w:type="dxa"/>
          </w:tcPr>
          <w:p w14:paraId="55C1134C" w14:textId="7C86E38B" w:rsidR="00D36582" w:rsidRPr="00686C0C" w:rsidRDefault="00D36582">
            <w:pPr>
              <w:rPr>
                <w:rFonts w:cs="Times New Roman"/>
              </w:rPr>
            </w:pPr>
            <w:r>
              <w:rPr>
                <w:rFonts w:cs="Times New Roman"/>
              </w:rPr>
              <w:t>Datos de salida</w:t>
            </w:r>
          </w:p>
        </w:tc>
        <w:tc>
          <w:tcPr>
            <w:tcW w:w="6848" w:type="dxa"/>
          </w:tcPr>
          <w:p w14:paraId="288E54CB" w14:textId="77777777" w:rsidR="00C2668A" w:rsidRDefault="00C2668A" w:rsidP="005D18BC">
            <w:pPr>
              <w:pStyle w:val="Prrafodelista"/>
              <w:numPr>
                <w:ilvl w:val="0"/>
                <w:numId w:val="73"/>
              </w:numPr>
              <w:rPr>
                <w:rFonts w:cs="Times New Roman"/>
              </w:rPr>
            </w:pPr>
            <w:r w:rsidRPr="00C2668A">
              <w:rPr>
                <w:rFonts w:cs="Times New Roman"/>
              </w:rPr>
              <w:t>Pedido actualizado a estado “Asignado” vinculado al repartidor.</w:t>
            </w:r>
          </w:p>
          <w:p w14:paraId="4E69D11F" w14:textId="36451600" w:rsidR="00C2668A" w:rsidRDefault="0041596B" w:rsidP="005D18BC">
            <w:pPr>
              <w:pStyle w:val="Prrafodelista"/>
              <w:numPr>
                <w:ilvl w:val="0"/>
                <w:numId w:val="73"/>
              </w:numPr>
              <w:rPr>
                <w:rFonts w:cs="Times New Roman"/>
              </w:rPr>
            </w:pPr>
            <w:r w:rsidRPr="0041596B">
              <w:rPr>
                <w:rFonts w:cs="Times New Roman"/>
              </w:rPr>
              <w:t>Apartados de inventario creados por línea (vehículo y/o base)</w:t>
            </w:r>
            <w:r w:rsidR="00C2668A" w:rsidRPr="00C2668A">
              <w:rPr>
                <w:rFonts w:cs="Times New Roman"/>
              </w:rPr>
              <w:t xml:space="preserve">. </w:t>
            </w:r>
          </w:p>
          <w:p w14:paraId="6B0E2040" w14:textId="79FBDD68" w:rsidR="00D36582" w:rsidRPr="00C2668A" w:rsidRDefault="00C2668A" w:rsidP="005D18BC">
            <w:pPr>
              <w:pStyle w:val="Prrafodelista"/>
              <w:numPr>
                <w:ilvl w:val="0"/>
                <w:numId w:val="73"/>
              </w:numPr>
              <w:rPr>
                <w:rFonts w:cs="Times New Roman"/>
              </w:rPr>
            </w:pPr>
            <w:r w:rsidRPr="00C2668A">
              <w:rPr>
                <w:rFonts w:cs="Times New Roman"/>
              </w:rPr>
              <w:t>Notificación enviada al cliente.</w:t>
            </w:r>
          </w:p>
        </w:tc>
      </w:tr>
      <w:tr w:rsidR="00606275" w:rsidRPr="00686C0C" w14:paraId="628EDE7E" w14:textId="77777777">
        <w:tc>
          <w:tcPr>
            <w:tcW w:w="1980" w:type="dxa"/>
          </w:tcPr>
          <w:p w14:paraId="2411B611" w14:textId="77777777" w:rsidR="00E62FF2" w:rsidRPr="00686C0C" w:rsidRDefault="00E62FF2">
            <w:pPr>
              <w:rPr>
                <w:rFonts w:cs="Times New Roman"/>
              </w:rPr>
            </w:pPr>
            <w:r w:rsidRPr="00686C0C">
              <w:rPr>
                <w:rFonts w:cs="Times New Roman"/>
              </w:rPr>
              <w:t>Suposiciones</w:t>
            </w:r>
          </w:p>
        </w:tc>
        <w:tc>
          <w:tcPr>
            <w:tcW w:w="6848" w:type="dxa"/>
          </w:tcPr>
          <w:p w14:paraId="56825F4D" w14:textId="7C3E0039" w:rsidR="00E62FF2" w:rsidRPr="00686C0C" w:rsidRDefault="007B1F4C">
            <w:pPr>
              <w:rPr>
                <w:rFonts w:cs="Times New Roman"/>
              </w:rPr>
            </w:pPr>
            <w:r w:rsidRPr="007B1F4C">
              <w:rPr>
                <w:rFonts w:cs="Times New Roman"/>
              </w:rPr>
              <w:t>Existen pedidos en estado Pendiente disponibles para el repartidor.</w:t>
            </w:r>
          </w:p>
        </w:tc>
      </w:tr>
      <w:tr w:rsidR="00606275" w:rsidRPr="00686C0C" w14:paraId="76A37727" w14:textId="77777777">
        <w:trPr>
          <w:trHeight w:val="404"/>
        </w:trPr>
        <w:tc>
          <w:tcPr>
            <w:tcW w:w="1980" w:type="dxa"/>
          </w:tcPr>
          <w:p w14:paraId="1DFA7998" w14:textId="77777777" w:rsidR="00E62FF2" w:rsidRPr="00686C0C" w:rsidRDefault="00E62FF2">
            <w:pPr>
              <w:rPr>
                <w:rFonts w:cs="Times New Roman"/>
              </w:rPr>
            </w:pPr>
            <w:r w:rsidRPr="00686C0C">
              <w:rPr>
                <w:rFonts w:cs="Times New Roman"/>
              </w:rPr>
              <w:t>Notas y preguntas</w:t>
            </w:r>
          </w:p>
        </w:tc>
        <w:tc>
          <w:tcPr>
            <w:tcW w:w="6848" w:type="dxa"/>
          </w:tcPr>
          <w:p w14:paraId="2D176C53" w14:textId="6E1ABD94" w:rsidR="00E62FF2" w:rsidRPr="00686C0C" w:rsidRDefault="00081BE5">
            <w:pPr>
              <w:rPr>
                <w:rFonts w:cs="Times New Roman"/>
                <w:highlight w:val="yellow"/>
              </w:rPr>
            </w:pPr>
            <w:r w:rsidRPr="00081BE5">
              <w:rPr>
                <w:rFonts w:cs="Times New Roman"/>
              </w:rPr>
              <w:t>El sistema debe mostrar qu</w:t>
            </w:r>
            <w:r>
              <w:rPr>
                <w:rFonts w:cs="Times New Roman"/>
              </w:rPr>
              <w:t>e</w:t>
            </w:r>
            <w:r w:rsidRPr="00081BE5">
              <w:rPr>
                <w:rFonts w:cs="Times New Roman"/>
              </w:rPr>
              <w:t xml:space="preserve"> pedidos siguen disponibles para evitar </w:t>
            </w:r>
            <w:r w:rsidR="008D2867" w:rsidRPr="00081BE5">
              <w:rPr>
                <w:rFonts w:cs="Times New Roman"/>
              </w:rPr>
              <w:t>pedidos</w:t>
            </w:r>
            <w:r w:rsidRPr="00081BE5">
              <w:rPr>
                <w:rFonts w:cs="Times New Roman"/>
              </w:rPr>
              <w:t xml:space="preserve"> ya tomados.</w:t>
            </w:r>
          </w:p>
        </w:tc>
      </w:tr>
    </w:tbl>
    <w:p w14:paraId="55436EAB" w14:textId="77777777" w:rsidR="00EF430E" w:rsidRDefault="00EF430E" w:rsidP="00225DCA">
      <w:pPr>
        <w:jc w:val="left"/>
      </w:pPr>
    </w:p>
    <w:p w14:paraId="2E4D67E4" w14:textId="77777777" w:rsidR="00366C17" w:rsidRDefault="00366C17">
      <w:pPr>
        <w:spacing w:line="259" w:lineRule="auto"/>
        <w:jc w:val="left"/>
      </w:pPr>
      <w:r>
        <w:br w:type="page"/>
      </w:r>
    </w:p>
    <w:p w14:paraId="330D9C42" w14:textId="0CE4D84C" w:rsidR="00225DCA" w:rsidRDefault="00225DCA" w:rsidP="00225DCA">
      <w:pPr>
        <w:jc w:val="left"/>
      </w:pPr>
      <w:r>
        <w:lastRenderedPageBreak/>
        <w:t>CU – 01</w:t>
      </w:r>
      <w:r w:rsidR="0007421A">
        <w:t>1</w:t>
      </w:r>
      <w:r>
        <w:t xml:space="preserve">: </w:t>
      </w:r>
      <w:r w:rsidR="00CF3E07">
        <w:t>Obtener ruta</w:t>
      </w:r>
      <w:r w:rsidR="00826063">
        <w:t xml:space="preserve"> de entrega</w:t>
      </w:r>
    </w:p>
    <w:tbl>
      <w:tblPr>
        <w:tblStyle w:val="Tablaconcuadrcula"/>
        <w:tblW w:w="0" w:type="auto"/>
        <w:tblLook w:val="04A0" w:firstRow="1" w:lastRow="0" w:firstColumn="1" w:lastColumn="0" w:noHBand="0" w:noVBand="1"/>
      </w:tblPr>
      <w:tblGrid>
        <w:gridCol w:w="1980"/>
        <w:gridCol w:w="6848"/>
      </w:tblGrid>
      <w:tr w:rsidR="00606275" w:rsidRPr="00686C0C" w14:paraId="3A4574CD" w14:textId="77777777">
        <w:tc>
          <w:tcPr>
            <w:tcW w:w="1980" w:type="dxa"/>
          </w:tcPr>
          <w:p w14:paraId="2C306732" w14:textId="77777777" w:rsidR="00225DCA" w:rsidRPr="00686C0C" w:rsidRDefault="00225DCA">
            <w:pPr>
              <w:rPr>
                <w:rFonts w:cs="Times New Roman"/>
                <w:b/>
                <w:bCs/>
              </w:rPr>
            </w:pPr>
            <w:r w:rsidRPr="00686C0C">
              <w:rPr>
                <w:rFonts w:cs="Times New Roman"/>
                <w:b/>
                <w:bCs/>
              </w:rPr>
              <w:t>Nombre</w:t>
            </w:r>
          </w:p>
        </w:tc>
        <w:tc>
          <w:tcPr>
            <w:tcW w:w="6848" w:type="dxa"/>
          </w:tcPr>
          <w:p w14:paraId="57F3AD1F" w14:textId="3347242A" w:rsidR="00225DCA" w:rsidRPr="006A4AEE" w:rsidRDefault="00CF3E07">
            <w:pPr>
              <w:rPr>
                <w:rFonts w:cs="Times New Roman"/>
                <w:b/>
                <w:bCs/>
              </w:rPr>
            </w:pPr>
            <w:r>
              <w:rPr>
                <w:rFonts w:cs="Times New Roman"/>
                <w:b/>
                <w:bCs/>
              </w:rPr>
              <w:t>Obtener ruta</w:t>
            </w:r>
          </w:p>
        </w:tc>
      </w:tr>
      <w:tr w:rsidR="00606275" w:rsidRPr="00686C0C" w14:paraId="6AF641C4" w14:textId="77777777">
        <w:tc>
          <w:tcPr>
            <w:tcW w:w="1980" w:type="dxa"/>
          </w:tcPr>
          <w:p w14:paraId="159E9D97" w14:textId="77777777" w:rsidR="00225DCA" w:rsidRPr="00686C0C" w:rsidRDefault="00225DCA">
            <w:pPr>
              <w:rPr>
                <w:rFonts w:cs="Times New Roman"/>
              </w:rPr>
            </w:pPr>
            <w:r w:rsidRPr="00686C0C">
              <w:rPr>
                <w:rFonts w:cs="Times New Roman"/>
              </w:rPr>
              <w:t>Actores</w:t>
            </w:r>
          </w:p>
        </w:tc>
        <w:tc>
          <w:tcPr>
            <w:tcW w:w="6848" w:type="dxa"/>
          </w:tcPr>
          <w:p w14:paraId="0110576B" w14:textId="78D38A57" w:rsidR="00225DCA" w:rsidRPr="00686C0C" w:rsidRDefault="00225DCA">
            <w:pPr>
              <w:rPr>
                <w:rFonts w:cs="Times New Roman"/>
              </w:rPr>
            </w:pPr>
            <w:r>
              <w:rPr>
                <w:rFonts w:cs="Times New Roman"/>
              </w:rPr>
              <w:t>Repartidor</w:t>
            </w:r>
            <w:r w:rsidR="00C144FE">
              <w:rPr>
                <w:rFonts w:cs="Times New Roman"/>
              </w:rPr>
              <w:t>, API</w:t>
            </w:r>
            <w:r w:rsidR="00E414A1">
              <w:rPr>
                <w:rFonts w:cs="Times New Roman"/>
              </w:rPr>
              <w:t xml:space="preserve"> </w:t>
            </w:r>
            <w:proofErr w:type="spellStart"/>
            <w:r w:rsidR="00E414A1" w:rsidRPr="00E414A1">
              <w:rPr>
                <w:rFonts w:cs="Times New Roman"/>
              </w:rPr>
              <w:t>OpenStreetMap</w:t>
            </w:r>
            <w:proofErr w:type="spellEnd"/>
          </w:p>
        </w:tc>
      </w:tr>
      <w:tr w:rsidR="00606275" w:rsidRPr="00686C0C" w14:paraId="5775EA06" w14:textId="77777777">
        <w:tc>
          <w:tcPr>
            <w:tcW w:w="1980" w:type="dxa"/>
          </w:tcPr>
          <w:p w14:paraId="0445E841" w14:textId="77777777" w:rsidR="00225DCA" w:rsidRPr="00686C0C" w:rsidRDefault="00225DCA">
            <w:pPr>
              <w:rPr>
                <w:rFonts w:cs="Times New Roman"/>
              </w:rPr>
            </w:pPr>
            <w:r w:rsidRPr="00686C0C">
              <w:rPr>
                <w:rFonts w:cs="Times New Roman"/>
              </w:rPr>
              <w:t>Descripción</w:t>
            </w:r>
          </w:p>
        </w:tc>
        <w:tc>
          <w:tcPr>
            <w:tcW w:w="6848" w:type="dxa"/>
          </w:tcPr>
          <w:p w14:paraId="08EBC1C9" w14:textId="649B0761" w:rsidR="00225DCA" w:rsidRPr="00686C0C" w:rsidRDefault="00A858C8">
            <w:pPr>
              <w:spacing w:line="240" w:lineRule="auto"/>
              <w:rPr>
                <w:rFonts w:cs="Times New Roman"/>
              </w:rPr>
            </w:pPr>
            <w:r w:rsidRPr="00A858C8">
              <w:rPr>
                <w:rFonts w:cs="Times New Roman"/>
              </w:rPr>
              <w:t xml:space="preserve">El sistema calcula y muestra al repartidor la ruta para realizar todas sus entregas pendientes del día, utilizando la API de </w:t>
            </w:r>
            <w:proofErr w:type="spellStart"/>
            <w:r w:rsidR="00E45CC2" w:rsidRPr="00E45CC2">
              <w:rPr>
                <w:rFonts w:cs="Times New Roman"/>
              </w:rPr>
              <w:t>OpenStreetMap</w:t>
            </w:r>
            <w:proofErr w:type="spellEnd"/>
            <w:r w:rsidRPr="00A858C8">
              <w:rPr>
                <w:rFonts w:cs="Times New Roman"/>
              </w:rPr>
              <w:t xml:space="preserve"> con el algoritmo A* y la heurística </w:t>
            </w:r>
            <w:proofErr w:type="spellStart"/>
            <w:r w:rsidRPr="00A858C8">
              <w:rPr>
                <w:rFonts w:cs="Times New Roman"/>
              </w:rPr>
              <w:t>Haversine</w:t>
            </w:r>
            <w:proofErr w:type="spellEnd"/>
            <w:r w:rsidRPr="00A858C8">
              <w:rPr>
                <w:rFonts w:cs="Times New Roman"/>
              </w:rPr>
              <w:t xml:space="preserve">. </w:t>
            </w:r>
            <w:r w:rsidR="00E45CC2" w:rsidRPr="00E45CC2">
              <w:rPr>
                <w:rFonts w:cs="Times New Roman"/>
              </w:rPr>
              <w:t xml:space="preserve">Antes de iniciar la ruta, el sistema verifica que el vehículo tenga el inventario necesario para </w:t>
            </w:r>
            <w:r w:rsidR="00B3427F">
              <w:rPr>
                <w:rFonts w:cs="Times New Roman"/>
              </w:rPr>
              <w:t>el</w:t>
            </w:r>
            <w:r w:rsidR="00E45CC2" w:rsidRPr="00E45CC2">
              <w:rPr>
                <w:rFonts w:cs="Times New Roman"/>
              </w:rPr>
              <w:t xml:space="preserve"> pedido aceptado; si falta, le pide al repartidor que cargue desde la base.</w:t>
            </w:r>
          </w:p>
        </w:tc>
      </w:tr>
      <w:tr w:rsidR="00606275" w:rsidRPr="00686C0C" w14:paraId="17804248" w14:textId="77777777">
        <w:tc>
          <w:tcPr>
            <w:tcW w:w="1980" w:type="dxa"/>
          </w:tcPr>
          <w:p w14:paraId="619FD63F" w14:textId="77777777" w:rsidR="00225DCA" w:rsidRPr="00686C0C" w:rsidRDefault="00225DCA">
            <w:pPr>
              <w:rPr>
                <w:rFonts w:cs="Times New Roman"/>
              </w:rPr>
            </w:pPr>
            <w:r w:rsidRPr="00686C0C">
              <w:rPr>
                <w:rFonts w:cs="Times New Roman"/>
              </w:rPr>
              <w:t>Requerimiento funcional</w:t>
            </w:r>
          </w:p>
        </w:tc>
        <w:tc>
          <w:tcPr>
            <w:tcW w:w="6848" w:type="dxa"/>
          </w:tcPr>
          <w:p w14:paraId="4BEB2892" w14:textId="701B8271" w:rsidR="00225DCA" w:rsidRPr="00686C0C" w:rsidRDefault="00225DCA">
            <w:pPr>
              <w:jc w:val="left"/>
              <w:rPr>
                <w:rFonts w:cs="Times New Roman"/>
              </w:rPr>
            </w:pPr>
            <w:r w:rsidRPr="00C55B86">
              <w:rPr>
                <w:rFonts w:cs="Times New Roman"/>
              </w:rPr>
              <w:t>RF</w:t>
            </w:r>
            <w:r>
              <w:rPr>
                <w:rFonts w:cs="Times New Roman"/>
              </w:rPr>
              <w:t xml:space="preserve"> – </w:t>
            </w:r>
            <w:r w:rsidRPr="00C55B86">
              <w:rPr>
                <w:rFonts w:cs="Times New Roman"/>
              </w:rPr>
              <w:t>0</w:t>
            </w:r>
            <w:r>
              <w:rPr>
                <w:rFonts w:cs="Times New Roman"/>
              </w:rPr>
              <w:t>0</w:t>
            </w:r>
            <w:r w:rsidR="00722D8A">
              <w:rPr>
                <w:rFonts w:cs="Times New Roman"/>
              </w:rPr>
              <w:t>4</w:t>
            </w:r>
          </w:p>
        </w:tc>
      </w:tr>
      <w:tr w:rsidR="00606275" w:rsidRPr="00686C0C" w14:paraId="10FED060" w14:textId="77777777">
        <w:tc>
          <w:tcPr>
            <w:tcW w:w="1980" w:type="dxa"/>
          </w:tcPr>
          <w:p w14:paraId="2E7B8472" w14:textId="77777777" w:rsidR="00225DCA" w:rsidRPr="00686C0C" w:rsidRDefault="00225DCA">
            <w:pPr>
              <w:rPr>
                <w:rFonts w:cs="Times New Roman"/>
              </w:rPr>
            </w:pPr>
            <w:r>
              <w:rPr>
                <w:rFonts w:cs="Times New Roman"/>
              </w:rPr>
              <w:t>Reglas de negocio</w:t>
            </w:r>
          </w:p>
        </w:tc>
        <w:tc>
          <w:tcPr>
            <w:tcW w:w="6848" w:type="dxa"/>
          </w:tcPr>
          <w:p w14:paraId="32BED02D" w14:textId="77777777" w:rsidR="006703A4" w:rsidRPr="006703A4" w:rsidRDefault="006703A4" w:rsidP="006703A4">
            <w:pPr>
              <w:spacing w:line="240" w:lineRule="auto"/>
              <w:jc w:val="left"/>
              <w:rPr>
                <w:rFonts w:cs="Times New Roman"/>
              </w:rPr>
            </w:pPr>
            <w:r w:rsidRPr="006703A4">
              <w:rPr>
                <w:rFonts w:cs="Times New Roman"/>
              </w:rPr>
              <w:t>RN-007: El vehículo debe estar cargado con al menos los garrafones de los pedidos aceptados antes de iniciar ruta.</w:t>
            </w:r>
          </w:p>
          <w:p w14:paraId="5394DD68" w14:textId="5D4526D6" w:rsidR="00225DCA" w:rsidRPr="00C55B86" w:rsidRDefault="00431B36">
            <w:pPr>
              <w:spacing w:line="240" w:lineRule="auto"/>
              <w:jc w:val="left"/>
              <w:rPr>
                <w:rFonts w:cs="Times New Roman"/>
              </w:rPr>
            </w:pPr>
            <w:r w:rsidRPr="00431B36">
              <w:rPr>
                <w:rFonts w:cs="Times New Roman"/>
              </w:rPr>
              <w:t>RN-009: Si un pedido es cancelado antes de iniciar la ruta, el sistema recalcula.</w:t>
            </w:r>
          </w:p>
        </w:tc>
      </w:tr>
      <w:tr w:rsidR="00606275" w:rsidRPr="00686C0C" w14:paraId="5FEF5EFB" w14:textId="77777777">
        <w:tc>
          <w:tcPr>
            <w:tcW w:w="1980" w:type="dxa"/>
          </w:tcPr>
          <w:p w14:paraId="1A8CB471" w14:textId="77777777" w:rsidR="00225DCA" w:rsidRPr="00686C0C" w:rsidRDefault="00225DCA">
            <w:pPr>
              <w:rPr>
                <w:rFonts w:cs="Times New Roman"/>
              </w:rPr>
            </w:pPr>
            <w:r w:rsidRPr="00686C0C">
              <w:rPr>
                <w:rFonts w:cs="Times New Roman"/>
              </w:rPr>
              <w:t>Disparador</w:t>
            </w:r>
          </w:p>
        </w:tc>
        <w:tc>
          <w:tcPr>
            <w:tcW w:w="6848" w:type="dxa"/>
          </w:tcPr>
          <w:p w14:paraId="22F3040E" w14:textId="6415E9F8" w:rsidR="00225DCA" w:rsidRPr="00686C0C" w:rsidRDefault="00C47771">
            <w:pPr>
              <w:spacing w:line="240" w:lineRule="auto"/>
              <w:rPr>
                <w:rFonts w:cs="Times New Roman"/>
              </w:rPr>
            </w:pPr>
            <w:r w:rsidRPr="00C47771">
              <w:rPr>
                <w:rFonts w:cs="Times New Roman"/>
              </w:rPr>
              <w:t>El repartidor ha aceptado al menos un pedido y selecciona "Iniciar ruta" o "Ver ruta" en su pantalla principal.</w:t>
            </w:r>
          </w:p>
        </w:tc>
      </w:tr>
      <w:tr w:rsidR="00606275" w:rsidRPr="00686C0C" w14:paraId="76F9FF5D" w14:textId="77777777">
        <w:tc>
          <w:tcPr>
            <w:tcW w:w="1980" w:type="dxa"/>
          </w:tcPr>
          <w:p w14:paraId="7D1BB17A" w14:textId="77777777" w:rsidR="00225DCA" w:rsidRPr="00686C0C" w:rsidRDefault="00225DCA">
            <w:pPr>
              <w:rPr>
                <w:rFonts w:cs="Times New Roman"/>
              </w:rPr>
            </w:pPr>
            <w:r w:rsidRPr="00686C0C">
              <w:rPr>
                <w:rFonts w:cs="Times New Roman"/>
              </w:rPr>
              <w:t>Precondiciones</w:t>
            </w:r>
          </w:p>
        </w:tc>
        <w:tc>
          <w:tcPr>
            <w:tcW w:w="6848" w:type="dxa"/>
          </w:tcPr>
          <w:p w14:paraId="4EC17403" w14:textId="77777777" w:rsidR="00C14BC2" w:rsidRPr="00C14BC2" w:rsidRDefault="00C14BC2" w:rsidP="005D18BC">
            <w:pPr>
              <w:pStyle w:val="Prrafodelista"/>
              <w:numPr>
                <w:ilvl w:val="0"/>
                <w:numId w:val="39"/>
              </w:numPr>
              <w:spacing w:line="240" w:lineRule="auto"/>
              <w:rPr>
                <w:rFonts w:cs="Times New Roman"/>
              </w:rPr>
            </w:pPr>
            <w:r w:rsidRPr="00C14BC2">
              <w:rPr>
                <w:rFonts w:cs="Times New Roman"/>
              </w:rPr>
              <w:t>El repartidor tiene sesión activa.</w:t>
            </w:r>
          </w:p>
          <w:p w14:paraId="6E8C66E3" w14:textId="77777777" w:rsidR="00C14BC2" w:rsidRPr="00C14BC2" w:rsidRDefault="00C14BC2" w:rsidP="005D18BC">
            <w:pPr>
              <w:pStyle w:val="Prrafodelista"/>
              <w:numPr>
                <w:ilvl w:val="0"/>
                <w:numId w:val="39"/>
              </w:numPr>
              <w:spacing w:line="240" w:lineRule="auto"/>
              <w:rPr>
                <w:rFonts w:cs="Times New Roman"/>
              </w:rPr>
            </w:pPr>
            <w:r w:rsidRPr="00C14BC2">
              <w:rPr>
                <w:rFonts w:cs="Times New Roman"/>
              </w:rPr>
              <w:t>El repartidor tiene al menos un pedido en estado "Asignado".</w:t>
            </w:r>
          </w:p>
          <w:p w14:paraId="1B53FD77" w14:textId="77777777" w:rsidR="00C14BC2" w:rsidRPr="00C14BC2" w:rsidRDefault="00C14BC2" w:rsidP="005D18BC">
            <w:pPr>
              <w:pStyle w:val="Prrafodelista"/>
              <w:numPr>
                <w:ilvl w:val="0"/>
                <w:numId w:val="39"/>
              </w:numPr>
              <w:spacing w:line="240" w:lineRule="auto"/>
              <w:rPr>
                <w:rFonts w:cs="Times New Roman"/>
              </w:rPr>
            </w:pPr>
            <w:r w:rsidRPr="00C14BC2">
              <w:rPr>
                <w:rFonts w:cs="Times New Roman"/>
              </w:rPr>
              <w:t>El dispositivo tiene GPS habilitado.</w:t>
            </w:r>
          </w:p>
          <w:p w14:paraId="6FAA6538" w14:textId="2BFB18D3" w:rsidR="00225DCA" w:rsidRPr="00686C0C" w:rsidRDefault="00C14BC2" w:rsidP="005D18BC">
            <w:pPr>
              <w:pStyle w:val="Prrafodelista"/>
              <w:numPr>
                <w:ilvl w:val="0"/>
                <w:numId w:val="39"/>
              </w:numPr>
              <w:spacing w:line="240" w:lineRule="auto"/>
              <w:rPr>
                <w:rFonts w:cs="Times New Roman"/>
              </w:rPr>
            </w:pPr>
            <w:r w:rsidRPr="00C14BC2">
              <w:rPr>
                <w:rFonts w:cs="Times New Roman"/>
              </w:rPr>
              <w:t xml:space="preserve">La API de </w:t>
            </w:r>
            <w:proofErr w:type="spellStart"/>
            <w:r>
              <w:rPr>
                <w:rFonts w:cs="Times New Roman"/>
              </w:rPr>
              <w:t>OpenStreet</w:t>
            </w:r>
            <w:r w:rsidR="00CA06B6">
              <w:rPr>
                <w:rFonts w:cs="Times New Roman"/>
              </w:rPr>
              <w:t>Map</w:t>
            </w:r>
            <w:proofErr w:type="spellEnd"/>
            <w:r>
              <w:rPr>
                <w:rFonts w:cs="Times New Roman"/>
              </w:rPr>
              <w:t xml:space="preserve"> </w:t>
            </w:r>
            <w:r w:rsidR="009524F6">
              <w:rPr>
                <w:rFonts w:cs="Times New Roman"/>
              </w:rPr>
              <w:t>está</w:t>
            </w:r>
            <w:r w:rsidRPr="00C14BC2">
              <w:rPr>
                <w:rFonts w:cs="Times New Roman"/>
              </w:rPr>
              <w:t xml:space="preserve"> disponible.</w:t>
            </w:r>
          </w:p>
        </w:tc>
      </w:tr>
      <w:tr w:rsidR="00606275" w:rsidRPr="00686C0C" w14:paraId="57A2E2DD" w14:textId="77777777">
        <w:tc>
          <w:tcPr>
            <w:tcW w:w="1980" w:type="dxa"/>
          </w:tcPr>
          <w:p w14:paraId="6FC693E2" w14:textId="77777777" w:rsidR="00225DCA" w:rsidRPr="00686C0C" w:rsidRDefault="00225DCA">
            <w:pPr>
              <w:rPr>
                <w:rFonts w:cs="Times New Roman"/>
              </w:rPr>
            </w:pPr>
            <w:r w:rsidRPr="00686C0C">
              <w:rPr>
                <w:rFonts w:cs="Times New Roman"/>
              </w:rPr>
              <w:t>Postcondiciones</w:t>
            </w:r>
          </w:p>
        </w:tc>
        <w:tc>
          <w:tcPr>
            <w:tcW w:w="6848" w:type="dxa"/>
          </w:tcPr>
          <w:p w14:paraId="29E88AD4" w14:textId="0A8130AC" w:rsidR="004B79AD" w:rsidRPr="004B79AD" w:rsidRDefault="004B79AD" w:rsidP="005D18BC">
            <w:pPr>
              <w:pStyle w:val="Prrafodelista"/>
              <w:numPr>
                <w:ilvl w:val="0"/>
                <w:numId w:val="40"/>
              </w:numPr>
              <w:spacing w:line="240" w:lineRule="auto"/>
              <w:rPr>
                <w:rFonts w:cs="Times New Roman"/>
              </w:rPr>
            </w:pPr>
            <w:r w:rsidRPr="004B79AD">
              <w:rPr>
                <w:rFonts w:cs="Times New Roman"/>
              </w:rPr>
              <w:t>El repartidor visualiza la ruta en el mapa.</w:t>
            </w:r>
          </w:p>
          <w:p w14:paraId="209339AE" w14:textId="77777777" w:rsidR="004B79AD" w:rsidRPr="004B79AD" w:rsidRDefault="004B79AD" w:rsidP="005D18BC">
            <w:pPr>
              <w:pStyle w:val="Prrafodelista"/>
              <w:numPr>
                <w:ilvl w:val="0"/>
                <w:numId w:val="40"/>
              </w:numPr>
              <w:spacing w:line="240" w:lineRule="auto"/>
              <w:rPr>
                <w:rFonts w:cs="Times New Roman"/>
              </w:rPr>
            </w:pPr>
            <w:r w:rsidRPr="004B79AD">
              <w:rPr>
                <w:rFonts w:cs="Times New Roman"/>
              </w:rPr>
              <w:t>Los pedidos del repartidor pasan a estado "En camino".</w:t>
            </w:r>
          </w:p>
          <w:p w14:paraId="3FD7DF6B" w14:textId="5623A2F0" w:rsidR="00225DCA" w:rsidRPr="00686C0C" w:rsidRDefault="004B79AD" w:rsidP="005D18BC">
            <w:pPr>
              <w:pStyle w:val="Prrafodelista"/>
              <w:numPr>
                <w:ilvl w:val="0"/>
                <w:numId w:val="40"/>
              </w:numPr>
              <w:spacing w:line="240" w:lineRule="auto"/>
              <w:rPr>
                <w:rFonts w:cs="Times New Roman"/>
              </w:rPr>
            </w:pPr>
            <w:r w:rsidRPr="004B79AD">
              <w:rPr>
                <w:rFonts w:cs="Times New Roman"/>
              </w:rPr>
              <w:t xml:space="preserve">Se registra el inicio de la ruta con </w:t>
            </w:r>
            <w:proofErr w:type="spellStart"/>
            <w:r w:rsidRPr="004B79AD">
              <w:rPr>
                <w:rFonts w:cs="Times New Roman"/>
              </w:rPr>
              <w:t>timestamp</w:t>
            </w:r>
            <w:proofErr w:type="spellEnd"/>
            <w:r w:rsidRPr="004B79AD">
              <w:rPr>
                <w:rFonts w:cs="Times New Roman"/>
              </w:rPr>
              <w:t>.</w:t>
            </w:r>
          </w:p>
        </w:tc>
      </w:tr>
      <w:tr w:rsidR="00606275" w:rsidRPr="00686C0C" w14:paraId="1C7EF073" w14:textId="77777777">
        <w:tc>
          <w:tcPr>
            <w:tcW w:w="1980" w:type="dxa"/>
          </w:tcPr>
          <w:p w14:paraId="1EE60DB5" w14:textId="77777777" w:rsidR="00225DCA" w:rsidRPr="00686C0C" w:rsidRDefault="00225DCA">
            <w:pPr>
              <w:rPr>
                <w:rFonts w:cs="Times New Roman"/>
              </w:rPr>
            </w:pPr>
            <w:r w:rsidRPr="00686C0C">
              <w:rPr>
                <w:rFonts w:cs="Times New Roman"/>
              </w:rPr>
              <w:t>Flujo Normal</w:t>
            </w:r>
          </w:p>
        </w:tc>
        <w:tc>
          <w:tcPr>
            <w:tcW w:w="6848" w:type="dxa"/>
          </w:tcPr>
          <w:p w14:paraId="59AA989F" w14:textId="77777777" w:rsidR="000B03F9" w:rsidRPr="000B03F9" w:rsidRDefault="000B03F9" w:rsidP="005D18BC">
            <w:pPr>
              <w:pStyle w:val="Prrafodelista"/>
              <w:numPr>
                <w:ilvl w:val="0"/>
                <w:numId w:val="41"/>
              </w:numPr>
              <w:spacing w:line="240" w:lineRule="auto"/>
              <w:rPr>
                <w:rFonts w:cs="Times New Roman"/>
              </w:rPr>
            </w:pPr>
            <w:r w:rsidRPr="000B03F9">
              <w:rPr>
                <w:rFonts w:cs="Times New Roman"/>
              </w:rPr>
              <w:t>El repartidor selecciona "Iniciar ruta" en su pantalla principal.</w:t>
            </w:r>
          </w:p>
          <w:p w14:paraId="052A9D3F" w14:textId="77777777" w:rsidR="00CA5239" w:rsidRDefault="00CA5239" w:rsidP="005D18BC">
            <w:pPr>
              <w:pStyle w:val="Prrafodelista"/>
              <w:numPr>
                <w:ilvl w:val="0"/>
                <w:numId w:val="41"/>
              </w:numPr>
              <w:spacing w:line="240" w:lineRule="auto"/>
              <w:rPr>
                <w:rFonts w:cs="Times New Roman"/>
              </w:rPr>
            </w:pPr>
            <w:r w:rsidRPr="00CA5239">
              <w:rPr>
                <w:rFonts w:cs="Times New Roman"/>
              </w:rPr>
              <w:t>El sistema verifica que el vehículo tenga cargados todos los garrafones requeridos por los pedidos aceptados. (RN-007)</w:t>
            </w:r>
          </w:p>
          <w:p w14:paraId="2462F1B5" w14:textId="77777777" w:rsidR="00364DBB" w:rsidRPr="00364DBB" w:rsidRDefault="00364DBB" w:rsidP="005D18BC">
            <w:pPr>
              <w:pStyle w:val="Prrafodelista"/>
              <w:numPr>
                <w:ilvl w:val="0"/>
                <w:numId w:val="41"/>
              </w:numPr>
              <w:spacing w:line="240" w:lineRule="auto"/>
              <w:rPr>
                <w:rFonts w:cs="Times New Roman"/>
              </w:rPr>
            </w:pPr>
            <w:r w:rsidRPr="00364DBB">
              <w:rPr>
                <w:rFonts w:cs="Times New Roman"/>
              </w:rPr>
              <w:t>Si falta carga, el sistema solicita completar la carga desde la base antes de continuar (CU-019).</w:t>
            </w:r>
          </w:p>
          <w:p w14:paraId="02DF7B6F" w14:textId="0375D47C" w:rsidR="00364DBB" w:rsidRPr="00364DBB" w:rsidRDefault="00364DBB" w:rsidP="005D18BC">
            <w:pPr>
              <w:pStyle w:val="Prrafodelista"/>
              <w:numPr>
                <w:ilvl w:val="0"/>
                <w:numId w:val="41"/>
              </w:numPr>
              <w:spacing w:line="240" w:lineRule="auto"/>
              <w:rPr>
                <w:rFonts w:cs="Times New Roman"/>
              </w:rPr>
            </w:pPr>
            <w:r w:rsidRPr="00364DBB">
              <w:rPr>
                <w:rFonts w:cs="Times New Roman"/>
              </w:rPr>
              <w:t xml:space="preserve">El sistema consulta la API de </w:t>
            </w:r>
            <w:proofErr w:type="spellStart"/>
            <w:r w:rsidRPr="00364DBB">
              <w:rPr>
                <w:rFonts w:cs="Times New Roman"/>
              </w:rPr>
              <w:t>OpenStreetMap</w:t>
            </w:r>
            <w:proofErr w:type="spellEnd"/>
            <w:r w:rsidRPr="00364DBB">
              <w:rPr>
                <w:rFonts w:cs="Times New Roman"/>
              </w:rPr>
              <w:t xml:space="preserve"> con las coordenadas de</w:t>
            </w:r>
            <w:r w:rsidR="00AC11CB">
              <w:rPr>
                <w:rFonts w:cs="Times New Roman"/>
              </w:rPr>
              <w:t xml:space="preserve">l </w:t>
            </w:r>
            <w:r w:rsidRPr="00364DBB">
              <w:rPr>
                <w:rFonts w:cs="Times New Roman"/>
              </w:rPr>
              <w:t>domicilio de</w:t>
            </w:r>
            <w:r w:rsidR="00AC11CB">
              <w:rPr>
                <w:rFonts w:cs="Times New Roman"/>
              </w:rPr>
              <w:t xml:space="preserve"> la</w:t>
            </w:r>
            <w:r w:rsidRPr="00364DBB">
              <w:rPr>
                <w:rFonts w:cs="Times New Roman"/>
              </w:rPr>
              <w:t xml:space="preserve"> entrega.</w:t>
            </w:r>
          </w:p>
          <w:p w14:paraId="521FD083" w14:textId="08D501BE" w:rsidR="000B03F9" w:rsidRPr="000B03F9" w:rsidRDefault="000B03F9" w:rsidP="005D18BC">
            <w:pPr>
              <w:pStyle w:val="Prrafodelista"/>
              <w:numPr>
                <w:ilvl w:val="0"/>
                <w:numId w:val="41"/>
              </w:numPr>
              <w:spacing w:line="240" w:lineRule="auto"/>
              <w:rPr>
                <w:rFonts w:cs="Times New Roman"/>
              </w:rPr>
            </w:pPr>
            <w:r w:rsidRPr="000B03F9">
              <w:rPr>
                <w:rFonts w:cs="Times New Roman"/>
              </w:rPr>
              <w:t>El sistema muestra la ruta en el mapa del dispositivo del repartidor.</w:t>
            </w:r>
          </w:p>
          <w:p w14:paraId="298F055D" w14:textId="1D7D7325" w:rsidR="000B03F9" w:rsidRPr="000B03F9" w:rsidRDefault="000B03F9" w:rsidP="005D18BC">
            <w:pPr>
              <w:pStyle w:val="Prrafodelista"/>
              <w:numPr>
                <w:ilvl w:val="0"/>
                <w:numId w:val="41"/>
              </w:numPr>
              <w:spacing w:line="240" w:lineRule="auto"/>
              <w:rPr>
                <w:rFonts w:cs="Times New Roman"/>
              </w:rPr>
            </w:pPr>
            <w:r w:rsidRPr="000B03F9">
              <w:rPr>
                <w:rFonts w:cs="Times New Roman"/>
              </w:rPr>
              <w:t>El sistema actualiza el estado de</w:t>
            </w:r>
            <w:r w:rsidR="0072049B">
              <w:rPr>
                <w:rFonts w:cs="Times New Roman"/>
              </w:rPr>
              <w:t xml:space="preserve">l </w:t>
            </w:r>
            <w:r w:rsidRPr="000B03F9">
              <w:rPr>
                <w:rFonts w:cs="Times New Roman"/>
              </w:rPr>
              <w:t>pedido a "En camino". (RN-013)</w:t>
            </w:r>
          </w:p>
          <w:p w14:paraId="6ECD771B" w14:textId="5A1C3B28" w:rsidR="000B03F9" w:rsidRPr="000B03F9" w:rsidRDefault="000B03F9" w:rsidP="005D18BC">
            <w:pPr>
              <w:pStyle w:val="Prrafodelista"/>
              <w:numPr>
                <w:ilvl w:val="0"/>
                <w:numId w:val="41"/>
              </w:numPr>
              <w:spacing w:line="240" w:lineRule="auto"/>
              <w:rPr>
                <w:rFonts w:cs="Times New Roman"/>
              </w:rPr>
            </w:pPr>
            <w:r w:rsidRPr="000B03F9">
              <w:rPr>
                <w:rFonts w:cs="Times New Roman"/>
              </w:rPr>
              <w:t>El repartidor sigue la ruta indicada hacia el domicilio.</w:t>
            </w:r>
          </w:p>
          <w:p w14:paraId="11198E90" w14:textId="7CCE5DE2" w:rsidR="00225DCA" w:rsidRPr="00686C0C" w:rsidRDefault="000B03F9" w:rsidP="005D18BC">
            <w:pPr>
              <w:pStyle w:val="Prrafodelista"/>
              <w:numPr>
                <w:ilvl w:val="0"/>
                <w:numId w:val="41"/>
              </w:numPr>
              <w:spacing w:line="240" w:lineRule="auto"/>
              <w:rPr>
                <w:rFonts w:cs="Times New Roman"/>
              </w:rPr>
            </w:pPr>
            <w:r w:rsidRPr="000B03F9">
              <w:rPr>
                <w:rFonts w:cs="Times New Roman"/>
              </w:rPr>
              <w:t>Finaliza el caso de uso (la navegación continúa durante la entrega).</w:t>
            </w:r>
          </w:p>
        </w:tc>
      </w:tr>
      <w:tr w:rsidR="00606275" w:rsidRPr="00686C0C" w14:paraId="718BB781" w14:textId="77777777">
        <w:tc>
          <w:tcPr>
            <w:tcW w:w="1980" w:type="dxa"/>
          </w:tcPr>
          <w:p w14:paraId="4CDB1FDA" w14:textId="77777777" w:rsidR="00225DCA" w:rsidRPr="00686C0C" w:rsidRDefault="00225DCA">
            <w:pPr>
              <w:rPr>
                <w:rFonts w:cs="Times New Roman"/>
              </w:rPr>
            </w:pPr>
            <w:r w:rsidRPr="00686C0C">
              <w:rPr>
                <w:rFonts w:cs="Times New Roman"/>
              </w:rPr>
              <w:t>Flujos Alternativos</w:t>
            </w:r>
          </w:p>
        </w:tc>
        <w:tc>
          <w:tcPr>
            <w:tcW w:w="6848" w:type="dxa"/>
          </w:tcPr>
          <w:p w14:paraId="50C8D18B" w14:textId="0E5E2732" w:rsidR="006741B7" w:rsidRDefault="00D60388" w:rsidP="006741B7">
            <w:pPr>
              <w:spacing w:line="240" w:lineRule="auto"/>
              <w:rPr>
                <w:rFonts w:cs="Times New Roman"/>
              </w:rPr>
            </w:pPr>
            <w:r w:rsidRPr="006E73A0">
              <w:rPr>
                <w:rFonts w:cs="Times New Roman"/>
              </w:rPr>
              <w:t>S</w:t>
            </w:r>
            <w:r w:rsidR="006E73A0">
              <w:rPr>
                <w:rFonts w:cs="Times New Roman"/>
              </w:rPr>
              <w:t>1</w:t>
            </w:r>
            <w:r w:rsidRPr="00D60388">
              <w:rPr>
                <w:rFonts w:cs="Times New Roman"/>
              </w:rPr>
              <w:t>: El repartidor exporta la ruta a navegación externa</w:t>
            </w:r>
          </w:p>
          <w:p w14:paraId="353FBA33" w14:textId="55088AC8" w:rsidR="00D60388" w:rsidRDefault="00D60388" w:rsidP="005D18BC">
            <w:pPr>
              <w:pStyle w:val="Prrafodelista"/>
              <w:numPr>
                <w:ilvl w:val="0"/>
                <w:numId w:val="9"/>
              </w:numPr>
              <w:spacing w:line="240" w:lineRule="auto"/>
              <w:rPr>
                <w:rFonts w:cs="Times New Roman"/>
              </w:rPr>
            </w:pPr>
            <w:r w:rsidRPr="00D60388">
              <w:rPr>
                <w:rFonts w:cs="Times New Roman"/>
              </w:rPr>
              <w:t>S</w:t>
            </w:r>
            <w:r w:rsidR="006E73A0">
              <w:rPr>
                <w:rFonts w:cs="Times New Roman"/>
              </w:rPr>
              <w:t>1</w:t>
            </w:r>
            <w:r w:rsidRPr="00D60388">
              <w:rPr>
                <w:rFonts w:cs="Times New Roman"/>
              </w:rPr>
              <w:t xml:space="preserve">.1 Tras visualizar la ruta calculada en la pantalla, el repartidor pulsa la opción 'Abrir en navegación externa'. </w:t>
            </w:r>
          </w:p>
          <w:p w14:paraId="1A4E9DD8" w14:textId="5FFCD4F1" w:rsidR="00D60388" w:rsidRDefault="00D60388" w:rsidP="005D18BC">
            <w:pPr>
              <w:pStyle w:val="Prrafodelista"/>
              <w:numPr>
                <w:ilvl w:val="0"/>
                <w:numId w:val="9"/>
              </w:numPr>
              <w:spacing w:line="240" w:lineRule="auto"/>
              <w:rPr>
                <w:rFonts w:cs="Times New Roman"/>
              </w:rPr>
            </w:pPr>
            <w:r w:rsidRPr="00D60388">
              <w:rPr>
                <w:rFonts w:cs="Times New Roman"/>
              </w:rPr>
              <w:t>S</w:t>
            </w:r>
            <w:r w:rsidR="006E73A0">
              <w:rPr>
                <w:rFonts w:cs="Times New Roman"/>
              </w:rPr>
              <w:t>1</w:t>
            </w:r>
            <w:r w:rsidRPr="00D60388">
              <w:rPr>
                <w:rFonts w:cs="Times New Roman"/>
              </w:rPr>
              <w:t xml:space="preserve">.2 El sistema empaqueta las coordenadas de la ruta en un </w:t>
            </w:r>
            <w:proofErr w:type="spellStart"/>
            <w:r w:rsidRPr="00D60388">
              <w:rPr>
                <w:rFonts w:cs="Times New Roman"/>
              </w:rPr>
              <w:t>intent</w:t>
            </w:r>
            <w:proofErr w:type="spellEnd"/>
            <w:r w:rsidRPr="00D60388">
              <w:rPr>
                <w:rFonts w:cs="Times New Roman"/>
              </w:rPr>
              <w:t xml:space="preserve"> del sistema operativo. </w:t>
            </w:r>
          </w:p>
          <w:p w14:paraId="08CF3478" w14:textId="0C90AEB4" w:rsidR="00D60388" w:rsidRDefault="00D60388" w:rsidP="005D18BC">
            <w:pPr>
              <w:pStyle w:val="Prrafodelista"/>
              <w:numPr>
                <w:ilvl w:val="0"/>
                <w:numId w:val="9"/>
              </w:numPr>
              <w:spacing w:line="240" w:lineRule="auto"/>
              <w:rPr>
                <w:rFonts w:cs="Times New Roman"/>
              </w:rPr>
            </w:pPr>
            <w:r w:rsidRPr="00D60388">
              <w:rPr>
                <w:rFonts w:cs="Times New Roman"/>
              </w:rPr>
              <w:t>S</w:t>
            </w:r>
            <w:r w:rsidR="006E73A0">
              <w:rPr>
                <w:rFonts w:cs="Times New Roman"/>
              </w:rPr>
              <w:t>1</w:t>
            </w:r>
            <w:r w:rsidRPr="00D60388">
              <w:rPr>
                <w:rFonts w:cs="Times New Roman"/>
              </w:rPr>
              <w:t>.3 El sistema operativo muestra al repartidor las aplicaciones de navegación instaladas</w:t>
            </w:r>
            <w:r w:rsidR="00484816">
              <w:rPr>
                <w:rFonts w:cs="Times New Roman"/>
              </w:rPr>
              <w:t xml:space="preserve"> (</w:t>
            </w:r>
            <w:proofErr w:type="spellStart"/>
            <w:r w:rsidR="00484816">
              <w:rPr>
                <w:rFonts w:cs="Times New Roman"/>
              </w:rPr>
              <w:t>Waze</w:t>
            </w:r>
            <w:proofErr w:type="spellEnd"/>
            <w:r w:rsidR="00484816">
              <w:rPr>
                <w:rFonts w:cs="Times New Roman"/>
              </w:rPr>
              <w:t xml:space="preserve"> o Google </w:t>
            </w:r>
            <w:proofErr w:type="spellStart"/>
            <w:r w:rsidR="00484816">
              <w:rPr>
                <w:rFonts w:cs="Times New Roman"/>
              </w:rPr>
              <w:t>Maps</w:t>
            </w:r>
            <w:proofErr w:type="spellEnd"/>
            <w:r w:rsidR="00484816">
              <w:rPr>
                <w:rFonts w:cs="Times New Roman"/>
              </w:rPr>
              <w:t>)</w:t>
            </w:r>
            <w:r w:rsidRPr="00D60388">
              <w:rPr>
                <w:rFonts w:cs="Times New Roman"/>
              </w:rPr>
              <w:t>.</w:t>
            </w:r>
          </w:p>
          <w:p w14:paraId="61E38324" w14:textId="161834A2" w:rsidR="00D60388" w:rsidRDefault="00D60388" w:rsidP="005D18BC">
            <w:pPr>
              <w:pStyle w:val="Prrafodelista"/>
              <w:numPr>
                <w:ilvl w:val="0"/>
                <w:numId w:val="9"/>
              </w:numPr>
              <w:spacing w:line="240" w:lineRule="auto"/>
              <w:rPr>
                <w:rFonts w:cs="Times New Roman"/>
              </w:rPr>
            </w:pPr>
            <w:r w:rsidRPr="00D60388">
              <w:rPr>
                <w:rFonts w:cs="Times New Roman"/>
              </w:rPr>
              <w:t>S</w:t>
            </w:r>
            <w:r w:rsidR="006E73A0">
              <w:rPr>
                <w:rFonts w:cs="Times New Roman"/>
              </w:rPr>
              <w:t>1</w:t>
            </w:r>
            <w:r w:rsidRPr="00D60388">
              <w:rPr>
                <w:rFonts w:cs="Times New Roman"/>
              </w:rPr>
              <w:t>.4 El repartidor selecciona la aplicación deseada.</w:t>
            </w:r>
          </w:p>
          <w:p w14:paraId="5E72B4B7" w14:textId="76B5DD72" w:rsidR="00225DCA" w:rsidRPr="008F78F7" w:rsidRDefault="00D60388" w:rsidP="005D18BC">
            <w:pPr>
              <w:pStyle w:val="Prrafodelista"/>
              <w:numPr>
                <w:ilvl w:val="0"/>
                <w:numId w:val="9"/>
              </w:numPr>
              <w:spacing w:line="240" w:lineRule="auto"/>
              <w:rPr>
                <w:rFonts w:cs="Times New Roman"/>
              </w:rPr>
            </w:pPr>
            <w:r w:rsidRPr="00D60388">
              <w:rPr>
                <w:rFonts w:cs="Times New Roman"/>
              </w:rPr>
              <w:t>S</w:t>
            </w:r>
            <w:r w:rsidR="006E73A0">
              <w:rPr>
                <w:rFonts w:cs="Times New Roman"/>
              </w:rPr>
              <w:t>1</w:t>
            </w:r>
            <w:r w:rsidRPr="00D60388">
              <w:rPr>
                <w:rFonts w:cs="Times New Roman"/>
              </w:rPr>
              <w:t xml:space="preserve">.5 El sistema cede el control a la aplicación seleccionada, manteniendo el estado interno del pedido en </w:t>
            </w:r>
            <w:proofErr w:type="spellStart"/>
            <w:r w:rsidRPr="00D60388">
              <w:rPr>
                <w:rFonts w:cs="Times New Roman"/>
              </w:rPr>
              <w:t>HToGo</w:t>
            </w:r>
            <w:proofErr w:type="spellEnd"/>
            <w:r w:rsidR="00AC11CB">
              <w:rPr>
                <w:rFonts w:cs="Times New Roman"/>
              </w:rPr>
              <w:t xml:space="preserve"> como </w:t>
            </w:r>
            <w:r w:rsidR="0072049B">
              <w:rPr>
                <w:rFonts w:cs="Times New Roman"/>
              </w:rPr>
              <w:t>“En camino”</w:t>
            </w:r>
            <w:r w:rsidRPr="00D60388">
              <w:rPr>
                <w:rFonts w:cs="Times New Roman"/>
              </w:rPr>
              <w:t>. Finaliza el caso de uso.</w:t>
            </w:r>
          </w:p>
        </w:tc>
      </w:tr>
      <w:tr w:rsidR="00606275" w:rsidRPr="00686C0C" w14:paraId="6F5F7ADB" w14:textId="77777777">
        <w:tc>
          <w:tcPr>
            <w:tcW w:w="1980" w:type="dxa"/>
          </w:tcPr>
          <w:p w14:paraId="180BC6B4" w14:textId="77777777" w:rsidR="00225DCA" w:rsidRPr="00686C0C" w:rsidRDefault="00225DCA">
            <w:pPr>
              <w:rPr>
                <w:rFonts w:cs="Times New Roman"/>
              </w:rPr>
            </w:pPr>
            <w:r w:rsidRPr="00686C0C">
              <w:rPr>
                <w:rFonts w:cs="Times New Roman"/>
              </w:rPr>
              <w:t>Excepciones</w:t>
            </w:r>
          </w:p>
        </w:tc>
        <w:tc>
          <w:tcPr>
            <w:tcW w:w="6848" w:type="dxa"/>
          </w:tcPr>
          <w:p w14:paraId="16D29E2B" w14:textId="71174F80" w:rsidR="00225DCA" w:rsidRPr="00672BE8" w:rsidRDefault="00225DCA">
            <w:pPr>
              <w:rPr>
                <w:rFonts w:cs="Times New Roman"/>
              </w:rPr>
            </w:pPr>
            <w:r w:rsidRPr="00672BE8">
              <w:rPr>
                <w:rFonts w:cs="Times New Roman"/>
              </w:rPr>
              <w:t xml:space="preserve">E1: </w:t>
            </w:r>
            <w:r w:rsidR="00C747A4">
              <w:rPr>
                <w:rFonts w:cs="Times New Roman"/>
              </w:rPr>
              <w:t>Fallo en la API</w:t>
            </w:r>
          </w:p>
          <w:p w14:paraId="13423E5F" w14:textId="525299ED" w:rsidR="00225DCA" w:rsidRPr="00383018" w:rsidRDefault="00CB5917" w:rsidP="005D18BC">
            <w:pPr>
              <w:numPr>
                <w:ilvl w:val="0"/>
                <w:numId w:val="10"/>
              </w:numPr>
              <w:spacing w:line="240" w:lineRule="auto"/>
              <w:rPr>
                <w:rFonts w:cs="Times New Roman"/>
              </w:rPr>
            </w:pPr>
            <w:r w:rsidRPr="00CB5917">
              <w:rPr>
                <w:rFonts w:cs="Times New Roman"/>
              </w:rPr>
              <w:t xml:space="preserve">E1.1 </w:t>
            </w:r>
            <w:r w:rsidR="00484816">
              <w:rPr>
                <w:rFonts w:cs="Times New Roman"/>
              </w:rPr>
              <w:t>M</w:t>
            </w:r>
            <w:r w:rsidRPr="00CB5917">
              <w:rPr>
                <w:rFonts w:cs="Times New Roman"/>
              </w:rPr>
              <w:t>uestra un mensaje de error e invita a reintentar cuando haya conexión</w:t>
            </w:r>
          </w:p>
        </w:tc>
      </w:tr>
      <w:tr w:rsidR="00606275" w:rsidRPr="00686C0C" w14:paraId="09226E99" w14:textId="77777777">
        <w:tc>
          <w:tcPr>
            <w:tcW w:w="1980" w:type="dxa"/>
          </w:tcPr>
          <w:p w14:paraId="3CF9142D" w14:textId="77777777" w:rsidR="00225DCA" w:rsidRPr="00686C0C" w:rsidRDefault="00225DCA">
            <w:pPr>
              <w:rPr>
                <w:rFonts w:cs="Times New Roman"/>
              </w:rPr>
            </w:pPr>
            <w:r w:rsidRPr="00686C0C">
              <w:rPr>
                <w:rFonts w:cs="Times New Roman"/>
              </w:rPr>
              <w:lastRenderedPageBreak/>
              <w:t>Prioridad</w:t>
            </w:r>
          </w:p>
        </w:tc>
        <w:tc>
          <w:tcPr>
            <w:tcW w:w="6848" w:type="dxa"/>
          </w:tcPr>
          <w:p w14:paraId="3A87DC7D" w14:textId="77777777" w:rsidR="00225DCA" w:rsidRPr="00686C0C" w:rsidRDefault="00225DCA">
            <w:pPr>
              <w:rPr>
                <w:rFonts w:cs="Times New Roman"/>
              </w:rPr>
            </w:pPr>
            <w:r>
              <w:rPr>
                <w:rFonts w:cs="Times New Roman"/>
              </w:rPr>
              <w:t>Alta</w:t>
            </w:r>
            <w:r w:rsidRPr="00686C0C">
              <w:rPr>
                <w:rFonts w:cs="Times New Roman"/>
              </w:rPr>
              <w:t xml:space="preserve"> </w:t>
            </w:r>
          </w:p>
        </w:tc>
      </w:tr>
      <w:tr w:rsidR="00606275" w:rsidRPr="00686C0C" w14:paraId="4B59BF5C" w14:textId="77777777">
        <w:tc>
          <w:tcPr>
            <w:tcW w:w="1980" w:type="dxa"/>
          </w:tcPr>
          <w:p w14:paraId="08F98621" w14:textId="77777777" w:rsidR="00225DCA" w:rsidRPr="00686C0C" w:rsidRDefault="00225DCA">
            <w:pPr>
              <w:rPr>
                <w:rFonts w:cs="Times New Roman"/>
              </w:rPr>
            </w:pPr>
            <w:r w:rsidRPr="00686C0C">
              <w:rPr>
                <w:rFonts w:cs="Times New Roman"/>
              </w:rPr>
              <w:t>Frecuencia de uso</w:t>
            </w:r>
          </w:p>
        </w:tc>
        <w:tc>
          <w:tcPr>
            <w:tcW w:w="6848" w:type="dxa"/>
          </w:tcPr>
          <w:p w14:paraId="679B4959" w14:textId="77777777" w:rsidR="00225DCA" w:rsidRPr="00686C0C" w:rsidRDefault="00225DCA">
            <w:pPr>
              <w:rPr>
                <w:rFonts w:cs="Times New Roman"/>
              </w:rPr>
            </w:pPr>
            <w:r>
              <w:rPr>
                <w:rFonts w:cs="Times New Roman"/>
              </w:rPr>
              <w:t>Alta</w:t>
            </w:r>
          </w:p>
        </w:tc>
      </w:tr>
      <w:tr w:rsidR="00606275" w:rsidRPr="00686C0C" w14:paraId="0846C10A" w14:textId="77777777">
        <w:tc>
          <w:tcPr>
            <w:tcW w:w="1980" w:type="dxa"/>
          </w:tcPr>
          <w:p w14:paraId="4D0F1911" w14:textId="77777777" w:rsidR="00225DCA" w:rsidRPr="00686C0C" w:rsidRDefault="00225DCA">
            <w:pPr>
              <w:rPr>
                <w:rFonts w:cs="Times New Roman"/>
              </w:rPr>
            </w:pPr>
            <w:r w:rsidRPr="00686C0C">
              <w:rPr>
                <w:rFonts w:cs="Times New Roman"/>
              </w:rPr>
              <w:t>Requerimientos especiales</w:t>
            </w:r>
          </w:p>
        </w:tc>
        <w:tc>
          <w:tcPr>
            <w:tcW w:w="6848" w:type="dxa"/>
          </w:tcPr>
          <w:p w14:paraId="73B26EB3" w14:textId="7469C460" w:rsidR="00EC7E11" w:rsidRDefault="00C01282">
            <w:pPr>
              <w:rPr>
                <w:color w:val="000000"/>
              </w:rPr>
            </w:pPr>
            <w:r>
              <w:rPr>
                <w:color w:val="000000"/>
              </w:rPr>
              <w:t xml:space="preserve">La ruta debe calcularse de </w:t>
            </w:r>
            <w:r w:rsidR="00484816">
              <w:rPr>
                <w:color w:val="000000"/>
              </w:rPr>
              <w:t>manera correcta</w:t>
            </w:r>
            <w:r>
              <w:rPr>
                <w:color w:val="000000"/>
              </w:rPr>
              <w:t>.</w:t>
            </w:r>
          </w:p>
          <w:p w14:paraId="5741898D" w14:textId="1F4DC3B0" w:rsidR="00225DCA" w:rsidRPr="00686C0C" w:rsidRDefault="00EC7E11">
            <w:pPr>
              <w:rPr>
                <w:rFonts w:cs="Times New Roman"/>
              </w:rPr>
            </w:pPr>
            <w:r w:rsidRPr="00EC7E11">
              <w:rPr>
                <w:color w:val="000000"/>
              </w:rPr>
              <w:t>La verificación de carga es obligatoria antes de iniciar.</w:t>
            </w:r>
          </w:p>
        </w:tc>
      </w:tr>
      <w:tr w:rsidR="00530CCC" w:rsidRPr="00686C0C" w14:paraId="3FCB87D3" w14:textId="77777777">
        <w:tc>
          <w:tcPr>
            <w:tcW w:w="1980" w:type="dxa"/>
          </w:tcPr>
          <w:p w14:paraId="14181AB0" w14:textId="6EBFA5FE" w:rsidR="00BF2560" w:rsidRPr="00686C0C" w:rsidRDefault="0015435C">
            <w:pPr>
              <w:rPr>
                <w:rFonts w:cs="Times New Roman"/>
              </w:rPr>
            </w:pPr>
            <w:r w:rsidRPr="0015435C">
              <w:rPr>
                <w:rFonts w:cs="Times New Roman"/>
              </w:rPr>
              <w:t>Datos de entrada</w:t>
            </w:r>
          </w:p>
        </w:tc>
        <w:tc>
          <w:tcPr>
            <w:tcW w:w="6848" w:type="dxa"/>
          </w:tcPr>
          <w:p w14:paraId="4BB255AA" w14:textId="189F8818" w:rsidR="00DE338C" w:rsidRPr="00DE338C" w:rsidRDefault="00DE338C" w:rsidP="005D18BC">
            <w:pPr>
              <w:pStyle w:val="Prrafodelista"/>
              <w:numPr>
                <w:ilvl w:val="0"/>
                <w:numId w:val="75"/>
              </w:numPr>
              <w:rPr>
                <w:color w:val="000000"/>
              </w:rPr>
            </w:pPr>
            <w:r w:rsidRPr="00DE338C">
              <w:rPr>
                <w:color w:val="000000"/>
              </w:rPr>
              <w:t>Ubicación GPS actual del repartidor.</w:t>
            </w:r>
          </w:p>
          <w:p w14:paraId="7ADBF467" w14:textId="77777777" w:rsidR="00BF2560" w:rsidRDefault="00DE338C" w:rsidP="005D18BC">
            <w:pPr>
              <w:pStyle w:val="Prrafodelista"/>
              <w:numPr>
                <w:ilvl w:val="0"/>
                <w:numId w:val="75"/>
              </w:numPr>
              <w:rPr>
                <w:color w:val="000000"/>
              </w:rPr>
            </w:pPr>
            <w:r w:rsidRPr="00DE338C">
              <w:rPr>
                <w:color w:val="000000"/>
              </w:rPr>
              <w:t>Coordenadas GPS de todos los domicilios de entrega pendientes.</w:t>
            </w:r>
          </w:p>
          <w:p w14:paraId="7BC4966B" w14:textId="4E7A8EEB" w:rsidR="00BF2560" w:rsidRPr="00DE338C" w:rsidRDefault="00EE5A15" w:rsidP="005D18BC">
            <w:pPr>
              <w:pStyle w:val="Prrafodelista"/>
              <w:numPr>
                <w:ilvl w:val="0"/>
                <w:numId w:val="75"/>
              </w:numPr>
              <w:rPr>
                <w:color w:val="000000"/>
              </w:rPr>
            </w:pPr>
            <w:r w:rsidRPr="00EE5A15">
              <w:rPr>
                <w:color w:val="000000"/>
              </w:rPr>
              <w:t>Inventario actual del vehículo y apartados pendientes.</w:t>
            </w:r>
          </w:p>
        </w:tc>
      </w:tr>
      <w:tr w:rsidR="00276582" w:rsidRPr="00686C0C" w14:paraId="50DBC961" w14:textId="77777777">
        <w:tc>
          <w:tcPr>
            <w:tcW w:w="1980" w:type="dxa"/>
          </w:tcPr>
          <w:p w14:paraId="7A4D18E3" w14:textId="1109D235" w:rsidR="00BF2560" w:rsidRPr="00686C0C" w:rsidRDefault="00A66A61" w:rsidP="00A66A61">
            <w:pPr>
              <w:rPr>
                <w:rFonts w:cs="Times New Roman"/>
              </w:rPr>
            </w:pPr>
            <w:r w:rsidRPr="00A66A61">
              <w:rPr>
                <w:rFonts w:cs="Times New Roman"/>
              </w:rPr>
              <w:t>Datos de salida</w:t>
            </w:r>
          </w:p>
        </w:tc>
        <w:tc>
          <w:tcPr>
            <w:tcW w:w="6848" w:type="dxa"/>
          </w:tcPr>
          <w:p w14:paraId="217C0845" w14:textId="416C0FE5" w:rsidR="00A70A40" w:rsidRPr="00654DC3" w:rsidRDefault="00A70A40" w:rsidP="005D18BC">
            <w:pPr>
              <w:pStyle w:val="Prrafodelista"/>
              <w:numPr>
                <w:ilvl w:val="0"/>
                <w:numId w:val="76"/>
              </w:numPr>
              <w:rPr>
                <w:color w:val="000000"/>
              </w:rPr>
            </w:pPr>
            <w:r w:rsidRPr="00A70A40">
              <w:rPr>
                <w:color w:val="000000"/>
              </w:rPr>
              <w:t xml:space="preserve">Ruta calculada y desplegada en el mapa. </w:t>
            </w:r>
          </w:p>
          <w:p w14:paraId="6D3B29E2" w14:textId="77777777" w:rsidR="00BF2560" w:rsidRDefault="00A70A40" w:rsidP="005D18BC">
            <w:pPr>
              <w:pStyle w:val="Prrafodelista"/>
              <w:numPr>
                <w:ilvl w:val="0"/>
                <w:numId w:val="76"/>
              </w:numPr>
              <w:rPr>
                <w:color w:val="000000"/>
              </w:rPr>
            </w:pPr>
            <w:r w:rsidRPr="00A70A40">
              <w:rPr>
                <w:color w:val="000000"/>
              </w:rPr>
              <w:t>Pedidos actualizados a estado “En camino”.</w:t>
            </w:r>
          </w:p>
          <w:p w14:paraId="7AC0C894" w14:textId="15F885B6" w:rsidR="00BF2560" w:rsidRPr="00A70A40" w:rsidRDefault="002031FE" w:rsidP="005D18BC">
            <w:pPr>
              <w:pStyle w:val="Prrafodelista"/>
              <w:numPr>
                <w:ilvl w:val="0"/>
                <w:numId w:val="76"/>
              </w:numPr>
              <w:rPr>
                <w:color w:val="000000"/>
              </w:rPr>
            </w:pPr>
            <w:r w:rsidRPr="002031FE">
              <w:rPr>
                <w:color w:val="000000"/>
              </w:rPr>
              <w:t>Lista de garrafones faltantes (si aplica).</w:t>
            </w:r>
          </w:p>
        </w:tc>
      </w:tr>
      <w:tr w:rsidR="00606275" w:rsidRPr="00686C0C" w14:paraId="7DAB8E8C" w14:textId="77777777">
        <w:tc>
          <w:tcPr>
            <w:tcW w:w="1980" w:type="dxa"/>
          </w:tcPr>
          <w:p w14:paraId="1D6855CE" w14:textId="77777777" w:rsidR="00225DCA" w:rsidRPr="00686C0C" w:rsidRDefault="00225DCA">
            <w:pPr>
              <w:rPr>
                <w:rFonts w:cs="Times New Roman"/>
              </w:rPr>
            </w:pPr>
            <w:r w:rsidRPr="00686C0C">
              <w:rPr>
                <w:rFonts w:cs="Times New Roman"/>
              </w:rPr>
              <w:t>Suposiciones</w:t>
            </w:r>
          </w:p>
        </w:tc>
        <w:tc>
          <w:tcPr>
            <w:tcW w:w="6848" w:type="dxa"/>
          </w:tcPr>
          <w:p w14:paraId="46B08A04" w14:textId="1664F47A" w:rsidR="00225DCA" w:rsidRPr="00686C0C" w:rsidRDefault="00670D3E">
            <w:pPr>
              <w:rPr>
                <w:rFonts w:cs="Times New Roman"/>
              </w:rPr>
            </w:pPr>
            <w:r>
              <w:rPr>
                <w:color w:val="000000"/>
              </w:rPr>
              <w:t>El repartidor tiene conexión a internet.</w:t>
            </w:r>
          </w:p>
        </w:tc>
      </w:tr>
      <w:tr w:rsidR="00606275" w:rsidRPr="00686C0C" w14:paraId="3F268BD1" w14:textId="77777777">
        <w:trPr>
          <w:trHeight w:val="404"/>
        </w:trPr>
        <w:tc>
          <w:tcPr>
            <w:tcW w:w="1980" w:type="dxa"/>
          </w:tcPr>
          <w:p w14:paraId="39887B8F" w14:textId="77777777" w:rsidR="00225DCA" w:rsidRPr="00686C0C" w:rsidRDefault="00225DCA">
            <w:pPr>
              <w:rPr>
                <w:rFonts w:cs="Times New Roman"/>
              </w:rPr>
            </w:pPr>
            <w:r w:rsidRPr="00686C0C">
              <w:rPr>
                <w:rFonts w:cs="Times New Roman"/>
              </w:rPr>
              <w:t>Notas y preguntas</w:t>
            </w:r>
          </w:p>
        </w:tc>
        <w:tc>
          <w:tcPr>
            <w:tcW w:w="6848" w:type="dxa"/>
          </w:tcPr>
          <w:p w14:paraId="43F8E99A" w14:textId="341DE1AD" w:rsidR="00225DCA" w:rsidRPr="00686C0C" w:rsidRDefault="004C7AAC">
            <w:pPr>
              <w:rPr>
                <w:rFonts w:cs="Times New Roman"/>
                <w:highlight w:val="yellow"/>
              </w:rPr>
            </w:pPr>
            <w:r w:rsidRPr="004C7AAC">
              <w:rPr>
                <w:rFonts w:cs="Times New Roman"/>
              </w:rPr>
              <w:t xml:space="preserve">La consulta a la API incluye el origen (ubicación actual del repartidor) y los destinos (coordenadas de los domicilios de entrega) para calcular la ruta más eficiente con el algoritmo A* y heurística </w:t>
            </w:r>
            <w:proofErr w:type="spellStart"/>
            <w:r w:rsidRPr="004C7AAC">
              <w:rPr>
                <w:rFonts w:cs="Times New Roman"/>
              </w:rPr>
              <w:t>Haversine</w:t>
            </w:r>
            <w:proofErr w:type="spellEnd"/>
            <w:r w:rsidRPr="004C7AAC">
              <w:rPr>
                <w:rFonts w:cs="Times New Roman"/>
              </w:rPr>
              <w:t>.</w:t>
            </w:r>
          </w:p>
        </w:tc>
      </w:tr>
    </w:tbl>
    <w:p w14:paraId="130865CB" w14:textId="77777777" w:rsidR="00484816" w:rsidRDefault="00484816">
      <w:pPr>
        <w:spacing w:line="259" w:lineRule="auto"/>
        <w:jc w:val="left"/>
      </w:pPr>
      <w:r>
        <w:br w:type="page"/>
      </w:r>
    </w:p>
    <w:p w14:paraId="0FD170FB" w14:textId="424A9C0C" w:rsidR="00897BBF" w:rsidRDefault="00897BBF" w:rsidP="00897BBF">
      <w:pPr>
        <w:jc w:val="left"/>
      </w:pPr>
      <w:r>
        <w:lastRenderedPageBreak/>
        <w:t>CU – 01</w:t>
      </w:r>
      <w:r w:rsidR="0007421A">
        <w:t>2</w:t>
      </w:r>
      <w:r>
        <w:t xml:space="preserve">: </w:t>
      </w:r>
      <w:r w:rsidR="00D423D0">
        <w:t>Registrar resultado de entrega</w:t>
      </w:r>
    </w:p>
    <w:tbl>
      <w:tblPr>
        <w:tblStyle w:val="Tablaconcuadrcula"/>
        <w:tblW w:w="0" w:type="auto"/>
        <w:tblLook w:val="04A0" w:firstRow="1" w:lastRow="0" w:firstColumn="1" w:lastColumn="0" w:noHBand="0" w:noVBand="1"/>
      </w:tblPr>
      <w:tblGrid>
        <w:gridCol w:w="1980"/>
        <w:gridCol w:w="6848"/>
      </w:tblGrid>
      <w:tr w:rsidR="00AF641C" w:rsidRPr="00686C0C" w14:paraId="0D2D7E3A" w14:textId="77777777">
        <w:tc>
          <w:tcPr>
            <w:tcW w:w="1980" w:type="dxa"/>
          </w:tcPr>
          <w:p w14:paraId="70E81171" w14:textId="77777777" w:rsidR="00897BBF" w:rsidRPr="00686C0C" w:rsidRDefault="00897BBF">
            <w:pPr>
              <w:rPr>
                <w:rFonts w:cs="Times New Roman"/>
                <w:b/>
                <w:bCs/>
              </w:rPr>
            </w:pPr>
            <w:r w:rsidRPr="00686C0C">
              <w:rPr>
                <w:rFonts w:cs="Times New Roman"/>
                <w:b/>
                <w:bCs/>
              </w:rPr>
              <w:t>Nombre</w:t>
            </w:r>
          </w:p>
        </w:tc>
        <w:tc>
          <w:tcPr>
            <w:tcW w:w="6848" w:type="dxa"/>
          </w:tcPr>
          <w:p w14:paraId="11F2081A" w14:textId="6C2CE415" w:rsidR="00897BBF" w:rsidRPr="006A4AEE" w:rsidRDefault="00D423D0">
            <w:pPr>
              <w:rPr>
                <w:rFonts w:cs="Times New Roman"/>
                <w:b/>
                <w:bCs/>
              </w:rPr>
            </w:pPr>
            <w:r>
              <w:rPr>
                <w:rFonts w:cs="Times New Roman"/>
                <w:b/>
                <w:bCs/>
              </w:rPr>
              <w:t>Registrar resultado de entrega</w:t>
            </w:r>
          </w:p>
        </w:tc>
      </w:tr>
      <w:tr w:rsidR="00AF641C" w:rsidRPr="00686C0C" w14:paraId="0091D8EA" w14:textId="77777777">
        <w:tc>
          <w:tcPr>
            <w:tcW w:w="1980" w:type="dxa"/>
          </w:tcPr>
          <w:p w14:paraId="25503410" w14:textId="77777777" w:rsidR="00897BBF" w:rsidRPr="00686C0C" w:rsidRDefault="00897BBF">
            <w:pPr>
              <w:rPr>
                <w:rFonts w:cs="Times New Roman"/>
              </w:rPr>
            </w:pPr>
            <w:r w:rsidRPr="00686C0C">
              <w:rPr>
                <w:rFonts w:cs="Times New Roman"/>
              </w:rPr>
              <w:t>Actores</w:t>
            </w:r>
          </w:p>
        </w:tc>
        <w:tc>
          <w:tcPr>
            <w:tcW w:w="6848" w:type="dxa"/>
          </w:tcPr>
          <w:p w14:paraId="10EA1E1C" w14:textId="77777777" w:rsidR="00897BBF" w:rsidRPr="00686C0C" w:rsidRDefault="00897BBF">
            <w:pPr>
              <w:rPr>
                <w:rFonts w:cs="Times New Roman"/>
              </w:rPr>
            </w:pPr>
            <w:r>
              <w:rPr>
                <w:rFonts w:cs="Times New Roman"/>
              </w:rPr>
              <w:t>Repartidor</w:t>
            </w:r>
          </w:p>
        </w:tc>
      </w:tr>
      <w:tr w:rsidR="00AF641C" w:rsidRPr="00686C0C" w14:paraId="29B56546" w14:textId="77777777">
        <w:tc>
          <w:tcPr>
            <w:tcW w:w="1980" w:type="dxa"/>
          </w:tcPr>
          <w:p w14:paraId="763B3A15" w14:textId="77777777" w:rsidR="00897BBF" w:rsidRPr="00686C0C" w:rsidRDefault="00897BBF">
            <w:pPr>
              <w:rPr>
                <w:rFonts w:cs="Times New Roman"/>
              </w:rPr>
            </w:pPr>
            <w:r w:rsidRPr="00686C0C">
              <w:rPr>
                <w:rFonts w:cs="Times New Roman"/>
              </w:rPr>
              <w:t>Descripción</w:t>
            </w:r>
          </w:p>
        </w:tc>
        <w:tc>
          <w:tcPr>
            <w:tcW w:w="6848" w:type="dxa"/>
          </w:tcPr>
          <w:p w14:paraId="593036DB" w14:textId="2B634407" w:rsidR="00897BBF" w:rsidRPr="00686C0C" w:rsidRDefault="0015724F">
            <w:pPr>
              <w:spacing w:line="240" w:lineRule="auto"/>
              <w:rPr>
                <w:rFonts w:cs="Times New Roman"/>
              </w:rPr>
            </w:pPr>
            <w:r w:rsidRPr="0015724F">
              <w:rPr>
                <w:rFonts w:cs="Times New Roman"/>
              </w:rPr>
              <w:t xml:space="preserve">Al llegar al domicilio del cliente, el repartidor registra el resultado de la entrega. </w:t>
            </w:r>
            <w:r w:rsidR="00D753B9" w:rsidRPr="00D753B9">
              <w:rPr>
                <w:rFonts w:cs="Times New Roman"/>
              </w:rPr>
              <w:t xml:space="preserve">Si el cliente aportó envases en mal estado para </w:t>
            </w:r>
            <w:r w:rsidR="007B765C">
              <w:rPr>
                <w:rFonts w:cs="Times New Roman"/>
              </w:rPr>
              <w:t>un pedido en</w:t>
            </w:r>
            <w:r w:rsidR="00D753B9" w:rsidRPr="00D753B9">
              <w:rPr>
                <w:rFonts w:cs="Times New Roman"/>
              </w:rPr>
              <w:t xml:space="preserve"> </w:t>
            </w:r>
            <w:r w:rsidR="007B765C">
              <w:rPr>
                <w:rFonts w:cs="Times New Roman"/>
              </w:rPr>
              <w:t>el</w:t>
            </w:r>
            <w:r w:rsidR="00D753B9">
              <w:rPr>
                <w:rFonts w:cs="Times New Roman"/>
              </w:rPr>
              <w:t xml:space="preserve"> que se contaba con envase</w:t>
            </w:r>
            <w:r w:rsidR="00D753B9" w:rsidRPr="00D753B9">
              <w:rPr>
                <w:rFonts w:cs="Times New Roman"/>
              </w:rPr>
              <w:t xml:space="preserve">, el repartidor puede ajustar la cantidad realmente entregada o, si el cliente acepta, agregar una </w:t>
            </w:r>
            <w:r w:rsidR="007B765C">
              <w:rPr>
                <w:rFonts w:cs="Times New Roman"/>
              </w:rPr>
              <w:t>modificación</w:t>
            </w:r>
            <w:r w:rsidR="00D753B9" w:rsidRPr="00D753B9">
              <w:rPr>
                <w:rFonts w:cs="Times New Roman"/>
              </w:rPr>
              <w:t xml:space="preserve"> en sitio para cobrarle el envase nuevo.</w:t>
            </w:r>
            <w:r w:rsidR="00D401A8">
              <w:rPr>
                <w:rFonts w:cs="Times New Roman"/>
              </w:rPr>
              <w:t xml:space="preserve"> </w:t>
            </w:r>
            <w:r w:rsidRPr="0015724F">
              <w:rPr>
                <w:rFonts w:cs="Times New Roman"/>
              </w:rPr>
              <w:t xml:space="preserve">Si el cliente recibe los garrafones dentro del tiempo de espera, el estado pasa a Entregado. </w:t>
            </w:r>
            <w:r w:rsidR="00F84FB3" w:rsidRPr="00F84FB3">
              <w:rPr>
                <w:rFonts w:cs="Times New Roman"/>
              </w:rPr>
              <w:t xml:space="preserve">Si el cliente no </w:t>
            </w:r>
            <w:r w:rsidRPr="0015724F">
              <w:rPr>
                <w:rFonts w:cs="Times New Roman"/>
              </w:rPr>
              <w:t xml:space="preserve">aparece en </w:t>
            </w:r>
            <w:r w:rsidR="00F84FB3" w:rsidRPr="00F84FB3">
              <w:rPr>
                <w:rFonts w:cs="Times New Roman"/>
              </w:rPr>
              <w:t xml:space="preserve">10 minutos, el repartidor puede </w:t>
            </w:r>
            <w:r w:rsidRPr="0015724F">
              <w:rPr>
                <w:rFonts w:cs="Times New Roman"/>
              </w:rPr>
              <w:t>marcarlo</w:t>
            </w:r>
            <w:r w:rsidR="00F84FB3" w:rsidRPr="00F84FB3">
              <w:rPr>
                <w:rFonts w:cs="Times New Roman"/>
              </w:rPr>
              <w:t xml:space="preserve"> como </w:t>
            </w:r>
            <w:r w:rsidR="00D401A8">
              <w:rPr>
                <w:rFonts w:cs="Times New Roman"/>
              </w:rPr>
              <w:t>“</w:t>
            </w:r>
            <w:r w:rsidR="00F84FB3" w:rsidRPr="00F84FB3">
              <w:rPr>
                <w:rFonts w:cs="Times New Roman"/>
              </w:rPr>
              <w:t>No entregado</w:t>
            </w:r>
            <w:r w:rsidR="00D401A8">
              <w:rPr>
                <w:rFonts w:cs="Times New Roman"/>
              </w:rPr>
              <w:t>”</w:t>
            </w:r>
            <w:r w:rsidRPr="0015724F">
              <w:rPr>
                <w:rFonts w:cs="Times New Roman"/>
              </w:rPr>
              <w:t>, lo que activa</w:t>
            </w:r>
            <w:r w:rsidR="00F84FB3" w:rsidRPr="00F84FB3">
              <w:rPr>
                <w:rFonts w:cs="Times New Roman"/>
              </w:rPr>
              <w:t xml:space="preserve"> una penalización </w:t>
            </w:r>
            <w:r w:rsidRPr="0015724F">
              <w:rPr>
                <w:rFonts w:cs="Times New Roman"/>
              </w:rPr>
              <w:t xml:space="preserve">automática. Ambos resultados generan un registro histórico con </w:t>
            </w:r>
            <w:proofErr w:type="spellStart"/>
            <w:r w:rsidRPr="0015724F">
              <w:rPr>
                <w:rFonts w:cs="Times New Roman"/>
              </w:rPr>
              <w:t>timestamp</w:t>
            </w:r>
            <w:proofErr w:type="spellEnd"/>
            <w:r w:rsidRPr="0015724F">
              <w:rPr>
                <w:rFonts w:cs="Times New Roman"/>
              </w:rPr>
              <w:t>.</w:t>
            </w:r>
          </w:p>
        </w:tc>
      </w:tr>
      <w:tr w:rsidR="00AF641C" w:rsidRPr="00686C0C" w14:paraId="5A05E605" w14:textId="77777777">
        <w:tc>
          <w:tcPr>
            <w:tcW w:w="1980" w:type="dxa"/>
          </w:tcPr>
          <w:p w14:paraId="2EFAEF9E" w14:textId="77777777" w:rsidR="00897BBF" w:rsidRPr="00686C0C" w:rsidRDefault="00897BBF">
            <w:pPr>
              <w:rPr>
                <w:rFonts w:cs="Times New Roman"/>
              </w:rPr>
            </w:pPr>
            <w:r w:rsidRPr="00686C0C">
              <w:rPr>
                <w:rFonts w:cs="Times New Roman"/>
              </w:rPr>
              <w:t>Requerimiento funcional</w:t>
            </w:r>
          </w:p>
        </w:tc>
        <w:tc>
          <w:tcPr>
            <w:tcW w:w="6848" w:type="dxa"/>
          </w:tcPr>
          <w:p w14:paraId="6BC75B49" w14:textId="01024B68" w:rsidR="00897BBF" w:rsidRPr="00686C0C" w:rsidRDefault="00897BBF">
            <w:pPr>
              <w:jc w:val="left"/>
              <w:rPr>
                <w:rFonts w:cs="Times New Roman"/>
              </w:rPr>
            </w:pPr>
            <w:r w:rsidRPr="00C55B86">
              <w:rPr>
                <w:rFonts w:cs="Times New Roman"/>
              </w:rPr>
              <w:t>RF</w:t>
            </w:r>
            <w:r w:rsidR="007B195A">
              <w:rPr>
                <w:rFonts w:cs="Times New Roman"/>
              </w:rPr>
              <w:t>-</w:t>
            </w:r>
            <w:r w:rsidRPr="00C55B86">
              <w:rPr>
                <w:rFonts w:cs="Times New Roman"/>
              </w:rPr>
              <w:t>0</w:t>
            </w:r>
            <w:r w:rsidR="00F84FB3">
              <w:rPr>
                <w:rFonts w:cs="Times New Roman"/>
              </w:rPr>
              <w:t>1</w:t>
            </w:r>
            <w:r w:rsidR="008D034E">
              <w:rPr>
                <w:rFonts w:cs="Times New Roman"/>
              </w:rPr>
              <w:t>4</w:t>
            </w:r>
          </w:p>
        </w:tc>
      </w:tr>
      <w:tr w:rsidR="00AF641C" w:rsidRPr="00686C0C" w14:paraId="4E4F4CAA" w14:textId="77777777">
        <w:tc>
          <w:tcPr>
            <w:tcW w:w="1980" w:type="dxa"/>
          </w:tcPr>
          <w:p w14:paraId="2F563A3D" w14:textId="77777777" w:rsidR="00897BBF" w:rsidRPr="00686C0C" w:rsidRDefault="00897BBF">
            <w:pPr>
              <w:rPr>
                <w:rFonts w:cs="Times New Roman"/>
              </w:rPr>
            </w:pPr>
            <w:r>
              <w:rPr>
                <w:rFonts w:cs="Times New Roman"/>
              </w:rPr>
              <w:t>Reglas de negocio</w:t>
            </w:r>
          </w:p>
        </w:tc>
        <w:tc>
          <w:tcPr>
            <w:tcW w:w="6848" w:type="dxa"/>
          </w:tcPr>
          <w:p w14:paraId="6497CD70" w14:textId="69BA5108" w:rsidR="00FC11F8" w:rsidRDefault="00850C89">
            <w:pPr>
              <w:spacing w:line="240" w:lineRule="auto"/>
              <w:jc w:val="left"/>
              <w:rPr>
                <w:rFonts w:cs="Times New Roman"/>
              </w:rPr>
            </w:pPr>
            <w:r w:rsidRPr="00850C89">
              <w:rPr>
                <w:rFonts w:cs="Times New Roman"/>
              </w:rPr>
              <w:t xml:space="preserve">RN-006: </w:t>
            </w:r>
            <w:r w:rsidR="00CF0B4C">
              <w:rPr>
                <w:rFonts w:cs="Times New Roman"/>
              </w:rPr>
              <w:t>Dos</w:t>
            </w:r>
            <w:r w:rsidRPr="00850C89">
              <w:rPr>
                <w:rFonts w:cs="Times New Roman"/>
              </w:rPr>
              <w:t xml:space="preserve"> ausencias consecutivas generan suspensión temporal del cliente. </w:t>
            </w:r>
          </w:p>
          <w:p w14:paraId="659C2910" w14:textId="011F6552" w:rsidR="009F6541" w:rsidRDefault="009F6541">
            <w:pPr>
              <w:spacing w:line="240" w:lineRule="auto"/>
              <w:jc w:val="left"/>
              <w:rPr>
                <w:rFonts w:cs="Times New Roman"/>
              </w:rPr>
            </w:pPr>
            <w:r w:rsidRPr="009F6541">
              <w:rPr>
                <w:rFonts w:cs="Times New Roman"/>
              </w:rPr>
              <w:t>RN-011: El repartidor debe estar a menos de 50 m para habilitar el botón de entrega.</w:t>
            </w:r>
          </w:p>
          <w:p w14:paraId="5D69D6FC" w14:textId="77777777" w:rsidR="00FC11F8" w:rsidRDefault="00850C89">
            <w:pPr>
              <w:spacing w:line="240" w:lineRule="auto"/>
              <w:jc w:val="left"/>
              <w:rPr>
                <w:rFonts w:cs="Times New Roman"/>
              </w:rPr>
            </w:pPr>
            <w:r w:rsidRPr="00850C89">
              <w:rPr>
                <w:rFonts w:cs="Times New Roman"/>
              </w:rPr>
              <w:t xml:space="preserve">RN-012: El repartidor espera máximo 10 minutos. </w:t>
            </w:r>
          </w:p>
          <w:p w14:paraId="4E7213D5" w14:textId="77777777" w:rsidR="00897BBF" w:rsidRDefault="00850C89">
            <w:pPr>
              <w:spacing w:line="240" w:lineRule="auto"/>
              <w:jc w:val="left"/>
              <w:rPr>
                <w:rFonts w:cs="Times New Roman"/>
              </w:rPr>
            </w:pPr>
            <w:r w:rsidRPr="00850C89">
              <w:rPr>
                <w:rFonts w:cs="Times New Roman"/>
              </w:rPr>
              <w:t xml:space="preserve">RN-013: Se genera registro histórico con </w:t>
            </w:r>
            <w:proofErr w:type="spellStart"/>
            <w:r w:rsidRPr="00850C89">
              <w:rPr>
                <w:rFonts w:cs="Times New Roman"/>
              </w:rPr>
              <w:t>timestamp</w:t>
            </w:r>
            <w:proofErr w:type="spellEnd"/>
            <w:r w:rsidRPr="00850C89">
              <w:rPr>
                <w:rFonts w:cs="Times New Roman"/>
              </w:rPr>
              <w:t>.</w:t>
            </w:r>
          </w:p>
          <w:p w14:paraId="2F2EED12" w14:textId="77777777" w:rsidR="00EE07D2" w:rsidRPr="00EE07D2" w:rsidRDefault="00EE07D2" w:rsidP="00EE07D2">
            <w:pPr>
              <w:spacing w:line="240" w:lineRule="auto"/>
              <w:jc w:val="left"/>
              <w:rPr>
                <w:rFonts w:cs="Times New Roman"/>
              </w:rPr>
            </w:pPr>
            <w:r w:rsidRPr="00EE07D2">
              <w:rPr>
                <w:rFonts w:cs="Times New Roman"/>
              </w:rPr>
              <w:t>RN-023: Si se marca como No entregado, los apartados se liberan.</w:t>
            </w:r>
          </w:p>
          <w:p w14:paraId="0FC142FE" w14:textId="77777777" w:rsidR="00897BBF" w:rsidRDefault="00EE07D2">
            <w:pPr>
              <w:spacing w:line="240" w:lineRule="auto"/>
              <w:jc w:val="left"/>
              <w:rPr>
                <w:rFonts w:cs="Times New Roman"/>
              </w:rPr>
            </w:pPr>
            <w:r w:rsidRPr="00EE07D2">
              <w:rPr>
                <w:rFonts w:cs="Times New Roman"/>
              </w:rPr>
              <w:t>RN-030: No se puede entregar un garrafón cuyo lote ya venció.</w:t>
            </w:r>
          </w:p>
          <w:p w14:paraId="1D220124" w14:textId="134B6EBD" w:rsidR="00917612" w:rsidRPr="00917612" w:rsidRDefault="00917612" w:rsidP="00917612">
            <w:pPr>
              <w:spacing w:line="240" w:lineRule="auto"/>
              <w:jc w:val="left"/>
              <w:rPr>
                <w:rFonts w:cs="Times New Roman"/>
              </w:rPr>
            </w:pPr>
            <w:r w:rsidRPr="00917612">
              <w:rPr>
                <w:rFonts w:cs="Times New Roman"/>
              </w:rPr>
              <w:t>RN-0</w:t>
            </w:r>
            <w:r w:rsidR="00C33178">
              <w:rPr>
                <w:rFonts w:cs="Times New Roman"/>
              </w:rPr>
              <w:t>32</w:t>
            </w:r>
            <w:r w:rsidRPr="00917612">
              <w:rPr>
                <w:rFonts w:cs="Times New Roman"/>
              </w:rPr>
              <w:t xml:space="preserve">: </w:t>
            </w:r>
            <w:r w:rsidR="00C33178" w:rsidRPr="00C33178">
              <w:rPr>
                <w:rFonts w:cs="Times New Roman"/>
              </w:rPr>
              <w:t>Ajuste en sitio por envase dañado</w:t>
            </w:r>
            <w:r w:rsidRPr="00917612">
              <w:rPr>
                <w:rFonts w:cs="Times New Roman"/>
              </w:rPr>
              <w:t>.</w:t>
            </w:r>
          </w:p>
          <w:p w14:paraId="1A0509A2" w14:textId="2B2297A6" w:rsidR="00897BBF" w:rsidRPr="00C55B86" w:rsidRDefault="00917612">
            <w:pPr>
              <w:spacing w:line="240" w:lineRule="auto"/>
              <w:jc w:val="left"/>
              <w:rPr>
                <w:rFonts w:cs="Times New Roman"/>
              </w:rPr>
            </w:pPr>
            <w:r w:rsidRPr="00917612">
              <w:rPr>
                <w:rFonts w:cs="Times New Roman"/>
              </w:rPr>
              <w:t>RN-03</w:t>
            </w:r>
            <w:r w:rsidR="00C33178">
              <w:rPr>
                <w:rFonts w:cs="Times New Roman"/>
              </w:rPr>
              <w:t>3</w:t>
            </w:r>
            <w:r w:rsidRPr="00917612">
              <w:rPr>
                <w:rFonts w:cs="Times New Roman"/>
              </w:rPr>
              <w:t xml:space="preserve">: </w:t>
            </w:r>
            <w:r w:rsidR="00C33178">
              <w:rPr>
                <w:rFonts w:cs="Times New Roman"/>
              </w:rPr>
              <w:t>Cálculo de total final</w:t>
            </w:r>
          </w:p>
        </w:tc>
      </w:tr>
      <w:tr w:rsidR="00AF641C" w:rsidRPr="00686C0C" w14:paraId="347EDC56" w14:textId="77777777">
        <w:tc>
          <w:tcPr>
            <w:tcW w:w="1980" w:type="dxa"/>
          </w:tcPr>
          <w:p w14:paraId="533CF42B" w14:textId="77777777" w:rsidR="00897BBF" w:rsidRPr="00686C0C" w:rsidRDefault="00897BBF">
            <w:pPr>
              <w:rPr>
                <w:rFonts w:cs="Times New Roman"/>
              </w:rPr>
            </w:pPr>
            <w:r w:rsidRPr="00686C0C">
              <w:rPr>
                <w:rFonts w:cs="Times New Roman"/>
              </w:rPr>
              <w:t>Disparador</w:t>
            </w:r>
          </w:p>
        </w:tc>
        <w:tc>
          <w:tcPr>
            <w:tcW w:w="6848" w:type="dxa"/>
          </w:tcPr>
          <w:p w14:paraId="646FEA5D" w14:textId="6B11913B" w:rsidR="00897BBF" w:rsidRPr="00686C0C" w:rsidRDefault="00E86DB6">
            <w:pPr>
              <w:spacing w:line="240" w:lineRule="auto"/>
              <w:rPr>
                <w:rFonts w:cs="Times New Roman"/>
              </w:rPr>
            </w:pPr>
            <w:r w:rsidRPr="00E86DB6">
              <w:rPr>
                <w:rFonts w:cs="Times New Roman"/>
              </w:rPr>
              <w:t xml:space="preserve">El </w:t>
            </w:r>
            <w:r w:rsidR="002805FE" w:rsidRPr="002805FE">
              <w:rPr>
                <w:rFonts w:cs="Times New Roman"/>
              </w:rPr>
              <w:t xml:space="preserve">sistema detecta que el repartidor está a menos de 50 m del domicilio del cliente y habilita el botón Entregado. Alternativamente, el </w:t>
            </w:r>
            <w:r w:rsidRPr="00E86DB6">
              <w:rPr>
                <w:rFonts w:cs="Times New Roman"/>
              </w:rPr>
              <w:t xml:space="preserve">temporizador de 10 minutos expira </w:t>
            </w:r>
            <w:r w:rsidR="002805FE" w:rsidRPr="002805FE">
              <w:rPr>
                <w:rFonts w:cs="Times New Roman"/>
              </w:rPr>
              <w:t xml:space="preserve">y el sistema habilita el botón </w:t>
            </w:r>
            <w:r w:rsidRPr="00E86DB6">
              <w:rPr>
                <w:rFonts w:cs="Times New Roman"/>
              </w:rPr>
              <w:t>No entregado</w:t>
            </w:r>
            <w:r w:rsidR="002805FE" w:rsidRPr="002805FE">
              <w:rPr>
                <w:rFonts w:cs="Times New Roman"/>
              </w:rPr>
              <w:t>.</w:t>
            </w:r>
          </w:p>
        </w:tc>
      </w:tr>
      <w:tr w:rsidR="00AF641C" w:rsidRPr="00686C0C" w14:paraId="114B49C0" w14:textId="77777777">
        <w:tc>
          <w:tcPr>
            <w:tcW w:w="1980" w:type="dxa"/>
          </w:tcPr>
          <w:p w14:paraId="01D78DF6" w14:textId="77777777" w:rsidR="00897BBF" w:rsidRPr="00686C0C" w:rsidRDefault="00897BBF">
            <w:pPr>
              <w:rPr>
                <w:rFonts w:cs="Times New Roman"/>
              </w:rPr>
            </w:pPr>
            <w:r w:rsidRPr="00686C0C">
              <w:rPr>
                <w:rFonts w:cs="Times New Roman"/>
              </w:rPr>
              <w:t>Precondiciones</w:t>
            </w:r>
          </w:p>
        </w:tc>
        <w:tc>
          <w:tcPr>
            <w:tcW w:w="6848" w:type="dxa"/>
          </w:tcPr>
          <w:p w14:paraId="115F6400" w14:textId="77777777" w:rsidR="00617C64" w:rsidRPr="00617C64" w:rsidRDefault="00617C64" w:rsidP="005D18BC">
            <w:pPr>
              <w:pStyle w:val="Prrafodelista"/>
              <w:numPr>
                <w:ilvl w:val="0"/>
                <w:numId w:val="42"/>
              </w:numPr>
              <w:spacing w:line="240" w:lineRule="auto"/>
              <w:rPr>
                <w:rFonts w:cs="Times New Roman"/>
              </w:rPr>
            </w:pPr>
            <w:r w:rsidRPr="00617C64">
              <w:rPr>
                <w:rFonts w:cs="Times New Roman"/>
              </w:rPr>
              <w:t>El pedido está en estado "En camino".</w:t>
            </w:r>
          </w:p>
          <w:p w14:paraId="138C02FC" w14:textId="77777777" w:rsidR="00617C64" w:rsidRPr="00617C64" w:rsidRDefault="00617C64" w:rsidP="005D18BC">
            <w:pPr>
              <w:pStyle w:val="Prrafodelista"/>
              <w:numPr>
                <w:ilvl w:val="0"/>
                <w:numId w:val="42"/>
              </w:numPr>
              <w:spacing w:line="240" w:lineRule="auto"/>
              <w:rPr>
                <w:rFonts w:cs="Times New Roman"/>
              </w:rPr>
            </w:pPr>
            <w:r w:rsidRPr="00617C64">
              <w:rPr>
                <w:rFonts w:cs="Times New Roman"/>
              </w:rPr>
              <w:t>El repartidor se encuentra en el domicilio del cliente (dentro de los 50 metros).</w:t>
            </w:r>
          </w:p>
          <w:p w14:paraId="2F8EB890" w14:textId="76D85756" w:rsidR="00897BBF" w:rsidRPr="00686C0C" w:rsidRDefault="00617C64" w:rsidP="005D18BC">
            <w:pPr>
              <w:pStyle w:val="Prrafodelista"/>
              <w:numPr>
                <w:ilvl w:val="0"/>
                <w:numId w:val="42"/>
              </w:numPr>
              <w:spacing w:line="240" w:lineRule="auto"/>
              <w:rPr>
                <w:rFonts w:cs="Times New Roman"/>
              </w:rPr>
            </w:pPr>
            <w:r w:rsidRPr="00617C64">
              <w:rPr>
                <w:rFonts w:cs="Times New Roman"/>
              </w:rPr>
              <w:t>El temporizador de 10 minutos ha expirado sin entrega. (RN-012)</w:t>
            </w:r>
          </w:p>
        </w:tc>
      </w:tr>
      <w:tr w:rsidR="00AF641C" w:rsidRPr="00686C0C" w14:paraId="1F539978" w14:textId="77777777">
        <w:tc>
          <w:tcPr>
            <w:tcW w:w="1980" w:type="dxa"/>
          </w:tcPr>
          <w:p w14:paraId="105911A3" w14:textId="77777777" w:rsidR="00897BBF" w:rsidRPr="00686C0C" w:rsidRDefault="00897BBF">
            <w:pPr>
              <w:rPr>
                <w:rFonts w:cs="Times New Roman"/>
              </w:rPr>
            </w:pPr>
            <w:r w:rsidRPr="00686C0C">
              <w:rPr>
                <w:rFonts w:cs="Times New Roman"/>
              </w:rPr>
              <w:t>Postcondiciones</w:t>
            </w:r>
          </w:p>
        </w:tc>
        <w:tc>
          <w:tcPr>
            <w:tcW w:w="6848" w:type="dxa"/>
          </w:tcPr>
          <w:p w14:paraId="4E8A3803" w14:textId="7CA85E8A" w:rsidR="00432C60" w:rsidRPr="00432C60" w:rsidRDefault="00432C60" w:rsidP="005D18BC">
            <w:pPr>
              <w:pStyle w:val="Prrafodelista"/>
              <w:numPr>
                <w:ilvl w:val="0"/>
                <w:numId w:val="43"/>
              </w:numPr>
              <w:spacing w:line="240" w:lineRule="auto"/>
              <w:rPr>
                <w:rFonts w:cs="Times New Roman"/>
              </w:rPr>
            </w:pPr>
            <w:r w:rsidRPr="00432C60">
              <w:rPr>
                <w:rFonts w:cs="Times New Roman"/>
              </w:rPr>
              <w:t xml:space="preserve">Cada línea del pedido tiene </w:t>
            </w:r>
            <w:r>
              <w:rPr>
                <w:rFonts w:cs="Times New Roman"/>
              </w:rPr>
              <w:t xml:space="preserve">una </w:t>
            </w:r>
            <w:r w:rsidRPr="00432C60">
              <w:rPr>
                <w:rFonts w:cs="Times New Roman"/>
              </w:rPr>
              <w:t>cantidad</w:t>
            </w:r>
            <w:r>
              <w:rPr>
                <w:rFonts w:cs="Times New Roman"/>
              </w:rPr>
              <w:t xml:space="preserve"> </w:t>
            </w:r>
            <w:r w:rsidRPr="00432C60">
              <w:rPr>
                <w:rFonts w:cs="Times New Roman"/>
              </w:rPr>
              <w:t>entregada registrada (puede ser igual, menor o cero).</w:t>
            </w:r>
          </w:p>
          <w:p w14:paraId="39156C8C" w14:textId="4099278B" w:rsidR="00432C60" w:rsidRDefault="00432C60" w:rsidP="005D18BC">
            <w:pPr>
              <w:pStyle w:val="Prrafodelista"/>
              <w:numPr>
                <w:ilvl w:val="0"/>
                <w:numId w:val="43"/>
              </w:numPr>
              <w:spacing w:line="240" w:lineRule="auto"/>
              <w:rPr>
                <w:rFonts w:cs="Times New Roman"/>
              </w:rPr>
            </w:pPr>
            <w:r w:rsidRPr="00432C60">
              <w:rPr>
                <w:rFonts w:cs="Times New Roman"/>
              </w:rPr>
              <w:t>El total final del pedido se recalcula y se almacena. (RN-033)</w:t>
            </w:r>
          </w:p>
          <w:p w14:paraId="0E76A641" w14:textId="5BA08B86" w:rsidR="001E6575" w:rsidRPr="001E6575" w:rsidRDefault="001E6575" w:rsidP="005D18BC">
            <w:pPr>
              <w:pStyle w:val="Prrafodelista"/>
              <w:numPr>
                <w:ilvl w:val="0"/>
                <w:numId w:val="43"/>
              </w:numPr>
              <w:spacing w:line="240" w:lineRule="auto"/>
              <w:rPr>
                <w:rFonts w:cs="Times New Roman"/>
              </w:rPr>
            </w:pPr>
            <w:r w:rsidRPr="001E6575">
              <w:rPr>
                <w:rFonts w:cs="Times New Roman"/>
              </w:rPr>
              <w:t xml:space="preserve">El pedido cambia a estado Entregado o No entregado con </w:t>
            </w:r>
            <w:proofErr w:type="spellStart"/>
            <w:r w:rsidRPr="001E6575">
              <w:rPr>
                <w:rFonts w:cs="Times New Roman"/>
              </w:rPr>
              <w:t>timestamp</w:t>
            </w:r>
            <w:proofErr w:type="spellEnd"/>
            <w:r w:rsidRPr="001E6575">
              <w:rPr>
                <w:rFonts w:cs="Times New Roman"/>
              </w:rPr>
              <w:t>. (RN-013)</w:t>
            </w:r>
          </w:p>
          <w:p w14:paraId="78D4BF16" w14:textId="77777777" w:rsidR="001E6575" w:rsidRPr="001E6575" w:rsidRDefault="001E6575" w:rsidP="005D18BC">
            <w:pPr>
              <w:pStyle w:val="Prrafodelista"/>
              <w:numPr>
                <w:ilvl w:val="0"/>
                <w:numId w:val="43"/>
              </w:numPr>
              <w:spacing w:line="240" w:lineRule="auto"/>
              <w:rPr>
                <w:rFonts w:cs="Times New Roman"/>
              </w:rPr>
            </w:pPr>
            <w:r w:rsidRPr="001E6575">
              <w:rPr>
                <w:rFonts w:cs="Times New Roman"/>
              </w:rPr>
              <w:t>El cliente recibe notificación del resultado.</w:t>
            </w:r>
          </w:p>
          <w:p w14:paraId="14B3A708" w14:textId="77777777" w:rsidR="001E6575" w:rsidRPr="001E6575" w:rsidRDefault="001E6575" w:rsidP="005D18BC">
            <w:pPr>
              <w:pStyle w:val="Prrafodelista"/>
              <w:numPr>
                <w:ilvl w:val="0"/>
                <w:numId w:val="43"/>
              </w:numPr>
              <w:spacing w:line="240" w:lineRule="auto"/>
              <w:rPr>
                <w:rFonts w:cs="Times New Roman"/>
              </w:rPr>
            </w:pPr>
            <w:r w:rsidRPr="001E6575">
              <w:rPr>
                <w:rFonts w:cs="Times New Roman"/>
              </w:rPr>
              <w:t>El inventario del repartidor se actualiza (garrafones descontados o restaurados).</w:t>
            </w:r>
          </w:p>
          <w:p w14:paraId="503F169E" w14:textId="024BC81E" w:rsidR="00897BBF" w:rsidRPr="00686C0C" w:rsidRDefault="001E6575" w:rsidP="005D18BC">
            <w:pPr>
              <w:pStyle w:val="Prrafodelista"/>
              <w:numPr>
                <w:ilvl w:val="0"/>
                <w:numId w:val="43"/>
              </w:numPr>
              <w:spacing w:line="240" w:lineRule="auto"/>
              <w:rPr>
                <w:rFonts w:cs="Times New Roman"/>
              </w:rPr>
            </w:pPr>
            <w:r w:rsidRPr="001E6575">
              <w:rPr>
                <w:rFonts w:cs="Times New Roman"/>
              </w:rPr>
              <w:t>Solo si No entregado:</w:t>
            </w:r>
            <w:r w:rsidR="00A23301" w:rsidRPr="00A23301">
              <w:rPr>
                <w:rFonts w:cs="Times New Roman"/>
              </w:rPr>
              <w:t xml:space="preserve"> ausencia </w:t>
            </w:r>
            <w:r w:rsidRPr="001E6575">
              <w:rPr>
                <w:rFonts w:cs="Times New Roman"/>
              </w:rPr>
              <w:t>contabilizada al cliente; si</w:t>
            </w:r>
            <w:r w:rsidR="00A23301" w:rsidRPr="00A23301">
              <w:rPr>
                <w:rFonts w:cs="Times New Roman"/>
              </w:rPr>
              <w:t xml:space="preserve"> es la </w:t>
            </w:r>
            <w:r w:rsidR="00CF0B4C">
              <w:rPr>
                <w:rFonts w:cs="Times New Roman"/>
              </w:rPr>
              <w:t>segunda</w:t>
            </w:r>
            <w:r w:rsidR="00A23301" w:rsidRPr="00A23301">
              <w:rPr>
                <w:rFonts w:cs="Times New Roman"/>
              </w:rPr>
              <w:t xml:space="preserve"> consecutiva, </w:t>
            </w:r>
            <w:r w:rsidRPr="001E6575">
              <w:rPr>
                <w:rFonts w:cs="Times New Roman"/>
              </w:rPr>
              <w:t>cuenta suspendida</w:t>
            </w:r>
            <w:r w:rsidR="00A23301" w:rsidRPr="00A23301">
              <w:rPr>
                <w:rFonts w:cs="Times New Roman"/>
              </w:rPr>
              <w:t xml:space="preserve"> temporalmente</w:t>
            </w:r>
            <w:r w:rsidRPr="001E6575">
              <w:rPr>
                <w:rFonts w:cs="Times New Roman"/>
              </w:rPr>
              <w:t>.</w:t>
            </w:r>
            <w:r w:rsidR="00A23301" w:rsidRPr="00A23301">
              <w:rPr>
                <w:rFonts w:cs="Times New Roman"/>
              </w:rPr>
              <w:t xml:space="preserve"> (RN-006)</w:t>
            </w:r>
          </w:p>
        </w:tc>
      </w:tr>
      <w:tr w:rsidR="00AF641C" w:rsidRPr="00686C0C" w14:paraId="16C3EB64" w14:textId="77777777">
        <w:tc>
          <w:tcPr>
            <w:tcW w:w="1980" w:type="dxa"/>
          </w:tcPr>
          <w:p w14:paraId="653363E9" w14:textId="77777777" w:rsidR="00897BBF" w:rsidRPr="00686C0C" w:rsidRDefault="00897BBF">
            <w:pPr>
              <w:rPr>
                <w:rFonts w:cs="Times New Roman"/>
              </w:rPr>
            </w:pPr>
            <w:r w:rsidRPr="00686C0C">
              <w:rPr>
                <w:rFonts w:cs="Times New Roman"/>
              </w:rPr>
              <w:t>Flujo Normal</w:t>
            </w:r>
          </w:p>
        </w:tc>
        <w:tc>
          <w:tcPr>
            <w:tcW w:w="6848" w:type="dxa"/>
          </w:tcPr>
          <w:p w14:paraId="698D06F0" w14:textId="77777777" w:rsidR="00D46A70" w:rsidRPr="00D46A70" w:rsidRDefault="00D46A70" w:rsidP="005D18BC">
            <w:pPr>
              <w:pStyle w:val="Prrafodelista"/>
              <w:numPr>
                <w:ilvl w:val="0"/>
                <w:numId w:val="44"/>
              </w:numPr>
              <w:spacing w:line="240" w:lineRule="auto"/>
              <w:rPr>
                <w:rFonts w:cs="Times New Roman"/>
              </w:rPr>
            </w:pPr>
            <w:r w:rsidRPr="00D46A70">
              <w:rPr>
                <w:rFonts w:cs="Times New Roman"/>
              </w:rPr>
              <w:t>El repartidor llega al domicilio del cliente.</w:t>
            </w:r>
          </w:p>
          <w:p w14:paraId="6250064B" w14:textId="7AB0203D" w:rsidR="0030641D" w:rsidRPr="0030641D" w:rsidRDefault="00C26086" w:rsidP="005D18BC">
            <w:pPr>
              <w:pStyle w:val="Prrafodelista"/>
              <w:numPr>
                <w:ilvl w:val="0"/>
                <w:numId w:val="44"/>
              </w:numPr>
              <w:spacing w:line="240" w:lineRule="auto"/>
              <w:rPr>
                <w:rFonts w:cs="Times New Roman"/>
              </w:rPr>
            </w:pPr>
            <w:r w:rsidRPr="00C26086">
              <w:rPr>
                <w:rFonts w:cs="Times New Roman"/>
              </w:rPr>
              <w:t xml:space="preserve">El sistema calcula </w:t>
            </w:r>
            <w:r w:rsidR="004307BF">
              <w:rPr>
                <w:rFonts w:cs="Times New Roman"/>
              </w:rPr>
              <w:t>cada 10s</w:t>
            </w:r>
            <w:r w:rsidRPr="00C26086">
              <w:rPr>
                <w:rFonts w:cs="Times New Roman"/>
              </w:rPr>
              <w:t xml:space="preserve"> la distancia GPS entre el repartidor y el domicilio.</w:t>
            </w:r>
          </w:p>
          <w:p w14:paraId="330E54AC" w14:textId="3F6556D6" w:rsidR="00D46A70" w:rsidRPr="00D46A70" w:rsidRDefault="00D46A70" w:rsidP="005D18BC">
            <w:pPr>
              <w:pStyle w:val="Prrafodelista"/>
              <w:numPr>
                <w:ilvl w:val="0"/>
                <w:numId w:val="44"/>
              </w:numPr>
              <w:spacing w:line="240" w:lineRule="auto"/>
              <w:rPr>
                <w:rFonts w:cs="Times New Roman"/>
              </w:rPr>
            </w:pPr>
            <w:r w:rsidRPr="00D46A70">
              <w:rPr>
                <w:rFonts w:cs="Times New Roman"/>
              </w:rPr>
              <w:t>El sistema detecta que la distancia es menor a 50 m y habilita automáticamente el botón "Marcar como entregado". (RN-011)</w:t>
            </w:r>
          </w:p>
          <w:p w14:paraId="549FFC96" w14:textId="624BC6E7" w:rsidR="0053788C" w:rsidRDefault="0053788C" w:rsidP="005D18BC">
            <w:pPr>
              <w:pStyle w:val="Prrafodelista"/>
              <w:numPr>
                <w:ilvl w:val="0"/>
                <w:numId w:val="44"/>
              </w:numPr>
              <w:spacing w:line="240" w:lineRule="auto"/>
              <w:rPr>
                <w:rFonts w:cs="Times New Roman"/>
              </w:rPr>
            </w:pPr>
            <w:r w:rsidRPr="0053788C">
              <w:rPr>
                <w:rFonts w:cs="Times New Roman"/>
              </w:rPr>
              <w:t>El sistema muestra al repartidor el desglose del pedido línea por línea: marca, cantidad solicitada, indicador de envase propio o sin envase.</w:t>
            </w:r>
          </w:p>
          <w:p w14:paraId="3CD7624E" w14:textId="08FEA0C2" w:rsidR="00DE5907" w:rsidRDefault="00DE5907" w:rsidP="005D18BC">
            <w:pPr>
              <w:pStyle w:val="Prrafodelista"/>
              <w:numPr>
                <w:ilvl w:val="0"/>
                <w:numId w:val="44"/>
              </w:numPr>
              <w:spacing w:line="240" w:lineRule="auto"/>
              <w:rPr>
                <w:rFonts w:cs="Times New Roman"/>
              </w:rPr>
            </w:pPr>
            <w:r w:rsidRPr="00DE5907">
              <w:rPr>
                <w:rFonts w:cs="Times New Roman"/>
              </w:rPr>
              <w:lastRenderedPageBreak/>
              <w:t xml:space="preserve">Por cada línea, el repartidor verifica los envases </w:t>
            </w:r>
          </w:p>
          <w:p w14:paraId="4C1645B9" w14:textId="4E668BAB" w:rsidR="001E1E8F" w:rsidRDefault="001E1E8F" w:rsidP="005D18BC">
            <w:pPr>
              <w:pStyle w:val="Prrafodelista"/>
              <w:numPr>
                <w:ilvl w:val="0"/>
                <w:numId w:val="44"/>
              </w:numPr>
              <w:spacing w:line="240" w:lineRule="auto"/>
              <w:rPr>
                <w:rFonts w:cs="Times New Roman"/>
              </w:rPr>
            </w:pPr>
            <w:r w:rsidRPr="001E1E8F">
              <w:rPr>
                <w:rFonts w:cs="Times New Roman"/>
              </w:rPr>
              <w:t xml:space="preserve">Si todos los envases están en buen estado, el repartidor confirma </w:t>
            </w:r>
            <w:r>
              <w:rPr>
                <w:rFonts w:cs="Times New Roman"/>
              </w:rPr>
              <w:t xml:space="preserve">que la </w:t>
            </w:r>
            <w:r w:rsidRPr="001E1E8F">
              <w:rPr>
                <w:rFonts w:cs="Times New Roman"/>
              </w:rPr>
              <w:t>cantidad</w:t>
            </w:r>
            <w:r>
              <w:rPr>
                <w:rFonts w:cs="Times New Roman"/>
              </w:rPr>
              <w:t xml:space="preserve"> </w:t>
            </w:r>
            <w:r w:rsidRPr="001E1E8F">
              <w:rPr>
                <w:rFonts w:cs="Times New Roman"/>
              </w:rPr>
              <w:t xml:space="preserve">entregada </w:t>
            </w:r>
            <w:r>
              <w:rPr>
                <w:rFonts w:cs="Times New Roman"/>
              </w:rPr>
              <w:t>es igual a la</w:t>
            </w:r>
            <w:r w:rsidRPr="001E1E8F">
              <w:rPr>
                <w:rFonts w:cs="Times New Roman"/>
              </w:rPr>
              <w:t xml:space="preserve"> cantidad</w:t>
            </w:r>
            <w:r>
              <w:rPr>
                <w:rFonts w:cs="Times New Roman"/>
              </w:rPr>
              <w:t xml:space="preserve"> </w:t>
            </w:r>
            <w:r w:rsidRPr="001E1E8F">
              <w:rPr>
                <w:rFonts w:cs="Times New Roman"/>
              </w:rPr>
              <w:t>solicitada para esa línea.</w:t>
            </w:r>
          </w:p>
          <w:p w14:paraId="431EB770" w14:textId="77777777" w:rsidR="00DF0F5E" w:rsidRPr="00DF0F5E" w:rsidRDefault="00DF0F5E" w:rsidP="005D18BC">
            <w:pPr>
              <w:pStyle w:val="Prrafodelista"/>
              <w:numPr>
                <w:ilvl w:val="0"/>
                <w:numId w:val="44"/>
              </w:numPr>
              <w:spacing w:line="240" w:lineRule="auto"/>
              <w:rPr>
                <w:rFonts w:cs="Times New Roman"/>
              </w:rPr>
            </w:pPr>
            <w:r w:rsidRPr="00DF0F5E">
              <w:rPr>
                <w:rFonts w:cs="Times New Roman"/>
              </w:rPr>
              <w:t>Si uno o más envases de la línea están en mal estado, el sistema ofrece dos opciones por cada garrafón con problema:</w:t>
            </w:r>
          </w:p>
          <w:p w14:paraId="0C7010B8" w14:textId="01CC1611" w:rsidR="00DF0F5E" w:rsidRPr="00DF0F5E" w:rsidRDefault="00DF0F5E" w:rsidP="00DF0F5E">
            <w:pPr>
              <w:pStyle w:val="Prrafodelista"/>
              <w:spacing w:line="240" w:lineRule="auto"/>
              <w:ind w:left="1360"/>
              <w:rPr>
                <w:rFonts w:cs="Times New Roman"/>
              </w:rPr>
            </w:pPr>
            <w:r>
              <w:rPr>
                <w:rFonts w:cs="Times New Roman"/>
              </w:rPr>
              <w:t>7</w:t>
            </w:r>
            <w:r w:rsidRPr="00DF0F5E">
              <w:rPr>
                <w:rFonts w:cs="Times New Roman"/>
              </w:rPr>
              <w:t>.a Reducir la cantidad</w:t>
            </w:r>
            <w:r>
              <w:rPr>
                <w:rFonts w:cs="Times New Roman"/>
              </w:rPr>
              <w:t xml:space="preserve"> </w:t>
            </w:r>
            <w:r w:rsidRPr="00DF0F5E">
              <w:rPr>
                <w:rFonts w:cs="Times New Roman"/>
              </w:rPr>
              <w:t>entregada de la línea original (el cliente no recibe ni paga ese garrafón).</w:t>
            </w:r>
          </w:p>
          <w:p w14:paraId="5D6124B4" w14:textId="058E3203" w:rsidR="00DF0F5E" w:rsidRPr="00D46A70" w:rsidRDefault="00DF0F5E" w:rsidP="00DF0F5E">
            <w:pPr>
              <w:pStyle w:val="Prrafodelista"/>
              <w:spacing w:line="240" w:lineRule="auto"/>
              <w:ind w:left="1360"/>
              <w:rPr>
                <w:rFonts w:cs="Times New Roman"/>
              </w:rPr>
            </w:pPr>
            <w:r>
              <w:rPr>
                <w:rFonts w:cs="Times New Roman"/>
              </w:rPr>
              <w:t>7</w:t>
            </w:r>
            <w:r w:rsidRPr="00DF0F5E">
              <w:rPr>
                <w:rFonts w:cs="Times New Roman"/>
              </w:rPr>
              <w:t>.b Si el cliente acepta pagar envase nuevo, crear una línea adicional. El sistema captura el precio del envase vigente del negocio. (RN-032)</w:t>
            </w:r>
          </w:p>
          <w:p w14:paraId="47D313C4" w14:textId="2E334433" w:rsidR="00D46A70" w:rsidRPr="00D46A70" w:rsidRDefault="00D46A70" w:rsidP="005D18BC">
            <w:pPr>
              <w:pStyle w:val="Prrafodelista"/>
              <w:numPr>
                <w:ilvl w:val="0"/>
                <w:numId w:val="44"/>
              </w:numPr>
              <w:spacing w:line="240" w:lineRule="auto"/>
              <w:rPr>
                <w:rFonts w:cs="Times New Roman"/>
              </w:rPr>
            </w:pPr>
            <w:r w:rsidRPr="00D46A70">
              <w:rPr>
                <w:rFonts w:cs="Times New Roman"/>
              </w:rPr>
              <w:t>El repartidor entrega los garrafones al cliente.</w:t>
            </w:r>
          </w:p>
          <w:p w14:paraId="07AA1269" w14:textId="11B2436D" w:rsidR="00D46A70" w:rsidRPr="00D46A70" w:rsidRDefault="00D46A70" w:rsidP="005D18BC">
            <w:pPr>
              <w:pStyle w:val="Prrafodelista"/>
              <w:numPr>
                <w:ilvl w:val="0"/>
                <w:numId w:val="44"/>
              </w:numPr>
              <w:spacing w:line="240" w:lineRule="auto"/>
              <w:rPr>
                <w:rFonts w:cs="Times New Roman"/>
              </w:rPr>
            </w:pPr>
            <w:r w:rsidRPr="00D46A70">
              <w:rPr>
                <w:rFonts w:cs="Times New Roman"/>
              </w:rPr>
              <w:t>El repartidor selecciona "Marcar como entregado".</w:t>
            </w:r>
          </w:p>
          <w:p w14:paraId="3A425E70" w14:textId="0D5D1787" w:rsidR="0051508C" w:rsidRPr="00D46A70" w:rsidRDefault="0051508C" w:rsidP="005D18BC">
            <w:pPr>
              <w:pStyle w:val="Prrafodelista"/>
              <w:numPr>
                <w:ilvl w:val="0"/>
                <w:numId w:val="44"/>
              </w:numPr>
              <w:spacing w:line="240" w:lineRule="auto"/>
              <w:rPr>
                <w:rFonts w:cs="Times New Roman"/>
              </w:rPr>
            </w:pPr>
            <w:r w:rsidRPr="0051508C">
              <w:rPr>
                <w:rFonts w:cs="Times New Roman"/>
              </w:rPr>
              <w:t>El sistema calcula el total final sumando sobre todas las líneas del pedido. (RN-033)</w:t>
            </w:r>
          </w:p>
          <w:p w14:paraId="2290EF35" w14:textId="7F35FD02" w:rsidR="00D46A70" w:rsidRPr="00D46A70" w:rsidRDefault="00D46A70" w:rsidP="005D18BC">
            <w:pPr>
              <w:pStyle w:val="Prrafodelista"/>
              <w:numPr>
                <w:ilvl w:val="0"/>
                <w:numId w:val="44"/>
              </w:numPr>
              <w:spacing w:line="240" w:lineRule="auto"/>
              <w:rPr>
                <w:rFonts w:cs="Times New Roman"/>
              </w:rPr>
            </w:pPr>
            <w:r w:rsidRPr="00D46A70">
              <w:rPr>
                <w:rFonts w:cs="Times New Roman"/>
              </w:rPr>
              <w:t xml:space="preserve">El sistema actualiza el estado a "Entregado" y genera el </w:t>
            </w:r>
            <w:proofErr w:type="spellStart"/>
            <w:r w:rsidRPr="00D46A70">
              <w:rPr>
                <w:rFonts w:cs="Times New Roman"/>
              </w:rPr>
              <w:t>timestamp</w:t>
            </w:r>
            <w:proofErr w:type="spellEnd"/>
            <w:r w:rsidRPr="00D46A70">
              <w:rPr>
                <w:rFonts w:cs="Times New Roman"/>
              </w:rPr>
              <w:t>. (RN-013)</w:t>
            </w:r>
          </w:p>
          <w:p w14:paraId="2D358C69" w14:textId="4245F53E" w:rsidR="00D46A70" w:rsidRPr="00D46A70" w:rsidRDefault="0064610A" w:rsidP="005D18BC">
            <w:pPr>
              <w:pStyle w:val="Prrafodelista"/>
              <w:numPr>
                <w:ilvl w:val="0"/>
                <w:numId w:val="44"/>
              </w:numPr>
              <w:spacing w:line="240" w:lineRule="auto"/>
              <w:rPr>
                <w:rFonts w:cs="Times New Roman"/>
              </w:rPr>
            </w:pPr>
            <w:r w:rsidRPr="0064610A">
              <w:rPr>
                <w:rFonts w:cs="Times New Roman"/>
              </w:rPr>
              <w:t>El sistema consume los apartados correspondientes a las cantidades entregadas y libera los apartados de las cantidades no entregadas. (RN-023)</w:t>
            </w:r>
            <w:r w:rsidR="00D46A70" w:rsidRPr="00D46A70">
              <w:rPr>
                <w:rFonts w:cs="Times New Roman"/>
              </w:rPr>
              <w:t>.</w:t>
            </w:r>
          </w:p>
          <w:p w14:paraId="7A586EE9" w14:textId="6157CFF3" w:rsidR="00D46A70" w:rsidRDefault="00D46A70" w:rsidP="005D18BC">
            <w:pPr>
              <w:pStyle w:val="Prrafodelista"/>
              <w:numPr>
                <w:ilvl w:val="0"/>
                <w:numId w:val="44"/>
              </w:numPr>
              <w:spacing w:line="240" w:lineRule="auto"/>
              <w:rPr>
                <w:rFonts w:cs="Times New Roman"/>
              </w:rPr>
            </w:pPr>
            <w:r w:rsidRPr="00D46A70">
              <w:rPr>
                <w:rFonts w:cs="Times New Roman"/>
              </w:rPr>
              <w:t>El sistema notifica al cliente.</w:t>
            </w:r>
          </w:p>
          <w:p w14:paraId="442EF248" w14:textId="2A4F89CD" w:rsidR="003E2F61" w:rsidRPr="00D46A70" w:rsidRDefault="003E2F61" w:rsidP="005D18BC">
            <w:pPr>
              <w:pStyle w:val="Prrafodelista"/>
              <w:numPr>
                <w:ilvl w:val="0"/>
                <w:numId w:val="44"/>
              </w:numPr>
              <w:spacing w:line="240" w:lineRule="auto"/>
              <w:rPr>
                <w:rFonts w:cs="Times New Roman"/>
              </w:rPr>
            </w:pPr>
            <w:r>
              <w:rPr>
                <w:rFonts w:cs="Times New Roman"/>
              </w:rPr>
              <w:t>Se actualiza la base de datos.</w:t>
            </w:r>
          </w:p>
          <w:p w14:paraId="7B5569AC" w14:textId="7A8E646C" w:rsidR="00897BBF" w:rsidRPr="00686C0C" w:rsidRDefault="0030641D" w:rsidP="005D18BC">
            <w:pPr>
              <w:pStyle w:val="Prrafodelista"/>
              <w:numPr>
                <w:ilvl w:val="0"/>
                <w:numId w:val="44"/>
              </w:numPr>
              <w:spacing w:line="240" w:lineRule="auto"/>
              <w:rPr>
                <w:rFonts w:cs="Times New Roman"/>
              </w:rPr>
            </w:pPr>
            <w:r w:rsidRPr="0030641D">
              <w:rPr>
                <w:rFonts w:cs="Times New Roman"/>
              </w:rPr>
              <w:t>Finaliza el caso de uso</w:t>
            </w:r>
          </w:p>
        </w:tc>
      </w:tr>
      <w:tr w:rsidR="00AF641C" w:rsidRPr="00686C0C" w14:paraId="1B79B1FC" w14:textId="77777777">
        <w:tc>
          <w:tcPr>
            <w:tcW w:w="1980" w:type="dxa"/>
          </w:tcPr>
          <w:p w14:paraId="752A2820" w14:textId="77777777" w:rsidR="00897BBF" w:rsidRPr="00686C0C" w:rsidRDefault="00897BBF">
            <w:pPr>
              <w:rPr>
                <w:rFonts w:cs="Times New Roman"/>
              </w:rPr>
            </w:pPr>
            <w:r w:rsidRPr="00686C0C">
              <w:rPr>
                <w:rFonts w:cs="Times New Roman"/>
              </w:rPr>
              <w:lastRenderedPageBreak/>
              <w:t>Flujos Alternativos</w:t>
            </w:r>
          </w:p>
        </w:tc>
        <w:tc>
          <w:tcPr>
            <w:tcW w:w="6848" w:type="dxa"/>
          </w:tcPr>
          <w:p w14:paraId="6D525ACB" w14:textId="37EA3115" w:rsidR="00897BBF" w:rsidRPr="00686C0C" w:rsidRDefault="00897BBF">
            <w:pPr>
              <w:rPr>
                <w:rFonts w:cs="Times New Roman"/>
              </w:rPr>
            </w:pPr>
            <w:r w:rsidRPr="00686C0C">
              <w:rPr>
                <w:rFonts w:cs="Times New Roman"/>
              </w:rPr>
              <w:t>S1:</w:t>
            </w:r>
            <w:r>
              <w:rPr>
                <w:rFonts w:cs="Times New Roman"/>
              </w:rPr>
              <w:t xml:space="preserve"> </w:t>
            </w:r>
            <w:r w:rsidR="00517191" w:rsidRPr="00517191">
              <w:rPr>
                <w:rFonts w:cs="Times New Roman"/>
              </w:rPr>
              <w:t>El cliente aparece justo cuando el repartidor va a marcar No entregado</w:t>
            </w:r>
          </w:p>
          <w:p w14:paraId="2BE201E5" w14:textId="77777777" w:rsidR="005F2692" w:rsidRPr="005F2692" w:rsidRDefault="005F2692" w:rsidP="005D18BC">
            <w:pPr>
              <w:pStyle w:val="Prrafodelista"/>
              <w:numPr>
                <w:ilvl w:val="0"/>
                <w:numId w:val="9"/>
              </w:numPr>
              <w:spacing w:line="240" w:lineRule="auto"/>
              <w:rPr>
                <w:rFonts w:cs="Times New Roman"/>
              </w:rPr>
            </w:pPr>
            <w:r w:rsidRPr="005F2692">
              <w:rPr>
                <w:rFonts w:cs="Times New Roman"/>
              </w:rPr>
              <w:t>S1.1 El repartidor puede cancelar la acción antes de confirmar.</w:t>
            </w:r>
          </w:p>
          <w:p w14:paraId="59D492F0" w14:textId="1AAB6EF0" w:rsidR="00765EB3" w:rsidRDefault="005F2692" w:rsidP="005D18BC">
            <w:pPr>
              <w:pStyle w:val="Prrafodelista"/>
              <w:numPr>
                <w:ilvl w:val="0"/>
                <w:numId w:val="9"/>
              </w:numPr>
              <w:spacing w:line="240" w:lineRule="auto"/>
              <w:rPr>
                <w:rFonts w:cs="Times New Roman"/>
              </w:rPr>
            </w:pPr>
            <w:r w:rsidRPr="005F2692">
              <w:rPr>
                <w:rFonts w:cs="Times New Roman"/>
              </w:rPr>
              <w:t xml:space="preserve">S1.2 El repartidor </w:t>
            </w:r>
            <w:r w:rsidR="00CF0B4C">
              <w:rPr>
                <w:rFonts w:cs="Times New Roman"/>
              </w:rPr>
              <w:t>contin</w:t>
            </w:r>
            <w:r w:rsidR="00FA369E">
              <w:rPr>
                <w:rFonts w:cs="Times New Roman"/>
              </w:rPr>
              <w:t>ú</w:t>
            </w:r>
            <w:r w:rsidR="00CF0B4C">
              <w:rPr>
                <w:rFonts w:cs="Times New Roman"/>
              </w:rPr>
              <w:t>a</w:t>
            </w:r>
            <w:r w:rsidR="00705DC2">
              <w:rPr>
                <w:rFonts w:cs="Times New Roman"/>
              </w:rPr>
              <w:t xml:space="preserve"> con la entrega</w:t>
            </w:r>
            <w:r w:rsidRPr="005F2692">
              <w:rPr>
                <w:rFonts w:cs="Times New Roman"/>
              </w:rPr>
              <w:t xml:space="preserve">. </w:t>
            </w:r>
          </w:p>
          <w:p w14:paraId="4DD08012" w14:textId="71E87713" w:rsidR="00876CF5" w:rsidRPr="00686C0C" w:rsidRDefault="00876CF5" w:rsidP="00876CF5">
            <w:pPr>
              <w:rPr>
                <w:rFonts w:cs="Times New Roman"/>
              </w:rPr>
            </w:pPr>
            <w:r w:rsidRPr="00686C0C">
              <w:rPr>
                <w:rFonts w:cs="Times New Roman"/>
              </w:rPr>
              <w:t>S</w:t>
            </w:r>
            <w:r>
              <w:rPr>
                <w:rFonts w:cs="Times New Roman"/>
              </w:rPr>
              <w:t>2</w:t>
            </w:r>
            <w:r w:rsidRPr="00686C0C">
              <w:rPr>
                <w:rFonts w:cs="Times New Roman"/>
              </w:rPr>
              <w:t>:</w:t>
            </w:r>
            <w:r>
              <w:rPr>
                <w:rFonts w:cs="Times New Roman"/>
              </w:rPr>
              <w:t xml:space="preserve"> </w:t>
            </w:r>
            <w:r w:rsidR="00812F1F" w:rsidRPr="00812F1F">
              <w:rPr>
                <w:rFonts w:cs="Times New Roman"/>
              </w:rPr>
              <w:t>El cliente no sale en 10 minutos</w:t>
            </w:r>
          </w:p>
          <w:p w14:paraId="174DCACF" w14:textId="4341B12D" w:rsidR="00812F1F" w:rsidRPr="00812F1F" w:rsidRDefault="00812F1F" w:rsidP="005D18BC">
            <w:pPr>
              <w:pStyle w:val="Prrafodelista"/>
              <w:numPr>
                <w:ilvl w:val="0"/>
                <w:numId w:val="9"/>
              </w:numPr>
              <w:spacing w:line="240" w:lineRule="auto"/>
              <w:rPr>
                <w:rFonts w:cs="Times New Roman"/>
              </w:rPr>
            </w:pPr>
            <w:r w:rsidRPr="00812F1F">
              <w:rPr>
                <w:rFonts w:cs="Times New Roman"/>
              </w:rPr>
              <w:t>S</w:t>
            </w:r>
            <w:r>
              <w:rPr>
                <w:rFonts w:cs="Times New Roman"/>
              </w:rPr>
              <w:t>2</w:t>
            </w:r>
            <w:r w:rsidRPr="00812F1F">
              <w:rPr>
                <w:rFonts w:cs="Times New Roman"/>
              </w:rPr>
              <w:t>.1 El temporizador expira. (RN-012)</w:t>
            </w:r>
          </w:p>
          <w:p w14:paraId="1E6A1BCD" w14:textId="381727B2" w:rsidR="00812F1F" w:rsidRPr="00812F1F" w:rsidRDefault="00812F1F" w:rsidP="005D18BC">
            <w:pPr>
              <w:pStyle w:val="Prrafodelista"/>
              <w:numPr>
                <w:ilvl w:val="0"/>
                <w:numId w:val="9"/>
              </w:numPr>
              <w:spacing w:line="240" w:lineRule="auto"/>
              <w:rPr>
                <w:rFonts w:cs="Times New Roman"/>
              </w:rPr>
            </w:pPr>
            <w:r w:rsidRPr="00812F1F">
              <w:rPr>
                <w:rFonts w:cs="Times New Roman"/>
              </w:rPr>
              <w:t>S</w:t>
            </w:r>
            <w:r>
              <w:rPr>
                <w:rFonts w:cs="Times New Roman"/>
              </w:rPr>
              <w:t>2</w:t>
            </w:r>
            <w:r w:rsidRPr="00812F1F">
              <w:rPr>
                <w:rFonts w:cs="Times New Roman"/>
              </w:rPr>
              <w:t>.2 El sistema deshabilita el botón Entregado y habilita No entregado.</w:t>
            </w:r>
          </w:p>
          <w:p w14:paraId="67B94E94" w14:textId="0F7B4902" w:rsidR="00812F1F" w:rsidRPr="00812F1F" w:rsidRDefault="00812F1F" w:rsidP="005D18BC">
            <w:pPr>
              <w:pStyle w:val="Prrafodelista"/>
              <w:numPr>
                <w:ilvl w:val="0"/>
                <w:numId w:val="9"/>
              </w:numPr>
              <w:spacing w:line="240" w:lineRule="auto"/>
              <w:rPr>
                <w:rFonts w:cs="Times New Roman"/>
              </w:rPr>
            </w:pPr>
            <w:r w:rsidRPr="00812F1F">
              <w:rPr>
                <w:rFonts w:cs="Times New Roman"/>
              </w:rPr>
              <w:t>S</w:t>
            </w:r>
            <w:r>
              <w:rPr>
                <w:rFonts w:cs="Times New Roman"/>
              </w:rPr>
              <w:t>2</w:t>
            </w:r>
            <w:r w:rsidRPr="00812F1F">
              <w:rPr>
                <w:rFonts w:cs="Times New Roman"/>
              </w:rPr>
              <w:t>.3 El repartidor selecciona No entregado y confirma en el cuadro de diálogo.</w:t>
            </w:r>
          </w:p>
          <w:p w14:paraId="4B086C11" w14:textId="7F767975" w:rsidR="00812F1F" w:rsidRPr="00812F1F" w:rsidRDefault="00812F1F" w:rsidP="005D18BC">
            <w:pPr>
              <w:pStyle w:val="Prrafodelista"/>
              <w:numPr>
                <w:ilvl w:val="0"/>
                <w:numId w:val="9"/>
              </w:numPr>
              <w:spacing w:line="240" w:lineRule="auto"/>
              <w:rPr>
                <w:rFonts w:cs="Times New Roman"/>
              </w:rPr>
            </w:pPr>
            <w:r w:rsidRPr="00812F1F">
              <w:rPr>
                <w:rFonts w:cs="Times New Roman"/>
              </w:rPr>
              <w:t>S</w:t>
            </w:r>
            <w:r>
              <w:rPr>
                <w:rFonts w:cs="Times New Roman"/>
              </w:rPr>
              <w:t>2</w:t>
            </w:r>
            <w:r w:rsidRPr="00812F1F">
              <w:rPr>
                <w:rFonts w:cs="Times New Roman"/>
              </w:rPr>
              <w:t xml:space="preserve">.4 El sistema actualiza el estado a No entregado con </w:t>
            </w:r>
            <w:proofErr w:type="spellStart"/>
            <w:r w:rsidRPr="00812F1F">
              <w:rPr>
                <w:rFonts w:cs="Times New Roman"/>
              </w:rPr>
              <w:t>timestamp</w:t>
            </w:r>
            <w:proofErr w:type="spellEnd"/>
            <w:r w:rsidRPr="00812F1F">
              <w:rPr>
                <w:rFonts w:cs="Times New Roman"/>
              </w:rPr>
              <w:t>. (RN-013)</w:t>
            </w:r>
          </w:p>
          <w:p w14:paraId="1D269C06" w14:textId="51E75BC2" w:rsidR="00812F1F" w:rsidRPr="00812F1F" w:rsidRDefault="00812F1F" w:rsidP="005D18BC">
            <w:pPr>
              <w:pStyle w:val="Prrafodelista"/>
              <w:numPr>
                <w:ilvl w:val="0"/>
                <w:numId w:val="9"/>
              </w:numPr>
              <w:spacing w:line="240" w:lineRule="auto"/>
              <w:rPr>
                <w:rFonts w:cs="Times New Roman"/>
              </w:rPr>
            </w:pPr>
            <w:r w:rsidRPr="00812F1F">
              <w:rPr>
                <w:rFonts w:cs="Times New Roman"/>
              </w:rPr>
              <w:t>S</w:t>
            </w:r>
            <w:r>
              <w:rPr>
                <w:rFonts w:cs="Times New Roman"/>
              </w:rPr>
              <w:t>2</w:t>
            </w:r>
            <w:r w:rsidRPr="00812F1F">
              <w:rPr>
                <w:rFonts w:cs="Times New Roman"/>
              </w:rPr>
              <w:t>.5 El sistema contabiliza la ausencia; si es la segunda consecutiva, suspende la cuenta del cliente. (RN-00</w:t>
            </w:r>
            <w:r w:rsidR="00765EB3">
              <w:rPr>
                <w:rFonts w:cs="Times New Roman"/>
              </w:rPr>
              <w:t>6)</w:t>
            </w:r>
          </w:p>
          <w:p w14:paraId="6D3C4F78" w14:textId="50C6B483" w:rsidR="00812F1F" w:rsidRPr="00812F1F" w:rsidRDefault="00812F1F" w:rsidP="005D18BC">
            <w:pPr>
              <w:pStyle w:val="Prrafodelista"/>
              <w:numPr>
                <w:ilvl w:val="0"/>
                <w:numId w:val="9"/>
              </w:numPr>
              <w:spacing w:line="240" w:lineRule="auto"/>
              <w:rPr>
                <w:rFonts w:cs="Times New Roman"/>
              </w:rPr>
            </w:pPr>
            <w:r w:rsidRPr="00812F1F">
              <w:rPr>
                <w:rFonts w:cs="Times New Roman"/>
              </w:rPr>
              <w:t>S</w:t>
            </w:r>
            <w:r>
              <w:rPr>
                <w:rFonts w:cs="Times New Roman"/>
              </w:rPr>
              <w:t>2</w:t>
            </w:r>
            <w:r w:rsidRPr="00812F1F">
              <w:rPr>
                <w:rFonts w:cs="Times New Roman"/>
              </w:rPr>
              <w:t>.6 El repartidor recupera los garrafones en su inventario disponible.</w:t>
            </w:r>
          </w:p>
          <w:p w14:paraId="353C7812" w14:textId="77777777" w:rsidR="00765EB3" w:rsidRDefault="00812F1F" w:rsidP="005D18BC">
            <w:pPr>
              <w:pStyle w:val="Prrafodelista"/>
              <w:numPr>
                <w:ilvl w:val="0"/>
                <w:numId w:val="9"/>
              </w:numPr>
              <w:spacing w:line="240" w:lineRule="auto"/>
              <w:rPr>
                <w:rFonts w:cs="Times New Roman"/>
              </w:rPr>
            </w:pPr>
            <w:r w:rsidRPr="00812F1F">
              <w:rPr>
                <w:rFonts w:cs="Times New Roman"/>
              </w:rPr>
              <w:t>S</w:t>
            </w:r>
            <w:r>
              <w:rPr>
                <w:rFonts w:cs="Times New Roman"/>
              </w:rPr>
              <w:t>2</w:t>
            </w:r>
            <w:r w:rsidRPr="00812F1F">
              <w:rPr>
                <w:rFonts w:cs="Times New Roman"/>
              </w:rPr>
              <w:t>.7 El sistema notifica al cliente del pedido no entregado.</w:t>
            </w:r>
          </w:p>
          <w:p w14:paraId="63CC6B91" w14:textId="4CF33FEE" w:rsidR="0091722C" w:rsidRPr="0091722C" w:rsidRDefault="0091722C" w:rsidP="0091722C">
            <w:pPr>
              <w:spacing w:line="240" w:lineRule="auto"/>
              <w:rPr>
                <w:rFonts w:cs="Times New Roman"/>
              </w:rPr>
            </w:pPr>
            <w:r w:rsidRPr="0091722C">
              <w:rPr>
                <w:rFonts w:cs="Times New Roman"/>
              </w:rPr>
              <w:t>S</w:t>
            </w:r>
            <w:r>
              <w:rPr>
                <w:rFonts w:cs="Times New Roman"/>
              </w:rPr>
              <w:t>3</w:t>
            </w:r>
            <w:r w:rsidRPr="0091722C">
              <w:rPr>
                <w:rFonts w:cs="Times New Roman"/>
              </w:rPr>
              <w:t xml:space="preserve">: </w:t>
            </w:r>
            <w:r w:rsidR="003C7A69" w:rsidRPr="003C7A69">
              <w:rPr>
                <w:rFonts w:cs="Times New Roman"/>
              </w:rPr>
              <w:t>El cliente acepta pagar envase nuevo en sitio</w:t>
            </w:r>
          </w:p>
          <w:p w14:paraId="012AEB3B" w14:textId="77777777" w:rsidR="00A66D27" w:rsidRPr="00A66D27" w:rsidRDefault="00A66D27" w:rsidP="005D18BC">
            <w:pPr>
              <w:pStyle w:val="Prrafodelista"/>
              <w:numPr>
                <w:ilvl w:val="0"/>
                <w:numId w:val="115"/>
              </w:numPr>
              <w:spacing w:line="240" w:lineRule="auto"/>
              <w:rPr>
                <w:rFonts w:cs="Times New Roman"/>
              </w:rPr>
            </w:pPr>
            <w:r w:rsidRPr="00A66D27">
              <w:rPr>
                <w:rFonts w:cs="Times New Roman"/>
              </w:rPr>
              <w:t>S3.1 El repartidor selecciona la opción "Cliente paga envase nuevo".</w:t>
            </w:r>
          </w:p>
          <w:p w14:paraId="668EF8BE" w14:textId="6E814BED" w:rsidR="00A66D27" w:rsidRPr="00A66D27" w:rsidRDefault="00A66D27" w:rsidP="005D18BC">
            <w:pPr>
              <w:pStyle w:val="Prrafodelista"/>
              <w:numPr>
                <w:ilvl w:val="0"/>
                <w:numId w:val="115"/>
              </w:numPr>
              <w:spacing w:line="240" w:lineRule="auto"/>
              <w:rPr>
                <w:rFonts w:cs="Times New Roman"/>
              </w:rPr>
            </w:pPr>
            <w:r w:rsidRPr="00A66D27">
              <w:rPr>
                <w:rFonts w:cs="Times New Roman"/>
              </w:rPr>
              <w:t>S3.2 El sistema muestra el precio del envase vigente del negocio para la marca.</w:t>
            </w:r>
          </w:p>
          <w:p w14:paraId="15E987B7" w14:textId="576AA9D0" w:rsidR="00A66D27" w:rsidRPr="00A66D27" w:rsidRDefault="00A66D27" w:rsidP="005D18BC">
            <w:pPr>
              <w:pStyle w:val="Prrafodelista"/>
              <w:numPr>
                <w:ilvl w:val="0"/>
                <w:numId w:val="115"/>
              </w:numPr>
              <w:spacing w:line="240" w:lineRule="auto"/>
              <w:rPr>
                <w:rFonts w:cs="Times New Roman"/>
              </w:rPr>
            </w:pPr>
            <w:r w:rsidRPr="00A66D27">
              <w:rPr>
                <w:rFonts w:cs="Times New Roman"/>
              </w:rPr>
              <w:t>S3.3 El cliente confirma verbalmente y el repartidor lo acepta.</w:t>
            </w:r>
          </w:p>
          <w:p w14:paraId="6E9EDC61" w14:textId="77777777" w:rsidR="0091722C" w:rsidRDefault="00A66D27" w:rsidP="005D18BC">
            <w:pPr>
              <w:pStyle w:val="Prrafodelista"/>
              <w:numPr>
                <w:ilvl w:val="0"/>
                <w:numId w:val="115"/>
              </w:numPr>
              <w:spacing w:line="240" w:lineRule="auto"/>
              <w:rPr>
                <w:rFonts w:cs="Times New Roman"/>
              </w:rPr>
            </w:pPr>
            <w:r w:rsidRPr="00A66D27">
              <w:rPr>
                <w:rFonts w:cs="Times New Roman"/>
              </w:rPr>
              <w:t>S3.4 El sistema crea la línea agregada en sitio.</w:t>
            </w:r>
          </w:p>
          <w:p w14:paraId="76261B8C" w14:textId="77777777" w:rsidR="00F84B31" w:rsidRDefault="00A66D27" w:rsidP="00F84B31">
            <w:pPr>
              <w:spacing w:line="240" w:lineRule="auto"/>
              <w:rPr>
                <w:rFonts w:cs="Times New Roman"/>
              </w:rPr>
            </w:pPr>
            <w:r w:rsidRPr="00F84B31">
              <w:rPr>
                <w:rFonts w:cs="Times New Roman"/>
              </w:rPr>
              <w:t>S</w:t>
            </w:r>
            <w:r w:rsidR="00F84B31">
              <w:rPr>
                <w:rFonts w:cs="Times New Roman"/>
              </w:rPr>
              <w:t>4</w:t>
            </w:r>
            <w:r w:rsidRPr="00F84B31">
              <w:rPr>
                <w:rFonts w:cs="Times New Roman"/>
              </w:rPr>
              <w:t xml:space="preserve">: </w:t>
            </w:r>
            <w:r w:rsidR="00F84B31" w:rsidRPr="00F84B31">
              <w:rPr>
                <w:rFonts w:cs="Times New Roman"/>
              </w:rPr>
              <w:t xml:space="preserve">El cliente rechaza pagar envase nuevo </w:t>
            </w:r>
          </w:p>
          <w:p w14:paraId="16988469" w14:textId="42EF6C9A" w:rsidR="00626E56" w:rsidRPr="00F84B31" w:rsidRDefault="00626E56" w:rsidP="005D18BC">
            <w:pPr>
              <w:pStyle w:val="Prrafodelista"/>
              <w:numPr>
                <w:ilvl w:val="0"/>
                <w:numId w:val="117"/>
              </w:numPr>
              <w:spacing w:line="240" w:lineRule="auto"/>
              <w:rPr>
                <w:rFonts w:cs="Times New Roman"/>
              </w:rPr>
            </w:pPr>
            <w:r w:rsidRPr="00F84B31">
              <w:rPr>
                <w:rFonts w:cs="Times New Roman"/>
              </w:rPr>
              <w:t>S4.1 El repartidor selecciona "No entregar este garrafón".</w:t>
            </w:r>
          </w:p>
          <w:p w14:paraId="741C754D" w14:textId="738BBDB3" w:rsidR="00626E56" w:rsidRPr="00626E56" w:rsidRDefault="00626E56" w:rsidP="005D18BC">
            <w:pPr>
              <w:pStyle w:val="Prrafodelista"/>
              <w:numPr>
                <w:ilvl w:val="0"/>
                <w:numId w:val="116"/>
              </w:numPr>
              <w:spacing w:line="240" w:lineRule="auto"/>
              <w:rPr>
                <w:rFonts w:cs="Times New Roman"/>
              </w:rPr>
            </w:pPr>
            <w:r w:rsidRPr="00626E56">
              <w:rPr>
                <w:rFonts w:cs="Times New Roman"/>
              </w:rPr>
              <w:t>S4.2 El sistema reduce cantidad</w:t>
            </w:r>
            <w:r w:rsidR="006C27E7" w:rsidRPr="00626E56">
              <w:rPr>
                <w:rFonts w:cs="Times New Roman"/>
              </w:rPr>
              <w:t xml:space="preserve"> </w:t>
            </w:r>
            <w:r w:rsidRPr="00626E56">
              <w:rPr>
                <w:rFonts w:cs="Times New Roman"/>
              </w:rPr>
              <w:t>entregada de la línea original.</w:t>
            </w:r>
          </w:p>
          <w:p w14:paraId="04BE8179" w14:textId="5AA69001" w:rsidR="00897BBF" w:rsidRPr="001F0BDC" w:rsidRDefault="00626E56" w:rsidP="005D18BC">
            <w:pPr>
              <w:pStyle w:val="Prrafodelista"/>
              <w:numPr>
                <w:ilvl w:val="0"/>
                <w:numId w:val="116"/>
              </w:numPr>
              <w:spacing w:line="240" w:lineRule="auto"/>
              <w:rPr>
                <w:rFonts w:cs="Times New Roman"/>
              </w:rPr>
            </w:pPr>
            <w:r w:rsidRPr="00626E56">
              <w:rPr>
                <w:rFonts w:cs="Times New Roman"/>
              </w:rPr>
              <w:lastRenderedPageBreak/>
              <w:t>S4.3 Ese garrafón se queda en el vehículo del repartidor.</w:t>
            </w:r>
          </w:p>
        </w:tc>
      </w:tr>
      <w:tr w:rsidR="00AF641C" w:rsidRPr="00686C0C" w14:paraId="5D6AF7F0" w14:textId="77777777">
        <w:tc>
          <w:tcPr>
            <w:tcW w:w="1980" w:type="dxa"/>
          </w:tcPr>
          <w:p w14:paraId="26ADDEC6" w14:textId="77777777" w:rsidR="00897BBF" w:rsidRPr="00686C0C" w:rsidRDefault="00897BBF">
            <w:pPr>
              <w:rPr>
                <w:rFonts w:cs="Times New Roman"/>
              </w:rPr>
            </w:pPr>
            <w:r w:rsidRPr="00686C0C">
              <w:rPr>
                <w:rFonts w:cs="Times New Roman"/>
              </w:rPr>
              <w:lastRenderedPageBreak/>
              <w:t>Excepciones</w:t>
            </w:r>
          </w:p>
        </w:tc>
        <w:tc>
          <w:tcPr>
            <w:tcW w:w="6848" w:type="dxa"/>
          </w:tcPr>
          <w:p w14:paraId="77481DAE" w14:textId="7667270C" w:rsidR="00897BBF" w:rsidRPr="00672BE8" w:rsidRDefault="00897BBF">
            <w:pPr>
              <w:rPr>
                <w:rFonts w:cs="Times New Roman"/>
              </w:rPr>
            </w:pPr>
            <w:r w:rsidRPr="00672BE8">
              <w:rPr>
                <w:rFonts w:cs="Times New Roman"/>
              </w:rPr>
              <w:t xml:space="preserve">E1: </w:t>
            </w:r>
            <w:r w:rsidR="0073774B" w:rsidRPr="0073774B">
              <w:rPr>
                <w:rFonts w:cs="Times New Roman"/>
              </w:rPr>
              <w:t>Error al registrar el estado en la base de datos</w:t>
            </w:r>
          </w:p>
          <w:p w14:paraId="077A1585" w14:textId="77777777" w:rsidR="000E4307" w:rsidRPr="000E4307" w:rsidRDefault="000E4307" w:rsidP="005D18BC">
            <w:pPr>
              <w:pStyle w:val="Prrafodelista"/>
              <w:numPr>
                <w:ilvl w:val="0"/>
                <w:numId w:val="10"/>
              </w:numPr>
              <w:rPr>
                <w:rFonts w:cs="Times New Roman"/>
              </w:rPr>
            </w:pPr>
            <w:r w:rsidRPr="000E4307">
              <w:rPr>
                <w:rFonts w:cs="Times New Roman"/>
              </w:rPr>
              <w:t>E1.1 El sistema muestra un mensaje de error.</w:t>
            </w:r>
          </w:p>
          <w:p w14:paraId="0B5BBD6E" w14:textId="77777777" w:rsidR="00897BBF" w:rsidRDefault="000E4307" w:rsidP="005D18BC">
            <w:pPr>
              <w:numPr>
                <w:ilvl w:val="0"/>
                <w:numId w:val="10"/>
              </w:numPr>
              <w:spacing w:line="240" w:lineRule="auto"/>
              <w:rPr>
                <w:rFonts w:cs="Times New Roman"/>
              </w:rPr>
            </w:pPr>
            <w:r w:rsidRPr="000E4307">
              <w:rPr>
                <w:rFonts w:cs="Times New Roman"/>
              </w:rPr>
              <w:t>E1.2 El botón permanece activo para reintentar.</w:t>
            </w:r>
          </w:p>
          <w:p w14:paraId="39D7DA53" w14:textId="77777777" w:rsidR="0036736B" w:rsidRPr="0036736B" w:rsidRDefault="0036736B" w:rsidP="0036736B">
            <w:pPr>
              <w:spacing w:line="240" w:lineRule="auto"/>
              <w:rPr>
                <w:rFonts w:cs="Times New Roman"/>
              </w:rPr>
            </w:pPr>
            <w:r w:rsidRPr="0036736B">
              <w:rPr>
                <w:rFonts w:cs="Times New Roman"/>
              </w:rPr>
              <w:t>E2: El sistema detecta que el lote del garrafón a entregar ya venció.</w:t>
            </w:r>
          </w:p>
          <w:p w14:paraId="28DF8031" w14:textId="77777777" w:rsidR="0036736B" w:rsidRPr="0036736B" w:rsidRDefault="0036736B" w:rsidP="005D18BC">
            <w:pPr>
              <w:pStyle w:val="Prrafodelista"/>
              <w:numPr>
                <w:ilvl w:val="0"/>
                <w:numId w:val="89"/>
              </w:numPr>
              <w:spacing w:line="240" w:lineRule="auto"/>
              <w:rPr>
                <w:rFonts w:cs="Times New Roman"/>
              </w:rPr>
            </w:pPr>
            <w:r w:rsidRPr="0036736B">
              <w:rPr>
                <w:rFonts w:cs="Times New Roman"/>
              </w:rPr>
              <w:t>E2.1 El sistema bloquea el botón "Entregado" y muestra el mensaje "El garrafón asignado caducó; debe regresarlo a la base". (RN-030)</w:t>
            </w:r>
          </w:p>
          <w:p w14:paraId="7021D811" w14:textId="2145A0B5" w:rsidR="00897BBF" w:rsidRPr="00383018" w:rsidRDefault="0036736B" w:rsidP="005D18BC">
            <w:pPr>
              <w:pStyle w:val="Prrafodelista"/>
              <w:numPr>
                <w:ilvl w:val="0"/>
                <w:numId w:val="89"/>
              </w:numPr>
              <w:spacing w:line="240" w:lineRule="auto"/>
              <w:rPr>
                <w:rFonts w:cs="Times New Roman"/>
              </w:rPr>
            </w:pPr>
            <w:r w:rsidRPr="0036736B">
              <w:rPr>
                <w:rFonts w:cs="Times New Roman"/>
              </w:rPr>
              <w:t>E2.2 El repartidor debe regresar a la base para reemplazar el garrafón vencido por uno vigente; el pedido se mantiene en "En camino".</w:t>
            </w:r>
          </w:p>
        </w:tc>
      </w:tr>
      <w:tr w:rsidR="00AF641C" w:rsidRPr="00686C0C" w14:paraId="376D81BA" w14:textId="77777777">
        <w:tc>
          <w:tcPr>
            <w:tcW w:w="1980" w:type="dxa"/>
          </w:tcPr>
          <w:p w14:paraId="6BB6A473" w14:textId="77777777" w:rsidR="00897BBF" w:rsidRPr="00686C0C" w:rsidRDefault="00897BBF">
            <w:pPr>
              <w:rPr>
                <w:rFonts w:cs="Times New Roman"/>
              </w:rPr>
            </w:pPr>
            <w:r w:rsidRPr="00686C0C">
              <w:rPr>
                <w:rFonts w:cs="Times New Roman"/>
              </w:rPr>
              <w:t>Prioridad</w:t>
            </w:r>
          </w:p>
        </w:tc>
        <w:tc>
          <w:tcPr>
            <w:tcW w:w="6848" w:type="dxa"/>
          </w:tcPr>
          <w:p w14:paraId="58CFD00E" w14:textId="77777777" w:rsidR="00897BBF" w:rsidRPr="00686C0C" w:rsidRDefault="00897BBF">
            <w:pPr>
              <w:rPr>
                <w:rFonts w:cs="Times New Roman"/>
              </w:rPr>
            </w:pPr>
            <w:r>
              <w:rPr>
                <w:rFonts w:cs="Times New Roman"/>
              </w:rPr>
              <w:t>Alta</w:t>
            </w:r>
            <w:r w:rsidRPr="00686C0C">
              <w:rPr>
                <w:rFonts w:cs="Times New Roman"/>
              </w:rPr>
              <w:t xml:space="preserve"> </w:t>
            </w:r>
          </w:p>
        </w:tc>
      </w:tr>
      <w:tr w:rsidR="00AF641C" w:rsidRPr="00686C0C" w14:paraId="4A2BEF0F" w14:textId="77777777">
        <w:tc>
          <w:tcPr>
            <w:tcW w:w="1980" w:type="dxa"/>
          </w:tcPr>
          <w:p w14:paraId="7F1691D6" w14:textId="77777777" w:rsidR="00897BBF" w:rsidRPr="00686C0C" w:rsidRDefault="00897BBF">
            <w:pPr>
              <w:rPr>
                <w:rFonts w:cs="Times New Roman"/>
              </w:rPr>
            </w:pPr>
            <w:r w:rsidRPr="00686C0C">
              <w:rPr>
                <w:rFonts w:cs="Times New Roman"/>
              </w:rPr>
              <w:t>Frecuencia de uso</w:t>
            </w:r>
          </w:p>
        </w:tc>
        <w:tc>
          <w:tcPr>
            <w:tcW w:w="6848" w:type="dxa"/>
          </w:tcPr>
          <w:p w14:paraId="1FE5B3B5" w14:textId="77777777" w:rsidR="00897BBF" w:rsidRPr="00686C0C" w:rsidRDefault="00897BBF">
            <w:pPr>
              <w:rPr>
                <w:rFonts w:cs="Times New Roman"/>
              </w:rPr>
            </w:pPr>
            <w:r>
              <w:rPr>
                <w:rFonts w:cs="Times New Roman"/>
              </w:rPr>
              <w:t>Alta</w:t>
            </w:r>
          </w:p>
        </w:tc>
      </w:tr>
      <w:tr w:rsidR="00AF641C" w:rsidRPr="00686C0C" w14:paraId="4306AF1F" w14:textId="77777777">
        <w:tc>
          <w:tcPr>
            <w:tcW w:w="1980" w:type="dxa"/>
          </w:tcPr>
          <w:p w14:paraId="127EF728" w14:textId="77777777" w:rsidR="00897BBF" w:rsidRPr="00686C0C" w:rsidRDefault="00897BBF">
            <w:pPr>
              <w:rPr>
                <w:rFonts w:cs="Times New Roman"/>
              </w:rPr>
            </w:pPr>
            <w:r w:rsidRPr="00686C0C">
              <w:rPr>
                <w:rFonts w:cs="Times New Roman"/>
              </w:rPr>
              <w:t>Requerimientos especiales</w:t>
            </w:r>
          </w:p>
        </w:tc>
        <w:tc>
          <w:tcPr>
            <w:tcW w:w="6848" w:type="dxa"/>
          </w:tcPr>
          <w:p w14:paraId="2BDC71CE" w14:textId="04C85C48" w:rsidR="00897BBF" w:rsidRPr="00686C0C" w:rsidRDefault="00136517">
            <w:pPr>
              <w:rPr>
                <w:rFonts w:cs="Times New Roman"/>
              </w:rPr>
            </w:pPr>
            <w:r w:rsidRPr="00136517">
              <w:rPr>
                <w:color w:val="000000"/>
              </w:rPr>
              <w:t>El sistema debe llevar un contador confiable de ausencias consecutivas por cliente para aplicar la penalización correctamente.</w:t>
            </w:r>
            <w:r w:rsidR="00D10B37" w:rsidRPr="00D10B37">
              <w:rPr>
                <w:color w:val="000000"/>
              </w:rPr>
              <w:t xml:space="preserve"> El cálculo del total final debe ser una transacción junto con el cambio de estado (RNF-014). Las líneas agregadas en sitio deben capturar el precio del envase vigente al momento de la entrega, no el del momento del pedido.</w:t>
            </w:r>
          </w:p>
        </w:tc>
      </w:tr>
      <w:tr w:rsidR="00F81535" w:rsidRPr="00686C0C" w14:paraId="74F32A3C" w14:textId="77777777">
        <w:tc>
          <w:tcPr>
            <w:tcW w:w="1980" w:type="dxa"/>
          </w:tcPr>
          <w:p w14:paraId="57FCB382" w14:textId="399CF1F2" w:rsidR="00881E08" w:rsidRPr="00686C0C" w:rsidRDefault="006D7C0B">
            <w:pPr>
              <w:rPr>
                <w:rFonts w:cs="Times New Roman"/>
              </w:rPr>
            </w:pPr>
            <w:r>
              <w:rPr>
                <w:rFonts w:cs="Times New Roman"/>
              </w:rPr>
              <w:t>Datos de entrada</w:t>
            </w:r>
          </w:p>
        </w:tc>
        <w:tc>
          <w:tcPr>
            <w:tcW w:w="6848" w:type="dxa"/>
          </w:tcPr>
          <w:p w14:paraId="336538F9" w14:textId="49BEEA96" w:rsidR="006D7C0B" w:rsidRPr="006D7C0B" w:rsidRDefault="008F386B" w:rsidP="005D18BC">
            <w:pPr>
              <w:pStyle w:val="Prrafodelista"/>
              <w:numPr>
                <w:ilvl w:val="0"/>
                <w:numId w:val="77"/>
              </w:numPr>
              <w:rPr>
                <w:color w:val="000000"/>
              </w:rPr>
            </w:pPr>
            <w:r w:rsidRPr="008F386B">
              <w:rPr>
                <w:color w:val="000000"/>
              </w:rPr>
              <w:t>Ubicación GPS del repartidor</w:t>
            </w:r>
            <w:r w:rsidR="006D7C0B" w:rsidRPr="006D7C0B">
              <w:rPr>
                <w:color w:val="000000"/>
              </w:rPr>
              <w:t xml:space="preserve">. </w:t>
            </w:r>
          </w:p>
          <w:p w14:paraId="532C9C79" w14:textId="5C8BE633" w:rsidR="003F3C41" w:rsidRPr="003F3C41" w:rsidRDefault="003F3C41" w:rsidP="005D18BC">
            <w:pPr>
              <w:pStyle w:val="Prrafodelista"/>
              <w:numPr>
                <w:ilvl w:val="0"/>
                <w:numId w:val="77"/>
              </w:numPr>
              <w:rPr>
                <w:color w:val="000000"/>
              </w:rPr>
            </w:pPr>
            <w:r w:rsidRPr="003F3C41">
              <w:rPr>
                <w:color w:val="000000"/>
              </w:rPr>
              <w:t>Por cada línea</w:t>
            </w:r>
            <w:r>
              <w:rPr>
                <w:color w:val="000000"/>
              </w:rPr>
              <w:t xml:space="preserve"> </w:t>
            </w:r>
            <w:r w:rsidRPr="003F3C41">
              <w:rPr>
                <w:color w:val="000000"/>
              </w:rPr>
              <w:t>cantidad</w:t>
            </w:r>
            <w:r>
              <w:rPr>
                <w:color w:val="000000"/>
              </w:rPr>
              <w:t xml:space="preserve"> e</w:t>
            </w:r>
            <w:r w:rsidRPr="003F3C41">
              <w:rPr>
                <w:color w:val="000000"/>
              </w:rPr>
              <w:t>ntregada real</w:t>
            </w:r>
          </w:p>
          <w:p w14:paraId="1F236C4C" w14:textId="01051C5E" w:rsidR="003F3C41" w:rsidRPr="006D7C0B" w:rsidRDefault="003F3C41" w:rsidP="005D18BC">
            <w:pPr>
              <w:pStyle w:val="Prrafodelista"/>
              <w:numPr>
                <w:ilvl w:val="0"/>
                <w:numId w:val="77"/>
              </w:numPr>
              <w:rPr>
                <w:color w:val="000000"/>
              </w:rPr>
            </w:pPr>
            <w:r w:rsidRPr="003F3C41">
              <w:rPr>
                <w:color w:val="000000"/>
              </w:rPr>
              <w:t>Si aplica</w:t>
            </w:r>
            <w:r>
              <w:rPr>
                <w:color w:val="000000"/>
              </w:rPr>
              <w:t xml:space="preserve"> </w:t>
            </w:r>
            <w:r w:rsidRPr="003F3C41">
              <w:rPr>
                <w:color w:val="000000"/>
              </w:rPr>
              <w:t>nuevas líneas con agregada</w:t>
            </w:r>
            <w:r w:rsidR="002360DB">
              <w:rPr>
                <w:color w:val="000000"/>
              </w:rPr>
              <w:t>s en sitio</w:t>
            </w:r>
          </w:p>
          <w:p w14:paraId="147F5BD8" w14:textId="6CF4A647" w:rsidR="00881E08" w:rsidRPr="006D7C0B" w:rsidRDefault="006D7C0B" w:rsidP="005D18BC">
            <w:pPr>
              <w:pStyle w:val="Prrafodelista"/>
              <w:numPr>
                <w:ilvl w:val="0"/>
                <w:numId w:val="77"/>
              </w:numPr>
              <w:rPr>
                <w:color w:val="000000"/>
              </w:rPr>
            </w:pPr>
            <w:r w:rsidRPr="006D7C0B">
              <w:rPr>
                <w:color w:val="000000"/>
              </w:rPr>
              <w:t>Confirmación del repartidor</w:t>
            </w:r>
            <w:r w:rsidR="008F386B">
              <w:rPr>
                <w:color w:val="000000"/>
              </w:rPr>
              <w:t xml:space="preserve"> (entregado o no entregado)</w:t>
            </w:r>
            <w:r w:rsidRPr="006D7C0B">
              <w:rPr>
                <w:color w:val="000000"/>
              </w:rPr>
              <w:t>.</w:t>
            </w:r>
          </w:p>
        </w:tc>
      </w:tr>
      <w:tr w:rsidR="00E63683" w:rsidRPr="00686C0C" w14:paraId="6CC0078C" w14:textId="77777777">
        <w:tc>
          <w:tcPr>
            <w:tcW w:w="1980" w:type="dxa"/>
          </w:tcPr>
          <w:p w14:paraId="4CDABDFF" w14:textId="5EA25AA5" w:rsidR="00881E08" w:rsidRPr="00686C0C" w:rsidRDefault="006D7C0B">
            <w:pPr>
              <w:rPr>
                <w:rFonts w:cs="Times New Roman"/>
              </w:rPr>
            </w:pPr>
            <w:r>
              <w:rPr>
                <w:rFonts w:cs="Times New Roman"/>
              </w:rPr>
              <w:t>Datos de salida</w:t>
            </w:r>
          </w:p>
        </w:tc>
        <w:tc>
          <w:tcPr>
            <w:tcW w:w="6848" w:type="dxa"/>
          </w:tcPr>
          <w:p w14:paraId="18EA71CE" w14:textId="55D1A4FD" w:rsidR="00105D44" w:rsidRDefault="00105D44" w:rsidP="005D18BC">
            <w:pPr>
              <w:pStyle w:val="Prrafodelista"/>
              <w:numPr>
                <w:ilvl w:val="0"/>
                <w:numId w:val="78"/>
              </w:numPr>
              <w:rPr>
                <w:color w:val="000000"/>
              </w:rPr>
            </w:pPr>
            <w:r w:rsidRPr="00105D44">
              <w:rPr>
                <w:color w:val="000000"/>
              </w:rPr>
              <w:t xml:space="preserve">Pedido actualizado a estado con </w:t>
            </w:r>
            <w:proofErr w:type="spellStart"/>
            <w:r w:rsidRPr="00105D44">
              <w:rPr>
                <w:color w:val="000000"/>
              </w:rPr>
              <w:t>timestamp</w:t>
            </w:r>
            <w:proofErr w:type="spellEnd"/>
            <w:r w:rsidRPr="00105D44">
              <w:rPr>
                <w:color w:val="000000"/>
              </w:rPr>
              <w:t>.</w:t>
            </w:r>
          </w:p>
          <w:p w14:paraId="3B6DF87F" w14:textId="6737CE25" w:rsidR="00C2572D" w:rsidRPr="00C2572D" w:rsidRDefault="00C2572D" w:rsidP="005D18BC">
            <w:pPr>
              <w:pStyle w:val="Prrafodelista"/>
              <w:numPr>
                <w:ilvl w:val="0"/>
                <w:numId w:val="78"/>
              </w:numPr>
              <w:rPr>
                <w:color w:val="000000"/>
              </w:rPr>
            </w:pPr>
            <w:r w:rsidRPr="00C2572D">
              <w:rPr>
                <w:color w:val="000000"/>
              </w:rPr>
              <w:t>Líneas con cantidad</w:t>
            </w:r>
            <w:r>
              <w:rPr>
                <w:color w:val="000000"/>
              </w:rPr>
              <w:t xml:space="preserve"> </w:t>
            </w:r>
            <w:r w:rsidRPr="00C2572D">
              <w:rPr>
                <w:color w:val="000000"/>
              </w:rPr>
              <w:t>entregada registrada</w:t>
            </w:r>
          </w:p>
          <w:p w14:paraId="04E2FB8E" w14:textId="4DAC5E1D" w:rsidR="00C2572D" w:rsidRPr="00C2572D" w:rsidRDefault="00C2572D" w:rsidP="005D18BC">
            <w:pPr>
              <w:pStyle w:val="Prrafodelista"/>
              <w:numPr>
                <w:ilvl w:val="0"/>
                <w:numId w:val="78"/>
              </w:numPr>
              <w:rPr>
                <w:color w:val="000000"/>
              </w:rPr>
            </w:pPr>
            <w:r w:rsidRPr="00C2572D">
              <w:rPr>
                <w:color w:val="000000"/>
              </w:rPr>
              <w:t xml:space="preserve">Líneas adicionales (si aplica) </w:t>
            </w:r>
          </w:p>
          <w:p w14:paraId="61227411" w14:textId="29A499BB" w:rsidR="00C2572D" w:rsidRDefault="00C2572D" w:rsidP="005D18BC">
            <w:pPr>
              <w:pStyle w:val="Prrafodelista"/>
              <w:numPr>
                <w:ilvl w:val="0"/>
                <w:numId w:val="78"/>
              </w:numPr>
              <w:rPr>
                <w:color w:val="000000"/>
              </w:rPr>
            </w:pPr>
            <w:proofErr w:type="gramStart"/>
            <w:r w:rsidRPr="00C2572D">
              <w:rPr>
                <w:color w:val="000000"/>
              </w:rPr>
              <w:t>Total</w:t>
            </w:r>
            <w:proofErr w:type="gramEnd"/>
            <w:r w:rsidRPr="00C2572D">
              <w:rPr>
                <w:color w:val="000000"/>
              </w:rPr>
              <w:t xml:space="preserve"> final calculado</w:t>
            </w:r>
          </w:p>
          <w:p w14:paraId="6A00E4BA" w14:textId="4D90D57E" w:rsidR="00105D44" w:rsidRDefault="0018443B" w:rsidP="005D18BC">
            <w:pPr>
              <w:pStyle w:val="Prrafodelista"/>
              <w:numPr>
                <w:ilvl w:val="0"/>
                <w:numId w:val="78"/>
              </w:numPr>
              <w:rPr>
                <w:color w:val="000000"/>
              </w:rPr>
            </w:pPr>
            <w:r>
              <w:rPr>
                <w:color w:val="000000"/>
              </w:rPr>
              <w:t>Notificac</w:t>
            </w:r>
            <w:r w:rsidR="00626567">
              <w:rPr>
                <w:color w:val="000000"/>
              </w:rPr>
              <w:t>ión al cliente</w:t>
            </w:r>
            <w:r w:rsidR="00105D44" w:rsidRPr="00105D44">
              <w:rPr>
                <w:color w:val="000000"/>
              </w:rPr>
              <w:t>.</w:t>
            </w:r>
          </w:p>
          <w:p w14:paraId="31FD2734" w14:textId="77777777" w:rsidR="00105D44" w:rsidRDefault="00105D44" w:rsidP="005D18BC">
            <w:pPr>
              <w:pStyle w:val="Prrafodelista"/>
              <w:numPr>
                <w:ilvl w:val="0"/>
                <w:numId w:val="78"/>
              </w:numPr>
              <w:rPr>
                <w:color w:val="000000"/>
              </w:rPr>
            </w:pPr>
            <w:r w:rsidRPr="00105D44">
              <w:rPr>
                <w:color w:val="000000"/>
              </w:rPr>
              <w:t xml:space="preserve">Suspensión aplicada si es segunda ausencia consecutiva. </w:t>
            </w:r>
          </w:p>
          <w:p w14:paraId="7EB7D053" w14:textId="74D35E4E" w:rsidR="00881E08" w:rsidRPr="00105D44" w:rsidRDefault="00105D44" w:rsidP="005D18BC">
            <w:pPr>
              <w:pStyle w:val="Prrafodelista"/>
              <w:numPr>
                <w:ilvl w:val="0"/>
                <w:numId w:val="78"/>
              </w:numPr>
              <w:rPr>
                <w:color w:val="000000"/>
              </w:rPr>
            </w:pPr>
            <w:r w:rsidRPr="00105D44">
              <w:rPr>
                <w:color w:val="000000"/>
              </w:rPr>
              <w:t xml:space="preserve">Inventario del repartidor </w:t>
            </w:r>
            <w:r w:rsidR="00626567">
              <w:rPr>
                <w:color w:val="000000"/>
              </w:rPr>
              <w:t>actual</w:t>
            </w:r>
            <w:r w:rsidR="00524CF7">
              <w:rPr>
                <w:color w:val="000000"/>
              </w:rPr>
              <w:t>izado</w:t>
            </w:r>
            <w:r w:rsidRPr="00105D44">
              <w:rPr>
                <w:color w:val="000000"/>
              </w:rPr>
              <w:t>.</w:t>
            </w:r>
          </w:p>
        </w:tc>
      </w:tr>
      <w:tr w:rsidR="00AF641C" w:rsidRPr="00686C0C" w14:paraId="189AF2F3" w14:textId="77777777">
        <w:tc>
          <w:tcPr>
            <w:tcW w:w="1980" w:type="dxa"/>
          </w:tcPr>
          <w:p w14:paraId="72791672" w14:textId="77777777" w:rsidR="00897BBF" w:rsidRPr="00686C0C" w:rsidRDefault="00897BBF">
            <w:pPr>
              <w:rPr>
                <w:rFonts w:cs="Times New Roman"/>
              </w:rPr>
            </w:pPr>
            <w:r w:rsidRPr="00686C0C">
              <w:rPr>
                <w:rFonts w:cs="Times New Roman"/>
              </w:rPr>
              <w:t>Suposiciones</w:t>
            </w:r>
          </w:p>
        </w:tc>
        <w:tc>
          <w:tcPr>
            <w:tcW w:w="6848" w:type="dxa"/>
          </w:tcPr>
          <w:p w14:paraId="2A5EF99E" w14:textId="1BEA1D9C" w:rsidR="00897BBF" w:rsidRPr="00686C0C" w:rsidRDefault="002B751E">
            <w:pPr>
              <w:rPr>
                <w:rFonts w:cs="Times New Roman"/>
              </w:rPr>
            </w:pPr>
            <w:r w:rsidRPr="002B751E">
              <w:rPr>
                <w:color w:val="000000"/>
              </w:rPr>
              <w:t>El repartidor llegó al domicilio correcto y esperó el tiempo reglamentario.</w:t>
            </w:r>
          </w:p>
        </w:tc>
      </w:tr>
      <w:tr w:rsidR="00AF641C" w:rsidRPr="00686C0C" w14:paraId="0F93F7A7" w14:textId="77777777">
        <w:trPr>
          <w:trHeight w:val="404"/>
        </w:trPr>
        <w:tc>
          <w:tcPr>
            <w:tcW w:w="1980" w:type="dxa"/>
          </w:tcPr>
          <w:p w14:paraId="0B6711DF" w14:textId="77777777" w:rsidR="00897BBF" w:rsidRPr="00686C0C" w:rsidRDefault="00897BBF">
            <w:pPr>
              <w:rPr>
                <w:rFonts w:cs="Times New Roman"/>
              </w:rPr>
            </w:pPr>
            <w:r w:rsidRPr="00686C0C">
              <w:rPr>
                <w:rFonts w:cs="Times New Roman"/>
              </w:rPr>
              <w:t>Notas y preguntas</w:t>
            </w:r>
          </w:p>
        </w:tc>
        <w:tc>
          <w:tcPr>
            <w:tcW w:w="6848" w:type="dxa"/>
          </w:tcPr>
          <w:p w14:paraId="0C255754" w14:textId="4C0112E0" w:rsidR="00897BBF" w:rsidRPr="00686C0C" w:rsidRDefault="009C6384">
            <w:pPr>
              <w:rPr>
                <w:rFonts w:cs="Times New Roman"/>
                <w:highlight w:val="yellow"/>
              </w:rPr>
            </w:pPr>
            <w:r>
              <w:rPr>
                <w:rFonts w:cs="Times New Roman"/>
              </w:rPr>
              <w:t>Ninguna</w:t>
            </w:r>
          </w:p>
        </w:tc>
      </w:tr>
    </w:tbl>
    <w:p w14:paraId="1BFC1EBA" w14:textId="77777777" w:rsidR="0019298D" w:rsidRDefault="0019298D">
      <w:pPr>
        <w:spacing w:line="259" w:lineRule="auto"/>
        <w:jc w:val="left"/>
      </w:pPr>
      <w:r>
        <w:br w:type="page"/>
      </w:r>
    </w:p>
    <w:p w14:paraId="0B76D1D8" w14:textId="4185CB30" w:rsidR="009C6384" w:rsidRDefault="009C6384" w:rsidP="009C6384">
      <w:pPr>
        <w:jc w:val="left"/>
      </w:pPr>
      <w:r>
        <w:lastRenderedPageBreak/>
        <w:t>CU – 01</w:t>
      </w:r>
      <w:r w:rsidR="0007421A">
        <w:t>3</w:t>
      </w:r>
      <w:r>
        <w:t>: Historial de entregas</w:t>
      </w:r>
    </w:p>
    <w:tbl>
      <w:tblPr>
        <w:tblStyle w:val="Tablaconcuadrcula"/>
        <w:tblW w:w="0" w:type="auto"/>
        <w:tblLook w:val="04A0" w:firstRow="1" w:lastRow="0" w:firstColumn="1" w:lastColumn="0" w:noHBand="0" w:noVBand="1"/>
      </w:tblPr>
      <w:tblGrid>
        <w:gridCol w:w="1980"/>
        <w:gridCol w:w="6848"/>
      </w:tblGrid>
      <w:tr w:rsidR="00AF641C" w:rsidRPr="00686C0C" w14:paraId="4A3721C0" w14:textId="77777777">
        <w:tc>
          <w:tcPr>
            <w:tcW w:w="1980" w:type="dxa"/>
          </w:tcPr>
          <w:p w14:paraId="685CF4C1" w14:textId="77777777" w:rsidR="009C6384" w:rsidRPr="00686C0C" w:rsidRDefault="009C6384">
            <w:pPr>
              <w:rPr>
                <w:rFonts w:cs="Times New Roman"/>
                <w:b/>
                <w:bCs/>
              </w:rPr>
            </w:pPr>
            <w:r w:rsidRPr="00686C0C">
              <w:rPr>
                <w:rFonts w:cs="Times New Roman"/>
                <w:b/>
                <w:bCs/>
              </w:rPr>
              <w:t>Nombre</w:t>
            </w:r>
          </w:p>
        </w:tc>
        <w:tc>
          <w:tcPr>
            <w:tcW w:w="6848" w:type="dxa"/>
          </w:tcPr>
          <w:p w14:paraId="51266D2C" w14:textId="77906EE6" w:rsidR="009C6384" w:rsidRPr="006A4AEE" w:rsidRDefault="003A04F7">
            <w:pPr>
              <w:rPr>
                <w:rFonts w:cs="Times New Roman"/>
                <w:b/>
                <w:bCs/>
              </w:rPr>
            </w:pPr>
            <w:r>
              <w:rPr>
                <w:rFonts w:cs="Times New Roman"/>
                <w:b/>
                <w:bCs/>
              </w:rPr>
              <w:t>Historial de entregas</w:t>
            </w:r>
          </w:p>
        </w:tc>
      </w:tr>
      <w:tr w:rsidR="00AF641C" w:rsidRPr="00686C0C" w14:paraId="0AD627C5" w14:textId="77777777">
        <w:tc>
          <w:tcPr>
            <w:tcW w:w="1980" w:type="dxa"/>
          </w:tcPr>
          <w:p w14:paraId="4016AAC0" w14:textId="77777777" w:rsidR="009C6384" w:rsidRPr="00686C0C" w:rsidRDefault="009C6384">
            <w:pPr>
              <w:rPr>
                <w:rFonts w:cs="Times New Roman"/>
              </w:rPr>
            </w:pPr>
            <w:r w:rsidRPr="00686C0C">
              <w:rPr>
                <w:rFonts w:cs="Times New Roman"/>
              </w:rPr>
              <w:t>Actores</w:t>
            </w:r>
          </w:p>
        </w:tc>
        <w:tc>
          <w:tcPr>
            <w:tcW w:w="6848" w:type="dxa"/>
          </w:tcPr>
          <w:p w14:paraId="40A16616" w14:textId="77777777" w:rsidR="009C6384" w:rsidRPr="00686C0C" w:rsidRDefault="009C6384">
            <w:pPr>
              <w:rPr>
                <w:rFonts w:cs="Times New Roman"/>
              </w:rPr>
            </w:pPr>
            <w:r>
              <w:rPr>
                <w:rFonts w:cs="Times New Roman"/>
              </w:rPr>
              <w:t>Repartidor</w:t>
            </w:r>
          </w:p>
        </w:tc>
      </w:tr>
      <w:tr w:rsidR="00AF641C" w:rsidRPr="00686C0C" w14:paraId="066B361E" w14:textId="77777777">
        <w:tc>
          <w:tcPr>
            <w:tcW w:w="1980" w:type="dxa"/>
          </w:tcPr>
          <w:p w14:paraId="54C078DF" w14:textId="77777777" w:rsidR="009C6384" w:rsidRPr="00686C0C" w:rsidRDefault="009C6384">
            <w:pPr>
              <w:rPr>
                <w:rFonts w:cs="Times New Roman"/>
              </w:rPr>
            </w:pPr>
            <w:r w:rsidRPr="00686C0C">
              <w:rPr>
                <w:rFonts w:cs="Times New Roman"/>
              </w:rPr>
              <w:t>Descripción</w:t>
            </w:r>
          </w:p>
        </w:tc>
        <w:tc>
          <w:tcPr>
            <w:tcW w:w="6848" w:type="dxa"/>
          </w:tcPr>
          <w:p w14:paraId="76E9E7B6" w14:textId="0553874D" w:rsidR="009C6384" w:rsidRPr="00686C0C" w:rsidRDefault="00A742C4">
            <w:pPr>
              <w:spacing w:line="240" w:lineRule="auto"/>
              <w:rPr>
                <w:rFonts w:cs="Times New Roman"/>
              </w:rPr>
            </w:pPr>
            <w:r w:rsidRPr="00A742C4">
              <w:rPr>
                <w:rFonts w:cs="Times New Roman"/>
              </w:rPr>
              <w:t>El repartidor puede consultar el historial completo de todas las entregas asociadas a su cuenta, incluyendo entregas exitosas, no entregadas y canceladas. El sistema filtra los registros exclusivamente por el ID del repartidor autenticado.</w:t>
            </w:r>
          </w:p>
        </w:tc>
      </w:tr>
      <w:tr w:rsidR="00AF641C" w:rsidRPr="00686C0C" w14:paraId="74BDB911" w14:textId="77777777">
        <w:tc>
          <w:tcPr>
            <w:tcW w:w="1980" w:type="dxa"/>
          </w:tcPr>
          <w:p w14:paraId="5A07E042" w14:textId="77777777" w:rsidR="009C6384" w:rsidRPr="00686C0C" w:rsidRDefault="009C6384">
            <w:pPr>
              <w:rPr>
                <w:rFonts w:cs="Times New Roman"/>
              </w:rPr>
            </w:pPr>
            <w:r w:rsidRPr="00686C0C">
              <w:rPr>
                <w:rFonts w:cs="Times New Roman"/>
              </w:rPr>
              <w:t>Requerimiento funcional</w:t>
            </w:r>
          </w:p>
        </w:tc>
        <w:tc>
          <w:tcPr>
            <w:tcW w:w="6848" w:type="dxa"/>
          </w:tcPr>
          <w:p w14:paraId="7B332920" w14:textId="1CF56411" w:rsidR="009C6384" w:rsidRPr="00686C0C" w:rsidRDefault="009C6384">
            <w:pPr>
              <w:jc w:val="left"/>
              <w:rPr>
                <w:rFonts w:cs="Times New Roman"/>
              </w:rPr>
            </w:pPr>
            <w:r w:rsidRPr="00C55B86">
              <w:rPr>
                <w:rFonts w:cs="Times New Roman"/>
              </w:rPr>
              <w:t>RF</w:t>
            </w:r>
            <w:r>
              <w:rPr>
                <w:rFonts w:cs="Times New Roman"/>
              </w:rPr>
              <w:t xml:space="preserve"> – </w:t>
            </w:r>
            <w:r w:rsidRPr="00C55B86">
              <w:rPr>
                <w:rFonts w:cs="Times New Roman"/>
              </w:rPr>
              <w:t>0</w:t>
            </w:r>
            <w:r>
              <w:rPr>
                <w:rFonts w:cs="Times New Roman"/>
              </w:rPr>
              <w:t>1</w:t>
            </w:r>
            <w:r w:rsidR="00A742C4">
              <w:rPr>
                <w:rFonts w:cs="Times New Roman"/>
              </w:rPr>
              <w:t>0</w:t>
            </w:r>
          </w:p>
        </w:tc>
      </w:tr>
      <w:tr w:rsidR="00AF641C" w:rsidRPr="00686C0C" w14:paraId="57D70FCE" w14:textId="77777777">
        <w:tc>
          <w:tcPr>
            <w:tcW w:w="1980" w:type="dxa"/>
          </w:tcPr>
          <w:p w14:paraId="2D71B88A" w14:textId="77777777" w:rsidR="009C6384" w:rsidRPr="00686C0C" w:rsidRDefault="009C6384">
            <w:pPr>
              <w:rPr>
                <w:rFonts w:cs="Times New Roman"/>
              </w:rPr>
            </w:pPr>
            <w:r>
              <w:rPr>
                <w:rFonts w:cs="Times New Roman"/>
              </w:rPr>
              <w:t>Reglas de negocio</w:t>
            </w:r>
          </w:p>
        </w:tc>
        <w:tc>
          <w:tcPr>
            <w:tcW w:w="6848" w:type="dxa"/>
          </w:tcPr>
          <w:p w14:paraId="7EC1473E" w14:textId="2B827604" w:rsidR="009C6384" w:rsidRPr="00C55B86" w:rsidRDefault="004228CF">
            <w:pPr>
              <w:spacing w:line="240" w:lineRule="auto"/>
              <w:jc w:val="left"/>
              <w:rPr>
                <w:rFonts w:cs="Times New Roman"/>
              </w:rPr>
            </w:pPr>
            <w:r w:rsidRPr="004228CF">
              <w:rPr>
                <w:rFonts w:cs="Times New Roman"/>
              </w:rPr>
              <w:t>RN-01</w:t>
            </w:r>
            <w:r w:rsidR="00E62800">
              <w:rPr>
                <w:rFonts w:cs="Times New Roman"/>
              </w:rPr>
              <w:t>6</w:t>
            </w:r>
            <w:r w:rsidRPr="004228CF">
              <w:rPr>
                <w:rFonts w:cs="Times New Roman"/>
              </w:rPr>
              <w:t>: El repartidor solo puede ver los pedidos asociados a su propio ID. RN-013: Los registros son inmutables.</w:t>
            </w:r>
          </w:p>
        </w:tc>
      </w:tr>
      <w:tr w:rsidR="00AF641C" w:rsidRPr="00686C0C" w14:paraId="321B385E" w14:textId="77777777">
        <w:tc>
          <w:tcPr>
            <w:tcW w:w="1980" w:type="dxa"/>
          </w:tcPr>
          <w:p w14:paraId="70863C75" w14:textId="77777777" w:rsidR="009C6384" w:rsidRPr="00686C0C" w:rsidRDefault="009C6384">
            <w:pPr>
              <w:rPr>
                <w:rFonts w:cs="Times New Roman"/>
              </w:rPr>
            </w:pPr>
            <w:r w:rsidRPr="00686C0C">
              <w:rPr>
                <w:rFonts w:cs="Times New Roman"/>
              </w:rPr>
              <w:t>Disparador</w:t>
            </w:r>
          </w:p>
        </w:tc>
        <w:tc>
          <w:tcPr>
            <w:tcW w:w="6848" w:type="dxa"/>
          </w:tcPr>
          <w:p w14:paraId="68CA408C" w14:textId="0BFA841B" w:rsidR="009C6384" w:rsidRPr="00686C0C" w:rsidRDefault="00E1244B">
            <w:pPr>
              <w:spacing w:line="240" w:lineRule="auto"/>
              <w:rPr>
                <w:rFonts w:cs="Times New Roman"/>
              </w:rPr>
            </w:pPr>
            <w:r w:rsidRPr="00E1244B">
              <w:rPr>
                <w:rFonts w:cs="Times New Roman"/>
              </w:rPr>
              <w:t>El repartidor selecciona la sección "Mi historial" o "Mis entregas" desde el menú principal.</w:t>
            </w:r>
          </w:p>
        </w:tc>
      </w:tr>
      <w:tr w:rsidR="00AF641C" w:rsidRPr="00686C0C" w14:paraId="50DDC766" w14:textId="77777777">
        <w:tc>
          <w:tcPr>
            <w:tcW w:w="1980" w:type="dxa"/>
          </w:tcPr>
          <w:p w14:paraId="594E2B24" w14:textId="77777777" w:rsidR="009C6384" w:rsidRPr="00686C0C" w:rsidRDefault="009C6384">
            <w:pPr>
              <w:rPr>
                <w:rFonts w:cs="Times New Roman"/>
              </w:rPr>
            </w:pPr>
            <w:r w:rsidRPr="00686C0C">
              <w:rPr>
                <w:rFonts w:cs="Times New Roman"/>
              </w:rPr>
              <w:t>Precondiciones</w:t>
            </w:r>
          </w:p>
        </w:tc>
        <w:tc>
          <w:tcPr>
            <w:tcW w:w="6848" w:type="dxa"/>
          </w:tcPr>
          <w:p w14:paraId="44A76F7B" w14:textId="77777777" w:rsidR="001F547E" w:rsidRPr="001F547E" w:rsidRDefault="001F547E" w:rsidP="005D18BC">
            <w:pPr>
              <w:pStyle w:val="Prrafodelista"/>
              <w:numPr>
                <w:ilvl w:val="0"/>
                <w:numId w:val="45"/>
              </w:numPr>
              <w:spacing w:line="240" w:lineRule="auto"/>
              <w:rPr>
                <w:rFonts w:cs="Times New Roman"/>
              </w:rPr>
            </w:pPr>
            <w:r w:rsidRPr="001F547E">
              <w:rPr>
                <w:rFonts w:cs="Times New Roman"/>
              </w:rPr>
              <w:t>El repartidor tiene sesión activa.</w:t>
            </w:r>
          </w:p>
          <w:p w14:paraId="466FFA2F" w14:textId="666C9693" w:rsidR="009C6384" w:rsidRPr="00686C0C" w:rsidRDefault="001F547E" w:rsidP="005D18BC">
            <w:pPr>
              <w:pStyle w:val="Prrafodelista"/>
              <w:numPr>
                <w:ilvl w:val="0"/>
                <w:numId w:val="45"/>
              </w:numPr>
              <w:spacing w:line="240" w:lineRule="auto"/>
              <w:rPr>
                <w:rFonts w:cs="Times New Roman"/>
              </w:rPr>
            </w:pPr>
            <w:r w:rsidRPr="001F547E">
              <w:rPr>
                <w:rFonts w:cs="Times New Roman"/>
              </w:rPr>
              <w:t>El repartidor tiene al menos un pedido registrado en el sistema</w:t>
            </w:r>
          </w:p>
        </w:tc>
      </w:tr>
      <w:tr w:rsidR="00AF641C" w:rsidRPr="00686C0C" w14:paraId="38FFD030" w14:textId="77777777">
        <w:tc>
          <w:tcPr>
            <w:tcW w:w="1980" w:type="dxa"/>
          </w:tcPr>
          <w:p w14:paraId="6737643A" w14:textId="77777777" w:rsidR="009C6384" w:rsidRPr="00686C0C" w:rsidRDefault="009C6384">
            <w:pPr>
              <w:rPr>
                <w:rFonts w:cs="Times New Roman"/>
              </w:rPr>
            </w:pPr>
            <w:r w:rsidRPr="00686C0C">
              <w:rPr>
                <w:rFonts w:cs="Times New Roman"/>
              </w:rPr>
              <w:t>Postcondiciones</w:t>
            </w:r>
          </w:p>
        </w:tc>
        <w:tc>
          <w:tcPr>
            <w:tcW w:w="6848" w:type="dxa"/>
          </w:tcPr>
          <w:p w14:paraId="76B5206F" w14:textId="77777777" w:rsidR="00B533CC" w:rsidRPr="00B533CC" w:rsidRDefault="00B533CC" w:rsidP="005D18BC">
            <w:pPr>
              <w:pStyle w:val="Prrafodelista"/>
              <w:numPr>
                <w:ilvl w:val="0"/>
                <w:numId w:val="46"/>
              </w:numPr>
              <w:spacing w:line="240" w:lineRule="auto"/>
              <w:rPr>
                <w:rFonts w:cs="Times New Roman"/>
              </w:rPr>
            </w:pPr>
            <w:r w:rsidRPr="00B533CC">
              <w:rPr>
                <w:rFonts w:cs="Times New Roman"/>
              </w:rPr>
              <w:t>El repartidor visualiza la lista de sus entregas con estado y detalles.</w:t>
            </w:r>
          </w:p>
          <w:p w14:paraId="580AFFAF" w14:textId="1DAA3305" w:rsidR="009C6384" w:rsidRPr="00686C0C" w:rsidRDefault="00B533CC" w:rsidP="005D18BC">
            <w:pPr>
              <w:pStyle w:val="Prrafodelista"/>
              <w:numPr>
                <w:ilvl w:val="0"/>
                <w:numId w:val="46"/>
              </w:numPr>
              <w:spacing w:line="240" w:lineRule="auto"/>
              <w:rPr>
                <w:rFonts w:cs="Times New Roman"/>
              </w:rPr>
            </w:pPr>
            <w:r w:rsidRPr="00B533CC">
              <w:rPr>
                <w:rFonts w:cs="Times New Roman"/>
              </w:rPr>
              <w:t>No se modifica ningún dato (consulta de solo lectura).</w:t>
            </w:r>
          </w:p>
        </w:tc>
      </w:tr>
      <w:tr w:rsidR="00AF641C" w:rsidRPr="00686C0C" w14:paraId="35BA2E11" w14:textId="77777777">
        <w:tc>
          <w:tcPr>
            <w:tcW w:w="1980" w:type="dxa"/>
          </w:tcPr>
          <w:p w14:paraId="48E2A5B1" w14:textId="77777777" w:rsidR="009C6384" w:rsidRPr="00686C0C" w:rsidRDefault="009C6384">
            <w:pPr>
              <w:rPr>
                <w:rFonts w:cs="Times New Roman"/>
              </w:rPr>
            </w:pPr>
            <w:r w:rsidRPr="00686C0C">
              <w:rPr>
                <w:rFonts w:cs="Times New Roman"/>
              </w:rPr>
              <w:t>Flujo Normal</w:t>
            </w:r>
          </w:p>
        </w:tc>
        <w:tc>
          <w:tcPr>
            <w:tcW w:w="6848" w:type="dxa"/>
          </w:tcPr>
          <w:p w14:paraId="4979EBBC" w14:textId="77777777" w:rsidR="005D66C4" w:rsidRPr="005D66C4" w:rsidRDefault="005D66C4" w:rsidP="005D18BC">
            <w:pPr>
              <w:pStyle w:val="Prrafodelista"/>
              <w:numPr>
                <w:ilvl w:val="0"/>
                <w:numId w:val="47"/>
              </w:numPr>
              <w:spacing w:line="240" w:lineRule="auto"/>
              <w:rPr>
                <w:rFonts w:cs="Times New Roman"/>
              </w:rPr>
            </w:pPr>
            <w:r w:rsidRPr="005D66C4">
              <w:rPr>
                <w:rFonts w:cs="Times New Roman"/>
              </w:rPr>
              <w:t>El repartidor selecciona "Mi historial" en el menú.</w:t>
            </w:r>
          </w:p>
          <w:p w14:paraId="65556AB7" w14:textId="442921AC" w:rsidR="005D66C4" w:rsidRPr="005D66C4" w:rsidRDefault="005D66C4" w:rsidP="005D18BC">
            <w:pPr>
              <w:pStyle w:val="Prrafodelista"/>
              <w:numPr>
                <w:ilvl w:val="0"/>
                <w:numId w:val="47"/>
              </w:numPr>
              <w:spacing w:line="240" w:lineRule="auto"/>
              <w:rPr>
                <w:rFonts w:cs="Times New Roman"/>
              </w:rPr>
            </w:pPr>
            <w:r w:rsidRPr="005D66C4">
              <w:rPr>
                <w:rFonts w:cs="Times New Roman"/>
              </w:rPr>
              <w:t>El sistema consulta todos los pedidos asociados al ID del repartidor. (RN-01</w:t>
            </w:r>
            <w:r w:rsidR="000571A5">
              <w:rPr>
                <w:rFonts w:cs="Times New Roman"/>
              </w:rPr>
              <w:t>6</w:t>
            </w:r>
            <w:r w:rsidRPr="005D66C4">
              <w:rPr>
                <w:rFonts w:cs="Times New Roman"/>
              </w:rPr>
              <w:t>)</w:t>
            </w:r>
          </w:p>
          <w:p w14:paraId="18EBE7B8" w14:textId="77777777" w:rsidR="005D66C4" w:rsidRPr="005D66C4" w:rsidRDefault="005D66C4" w:rsidP="005D18BC">
            <w:pPr>
              <w:pStyle w:val="Prrafodelista"/>
              <w:numPr>
                <w:ilvl w:val="0"/>
                <w:numId w:val="47"/>
              </w:numPr>
              <w:spacing w:line="240" w:lineRule="auto"/>
              <w:rPr>
                <w:rFonts w:cs="Times New Roman"/>
              </w:rPr>
            </w:pPr>
            <w:r w:rsidRPr="005D66C4">
              <w:rPr>
                <w:rFonts w:cs="Times New Roman"/>
              </w:rPr>
              <w:t>El sistema ordena los registros de más reciente a más antiguo.</w:t>
            </w:r>
          </w:p>
          <w:p w14:paraId="2D252D46" w14:textId="77777777" w:rsidR="005D66C4" w:rsidRPr="005D66C4" w:rsidRDefault="005D66C4" w:rsidP="005D18BC">
            <w:pPr>
              <w:pStyle w:val="Prrafodelista"/>
              <w:numPr>
                <w:ilvl w:val="0"/>
                <w:numId w:val="47"/>
              </w:numPr>
              <w:spacing w:line="240" w:lineRule="auto"/>
              <w:rPr>
                <w:rFonts w:cs="Times New Roman"/>
              </w:rPr>
            </w:pPr>
            <w:r w:rsidRPr="005D66C4">
              <w:rPr>
                <w:rFonts w:cs="Times New Roman"/>
              </w:rPr>
              <w:t>El sistema muestra: fecha, cliente, dirección, cantidad de garrafones, estado final, y monto (si aplica).</w:t>
            </w:r>
          </w:p>
          <w:p w14:paraId="0646AF73" w14:textId="77777777" w:rsidR="005D66C4" w:rsidRPr="005D66C4" w:rsidRDefault="005D66C4" w:rsidP="005D18BC">
            <w:pPr>
              <w:pStyle w:val="Prrafodelista"/>
              <w:numPr>
                <w:ilvl w:val="0"/>
                <w:numId w:val="47"/>
              </w:numPr>
              <w:spacing w:line="240" w:lineRule="auto"/>
              <w:rPr>
                <w:rFonts w:cs="Times New Roman"/>
              </w:rPr>
            </w:pPr>
            <w:r w:rsidRPr="005D66C4">
              <w:rPr>
                <w:rFonts w:cs="Times New Roman"/>
              </w:rPr>
              <w:t xml:space="preserve">El repartidor puede seleccionar un pedido para ver el detalle y los </w:t>
            </w:r>
            <w:proofErr w:type="spellStart"/>
            <w:r w:rsidRPr="005D66C4">
              <w:rPr>
                <w:rFonts w:cs="Times New Roman"/>
              </w:rPr>
              <w:t>timestamps</w:t>
            </w:r>
            <w:proofErr w:type="spellEnd"/>
            <w:r w:rsidRPr="005D66C4">
              <w:rPr>
                <w:rFonts w:cs="Times New Roman"/>
              </w:rPr>
              <w:t xml:space="preserve"> del ciclo de vida.</w:t>
            </w:r>
          </w:p>
          <w:p w14:paraId="28C8ADA4" w14:textId="60C57A29" w:rsidR="009C6384" w:rsidRPr="00686C0C" w:rsidRDefault="005D66C4" w:rsidP="005D18BC">
            <w:pPr>
              <w:pStyle w:val="Prrafodelista"/>
              <w:numPr>
                <w:ilvl w:val="0"/>
                <w:numId w:val="47"/>
              </w:numPr>
              <w:spacing w:line="240" w:lineRule="auto"/>
              <w:rPr>
                <w:rFonts w:cs="Times New Roman"/>
              </w:rPr>
            </w:pPr>
            <w:r w:rsidRPr="005D66C4">
              <w:rPr>
                <w:rFonts w:cs="Times New Roman"/>
              </w:rPr>
              <w:t>Finaliza el caso de uso.</w:t>
            </w:r>
          </w:p>
        </w:tc>
      </w:tr>
      <w:tr w:rsidR="00AF641C" w:rsidRPr="00686C0C" w14:paraId="046CC979" w14:textId="77777777">
        <w:tc>
          <w:tcPr>
            <w:tcW w:w="1980" w:type="dxa"/>
          </w:tcPr>
          <w:p w14:paraId="42861293" w14:textId="77777777" w:rsidR="009C6384" w:rsidRPr="00686C0C" w:rsidRDefault="009C6384">
            <w:pPr>
              <w:rPr>
                <w:rFonts w:cs="Times New Roman"/>
              </w:rPr>
            </w:pPr>
            <w:r w:rsidRPr="00686C0C">
              <w:rPr>
                <w:rFonts w:cs="Times New Roman"/>
              </w:rPr>
              <w:t>Flujos Alternativos</w:t>
            </w:r>
          </w:p>
        </w:tc>
        <w:tc>
          <w:tcPr>
            <w:tcW w:w="6848" w:type="dxa"/>
          </w:tcPr>
          <w:p w14:paraId="2C83676C" w14:textId="7CBE4451" w:rsidR="009C6384" w:rsidRPr="00686C0C" w:rsidRDefault="009C6384">
            <w:pPr>
              <w:rPr>
                <w:rFonts w:cs="Times New Roman"/>
              </w:rPr>
            </w:pPr>
            <w:r w:rsidRPr="00686C0C">
              <w:rPr>
                <w:rFonts w:cs="Times New Roman"/>
              </w:rPr>
              <w:t>S1:</w:t>
            </w:r>
            <w:r>
              <w:rPr>
                <w:rFonts w:cs="Times New Roman"/>
              </w:rPr>
              <w:t xml:space="preserve"> </w:t>
            </w:r>
            <w:r w:rsidR="005D66C4">
              <w:rPr>
                <w:rFonts w:cs="Times New Roman"/>
              </w:rPr>
              <w:t>No hay entregas registradas</w:t>
            </w:r>
          </w:p>
          <w:p w14:paraId="2FB61DFC" w14:textId="77777777" w:rsidR="00C118C4" w:rsidRPr="00C118C4" w:rsidRDefault="00C118C4" w:rsidP="005D18BC">
            <w:pPr>
              <w:pStyle w:val="Prrafodelista"/>
              <w:numPr>
                <w:ilvl w:val="0"/>
                <w:numId w:val="9"/>
              </w:numPr>
              <w:spacing w:line="240" w:lineRule="auto"/>
              <w:rPr>
                <w:rFonts w:cs="Times New Roman"/>
              </w:rPr>
            </w:pPr>
            <w:r w:rsidRPr="00C118C4">
              <w:rPr>
                <w:rFonts w:cs="Times New Roman"/>
              </w:rPr>
              <w:t>S1.1 El sistema muestra el mensaje "Aún no tienes entregas registradas".</w:t>
            </w:r>
          </w:p>
          <w:p w14:paraId="106B6E22" w14:textId="6F54F85B" w:rsidR="009C6384" w:rsidRPr="001F0BDC" w:rsidRDefault="00C118C4" w:rsidP="00C118C4">
            <w:pPr>
              <w:pStyle w:val="Prrafodelista"/>
              <w:spacing w:line="240" w:lineRule="auto"/>
              <w:rPr>
                <w:rFonts w:cs="Times New Roman"/>
              </w:rPr>
            </w:pPr>
            <w:r w:rsidRPr="00C118C4">
              <w:rPr>
                <w:rFonts w:cs="Times New Roman"/>
              </w:rPr>
              <w:t>Finaliza el caso de uso.</w:t>
            </w:r>
          </w:p>
        </w:tc>
      </w:tr>
      <w:tr w:rsidR="00AF641C" w:rsidRPr="00686C0C" w14:paraId="3F39BEBA" w14:textId="77777777">
        <w:tc>
          <w:tcPr>
            <w:tcW w:w="1980" w:type="dxa"/>
          </w:tcPr>
          <w:p w14:paraId="5C79E67F" w14:textId="77777777" w:rsidR="009C6384" w:rsidRPr="00686C0C" w:rsidRDefault="009C6384">
            <w:pPr>
              <w:rPr>
                <w:rFonts w:cs="Times New Roman"/>
              </w:rPr>
            </w:pPr>
            <w:r w:rsidRPr="00686C0C">
              <w:rPr>
                <w:rFonts w:cs="Times New Roman"/>
              </w:rPr>
              <w:t>Excepciones</w:t>
            </w:r>
          </w:p>
        </w:tc>
        <w:tc>
          <w:tcPr>
            <w:tcW w:w="6848" w:type="dxa"/>
          </w:tcPr>
          <w:p w14:paraId="4B8C712D" w14:textId="075E5FD3" w:rsidR="009C6384" w:rsidRPr="00672BE8" w:rsidRDefault="009C6384">
            <w:pPr>
              <w:rPr>
                <w:rFonts w:cs="Times New Roman"/>
              </w:rPr>
            </w:pPr>
            <w:r w:rsidRPr="00672BE8">
              <w:rPr>
                <w:rFonts w:cs="Times New Roman"/>
              </w:rPr>
              <w:t xml:space="preserve">E1: </w:t>
            </w:r>
            <w:r w:rsidRPr="0073774B">
              <w:rPr>
                <w:rFonts w:cs="Times New Roman"/>
              </w:rPr>
              <w:t xml:space="preserve">Error </w:t>
            </w:r>
            <w:r w:rsidR="00C118C4">
              <w:rPr>
                <w:rFonts w:cs="Times New Roman"/>
              </w:rPr>
              <w:t>de conexión.</w:t>
            </w:r>
          </w:p>
          <w:p w14:paraId="27B0A86A" w14:textId="223A4DAD" w:rsidR="009C6384" w:rsidRPr="00383018" w:rsidRDefault="0071706F" w:rsidP="005D18BC">
            <w:pPr>
              <w:numPr>
                <w:ilvl w:val="0"/>
                <w:numId w:val="10"/>
              </w:numPr>
              <w:spacing w:line="240" w:lineRule="auto"/>
              <w:rPr>
                <w:rFonts w:cs="Times New Roman"/>
              </w:rPr>
            </w:pPr>
            <w:r w:rsidRPr="0071706F">
              <w:rPr>
                <w:rFonts w:cs="Times New Roman"/>
              </w:rPr>
              <w:t>E1.1 El sistema muestra un mensaje de error e invita a reintentar</w:t>
            </w:r>
          </w:p>
        </w:tc>
      </w:tr>
      <w:tr w:rsidR="00AF641C" w:rsidRPr="00686C0C" w14:paraId="3DB31A22" w14:textId="77777777">
        <w:tc>
          <w:tcPr>
            <w:tcW w:w="1980" w:type="dxa"/>
          </w:tcPr>
          <w:p w14:paraId="2556C5B5" w14:textId="77777777" w:rsidR="009C6384" w:rsidRPr="00686C0C" w:rsidRDefault="009C6384">
            <w:pPr>
              <w:rPr>
                <w:rFonts w:cs="Times New Roman"/>
              </w:rPr>
            </w:pPr>
            <w:r w:rsidRPr="00686C0C">
              <w:rPr>
                <w:rFonts w:cs="Times New Roman"/>
              </w:rPr>
              <w:t>Prioridad</w:t>
            </w:r>
          </w:p>
        </w:tc>
        <w:tc>
          <w:tcPr>
            <w:tcW w:w="6848" w:type="dxa"/>
          </w:tcPr>
          <w:p w14:paraId="0CEB65F5" w14:textId="0165063F" w:rsidR="009C6384" w:rsidRPr="00686C0C" w:rsidRDefault="0071706F">
            <w:pPr>
              <w:rPr>
                <w:rFonts w:cs="Times New Roman"/>
              </w:rPr>
            </w:pPr>
            <w:r>
              <w:rPr>
                <w:rFonts w:cs="Times New Roman"/>
              </w:rPr>
              <w:t>Media</w:t>
            </w:r>
            <w:r w:rsidR="009C6384" w:rsidRPr="00686C0C">
              <w:rPr>
                <w:rFonts w:cs="Times New Roman"/>
              </w:rPr>
              <w:t xml:space="preserve"> </w:t>
            </w:r>
          </w:p>
        </w:tc>
      </w:tr>
      <w:tr w:rsidR="00AF641C" w:rsidRPr="00686C0C" w14:paraId="2728395B" w14:textId="77777777">
        <w:tc>
          <w:tcPr>
            <w:tcW w:w="1980" w:type="dxa"/>
          </w:tcPr>
          <w:p w14:paraId="1AFE51B0" w14:textId="77777777" w:rsidR="009C6384" w:rsidRPr="00686C0C" w:rsidRDefault="009C6384">
            <w:pPr>
              <w:rPr>
                <w:rFonts w:cs="Times New Roman"/>
              </w:rPr>
            </w:pPr>
            <w:r w:rsidRPr="00686C0C">
              <w:rPr>
                <w:rFonts w:cs="Times New Roman"/>
              </w:rPr>
              <w:t>Frecuencia de uso</w:t>
            </w:r>
          </w:p>
        </w:tc>
        <w:tc>
          <w:tcPr>
            <w:tcW w:w="6848" w:type="dxa"/>
          </w:tcPr>
          <w:p w14:paraId="29907D6B" w14:textId="54BF21D4" w:rsidR="009C6384" w:rsidRPr="00686C0C" w:rsidRDefault="0071706F">
            <w:pPr>
              <w:rPr>
                <w:rFonts w:cs="Times New Roman"/>
              </w:rPr>
            </w:pPr>
            <w:r>
              <w:rPr>
                <w:rFonts w:cs="Times New Roman"/>
              </w:rPr>
              <w:t>Baja</w:t>
            </w:r>
          </w:p>
        </w:tc>
      </w:tr>
      <w:tr w:rsidR="00AF641C" w:rsidRPr="00686C0C" w14:paraId="5C16247A" w14:textId="77777777">
        <w:tc>
          <w:tcPr>
            <w:tcW w:w="1980" w:type="dxa"/>
          </w:tcPr>
          <w:p w14:paraId="4D2D1679" w14:textId="77777777" w:rsidR="009C6384" w:rsidRPr="00686C0C" w:rsidRDefault="009C6384">
            <w:pPr>
              <w:rPr>
                <w:rFonts w:cs="Times New Roman"/>
              </w:rPr>
            </w:pPr>
            <w:r w:rsidRPr="00686C0C">
              <w:rPr>
                <w:rFonts w:cs="Times New Roman"/>
              </w:rPr>
              <w:t>Requerimientos especiales</w:t>
            </w:r>
          </w:p>
        </w:tc>
        <w:tc>
          <w:tcPr>
            <w:tcW w:w="6848" w:type="dxa"/>
          </w:tcPr>
          <w:p w14:paraId="55C4058F" w14:textId="76E55765" w:rsidR="009C6384" w:rsidRPr="00686C0C" w:rsidRDefault="007B7DBB">
            <w:pPr>
              <w:rPr>
                <w:rFonts w:cs="Times New Roman"/>
              </w:rPr>
            </w:pPr>
            <w:r w:rsidRPr="007B7DBB">
              <w:rPr>
                <w:color w:val="000000"/>
              </w:rPr>
              <w:t xml:space="preserve">La consulta debe ejecutarse en menos de </w:t>
            </w:r>
            <w:r>
              <w:rPr>
                <w:color w:val="000000"/>
              </w:rPr>
              <w:t>5</w:t>
            </w:r>
            <w:r w:rsidRPr="007B7DBB">
              <w:rPr>
                <w:color w:val="000000"/>
              </w:rPr>
              <w:t xml:space="preserve"> segundos.</w:t>
            </w:r>
          </w:p>
        </w:tc>
      </w:tr>
      <w:tr w:rsidR="00B047E3" w:rsidRPr="00686C0C" w14:paraId="7E683601" w14:textId="77777777">
        <w:tc>
          <w:tcPr>
            <w:tcW w:w="1980" w:type="dxa"/>
          </w:tcPr>
          <w:p w14:paraId="7DFFEAA4" w14:textId="6C99A973" w:rsidR="00773C93" w:rsidRPr="00686C0C" w:rsidRDefault="00773C93">
            <w:pPr>
              <w:rPr>
                <w:rFonts w:cs="Times New Roman"/>
              </w:rPr>
            </w:pPr>
            <w:r>
              <w:rPr>
                <w:rFonts w:cs="Times New Roman"/>
              </w:rPr>
              <w:t>Datos de entrada</w:t>
            </w:r>
          </w:p>
        </w:tc>
        <w:tc>
          <w:tcPr>
            <w:tcW w:w="6848" w:type="dxa"/>
          </w:tcPr>
          <w:p w14:paraId="42EEC47A" w14:textId="77777777" w:rsidR="00294283" w:rsidRPr="00294283" w:rsidRDefault="00294283" w:rsidP="005D18BC">
            <w:pPr>
              <w:pStyle w:val="Prrafodelista"/>
              <w:numPr>
                <w:ilvl w:val="0"/>
                <w:numId w:val="79"/>
              </w:numPr>
              <w:rPr>
                <w:color w:val="000000"/>
              </w:rPr>
            </w:pPr>
            <w:r w:rsidRPr="00294283">
              <w:rPr>
                <w:color w:val="000000"/>
              </w:rPr>
              <w:t>Identificador del repartidor (sesión activa).</w:t>
            </w:r>
          </w:p>
          <w:p w14:paraId="5DD98FA3" w14:textId="5CF4472C" w:rsidR="00773C93" w:rsidRPr="00463161" w:rsidRDefault="00294283" w:rsidP="005D18BC">
            <w:pPr>
              <w:pStyle w:val="Prrafodelista"/>
              <w:numPr>
                <w:ilvl w:val="0"/>
                <w:numId w:val="79"/>
              </w:numPr>
              <w:rPr>
                <w:color w:val="000000"/>
              </w:rPr>
            </w:pPr>
            <w:r w:rsidRPr="00294283">
              <w:rPr>
                <w:color w:val="000000"/>
              </w:rPr>
              <w:t>• Filtros opcionales (rango de fechas, estado).</w:t>
            </w:r>
          </w:p>
        </w:tc>
      </w:tr>
      <w:tr w:rsidR="00C92059" w:rsidRPr="00686C0C" w14:paraId="33218365" w14:textId="77777777">
        <w:tc>
          <w:tcPr>
            <w:tcW w:w="1980" w:type="dxa"/>
          </w:tcPr>
          <w:p w14:paraId="6FDE2DAE" w14:textId="4A70B12B" w:rsidR="00773C93" w:rsidRPr="00686C0C" w:rsidRDefault="00773C93">
            <w:pPr>
              <w:rPr>
                <w:rFonts w:cs="Times New Roman"/>
              </w:rPr>
            </w:pPr>
            <w:r>
              <w:rPr>
                <w:rFonts w:cs="Times New Roman"/>
              </w:rPr>
              <w:t>Datos de salida</w:t>
            </w:r>
          </w:p>
        </w:tc>
        <w:tc>
          <w:tcPr>
            <w:tcW w:w="6848" w:type="dxa"/>
          </w:tcPr>
          <w:p w14:paraId="20109035" w14:textId="77777777" w:rsidR="00797D6C" w:rsidRPr="00565FB8" w:rsidRDefault="00797D6C" w:rsidP="005D18BC">
            <w:pPr>
              <w:pStyle w:val="Prrafodelista"/>
              <w:numPr>
                <w:ilvl w:val="0"/>
                <w:numId w:val="80"/>
              </w:numPr>
              <w:rPr>
                <w:color w:val="000000"/>
              </w:rPr>
            </w:pPr>
            <w:r w:rsidRPr="00565FB8">
              <w:rPr>
                <w:color w:val="000000"/>
              </w:rPr>
              <w:t xml:space="preserve">Lista de entregas del repartidor ordenada de más reciente a más antiguo, </w:t>
            </w:r>
          </w:p>
          <w:p w14:paraId="6B404F8A" w14:textId="77777777" w:rsidR="005A54BF" w:rsidRPr="00565FB8" w:rsidRDefault="005A54BF" w:rsidP="005D18BC">
            <w:pPr>
              <w:pStyle w:val="Prrafodelista"/>
              <w:numPr>
                <w:ilvl w:val="0"/>
                <w:numId w:val="80"/>
              </w:numPr>
              <w:rPr>
                <w:color w:val="000000"/>
              </w:rPr>
            </w:pPr>
            <w:r w:rsidRPr="00565FB8">
              <w:rPr>
                <w:color w:val="000000"/>
              </w:rPr>
              <w:t>F</w:t>
            </w:r>
            <w:r w:rsidR="00797D6C" w:rsidRPr="00565FB8">
              <w:rPr>
                <w:color w:val="000000"/>
              </w:rPr>
              <w:t>echa</w:t>
            </w:r>
            <w:r w:rsidRPr="00565FB8">
              <w:rPr>
                <w:color w:val="000000"/>
              </w:rPr>
              <w:t>.</w:t>
            </w:r>
          </w:p>
          <w:p w14:paraId="04DBA462" w14:textId="47C5B150" w:rsidR="005A54BF" w:rsidRPr="00565FB8" w:rsidRDefault="005A54BF" w:rsidP="005D18BC">
            <w:pPr>
              <w:pStyle w:val="Prrafodelista"/>
              <w:numPr>
                <w:ilvl w:val="0"/>
                <w:numId w:val="80"/>
              </w:numPr>
              <w:rPr>
                <w:color w:val="000000"/>
              </w:rPr>
            </w:pPr>
            <w:r w:rsidRPr="00565FB8">
              <w:rPr>
                <w:color w:val="000000"/>
              </w:rPr>
              <w:t>C</w:t>
            </w:r>
            <w:r w:rsidR="00797D6C" w:rsidRPr="00565FB8">
              <w:rPr>
                <w:color w:val="000000"/>
              </w:rPr>
              <w:t>liente</w:t>
            </w:r>
            <w:r w:rsidRPr="00565FB8">
              <w:rPr>
                <w:color w:val="000000"/>
              </w:rPr>
              <w:t>.</w:t>
            </w:r>
            <w:r w:rsidR="00797D6C" w:rsidRPr="00565FB8">
              <w:rPr>
                <w:color w:val="000000"/>
              </w:rPr>
              <w:t xml:space="preserve"> </w:t>
            </w:r>
          </w:p>
          <w:p w14:paraId="5149BD7C" w14:textId="77777777" w:rsidR="00565FB8" w:rsidRDefault="005A54BF" w:rsidP="005D18BC">
            <w:pPr>
              <w:pStyle w:val="Prrafodelista"/>
              <w:numPr>
                <w:ilvl w:val="0"/>
                <w:numId w:val="80"/>
              </w:numPr>
              <w:rPr>
                <w:color w:val="000000"/>
              </w:rPr>
            </w:pPr>
            <w:r w:rsidRPr="00565FB8">
              <w:rPr>
                <w:color w:val="000000"/>
              </w:rPr>
              <w:t>D</w:t>
            </w:r>
            <w:r w:rsidR="00797D6C" w:rsidRPr="00565FB8">
              <w:rPr>
                <w:color w:val="000000"/>
              </w:rPr>
              <w:t xml:space="preserve">irección, </w:t>
            </w:r>
          </w:p>
          <w:p w14:paraId="7EDB723A" w14:textId="66FD29E4" w:rsidR="005A54BF" w:rsidRPr="005A54BF" w:rsidRDefault="00565FB8" w:rsidP="005D18BC">
            <w:pPr>
              <w:pStyle w:val="Prrafodelista"/>
              <w:numPr>
                <w:ilvl w:val="0"/>
                <w:numId w:val="80"/>
              </w:numPr>
              <w:rPr>
                <w:color w:val="000000"/>
              </w:rPr>
            </w:pPr>
            <w:r>
              <w:rPr>
                <w:color w:val="000000"/>
              </w:rPr>
              <w:t>C</w:t>
            </w:r>
            <w:r w:rsidR="00797D6C" w:rsidRPr="00565FB8">
              <w:rPr>
                <w:color w:val="000000"/>
              </w:rPr>
              <w:t xml:space="preserve">antidad de garrafones </w:t>
            </w:r>
          </w:p>
          <w:p w14:paraId="398B6153" w14:textId="53BB34F0" w:rsidR="00773C93" w:rsidRPr="00797D6C" w:rsidRDefault="005A54BF" w:rsidP="005D18BC">
            <w:pPr>
              <w:pStyle w:val="Prrafodelista"/>
              <w:numPr>
                <w:ilvl w:val="0"/>
                <w:numId w:val="80"/>
              </w:numPr>
              <w:rPr>
                <w:color w:val="000000"/>
              </w:rPr>
            </w:pPr>
            <w:r w:rsidRPr="00565FB8">
              <w:rPr>
                <w:color w:val="000000"/>
              </w:rPr>
              <w:t>E</w:t>
            </w:r>
            <w:r w:rsidR="00797D6C" w:rsidRPr="00565FB8">
              <w:rPr>
                <w:color w:val="000000"/>
              </w:rPr>
              <w:t>stado final.</w:t>
            </w:r>
          </w:p>
        </w:tc>
      </w:tr>
      <w:tr w:rsidR="00AF641C" w:rsidRPr="00686C0C" w14:paraId="4EF8672D" w14:textId="77777777">
        <w:tc>
          <w:tcPr>
            <w:tcW w:w="1980" w:type="dxa"/>
          </w:tcPr>
          <w:p w14:paraId="58823AE1" w14:textId="77777777" w:rsidR="009C6384" w:rsidRPr="00686C0C" w:rsidRDefault="009C6384">
            <w:pPr>
              <w:rPr>
                <w:rFonts w:cs="Times New Roman"/>
              </w:rPr>
            </w:pPr>
            <w:r w:rsidRPr="00686C0C">
              <w:rPr>
                <w:rFonts w:cs="Times New Roman"/>
              </w:rPr>
              <w:t>Suposiciones</w:t>
            </w:r>
          </w:p>
        </w:tc>
        <w:tc>
          <w:tcPr>
            <w:tcW w:w="6848" w:type="dxa"/>
          </w:tcPr>
          <w:p w14:paraId="1719AC6C" w14:textId="38410339" w:rsidR="009C6384" w:rsidRPr="00686C0C" w:rsidRDefault="00BF101F">
            <w:pPr>
              <w:rPr>
                <w:rFonts w:cs="Times New Roman"/>
              </w:rPr>
            </w:pPr>
            <w:r w:rsidRPr="00BF101F">
              <w:rPr>
                <w:color w:val="000000"/>
              </w:rPr>
              <w:t>El historial es permanente y no puede ser eliminado por el repartidor</w:t>
            </w:r>
          </w:p>
        </w:tc>
      </w:tr>
      <w:tr w:rsidR="00AF641C" w:rsidRPr="00686C0C" w14:paraId="77B6AC10" w14:textId="77777777">
        <w:trPr>
          <w:trHeight w:val="404"/>
        </w:trPr>
        <w:tc>
          <w:tcPr>
            <w:tcW w:w="1980" w:type="dxa"/>
          </w:tcPr>
          <w:p w14:paraId="2A9B0F2D" w14:textId="77777777" w:rsidR="009C6384" w:rsidRPr="00686C0C" w:rsidRDefault="009C6384">
            <w:pPr>
              <w:rPr>
                <w:rFonts w:cs="Times New Roman"/>
              </w:rPr>
            </w:pPr>
            <w:r w:rsidRPr="00686C0C">
              <w:rPr>
                <w:rFonts w:cs="Times New Roman"/>
              </w:rPr>
              <w:lastRenderedPageBreak/>
              <w:t>Notas y preguntas</w:t>
            </w:r>
          </w:p>
        </w:tc>
        <w:tc>
          <w:tcPr>
            <w:tcW w:w="6848" w:type="dxa"/>
          </w:tcPr>
          <w:p w14:paraId="19A2056B" w14:textId="5092E26E" w:rsidR="009C6384" w:rsidRPr="00686C0C" w:rsidRDefault="005A2802">
            <w:pPr>
              <w:rPr>
                <w:rFonts w:cs="Times New Roman"/>
                <w:highlight w:val="yellow"/>
              </w:rPr>
            </w:pPr>
            <w:r w:rsidRPr="005A2802">
              <w:rPr>
                <w:rFonts w:cs="Times New Roman"/>
              </w:rPr>
              <w:t xml:space="preserve">El historial puede servir como comprobante de las entregas realizadas y es útil para resolución de </w:t>
            </w:r>
            <w:r>
              <w:rPr>
                <w:rFonts w:cs="Times New Roman"/>
              </w:rPr>
              <w:t>conflictos.</w:t>
            </w:r>
          </w:p>
        </w:tc>
      </w:tr>
    </w:tbl>
    <w:p w14:paraId="56749663" w14:textId="77777777" w:rsidR="00565FB8" w:rsidRDefault="00565FB8" w:rsidP="005A2802">
      <w:pPr>
        <w:jc w:val="left"/>
      </w:pPr>
    </w:p>
    <w:p w14:paraId="715068EA" w14:textId="77777777" w:rsidR="00565FB8" w:rsidRDefault="00565FB8" w:rsidP="005A2802">
      <w:pPr>
        <w:jc w:val="left"/>
      </w:pPr>
    </w:p>
    <w:p w14:paraId="0A8203CD" w14:textId="77777777" w:rsidR="00565FB8" w:rsidRDefault="00565FB8" w:rsidP="005A2802">
      <w:pPr>
        <w:jc w:val="left"/>
      </w:pPr>
    </w:p>
    <w:p w14:paraId="634FEB07" w14:textId="77777777" w:rsidR="00565FB8" w:rsidRDefault="00565FB8" w:rsidP="005A2802">
      <w:pPr>
        <w:jc w:val="left"/>
      </w:pPr>
    </w:p>
    <w:p w14:paraId="5167914B" w14:textId="77777777" w:rsidR="00565FB8" w:rsidRDefault="00565FB8" w:rsidP="005A2802">
      <w:pPr>
        <w:jc w:val="left"/>
      </w:pPr>
    </w:p>
    <w:p w14:paraId="19050A39" w14:textId="77777777" w:rsidR="00565FB8" w:rsidRDefault="00565FB8" w:rsidP="005A2802">
      <w:pPr>
        <w:jc w:val="left"/>
      </w:pPr>
    </w:p>
    <w:p w14:paraId="6DA0CDDF" w14:textId="77777777" w:rsidR="00565FB8" w:rsidRDefault="00565FB8" w:rsidP="005A2802">
      <w:pPr>
        <w:jc w:val="left"/>
      </w:pPr>
    </w:p>
    <w:p w14:paraId="1A573BC9" w14:textId="77777777" w:rsidR="00565FB8" w:rsidRDefault="00565FB8" w:rsidP="005A2802">
      <w:pPr>
        <w:jc w:val="left"/>
      </w:pPr>
    </w:p>
    <w:p w14:paraId="6FC3CCD9" w14:textId="77777777" w:rsidR="00565FB8" w:rsidRDefault="00565FB8" w:rsidP="005A2802">
      <w:pPr>
        <w:jc w:val="left"/>
      </w:pPr>
    </w:p>
    <w:p w14:paraId="3D0BDAD8" w14:textId="77777777" w:rsidR="00565FB8" w:rsidRDefault="00565FB8" w:rsidP="005A2802">
      <w:pPr>
        <w:jc w:val="left"/>
      </w:pPr>
    </w:p>
    <w:p w14:paraId="04ABCF29" w14:textId="77777777" w:rsidR="00565FB8" w:rsidRDefault="00565FB8" w:rsidP="005A2802">
      <w:pPr>
        <w:jc w:val="left"/>
      </w:pPr>
    </w:p>
    <w:p w14:paraId="30856FA4" w14:textId="77777777" w:rsidR="00565FB8" w:rsidRDefault="00565FB8" w:rsidP="005A2802">
      <w:pPr>
        <w:jc w:val="left"/>
      </w:pPr>
    </w:p>
    <w:p w14:paraId="72C5B89A" w14:textId="77777777" w:rsidR="00565FB8" w:rsidRDefault="00565FB8" w:rsidP="005A2802">
      <w:pPr>
        <w:jc w:val="left"/>
      </w:pPr>
    </w:p>
    <w:p w14:paraId="2CA648BC" w14:textId="77777777" w:rsidR="00565FB8" w:rsidRDefault="00565FB8" w:rsidP="005A2802">
      <w:pPr>
        <w:jc w:val="left"/>
      </w:pPr>
    </w:p>
    <w:p w14:paraId="154C97AA" w14:textId="77777777" w:rsidR="00565FB8" w:rsidRDefault="00565FB8" w:rsidP="005A2802">
      <w:pPr>
        <w:jc w:val="left"/>
      </w:pPr>
    </w:p>
    <w:p w14:paraId="0FC43409" w14:textId="77777777" w:rsidR="00565FB8" w:rsidRDefault="00565FB8" w:rsidP="005A2802">
      <w:pPr>
        <w:jc w:val="left"/>
      </w:pPr>
    </w:p>
    <w:p w14:paraId="0E9EC87D" w14:textId="77777777" w:rsidR="00565FB8" w:rsidRDefault="00565FB8" w:rsidP="005A2802">
      <w:pPr>
        <w:jc w:val="left"/>
      </w:pPr>
    </w:p>
    <w:p w14:paraId="0F93ADDC" w14:textId="77777777" w:rsidR="00565FB8" w:rsidRDefault="00565FB8" w:rsidP="005A2802">
      <w:pPr>
        <w:jc w:val="left"/>
      </w:pPr>
    </w:p>
    <w:p w14:paraId="17E081CC" w14:textId="77777777" w:rsidR="00565FB8" w:rsidRDefault="00565FB8" w:rsidP="005A2802">
      <w:pPr>
        <w:jc w:val="left"/>
      </w:pPr>
    </w:p>
    <w:p w14:paraId="2505D5DF" w14:textId="77777777" w:rsidR="00565FB8" w:rsidRDefault="00565FB8" w:rsidP="005A2802">
      <w:pPr>
        <w:jc w:val="left"/>
      </w:pPr>
    </w:p>
    <w:p w14:paraId="20C49215" w14:textId="77777777" w:rsidR="00565FB8" w:rsidRDefault="00565FB8" w:rsidP="005A2802">
      <w:pPr>
        <w:jc w:val="left"/>
      </w:pPr>
    </w:p>
    <w:p w14:paraId="1290CFD4" w14:textId="77777777" w:rsidR="00565FB8" w:rsidRDefault="00565FB8" w:rsidP="005A2802">
      <w:pPr>
        <w:jc w:val="left"/>
      </w:pPr>
    </w:p>
    <w:p w14:paraId="024F0A6E" w14:textId="77777777" w:rsidR="00565FB8" w:rsidRDefault="00565FB8" w:rsidP="005A2802">
      <w:pPr>
        <w:jc w:val="left"/>
      </w:pPr>
    </w:p>
    <w:p w14:paraId="6C0571A2" w14:textId="77777777" w:rsidR="00565FB8" w:rsidRDefault="00565FB8" w:rsidP="005A2802">
      <w:pPr>
        <w:jc w:val="left"/>
      </w:pPr>
    </w:p>
    <w:p w14:paraId="2132ED27" w14:textId="77777777" w:rsidR="00565FB8" w:rsidRDefault="00565FB8" w:rsidP="005A2802">
      <w:pPr>
        <w:jc w:val="left"/>
      </w:pPr>
    </w:p>
    <w:p w14:paraId="2FCF303A" w14:textId="77777777" w:rsidR="00565FB8" w:rsidRDefault="00565FB8" w:rsidP="005A2802">
      <w:pPr>
        <w:jc w:val="left"/>
      </w:pPr>
    </w:p>
    <w:p w14:paraId="09E2CF93" w14:textId="77777777" w:rsidR="00565FB8" w:rsidRDefault="00565FB8" w:rsidP="005A2802">
      <w:pPr>
        <w:jc w:val="left"/>
      </w:pPr>
    </w:p>
    <w:p w14:paraId="46B140B7" w14:textId="7FCD02EB" w:rsidR="005A2802" w:rsidRDefault="005A2802" w:rsidP="005A2802">
      <w:pPr>
        <w:jc w:val="left"/>
      </w:pPr>
      <w:r>
        <w:lastRenderedPageBreak/>
        <w:t>CU – 01</w:t>
      </w:r>
      <w:r w:rsidR="0007421A">
        <w:t>4</w:t>
      </w:r>
      <w:r>
        <w:t xml:space="preserve">: </w:t>
      </w:r>
      <w:r w:rsidR="00637933">
        <w:t>Dar de alta usuario</w:t>
      </w:r>
    </w:p>
    <w:tbl>
      <w:tblPr>
        <w:tblStyle w:val="Tablaconcuadrcula"/>
        <w:tblW w:w="0" w:type="auto"/>
        <w:tblLook w:val="04A0" w:firstRow="1" w:lastRow="0" w:firstColumn="1" w:lastColumn="0" w:noHBand="0" w:noVBand="1"/>
      </w:tblPr>
      <w:tblGrid>
        <w:gridCol w:w="1980"/>
        <w:gridCol w:w="6848"/>
      </w:tblGrid>
      <w:tr w:rsidR="00AF641C" w:rsidRPr="00686C0C" w14:paraId="4DCADFD7" w14:textId="77777777">
        <w:tc>
          <w:tcPr>
            <w:tcW w:w="1980" w:type="dxa"/>
          </w:tcPr>
          <w:p w14:paraId="190C90E3" w14:textId="77777777" w:rsidR="005A2802" w:rsidRPr="00686C0C" w:rsidRDefault="005A2802">
            <w:pPr>
              <w:rPr>
                <w:rFonts w:cs="Times New Roman"/>
                <w:b/>
                <w:bCs/>
              </w:rPr>
            </w:pPr>
            <w:r w:rsidRPr="00686C0C">
              <w:rPr>
                <w:rFonts w:cs="Times New Roman"/>
                <w:b/>
                <w:bCs/>
              </w:rPr>
              <w:t>Nombre</w:t>
            </w:r>
          </w:p>
        </w:tc>
        <w:tc>
          <w:tcPr>
            <w:tcW w:w="6848" w:type="dxa"/>
          </w:tcPr>
          <w:p w14:paraId="121F173B" w14:textId="4E205AC1" w:rsidR="005A2802" w:rsidRPr="006A4AEE" w:rsidRDefault="00856C28">
            <w:pPr>
              <w:rPr>
                <w:rFonts w:cs="Times New Roman"/>
                <w:b/>
                <w:bCs/>
              </w:rPr>
            </w:pPr>
            <w:r w:rsidRPr="00856C28">
              <w:rPr>
                <w:rFonts w:cs="Times New Roman"/>
                <w:b/>
                <w:bCs/>
              </w:rPr>
              <w:t>Dar de alta usuario</w:t>
            </w:r>
          </w:p>
        </w:tc>
      </w:tr>
      <w:tr w:rsidR="00AF641C" w:rsidRPr="00686C0C" w14:paraId="3EA760BA" w14:textId="77777777">
        <w:tc>
          <w:tcPr>
            <w:tcW w:w="1980" w:type="dxa"/>
          </w:tcPr>
          <w:p w14:paraId="7AFA17CA" w14:textId="77777777" w:rsidR="005A2802" w:rsidRPr="00686C0C" w:rsidRDefault="005A2802">
            <w:pPr>
              <w:rPr>
                <w:rFonts w:cs="Times New Roman"/>
              </w:rPr>
            </w:pPr>
            <w:r w:rsidRPr="00686C0C">
              <w:rPr>
                <w:rFonts w:cs="Times New Roman"/>
              </w:rPr>
              <w:t>Actores</w:t>
            </w:r>
          </w:p>
        </w:tc>
        <w:tc>
          <w:tcPr>
            <w:tcW w:w="6848" w:type="dxa"/>
          </w:tcPr>
          <w:p w14:paraId="676F94AB" w14:textId="60DE2C10" w:rsidR="005A2802" w:rsidRPr="00686C0C" w:rsidRDefault="00856C28">
            <w:pPr>
              <w:rPr>
                <w:rFonts w:cs="Times New Roman"/>
              </w:rPr>
            </w:pPr>
            <w:r>
              <w:rPr>
                <w:rFonts w:cs="Times New Roman"/>
              </w:rPr>
              <w:t>Administrador</w:t>
            </w:r>
          </w:p>
        </w:tc>
      </w:tr>
      <w:tr w:rsidR="00AF641C" w:rsidRPr="00686C0C" w14:paraId="4BECFF7D" w14:textId="77777777">
        <w:tc>
          <w:tcPr>
            <w:tcW w:w="1980" w:type="dxa"/>
          </w:tcPr>
          <w:p w14:paraId="36369C08" w14:textId="77777777" w:rsidR="005A2802" w:rsidRPr="00686C0C" w:rsidRDefault="005A2802">
            <w:pPr>
              <w:rPr>
                <w:rFonts w:cs="Times New Roman"/>
              </w:rPr>
            </w:pPr>
            <w:r w:rsidRPr="00686C0C">
              <w:rPr>
                <w:rFonts w:cs="Times New Roman"/>
              </w:rPr>
              <w:t>Descripción</w:t>
            </w:r>
          </w:p>
        </w:tc>
        <w:tc>
          <w:tcPr>
            <w:tcW w:w="6848" w:type="dxa"/>
          </w:tcPr>
          <w:p w14:paraId="680CBE4A" w14:textId="22EE70E3" w:rsidR="005A2802" w:rsidRPr="00686C0C" w:rsidRDefault="0076219E">
            <w:pPr>
              <w:spacing w:line="240" w:lineRule="auto"/>
              <w:rPr>
                <w:rFonts w:cs="Times New Roman"/>
              </w:rPr>
            </w:pPr>
            <w:r w:rsidRPr="0076219E">
              <w:rPr>
                <w:rFonts w:cs="Times New Roman"/>
              </w:rPr>
              <w:t>El administrador puede registrar manualmente nuevos usuarios (clientes o repartidores) en el sistema, asignando el rol correspondiente y configurando sus datos de acceso. Al dar de alta al usuario, el sistema le notifica por correo electrónico con sus credenciales o un enlace para establecer contraseña.</w:t>
            </w:r>
          </w:p>
        </w:tc>
      </w:tr>
      <w:tr w:rsidR="00AF641C" w:rsidRPr="00686C0C" w14:paraId="7AEA3CEF" w14:textId="77777777">
        <w:tc>
          <w:tcPr>
            <w:tcW w:w="1980" w:type="dxa"/>
          </w:tcPr>
          <w:p w14:paraId="5E1239BF" w14:textId="77777777" w:rsidR="005A2802" w:rsidRPr="00686C0C" w:rsidRDefault="005A2802">
            <w:pPr>
              <w:rPr>
                <w:rFonts w:cs="Times New Roman"/>
              </w:rPr>
            </w:pPr>
            <w:r w:rsidRPr="00686C0C">
              <w:rPr>
                <w:rFonts w:cs="Times New Roman"/>
              </w:rPr>
              <w:t>Requerimiento funcional</w:t>
            </w:r>
          </w:p>
        </w:tc>
        <w:tc>
          <w:tcPr>
            <w:tcW w:w="6848" w:type="dxa"/>
          </w:tcPr>
          <w:p w14:paraId="7C3E3E55" w14:textId="77447034" w:rsidR="005A2802" w:rsidRPr="00686C0C" w:rsidRDefault="005A2802">
            <w:pPr>
              <w:jc w:val="left"/>
              <w:rPr>
                <w:rFonts w:cs="Times New Roman"/>
              </w:rPr>
            </w:pPr>
            <w:r w:rsidRPr="00C55B86">
              <w:rPr>
                <w:rFonts w:cs="Times New Roman"/>
              </w:rPr>
              <w:t>RF</w:t>
            </w:r>
            <w:r>
              <w:rPr>
                <w:rFonts w:cs="Times New Roman"/>
              </w:rPr>
              <w:t xml:space="preserve"> – </w:t>
            </w:r>
            <w:r w:rsidRPr="00C55B86">
              <w:rPr>
                <w:rFonts w:cs="Times New Roman"/>
              </w:rPr>
              <w:t>0</w:t>
            </w:r>
            <w:r w:rsidR="0076219E">
              <w:rPr>
                <w:rFonts w:cs="Times New Roman"/>
              </w:rPr>
              <w:t>09</w:t>
            </w:r>
          </w:p>
        </w:tc>
      </w:tr>
      <w:tr w:rsidR="00AF641C" w:rsidRPr="00686C0C" w14:paraId="674F8C25" w14:textId="77777777">
        <w:tc>
          <w:tcPr>
            <w:tcW w:w="1980" w:type="dxa"/>
          </w:tcPr>
          <w:p w14:paraId="073098FC" w14:textId="77777777" w:rsidR="005A2802" w:rsidRPr="00686C0C" w:rsidRDefault="005A2802">
            <w:pPr>
              <w:rPr>
                <w:rFonts w:cs="Times New Roman"/>
              </w:rPr>
            </w:pPr>
            <w:r>
              <w:rPr>
                <w:rFonts w:cs="Times New Roman"/>
              </w:rPr>
              <w:t>Reglas de negocio</w:t>
            </w:r>
          </w:p>
        </w:tc>
        <w:tc>
          <w:tcPr>
            <w:tcW w:w="6848" w:type="dxa"/>
          </w:tcPr>
          <w:p w14:paraId="3816C1E0" w14:textId="77777777" w:rsidR="00CF716F" w:rsidRPr="00CF716F" w:rsidRDefault="00F452E1" w:rsidP="00CF716F">
            <w:pPr>
              <w:spacing w:line="240" w:lineRule="auto"/>
              <w:jc w:val="left"/>
              <w:rPr>
                <w:rFonts w:cs="Times New Roman"/>
              </w:rPr>
            </w:pPr>
            <w:r w:rsidRPr="00F452E1">
              <w:rPr>
                <w:rFonts w:cs="Times New Roman"/>
              </w:rPr>
              <w:t>RN-</w:t>
            </w:r>
            <w:r w:rsidR="00CF716F" w:rsidRPr="00CF716F">
              <w:rPr>
                <w:rFonts w:cs="Times New Roman"/>
              </w:rPr>
              <w:t>015</w:t>
            </w:r>
            <w:r w:rsidRPr="00F452E1">
              <w:rPr>
                <w:rFonts w:cs="Times New Roman"/>
              </w:rPr>
              <w:t>: No se permite duplicidad de correo o teléfono.</w:t>
            </w:r>
          </w:p>
          <w:p w14:paraId="5C187F39" w14:textId="77777777" w:rsidR="00CF716F" w:rsidRPr="00CF716F" w:rsidRDefault="00F452E1" w:rsidP="00CF716F">
            <w:pPr>
              <w:spacing w:line="240" w:lineRule="auto"/>
              <w:jc w:val="left"/>
              <w:rPr>
                <w:rFonts w:cs="Times New Roman"/>
              </w:rPr>
            </w:pPr>
            <w:r w:rsidRPr="00F452E1">
              <w:rPr>
                <w:rFonts w:cs="Times New Roman"/>
              </w:rPr>
              <w:t>RN-</w:t>
            </w:r>
            <w:r w:rsidR="00CF716F" w:rsidRPr="00CF716F">
              <w:rPr>
                <w:rFonts w:cs="Times New Roman"/>
              </w:rPr>
              <w:t>017</w:t>
            </w:r>
            <w:r w:rsidRPr="00F452E1">
              <w:rPr>
                <w:rFonts w:cs="Times New Roman"/>
              </w:rPr>
              <w:t>: La contraseña se cifra antes de almacenarse.</w:t>
            </w:r>
          </w:p>
          <w:p w14:paraId="6E69AE45" w14:textId="32D5872C" w:rsidR="005A2802" w:rsidRPr="00C55B86" w:rsidRDefault="00CF716F">
            <w:pPr>
              <w:spacing w:line="240" w:lineRule="auto"/>
              <w:jc w:val="left"/>
              <w:rPr>
                <w:rFonts w:cs="Times New Roman"/>
              </w:rPr>
            </w:pPr>
            <w:r w:rsidRPr="00CF716F">
              <w:rPr>
                <w:rFonts w:cs="Times New Roman"/>
              </w:rPr>
              <w:t>RN-024: Si se crea una purificadora nueva con este repartidor, queda como dueño activo.</w:t>
            </w:r>
          </w:p>
        </w:tc>
      </w:tr>
      <w:tr w:rsidR="00AF641C" w:rsidRPr="00686C0C" w14:paraId="7B7F330E" w14:textId="77777777">
        <w:tc>
          <w:tcPr>
            <w:tcW w:w="1980" w:type="dxa"/>
          </w:tcPr>
          <w:p w14:paraId="71C043AD" w14:textId="77777777" w:rsidR="005A2802" w:rsidRPr="00686C0C" w:rsidRDefault="005A2802">
            <w:pPr>
              <w:rPr>
                <w:rFonts w:cs="Times New Roman"/>
              </w:rPr>
            </w:pPr>
            <w:r w:rsidRPr="00686C0C">
              <w:rPr>
                <w:rFonts w:cs="Times New Roman"/>
              </w:rPr>
              <w:t>Disparador</w:t>
            </w:r>
          </w:p>
        </w:tc>
        <w:tc>
          <w:tcPr>
            <w:tcW w:w="6848" w:type="dxa"/>
          </w:tcPr>
          <w:p w14:paraId="77F134B0" w14:textId="55009A59" w:rsidR="005A2802" w:rsidRPr="00686C0C" w:rsidRDefault="009B0E52">
            <w:pPr>
              <w:spacing w:line="240" w:lineRule="auto"/>
              <w:rPr>
                <w:rFonts w:cs="Times New Roman"/>
              </w:rPr>
            </w:pPr>
            <w:r w:rsidRPr="009B0E52">
              <w:rPr>
                <w:rFonts w:cs="Times New Roman"/>
              </w:rPr>
              <w:t>El administrador accede al panel de gestión de usuarios y selecciona "Nuevo usuario".</w:t>
            </w:r>
          </w:p>
        </w:tc>
      </w:tr>
      <w:tr w:rsidR="00AF641C" w:rsidRPr="00686C0C" w14:paraId="2878560D" w14:textId="77777777">
        <w:tc>
          <w:tcPr>
            <w:tcW w:w="1980" w:type="dxa"/>
          </w:tcPr>
          <w:p w14:paraId="59D6884F" w14:textId="77777777" w:rsidR="005A2802" w:rsidRPr="00686C0C" w:rsidRDefault="005A2802">
            <w:pPr>
              <w:rPr>
                <w:rFonts w:cs="Times New Roman"/>
              </w:rPr>
            </w:pPr>
            <w:r w:rsidRPr="00686C0C">
              <w:rPr>
                <w:rFonts w:cs="Times New Roman"/>
              </w:rPr>
              <w:t>Precondiciones</w:t>
            </w:r>
          </w:p>
        </w:tc>
        <w:tc>
          <w:tcPr>
            <w:tcW w:w="6848" w:type="dxa"/>
          </w:tcPr>
          <w:p w14:paraId="05DE426E" w14:textId="77777777" w:rsidR="00DD3714" w:rsidRPr="00DD3714" w:rsidRDefault="00DD3714" w:rsidP="005D18BC">
            <w:pPr>
              <w:pStyle w:val="Prrafodelista"/>
              <w:numPr>
                <w:ilvl w:val="0"/>
                <w:numId w:val="48"/>
              </w:numPr>
              <w:spacing w:line="240" w:lineRule="auto"/>
              <w:rPr>
                <w:rFonts w:cs="Times New Roman"/>
              </w:rPr>
            </w:pPr>
            <w:r w:rsidRPr="00DD3714">
              <w:rPr>
                <w:rFonts w:cs="Times New Roman"/>
              </w:rPr>
              <w:t>El administrador tiene sesión activa con permisos de superadministrador.</w:t>
            </w:r>
          </w:p>
          <w:p w14:paraId="04E38BD6" w14:textId="3AA71E20" w:rsidR="005A2802" w:rsidRPr="00686C0C" w:rsidRDefault="00DD3714" w:rsidP="005D18BC">
            <w:pPr>
              <w:pStyle w:val="Prrafodelista"/>
              <w:numPr>
                <w:ilvl w:val="0"/>
                <w:numId w:val="48"/>
              </w:numPr>
              <w:spacing w:line="240" w:lineRule="auto"/>
              <w:rPr>
                <w:rFonts w:cs="Times New Roman"/>
              </w:rPr>
            </w:pPr>
            <w:r w:rsidRPr="00DD3714">
              <w:rPr>
                <w:rFonts w:cs="Times New Roman"/>
              </w:rPr>
              <w:t>El correo electrónico y teléfono del nuevo usuario no están previamente registrados.</w:t>
            </w:r>
          </w:p>
        </w:tc>
      </w:tr>
      <w:tr w:rsidR="00AF641C" w:rsidRPr="00686C0C" w14:paraId="1A7EC23D" w14:textId="77777777">
        <w:tc>
          <w:tcPr>
            <w:tcW w:w="1980" w:type="dxa"/>
          </w:tcPr>
          <w:p w14:paraId="2B8A0B3D" w14:textId="77777777" w:rsidR="005A2802" w:rsidRPr="00686C0C" w:rsidRDefault="005A2802">
            <w:pPr>
              <w:rPr>
                <w:rFonts w:cs="Times New Roman"/>
              </w:rPr>
            </w:pPr>
            <w:r w:rsidRPr="00686C0C">
              <w:rPr>
                <w:rFonts w:cs="Times New Roman"/>
              </w:rPr>
              <w:t>Postcondiciones</w:t>
            </w:r>
          </w:p>
        </w:tc>
        <w:tc>
          <w:tcPr>
            <w:tcW w:w="6848" w:type="dxa"/>
          </w:tcPr>
          <w:p w14:paraId="40B28214" w14:textId="77777777" w:rsidR="00964465" w:rsidRPr="00964465" w:rsidRDefault="00964465" w:rsidP="005D18BC">
            <w:pPr>
              <w:pStyle w:val="Prrafodelista"/>
              <w:numPr>
                <w:ilvl w:val="0"/>
                <w:numId w:val="49"/>
              </w:numPr>
              <w:spacing w:line="240" w:lineRule="auto"/>
              <w:rPr>
                <w:rFonts w:cs="Times New Roman"/>
              </w:rPr>
            </w:pPr>
            <w:r w:rsidRPr="00964465">
              <w:rPr>
                <w:rFonts w:cs="Times New Roman"/>
              </w:rPr>
              <w:t>El usuario queda registrado en la base de datos con el rol asignado.</w:t>
            </w:r>
          </w:p>
          <w:p w14:paraId="1B351667" w14:textId="5480037F" w:rsidR="00964465" w:rsidRPr="00964465" w:rsidRDefault="00964465" w:rsidP="005D18BC">
            <w:pPr>
              <w:pStyle w:val="Prrafodelista"/>
              <w:numPr>
                <w:ilvl w:val="0"/>
                <w:numId w:val="49"/>
              </w:numPr>
              <w:spacing w:line="240" w:lineRule="auto"/>
              <w:rPr>
                <w:rFonts w:cs="Times New Roman"/>
              </w:rPr>
            </w:pPr>
            <w:r w:rsidRPr="00964465">
              <w:rPr>
                <w:rFonts w:cs="Times New Roman"/>
              </w:rPr>
              <w:t>La contraseña queda cifrada. (RN-01</w:t>
            </w:r>
            <w:r w:rsidR="008D034E">
              <w:rPr>
                <w:rFonts w:cs="Times New Roman"/>
              </w:rPr>
              <w:t>7</w:t>
            </w:r>
            <w:r w:rsidRPr="00964465">
              <w:rPr>
                <w:rFonts w:cs="Times New Roman"/>
              </w:rPr>
              <w:t>)</w:t>
            </w:r>
          </w:p>
          <w:p w14:paraId="5EA93ECA" w14:textId="77777777" w:rsidR="00964465" w:rsidRPr="00964465" w:rsidRDefault="00964465" w:rsidP="005D18BC">
            <w:pPr>
              <w:pStyle w:val="Prrafodelista"/>
              <w:numPr>
                <w:ilvl w:val="0"/>
                <w:numId w:val="49"/>
              </w:numPr>
              <w:spacing w:line="240" w:lineRule="auto"/>
              <w:rPr>
                <w:rFonts w:cs="Times New Roman"/>
              </w:rPr>
            </w:pPr>
            <w:r w:rsidRPr="00964465">
              <w:rPr>
                <w:rFonts w:cs="Times New Roman"/>
              </w:rPr>
              <w:t>El sistema envía una notificación al nuevo usuario con sus datos de acceso.</w:t>
            </w:r>
          </w:p>
          <w:p w14:paraId="00ECE0F5" w14:textId="1DDAAF44" w:rsidR="005A2802" w:rsidRPr="00686C0C" w:rsidRDefault="00964465" w:rsidP="005D18BC">
            <w:pPr>
              <w:pStyle w:val="Prrafodelista"/>
              <w:numPr>
                <w:ilvl w:val="0"/>
                <w:numId w:val="49"/>
              </w:numPr>
              <w:spacing w:line="240" w:lineRule="auto"/>
              <w:rPr>
                <w:rFonts w:cs="Times New Roman"/>
              </w:rPr>
            </w:pPr>
            <w:r w:rsidRPr="00964465">
              <w:rPr>
                <w:rFonts w:cs="Times New Roman"/>
              </w:rPr>
              <w:t>El usuario puede iniciar sesión en la aplicación.</w:t>
            </w:r>
          </w:p>
        </w:tc>
      </w:tr>
      <w:tr w:rsidR="00AF641C" w:rsidRPr="00686C0C" w14:paraId="2E18F20B" w14:textId="77777777">
        <w:tc>
          <w:tcPr>
            <w:tcW w:w="1980" w:type="dxa"/>
          </w:tcPr>
          <w:p w14:paraId="0BEE7096" w14:textId="77777777" w:rsidR="005A2802" w:rsidRPr="00686C0C" w:rsidRDefault="005A2802">
            <w:pPr>
              <w:rPr>
                <w:rFonts w:cs="Times New Roman"/>
              </w:rPr>
            </w:pPr>
            <w:r w:rsidRPr="00686C0C">
              <w:rPr>
                <w:rFonts w:cs="Times New Roman"/>
              </w:rPr>
              <w:t>Flujo Normal</w:t>
            </w:r>
          </w:p>
        </w:tc>
        <w:tc>
          <w:tcPr>
            <w:tcW w:w="6848" w:type="dxa"/>
          </w:tcPr>
          <w:p w14:paraId="7EBAC44D" w14:textId="77777777" w:rsidR="00062BA7" w:rsidRPr="00062BA7" w:rsidRDefault="00062BA7" w:rsidP="005D18BC">
            <w:pPr>
              <w:pStyle w:val="Prrafodelista"/>
              <w:numPr>
                <w:ilvl w:val="0"/>
                <w:numId w:val="50"/>
              </w:numPr>
              <w:spacing w:line="240" w:lineRule="auto"/>
              <w:rPr>
                <w:rFonts w:cs="Times New Roman"/>
              </w:rPr>
            </w:pPr>
            <w:r w:rsidRPr="00062BA7">
              <w:rPr>
                <w:rFonts w:cs="Times New Roman"/>
              </w:rPr>
              <w:t>El administrador accede al panel de gestión y selecciona "Nuevo usuario".</w:t>
            </w:r>
          </w:p>
          <w:p w14:paraId="5E09B1E3" w14:textId="77777777" w:rsidR="00062BA7" w:rsidRPr="00062BA7" w:rsidRDefault="00062BA7" w:rsidP="005D18BC">
            <w:pPr>
              <w:pStyle w:val="Prrafodelista"/>
              <w:numPr>
                <w:ilvl w:val="0"/>
                <w:numId w:val="50"/>
              </w:numPr>
              <w:spacing w:line="240" w:lineRule="auto"/>
              <w:rPr>
                <w:rFonts w:cs="Times New Roman"/>
              </w:rPr>
            </w:pPr>
            <w:r w:rsidRPr="00062BA7">
              <w:rPr>
                <w:rFonts w:cs="Times New Roman"/>
              </w:rPr>
              <w:t>El sistema muestra el formulario de alta (nombre, correo, teléfono, rol).</w:t>
            </w:r>
          </w:p>
          <w:p w14:paraId="5A7CE7F4" w14:textId="77777777" w:rsidR="00FB1153" w:rsidRPr="00FB1153" w:rsidRDefault="00FB1153" w:rsidP="005D18BC">
            <w:pPr>
              <w:pStyle w:val="Prrafodelista"/>
              <w:numPr>
                <w:ilvl w:val="0"/>
                <w:numId w:val="50"/>
              </w:numPr>
              <w:spacing w:line="240" w:lineRule="auto"/>
              <w:rPr>
                <w:rFonts w:cs="Times New Roman"/>
              </w:rPr>
            </w:pPr>
            <w:r w:rsidRPr="00FB1153">
              <w:rPr>
                <w:rFonts w:cs="Times New Roman"/>
              </w:rPr>
              <w:t>El administrador completa los datos y asigna el rol.</w:t>
            </w:r>
          </w:p>
          <w:p w14:paraId="04DB752E" w14:textId="5AD49469" w:rsidR="00FB1153" w:rsidRPr="00FB1153" w:rsidRDefault="00FB1153" w:rsidP="005D18BC">
            <w:pPr>
              <w:pStyle w:val="Prrafodelista"/>
              <w:numPr>
                <w:ilvl w:val="0"/>
                <w:numId w:val="50"/>
              </w:numPr>
              <w:spacing w:line="240" w:lineRule="auto"/>
              <w:rPr>
                <w:rFonts w:cs="Times New Roman"/>
              </w:rPr>
            </w:pPr>
            <w:r w:rsidRPr="00FB1153">
              <w:rPr>
                <w:rFonts w:cs="Times New Roman"/>
              </w:rPr>
              <w:t>Si el rol es Repartidor, el sistema solicita seleccionar una purificadora existente o capturar los datos de una nueva. (RN-024)</w:t>
            </w:r>
          </w:p>
          <w:p w14:paraId="722B0AA6" w14:textId="13516E30" w:rsidR="00FB1153" w:rsidRPr="00FB1153" w:rsidRDefault="00FB1153" w:rsidP="005D18BC">
            <w:pPr>
              <w:pStyle w:val="Prrafodelista"/>
              <w:numPr>
                <w:ilvl w:val="0"/>
                <w:numId w:val="50"/>
              </w:numPr>
              <w:spacing w:line="240" w:lineRule="auto"/>
              <w:rPr>
                <w:rFonts w:cs="Times New Roman"/>
              </w:rPr>
            </w:pPr>
            <w:r w:rsidRPr="00FB1153">
              <w:rPr>
                <w:rFonts w:cs="Times New Roman"/>
              </w:rPr>
              <w:t>El sistema valida que el correo y teléfono no estén duplicados. (RN-015)</w:t>
            </w:r>
          </w:p>
          <w:p w14:paraId="78447132" w14:textId="550DA3BF" w:rsidR="00FB1153" w:rsidRPr="00FB1153" w:rsidRDefault="00FB1153" w:rsidP="005D18BC">
            <w:pPr>
              <w:pStyle w:val="Prrafodelista"/>
              <w:numPr>
                <w:ilvl w:val="0"/>
                <w:numId w:val="50"/>
              </w:numPr>
              <w:spacing w:line="240" w:lineRule="auto"/>
              <w:rPr>
                <w:rFonts w:cs="Times New Roman"/>
              </w:rPr>
            </w:pPr>
            <w:r w:rsidRPr="00FB1153">
              <w:rPr>
                <w:rFonts w:cs="Times New Roman"/>
              </w:rPr>
              <w:t>El sistema genera una contraseña temporal o un enlace de configuración.</w:t>
            </w:r>
          </w:p>
          <w:p w14:paraId="74B784C5" w14:textId="59BF1715" w:rsidR="00FB1153" w:rsidRPr="00FB1153" w:rsidRDefault="00FB1153" w:rsidP="005D18BC">
            <w:pPr>
              <w:pStyle w:val="Prrafodelista"/>
              <w:numPr>
                <w:ilvl w:val="0"/>
                <w:numId w:val="50"/>
              </w:numPr>
              <w:spacing w:line="240" w:lineRule="auto"/>
              <w:rPr>
                <w:rFonts w:cs="Times New Roman"/>
              </w:rPr>
            </w:pPr>
            <w:r w:rsidRPr="00FB1153">
              <w:rPr>
                <w:rFonts w:cs="Times New Roman"/>
              </w:rPr>
              <w:t>El sistema cifra la contraseña y crea el registro. (RN-017)</w:t>
            </w:r>
          </w:p>
          <w:p w14:paraId="3F6D7247" w14:textId="0FF77D56" w:rsidR="00FB1153" w:rsidRPr="00FB1153" w:rsidRDefault="00FB1153" w:rsidP="005D18BC">
            <w:pPr>
              <w:pStyle w:val="Prrafodelista"/>
              <w:numPr>
                <w:ilvl w:val="0"/>
                <w:numId w:val="50"/>
              </w:numPr>
              <w:spacing w:line="240" w:lineRule="auto"/>
              <w:rPr>
                <w:rFonts w:cs="Times New Roman"/>
              </w:rPr>
            </w:pPr>
            <w:r w:rsidRPr="00FB1153">
              <w:rPr>
                <w:rFonts w:cs="Times New Roman"/>
              </w:rPr>
              <w:t>Si se creó una purificadora nueva, el sistema la registra y asigna al repartidor como dueño.</w:t>
            </w:r>
          </w:p>
          <w:p w14:paraId="64C5D93E" w14:textId="072ED87C" w:rsidR="00062BA7" w:rsidRPr="00062BA7" w:rsidRDefault="00062BA7" w:rsidP="005D18BC">
            <w:pPr>
              <w:pStyle w:val="Prrafodelista"/>
              <w:numPr>
                <w:ilvl w:val="0"/>
                <w:numId w:val="50"/>
              </w:numPr>
              <w:spacing w:line="240" w:lineRule="auto"/>
              <w:rPr>
                <w:rFonts w:cs="Times New Roman"/>
              </w:rPr>
            </w:pPr>
            <w:r w:rsidRPr="00062BA7">
              <w:rPr>
                <w:rFonts w:cs="Times New Roman"/>
              </w:rPr>
              <w:t>El sistema envía un correo de bienvenida al nuevo usuario con instrucciones de acceso.</w:t>
            </w:r>
          </w:p>
          <w:p w14:paraId="152C1C5B" w14:textId="6AD6B406" w:rsidR="00062BA7" w:rsidRPr="00062BA7" w:rsidRDefault="00062BA7" w:rsidP="005D18BC">
            <w:pPr>
              <w:pStyle w:val="Prrafodelista"/>
              <w:numPr>
                <w:ilvl w:val="0"/>
                <w:numId w:val="50"/>
              </w:numPr>
              <w:spacing w:line="240" w:lineRule="auto"/>
              <w:rPr>
                <w:rFonts w:cs="Times New Roman"/>
              </w:rPr>
            </w:pPr>
            <w:r w:rsidRPr="00062BA7">
              <w:rPr>
                <w:rFonts w:cs="Times New Roman"/>
              </w:rPr>
              <w:t>El sistema muestra al administrador un mensaje de alta exitosa.</w:t>
            </w:r>
          </w:p>
          <w:p w14:paraId="7E4166FD" w14:textId="0C4761D8" w:rsidR="005A2802" w:rsidRPr="00686C0C" w:rsidRDefault="00062BA7" w:rsidP="005D18BC">
            <w:pPr>
              <w:pStyle w:val="Prrafodelista"/>
              <w:numPr>
                <w:ilvl w:val="0"/>
                <w:numId w:val="50"/>
              </w:numPr>
              <w:spacing w:line="240" w:lineRule="auto"/>
              <w:rPr>
                <w:rFonts w:cs="Times New Roman"/>
              </w:rPr>
            </w:pPr>
            <w:r w:rsidRPr="00062BA7">
              <w:rPr>
                <w:rFonts w:cs="Times New Roman"/>
              </w:rPr>
              <w:t>Finaliza el caso de uso.</w:t>
            </w:r>
          </w:p>
        </w:tc>
      </w:tr>
      <w:tr w:rsidR="00AF641C" w:rsidRPr="00686C0C" w14:paraId="064B772C" w14:textId="77777777">
        <w:tc>
          <w:tcPr>
            <w:tcW w:w="1980" w:type="dxa"/>
          </w:tcPr>
          <w:p w14:paraId="0E0A6CD6" w14:textId="77777777" w:rsidR="005A2802" w:rsidRPr="00686C0C" w:rsidRDefault="005A2802">
            <w:pPr>
              <w:rPr>
                <w:rFonts w:cs="Times New Roman"/>
              </w:rPr>
            </w:pPr>
            <w:r w:rsidRPr="00686C0C">
              <w:rPr>
                <w:rFonts w:cs="Times New Roman"/>
              </w:rPr>
              <w:t>Flujos Alternativos</w:t>
            </w:r>
          </w:p>
        </w:tc>
        <w:tc>
          <w:tcPr>
            <w:tcW w:w="6848" w:type="dxa"/>
          </w:tcPr>
          <w:p w14:paraId="40FE033E" w14:textId="0C05AF81" w:rsidR="005A2802" w:rsidRPr="00686C0C" w:rsidRDefault="005A2802">
            <w:pPr>
              <w:rPr>
                <w:rFonts w:cs="Times New Roman"/>
              </w:rPr>
            </w:pPr>
            <w:r w:rsidRPr="00686C0C">
              <w:rPr>
                <w:rFonts w:cs="Times New Roman"/>
              </w:rPr>
              <w:t>S1:</w:t>
            </w:r>
            <w:r>
              <w:rPr>
                <w:rFonts w:cs="Times New Roman"/>
              </w:rPr>
              <w:t xml:space="preserve"> </w:t>
            </w:r>
            <w:r w:rsidR="00062BA7">
              <w:rPr>
                <w:rFonts w:cs="Times New Roman"/>
              </w:rPr>
              <w:t xml:space="preserve">El correo ya </w:t>
            </w:r>
            <w:r w:rsidR="00D87ED1">
              <w:rPr>
                <w:rFonts w:cs="Times New Roman"/>
              </w:rPr>
              <w:t>está</w:t>
            </w:r>
            <w:r w:rsidR="00062BA7">
              <w:rPr>
                <w:rFonts w:cs="Times New Roman"/>
              </w:rPr>
              <w:t xml:space="preserve"> registrado</w:t>
            </w:r>
          </w:p>
          <w:p w14:paraId="60944497" w14:textId="77777777" w:rsidR="00DF2082" w:rsidRPr="00DF2082" w:rsidRDefault="00DF2082" w:rsidP="005D18BC">
            <w:pPr>
              <w:pStyle w:val="Prrafodelista"/>
              <w:numPr>
                <w:ilvl w:val="0"/>
                <w:numId w:val="9"/>
              </w:numPr>
              <w:spacing w:line="240" w:lineRule="auto"/>
              <w:rPr>
                <w:rFonts w:cs="Times New Roman"/>
              </w:rPr>
            </w:pPr>
            <w:r w:rsidRPr="00DF2082">
              <w:rPr>
                <w:rFonts w:cs="Times New Roman"/>
              </w:rPr>
              <w:t>S1.1 El sistema muestra el campo duplicado.</w:t>
            </w:r>
          </w:p>
          <w:p w14:paraId="065F04E5" w14:textId="4D7F4CA2" w:rsidR="005A2802" w:rsidRPr="001F0BDC" w:rsidRDefault="00DF2082" w:rsidP="005D18BC">
            <w:pPr>
              <w:pStyle w:val="Prrafodelista"/>
              <w:numPr>
                <w:ilvl w:val="0"/>
                <w:numId w:val="9"/>
              </w:numPr>
              <w:spacing w:line="240" w:lineRule="auto"/>
              <w:rPr>
                <w:rFonts w:cs="Times New Roman"/>
              </w:rPr>
            </w:pPr>
            <w:r w:rsidRPr="00DF2082">
              <w:rPr>
                <w:rFonts w:cs="Times New Roman"/>
              </w:rPr>
              <w:t>S1.2 El administrador corrige los datos. Regresa al paso</w:t>
            </w:r>
            <w:r>
              <w:rPr>
                <w:rFonts w:cs="Times New Roman"/>
              </w:rPr>
              <w:t xml:space="preserve"> 3</w:t>
            </w:r>
          </w:p>
        </w:tc>
      </w:tr>
      <w:tr w:rsidR="00AF641C" w:rsidRPr="00686C0C" w14:paraId="0FCDCBED" w14:textId="77777777">
        <w:tc>
          <w:tcPr>
            <w:tcW w:w="1980" w:type="dxa"/>
          </w:tcPr>
          <w:p w14:paraId="18278C62" w14:textId="77777777" w:rsidR="005A2802" w:rsidRPr="00686C0C" w:rsidRDefault="005A2802">
            <w:pPr>
              <w:rPr>
                <w:rFonts w:cs="Times New Roman"/>
              </w:rPr>
            </w:pPr>
            <w:r w:rsidRPr="00686C0C">
              <w:rPr>
                <w:rFonts w:cs="Times New Roman"/>
              </w:rPr>
              <w:t>Excepciones</w:t>
            </w:r>
          </w:p>
        </w:tc>
        <w:tc>
          <w:tcPr>
            <w:tcW w:w="6848" w:type="dxa"/>
          </w:tcPr>
          <w:p w14:paraId="40414453" w14:textId="77777777" w:rsidR="005A2802" w:rsidRPr="00672BE8" w:rsidRDefault="005A2802">
            <w:pPr>
              <w:rPr>
                <w:rFonts w:cs="Times New Roman"/>
              </w:rPr>
            </w:pPr>
            <w:r w:rsidRPr="00672BE8">
              <w:rPr>
                <w:rFonts w:cs="Times New Roman"/>
              </w:rPr>
              <w:t xml:space="preserve">E1: </w:t>
            </w:r>
            <w:r w:rsidRPr="0073774B">
              <w:rPr>
                <w:rFonts w:cs="Times New Roman"/>
              </w:rPr>
              <w:t xml:space="preserve">Error </w:t>
            </w:r>
            <w:r>
              <w:rPr>
                <w:rFonts w:cs="Times New Roman"/>
              </w:rPr>
              <w:t>de conexión.</w:t>
            </w:r>
          </w:p>
          <w:p w14:paraId="22E6EAE3" w14:textId="77777777" w:rsidR="005A2802" w:rsidRPr="00383018" w:rsidRDefault="005A2802" w:rsidP="005D18BC">
            <w:pPr>
              <w:numPr>
                <w:ilvl w:val="0"/>
                <w:numId w:val="10"/>
              </w:numPr>
              <w:spacing w:line="240" w:lineRule="auto"/>
              <w:rPr>
                <w:rFonts w:cs="Times New Roman"/>
              </w:rPr>
            </w:pPr>
            <w:r w:rsidRPr="0071706F">
              <w:rPr>
                <w:rFonts w:cs="Times New Roman"/>
              </w:rPr>
              <w:t>E1.1 El sistema muestra un mensaje de error e invita a reintentar</w:t>
            </w:r>
          </w:p>
        </w:tc>
      </w:tr>
      <w:tr w:rsidR="00AF641C" w:rsidRPr="00686C0C" w14:paraId="03A455FA" w14:textId="77777777">
        <w:tc>
          <w:tcPr>
            <w:tcW w:w="1980" w:type="dxa"/>
          </w:tcPr>
          <w:p w14:paraId="6515052F" w14:textId="77777777" w:rsidR="005A2802" w:rsidRPr="00686C0C" w:rsidRDefault="005A2802">
            <w:pPr>
              <w:rPr>
                <w:rFonts w:cs="Times New Roman"/>
              </w:rPr>
            </w:pPr>
            <w:r w:rsidRPr="00686C0C">
              <w:rPr>
                <w:rFonts w:cs="Times New Roman"/>
              </w:rPr>
              <w:t>Prioridad</w:t>
            </w:r>
          </w:p>
        </w:tc>
        <w:tc>
          <w:tcPr>
            <w:tcW w:w="6848" w:type="dxa"/>
          </w:tcPr>
          <w:p w14:paraId="7274BDDA" w14:textId="22440810" w:rsidR="005A2802" w:rsidRPr="00686C0C" w:rsidRDefault="0082464F">
            <w:pPr>
              <w:rPr>
                <w:rFonts w:cs="Times New Roman"/>
              </w:rPr>
            </w:pPr>
            <w:r>
              <w:rPr>
                <w:rFonts w:cs="Times New Roman"/>
              </w:rPr>
              <w:t>Alta</w:t>
            </w:r>
            <w:r w:rsidR="005A2802" w:rsidRPr="00686C0C">
              <w:rPr>
                <w:rFonts w:cs="Times New Roman"/>
              </w:rPr>
              <w:t xml:space="preserve"> </w:t>
            </w:r>
          </w:p>
        </w:tc>
      </w:tr>
      <w:tr w:rsidR="00AF641C" w:rsidRPr="00686C0C" w14:paraId="67A725D9" w14:textId="77777777">
        <w:tc>
          <w:tcPr>
            <w:tcW w:w="1980" w:type="dxa"/>
          </w:tcPr>
          <w:p w14:paraId="5282FC03" w14:textId="77777777" w:rsidR="005A2802" w:rsidRPr="00686C0C" w:rsidRDefault="005A2802">
            <w:pPr>
              <w:rPr>
                <w:rFonts w:cs="Times New Roman"/>
              </w:rPr>
            </w:pPr>
            <w:r w:rsidRPr="00686C0C">
              <w:rPr>
                <w:rFonts w:cs="Times New Roman"/>
              </w:rPr>
              <w:lastRenderedPageBreak/>
              <w:t>Frecuencia de uso</w:t>
            </w:r>
          </w:p>
        </w:tc>
        <w:tc>
          <w:tcPr>
            <w:tcW w:w="6848" w:type="dxa"/>
          </w:tcPr>
          <w:p w14:paraId="060ACEAB" w14:textId="77777777" w:rsidR="005A2802" w:rsidRPr="00686C0C" w:rsidRDefault="005A2802">
            <w:pPr>
              <w:rPr>
                <w:rFonts w:cs="Times New Roman"/>
              </w:rPr>
            </w:pPr>
            <w:r>
              <w:rPr>
                <w:rFonts w:cs="Times New Roman"/>
              </w:rPr>
              <w:t>Baja</w:t>
            </w:r>
          </w:p>
        </w:tc>
      </w:tr>
      <w:tr w:rsidR="00AF641C" w:rsidRPr="00686C0C" w14:paraId="4523E973" w14:textId="77777777">
        <w:tc>
          <w:tcPr>
            <w:tcW w:w="1980" w:type="dxa"/>
          </w:tcPr>
          <w:p w14:paraId="1263EAB9" w14:textId="77777777" w:rsidR="005A2802" w:rsidRPr="00686C0C" w:rsidRDefault="005A2802">
            <w:pPr>
              <w:rPr>
                <w:rFonts w:cs="Times New Roman"/>
              </w:rPr>
            </w:pPr>
            <w:r w:rsidRPr="00686C0C">
              <w:rPr>
                <w:rFonts w:cs="Times New Roman"/>
              </w:rPr>
              <w:t>Requerimientos especiales</w:t>
            </w:r>
          </w:p>
        </w:tc>
        <w:tc>
          <w:tcPr>
            <w:tcW w:w="6848" w:type="dxa"/>
          </w:tcPr>
          <w:p w14:paraId="1E307C79" w14:textId="3A90312E" w:rsidR="005A2802" w:rsidRPr="00686C0C" w:rsidRDefault="00F2117B">
            <w:pPr>
              <w:rPr>
                <w:rFonts w:cs="Times New Roman"/>
              </w:rPr>
            </w:pPr>
            <w:r w:rsidRPr="00F2117B">
              <w:rPr>
                <w:color w:val="000000"/>
              </w:rPr>
              <w:t>Solo el superadministrador tiene permisos para crear usuarios desde el panel.</w:t>
            </w:r>
          </w:p>
        </w:tc>
      </w:tr>
      <w:tr w:rsidR="002A6D19" w:rsidRPr="00686C0C" w14:paraId="724051A5" w14:textId="77777777">
        <w:tc>
          <w:tcPr>
            <w:tcW w:w="1980" w:type="dxa"/>
          </w:tcPr>
          <w:p w14:paraId="4700B1BF" w14:textId="79E7D971" w:rsidR="002A6D19" w:rsidRPr="00686C0C" w:rsidRDefault="00302707">
            <w:pPr>
              <w:rPr>
                <w:rFonts w:cs="Times New Roman"/>
              </w:rPr>
            </w:pPr>
            <w:r>
              <w:rPr>
                <w:rFonts w:cs="Times New Roman"/>
              </w:rPr>
              <w:t>Datos de entrada</w:t>
            </w:r>
          </w:p>
        </w:tc>
        <w:tc>
          <w:tcPr>
            <w:tcW w:w="6848" w:type="dxa"/>
          </w:tcPr>
          <w:p w14:paraId="379C8DD4" w14:textId="77777777" w:rsidR="00005150" w:rsidRPr="000F3126" w:rsidRDefault="00005150" w:rsidP="005D18BC">
            <w:pPr>
              <w:pStyle w:val="Prrafodelista"/>
              <w:numPr>
                <w:ilvl w:val="0"/>
                <w:numId w:val="81"/>
              </w:numPr>
              <w:rPr>
                <w:color w:val="000000"/>
              </w:rPr>
            </w:pPr>
            <w:r w:rsidRPr="000F3126">
              <w:rPr>
                <w:color w:val="000000"/>
              </w:rPr>
              <w:t>Nombre.</w:t>
            </w:r>
          </w:p>
          <w:p w14:paraId="53B6919F" w14:textId="64B64A04" w:rsidR="00005150" w:rsidRPr="000F3126" w:rsidRDefault="000F3126" w:rsidP="005D18BC">
            <w:pPr>
              <w:pStyle w:val="Prrafodelista"/>
              <w:numPr>
                <w:ilvl w:val="0"/>
                <w:numId w:val="81"/>
              </w:numPr>
              <w:rPr>
                <w:color w:val="000000"/>
              </w:rPr>
            </w:pPr>
            <w:r>
              <w:rPr>
                <w:color w:val="000000"/>
              </w:rPr>
              <w:t>C</w:t>
            </w:r>
            <w:r w:rsidR="00005150" w:rsidRPr="000F3126">
              <w:rPr>
                <w:color w:val="000000"/>
              </w:rPr>
              <w:t>orreo electrónico.</w:t>
            </w:r>
          </w:p>
          <w:p w14:paraId="2C40351D" w14:textId="7E2331EF" w:rsidR="00005150" w:rsidRPr="000F3126" w:rsidRDefault="000F3126" w:rsidP="005D18BC">
            <w:pPr>
              <w:pStyle w:val="Prrafodelista"/>
              <w:numPr>
                <w:ilvl w:val="0"/>
                <w:numId w:val="81"/>
              </w:numPr>
              <w:rPr>
                <w:color w:val="000000"/>
              </w:rPr>
            </w:pPr>
            <w:r>
              <w:rPr>
                <w:color w:val="000000"/>
              </w:rPr>
              <w:t>N</w:t>
            </w:r>
            <w:r w:rsidR="00005150" w:rsidRPr="000F3126">
              <w:rPr>
                <w:color w:val="000000"/>
              </w:rPr>
              <w:t>úmero de teléfono.</w:t>
            </w:r>
          </w:p>
          <w:p w14:paraId="31C8E542" w14:textId="6A79EDE9" w:rsidR="002A6D19" w:rsidRPr="000F3126" w:rsidRDefault="000F3126" w:rsidP="005D18BC">
            <w:pPr>
              <w:pStyle w:val="Prrafodelista"/>
              <w:numPr>
                <w:ilvl w:val="0"/>
                <w:numId w:val="81"/>
              </w:numPr>
              <w:rPr>
                <w:color w:val="000000"/>
              </w:rPr>
            </w:pPr>
            <w:r>
              <w:rPr>
                <w:color w:val="000000"/>
              </w:rPr>
              <w:t>R</w:t>
            </w:r>
            <w:r w:rsidR="00005150" w:rsidRPr="000F3126">
              <w:rPr>
                <w:color w:val="000000"/>
              </w:rPr>
              <w:t>ol del nuevo usuario (cliente o repartidor)</w:t>
            </w:r>
          </w:p>
          <w:p w14:paraId="00AFC5B5" w14:textId="5D856B66" w:rsidR="002A6D19" w:rsidRPr="00005150" w:rsidRDefault="000F3126" w:rsidP="005D18BC">
            <w:pPr>
              <w:pStyle w:val="Prrafodelista"/>
              <w:numPr>
                <w:ilvl w:val="0"/>
                <w:numId w:val="81"/>
              </w:numPr>
              <w:rPr>
                <w:color w:val="000000"/>
              </w:rPr>
            </w:pPr>
            <w:r w:rsidRPr="000F3126">
              <w:rPr>
                <w:color w:val="000000"/>
              </w:rPr>
              <w:t>Si es Repartidor: purificadora existente o datos de la nueva purificadora</w:t>
            </w:r>
            <w:r w:rsidR="00005150" w:rsidRPr="000F3126">
              <w:rPr>
                <w:color w:val="000000"/>
              </w:rPr>
              <w:t>.</w:t>
            </w:r>
          </w:p>
        </w:tc>
      </w:tr>
      <w:tr w:rsidR="00302707" w:rsidRPr="00686C0C" w14:paraId="5F079EE2" w14:textId="77777777">
        <w:tc>
          <w:tcPr>
            <w:tcW w:w="1980" w:type="dxa"/>
          </w:tcPr>
          <w:p w14:paraId="16E1ACB9" w14:textId="6F94E105" w:rsidR="00302707" w:rsidRDefault="00302707">
            <w:pPr>
              <w:rPr>
                <w:rFonts w:cs="Times New Roman"/>
              </w:rPr>
            </w:pPr>
            <w:r>
              <w:rPr>
                <w:rFonts w:cs="Times New Roman"/>
              </w:rPr>
              <w:t>Datos de salida</w:t>
            </w:r>
          </w:p>
        </w:tc>
        <w:tc>
          <w:tcPr>
            <w:tcW w:w="6848" w:type="dxa"/>
          </w:tcPr>
          <w:p w14:paraId="6AABE1F0" w14:textId="43D8662F" w:rsidR="00302707" w:rsidRPr="00530CCC" w:rsidRDefault="00530CCC" w:rsidP="005D18BC">
            <w:pPr>
              <w:pStyle w:val="Prrafodelista"/>
              <w:numPr>
                <w:ilvl w:val="0"/>
                <w:numId w:val="82"/>
              </w:numPr>
              <w:rPr>
                <w:color w:val="000000"/>
              </w:rPr>
            </w:pPr>
            <w:r w:rsidRPr="00530CCC">
              <w:rPr>
                <w:color w:val="000000"/>
              </w:rPr>
              <w:t>Usuario registrado en la base de datos con contraseña cifrada y rol asignado.</w:t>
            </w:r>
          </w:p>
        </w:tc>
      </w:tr>
      <w:tr w:rsidR="00AF641C" w:rsidRPr="00686C0C" w14:paraId="1B61E077" w14:textId="77777777">
        <w:tc>
          <w:tcPr>
            <w:tcW w:w="1980" w:type="dxa"/>
          </w:tcPr>
          <w:p w14:paraId="0DBFC329" w14:textId="77777777" w:rsidR="005A2802" w:rsidRPr="00686C0C" w:rsidRDefault="005A2802">
            <w:pPr>
              <w:rPr>
                <w:rFonts w:cs="Times New Roman"/>
              </w:rPr>
            </w:pPr>
            <w:r w:rsidRPr="00686C0C">
              <w:rPr>
                <w:rFonts w:cs="Times New Roman"/>
              </w:rPr>
              <w:t>Suposiciones</w:t>
            </w:r>
          </w:p>
        </w:tc>
        <w:tc>
          <w:tcPr>
            <w:tcW w:w="6848" w:type="dxa"/>
          </w:tcPr>
          <w:p w14:paraId="10AEC255" w14:textId="74F909EF" w:rsidR="005A2802" w:rsidRPr="00686C0C" w:rsidRDefault="001252BC">
            <w:pPr>
              <w:rPr>
                <w:rFonts w:cs="Times New Roman"/>
              </w:rPr>
            </w:pPr>
            <w:r w:rsidRPr="001252BC">
              <w:rPr>
                <w:color w:val="000000"/>
              </w:rPr>
              <w:t>El administrador dispone de los datos correctos y verificados del nuevo usuario.</w:t>
            </w:r>
          </w:p>
        </w:tc>
      </w:tr>
      <w:tr w:rsidR="00AF641C" w:rsidRPr="00686C0C" w14:paraId="17D58C9D" w14:textId="77777777">
        <w:trPr>
          <w:trHeight w:val="404"/>
        </w:trPr>
        <w:tc>
          <w:tcPr>
            <w:tcW w:w="1980" w:type="dxa"/>
          </w:tcPr>
          <w:p w14:paraId="14ED07CE" w14:textId="77777777" w:rsidR="005A2802" w:rsidRPr="00686C0C" w:rsidRDefault="005A2802">
            <w:pPr>
              <w:rPr>
                <w:rFonts w:cs="Times New Roman"/>
              </w:rPr>
            </w:pPr>
            <w:r w:rsidRPr="00686C0C">
              <w:rPr>
                <w:rFonts w:cs="Times New Roman"/>
              </w:rPr>
              <w:t>Notas y preguntas</w:t>
            </w:r>
          </w:p>
        </w:tc>
        <w:tc>
          <w:tcPr>
            <w:tcW w:w="6848" w:type="dxa"/>
          </w:tcPr>
          <w:p w14:paraId="645123C1" w14:textId="3CFDFF9D" w:rsidR="005A2802" w:rsidRPr="00686C0C" w:rsidRDefault="00BE55DF">
            <w:pPr>
              <w:rPr>
                <w:rFonts w:cs="Times New Roman"/>
                <w:highlight w:val="yellow"/>
              </w:rPr>
            </w:pPr>
            <w:r w:rsidRPr="00BE55DF">
              <w:rPr>
                <w:rFonts w:cs="Times New Roman"/>
              </w:rPr>
              <w:t xml:space="preserve">El alta manual por el administrador es una alternativa al </w:t>
            </w:r>
            <w:proofErr w:type="spellStart"/>
            <w:r w:rsidRPr="00BE55DF">
              <w:rPr>
                <w:rFonts w:cs="Times New Roman"/>
              </w:rPr>
              <w:t>autoregistro</w:t>
            </w:r>
            <w:proofErr w:type="spellEnd"/>
            <w:r w:rsidRPr="00BE55DF">
              <w:rPr>
                <w:rFonts w:cs="Times New Roman"/>
              </w:rPr>
              <w:t>, útil para incorporar repartidores verificados al sistema.</w:t>
            </w:r>
          </w:p>
        </w:tc>
      </w:tr>
    </w:tbl>
    <w:p w14:paraId="4FB72345" w14:textId="77777777" w:rsidR="009C6384" w:rsidRDefault="009C6384" w:rsidP="00EF3BA8"/>
    <w:p w14:paraId="3DDFA067" w14:textId="77777777" w:rsidR="009C6384" w:rsidRDefault="009C6384" w:rsidP="00EF3BA8"/>
    <w:p w14:paraId="3718D70E" w14:textId="77777777" w:rsidR="009C6384" w:rsidRDefault="009C6384" w:rsidP="00EF3BA8"/>
    <w:p w14:paraId="162FC089" w14:textId="77777777" w:rsidR="009C6384" w:rsidRDefault="009C6384" w:rsidP="00EF3BA8"/>
    <w:p w14:paraId="5884C16F" w14:textId="77777777" w:rsidR="009C6384" w:rsidRDefault="009C6384" w:rsidP="00EF3BA8"/>
    <w:p w14:paraId="2ECBE627" w14:textId="77777777" w:rsidR="009C6384" w:rsidRDefault="009C6384" w:rsidP="00EF3BA8"/>
    <w:p w14:paraId="56161905" w14:textId="77777777" w:rsidR="009C6384" w:rsidRDefault="009C6384" w:rsidP="00EF3BA8"/>
    <w:p w14:paraId="7CBC7EF3" w14:textId="77777777" w:rsidR="009C6384" w:rsidRDefault="009C6384" w:rsidP="00EF3BA8"/>
    <w:p w14:paraId="434E8AF4" w14:textId="77777777" w:rsidR="009C6384" w:rsidRDefault="009C6384" w:rsidP="00EF3BA8"/>
    <w:p w14:paraId="27FA707F" w14:textId="77777777" w:rsidR="009C6384" w:rsidRDefault="009C6384" w:rsidP="00EF3BA8"/>
    <w:p w14:paraId="1C571AF3" w14:textId="77777777" w:rsidR="009C6384" w:rsidRDefault="009C6384" w:rsidP="00EF3BA8"/>
    <w:p w14:paraId="5D6802EE" w14:textId="77777777" w:rsidR="009C6384" w:rsidRDefault="009C6384" w:rsidP="00EF3BA8"/>
    <w:p w14:paraId="7E270B52" w14:textId="77777777" w:rsidR="009C6384" w:rsidRDefault="009C6384" w:rsidP="00EF3BA8"/>
    <w:p w14:paraId="3DF212A4" w14:textId="77777777" w:rsidR="009C6384" w:rsidRDefault="009C6384" w:rsidP="00EF3BA8"/>
    <w:p w14:paraId="1D98B50B" w14:textId="77777777" w:rsidR="00C03681" w:rsidRDefault="00C03681" w:rsidP="00BE55DF">
      <w:pPr>
        <w:jc w:val="left"/>
      </w:pPr>
    </w:p>
    <w:p w14:paraId="7B0C9CED" w14:textId="77777777" w:rsidR="0007421A" w:rsidRDefault="0007421A" w:rsidP="00BE55DF">
      <w:pPr>
        <w:jc w:val="left"/>
      </w:pPr>
    </w:p>
    <w:p w14:paraId="00A1DD72" w14:textId="77777777" w:rsidR="0007421A" w:rsidRDefault="0007421A" w:rsidP="00BE55DF">
      <w:pPr>
        <w:jc w:val="left"/>
      </w:pPr>
    </w:p>
    <w:p w14:paraId="3FA5EF65" w14:textId="77777777" w:rsidR="0007421A" w:rsidRDefault="0007421A" w:rsidP="00BE55DF">
      <w:pPr>
        <w:jc w:val="left"/>
      </w:pPr>
    </w:p>
    <w:p w14:paraId="6610B5DB" w14:textId="77777777" w:rsidR="0007421A" w:rsidRDefault="0007421A" w:rsidP="00BE55DF">
      <w:pPr>
        <w:jc w:val="left"/>
      </w:pPr>
    </w:p>
    <w:p w14:paraId="4E17C4EC" w14:textId="76F5F76A" w:rsidR="00BE55DF" w:rsidRDefault="00BE55DF" w:rsidP="00BE55DF">
      <w:pPr>
        <w:jc w:val="left"/>
      </w:pPr>
      <w:r>
        <w:lastRenderedPageBreak/>
        <w:t>CU – 01</w:t>
      </w:r>
      <w:r w:rsidR="0007421A">
        <w:t>5</w:t>
      </w:r>
      <w:r>
        <w:t xml:space="preserve">: Dar de </w:t>
      </w:r>
      <w:r w:rsidR="00B13D0E">
        <w:t>baja usuario</w:t>
      </w:r>
    </w:p>
    <w:tbl>
      <w:tblPr>
        <w:tblStyle w:val="Tablaconcuadrcula"/>
        <w:tblW w:w="0" w:type="auto"/>
        <w:tblLook w:val="04A0" w:firstRow="1" w:lastRow="0" w:firstColumn="1" w:lastColumn="0" w:noHBand="0" w:noVBand="1"/>
      </w:tblPr>
      <w:tblGrid>
        <w:gridCol w:w="1980"/>
        <w:gridCol w:w="6848"/>
      </w:tblGrid>
      <w:tr w:rsidR="00AF641C" w:rsidRPr="00686C0C" w14:paraId="3534DA97" w14:textId="77777777">
        <w:tc>
          <w:tcPr>
            <w:tcW w:w="1980" w:type="dxa"/>
          </w:tcPr>
          <w:p w14:paraId="00EA6A01" w14:textId="77777777" w:rsidR="00BE55DF" w:rsidRPr="00686C0C" w:rsidRDefault="00BE55DF">
            <w:pPr>
              <w:rPr>
                <w:rFonts w:cs="Times New Roman"/>
                <w:b/>
                <w:bCs/>
              </w:rPr>
            </w:pPr>
            <w:r w:rsidRPr="00686C0C">
              <w:rPr>
                <w:rFonts w:cs="Times New Roman"/>
                <w:b/>
                <w:bCs/>
              </w:rPr>
              <w:t>Nombre</w:t>
            </w:r>
          </w:p>
        </w:tc>
        <w:tc>
          <w:tcPr>
            <w:tcW w:w="6848" w:type="dxa"/>
          </w:tcPr>
          <w:p w14:paraId="3BF15ACA" w14:textId="73D553CF" w:rsidR="00BE55DF" w:rsidRPr="006A4AEE" w:rsidRDefault="00BE55DF">
            <w:pPr>
              <w:rPr>
                <w:rFonts w:cs="Times New Roman"/>
                <w:b/>
                <w:bCs/>
              </w:rPr>
            </w:pPr>
            <w:r w:rsidRPr="00856C28">
              <w:rPr>
                <w:rFonts w:cs="Times New Roman"/>
                <w:b/>
                <w:bCs/>
              </w:rPr>
              <w:t xml:space="preserve">Dar de </w:t>
            </w:r>
            <w:r w:rsidR="00667D6F">
              <w:rPr>
                <w:rFonts w:cs="Times New Roman"/>
                <w:b/>
                <w:bCs/>
              </w:rPr>
              <w:t>baja</w:t>
            </w:r>
            <w:r w:rsidRPr="00856C28">
              <w:rPr>
                <w:rFonts w:cs="Times New Roman"/>
                <w:b/>
                <w:bCs/>
              </w:rPr>
              <w:t xml:space="preserve"> usuario</w:t>
            </w:r>
          </w:p>
        </w:tc>
      </w:tr>
      <w:tr w:rsidR="00AF641C" w:rsidRPr="00686C0C" w14:paraId="45FD4C55" w14:textId="77777777">
        <w:tc>
          <w:tcPr>
            <w:tcW w:w="1980" w:type="dxa"/>
          </w:tcPr>
          <w:p w14:paraId="47B2A4AD" w14:textId="77777777" w:rsidR="00BE55DF" w:rsidRPr="00686C0C" w:rsidRDefault="00BE55DF">
            <w:pPr>
              <w:rPr>
                <w:rFonts w:cs="Times New Roman"/>
              </w:rPr>
            </w:pPr>
            <w:r w:rsidRPr="00686C0C">
              <w:rPr>
                <w:rFonts w:cs="Times New Roman"/>
              </w:rPr>
              <w:t>Actores</w:t>
            </w:r>
          </w:p>
        </w:tc>
        <w:tc>
          <w:tcPr>
            <w:tcW w:w="6848" w:type="dxa"/>
          </w:tcPr>
          <w:p w14:paraId="2B64682D" w14:textId="77777777" w:rsidR="00BE55DF" w:rsidRPr="00686C0C" w:rsidRDefault="00BE55DF">
            <w:pPr>
              <w:rPr>
                <w:rFonts w:cs="Times New Roman"/>
              </w:rPr>
            </w:pPr>
            <w:r>
              <w:rPr>
                <w:rFonts w:cs="Times New Roman"/>
              </w:rPr>
              <w:t>Administrador</w:t>
            </w:r>
          </w:p>
        </w:tc>
      </w:tr>
      <w:tr w:rsidR="00AF641C" w:rsidRPr="00686C0C" w14:paraId="44D696CE" w14:textId="77777777">
        <w:tc>
          <w:tcPr>
            <w:tcW w:w="1980" w:type="dxa"/>
          </w:tcPr>
          <w:p w14:paraId="21662562" w14:textId="77777777" w:rsidR="00BE55DF" w:rsidRPr="00686C0C" w:rsidRDefault="00BE55DF">
            <w:pPr>
              <w:rPr>
                <w:rFonts w:cs="Times New Roman"/>
              </w:rPr>
            </w:pPr>
            <w:r w:rsidRPr="00686C0C">
              <w:rPr>
                <w:rFonts w:cs="Times New Roman"/>
              </w:rPr>
              <w:t>Descripción</w:t>
            </w:r>
          </w:p>
        </w:tc>
        <w:tc>
          <w:tcPr>
            <w:tcW w:w="6848" w:type="dxa"/>
          </w:tcPr>
          <w:p w14:paraId="66B4E589" w14:textId="2F51C630" w:rsidR="00BE55DF" w:rsidRPr="00686C0C" w:rsidRDefault="00BE55DF">
            <w:pPr>
              <w:spacing w:line="240" w:lineRule="auto"/>
              <w:rPr>
                <w:rFonts w:cs="Times New Roman"/>
              </w:rPr>
            </w:pPr>
            <w:r w:rsidRPr="0076219E">
              <w:rPr>
                <w:rFonts w:cs="Times New Roman"/>
              </w:rPr>
              <w:t>El</w:t>
            </w:r>
            <w:r w:rsidR="00E60DB2">
              <w:rPr>
                <w:color w:val="000000"/>
              </w:rPr>
              <w:t xml:space="preserve"> administrador puede desactivar la cuenta de cualquier usuario (cliente o repartidor) del sistema. La baja inhabilita el acceso del usuario sin eliminar su historial de la base de datos, </w:t>
            </w:r>
            <w:r w:rsidR="00281F5A">
              <w:rPr>
                <w:color w:val="000000"/>
              </w:rPr>
              <w:t xml:space="preserve">Manteniendo </w:t>
            </w:r>
            <w:r w:rsidR="00E60DB2">
              <w:rPr>
                <w:color w:val="000000"/>
              </w:rPr>
              <w:t>todas sus interacciones anteriores.</w:t>
            </w:r>
          </w:p>
        </w:tc>
      </w:tr>
      <w:tr w:rsidR="00AF641C" w:rsidRPr="00686C0C" w14:paraId="302D8414" w14:textId="77777777">
        <w:tc>
          <w:tcPr>
            <w:tcW w:w="1980" w:type="dxa"/>
          </w:tcPr>
          <w:p w14:paraId="77643519" w14:textId="77777777" w:rsidR="00BE55DF" w:rsidRPr="00686C0C" w:rsidRDefault="00BE55DF">
            <w:pPr>
              <w:rPr>
                <w:rFonts w:cs="Times New Roman"/>
              </w:rPr>
            </w:pPr>
            <w:r w:rsidRPr="00686C0C">
              <w:rPr>
                <w:rFonts w:cs="Times New Roman"/>
              </w:rPr>
              <w:t>Requerimiento funcional</w:t>
            </w:r>
          </w:p>
        </w:tc>
        <w:tc>
          <w:tcPr>
            <w:tcW w:w="6848" w:type="dxa"/>
          </w:tcPr>
          <w:p w14:paraId="5A55FF3C" w14:textId="54BF8262" w:rsidR="00BE55DF" w:rsidRPr="00686C0C" w:rsidRDefault="00BE55DF">
            <w:pPr>
              <w:jc w:val="left"/>
              <w:rPr>
                <w:rFonts w:cs="Times New Roman"/>
              </w:rPr>
            </w:pPr>
            <w:r w:rsidRPr="00C55B86">
              <w:rPr>
                <w:rFonts w:cs="Times New Roman"/>
              </w:rPr>
              <w:t>RF</w:t>
            </w:r>
            <w:r>
              <w:rPr>
                <w:rFonts w:cs="Times New Roman"/>
              </w:rPr>
              <w:t xml:space="preserve"> – </w:t>
            </w:r>
            <w:r w:rsidRPr="00C55B86">
              <w:rPr>
                <w:rFonts w:cs="Times New Roman"/>
              </w:rPr>
              <w:t>0</w:t>
            </w:r>
            <w:r w:rsidR="0011534D">
              <w:rPr>
                <w:rFonts w:cs="Times New Roman"/>
              </w:rPr>
              <w:t>2</w:t>
            </w:r>
            <w:r>
              <w:rPr>
                <w:rFonts w:cs="Times New Roman"/>
              </w:rPr>
              <w:t>9</w:t>
            </w:r>
          </w:p>
        </w:tc>
      </w:tr>
      <w:tr w:rsidR="00AF641C" w:rsidRPr="00686C0C" w14:paraId="26C87256" w14:textId="77777777">
        <w:tc>
          <w:tcPr>
            <w:tcW w:w="1980" w:type="dxa"/>
          </w:tcPr>
          <w:p w14:paraId="5D30C097" w14:textId="77777777" w:rsidR="00BE55DF" w:rsidRPr="00686C0C" w:rsidRDefault="00BE55DF">
            <w:pPr>
              <w:rPr>
                <w:rFonts w:cs="Times New Roman"/>
              </w:rPr>
            </w:pPr>
            <w:r>
              <w:rPr>
                <w:rFonts w:cs="Times New Roman"/>
              </w:rPr>
              <w:t>Reglas de negocio</w:t>
            </w:r>
          </w:p>
        </w:tc>
        <w:tc>
          <w:tcPr>
            <w:tcW w:w="6848" w:type="dxa"/>
          </w:tcPr>
          <w:p w14:paraId="4BDDAED8" w14:textId="3A2B1FC6" w:rsidR="00BE55DF" w:rsidRDefault="002247B8">
            <w:pPr>
              <w:spacing w:line="240" w:lineRule="auto"/>
              <w:jc w:val="left"/>
              <w:rPr>
                <w:rFonts w:cs="Times New Roman"/>
              </w:rPr>
            </w:pPr>
            <w:r w:rsidRPr="002247B8">
              <w:rPr>
                <w:rFonts w:cs="Times New Roman"/>
              </w:rPr>
              <w:t>RN-013: El historial de pedidos del usuario no se elimina al darlo de baja. RN-01</w:t>
            </w:r>
            <w:r w:rsidR="00202E34">
              <w:rPr>
                <w:rFonts w:cs="Times New Roman"/>
              </w:rPr>
              <w:t>6</w:t>
            </w:r>
            <w:r w:rsidRPr="002247B8">
              <w:rPr>
                <w:rFonts w:cs="Times New Roman"/>
              </w:rPr>
              <w:t>: Los datos del usuario solo son visibles para sí mismo y el administrador.</w:t>
            </w:r>
          </w:p>
          <w:p w14:paraId="32594C14" w14:textId="46FA987A" w:rsidR="00BE55DF" w:rsidRPr="00C55B86" w:rsidRDefault="00202E34">
            <w:pPr>
              <w:spacing w:line="240" w:lineRule="auto"/>
              <w:jc w:val="left"/>
              <w:rPr>
                <w:rFonts w:cs="Times New Roman"/>
              </w:rPr>
            </w:pPr>
            <w:r w:rsidRPr="00202E34">
              <w:rPr>
                <w:rFonts w:cs="Times New Roman"/>
              </w:rPr>
              <w:t>RN-024: Un negocio debe mantener al menos un dueño activo.</w:t>
            </w:r>
          </w:p>
        </w:tc>
      </w:tr>
      <w:tr w:rsidR="00AF641C" w:rsidRPr="00686C0C" w14:paraId="02CE05A1" w14:textId="77777777">
        <w:tc>
          <w:tcPr>
            <w:tcW w:w="1980" w:type="dxa"/>
          </w:tcPr>
          <w:p w14:paraId="72D70343" w14:textId="77777777" w:rsidR="00BE55DF" w:rsidRPr="00686C0C" w:rsidRDefault="00BE55DF">
            <w:pPr>
              <w:rPr>
                <w:rFonts w:cs="Times New Roman"/>
              </w:rPr>
            </w:pPr>
            <w:r w:rsidRPr="00686C0C">
              <w:rPr>
                <w:rFonts w:cs="Times New Roman"/>
              </w:rPr>
              <w:t>Disparador</w:t>
            </w:r>
          </w:p>
        </w:tc>
        <w:tc>
          <w:tcPr>
            <w:tcW w:w="6848" w:type="dxa"/>
          </w:tcPr>
          <w:p w14:paraId="3DA5201E" w14:textId="67776AD0" w:rsidR="00BE55DF" w:rsidRPr="00686C0C" w:rsidRDefault="00F04173">
            <w:pPr>
              <w:spacing w:line="240" w:lineRule="auto"/>
              <w:rPr>
                <w:rFonts w:cs="Times New Roman"/>
              </w:rPr>
            </w:pPr>
            <w:r w:rsidRPr="00F04173">
              <w:rPr>
                <w:rFonts w:cs="Times New Roman"/>
              </w:rPr>
              <w:t>El administrador localiza al usuario en el panel de gestión y selecciona la opción "Dar de baja".</w:t>
            </w:r>
          </w:p>
        </w:tc>
      </w:tr>
      <w:tr w:rsidR="00AF641C" w:rsidRPr="00686C0C" w14:paraId="6F3397D6" w14:textId="77777777">
        <w:tc>
          <w:tcPr>
            <w:tcW w:w="1980" w:type="dxa"/>
          </w:tcPr>
          <w:p w14:paraId="34BAA617" w14:textId="77777777" w:rsidR="00BE55DF" w:rsidRPr="00686C0C" w:rsidRDefault="00BE55DF">
            <w:pPr>
              <w:rPr>
                <w:rFonts w:cs="Times New Roman"/>
              </w:rPr>
            </w:pPr>
            <w:r w:rsidRPr="00686C0C">
              <w:rPr>
                <w:rFonts w:cs="Times New Roman"/>
              </w:rPr>
              <w:t>Precondiciones</w:t>
            </w:r>
          </w:p>
        </w:tc>
        <w:tc>
          <w:tcPr>
            <w:tcW w:w="6848" w:type="dxa"/>
          </w:tcPr>
          <w:p w14:paraId="4E4F0D4B" w14:textId="77777777" w:rsidR="00661C33" w:rsidRPr="00661C33" w:rsidRDefault="00661C33" w:rsidP="005D18BC">
            <w:pPr>
              <w:pStyle w:val="Prrafodelista"/>
              <w:numPr>
                <w:ilvl w:val="0"/>
                <w:numId w:val="51"/>
              </w:numPr>
              <w:spacing w:line="240" w:lineRule="auto"/>
              <w:rPr>
                <w:rFonts w:cs="Times New Roman"/>
              </w:rPr>
            </w:pPr>
            <w:r w:rsidRPr="00661C33">
              <w:rPr>
                <w:rFonts w:cs="Times New Roman"/>
              </w:rPr>
              <w:t>El administrador tiene sesión activa con permisos de superadministrador.</w:t>
            </w:r>
          </w:p>
          <w:p w14:paraId="49BDD854" w14:textId="5BF52AB2" w:rsidR="00661C33" w:rsidRPr="00661C33" w:rsidRDefault="00661C33" w:rsidP="005D18BC">
            <w:pPr>
              <w:pStyle w:val="Prrafodelista"/>
              <w:numPr>
                <w:ilvl w:val="0"/>
                <w:numId w:val="51"/>
              </w:numPr>
              <w:spacing w:line="240" w:lineRule="auto"/>
              <w:rPr>
                <w:rFonts w:cs="Times New Roman"/>
              </w:rPr>
            </w:pPr>
            <w:r w:rsidRPr="00661C33">
              <w:rPr>
                <w:rFonts w:cs="Times New Roman"/>
              </w:rPr>
              <w:t xml:space="preserve">El usuario </w:t>
            </w:r>
            <w:r>
              <w:rPr>
                <w:rFonts w:cs="Times New Roman"/>
              </w:rPr>
              <w:t>que se dará</w:t>
            </w:r>
            <w:r w:rsidRPr="00661C33">
              <w:rPr>
                <w:rFonts w:cs="Times New Roman"/>
              </w:rPr>
              <w:t xml:space="preserve"> de baja existe en el sistema.</w:t>
            </w:r>
          </w:p>
          <w:p w14:paraId="096BC187" w14:textId="77777777" w:rsidR="00BE55DF" w:rsidRDefault="00661C33" w:rsidP="005D18BC">
            <w:pPr>
              <w:pStyle w:val="Prrafodelista"/>
              <w:numPr>
                <w:ilvl w:val="0"/>
                <w:numId w:val="51"/>
              </w:numPr>
              <w:spacing w:line="240" w:lineRule="auto"/>
              <w:rPr>
                <w:rFonts w:cs="Times New Roman"/>
              </w:rPr>
            </w:pPr>
            <w:r w:rsidRPr="00661C33">
              <w:rPr>
                <w:rFonts w:cs="Times New Roman"/>
              </w:rPr>
              <w:t>Si es repartidor, no debe tener pedidos activos en estado "En camino".</w:t>
            </w:r>
          </w:p>
          <w:p w14:paraId="6593B92B" w14:textId="6FCD66DA" w:rsidR="00BE55DF" w:rsidRPr="00686C0C" w:rsidRDefault="00470D15" w:rsidP="005D18BC">
            <w:pPr>
              <w:pStyle w:val="Prrafodelista"/>
              <w:numPr>
                <w:ilvl w:val="0"/>
                <w:numId w:val="51"/>
              </w:numPr>
              <w:spacing w:line="240" w:lineRule="auto"/>
              <w:rPr>
                <w:rFonts w:cs="Times New Roman"/>
              </w:rPr>
            </w:pPr>
            <w:r w:rsidRPr="00470D15">
              <w:rPr>
                <w:rFonts w:cs="Times New Roman"/>
              </w:rPr>
              <w:t>Si es el único dueño de un negocio, el administrador prepara la transferencia o decide dar de baja el negocio. (RN-024)</w:t>
            </w:r>
          </w:p>
        </w:tc>
      </w:tr>
      <w:tr w:rsidR="00AF641C" w:rsidRPr="00686C0C" w14:paraId="341452B3" w14:textId="77777777">
        <w:tc>
          <w:tcPr>
            <w:tcW w:w="1980" w:type="dxa"/>
          </w:tcPr>
          <w:p w14:paraId="2954D831" w14:textId="77777777" w:rsidR="00BE55DF" w:rsidRPr="00686C0C" w:rsidRDefault="00BE55DF">
            <w:pPr>
              <w:rPr>
                <w:rFonts w:cs="Times New Roman"/>
              </w:rPr>
            </w:pPr>
            <w:r w:rsidRPr="00686C0C">
              <w:rPr>
                <w:rFonts w:cs="Times New Roman"/>
              </w:rPr>
              <w:t>Postcondiciones</w:t>
            </w:r>
          </w:p>
        </w:tc>
        <w:tc>
          <w:tcPr>
            <w:tcW w:w="6848" w:type="dxa"/>
          </w:tcPr>
          <w:p w14:paraId="252F909C" w14:textId="77777777" w:rsidR="00962719" w:rsidRPr="00962719" w:rsidRDefault="00962719" w:rsidP="005D18BC">
            <w:pPr>
              <w:pStyle w:val="Prrafodelista"/>
              <w:numPr>
                <w:ilvl w:val="0"/>
                <w:numId w:val="52"/>
              </w:numPr>
              <w:spacing w:line="240" w:lineRule="auto"/>
              <w:rPr>
                <w:rFonts w:cs="Times New Roman"/>
              </w:rPr>
            </w:pPr>
            <w:r w:rsidRPr="00962719">
              <w:rPr>
                <w:rFonts w:cs="Times New Roman"/>
              </w:rPr>
              <w:t>La cuenta del usuario queda en estado "Inactivo" en la base de datos.</w:t>
            </w:r>
          </w:p>
          <w:p w14:paraId="2CCB6B58" w14:textId="77777777" w:rsidR="00962719" w:rsidRPr="00962719" w:rsidRDefault="00962719" w:rsidP="005D18BC">
            <w:pPr>
              <w:pStyle w:val="Prrafodelista"/>
              <w:numPr>
                <w:ilvl w:val="0"/>
                <w:numId w:val="52"/>
              </w:numPr>
              <w:spacing w:line="240" w:lineRule="auto"/>
              <w:rPr>
                <w:rFonts w:cs="Times New Roman"/>
              </w:rPr>
            </w:pPr>
            <w:r w:rsidRPr="00962719">
              <w:rPr>
                <w:rFonts w:cs="Times New Roman"/>
              </w:rPr>
              <w:t>El usuario no puede iniciar sesión en la aplicación.</w:t>
            </w:r>
          </w:p>
          <w:p w14:paraId="12E1E211" w14:textId="77777777" w:rsidR="00962719" w:rsidRPr="00962719" w:rsidRDefault="00962719" w:rsidP="005D18BC">
            <w:pPr>
              <w:pStyle w:val="Prrafodelista"/>
              <w:numPr>
                <w:ilvl w:val="0"/>
                <w:numId w:val="52"/>
              </w:numPr>
              <w:spacing w:line="240" w:lineRule="auto"/>
              <w:rPr>
                <w:rFonts w:cs="Times New Roman"/>
              </w:rPr>
            </w:pPr>
            <w:r w:rsidRPr="00962719">
              <w:rPr>
                <w:rFonts w:cs="Times New Roman"/>
              </w:rPr>
              <w:t>Si tenía sesión activa, el token queda invalidado inmediatamente.</w:t>
            </w:r>
          </w:p>
          <w:p w14:paraId="12E58352" w14:textId="77777777" w:rsidR="00BE55DF" w:rsidRDefault="00962719" w:rsidP="005D18BC">
            <w:pPr>
              <w:pStyle w:val="Prrafodelista"/>
              <w:numPr>
                <w:ilvl w:val="0"/>
                <w:numId w:val="52"/>
              </w:numPr>
              <w:spacing w:line="240" w:lineRule="auto"/>
              <w:rPr>
                <w:rFonts w:cs="Times New Roman"/>
              </w:rPr>
            </w:pPr>
            <w:r w:rsidRPr="00962719">
              <w:rPr>
                <w:rFonts w:cs="Times New Roman"/>
              </w:rPr>
              <w:t>El historial del usuario se preserva íntegro en la base de datos. (RN-013)</w:t>
            </w:r>
          </w:p>
          <w:p w14:paraId="2BCEB577" w14:textId="02FAE867" w:rsidR="00BE55DF" w:rsidRPr="00686C0C" w:rsidRDefault="00477A60" w:rsidP="005D18BC">
            <w:pPr>
              <w:pStyle w:val="Prrafodelista"/>
              <w:numPr>
                <w:ilvl w:val="0"/>
                <w:numId w:val="52"/>
              </w:numPr>
              <w:spacing w:line="240" w:lineRule="auto"/>
              <w:rPr>
                <w:rFonts w:cs="Times New Roman"/>
              </w:rPr>
            </w:pPr>
            <w:r w:rsidRPr="00477A60">
              <w:rPr>
                <w:rFonts w:cs="Times New Roman"/>
              </w:rPr>
              <w:t>Si era dueño único, la propiedad del negocio queda transferida o el negocio queda inactivo.</w:t>
            </w:r>
          </w:p>
        </w:tc>
      </w:tr>
      <w:tr w:rsidR="00AF641C" w:rsidRPr="00686C0C" w14:paraId="7664E236" w14:textId="77777777">
        <w:tc>
          <w:tcPr>
            <w:tcW w:w="1980" w:type="dxa"/>
          </w:tcPr>
          <w:p w14:paraId="0AB566E9" w14:textId="77777777" w:rsidR="00BE55DF" w:rsidRPr="00686C0C" w:rsidRDefault="00BE55DF">
            <w:pPr>
              <w:rPr>
                <w:rFonts w:cs="Times New Roman"/>
              </w:rPr>
            </w:pPr>
            <w:r w:rsidRPr="00686C0C">
              <w:rPr>
                <w:rFonts w:cs="Times New Roman"/>
              </w:rPr>
              <w:t>Flujo Normal</w:t>
            </w:r>
          </w:p>
        </w:tc>
        <w:tc>
          <w:tcPr>
            <w:tcW w:w="6848" w:type="dxa"/>
          </w:tcPr>
          <w:p w14:paraId="728E77DE" w14:textId="77777777" w:rsidR="001C473E" w:rsidRPr="001C473E" w:rsidRDefault="001C473E" w:rsidP="005D18BC">
            <w:pPr>
              <w:pStyle w:val="Prrafodelista"/>
              <w:numPr>
                <w:ilvl w:val="0"/>
                <w:numId w:val="53"/>
              </w:numPr>
              <w:spacing w:line="240" w:lineRule="auto"/>
              <w:rPr>
                <w:rFonts w:cs="Times New Roman"/>
              </w:rPr>
            </w:pPr>
            <w:r w:rsidRPr="001C473E">
              <w:rPr>
                <w:rFonts w:cs="Times New Roman"/>
              </w:rPr>
              <w:t>El administrador busca al usuario en el panel de gestión.</w:t>
            </w:r>
          </w:p>
          <w:p w14:paraId="6FCB93A5" w14:textId="77777777" w:rsidR="005447E5" w:rsidRPr="005447E5" w:rsidRDefault="005447E5" w:rsidP="005D18BC">
            <w:pPr>
              <w:pStyle w:val="Prrafodelista"/>
              <w:numPr>
                <w:ilvl w:val="0"/>
                <w:numId w:val="53"/>
              </w:numPr>
              <w:spacing w:line="240" w:lineRule="auto"/>
              <w:rPr>
                <w:rFonts w:cs="Times New Roman"/>
              </w:rPr>
            </w:pPr>
            <w:r w:rsidRPr="005447E5">
              <w:rPr>
                <w:rFonts w:cs="Times New Roman"/>
              </w:rPr>
              <w:t>El sistema muestra el perfil del usuario con sus datos, estado actual y, si aplica, los negocios donde es dueño.</w:t>
            </w:r>
          </w:p>
          <w:p w14:paraId="6FEC03EB" w14:textId="396C4BFE" w:rsidR="001C473E" w:rsidRPr="001C473E" w:rsidRDefault="001C473E" w:rsidP="005D18BC">
            <w:pPr>
              <w:pStyle w:val="Prrafodelista"/>
              <w:numPr>
                <w:ilvl w:val="0"/>
                <w:numId w:val="53"/>
              </w:numPr>
              <w:spacing w:line="240" w:lineRule="auto"/>
              <w:rPr>
                <w:rFonts w:cs="Times New Roman"/>
              </w:rPr>
            </w:pPr>
            <w:r w:rsidRPr="001C473E">
              <w:rPr>
                <w:rFonts w:cs="Times New Roman"/>
              </w:rPr>
              <w:t>El administrador selecciona "Dar de baja".</w:t>
            </w:r>
          </w:p>
          <w:p w14:paraId="4C5F4CA0" w14:textId="18BEEC2E" w:rsidR="005447E5" w:rsidRPr="005447E5" w:rsidRDefault="005447E5" w:rsidP="005D18BC">
            <w:pPr>
              <w:pStyle w:val="Prrafodelista"/>
              <w:numPr>
                <w:ilvl w:val="0"/>
                <w:numId w:val="53"/>
              </w:numPr>
              <w:spacing w:line="240" w:lineRule="auto"/>
              <w:rPr>
                <w:rFonts w:cs="Times New Roman"/>
              </w:rPr>
            </w:pPr>
            <w:r w:rsidRPr="005447E5">
              <w:rPr>
                <w:rFonts w:cs="Times New Roman"/>
              </w:rPr>
              <w:t>El sistema verifica que el usuario no tenga pedidos activos en curso.</w:t>
            </w:r>
          </w:p>
          <w:p w14:paraId="7F0B7282" w14:textId="1F9E6240" w:rsidR="005447E5" w:rsidRPr="005447E5" w:rsidRDefault="005447E5" w:rsidP="005D18BC">
            <w:pPr>
              <w:pStyle w:val="Prrafodelista"/>
              <w:numPr>
                <w:ilvl w:val="0"/>
                <w:numId w:val="53"/>
              </w:numPr>
              <w:spacing w:line="240" w:lineRule="auto"/>
              <w:rPr>
                <w:rFonts w:cs="Times New Roman"/>
              </w:rPr>
            </w:pPr>
            <w:r w:rsidRPr="005447E5">
              <w:rPr>
                <w:rFonts w:cs="Times New Roman"/>
              </w:rPr>
              <w:t>Si el usuario es dueño único de un negocio, el sistema solicita al administrador que transfiera la propiedad a otro repartidor del mismo negocio o confirme la baja del negocio. (RN-024)</w:t>
            </w:r>
          </w:p>
          <w:p w14:paraId="7534E401" w14:textId="7A8749C1" w:rsidR="005447E5" w:rsidRPr="005447E5" w:rsidRDefault="005447E5" w:rsidP="005D18BC">
            <w:pPr>
              <w:pStyle w:val="Prrafodelista"/>
              <w:numPr>
                <w:ilvl w:val="0"/>
                <w:numId w:val="53"/>
              </w:numPr>
              <w:spacing w:line="240" w:lineRule="auto"/>
              <w:rPr>
                <w:rFonts w:cs="Times New Roman"/>
              </w:rPr>
            </w:pPr>
            <w:r w:rsidRPr="005447E5">
              <w:rPr>
                <w:rFonts w:cs="Times New Roman"/>
              </w:rPr>
              <w:t>El administrador completa la transferencia o confirma la baja del negocio.</w:t>
            </w:r>
          </w:p>
          <w:p w14:paraId="091BE118" w14:textId="51601D6E" w:rsidR="001C473E" w:rsidRPr="001C473E" w:rsidRDefault="001C473E" w:rsidP="005D18BC">
            <w:pPr>
              <w:pStyle w:val="Prrafodelista"/>
              <w:numPr>
                <w:ilvl w:val="0"/>
                <w:numId w:val="53"/>
              </w:numPr>
              <w:spacing w:line="240" w:lineRule="auto"/>
              <w:rPr>
                <w:rFonts w:cs="Times New Roman"/>
              </w:rPr>
            </w:pPr>
            <w:r w:rsidRPr="001C473E">
              <w:rPr>
                <w:rFonts w:cs="Times New Roman"/>
              </w:rPr>
              <w:t>El sistema muestra un cuadro de confirmación con el nombre del usuario.</w:t>
            </w:r>
          </w:p>
          <w:p w14:paraId="0D970A66" w14:textId="4BCC1F6C" w:rsidR="001C473E" w:rsidRPr="001C473E" w:rsidRDefault="001C473E" w:rsidP="005D18BC">
            <w:pPr>
              <w:pStyle w:val="Prrafodelista"/>
              <w:numPr>
                <w:ilvl w:val="0"/>
                <w:numId w:val="53"/>
              </w:numPr>
              <w:spacing w:line="240" w:lineRule="auto"/>
              <w:rPr>
                <w:rFonts w:cs="Times New Roman"/>
              </w:rPr>
            </w:pPr>
            <w:r w:rsidRPr="001C473E">
              <w:rPr>
                <w:rFonts w:cs="Times New Roman"/>
              </w:rPr>
              <w:t>El administrador confirma la acción.</w:t>
            </w:r>
          </w:p>
          <w:p w14:paraId="767692C4" w14:textId="13F0CDAC" w:rsidR="001C473E" w:rsidRPr="001C473E" w:rsidRDefault="001C473E" w:rsidP="005D18BC">
            <w:pPr>
              <w:pStyle w:val="Prrafodelista"/>
              <w:numPr>
                <w:ilvl w:val="0"/>
                <w:numId w:val="53"/>
              </w:numPr>
              <w:spacing w:line="240" w:lineRule="auto"/>
              <w:rPr>
                <w:rFonts w:cs="Times New Roman"/>
              </w:rPr>
            </w:pPr>
            <w:r w:rsidRPr="001C473E">
              <w:rPr>
                <w:rFonts w:cs="Times New Roman"/>
              </w:rPr>
              <w:t>El sistema actualiza el estado de la cuenta a "Inactivo".</w:t>
            </w:r>
          </w:p>
          <w:p w14:paraId="3DE94D62" w14:textId="541C12F0" w:rsidR="001C473E" w:rsidRPr="001C473E" w:rsidRDefault="001C473E" w:rsidP="005D18BC">
            <w:pPr>
              <w:pStyle w:val="Prrafodelista"/>
              <w:numPr>
                <w:ilvl w:val="0"/>
                <w:numId w:val="53"/>
              </w:numPr>
              <w:spacing w:line="240" w:lineRule="auto"/>
              <w:rPr>
                <w:rFonts w:cs="Times New Roman"/>
              </w:rPr>
            </w:pPr>
            <w:r w:rsidRPr="001C473E">
              <w:rPr>
                <w:rFonts w:cs="Times New Roman"/>
              </w:rPr>
              <w:t>El sistema invalida cualquier token de sesión activo del usuario.</w:t>
            </w:r>
          </w:p>
          <w:p w14:paraId="3A4A7CE6" w14:textId="4ED9118F" w:rsidR="005447E5" w:rsidRPr="005447E5" w:rsidRDefault="001C473E" w:rsidP="005D18BC">
            <w:pPr>
              <w:pStyle w:val="Prrafodelista"/>
              <w:numPr>
                <w:ilvl w:val="0"/>
                <w:numId w:val="53"/>
              </w:numPr>
              <w:spacing w:line="240" w:lineRule="auto"/>
              <w:rPr>
                <w:rFonts w:cs="Times New Roman"/>
              </w:rPr>
            </w:pPr>
            <w:r w:rsidRPr="001C473E">
              <w:rPr>
                <w:rFonts w:cs="Times New Roman"/>
              </w:rPr>
              <w:t xml:space="preserve">El sistema registra el evento de baja con el ID del administrador y </w:t>
            </w:r>
            <w:proofErr w:type="spellStart"/>
            <w:r w:rsidRPr="001C473E">
              <w:rPr>
                <w:rFonts w:cs="Times New Roman"/>
              </w:rPr>
              <w:t>timestamp</w:t>
            </w:r>
            <w:proofErr w:type="spellEnd"/>
            <w:r w:rsidRPr="001C473E">
              <w:rPr>
                <w:rFonts w:cs="Times New Roman"/>
              </w:rPr>
              <w:t>.</w:t>
            </w:r>
          </w:p>
          <w:p w14:paraId="420FE22E" w14:textId="4FF5E675" w:rsidR="00BE55DF" w:rsidRPr="001C473E" w:rsidRDefault="005447E5" w:rsidP="005D18BC">
            <w:pPr>
              <w:pStyle w:val="Prrafodelista"/>
              <w:numPr>
                <w:ilvl w:val="0"/>
                <w:numId w:val="53"/>
              </w:numPr>
              <w:spacing w:line="240" w:lineRule="auto"/>
              <w:rPr>
                <w:rFonts w:cs="Times New Roman"/>
              </w:rPr>
            </w:pPr>
            <w:r w:rsidRPr="005447E5">
              <w:rPr>
                <w:rFonts w:cs="Times New Roman"/>
              </w:rPr>
              <w:t>Finaliza el caso de uso.</w:t>
            </w:r>
          </w:p>
        </w:tc>
      </w:tr>
      <w:tr w:rsidR="00AF641C" w:rsidRPr="00686C0C" w14:paraId="036A02AD" w14:textId="77777777">
        <w:tc>
          <w:tcPr>
            <w:tcW w:w="1980" w:type="dxa"/>
          </w:tcPr>
          <w:p w14:paraId="17473A37" w14:textId="77777777" w:rsidR="00BE55DF" w:rsidRPr="00686C0C" w:rsidRDefault="00BE55DF">
            <w:pPr>
              <w:rPr>
                <w:rFonts w:cs="Times New Roman"/>
              </w:rPr>
            </w:pPr>
            <w:r w:rsidRPr="00686C0C">
              <w:rPr>
                <w:rFonts w:cs="Times New Roman"/>
              </w:rPr>
              <w:t>Flujos Alternativos</w:t>
            </w:r>
          </w:p>
        </w:tc>
        <w:tc>
          <w:tcPr>
            <w:tcW w:w="6848" w:type="dxa"/>
          </w:tcPr>
          <w:p w14:paraId="2291088E" w14:textId="4F47AEEF" w:rsidR="00BE55DF" w:rsidRPr="00686C0C" w:rsidRDefault="00BE55DF">
            <w:pPr>
              <w:rPr>
                <w:rFonts w:cs="Times New Roman"/>
              </w:rPr>
            </w:pPr>
            <w:r w:rsidRPr="00686C0C">
              <w:rPr>
                <w:rFonts w:cs="Times New Roman"/>
              </w:rPr>
              <w:t>S1:</w:t>
            </w:r>
            <w:r>
              <w:rPr>
                <w:rFonts w:cs="Times New Roman"/>
              </w:rPr>
              <w:t xml:space="preserve"> </w:t>
            </w:r>
            <w:r w:rsidR="00AA34DB" w:rsidRPr="00AA34DB">
              <w:rPr>
                <w:rFonts w:cs="Times New Roman"/>
              </w:rPr>
              <w:t>El repartidor tiene pedidos en estado "En camino".</w:t>
            </w:r>
          </w:p>
          <w:p w14:paraId="0E379C29" w14:textId="77777777" w:rsidR="00623601" w:rsidRPr="00623601" w:rsidRDefault="00623601" w:rsidP="005D18BC">
            <w:pPr>
              <w:pStyle w:val="Prrafodelista"/>
              <w:numPr>
                <w:ilvl w:val="0"/>
                <w:numId w:val="9"/>
              </w:numPr>
              <w:spacing w:line="240" w:lineRule="auto"/>
              <w:rPr>
                <w:rFonts w:cs="Times New Roman"/>
              </w:rPr>
            </w:pPr>
            <w:r w:rsidRPr="00623601">
              <w:rPr>
                <w:rFonts w:cs="Times New Roman"/>
              </w:rPr>
              <w:lastRenderedPageBreak/>
              <w:t>S1.1 El sistema muestra una advertencia indicando los pedidos activos.</w:t>
            </w:r>
          </w:p>
          <w:p w14:paraId="066E81AD" w14:textId="04199DF4" w:rsidR="00623601" w:rsidRPr="00623601" w:rsidRDefault="00623601" w:rsidP="005D18BC">
            <w:pPr>
              <w:pStyle w:val="Prrafodelista"/>
              <w:numPr>
                <w:ilvl w:val="0"/>
                <w:numId w:val="9"/>
              </w:numPr>
              <w:spacing w:line="240" w:lineRule="auto"/>
              <w:rPr>
                <w:rFonts w:cs="Times New Roman"/>
              </w:rPr>
            </w:pPr>
            <w:r w:rsidRPr="00623601">
              <w:rPr>
                <w:rFonts w:cs="Times New Roman"/>
              </w:rPr>
              <w:t>S1.2 El administrador puede elegir esperar o forzar la baja.</w:t>
            </w:r>
          </w:p>
          <w:p w14:paraId="64A8853E" w14:textId="77777777" w:rsidR="00BE55DF" w:rsidRDefault="00623601" w:rsidP="005D18BC">
            <w:pPr>
              <w:pStyle w:val="Prrafodelista"/>
              <w:numPr>
                <w:ilvl w:val="0"/>
                <w:numId w:val="9"/>
              </w:numPr>
              <w:spacing w:line="240" w:lineRule="auto"/>
              <w:rPr>
                <w:rFonts w:cs="Times New Roman"/>
              </w:rPr>
            </w:pPr>
            <w:r w:rsidRPr="00623601">
              <w:rPr>
                <w:rFonts w:cs="Times New Roman"/>
              </w:rPr>
              <w:t>S1.3 Si fuerza la baja, el sistema reasigna los pedidos activos o los devuelve a "Pendiente".</w:t>
            </w:r>
          </w:p>
          <w:p w14:paraId="516C128C" w14:textId="77777777" w:rsidR="00771F68" w:rsidRDefault="00771F68" w:rsidP="00771F68">
            <w:pPr>
              <w:pStyle w:val="Prrafodelista"/>
              <w:spacing w:line="240" w:lineRule="auto"/>
              <w:rPr>
                <w:rFonts w:cs="Times New Roman"/>
              </w:rPr>
            </w:pPr>
            <w:r>
              <w:rPr>
                <w:rFonts w:cs="Times New Roman"/>
              </w:rPr>
              <w:t>Finaliza el caso de uso</w:t>
            </w:r>
          </w:p>
          <w:p w14:paraId="32498340" w14:textId="76D6F14A" w:rsidR="00771F68" w:rsidRPr="00771F68" w:rsidRDefault="00771F68" w:rsidP="00771F68">
            <w:pPr>
              <w:spacing w:line="240" w:lineRule="auto"/>
              <w:rPr>
                <w:rFonts w:cs="Times New Roman"/>
              </w:rPr>
            </w:pPr>
            <w:r w:rsidRPr="00771F68">
              <w:rPr>
                <w:rFonts w:cs="Times New Roman"/>
              </w:rPr>
              <w:t>S</w:t>
            </w:r>
            <w:r>
              <w:rPr>
                <w:rFonts w:cs="Times New Roman"/>
              </w:rPr>
              <w:t>2</w:t>
            </w:r>
            <w:r w:rsidRPr="00771F68">
              <w:rPr>
                <w:rFonts w:cs="Times New Roman"/>
              </w:rPr>
              <w:t>: El repartidor es el único usuario del negocio.</w:t>
            </w:r>
          </w:p>
          <w:p w14:paraId="493CFF06" w14:textId="4617250E" w:rsidR="00771F68" w:rsidRPr="00771F68" w:rsidRDefault="00771F68" w:rsidP="005D18BC">
            <w:pPr>
              <w:pStyle w:val="Prrafodelista"/>
              <w:numPr>
                <w:ilvl w:val="0"/>
                <w:numId w:val="90"/>
              </w:numPr>
              <w:spacing w:line="240" w:lineRule="auto"/>
              <w:rPr>
                <w:rFonts w:cs="Times New Roman"/>
              </w:rPr>
            </w:pPr>
            <w:r w:rsidRPr="00771F68">
              <w:rPr>
                <w:rFonts w:cs="Times New Roman"/>
              </w:rPr>
              <w:t>S</w:t>
            </w:r>
            <w:r>
              <w:rPr>
                <w:rFonts w:cs="Times New Roman"/>
              </w:rPr>
              <w:t>2</w:t>
            </w:r>
            <w:r w:rsidRPr="00771F68">
              <w:rPr>
                <w:rFonts w:cs="Times New Roman"/>
              </w:rPr>
              <w:t>.1 El sistema avisa que también el negocio quedará inactivo.</w:t>
            </w:r>
          </w:p>
          <w:p w14:paraId="313CC54E" w14:textId="61D64375" w:rsidR="00BE55DF" w:rsidRPr="001F0BDC" w:rsidRDefault="00771F68" w:rsidP="005D18BC">
            <w:pPr>
              <w:pStyle w:val="Prrafodelista"/>
              <w:numPr>
                <w:ilvl w:val="0"/>
                <w:numId w:val="90"/>
              </w:numPr>
              <w:spacing w:line="240" w:lineRule="auto"/>
              <w:rPr>
                <w:rFonts w:cs="Times New Roman"/>
              </w:rPr>
            </w:pPr>
            <w:r w:rsidRPr="00771F68">
              <w:rPr>
                <w:rFonts w:cs="Times New Roman"/>
              </w:rPr>
              <w:t>S</w:t>
            </w:r>
            <w:r>
              <w:rPr>
                <w:rFonts w:cs="Times New Roman"/>
              </w:rPr>
              <w:t>2</w:t>
            </w:r>
            <w:r w:rsidRPr="00771F68">
              <w:rPr>
                <w:rFonts w:cs="Times New Roman"/>
              </w:rPr>
              <w:t>.2 El administrador confirma la baja conjunta.</w:t>
            </w:r>
          </w:p>
        </w:tc>
      </w:tr>
      <w:tr w:rsidR="00AF641C" w:rsidRPr="00686C0C" w14:paraId="57907FC6" w14:textId="77777777">
        <w:tc>
          <w:tcPr>
            <w:tcW w:w="1980" w:type="dxa"/>
          </w:tcPr>
          <w:p w14:paraId="14F56950" w14:textId="77777777" w:rsidR="00BE55DF" w:rsidRPr="00686C0C" w:rsidRDefault="00BE55DF">
            <w:pPr>
              <w:rPr>
                <w:rFonts w:cs="Times New Roman"/>
              </w:rPr>
            </w:pPr>
            <w:r w:rsidRPr="00686C0C">
              <w:rPr>
                <w:rFonts w:cs="Times New Roman"/>
              </w:rPr>
              <w:lastRenderedPageBreak/>
              <w:t>Excepciones</w:t>
            </w:r>
          </w:p>
        </w:tc>
        <w:tc>
          <w:tcPr>
            <w:tcW w:w="6848" w:type="dxa"/>
          </w:tcPr>
          <w:p w14:paraId="25D5D9F6" w14:textId="32F99246" w:rsidR="00BE55DF" w:rsidRPr="00672BE8" w:rsidRDefault="00BE55DF">
            <w:pPr>
              <w:rPr>
                <w:rFonts w:cs="Times New Roman"/>
              </w:rPr>
            </w:pPr>
            <w:r w:rsidRPr="00672BE8">
              <w:rPr>
                <w:rFonts w:cs="Times New Roman"/>
              </w:rPr>
              <w:t xml:space="preserve">E1: </w:t>
            </w:r>
            <w:r w:rsidR="004260C6" w:rsidRPr="004260C6">
              <w:rPr>
                <w:rFonts w:cs="Times New Roman"/>
              </w:rPr>
              <w:t>Error al actualizar el estado en la base de datos.</w:t>
            </w:r>
          </w:p>
          <w:p w14:paraId="61086BCE" w14:textId="77777777" w:rsidR="007C0768" w:rsidRPr="007C0768" w:rsidRDefault="007C0768" w:rsidP="005D18BC">
            <w:pPr>
              <w:numPr>
                <w:ilvl w:val="0"/>
                <w:numId w:val="10"/>
              </w:numPr>
              <w:spacing w:line="240" w:lineRule="auto"/>
              <w:rPr>
                <w:rFonts w:cs="Times New Roman"/>
              </w:rPr>
            </w:pPr>
            <w:r w:rsidRPr="007C0768">
              <w:rPr>
                <w:rFonts w:cs="Times New Roman"/>
              </w:rPr>
              <w:t>E1.1 El sistema muestra un mensaje de error.</w:t>
            </w:r>
          </w:p>
          <w:p w14:paraId="1817792D" w14:textId="4A778259" w:rsidR="00BE55DF" w:rsidRPr="00383018" w:rsidRDefault="007C0768" w:rsidP="005D18BC">
            <w:pPr>
              <w:numPr>
                <w:ilvl w:val="0"/>
                <w:numId w:val="10"/>
              </w:numPr>
              <w:spacing w:line="240" w:lineRule="auto"/>
              <w:rPr>
                <w:rFonts w:cs="Times New Roman"/>
              </w:rPr>
            </w:pPr>
            <w:r w:rsidRPr="007C0768">
              <w:rPr>
                <w:rFonts w:cs="Times New Roman"/>
              </w:rPr>
              <w:t>E1.2 La cuenta permanece activa hasta que la operación sea exitosa.</w:t>
            </w:r>
          </w:p>
        </w:tc>
      </w:tr>
      <w:tr w:rsidR="00AF641C" w:rsidRPr="00686C0C" w14:paraId="4A81693E" w14:textId="77777777">
        <w:tc>
          <w:tcPr>
            <w:tcW w:w="1980" w:type="dxa"/>
          </w:tcPr>
          <w:p w14:paraId="5D82B342" w14:textId="77777777" w:rsidR="00BE55DF" w:rsidRPr="00686C0C" w:rsidRDefault="00BE55DF">
            <w:pPr>
              <w:rPr>
                <w:rFonts w:cs="Times New Roman"/>
              </w:rPr>
            </w:pPr>
            <w:r w:rsidRPr="00686C0C">
              <w:rPr>
                <w:rFonts w:cs="Times New Roman"/>
              </w:rPr>
              <w:t>Prioridad</w:t>
            </w:r>
          </w:p>
        </w:tc>
        <w:tc>
          <w:tcPr>
            <w:tcW w:w="6848" w:type="dxa"/>
          </w:tcPr>
          <w:p w14:paraId="7A23CD21" w14:textId="77777777" w:rsidR="00BE55DF" w:rsidRPr="00686C0C" w:rsidRDefault="00BE55DF">
            <w:pPr>
              <w:rPr>
                <w:rFonts w:cs="Times New Roman"/>
              </w:rPr>
            </w:pPr>
            <w:r>
              <w:rPr>
                <w:rFonts w:cs="Times New Roman"/>
              </w:rPr>
              <w:t>Alta</w:t>
            </w:r>
            <w:r w:rsidRPr="00686C0C">
              <w:rPr>
                <w:rFonts w:cs="Times New Roman"/>
              </w:rPr>
              <w:t xml:space="preserve"> </w:t>
            </w:r>
          </w:p>
        </w:tc>
      </w:tr>
      <w:tr w:rsidR="00AF641C" w:rsidRPr="00686C0C" w14:paraId="245BE02E" w14:textId="77777777">
        <w:tc>
          <w:tcPr>
            <w:tcW w:w="1980" w:type="dxa"/>
          </w:tcPr>
          <w:p w14:paraId="61AF4BE9" w14:textId="77777777" w:rsidR="00BE55DF" w:rsidRPr="00686C0C" w:rsidRDefault="00BE55DF">
            <w:pPr>
              <w:rPr>
                <w:rFonts w:cs="Times New Roman"/>
              </w:rPr>
            </w:pPr>
            <w:r w:rsidRPr="00686C0C">
              <w:rPr>
                <w:rFonts w:cs="Times New Roman"/>
              </w:rPr>
              <w:t>Frecuencia de uso</w:t>
            </w:r>
          </w:p>
        </w:tc>
        <w:tc>
          <w:tcPr>
            <w:tcW w:w="6848" w:type="dxa"/>
          </w:tcPr>
          <w:p w14:paraId="1D000210" w14:textId="77777777" w:rsidR="00BE55DF" w:rsidRPr="00686C0C" w:rsidRDefault="00BE55DF">
            <w:pPr>
              <w:rPr>
                <w:rFonts w:cs="Times New Roman"/>
              </w:rPr>
            </w:pPr>
            <w:r>
              <w:rPr>
                <w:rFonts w:cs="Times New Roman"/>
              </w:rPr>
              <w:t>Baja</w:t>
            </w:r>
          </w:p>
        </w:tc>
      </w:tr>
      <w:tr w:rsidR="00AF641C" w:rsidRPr="00686C0C" w14:paraId="1E4E0F00" w14:textId="77777777">
        <w:tc>
          <w:tcPr>
            <w:tcW w:w="1980" w:type="dxa"/>
          </w:tcPr>
          <w:p w14:paraId="73B3F94F" w14:textId="77777777" w:rsidR="00BE55DF" w:rsidRPr="00686C0C" w:rsidRDefault="00BE55DF">
            <w:pPr>
              <w:rPr>
                <w:rFonts w:cs="Times New Roman"/>
              </w:rPr>
            </w:pPr>
            <w:r w:rsidRPr="00686C0C">
              <w:rPr>
                <w:rFonts w:cs="Times New Roman"/>
              </w:rPr>
              <w:t>Requerimientos especiales</w:t>
            </w:r>
          </w:p>
        </w:tc>
        <w:tc>
          <w:tcPr>
            <w:tcW w:w="6848" w:type="dxa"/>
          </w:tcPr>
          <w:p w14:paraId="5A70392B" w14:textId="7B6D3395" w:rsidR="00BE55DF" w:rsidRPr="00686C0C" w:rsidRDefault="00DC6606">
            <w:pPr>
              <w:rPr>
                <w:rFonts w:cs="Times New Roman"/>
              </w:rPr>
            </w:pPr>
            <w:r w:rsidRPr="00DC6606">
              <w:rPr>
                <w:color w:val="000000"/>
              </w:rPr>
              <w:t>La baja es lógica: el registro permanece en la base de datos. La cuenta puede reactivarse si el administrador lo decide</w:t>
            </w:r>
          </w:p>
        </w:tc>
      </w:tr>
      <w:tr w:rsidR="00B047E3" w:rsidRPr="00686C0C" w14:paraId="2CC808F2" w14:textId="77777777">
        <w:tc>
          <w:tcPr>
            <w:tcW w:w="1980" w:type="dxa"/>
          </w:tcPr>
          <w:p w14:paraId="6A9142E6" w14:textId="437380A0" w:rsidR="00B047E3" w:rsidRPr="00686C0C" w:rsidRDefault="00635FF4">
            <w:pPr>
              <w:rPr>
                <w:rFonts w:cs="Times New Roman"/>
              </w:rPr>
            </w:pPr>
            <w:r>
              <w:rPr>
                <w:rFonts w:cs="Times New Roman"/>
              </w:rPr>
              <w:t>Datos de entrada</w:t>
            </w:r>
          </w:p>
        </w:tc>
        <w:tc>
          <w:tcPr>
            <w:tcW w:w="6848" w:type="dxa"/>
          </w:tcPr>
          <w:p w14:paraId="07D898F0" w14:textId="77777777" w:rsidR="00B047E3" w:rsidRDefault="002948D4" w:rsidP="005D18BC">
            <w:pPr>
              <w:pStyle w:val="Prrafodelista"/>
              <w:numPr>
                <w:ilvl w:val="0"/>
                <w:numId w:val="82"/>
              </w:numPr>
              <w:rPr>
                <w:color w:val="000000"/>
              </w:rPr>
            </w:pPr>
            <w:r>
              <w:rPr>
                <w:color w:val="000000"/>
              </w:rPr>
              <w:t>ID del usuario al cual se dará de baja</w:t>
            </w:r>
          </w:p>
          <w:p w14:paraId="61C063F8" w14:textId="2D329885" w:rsidR="00B047E3" w:rsidRPr="002948D4" w:rsidRDefault="0099371A" w:rsidP="005D18BC">
            <w:pPr>
              <w:pStyle w:val="Prrafodelista"/>
              <w:numPr>
                <w:ilvl w:val="0"/>
                <w:numId w:val="82"/>
              </w:numPr>
              <w:rPr>
                <w:color w:val="000000"/>
              </w:rPr>
            </w:pPr>
            <w:r w:rsidRPr="0099371A">
              <w:rPr>
                <w:color w:val="000000"/>
              </w:rPr>
              <w:t>Si aplica: ID del repartidor al que se transferirá la propiedad del negocio.</w:t>
            </w:r>
          </w:p>
        </w:tc>
      </w:tr>
      <w:tr w:rsidR="00B047E3" w:rsidRPr="00686C0C" w14:paraId="67785CC0" w14:textId="77777777">
        <w:tc>
          <w:tcPr>
            <w:tcW w:w="1980" w:type="dxa"/>
          </w:tcPr>
          <w:p w14:paraId="223153F0" w14:textId="479BAE9C" w:rsidR="00B047E3" w:rsidRPr="00686C0C" w:rsidRDefault="00635FF4">
            <w:pPr>
              <w:rPr>
                <w:rFonts w:cs="Times New Roman"/>
              </w:rPr>
            </w:pPr>
            <w:r>
              <w:rPr>
                <w:rFonts w:cs="Times New Roman"/>
              </w:rPr>
              <w:t>Datos de salida</w:t>
            </w:r>
          </w:p>
        </w:tc>
        <w:tc>
          <w:tcPr>
            <w:tcW w:w="6848" w:type="dxa"/>
          </w:tcPr>
          <w:p w14:paraId="09A9311E" w14:textId="77777777" w:rsidR="00AF641C" w:rsidRDefault="00AF641C" w:rsidP="005D18BC">
            <w:pPr>
              <w:pStyle w:val="Prrafodelista"/>
              <w:numPr>
                <w:ilvl w:val="0"/>
                <w:numId w:val="82"/>
              </w:numPr>
              <w:rPr>
                <w:color w:val="000000"/>
              </w:rPr>
            </w:pPr>
            <w:r w:rsidRPr="00AF641C">
              <w:rPr>
                <w:color w:val="000000"/>
              </w:rPr>
              <w:t xml:space="preserve">Cuenta del usuario actualizada a estado “Inactivo”. </w:t>
            </w:r>
          </w:p>
          <w:p w14:paraId="0C4671FD" w14:textId="77777777" w:rsidR="00AF641C" w:rsidRDefault="00AF641C" w:rsidP="005D18BC">
            <w:pPr>
              <w:pStyle w:val="Prrafodelista"/>
              <w:numPr>
                <w:ilvl w:val="0"/>
                <w:numId w:val="82"/>
              </w:numPr>
              <w:rPr>
                <w:color w:val="000000"/>
              </w:rPr>
            </w:pPr>
            <w:r w:rsidRPr="00AF641C">
              <w:rPr>
                <w:color w:val="000000"/>
              </w:rPr>
              <w:t xml:space="preserve">Token de sesión activo invalidado. </w:t>
            </w:r>
          </w:p>
          <w:p w14:paraId="5EB8D090" w14:textId="77777777" w:rsidR="00B047E3" w:rsidRDefault="00AF641C" w:rsidP="005D18BC">
            <w:pPr>
              <w:pStyle w:val="Prrafodelista"/>
              <w:numPr>
                <w:ilvl w:val="0"/>
                <w:numId w:val="82"/>
              </w:numPr>
              <w:rPr>
                <w:color w:val="000000"/>
              </w:rPr>
            </w:pPr>
            <w:r w:rsidRPr="00AF641C">
              <w:rPr>
                <w:color w:val="000000"/>
              </w:rPr>
              <w:t xml:space="preserve">Evento de baja registrado con </w:t>
            </w:r>
            <w:proofErr w:type="spellStart"/>
            <w:r w:rsidRPr="00AF641C">
              <w:rPr>
                <w:color w:val="000000"/>
              </w:rPr>
              <w:t>timestamp</w:t>
            </w:r>
            <w:proofErr w:type="spellEnd"/>
            <w:r w:rsidRPr="00AF641C">
              <w:rPr>
                <w:color w:val="000000"/>
              </w:rPr>
              <w:t xml:space="preserve"> e ID del administrador.</w:t>
            </w:r>
          </w:p>
          <w:p w14:paraId="596DE1B2" w14:textId="61BC6752" w:rsidR="00B047E3" w:rsidRPr="002948D4" w:rsidRDefault="008A4D58" w:rsidP="005D18BC">
            <w:pPr>
              <w:pStyle w:val="Prrafodelista"/>
              <w:numPr>
                <w:ilvl w:val="0"/>
                <w:numId w:val="82"/>
              </w:numPr>
              <w:rPr>
                <w:color w:val="000000"/>
              </w:rPr>
            </w:pPr>
            <w:r w:rsidRPr="008A4D58">
              <w:rPr>
                <w:color w:val="000000"/>
              </w:rPr>
              <w:t>Si aplica: propiedad de negocio transferida o negocio dado de baja.</w:t>
            </w:r>
          </w:p>
        </w:tc>
      </w:tr>
      <w:tr w:rsidR="00AF641C" w:rsidRPr="00686C0C" w14:paraId="4726353E" w14:textId="77777777">
        <w:tc>
          <w:tcPr>
            <w:tcW w:w="1980" w:type="dxa"/>
          </w:tcPr>
          <w:p w14:paraId="33A22773" w14:textId="77777777" w:rsidR="00BE55DF" w:rsidRPr="00686C0C" w:rsidRDefault="00BE55DF">
            <w:pPr>
              <w:rPr>
                <w:rFonts w:cs="Times New Roman"/>
              </w:rPr>
            </w:pPr>
            <w:r w:rsidRPr="00686C0C">
              <w:rPr>
                <w:rFonts w:cs="Times New Roman"/>
              </w:rPr>
              <w:t>Suposiciones</w:t>
            </w:r>
          </w:p>
        </w:tc>
        <w:tc>
          <w:tcPr>
            <w:tcW w:w="6848" w:type="dxa"/>
          </w:tcPr>
          <w:p w14:paraId="6ED0464F" w14:textId="5E63C7FF" w:rsidR="00BE55DF" w:rsidRPr="00686C0C" w:rsidRDefault="00C8793D">
            <w:pPr>
              <w:rPr>
                <w:rFonts w:cs="Times New Roman"/>
              </w:rPr>
            </w:pPr>
            <w:r w:rsidRPr="00C8793D">
              <w:rPr>
                <w:color w:val="000000"/>
              </w:rPr>
              <w:t>El administrador tiene justificación válida para dar de baja al usuario.</w:t>
            </w:r>
          </w:p>
        </w:tc>
      </w:tr>
      <w:tr w:rsidR="00AF641C" w:rsidRPr="00686C0C" w14:paraId="69656583" w14:textId="77777777">
        <w:trPr>
          <w:trHeight w:val="404"/>
        </w:trPr>
        <w:tc>
          <w:tcPr>
            <w:tcW w:w="1980" w:type="dxa"/>
          </w:tcPr>
          <w:p w14:paraId="1FD55EC5" w14:textId="77777777" w:rsidR="00BE55DF" w:rsidRPr="00686C0C" w:rsidRDefault="00BE55DF">
            <w:pPr>
              <w:rPr>
                <w:rFonts w:cs="Times New Roman"/>
              </w:rPr>
            </w:pPr>
            <w:r w:rsidRPr="00686C0C">
              <w:rPr>
                <w:rFonts w:cs="Times New Roman"/>
              </w:rPr>
              <w:t>Notas y preguntas</w:t>
            </w:r>
          </w:p>
        </w:tc>
        <w:tc>
          <w:tcPr>
            <w:tcW w:w="6848" w:type="dxa"/>
          </w:tcPr>
          <w:p w14:paraId="57A17DD6" w14:textId="703E216A" w:rsidR="00BE55DF" w:rsidRPr="00686C0C" w:rsidRDefault="00AD1EAF">
            <w:pPr>
              <w:rPr>
                <w:rFonts w:cs="Times New Roman"/>
                <w:highlight w:val="yellow"/>
              </w:rPr>
            </w:pPr>
            <w:r w:rsidRPr="00AD1EAF">
              <w:rPr>
                <w:rFonts w:cs="Times New Roman"/>
              </w:rPr>
              <w:t>Se recomienda que el sistema registre el motivo de la baja como campo opcional</w:t>
            </w:r>
          </w:p>
        </w:tc>
      </w:tr>
    </w:tbl>
    <w:p w14:paraId="4943EE3F" w14:textId="77777777" w:rsidR="00BE55DF" w:rsidRDefault="00BE55DF" w:rsidP="00EF3BA8"/>
    <w:p w14:paraId="1283B918" w14:textId="77777777" w:rsidR="009C6384" w:rsidRDefault="009C6384" w:rsidP="00EF3BA8"/>
    <w:p w14:paraId="5DC26C54" w14:textId="77777777" w:rsidR="00836236" w:rsidRDefault="00836236" w:rsidP="00EF3BA8"/>
    <w:p w14:paraId="77017DB7" w14:textId="77777777" w:rsidR="00836236" w:rsidRDefault="00836236" w:rsidP="00EF3BA8"/>
    <w:p w14:paraId="17E1EEFF" w14:textId="77777777" w:rsidR="00836236" w:rsidRDefault="00836236" w:rsidP="00EF3BA8"/>
    <w:p w14:paraId="0626F22F" w14:textId="77777777" w:rsidR="00836236" w:rsidRDefault="00836236" w:rsidP="00EF3BA8"/>
    <w:p w14:paraId="603B46C3" w14:textId="77777777" w:rsidR="00836236" w:rsidRDefault="00836236" w:rsidP="00EF3BA8"/>
    <w:p w14:paraId="4644EB38" w14:textId="77777777" w:rsidR="00836236" w:rsidRDefault="00836236" w:rsidP="00EF3BA8"/>
    <w:p w14:paraId="00219E79" w14:textId="77777777" w:rsidR="00836236" w:rsidRDefault="00836236" w:rsidP="00EF3BA8"/>
    <w:p w14:paraId="7673348A" w14:textId="77777777" w:rsidR="00836236" w:rsidRDefault="00836236" w:rsidP="00EF3BA8"/>
    <w:p w14:paraId="57D610A3" w14:textId="77777777" w:rsidR="00836236" w:rsidRDefault="00836236" w:rsidP="00EF3BA8"/>
    <w:p w14:paraId="734D3633" w14:textId="77777777" w:rsidR="00836236" w:rsidRDefault="00836236" w:rsidP="00EF3BA8"/>
    <w:p w14:paraId="1E622B6F" w14:textId="55219C10" w:rsidR="002E4684" w:rsidRDefault="002E4684" w:rsidP="002E4684">
      <w:pPr>
        <w:jc w:val="left"/>
      </w:pPr>
      <w:r>
        <w:lastRenderedPageBreak/>
        <w:t>CU – 0</w:t>
      </w:r>
      <w:r w:rsidR="0007421A">
        <w:t>16</w:t>
      </w:r>
      <w:r>
        <w:t>: Consultar historial global de pedidos</w:t>
      </w:r>
    </w:p>
    <w:tbl>
      <w:tblPr>
        <w:tblStyle w:val="Tablaconcuadrcula"/>
        <w:tblW w:w="0" w:type="auto"/>
        <w:tblLook w:val="04A0" w:firstRow="1" w:lastRow="0" w:firstColumn="1" w:lastColumn="0" w:noHBand="0" w:noVBand="1"/>
      </w:tblPr>
      <w:tblGrid>
        <w:gridCol w:w="1980"/>
        <w:gridCol w:w="6848"/>
      </w:tblGrid>
      <w:tr w:rsidR="00AF641C" w:rsidRPr="00686C0C" w14:paraId="3EBEC139" w14:textId="77777777">
        <w:tc>
          <w:tcPr>
            <w:tcW w:w="1980" w:type="dxa"/>
          </w:tcPr>
          <w:p w14:paraId="3728F746" w14:textId="77777777" w:rsidR="002E4684" w:rsidRPr="00686C0C" w:rsidRDefault="002E4684">
            <w:pPr>
              <w:rPr>
                <w:rFonts w:cs="Times New Roman"/>
                <w:b/>
                <w:bCs/>
              </w:rPr>
            </w:pPr>
            <w:r w:rsidRPr="00686C0C">
              <w:rPr>
                <w:rFonts w:cs="Times New Roman"/>
                <w:b/>
                <w:bCs/>
              </w:rPr>
              <w:t>Nombre</w:t>
            </w:r>
          </w:p>
        </w:tc>
        <w:tc>
          <w:tcPr>
            <w:tcW w:w="6848" w:type="dxa"/>
          </w:tcPr>
          <w:p w14:paraId="39A309E1" w14:textId="2C8E5207" w:rsidR="002E4684" w:rsidRPr="006A4AEE" w:rsidRDefault="00A608E3">
            <w:pPr>
              <w:rPr>
                <w:rFonts w:cs="Times New Roman"/>
                <w:b/>
                <w:bCs/>
              </w:rPr>
            </w:pPr>
            <w:r w:rsidRPr="00A608E3">
              <w:rPr>
                <w:rFonts w:cs="Times New Roman"/>
                <w:b/>
                <w:bCs/>
              </w:rPr>
              <w:t>Consultar historial global de pedidos</w:t>
            </w:r>
          </w:p>
        </w:tc>
      </w:tr>
      <w:tr w:rsidR="00AF641C" w:rsidRPr="00686C0C" w14:paraId="4791C2B4" w14:textId="77777777">
        <w:tc>
          <w:tcPr>
            <w:tcW w:w="1980" w:type="dxa"/>
          </w:tcPr>
          <w:p w14:paraId="3707824C" w14:textId="77777777" w:rsidR="002E4684" w:rsidRPr="00686C0C" w:rsidRDefault="002E4684">
            <w:pPr>
              <w:rPr>
                <w:rFonts w:cs="Times New Roman"/>
              </w:rPr>
            </w:pPr>
            <w:r w:rsidRPr="00686C0C">
              <w:rPr>
                <w:rFonts w:cs="Times New Roman"/>
              </w:rPr>
              <w:t>Actores</w:t>
            </w:r>
          </w:p>
        </w:tc>
        <w:tc>
          <w:tcPr>
            <w:tcW w:w="6848" w:type="dxa"/>
          </w:tcPr>
          <w:p w14:paraId="361E683D" w14:textId="70E06129" w:rsidR="002E4684" w:rsidRPr="00686C0C" w:rsidRDefault="002E4684">
            <w:pPr>
              <w:rPr>
                <w:rFonts w:cs="Times New Roman"/>
              </w:rPr>
            </w:pPr>
            <w:r>
              <w:rPr>
                <w:rFonts w:cs="Times New Roman"/>
              </w:rPr>
              <w:t>Administrador</w:t>
            </w:r>
          </w:p>
        </w:tc>
      </w:tr>
      <w:tr w:rsidR="00AF641C" w:rsidRPr="00686C0C" w14:paraId="3F9850AE" w14:textId="77777777">
        <w:tc>
          <w:tcPr>
            <w:tcW w:w="1980" w:type="dxa"/>
          </w:tcPr>
          <w:p w14:paraId="3DE7455D" w14:textId="77777777" w:rsidR="002E4684" w:rsidRPr="00686C0C" w:rsidRDefault="002E4684">
            <w:pPr>
              <w:rPr>
                <w:rFonts w:cs="Times New Roman"/>
              </w:rPr>
            </w:pPr>
            <w:r w:rsidRPr="00686C0C">
              <w:rPr>
                <w:rFonts w:cs="Times New Roman"/>
              </w:rPr>
              <w:t>Descripción</w:t>
            </w:r>
          </w:p>
        </w:tc>
        <w:tc>
          <w:tcPr>
            <w:tcW w:w="6848" w:type="dxa"/>
          </w:tcPr>
          <w:p w14:paraId="6C5CCFAF" w14:textId="19371949" w:rsidR="002E4684" w:rsidRPr="00686C0C" w:rsidRDefault="00103919">
            <w:pPr>
              <w:spacing w:line="240" w:lineRule="auto"/>
              <w:rPr>
                <w:rFonts w:cs="Times New Roman"/>
              </w:rPr>
            </w:pPr>
            <w:r w:rsidRPr="00103919">
              <w:rPr>
                <w:rFonts w:cs="Times New Roman"/>
              </w:rPr>
              <w:t>El administrador puede consultar el historial completo de todos los pedidos del sistema, sin restricción por usuario, incluyendo pedidos de todos los clientes y repartidores. Tiene acceso a filtros por fecha, estado, repartidor y cliente para facilitar auditorías y la resolución de disputas.</w:t>
            </w:r>
          </w:p>
        </w:tc>
      </w:tr>
      <w:tr w:rsidR="00AF641C" w:rsidRPr="00686C0C" w14:paraId="505E5773" w14:textId="77777777">
        <w:tc>
          <w:tcPr>
            <w:tcW w:w="1980" w:type="dxa"/>
          </w:tcPr>
          <w:p w14:paraId="515BF076" w14:textId="77777777" w:rsidR="002E4684" w:rsidRPr="00686C0C" w:rsidRDefault="002E4684">
            <w:pPr>
              <w:rPr>
                <w:rFonts w:cs="Times New Roman"/>
              </w:rPr>
            </w:pPr>
            <w:r w:rsidRPr="00686C0C">
              <w:rPr>
                <w:rFonts w:cs="Times New Roman"/>
              </w:rPr>
              <w:t>Requerimiento funcional</w:t>
            </w:r>
          </w:p>
        </w:tc>
        <w:tc>
          <w:tcPr>
            <w:tcW w:w="6848" w:type="dxa"/>
          </w:tcPr>
          <w:p w14:paraId="4F24C31F" w14:textId="590B439B" w:rsidR="002E4684" w:rsidRPr="00686C0C" w:rsidRDefault="002E4684">
            <w:pPr>
              <w:jc w:val="left"/>
              <w:rPr>
                <w:rFonts w:cs="Times New Roman"/>
              </w:rPr>
            </w:pPr>
            <w:r w:rsidRPr="00C55B86">
              <w:rPr>
                <w:rFonts w:cs="Times New Roman"/>
              </w:rPr>
              <w:t>RF</w:t>
            </w:r>
            <w:r>
              <w:rPr>
                <w:rFonts w:cs="Times New Roman"/>
              </w:rPr>
              <w:t xml:space="preserve"> – </w:t>
            </w:r>
            <w:r w:rsidRPr="00C55B86">
              <w:rPr>
                <w:rFonts w:cs="Times New Roman"/>
              </w:rPr>
              <w:t>0</w:t>
            </w:r>
            <w:r w:rsidR="00795162">
              <w:rPr>
                <w:rFonts w:cs="Times New Roman"/>
              </w:rPr>
              <w:t>21</w:t>
            </w:r>
          </w:p>
        </w:tc>
      </w:tr>
      <w:tr w:rsidR="00AF641C" w:rsidRPr="00686C0C" w14:paraId="0614DDC3" w14:textId="77777777">
        <w:tc>
          <w:tcPr>
            <w:tcW w:w="1980" w:type="dxa"/>
          </w:tcPr>
          <w:p w14:paraId="4E4DB2CA" w14:textId="77777777" w:rsidR="002E4684" w:rsidRPr="00686C0C" w:rsidRDefault="002E4684">
            <w:pPr>
              <w:rPr>
                <w:rFonts w:cs="Times New Roman"/>
              </w:rPr>
            </w:pPr>
            <w:r>
              <w:rPr>
                <w:rFonts w:cs="Times New Roman"/>
              </w:rPr>
              <w:t>Reglas de negocio</w:t>
            </w:r>
          </w:p>
        </w:tc>
        <w:tc>
          <w:tcPr>
            <w:tcW w:w="6848" w:type="dxa"/>
          </w:tcPr>
          <w:p w14:paraId="08D369B9" w14:textId="77777777" w:rsidR="00795162" w:rsidRDefault="00CC3889">
            <w:pPr>
              <w:spacing w:line="240" w:lineRule="auto"/>
              <w:jc w:val="left"/>
              <w:rPr>
                <w:rFonts w:cs="Times New Roman"/>
              </w:rPr>
            </w:pPr>
            <w:r w:rsidRPr="00CC3889">
              <w:rPr>
                <w:rFonts w:cs="Times New Roman"/>
              </w:rPr>
              <w:t>RN-013: Los registros históricos son inmutables.</w:t>
            </w:r>
          </w:p>
          <w:p w14:paraId="15D0CB53" w14:textId="4015F60F" w:rsidR="002E4684" w:rsidRPr="00C55B86" w:rsidRDefault="00CC3889">
            <w:pPr>
              <w:spacing w:line="240" w:lineRule="auto"/>
              <w:jc w:val="left"/>
              <w:rPr>
                <w:rFonts w:cs="Times New Roman"/>
              </w:rPr>
            </w:pPr>
            <w:r w:rsidRPr="00CC3889">
              <w:rPr>
                <w:rFonts w:cs="Times New Roman"/>
              </w:rPr>
              <w:t>RN-01</w:t>
            </w:r>
            <w:r w:rsidR="00795162">
              <w:rPr>
                <w:rFonts w:cs="Times New Roman"/>
              </w:rPr>
              <w:t>6</w:t>
            </w:r>
            <w:r w:rsidRPr="00CC3889">
              <w:rPr>
                <w:rFonts w:cs="Times New Roman"/>
              </w:rPr>
              <w:t>: El administrador es el único actor con visibilidad global de todos los pedidos.</w:t>
            </w:r>
          </w:p>
        </w:tc>
      </w:tr>
      <w:tr w:rsidR="00AF641C" w:rsidRPr="00686C0C" w14:paraId="45F61391" w14:textId="77777777">
        <w:tc>
          <w:tcPr>
            <w:tcW w:w="1980" w:type="dxa"/>
          </w:tcPr>
          <w:p w14:paraId="698C3490" w14:textId="77777777" w:rsidR="002E4684" w:rsidRPr="00686C0C" w:rsidRDefault="002E4684">
            <w:pPr>
              <w:rPr>
                <w:rFonts w:cs="Times New Roman"/>
              </w:rPr>
            </w:pPr>
            <w:r w:rsidRPr="00686C0C">
              <w:rPr>
                <w:rFonts w:cs="Times New Roman"/>
              </w:rPr>
              <w:t>Disparador</w:t>
            </w:r>
          </w:p>
        </w:tc>
        <w:tc>
          <w:tcPr>
            <w:tcW w:w="6848" w:type="dxa"/>
          </w:tcPr>
          <w:p w14:paraId="42C97764" w14:textId="6785C278" w:rsidR="002E4684" w:rsidRPr="00686C0C" w:rsidRDefault="00F71613">
            <w:pPr>
              <w:spacing w:line="240" w:lineRule="auto"/>
              <w:rPr>
                <w:rFonts w:cs="Times New Roman"/>
              </w:rPr>
            </w:pPr>
            <w:r w:rsidRPr="00F71613">
              <w:rPr>
                <w:rFonts w:cs="Times New Roman"/>
              </w:rPr>
              <w:t>El administrador accede a la sección "Historial de pedidos" o "Reportes" desde el panel de administración.</w:t>
            </w:r>
          </w:p>
        </w:tc>
      </w:tr>
      <w:tr w:rsidR="00AF641C" w:rsidRPr="00686C0C" w14:paraId="79C7CAD1" w14:textId="77777777">
        <w:tc>
          <w:tcPr>
            <w:tcW w:w="1980" w:type="dxa"/>
          </w:tcPr>
          <w:p w14:paraId="0C596C28" w14:textId="77777777" w:rsidR="002E4684" w:rsidRPr="00686C0C" w:rsidRDefault="002E4684">
            <w:pPr>
              <w:rPr>
                <w:rFonts w:cs="Times New Roman"/>
              </w:rPr>
            </w:pPr>
            <w:r w:rsidRPr="00686C0C">
              <w:rPr>
                <w:rFonts w:cs="Times New Roman"/>
              </w:rPr>
              <w:t>Precondiciones</w:t>
            </w:r>
          </w:p>
        </w:tc>
        <w:tc>
          <w:tcPr>
            <w:tcW w:w="6848" w:type="dxa"/>
          </w:tcPr>
          <w:p w14:paraId="40D0643E" w14:textId="77777777" w:rsidR="002E198B" w:rsidRPr="002E198B" w:rsidRDefault="002E198B" w:rsidP="005D18BC">
            <w:pPr>
              <w:pStyle w:val="Prrafodelista"/>
              <w:numPr>
                <w:ilvl w:val="0"/>
                <w:numId w:val="54"/>
              </w:numPr>
              <w:spacing w:line="240" w:lineRule="auto"/>
              <w:rPr>
                <w:rFonts w:cs="Times New Roman"/>
              </w:rPr>
            </w:pPr>
            <w:r w:rsidRPr="002E198B">
              <w:rPr>
                <w:rFonts w:cs="Times New Roman"/>
              </w:rPr>
              <w:t>El administrador tiene sesión activa con permisos de superadministrador.</w:t>
            </w:r>
          </w:p>
          <w:p w14:paraId="561B8B9C" w14:textId="15A26928" w:rsidR="002E4684" w:rsidRPr="00686C0C" w:rsidRDefault="002E198B" w:rsidP="005D18BC">
            <w:pPr>
              <w:pStyle w:val="Prrafodelista"/>
              <w:numPr>
                <w:ilvl w:val="0"/>
                <w:numId w:val="54"/>
              </w:numPr>
              <w:spacing w:line="240" w:lineRule="auto"/>
              <w:rPr>
                <w:rFonts w:cs="Times New Roman"/>
              </w:rPr>
            </w:pPr>
            <w:r w:rsidRPr="002E198B">
              <w:rPr>
                <w:rFonts w:cs="Times New Roman"/>
              </w:rPr>
              <w:t>Existen pedidos registrados en el sistema.</w:t>
            </w:r>
          </w:p>
        </w:tc>
      </w:tr>
      <w:tr w:rsidR="00AF641C" w:rsidRPr="00686C0C" w14:paraId="7AD36315" w14:textId="77777777">
        <w:tc>
          <w:tcPr>
            <w:tcW w:w="1980" w:type="dxa"/>
          </w:tcPr>
          <w:p w14:paraId="00BCAA64" w14:textId="77777777" w:rsidR="002E4684" w:rsidRPr="00686C0C" w:rsidRDefault="002E4684">
            <w:pPr>
              <w:rPr>
                <w:rFonts w:cs="Times New Roman"/>
              </w:rPr>
            </w:pPr>
            <w:r w:rsidRPr="00686C0C">
              <w:rPr>
                <w:rFonts w:cs="Times New Roman"/>
              </w:rPr>
              <w:t>Postcondiciones</w:t>
            </w:r>
          </w:p>
        </w:tc>
        <w:tc>
          <w:tcPr>
            <w:tcW w:w="6848" w:type="dxa"/>
          </w:tcPr>
          <w:p w14:paraId="1F771F69" w14:textId="77777777" w:rsidR="008F3AE2" w:rsidRPr="008F3AE2" w:rsidRDefault="008F3AE2" w:rsidP="005D18BC">
            <w:pPr>
              <w:pStyle w:val="Prrafodelista"/>
              <w:numPr>
                <w:ilvl w:val="0"/>
                <w:numId w:val="55"/>
              </w:numPr>
              <w:spacing w:line="240" w:lineRule="auto"/>
              <w:rPr>
                <w:rFonts w:cs="Times New Roman"/>
              </w:rPr>
            </w:pPr>
            <w:r w:rsidRPr="008F3AE2">
              <w:rPr>
                <w:rFonts w:cs="Times New Roman"/>
              </w:rPr>
              <w:t>El administrador visualiza el historial filtrado según sus criterios.</w:t>
            </w:r>
          </w:p>
          <w:p w14:paraId="0B4F433E" w14:textId="6A6A97F1" w:rsidR="002E4684" w:rsidRPr="00686C0C" w:rsidRDefault="008F3AE2" w:rsidP="005D18BC">
            <w:pPr>
              <w:pStyle w:val="Prrafodelista"/>
              <w:numPr>
                <w:ilvl w:val="0"/>
                <w:numId w:val="55"/>
              </w:numPr>
              <w:spacing w:line="240" w:lineRule="auto"/>
              <w:rPr>
                <w:rFonts w:cs="Times New Roman"/>
              </w:rPr>
            </w:pPr>
            <w:r w:rsidRPr="008F3AE2">
              <w:rPr>
                <w:rFonts w:cs="Times New Roman"/>
              </w:rPr>
              <w:t>No se modifica ningún dato (consulta de solo lectura).</w:t>
            </w:r>
          </w:p>
        </w:tc>
      </w:tr>
      <w:tr w:rsidR="00AF641C" w:rsidRPr="00686C0C" w14:paraId="25FC245F" w14:textId="77777777">
        <w:tc>
          <w:tcPr>
            <w:tcW w:w="1980" w:type="dxa"/>
          </w:tcPr>
          <w:p w14:paraId="1A8D1A5C" w14:textId="77777777" w:rsidR="002E4684" w:rsidRPr="00686C0C" w:rsidRDefault="002E4684">
            <w:pPr>
              <w:rPr>
                <w:rFonts w:cs="Times New Roman"/>
              </w:rPr>
            </w:pPr>
            <w:r w:rsidRPr="00686C0C">
              <w:rPr>
                <w:rFonts w:cs="Times New Roman"/>
              </w:rPr>
              <w:t>Flujo Normal</w:t>
            </w:r>
          </w:p>
        </w:tc>
        <w:tc>
          <w:tcPr>
            <w:tcW w:w="6848" w:type="dxa"/>
          </w:tcPr>
          <w:p w14:paraId="1AB38330" w14:textId="77777777" w:rsidR="00A0168E" w:rsidRPr="00A0168E" w:rsidRDefault="00A0168E" w:rsidP="005D18BC">
            <w:pPr>
              <w:pStyle w:val="Prrafodelista"/>
              <w:numPr>
                <w:ilvl w:val="0"/>
                <w:numId w:val="56"/>
              </w:numPr>
              <w:spacing w:line="240" w:lineRule="auto"/>
              <w:rPr>
                <w:rFonts w:cs="Times New Roman"/>
              </w:rPr>
            </w:pPr>
            <w:r w:rsidRPr="00A0168E">
              <w:rPr>
                <w:rFonts w:cs="Times New Roman"/>
              </w:rPr>
              <w:t>El administrador accede a "Historial de pedidos" en el panel.</w:t>
            </w:r>
          </w:p>
          <w:p w14:paraId="73BC8786" w14:textId="6ED3E7AC" w:rsidR="00A0168E" w:rsidRPr="00A0168E" w:rsidRDefault="00A0168E" w:rsidP="005D18BC">
            <w:pPr>
              <w:pStyle w:val="Prrafodelista"/>
              <w:numPr>
                <w:ilvl w:val="0"/>
                <w:numId w:val="56"/>
              </w:numPr>
              <w:spacing w:line="240" w:lineRule="auto"/>
              <w:rPr>
                <w:rFonts w:cs="Times New Roman"/>
              </w:rPr>
            </w:pPr>
            <w:r w:rsidRPr="00A0168E">
              <w:rPr>
                <w:rFonts w:cs="Times New Roman"/>
              </w:rPr>
              <w:t>El sistema muestra todos los pedidos ordenados de más reciente a más antiguo.</w:t>
            </w:r>
          </w:p>
          <w:p w14:paraId="22A81DA3" w14:textId="6C074413" w:rsidR="00A0168E" w:rsidRPr="00A0168E" w:rsidRDefault="00A0168E" w:rsidP="005D18BC">
            <w:pPr>
              <w:pStyle w:val="Prrafodelista"/>
              <w:numPr>
                <w:ilvl w:val="0"/>
                <w:numId w:val="56"/>
              </w:numPr>
              <w:spacing w:line="240" w:lineRule="auto"/>
              <w:rPr>
                <w:rFonts w:cs="Times New Roman"/>
              </w:rPr>
            </w:pPr>
            <w:r w:rsidRPr="00A0168E">
              <w:rPr>
                <w:rFonts w:cs="Times New Roman"/>
              </w:rPr>
              <w:t>El administrador aplica filtros opcionales: rango de fechas, estado, cliente, repartidor</w:t>
            </w:r>
            <w:r w:rsidR="00B6473B" w:rsidRPr="00B6473B">
              <w:rPr>
                <w:rFonts w:cs="Times New Roman"/>
              </w:rPr>
              <w:t>, purificadora</w:t>
            </w:r>
            <w:r w:rsidRPr="00A0168E">
              <w:rPr>
                <w:rFonts w:cs="Times New Roman"/>
              </w:rPr>
              <w:t>.</w:t>
            </w:r>
          </w:p>
          <w:p w14:paraId="2685B6BB" w14:textId="185F95C4" w:rsidR="00A0168E" w:rsidRPr="00A0168E" w:rsidRDefault="00A0168E" w:rsidP="005D18BC">
            <w:pPr>
              <w:pStyle w:val="Prrafodelista"/>
              <w:numPr>
                <w:ilvl w:val="0"/>
                <w:numId w:val="56"/>
              </w:numPr>
              <w:spacing w:line="240" w:lineRule="auto"/>
              <w:rPr>
                <w:rFonts w:cs="Times New Roman"/>
              </w:rPr>
            </w:pPr>
            <w:r w:rsidRPr="00A0168E">
              <w:rPr>
                <w:rFonts w:cs="Times New Roman"/>
              </w:rPr>
              <w:t>El sistema actualiza la lista según los filtros aplicados.</w:t>
            </w:r>
          </w:p>
          <w:p w14:paraId="72BFE678" w14:textId="122EF00C" w:rsidR="00A0168E" w:rsidRPr="00A0168E" w:rsidRDefault="00A0168E" w:rsidP="005D18BC">
            <w:pPr>
              <w:pStyle w:val="Prrafodelista"/>
              <w:numPr>
                <w:ilvl w:val="0"/>
                <w:numId w:val="56"/>
              </w:numPr>
              <w:spacing w:line="240" w:lineRule="auto"/>
              <w:rPr>
                <w:rFonts w:cs="Times New Roman"/>
              </w:rPr>
            </w:pPr>
            <w:r w:rsidRPr="00A0168E">
              <w:rPr>
                <w:rFonts w:cs="Times New Roman"/>
              </w:rPr>
              <w:t>El administrador selecciona un pedido para ver su detalle completo.</w:t>
            </w:r>
          </w:p>
          <w:p w14:paraId="46F96ED2" w14:textId="1F637499" w:rsidR="00B6473B" w:rsidRPr="00B6473B" w:rsidRDefault="00A0168E" w:rsidP="005D18BC">
            <w:pPr>
              <w:pStyle w:val="Prrafodelista"/>
              <w:numPr>
                <w:ilvl w:val="0"/>
                <w:numId w:val="56"/>
              </w:numPr>
              <w:spacing w:line="240" w:lineRule="auto"/>
              <w:rPr>
                <w:rFonts w:cs="Times New Roman"/>
              </w:rPr>
            </w:pPr>
            <w:r w:rsidRPr="00A0168E">
              <w:rPr>
                <w:rFonts w:cs="Times New Roman"/>
              </w:rPr>
              <w:t xml:space="preserve">El sistema muestra: cliente, repartidor, </w:t>
            </w:r>
            <w:r w:rsidR="00B6473B" w:rsidRPr="00B6473B">
              <w:rPr>
                <w:rFonts w:cs="Times New Roman"/>
              </w:rPr>
              <w:t xml:space="preserve">purificadora, </w:t>
            </w:r>
            <w:r w:rsidRPr="00A0168E">
              <w:rPr>
                <w:rFonts w:cs="Times New Roman"/>
              </w:rPr>
              <w:t xml:space="preserve">dirección, cantidad, </w:t>
            </w:r>
            <w:proofErr w:type="spellStart"/>
            <w:r w:rsidRPr="00A0168E">
              <w:rPr>
                <w:rFonts w:cs="Times New Roman"/>
              </w:rPr>
              <w:t>timestamps</w:t>
            </w:r>
            <w:proofErr w:type="spellEnd"/>
            <w:r w:rsidRPr="00A0168E">
              <w:rPr>
                <w:rFonts w:cs="Times New Roman"/>
              </w:rPr>
              <w:t xml:space="preserve"> de cada estado, resultado final.</w:t>
            </w:r>
          </w:p>
          <w:p w14:paraId="745618A3" w14:textId="2DC0F10D" w:rsidR="002E4684" w:rsidRPr="00A0168E" w:rsidRDefault="00B6473B" w:rsidP="005D18BC">
            <w:pPr>
              <w:pStyle w:val="Prrafodelista"/>
              <w:numPr>
                <w:ilvl w:val="0"/>
                <w:numId w:val="56"/>
              </w:numPr>
              <w:spacing w:line="240" w:lineRule="auto"/>
              <w:rPr>
                <w:rFonts w:cs="Times New Roman"/>
              </w:rPr>
            </w:pPr>
            <w:r w:rsidRPr="00B6473B">
              <w:rPr>
                <w:rFonts w:cs="Times New Roman"/>
              </w:rPr>
              <w:t>Finaliza el caso de uso.</w:t>
            </w:r>
          </w:p>
        </w:tc>
      </w:tr>
      <w:tr w:rsidR="00AF641C" w:rsidRPr="00686C0C" w14:paraId="01B46071" w14:textId="77777777">
        <w:tc>
          <w:tcPr>
            <w:tcW w:w="1980" w:type="dxa"/>
          </w:tcPr>
          <w:p w14:paraId="550C0D6D" w14:textId="77777777" w:rsidR="002E4684" w:rsidRPr="00686C0C" w:rsidRDefault="002E4684">
            <w:pPr>
              <w:rPr>
                <w:rFonts w:cs="Times New Roman"/>
              </w:rPr>
            </w:pPr>
            <w:r w:rsidRPr="00686C0C">
              <w:rPr>
                <w:rFonts w:cs="Times New Roman"/>
              </w:rPr>
              <w:t>Flujos Alternativos</w:t>
            </w:r>
          </w:p>
        </w:tc>
        <w:tc>
          <w:tcPr>
            <w:tcW w:w="6848" w:type="dxa"/>
          </w:tcPr>
          <w:p w14:paraId="4A6C0249" w14:textId="5B9158FA" w:rsidR="002E4684" w:rsidRPr="00686C0C" w:rsidRDefault="002E4684">
            <w:pPr>
              <w:rPr>
                <w:rFonts w:cs="Times New Roman"/>
              </w:rPr>
            </w:pPr>
            <w:r w:rsidRPr="00686C0C">
              <w:rPr>
                <w:rFonts w:cs="Times New Roman"/>
              </w:rPr>
              <w:t>S1:</w:t>
            </w:r>
            <w:r>
              <w:rPr>
                <w:rFonts w:cs="Times New Roman"/>
              </w:rPr>
              <w:t xml:space="preserve"> </w:t>
            </w:r>
            <w:r w:rsidR="00474302" w:rsidRPr="00474302">
              <w:rPr>
                <w:rFonts w:cs="Times New Roman"/>
              </w:rPr>
              <w:t>No hay pedidos que coincidan con los filtros aplicados.</w:t>
            </w:r>
          </w:p>
          <w:p w14:paraId="2623BB76" w14:textId="77777777" w:rsidR="00EB4B2C" w:rsidRPr="00EB4B2C" w:rsidRDefault="00EB4B2C" w:rsidP="005D18BC">
            <w:pPr>
              <w:pStyle w:val="Prrafodelista"/>
              <w:numPr>
                <w:ilvl w:val="0"/>
                <w:numId w:val="9"/>
              </w:numPr>
              <w:spacing w:line="240" w:lineRule="auto"/>
              <w:rPr>
                <w:rFonts w:cs="Times New Roman"/>
              </w:rPr>
            </w:pPr>
            <w:r w:rsidRPr="00EB4B2C">
              <w:rPr>
                <w:rFonts w:cs="Times New Roman"/>
              </w:rPr>
              <w:t>S1.1 El sistema muestra el mensaje "No se encontraron pedidos con los criterios seleccionados".</w:t>
            </w:r>
          </w:p>
          <w:p w14:paraId="5E085BBE" w14:textId="5C6E81BF" w:rsidR="002E4684" w:rsidRPr="001F0BDC" w:rsidRDefault="00EB4B2C" w:rsidP="005D18BC">
            <w:pPr>
              <w:pStyle w:val="Prrafodelista"/>
              <w:numPr>
                <w:ilvl w:val="0"/>
                <w:numId w:val="9"/>
              </w:numPr>
              <w:spacing w:line="240" w:lineRule="auto"/>
              <w:rPr>
                <w:rFonts w:cs="Times New Roman"/>
              </w:rPr>
            </w:pPr>
            <w:r w:rsidRPr="00EB4B2C">
              <w:rPr>
                <w:rFonts w:cs="Times New Roman"/>
              </w:rPr>
              <w:t>S1.2 El administrador puede modificar o limpiar los filtros. Regresa al paso 3.</w:t>
            </w:r>
          </w:p>
        </w:tc>
      </w:tr>
      <w:tr w:rsidR="00AF641C" w:rsidRPr="00686C0C" w14:paraId="57922993" w14:textId="77777777">
        <w:tc>
          <w:tcPr>
            <w:tcW w:w="1980" w:type="dxa"/>
          </w:tcPr>
          <w:p w14:paraId="7FE48F69" w14:textId="77777777" w:rsidR="002E4684" w:rsidRPr="00686C0C" w:rsidRDefault="002E4684">
            <w:pPr>
              <w:rPr>
                <w:rFonts w:cs="Times New Roman"/>
              </w:rPr>
            </w:pPr>
            <w:r w:rsidRPr="00686C0C">
              <w:rPr>
                <w:rFonts w:cs="Times New Roman"/>
              </w:rPr>
              <w:t>Excepciones</w:t>
            </w:r>
          </w:p>
        </w:tc>
        <w:tc>
          <w:tcPr>
            <w:tcW w:w="6848" w:type="dxa"/>
          </w:tcPr>
          <w:p w14:paraId="7E5EB078" w14:textId="192167C7" w:rsidR="002E4684" w:rsidRPr="00672BE8" w:rsidRDefault="002E4684">
            <w:pPr>
              <w:rPr>
                <w:rFonts w:cs="Times New Roman"/>
              </w:rPr>
            </w:pPr>
            <w:r w:rsidRPr="00672BE8">
              <w:rPr>
                <w:rFonts w:cs="Times New Roman"/>
              </w:rPr>
              <w:t xml:space="preserve">E1: </w:t>
            </w:r>
            <w:r w:rsidRPr="00846FC2">
              <w:rPr>
                <w:rFonts w:cs="Times New Roman"/>
              </w:rPr>
              <w:t xml:space="preserve">Error </w:t>
            </w:r>
            <w:r w:rsidR="00EB4B2C">
              <w:rPr>
                <w:rFonts w:cs="Times New Roman"/>
              </w:rPr>
              <w:t>en la base de datos</w:t>
            </w:r>
          </w:p>
          <w:p w14:paraId="5A2F2F06" w14:textId="77777777" w:rsidR="00450429" w:rsidRPr="00450429" w:rsidRDefault="00450429" w:rsidP="005D18BC">
            <w:pPr>
              <w:numPr>
                <w:ilvl w:val="0"/>
                <w:numId w:val="10"/>
              </w:numPr>
              <w:spacing w:line="240" w:lineRule="auto"/>
              <w:rPr>
                <w:rFonts w:cs="Times New Roman"/>
              </w:rPr>
            </w:pPr>
            <w:r w:rsidRPr="00450429">
              <w:rPr>
                <w:rFonts w:cs="Times New Roman"/>
              </w:rPr>
              <w:t>E1.1 El sistema muestra un mensaje de error.</w:t>
            </w:r>
          </w:p>
          <w:p w14:paraId="7F9D7B5A" w14:textId="7EF947D6" w:rsidR="002E4684" w:rsidRPr="00383018" w:rsidRDefault="00450429" w:rsidP="005D18BC">
            <w:pPr>
              <w:numPr>
                <w:ilvl w:val="0"/>
                <w:numId w:val="10"/>
              </w:numPr>
              <w:spacing w:line="240" w:lineRule="auto"/>
              <w:rPr>
                <w:rFonts w:cs="Times New Roman"/>
              </w:rPr>
            </w:pPr>
            <w:r w:rsidRPr="00450429">
              <w:rPr>
                <w:rFonts w:cs="Times New Roman"/>
              </w:rPr>
              <w:t>E1.2 Invita al administrador a reintentar.</w:t>
            </w:r>
          </w:p>
        </w:tc>
      </w:tr>
      <w:tr w:rsidR="00AF641C" w:rsidRPr="00686C0C" w14:paraId="4EA810CE" w14:textId="77777777">
        <w:tc>
          <w:tcPr>
            <w:tcW w:w="1980" w:type="dxa"/>
          </w:tcPr>
          <w:p w14:paraId="1D51CC3D" w14:textId="77777777" w:rsidR="002E4684" w:rsidRPr="00686C0C" w:rsidRDefault="002E4684">
            <w:pPr>
              <w:rPr>
                <w:rFonts w:cs="Times New Roman"/>
              </w:rPr>
            </w:pPr>
            <w:r w:rsidRPr="00686C0C">
              <w:rPr>
                <w:rFonts w:cs="Times New Roman"/>
              </w:rPr>
              <w:t>Prioridad</w:t>
            </w:r>
          </w:p>
        </w:tc>
        <w:tc>
          <w:tcPr>
            <w:tcW w:w="6848" w:type="dxa"/>
          </w:tcPr>
          <w:p w14:paraId="6614FFD9" w14:textId="77777777" w:rsidR="002E4684" w:rsidRPr="00686C0C" w:rsidRDefault="002E4684">
            <w:pPr>
              <w:rPr>
                <w:rFonts w:cs="Times New Roman"/>
              </w:rPr>
            </w:pPr>
            <w:r>
              <w:rPr>
                <w:rFonts w:cs="Times New Roman"/>
              </w:rPr>
              <w:t>Media</w:t>
            </w:r>
            <w:r w:rsidRPr="00686C0C">
              <w:rPr>
                <w:rFonts w:cs="Times New Roman"/>
              </w:rPr>
              <w:t xml:space="preserve"> </w:t>
            </w:r>
          </w:p>
        </w:tc>
      </w:tr>
      <w:tr w:rsidR="00AF641C" w:rsidRPr="00686C0C" w14:paraId="2BBEECEB" w14:textId="77777777">
        <w:tc>
          <w:tcPr>
            <w:tcW w:w="1980" w:type="dxa"/>
          </w:tcPr>
          <w:p w14:paraId="20999B09" w14:textId="77777777" w:rsidR="002E4684" w:rsidRPr="00686C0C" w:rsidRDefault="002E4684">
            <w:pPr>
              <w:rPr>
                <w:rFonts w:cs="Times New Roman"/>
              </w:rPr>
            </w:pPr>
            <w:r w:rsidRPr="00686C0C">
              <w:rPr>
                <w:rFonts w:cs="Times New Roman"/>
              </w:rPr>
              <w:t>Frecuencia de uso</w:t>
            </w:r>
          </w:p>
        </w:tc>
        <w:tc>
          <w:tcPr>
            <w:tcW w:w="6848" w:type="dxa"/>
          </w:tcPr>
          <w:p w14:paraId="3FDD66D6" w14:textId="276B2E72" w:rsidR="002E4684" w:rsidRPr="00686C0C" w:rsidRDefault="00450429">
            <w:pPr>
              <w:rPr>
                <w:rFonts w:cs="Times New Roman"/>
              </w:rPr>
            </w:pPr>
            <w:r>
              <w:rPr>
                <w:rFonts w:cs="Times New Roman"/>
              </w:rPr>
              <w:t>Media</w:t>
            </w:r>
          </w:p>
        </w:tc>
      </w:tr>
      <w:tr w:rsidR="00AF641C" w:rsidRPr="00686C0C" w14:paraId="6852913E" w14:textId="77777777">
        <w:tc>
          <w:tcPr>
            <w:tcW w:w="1980" w:type="dxa"/>
          </w:tcPr>
          <w:p w14:paraId="5693D0A8" w14:textId="77777777" w:rsidR="002E4684" w:rsidRPr="00686C0C" w:rsidRDefault="002E4684">
            <w:pPr>
              <w:rPr>
                <w:rFonts w:cs="Times New Roman"/>
              </w:rPr>
            </w:pPr>
            <w:r w:rsidRPr="00686C0C">
              <w:rPr>
                <w:rFonts w:cs="Times New Roman"/>
              </w:rPr>
              <w:t>Requerimientos especiales</w:t>
            </w:r>
          </w:p>
        </w:tc>
        <w:tc>
          <w:tcPr>
            <w:tcW w:w="6848" w:type="dxa"/>
          </w:tcPr>
          <w:p w14:paraId="7FB89C56" w14:textId="4E3EB8DB" w:rsidR="002E4684" w:rsidRPr="00686C0C" w:rsidRDefault="00C6383C">
            <w:pPr>
              <w:rPr>
                <w:rFonts w:cs="Times New Roman"/>
              </w:rPr>
            </w:pPr>
            <w:r w:rsidRPr="00C6383C">
              <w:rPr>
                <w:color w:val="000000"/>
              </w:rPr>
              <w:t>La consulta debe soportar grandes volúmenes de datos con paginación.</w:t>
            </w:r>
          </w:p>
        </w:tc>
      </w:tr>
      <w:tr w:rsidR="00C92059" w:rsidRPr="00686C0C" w14:paraId="4DDB11FA" w14:textId="77777777">
        <w:tc>
          <w:tcPr>
            <w:tcW w:w="1980" w:type="dxa"/>
          </w:tcPr>
          <w:p w14:paraId="04DE9012" w14:textId="426E1F46" w:rsidR="00C92059" w:rsidRPr="00686C0C" w:rsidRDefault="00F77B5F">
            <w:pPr>
              <w:rPr>
                <w:rFonts w:cs="Times New Roman"/>
              </w:rPr>
            </w:pPr>
            <w:r>
              <w:rPr>
                <w:rFonts w:cs="Times New Roman"/>
              </w:rPr>
              <w:t>Datos de entrada</w:t>
            </w:r>
          </w:p>
        </w:tc>
        <w:tc>
          <w:tcPr>
            <w:tcW w:w="6848" w:type="dxa"/>
          </w:tcPr>
          <w:p w14:paraId="7BD03FC6" w14:textId="77777777" w:rsidR="007D5FED" w:rsidRPr="007D5FED" w:rsidRDefault="00811EF1" w:rsidP="005D18BC">
            <w:pPr>
              <w:pStyle w:val="Prrafodelista"/>
              <w:numPr>
                <w:ilvl w:val="0"/>
                <w:numId w:val="91"/>
              </w:numPr>
              <w:rPr>
                <w:color w:val="000000"/>
              </w:rPr>
            </w:pPr>
            <w:r w:rsidRPr="007D5FED">
              <w:rPr>
                <w:color w:val="000000"/>
              </w:rPr>
              <w:t xml:space="preserve">Sesión activa del administrador. </w:t>
            </w:r>
          </w:p>
          <w:p w14:paraId="6949C36D" w14:textId="23BF453F" w:rsidR="00C92059" w:rsidRPr="007D5FED" w:rsidRDefault="00811EF1" w:rsidP="005D18BC">
            <w:pPr>
              <w:pStyle w:val="Prrafodelista"/>
              <w:numPr>
                <w:ilvl w:val="0"/>
                <w:numId w:val="91"/>
              </w:numPr>
              <w:rPr>
                <w:color w:val="000000"/>
              </w:rPr>
            </w:pPr>
            <w:r w:rsidRPr="007D5FED">
              <w:rPr>
                <w:color w:val="000000"/>
              </w:rPr>
              <w:t>Filtros opcionales: rango de fechas, estado del pedido, cliente y/o repartidor.</w:t>
            </w:r>
          </w:p>
        </w:tc>
      </w:tr>
      <w:tr w:rsidR="00C92059" w:rsidRPr="00686C0C" w14:paraId="3A04D1F6" w14:textId="77777777">
        <w:tc>
          <w:tcPr>
            <w:tcW w:w="1980" w:type="dxa"/>
          </w:tcPr>
          <w:p w14:paraId="1DBCC657" w14:textId="14591CA4" w:rsidR="00C92059" w:rsidRPr="00686C0C" w:rsidRDefault="00F77B5F">
            <w:pPr>
              <w:rPr>
                <w:rFonts w:cs="Times New Roman"/>
              </w:rPr>
            </w:pPr>
            <w:r>
              <w:rPr>
                <w:rFonts w:cs="Times New Roman"/>
              </w:rPr>
              <w:t>Datos de salida</w:t>
            </w:r>
          </w:p>
        </w:tc>
        <w:tc>
          <w:tcPr>
            <w:tcW w:w="6848" w:type="dxa"/>
          </w:tcPr>
          <w:p w14:paraId="2CAF1D87" w14:textId="77777777" w:rsidR="007D5FED" w:rsidRDefault="00427365" w:rsidP="005D18BC">
            <w:pPr>
              <w:pStyle w:val="Prrafodelista"/>
              <w:numPr>
                <w:ilvl w:val="0"/>
                <w:numId w:val="92"/>
              </w:numPr>
              <w:rPr>
                <w:color w:val="000000"/>
              </w:rPr>
            </w:pPr>
            <w:r w:rsidRPr="007D5FED">
              <w:rPr>
                <w:color w:val="000000"/>
              </w:rPr>
              <w:t>Lista paginada de todos los pedidos del sistema ordenada de más reciente a más antiguo, filtrada según los criterios aplicados</w:t>
            </w:r>
          </w:p>
          <w:p w14:paraId="6E11C022" w14:textId="6C0F9539" w:rsidR="00C92059" w:rsidRPr="007D5FED" w:rsidRDefault="00806463" w:rsidP="005D18BC">
            <w:pPr>
              <w:pStyle w:val="Prrafodelista"/>
              <w:numPr>
                <w:ilvl w:val="0"/>
                <w:numId w:val="92"/>
              </w:numPr>
              <w:rPr>
                <w:color w:val="000000"/>
              </w:rPr>
            </w:pPr>
            <w:r>
              <w:rPr>
                <w:color w:val="000000"/>
              </w:rPr>
              <w:t>D</w:t>
            </w:r>
            <w:r w:rsidR="00427365" w:rsidRPr="007D5FED">
              <w:rPr>
                <w:color w:val="000000"/>
              </w:rPr>
              <w:t>etalle completo de cada pedido.</w:t>
            </w:r>
          </w:p>
        </w:tc>
      </w:tr>
      <w:tr w:rsidR="00AF641C" w:rsidRPr="00686C0C" w14:paraId="303F0796" w14:textId="77777777">
        <w:tc>
          <w:tcPr>
            <w:tcW w:w="1980" w:type="dxa"/>
          </w:tcPr>
          <w:p w14:paraId="429AD70F" w14:textId="77777777" w:rsidR="002E4684" w:rsidRPr="00686C0C" w:rsidRDefault="002E4684">
            <w:pPr>
              <w:rPr>
                <w:rFonts w:cs="Times New Roman"/>
              </w:rPr>
            </w:pPr>
            <w:r w:rsidRPr="00686C0C">
              <w:rPr>
                <w:rFonts w:cs="Times New Roman"/>
              </w:rPr>
              <w:lastRenderedPageBreak/>
              <w:t>Suposiciones</w:t>
            </w:r>
          </w:p>
        </w:tc>
        <w:tc>
          <w:tcPr>
            <w:tcW w:w="6848" w:type="dxa"/>
          </w:tcPr>
          <w:p w14:paraId="493924A1" w14:textId="0D2145F7" w:rsidR="002E4684" w:rsidRPr="00686C0C" w:rsidRDefault="00933AB7">
            <w:pPr>
              <w:rPr>
                <w:rFonts w:cs="Times New Roman"/>
              </w:rPr>
            </w:pPr>
            <w:r w:rsidRPr="00933AB7">
              <w:rPr>
                <w:color w:val="000000"/>
              </w:rPr>
              <w:t>El administrador conoce los criterios de búsqueda relevantes para su consulta.</w:t>
            </w:r>
          </w:p>
        </w:tc>
      </w:tr>
      <w:tr w:rsidR="00AF641C" w:rsidRPr="00686C0C" w14:paraId="2101F112" w14:textId="77777777">
        <w:trPr>
          <w:trHeight w:val="404"/>
        </w:trPr>
        <w:tc>
          <w:tcPr>
            <w:tcW w:w="1980" w:type="dxa"/>
          </w:tcPr>
          <w:p w14:paraId="7D12C9D3" w14:textId="77777777" w:rsidR="002E4684" w:rsidRPr="00686C0C" w:rsidRDefault="002E4684">
            <w:pPr>
              <w:rPr>
                <w:rFonts w:cs="Times New Roman"/>
              </w:rPr>
            </w:pPr>
            <w:r w:rsidRPr="00686C0C">
              <w:rPr>
                <w:rFonts w:cs="Times New Roman"/>
              </w:rPr>
              <w:t>Notas y preguntas</w:t>
            </w:r>
          </w:p>
        </w:tc>
        <w:tc>
          <w:tcPr>
            <w:tcW w:w="6848" w:type="dxa"/>
          </w:tcPr>
          <w:p w14:paraId="54D596AB" w14:textId="74D58F85" w:rsidR="002E4684" w:rsidRPr="00686C0C" w:rsidRDefault="00B15F23">
            <w:pPr>
              <w:rPr>
                <w:rFonts w:cs="Times New Roman"/>
                <w:highlight w:val="yellow"/>
              </w:rPr>
            </w:pPr>
            <w:r w:rsidRPr="00B15F23">
              <w:rPr>
                <w:rFonts w:cs="Times New Roman"/>
              </w:rPr>
              <w:t>Los registros históricos son inmutables por diseño (RN-013), por lo que el administrador tampoco puede modificarlos desde este panel.</w:t>
            </w:r>
          </w:p>
        </w:tc>
      </w:tr>
    </w:tbl>
    <w:p w14:paraId="161D3756" w14:textId="77777777" w:rsidR="002E4684" w:rsidRDefault="002E4684" w:rsidP="00EF3BA8"/>
    <w:p w14:paraId="45C76494" w14:textId="77777777" w:rsidR="00BE7252" w:rsidRDefault="00BE7252" w:rsidP="00EF3BA8"/>
    <w:p w14:paraId="47235122" w14:textId="77777777" w:rsidR="00BE7252" w:rsidRDefault="00BE7252" w:rsidP="00EF3BA8"/>
    <w:p w14:paraId="79BBAD8F" w14:textId="77777777" w:rsidR="00BE7252" w:rsidRDefault="00BE7252" w:rsidP="00EF3BA8"/>
    <w:p w14:paraId="4ACB4005" w14:textId="77777777" w:rsidR="00BE7252" w:rsidRDefault="00BE7252" w:rsidP="00EF3BA8"/>
    <w:p w14:paraId="79DE8801" w14:textId="77777777" w:rsidR="00BE7252" w:rsidRDefault="00BE7252" w:rsidP="00EF3BA8"/>
    <w:p w14:paraId="53D96BFE" w14:textId="77777777" w:rsidR="00BE7252" w:rsidRDefault="00BE7252" w:rsidP="00EF3BA8"/>
    <w:p w14:paraId="3AAF8752" w14:textId="77777777" w:rsidR="00BE7252" w:rsidRDefault="00BE7252" w:rsidP="00EF3BA8"/>
    <w:p w14:paraId="0EB5ED8A" w14:textId="77777777" w:rsidR="00BE7252" w:rsidRDefault="00BE7252" w:rsidP="00EF3BA8"/>
    <w:p w14:paraId="1AAE4205" w14:textId="77777777" w:rsidR="00BE7252" w:rsidRDefault="00BE7252" w:rsidP="00EF3BA8"/>
    <w:p w14:paraId="45E9244C" w14:textId="77777777" w:rsidR="00BE7252" w:rsidRDefault="00BE7252" w:rsidP="00EF3BA8"/>
    <w:p w14:paraId="6B7EBBBD" w14:textId="77777777" w:rsidR="00BE7252" w:rsidRDefault="00BE7252" w:rsidP="00EF3BA8"/>
    <w:p w14:paraId="174888E5" w14:textId="77777777" w:rsidR="00BE7252" w:rsidRDefault="00BE7252" w:rsidP="00EF3BA8"/>
    <w:p w14:paraId="46667D2B" w14:textId="77777777" w:rsidR="00BE7252" w:rsidRDefault="00BE7252" w:rsidP="00EF3BA8"/>
    <w:p w14:paraId="7FB3BF2D" w14:textId="77777777" w:rsidR="00BE7252" w:rsidRDefault="00BE7252" w:rsidP="00EF3BA8"/>
    <w:p w14:paraId="59526835" w14:textId="77777777" w:rsidR="00BE7252" w:rsidRDefault="00BE7252" w:rsidP="00EF3BA8"/>
    <w:p w14:paraId="1C66416A" w14:textId="77777777" w:rsidR="00BE7252" w:rsidRDefault="00BE7252" w:rsidP="00EF3BA8"/>
    <w:p w14:paraId="7CBF164B" w14:textId="77777777" w:rsidR="00BE7252" w:rsidRDefault="00BE7252" w:rsidP="00EF3BA8"/>
    <w:p w14:paraId="78D0B8A9" w14:textId="77777777" w:rsidR="00BE7252" w:rsidRDefault="00BE7252" w:rsidP="00EF3BA8"/>
    <w:p w14:paraId="622914C6" w14:textId="77777777" w:rsidR="00BE7252" w:rsidRDefault="00BE7252" w:rsidP="00EF3BA8"/>
    <w:p w14:paraId="20C31E2A" w14:textId="77777777" w:rsidR="00BE7252" w:rsidRDefault="00BE7252" w:rsidP="00EF3BA8"/>
    <w:p w14:paraId="6D8E75C6" w14:textId="77777777" w:rsidR="00BE7252" w:rsidRDefault="00BE7252" w:rsidP="00EF3BA8"/>
    <w:p w14:paraId="48DCDF8D" w14:textId="77777777" w:rsidR="00BE7252" w:rsidRDefault="00BE7252" w:rsidP="00EF3BA8"/>
    <w:p w14:paraId="7C2020E5" w14:textId="77777777" w:rsidR="003E1003" w:rsidRDefault="003E1003" w:rsidP="00EF3BA8"/>
    <w:p w14:paraId="27952A8C" w14:textId="77777777" w:rsidR="00BE7252" w:rsidRDefault="00BE7252" w:rsidP="00EF3BA8"/>
    <w:p w14:paraId="051B0D70" w14:textId="77777777" w:rsidR="00BE7252" w:rsidRDefault="00BE7252" w:rsidP="00EF3BA8"/>
    <w:p w14:paraId="31310849" w14:textId="056CE3B7" w:rsidR="00BE7252" w:rsidRDefault="00BE7252" w:rsidP="00BE7252">
      <w:pPr>
        <w:jc w:val="left"/>
      </w:pPr>
      <w:r w:rsidRPr="00BE7252">
        <w:lastRenderedPageBreak/>
        <w:t xml:space="preserve">CU – </w:t>
      </w:r>
      <w:r w:rsidR="00306588">
        <w:t>0</w:t>
      </w:r>
      <w:r w:rsidR="0007421A">
        <w:t>17</w:t>
      </w:r>
      <w:r w:rsidRPr="00BE7252">
        <w:t>: Desplegar mapa</w:t>
      </w:r>
    </w:p>
    <w:tbl>
      <w:tblPr>
        <w:tblStyle w:val="Tablaconcuadrcula"/>
        <w:tblW w:w="0" w:type="auto"/>
        <w:tblLook w:val="04A0" w:firstRow="1" w:lastRow="0" w:firstColumn="1" w:lastColumn="0" w:noHBand="0" w:noVBand="1"/>
      </w:tblPr>
      <w:tblGrid>
        <w:gridCol w:w="1980"/>
        <w:gridCol w:w="6848"/>
      </w:tblGrid>
      <w:tr w:rsidR="00BE7252" w:rsidRPr="00686C0C" w14:paraId="13C2FEF9" w14:textId="77777777">
        <w:tc>
          <w:tcPr>
            <w:tcW w:w="1980" w:type="dxa"/>
          </w:tcPr>
          <w:p w14:paraId="41179B5C" w14:textId="77777777" w:rsidR="00BE7252" w:rsidRPr="00686C0C" w:rsidRDefault="00BE7252">
            <w:pPr>
              <w:rPr>
                <w:rFonts w:cs="Times New Roman"/>
                <w:b/>
                <w:bCs/>
              </w:rPr>
            </w:pPr>
            <w:r w:rsidRPr="00686C0C">
              <w:rPr>
                <w:rFonts w:cs="Times New Roman"/>
                <w:b/>
                <w:bCs/>
              </w:rPr>
              <w:t>Nombre</w:t>
            </w:r>
          </w:p>
        </w:tc>
        <w:tc>
          <w:tcPr>
            <w:tcW w:w="6848" w:type="dxa"/>
          </w:tcPr>
          <w:p w14:paraId="41AFE3CD" w14:textId="359CC81A" w:rsidR="00BE7252" w:rsidRPr="006A4AEE" w:rsidRDefault="00BE7252">
            <w:pPr>
              <w:rPr>
                <w:rFonts w:cs="Times New Roman"/>
                <w:b/>
                <w:bCs/>
              </w:rPr>
            </w:pPr>
            <w:r>
              <w:rPr>
                <w:rFonts w:cs="Times New Roman"/>
                <w:b/>
                <w:bCs/>
              </w:rPr>
              <w:t>Desplegar mapa</w:t>
            </w:r>
          </w:p>
        </w:tc>
      </w:tr>
      <w:tr w:rsidR="00BE7252" w:rsidRPr="00686C0C" w14:paraId="3E0FAE2E" w14:textId="77777777">
        <w:tc>
          <w:tcPr>
            <w:tcW w:w="1980" w:type="dxa"/>
          </w:tcPr>
          <w:p w14:paraId="3ABC6595" w14:textId="77777777" w:rsidR="00BE7252" w:rsidRPr="00686C0C" w:rsidRDefault="00BE7252">
            <w:pPr>
              <w:rPr>
                <w:rFonts w:cs="Times New Roman"/>
              </w:rPr>
            </w:pPr>
            <w:r w:rsidRPr="00686C0C">
              <w:rPr>
                <w:rFonts w:cs="Times New Roman"/>
              </w:rPr>
              <w:t>Actores</w:t>
            </w:r>
          </w:p>
        </w:tc>
        <w:tc>
          <w:tcPr>
            <w:tcW w:w="6848" w:type="dxa"/>
          </w:tcPr>
          <w:p w14:paraId="6891D7C6" w14:textId="1F91FCCA" w:rsidR="00BE7252" w:rsidRPr="00686C0C" w:rsidRDefault="00963224">
            <w:pPr>
              <w:rPr>
                <w:rFonts w:cs="Times New Roman"/>
              </w:rPr>
            </w:pPr>
            <w:r w:rsidRPr="00963224">
              <w:rPr>
                <w:rFonts w:cs="Times New Roman"/>
              </w:rPr>
              <w:t xml:space="preserve">Cliente, Repartidor, API Google </w:t>
            </w:r>
            <w:proofErr w:type="spellStart"/>
            <w:r w:rsidRPr="00963224">
              <w:rPr>
                <w:rFonts w:cs="Times New Roman"/>
              </w:rPr>
              <w:t>Maps</w:t>
            </w:r>
            <w:proofErr w:type="spellEnd"/>
          </w:p>
        </w:tc>
      </w:tr>
      <w:tr w:rsidR="00BE7252" w:rsidRPr="00686C0C" w14:paraId="4ED05BBE" w14:textId="77777777">
        <w:tc>
          <w:tcPr>
            <w:tcW w:w="1980" w:type="dxa"/>
          </w:tcPr>
          <w:p w14:paraId="7A9A0016" w14:textId="77777777" w:rsidR="00BE7252" w:rsidRPr="00686C0C" w:rsidRDefault="00BE7252">
            <w:pPr>
              <w:rPr>
                <w:rFonts w:cs="Times New Roman"/>
              </w:rPr>
            </w:pPr>
            <w:r w:rsidRPr="00686C0C">
              <w:rPr>
                <w:rFonts w:cs="Times New Roman"/>
              </w:rPr>
              <w:t>Descripción</w:t>
            </w:r>
          </w:p>
        </w:tc>
        <w:tc>
          <w:tcPr>
            <w:tcW w:w="6848" w:type="dxa"/>
          </w:tcPr>
          <w:p w14:paraId="010242FC" w14:textId="675B27F5" w:rsidR="00BE7252" w:rsidRPr="00686C0C" w:rsidRDefault="000E6E01">
            <w:pPr>
              <w:spacing w:line="240" w:lineRule="auto"/>
              <w:rPr>
                <w:rFonts w:cs="Times New Roman"/>
              </w:rPr>
            </w:pPr>
            <w:r w:rsidRPr="000E6E01">
              <w:rPr>
                <w:rFonts w:cs="Times New Roman"/>
              </w:rPr>
              <w:t>El sistema renderiza un mapa interactivo cada vez que el usuario accede a una pantalla que requiere visualización geográfica</w:t>
            </w:r>
            <w:r w:rsidR="00F14FC7">
              <w:rPr>
                <w:rFonts w:cs="Times New Roman"/>
              </w:rPr>
              <w:t xml:space="preserve"> </w:t>
            </w:r>
            <w:r w:rsidR="00BA0C1C" w:rsidRPr="00BA0C1C">
              <w:rPr>
                <w:rFonts w:cs="Times New Roman"/>
              </w:rPr>
              <w:t>utilizando</w:t>
            </w:r>
            <w:r w:rsidR="00BF76AA" w:rsidRPr="00BF76AA">
              <w:rPr>
                <w:rFonts w:cs="Times New Roman"/>
              </w:rPr>
              <w:t xml:space="preserve"> Google </w:t>
            </w:r>
            <w:proofErr w:type="spellStart"/>
            <w:r w:rsidR="00BF76AA" w:rsidRPr="00BF76AA">
              <w:rPr>
                <w:rFonts w:cs="Times New Roman"/>
              </w:rPr>
              <w:t>Maps</w:t>
            </w:r>
            <w:proofErr w:type="spellEnd"/>
            <w:r w:rsidR="00BF76AA" w:rsidRPr="00BF76AA">
              <w:rPr>
                <w:rFonts w:cs="Times New Roman"/>
              </w:rPr>
              <w:t xml:space="preserve"> como </w:t>
            </w:r>
            <w:r w:rsidR="00BA0C1C" w:rsidRPr="00BA0C1C">
              <w:rPr>
                <w:rFonts w:cs="Times New Roman"/>
              </w:rPr>
              <w:t>motor</w:t>
            </w:r>
            <w:r w:rsidR="00BF76AA" w:rsidRPr="00BF76AA">
              <w:rPr>
                <w:rFonts w:cs="Times New Roman"/>
              </w:rPr>
              <w:t xml:space="preserve"> de visualización. </w:t>
            </w:r>
            <w:r w:rsidRPr="000E6E01">
              <w:rPr>
                <w:rFonts w:cs="Times New Roman"/>
              </w:rPr>
              <w:t xml:space="preserve">El mapa muestra </w:t>
            </w:r>
            <w:r w:rsidR="00BF76AA" w:rsidRPr="00BF76AA">
              <w:rPr>
                <w:rFonts w:cs="Times New Roman"/>
              </w:rPr>
              <w:t>ubicaciones, marcadores</w:t>
            </w:r>
            <w:r w:rsidRPr="000E6E01">
              <w:rPr>
                <w:rFonts w:cs="Times New Roman"/>
              </w:rPr>
              <w:t xml:space="preserve"> y, cuando aplica, la ruta de entrega trazada. El caso de uso es invocado por </w:t>
            </w:r>
            <w:r w:rsidRPr="003C4392">
              <w:rPr>
                <w:rFonts w:cs="Times New Roman"/>
              </w:rPr>
              <w:t>CU-00</w:t>
            </w:r>
            <w:r w:rsidR="003C4392" w:rsidRPr="003C4392">
              <w:rPr>
                <w:rFonts w:cs="Times New Roman"/>
              </w:rPr>
              <w:t>6</w:t>
            </w:r>
            <w:r w:rsidRPr="003C4392">
              <w:rPr>
                <w:rFonts w:cs="Times New Roman"/>
              </w:rPr>
              <w:t xml:space="preserve"> </w:t>
            </w:r>
            <w:r w:rsidR="00BF76AA" w:rsidRPr="00BF76AA">
              <w:rPr>
                <w:rFonts w:cs="Times New Roman"/>
              </w:rPr>
              <w:t>(</w:t>
            </w:r>
            <w:r w:rsidRPr="003C4392">
              <w:rPr>
                <w:rFonts w:cs="Times New Roman"/>
              </w:rPr>
              <w:t>Rastrear pedido</w:t>
            </w:r>
            <w:r w:rsidR="00BF76AA" w:rsidRPr="00BF76AA">
              <w:rPr>
                <w:rFonts w:cs="Times New Roman"/>
              </w:rPr>
              <w:t>),</w:t>
            </w:r>
            <w:r w:rsidRPr="003C4392">
              <w:rPr>
                <w:rFonts w:cs="Times New Roman"/>
              </w:rPr>
              <w:t xml:space="preserve"> CU-01</w:t>
            </w:r>
            <w:r w:rsidR="003C4392" w:rsidRPr="003C4392">
              <w:rPr>
                <w:rFonts w:cs="Times New Roman"/>
              </w:rPr>
              <w:t>1</w:t>
            </w:r>
            <w:r w:rsidRPr="003C4392">
              <w:rPr>
                <w:rFonts w:cs="Times New Roman"/>
              </w:rPr>
              <w:t xml:space="preserve"> </w:t>
            </w:r>
            <w:r w:rsidR="00BF76AA" w:rsidRPr="00BF76AA">
              <w:rPr>
                <w:rFonts w:cs="Times New Roman"/>
              </w:rPr>
              <w:t>(</w:t>
            </w:r>
            <w:r w:rsidRPr="003C4392">
              <w:rPr>
                <w:rFonts w:cs="Times New Roman"/>
              </w:rPr>
              <w:t>Obtener ruta</w:t>
            </w:r>
            <w:r w:rsidR="00BF76AA" w:rsidRPr="00BF76AA">
              <w:rPr>
                <w:rFonts w:cs="Times New Roman"/>
              </w:rPr>
              <w:t>) y CU-022 (Ver perfil</w:t>
            </w:r>
            <w:r w:rsidRPr="003C4392">
              <w:rPr>
                <w:rFonts w:cs="Times New Roman"/>
              </w:rPr>
              <w:t xml:space="preserve"> de </w:t>
            </w:r>
            <w:r w:rsidR="00BF76AA" w:rsidRPr="00BF76AA">
              <w:rPr>
                <w:rFonts w:cs="Times New Roman"/>
              </w:rPr>
              <w:t>purificadora).</w:t>
            </w:r>
          </w:p>
        </w:tc>
      </w:tr>
      <w:tr w:rsidR="00BE7252" w:rsidRPr="00686C0C" w14:paraId="018CF359" w14:textId="77777777">
        <w:tc>
          <w:tcPr>
            <w:tcW w:w="1980" w:type="dxa"/>
          </w:tcPr>
          <w:p w14:paraId="2A5C6995" w14:textId="77777777" w:rsidR="00BE7252" w:rsidRPr="00686C0C" w:rsidRDefault="00BE7252">
            <w:pPr>
              <w:rPr>
                <w:rFonts w:cs="Times New Roman"/>
              </w:rPr>
            </w:pPr>
            <w:r w:rsidRPr="00686C0C">
              <w:rPr>
                <w:rFonts w:cs="Times New Roman"/>
              </w:rPr>
              <w:t>Requerimiento funcional</w:t>
            </w:r>
          </w:p>
        </w:tc>
        <w:tc>
          <w:tcPr>
            <w:tcW w:w="6848" w:type="dxa"/>
          </w:tcPr>
          <w:p w14:paraId="364B4B1A" w14:textId="43B5EC9B" w:rsidR="00B923B1" w:rsidRPr="00686C0C" w:rsidRDefault="00BE7252">
            <w:pPr>
              <w:jc w:val="left"/>
              <w:rPr>
                <w:rFonts w:cs="Times New Roman"/>
              </w:rPr>
            </w:pPr>
            <w:r w:rsidRPr="00C55B86">
              <w:rPr>
                <w:rFonts w:cs="Times New Roman"/>
              </w:rPr>
              <w:t>RF</w:t>
            </w:r>
            <w:r w:rsidR="00A03B42">
              <w:rPr>
                <w:rFonts w:cs="Times New Roman"/>
              </w:rPr>
              <w:t>-</w:t>
            </w:r>
            <w:r w:rsidRPr="00C55B86">
              <w:rPr>
                <w:rFonts w:cs="Times New Roman"/>
              </w:rPr>
              <w:t>0</w:t>
            </w:r>
            <w:r w:rsidR="007916C2">
              <w:rPr>
                <w:rFonts w:cs="Times New Roman"/>
              </w:rPr>
              <w:t>18</w:t>
            </w:r>
          </w:p>
        </w:tc>
      </w:tr>
      <w:tr w:rsidR="00BE7252" w:rsidRPr="00686C0C" w14:paraId="253C88ED" w14:textId="77777777">
        <w:tc>
          <w:tcPr>
            <w:tcW w:w="1980" w:type="dxa"/>
          </w:tcPr>
          <w:p w14:paraId="17605B13" w14:textId="77777777" w:rsidR="00BE7252" w:rsidRPr="00686C0C" w:rsidRDefault="00BE7252">
            <w:pPr>
              <w:rPr>
                <w:rFonts w:cs="Times New Roman"/>
              </w:rPr>
            </w:pPr>
            <w:r>
              <w:rPr>
                <w:rFonts w:cs="Times New Roman"/>
              </w:rPr>
              <w:t>Reglas de negocio</w:t>
            </w:r>
          </w:p>
        </w:tc>
        <w:tc>
          <w:tcPr>
            <w:tcW w:w="6848" w:type="dxa"/>
          </w:tcPr>
          <w:p w14:paraId="6692B527" w14:textId="374ADBE7" w:rsidR="00BE7252" w:rsidRPr="00C55B86" w:rsidRDefault="003C3CCA" w:rsidP="003C3CCA">
            <w:pPr>
              <w:spacing w:line="240" w:lineRule="auto"/>
              <w:jc w:val="left"/>
              <w:rPr>
                <w:rFonts w:cs="Times New Roman"/>
              </w:rPr>
            </w:pPr>
            <w:r w:rsidRPr="003C3CCA">
              <w:rPr>
                <w:rFonts w:cs="Times New Roman"/>
              </w:rPr>
              <w:t>RN-</w:t>
            </w:r>
            <w:r w:rsidR="00080F9A" w:rsidRPr="00080F9A">
              <w:rPr>
                <w:rFonts w:cs="Times New Roman"/>
              </w:rPr>
              <w:t>029</w:t>
            </w:r>
            <w:r w:rsidRPr="003C3CCA">
              <w:rPr>
                <w:rFonts w:cs="Times New Roman"/>
              </w:rPr>
              <w:t>: El mapa solo se despliega si el dispositivo tiene conexión a internet activa.</w:t>
            </w:r>
          </w:p>
        </w:tc>
      </w:tr>
      <w:tr w:rsidR="00BE7252" w:rsidRPr="00686C0C" w14:paraId="7A697900" w14:textId="77777777" w:rsidTr="00C2494D">
        <w:trPr>
          <w:trHeight w:val="519"/>
        </w:trPr>
        <w:tc>
          <w:tcPr>
            <w:tcW w:w="1980" w:type="dxa"/>
          </w:tcPr>
          <w:p w14:paraId="1E5DAF89" w14:textId="77777777" w:rsidR="00BE7252" w:rsidRPr="00686C0C" w:rsidRDefault="00BE7252">
            <w:pPr>
              <w:rPr>
                <w:rFonts w:cs="Times New Roman"/>
              </w:rPr>
            </w:pPr>
            <w:r w:rsidRPr="00686C0C">
              <w:rPr>
                <w:rFonts w:cs="Times New Roman"/>
              </w:rPr>
              <w:t>Disparador</w:t>
            </w:r>
          </w:p>
        </w:tc>
        <w:tc>
          <w:tcPr>
            <w:tcW w:w="6848" w:type="dxa"/>
          </w:tcPr>
          <w:p w14:paraId="0B23E088" w14:textId="17D9F724" w:rsidR="00BE7252" w:rsidRPr="00686C0C" w:rsidRDefault="007B0323">
            <w:pPr>
              <w:spacing w:line="240" w:lineRule="auto"/>
              <w:rPr>
                <w:rFonts w:cs="Times New Roman"/>
              </w:rPr>
            </w:pPr>
            <w:r w:rsidRPr="007B0323">
              <w:rPr>
                <w:rFonts w:cs="Times New Roman"/>
              </w:rPr>
              <w:t>El sistema requiere mostrar un mapa porque el usuario accedió a una pantalla que lo necesita (rastreo, ruta o perfil de purificadora).</w:t>
            </w:r>
          </w:p>
        </w:tc>
      </w:tr>
      <w:tr w:rsidR="00BE7252" w:rsidRPr="00686C0C" w14:paraId="07B3D24B" w14:textId="77777777">
        <w:tc>
          <w:tcPr>
            <w:tcW w:w="1980" w:type="dxa"/>
          </w:tcPr>
          <w:p w14:paraId="3B53ECA9" w14:textId="77777777" w:rsidR="00BE7252" w:rsidRPr="00686C0C" w:rsidRDefault="00BE7252">
            <w:pPr>
              <w:rPr>
                <w:rFonts w:cs="Times New Roman"/>
              </w:rPr>
            </w:pPr>
            <w:r w:rsidRPr="00686C0C">
              <w:rPr>
                <w:rFonts w:cs="Times New Roman"/>
              </w:rPr>
              <w:t>Precondiciones</w:t>
            </w:r>
          </w:p>
        </w:tc>
        <w:tc>
          <w:tcPr>
            <w:tcW w:w="6848" w:type="dxa"/>
          </w:tcPr>
          <w:p w14:paraId="48E8C4D8" w14:textId="77777777" w:rsidR="00C2494D" w:rsidRPr="00C2494D" w:rsidRDefault="00C2494D" w:rsidP="005D18BC">
            <w:pPr>
              <w:pStyle w:val="Prrafodelista"/>
              <w:numPr>
                <w:ilvl w:val="0"/>
                <w:numId w:val="85"/>
              </w:numPr>
              <w:spacing w:line="240" w:lineRule="auto"/>
              <w:rPr>
                <w:rFonts w:cs="Times New Roman"/>
              </w:rPr>
            </w:pPr>
            <w:r w:rsidRPr="00C2494D">
              <w:rPr>
                <w:rFonts w:cs="Times New Roman"/>
              </w:rPr>
              <w:t>El usuario tiene sesión activa.</w:t>
            </w:r>
          </w:p>
          <w:p w14:paraId="24D47B98" w14:textId="7583A8DD" w:rsidR="005A1234" w:rsidRPr="005A1234" w:rsidRDefault="005A1234" w:rsidP="005D18BC">
            <w:pPr>
              <w:pStyle w:val="Prrafodelista"/>
              <w:numPr>
                <w:ilvl w:val="0"/>
                <w:numId w:val="85"/>
              </w:numPr>
              <w:spacing w:line="240" w:lineRule="auto"/>
              <w:rPr>
                <w:rFonts w:cs="Times New Roman"/>
              </w:rPr>
            </w:pPr>
            <w:r w:rsidRPr="005A1234">
              <w:rPr>
                <w:rFonts w:cs="Times New Roman"/>
              </w:rPr>
              <w:t>El dispositivo cuenta con conexión a internet. (RN-029)</w:t>
            </w:r>
          </w:p>
          <w:p w14:paraId="16885865" w14:textId="18F6F43C" w:rsidR="00BE7252" w:rsidRPr="00686C0C" w:rsidRDefault="00C2494D" w:rsidP="005D18BC">
            <w:pPr>
              <w:pStyle w:val="Prrafodelista"/>
              <w:numPr>
                <w:ilvl w:val="0"/>
                <w:numId w:val="85"/>
              </w:numPr>
              <w:spacing w:line="240" w:lineRule="auto"/>
              <w:rPr>
                <w:rFonts w:cs="Times New Roman"/>
              </w:rPr>
            </w:pPr>
            <w:r w:rsidRPr="00C2494D">
              <w:rPr>
                <w:rFonts w:cs="Times New Roman"/>
              </w:rPr>
              <w:t>Existe al menos una ubicación a mostrar</w:t>
            </w:r>
            <w:r w:rsidR="005A1234" w:rsidRPr="005A1234">
              <w:rPr>
                <w:rFonts w:cs="Times New Roman"/>
              </w:rPr>
              <w:t>.</w:t>
            </w:r>
          </w:p>
        </w:tc>
      </w:tr>
      <w:tr w:rsidR="00BE7252" w:rsidRPr="00686C0C" w14:paraId="246EA68A" w14:textId="77777777">
        <w:tc>
          <w:tcPr>
            <w:tcW w:w="1980" w:type="dxa"/>
          </w:tcPr>
          <w:p w14:paraId="1897322F" w14:textId="77777777" w:rsidR="00BE7252" w:rsidRPr="00686C0C" w:rsidRDefault="00BE7252">
            <w:pPr>
              <w:rPr>
                <w:rFonts w:cs="Times New Roman"/>
              </w:rPr>
            </w:pPr>
            <w:r w:rsidRPr="00686C0C">
              <w:rPr>
                <w:rFonts w:cs="Times New Roman"/>
              </w:rPr>
              <w:t>Postcondiciones</w:t>
            </w:r>
          </w:p>
        </w:tc>
        <w:tc>
          <w:tcPr>
            <w:tcW w:w="6848" w:type="dxa"/>
          </w:tcPr>
          <w:p w14:paraId="5780A53C" w14:textId="77777777" w:rsidR="004D2A6F" w:rsidRPr="004D2A6F" w:rsidRDefault="004D2A6F" w:rsidP="005D18BC">
            <w:pPr>
              <w:pStyle w:val="Prrafodelista"/>
              <w:numPr>
                <w:ilvl w:val="0"/>
                <w:numId w:val="86"/>
              </w:numPr>
              <w:spacing w:line="240" w:lineRule="auto"/>
              <w:rPr>
                <w:rFonts w:cs="Times New Roman"/>
              </w:rPr>
            </w:pPr>
            <w:r w:rsidRPr="004D2A6F">
              <w:rPr>
                <w:rFonts w:cs="Times New Roman"/>
              </w:rPr>
              <w:t>El mapa interactivo se renderiza correctamente en pantalla.</w:t>
            </w:r>
          </w:p>
          <w:p w14:paraId="475AA8B4" w14:textId="5A4B4D73" w:rsidR="00F829C3" w:rsidRPr="00F829C3" w:rsidRDefault="00F829C3" w:rsidP="005D18BC">
            <w:pPr>
              <w:pStyle w:val="Prrafodelista"/>
              <w:numPr>
                <w:ilvl w:val="0"/>
                <w:numId w:val="86"/>
              </w:numPr>
              <w:spacing w:line="240" w:lineRule="auto"/>
              <w:rPr>
                <w:rFonts w:cs="Times New Roman"/>
              </w:rPr>
            </w:pPr>
            <w:r w:rsidRPr="00F829C3">
              <w:rPr>
                <w:rFonts w:cs="Times New Roman"/>
              </w:rPr>
              <w:t>Se</w:t>
            </w:r>
            <w:r>
              <w:rPr>
                <w:rFonts w:cs="Times New Roman"/>
              </w:rPr>
              <w:t xml:space="preserve"> </w:t>
            </w:r>
            <w:r w:rsidRPr="00F829C3">
              <w:rPr>
                <w:rFonts w:cs="Times New Roman"/>
              </w:rPr>
              <w:t>muestran los marcadores correspondientes (posición del repartidor, domicilio del cliente, base del negocio, etc.).</w:t>
            </w:r>
          </w:p>
          <w:p w14:paraId="1181322D" w14:textId="680A3D21" w:rsidR="00BE7252" w:rsidRPr="00686C0C" w:rsidRDefault="004D2A6F" w:rsidP="005D18BC">
            <w:pPr>
              <w:pStyle w:val="Prrafodelista"/>
              <w:numPr>
                <w:ilvl w:val="0"/>
                <w:numId w:val="86"/>
              </w:numPr>
              <w:spacing w:line="240" w:lineRule="auto"/>
              <w:rPr>
                <w:rFonts w:cs="Times New Roman"/>
              </w:rPr>
            </w:pPr>
            <w:r w:rsidRPr="004D2A6F">
              <w:rPr>
                <w:rFonts w:cs="Times New Roman"/>
              </w:rPr>
              <w:t xml:space="preserve">Si </w:t>
            </w:r>
            <w:r w:rsidR="00F829C3" w:rsidRPr="00F829C3">
              <w:rPr>
                <w:rFonts w:cs="Times New Roman"/>
              </w:rPr>
              <w:t>aplica:</w:t>
            </w:r>
            <w:r w:rsidRPr="004D2A6F">
              <w:rPr>
                <w:rFonts w:cs="Times New Roman"/>
              </w:rPr>
              <w:t xml:space="preserve"> la ruta trazada también se despliega sobre el mapa.</w:t>
            </w:r>
          </w:p>
        </w:tc>
      </w:tr>
      <w:tr w:rsidR="00BE7252" w:rsidRPr="00686C0C" w14:paraId="7A279F26" w14:textId="77777777">
        <w:tc>
          <w:tcPr>
            <w:tcW w:w="1980" w:type="dxa"/>
          </w:tcPr>
          <w:p w14:paraId="43F7CCD5" w14:textId="77777777" w:rsidR="00BE7252" w:rsidRPr="00686C0C" w:rsidRDefault="00BE7252">
            <w:pPr>
              <w:rPr>
                <w:rFonts w:cs="Times New Roman"/>
              </w:rPr>
            </w:pPr>
            <w:r w:rsidRPr="00686C0C">
              <w:rPr>
                <w:rFonts w:cs="Times New Roman"/>
              </w:rPr>
              <w:t>Flujo Normal</w:t>
            </w:r>
          </w:p>
        </w:tc>
        <w:tc>
          <w:tcPr>
            <w:tcW w:w="6848" w:type="dxa"/>
          </w:tcPr>
          <w:p w14:paraId="4759C9B0" w14:textId="77777777" w:rsidR="0005604D" w:rsidRPr="0005604D" w:rsidRDefault="0005604D" w:rsidP="005D18BC">
            <w:pPr>
              <w:pStyle w:val="Prrafodelista"/>
              <w:numPr>
                <w:ilvl w:val="0"/>
                <w:numId w:val="87"/>
              </w:numPr>
              <w:spacing w:line="240" w:lineRule="auto"/>
              <w:rPr>
                <w:rFonts w:cs="Times New Roman"/>
              </w:rPr>
            </w:pPr>
            <w:r w:rsidRPr="0005604D">
              <w:rPr>
                <w:rFonts w:cs="Times New Roman"/>
              </w:rPr>
              <w:t>El sistema identifica la pantalla que requiere el mapa y recopila las coordenadas necesarias.</w:t>
            </w:r>
          </w:p>
          <w:p w14:paraId="5A9B3DBA" w14:textId="5E6818EA" w:rsidR="0005604D" w:rsidRPr="0005604D" w:rsidRDefault="0005604D" w:rsidP="005D18BC">
            <w:pPr>
              <w:pStyle w:val="Prrafodelista"/>
              <w:numPr>
                <w:ilvl w:val="0"/>
                <w:numId w:val="87"/>
              </w:numPr>
              <w:spacing w:line="240" w:lineRule="auto"/>
              <w:rPr>
                <w:rFonts w:cs="Times New Roman"/>
              </w:rPr>
            </w:pPr>
            <w:r w:rsidRPr="0005604D">
              <w:rPr>
                <w:rFonts w:cs="Times New Roman"/>
              </w:rPr>
              <w:t xml:space="preserve">El sistema </w:t>
            </w:r>
            <w:r w:rsidR="00310AF3">
              <w:rPr>
                <w:rFonts w:cs="Times New Roman"/>
              </w:rPr>
              <w:t xml:space="preserve">utiliza </w:t>
            </w:r>
            <w:r w:rsidR="00DF092A">
              <w:rPr>
                <w:rFonts w:cs="Times New Roman"/>
              </w:rPr>
              <w:t xml:space="preserve">Google </w:t>
            </w:r>
            <w:proofErr w:type="spellStart"/>
            <w:r w:rsidR="00DF092A">
              <w:rPr>
                <w:rFonts w:cs="Times New Roman"/>
              </w:rPr>
              <w:t>Maps</w:t>
            </w:r>
            <w:proofErr w:type="spellEnd"/>
            <w:r w:rsidR="00DF092A">
              <w:rPr>
                <w:rFonts w:cs="Times New Roman"/>
              </w:rPr>
              <w:t xml:space="preserve"> </w:t>
            </w:r>
            <w:r w:rsidR="00880E24">
              <w:rPr>
                <w:rFonts w:cs="Times New Roman"/>
              </w:rPr>
              <w:t>como proveedor cartográfico</w:t>
            </w:r>
            <w:r w:rsidRPr="0005604D">
              <w:rPr>
                <w:rFonts w:cs="Times New Roman"/>
              </w:rPr>
              <w:t>.</w:t>
            </w:r>
          </w:p>
          <w:p w14:paraId="109BEBC7" w14:textId="4C18DA81" w:rsidR="0005604D" w:rsidRPr="0005604D" w:rsidRDefault="0005604D" w:rsidP="005D18BC">
            <w:pPr>
              <w:pStyle w:val="Prrafodelista"/>
              <w:numPr>
                <w:ilvl w:val="0"/>
                <w:numId w:val="87"/>
              </w:numPr>
              <w:spacing w:line="240" w:lineRule="auto"/>
              <w:rPr>
                <w:rFonts w:cs="Times New Roman"/>
              </w:rPr>
            </w:pPr>
            <w:r w:rsidRPr="0005604D">
              <w:rPr>
                <w:rFonts w:cs="Times New Roman"/>
              </w:rPr>
              <w:t xml:space="preserve">El sistema realiza la solicitud de tiles y datos a la API </w:t>
            </w:r>
            <w:r w:rsidR="00880E24">
              <w:rPr>
                <w:rFonts w:cs="Times New Roman"/>
              </w:rPr>
              <w:t xml:space="preserve">de Google </w:t>
            </w:r>
            <w:proofErr w:type="spellStart"/>
            <w:r w:rsidR="00880E24">
              <w:rPr>
                <w:rFonts w:cs="Times New Roman"/>
              </w:rPr>
              <w:t>Maps</w:t>
            </w:r>
            <w:proofErr w:type="spellEnd"/>
            <w:r w:rsidRPr="0005604D">
              <w:rPr>
                <w:rFonts w:cs="Times New Roman"/>
              </w:rPr>
              <w:t xml:space="preserve"> con las coordenadas y el nivel de </w:t>
            </w:r>
            <w:proofErr w:type="gramStart"/>
            <w:r w:rsidRPr="0005604D">
              <w:rPr>
                <w:rFonts w:cs="Times New Roman"/>
              </w:rPr>
              <w:t>zoom</w:t>
            </w:r>
            <w:proofErr w:type="gramEnd"/>
            <w:r w:rsidRPr="0005604D">
              <w:rPr>
                <w:rFonts w:cs="Times New Roman"/>
              </w:rPr>
              <w:t xml:space="preserve"> apropiado.</w:t>
            </w:r>
          </w:p>
          <w:p w14:paraId="48B0F7A7" w14:textId="558A8B6C" w:rsidR="00FB4F24" w:rsidRPr="000A392D" w:rsidRDefault="0005604D" w:rsidP="005D18BC">
            <w:pPr>
              <w:pStyle w:val="Prrafodelista"/>
              <w:numPr>
                <w:ilvl w:val="0"/>
                <w:numId w:val="87"/>
              </w:numPr>
              <w:spacing w:line="240" w:lineRule="auto"/>
              <w:rPr>
                <w:rFonts w:cs="Times New Roman"/>
              </w:rPr>
            </w:pPr>
            <w:r w:rsidRPr="0005604D">
              <w:rPr>
                <w:rFonts w:cs="Times New Roman"/>
              </w:rPr>
              <w:t>La API</w:t>
            </w:r>
            <w:r w:rsidR="00FB4F24" w:rsidRPr="000A392D">
              <w:rPr>
                <w:rFonts w:cs="Times New Roman"/>
              </w:rPr>
              <w:t xml:space="preserve"> responde con los recursos del mapa.</w:t>
            </w:r>
          </w:p>
          <w:p w14:paraId="48198AA6" w14:textId="2125D832" w:rsidR="00FB4F24" w:rsidRPr="000A392D" w:rsidRDefault="00FB4F24" w:rsidP="005D18BC">
            <w:pPr>
              <w:pStyle w:val="Prrafodelista"/>
              <w:numPr>
                <w:ilvl w:val="0"/>
                <w:numId w:val="87"/>
              </w:numPr>
              <w:spacing w:line="240" w:lineRule="auto"/>
              <w:rPr>
                <w:rFonts w:cs="Times New Roman"/>
              </w:rPr>
            </w:pPr>
            <w:r w:rsidRPr="000A392D">
              <w:rPr>
                <w:rFonts w:cs="Times New Roman"/>
              </w:rPr>
              <w:t>El sistema renderiza el mapa en la pantalla del usuario.</w:t>
            </w:r>
          </w:p>
          <w:p w14:paraId="16E8D900" w14:textId="17EE68A5" w:rsidR="0005604D" w:rsidRPr="0005604D" w:rsidRDefault="0005604D" w:rsidP="005D18BC">
            <w:pPr>
              <w:pStyle w:val="Prrafodelista"/>
              <w:numPr>
                <w:ilvl w:val="0"/>
                <w:numId w:val="87"/>
              </w:numPr>
              <w:spacing w:line="240" w:lineRule="auto"/>
              <w:rPr>
                <w:rFonts w:cs="Times New Roman"/>
              </w:rPr>
            </w:pPr>
            <w:r w:rsidRPr="0005604D">
              <w:rPr>
                <w:rFonts w:cs="Times New Roman"/>
              </w:rPr>
              <w:t>El sistema coloca los marcadores correspondientes según el contexto.</w:t>
            </w:r>
          </w:p>
          <w:p w14:paraId="7DD98E8B" w14:textId="00892DC4" w:rsidR="0005604D" w:rsidRPr="0005604D" w:rsidRDefault="0005604D" w:rsidP="005D18BC">
            <w:pPr>
              <w:pStyle w:val="Prrafodelista"/>
              <w:numPr>
                <w:ilvl w:val="0"/>
                <w:numId w:val="87"/>
              </w:numPr>
              <w:spacing w:line="240" w:lineRule="auto"/>
              <w:rPr>
                <w:rFonts w:cs="Times New Roman"/>
              </w:rPr>
            </w:pPr>
            <w:r w:rsidRPr="0005604D">
              <w:rPr>
                <w:rFonts w:cs="Times New Roman"/>
              </w:rPr>
              <w:t>Si el caso fue invocado desde CU-011, superpone la ruta de entrega sobre el mapa.</w:t>
            </w:r>
          </w:p>
          <w:p w14:paraId="1E3E5785" w14:textId="17714F40" w:rsidR="0005604D" w:rsidRPr="0005604D" w:rsidRDefault="0005604D" w:rsidP="005D18BC">
            <w:pPr>
              <w:pStyle w:val="Prrafodelista"/>
              <w:numPr>
                <w:ilvl w:val="0"/>
                <w:numId w:val="87"/>
              </w:numPr>
              <w:spacing w:line="240" w:lineRule="auto"/>
              <w:rPr>
                <w:rFonts w:cs="Times New Roman"/>
              </w:rPr>
            </w:pPr>
            <w:r w:rsidRPr="0005604D">
              <w:rPr>
                <w:rFonts w:cs="Times New Roman"/>
              </w:rPr>
              <w:t xml:space="preserve">Si la pantalla requiere actualizaciones </w:t>
            </w:r>
            <w:proofErr w:type="spellStart"/>
            <w:proofErr w:type="gramStart"/>
            <w:r w:rsidR="00752E4B">
              <w:rPr>
                <w:rFonts w:cs="Times New Roman"/>
              </w:rPr>
              <w:t>óp</w:t>
            </w:r>
            <w:proofErr w:type="spellEnd"/>
            <w:r w:rsidRPr="0005604D">
              <w:rPr>
                <w:rFonts w:cs="Times New Roman"/>
              </w:rPr>
              <w:t>(</w:t>
            </w:r>
            <w:proofErr w:type="gramEnd"/>
            <w:r w:rsidRPr="0005604D">
              <w:rPr>
                <w:rFonts w:cs="Times New Roman"/>
              </w:rPr>
              <w:t>CU-006), el sistema inicia las actualizaciones periódicas de posición.</w:t>
            </w:r>
          </w:p>
          <w:p w14:paraId="37C0CA8F" w14:textId="2E6D6F34" w:rsidR="00BE7252" w:rsidRPr="00B97D66" w:rsidRDefault="00FB4F24" w:rsidP="005D18BC">
            <w:pPr>
              <w:pStyle w:val="Prrafodelista"/>
              <w:numPr>
                <w:ilvl w:val="0"/>
                <w:numId w:val="87"/>
              </w:numPr>
              <w:spacing w:line="240" w:lineRule="auto"/>
              <w:rPr>
                <w:rFonts w:cs="Times New Roman"/>
              </w:rPr>
            </w:pPr>
            <w:r w:rsidRPr="00B97D66">
              <w:rPr>
                <w:rFonts w:cs="Times New Roman"/>
              </w:rPr>
              <w:t>Finaliza el caso de uso. El mapa permanece activo mientras el usuario esté en la pantalla.</w:t>
            </w:r>
          </w:p>
        </w:tc>
      </w:tr>
      <w:tr w:rsidR="00BE7252" w:rsidRPr="00686C0C" w14:paraId="655808BA" w14:textId="77777777">
        <w:tc>
          <w:tcPr>
            <w:tcW w:w="1980" w:type="dxa"/>
          </w:tcPr>
          <w:p w14:paraId="5D115CCE" w14:textId="77777777" w:rsidR="00BE7252" w:rsidRPr="00686C0C" w:rsidRDefault="00BE7252">
            <w:pPr>
              <w:rPr>
                <w:rFonts w:cs="Times New Roman"/>
              </w:rPr>
            </w:pPr>
            <w:r w:rsidRPr="00686C0C">
              <w:rPr>
                <w:rFonts w:cs="Times New Roman"/>
              </w:rPr>
              <w:t>Flujos Alternativos</w:t>
            </w:r>
          </w:p>
        </w:tc>
        <w:tc>
          <w:tcPr>
            <w:tcW w:w="6848" w:type="dxa"/>
          </w:tcPr>
          <w:p w14:paraId="7E22292B" w14:textId="609C0ADB" w:rsidR="00BE7252" w:rsidRPr="00686C0C" w:rsidRDefault="00BE7252">
            <w:pPr>
              <w:rPr>
                <w:rFonts w:cs="Times New Roman"/>
              </w:rPr>
            </w:pPr>
            <w:r w:rsidRPr="00686C0C">
              <w:rPr>
                <w:rFonts w:cs="Times New Roman"/>
              </w:rPr>
              <w:t>S1:</w:t>
            </w:r>
            <w:r>
              <w:rPr>
                <w:rFonts w:cs="Times New Roman"/>
              </w:rPr>
              <w:t xml:space="preserve"> </w:t>
            </w:r>
            <w:r w:rsidR="004C41A2" w:rsidRPr="004C41A2">
              <w:rPr>
                <w:rFonts w:cs="Times New Roman"/>
              </w:rPr>
              <w:t>El GPS del repartidor no tiene señal</w:t>
            </w:r>
            <w:r w:rsidR="004C41A2">
              <w:rPr>
                <w:rFonts w:cs="Times New Roman"/>
              </w:rPr>
              <w:t>.</w:t>
            </w:r>
          </w:p>
          <w:p w14:paraId="773743E5" w14:textId="77777777" w:rsidR="004C41A2" w:rsidRPr="004C41A2" w:rsidRDefault="004C41A2" w:rsidP="005D18BC">
            <w:pPr>
              <w:pStyle w:val="Prrafodelista"/>
              <w:numPr>
                <w:ilvl w:val="0"/>
                <w:numId w:val="9"/>
              </w:numPr>
              <w:spacing w:line="240" w:lineRule="auto"/>
              <w:rPr>
                <w:rFonts w:cs="Times New Roman"/>
              </w:rPr>
            </w:pPr>
            <w:r w:rsidRPr="004C41A2">
              <w:rPr>
                <w:rFonts w:cs="Times New Roman"/>
              </w:rPr>
              <w:t>S1.1 El sistema no puede obtener coordenadas actualizadas del repartidor.</w:t>
            </w:r>
          </w:p>
          <w:p w14:paraId="1E34949D" w14:textId="77777777" w:rsidR="004C41A2" w:rsidRPr="004C41A2" w:rsidRDefault="004C41A2" w:rsidP="005D18BC">
            <w:pPr>
              <w:pStyle w:val="Prrafodelista"/>
              <w:numPr>
                <w:ilvl w:val="0"/>
                <w:numId w:val="9"/>
              </w:numPr>
              <w:spacing w:line="240" w:lineRule="auto"/>
              <w:rPr>
                <w:rFonts w:cs="Times New Roman"/>
              </w:rPr>
            </w:pPr>
            <w:r w:rsidRPr="004C41A2">
              <w:rPr>
                <w:rFonts w:cs="Times New Roman"/>
              </w:rPr>
              <w:t>S1.2 El mapa se renderiza con la última posición conocida del repartidor.</w:t>
            </w:r>
          </w:p>
          <w:p w14:paraId="06A3954D" w14:textId="5BFFF73E" w:rsidR="00BE7252" w:rsidRDefault="004C41A2" w:rsidP="005D18BC">
            <w:pPr>
              <w:pStyle w:val="Prrafodelista"/>
              <w:numPr>
                <w:ilvl w:val="0"/>
                <w:numId w:val="9"/>
              </w:numPr>
              <w:spacing w:line="240" w:lineRule="auto"/>
              <w:rPr>
                <w:rFonts w:cs="Times New Roman"/>
              </w:rPr>
            </w:pPr>
            <w:r w:rsidRPr="004C41A2">
              <w:rPr>
                <w:rFonts w:cs="Times New Roman"/>
              </w:rPr>
              <w:t>S1.3 El sistema muestra un aviso: "GPS sin señal". Continúa.</w:t>
            </w:r>
          </w:p>
          <w:p w14:paraId="15FEA6F7" w14:textId="232EB232" w:rsidR="004C41A2" w:rsidRPr="001F0BDC" w:rsidRDefault="004C41A2" w:rsidP="004C41A2">
            <w:pPr>
              <w:pStyle w:val="Prrafodelista"/>
              <w:spacing w:line="240" w:lineRule="auto"/>
              <w:rPr>
                <w:rFonts w:cs="Times New Roman"/>
              </w:rPr>
            </w:pPr>
            <w:r>
              <w:rPr>
                <w:rFonts w:cs="Times New Roman"/>
              </w:rPr>
              <w:t>Finaliza el caso de uso</w:t>
            </w:r>
          </w:p>
        </w:tc>
      </w:tr>
      <w:tr w:rsidR="00BE7252" w:rsidRPr="00686C0C" w14:paraId="1D77FBD3" w14:textId="77777777">
        <w:tc>
          <w:tcPr>
            <w:tcW w:w="1980" w:type="dxa"/>
          </w:tcPr>
          <w:p w14:paraId="7D53ADD8" w14:textId="77777777" w:rsidR="00BE7252" w:rsidRPr="00686C0C" w:rsidRDefault="00BE7252">
            <w:pPr>
              <w:rPr>
                <w:rFonts w:cs="Times New Roman"/>
              </w:rPr>
            </w:pPr>
            <w:r w:rsidRPr="00686C0C">
              <w:rPr>
                <w:rFonts w:cs="Times New Roman"/>
              </w:rPr>
              <w:t>Excepciones</w:t>
            </w:r>
          </w:p>
        </w:tc>
        <w:tc>
          <w:tcPr>
            <w:tcW w:w="6848" w:type="dxa"/>
          </w:tcPr>
          <w:p w14:paraId="0E41355A" w14:textId="18961659" w:rsidR="00BE7252" w:rsidRPr="00672BE8" w:rsidRDefault="00BE7252">
            <w:pPr>
              <w:rPr>
                <w:rFonts w:cs="Times New Roman"/>
              </w:rPr>
            </w:pPr>
            <w:r w:rsidRPr="00672BE8">
              <w:rPr>
                <w:rFonts w:cs="Times New Roman"/>
              </w:rPr>
              <w:t xml:space="preserve">E1: </w:t>
            </w:r>
            <w:r w:rsidR="009F013E" w:rsidRPr="009F013E">
              <w:rPr>
                <w:rFonts w:cs="Times New Roman"/>
              </w:rPr>
              <w:t>Sin conexión a internet</w:t>
            </w:r>
            <w:r w:rsidRPr="00846FC2">
              <w:rPr>
                <w:rFonts w:cs="Times New Roman"/>
              </w:rPr>
              <w:t>.</w:t>
            </w:r>
          </w:p>
          <w:p w14:paraId="21C8352D" w14:textId="77777777" w:rsidR="009F013E" w:rsidRPr="009F013E" w:rsidRDefault="009F013E" w:rsidP="005D18BC">
            <w:pPr>
              <w:numPr>
                <w:ilvl w:val="0"/>
                <w:numId w:val="10"/>
              </w:numPr>
              <w:spacing w:line="240" w:lineRule="auto"/>
              <w:rPr>
                <w:rFonts w:cs="Times New Roman"/>
              </w:rPr>
            </w:pPr>
            <w:r w:rsidRPr="009F013E">
              <w:rPr>
                <w:rFonts w:cs="Times New Roman"/>
              </w:rPr>
              <w:t xml:space="preserve">E1.1 El sistema no puede contactar la API de Google </w:t>
            </w:r>
            <w:proofErr w:type="spellStart"/>
            <w:r w:rsidRPr="009F013E">
              <w:rPr>
                <w:rFonts w:cs="Times New Roman"/>
              </w:rPr>
              <w:t>Maps</w:t>
            </w:r>
            <w:proofErr w:type="spellEnd"/>
            <w:r w:rsidRPr="009F013E">
              <w:rPr>
                <w:rFonts w:cs="Times New Roman"/>
              </w:rPr>
              <w:t>.</w:t>
            </w:r>
          </w:p>
          <w:p w14:paraId="18ACCD5A" w14:textId="77777777" w:rsidR="009F013E" w:rsidRPr="009F013E" w:rsidRDefault="009F013E" w:rsidP="005D18BC">
            <w:pPr>
              <w:numPr>
                <w:ilvl w:val="0"/>
                <w:numId w:val="10"/>
              </w:numPr>
              <w:spacing w:line="240" w:lineRule="auto"/>
              <w:rPr>
                <w:rFonts w:cs="Times New Roman"/>
              </w:rPr>
            </w:pPr>
            <w:r w:rsidRPr="009F013E">
              <w:rPr>
                <w:rFonts w:cs="Times New Roman"/>
              </w:rPr>
              <w:t>E1.2 Se muestra un mensaje: "Sin conexión. No es posible mostrar el mapa."</w:t>
            </w:r>
          </w:p>
          <w:p w14:paraId="27263974" w14:textId="77777777" w:rsidR="00BE7252" w:rsidRDefault="009F013E" w:rsidP="005D18BC">
            <w:pPr>
              <w:numPr>
                <w:ilvl w:val="0"/>
                <w:numId w:val="10"/>
              </w:numPr>
              <w:spacing w:line="240" w:lineRule="auto"/>
              <w:rPr>
                <w:rFonts w:cs="Times New Roman"/>
              </w:rPr>
            </w:pPr>
            <w:r w:rsidRPr="009F013E">
              <w:rPr>
                <w:rFonts w:cs="Times New Roman"/>
              </w:rPr>
              <w:lastRenderedPageBreak/>
              <w:t>E1.3</w:t>
            </w:r>
            <w:r w:rsidR="00F163E6">
              <w:rPr>
                <w:rFonts w:cs="Times New Roman"/>
              </w:rPr>
              <w:t xml:space="preserve"> </w:t>
            </w:r>
            <w:r w:rsidRPr="009F013E">
              <w:rPr>
                <w:rFonts w:cs="Times New Roman"/>
              </w:rPr>
              <w:t>El sistema reintenta automáticamente al recuperar conexión.</w:t>
            </w:r>
          </w:p>
          <w:p w14:paraId="37F06C50" w14:textId="6B29067D" w:rsidR="00F163E6" w:rsidRPr="00383018" w:rsidRDefault="00F163E6" w:rsidP="00F163E6">
            <w:pPr>
              <w:spacing w:line="240" w:lineRule="auto"/>
              <w:ind w:left="720"/>
              <w:rPr>
                <w:rFonts w:cs="Times New Roman"/>
              </w:rPr>
            </w:pPr>
            <w:r>
              <w:rPr>
                <w:rFonts w:cs="Times New Roman"/>
              </w:rPr>
              <w:t>Finaliza el caso de uso</w:t>
            </w:r>
          </w:p>
        </w:tc>
      </w:tr>
      <w:tr w:rsidR="00BE7252" w:rsidRPr="00686C0C" w14:paraId="28DE93A9" w14:textId="77777777">
        <w:tc>
          <w:tcPr>
            <w:tcW w:w="1980" w:type="dxa"/>
          </w:tcPr>
          <w:p w14:paraId="1F04A16D" w14:textId="77777777" w:rsidR="00BE7252" w:rsidRPr="00686C0C" w:rsidRDefault="00BE7252">
            <w:pPr>
              <w:rPr>
                <w:rFonts w:cs="Times New Roman"/>
              </w:rPr>
            </w:pPr>
            <w:r w:rsidRPr="00686C0C">
              <w:rPr>
                <w:rFonts w:cs="Times New Roman"/>
              </w:rPr>
              <w:lastRenderedPageBreak/>
              <w:t>Prioridad</w:t>
            </w:r>
          </w:p>
        </w:tc>
        <w:tc>
          <w:tcPr>
            <w:tcW w:w="6848" w:type="dxa"/>
          </w:tcPr>
          <w:p w14:paraId="0FB188ED" w14:textId="372A1854" w:rsidR="00BE7252" w:rsidRPr="00686C0C" w:rsidRDefault="00345AF7">
            <w:pPr>
              <w:rPr>
                <w:rFonts w:cs="Times New Roman"/>
              </w:rPr>
            </w:pPr>
            <w:r>
              <w:rPr>
                <w:rFonts w:cs="Times New Roman"/>
              </w:rPr>
              <w:t>Alta</w:t>
            </w:r>
            <w:r w:rsidR="00BE7252" w:rsidRPr="00686C0C">
              <w:rPr>
                <w:rFonts w:cs="Times New Roman"/>
              </w:rPr>
              <w:t xml:space="preserve"> </w:t>
            </w:r>
          </w:p>
        </w:tc>
      </w:tr>
      <w:tr w:rsidR="00BE7252" w:rsidRPr="00686C0C" w14:paraId="6CF46161" w14:textId="77777777">
        <w:tc>
          <w:tcPr>
            <w:tcW w:w="1980" w:type="dxa"/>
          </w:tcPr>
          <w:p w14:paraId="7DD390A2" w14:textId="77777777" w:rsidR="00BE7252" w:rsidRPr="00686C0C" w:rsidRDefault="00BE7252">
            <w:pPr>
              <w:rPr>
                <w:rFonts w:cs="Times New Roman"/>
              </w:rPr>
            </w:pPr>
            <w:r w:rsidRPr="00686C0C">
              <w:rPr>
                <w:rFonts w:cs="Times New Roman"/>
              </w:rPr>
              <w:t>Frecuencia de uso</w:t>
            </w:r>
          </w:p>
        </w:tc>
        <w:tc>
          <w:tcPr>
            <w:tcW w:w="6848" w:type="dxa"/>
          </w:tcPr>
          <w:p w14:paraId="386099AD" w14:textId="22D87038" w:rsidR="00BE7252" w:rsidRPr="00686C0C" w:rsidRDefault="00345AF7">
            <w:pPr>
              <w:rPr>
                <w:rFonts w:cs="Times New Roman"/>
              </w:rPr>
            </w:pPr>
            <w:r>
              <w:rPr>
                <w:rFonts w:cs="Times New Roman"/>
              </w:rPr>
              <w:t>Alta</w:t>
            </w:r>
          </w:p>
        </w:tc>
      </w:tr>
      <w:tr w:rsidR="00BE7252" w:rsidRPr="00686C0C" w14:paraId="2B521544" w14:textId="77777777">
        <w:tc>
          <w:tcPr>
            <w:tcW w:w="1980" w:type="dxa"/>
          </w:tcPr>
          <w:p w14:paraId="7648B6C7" w14:textId="77777777" w:rsidR="00BE7252" w:rsidRPr="00686C0C" w:rsidRDefault="00BE7252">
            <w:pPr>
              <w:rPr>
                <w:rFonts w:cs="Times New Roman"/>
              </w:rPr>
            </w:pPr>
            <w:r w:rsidRPr="00686C0C">
              <w:rPr>
                <w:rFonts w:cs="Times New Roman"/>
              </w:rPr>
              <w:t>Requerimientos especiales</w:t>
            </w:r>
          </w:p>
        </w:tc>
        <w:tc>
          <w:tcPr>
            <w:tcW w:w="6848" w:type="dxa"/>
          </w:tcPr>
          <w:p w14:paraId="5E98E9E6" w14:textId="3AD649D1" w:rsidR="00BE7252" w:rsidRPr="00686C0C" w:rsidRDefault="004B697D">
            <w:pPr>
              <w:rPr>
                <w:rFonts w:cs="Times New Roman"/>
              </w:rPr>
            </w:pPr>
            <w:r w:rsidRPr="004B697D">
              <w:rPr>
                <w:color w:val="000000"/>
              </w:rPr>
              <w:t xml:space="preserve">El mapa debe permitir </w:t>
            </w:r>
            <w:proofErr w:type="gramStart"/>
            <w:r w:rsidRPr="004B697D">
              <w:rPr>
                <w:color w:val="000000"/>
              </w:rPr>
              <w:t>zoom</w:t>
            </w:r>
            <w:proofErr w:type="gramEnd"/>
            <w:r w:rsidRPr="004B697D">
              <w:rPr>
                <w:color w:val="000000"/>
              </w:rPr>
              <w:t xml:space="preserve"> y desplazamiento. Cuando se invoca desde CU-006, la ubicación del repartidor se actualiza </w:t>
            </w:r>
            <w:r w:rsidRPr="00E56624">
              <w:rPr>
                <w:color w:val="000000"/>
              </w:rPr>
              <w:t xml:space="preserve">cada </w:t>
            </w:r>
            <w:r w:rsidR="00D80C6D">
              <w:rPr>
                <w:color w:val="000000"/>
              </w:rPr>
              <w:t>10</w:t>
            </w:r>
            <w:r w:rsidRPr="00E56624">
              <w:rPr>
                <w:color w:val="000000"/>
              </w:rPr>
              <w:t xml:space="preserve"> segundos.</w:t>
            </w:r>
          </w:p>
        </w:tc>
      </w:tr>
      <w:tr w:rsidR="00BE7252" w:rsidRPr="00686C0C" w14:paraId="1A5BB62F" w14:textId="77777777">
        <w:tc>
          <w:tcPr>
            <w:tcW w:w="1980" w:type="dxa"/>
          </w:tcPr>
          <w:p w14:paraId="07069D16" w14:textId="77777777" w:rsidR="00BE7252" w:rsidRPr="00686C0C" w:rsidRDefault="00BE7252">
            <w:pPr>
              <w:rPr>
                <w:rFonts w:cs="Times New Roman"/>
              </w:rPr>
            </w:pPr>
            <w:r>
              <w:rPr>
                <w:rFonts w:cs="Times New Roman"/>
              </w:rPr>
              <w:t>Datos de entrada</w:t>
            </w:r>
          </w:p>
        </w:tc>
        <w:tc>
          <w:tcPr>
            <w:tcW w:w="6848" w:type="dxa"/>
          </w:tcPr>
          <w:p w14:paraId="3673810B" w14:textId="77777777" w:rsidR="00931560" w:rsidRDefault="00931560" w:rsidP="005D18BC">
            <w:pPr>
              <w:pStyle w:val="Prrafodelista"/>
              <w:numPr>
                <w:ilvl w:val="0"/>
                <w:numId w:val="83"/>
              </w:numPr>
              <w:rPr>
                <w:color w:val="000000"/>
              </w:rPr>
            </w:pPr>
            <w:r w:rsidRPr="00931560">
              <w:rPr>
                <w:color w:val="000000"/>
              </w:rPr>
              <w:t xml:space="preserve">Coordenadas GPS del repartidor </w:t>
            </w:r>
          </w:p>
          <w:p w14:paraId="7BB4C88E" w14:textId="77777777" w:rsidR="00931560" w:rsidRDefault="00931560" w:rsidP="005D18BC">
            <w:pPr>
              <w:pStyle w:val="Prrafodelista"/>
              <w:numPr>
                <w:ilvl w:val="0"/>
                <w:numId w:val="83"/>
              </w:numPr>
              <w:rPr>
                <w:color w:val="000000"/>
              </w:rPr>
            </w:pPr>
            <w:r w:rsidRPr="00931560">
              <w:rPr>
                <w:color w:val="000000"/>
              </w:rPr>
              <w:t>Coordenadas del domicilio del cliente ·</w:t>
            </w:r>
          </w:p>
          <w:p w14:paraId="5756071D" w14:textId="1ACCE520" w:rsidR="00BE7252" w:rsidRPr="004453D2" w:rsidRDefault="00931560" w:rsidP="005D18BC">
            <w:pPr>
              <w:pStyle w:val="Prrafodelista"/>
              <w:numPr>
                <w:ilvl w:val="0"/>
                <w:numId w:val="83"/>
              </w:numPr>
              <w:rPr>
                <w:color w:val="000000"/>
              </w:rPr>
            </w:pPr>
            <w:r>
              <w:rPr>
                <w:color w:val="000000"/>
              </w:rPr>
              <w:t>R</w:t>
            </w:r>
            <w:r w:rsidRPr="00931560">
              <w:rPr>
                <w:color w:val="000000"/>
              </w:rPr>
              <w:t>uta calculada</w:t>
            </w:r>
          </w:p>
        </w:tc>
      </w:tr>
      <w:tr w:rsidR="00BE7252" w:rsidRPr="00686C0C" w14:paraId="6E1AC6A6" w14:textId="77777777">
        <w:tc>
          <w:tcPr>
            <w:tcW w:w="1980" w:type="dxa"/>
          </w:tcPr>
          <w:p w14:paraId="4B68E9F6" w14:textId="77777777" w:rsidR="00BE7252" w:rsidRPr="00686C0C" w:rsidRDefault="00BE7252">
            <w:pPr>
              <w:rPr>
                <w:rFonts w:cs="Times New Roman"/>
              </w:rPr>
            </w:pPr>
            <w:r>
              <w:rPr>
                <w:rFonts w:cs="Times New Roman"/>
              </w:rPr>
              <w:t>Datos de salida</w:t>
            </w:r>
          </w:p>
        </w:tc>
        <w:tc>
          <w:tcPr>
            <w:tcW w:w="6848" w:type="dxa"/>
          </w:tcPr>
          <w:p w14:paraId="5F6CDB02" w14:textId="0E527BC5" w:rsidR="00BE7252" w:rsidRPr="00C92059" w:rsidRDefault="001015AF" w:rsidP="005D18BC">
            <w:pPr>
              <w:pStyle w:val="Prrafodelista"/>
              <w:numPr>
                <w:ilvl w:val="0"/>
                <w:numId w:val="84"/>
              </w:numPr>
              <w:rPr>
                <w:color w:val="000000"/>
              </w:rPr>
            </w:pPr>
            <w:r w:rsidRPr="001015AF">
              <w:rPr>
                <w:color w:val="000000"/>
              </w:rPr>
              <w:t xml:space="preserve">Mapa interactivo con marcadores de posición y ruta </w:t>
            </w:r>
          </w:p>
        </w:tc>
      </w:tr>
      <w:tr w:rsidR="00BE7252" w:rsidRPr="00686C0C" w14:paraId="3D0C3D68" w14:textId="77777777">
        <w:tc>
          <w:tcPr>
            <w:tcW w:w="1980" w:type="dxa"/>
          </w:tcPr>
          <w:p w14:paraId="1443AFDD" w14:textId="77777777" w:rsidR="00BE7252" w:rsidRPr="00686C0C" w:rsidRDefault="00BE7252">
            <w:pPr>
              <w:rPr>
                <w:rFonts w:cs="Times New Roman"/>
              </w:rPr>
            </w:pPr>
            <w:r w:rsidRPr="00686C0C">
              <w:rPr>
                <w:rFonts w:cs="Times New Roman"/>
              </w:rPr>
              <w:t>Suposiciones</w:t>
            </w:r>
          </w:p>
        </w:tc>
        <w:tc>
          <w:tcPr>
            <w:tcW w:w="6848" w:type="dxa"/>
          </w:tcPr>
          <w:p w14:paraId="03BE77F2" w14:textId="4427E531" w:rsidR="00BE7252" w:rsidRPr="00686C0C" w:rsidRDefault="00AE38FE">
            <w:pPr>
              <w:rPr>
                <w:rFonts w:cs="Times New Roman"/>
              </w:rPr>
            </w:pPr>
            <w:r w:rsidRPr="00AE38FE">
              <w:rPr>
                <w:color w:val="000000"/>
              </w:rPr>
              <w:t>El dispositivo del usuario tiene hardware GPS funcional</w:t>
            </w:r>
            <w:r w:rsidR="00EE05B4" w:rsidRPr="00EE05B4">
              <w:rPr>
                <w:color w:val="000000"/>
              </w:rPr>
              <w:t xml:space="preserve"> cuando se necesita</w:t>
            </w:r>
            <w:r w:rsidRPr="00AE38FE">
              <w:rPr>
                <w:color w:val="000000"/>
              </w:rPr>
              <w:t xml:space="preserve"> la </w:t>
            </w:r>
            <w:r w:rsidR="00EE05B4" w:rsidRPr="00EE05B4">
              <w:rPr>
                <w:color w:val="000000"/>
              </w:rPr>
              <w:t>ubicación en vivo</w:t>
            </w:r>
            <w:r w:rsidRPr="00AE38FE">
              <w:rPr>
                <w:color w:val="000000"/>
              </w:rPr>
              <w:t>.</w:t>
            </w:r>
          </w:p>
        </w:tc>
      </w:tr>
      <w:tr w:rsidR="00BE7252" w:rsidRPr="00686C0C" w14:paraId="2C06655D" w14:textId="77777777">
        <w:trPr>
          <w:trHeight w:val="404"/>
        </w:trPr>
        <w:tc>
          <w:tcPr>
            <w:tcW w:w="1980" w:type="dxa"/>
          </w:tcPr>
          <w:p w14:paraId="199C84FE" w14:textId="77777777" w:rsidR="00BE7252" w:rsidRPr="00686C0C" w:rsidRDefault="00BE7252">
            <w:pPr>
              <w:rPr>
                <w:rFonts w:cs="Times New Roman"/>
              </w:rPr>
            </w:pPr>
            <w:r w:rsidRPr="00686C0C">
              <w:rPr>
                <w:rFonts w:cs="Times New Roman"/>
              </w:rPr>
              <w:t>Notas y preguntas</w:t>
            </w:r>
          </w:p>
        </w:tc>
        <w:tc>
          <w:tcPr>
            <w:tcW w:w="6848" w:type="dxa"/>
          </w:tcPr>
          <w:p w14:paraId="24A6BF52" w14:textId="6DC280CB" w:rsidR="00BE7252" w:rsidRPr="00686C0C" w:rsidRDefault="00AE38FE">
            <w:pPr>
              <w:rPr>
                <w:rFonts w:cs="Times New Roman"/>
                <w:highlight w:val="yellow"/>
              </w:rPr>
            </w:pPr>
            <w:r>
              <w:rPr>
                <w:rFonts w:cs="Times New Roman"/>
              </w:rPr>
              <w:t>Ninguna</w:t>
            </w:r>
          </w:p>
        </w:tc>
      </w:tr>
    </w:tbl>
    <w:p w14:paraId="7808199D" w14:textId="77777777" w:rsidR="00BE7252" w:rsidRDefault="00BE7252" w:rsidP="00F25B64">
      <w:pPr>
        <w:jc w:val="left"/>
      </w:pPr>
    </w:p>
    <w:p w14:paraId="44B3F0A2" w14:textId="77777777" w:rsidR="00FE26BB" w:rsidRDefault="00FE26BB">
      <w:pPr>
        <w:spacing w:line="259" w:lineRule="auto"/>
        <w:jc w:val="left"/>
      </w:pPr>
      <w:r>
        <w:br w:type="page"/>
      </w:r>
    </w:p>
    <w:p w14:paraId="07F96209" w14:textId="3D68850D" w:rsidR="00F25B64" w:rsidRDefault="00F25B64" w:rsidP="00F25B64">
      <w:pPr>
        <w:jc w:val="left"/>
      </w:pPr>
      <w:r w:rsidRPr="00BE7252">
        <w:lastRenderedPageBreak/>
        <w:t xml:space="preserve">CU – </w:t>
      </w:r>
      <w:r w:rsidR="00306588">
        <w:t>0</w:t>
      </w:r>
      <w:r>
        <w:t>1</w:t>
      </w:r>
      <w:r w:rsidR="00585AE0">
        <w:t>8</w:t>
      </w:r>
      <w:r w:rsidRPr="00BE7252">
        <w:t xml:space="preserve">: </w:t>
      </w:r>
      <w:r w:rsidR="00585AE0" w:rsidRPr="00585AE0">
        <w:t>Registrar entrada de inventario a base</w:t>
      </w:r>
    </w:p>
    <w:tbl>
      <w:tblPr>
        <w:tblStyle w:val="Tablaconcuadrcula"/>
        <w:tblW w:w="0" w:type="auto"/>
        <w:tblLook w:val="04A0" w:firstRow="1" w:lastRow="0" w:firstColumn="1" w:lastColumn="0" w:noHBand="0" w:noVBand="1"/>
      </w:tblPr>
      <w:tblGrid>
        <w:gridCol w:w="1980"/>
        <w:gridCol w:w="6848"/>
      </w:tblGrid>
      <w:tr w:rsidR="00F25B64" w:rsidRPr="00686C0C" w14:paraId="38924789" w14:textId="77777777">
        <w:tc>
          <w:tcPr>
            <w:tcW w:w="1980" w:type="dxa"/>
          </w:tcPr>
          <w:p w14:paraId="05329524" w14:textId="77777777" w:rsidR="00F25B64" w:rsidRPr="00686C0C" w:rsidRDefault="00F25B64">
            <w:pPr>
              <w:rPr>
                <w:rFonts w:cs="Times New Roman"/>
                <w:b/>
                <w:bCs/>
              </w:rPr>
            </w:pPr>
            <w:r w:rsidRPr="00686C0C">
              <w:rPr>
                <w:rFonts w:cs="Times New Roman"/>
                <w:b/>
                <w:bCs/>
              </w:rPr>
              <w:t>Nombre</w:t>
            </w:r>
          </w:p>
        </w:tc>
        <w:tc>
          <w:tcPr>
            <w:tcW w:w="6848" w:type="dxa"/>
          </w:tcPr>
          <w:p w14:paraId="00903D74" w14:textId="735FDEC3" w:rsidR="00F25B64" w:rsidRPr="006A4AEE" w:rsidRDefault="0050443F">
            <w:pPr>
              <w:rPr>
                <w:rFonts w:cs="Times New Roman"/>
                <w:b/>
                <w:bCs/>
              </w:rPr>
            </w:pPr>
            <w:r w:rsidRPr="0050443F">
              <w:rPr>
                <w:rFonts w:cs="Times New Roman"/>
                <w:b/>
                <w:bCs/>
              </w:rPr>
              <w:t>Registrar entrada de inventario a base</w:t>
            </w:r>
          </w:p>
        </w:tc>
      </w:tr>
      <w:tr w:rsidR="00F25B64" w:rsidRPr="00686C0C" w14:paraId="405EF907" w14:textId="77777777">
        <w:tc>
          <w:tcPr>
            <w:tcW w:w="1980" w:type="dxa"/>
          </w:tcPr>
          <w:p w14:paraId="5ECF15AE" w14:textId="77777777" w:rsidR="00F25B64" w:rsidRPr="00686C0C" w:rsidRDefault="00F25B64">
            <w:pPr>
              <w:rPr>
                <w:rFonts w:cs="Times New Roman"/>
              </w:rPr>
            </w:pPr>
            <w:r w:rsidRPr="00686C0C">
              <w:rPr>
                <w:rFonts w:cs="Times New Roman"/>
              </w:rPr>
              <w:t>Actores</w:t>
            </w:r>
          </w:p>
        </w:tc>
        <w:tc>
          <w:tcPr>
            <w:tcW w:w="6848" w:type="dxa"/>
          </w:tcPr>
          <w:p w14:paraId="497FA162" w14:textId="013F5B89" w:rsidR="00F25B64" w:rsidRPr="00686C0C" w:rsidRDefault="001F7E83">
            <w:pPr>
              <w:rPr>
                <w:rFonts w:cs="Times New Roman"/>
              </w:rPr>
            </w:pPr>
            <w:r w:rsidRPr="001F7E83">
              <w:rPr>
                <w:rFonts w:cs="Times New Roman"/>
              </w:rPr>
              <w:t>Repartidor</w:t>
            </w:r>
          </w:p>
        </w:tc>
      </w:tr>
      <w:tr w:rsidR="00F25B64" w:rsidRPr="00686C0C" w14:paraId="21D78F84" w14:textId="77777777">
        <w:tc>
          <w:tcPr>
            <w:tcW w:w="1980" w:type="dxa"/>
          </w:tcPr>
          <w:p w14:paraId="168465E0" w14:textId="77777777" w:rsidR="00F25B64" w:rsidRPr="00686C0C" w:rsidRDefault="00F25B64">
            <w:pPr>
              <w:rPr>
                <w:rFonts w:cs="Times New Roman"/>
              </w:rPr>
            </w:pPr>
            <w:r w:rsidRPr="00686C0C">
              <w:rPr>
                <w:rFonts w:cs="Times New Roman"/>
              </w:rPr>
              <w:t>Descripción</w:t>
            </w:r>
          </w:p>
        </w:tc>
        <w:tc>
          <w:tcPr>
            <w:tcW w:w="6848" w:type="dxa"/>
          </w:tcPr>
          <w:p w14:paraId="7044FE2A" w14:textId="464135A2" w:rsidR="00F25B64" w:rsidRPr="00686C0C" w:rsidRDefault="00C55E16">
            <w:pPr>
              <w:spacing w:line="240" w:lineRule="auto"/>
              <w:rPr>
                <w:rFonts w:cs="Times New Roman"/>
              </w:rPr>
            </w:pPr>
            <w:r w:rsidRPr="00C55E16">
              <w:rPr>
                <w:rFonts w:cs="Times New Roman"/>
              </w:rPr>
              <w:t>El dueño de la purificadora registra los garrafones que llegan del proveedor a la base del negocio como un lote nuevo, incluyendo su fecha de caducidad. El sistema valida la fecha de caducidad contra la regla de los 7 días, crea el lote, asocia el inventario base al lote y genera un movimiento de tipo "</w:t>
            </w:r>
            <w:proofErr w:type="spellStart"/>
            <w:r w:rsidRPr="00C55E16">
              <w:rPr>
                <w:rFonts w:cs="Times New Roman"/>
              </w:rPr>
              <w:t>entrada_proveedor</w:t>
            </w:r>
            <w:proofErr w:type="spellEnd"/>
            <w:r w:rsidRPr="00C55E16">
              <w:rPr>
                <w:rFonts w:cs="Times New Roman"/>
              </w:rPr>
              <w:t>". Esto incrementa el stock disponible para que los repartidores del negocio puedan cargar sus vehículos posteriormente.</w:t>
            </w:r>
          </w:p>
        </w:tc>
      </w:tr>
      <w:tr w:rsidR="00F25B64" w:rsidRPr="00686C0C" w14:paraId="6DCF8785" w14:textId="77777777">
        <w:tc>
          <w:tcPr>
            <w:tcW w:w="1980" w:type="dxa"/>
          </w:tcPr>
          <w:p w14:paraId="65A970F9" w14:textId="77777777" w:rsidR="00F25B64" w:rsidRPr="00686C0C" w:rsidRDefault="00F25B64">
            <w:pPr>
              <w:rPr>
                <w:rFonts w:cs="Times New Roman"/>
              </w:rPr>
            </w:pPr>
            <w:r w:rsidRPr="00686C0C">
              <w:rPr>
                <w:rFonts w:cs="Times New Roman"/>
              </w:rPr>
              <w:t>Requerimiento funcional</w:t>
            </w:r>
          </w:p>
        </w:tc>
        <w:tc>
          <w:tcPr>
            <w:tcW w:w="6848" w:type="dxa"/>
          </w:tcPr>
          <w:p w14:paraId="305FFF3D" w14:textId="7FE4C1AE" w:rsidR="00F25B64" w:rsidRPr="00686C0C" w:rsidRDefault="00F25B64">
            <w:pPr>
              <w:jc w:val="left"/>
              <w:rPr>
                <w:rFonts w:cs="Times New Roman"/>
              </w:rPr>
            </w:pPr>
            <w:r w:rsidRPr="00C55B86">
              <w:rPr>
                <w:rFonts w:cs="Times New Roman"/>
              </w:rPr>
              <w:t>RF</w:t>
            </w:r>
            <w:r>
              <w:rPr>
                <w:rFonts w:cs="Times New Roman"/>
              </w:rPr>
              <w:t>-</w:t>
            </w:r>
            <w:r w:rsidRPr="00C55B86">
              <w:rPr>
                <w:rFonts w:cs="Times New Roman"/>
              </w:rPr>
              <w:t>0</w:t>
            </w:r>
            <w:r>
              <w:rPr>
                <w:rFonts w:cs="Times New Roman"/>
              </w:rPr>
              <w:t>1</w:t>
            </w:r>
            <w:r w:rsidR="00C55E16">
              <w:rPr>
                <w:rFonts w:cs="Times New Roman"/>
              </w:rPr>
              <w:t>7</w:t>
            </w:r>
          </w:p>
        </w:tc>
      </w:tr>
      <w:tr w:rsidR="00F25B64" w:rsidRPr="00686C0C" w14:paraId="02AE9B68" w14:textId="77777777">
        <w:tc>
          <w:tcPr>
            <w:tcW w:w="1980" w:type="dxa"/>
          </w:tcPr>
          <w:p w14:paraId="4D8EFAA4" w14:textId="77777777" w:rsidR="00F25B64" w:rsidRPr="00686C0C" w:rsidRDefault="00F25B64">
            <w:pPr>
              <w:rPr>
                <w:rFonts w:cs="Times New Roman"/>
              </w:rPr>
            </w:pPr>
            <w:r>
              <w:rPr>
                <w:rFonts w:cs="Times New Roman"/>
              </w:rPr>
              <w:t>Reglas de negocio</w:t>
            </w:r>
          </w:p>
        </w:tc>
        <w:tc>
          <w:tcPr>
            <w:tcW w:w="6848" w:type="dxa"/>
          </w:tcPr>
          <w:p w14:paraId="57180B24" w14:textId="77777777" w:rsidR="00D76394" w:rsidRPr="00D76394" w:rsidRDefault="00D76394" w:rsidP="00D76394">
            <w:pPr>
              <w:spacing w:line="240" w:lineRule="auto"/>
              <w:jc w:val="left"/>
              <w:rPr>
                <w:rFonts w:cs="Times New Roman"/>
              </w:rPr>
            </w:pPr>
            <w:r w:rsidRPr="00D76394">
              <w:rPr>
                <w:rFonts w:cs="Times New Roman"/>
              </w:rPr>
              <w:t xml:space="preserve">RN-013: El movimiento de inventario genera un registro histórico con </w:t>
            </w:r>
            <w:proofErr w:type="spellStart"/>
            <w:r w:rsidRPr="00D76394">
              <w:rPr>
                <w:rFonts w:cs="Times New Roman"/>
              </w:rPr>
              <w:t>timestamp</w:t>
            </w:r>
            <w:proofErr w:type="spellEnd"/>
            <w:r w:rsidRPr="00D76394">
              <w:rPr>
                <w:rFonts w:cs="Times New Roman"/>
              </w:rPr>
              <w:t>.</w:t>
            </w:r>
          </w:p>
          <w:p w14:paraId="50704D47" w14:textId="77777777" w:rsidR="00D76394" w:rsidRPr="00D76394" w:rsidRDefault="00D76394" w:rsidP="00D76394">
            <w:pPr>
              <w:spacing w:line="240" w:lineRule="auto"/>
              <w:jc w:val="left"/>
              <w:rPr>
                <w:rFonts w:cs="Times New Roman"/>
              </w:rPr>
            </w:pPr>
            <w:r w:rsidRPr="00D76394">
              <w:rPr>
                <w:rFonts w:cs="Times New Roman"/>
              </w:rPr>
              <w:t>RN-021: Solo el dueño del negocio puede registrar entradas de inventario.</w:t>
            </w:r>
          </w:p>
          <w:p w14:paraId="01325334" w14:textId="7F517787" w:rsidR="00F25B64" w:rsidRPr="00C55B86" w:rsidRDefault="00D76394" w:rsidP="00D76394">
            <w:pPr>
              <w:spacing w:line="240" w:lineRule="auto"/>
              <w:jc w:val="left"/>
              <w:rPr>
                <w:rFonts w:cs="Times New Roman"/>
              </w:rPr>
            </w:pPr>
            <w:r w:rsidRPr="00D76394">
              <w:rPr>
                <w:rFonts w:cs="Times New Roman"/>
              </w:rPr>
              <w:t>RN-030: La fecha de caducidad del lote no puede estar vencida ni a menos de 7 días de vencer.</w:t>
            </w:r>
          </w:p>
        </w:tc>
      </w:tr>
      <w:tr w:rsidR="00F25B64" w:rsidRPr="00686C0C" w14:paraId="545560BA" w14:textId="77777777">
        <w:trPr>
          <w:trHeight w:val="519"/>
        </w:trPr>
        <w:tc>
          <w:tcPr>
            <w:tcW w:w="1980" w:type="dxa"/>
          </w:tcPr>
          <w:p w14:paraId="7F8C8A05" w14:textId="77777777" w:rsidR="00F25B64" w:rsidRPr="00686C0C" w:rsidRDefault="00F25B64">
            <w:pPr>
              <w:rPr>
                <w:rFonts w:cs="Times New Roman"/>
              </w:rPr>
            </w:pPr>
            <w:r w:rsidRPr="00686C0C">
              <w:rPr>
                <w:rFonts w:cs="Times New Roman"/>
              </w:rPr>
              <w:t>Disparador</w:t>
            </w:r>
          </w:p>
        </w:tc>
        <w:tc>
          <w:tcPr>
            <w:tcW w:w="6848" w:type="dxa"/>
          </w:tcPr>
          <w:p w14:paraId="4D97D1B8" w14:textId="3BCC7E06" w:rsidR="00F25B64" w:rsidRPr="00686C0C" w:rsidRDefault="00721F5E">
            <w:pPr>
              <w:spacing w:line="240" w:lineRule="auto"/>
              <w:rPr>
                <w:rFonts w:cs="Times New Roman"/>
              </w:rPr>
            </w:pPr>
            <w:r w:rsidRPr="00721F5E">
              <w:rPr>
                <w:rFonts w:cs="Times New Roman"/>
              </w:rPr>
              <w:t>El dueño accede a la sección "Inventario" de su negocio y selecciona "Registrar entrada".</w:t>
            </w:r>
          </w:p>
        </w:tc>
      </w:tr>
      <w:tr w:rsidR="00F25B64" w:rsidRPr="00686C0C" w14:paraId="17BB114D" w14:textId="77777777">
        <w:tc>
          <w:tcPr>
            <w:tcW w:w="1980" w:type="dxa"/>
          </w:tcPr>
          <w:p w14:paraId="6A6C9416" w14:textId="77777777" w:rsidR="00F25B64" w:rsidRPr="00686C0C" w:rsidRDefault="00F25B64">
            <w:pPr>
              <w:rPr>
                <w:rFonts w:cs="Times New Roman"/>
              </w:rPr>
            </w:pPr>
            <w:r w:rsidRPr="00686C0C">
              <w:rPr>
                <w:rFonts w:cs="Times New Roman"/>
              </w:rPr>
              <w:t>Precondiciones</w:t>
            </w:r>
          </w:p>
        </w:tc>
        <w:tc>
          <w:tcPr>
            <w:tcW w:w="6848" w:type="dxa"/>
          </w:tcPr>
          <w:p w14:paraId="2D1E4730" w14:textId="0712473D" w:rsidR="00B92034" w:rsidRPr="00B92034" w:rsidRDefault="00B92034" w:rsidP="005D18BC">
            <w:pPr>
              <w:pStyle w:val="Prrafodelista"/>
              <w:numPr>
                <w:ilvl w:val="0"/>
                <w:numId w:val="93"/>
              </w:numPr>
              <w:spacing w:line="240" w:lineRule="auto"/>
              <w:rPr>
                <w:rFonts w:cs="Times New Roman"/>
              </w:rPr>
            </w:pPr>
            <w:r w:rsidRPr="00B92034">
              <w:rPr>
                <w:rFonts w:cs="Times New Roman"/>
              </w:rPr>
              <w:t>El dueño tiene sesión activa. (RN-021)</w:t>
            </w:r>
          </w:p>
          <w:p w14:paraId="7D9DD3E0" w14:textId="4F00D5D0" w:rsidR="00B92034" w:rsidRPr="00B92034" w:rsidRDefault="00B92034" w:rsidP="005D18BC">
            <w:pPr>
              <w:pStyle w:val="Prrafodelista"/>
              <w:numPr>
                <w:ilvl w:val="0"/>
                <w:numId w:val="93"/>
              </w:numPr>
              <w:spacing w:line="240" w:lineRule="auto"/>
              <w:rPr>
                <w:rFonts w:cs="Times New Roman"/>
              </w:rPr>
            </w:pPr>
            <w:r w:rsidRPr="00B92034">
              <w:rPr>
                <w:rFonts w:cs="Times New Roman"/>
              </w:rPr>
              <w:t>El negocio tiene productos configurados en su catálogo.</w:t>
            </w:r>
          </w:p>
          <w:p w14:paraId="35870441" w14:textId="061C5979" w:rsidR="00F25B64" w:rsidRPr="00686C0C" w:rsidRDefault="00B92034" w:rsidP="005D18BC">
            <w:pPr>
              <w:pStyle w:val="Prrafodelista"/>
              <w:numPr>
                <w:ilvl w:val="0"/>
                <w:numId w:val="93"/>
              </w:numPr>
              <w:spacing w:line="240" w:lineRule="auto"/>
              <w:rPr>
                <w:rFonts w:cs="Times New Roman"/>
              </w:rPr>
            </w:pPr>
            <w:r w:rsidRPr="00B92034">
              <w:rPr>
                <w:rFonts w:cs="Times New Roman"/>
              </w:rPr>
              <w:t>El stock entrante no excede la capacidad máxima registrada para la base.</w:t>
            </w:r>
          </w:p>
        </w:tc>
      </w:tr>
      <w:tr w:rsidR="00F25B64" w:rsidRPr="00686C0C" w14:paraId="6C386BDB" w14:textId="77777777">
        <w:tc>
          <w:tcPr>
            <w:tcW w:w="1980" w:type="dxa"/>
          </w:tcPr>
          <w:p w14:paraId="7E9368B9" w14:textId="77777777" w:rsidR="00F25B64" w:rsidRPr="00686C0C" w:rsidRDefault="00F25B64">
            <w:pPr>
              <w:rPr>
                <w:rFonts w:cs="Times New Roman"/>
              </w:rPr>
            </w:pPr>
            <w:r w:rsidRPr="00686C0C">
              <w:rPr>
                <w:rFonts w:cs="Times New Roman"/>
              </w:rPr>
              <w:t>Postcondiciones</w:t>
            </w:r>
          </w:p>
        </w:tc>
        <w:tc>
          <w:tcPr>
            <w:tcW w:w="6848" w:type="dxa"/>
          </w:tcPr>
          <w:p w14:paraId="4A458180" w14:textId="3D35DD67" w:rsidR="00DE6E2E" w:rsidRPr="00DE6E2E" w:rsidRDefault="00DE6E2E" w:rsidP="005D18BC">
            <w:pPr>
              <w:pStyle w:val="Prrafodelista"/>
              <w:numPr>
                <w:ilvl w:val="0"/>
                <w:numId w:val="94"/>
              </w:numPr>
              <w:spacing w:line="240" w:lineRule="auto"/>
              <w:rPr>
                <w:rFonts w:cs="Times New Roman"/>
              </w:rPr>
            </w:pPr>
            <w:r w:rsidRPr="00DE6E2E">
              <w:rPr>
                <w:rFonts w:cs="Times New Roman"/>
              </w:rPr>
              <w:t>Se crea un nuevo registro en lotes</w:t>
            </w:r>
            <w:r w:rsidR="006C27E7">
              <w:rPr>
                <w:rFonts w:cs="Times New Roman"/>
              </w:rPr>
              <w:t xml:space="preserve"> </w:t>
            </w:r>
            <w:r w:rsidRPr="00DE6E2E">
              <w:rPr>
                <w:rFonts w:cs="Times New Roman"/>
              </w:rPr>
              <w:t>inventario con la fecha de caducidad y el costo por unidad.</w:t>
            </w:r>
          </w:p>
          <w:p w14:paraId="6785F3C3" w14:textId="1F276152" w:rsidR="00DE6E2E" w:rsidRPr="00DE6E2E" w:rsidRDefault="00DE6E2E" w:rsidP="005D18BC">
            <w:pPr>
              <w:pStyle w:val="Prrafodelista"/>
              <w:numPr>
                <w:ilvl w:val="0"/>
                <w:numId w:val="94"/>
              </w:numPr>
              <w:spacing w:line="240" w:lineRule="auto"/>
              <w:rPr>
                <w:rFonts w:cs="Times New Roman"/>
              </w:rPr>
            </w:pPr>
            <w:r w:rsidRPr="00DE6E2E">
              <w:rPr>
                <w:rFonts w:cs="Times New Roman"/>
              </w:rPr>
              <w:t>El inventario base se incrementa creando o actualizando un registro asociado al lote nuevo.</w:t>
            </w:r>
          </w:p>
          <w:p w14:paraId="18E56359" w14:textId="272F097F" w:rsidR="00DE6E2E" w:rsidRPr="00DE6E2E" w:rsidRDefault="00DE6E2E" w:rsidP="005D18BC">
            <w:pPr>
              <w:pStyle w:val="Prrafodelista"/>
              <w:numPr>
                <w:ilvl w:val="0"/>
                <w:numId w:val="94"/>
              </w:numPr>
              <w:spacing w:line="240" w:lineRule="auto"/>
              <w:rPr>
                <w:rFonts w:cs="Times New Roman"/>
              </w:rPr>
            </w:pPr>
            <w:r w:rsidRPr="00DE6E2E">
              <w:rPr>
                <w:rFonts w:cs="Times New Roman"/>
              </w:rPr>
              <w:t>Se genera un movimiento de inventario de tipo "</w:t>
            </w:r>
            <w:proofErr w:type="spellStart"/>
            <w:r w:rsidRPr="00DE6E2E">
              <w:rPr>
                <w:rFonts w:cs="Times New Roman"/>
              </w:rPr>
              <w:t>entrada_proveedor</w:t>
            </w:r>
            <w:proofErr w:type="spellEnd"/>
            <w:r w:rsidRPr="00DE6E2E">
              <w:rPr>
                <w:rFonts w:cs="Times New Roman"/>
              </w:rPr>
              <w:t>" referenciando el lote. (RN-013)</w:t>
            </w:r>
          </w:p>
          <w:p w14:paraId="4F28D321" w14:textId="1363F235" w:rsidR="00F25B64" w:rsidRPr="00686C0C" w:rsidRDefault="00DE6E2E" w:rsidP="005D18BC">
            <w:pPr>
              <w:pStyle w:val="Prrafodelista"/>
              <w:numPr>
                <w:ilvl w:val="0"/>
                <w:numId w:val="94"/>
              </w:numPr>
              <w:spacing w:line="240" w:lineRule="auto"/>
              <w:rPr>
                <w:rFonts w:cs="Times New Roman"/>
              </w:rPr>
            </w:pPr>
            <w:r w:rsidRPr="00DE6E2E">
              <w:rPr>
                <w:rFonts w:cs="Times New Roman"/>
              </w:rPr>
              <w:t>Los repartidores del negocio ven actualizado el stock disponible.</w:t>
            </w:r>
          </w:p>
        </w:tc>
      </w:tr>
      <w:tr w:rsidR="00F25B64" w:rsidRPr="00686C0C" w14:paraId="2B8E1071" w14:textId="77777777">
        <w:tc>
          <w:tcPr>
            <w:tcW w:w="1980" w:type="dxa"/>
          </w:tcPr>
          <w:p w14:paraId="4B8EACB7" w14:textId="77777777" w:rsidR="00F25B64" w:rsidRPr="00686C0C" w:rsidRDefault="00F25B64">
            <w:pPr>
              <w:rPr>
                <w:rFonts w:cs="Times New Roman"/>
              </w:rPr>
            </w:pPr>
            <w:r w:rsidRPr="00686C0C">
              <w:rPr>
                <w:rFonts w:cs="Times New Roman"/>
              </w:rPr>
              <w:t>Flujo Normal</w:t>
            </w:r>
          </w:p>
        </w:tc>
        <w:tc>
          <w:tcPr>
            <w:tcW w:w="6848" w:type="dxa"/>
          </w:tcPr>
          <w:p w14:paraId="5C344B6D" w14:textId="77777777" w:rsidR="00C069DB" w:rsidRPr="00C069DB" w:rsidRDefault="00C069DB" w:rsidP="005D18BC">
            <w:pPr>
              <w:pStyle w:val="Prrafodelista"/>
              <w:numPr>
                <w:ilvl w:val="0"/>
                <w:numId w:val="95"/>
              </w:numPr>
              <w:spacing w:line="240" w:lineRule="auto"/>
              <w:rPr>
                <w:rFonts w:cs="Times New Roman"/>
              </w:rPr>
            </w:pPr>
            <w:r w:rsidRPr="00C069DB">
              <w:rPr>
                <w:rFonts w:cs="Times New Roman"/>
              </w:rPr>
              <w:t>El dueño accede a la sección "Inventario" del negocio.</w:t>
            </w:r>
          </w:p>
          <w:p w14:paraId="5D3E76FA" w14:textId="787ABD86" w:rsidR="00C069DB" w:rsidRPr="00C069DB" w:rsidRDefault="00C069DB" w:rsidP="005D18BC">
            <w:pPr>
              <w:pStyle w:val="Prrafodelista"/>
              <w:numPr>
                <w:ilvl w:val="0"/>
                <w:numId w:val="95"/>
              </w:numPr>
              <w:spacing w:line="240" w:lineRule="auto"/>
              <w:rPr>
                <w:rFonts w:cs="Times New Roman"/>
              </w:rPr>
            </w:pPr>
            <w:r w:rsidRPr="00C069DB">
              <w:rPr>
                <w:rFonts w:cs="Times New Roman"/>
              </w:rPr>
              <w:t>Selecciona "Registrar entrada de proveedor".</w:t>
            </w:r>
          </w:p>
          <w:p w14:paraId="40675001" w14:textId="272368E6" w:rsidR="00C069DB" w:rsidRPr="00C069DB" w:rsidRDefault="00C069DB" w:rsidP="005D18BC">
            <w:pPr>
              <w:pStyle w:val="Prrafodelista"/>
              <w:numPr>
                <w:ilvl w:val="0"/>
                <w:numId w:val="95"/>
              </w:numPr>
              <w:spacing w:line="240" w:lineRule="auto"/>
              <w:rPr>
                <w:rFonts w:cs="Times New Roman"/>
              </w:rPr>
            </w:pPr>
            <w:r w:rsidRPr="00C069DB">
              <w:rPr>
                <w:rFonts w:cs="Times New Roman"/>
              </w:rPr>
              <w:t>El sistema muestra el formulario con: producto/marca, cantidad, fecha de caducidad del lote, costo unitario, nombre del proveedor y notas opcionales.</w:t>
            </w:r>
          </w:p>
          <w:p w14:paraId="56750184" w14:textId="3EC0D3E6" w:rsidR="00C069DB" w:rsidRPr="00C069DB" w:rsidRDefault="00C069DB" w:rsidP="005D18BC">
            <w:pPr>
              <w:pStyle w:val="Prrafodelista"/>
              <w:numPr>
                <w:ilvl w:val="0"/>
                <w:numId w:val="95"/>
              </w:numPr>
              <w:spacing w:line="240" w:lineRule="auto"/>
              <w:rPr>
                <w:rFonts w:cs="Times New Roman"/>
              </w:rPr>
            </w:pPr>
            <w:r w:rsidRPr="00C069DB">
              <w:rPr>
                <w:rFonts w:cs="Times New Roman"/>
              </w:rPr>
              <w:t>El dueño completa los datos.</w:t>
            </w:r>
          </w:p>
          <w:p w14:paraId="61C805E9" w14:textId="5EF07D9C" w:rsidR="00C069DB" w:rsidRPr="00C069DB" w:rsidRDefault="00C069DB" w:rsidP="005D18BC">
            <w:pPr>
              <w:pStyle w:val="Prrafodelista"/>
              <w:numPr>
                <w:ilvl w:val="0"/>
                <w:numId w:val="95"/>
              </w:numPr>
              <w:spacing w:line="240" w:lineRule="auto"/>
              <w:rPr>
                <w:rFonts w:cs="Times New Roman"/>
              </w:rPr>
            </w:pPr>
            <w:r w:rsidRPr="00C069DB">
              <w:rPr>
                <w:rFonts w:cs="Times New Roman"/>
              </w:rPr>
              <w:t>El sistema valida que la fecha de caducidad sea posterior a hoy + 7 días. (RN-030)</w:t>
            </w:r>
          </w:p>
          <w:p w14:paraId="51979722" w14:textId="09420AE3" w:rsidR="00C069DB" w:rsidRPr="00C069DB" w:rsidRDefault="00C069DB" w:rsidP="005D18BC">
            <w:pPr>
              <w:pStyle w:val="Prrafodelista"/>
              <w:numPr>
                <w:ilvl w:val="0"/>
                <w:numId w:val="95"/>
              </w:numPr>
              <w:spacing w:line="240" w:lineRule="auto"/>
              <w:rPr>
                <w:rFonts w:cs="Times New Roman"/>
              </w:rPr>
            </w:pPr>
            <w:r w:rsidRPr="00C069DB">
              <w:rPr>
                <w:rFonts w:cs="Times New Roman"/>
              </w:rPr>
              <w:t>El sistema valida que la cantidad ingresada no exceda la capacidad máxima de la base para ese producto.</w:t>
            </w:r>
          </w:p>
          <w:p w14:paraId="3F8DC4E0" w14:textId="5B0BDDA7" w:rsidR="00C069DB" w:rsidRPr="00C069DB" w:rsidRDefault="00C069DB" w:rsidP="005D18BC">
            <w:pPr>
              <w:pStyle w:val="Prrafodelista"/>
              <w:numPr>
                <w:ilvl w:val="0"/>
                <w:numId w:val="95"/>
              </w:numPr>
              <w:spacing w:line="240" w:lineRule="auto"/>
              <w:rPr>
                <w:rFonts w:cs="Times New Roman"/>
              </w:rPr>
            </w:pPr>
            <w:r w:rsidRPr="00C069DB">
              <w:rPr>
                <w:rFonts w:cs="Times New Roman"/>
              </w:rPr>
              <w:t>El sistema crea el lote en lotes</w:t>
            </w:r>
            <w:r w:rsidR="006C27E7" w:rsidRPr="00C069DB">
              <w:rPr>
                <w:rFonts w:cs="Times New Roman"/>
              </w:rPr>
              <w:t xml:space="preserve"> </w:t>
            </w:r>
            <w:r w:rsidRPr="00C069DB">
              <w:rPr>
                <w:rFonts w:cs="Times New Roman"/>
              </w:rPr>
              <w:t>inventario.</w:t>
            </w:r>
          </w:p>
          <w:p w14:paraId="3CC690D4" w14:textId="1CACA3AF" w:rsidR="00C069DB" w:rsidRPr="00C069DB" w:rsidRDefault="00C069DB" w:rsidP="005D18BC">
            <w:pPr>
              <w:pStyle w:val="Prrafodelista"/>
              <w:numPr>
                <w:ilvl w:val="0"/>
                <w:numId w:val="95"/>
              </w:numPr>
              <w:spacing w:line="240" w:lineRule="auto"/>
              <w:rPr>
                <w:rFonts w:cs="Times New Roman"/>
              </w:rPr>
            </w:pPr>
            <w:r w:rsidRPr="00C069DB">
              <w:rPr>
                <w:rFonts w:cs="Times New Roman"/>
              </w:rPr>
              <w:t>El sistema crea o actualiza el registro de inventario base asociado al nuevo lote.</w:t>
            </w:r>
          </w:p>
          <w:p w14:paraId="28AEEB7C" w14:textId="2A6A4A35" w:rsidR="00C069DB" w:rsidRPr="00C069DB" w:rsidRDefault="00C069DB" w:rsidP="005D18BC">
            <w:pPr>
              <w:pStyle w:val="Prrafodelista"/>
              <w:numPr>
                <w:ilvl w:val="0"/>
                <w:numId w:val="95"/>
              </w:numPr>
              <w:spacing w:line="240" w:lineRule="auto"/>
              <w:rPr>
                <w:rFonts w:cs="Times New Roman"/>
              </w:rPr>
            </w:pPr>
            <w:r w:rsidRPr="00C069DB">
              <w:rPr>
                <w:rFonts w:cs="Times New Roman"/>
              </w:rPr>
              <w:t>El sistema crea el movimiento de inventario de tipo "</w:t>
            </w:r>
            <w:proofErr w:type="spellStart"/>
            <w:r w:rsidRPr="00C069DB">
              <w:rPr>
                <w:rFonts w:cs="Times New Roman"/>
              </w:rPr>
              <w:t>entrada_proveedor</w:t>
            </w:r>
            <w:proofErr w:type="spellEnd"/>
            <w:r w:rsidRPr="00C069DB">
              <w:rPr>
                <w:rFonts w:cs="Times New Roman"/>
              </w:rPr>
              <w:t xml:space="preserve">" con </w:t>
            </w:r>
            <w:proofErr w:type="spellStart"/>
            <w:r w:rsidRPr="00C069DB">
              <w:rPr>
                <w:rFonts w:cs="Times New Roman"/>
              </w:rPr>
              <w:t>timestamp</w:t>
            </w:r>
            <w:proofErr w:type="spellEnd"/>
            <w:r w:rsidRPr="00C069DB">
              <w:rPr>
                <w:rFonts w:cs="Times New Roman"/>
              </w:rPr>
              <w:t xml:space="preserve"> y referencia al lote. (RN-013)</w:t>
            </w:r>
          </w:p>
          <w:p w14:paraId="598CBF0D" w14:textId="6AE8CC9C" w:rsidR="00C069DB" w:rsidRPr="00C069DB" w:rsidRDefault="00C069DB" w:rsidP="005D18BC">
            <w:pPr>
              <w:pStyle w:val="Prrafodelista"/>
              <w:numPr>
                <w:ilvl w:val="0"/>
                <w:numId w:val="95"/>
              </w:numPr>
              <w:spacing w:line="240" w:lineRule="auto"/>
              <w:rPr>
                <w:rFonts w:cs="Times New Roman"/>
              </w:rPr>
            </w:pPr>
            <w:r w:rsidRPr="00C069DB">
              <w:rPr>
                <w:rFonts w:cs="Times New Roman"/>
              </w:rPr>
              <w:t>El sistema muestra confirmación con el lote registrado y el saldo actualizado.</w:t>
            </w:r>
          </w:p>
          <w:p w14:paraId="353ACB17" w14:textId="127B4ED8" w:rsidR="00F25B64" w:rsidRPr="00B97D66" w:rsidRDefault="00C069DB" w:rsidP="005D18BC">
            <w:pPr>
              <w:pStyle w:val="Prrafodelista"/>
              <w:numPr>
                <w:ilvl w:val="0"/>
                <w:numId w:val="95"/>
              </w:numPr>
              <w:spacing w:line="240" w:lineRule="auto"/>
              <w:rPr>
                <w:rFonts w:cs="Times New Roman"/>
              </w:rPr>
            </w:pPr>
            <w:r w:rsidRPr="00C069DB">
              <w:rPr>
                <w:rFonts w:cs="Times New Roman"/>
              </w:rPr>
              <w:t>Finaliza el caso de uso.</w:t>
            </w:r>
          </w:p>
        </w:tc>
      </w:tr>
      <w:tr w:rsidR="00F25B64" w:rsidRPr="00686C0C" w14:paraId="6354CF1F" w14:textId="77777777">
        <w:tc>
          <w:tcPr>
            <w:tcW w:w="1980" w:type="dxa"/>
          </w:tcPr>
          <w:p w14:paraId="041985C9" w14:textId="77777777" w:rsidR="00F25B64" w:rsidRPr="00686C0C" w:rsidRDefault="00F25B64">
            <w:pPr>
              <w:rPr>
                <w:rFonts w:cs="Times New Roman"/>
              </w:rPr>
            </w:pPr>
            <w:r w:rsidRPr="00686C0C">
              <w:rPr>
                <w:rFonts w:cs="Times New Roman"/>
              </w:rPr>
              <w:t>Flujos Alternativos</w:t>
            </w:r>
          </w:p>
        </w:tc>
        <w:tc>
          <w:tcPr>
            <w:tcW w:w="6848" w:type="dxa"/>
          </w:tcPr>
          <w:p w14:paraId="622E357A" w14:textId="7B940744" w:rsidR="00F25B64" w:rsidRPr="00686C0C" w:rsidRDefault="00F25B64">
            <w:pPr>
              <w:rPr>
                <w:rFonts w:cs="Times New Roman"/>
              </w:rPr>
            </w:pPr>
            <w:r w:rsidRPr="00686C0C">
              <w:rPr>
                <w:rFonts w:cs="Times New Roman"/>
              </w:rPr>
              <w:t>S1:</w:t>
            </w:r>
            <w:r w:rsidR="0091210E" w:rsidRPr="0091210E">
              <w:rPr>
                <w:rFonts w:cs="Times New Roman"/>
              </w:rPr>
              <w:t xml:space="preserve"> La fecha de caducidad está vencida o a menos de 7 días.</w:t>
            </w:r>
          </w:p>
          <w:p w14:paraId="32BB2330" w14:textId="77777777" w:rsidR="00C76934" w:rsidRPr="00C76934" w:rsidRDefault="00C76934" w:rsidP="005D18BC">
            <w:pPr>
              <w:pStyle w:val="Prrafodelista"/>
              <w:numPr>
                <w:ilvl w:val="0"/>
                <w:numId w:val="9"/>
              </w:numPr>
              <w:spacing w:line="240" w:lineRule="auto"/>
              <w:rPr>
                <w:rFonts w:cs="Times New Roman"/>
              </w:rPr>
            </w:pPr>
            <w:r w:rsidRPr="00C76934">
              <w:rPr>
                <w:rFonts w:cs="Times New Roman"/>
              </w:rPr>
              <w:lastRenderedPageBreak/>
              <w:t>S1.1 El sistema rechaza el registro y muestra el mensaje "Garrafón caducado o próximo a caducar". (RN-030)</w:t>
            </w:r>
          </w:p>
          <w:p w14:paraId="26714AF1" w14:textId="5041B217" w:rsidR="00F25B64" w:rsidRPr="001F0BDC" w:rsidRDefault="00C76934" w:rsidP="005D18BC">
            <w:pPr>
              <w:pStyle w:val="Prrafodelista"/>
              <w:numPr>
                <w:ilvl w:val="0"/>
                <w:numId w:val="9"/>
              </w:numPr>
              <w:spacing w:line="240" w:lineRule="auto"/>
              <w:rPr>
                <w:rFonts w:cs="Times New Roman"/>
              </w:rPr>
            </w:pPr>
            <w:r w:rsidRPr="00C76934">
              <w:rPr>
                <w:rFonts w:cs="Times New Roman"/>
              </w:rPr>
              <w:t>S1.2 El dueño debe ajustar la fecha o cancelar la entrada. Regresa al paso 4.</w:t>
            </w:r>
          </w:p>
        </w:tc>
      </w:tr>
      <w:tr w:rsidR="00F25B64" w:rsidRPr="00686C0C" w14:paraId="39985425" w14:textId="77777777">
        <w:tc>
          <w:tcPr>
            <w:tcW w:w="1980" w:type="dxa"/>
          </w:tcPr>
          <w:p w14:paraId="479AD4B8" w14:textId="77777777" w:rsidR="00F25B64" w:rsidRPr="00686C0C" w:rsidRDefault="00F25B64">
            <w:pPr>
              <w:rPr>
                <w:rFonts w:cs="Times New Roman"/>
              </w:rPr>
            </w:pPr>
            <w:r w:rsidRPr="00686C0C">
              <w:rPr>
                <w:rFonts w:cs="Times New Roman"/>
              </w:rPr>
              <w:lastRenderedPageBreak/>
              <w:t>Excepciones</w:t>
            </w:r>
          </w:p>
        </w:tc>
        <w:tc>
          <w:tcPr>
            <w:tcW w:w="6848" w:type="dxa"/>
          </w:tcPr>
          <w:p w14:paraId="19DF655F" w14:textId="77777777" w:rsidR="00F25B64" w:rsidRPr="00672BE8" w:rsidRDefault="00F25B64">
            <w:pPr>
              <w:rPr>
                <w:rFonts w:cs="Times New Roman"/>
              </w:rPr>
            </w:pPr>
            <w:r w:rsidRPr="00672BE8">
              <w:rPr>
                <w:rFonts w:cs="Times New Roman"/>
              </w:rPr>
              <w:t xml:space="preserve">E1: </w:t>
            </w:r>
            <w:r w:rsidRPr="009F013E">
              <w:rPr>
                <w:rFonts w:cs="Times New Roman"/>
              </w:rPr>
              <w:t>Sin conexión a internet</w:t>
            </w:r>
            <w:r w:rsidRPr="00846FC2">
              <w:rPr>
                <w:rFonts w:cs="Times New Roman"/>
              </w:rPr>
              <w:t>.</w:t>
            </w:r>
          </w:p>
          <w:p w14:paraId="53FD7342" w14:textId="77777777" w:rsidR="005D4EA2" w:rsidRPr="005D4EA2" w:rsidRDefault="005D4EA2" w:rsidP="00D506E3">
            <w:pPr>
              <w:pStyle w:val="Prrafodelista"/>
              <w:numPr>
                <w:ilvl w:val="0"/>
                <w:numId w:val="123"/>
              </w:numPr>
              <w:rPr>
                <w:rFonts w:cs="Times New Roman"/>
              </w:rPr>
            </w:pPr>
            <w:r w:rsidRPr="005D4EA2">
              <w:rPr>
                <w:rFonts w:cs="Times New Roman"/>
              </w:rPr>
              <w:t>E1.1 El sistema no puede comunicarse con el servidor.</w:t>
            </w:r>
          </w:p>
          <w:p w14:paraId="02792655" w14:textId="77777777" w:rsidR="005D4EA2" w:rsidRPr="005D4EA2" w:rsidRDefault="005D4EA2" w:rsidP="00D506E3">
            <w:pPr>
              <w:pStyle w:val="Prrafodelista"/>
              <w:numPr>
                <w:ilvl w:val="0"/>
                <w:numId w:val="123"/>
              </w:numPr>
              <w:rPr>
                <w:rFonts w:cs="Times New Roman"/>
              </w:rPr>
            </w:pPr>
            <w:r w:rsidRPr="005D4EA2">
              <w:rPr>
                <w:rFonts w:cs="Times New Roman"/>
              </w:rPr>
              <w:t>E1.2 Se muestra un mensaje: 'Sin conexión. No es posible registrar la entrada'.</w:t>
            </w:r>
          </w:p>
          <w:p w14:paraId="1296ADDB" w14:textId="351BB19A" w:rsidR="00F25B64" w:rsidRPr="00383018" w:rsidRDefault="00F25B64" w:rsidP="00D506E3">
            <w:pPr>
              <w:pStyle w:val="Prrafodelista"/>
              <w:numPr>
                <w:ilvl w:val="0"/>
                <w:numId w:val="123"/>
              </w:numPr>
              <w:rPr>
                <w:rFonts w:cs="Times New Roman"/>
              </w:rPr>
            </w:pPr>
            <w:r w:rsidRPr="009F013E">
              <w:rPr>
                <w:rFonts w:cs="Times New Roman"/>
              </w:rPr>
              <w:t>E1.3</w:t>
            </w:r>
            <w:r>
              <w:rPr>
                <w:rFonts w:cs="Times New Roman"/>
              </w:rPr>
              <w:t xml:space="preserve"> </w:t>
            </w:r>
            <w:r w:rsidRPr="009F013E">
              <w:rPr>
                <w:rFonts w:cs="Times New Roman"/>
              </w:rPr>
              <w:t xml:space="preserve">El sistema </w:t>
            </w:r>
            <w:r w:rsidR="005D4EA2" w:rsidRPr="005D4EA2">
              <w:rPr>
                <w:rFonts w:cs="Times New Roman"/>
              </w:rPr>
              <w:t>invita a reintentar</w:t>
            </w:r>
            <w:r w:rsidRPr="009F013E">
              <w:rPr>
                <w:rFonts w:cs="Times New Roman"/>
              </w:rPr>
              <w:t xml:space="preserve"> al recuperar conexión.</w:t>
            </w:r>
          </w:p>
        </w:tc>
      </w:tr>
      <w:tr w:rsidR="00F25B64" w:rsidRPr="00686C0C" w14:paraId="39AFBF03" w14:textId="77777777">
        <w:tc>
          <w:tcPr>
            <w:tcW w:w="1980" w:type="dxa"/>
          </w:tcPr>
          <w:p w14:paraId="23E0E204" w14:textId="77777777" w:rsidR="00F25B64" w:rsidRPr="00686C0C" w:rsidRDefault="00F25B64">
            <w:pPr>
              <w:rPr>
                <w:rFonts w:cs="Times New Roman"/>
              </w:rPr>
            </w:pPr>
            <w:r w:rsidRPr="00686C0C">
              <w:rPr>
                <w:rFonts w:cs="Times New Roman"/>
              </w:rPr>
              <w:t>Prioridad</w:t>
            </w:r>
          </w:p>
        </w:tc>
        <w:tc>
          <w:tcPr>
            <w:tcW w:w="6848" w:type="dxa"/>
          </w:tcPr>
          <w:p w14:paraId="054B6D60" w14:textId="77777777" w:rsidR="00F25B64" w:rsidRPr="00686C0C" w:rsidRDefault="00F25B64">
            <w:pPr>
              <w:rPr>
                <w:rFonts w:cs="Times New Roman"/>
              </w:rPr>
            </w:pPr>
            <w:r>
              <w:rPr>
                <w:rFonts w:cs="Times New Roman"/>
              </w:rPr>
              <w:t>Alta</w:t>
            </w:r>
            <w:r w:rsidRPr="00686C0C">
              <w:rPr>
                <w:rFonts w:cs="Times New Roman"/>
              </w:rPr>
              <w:t xml:space="preserve"> </w:t>
            </w:r>
          </w:p>
        </w:tc>
      </w:tr>
      <w:tr w:rsidR="00F25B64" w:rsidRPr="00686C0C" w14:paraId="281572BD" w14:textId="77777777">
        <w:tc>
          <w:tcPr>
            <w:tcW w:w="1980" w:type="dxa"/>
          </w:tcPr>
          <w:p w14:paraId="263FA657" w14:textId="77777777" w:rsidR="00F25B64" w:rsidRPr="00686C0C" w:rsidRDefault="00F25B64">
            <w:pPr>
              <w:rPr>
                <w:rFonts w:cs="Times New Roman"/>
              </w:rPr>
            </w:pPr>
            <w:r w:rsidRPr="00686C0C">
              <w:rPr>
                <w:rFonts w:cs="Times New Roman"/>
              </w:rPr>
              <w:t>Frecuencia de uso</w:t>
            </w:r>
          </w:p>
        </w:tc>
        <w:tc>
          <w:tcPr>
            <w:tcW w:w="6848" w:type="dxa"/>
          </w:tcPr>
          <w:p w14:paraId="72DD1FAF" w14:textId="7BF106B0" w:rsidR="00F25B64" w:rsidRPr="00686C0C" w:rsidRDefault="00C76934">
            <w:pPr>
              <w:rPr>
                <w:rFonts w:cs="Times New Roman"/>
              </w:rPr>
            </w:pPr>
            <w:r>
              <w:rPr>
                <w:rFonts w:cs="Times New Roman"/>
              </w:rPr>
              <w:t>Media</w:t>
            </w:r>
          </w:p>
        </w:tc>
      </w:tr>
      <w:tr w:rsidR="00F25B64" w:rsidRPr="00686C0C" w14:paraId="486D9235" w14:textId="77777777">
        <w:tc>
          <w:tcPr>
            <w:tcW w:w="1980" w:type="dxa"/>
          </w:tcPr>
          <w:p w14:paraId="59DF815E" w14:textId="77777777" w:rsidR="00F25B64" w:rsidRPr="00686C0C" w:rsidRDefault="00F25B64">
            <w:pPr>
              <w:rPr>
                <w:rFonts w:cs="Times New Roman"/>
              </w:rPr>
            </w:pPr>
            <w:r w:rsidRPr="00686C0C">
              <w:rPr>
                <w:rFonts w:cs="Times New Roman"/>
              </w:rPr>
              <w:t>Requerimientos especiales</w:t>
            </w:r>
          </w:p>
        </w:tc>
        <w:tc>
          <w:tcPr>
            <w:tcW w:w="6848" w:type="dxa"/>
          </w:tcPr>
          <w:p w14:paraId="6E72E2A4" w14:textId="2A128C25" w:rsidR="00F25B64" w:rsidRPr="00686C0C" w:rsidRDefault="001D6DB5">
            <w:pPr>
              <w:rPr>
                <w:rFonts w:cs="Times New Roman"/>
              </w:rPr>
            </w:pPr>
            <w:r w:rsidRPr="001D6DB5">
              <w:rPr>
                <w:color w:val="000000"/>
              </w:rPr>
              <w:t>El registro del lote, el inventario y el movimiento deben ser una transacción atómica (RNF-014). La fecha del movimiento la asigna el servidor.</w:t>
            </w:r>
          </w:p>
        </w:tc>
      </w:tr>
      <w:tr w:rsidR="00F25B64" w:rsidRPr="00686C0C" w14:paraId="501560F6" w14:textId="77777777">
        <w:tc>
          <w:tcPr>
            <w:tcW w:w="1980" w:type="dxa"/>
          </w:tcPr>
          <w:p w14:paraId="2E8ED2FF" w14:textId="77777777" w:rsidR="00F25B64" w:rsidRPr="00686C0C" w:rsidRDefault="00F25B64">
            <w:pPr>
              <w:rPr>
                <w:rFonts w:cs="Times New Roman"/>
              </w:rPr>
            </w:pPr>
            <w:r>
              <w:rPr>
                <w:rFonts w:cs="Times New Roman"/>
              </w:rPr>
              <w:t>Datos de entrada</w:t>
            </w:r>
          </w:p>
        </w:tc>
        <w:tc>
          <w:tcPr>
            <w:tcW w:w="6848" w:type="dxa"/>
          </w:tcPr>
          <w:p w14:paraId="3051742A" w14:textId="77777777" w:rsidR="00A84B91" w:rsidRPr="00A84B91" w:rsidRDefault="00A84B91" w:rsidP="005D18BC">
            <w:pPr>
              <w:pStyle w:val="Prrafodelista"/>
              <w:numPr>
                <w:ilvl w:val="0"/>
                <w:numId w:val="83"/>
              </w:numPr>
              <w:rPr>
                <w:color w:val="000000"/>
              </w:rPr>
            </w:pPr>
            <w:r w:rsidRPr="00A84B91">
              <w:rPr>
                <w:color w:val="000000"/>
              </w:rPr>
              <w:t>Producto/marca recibida.</w:t>
            </w:r>
          </w:p>
          <w:p w14:paraId="3FE22A74" w14:textId="402A5309" w:rsidR="00A84B91" w:rsidRPr="00A84B91" w:rsidRDefault="00A84B91" w:rsidP="005D18BC">
            <w:pPr>
              <w:pStyle w:val="Prrafodelista"/>
              <w:numPr>
                <w:ilvl w:val="0"/>
                <w:numId w:val="83"/>
              </w:numPr>
              <w:rPr>
                <w:color w:val="000000"/>
              </w:rPr>
            </w:pPr>
            <w:r w:rsidRPr="00A84B91">
              <w:rPr>
                <w:color w:val="000000"/>
              </w:rPr>
              <w:t>Cantidad de garrafones.</w:t>
            </w:r>
          </w:p>
          <w:p w14:paraId="62836AA5" w14:textId="1553F81E" w:rsidR="00A84B91" w:rsidRPr="00A84B91" w:rsidRDefault="00A84B91" w:rsidP="005D18BC">
            <w:pPr>
              <w:pStyle w:val="Prrafodelista"/>
              <w:numPr>
                <w:ilvl w:val="0"/>
                <w:numId w:val="83"/>
              </w:numPr>
              <w:rPr>
                <w:color w:val="000000"/>
              </w:rPr>
            </w:pPr>
            <w:r w:rsidRPr="00A84B91">
              <w:rPr>
                <w:color w:val="000000"/>
              </w:rPr>
              <w:t>Fecha de caducidad del lote.</w:t>
            </w:r>
          </w:p>
          <w:p w14:paraId="3BE15F64" w14:textId="626656F7" w:rsidR="00F25B64" w:rsidRPr="00A84B91" w:rsidRDefault="00A84B91" w:rsidP="005D18BC">
            <w:pPr>
              <w:pStyle w:val="Prrafodelista"/>
              <w:numPr>
                <w:ilvl w:val="0"/>
                <w:numId w:val="83"/>
              </w:numPr>
              <w:rPr>
                <w:color w:val="000000"/>
              </w:rPr>
            </w:pPr>
            <w:r w:rsidRPr="00A84B91">
              <w:rPr>
                <w:color w:val="000000"/>
              </w:rPr>
              <w:t>Cost</w:t>
            </w:r>
            <w:r>
              <w:rPr>
                <w:color w:val="000000"/>
              </w:rPr>
              <w:t>o</w:t>
            </w:r>
            <w:r w:rsidRPr="00A84B91">
              <w:rPr>
                <w:color w:val="000000"/>
              </w:rPr>
              <w:t>.</w:t>
            </w:r>
          </w:p>
        </w:tc>
      </w:tr>
      <w:tr w:rsidR="00F25B64" w:rsidRPr="00686C0C" w14:paraId="6DB32686" w14:textId="77777777">
        <w:tc>
          <w:tcPr>
            <w:tcW w:w="1980" w:type="dxa"/>
          </w:tcPr>
          <w:p w14:paraId="5F358AD7" w14:textId="77777777" w:rsidR="00F25B64" w:rsidRPr="00686C0C" w:rsidRDefault="00F25B64">
            <w:pPr>
              <w:rPr>
                <w:rFonts w:cs="Times New Roman"/>
              </w:rPr>
            </w:pPr>
            <w:r>
              <w:rPr>
                <w:rFonts w:cs="Times New Roman"/>
              </w:rPr>
              <w:t>Datos de salida</w:t>
            </w:r>
          </w:p>
        </w:tc>
        <w:tc>
          <w:tcPr>
            <w:tcW w:w="6848" w:type="dxa"/>
          </w:tcPr>
          <w:p w14:paraId="341DC6FB" w14:textId="77777777" w:rsidR="00FA219C" w:rsidRPr="00FA219C" w:rsidRDefault="00FA219C" w:rsidP="005D18BC">
            <w:pPr>
              <w:pStyle w:val="Prrafodelista"/>
              <w:numPr>
                <w:ilvl w:val="0"/>
                <w:numId w:val="84"/>
              </w:numPr>
              <w:rPr>
                <w:color w:val="000000"/>
              </w:rPr>
            </w:pPr>
            <w:r w:rsidRPr="00FA219C">
              <w:rPr>
                <w:color w:val="000000"/>
              </w:rPr>
              <w:t>Lote nuevo registrado con su fecha de caducidad.</w:t>
            </w:r>
          </w:p>
          <w:p w14:paraId="75674B2B" w14:textId="258CB3A5" w:rsidR="00FA219C" w:rsidRPr="00FA219C" w:rsidRDefault="00FA219C" w:rsidP="005D18BC">
            <w:pPr>
              <w:pStyle w:val="Prrafodelista"/>
              <w:numPr>
                <w:ilvl w:val="0"/>
                <w:numId w:val="84"/>
              </w:numPr>
              <w:rPr>
                <w:color w:val="000000"/>
              </w:rPr>
            </w:pPr>
            <w:r w:rsidRPr="00FA219C">
              <w:rPr>
                <w:color w:val="000000"/>
              </w:rPr>
              <w:t>Inventario base actualizado y asociado al lote.</w:t>
            </w:r>
          </w:p>
          <w:p w14:paraId="241C5344" w14:textId="6C3A2835" w:rsidR="00F25B64" w:rsidRPr="00FA219C" w:rsidRDefault="00FA219C" w:rsidP="005D18BC">
            <w:pPr>
              <w:pStyle w:val="Prrafodelista"/>
              <w:numPr>
                <w:ilvl w:val="0"/>
                <w:numId w:val="84"/>
              </w:numPr>
              <w:rPr>
                <w:color w:val="000000"/>
              </w:rPr>
            </w:pPr>
            <w:r w:rsidRPr="00FA219C">
              <w:rPr>
                <w:color w:val="000000"/>
              </w:rPr>
              <w:t>Movimiento de inventario "</w:t>
            </w:r>
            <w:proofErr w:type="spellStart"/>
            <w:r w:rsidRPr="00FA219C">
              <w:rPr>
                <w:color w:val="000000"/>
              </w:rPr>
              <w:t>entrada_proveedor</w:t>
            </w:r>
            <w:proofErr w:type="spellEnd"/>
            <w:r w:rsidRPr="00FA219C">
              <w:rPr>
                <w:color w:val="000000"/>
              </w:rPr>
              <w:t>" registrado.</w:t>
            </w:r>
          </w:p>
        </w:tc>
      </w:tr>
      <w:tr w:rsidR="001062D0" w:rsidRPr="00686C0C" w14:paraId="6E239D60" w14:textId="77777777">
        <w:tc>
          <w:tcPr>
            <w:tcW w:w="1980" w:type="dxa"/>
          </w:tcPr>
          <w:p w14:paraId="0CD9E62F" w14:textId="77777777" w:rsidR="001062D0" w:rsidRPr="00686C0C" w:rsidRDefault="001062D0" w:rsidP="001062D0">
            <w:pPr>
              <w:rPr>
                <w:rFonts w:cs="Times New Roman"/>
              </w:rPr>
            </w:pPr>
            <w:r w:rsidRPr="00686C0C">
              <w:rPr>
                <w:rFonts w:cs="Times New Roman"/>
              </w:rPr>
              <w:t>Suposiciones</w:t>
            </w:r>
          </w:p>
        </w:tc>
        <w:tc>
          <w:tcPr>
            <w:tcW w:w="6848" w:type="dxa"/>
          </w:tcPr>
          <w:p w14:paraId="1E604429" w14:textId="7C37CD68" w:rsidR="001062D0" w:rsidRPr="00686C0C" w:rsidRDefault="001062D0" w:rsidP="001062D0">
            <w:pPr>
              <w:rPr>
                <w:rFonts w:cs="Times New Roman"/>
              </w:rPr>
            </w:pPr>
            <w:r w:rsidRPr="00FB289C">
              <w:t xml:space="preserve">El dueño cuenta físicamente los garrafones recibidos antes de registrarlos en la </w:t>
            </w:r>
            <w:proofErr w:type="gramStart"/>
            <w:r w:rsidRPr="00FB289C">
              <w:t>app</w:t>
            </w:r>
            <w:proofErr w:type="gramEnd"/>
            <w:r w:rsidRPr="00FB289C">
              <w:t xml:space="preserve"> y conoce la fecha de caducidad del lote.</w:t>
            </w:r>
          </w:p>
        </w:tc>
      </w:tr>
      <w:tr w:rsidR="001062D0" w:rsidRPr="00686C0C" w14:paraId="55842F5A" w14:textId="77777777">
        <w:trPr>
          <w:trHeight w:val="404"/>
        </w:trPr>
        <w:tc>
          <w:tcPr>
            <w:tcW w:w="1980" w:type="dxa"/>
          </w:tcPr>
          <w:p w14:paraId="67596CD3" w14:textId="77777777" w:rsidR="001062D0" w:rsidRPr="00686C0C" w:rsidRDefault="001062D0" w:rsidP="001062D0">
            <w:pPr>
              <w:rPr>
                <w:rFonts w:cs="Times New Roman"/>
              </w:rPr>
            </w:pPr>
            <w:r w:rsidRPr="00686C0C">
              <w:rPr>
                <w:rFonts w:cs="Times New Roman"/>
              </w:rPr>
              <w:t>Notas y preguntas</w:t>
            </w:r>
          </w:p>
        </w:tc>
        <w:tc>
          <w:tcPr>
            <w:tcW w:w="6848" w:type="dxa"/>
          </w:tcPr>
          <w:p w14:paraId="6CB0CBB7" w14:textId="5E5D5C91" w:rsidR="001062D0" w:rsidRPr="00686C0C" w:rsidRDefault="001062D0" w:rsidP="001062D0">
            <w:pPr>
              <w:rPr>
                <w:rFonts w:cs="Times New Roman"/>
                <w:highlight w:val="yellow"/>
              </w:rPr>
            </w:pPr>
            <w:r w:rsidRPr="00FB289C">
              <w:t>Cada entrada de proveedor genera un lote nuevo con su propia fecha de caducidad. La política FIFO de carga al vehículo (CU-019) se basa en la fecha de caducidad de los lotes.</w:t>
            </w:r>
          </w:p>
        </w:tc>
      </w:tr>
    </w:tbl>
    <w:p w14:paraId="375D0E46" w14:textId="77777777" w:rsidR="00F25B64" w:rsidRDefault="00F25B64" w:rsidP="00EF3BA8"/>
    <w:p w14:paraId="6A9120D5" w14:textId="77777777" w:rsidR="003F6643" w:rsidRDefault="003F6643" w:rsidP="00EF3BA8"/>
    <w:p w14:paraId="527ECC1D" w14:textId="77777777" w:rsidR="003F6643" w:rsidRDefault="003F6643" w:rsidP="00EF3BA8"/>
    <w:p w14:paraId="17A51FDF" w14:textId="77777777" w:rsidR="003F6643" w:rsidRDefault="003F6643" w:rsidP="00EF3BA8"/>
    <w:p w14:paraId="6FF62663" w14:textId="77777777" w:rsidR="003F6643" w:rsidRDefault="003F6643" w:rsidP="00EF3BA8"/>
    <w:p w14:paraId="0E7A4315" w14:textId="77777777" w:rsidR="003F6643" w:rsidRDefault="003F6643" w:rsidP="00EF3BA8"/>
    <w:p w14:paraId="6B3E8DCB" w14:textId="77777777" w:rsidR="003F6643" w:rsidRDefault="003F6643" w:rsidP="00EF3BA8"/>
    <w:p w14:paraId="7F2905F4" w14:textId="77777777" w:rsidR="003F6643" w:rsidRDefault="003F6643" w:rsidP="00EF3BA8"/>
    <w:p w14:paraId="2F9D2E03" w14:textId="77777777" w:rsidR="003F6643" w:rsidRDefault="003F6643" w:rsidP="00EF3BA8"/>
    <w:p w14:paraId="24F7754D" w14:textId="77777777" w:rsidR="003F6643" w:rsidRDefault="003F6643" w:rsidP="00EF3BA8"/>
    <w:p w14:paraId="13B0B963" w14:textId="77777777" w:rsidR="003F6643" w:rsidRDefault="003F6643" w:rsidP="00EF3BA8"/>
    <w:p w14:paraId="5BB85690" w14:textId="77777777" w:rsidR="003F6643" w:rsidRDefault="003F6643" w:rsidP="00EF3BA8"/>
    <w:p w14:paraId="5F7380FA" w14:textId="6DC50595" w:rsidR="003F6643" w:rsidRDefault="003F6643" w:rsidP="003F6643">
      <w:pPr>
        <w:jc w:val="left"/>
      </w:pPr>
      <w:r w:rsidRPr="00BE7252">
        <w:lastRenderedPageBreak/>
        <w:t xml:space="preserve">CU – </w:t>
      </w:r>
      <w:r w:rsidR="00306588">
        <w:t>0</w:t>
      </w:r>
      <w:r>
        <w:t>19</w:t>
      </w:r>
      <w:r w:rsidRPr="00BE7252">
        <w:t xml:space="preserve">: </w:t>
      </w:r>
      <w:r w:rsidR="00105282" w:rsidRPr="00105282">
        <w:t>Cargar inventario del vehículo desde base</w:t>
      </w:r>
    </w:p>
    <w:tbl>
      <w:tblPr>
        <w:tblStyle w:val="Tablaconcuadrcula"/>
        <w:tblW w:w="0" w:type="auto"/>
        <w:tblLook w:val="04A0" w:firstRow="1" w:lastRow="0" w:firstColumn="1" w:lastColumn="0" w:noHBand="0" w:noVBand="1"/>
      </w:tblPr>
      <w:tblGrid>
        <w:gridCol w:w="1980"/>
        <w:gridCol w:w="6848"/>
      </w:tblGrid>
      <w:tr w:rsidR="003F6643" w:rsidRPr="00686C0C" w14:paraId="26C53F03" w14:textId="77777777">
        <w:tc>
          <w:tcPr>
            <w:tcW w:w="1980" w:type="dxa"/>
          </w:tcPr>
          <w:p w14:paraId="6D27E4F6" w14:textId="77777777" w:rsidR="003F6643" w:rsidRPr="00686C0C" w:rsidRDefault="003F6643">
            <w:pPr>
              <w:rPr>
                <w:rFonts w:cs="Times New Roman"/>
                <w:b/>
                <w:bCs/>
              </w:rPr>
            </w:pPr>
            <w:r w:rsidRPr="00686C0C">
              <w:rPr>
                <w:rFonts w:cs="Times New Roman"/>
                <w:b/>
                <w:bCs/>
              </w:rPr>
              <w:t>Nombre</w:t>
            </w:r>
          </w:p>
        </w:tc>
        <w:tc>
          <w:tcPr>
            <w:tcW w:w="6848" w:type="dxa"/>
          </w:tcPr>
          <w:p w14:paraId="2E87B205" w14:textId="3D9D9678" w:rsidR="003F6643" w:rsidRPr="006A4AEE" w:rsidRDefault="00FC7818">
            <w:pPr>
              <w:rPr>
                <w:rFonts w:cs="Times New Roman"/>
                <w:b/>
                <w:bCs/>
              </w:rPr>
            </w:pPr>
            <w:r w:rsidRPr="00FC7818">
              <w:rPr>
                <w:rFonts w:cs="Times New Roman"/>
                <w:b/>
                <w:bCs/>
              </w:rPr>
              <w:t>Cargar inventario del vehículo desde base</w:t>
            </w:r>
          </w:p>
        </w:tc>
      </w:tr>
      <w:tr w:rsidR="003F6643" w:rsidRPr="00686C0C" w14:paraId="0BDF6163" w14:textId="77777777">
        <w:tc>
          <w:tcPr>
            <w:tcW w:w="1980" w:type="dxa"/>
          </w:tcPr>
          <w:p w14:paraId="780F1DB8" w14:textId="77777777" w:rsidR="003F6643" w:rsidRPr="00686C0C" w:rsidRDefault="003F6643">
            <w:pPr>
              <w:rPr>
                <w:rFonts w:cs="Times New Roman"/>
              </w:rPr>
            </w:pPr>
            <w:r w:rsidRPr="00686C0C">
              <w:rPr>
                <w:rFonts w:cs="Times New Roman"/>
              </w:rPr>
              <w:t>Actores</w:t>
            </w:r>
          </w:p>
        </w:tc>
        <w:tc>
          <w:tcPr>
            <w:tcW w:w="6848" w:type="dxa"/>
          </w:tcPr>
          <w:p w14:paraId="76F40E8E" w14:textId="77777777" w:rsidR="003F6643" w:rsidRPr="00686C0C" w:rsidRDefault="003F6643">
            <w:pPr>
              <w:rPr>
                <w:rFonts w:cs="Times New Roman"/>
              </w:rPr>
            </w:pPr>
            <w:r w:rsidRPr="001F7E83">
              <w:rPr>
                <w:rFonts w:cs="Times New Roman"/>
              </w:rPr>
              <w:t>Repartidor</w:t>
            </w:r>
          </w:p>
        </w:tc>
      </w:tr>
      <w:tr w:rsidR="003F6643" w:rsidRPr="00686C0C" w14:paraId="64E3542B" w14:textId="77777777">
        <w:tc>
          <w:tcPr>
            <w:tcW w:w="1980" w:type="dxa"/>
          </w:tcPr>
          <w:p w14:paraId="13A7D9ED" w14:textId="77777777" w:rsidR="003F6643" w:rsidRPr="00686C0C" w:rsidRDefault="003F6643">
            <w:pPr>
              <w:rPr>
                <w:rFonts w:cs="Times New Roman"/>
              </w:rPr>
            </w:pPr>
            <w:r w:rsidRPr="00686C0C">
              <w:rPr>
                <w:rFonts w:cs="Times New Roman"/>
              </w:rPr>
              <w:t>Descripción</w:t>
            </w:r>
          </w:p>
        </w:tc>
        <w:tc>
          <w:tcPr>
            <w:tcW w:w="6848" w:type="dxa"/>
          </w:tcPr>
          <w:p w14:paraId="29600D19" w14:textId="21B7B3B5" w:rsidR="003F6643" w:rsidRPr="00686C0C" w:rsidRDefault="00F20B16">
            <w:pPr>
              <w:spacing w:line="240" w:lineRule="auto"/>
              <w:rPr>
                <w:rFonts w:cs="Times New Roman"/>
              </w:rPr>
            </w:pPr>
            <w:r w:rsidRPr="00F20B16">
              <w:rPr>
                <w:rFonts w:cs="Times New Roman"/>
              </w:rPr>
              <w:t xml:space="preserve">El repartidor </w:t>
            </w:r>
            <w:r>
              <w:rPr>
                <w:rFonts w:cs="Times New Roman"/>
              </w:rPr>
              <w:t>mueve los</w:t>
            </w:r>
            <w:r w:rsidRPr="00F20B16">
              <w:rPr>
                <w:rFonts w:cs="Times New Roman"/>
              </w:rPr>
              <w:t xml:space="preserve"> garrafones desde el inventario de la base al inventario de su vehículo. El sistema aplica política FIFO: para cada producto, sirve primero los lotes con caducidad más próxima. El movimiento se registra como un par enlazado por cada lote afectado, con un identificador común que garantiza trazabilidad.</w:t>
            </w:r>
          </w:p>
        </w:tc>
      </w:tr>
      <w:tr w:rsidR="003F6643" w:rsidRPr="00686C0C" w14:paraId="5F139B4B" w14:textId="77777777">
        <w:tc>
          <w:tcPr>
            <w:tcW w:w="1980" w:type="dxa"/>
          </w:tcPr>
          <w:p w14:paraId="0020D888" w14:textId="77777777" w:rsidR="003F6643" w:rsidRPr="00686C0C" w:rsidRDefault="003F6643">
            <w:pPr>
              <w:rPr>
                <w:rFonts w:cs="Times New Roman"/>
              </w:rPr>
            </w:pPr>
            <w:r w:rsidRPr="00686C0C">
              <w:rPr>
                <w:rFonts w:cs="Times New Roman"/>
              </w:rPr>
              <w:t>Requerimiento funcional</w:t>
            </w:r>
          </w:p>
        </w:tc>
        <w:tc>
          <w:tcPr>
            <w:tcW w:w="6848" w:type="dxa"/>
          </w:tcPr>
          <w:p w14:paraId="071F83E5" w14:textId="017AD391" w:rsidR="003F6643" w:rsidRPr="00686C0C" w:rsidRDefault="003F6643">
            <w:pPr>
              <w:jc w:val="left"/>
              <w:rPr>
                <w:rFonts w:cs="Times New Roman"/>
              </w:rPr>
            </w:pPr>
            <w:r w:rsidRPr="00C55B86">
              <w:rPr>
                <w:rFonts w:cs="Times New Roman"/>
              </w:rPr>
              <w:t>RF</w:t>
            </w:r>
            <w:r>
              <w:rPr>
                <w:rFonts w:cs="Times New Roman"/>
              </w:rPr>
              <w:t>-</w:t>
            </w:r>
            <w:r w:rsidRPr="00C55B86">
              <w:rPr>
                <w:rFonts w:cs="Times New Roman"/>
              </w:rPr>
              <w:t>0</w:t>
            </w:r>
            <w:r w:rsidR="00E255E7">
              <w:rPr>
                <w:rFonts w:cs="Times New Roman"/>
              </w:rPr>
              <w:t>22</w:t>
            </w:r>
          </w:p>
        </w:tc>
      </w:tr>
      <w:tr w:rsidR="003F6643" w:rsidRPr="00686C0C" w14:paraId="3EA025C8" w14:textId="77777777">
        <w:tc>
          <w:tcPr>
            <w:tcW w:w="1980" w:type="dxa"/>
          </w:tcPr>
          <w:p w14:paraId="0E396FD2" w14:textId="77777777" w:rsidR="003F6643" w:rsidRPr="00686C0C" w:rsidRDefault="003F6643">
            <w:pPr>
              <w:rPr>
                <w:rFonts w:cs="Times New Roman"/>
              </w:rPr>
            </w:pPr>
            <w:r>
              <w:rPr>
                <w:rFonts w:cs="Times New Roman"/>
              </w:rPr>
              <w:t>Reglas de negocio</w:t>
            </w:r>
          </w:p>
        </w:tc>
        <w:tc>
          <w:tcPr>
            <w:tcW w:w="6848" w:type="dxa"/>
          </w:tcPr>
          <w:p w14:paraId="7861F92D" w14:textId="77777777" w:rsidR="00C528AF" w:rsidRPr="00C528AF" w:rsidRDefault="00C528AF" w:rsidP="00C528AF">
            <w:pPr>
              <w:spacing w:line="240" w:lineRule="auto"/>
              <w:jc w:val="left"/>
              <w:rPr>
                <w:rFonts w:cs="Times New Roman"/>
              </w:rPr>
            </w:pPr>
            <w:r w:rsidRPr="00C528AF">
              <w:rPr>
                <w:rFonts w:cs="Times New Roman"/>
              </w:rPr>
              <w:t>RN-007: La carga del vehículo es requisito para aceptar pedidos.</w:t>
            </w:r>
          </w:p>
          <w:p w14:paraId="61A122D7" w14:textId="77777777" w:rsidR="00C528AF" w:rsidRPr="00C528AF" w:rsidRDefault="00C528AF" w:rsidP="00C528AF">
            <w:pPr>
              <w:spacing w:line="240" w:lineRule="auto"/>
              <w:jc w:val="left"/>
              <w:rPr>
                <w:rFonts w:cs="Times New Roman"/>
              </w:rPr>
            </w:pPr>
            <w:r w:rsidRPr="00C528AF">
              <w:rPr>
                <w:rFonts w:cs="Times New Roman"/>
              </w:rPr>
              <w:t>RN-008: La carga no puede superar la capacidad del vehículo.</w:t>
            </w:r>
          </w:p>
          <w:p w14:paraId="7DC276BB" w14:textId="77777777" w:rsidR="00C528AF" w:rsidRPr="00C528AF" w:rsidRDefault="00C528AF" w:rsidP="00C528AF">
            <w:pPr>
              <w:spacing w:line="240" w:lineRule="auto"/>
              <w:jc w:val="left"/>
              <w:rPr>
                <w:rFonts w:cs="Times New Roman"/>
              </w:rPr>
            </w:pPr>
            <w:r w:rsidRPr="00C528AF">
              <w:rPr>
                <w:rFonts w:cs="Times New Roman"/>
              </w:rPr>
              <w:t xml:space="preserve">RN-013: Cada movimiento genera un registro histórico con </w:t>
            </w:r>
            <w:proofErr w:type="spellStart"/>
            <w:r w:rsidRPr="00C528AF">
              <w:rPr>
                <w:rFonts w:cs="Times New Roman"/>
              </w:rPr>
              <w:t>timestamp</w:t>
            </w:r>
            <w:proofErr w:type="spellEnd"/>
            <w:r w:rsidRPr="00C528AF">
              <w:rPr>
                <w:rFonts w:cs="Times New Roman"/>
              </w:rPr>
              <w:t>.</w:t>
            </w:r>
          </w:p>
          <w:p w14:paraId="542C32A7" w14:textId="2851E1F7" w:rsidR="003F6643" w:rsidRPr="00C55B86" w:rsidRDefault="00C528AF" w:rsidP="00C528AF">
            <w:pPr>
              <w:spacing w:line="240" w:lineRule="auto"/>
              <w:jc w:val="left"/>
              <w:rPr>
                <w:rFonts w:cs="Times New Roman"/>
              </w:rPr>
            </w:pPr>
            <w:r w:rsidRPr="00C528AF">
              <w:rPr>
                <w:rFonts w:cs="Times New Roman"/>
              </w:rPr>
              <w:t>RN-030: La carga sigue política FIFO por fecha de caducidad de los lotes.</w:t>
            </w:r>
          </w:p>
        </w:tc>
      </w:tr>
      <w:tr w:rsidR="003F6643" w:rsidRPr="00686C0C" w14:paraId="092B09F3" w14:textId="77777777">
        <w:trPr>
          <w:trHeight w:val="519"/>
        </w:trPr>
        <w:tc>
          <w:tcPr>
            <w:tcW w:w="1980" w:type="dxa"/>
          </w:tcPr>
          <w:p w14:paraId="20D63FD3" w14:textId="77777777" w:rsidR="003F6643" w:rsidRPr="00686C0C" w:rsidRDefault="003F6643">
            <w:pPr>
              <w:rPr>
                <w:rFonts w:cs="Times New Roman"/>
              </w:rPr>
            </w:pPr>
            <w:r w:rsidRPr="00686C0C">
              <w:rPr>
                <w:rFonts w:cs="Times New Roman"/>
              </w:rPr>
              <w:t>Disparador</w:t>
            </w:r>
          </w:p>
        </w:tc>
        <w:tc>
          <w:tcPr>
            <w:tcW w:w="6848" w:type="dxa"/>
          </w:tcPr>
          <w:p w14:paraId="565B5725" w14:textId="4264066B" w:rsidR="003F6643" w:rsidRPr="00686C0C" w:rsidRDefault="0083148F">
            <w:pPr>
              <w:spacing w:line="240" w:lineRule="auto"/>
              <w:rPr>
                <w:rFonts w:cs="Times New Roman"/>
              </w:rPr>
            </w:pPr>
            <w:r w:rsidRPr="0083148F">
              <w:rPr>
                <w:rFonts w:cs="Times New Roman"/>
              </w:rPr>
              <w:t>El repartidor selecciona "Cargar vehículo" desde el menú, o el sistema lo invoca durante CU-008 (</w:t>
            </w:r>
            <w:r w:rsidR="00A0539C">
              <w:rPr>
                <w:rFonts w:cs="Times New Roman"/>
              </w:rPr>
              <w:t>Activar disponibilidad</w:t>
            </w:r>
            <w:r w:rsidRPr="0083148F">
              <w:rPr>
                <w:rFonts w:cs="Times New Roman"/>
              </w:rPr>
              <w:t>) o cuando un pedido aceptado requiere completar carga (CU-010, CU-011).</w:t>
            </w:r>
          </w:p>
        </w:tc>
      </w:tr>
      <w:tr w:rsidR="003F6643" w:rsidRPr="00686C0C" w14:paraId="62DAAE76" w14:textId="77777777">
        <w:tc>
          <w:tcPr>
            <w:tcW w:w="1980" w:type="dxa"/>
          </w:tcPr>
          <w:p w14:paraId="53296B25" w14:textId="77777777" w:rsidR="003F6643" w:rsidRPr="00686C0C" w:rsidRDefault="003F6643">
            <w:pPr>
              <w:rPr>
                <w:rFonts w:cs="Times New Roman"/>
              </w:rPr>
            </w:pPr>
            <w:r w:rsidRPr="00686C0C">
              <w:rPr>
                <w:rFonts w:cs="Times New Roman"/>
              </w:rPr>
              <w:t>Precondiciones</w:t>
            </w:r>
          </w:p>
        </w:tc>
        <w:tc>
          <w:tcPr>
            <w:tcW w:w="6848" w:type="dxa"/>
          </w:tcPr>
          <w:p w14:paraId="180A0A57" w14:textId="77777777" w:rsidR="00941383" w:rsidRPr="00941383" w:rsidRDefault="00941383" w:rsidP="005D18BC">
            <w:pPr>
              <w:pStyle w:val="Prrafodelista"/>
              <w:numPr>
                <w:ilvl w:val="0"/>
                <w:numId w:val="96"/>
              </w:numPr>
              <w:spacing w:line="240" w:lineRule="auto"/>
              <w:rPr>
                <w:rFonts w:cs="Times New Roman"/>
              </w:rPr>
            </w:pPr>
            <w:r w:rsidRPr="00941383">
              <w:rPr>
                <w:rFonts w:cs="Times New Roman"/>
              </w:rPr>
              <w:t>El repartidor tiene sesión activa.</w:t>
            </w:r>
          </w:p>
          <w:p w14:paraId="543B715D" w14:textId="6D652136" w:rsidR="00941383" w:rsidRPr="00941383" w:rsidRDefault="00941383" w:rsidP="005D18BC">
            <w:pPr>
              <w:pStyle w:val="Prrafodelista"/>
              <w:numPr>
                <w:ilvl w:val="0"/>
                <w:numId w:val="96"/>
              </w:numPr>
              <w:spacing w:line="240" w:lineRule="auto"/>
              <w:rPr>
                <w:rFonts w:cs="Times New Roman"/>
              </w:rPr>
            </w:pPr>
            <w:r w:rsidRPr="00941383">
              <w:rPr>
                <w:rFonts w:cs="Times New Roman"/>
              </w:rPr>
              <w:t>El repartidor tiene un vehículo asociado a su jornada.</w:t>
            </w:r>
          </w:p>
          <w:p w14:paraId="0778DAC0" w14:textId="482DE554" w:rsidR="00941383" w:rsidRPr="00941383" w:rsidRDefault="00941383" w:rsidP="005D18BC">
            <w:pPr>
              <w:pStyle w:val="Prrafodelista"/>
              <w:numPr>
                <w:ilvl w:val="0"/>
                <w:numId w:val="96"/>
              </w:numPr>
              <w:spacing w:line="240" w:lineRule="auto"/>
              <w:rPr>
                <w:rFonts w:cs="Times New Roman"/>
              </w:rPr>
            </w:pPr>
            <w:r w:rsidRPr="00941383">
              <w:rPr>
                <w:rFonts w:cs="Times New Roman"/>
              </w:rPr>
              <w:t>El negocio tiene stock disponible en la base con lotes vigentes (no vencidos).</w:t>
            </w:r>
          </w:p>
          <w:p w14:paraId="2D990828" w14:textId="4F4CAB2A" w:rsidR="003F6643" w:rsidRPr="00686C0C" w:rsidRDefault="00941383" w:rsidP="005D18BC">
            <w:pPr>
              <w:pStyle w:val="Prrafodelista"/>
              <w:numPr>
                <w:ilvl w:val="0"/>
                <w:numId w:val="96"/>
              </w:numPr>
              <w:spacing w:line="240" w:lineRule="auto"/>
              <w:rPr>
                <w:rFonts w:cs="Times New Roman"/>
              </w:rPr>
            </w:pPr>
            <w:r w:rsidRPr="00941383">
              <w:rPr>
                <w:rFonts w:cs="Times New Roman"/>
              </w:rPr>
              <w:t>El repartidor se encuentra físicamente en la base (validación opcional por GPS).</w:t>
            </w:r>
          </w:p>
        </w:tc>
      </w:tr>
      <w:tr w:rsidR="003F6643" w:rsidRPr="00686C0C" w14:paraId="53113D03" w14:textId="77777777">
        <w:tc>
          <w:tcPr>
            <w:tcW w:w="1980" w:type="dxa"/>
          </w:tcPr>
          <w:p w14:paraId="7A63CD17" w14:textId="77777777" w:rsidR="003F6643" w:rsidRPr="00686C0C" w:rsidRDefault="003F6643">
            <w:pPr>
              <w:rPr>
                <w:rFonts w:cs="Times New Roman"/>
              </w:rPr>
            </w:pPr>
            <w:r w:rsidRPr="00686C0C">
              <w:rPr>
                <w:rFonts w:cs="Times New Roman"/>
              </w:rPr>
              <w:t>Postcondiciones</w:t>
            </w:r>
          </w:p>
        </w:tc>
        <w:tc>
          <w:tcPr>
            <w:tcW w:w="6848" w:type="dxa"/>
          </w:tcPr>
          <w:p w14:paraId="4D719636" w14:textId="43BECE11" w:rsidR="00741617" w:rsidRPr="00741617" w:rsidRDefault="00741617" w:rsidP="005D18BC">
            <w:pPr>
              <w:pStyle w:val="Prrafodelista"/>
              <w:numPr>
                <w:ilvl w:val="0"/>
                <w:numId w:val="97"/>
              </w:numPr>
              <w:spacing w:line="240" w:lineRule="auto"/>
              <w:rPr>
                <w:rFonts w:cs="Times New Roman"/>
              </w:rPr>
            </w:pPr>
            <w:r w:rsidRPr="00741617">
              <w:rPr>
                <w:rFonts w:cs="Times New Roman"/>
              </w:rPr>
              <w:t>El inventario del vehículo se incrementa en la cantidad cargada, distribuida por lote.</w:t>
            </w:r>
          </w:p>
          <w:p w14:paraId="199C675E" w14:textId="34433D18" w:rsidR="00741617" w:rsidRPr="00741617" w:rsidRDefault="00741617" w:rsidP="005D18BC">
            <w:pPr>
              <w:pStyle w:val="Prrafodelista"/>
              <w:numPr>
                <w:ilvl w:val="0"/>
                <w:numId w:val="97"/>
              </w:numPr>
              <w:spacing w:line="240" w:lineRule="auto"/>
              <w:rPr>
                <w:rFonts w:cs="Times New Roman"/>
              </w:rPr>
            </w:pPr>
            <w:r w:rsidRPr="00741617">
              <w:rPr>
                <w:rFonts w:cs="Times New Roman"/>
              </w:rPr>
              <w:t>El inventario base del negocio se reduce en la misma cantidad por los lotes correspondientes.</w:t>
            </w:r>
          </w:p>
          <w:p w14:paraId="2BCC2E19" w14:textId="4924E489" w:rsidR="003F6643" w:rsidRPr="00686C0C" w:rsidRDefault="00741617" w:rsidP="005D18BC">
            <w:pPr>
              <w:pStyle w:val="Prrafodelista"/>
              <w:numPr>
                <w:ilvl w:val="0"/>
                <w:numId w:val="97"/>
              </w:numPr>
              <w:spacing w:line="240" w:lineRule="auto"/>
              <w:rPr>
                <w:rFonts w:cs="Times New Roman"/>
              </w:rPr>
            </w:pPr>
            <w:r w:rsidRPr="00741617">
              <w:rPr>
                <w:rFonts w:cs="Times New Roman"/>
              </w:rPr>
              <w:t>Se generan pares de movimientos enlazados (salida</w:t>
            </w:r>
            <w:r w:rsidR="006C27E7">
              <w:rPr>
                <w:rFonts w:cs="Times New Roman"/>
              </w:rPr>
              <w:t xml:space="preserve"> </w:t>
            </w:r>
            <w:r w:rsidRPr="00741617">
              <w:rPr>
                <w:rFonts w:cs="Times New Roman"/>
              </w:rPr>
              <w:t>a</w:t>
            </w:r>
            <w:r w:rsidR="006C27E7">
              <w:rPr>
                <w:rFonts w:cs="Times New Roman"/>
              </w:rPr>
              <w:t xml:space="preserve"> </w:t>
            </w:r>
            <w:r w:rsidR="006C27E7" w:rsidRPr="00741617">
              <w:rPr>
                <w:rFonts w:cs="Times New Roman"/>
              </w:rPr>
              <w:t>vehículo</w:t>
            </w:r>
            <w:r w:rsidRPr="00741617">
              <w:rPr>
                <w:rFonts w:cs="Times New Roman"/>
              </w:rPr>
              <w:t xml:space="preserve"> </w:t>
            </w:r>
            <w:r w:rsidR="006C27E7">
              <w:rPr>
                <w:rFonts w:cs="Times New Roman"/>
              </w:rPr>
              <w:t>más</w:t>
            </w:r>
            <w:r w:rsidRPr="00741617">
              <w:rPr>
                <w:rFonts w:cs="Times New Roman"/>
              </w:rPr>
              <w:t xml:space="preserve"> entrada</w:t>
            </w:r>
            <w:r w:rsidR="006C27E7">
              <w:rPr>
                <w:rFonts w:cs="Times New Roman"/>
              </w:rPr>
              <w:t xml:space="preserve"> </w:t>
            </w:r>
            <w:r w:rsidRPr="00741617">
              <w:rPr>
                <w:rFonts w:cs="Times New Roman"/>
              </w:rPr>
              <w:t>desde</w:t>
            </w:r>
            <w:r w:rsidR="006C27E7">
              <w:rPr>
                <w:rFonts w:cs="Times New Roman"/>
              </w:rPr>
              <w:t xml:space="preserve"> </w:t>
            </w:r>
            <w:r w:rsidRPr="00741617">
              <w:rPr>
                <w:rFonts w:cs="Times New Roman"/>
              </w:rPr>
              <w:t>base por cada lote afectado. (RN-013)</w:t>
            </w:r>
          </w:p>
        </w:tc>
      </w:tr>
      <w:tr w:rsidR="003F6643" w:rsidRPr="00686C0C" w14:paraId="7C785DAC" w14:textId="77777777">
        <w:tc>
          <w:tcPr>
            <w:tcW w:w="1980" w:type="dxa"/>
          </w:tcPr>
          <w:p w14:paraId="575E8450" w14:textId="77777777" w:rsidR="003F6643" w:rsidRPr="00686C0C" w:rsidRDefault="003F6643">
            <w:pPr>
              <w:rPr>
                <w:rFonts w:cs="Times New Roman"/>
              </w:rPr>
            </w:pPr>
            <w:r w:rsidRPr="00686C0C">
              <w:rPr>
                <w:rFonts w:cs="Times New Roman"/>
              </w:rPr>
              <w:t>Flujo Normal</w:t>
            </w:r>
          </w:p>
        </w:tc>
        <w:tc>
          <w:tcPr>
            <w:tcW w:w="6848" w:type="dxa"/>
          </w:tcPr>
          <w:p w14:paraId="21144C6E" w14:textId="77777777" w:rsidR="007937CD" w:rsidRPr="007937CD" w:rsidRDefault="007937CD" w:rsidP="005D18BC">
            <w:pPr>
              <w:pStyle w:val="Prrafodelista"/>
              <w:numPr>
                <w:ilvl w:val="0"/>
                <w:numId w:val="98"/>
              </w:numPr>
              <w:spacing w:line="240" w:lineRule="auto"/>
              <w:rPr>
                <w:rFonts w:cs="Times New Roman"/>
              </w:rPr>
            </w:pPr>
            <w:r w:rsidRPr="007937CD">
              <w:rPr>
                <w:rFonts w:cs="Times New Roman"/>
              </w:rPr>
              <w:t>El repartidor accede a "Cargar vehículo".</w:t>
            </w:r>
          </w:p>
          <w:p w14:paraId="22C4DA93" w14:textId="7545B701" w:rsidR="007937CD" w:rsidRPr="007937CD" w:rsidRDefault="007937CD" w:rsidP="005D18BC">
            <w:pPr>
              <w:pStyle w:val="Prrafodelista"/>
              <w:numPr>
                <w:ilvl w:val="0"/>
                <w:numId w:val="98"/>
              </w:numPr>
              <w:spacing w:line="240" w:lineRule="auto"/>
              <w:rPr>
                <w:rFonts w:cs="Times New Roman"/>
              </w:rPr>
            </w:pPr>
            <w:r w:rsidRPr="007937CD">
              <w:rPr>
                <w:rFonts w:cs="Times New Roman"/>
              </w:rPr>
              <w:t>El sistema muestra el inventario disponible en la base por producto (sumando todos los lotes activos vigentes) y la capacidad libre del vehículo.</w:t>
            </w:r>
          </w:p>
          <w:p w14:paraId="7501FF3C" w14:textId="5C5CE960" w:rsidR="007937CD" w:rsidRPr="007937CD" w:rsidRDefault="007937CD" w:rsidP="005D18BC">
            <w:pPr>
              <w:pStyle w:val="Prrafodelista"/>
              <w:numPr>
                <w:ilvl w:val="0"/>
                <w:numId w:val="98"/>
              </w:numPr>
              <w:spacing w:line="240" w:lineRule="auto"/>
              <w:rPr>
                <w:rFonts w:cs="Times New Roman"/>
              </w:rPr>
            </w:pPr>
            <w:r w:rsidRPr="007937CD">
              <w:rPr>
                <w:rFonts w:cs="Times New Roman"/>
              </w:rPr>
              <w:t>El repartidor indica cuántos garrafones de cada producto va a cargar.</w:t>
            </w:r>
          </w:p>
          <w:p w14:paraId="68A985B9" w14:textId="3EC4D862" w:rsidR="007937CD" w:rsidRPr="007937CD" w:rsidRDefault="007937CD" w:rsidP="005D18BC">
            <w:pPr>
              <w:pStyle w:val="Prrafodelista"/>
              <w:numPr>
                <w:ilvl w:val="0"/>
                <w:numId w:val="98"/>
              </w:numPr>
              <w:spacing w:line="240" w:lineRule="auto"/>
              <w:rPr>
                <w:rFonts w:cs="Times New Roman"/>
              </w:rPr>
            </w:pPr>
            <w:r w:rsidRPr="007937CD">
              <w:rPr>
                <w:rFonts w:cs="Times New Roman"/>
              </w:rPr>
              <w:t>El sistema valida que la suma a cargar más lo ya presente en el vehículo no supere su capacidad. (RN-008)</w:t>
            </w:r>
          </w:p>
          <w:p w14:paraId="4A7BFDD2" w14:textId="537996F1" w:rsidR="007937CD" w:rsidRPr="007937CD" w:rsidRDefault="007937CD" w:rsidP="005D18BC">
            <w:pPr>
              <w:pStyle w:val="Prrafodelista"/>
              <w:numPr>
                <w:ilvl w:val="0"/>
                <w:numId w:val="98"/>
              </w:numPr>
              <w:spacing w:line="240" w:lineRule="auto"/>
              <w:rPr>
                <w:rFonts w:cs="Times New Roman"/>
              </w:rPr>
            </w:pPr>
            <w:r w:rsidRPr="007937CD">
              <w:rPr>
                <w:rFonts w:cs="Times New Roman"/>
              </w:rPr>
              <w:t>El sistema valida que la base tenga stock suficiente en lotes vigentes.</w:t>
            </w:r>
          </w:p>
          <w:p w14:paraId="11C5458C" w14:textId="45B5D822" w:rsidR="007937CD" w:rsidRPr="007937CD" w:rsidRDefault="007937CD" w:rsidP="005D18BC">
            <w:pPr>
              <w:pStyle w:val="Prrafodelista"/>
              <w:numPr>
                <w:ilvl w:val="0"/>
                <w:numId w:val="98"/>
              </w:numPr>
              <w:spacing w:line="240" w:lineRule="auto"/>
              <w:rPr>
                <w:rFonts w:cs="Times New Roman"/>
              </w:rPr>
            </w:pPr>
            <w:r w:rsidRPr="007937CD">
              <w:rPr>
                <w:rFonts w:cs="Times New Roman"/>
              </w:rPr>
              <w:t>Para cada producto, el sistema selecciona los lotes a usar siguiendo FIFO: primero el lote con fecha de caducidad más próxima. (RN-030)</w:t>
            </w:r>
          </w:p>
          <w:p w14:paraId="5809C0AF" w14:textId="721C705E" w:rsidR="007937CD" w:rsidRPr="007937CD" w:rsidRDefault="007937CD" w:rsidP="005D18BC">
            <w:pPr>
              <w:pStyle w:val="Prrafodelista"/>
              <w:numPr>
                <w:ilvl w:val="0"/>
                <w:numId w:val="98"/>
              </w:numPr>
              <w:spacing w:line="240" w:lineRule="auto"/>
              <w:rPr>
                <w:rFonts w:cs="Times New Roman"/>
              </w:rPr>
            </w:pPr>
            <w:r w:rsidRPr="007937CD">
              <w:rPr>
                <w:rFonts w:cs="Times New Roman"/>
              </w:rPr>
              <w:t>El sistema crea</w:t>
            </w:r>
            <w:r w:rsidR="00F43BC1">
              <w:rPr>
                <w:rFonts w:cs="Times New Roman"/>
              </w:rPr>
              <w:t xml:space="preserve"> </w:t>
            </w:r>
            <w:r w:rsidRPr="007937CD">
              <w:rPr>
                <w:rFonts w:cs="Times New Roman"/>
              </w:rPr>
              <w:t>en una sola transacción, los pares de movimientos correspondientes (uno por cada lote afectado). (RN-013, RNF-014)</w:t>
            </w:r>
          </w:p>
          <w:p w14:paraId="0931D597" w14:textId="5CF4B749" w:rsidR="007937CD" w:rsidRPr="007937CD" w:rsidRDefault="007937CD" w:rsidP="005D18BC">
            <w:pPr>
              <w:pStyle w:val="Prrafodelista"/>
              <w:numPr>
                <w:ilvl w:val="0"/>
                <w:numId w:val="98"/>
              </w:numPr>
              <w:spacing w:line="240" w:lineRule="auto"/>
              <w:rPr>
                <w:rFonts w:cs="Times New Roman"/>
              </w:rPr>
            </w:pPr>
            <w:r w:rsidRPr="007937CD">
              <w:rPr>
                <w:rFonts w:cs="Times New Roman"/>
              </w:rPr>
              <w:t>El sistema actualiza ambos inventarios (base y vehículo) referenciando los lotes específicos.</w:t>
            </w:r>
          </w:p>
          <w:p w14:paraId="57DBB76E" w14:textId="39C2D1BB" w:rsidR="007937CD" w:rsidRPr="007937CD" w:rsidRDefault="007937CD" w:rsidP="005D18BC">
            <w:pPr>
              <w:pStyle w:val="Prrafodelista"/>
              <w:numPr>
                <w:ilvl w:val="0"/>
                <w:numId w:val="98"/>
              </w:numPr>
              <w:spacing w:line="240" w:lineRule="auto"/>
              <w:rPr>
                <w:rFonts w:cs="Times New Roman"/>
              </w:rPr>
            </w:pPr>
            <w:r w:rsidRPr="007937CD">
              <w:rPr>
                <w:rFonts w:cs="Times New Roman"/>
              </w:rPr>
              <w:t>El sistema muestra los nuevos saldos al repartidor, con desglose por lote.</w:t>
            </w:r>
          </w:p>
          <w:p w14:paraId="003B42A5" w14:textId="27742AEA" w:rsidR="003F6643" w:rsidRPr="00B97D66" w:rsidRDefault="007937CD" w:rsidP="005D18BC">
            <w:pPr>
              <w:pStyle w:val="Prrafodelista"/>
              <w:numPr>
                <w:ilvl w:val="0"/>
                <w:numId w:val="98"/>
              </w:numPr>
              <w:spacing w:line="240" w:lineRule="auto"/>
              <w:rPr>
                <w:rFonts w:cs="Times New Roman"/>
              </w:rPr>
            </w:pPr>
            <w:r w:rsidRPr="007937CD">
              <w:rPr>
                <w:rFonts w:cs="Times New Roman"/>
              </w:rPr>
              <w:t>Finaliza el caso de uso.</w:t>
            </w:r>
          </w:p>
        </w:tc>
      </w:tr>
      <w:tr w:rsidR="003F6643" w:rsidRPr="00686C0C" w14:paraId="2FCE743C" w14:textId="77777777">
        <w:tc>
          <w:tcPr>
            <w:tcW w:w="1980" w:type="dxa"/>
          </w:tcPr>
          <w:p w14:paraId="30AE965C" w14:textId="77777777" w:rsidR="003F6643" w:rsidRPr="00686C0C" w:rsidRDefault="003F6643">
            <w:pPr>
              <w:rPr>
                <w:rFonts w:cs="Times New Roman"/>
              </w:rPr>
            </w:pPr>
            <w:r w:rsidRPr="00686C0C">
              <w:rPr>
                <w:rFonts w:cs="Times New Roman"/>
              </w:rPr>
              <w:t>Flujos Alternativos</w:t>
            </w:r>
          </w:p>
        </w:tc>
        <w:tc>
          <w:tcPr>
            <w:tcW w:w="6848" w:type="dxa"/>
          </w:tcPr>
          <w:p w14:paraId="34CB077D" w14:textId="78B7DAF3" w:rsidR="003F6643" w:rsidRPr="00686C0C" w:rsidRDefault="003F6643">
            <w:pPr>
              <w:rPr>
                <w:rFonts w:cs="Times New Roman"/>
              </w:rPr>
            </w:pPr>
            <w:r w:rsidRPr="00686C0C">
              <w:rPr>
                <w:rFonts w:cs="Times New Roman"/>
              </w:rPr>
              <w:t>S1:</w:t>
            </w:r>
            <w:r w:rsidRPr="0091210E">
              <w:rPr>
                <w:rFonts w:cs="Times New Roman"/>
              </w:rPr>
              <w:t xml:space="preserve"> </w:t>
            </w:r>
            <w:r w:rsidR="00F3515D" w:rsidRPr="00F3515D">
              <w:rPr>
                <w:rFonts w:cs="Times New Roman"/>
              </w:rPr>
              <w:t>La cantidad solicitada supera la capacidad libre del vehículo</w:t>
            </w:r>
            <w:r w:rsidR="00F3515D">
              <w:rPr>
                <w:rFonts w:cs="Times New Roman"/>
              </w:rPr>
              <w:t>.</w:t>
            </w:r>
          </w:p>
          <w:p w14:paraId="53C22B92" w14:textId="77777777" w:rsidR="00D84FA7" w:rsidRPr="00D84FA7" w:rsidRDefault="00D84FA7" w:rsidP="005D18BC">
            <w:pPr>
              <w:pStyle w:val="Prrafodelista"/>
              <w:numPr>
                <w:ilvl w:val="0"/>
                <w:numId w:val="9"/>
              </w:numPr>
              <w:spacing w:line="240" w:lineRule="auto"/>
              <w:rPr>
                <w:rFonts w:cs="Times New Roman"/>
              </w:rPr>
            </w:pPr>
            <w:r w:rsidRPr="00D84FA7">
              <w:rPr>
                <w:rFonts w:cs="Times New Roman"/>
              </w:rPr>
              <w:lastRenderedPageBreak/>
              <w:t>S1.1 El sistema indica el límite y permite ajustar la cantidad.</w:t>
            </w:r>
          </w:p>
          <w:p w14:paraId="5B0E626B" w14:textId="77777777" w:rsidR="00D84FA7" w:rsidRPr="00D84FA7" w:rsidRDefault="00D84FA7" w:rsidP="005D18BC">
            <w:pPr>
              <w:pStyle w:val="Prrafodelista"/>
              <w:numPr>
                <w:ilvl w:val="0"/>
                <w:numId w:val="9"/>
              </w:numPr>
              <w:spacing w:line="240" w:lineRule="auto"/>
              <w:rPr>
                <w:rFonts w:cs="Times New Roman"/>
              </w:rPr>
            </w:pPr>
            <w:r w:rsidRPr="00D84FA7">
              <w:rPr>
                <w:rFonts w:cs="Times New Roman"/>
              </w:rPr>
              <w:t>S1.2 Regresa al paso 3.</w:t>
            </w:r>
          </w:p>
          <w:p w14:paraId="51E28FAB" w14:textId="77777777" w:rsidR="00D84FA7" w:rsidRPr="00D84FA7" w:rsidRDefault="00D84FA7" w:rsidP="00D84FA7">
            <w:pPr>
              <w:spacing w:line="240" w:lineRule="auto"/>
              <w:rPr>
                <w:rFonts w:cs="Times New Roman"/>
              </w:rPr>
            </w:pPr>
            <w:r w:rsidRPr="00D84FA7">
              <w:rPr>
                <w:rFonts w:cs="Times New Roman"/>
              </w:rPr>
              <w:t>S2: La base no tiene stock vigente suficiente del producto.</w:t>
            </w:r>
          </w:p>
          <w:p w14:paraId="7BAE6311" w14:textId="77777777" w:rsidR="00D84FA7" w:rsidRPr="00D84FA7" w:rsidRDefault="00D84FA7" w:rsidP="005D18BC">
            <w:pPr>
              <w:pStyle w:val="Prrafodelista"/>
              <w:numPr>
                <w:ilvl w:val="0"/>
                <w:numId w:val="9"/>
              </w:numPr>
              <w:spacing w:line="240" w:lineRule="auto"/>
              <w:rPr>
                <w:rFonts w:cs="Times New Roman"/>
              </w:rPr>
            </w:pPr>
            <w:r w:rsidRPr="00D84FA7">
              <w:rPr>
                <w:rFonts w:cs="Times New Roman"/>
              </w:rPr>
              <w:t>S2.1 El sistema muestra el stock disponible (sin contar lotes vencidos).</w:t>
            </w:r>
          </w:p>
          <w:p w14:paraId="323ED718" w14:textId="769A2252" w:rsidR="003F6643" w:rsidRPr="001F0BDC" w:rsidRDefault="00D84FA7" w:rsidP="005D18BC">
            <w:pPr>
              <w:pStyle w:val="Prrafodelista"/>
              <w:numPr>
                <w:ilvl w:val="0"/>
                <w:numId w:val="9"/>
              </w:numPr>
              <w:spacing w:line="240" w:lineRule="auto"/>
              <w:rPr>
                <w:rFonts w:cs="Times New Roman"/>
              </w:rPr>
            </w:pPr>
            <w:r w:rsidRPr="00D84FA7">
              <w:rPr>
                <w:rFonts w:cs="Times New Roman"/>
              </w:rPr>
              <w:t>S2.2 El repartidor puede cargar solo lo disponible o cancelar.</w:t>
            </w:r>
          </w:p>
        </w:tc>
      </w:tr>
      <w:tr w:rsidR="003F6643" w:rsidRPr="00686C0C" w14:paraId="175E9B21" w14:textId="77777777">
        <w:tc>
          <w:tcPr>
            <w:tcW w:w="1980" w:type="dxa"/>
          </w:tcPr>
          <w:p w14:paraId="1E4DE456" w14:textId="77777777" w:rsidR="003F6643" w:rsidRPr="00686C0C" w:rsidRDefault="003F6643">
            <w:pPr>
              <w:rPr>
                <w:rFonts w:cs="Times New Roman"/>
              </w:rPr>
            </w:pPr>
            <w:r w:rsidRPr="00686C0C">
              <w:rPr>
                <w:rFonts w:cs="Times New Roman"/>
              </w:rPr>
              <w:lastRenderedPageBreak/>
              <w:t>Excepciones</w:t>
            </w:r>
          </w:p>
        </w:tc>
        <w:tc>
          <w:tcPr>
            <w:tcW w:w="6848" w:type="dxa"/>
          </w:tcPr>
          <w:p w14:paraId="4C8336E4" w14:textId="77777777" w:rsidR="00EA2B77" w:rsidRPr="00EA2B77" w:rsidRDefault="00EA2B77" w:rsidP="00EA2B77">
            <w:pPr>
              <w:rPr>
                <w:rFonts w:cs="Times New Roman"/>
              </w:rPr>
            </w:pPr>
            <w:r w:rsidRPr="00EA2B77">
              <w:rPr>
                <w:rFonts w:cs="Times New Roman"/>
              </w:rPr>
              <w:t>E1: Error en la transacción.</w:t>
            </w:r>
          </w:p>
          <w:p w14:paraId="60DD9793" w14:textId="77777777" w:rsidR="00EA2B77" w:rsidRDefault="00EA2B77" w:rsidP="005D18BC">
            <w:pPr>
              <w:pStyle w:val="Prrafodelista"/>
              <w:numPr>
                <w:ilvl w:val="0"/>
                <w:numId w:val="99"/>
              </w:numPr>
              <w:rPr>
                <w:rFonts w:cs="Times New Roman"/>
              </w:rPr>
            </w:pPr>
            <w:r w:rsidRPr="00EA2B77">
              <w:rPr>
                <w:rFonts w:cs="Times New Roman"/>
              </w:rPr>
              <w:t>E1.1 El sistema deshace todos los movimientos del lote para evitar inconsistencias entre base y vehículo. (RNF-014)</w:t>
            </w:r>
          </w:p>
          <w:p w14:paraId="27E85701" w14:textId="24B7A052" w:rsidR="003F6643" w:rsidRPr="00EA2B77" w:rsidRDefault="00EA2B77" w:rsidP="005D18BC">
            <w:pPr>
              <w:pStyle w:val="Prrafodelista"/>
              <w:numPr>
                <w:ilvl w:val="0"/>
                <w:numId w:val="99"/>
              </w:numPr>
              <w:rPr>
                <w:rFonts w:cs="Times New Roman"/>
              </w:rPr>
            </w:pPr>
            <w:r w:rsidRPr="00EA2B77">
              <w:rPr>
                <w:rFonts w:cs="Times New Roman"/>
              </w:rPr>
              <w:t>Invita al repartidor a reintentar.</w:t>
            </w:r>
          </w:p>
        </w:tc>
      </w:tr>
      <w:tr w:rsidR="003F6643" w:rsidRPr="00686C0C" w14:paraId="0CD6936B" w14:textId="77777777">
        <w:tc>
          <w:tcPr>
            <w:tcW w:w="1980" w:type="dxa"/>
          </w:tcPr>
          <w:p w14:paraId="23720BB2" w14:textId="77777777" w:rsidR="003F6643" w:rsidRPr="00686C0C" w:rsidRDefault="003F6643">
            <w:pPr>
              <w:rPr>
                <w:rFonts w:cs="Times New Roman"/>
              </w:rPr>
            </w:pPr>
            <w:r w:rsidRPr="00686C0C">
              <w:rPr>
                <w:rFonts w:cs="Times New Roman"/>
              </w:rPr>
              <w:t>Prioridad</w:t>
            </w:r>
          </w:p>
        </w:tc>
        <w:tc>
          <w:tcPr>
            <w:tcW w:w="6848" w:type="dxa"/>
          </w:tcPr>
          <w:p w14:paraId="693762CF" w14:textId="77777777" w:rsidR="003F6643" w:rsidRPr="00686C0C" w:rsidRDefault="003F6643">
            <w:pPr>
              <w:rPr>
                <w:rFonts w:cs="Times New Roman"/>
              </w:rPr>
            </w:pPr>
            <w:r>
              <w:rPr>
                <w:rFonts w:cs="Times New Roman"/>
              </w:rPr>
              <w:t>Alta</w:t>
            </w:r>
            <w:r w:rsidRPr="00686C0C">
              <w:rPr>
                <w:rFonts w:cs="Times New Roman"/>
              </w:rPr>
              <w:t xml:space="preserve"> </w:t>
            </w:r>
          </w:p>
        </w:tc>
      </w:tr>
      <w:tr w:rsidR="003F6643" w:rsidRPr="00686C0C" w14:paraId="6919B02B" w14:textId="77777777">
        <w:tc>
          <w:tcPr>
            <w:tcW w:w="1980" w:type="dxa"/>
          </w:tcPr>
          <w:p w14:paraId="1EE218C9" w14:textId="77777777" w:rsidR="003F6643" w:rsidRPr="00686C0C" w:rsidRDefault="003F6643">
            <w:pPr>
              <w:rPr>
                <w:rFonts w:cs="Times New Roman"/>
              </w:rPr>
            </w:pPr>
            <w:r w:rsidRPr="00686C0C">
              <w:rPr>
                <w:rFonts w:cs="Times New Roman"/>
              </w:rPr>
              <w:t>Frecuencia de uso</w:t>
            </w:r>
          </w:p>
        </w:tc>
        <w:tc>
          <w:tcPr>
            <w:tcW w:w="6848" w:type="dxa"/>
          </w:tcPr>
          <w:p w14:paraId="62DD913D" w14:textId="14C62305" w:rsidR="003F6643" w:rsidRPr="00686C0C" w:rsidRDefault="00EA2B77">
            <w:pPr>
              <w:rPr>
                <w:rFonts w:cs="Times New Roman"/>
              </w:rPr>
            </w:pPr>
            <w:r>
              <w:rPr>
                <w:rFonts w:cs="Times New Roman"/>
              </w:rPr>
              <w:t>Alta</w:t>
            </w:r>
          </w:p>
        </w:tc>
      </w:tr>
      <w:tr w:rsidR="003F6643" w:rsidRPr="00686C0C" w14:paraId="45D73097" w14:textId="77777777">
        <w:tc>
          <w:tcPr>
            <w:tcW w:w="1980" w:type="dxa"/>
          </w:tcPr>
          <w:p w14:paraId="198847C0" w14:textId="77777777" w:rsidR="003F6643" w:rsidRPr="00686C0C" w:rsidRDefault="003F6643">
            <w:pPr>
              <w:rPr>
                <w:rFonts w:cs="Times New Roman"/>
              </w:rPr>
            </w:pPr>
            <w:r w:rsidRPr="00686C0C">
              <w:rPr>
                <w:rFonts w:cs="Times New Roman"/>
              </w:rPr>
              <w:t>Requerimientos especiales</w:t>
            </w:r>
          </w:p>
        </w:tc>
        <w:tc>
          <w:tcPr>
            <w:tcW w:w="6848" w:type="dxa"/>
          </w:tcPr>
          <w:p w14:paraId="1C355A55" w14:textId="79D9E6F9" w:rsidR="003F6643" w:rsidRPr="00686C0C" w:rsidRDefault="00D8705B">
            <w:pPr>
              <w:rPr>
                <w:rFonts w:cs="Times New Roman"/>
              </w:rPr>
            </w:pPr>
            <w:r w:rsidRPr="00D8705B">
              <w:rPr>
                <w:color w:val="000000"/>
              </w:rPr>
              <w:t>Todos los pares de movimientos deben ejecutarse como una sola transacción atómica (RNF-014). El algoritmo FIFO debe ser determinista: si dos lotes tienen la misma fecha de caducidad, gana el de fecha de entrada más antigua.</w:t>
            </w:r>
          </w:p>
        </w:tc>
      </w:tr>
      <w:tr w:rsidR="003F6643" w:rsidRPr="00686C0C" w14:paraId="03B940B0" w14:textId="77777777">
        <w:tc>
          <w:tcPr>
            <w:tcW w:w="1980" w:type="dxa"/>
          </w:tcPr>
          <w:p w14:paraId="6B6FF628" w14:textId="77777777" w:rsidR="003F6643" w:rsidRPr="00686C0C" w:rsidRDefault="003F6643">
            <w:pPr>
              <w:rPr>
                <w:rFonts w:cs="Times New Roman"/>
              </w:rPr>
            </w:pPr>
            <w:r>
              <w:rPr>
                <w:rFonts w:cs="Times New Roman"/>
              </w:rPr>
              <w:t>Datos de entrada</w:t>
            </w:r>
          </w:p>
        </w:tc>
        <w:tc>
          <w:tcPr>
            <w:tcW w:w="6848" w:type="dxa"/>
          </w:tcPr>
          <w:p w14:paraId="41434C8D" w14:textId="77777777" w:rsidR="003F6643" w:rsidRPr="00A84B91" w:rsidRDefault="003F6643" w:rsidP="005D18BC">
            <w:pPr>
              <w:pStyle w:val="Prrafodelista"/>
              <w:numPr>
                <w:ilvl w:val="0"/>
                <w:numId w:val="83"/>
              </w:numPr>
              <w:rPr>
                <w:color w:val="000000"/>
              </w:rPr>
            </w:pPr>
            <w:r w:rsidRPr="00A84B91">
              <w:rPr>
                <w:color w:val="000000"/>
              </w:rPr>
              <w:t>Producto/marca recibida.</w:t>
            </w:r>
          </w:p>
          <w:p w14:paraId="21C7A95E" w14:textId="7704BB99" w:rsidR="003F6643" w:rsidRPr="00D8705B" w:rsidRDefault="003F6643" w:rsidP="005D18BC">
            <w:pPr>
              <w:pStyle w:val="Prrafodelista"/>
              <w:numPr>
                <w:ilvl w:val="0"/>
                <w:numId w:val="83"/>
              </w:numPr>
              <w:rPr>
                <w:color w:val="000000"/>
              </w:rPr>
            </w:pPr>
            <w:r w:rsidRPr="00A84B91">
              <w:rPr>
                <w:color w:val="000000"/>
              </w:rPr>
              <w:t>Cantidad de garrafones.</w:t>
            </w:r>
          </w:p>
        </w:tc>
      </w:tr>
      <w:tr w:rsidR="003F6643" w:rsidRPr="00686C0C" w14:paraId="239B6F5E" w14:textId="77777777">
        <w:tc>
          <w:tcPr>
            <w:tcW w:w="1980" w:type="dxa"/>
          </w:tcPr>
          <w:p w14:paraId="74F342A0" w14:textId="77777777" w:rsidR="003F6643" w:rsidRPr="00686C0C" w:rsidRDefault="003F6643">
            <w:pPr>
              <w:rPr>
                <w:rFonts w:cs="Times New Roman"/>
              </w:rPr>
            </w:pPr>
            <w:r>
              <w:rPr>
                <w:rFonts w:cs="Times New Roman"/>
              </w:rPr>
              <w:t>Datos de salida</w:t>
            </w:r>
          </w:p>
        </w:tc>
        <w:tc>
          <w:tcPr>
            <w:tcW w:w="6848" w:type="dxa"/>
          </w:tcPr>
          <w:p w14:paraId="0772673B" w14:textId="77777777" w:rsidR="00F22CDB" w:rsidRPr="00F22CDB" w:rsidRDefault="00F22CDB" w:rsidP="005D18BC">
            <w:pPr>
              <w:pStyle w:val="Prrafodelista"/>
              <w:numPr>
                <w:ilvl w:val="0"/>
                <w:numId w:val="84"/>
              </w:numPr>
              <w:rPr>
                <w:color w:val="000000"/>
              </w:rPr>
            </w:pPr>
            <w:r w:rsidRPr="00F22CDB">
              <w:rPr>
                <w:color w:val="000000"/>
              </w:rPr>
              <w:t>Pares de movimientos enlazados registrados, uno por cada lote afectado.</w:t>
            </w:r>
          </w:p>
          <w:p w14:paraId="0DB63EFF" w14:textId="5E35EEE0" w:rsidR="003F6643" w:rsidRPr="00FA219C" w:rsidRDefault="00F22CDB" w:rsidP="005D18BC">
            <w:pPr>
              <w:pStyle w:val="Prrafodelista"/>
              <w:numPr>
                <w:ilvl w:val="0"/>
                <w:numId w:val="84"/>
              </w:numPr>
              <w:rPr>
                <w:color w:val="000000"/>
              </w:rPr>
            </w:pPr>
            <w:r>
              <w:rPr>
                <w:color w:val="000000"/>
              </w:rPr>
              <w:t>S</w:t>
            </w:r>
            <w:r w:rsidRPr="00F22CDB">
              <w:rPr>
                <w:color w:val="000000"/>
              </w:rPr>
              <w:t>aldos de base y vehículo actualizados con desglose por lote.</w:t>
            </w:r>
          </w:p>
        </w:tc>
      </w:tr>
      <w:tr w:rsidR="003F6643" w:rsidRPr="00686C0C" w14:paraId="1AB8F224" w14:textId="77777777">
        <w:tc>
          <w:tcPr>
            <w:tcW w:w="1980" w:type="dxa"/>
          </w:tcPr>
          <w:p w14:paraId="1D0C1B81" w14:textId="77777777" w:rsidR="003F6643" w:rsidRPr="00686C0C" w:rsidRDefault="003F6643">
            <w:pPr>
              <w:rPr>
                <w:rFonts w:cs="Times New Roman"/>
              </w:rPr>
            </w:pPr>
            <w:r w:rsidRPr="00686C0C">
              <w:rPr>
                <w:rFonts w:cs="Times New Roman"/>
              </w:rPr>
              <w:t>Suposiciones</w:t>
            </w:r>
          </w:p>
        </w:tc>
        <w:tc>
          <w:tcPr>
            <w:tcW w:w="6848" w:type="dxa"/>
          </w:tcPr>
          <w:p w14:paraId="7487D9BC" w14:textId="77777777" w:rsidR="003F6643" w:rsidRPr="00686C0C" w:rsidRDefault="003F6643">
            <w:pPr>
              <w:rPr>
                <w:rFonts w:cs="Times New Roman"/>
              </w:rPr>
            </w:pPr>
            <w:r w:rsidRPr="00FB289C">
              <w:t xml:space="preserve">El dueño cuenta físicamente los garrafones recibidos antes de registrarlos en la </w:t>
            </w:r>
            <w:proofErr w:type="gramStart"/>
            <w:r w:rsidRPr="00FB289C">
              <w:t>app</w:t>
            </w:r>
            <w:proofErr w:type="gramEnd"/>
            <w:r w:rsidRPr="00FB289C">
              <w:t xml:space="preserve"> y conoce la fecha de caducidad del lote.</w:t>
            </w:r>
          </w:p>
        </w:tc>
      </w:tr>
      <w:tr w:rsidR="003F6643" w:rsidRPr="00686C0C" w14:paraId="59E6DD50" w14:textId="77777777">
        <w:trPr>
          <w:trHeight w:val="404"/>
        </w:trPr>
        <w:tc>
          <w:tcPr>
            <w:tcW w:w="1980" w:type="dxa"/>
          </w:tcPr>
          <w:p w14:paraId="442E17D5" w14:textId="77777777" w:rsidR="003F6643" w:rsidRPr="00686C0C" w:rsidRDefault="003F6643">
            <w:pPr>
              <w:rPr>
                <w:rFonts w:cs="Times New Roman"/>
              </w:rPr>
            </w:pPr>
            <w:r w:rsidRPr="00686C0C">
              <w:rPr>
                <w:rFonts w:cs="Times New Roman"/>
              </w:rPr>
              <w:t>Notas y preguntas</w:t>
            </w:r>
          </w:p>
        </w:tc>
        <w:tc>
          <w:tcPr>
            <w:tcW w:w="6848" w:type="dxa"/>
          </w:tcPr>
          <w:p w14:paraId="37552E88" w14:textId="393835BD" w:rsidR="003F6643" w:rsidRPr="00686C0C" w:rsidRDefault="0009089B">
            <w:pPr>
              <w:rPr>
                <w:rFonts w:cs="Times New Roman"/>
                <w:highlight w:val="yellow"/>
              </w:rPr>
            </w:pPr>
            <w:r>
              <w:t>Ninguna</w:t>
            </w:r>
          </w:p>
        </w:tc>
      </w:tr>
    </w:tbl>
    <w:p w14:paraId="058BCE3C" w14:textId="77777777" w:rsidR="003F6643" w:rsidRDefault="003F6643" w:rsidP="00EF3BA8"/>
    <w:p w14:paraId="4B993736" w14:textId="77777777" w:rsidR="00C03681" w:rsidRDefault="00C03681" w:rsidP="00EF3BA8"/>
    <w:p w14:paraId="10052F11" w14:textId="77777777" w:rsidR="00C03681" w:rsidRDefault="00C03681" w:rsidP="00EF3BA8"/>
    <w:p w14:paraId="28C50FD3" w14:textId="77777777" w:rsidR="00C03681" w:rsidRDefault="00C03681" w:rsidP="00EF3BA8"/>
    <w:p w14:paraId="4450995A" w14:textId="77777777" w:rsidR="00C03681" w:rsidRDefault="00C03681" w:rsidP="00EF3BA8"/>
    <w:p w14:paraId="28264DDA" w14:textId="77777777" w:rsidR="00C03681" w:rsidRDefault="00C03681" w:rsidP="00EF3BA8"/>
    <w:p w14:paraId="035760AE" w14:textId="4C2F2D61" w:rsidR="0007421A" w:rsidRDefault="0007421A">
      <w:pPr>
        <w:spacing w:line="259" w:lineRule="auto"/>
        <w:jc w:val="left"/>
      </w:pPr>
    </w:p>
    <w:p w14:paraId="3D319A5A" w14:textId="77777777" w:rsidR="0009089B" w:rsidRDefault="0009089B">
      <w:pPr>
        <w:spacing w:line="259" w:lineRule="auto"/>
        <w:jc w:val="left"/>
      </w:pPr>
    </w:p>
    <w:p w14:paraId="6C2ECC0B" w14:textId="77777777" w:rsidR="0009089B" w:rsidRDefault="0009089B">
      <w:pPr>
        <w:spacing w:line="259" w:lineRule="auto"/>
        <w:jc w:val="left"/>
      </w:pPr>
    </w:p>
    <w:p w14:paraId="4A3258BE" w14:textId="77777777" w:rsidR="0009089B" w:rsidRDefault="0009089B">
      <w:pPr>
        <w:spacing w:line="259" w:lineRule="auto"/>
        <w:jc w:val="left"/>
      </w:pPr>
    </w:p>
    <w:p w14:paraId="22CCA03A" w14:textId="77777777" w:rsidR="0009089B" w:rsidRDefault="0009089B">
      <w:pPr>
        <w:spacing w:line="259" w:lineRule="auto"/>
        <w:jc w:val="left"/>
      </w:pPr>
    </w:p>
    <w:p w14:paraId="4D1DF29C" w14:textId="77777777" w:rsidR="0009089B" w:rsidRDefault="0009089B">
      <w:pPr>
        <w:spacing w:line="259" w:lineRule="auto"/>
        <w:jc w:val="left"/>
      </w:pPr>
    </w:p>
    <w:p w14:paraId="7439F83D" w14:textId="77777777" w:rsidR="0009089B" w:rsidRDefault="0009089B">
      <w:pPr>
        <w:spacing w:line="259" w:lineRule="auto"/>
        <w:jc w:val="left"/>
      </w:pPr>
    </w:p>
    <w:p w14:paraId="3B0DA460" w14:textId="77777777" w:rsidR="0009089B" w:rsidRDefault="0009089B">
      <w:pPr>
        <w:spacing w:line="259" w:lineRule="auto"/>
        <w:jc w:val="left"/>
      </w:pPr>
    </w:p>
    <w:p w14:paraId="1B4B34E6" w14:textId="3A74185F" w:rsidR="0009089B" w:rsidRDefault="0009089B" w:rsidP="0009089B">
      <w:pPr>
        <w:jc w:val="left"/>
      </w:pPr>
      <w:r w:rsidRPr="00BE7252">
        <w:lastRenderedPageBreak/>
        <w:t xml:space="preserve">CU – </w:t>
      </w:r>
      <w:r w:rsidR="00306588">
        <w:t>0</w:t>
      </w:r>
      <w:r>
        <w:t>20</w:t>
      </w:r>
      <w:r w:rsidRPr="00BE7252">
        <w:t xml:space="preserve">: </w:t>
      </w:r>
      <w:r w:rsidR="005B6080" w:rsidRPr="005B6080">
        <w:t>Solicitar cambio de perfil</w:t>
      </w:r>
    </w:p>
    <w:tbl>
      <w:tblPr>
        <w:tblStyle w:val="Tablaconcuadrcula"/>
        <w:tblW w:w="0" w:type="auto"/>
        <w:tblLook w:val="04A0" w:firstRow="1" w:lastRow="0" w:firstColumn="1" w:lastColumn="0" w:noHBand="0" w:noVBand="1"/>
      </w:tblPr>
      <w:tblGrid>
        <w:gridCol w:w="1980"/>
        <w:gridCol w:w="6848"/>
      </w:tblGrid>
      <w:tr w:rsidR="0009089B" w:rsidRPr="00686C0C" w14:paraId="319E9BC4" w14:textId="77777777">
        <w:tc>
          <w:tcPr>
            <w:tcW w:w="1980" w:type="dxa"/>
          </w:tcPr>
          <w:p w14:paraId="2F390C8F" w14:textId="77777777" w:rsidR="0009089B" w:rsidRPr="00686C0C" w:rsidRDefault="0009089B">
            <w:pPr>
              <w:rPr>
                <w:rFonts w:cs="Times New Roman"/>
                <w:b/>
                <w:bCs/>
              </w:rPr>
            </w:pPr>
            <w:r w:rsidRPr="00686C0C">
              <w:rPr>
                <w:rFonts w:cs="Times New Roman"/>
                <w:b/>
                <w:bCs/>
              </w:rPr>
              <w:t>Nombre</w:t>
            </w:r>
          </w:p>
        </w:tc>
        <w:tc>
          <w:tcPr>
            <w:tcW w:w="6848" w:type="dxa"/>
          </w:tcPr>
          <w:p w14:paraId="3AA39BD9" w14:textId="5BCF8F06" w:rsidR="0009089B" w:rsidRPr="006A4AEE" w:rsidRDefault="005B6080">
            <w:pPr>
              <w:rPr>
                <w:rFonts w:cs="Times New Roman"/>
                <w:b/>
                <w:bCs/>
              </w:rPr>
            </w:pPr>
            <w:r w:rsidRPr="005B6080">
              <w:rPr>
                <w:rFonts w:cs="Times New Roman"/>
                <w:b/>
                <w:bCs/>
              </w:rPr>
              <w:t>Solicitar cambio de perfil</w:t>
            </w:r>
          </w:p>
        </w:tc>
      </w:tr>
      <w:tr w:rsidR="0009089B" w:rsidRPr="00686C0C" w14:paraId="667A1F7F" w14:textId="77777777">
        <w:tc>
          <w:tcPr>
            <w:tcW w:w="1980" w:type="dxa"/>
          </w:tcPr>
          <w:p w14:paraId="2CCA7011" w14:textId="77777777" w:rsidR="0009089B" w:rsidRPr="00686C0C" w:rsidRDefault="0009089B">
            <w:pPr>
              <w:rPr>
                <w:rFonts w:cs="Times New Roman"/>
              </w:rPr>
            </w:pPr>
            <w:r w:rsidRPr="00686C0C">
              <w:rPr>
                <w:rFonts w:cs="Times New Roman"/>
              </w:rPr>
              <w:t>Actores</w:t>
            </w:r>
          </w:p>
        </w:tc>
        <w:tc>
          <w:tcPr>
            <w:tcW w:w="6848" w:type="dxa"/>
          </w:tcPr>
          <w:p w14:paraId="6D3A090D" w14:textId="77777777" w:rsidR="0009089B" w:rsidRPr="00686C0C" w:rsidRDefault="0009089B">
            <w:pPr>
              <w:rPr>
                <w:rFonts w:cs="Times New Roman"/>
              </w:rPr>
            </w:pPr>
            <w:r w:rsidRPr="001F7E83">
              <w:rPr>
                <w:rFonts w:cs="Times New Roman"/>
              </w:rPr>
              <w:t>Repartidor</w:t>
            </w:r>
          </w:p>
        </w:tc>
      </w:tr>
      <w:tr w:rsidR="0009089B" w:rsidRPr="00686C0C" w14:paraId="41B0C305" w14:textId="77777777">
        <w:tc>
          <w:tcPr>
            <w:tcW w:w="1980" w:type="dxa"/>
          </w:tcPr>
          <w:p w14:paraId="76173B00" w14:textId="77777777" w:rsidR="0009089B" w:rsidRPr="00686C0C" w:rsidRDefault="0009089B">
            <w:pPr>
              <w:rPr>
                <w:rFonts w:cs="Times New Roman"/>
              </w:rPr>
            </w:pPr>
            <w:r w:rsidRPr="00686C0C">
              <w:rPr>
                <w:rFonts w:cs="Times New Roman"/>
              </w:rPr>
              <w:t>Descripción</w:t>
            </w:r>
          </w:p>
        </w:tc>
        <w:tc>
          <w:tcPr>
            <w:tcW w:w="6848" w:type="dxa"/>
          </w:tcPr>
          <w:p w14:paraId="743F7678" w14:textId="5A5E7C8C" w:rsidR="0009089B" w:rsidRPr="00686C0C" w:rsidRDefault="0005182E">
            <w:pPr>
              <w:spacing w:line="240" w:lineRule="auto"/>
              <w:rPr>
                <w:rFonts w:cs="Times New Roman"/>
              </w:rPr>
            </w:pPr>
            <w:r w:rsidRPr="0005182E">
              <w:rPr>
                <w:rFonts w:cs="Times New Roman"/>
              </w:rPr>
              <w:t>El dueño del negocio envía al administrador una solicitud de cambio sobre alguno de los datos del catálogo de tipos de cambio: foto de perfil, datos de un vehículo, agregar/eliminar vehículo, nombre comercial, dirección de la base o agregar producto al catálogo. La solicitud queda en estado "Pendiente" hasta que el administrador la apruebe o rechace (CU-021). Nota: el cambio de precio de un producto ya configurado NO pasa por este flujo; el dueño lo aplica directamente desde CU-023.</w:t>
            </w:r>
          </w:p>
        </w:tc>
      </w:tr>
      <w:tr w:rsidR="0009089B" w:rsidRPr="00686C0C" w14:paraId="5F9408D5" w14:textId="77777777">
        <w:tc>
          <w:tcPr>
            <w:tcW w:w="1980" w:type="dxa"/>
          </w:tcPr>
          <w:p w14:paraId="3536602C" w14:textId="77777777" w:rsidR="0009089B" w:rsidRPr="00686C0C" w:rsidRDefault="0009089B">
            <w:pPr>
              <w:rPr>
                <w:rFonts w:cs="Times New Roman"/>
              </w:rPr>
            </w:pPr>
            <w:r w:rsidRPr="00686C0C">
              <w:rPr>
                <w:rFonts w:cs="Times New Roman"/>
              </w:rPr>
              <w:t>Requerimiento funcional</w:t>
            </w:r>
          </w:p>
        </w:tc>
        <w:tc>
          <w:tcPr>
            <w:tcW w:w="6848" w:type="dxa"/>
          </w:tcPr>
          <w:p w14:paraId="54BCA992" w14:textId="77777777" w:rsidR="0009089B" w:rsidRDefault="0009089B">
            <w:pPr>
              <w:jc w:val="left"/>
              <w:rPr>
                <w:rFonts w:cs="Times New Roman"/>
              </w:rPr>
            </w:pPr>
            <w:r w:rsidRPr="00C55B86">
              <w:rPr>
                <w:rFonts w:cs="Times New Roman"/>
              </w:rPr>
              <w:t>RF</w:t>
            </w:r>
            <w:r>
              <w:rPr>
                <w:rFonts w:cs="Times New Roman"/>
              </w:rPr>
              <w:t>-</w:t>
            </w:r>
            <w:r w:rsidRPr="00C55B86">
              <w:rPr>
                <w:rFonts w:cs="Times New Roman"/>
              </w:rPr>
              <w:t>0</w:t>
            </w:r>
            <w:r>
              <w:rPr>
                <w:rFonts w:cs="Times New Roman"/>
              </w:rPr>
              <w:t>2</w:t>
            </w:r>
            <w:r w:rsidR="0005182E">
              <w:rPr>
                <w:rFonts w:cs="Times New Roman"/>
              </w:rPr>
              <w:t>6</w:t>
            </w:r>
          </w:p>
          <w:p w14:paraId="02144B29" w14:textId="46C6721E" w:rsidR="0005182E" w:rsidRPr="00686C0C" w:rsidRDefault="0005182E">
            <w:pPr>
              <w:jc w:val="left"/>
              <w:rPr>
                <w:rFonts w:cs="Times New Roman"/>
              </w:rPr>
            </w:pPr>
            <w:r>
              <w:rPr>
                <w:rFonts w:cs="Times New Roman"/>
              </w:rPr>
              <w:t>RF-031</w:t>
            </w:r>
          </w:p>
        </w:tc>
      </w:tr>
      <w:tr w:rsidR="0009089B" w:rsidRPr="00686C0C" w14:paraId="481092BB" w14:textId="77777777">
        <w:tc>
          <w:tcPr>
            <w:tcW w:w="1980" w:type="dxa"/>
          </w:tcPr>
          <w:p w14:paraId="4D23C246" w14:textId="77777777" w:rsidR="0009089B" w:rsidRPr="00686C0C" w:rsidRDefault="0009089B">
            <w:pPr>
              <w:rPr>
                <w:rFonts w:cs="Times New Roman"/>
              </w:rPr>
            </w:pPr>
            <w:r>
              <w:rPr>
                <w:rFonts w:cs="Times New Roman"/>
              </w:rPr>
              <w:t>Reglas de negocio</w:t>
            </w:r>
          </w:p>
        </w:tc>
        <w:tc>
          <w:tcPr>
            <w:tcW w:w="6848" w:type="dxa"/>
          </w:tcPr>
          <w:p w14:paraId="48C9A1C9" w14:textId="77777777" w:rsidR="0009089B" w:rsidRDefault="00066450">
            <w:pPr>
              <w:spacing w:line="240" w:lineRule="auto"/>
              <w:jc w:val="left"/>
              <w:rPr>
                <w:rFonts w:cs="Times New Roman"/>
              </w:rPr>
            </w:pPr>
            <w:r w:rsidRPr="00066450">
              <w:rPr>
                <w:rFonts w:cs="Times New Roman"/>
              </w:rPr>
              <w:t>RN-021</w:t>
            </w:r>
            <w:r>
              <w:rPr>
                <w:rFonts w:cs="Times New Roman"/>
              </w:rPr>
              <w:t xml:space="preserve"> </w:t>
            </w:r>
            <w:r w:rsidRPr="00066450">
              <w:rPr>
                <w:rFonts w:cs="Times New Roman"/>
              </w:rPr>
              <w:t>Solicitudes solo por dueño del negocio</w:t>
            </w:r>
            <w:r w:rsidR="0009089B" w:rsidRPr="00C528AF">
              <w:rPr>
                <w:rFonts w:cs="Times New Roman"/>
              </w:rPr>
              <w:t>.</w:t>
            </w:r>
          </w:p>
          <w:p w14:paraId="3339B63A" w14:textId="6023B15B" w:rsidR="008D034E" w:rsidRPr="00C55B86" w:rsidRDefault="008D034E" w:rsidP="008D034E">
            <w:pPr>
              <w:spacing w:line="240" w:lineRule="auto"/>
              <w:ind w:left="680" w:hanging="680"/>
              <w:jc w:val="left"/>
              <w:rPr>
                <w:rFonts w:cs="Times New Roman"/>
              </w:rPr>
            </w:pPr>
            <w:r>
              <w:rPr>
                <w:rFonts w:cs="Times New Roman"/>
              </w:rPr>
              <w:t xml:space="preserve">RN-019 </w:t>
            </w:r>
            <w:r w:rsidRPr="00646E56">
              <w:rPr>
                <w:rFonts w:cs="Times New Roman"/>
              </w:rPr>
              <w:t>Cambios sujetos a aprobación</w:t>
            </w:r>
            <w:r>
              <w:rPr>
                <w:rFonts w:cs="Times New Roman"/>
              </w:rPr>
              <w:t>.</w:t>
            </w:r>
          </w:p>
        </w:tc>
      </w:tr>
      <w:tr w:rsidR="0009089B" w:rsidRPr="00686C0C" w14:paraId="1644D423" w14:textId="77777777">
        <w:trPr>
          <w:trHeight w:val="519"/>
        </w:trPr>
        <w:tc>
          <w:tcPr>
            <w:tcW w:w="1980" w:type="dxa"/>
          </w:tcPr>
          <w:p w14:paraId="3ED9EA99" w14:textId="77777777" w:rsidR="0009089B" w:rsidRPr="00686C0C" w:rsidRDefault="0009089B">
            <w:pPr>
              <w:rPr>
                <w:rFonts w:cs="Times New Roman"/>
              </w:rPr>
            </w:pPr>
            <w:r w:rsidRPr="00686C0C">
              <w:rPr>
                <w:rFonts w:cs="Times New Roman"/>
              </w:rPr>
              <w:t>Disparador</w:t>
            </w:r>
          </w:p>
        </w:tc>
        <w:tc>
          <w:tcPr>
            <w:tcW w:w="6848" w:type="dxa"/>
          </w:tcPr>
          <w:p w14:paraId="4909C12E" w14:textId="5F058E80" w:rsidR="0009089B" w:rsidRPr="00686C0C" w:rsidRDefault="00467F3C">
            <w:pPr>
              <w:spacing w:line="240" w:lineRule="auto"/>
              <w:rPr>
                <w:rFonts w:cs="Times New Roman"/>
              </w:rPr>
            </w:pPr>
            <w:r w:rsidRPr="00467F3C">
              <w:rPr>
                <w:rFonts w:cs="Times New Roman"/>
              </w:rPr>
              <w:t>El dueño accede a la sección de configuración de su negocio y elige una opción cuyo cambio requiere aprobación.</w:t>
            </w:r>
          </w:p>
        </w:tc>
      </w:tr>
      <w:tr w:rsidR="0009089B" w:rsidRPr="00686C0C" w14:paraId="1E29B9BA" w14:textId="77777777">
        <w:tc>
          <w:tcPr>
            <w:tcW w:w="1980" w:type="dxa"/>
          </w:tcPr>
          <w:p w14:paraId="698AEEB2" w14:textId="77777777" w:rsidR="0009089B" w:rsidRPr="00686C0C" w:rsidRDefault="0009089B">
            <w:pPr>
              <w:rPr>
                <w:rFonts w:cs="Times New Roman"/>
              </w:rPr>
            </w:pPr>
            <w:r w:rsidRPr="00686C0C">
              <w:rPr>
                <w:rFonts w:cs="Times New Roman"/>
              </w:rPr>
              <w:t>Precondiciones</w:t>
            </w:r>
          </w:p>
        </w:tc>
        <w:tc>
          <w:tcPr>
            <w:tcW w:w="6848" w:type="dxa"/>
          </w:tcPr>
          <w:p w14:paraId="5000BFB1" w14:textId="77777777" w:rsidR="00545948" w:rsidRPr="00545948" w:rsidRDefault="00545948" w:rsidP="005D18BC">
            <w:pPr>
              <w:pStyle w:val="Prrafodelista"/>
              <w:numPr>
                <w:ilvl w:val="0"/>
                <w:numId w:val="100"/>
              </w:numPr>
              <w:spacing w:line="240" w:lineRule="auto"/>
              <w:rPr>
                <w:rFonts w:cs="Times New Roman"/>
              </w:rPr>
            </w:pPr>
            <w:r w:rsidRPr="00545948">
              <w:rPr>
                <w:rFonts w:cs="Times New Roman"/>
              </w:rPr>
              <w:t>El dueño tiene sesión activa. (RN-021)</w:t>
            </w:r>
          </w:p>
          <w:p w14:paraId="13A0E2CE" w14:textId="47C6C935" w:rsidR="0009089B" w:rsidRPr="00686C0C" w:rsidRDefault="00545948" w:rsidP="005D18BC">
            <w:pPr>
              <w:pStyle w:val="Prrafodelista"/>
              <w:numPr>
                <w:ilvl w:val="0"/>
                <w:numId w:val="100"/>
              </w:numPr>
              <w:spacing w:line="240" w:lineRule="auto"/>
              <w:rPr>
                <w:rFonts w:cs="Times New Roman"/>
              </w:rPr>
            </w:pPr>
            <w:r w:rsidRPr="00545948">
              <w:rPr>
                <w:rFonts w:cs="Times New Roman"/>
              </w:rPr>
              <w:t>2. El tipo de cambio existe en el catálogo y está activo.</w:t>
            </w:r>
          </w:p>
        </w:tc>
      </w:tr>
      <w:tr w:rsidR="0009089B" w:rsidRPr="00686C0C" w14:paraId="725C0351" w14:textId="77777777">
        <w:tc>
          <w:tcPr>
            <w:tcW w:w="1980" w:type="dxa"/>
          </w:tcPr>
          <w:p w14:paraId="41C6D396" w14:textId="77777777" w:rsidR="0009089B" w:rsidRPr="00686C0C" w:rsidRDefault="0009089B">
            <w:pPr>
              <w:rPr>
                <w:rFonts w:cs="Times New Roman"/>
              </w:rPr>
            </w:pPr>
            <w:r w:rsidRPr="00686C0C">
              <w:rPr>
                <w:rFonts w:cs="Times New Roman"/>
              </w:rPr>
              <w:t>Postcondiciones</w:t>
            </w:r>
          </w:p>
        </w:tc>
        <w:tc>
          <w:tcPr>
            <w:tcW w:w="6848" w:type="dxa"/>
          </w:tcPr>
          <w:p w14:paraId="09BAEDAD" w14:textId="77777777" w:rsidR="005B0873" w:rsidRPr="005B0873" w:rsidRDefault="005B0873" w:rsidP="005D18BC">
            <w:pPr>
              <w:pStyle w:val="Prrafodelista"/>
              <w:numPr>
                <w:ilvl w:val="0"/>
                <w:numId w:val="101"/>
              </w:numPr>
              <w:spacing w:line="240" w:lineRule="auto"/>
              <w:rPr>
                <w:rFonts w:cs="Times New Roman"/>
              </w:rPr>
            </w:pPr>
            <w:r w:rsidRPr="005B0873">
              <w:rPr>
                <w:rFonts w:cs="Times New Roman"/>
              </w:rPr>
              <w:t>Se crea una solicitud en estado "Pendiente" con los datos del cambio propuesto.</w:t>
            </w:r>
          </w:p>
          <w:p w14:paraId="633CC16A" w14:textId="4A60C9BA" w:rsidR="005B0873" w:rsidRPr="005B0873" w:rsidRDefault="005B0873" w:rsidP="005D18BC">
            <w:pPr>
              <w:pStyle w:val="Prrafodelista"/>
              <w:numPr>
                <w:ilvl w:val="0"/>
                <w:numId w:val="101"/>
              </w:numPr>
              <w:spacing w:line="240" w:lineRule="auto"/>
              <w:rPr>
                <w:rFonts w:cs="Times New Roman"/>
              </w:rPr>
            </w:pPr>
            <w:r w:rsidRPr="005B0873">
              <w:rPr>
                <w:rFonts w:cs="Times New Roman"/>
              </w:rPr>
              <w:t>El administrador ve la solicitud en su panel de revisión.</w:t>
            </w:r>
          </w:p>
          <w:p w14:paraId="5924C30F" w14:textId="7FB0FB16" w:rsidR="0009089B" w:rsidRPr="00686C0C" w:rsidRDefault="005B0873" w:rsidP="005D18BC">
            <w:pPr>
              <w:pStyle w:val="Prrafodelista"/>
              <w:numPr>
                <w:ilvl w:val="0"/>
                <w:numId w:val="101"/>
              </w:numPr>
              <w:spacing w:line="240" w:lineRule="auto"/>
              <w:rPr>
                <w:rFonts w:cs="Times New Roman"/>
              </w:rPr>
            </w:pPr>
            <w:r w:rsidRPr="005B0873">
              <w:rPr>
                <w:rFonts w:cs="Times New Roman"/>
              </w:rPr>
              <w:t xml:space="preserve">Los datos actuales se mantienen sin cambios hasta que el </w:t>
            </w:r>
            <w:proofErr w:type="spellStart"/>
            <w:r w:rsidRPr="005B0873">
              <w:rPr>
                <w:rFonts w:cs="Times New Roman"/>
              </w:rPr>
              <w:t>admin</w:t>
            </w:r>
            <w:proofErr w:type="spellEnd"/>
            <w:r w:rsidRPr="005B0873">
              <w:rPr>
                <w:rFonts w:cs="Times New Roman"/>
              </w:rPr>
              <w:t xml:space="preserve"> resuelva la solicitud.</w:t>
            </w:r>
          </w:p>
        </w:tc>
      </w:tr>
      <w:tr w:rsidR="0009089B" w:rsidRPr="00686C0C" w14:paraId="237DBAFD" w14:textId="77777777">
        <w:tc>
          <w:tcPr>
            <w:tcW w:w="1980" w:type="dxa"/>
          </w:tcPr>
          <w:p w14:paraId="4EF837B5" w14:textId="77777777" w:rsidR="0009089B" w:rsidRPr="00686C0C" w:rsidRDefault="0009089B">
            <w:pPr>
              <w:rPr>
                <w:rFonts w:cs="Times New Roman"/>
              </w:rPr>
            </w:pPr>
            <w:r w:rsidRPr="00686C0C">
              <w:rPr>
                <w:rFonts w:cs="Times New Roman"/>
              </w:rPr>
              <w:t>Flujo Normal</w:t>
            </w:r>
          </w:p>
        </w:tc>
        <w:tc>
          <w:tcPr>
            <w:tcW w:w="6848" w:type="dxa"/>
          </w:tcPr>
          <w:p w14:paraId="3DEB960A" w14:textId="77777777" w:rsidR="00191487" w:rsidRPr="00191487" w:rsidRDefault="00191487" w:rsidP="005D18BC">
            <w:pPr>
              <w:pStyle w:val="Prrafodelista"/>
              <w:numPr>
                <w:ilvl w:val="0"/>
                <w:numId w:val="102"/>
              </w:numPr>
              <w:spacing w:line="240" w:lineRule="auto"/>
              <w:rPr>
                <w:rFonts w:cs="Times New Roman"/>
              </w:rPr>
            </w:pPr>
            <w:r w:rsidRPr="00191487">
              <w:rPr>
                <w:rFonts w:cs="Times New Roman"/>
              </w:rPr>
              <w:t>El dueño accede a la configuración del negocio o de su perfil.</w:t>
            </w:r>
          </w:p>
          <w:p w14:paraId="11E7E21D" w14:textId="6F3F2710" w:rsidR="00191487" w:rsidRPr="00191487" w:rsidRDefault="00191487" w:rsidP="005D18BC">
            <w:pPr>
              <w:pStyle w:val="Prrafodelista"/>
              <w:numPr>
                <w:ilvl w:val="0"/>
                <w:numId w:val="102"/>
              </w:numPr>
              <w:spacing w:line="240" w:lineRule="auto"/>
              <w:rPr>
                <w:rFonts w:cs="Times New Roman"/>
              </w:rPr>
            </w:pPr>
            <w:r w:rsidRPr="00191487">
              <w:rPr>
                <w:rFonts w:cs="Times New Roman"/>
              </w:rPr>
              <w:t>Selecciona el tipo de cambio (ej. cambiar nombre comercial, agregar vehículo, etc.).</w:t>
            </w:r>
          </w:p>
          <w:p w14:paraId="07DA3C45" w14:textId="23059EB1" w:rsidR="00191487" w:rsidRPr="00191487" w:rsidRDefault="00191487" w:rsidP="005D18BC">
            <w:pPr>
              <w:pStyle w:val="Prrafodelista"/>
              <w:numPr>
                <w:ilvl w:val="0"/>
                <w:numId w:val="102"/>
              </w:numPr>
              <w:spacing w:line="240" w:lineRule="auto"/>
              <w:rPr>
                <w:rFonts w:cs="Times New Roman"/>
              </w:rPr>
            </w:pPr>
            <w:r w:rsidRPr="00191487">
              <w:rPr>
                <w:rFonts w:cs="Times New Roman"/>
              </w:rPr>
              <w:t>El sistema muestra el formulario correspondiente con el valor actual y un campo para el valor nuevo.</w:t>
            </w:r>
          </w:p>
          <w:p w14:paraId="5A46CC5A" w14:textId="7D913572" w:rsidR="00191487" w:rsidRPr="00191487" w:rsidRDefault="00191487" w:rsidP="005D18BC">
            <w:pPr>
              <w:pStyle w:val="Prrafodelista"/>
              <w:numPr>
                <w:ilvl w:val="0"/>
                <w:numId w:val="102"/>
              </w:numPr>
              <w:spacing w:line="240" w:lineRule="auto"/>
              <w:rPr>
                <w:rFonts w:cs="Times New Roman"/>
              </w:rPr>
            </w:pPr>
            <w:r w:rsidRPr="00191487">
              <w:rPr>
                <w:rFonts w:cs="Times New Roman"/>
              </w:rPr>
              <w:t>El dueño</w:t>
            </w:r>
            <w:r w:rsidR="009B1469">
              <w:rPr>
                <w:rFonts w:cs="Times New Roman"/>
              </w:rPr>
              <w:t xml:space="preserve"> cambia el nuevo valor</w:t>
            </w:r>
          </w:p>
          <w:p w14:paraId="691A75C1" w14:textId="779B2CA6" w:rsidR="00191487" w:rsidRPr="00191487" w:rsidRDefault="00191487" w:rsidP="005D18BC">
            <w:pPr>
              <w:pStyle w:val="Prrafodelista"/>
              <w:numPr>
                <w:ilvl w:val="0"/>
                <w:numId w:val="102"/>
              </w:numPr>
              <w:spacing w:line="240" w:lineRule="auto"/>
              <w:rPr>
                <w:rFonts w:cs="Times New Roman"/>
              </w:rPr>
            </w:pPr>
            <w:r w:rsidRPr="00191487">
              <w:rPr>
                <w:rFonts w:cs="Times New Roman"/>
              </w:rPr>
              <w:t>El sistema valida los datos básicos (formato, longitud, valores razonables).</w:t>
            </w:r>
          </w:p>
          <w:p w14:paraId="37245DE2" w14:textId="6B7A8743" w:rsidR="00191487" w:rsidRPr="00191487" w:rsidRDefault="00191487" w:rsidP="005D18BC">
            <w:pPr>
              <w:pStyle w:val="Prrafodelista"/>
              <w:numPr>
                <w:ilvl w:val="0"/>
                <w:numId w:val="102"/>
              </w:numPr>
              <w:spacing w:line="240" w:lineRule="auto"/>
              <w:rPr>
                <w:rFonts w:cs="Times New Roman"/>
              </w:rPr>
            </w:pPr>
            <w:r w:rsidRPr="00191487">
              <w:rPr>
                <w:rFonts w:cs="Times New Roman"/>
              </w:rPr>
              <w:t>El sistema crea el registro en la tabla de solicitudes con estado "Pendiente". (RN-019)</w:t>
            </w:r>
          </w:p>
          <w:p w14:paraId="093268BE" w14:textId="491CC075" w:rsidR="00191487" w:rsidRPr="00191487" w:rsidRDefault="00191487" w:rsidP="005D18BC">
            <w:pPr>
              <w:pStyle w:val="Prrafodelista"/>
              <w:numPr>
                <w:ilvl w:val="0"/>
                <w:numId w:val="102"/>
              </w:numPr>
              <w:spacing w:line="240" w:lineRule="auto"/>
              <w:rPr>
                <w:rFonts w:cs="Times New Roman"/>
              </w:rPr>
            </w:pPr>
            <w:r w:rsidRPr="00191487">
              <w:rPr>
                <w:rFonts w:cs="Times New Roman"/>
              </w:rPr>
              <w:t>El sistema notifica al panel del administrador.</w:t>
            </w:r>
          </w:p>
          <w:p w14:paraId="6DE8F8FE" w14:textId="0F057C11" w:rsidR="00191487" w:rsidRPr="00191487" w:rsidRDefault="00191487" w:rsidP="005D18BC">
            <w:pPr>
              <w:pStyle w:val="Prrafodelista"/>
              <w:numPr>
                <w:ilvl w:val="0"/>
                <w:numId w:val="102"/>
              </w:numPr>
              <w:spacing w:line="240" w:lineRule="auto"/>
              <w:rPr>
                <w:rFonts w:cs="Times New Roman"/>
              </w:rPr>
            </w:pPr>
            <w:r w:rsidRPr="00191487">
              <w:rPr>
                <w:rFonts w:cs="Times New Roman"/>
              </w:rPr>
              <w:t>El sistema muestra al dueño un mensaje de confirmación.</w:t>
            </w:r>
          </w:p>
          <w:p w14:paraId="54783B09" w14:textId="77777777" w:rsidR="0009089B" w:rsidRPr="00B97D66" w:rsidRDefault="00191487" w:rsidP="005D18BC">
            <w:pPr>
              <w:pStyle w:val="Prrafodelista"/>
              <w:numPr>
                <w:ilvl w:val="0"/>
                <w:numId w:val="102"/>
              </w:numPr>
              <w:spacing w:line="240" w:lineRule="auto"/>
              <w:rPr>
                <w:rFonts w:cs="Times New Roman"/>
              </w:rPr>
            </w:pPr>
            <w:r w:rsidRPr="00191487">
              <w:rPr>
                <w:rFonts w:cs="Times New Roman"/>
              </w:rPr>
              <w:t>Finaliza el caso de uso.</w:t>
            </w:r>
          </w:p>
        </w:tc>
      </w:tr>
      <w:tr w:rsidR="0009089B" w:rsidRPr="00686C0C" w14:paraId="190B5CEA" w14:textId="77777777">
        <w:tc>
          <w:tcPr>
            <w:tcW w:w="1980" w:type="dxa"/>
          </w:tcPr>
          <w:p w14:paraId="297B32E9" w14:textId="77777777" w:rsidR="0009089B" w:rsidRPr="00686C0C" w:rsidRDefault="0009089B">
            <w:pPr>
              <w:rPr>
                <w:rFonts w:cs="Times New Roman"/>
              </w:rPr>
            </w:pPr>
            <w:r w:rsidRPr="00686C0C">
              <w:rPr>
                <w:rFonts w:cs="Times New Roman"/>
              </w:rPr>
              <w:t>Flujos Alternativos</w:t>
            </w:r>
          </w:p>
        </w:tc>
        <w:tc>
          <w:tcPr>
            <w:tcW w:w="6848" w:type="dxa"/>
          </w:tcPr>
          <w:p w14:paraId="6FB19011" w14:textId="77777777" w:rsidR="006A660F" w:rsidRPr="006A660F" w:rsidRDefault="0009089B" w:rsidP="006A660F">
            <w:pPr>
              <w:rPr>
                <w:rFonts w:cs="Times New Roman"/>
              </w:rPr>
            </w:pPr>
            <w:r w:rsidRPr="00686C0C">
              <w:rPr>
                <w:rFonts w:cs="Times New Roman"/>
              </w:rPr>
              <w:t>S1:</w:t>
            </w:r>
            <w:r w:rsidRPr="0091210E">
              <w:rPr>
                <w:rFonts w:cs="Times New Roman"/>
              </w:rPr>
              <w:t xml:space="preserve"> </w:t>
            </w:r>
            <w:r w:rsidR="006A660F" w:rsidRPr="006A660F">
              <w:rPr>
                <w:rFonts w:cs="Times New Roman"/>
              </w:rPr>
              <w:t>Ya existe una solicitud pendiente sobre la misma entidad.</w:t>
            </w:r>
          </w:p>
          <w:p w14:paraId="09F0DD22" w14:textId="58A4AED0" w:rsidR="006A660F" w:rsidRPr="006A660F" w:rsidRDefault="006A660F" w:rsidP="005D18BC">
            <w:pPr>
              <w:pStyle w:val="Prrafodelista"/>
              <w:numPr>
                <w:ilvl w:val="0"/>
                <w:numId w:val="103"/>
              </w:numPr>
              <w:rPr>
                <w:rFonts w:cs="Times New Roman"/>
              </w:rPr>
            </w:pPr>
            <w:r w:rsidRPr="006A660F">
              <w:rPr>
                <w:rFonts w:cs="Times New Roman"/>
              </w:rPr>
              <w:t>S</w:t>
            </w:r>
            <w:r w:rsidR="00782F66">
              <w:rPr>
                <w:rFonts w:cs="Times New Roman"/>
              </w:rPr>
              <w:t>1</w:t>
            </w:r>
            <w:r w:rsidRPr="006A660F">
              <w:rPr>
                <w:rFonts w:cs="Times New Roman"/>
              </w:rPr>
              <w:t>.1 El sistema lo informa para evitar duplicados.</w:t>
            </w:r>
          </w:p>
          <w:p w14:paraId="6A99602C" w14:textId="04583C0C" w:rsidR="0009089B" w:rsidRPr="001F0BDC" w:rsidRDefault="006A660F" w:rsidP="005D18BC">
            <w:pPr>
              <w:pStyle w:val="Prrafodelista"/>
              <w:numPr>
                <w:ilvl w:val="0"/>
                <w:numId w:val="9"/>
              </w:numPr>
              <w:spacing w:line="240" w:lineRule="auto"/>
              <w:rPr>
                <w:rFonts w:cs="Times New Roman"/>
              </w:rPr>
            </w:pPr>
            <w:r w:rsidRPr="006A660F">
              <w:rPr>
                <w:rFonts w:cs="Times New Roman"/>
              </w:rPr>
              <w:t>S</w:t>
            </w:r>
            <w:r w:rsidR="00782F66">
              <w:rPr>
                <w:rFonts w:cs="Times New Roman"/>
              </w:rPr>
              <w:t>1</w:t>
            </w:r>
            <w:r w:rsidRPr="006A660F">
              <w:rPr>
                <w:rFonts w:cs="Times New Roman"/>
              </w:rPr>
              <w:t>.2 El dueño puede esperar la resolución o cancelar la solicitud previa.</w:t>
            </w:r>
          </w:p>
        </w:tc>
      </w:tr>
      <w:tr w:rsidR="0009089B" w:rsidRPr="00686C0C" w14:paraId="6876577F" w14:textId="77777777">
        <w:tc>
          <w:tcPr>
            <w:tcW w:w="1980" w:type="dxa"/>
          </w:tcPr>
          <w:p w14:paraId="63F84A2F" w14:textId="77777777" w:rsidR="0009089B" w:rsidRPr="00686C0C" w:rsidRDefault="0009089B">
            <w:pPr>
              <w:rPr>
                <w:rFonts w:cs="Times New Roman"/>
              </w:rPr>
            </w:pPr>
            <w:r w:rsidRPr="00686C0C">
              <w:rPr>
                <w:rFonts w:cs="Times New Roman"/>
              </w:rPr>
              <w:t>Excepciones</w:t>
            </w:r>
          </w:p>
        </w:tc>
        <w:tc>
          <w:tcPr>
            <w:tcW w:w="6848" w:type="dxa"/>
          </w:tcPr>
          <w:p w14:paraId="393978C5" w14:textId="77777777" w:rsidR="00FD78F1" w:rsidRPr="00FD78F1" w:rsidRDefault="00FD78F1" w:rsidP="00FD78F1">
            <w:pPr>
              <w:rPr>
                <w:rFonts w:cs="Times New Roman"/>
              </w:rPr>
            </w:pPr>
            <w:r w:rsidRPr="00FD78F1">
              <w:rPr>
                <w:rFonts w:cs="Times New Roman"/>
              </w:rPr>
              <w:t>E1: Error al guardar la solicitud.</w:t>
            </w:r>
          </w:p>
          <w:p w14:paraId="6CDAF767" w14:textId="77777777" w:rsidR="00FD78F1" w:rsidRPr="00FD78F1" w:rsidRDefault="00FD78F1" w:rsidP="005D18BC">
            <w:pPr>
              <w:pStyle w:val="Prrafodelista"/>
              <w:numPr>
                <w:ilvl w:val="0"/>
                <w:numId w:val="9"/>
              </w:numPr>
              <w:rPr>
                <w:rFonts w:cs="Times New Roman"/>
              </w:rPr>
            </w:pPr>
            <w:r w:rsidRPr="00FD78F1">
              <w:rPr>
                <w:rFonts w:cs="Times New Roman"/>
              </w:rPr>
              <w:t>E1.1 El sistema muestra un mensaje de error.</w:t>
            </w:r>
          </w:p>
          <w:p w14:paraId="615A8392" w14:textId="27522274" w:rsidR="0009089B" w:rsidRPr="00EA2B77" w:rsidRDefault="00FD78F1" w:rsidP="005D18BC">
            <w:pPr>
              <w:pStyle w:val="Prrafodelista"/>
              <w:numPr>
                <w:ilvl w:val="0"/>
                <w:numId w:val="99"/>
              </w:numPr>
              <w:rPr>
                <w:rFonts w:cs="Times New Roman"/>
              </w:rPr>
            </w:pPr>
            <w:r w:rsidRPr="00FD78F1">
              <w:rPr>
                <w:rFonts w:cs="Times New Roman"/>
              </w:rPr>
              <w:t>E1.2 Invita al dueño a reintentar.</w:t>
            </w:r>
          </w:p>
        </w:tc>
      </w:tr>
      <w:tr w:rsidR="0009089B" w:rsidRPr="00686C0C" w14:paraId="50431C34" w14:textId="77777777">
        <w:tc>
          <w:tcPr>
            <w:tcW w:w="1980" w:type="dxa"/>
          </w:tcPr>
          <w:p w14:paraId="1F078CB7" w14:textId="77777777" w:rsidR="0009089B" w:rsidRPr="00686C0C" w:rsidRDefault="0009089B">
            <w:pPr>
              <w:rPr>
                <w:rFonts w:cs="Times New Roman"/>
              </w:rPr>
            </w:pPr>
            <w:r w:rsidRPr="00686C0C">
              <w:rPr>
                <w:rFonts w:cs="Times New Roman"/>
              </w:rPr>
              <w:t>Prioridad</w:t>
            </w:r>
          </w:p>
        </w:tc>
        <w:tc>
          <w:tcPr>
            <w:tcW w:w="6848" w:type="dxa"/>
          </w:tcPr>
          <w:p w14:paraId="7FADF955" w14:textId="69DC0D5E" w:rsidR="0009089B" w:rsidRPr="00686C0C" w:rsidRDefault="00FD78F1">
            <w:pPr>
              <w:rPr>
                <w:rFonts w:cs="Times New Roman"/>
              </w:rPr>
            </w:pPr>
            <w:r>
              <w:rPr>
                <w:rFonts w:cs="Times New Roman"/>
              </w:rPr>
              <w:t>Media</w:t>
            </w:r>
            <w:r w:rsidR="0009089B" w:rsidRPr="00686C0C">
              <w:rPr>
                <w:rFonts w:cs="Times New Roman"/>
              </w:rPr>
              <w:t xml:space="preserve"> </w:t>
            </w:r>
          </w:p>
        </w:tc>
      </w:tr>
      <w:tr w:rsidR="0009089B" w:rsidRPr="00686C0C" w14:paraId="55278CB1" w14:textId="77777777">
        <w:tc>
          <w:tcPr>
            <w:tcW w:w="1980" w:type="dxa"/>
          </w:tcPr>
          <w:p w14:paraId="399DC724" w14:textId="77777777" w:rsidR="0009089B" w:rsidRPr="00686C0C" w:rsidRDefault="0009089B">
            <w:pPr>
              <w:rPr>
                <w:rFonts w:cs="Times New Roman"/>
              </w:rPr>
            </w:pPr>
            <w:r w:rsidRPr="00686C0C">
              <w:rPr>
                <w:rFonts w:cs="Times New Roman"/>
              </w:rPr>
              <w:t>Frecuencia de uso</w:t>
            </w:r>
          </w:p>
        </w:tc>
        <w:tc>
          <w:tcPr>
            <w:tcW w:w="6848" w:type="dxa"/>
          </w:tcPr>
          <w:p w14:paraId="74ED7828" w14:textId="3B792DB5" w:rsidR="00FD78F1" w:rsidRPr="00686C0C" w:rsidRDefault="00FD78F1">
            <w:pPr>
              <w:rPr>
                <w:rFonts w:cs="Times New Roman"/>
              </w:rPr>
            </w:pPr>
            <w:r>
              <w:rPr>
                <w:rFonts w:cs="Times New Roman"/>
              </w:rPr>
              <w:t>Baja</w:t>
            </w:r>
          </w:p>
        </w:tc>
      </w:tr>
      <w:tr w:rsidR="0009089B" w:rsidRPr="00686C0C" w14:paraId="2EFE7BFE" w14:textId="77777777">
        <w:tc>
          <w:tcPr>
            <w:tcW w:w="1980" w:type="dxa"/>
          </w:tcPr>
          <w:p w14:paraId="694D4D5F" w14:textId="77777777" w:rsidR="0009089B" w:rsidRPr="00686C0C" w:rsidRDefault="0009089B">
            <w:pPr>
              <w:rPr>
                <w:rFonts w:cs="Times New Roman"/>
              </w:rPr>
            </w:pPr>
            <w:r w:rsidRPr="00686C0C">
              <w:rPr>
                <w:rFonts w:cs="Times New Roman"/>
              </w:rPr>
              <w:t>Requerimientos especiales</w:t>
            </w:r>
          </w:p>
        </w:tc>
        <w:tc>
          <w:tcPr>
            <w:tcW w:w="6848" w:type="dxa"/>
          </w:tcPr>
          <w:p w14:paraId="559E2501" w14:textId="2D4468E8" w:rsidR="0009089B" w:rsidRPr="00686C0C" w:rsidRDefault="00217EDE">
            <w:pPr>
              <w:rPr>
                <w:rFonts w:cs="Times New Roman"/>
              </w:rPr>
            </w:pPr>
            <w:r w:rsidRPr="00217EDE">
              <w:rPr>
                <w:color w:val="000000"/>
              </w:rPr>
              <w:t>El sistema debe registrar el valor previo y el valor nuevo de la solicitud para que el administrador pueda comparar al revisar.</w:t>
            </w:r>
          </w:p>
        </w:tc>
      </w:tr>
      <w:tr w:rsidR="0009089B" w:rsidRPr="00686C0C" w14:paraId="3896AB28" w14:textId="77777777">
        <w:tc>
          <w:tcPr>
            <w:tcW w:w="1980" w:type="dxa"/>
          </w:tcPr>
          <w:p w14:paraId="73E796F0" w14:textId="77777777" w:rsidR="0009089B" w:rsidRPr="00686C0C" w:rsidRDefault="0009089B">
            <w:pPr>
              <w:rPr>
                <w:rFonts w:cs="Times New Roman"/>
              </w:rPr>
            </w:pPr>
            <w:r>
              <w:rPr>
                <w:rFonts w:cs="Times New Roman"/>
              </w:rPr>
              <w:lastRenderedPageBreak/>
              <w:t>Datos de entrada</w:t>
            </w:r>
          </w:p>
        </w:tc>
        <w:tc>
          <w:tcPr>
            <w:tcW w:w="6848" w:type="dxa"/>
          </w:tcPr>
          <w:p w14:paraId="244BB2DF" w14:textId="77777777" w:rsidR="00295E36" w:rsidRPr="00295E36" w:rsidRDefault="00295E36" w:rsidP="005D18BC">
            <w:pPr>
              <w:pStyle w:val="Prrafodelista"/>
              <w:numPr>
                <w:ilvl w:val="0"/>
                <w:numId w:val="83"/>
              </w:numPr>
              <w:rPr>
                <w:color w:val="000000"/>
              </w:rPr>
            </w:pPr>
            <w:r w:rsidRPr="00295E36">
              <w:rPr>
                <w:color w:val="000000"/>
              </w:rPr>
              <w:t>Tipo de cambio (foto, datos vehículo, agregar/eliminar vehículo, nombre del negocio, dirección de la base, agregar producto).</w:t>
            </w:r>
          </w:p>
          <w:p w14:paraId="0719D3F5" w14:textId="126D5F0D" w:rsidR="00295E36" w:rsidRPr="00295E36" w:rsidRDefault="00295E36" w:rsidP="005D18BC">
            <w:pPr>
              <w:pStyle w:val="Prrafodelista"/>
              <w:numPr>
                <w:ilvl w:val="0"/>
                <w:numId w:val="83"/>
              </w:numPr>
              <w:rPr>
                <w:color w:val="000000"/>
              </w:rPr>
            </w:pPr>
            <w:r w:rsidRPr="00295E36">
              <w:rPr>
                <w:color w:val="000000"/>
              </w:rPr>
              <w:t>Valor previo (capturado por el sistema).</w:t>
            </w:r>
          </w:p>
          <w:p w14:paraId="04E5014D" w14:textId="325E2E99" w:rsidR="00295E36" w:rsidRPr="00295E36" w:rsidRDefault="00295E36" w:rsidP="005D18BC">
            <w:pPr>
              <w:pStyle w:val="Prrafodelista"/>
              <w:numPr>
                <w:ilvl w:val="0"/>
                <w:numId w:val="83"/>
              </w:numPr>
              <w:rPr>
                <w:color w:val="000000"/>
              </w:rPr>
            </w:pPr>
            <w:r w:rsidRPr="00295E36">
              <w:rPr>
                <w:color w:val="000000"/>
              </w:rPr>
              <w:t>Valor nuevo propuesto.</w:t>
            </w:r>
          </w:p>
          <w:p w14:paraId="225F2EE4" w14:textId="577DF89C" w:rsidR="0009089B" w:rsidRPr="00D8705B" w:rsidRDefault="00295E36" w:rsidP="005D18BC">
            <w:pPr>
              <w:pStyle w:val="Prrafodelista"/>
              <w:numPr>
                <w:ilvl w:val="0"/>
                <w:numId w:val="83"/>
              </w:numPr>
              <w:rPr>
                <w:color w:val="000000"/>
              </w:rPr>
            </w:pPr>
            <w:r w:rsidRPr="00295E36">
              <w:rPr>
                <w:color w:val="000000"/>
              </w:rPr>
              <w:t>Comentario opcional para el administ</w:t>
            </w:r>
            <w:r>
              <w:rPr>
                <w:color w:val="000000"/>
              </w:rPr>
              <w:t>rador</w:t>
            </w:r>
            <w:r w:rsidRPr="00295E36">
              <w:rPr>
                <w:color w:val="000000"/>
              </w:rPr>
              <w:t>.</w:t>
            </w:r>
          </w:p>
        </w:tc>
      </w:tr>
      <w:tr w:rsidR="0009089B" w:rsidRPr="00686C0C" w14:paraId="4F4F5BFF" w14:textId="77777777">
        <w:tc>
          <w:tcPr>
            <w:tcW w:w="1980" w:type="dxa"/>
          </w:tcPr>
          <w:p w14:paraId="0730FE91" w14:textId="77777777" w:rsidR="0009089B" w:rsidRPr="00686C0C" w:rsidRDefault="0009089B">
            <w:pPr>
              <w:rPr>
                <w:rFonts w:cs="Times New Roman"/>
              </w:rPr>
            </w:pPr>
            <w:r>
              <w:rPr>
                <w:rFonts w:cs="Times New Roman"/>
              </w:rPr>
              <w:t>Datos de salida</w:t>
            </w:r>
          </w:p>
        </w:tc>
        <w:tc>
          <w:tcPr>
            <w:tcW w:w="6848" w:type="dxa"/>
          </w:tcPr>
          <w:p w14:paraId="29CA1812" w14:textId="77777777" w:rsidR="00B135C9" w:rsidRPr="00B135C9" w:rsidRDefault="00B135C9" w:rsidP="005D18BC">
            <w:pPr>
              <w:pStyle w:val="Prrafodelista"/>
              <w:numPr>
                <w:ilvl w:val="0"/>
                <w:numId w:val="84"/>
              </w:numPr>
              <w:rPr>
                <w:color w:val="000000"/>
              </w:rPr>
            </w:pPr>
            <w:r w:rsidRPr="00B135C9">
              <w:rPr>
                <w:color w:val="000000"/>
              </w:rPr>
              <w:t>Solicitud registrada en estado "Pendiente".</w:t>
            </w:r>
          </w:p>
          <w:p w14:paraId="490A402F" w14:textId="3F3A4E8F" w:rsidR="00B135C9" w:rsidRPr="00B135C9" w:rsidRDefault="00B135C9" w:rsidP="005D18BC">
            <w:pPr>
              <w:pStyle w:val="Prrafodelista"/>
              <w:numPr>
                <w:ilvl w:val="0"/>
                <w:numId w:val="84"/>
              </w:numPr>
              <w:rPr>
                <w:color w:val="000000"/>
              </w:rPr>
            </w:pPr>
            <w:r w:rsidRPr="00B135C9">
              <w:rPr>
                <w:color w:val="000000"/>
              </w:rPr>
              <w:t>Notificación al panel del administrador.</w:t>
            </w:r>
          </w:p>
          <w:p w14:paraId="67309EF7" w14:textId="71326CC8" w:rsidR="0009089B" w:rsidRPr="00FA219C" w:rsidRDefault="00B135C9" w:rsidP="005D18BC">
            <w:pPr>
              <w:pStyle w:val="Prrafodelista"/>
              <w:numPr>
                <w:ilvl w:val="0"/>
                <w:numId w:val="84"/>
              </w:numPr>
              <w:rPr>
                <w:color w:val="000000"/>
              </w:rPr>
            </w:pPr>
            <w:r w:rsidRPr="00B135C9">
              <w:rPr>
                <w:color w:val="000000"/>
              </w:rPr>
              <w:t>Mensaje de confirmación al dueño.</w:t>
            </w:r>
          </w:p>
        </w:tc>
      </w:tr>
      <w:tr w:rsidR="0009089B" w:rsidRPr="00686C0C" w14:paraId="0C07BF8F" w14:textId="77777777">
        <w:tc>
          <w:tcPr>
            <w:tcW w:w="1980" w:type="dxa"/>
          </w:tcPr>
          <w:p w14:paraId="32891F8D" w14:textId="77777777" w:rsidR="0009089B" w:rsidRPr="00686C0C" w:rsidRDefault="0009089B">
            <w:pPr>
              <w:rPr>
                <w:rFonts w:cs="Times New Roman"/>
              </w:rPr>
            </w:pPr>
            <w:r w:rsidRPr="00686C0C">
              <w:rPr>
                <w:rFonts w:cs="Times New Roman"/>
              </w:rPr>
              <w:t>Suposiciones</w:t>
            </w:r>
          </w:p>
        </w:tc>
        <w:tc>
          <w:tcPr>
            <w:tcW w:w="6848" w:type="dxa"/>
          </w:tcPr>
          <w:p w14:paraId="518C3CDD" w14:textId="00275B2F" w:rsidR="0009089B" w:rsidRPr="00686C0C" w:rsidRDefault="00CA2641">
            <w:pPr>
              <w:rPr>
                <w:rFonts w:cs="Times New Roman"/>
              </w:rPr>
            </w:pPr>
            <w:r w:rsidRPr="00CA2641">
              <w:t>La validación final corresponde al administrador.</w:t>
            </w:r>
          </w:p>
        </w:tc>
      </w:tr>
      <w:tr w:rsidR="0009089B" w:rsidRPr="00686C0C" w14:paraId="00BDF3DC" w14:textId="77777777">
        <w:trPr>
          <w:trHeight w:val="404"/>
        </w:trPr>
        <w:tc>
          <w:tcPr>
            <w:tcW w:w="1980" w:type="dxa"/>
          </w:tcPr>
          <w:p w14:paraId="204C7930" w14:textId="77777777" w:rsidR="0009089B" w:rsidRPr="00686C0C" w:rsidRDefault="0009089B">
            <w:pPr>
              <w:rPr>
                <w:rFonts w:cs="Times New Roman"/>
              </w:rPr>
            </w:pPr>
            <w:r w:rsidRPr="00686C0C">
              <w:rPr>
                <w:rFonts w:cs="Times New Roman"/>
              </w:rPr>
              <w:t>Notas y preguntas</w:t>
            </w:r>
          </w:p>
        </w:tc>
        <w:tc>
          <w:tcPr>
            <w:tcW w:w="6848" w:type="dxa"/>
          </w:tcPr>
          <w:p w14:paraId="30D1EEAB" w14:textId="77777777" w:rsidR="0009089B" w:rsidRPr="00686C0C" w:rsidRDefault="0009089B">
            <w:pPr>
              <w:rPr>
                <w:rFonts w:cs="Times New Roman"/>
                <w:highlight w:val="yellow"/>
              </w:rPr>
            </w:pPr>
            <w:r>
              <w:t>Ninguna</w:t>
            </w:r>
          </w:p>
        </w:tc>
      </w:tr>
    </w:tbl>
    <w:p w14:paraId="1240FB51" w14:textId="77777777" w:rsidR="0009089B" w:rsidRDefault="0009089B" w:rsidP="0009089B"/>
    <w:p w14:paraId="32893928" w14:textId="77777777" w:rsidR="0009089B" w:rsidRDefault="0009089B">
      <w:pPr>
        <w:spacing w:line="259" w:lineRule="auto"/>
        <w:jc w:val="left"/>
      </w:pPr>
    </w:p>
    <w:p w14:paraId="772C8C35" w14:textId="77777777" w:rsidR="0009089B" w:rsidRDefault="0009089B">
      <w:pPr>
        <w:spacing w:line="259" w:lineRule="auto"/>
        <w:jc w:val="left"/>
      </w:pPr>
    </w:p>
    <w:p w14:paraId="74BF2B4D" w14:textId="77777777" w:rsidR="0009089B" w:rsidRDefault="0009089B">
      <w:pPr>
        <w:spacing w:line="259" w:lineRule="auto"/>
        <w:jc w:val="left"/>
      </w:pPr>
    </w:p>
    <w:p w14:paraId="55D5A2C3" w14:textId="77777777" w:rsidR="0009089B" w:rsidRDefault="0009089B">
      <w:pPr>
        <w:spacing w:line="259" w:lineRule="auto"/>
        <w:jc w:val="left"/>
      </w:pPr>
    </w:p>
    <w:p w14:paraId="1D641A3D" w14:textId="77777777" w:rsidR="0009089B" w:rsidRDefault="0009089B">
      <w:pPr>
        <w:spacing w:line="259" w:lineRule="auto"/>
        <w:jc w:val="left"/>
      </w:pPr>
    </w:p>
    <w:p w14:paraId="39E15AFA" w14:textId="77777777" w:rsidR="0009089B" w:rsidRDefault="0009089B">
      <w:pPr>
        <w:spacing w:line="259" w:lineRule="auto"/>
        <w:jc w:val="left"/>
      </w:pPr>
    </w:p>
    <w:p w14:paraId="73352E40" w14:textId="77777777" w:rsidR="00BE6102" w:rsidRDefault="00BE6102">
      <w:pPr>
        <w:spacing w:line="259" w:lineRule="auto"/>
        <w:jc w:val="left"/>
      </w:pPr>
    </w:p>
    <w:p w14:paraId="562F2FFD" w14:textId="77777777" w:rsidR="00BE6102" w:rsidRDefault="00BE6102">
      <w:pPr>
        <w:spacing w:line="259" w:lineRule="auto"/>
        <w:jc w:val="left"/>
      </w:pPr>
    </w:p>
    <w:p w14:paraId="1B9843E5" w14:textId="77777777" w:rsidR="00BE6102" w:rsidRDefault="00BE6102">
      <w:pPr>
        <w:spacing w:line="259" w:lineRule="auto"/>
        <w:jc w:val="left"/>
      </w:pPr>
    </w:p>
    <w:p w14:paraId="05F64AE2" w14:textId="77777777" w:rsidR="00BE6102" w:rsidRDefault="00BE6102">
      <w:pPr>
        <w:spacing w:line="259" w:lineRule="auto"/>
        <w:jc w:val="left"/>
      </w:pPr>
    </w:p>
    <w:p w14:paraId="1FB22E20" w14:textId="77777777" w:rsidR="00BE6102" w:rsidRDefault="00BE6102">
      <w:pPr>
        <w:spacing w:line="259" w:lineRule="auto"/>
        <w:jc w:val="left"/>
      </w:pPr>
    </w:p>
    <w:p w14:paraId="6E922EAF" w14:textId="77777777" w:rsidR="00CA2641" w:rsidRDefault="00CA2641">
      <w:pPr>
        <w:spacing w:line="259" w:lineRule="auto"/>
        <w:jc w:val="left"/>
      </w:pPr>
    </w:p>
    <w:p w14:paraId="555A89A6" w14:textId="77777777" w:rsidR="00CA2641" w:rsidRDefault="00CA2641">
      <w:pPr>
        <w:spacing w:line="259" w:lineRule="auto"/>
        <w:jc w:val="left"/>
      </w:pPr>
    </w:p>
    <w:p w14:paraId="263E21DA" w14:textId="77777777" w:rsidR="00CA2641" w:rsidRDefault="00CA2641">
      <w:pPr>
        <w:spacing w:line="259" w:lineRule="auto"/>
        <w:jc w:val="left"/>
      </w:pPr>
    </w:p>
    <w:p w14:paraId="3F9FEEC5" w14:textId="77777777" w:rsidR="00CA2641" w:rsidRDefault="00CA2641">
      <w:pPr>
        <w:spacing w:line="259" w:lineRule="auto"/>
        <w:jc w:val="left"/>
      </w:pPr>
    </w:p>
    <w:p w14:paraId="5DC2FE5D" w14:textId="77777777" w:rsidR="00CA2641" w:rsidRDefault="00CA2641">
      <w:pPr>
        <w:spacing w:line="259" w:lineRule="auto"/>
        <w:jc w:val="left"/>
      </w:pPr>
    </w:p>
    <w:p w14:paraId="06D61673" w14:textId="77777777" w:rsidR="00CA2641" w:rsidRDefault="00CA2641">
      <w:pPr>
        <w:spacing w:line="259" w:lineRule="auto"/>
        <w:jc w:val="left"/>
      </w:pPr>
    </w:p>
    <w:p w14:paraId="3F7D48FD" w14:textId="77777777" w:rsidR="00CA2641" w:rsidRDefault="00CA2641">
      <w:pPr>
        <w:spacing w:line="259" w:lineRule="auto"/>
        <w:jc w:val="left"/>
      </w:pPr>
    </w:p>
    <w:p w14:paraId="150676F1" w14:textId="77777777" w:rsidR="00CA2641" w:rsidRDefault="00CA2641">
      <w:pPr>
        <w:spacing w:line="259" w:lineRule="auto"/>
        <w:jc w:val="left"/>
      </w:pPr>
    </w:p>
    <w:p w14:paraId="0E67958B" w14:textId="77777777" w:rsidR="00CA2641" w:rsidRDefault="00CA2641">
      <w:pPr>
        <w:spacing w:line="259" w:lineRule="auto"/>
        <w:jc w:val="left"/>
      </w:pPr>
    </w:p>
    <w:p w14:paraId="4EB1039C" w14:textId="77777777" w:rsidR="00CA2641" w:rsidRDefault="00CA2641">
      <w:pPr>
        <w:spacing w:line="259" w:lineRule="auto"/>
        <w:jc w:val="left"/>
      </w:pPr>
    </w:p>
    <w:p w14:paraId="598C11D4" w14:textId="77777777" w:rsidR="00BE6102" w:rsidRDefault="00BE6102">
      <w:pPr>
        <w:spacing w:line="259" w:lineRule="auto"/>
        <w:jc w:val="left"/>
      </w:pPr>
    </w:p>
    <w:p w14:paraId="68C96973" w14:textId="6D3311BC" w:rsidR="00BE6102" w:rsidRDefault="00BE6102" w:rsidP="00BE6102">
      <w:pPr>
        <w:jc w:val="left"/>
      </w:pPr>
      <w:r w:rsidRPr="00BE7252">
        <w:lastRenderedPageBreak/>
        <w:t xml:space="preserve">CU – </w:t>
      </w:r>
      <w:r w:rsidR="00306588">
        <w:t>0</w:t>
      </w:r>
      <w:r>
        <w:t>2</w:t>
      </w:r>
      <w:r w:rsidR="00CA2641">
        <w:t>1</w:t>
      </w:r>
      <w:r w:rsidRPr="00BE7252">
        <w:t xml:space="preserve">: </w:t>
      </w:r>
      <w:r w:rsidR="00F62AC7" w:rsidRPr="00F62AC7">
        <w:t>Aprobar o rechazar solicitud de cambio</w:t>
      </w:r>
    </w:p>
    <w:tbl>
      <w:tblPr>
        <w:tblStyle w:val="Tablaconcuadrcula"/>
        <w:tblW w:w="0" w:type="auto"/>
        <w:tblLook w:val="04A0" w:firstRow="1" w:lastRow="0" w:firstColumn="1" w:lastColumn="0" w:noHBand="0" w:noVBand="1"/>
      </w:tblPr>
      <w:tblGrid>
        <w:gridCol w:w="1980"/>
        <w:gridCol w:w="6848"/>
      </w:tblGrid>
      <w:tr w:rsidR="00BE6102" w:rsidRPr="00686C0C" w14:paraId="54025A8E" w14:textId="77777777">
        <w:tc>
          <w:tcPr>
            <w:tcW w:w="1980" w:type="dxa"/>
          </w:tcPr>
          <w:p w14:paraId="11DF5E83" w14:textId="77777777" w:rsidR="00BE6102" w:rsidRPr="00686C0C" w:rsidRDefault="00BE6102">
            <w:pPr>
              <w:rPr>
                <w:rFonts w:cs="Times New Roman"/>
                <w:b/>
                <w:bCs/>
              </w:rPr>
            </w:pPr>
            <w:r w:rsidRPr="00686C0C">
              <w:rPr>
                <w:rFonts w:cs="Times New Roman"/>
                <w:b/>
                <w:bCs/>
              </w:rPr>
              <w:t>Nombre</w:t>
            </w:r>
          </w:p>
        </w:tc>
        <w:tc>
          <w:tcPr>
            <w:tcW w:w="6848" w:type="dxa"/>
          </w:tcPr>
          <w:p w14:paraId="41397320" w14:textId="34C0E8EB" w:rsidR="00BE6102" w:rsidRPr="006A4AEE" w:rsidRDefault="0083201D">
            <w:pPr>
              <w:rPr>
                <w:rFonts w:cs="Times New Roman"/>
                <w:b/>
                <w:bCs/>
              </w:rPr>
            </w:pPr>
            <w:r w:rsidRPr="0083201D">
              <w:rPr>
                <w:rFonts w:cs="Times New Roman"/>
                <w:b/>
                <w:bCs/>
              </w:rPr>
              <w:t>Aprobar o rechazar solicitud de cambio</w:t>
            </w:r>
          </w:p>
        </w:tc>
      </w:tr>
      <w:tr w:rsidR="00976F39" w:rsidRPr="00686C0C" w14:paraId="44CC719D" w14:textId="77777777">
        <w:tc>
          <w:tcPr>
            <w:tcW w:w="1980" w:type="dxa"/>
          </w:tcPr>
          <w:p w14:paraId="7958E1CF" w14:textId="77777777" w:rsidR="00976F39" w:rsidRPr="00686C0C" w:rsidRDefault="00976F39" w:rsidP="00976F39">
            <w:pPr>
              <w:rPr>
                <w:rFonts w:cs="Times New Roman"/>
              </w:rPr>
            </w:pPr>
            <w:r w:rsidRPr="00686C0C">
              <w:rPr>
                <w:rFonts w:cs="Times New Roman"/>
              </w:rPr>
              <w:t>Actores</w:t>
            </w:r>
          </w:p>
        </w:tc>
        <w:tc>
          <w:tcPr>
            <w:tcW w:w="6848" w:type="dxa"/>
          </w:tcPr>
          <w:p w14:paraId="61DBB570" w14:textId="64858BD9" w:rsidR="00976F39" w:rsidRPr="00686C0C" w:rsidRDefault="00976F39" w:rsidP="00976F39">
            <w:pPr>
              <w:rPr>
                <w:rFonts w:cs="Times New Roman"/>
              </w:rPr>
            </w:pPr>
            <w:r w:rsidRPr="00D74EA8">
              <w:t>Administrador</w:t>
            </w:r>
          </w:p>
        </w:tc>
      </w:tr>
      <w:tr w:rsidR="00976F39" w:rsidRPr="00686C0C" w14:paraId="243C8B6F" w14:textId="77777777">
        <w:tc>
          <w:tcPr>
            <w:tcW w:w="1980" w:type="dxa"/>
          </w:tcPr>
          <w:p w14:paraId="722F6B66" w14:textId="77777777" w:rsidR="00976F39" w:rsidRPr="00686C0C" w:rsidRDefault="00976F39" w:rsidP="00976F39">
            <w:pPr>
              <w:rPr>
                <w:rFonts w:cs="Times New Roman"/>
              </w:rPr>
            </w:pPr>
            <w:r w:rsidRPr="00686C0C">
              <w:rPr>
                <w:rFonts w:cs="Times New Roman"/>
              </w:rPr>
              <w:t>Descripción</w:t>
            </w:r>
          </w:p>
        </w:tc>
        <w:tc>
          <w:tcPr>
            <w:tcW w:w="6848" w:type="dxa"/>
          </w:tcPr>
          <w:p w14:paraId="20382051" w14:textId="7344FC2B" w:rsidR="00976F39" w:rsidRPr="00686C0C" w:rsidRDefault="00976F39" w:rsidP="00976F39">
            <w:pPr>
              <w:spacing w:line="240" w:lineRule="auto"/>
              <w:rPr>
                <w:rFonts w:cs="Times New Roman"/>
              </w:rPr>
            </w:pPr>
            <w:r w:rsidRPr="00D74EA8">
              <w:t>El administrador revisa las solicitudes pendientes de cambio enviadas por los dueños de las purificadoras y decide aprobar o rechazar cada una. Al aprobar, el sistema aplica el cambio en los datos del negocio, vehículo o producto correspondiente. Al rechazar, el sistema notifica al dueño con el comentario del administrador.</w:t>
            </w:r>
          </w:p>
        </w:tc>
      </w:tr>
      <w:tr w:rsidR="00976F39" w:rsidRPr="00686C0C" w14:paraId="2452DDAC" w14:textId="77777777">
        <w:tc>
          <w:tcPr>
            <w:tcW w:w="1980" w:type="dxa"/>
          </w:tcPr>
          <w:p w14:paraId="41BDEA28" w14:textId="77777777" w:rsidR="00976F39" w:rsidRPr="00686C0C" w:rsidRDefault="00976F39" w:rsidP="00976F39">
            <w:pPr>
              <w:rPr>
                <w:rFonts w:cs="Times New Roman"/>
              </w:rPr>
            </w:pPr>
            <w:r w:rsidRPr="00686C0C">
              <w:rPr>
                <w:rFonts w:cs="Times New Roman"/>
              </w:rPr>
              <w:t>Requerimiento funcional</w:t>
            </w:r>
          </w:p>
        </w:tc>
        <w:tc>
          <w:tcPr>
            <w:tcW w:w="6848" w:type="dxa"/>
          </w:tcPr>
          <w:p w14:paraId="2DCCC94A" w14:textId="42FF8A07" w:rsidR="00976F39" w:rsidRPr="00686C0C" w:rsidRDefault="00976F39" w:rsidP="00976F39">
            <w:pPr>
              <w:jc w:val="left"/>
              <w:rPr>
                <w:rFonts w:cs="Times New Roman"/>
              </w:rPr>
            </w:pPr>
            <w:r w:rsidRPr="00D74EA8">
              <w:t>RF-027</w:t>
            </w:r>
          </w:p>
        </w:tc>
      </w:tr>
      <w:tr w:rsidR="00976F39" w:rsidRPr="00686C0C" w14:paraId="5FB12579" w14:textId="77777777">
        <w:tc>
          <w:tcPr>
            <w:tcW w:w="1980" w:type="dxa"/>
          </w:tcPr>
          <w:p w14:paraId="1A0ED565" w14:textId="77777777" w:rsidR="00976F39" w:rsidRPr="00686C0C" w:rsidRDefault="00976F39" w:rsidP="00976F39">
            <w:pPr>
              <w:rPr>
                <w:rFonts w:cs="Times New Roman"/>
              </w:rPr>
            </w:pPr>
            <w:r>
              <w:rPr>
                <w:rFonts w:cs="Times New Roman"/>
              </w:rPr>
              <w:t>Reglas de negocio</w:t>
            </w:r>
          </w:p>
        </w:tc>
        <w:tc>
          <w:tcPr>
            <w:tcW w:w="6848" w:type="dxa"/>
          </w:tcPr>
          <w:p w14:paraId="5ABEC655" w14:textId="77777777" w:rsidR="00F44ED2" w:rsidRDefault="00F44ED2" w:rsidP="00F44ED2">
            <w:pPr>
              <w:spacing w:line="240" w:lineRule="auto"/>
              <w:jc w:val="left"/>
            </w:pPr>
            <w:r>
              <w:t>RN-019: Toda aprobación efectiviza el cambio en la base de datos.</w:t>
            </w:r>
          </w:p>
          <w:p w14:paraId="1F216875" w14:textId="63CB9700" w:rsidR="00976F39" w:rsidRPr="00C55B86" w:rsidRDefault="00F44ED2" w:rsidP="00F44ED2">
            <w:pPr>
              <w:spacing w:line="240" w:lineRule="auto"/>
              <w:jc w:val="left"/>
              <w:rPr>
                <w:rFonts w:cs="Times New Roman"/>
              </w:rPr>
            </w:pPr>
            <w:r>
              <w:t xml:space="preserve">RN-013: Se genera registro histórico de la resolución con </w:t>
            </w:r>
            <w:proofErr w:type="spellStart"/>
            <w:r>
              <w:t>timestamp</w:t>
            </w:r>
            <w:proofErr w:type="spellEnd"/>
            <w:r>
              <w:t>.</w:t>
            </w:r>
          </w:p>
        </w:tc>
      </w:tr>
      <w:tr w:rsidR="00976F39" w:rsidRPr="00686C0C" w14:paraId="4DDF7223" w14:textId="77777777">
        <w:trPr>
          <w:trHeight w:val="519"/>
        </w:trPr>
        <w:tc>
          <w:tcPr>
            <w:tcW w:w="1980" w:type="dxa"/>
          </w:tcPr>
          <w:p w14:paraId="29F76C0C" w14:textId="77777777" w:rsidR="00976F39" w:rsidRPr="00686C0C" w:rsidRDefault="00976F39" w:rsidP="00976F39">
            <w:pPr>
              <w:rPr>
                <w:rFonts w:cs="Times New Roman"/>
              </w:rPr>
            </w:pPr>
            <w:r w:rsidRPr="00686C0C">
              <w:rPr>
                <w:rFonts w:cs="Times New Roman"/>
              </w:rPr>
              <w:t>Disparador</w:t>
            </w:r>
          </w:p>
        </w:tc>
        <w:tc>
          <w:tcPr>
            <w:tcW w:w="6848" w:type="dxa"/>
          </w:tcPr>
          <w:p w14:paraId="13F8E114" w14:textId="6D17EA55" w:rsidR="00976F39" w:rsidRPr="00686C0C" w:rsidRDefault="00B25BCD" w:rsidP="00976F39">
            <w:pPr>
              <w:spacing w:line="240" w:lineRule="auto"/>
              <w:rPr>
                <w:rFonts w:cs="Times New Roman"/>
              </w:rPr>
            </w:pPr>
            <w:r w:rsidRPr="00B25BCD">
              <w:t>El administrador accede al panel de "Solicitudes pendientes" desde el panel de administración.</w:t>
            </w:r>
          </w:p>
        </w:tc>
      </w:tr>
      <w:tr w:rsidR="00976F39" w:rsidRPr="00686C0C" w14:paraId="29BD56BF" w14:textId="77777777">
        <w:tc>
          <w:tcPr>
            <w:tcW w:w="1980" w:type="dxa"/>
          </w:tcPr>
          <w:p w14:paraId="102A998F" w14:textId="77777777" w:rsidR="00976F39" w:rsidRPr="00686C0C" w:rsidRDefault="00976F39" w:rsidP="00976F39">
            <w:pPr>
              <w:rPr>
                <w:rFonts w:cs="Times New Roman"/>
              </w:rPr>
            </w:pPr>
            <w:r w:rsidRPr="00686C0C">
              <w:rPr>
                <w:rFonts w:cs="Times New Roman"/>
              </w:rPr>
              <w:t>Precondiciones</w:t>
            </w:r>
          </w:p>
        </w:tc>
        <w:tc>
          <w:tcPr>
            <w:tcW w:w="6848" w:type="dxa"/>
          </w:tcPr>
          <w:p w14:paraId="4CFA51CC" w14:textId="77777777" w:rsidR="00D7448F" w:rsidRDefault="00D7448F" w:rsidP="005D18BC">
            <w:pPr>
              <w:pStyle w:val="Prrafodelista"/>
              <w:numPr>
                <w:ilvl w:val="0"/>
                <w:numId w:val="104"/>
              </w:numPr>
              <w:spacing w:line="240" w:lineRule="auto"/>
            </w:pPr>
            <w:r>
              <w:t>El administrador tiene sesión activa con permisos de superadministrador.</w:t>
            </w:r>
          </w:p>
          <w:p w14:paraId="49324CE9" w14:textId="579B7EB6" w:rsidR="00976F39" w:rsidRPr="00686C0C" w:rsidRDefault="00D7448F" w:rsidP="005D18BC">
            <w:pPr>
              <w:pStyle w:val="Prrafodelista"/>
              <w:numPr>
                <w:ilvl w:val="0"/>
                <w:numId w:val="104"/>
              </w:numPr>
              <w:spacing w:line="240" w:lineRule="auto"/>
              <w:rPr>
                <w:rFonts w:cs="Times New Roman"/>
              </w:rPr>
            </w:pPr>
            <w:r>
              <w:t>Existen solicitudes en estado "Pendiente".</w:t>
            </w:r>
          </w:p>
        </w:tc>
      </w:tr>
      <w:tr w:rsidR="00976F39" w:rsidRPr="00686C0C" w14:paraId="60E35DF6" w14:textId="77777777">
        <w:tc>
          <w:tcPr>
            <w:tcW w:w="1980" w:type="dxa"/>
          </w:tcPr>
          <w:p w14:paraId="5FB59788" w14:textId="77777777" w:rsidR="00976F39" w:rsidRPr="00686C0C" w:rsidRDefault="00976F39" w:rsidP="00976F39">
            <w:pPr>
              <w:rPr>
                <w:rFonts w:cs="Times New Roman"/>
              </w:rPr>
            </w:pPr>
            <w:r w:rsidRPr="00686C0C">
              <w:rPr>
                <w:rFonts w:cs="Times New Roman"/>
              </w:rPr>
              <w:t>Postcondiciones</w:t>
            </w:r>
          </w:p>
        </w:tc>
        <w:tc>
          <w:tcPr>
            <w:tcW w:w="6848" w:type="dxa"/>
          </w:tcPr>
          <w:p w14:paraId="5EFEC282" w14:textId="77777777" w:rsidR="00EF5220" w:rsidRDefault="00EF5220" w:rsidP="005D18BC">
            <w:pPr>
              <w:pStyle w:val="Prrafodelista"/>
              <w:numPr>
                <w:ilvl w:val="0"/>
                <w:numId w:val="105"/>
              </w:numPr>
              <w:spacing w:line="240" w:lineRule="auto"/>
            </w:pPr>
            <w:r>
              <w:t xml:space="preserve">La solicitud queda registrada con estado "Aprobada" o "Rechazada" y </w:t>
            </w:r>
            <w:proofErr w:type="spellStart"/>
            <w:r>
              <w:t>timestamp</w:t>
            </w:r>
            <w:proofErr w:type="spellEnd"/>
            <w:r>
              <w:t xml:space="preserve"> de resolución. (RN-013)</w:t>
            </w:r>
          </w:p>
          <w:p w14:paraId="6E78D8A7" w14:textId="5F5CC3C1" w:rsidR="00EF5220" w:rsidRDefault="00EF5220" w:rsidP="005D18BC">
            <w:pPr>
              <w:pStyle w:val="Prrafodelista"/>
              <w:numPr>
                <w:ilvl w:val="0"/>
                <w:numId w:val="105"/>
              </w:numPr>
              <w:spacing w:line="240" w:lineRule="auto"/>
            </w:pPr>
            <w:r>
              <w:t>Si fue aprobada: el cambio se aplica en la entidad correspondiente.</w:t>
            </w:r>
          </w:p>
          <w:p w14:paraId="2D1C804C" w14:textId="53E644C8" w:rsidR="00EF5220" w:rsidRDefault="00EF5220" w:rsidP="005D18BC">
            <w:pPr>
              <w:pStyle w:val="Prrafodelista"/>
              <w:numPr>
                <w:ilvl w:val="0"/>
                <w:numId w:val="105"/>
              </w:numPr>
              <w:spacing w:line="240" w:lineRule="auto"/>
            </w:pPr>
            <w:r>
              <w:t>Si fue rechazada: los datos previos permanecen sin modificación.</w:t>
            </w:r>
          </w:p>
          <w:p w14:paraId="759499F6" w14:textId="7BE8661A" w:rsidR="00976F39" w:rsidRPr="00686C0C" w:rsidRDefault="00EF5220" w:rsidP="005D18BC">
            <w:pPr>
              <w:pStyle w:val="Prrafodelista"/>
              <w:numPr>
                <w:ilvl w:val="0"/>
                <w:numId w:val="105"/>
              </w:numPr>
              <w:spacing w:line="240" w:lineRule="auto"/>
              <w:rPr>
                <w:rFonts w:cs="Times New Roman"/>
              </w:rPr>
            </w:pPr>
            <w:r>
              <w:t>El dueño recibe una notificación con el resultado y, si aplica, el comentario del administrador.</w:t>
            </w:r>
          </w:p>
        </w:tc>
      </w:tr>
      <w:tr w:rsidR="00976F39" w:rsidRPr="00686C0C" w14:paraId="454EEDCD" w14:textId="77777777">
        <w:tc>
          <w:tcPr>
            <w:tcW w:w="1980" w:type="dxa"/>
          </w:tcPr>
          <w:p w14:paraId="0D98A047" w14:textId="77777777" w:rsidR="00976F39" w:rsidRPr="00686C0C" w:rsidRDefault="00976F39" w:rsidP="00976F39">
            <w:pPr>
              <w:rPr>
                <w:rFonts w:cs="Times New Roman"/>
              </w:rPr>
            </w:pPr>
            <w:r w:rsidRPr="00686C0C">
              <w:rPr>
                <w:rFonts w:cs="Times New Roman"/>
              </w:rPr>
              <w:t>Flujo Normal</w:t>
            </w:r>
          </w:p>
        </w:tc>
        <w:tc>
          <w:tcPr>
            <w:tcW w:w="6848" w:type="dxa"/>
          </w:tcPr>
          <w:p w14:paraId="1DA00F60" w14:textId="7C67F709" w:rsidR="00D13E26" w:rsidRDefault="00D13E26" w:rsidP="005D18BC">
            <w:pPr>
              <w:pStyle w:val="Prrafodelista"/>
              <w:numPr>
                <w:ilvl w:val="0"/>
                <w:numId w:val="106"/>
              </w:numPr>
              <w:spacing w:line="240" w:lineRule="auto"/>
            </w:pPr>
            <w:r>
              <w:t>El administrador accede al panel de solicitudes pendientes.</w:t>
            </w:r>
          </w:p>
          <w:p w14:paraId="207AA0CE" w14:textId="781CCA46" w:rsidR="00D13E26" w:rsidRDefault="00D13E26" w:rsidP="005D18BC">
            <w:pPr>
              <w:pStyle w:val="Prrafodelista"/>
              <w:numPr>
                <w:ilvl w:val="0"/>
                <w:numId w:val="106"/>
              </w:numPr>
              <w:spacing w:line="240" w:lineRule="auto"/>
            </w:pPr>
            <w:r>
              <w:t>El sistema muestra la lista de solicitudes ordenadas de más antigua a más reciente.</w:t>
            </w:r>
          </w:p>
          <w:p w14:paraId="1B77CAE4" w14:textId="4501FC44" w:rsidR="00D13E26" w:rsidRDefault="00D13E26" w:rsidP="005D18BC">
            <w:pPr>
              <w:pStyle w:val="Prrafodelista"/>
              <w:numPr>
                <w:ilvl w:val="0"/>
                <w:numId w:val="106"/>
              </w:numPr>
              <w:spacing w:line="240" w:lineRule="auto"/>
            </w:pPr>
            <w:r>
              <w:t>El administrador selecciona una solicitud para ver el detalle.</w:t>
            </w:r>
          </w:p>
          <w:p w14:paraId="5DAF4E50" w14:textId="233ABB12" w:rsidR="00D13E26" w:rsidRDefault="00D13E26" w:rsidP="005D18BC">
            <w:pPr>
              <w:pStyle w:val="Prrafodelista"/>
              <w:numPr>
                <w:ilvl w:val="0"/>
                <w:numId w:val="106"/>
              </w:numPr>
              <w:spacing w:line="240" w:lineRule="auto"/>
            </w:pPr>
            <w:r>
              <w:t>El sistema muestra el negocio, el dueño solicitante, el tipo de cambio, el valor previo, el valor nuevo y, si aplica, evidencia adjunta.</w:t>
            </w:r>
          </w:p>
          <w:p w14:paraId="295C49D3" w14:textId="63CE00E2" w:rsidR="00D13E26" w:rsidRDefault="00D13E26" w:rsidP="005D18BC">
            <w:pPr>
              <w:pStyle w:val="Prrafodelista"/>
              <w:numPr>
                <w:ilvl w:val="0"/>
                <w:numId w:val="106"/>
              </w:numPr>
              <w:spacing w:line="240" w:lineRule="auto"/>
            </w:pPr>
            <w:r>
              <w:t>El administrador decide entre "Aprobar" o "Rechazar" y, opcionalmente, captura un comentario.</w:t>
            </w:r>
          </w:p>
          <w:p w14:paraId="5488F9AB" w14:textId="63780B9A" w:rsidR="00D13E26" w:rsidRDefault="00D13E26" w:rsidP="005D18BC">
            <w:pPr>
              <w:pStyle w:val="Prrafodelista"/>
              <w:numPr>
                <w:ilvl w:val="0"/>
                <w:numId w:val="106"/>
              </w:numPr>
              <w:spacing w:line="240" w:lineRule="auto"/>
            </w:pPr>
            <w:r>
              <w:t>Si aprueba: el sistema aplica el cambio en la entidad correspondiente (negocio, vehículo o producto). (RN-019)</w:t>
            </w:r>
          </w:p>
          <w:p w14:paraId="25DF030B" w14:textId="5306CE60" w:rsidR="00D13E26" w:rsidRDefault="00D13E26" w:rsidP="005D18BC">
            <w:pPr>
              <w:pStyle w:val="Prrafodelista"/>
              <w:numPr>
                <w:ilvl w:val="0"/>
                <w:numId w:val="106"/>
              </w:numPr>
              <w:spacing w:line="240" w:lineRule="auto"/>
            </w:pPr>
            <w:r>
              <w:t>Si rechaza: el sistema solo actualiza el estado de la solicitud sin tocar los datos previos.</w:t>
            </w:r>
          </w:p>
          <w:p w14:paraId="77848260" w14:textId="42558618" w:rsidR="00D13E26" w:rsidRDefault="00D13E26" w:rsidP="005D18BC">
            <w:pPr>
              <w:pStyle w:val="Prrafodelista"/>
              <w:numPr>
                <w:ilvl w:val="0"/>
                <w:numId w:val="106"/>
              </w:numPr>
              <w:spacing w:line="240" w:lineRule="auto"/>
            </w:pPr>
            <w:r>
              <w:t xml:space="preserve">El sistema actualiza la solicitud con el resultado, el ID del </w:t>
            </w:r>
            <w:proofErr w:type="spellStart"/>
            <w:r>
              <w:t>admin</w:t>
            </w:r>
            <w:proofErr w:type="spellEnd"/>
            <w:r>
              <w:t xml:space="preserve"> revisor, el comentario y la fecha de resolución. (RN-013)</w:t>
            </w:r>
          </w:p>
          <w:p w14:paraId="318AA4B9" w14:textId="1F7053B6" w:rsidR="00D13E26" w:rsidRDefault="00D13E26" w:rsidP="005D18BC">
            <w:pPr>
              <w:pStyle w:val="Prrafodelista"/>
              <w:numPr>
                <w:ilvl w:val="0"/>
                <w:numId w:val="106"/>
              </w:numPr>
              <w:spacing w:line="240" w:lineRule="auto"/>
            </w:pPr>
            <w:r>
              <w:t>El sistema notifica al dueño del resultado.</w:t>
            </w:r>
          </w:p>
          <w:p w14:paraId="3E32FE34" w14:textId="63015168" w:rsidR="00976F39" w:rsidRPr="00B97D66" w:rsidRDefault="00D13E26" w:rsidP="005D18BC">
            <w:pPr>
              <w:pStyle w:val="Prrafodelista"/>
              <w:numPr>
                <w:ilvl w:val="0"/>
                <w:numId w:val="106"/>
              </w:numPr>
              <w:spacing w:line="240" w:lineRule="auto"/>
              <w:rPr>
                <w:rFonts w:cs="Times New Roman"/>
              </w:rPr>
            </w:pPr>
            <w:r>
              <w:t>Finaliza el caso de uso.</w:t>
            </w:r>
          </w:p>
        </w:tc>
      </w:tr>
      <w:tr w:rsidR="00976F39" w:rsidRPr="00686C0C" w14:paraId="0BD99D29" w14:textId="77777777">
        <w:tc>
          <w:tcPr>
            <w:tcW w:w="1980" w:type="dxa"/>
          </w:tcPr>
          <w:p w14:paraId="0005B44F" w14:textId="77777777" w:rsidR="00976F39" w:rsidRPr="00686C0C" w:rsidRDefault="00976F39" w:rsidP="00976F39">
            <w:pPr>
              <w:rPr>
                <w:rFonts w:cs="Times New Roman"/>
              </w:rPr>
            </w:pPr>
            <w:r w:rsidRPr="00686C0C">
              <w:rPr>
                <w:rFonts w:cs="Times New Roman"/>
              </w:rPr>
              <w:t>Flujos Alternativos</w:t>
            </w:r>
          </w:p>
        </w:tc>
        <w:tc>
          <w:tcPr>
            <w:tcW w:w="6848" w:type="dxa"/>
          </w:tcPr>
          <w:p w14:paraId="079363BB" w14:textId="33A1DC6C" w:rsidR="00912767" w:rsidRPr="00912767" w:rsidRDefault="00912767" w:rsidP="00912767">
            <w:pPr>
              <w:spacing w:line="240" w:lineRule="auto"/>
              <w:rPr>
                <w:rFonts w:cs="Times New Roman"/>
              </w:rPr>
            </w:pPr>
            <w:r w:rsidRPr="00912767">
              <w:rPr>
                <w:rFonts w:cs="Times New Roman"/>
              </w:rPr>
              <w:t>S1: La solicitud queda obsoleta</w:t>
            </w:r>
            <w:r w:rsidR="00D003F0">
              <w:rPr>
                <w:rFonts w:cs="Times New Roman"/>
              </w:rPr>
              <w:t>.</w:t>
            </w:r>
          </w:p>
          <w:p w14:paraId="3C65A552" w14:textId="77777777" w:rsidR="00912767" w:rsidRPr="00912767" w:rsidRDefault="00912767" w:rsidP="005D18BC">
            <w:pPr>
              <w:pStyle w:val="Prrafodelista"/>
              <w:numPr>
                <w:ilvl w:val="0"/>
                <w:numId w:val="99"/>
              </w:numPr>
              <w:spacing w:line="240" w:lineRule="auto"/>
              <w:rPr>
                <w:rFonts w:cs="Times New Roman"/>
              </w:rPr>
            </w:pPr>
            <w:r w:rsidRPr="00912767">
              <w:rPr>
                <w:rFonts w:cs="Times New Roman"/>
              </w:rPr>
              <w:t>S1.1 El sistema detecta inconsistencia y sugiere rechazar la solicitud.</w:t>
            </w:r>
          </w:p>
          <w:p w14:paraId="1C01CB1B" w14:textId="228410F5" w:rsidR="00976F39" w:rsidRPr="00912767" w:rsidRDefault="00912767" w:rsidP="005D18BC">
            <w:pPr>
              <w:pStyle w:val="Prrafodelista"/>
              <w:numPr>
                <w:ilvl w:val="0"/>
                <w:numId w:val="99"/>
              </w:numPr>
              <w:spacing w:line="240" w:lineRule="auto"/>
              <w:rPr>
                <w:rFonts w:cs="Times New Roman"/>
              </w:rPr>
            </w:pPr>
            <w:r w:rsidRPr="00912767">
              <w:rPr>
                <w:rFonts w:cs="Times New Roman"/>
              </w:rPr>
              <w:t xml:space="preserve">S1.2 El </w:t>
            </w:r>
            <w:proofErr w:type="spellStart"/>
            <w:r w:rsidRPr="00912767">
              <w:rPr>
                <w:rFonts w:cs="Times New Roman"/>
              </w:rPr>
              <w:t>admin</w:t>
            </w:r>
            <w:proofErr w:type="spellEnd"/>
            <w:r w:rsidRPr="00912767">
              <w:rPr>
                <w:rFonts w:cs="Times New Roman"/>
              </w:rPr>
              <w:t xml:space="preserve"> captura un comentario explicativo y la rechaza.</w:t>
            </w:r>
          </w:p>
        </w:tc>
      </w:tr>
      <w:tr w:rsidR="00976F39" w:rsidRPr="00686C0C" w14:paraId="71A5280A" w14:textId="77777777">
        <w:tc>
          <w:tcPr>
            <w:tcW w:w="1980" w:type="dxa"/>
          </w:tcPr>
          <w:p w14:paraId="366ED2E9" w14:textId="77777777" w:rsidR="00976F39" w:rsidRPr="00686C0C" w:rsidRDefault="00976F39" w:rsidP="00976F39">
            <w:pPr>
              <w:rPr>
                <w:rFonts w:cs="Times New Roman"/>
              </w:rPr>
            </w:pPr>
            <w:r w:rsidRPr="00686C0C">
              <w:rPr>
                <w:rFonts w:cs="Times New Roman"/>
              </w:rPr>
              <w:t>Excepciones</w:t>
            </w:r>
          </w:p>
        </w:tc>
        <w:tc>
          <w:tcPr>
            <w:tcW w:w="6848" w:type="dxa"/>
          </w:tcPr>
          <w:p w14:paraId="10F32264" w14:textId="77777777" w:rsidR="00454FAE" w:rsidRDefault="00454FAE" w:rsidP="00454FAE">
            <w:pPr>
              <w:spacing w:line="240" w:lineRule="auto"/>
            </w:pPr>
            <w:r>
              <w:t>E1: Error al aplicar el cambio en la entidad.</w:t>
            </w:r>
          </w:p>
          <w:p w14:paraId="5A7B13C5" w14:textId="77777777" w:rsidR="00454FAE" w:rsidRDefault="00454FAE" w:rsidP="005D18BC">
            <w:pPr>
              <w:pStyle w:val="Prrafodelista"/>
              <w:numPr>
                <w:ilvl w:val="0"/>
                <w:numId w:val="99"/>
              </w:numPr>
              <w:spacing w:line="240" w:lineRule="auto"/>
            </w:pPr>
            <w:r>
              <w:t>E1.1 El sistema deshace la aprobación.</w:t>
            </w:r>
          </w:p>
          <w:p w14:paraId="3EB2444F" w14:textId="77777777" w:rsidR="00454FAE" w:rsidRDefault="00454FAE" w:rsidP="005D18BC">
            <w:pPr>
              <w:pStyle w:val="Prrafodelista"/>
              <w:numPr>
                <w:ilvl w:val="0"/>
                <w:numId w:val="99"/>
              </w:numPr>
              <w:spacing w:line="240" w:lineRule="auto"/>
            </w:pPr>
            <w:r>
              <w:t>E1.2 La solicitud vuelve a estado "Pendiente".</w:t>
            </w:r>
          </w:p>
          <w:p w14:paraId="3F2E6352" w14:textId="57F35913" w:rsidR="00976F39" w:rsidRPr="00454FAE" w:rsidRDefault="00454FAE" w:rsidP="005D18BC">
            <w:pPr>
              <w:pStyle w:val="Prrafodelista"/>
              <w:numPr>
                <w:ilvl w:val="0"/>
                <w:numId w:val="99"/>
              </w:numPr>
              <w:rPr>
                <w:rFonts w:cs="Times New Roman"/>
              </w:rPr>
            </w:pPr>
            <w:r>
              <w:t>E1.3 El sistema muestra un mensaje de error al administrador.</w:t>
            </w:r>
          </w:p>
        </w:tc>
      </w:tr>
      <w:tr w:rsidR="00334D18" w:rsidRPr="00686C0C" w14:paraId="58467CE9" w14:textId="77777777">
        <w:tc>
          <w:tcPr>
            <w:tcW w:w="1980" w:type="dxa"/>
          </w:tcPr>
          <w:p w14:paraId="67FDED02" w14:textId="77777777" w:rsidR="00334D18" w:rsidRPr="00686C0C" w:rsidRDefault="00334D18" w:rsidP="00334D18">
            <w:pPr>
              <w:rPr>
                <w:rFonts w:cs="Times New Roman"/>
              </w:rPr>
            </w:pPr>
            <w:r w:rsidRPr="00686C0C">
              <w:rPr>
                <w:rFonts w:cs="Times New Roman"/>
              </w:rPr>
              <w:lastRenderedPageBreak/>
              <w:t>Prioridad</w:t>
            </w:r>
          </w:p>
        </w:tc>
        <w:tc>
          <w:tcPr>
            <w:tcW w:w="6848" w:type="dxa"/>
          </w:tcPr>
          <w:p w14:paraId="137A5CCA" w14:textId="71A5DA91" w:rsidR="00334D18" w:rsidRPr="00686C0C" w:rsidRDefault="00334D18" w:rsidP="00334D18">
            <w:pPr>
              <w:rPr>
                <w:rFonts w:cs="Times New Roman"/>
              </w:rPr>
            </w:pPr>
            <w:r w:rsidRPr="00B56FE1">
              <w:t>Alta</w:t>
            </w:r>
          </w:p>
        </w:tc>
      </w:tr>
      <w:tr w:rsidR="00334D18" w:rsidRPr="00686C0C" w14:paraId="225DA4FD" w14:textId="77777777">
        <w:tc>
          <w:tcPr>
            <w:tcW w:w="1980" w:type="dxa"/>
          </w:tcPr>
          <w:p w14:paraId="2332D415" w14:textId="77777777" w:rsidR="00334D18" w:rsidRPr="00686C0C" w:rsidRDefault="00334D18" w:rsidP="00334D18">
            <w:pPr>
              <w:rPr>
                <w:rFonts w:cs="Times New Roman"/>
              </w:rPr>
            </w:pPr>
            <w:r w:rsidRPr="00686C0C">
              <w:rPr>
                <w:rFonts w:cs="Times New Roman"/>
              </w:rPr>
              <w:t>Frecuencia de uso</w:t>
            </w:r>
          </w:p>
        </w:tc>
        <w:tc>
          <w:tcPr>
            <w:tcW w:w="6848" w:type="dxa"/>
          </w:tcPr>
          <w:p w14:paraId="6FFEF082" w14:textId="6E2B4C98" w:rsidR="00334D18" w:rsidRPr="00686C0C" w:rsidRDefault="00334D18" w:rsidP="00334D18">
            <w:pPr>
              <w:rPr>
                <w:rFonts w:cs="Times New Roman"/>
              </w:rPr>
            </w:pPr>
            <w:r w:rsidRPr="00B56FE1">
              <w:t>Media</w:t>
            </w:r>
          </w:p>
        </w:tc>
      </w:tr>
      <w:tr w:rsidR="00334D18" w:rsidRPr="00686C0C" w14:paraId="763CFD33" w14:textId="77777777">
        <w:tc>
          <w:tcPr>
            <w:tcW w:w="1980" w:type="dxa"/>
          </w:tcPr>
          <w:p w14:paraId="7D8F37D4" w14:textId="77777777" w:rsidR="00334D18" w:rsidRPr="00686C0C" w:rsidRDefault="00334D18" w:rsidP="00334D18">
            <w:pPr>
              <w:rPr>
                <w:rFonts w:cs="Times New Roman"/>
              </w:rPr>
            </w:pPr>
            <w:r w:rsidRPr="00686C0C">
              <w:rPr>
                <w:rFonts w:cs="Times New Roman"/>
              </w:rPr>
              <w:t>Requerimientos especiales</w:t>
            </w:r>
          </w:p>
        </w:tc>
        <w:tc>
          <w:tcPr>
            <w:tcW w:w="6848" w:type="dxa"/>
          </w:tcPr>
          <w:p w14:paraId="7A5DA983" w14:textId="6F17CDA2" w:rsidR="00334D18" w:rsidRPr="00686C0C" w:rsidRDefault="00334D18" w:rsidP="00334D18">
            <w:pPr>
              <w:rPr>
                <w:rFonts w:cs="Times New Roman"/>
              </w:rPr>
            </w:pPr>
            <w:r w:rsidRPr="00B56FE1">
              <w:t>Aplicar el cambio y actualizar el estado de la solicitud deben ser una sola transacción atómica.</w:t>
            </w:r>
          </w:p>
        </w:tc>
      </w:tr>
      <w:tr w:rsidR="00976F39" w:rsidRPr="00686C0C" w14:paraId="1DE9924B" w14:textId="77777777">
        <w:tc>
          <w:tcPr>
            <w:tcW w:w="1980" w:type="dxa"/>
          </w:tcPr>
          <w:p w14:paraId="1CCA7C0D" w14:textId="77777777" w:rsidR="00976F39" w:rsidRPr="00686C0C" w:rsidRDefault="00976F39" w:rsidP="00976F39">
            <w:pPr>
              <w:rPr>
                <w:rFonts w:cs="Times New Roman"/>
              </w:rPr>
            </w:pPr>
            <w:r>
              <w:rPr>
                <w:rFonts w:cs="Times New Roman"/>
              </w:rPr>
              <w:t>Datos de entrada</w:t>
            </w:r>
          </w:p>
        </w:tc>
        <w:tc>
          <w:tcPr>
            <w:tcW w:w="6848" w:type="dxa"/>
          </w:tcPr>
          <w:p w14:paraId="64E280DB" w14:textId="77777777" w:rsidR="00F604F4" w:rsidRDefault="00F604F4" w:rsidP="005D18BC">
            <w:pPr>
              <w:pStyle w:val="Prrafodelista"/>
              <w:numPr>
                <w:ilvl w:val="0"/>
                <w:numId w:val="83"/>
              </w:numPr>
            </w:pPr>
            <w:r>
              <w:t>ID de la solicitud a resolver.</w:t>
            </w:r>
          </w:p>
          <w:p w14:paraId="6076336A" w14:textId="00205155" w:rsidR="00F604F4" w:rsidRDefault="00F604F4" w:rsidP="005D18BC">
            <w:pPr>
              <w:pStyle w:val="Prrafodelista"/>
              <w:numPr>
                <w:ilvl w:val="0"/>
                <w:numId w:val="83"/>
              </w:numPr>
            </w:pPr>
            <w:r>
              <w:t>Decisión del administrador (aprobar o rechazar).</w:t>
            </w:r>
          </w:p>
          <w:p w14:paraId="381F255F" w14:textId="1B983B17" w:rsidR="00976F39" w:rsidRPr="00D8705B" w:rsidRDefault="00F604F4" w:rsidP="005D18BC">
            <w:pPr>
              <w:pStyle w:val="Prrafodelista"/>
              <w:numPr>
                <w:ilvl w:val="0"/>
                <w:numId w:val="83"/>
              </w:numPr>
              <w:rPr>
                <w:color w:val="000000"/>
              </w:rPr>
            </w:pPr>
            <w:r>
              <w:t>Comentario opcional.</w:t>
            </w:r>
          </w:p>
        </w:tc>
      </w:tr>
      <w:tr w:rsidR="00976F39" w:rsidRPr="00686C0C" w14:paraId="516BD90C" w14:textId="77777777">
        <w:tc>
          <w:tcPr>
            <w:tcW w:w="1980" w:type="dxa"/>
          </w:tcPr>
          <w:p w14:paraId="249E067D" w14:textId="77777777" w:rsidR="00976F39" w:rsidRPr="00686C0C" w:rsidRDefault="00976F39" w:rsidP="00976F39">
            <w:pPr>
              <w:rPr>
                <w:rFonts w:cs="Times New Roman"/>
              </w:rPr>
            </w:pPr>
            <w:r>
              <w:rPr>
                <w:rFonts w:cs="Times New Roman"/>
              </w:rPr>
              <w:t>Datos de salida</w:t>
            </w:r>
          </w:p>
        </w:tc>
        <w:tc>
          <w:tcPr>
            <w:tcW w:w="6848" w:type="dxa"/>
          </w:tcPr>
          <w:p w14:paraId="4E1470B8" w14:textId="77777777" w:rsidR="00ED11D2" w:rsidRDefault="00ED11D2" w:rsidP="005D18BC">
            <w:pPr>
              <w:pStyle w:val="Prrafodelista"/>
              <w:numPr>
                <w:ilvl w:val="0"/>
                <w:numId w:val="84"/>
              </w:numPr>
            </w:pPr>
            <w:r>
              <w:t xml:space="preserve">Solicitud actualizada con estado y </w:t>
            </w:r>
            <w:proofErr w:type="spellStart"/>
            <w:r>
              <w:t>timestamp</w:t>
            </w:r>
            <w:proofErr w:type="spellEnd"/>
            <w:r>
              <w:t xml:space="preserve"> de resolución.</w:t>
            </w:r>
          </w:p>
          <w:p w14:paraId="013522E8" w14:textId="087F0814" w:rsidR="00ED11D2" w:rsidRDefault="00ED11D2" w:rsidP="005D18BC">
            <w:pPr>
              <w:pStyle w:val="Prrafodelista"/>
              <w:numPr>
                <w:ilvl w:val="0"/>
                <w:numId w:val="84"/>
              </w:numPr>
            </w:pPr>
            <w:r>
              <w:t>Si aprobada: cambio aplicado en la entidad correspondiente.</w:t>
            </w:r>
          </w:p>
          <w:p w14:paraId="062EEDF7" w14:textId="31E57193" w:rsidR="00976F39" w:rsidRPr="00FA219C" w:rsidRDefault="00ED11D2" w:rsidP="005D18BC">
            <w:pPr>
              <w:pStyle w:val="Prrafodelista"/>
              <w:numPr>
                <w:ilvl w:val="0"/>
                <w:numId w:val="84"/>
              </w:numPr>
              <w:rPr>
                <w:color w:val="000000"/>
              </w:rPr>
            </w:pPr>
            <w:r>
              <w:t>Notificación al dueño.</w:t>
            </w:r>
          </w:p>
        </w:tc>
      </w:tr>
      <w:tr w:rsidR="00C935D6" w:rsidRPr="00686C0C" w14:paraId="44CDAC90" w14:textId="77777777">
        <w:tc>
          <w:tcPr>
            <w:tcW w:w="1980" w:type="dxa"/>
          </w:tcPr>
          <w:p w14:paraId="317283AB" w14:textId="77777777" w:rsidR="00C935D6" w:rsidRPr="00686C0C" w:rsidRDefault="00C935D6" w:rsidP="00C935D6">
            <w:pPr>
              <w:rPr>
                <w:rFonts w:cs="Times New Roman"/>
              </w:rPr>
            </w:pPr>
            <w:r w:rsidRPr="00686C0C">
              <w:rPr>
                <w:rFonts w:cs="Times New Roman"/>
              </w:rPr>
              <w:t>Suposiciones</w:t>
            </w:r>
          </w:p>
        </w:tc>
        <w:tc>
          <w:tcPr>
            <w:tcW w:w="6848" w:type="dxa"/>
          </w:tcPr>
          <w:p w14:paraId="1131F697" w14:textId="4BD5CAE5" w:rsidR="00C935D6" w:rsidRPr="00686C0C" w:rsidRDefault="00C935D6" w:rsidP="00C935D6">
            <w:pPr>
              <w:rPr>
                <w:rFonts w:cs="Times New Roman"/>
              </w:rPr>
            </w:pPr>
            <w:r w:rsidRPr="00F87CCF">
              <w:t>El administrador revisa con criterio antes de aprobar.</w:t>
            </w:r>
          </w:p>
        </w:tc>
      </w:tr>
      <w:tr w:rsidR="00C935D6" w:rsidRPr="00686C0C" w14:paraId="5B9EFFA5" w14:textId="77777777">
        <w:trPr>
          <w:trHeight w:val="404"/>
        </w:trPr>
        <w:tc>
          <w:tcPr>
            <w:tcW w:w="1980" w:type="dxa"/>
          </w:tcPr>
          <w:p w14:paraId="2161E283" w14:textId="77777777" w:rsidR="00C935D6" w:rsidRPr="00686C0C" w:rsidRDefault="00C935D6" w:rsidP="00C935D6">
            <w:pPr>
              <w:rPr>
                <w:rFonts w:cs="Times New Roman"/>
              </w:rPr>
            </w:pPr>
            <w:r w:rsidRPr="00686C0C">
              <w:rPr>
                <w:rFonts w:cs="Times New Roman"/>
              </w:rPr>
              <w:t>Notas y preguntas</w:t>
            </w:r>
          </w:p>
        </w:tc>
        <w:tc>
          <w:tcPr>
            <w:tcW w:w="6848" w:type="dxa"/>
          </w:tcPr>
          <w:p w14:paraId="433B7908" w14:textId="12D25A9B" w:rsidR="00C935D6" w:rsidRPr="00686C0C" w:rsidRDefault="00C935D6" w:rsidP="00C935D6">
            <w:pPr>
              <w:rPr>
                <w:rFonts w:cs="Times New Roman"/>
                <w:highlight w:val="yellow"/>
              </w:rPr>
            </w:pPr>
            <w:r w:rsidRPr="00F87CCF">
              <w:t>El historial de solicitudes resueltas debe consultarse por separado para facilitar auditorías.</w:t>
            </w:r>
          </w:p>
        </w:tc>
      </w:tr>
    </w:tbl>
    <w:p w14:paraId="3DE08133" w14:textId="77777777" w:rsidR="00BE6102" w:rsidRDefault="00BE6102">
      <w:pPr>
        <w:spacing w:line="259" w:lineRule="auto"/>
        <w:jc w:val="left"/>
      </w:pPr>
    </w:p>
    <w:p w14:paraId="023142A1" w14:textId="77777777" w:rsidR="0009089B" w:rsidRDefault="0009089B">
      <w:pPr>
        <w:spacing w:line="259" w:lineRule="auto"/>
        <w:jc w:val="left"/>
      </w:pPr>
    </w:p>
    <w:p w14:paraId="5E4564DD" w14:textId="77777777" w:rsidR="0009089B" w:rsidRDefault="0009089B">
      <w:pPr>
        <w:spacing w:line="259" w:lineRule="auto"/>
        <w:jc w:val="left"/>
      </w:pPr>
    </w:p>
    <w:p w14:paraId="1D9D9135" w14:textId="77777777" w:rsidR="0009089B" w:rsidRDefault="0009089B">
      <w:pPr>
        <w:spacing w:line="259" w:lineRule="auto"/>
        <w:jc w:val="left"/>
      </w:pPr>
    </w:p>
    <w:p w14:paraId="6D72A9D4" w14:textId="77777777" w:rsidR="0009089B" w:rsidRDefault="0009089B">
      <w:pPr>
        <w:spacing w:line="259" w:lineRule="auto"/>
        <w:jc w:val="left"/>
      </w:pPr>
    </w:p>
    <w:p w14:paraId="3F538330" w14:textId="77777777" w:rsidR="00C935D6" w:rsidRDefault="00C935D6">
      <w:pPr>
        <w:spacing w:line="259" w:lineRule="auto"/>
        <w:jc w:val="left"/>
      </w:pPr>
    </w:p>
    <w:p w14:paraId="08C30A09" w14:textId="77777777" w:rsidR="00C935D6" w:rsidRDefault="00C935D6">
      <w:pPr>
        <w:spacing w:line="259" w:lineRule="auto"/>
        <w:jc w:val="left"/>
      </w:pPr>
    </w:p>
    <w:p w14:paraId="5D4E1E7F" w14:textId="77777777" w:rsidR="00C935D6" w:rsidRDefault="00C935D6">
      <w:pPr>
        <w:spacing w:line="259" w:lineRule="auto"/>
        <w:jc w:val="left"/>
      </w:pPr>
    </w:p>
    <w:p w14:paraId="027A6A0E" w14:textId="77777777" w:rsidR="00C935D6" w:rsidRDefault="00C935D6">
      <w:pPr>
        <w:spacing w:line="259" w:lineRule="auto"/>
        <w:jc w:val="left"/>
      </w:pPr>
    </w:p>
    <w:p w14:paraId="0B01524A" w14:textId="77777777" w:rsidR="00C935D6" w:rsidRDefault="00C935D6">
      <w:pPr>
        <w:spacing w:line="259" w:lineRule="auto"/>
        <w:jc w:val="left"/>
      </w:pPr>
    </w:p>
    <w:p w14:paraId="495C3BEB" w14:textId="77777777" w:rsidR="00C935D6" w:rsidRDefault="00C935D6">
      <w:pPr>
        <w:spacing w:line="259" w:lineRule="auto"/>
        <w:jc w:val="left"/>
      </w:pPr>
    </w:p>
    <w:p w14:paraId="52B7388C" w14:textId="77777777" w:rsidR="00C935D6" w:rsidRDefault="00C935D6">
      <w:pPr>
        <w:spacing w:line="259" w:lineRule="auto"/>
        <w:jc w:val="left"/>
      </w:pPr>
    </w:p>
    <w:p w14:paraId="7DEDF4BA" w14:textId="77777777" w:rsidR="00C935D6" w:rsidRDefault="00C935D6">
      <w:pPr>
        <w:spacing w:line="259" w:lineRule="auto"/>
        <w:jc w:val="left"/>
      </w:pPr>
    </w:p>
    <w:p w14:paraId="2002781D" w14:textId="77777777" w:rsidR="00C935D6" w:rsidRDefault="00C935D6">
      <w:pPr>
        <w:spacing w:line="259" w:lineRule="auto"/>
        <w:jc w:val="left"/>
      </w:pPr>
    </w:p>
    <w:p w14:paraId="780710CC" w14:textId="77777777" w:rsidR="00C935D6" w:rsidRDefault="00C935D6">
      <w:pPr>
        <w:spacing w:line="259" w:lineRule="auto"/>
        <w:jc w:val="left"/>
      </w:pPr>
    </w:p>
    <w:p w14:paraId="54C69676" w14:textId="77777777" w:rsidR="00C935D6" w:rsidRDefault="00C935D6">
      <w:pPr>
        <w:spacing w:line="259" w:lineRule="auto"/>
        <w:jc w:val="left"/>
      </w:pPr>
    </w:p>
    <w:p w14:paraId="17B995A8" w14:textId="77777777" w:rsidR="00C935D6" w:rsidRDefault="00C935D6">
      <w:pPr>
        <w:spacing w:line="259" w:lineRule="auto"/>
        <w:jc w:val="left"/>
      </w:pPr>
    </w:p>
    <w:p w14:paraId="6785F6A0" w14:textId="77777777" w:rsidR="00C935D6" w:rsidRDefault="00C935D6">
      <w:pPr>
        <w:spacing w:line="259" w:lineRule="auto"/>
        <w:jc w:val="left"/>
      </w:pPr>
    </w:p>
    <w:p w14:paraId="2D56815A" w14:textId="77777777" w:rsidR="00C935D6" w:rsidRDefault="00C935D6">
      <w:pPr>
        <w:spacing w:line="259" w:lineRule="auto"/>
        <w:jc w:val="left"/>
      </w:pPr>
    </w:p>
    <w:p w14:paraId="115CC36B" w14:textId="77777777" w:rsidR="00C935D6" w:rsidRDefault="00C935D6">
      <w:pPr>
        <w:spacing w:line="259" w:lineRule="auto"/>
        <w:jc w:val="left"/>
      </w:pPr>
    </w:p>
    <w:p w14:paraId="207B43FE" w14:textId="77777777" w:rsidR="00C935D6" w:rsidRDefault="00C935D6">
      <w:pPr>
        <w:spacing w:line="259" w:lineRule="auto"/>
        <w:jc w:val="left"/>
      </w:pPr>
    </w:p>
    <w:p w14:paraId="085379F7" w14:textId="3A5FE13D" w:rsidR="00C935D6" w:rsidRDefault="00C935D6" w:rsidP="00C935D6">
      <w:pPr>
        <w:jc w:val="left"/>
      </w:pPr>
      <w:r w:rsidRPr="00BE7252">
        <w:lastRenderedPageBreak/>
        <w:t xml:space="preserve">CU – </w:t>
      </w:r>
      <w:r w:rsidR="00306588">
        <w:t>0</w:t>
      </w:r>
      <w:r>
        <w:t>22</w:t>
      </w:r>
      <w:r w:rsidRPr="00BE7252">
        <w:t xml:space="preserve">: </w:t>
      </w:r>
      <w:r w:rsidR="002B0CA7" w:rsidRPr="006C27E7">
        <w:t>Ver perfil de purificadora</w:t>
      </w:r>
    </w:p>
    <w:tbl>
      <w:tblPr>
        <w:tblStyle w:val="Tablaconcuadrcula"/>
        <w:tblW w:w="0" w:type="auto"/>
        <w:tblLook w:val="04A0" w:firstRow="1" w:lastRow="0" w:firstColumn="1" w:lastColumn="0" w:noHBand="0" w:noVBand="1"/>
      </w:tblPr>
      <w:tblGrid>
        <w:gridCol w:w="1980"/>
        <w:gridCol w:w="6848"/>
      </w:tblGrid>
      <w:tr w:rsidR="00C935D6" w:rsidRPr="00686C0C" w14:paraId="32C1DFFA" w14:textId="77777777">
        <w:tc>
          <w:tcPr>
            <w:tcW w:w="1980" w:type="dxa"/>
          </w:tcPr>
          <w:p w14:paraId="057AB2BB" w14:textId="77777777" w:rsidR="00C935D6" w:rsidRPr="00686C0C" w:rsidRDefault="00C935D6">
            <w:pPr>
              <w:rPr>
                <w:rFonts w:cs="Times New Roman"/>
                <w:b/>
                <w:bCs/>
              </w:rPr>
            </w:pPr>
            <w:r w:rsidRPr="00686C0C">
              <w:rPr>
                <w:rFonts w:cs="Times New Roman"/>
                <w:b/>
                <w:bCs/>
              </w:rPr>
              <w:t>Nombre</w:t>
            </w:r>
          </w:p>
        </w:tc>
        <w:tc>
          <w:tcPr>
            <w:tcW w:w="6848" w:type="dxa"/>
          </w:tcPr>
          <w:p w14:paraId="4F2753AC" w14:textId="2CB4F22D" w:rsidR="00C935D6" w:rsidRPr="006A4AEE" w:rsidRDefault="002B0CA7">
            <w:pPr>
              <w:rPr>
                <w:rFonts w:cs="Times New Roman"/>
                <w:b/>
                <w:bCs/>
              </w:rPr>
            </w:pPr>
            <w:r w:rsidRPr="002B0CA7">
              <w:rPr>
                <w:rFonts w:cs="Times New Roman"/>
                <w:b/>
                <w:bCs/>
              </w:rPr>
              <w:t>Ver perfil de purificadora</w:t>
            </w:r>
          </w:p>
        </w:tc>
      </w:tr>
      <w:tr w:rsidR="00E2494A" w:rsidRPr="00686C0C" w14:paraId="222B0AEF" w14:textId="77777777">
        <w:tc>
          <w:tcPr>
            <w:tcW w:w="1980" w:type="dxa"/>
          </w:tcPr>
          <w:p w14:paraId="52BA4246" w14:textId="77777777" w:rsidR="00E2494A" w:rsidRPr="00686C0C" w:rsidRDefault="00E2494A" w:rsidP="00E2494A">
            <w:pPr>
              <w:rPr>
                <w:rFonts w:cs="Times New Roman"/>
              </w:rPr>
            </w:pPr>
            <w:r w:rsidRPr="00686C0C">
              <w:rPr>
                <w:rFonts w:cs="Times New Roman"/>
              </w:rPr>
              <w:t>Actores</w:t>
            </w:r>
          </w:p>
        </w:tc>
        <w:tc>
          <w:tcPr>
            <w:tcW w:w="6848" w:type="dxa"/>
          </w:tcPr>
          <w:p w14:paraId="4E8D6A12" w14:textId="7D56982C" w:rsidR="00E2494A" w:rsidRPr="00686C0C" w:rsidRDefault="00E2494A" w:rsidP="00E2494A">
            <w:pPr>
              <w:rPr>
                <w:rFonts w:cs="Times New Roman"/>
              </w:rPr>
            </w:pPr>
            <w:r w:rsidRPr="00514BE8">
              <w:t>Cliente</w:t>
            </w:r>
          </w:p>
        </w:tc>
      </w:tr>
      <w:tr w:rsidR="00E2494A" w:rsidRPr="00686C0C" w14:paraId="727CE22A" w14:textId="77777777">
        <w:tc>
          <w:tcPr>
            <w:tcW w:w="1980" w:type="dxa"/>
          </w:tcPr>
          <w:p w14:paraId="684F36DB" w14:textId="77777777" w:rsidR="00E2494A" w:rsidRPr="00686C0C" w:rsidRDefault="00E2494A" w:rsidP="00E2494A">
            <w:pPr>
              <w:rPr>
                <w:rFonts w:cs="Times New Roman"/>
              </w:rPr>
            </w:pPr>
            <w:r w:rsidRPr="00686C0C">
              <w:rPr>
                <w:rFonts w:cs="Times New Roman"/>
              </w:rPr>
              <w:t>Descripción</w:t>
            </w:r>
          </w:p>
        </w:tc>
        <w:tc>
          <w:tcPr>
            <w:tcW w:w="6848" w:type="dxa"/>
          </w:tcPr>
          <w:p w14:paraId="41F86D10" w14:textId="19538F0C" w:rsidR="00E2494A" w:rsidRPr="00686C0C" w:rsidRDefault="00E2494A" w:rsidP="00E2494A">
            <w:pPr>
              <w:spacing w:line="240" w:lineRule="auto"/>
              <w:rPr>
                <w:rFonts w:cs="Times New Roman"/>
              </w:rPr>
            </w:pPr>
            <w:r w:rsidRPr="00514BE8">
              <w:t>El cliente puede consultar el perfil de una purificadora antes de hacer un pedido directo. La pantalla muestra el nombre comercial, la dirección de la base con un mini mapa, el horario de atención (con indicador de abierto/cerrado), los productos disponibles con stock visible y los vehículos del negocio. Desde esta pantalla el cliente puede tocar "Pedir a esta purificadora" para iniciar el flujo de pedido en modalidad directa.</w:t>
            </w:r>
          </w:p>
        </w:tc>
      </w:tr>
      <w:tr w:rsidR="00E2494A" w:rsidRPr="00686C0C" w14:paraId="2463987C" w14:textId="77777777">
        <w:tc>
          <w:tcPr>
            <w:tcW w:w="1980" w:type="dxa"/>
          </w:tcPr>
          <w:p w14:paraId="3BFD5FEA" w14:textId="77777777" w:rsidR="00E2494A" w:rsidRPr="00686C0C" w:rsidRDefault="00E2494A" w:rsidP="00E2494A">
            <w:pPr>
              <w:rPr>
                <w:rFonts w:cs="Times New Roman"/>
              </w:rPr>
            </w:pPr>
            <w:r w:rsidRPr="00686C0C">
              <w:rPr>
                <w:rFonts w:cs="Times New Roman"/>
              </w:rPr>
              <w:t>Requerimiento funcional</w:t>
            </w:r>
          </w:p>
        </w:tc>
        <w:tc>
          <w:tcPr>
            <w:tcW w:w="6848" w:type="dxa"/>
          </w:tcPr>
          <w:p w14:paraId="02557B30" w14:textId="5EB21CC9" w:rsidR="00E2494A" w:rsidRPr="00686C0C" w:rsidRDefault="00E2494A" w:rsidP="00E2494A">
            <w:pPr>
              <w:jc w:val="left"/>
              <w:rPr>
                <w:rFonts w:cs="Times New Roman"/>
              </w:rPr>
            </w:pPr>
            <w:r w:rsidRPr="00514BE8">
              <w:t>RF-023</w:t>
            </w:r>
          </w:p>
        </w:tc>
      </w:tr>
      <w:tr w:rsidR="00C935D6" w:rsidRPr="00686C0C" w14:paraId="1B2784AF" w14:textId="77777777">
        <w:tc>
          <w:tcPr>
            <w:tcW w:w="1980" w:type="dxa"/>
          </w:tcPr>
          <w:p w14:paraId="1BDDA1CC" w14:textId="77777777" w:rsidR="00C935D6" w:rsidRPr="00686C0C" w:rsidRDefault="00C935D6">
            <w:pPr>
              <w:rPr>
                <w:rFonts w:cs="Times New Roman"/>
              </w:rPr>
            </w:pPr>
            <w:r>
              <w:rPr>
                <w:rFonts w:cs="Times New Roman"/>
              </w:rPr>
              <w:t>Reglas de negocio</w:t>
            </w:r>
          </w:p>
        </w:tc>
        <w:tc>
          <w:tcPr>
            <w:tcW w:w="6848" w:type="dxa"/>
          </w:tcPr>
          <w:p w14:paraId="53EB9A49" w14:textId="77777777" w:rsidR="00E97F0C" w:rsidRDefault="00E97F0C" w:rsidP="00E97F0C">
            <w:pPr>
              <w:spacing w:line="240" w:lineRule="auto"/>
              <w:jc w:val="left"/>
            </w:pPr>
            <w:r>
              <w:t>RN-001: Solo aparecen purificadoras dentro de la zona de cobertura.</w:t>
            </w:r>
          </w:p>
          <w:p w14:paraId="108AD457" w14:textId="77777777" w:rsidR="00E97F0C" w:rsidRDefault="00E97F0C" w:rsidP="00E97F0C">
            <w:pPr>
              <w:spacing w:line="240" w:lineRule="auto"/>
              <w:jc w:val="left"/>
            </w:pPr>
            <w:r>
              <w:t>RN-004: El indicador "Abierto/Cerrado" se calcula con el horario configurado del negocio.</w:t>
            </w:r>
          </w:p>
          <w:p w14:paraId="062D83D7" w14:textId="3900BDB6" w:rsidR="00C935D6" w:rsidRPr="00C55B86" w:rsidRDefault="00E97F0C" w:rsidP="00E97F0C">
            <w:pPr>
              <w:spacing w:line="240" w:lineRule="auto"/>
              <w:jc w:val="left"/>
              <w:rPr>
                <w:rFonts w:cs="Times New Roman"/>
              </w:rPr>
            </w:pPr>
            <w:r>
              <w:t>RN-016: El cliente solo puede ver datos públicos del negocio (no datos privados de los repartidores).</w:t>
            </w:r>
          </w:p>
        </w:tc>
      </w:tr>
      <w:tr w:rsidR="00C935D6" w:rsidRPr="00686C0C" w14:paraId="351EF630" w14:textId="77777777">
        <w:trPr>
          <w:trHeight w:val="519"/>
        </w:trPr>
        <w:tc>
          <w:tcPr>
            <w:tcW w:w="1980" w:type="dxa"/>
          </w:tcPr>
          <w:p w14:paraId="5619DC2E" w14:textId="77777777" w:rsidR="00C935D6" w:rsidRPr="00686C0C" w:rsidRDefault="00C935D6">
            <w:pPr>
              <w:rPr>
                <w:rFonts w:cs="Times New Roman"/>
              </w:rPr>
            </w:pPr>
            <w:r w:rsidRPr="00686C0C">
              <w:rPr>
                <w:rFonts w:cs="Times New Roman"/>
              </w:rPr>
              <w:t>Disparador</w:t>
            </w:r>
          </w:p>
        </w:tc>
        <w:tc>
          <w:tcPr>
            <w:tcW w:w="6848" w:type="dxa"/>
          </w:tcPr>
          <w:p w14:paraId="3920A9CD" w14:textId="57151C85" w:rsidR="00C935D6" w:rsidRPr="00686C0C" w:rsidRDefault="00B43714">
            <w:pPr>
              <w:spacing w:line="240" w:lineRule="auto"/>
              <w:rPr>
                <w:rFonts w:cs="Times New Roman"/>
              </w:rPr>
            </w:pPr>
            <w:r w:rsidRPr="00B43714">
              <w:t>El cliente toca el nombre de una purificadora desde la pantalla de inicio</w:t>
            </w:r>
            <w:r w:rsidR="00B6116E">
              <w:t xml:space="preserve">, </w:t>
            </w:r>
            <w:r w:rsidRPr="00B43714">
              <w:t>desde la pantalla de rastreo o desde</w:t>
            </w:r>
            <w:r w:rsidR="00E94006">
              <w:t xml:space="preserve"> </w:t>
            </w:r>
            <w:r w:rsidRPr="00B43714">
              <w:t>el historial de pedidos.</w:t>
            </w:r>
          </w:p>
        </w:tc>
      </w:tr>
      <w:tr w:rsidR="00C935D6" w:rsidRPr="00686C0C" w14:paraId="22B68838" w14:textId="77777777">
        <w:tc>
          <w:tcPr>
            <w:tcW w:w="1980" w:type="dxa"/>
          </w:tcPr>
          <w:p w14:paraId="7FD76BAC" w14:textId="77777777" w:rsidR="00C935D6" w:rsidRPr="00686C0C" w:rsidRDefault="00C935D6">
            <w:pPr>
              <w:rPr>
                <w:rFonts w:cs="Times New Roman"/>
              </w:rPr>
            </w:pPr>
            <w:r w:rsidRPr="00686C0C">
              <w:rPr>
                <w:rFonts w:cs="Times New Roman"/>
              </w:rPr>
              <w:t>Precondiciones</w:t>
            </w:r>
          </w:p>
        </w:tc>
        <w:tc>
          <w:tcPr>
            <w:tcW w:w="6848" w:type="dxa"/>
          </w:tcPr>
          <w:p w14:paraId="65E26BC9" w14:textId="77777777" w:rsidR="0090398D" w:rsidRDefault="0090398D" w:rsidP="005D18BC">
            <w:pPr>
              <w:pStyle w:val="Prrafodelista"/>
              <w:numPr>
                <w:ilvl w:val="0"/>
                <w:numId w:val="107"/>
              </w:numPr>
              <w:spacing w:line="240" w:lineRule="auto"/>
            </w:pPr>
            <w:r>
              <w:t>El cliente tiene sesión activa.</w:t>
            </w:r>
          </w:p>
          <w:p w14:paraId="3A4DF0E3" w14:textId="47017A5B" w:rsidR="0090398D" w:rsidRDefault="0090398D" w:rsidP="005D18BC">
            <w:pPr>
              <w:pStyle w:val="Prrafodelista"/>
              <w:numPr>
                <w:ilvl w:val="0"/>
                <w:numId w:val="107"/>
              </w:numPr>
              <w:spacing w:line="240" w:lineRule="auto"/>
            </w:pPr>
            <w:r>
              <w:t>La purificadora existe y está activa.</w:t>
            </w:r>
          </w:p>
          <w:p w14:paraId="7675DD45" w14:textId="79C0B508" w:rsidR="00C935D6" w:rsidRPr="00686C0C" w:rsidRDefault="0090398D" w:rsidP="005D18BC">
            <w:pPr>
              <w:pStyle w:val="Prrafodelista"/>
              <w:numPr>
                <w:ilvl w:val="0"/>
                <w:numId w:val="107"/>
              </w:numPr>
              <w:spacing w:line="240" w:lineRule="auto"/>
              <w:rPr>
                <w:rFonts w:cs="Times New Roman"/>
              </w:rPr>
            </w:pPr>
            <w:r>
              <w:t>El dispositivo cuenta con conexión a internet.</w:t>
            </w:r>
          </w:p>
        </w:tc>
      </w:tr>
      <w:tr w:rsidR="00C935D6" w:rsidRPr="00686C0C" w14:paraId="6D815337" w14:textId="77777777">
        <w:tc>
          <w:tcPr>
            <w:tcW w:w="1980" w:type="dxa"/>
          </w:tcPr>
          <w:p w14:paraId="4F949267" w14:textId="77777777" w:rsidR="00C935D6" w:rsidRPr="00686C0C" w:rsidRDefault="00C935D6">
            <w:pPr>
              <w:rPr>
                <w:rFonts w:cs="Times New Roman"/>
              </w:rPr>
            </w:pPr>
            <w:r w:rsidRPr="00686C0C">
              <w:rPr>
                <w:rFonts w:cs="Times New Roman"/>
              </w:rPr>
              <w:t>Postcondiciones</w:t>
            </w:r>
          </w:p>
        </w:tc>
        <w:tc>
          <w:tcPr>
            <w:tcW w:w="6848" w:type="dxa"/>
          </w:tcPr>
          <w:p w14:paraId="7F662E4A" w14:textId="77777777" w:rsidR="00163B7F" w:rsidRDefault="00163B7F" w:rsidP="005D18BC">
            <w:pPr>
              <w:pStyle w:val="Prrafodelista"/>
              <w:numPr>
                <w:ilvl w:val="0"/>
                <w:numId w:val="108"/>
              </w:numPr>
              <w:spacing w:line="240" w:lineRule="auto"/>
            </w:pPr>
            <w:r>
              <w:t>El cliente visualiza la información completa del perfil de la purificadora.</w:t>
            </w:r>
          </w:p>
          <w:p w14:paraId="570ECAA7" w14:textId="0E0AD7E1" w:rsidR="00C935D6" w:rsidRPr="00686C0C" w:rsidRDefault="00163B7F" w:rsidP="005D18BC">
            <w:pPr>
              <w:pStyle w:val="Prrafodelista"/>
              <w:numPr>
                <w:ilvl w:val="0"/>
                <w:numId w:val="108"/>
              </w:numPr>
              <w:spacing w:line="240" w:lineRule="auto"/>
              <w:rPr>
                <w:rFonts w:cs="Times New Roman"/>
              </w:rPr>
            </w:pPr>
            <w:r>
              <w:t>2. Si decide pedir, es redirigido al CU-004 con la modalidad directa preseleccionada y la purificadora ya elegida.</w:t>
            </w:r>
          </w:p>
        </w:tc>
      </w:tr>
      <w:tr w:rsidR="00C935D6" w:rsidRPr="00686C0C" w14:paraId="6D9D3FEB" w14:textId="77777777">
        <w:tc>
          <w:tcPr>
            <w:tcW w:w="1980" w:type="dxa"/>
          </w:tcPr>
          <w:p w14:paraId="15624A10" w14:textId="77777777" w:rsidR="00C935D6" w:rsidRPr="00686C0C" w:rsidRDefault="00C935D6">
            <w:pPr>
              <w:rPr>
                <w:rFonts w:cs="Times New Roman"/>
              </w:rPr>
            </w:pPr>
            <w:r w:rsidRPr="00686C0C">
              <w:rPr>
                <w:rFonts w:cs="Times New Roman"/>
              </w:rPr>
              <w:t>Flujo Normal</w:t>
            </w:r>
          </w:p>
        </w:tc>
        <w:tc>
          <w:tcPr>
            <w:tcW w:w="6848" w:type="dxa"/>
          </w:tcPr>
          <w:p w14:paraId="690C2593" w14:textId="0A00956B" w:rsidR="00E57697" w:rsidRDefault="00E57697" w:rsidP="005D18BC">
            <w:pPr>
              <w:pStyle w:val="Prrafodelista"/>
              <w:numPr>
                <w:ilvl w:val="0"/>
                <w:numId w:val="109"/>
              </w:numPr>
              <w:spacing w:line="240" w:lineRule="auto"/>
            </w:pPr>
            <w:r>
              <w:t>El cliente toca</w:t>
            </w:r>
            <w:r w:rsidR="00E94006">
              <w:t xml:space="preserve"> </w:t>
            </w:r>
            <w:r>
              <w:t>el nombre de una purificadora desde una de las pantallas de origen.</w:t>
            </w:r>
          </w:p>
          <w:p w14:paraId="120A72FD" w14:textId="28548A11" w:rsidR="00E57697" w:rsidRDefault="00E57697" w:rsidP="005D18BC">
            <w:pPr>
              <w:pStyle w:val="Prrafodelista"/>
              <w:numPr>
                <w:ilvl w:val="0"/>
                <w:numId w:val="109"/>
              </w:numPr>
              <w:spacing w:line="240" w:lineRule="auto"/>
            </w:pPr>
            <w:r>
              <w:t>El sistema consulta los datos del negocio: nombre comercial, dirección de la base, horario configurado, productos del catálogo con stock e información de vehículos. (RN-004)</w:t>
            </w:r>
          </w:p>
          <w:p w14:paraId="35EA0DAE" w14:textId="2B05DC0F" w:rsidR="00E57697" w:rsidRDefault="00E57697" w:rsidP="005D18BC">
            <w:pPr>
              <w:pStyle w:val="Prrafodelista"/>
              <w:numPr>
                <w:ilvl w:val="0"/>
                <w:numId w:val="109"/>
              </w:numPr>
              <w:spacing w:line="240" w:lineRule="auto"/>
            </w:pPr>
            <w:r>
              <w:t>El sistema calcula el estado actual ("Abierto" o "Cerrado") según el horario y la hora local.</w:t>
            </w:r>
          </w:p>
          <w:p w14:paraId="6F1BA7C5" w14:textId="4A6821B9" w:rsidR="00E57697" w:rsidRDefault="00E57697" w:rsidP="005D18BC">
            <w:pPr>
              <w:pStyle w:val="Prrafodelista"/>
              <w:numPr>
                <w:ilvl w:val="0"/>
                <w:numId w:val="109"/>
              </w:numPr>
              <w:spacing w:line="240" w:lineRule="auto"/>
            </w:pPr>
            <w:r>
              <w:t>El sistema muestra los datos en pantalla, incluyendo un mini mapa con la ubicación de la base (CU-017).</w:t>
            </w:r>
          </w:p>
          <w:p w14:paraId="13002F6C" w14:textId="0FC64816" w:rsidR="00E57697" w:rsidRDefault="00E57697" w:rsidP="005D18BC">
            <w:pPr>
              <w:pStyle w:val="Prrafodelista"/>
              <w:numPr>
                <w:ilvl w:val="0"/>
                <w:numId w:val="109"/>
              </w:numPr>
              <w:spacing w:line="240" w:lineRule="auto"/>
            </w:pPr>
            <w:r>
              <w:t>El cliente revisa la información.</w:t>
            </w:r>
          </w:p>
          <w:p w14:paraId="092809A5" w14:textId="024083D9" w:rsidR="00E57697" w:rsidRDefault="00E57697" w:rsidP="005D18BC">
            <w:pPr>
              <w:pStyle w:val="Prrafodelista"/>
              <w:numPr>
                <w:ilvl w:val="0"/>
                <w:numId w:val="109"/>
              </w:numPr>
              <w:spacing w:line="240" w:lineRule="auto"/>
            </w:pPr>
            <w:r>
              <w:t>Si decide hacer un pedido, toca el botón "Pedir a esta purificadora".</w:t>
            </w:r>
          </w:p>
          <w:p w14:paraId="6006B663" w14:textId="4CD08798" w:rsidR="00E57697" w:rsidRDefault="00E57697" w:rsidP="005D18BC">
            <w:pPr>
              <w:pStyle w:val="Prrafodelista"/>
              <w:numPr>
                <w:ilvl w:val="0"/>
                <w:numId w:val="109"/>
              </w:numPr>
              <w:spacing w:line="240" w:lineRule="auto"/>
            </w:pPr>
            <w:r>
              <w:t>El sistema invoca CU-004 con modalidad directa y la purificadora ya seleccionada.</w:t>
            </w:r>
          </w:p>
          <w:p w14:paraId="5E2C8954" w14:textId="77777777" w:rsidR="00C935D6" w:rsidRPr="00B97D66" w:rsidRDefault="00E57697" w:rsidP="005D18BC">
            <w:pPr>
              <w:pStyle w:val="Prrafodelista"/>
              <w:numPr>
                <w:ilvl w:val="0"/>
                <w:numId w:val="109"/>
              </w:numPr>
              <w:spacing w:line="240" w:lineRule="auto"/>
              <w:rPr>
                <w:rFonts w:cs="Times New Roman"/>
              </w:rPr>
            </w:pPr>
            <w:r>
              <w:t>Finaliza el caso de uso.</w:t>
            </w:r>
          </w:p>
        </w:tc>
      </w:tr>
      <w:tr w:rsidR="00C935D6" w:rsidRPr="00686C0C" w14:paraId="0D8E5844" w14:textId="77777777">
        <w:tc>
          <w:tcPr>
            <w:tcW w:w="1980" w:type="dxa"/>
          </w:tcPr>
          <w:p w14:paraId="44AA037F" w14:textId="77777777" w:rsidR="00C935D6" w:rsidRPr="00686C0C" w:rsidRDefault="00C935D6">
            <w:pPr>
              <w:rPr>
                <w:rFonts w:cs="Times New Roman"/>
              </w:rPr>
            </w:pPr>
            <w:r w:rsidRPr="00686C0C">
              <w:rPr>
                <w:rFonts w:cs="Times New Roman"/>
              </w:rPr>
              <w:t>Flujos Alternativos</w:t>
            </w:r>
          </w:p>
        </w:tc>
        <w:tc>
          <w:tcPr>
            <w:tcW w:w="6848" w:type="dxa"/>
          </w:tcPr>
          <w:p w14:paraId="2FFC76E8" w14:textId="5B9CEB0F" w:rsidR="003F55FD" w:rsidRPr="003F55FD" w:rsidRDefault="003F55FD" w:rsidP="003F55FD">
            <w:pPr>
              <w:spacing w:line="240" w:lineRule="auto"/>
              <w:rPr>
                <w:rFonts w:cs="Times New Roman"/>
              </w:rPr>
            </w:pPr>
            <w:r w:rsidRPr="003F55FD">
              <w:rPr>
                <w:rFonts w:cs="Times New Roman"/>
              </w:rPr>
              <w:t>S</w:t>
            </w:r>
            <w:r w:rsidR="004741EC">
              <w:rPr>
                <w:rFonts w:cs="Times New Roman"/>
              </w:rPr>
              <w:t>1</w:t>
            </w:r>
            <w:r w:rsidRPr="003F55FD">
              <w:rPr>
                <w:rFonts w:cs="Times New Roman"/>
              </w:rPr>
              <w:t>: La purificadora no tiene stock de algún producto.</w:t>
            </w:r>
          </w:p>
          <w:p w14:paraId="036A7BC0" w14:textId="4B9E4DCD" w:rsidR="003F55FD" w:rsidRPr="003F55FD" w:rsidRDefault="003F55FD" w:rsidP="005D18BC">
            <w:pPr>
              <w:pStyle w:val="Prrafodelista"/>
              <w:numPr>
                <w:ilvl w:val="0"/>
                <w:numId w:val="110"/>
              </w:numPr>
              <w:spacing w:line="240" w:lineRule="auto"/>
              <w:rPr>
                <w:rFonts w:cs="Times New Roman"/>
              </w:rPr>
            </w:pPr>
            <w:r w:rsidRPr="003F55FD">
              <w:rPr>
                <w:rFonts w:cs="Times New Roman"/>
              </w:rPr>
              <w:t>S</w:t>
            </w:r>
            <w:r w:rsidR="004741EC">
              <w:rPr>
                <w:rFonts w:cs="Times New Roman"/>
              </w:rPr>
              <w:t>1</w:t>
            </w:r>
            <w:r w:rsidRPr="003F55FD">
              <w:rPr>
                <w:rFonts w:cs="Times New Roman"/>
              </w:rPr>
              <w:t>.1 El sistema marca el producto como "Agotado" en la lista.</w:t>
            </w:r>
          </w:p>
          <w:p w14:paraId="53E183E9" w14:textId="251AD273" w:rsidR="00C935D6" w:rsidRPr="00912767" w:rsidRDefault="003F55FD" w:rsidP="005D18BC">
            <w:pPr>
              <w:pStyle w:val="Prrafodelista"/>
              <w:numPr>
                <w:ilvl w:val="0"/>
                <w:numId w:val="99"/>
              </w:numPr>
              <w:spacing w:line="240" w:lineRule="auto"/>
              <w:rPr>
                <w:rFonts w:cs="Times New Roman"/>
              </w:rPr>
            </w:pPr>
            <w:r w:rsidRPr="003F55FD">
              <w:rPr>
                <w:rFonts w:cs="Times New Roman"/>
              </w:rPr>
              <w:t>S</w:t>
            </w:r>
            <w:r w:rsidR="004741EC">
              <w:rPr>
                <w:rFonts w:cs="Times New Roman"/>
              </w:rPr>
              <w:t>1</w:t>
            </w:r>
            <w:r w:rsidRPr="003F55FD">
              <w:rPr>
                <w:rFonts w:cs="Times New Roman"/>
              </w:rPr>
              <w:t>.2 El cliente puede elegir otro producto disponible o regresar.</w:t>
            </w:r>
          </w:p>
        </w:tc>
      </w:tr>
      <w:tr w:rsidR="00C935D6" w:rsidRPr="00686C0C" w14:paraId="53FE70B6" w14:textId="77777777">
        <w:tc>
          <w:tcPr>
            <w:tcW w:w="1980" w:type="dxa"/>
          </w:tcPr>
          <w:p w14:paraId="28DCDB48" w14:textId="77777777" w:rsidR="00C935D6" w:rsidRPr="00686C0C" w:rsidRDefault="00C935D6">
            <w:pPr>
              <w:rPr>
                <w:rFonts w:cs="Times New Roman"/>
              </w:rPr>
            </w:pPr>
            <w:r w:rsidRPr="00686C0C">
              <w:rPr>
                <w:rFonts w:cs="Times New Roman"/>
              </w:rPr>
              <w:t>Excepciones</w:t>
            </w:r>
          </w:p>
        </w:tc>
        <w:tc>
          <w:tcPr>
            <w:tcW w:w="6848" w:type="dxa"/>
          </w:tcPr>
          <w:p w14:paraId="511D57C1" w14:textId="77777777" w:rsidR="00EE5691" w:rsidRDefault="00EE5691" w:rsidP="00EE5691">
            <w:pPr>
              <w:spacing w:line="240" w:lineRule="auto"/>
            </w:pPr>
            <w:r>
              <w:t>E1: Error al consultar los datos del negocio.</w:t>
            </w:r>
          </w:p>
          <w:p w14:paraId="6DBC76E7" w14:textId="77777777" w:rsidR="00EE5691" w:rsidRDefault="00EE5691" w:rsidP="005D18BC">
            <w:pPr>
              <w:pStyle w:val="Prrafodelista"/>
              <w:numPr>
                <w:ilvl w:val="0"/>
                <w:numId w:val="99"/>
              </w:numPr>
              <w:spacing w:line="240" w:lineRule="auto"/>
            </w:pPr>
            <w:r>
              <w:t>E1.1 El sistema muestra un mensaje de error.</w:t>
            </w:r>
          </w:p>
          <w:p w14:paraId="767079D2" w14:textId="722A7C6B" w:rsidR="00C935D6" w:rsidRPr="00454FAE" w:rsidRDefault="00EE5691" w:rsidP="005D18BC">
            <w:pPr>
              <w:pStyle w:val="Prrafodelista"/>
              <w:numPr>
                <w:ilvl w:val="0"/>
                <w:numId w:val="99"/>
              </w:numPr>
              <w:rPr>
                <w:rFonts w:cs="Times New Roman"/>
              </w:rPr>
            </w:pPr>
            <w:r>
              <w:t>E1.2 Invita al cliente a reintentar más tarde.</w:t>
            </w:r>
          </w:p>
        </w:tc>
      </w:tr>
      <w:tr w:rsidR="00C935D6" w:rsidRPr="00686C0C" w14:paraId="50E81B90" w14:textId="77777777">
        <w:tc>
          <w:tcPr>
            <w:tcW w:w="1980" w:type="dxa"/>
          </w:tcPr>
          <w:p w14:paraId="6336E708" w14:textId="77777777" w:rsidR="00C935D6" w:rsidRPr="00686C0C" w:rsidRDefault="00C935D6">
            <w:pPr>
              <w:rPr>
                <w:rFonts w:cs="Times New Roman"/>
              </w:rPr>
            </w:pPr>
            <w:r w:rsidRPr="00686C0C">
              <w:rPr>
                <w:rFonts w:cs="Times New Roman"/>
              </w:rPr>
              <w:t>Prioridad</w:t>
            </w:r>
          </w:p>
        </w:tc>
        <w:tc>
          <w:tcPr>
            <w:tcW w:w="6848" w:type="dxa"/>
          </w:tcPr>
          <w:p w14:paraId="4C4A13D8" w14:textId="65477CE3" w:rsidR="00C935D6" w:rsidRPr="00686C0C" w:rsidRDefault="00EE5691">
            <w:pPr>
              <w:rPr>
                <w:rFonts w:cs="Times New Roman"/>
              </w:rPr>
            </w:pPr>
            <w:r>
              <w:t>Media</w:t>
            </w:r>
          </w:p>
        </w:tc>
      </w:tr>
      <w:tr w:rsidR="00C935D6" w:rsidRPr="00686C0C" w14:paraId="2060E615" w14:textId="77777777">
        <w:tc>
          <w:tcPr>
            <w:tcW w:w="1980" w:type="dxa"/>
          </w:tcPr>
          <w:p w14:paraId="737631D6" w14:textId="77777777" w:rsidR="00C935D6" w:rsidRPr="00686C0C" w:rsidRDefault="00C935D6">
            <w:pPr>
              <w:rPr>
                <w:rFonts w:cs="Times New Roman"/>
              </w:rPr>
            </w:pPr>
            <w:r w:rsidRPr="00686C0C">
              <w:rPr>
                <w:rFonts w:cs="Times New Roman"/>
              </w:rPr>
              <w:t>Frecuencia de uso</w:t>
            </w:r>
          </w:p>
        </w:tc>
        <w:tc>
          <w:tcPr>
            <w:tcW w:w="6848" w:type="dxa"/>
          </w:tcPr>
          <w:p w14:paraId="1862C65F" w14:textId="77777777" w:rsidR="00C935D6" w:rsidRPr="00686C0C" w:rsidRDefault="00C935D6">
            <w:pPr>
              <w:rPr>
                <w:rFonts w:cs="Times New Roman"/>
              </w:rPr>
            </w:pPr>
            <w:r w:rsidRPr="00B56FE1">
              <w:t>Media</w:t>
            </w:r>
          </w:p>
        </w:tc>
      </w:tr>
      <w:tr w:rsidR="00C935D6" w:rsidRPr="00686C0C" w14:paraId="5D380F70" w14:textId="77777777">
        <w:tc>
          <w:tcPr>
            <w:tcW w:w="1980" w:type="dxa"/>
          </w:tcPr>
          <w:p w14:paraId="4067769D" w14:textId="77777777" w:rsidR="00C935D6" w:rsidRPr="00686C0C" w:rsidRDefault="00C935D6">
            <w:pPr>
              <w:rPr>
                <w:rFonts w:cs="Times New Roman"/>
              </w:rPr>
            </w:pPr>
            <w:r w:rsidRPr="00686C0C">
              <w:rPr>
                <w:rFonts w:cs="Times New Roman"/>
              </w:rPr>
              <w:lastRenderedPageBreak/>
              <w:t>Requerimientos especiales</w:t>
            </w:r>
          </w:p>
        </w:tc>
        <w:tc>
          <w:tcPr>
            <w:tcW w:w="6848" w:type="dxa"/>
          </w:tcPr>
          <w:p w14:paraId="5C3E4DB5" w14:textId="4E42CC73" w:rsidR="00C935D6" w:rsidRPr="00686C0C" w:rsidRDefault="002416E8">
            <w:pPr>
              <w:rPr>
                <w:rFonts w:cs="Times New Roman"/>
              </w:rPr>
            </w:pPr>
            <w:r w:rsidRPr="002416E8">
              <w:t>La consulta debe responder en menos de 3 segundos. La información mostrada debe ser pública: no se exponen datos personales de los repartidores ni teléfonos de contacto.</w:t>
            </w:r>
          </w:p>
        </w:tc>
      </w:tr>
      <w:tr w:rsidR="00C935D6" w:rsidRPr="00686C0C" w14:paraId="1D69CAB5" w14:textId="77777777">
        <w:tc>
          <w:tcPr>
            <w:tcW w:w="1980" w:type="dxa"/>
          </w:tcPr>
          <w:p w14:paraId="4AB5311A" w14:textId="77777777" w:rsidR="00C935D6" w:rsidRPr="00686C0C" w:rsidRDefault="00C935D6">
            <w:pPr>
              <w:rPr>
                <w:rFonts w:cs="Times New Roman"/>
              </w:rPr>
            </w:pPr>
            <w:r>
              <w:rPr>
                <w:rFonts w:cs="Times New Roman"/>
              </w:rPr>
              <w:t>Datos de entrada</w:t>
            </w:r>
          </w:p>
        </w:tc>
        <w:tc>
          <w:tcPr>
            <w:tcW w:w="6848" w:type="dxa"/>
          </w:tcPr>
          <w:p w14:paraId="4ADD1BC2" w14:textId="77777777" w:rsidR="004A62EF" w:rsidRDefault="004A62EF" w:rsidP="005D18BC">
            <w:pPr>
              <w:pStyle w:val="Prrafodelista"/>
              <w:numPr>
                <w:ilvl w:val="0"/>
                <w:numId w:val="83"/>
              </w:numPr>
            </w:pPr>
            <w:r>
              <w:t>Identificador de la purificadora seleccionada.</w:t>
            </w:r>
          </w:p>
          <w:p w14:paraId="148069DC" w14:textId="46D07D15" w:rsidR="00C935D6" w:rsidRPr="00D8705B" w:rsidRDefault="004A62EF" w:rsidP="005D18BC">
            <w:pPr>
              <w:pStyle w:val="Prrafodelista"/>
              <w:numPr>
                <w:ilvl w:val="0"/>
                <w:numId w:val="83"/>
              </w:numPr>
              <w:rPr>
                <w:color w:val="000000"/>
              </w:rPr>
            </w:pPr>
            <w:r>
              <w:t>Coordenadas del cliente para calcular distancia y tiempo estimado.</w:t>
            </w:r>
          </w:p>
        </w:tc>
      </w:tr>
      <w:tr w:rsidR="00C935D6" w:rsidRPr="00686C0C" w14:paraId="489B586F" w14:textId="77777777">
        <w:tc>
          <w:tcPr>
            <w:tcW w:w="1980" w:type="dxa"/>
          </w:tcPr>
          <w:p w14:paraId="7E92348D" w14:textId="77777777" w:rsidR="00C935D6" w:rsidRPr="00686C0C" w:rsidRDefault="00C935D6">
            <w:pPr>
              <w:rPr>
                <w:rFonts w:cs="Times New Roman"/>
              </w:rPr>
            </w:pPr>
            <w:r>
              <w:rPr>
                <w:rFonts w:cs="Times New Roman"/>
              </w:rPr>
              <w:t>Datos de salida</w:t>
            </w:r>
          </w:p>
        </w:tc>
        <w:tc>
          <w:tcPr>
            <w:tcW w:w="6848" w:type="dxa"/>
          </w:tcPr>
          <w:p w14:paraId="7FBF12BB" w14:textId="77777777" w:rsidR="006422B6" w:rsidRDefault="006422B6" w:rsidP="005D18BC">
            <w:pPr>
              <w:pStyle w:val="Prrafodelista"/>
              <w:numPr>
                <w:ilvl w:val="0"/>
                <w:numId w:val="84"/>
              </w:numPr>
            </w:pPr>
            <w:r>
              <w:t>Nombre comercial, dirección, horario y mini mapa.</w:t>
            </w:r>
          </w:p>
          <w:p w14:paraId="603E875E" w14:textId="7E0A4A59" w:rsidR="006422B6" w:rsidRDefault="006422B6" w:rsidP="005D18BC">
            <w:pPr>
              <w:pStyle w:val="Prrafodelista"/>
              <w:numPr>
                <w:ilvl w:val="0"/>
                <w:numId w:val="84"/>
              </w:numPr>
            </w:pPr>
            <w:r>
              <w:t>Lista de productos con precio y estado de stock.</w:t>
            </w:r>
          </w:p>
          <w:p w14:paraId="0E936BCD" w14:textId="22FE5C91" w:rsidR="00C935D6" w:rsidRPr="00FA219C" w:rsidRDefault="006422B6" w:rsidP="005D18BC">
            <w:pPr>
              <w:pStyle w:val="Prrafodelista"/>
              <w:numPr>
                <w:ilvl w:val="0"/>
                <w:numId w:val="84"/>
              </w:numPr>
              <w:rPr>
                <w:color w:val="000000"/>
              </w:rPr>
            </w:pPr>
            <w:r>
              <w:t>Indicador de "Abierto" o "Cerrado" según horario.</w:t>
            </w:r>
          </w:p>
        </w:tc>
      </w:tr>
      <w:tr w:rsidR="00723C19" w:rsidRPr="00686C0C" w14:paraId="0FB4EED9" w14:textId="77777777">
        <w:tc>
          <w:tcPr>
            <w:tcW w:w="1980" w:type="dxa"/>
          </w:tcPr>
          <w:p w14:paraId="0A9C86AD" w14:textId="77777777" w:rsidR="00723C19" w:rsidRPr="00686C0C" w:rsidRDefault="00723C19" w:rsidP="00723C19">
            <w:pPr>
              <w:rPr>
                <w:rFonts w:cs="Times New Roman"/>
              </w:rPr>
            </w:pPr>
            <w:r w:rsidRPr="00686C0C">
              <w:rPr>
                <w:rFonts w:cs="Times New Roman"/>
              </w:rPr>
              <w:t>Suposiciones</w:t>
            </w:r>
          </w:p>
        </w:tc>
        <w:tc>
          <w:tcPr>
            <w:tcW w:w="6848" w:type="dxa"/>
          </w:tcPr>
          <w:p w14:paraId="31E740FD" w14:textId="6AD7ADC5" w:rsidR="00723C19" w:rsidRPr="00686C0C" w:rsidRDefault="00723C19" w:rsidP="00723C19">
            <w:pPr>
              <w:rPr>
                <w:rFonts w:cs="Times New Roman"/>
              </w:rPr>
            </w:pPr>
            <w:r w:rsidRPr="00C01BCE">
              <w:t xml:space="preserve">El cliente tiene interés en conocer la purificadora antes de </w:t>
            </w:r>
            <w:r w:rsidR="00FA369E">
              <w:t>levantar el pedido</w:t>
            </w:r>
            <w:r w:rsidRPr="00C01BCE">
              <w:t>.</w:t>
            </w:r>
          </w:p>
        </w:tc>
      </w:tr>
      <w:tr w:rsidR="00723C19" w:rsidRPr="00686C0C" w14:paraId="0EB8E5C8" w14:textId="77777777">
        <w:trPr>
          <w:trHeight w:val="404"/>
        </w:trPr>
        <w:tc>
          <w:tcPr>
            <w:tcW w:w="1980" w:type="dxa"/>
          </w:tcPr>
          <w:p w14:paraId="2B3BB281" w14:textId="77777777" w:rsidR="00723C19" w:rsidRPr="00686C0C" w:rsidRDefault="00723C19" w:rsidP="00723C19">
            <w:pPr>
              <w:rPr>
                <w:rFonts w:cs="Times New Roman"/>
              </w:rPr>
            </w:pPr>
            <w:r w:rsidRPr="00686C0C">
              <w:rPr>
                <w:rFonts w:cs="Times New Roman"/>
              </w:rPr>
              <w:t>Notas y preguntas</w:t>
            </w:r>
          </w:p>
        </w:tc>
        <w:tc>
          <w:tcPr>
            <w:tcW w:w="6848" w:type="dxa"/>
          </w:tcPr>
          <w:p w14:paraId="2C3BD721" w14:textId="1ACAA9BD" w:rsidR="00723C19" w:rsidRPr="00686C0C" w:rsidRDefault="00723C19" w:rsidP="00723C19">
            <w:pPr>
              <w:rPr>
                <w:rFonts w:cs="Times New Roman"/>
                <w:highlight w:val="yellow"/>
              </w:rPr>
            </w:pPr>
            <w:r w:rsidRPr="00C01BCE">
              <w:t>Esta pantalla NO incluye calificaciones, reseñas, lista de repartidores individuales ni teléfono de contacto. Su objetivo es dar al cliente confianza en la decisión de compra.</w:t>
            </w:r>
          </w:p>
        </w:tc>
      </w:tr>
    </w:tbl>
    <w:p w14:paraId="412D77A3" w14:textId="77777777" w:rsidR="00C935D6" w:rsidRDefault="00C935D6" w:rsidP="00723C19">
      <w:pPr>
        <w:jc w:val="left"/>
      </w:pPr>
    </w:p>
    <w:p w14:paraId="4ECAA8BE" w14:textId="77777777" w:rsidR="00CB4142" w:rsidRDefault="00CB4142">
      <w:pPr>
        <w:spacing w:line="259" w:lineRule="auto"/>
        <w:jc w:val="left"/>
      </w:pPr>
      <w:r>
        <w:br w:type="page"/>
      </w:r>
    </w:p>
    <w:p w14:paraId="64E26CAC" w14:textId="446DA178" w:rsidR="00723C19" w:rsidRDefault="00723C19" w:rsidP="00723C19">
      <w:pPr>
        <w:jc w:val="left"/>
      </w:pPr>
      <w:r w:rsidRPr="00BE7252">
        <w:lastRenderedPageBreak/>
        <w:t xml:space="preserve">CU – </w:t>
      </w:r>
      <w:r w:rsidR="00E47A0F">
        <w:t>0</w:t>
      </w:r>
      <w:r>
        <w:t>23</w:t>
      </w:r>
      <w:r w:rsidRPr="00BE7252">
        <w:t xml:space="preserve">: </w:t>
      </w:r>
      <w:r w:rsidR="0087582C" w:rsidRPr="00B42066">
        <w:t>Configurar productos y precios del negocio</w:t>
      </w:r>
    </w:p>
    <w:tbl>
      <w:tblPr>
        <w:tblStyle w:val="Tablaconcuadrcula"/>
        <w:tblW w:w="0" w:type="auto"/>
        <w:tblLook w:val="04A0" w:firstRow="1" w:lastRow="0" w:firstColumn="1" w:lastColumn="0" w:noHBand="0" w:noVBand="1"/>
      </w:tblPr>
      <w:tblGrid>
        <w:gridCol w:w="1980"/>
        <w:gridCol w:w="6848"/>
      </w:tblGrid>
      <w:tr w:rsidR="00723C19" w:rsidRPr="00686C0C" w14:paraId="4478200F" w14:textId="77777777">
        <w:tc>
          <w:tcPr>
            <w:tcW w:w="1980" w:type="dxa"/>
          </w:tcPr>
          <w:p w14:paraId="5D6FFDE4" w14:textId="77777777" w:rsidR="00723C19" w:rsidRPr="00686C0C" w:rsidRDefault="00723C19">
            <w:pPr>
              <w:rPr>
                <w:rFonts w:cs="Times New Roman"/>
                <w:b/>
                <w:bCs/>
              </w:rPr>
            </w:pPr>
            <w:r w:rsidRPr="00686C0C">
              <w:rPr>
                <w:rFonts w:cs="Times New Roman"/>
                <w:b/>
                <w:bCs/>
              </w:rPr>
              <w:t>Nombre</w:t>
            </w:r>
          </w:p>
        </w:tc>
        <w:tc>
          <w:tcPr>
            <w:tcW w:w="6848" w:type="dxa"/>
          </w:tcPr>
          <w:p w14:paraId="2C6BF3E3" w14:textId="18AF9A42" w:rsidR="00723C19" w:rsidRPr="006A4AEE" w:rsidRDefault="00B777C9">
            <w:pPr>
              <w:rPr>
                <w:rFonts w:cs="Times New Roman"/>
                <w:b/>
                <w:bCs/>
              </w:rPr>
            </w:pPr>
            <w:r w:rsidRPr="00B777C9">
              <w:rPr>
                <w:rFonts w:cs="Times New Roman"/>
                <w:b/>
                <w:bCs/>
              </w:rPr>
              <w:t>Configurar productos y precios del negocio</w:t>
            </w:r>
          </w:p>
        </w:tc>
      </w:tr>
      <w:tr w:rsidR="00723C19" w:rsidRPr="00686C0C" w14:paraId="0A16F7EF" w14:textId="77777777">
        <w:tc>
          <w:tcPr>
            <w:tcW w:w="1980" w:type="dxa"/>
          </w:tcPr>
          <w:p w14:paraId="4F72BC0F" w14:textId="77777777" w:rsidR="00723C19" w:rsidRPr="00686C0C" w:rsidRDefault="00723C19">
            <w:pPr>
              <w:rPr>
                <w:rFonts w:cs="Times New Roman"/>
              </w:rPr>
            </w:pPr>
            <w:r w:rsidRPr="00686C0C">
              <w:rPr>
                <w:rFonts w:cs="Times New Roman"/>
              </w:rPr>
              <w:t>Actores</w:t>
            </w:r>
          </w:p>
        </w:tc>
        <w:tc>
          <w:tcPr>
            <w:tcW w:w="6848" w:type="dxa"/>
          </w:tcPr>
          <w:p w14:paraId="7FA578C4" w14:textId="027515A4" w:rsidR="00723C19" w:rsidRPr="00686C0C" w:rsidRDefault="00772B67">
            <w:pPr>
              <w:rPr>
                <w:rFonts w:cs="Times New Roman"/>
              </w:rPr>
            </w:pPr>
            <w:r w:rsidRPr="00772B67">
              <w:t>Repartidor (dueño), Administrador (solo en alta de producto)</w:t>
            </w:r>
          </w:p>
        </w:tc>
      </w:tr>
      <w:tr w:rsidR="00723C19" w:rsidRPr="00686C0C" w14:paraId="384455D5" w14:textId="77777777">
        <w:tc>
          <w:tcPr>
            <w:tcW w:w="1980" w:type="dxa"/>
          </w:tcPr>
          <w:p w14:paraId="2E3241B3" w14:textId="77777777" w:rsidR="00723C19" w:rsidRPr="00686C0C" w:rsidRDefault="00723C19">
            <w:pPr>
              <w:rPr>
                <w:rFonts w:cs="Times New Roman"/>
              </w:rPr>
            </w:pPr>
            <w:r w:rsidRPr="00686C0C">
              <w:rPr>
                <w:rFonts w:cs="Times New Roman"/>
              </w:rPr>
              <w:t>Descripción</w:t>
            </w:r>
          </w:p>
        </w:tc>
        <w:tc>
          <w:tcPr>
            <w:tcW w:w="6848" w:type="dxa"/>
          </w:tcPr>
          <w:p w14:paraId="590F3A81" w14:textId="50113CFF" w:rsidR="00723C19" w:rsidRPr="00686C0C" w:rsidRDefault="00194F98">
            <w:pPr>
              <w:spacing w:line="240" w:lineRule="auto"/>
              <w:rPr>
                <w:rFonts w:cs="Times New Roman"/>
              </w:rPr>
            </w:pPr>
            <w:r w:rsidRPr="00194F98">
              <w:t>El dueño de la purificadora gestiona el catálogo de productos que vende su negocio y sus precios. Cambiar el precio de un producto ya configurado se aplica de forma inmediata sin necesidad de aprobación. En cambio, agregar un producto nuevo al catálogo del negocio sí requiere aprobación del administrador antes de aplicarse</w:t>
            </w:r>
          </w:p>
        </w:tc>
      </w:tr>
      <w:tr w:rsidR="00723C19" w:rsidRPr="00686C0C" w14:paraId="287B784C" w14:textId="77777777">
        <w:tc>
          <w:tcPr>
            <w:tcW w:w="1980" w:type="dxa"/>
          </w:tcPr>
          <w:p w14:paraId="309DA698" w14:textId="77777777" w:rsidR="00723C19" w:rsidRPr="00686C0C" w:rsidRDefault="00723C19">
            <w:pPr>
              <w:rPr>
                <w:rFonts w:cs="Times New Roman"/>
              </w:rPr>
            </w:pPr>
            <w:r w:rsidRPr="00686C0C">
              <w:rPr>
                <w:rFonts w:cs="Times New Roman"/>
              </w:rPr>
              <w:t>Requerimiento funcional</w:t>
            </w:r>
          </w:p>
        </w:tc>
        <w:tc>
          <w:tcPr>
            <w:tcW w:w="6848" w:type="dxa"/>
          </w:tcPr>
          <w:p w14:paraId="2B0CE35F" w14:textId="217CC195" w:rsidR="00723C19" w:rsidRPr="00686C0C" w:rsidRDefault="00723C19">
            <w:pPr>
              <w:jc w:val="left"/>
              <w:rPr>
                <w:rFonts w:cs="Times New Roman"/>
              </w:rPr>
            </w:pPr>
            <w:r w:rsidRPr="00514BE8">
              <w:t>RF-02</w:t>
            </w:r>
            <w:r w:rsidR="00194F98">
              <w:t>8</w:t>
            </w:r>
          </w:p>
        </w:tc>
      </w:tr>
      <w:tr w:rsidR="00723C19" w:rsidRPr="00686C0C" w14:paraId="08788F9F" w14:textId="77777777">
        <w:tc>
          <w:tcPr>
            <w:tcW w:w="1980" w:type="dxa"/>
          </w:tcPr>
          <w:p w14:paraId="23C2CBB6" w14:textId="77777777" w:rsidR="00723C19" w:rsidRPr="00686C0C" w:rsidRDefault="00723C19">
            <w:pPr>
              <w:rPr>
                <w:rFonts w:cs="Times New Roman"/>
              </w:rPr>
            </w:pPr>
            <w:r>
              <w:rPr>
                <w:rFonts w:cs="Times New Roman"/>
              </w:rPr>
              <w:t>Reglas de negocio</w:t>
            </w:r>
          </w:p>
        </w:tc>
        <w:tc>
          <w:tcPr>
            <w:tcW w:w="6848" w:type="dxa"/>
          </w:tcPr>
          <w:p w14:paraId="58C7CA5A" w14:textId="60F6D4F7" w:rsidR="00C400D0" w:rsidRDefault="00C400D0" w:rsidP="00C400D0">
            <w:pPr>
              <w:spacing w:line="240" w:lineRule="auto"/>
              <w:jc w:val="left"/>
            </w:pPr>
            <w:r>
              <w:t xml:space="preserve">RN-019: Agregar producto al catálogo del negocio requiere aprobación del administrador. El cambio de precio </w:t>
            </w:r>
            <w:r w:rsidR="008912D4">
              <w:t>no</w:t>
            </w:r>
            <w:r>
              <w:t xml:space="preserve"> requiere aprobación.</w:t>
            </w:r>
          </w:p>
          <w:p w14:paraId="03AACA39" w14:textId="77777777" w:rsidR="00C400D0" w:rsidRDefault="00C400D0" w:rsidP="00C400D0">
            <w:pPr>
              <w:spacing w:line="240" w:lineRule="auto"/>
              <w:jc w:val="left"/>
            </w:pPr>
            <w:r>
              <w:t>RN-021: Solo el dueño del negocio puede modificar el catálogo o sus precios.</w:t>
            </w:r>
          </w:p>
          <w:p w14:paraId="64C5847D" w14:textId="4A1C92EC" w:rsidR="00723C19" w:rsidRPr="00C55B86" w:rsidRDefault="00C400D0" w:rsidP="00C400D0">
            <w:pPr>
              <w:spacing w:line="240" w:lineRule="auto"/>
              <w:jc w:val="left"/>
              <w:rPr>
                <w:rFonts w:cs="Times New Roman"/>
              </w:rPr>
            </w:pPr>
            <w:r>
              <w:t>RN-025: Los pedidos ya creados conservan el precio del momento del pedido (no se ven afectados por cambios posteriores).</w:t>
            </w:r>
          </w:p>
        </w:tc>
      </w:tr>
      <w:tr w:rsidR="00723C19" w:rsidRPr="00686C0C" w14:paraId="63D88B15" w14:textId="77777777">
        <w:trPr>
          <w:trHeight w:val="519"/>
        </w:trPr>
        <w:tc>
          <w:tcPr>
            <w:tcW w:w="1980" w:type="dxa"/>
          </w:tcPr>
          <w:p w14:paraId="142A82EF" w14:textId="77777777" w:rsidR="00723C19" w:rsidRPr="00686C0C" w:rsidRDefault="00723C19">
            <w:pPr>
              <w:rPr>
                <w:rFonts w:cs="Times New Roman"/>
              </w:rPr>
            </w:pPr>
            <w:r w:rsidRPr="00686C0C">
              <w:rPr>
                <w:rFonts w:cs="Times New Roman"/>
              </w:rPr>
              <w:t>Disparador</w:t>
            </w:r>
          </w:p>
        </w:tc>
        <w:tc>
          <w:tcPr>
            <w:tcW w:w="6848" w:type="dxa"/>
          </w:tcPr>
          <w:p w14:paraId="3DEDB8D5" w14:textId="06F6C8DB" w:rsidR="00723C19" w:rsidRPr="00686C0C" w:rsidRDefault="009878C0">
            <w:pPr>
              <w:spacing w:line="240" w:lineRule="auto"/>
              <w:rPr>
                <w:rFonts w:cs="Times New Roman"/>
              </w:rPr>
            </w:pPr>
            <w:r w:rsidRPr="009878C0">
              <w:t>El dueño accede a la sección "Productos y precios" de su negocio.</w:t>
            </w:r>
          </w:p>
        </w:tc>
      </w:tr>
      <w:tr w:rsidR="00723C19" w:rsidRPr="00686C0C" w14:paraId="03BF627E" w14:textId="77777777">
        <w:tc>
          <w:tcPr>
            <w:tcW w:w="1980" w:type="dxa"/>
          </w:tcPr>
          <w:p w14:paraId="055C9E51" w14:textId="77777777" w:rsidR="00723C19" w:rsidRPr="00686C0C" w:rsidRDefault="00723C19">
            <w:pPr>
              <w:rPr>
                <w:rFonts w:cs="Times New Roman"/>
              </w:rPr>
            </w:pPr>
            <w:r w:rsidRPr="00686C0C">
              <w:rPr>
                <w:rFonts w:cs="Times New Roman"/>
              </w:rPr>
              <w:t>Precondiciones</w:t>
            </w:r>
          </w:p>
        </w:tc>
        <w:tc>
          <w:tcPr>
            <w:tcW w:w="6848" w:type="dxa"/>
          </w:tcPr>
          <w:p w14:paraId="651263E8" w14:textId="77777777" w:rsidR="009162A8" w:rsidRDefault="009162A8" w:rsidP="005D18BC">
            <w:pPr>
              <w:pStyle w:val="Prrafodelista"/>
              <w:numPr>
                <w:ilvl w:val="0"/>
                <w:numId w:val="111"/>
              </w:numPr>
              <w:spacing w:line="240" w:lineRule="auto"/>
            </w:pPr>
            <w:r>
              <w:t>El dueño tiene sesión activa. (RN-021)</w:t>
            </w:r>
          </w:p>
          <w:p w14:paraId="0D8F9C18" w14:textId="70B4C4A2" w:rsidR="009162A8" w:rsidRDefault="009162A8" w:rsidP="005D18BC">
            <w:pPr>
              <w:pStyle w:val="Prrafodelista"/>
              <w:numPr>
                <w:ilvl w:val="0"/>
                <w:numId w:val="111"/>
              </w:numPr>
              <w:spacing w:line="240" w:lineRule="auto"/>
            </w:pPr>
            <w:r>
              <w:t>Para agregar: el producto existe en el catálogo global de productos.</w:t>
            </w:r>
          </w:p>
          <w:p w14:paraId="0A629A20" w14:textId="271F7FC0" w:rsidR="00723C19" w:rsidRPr="00686C0C" w:rsidRDefault="009162A8" w:rsidP="005D18BC">
            <w:pPr>
              <w:pStyle w:val="Prrafodelista"/>
              <w:numPr>
                <w:ilvl w:val="0"/>
                <w:numId w:val="111"/>
              </w:numPr>
              <w:spacing w:line="240" w:lineRule="auto"/>
              <w:rPr>
                <w:rFonts w:cs="Times New Roman"/>
              </w:rPr>
            </w:pPr>
            <w:r>
              <w:t>Para cambiar precio: el producto ya está configurado en el catálogo del negocio.</w:t>
            </w:r>
          </w:p>
        </w:tc>
      </w:tr>
      <w:tr w:rsidR="00723C19" w:rsidRPr="00686C0C" w14:paraId="49DD0DF9" w14:textId="77777777">
        <w:tc>
          <w:tcPr>
            <w:tcW w:w="1980" w:type="dxa"/>
          </w:tcPr>
          <w:p w14:paraId="60323D56" w14:textId="77777777" w:rsidR="00723C19" w:rsidRPr="00686C0C" w:rsidRDefault="00723C19">
            <w:pPr>
              <w:rPr>
                <w:rFonts w:cs="Times New Roman"/>
              </w:rPr>
            </w:pPr>
            <w:r w:rsidRPr="00686C0C">
              <w:rPr>
                <w:rFonts w:cs="Times New Roman"/>
              </w:rPr>
              <w:t>Postcondiciones</w:t>
            </w:r>
          </w:p>
        </w:tc>
        <w:tc>
          <w:tcPr>
            <w:tcW w:w="6848" w:type="dxa"/>
          </w:tcPr>
          <w:p w14:paraId="0EA2B5A0" w14:textId="77777777" w:rsidR="005E0AEE" w:rsidRDefault="005E0AEE" w:rsidP="005D18BC">
            <w:pPr>
              <w:pStyle w:val="Prrafodelista"/>
              <w:numPr>
                <w:ilvl w:val="0"/>
                <w:numId w:val="112"/>
              </w:numPr>
              <w:spacing w:line="240" w:lineRule="auto"/>
            </w:pPr>
            <w:r>
              <w:t>Si fue cambio de precio: el nuevo precio queda activo de inmediato y se aplica a pedidos posteriores.</w:t>
            </w:r>
          </w:p>
          <w:p w14:paraId="131E792B" w14:textId="0C491473" w:rsidR="005E0AEE" w:rsidRDefault="005E0AEE" w:rsidP="005D18BC">
            <w:pPr>
              <w:pStyle w:val="Prrafodelista"/>
              <w:numPr>
                <w:ilvl w:val="0"/>
                <w:numId w:val="112"/>
              </w:numPr>
              <w:spacing w:line="240" w:lineRule="auto"/>
            </w:pPr>
            <w:r>
              <w:t xml:space="preserve">Si fue alta de producto: se crea una solicitud </w:t>
            </w:r>
            <w:r w:rsidR="00132FFD">
              <w:t>de agregar producto</w:t>
            </w:r>
            <w:r>
              <w:t xml:space="preserve"> en estado "Pendiente" y el producto </w:t>
            </w:r>
            <w:r w:rsidR="00E03B12">
              <w:t>no</w:t>
            </w:r>
            <w:r>
              <w:t xml:space="preserve"> aparece en el catálogo del negocio hasta su aprobación (CU-021</w:t>
            </w:r>
          </w:p>
          <w:p w14:paraId="6693A991" w14:textId="0BD71A6E" w:rsidR="00723C19" w:rsidRPr="00686C0C" w:rsidRDefault="005E0AEE" w:rsidP="005D18BC">
            <w:pPr>
              <w:pStyle w:val="Prrafodelista"/>
              <w:numPr>
                <w:ilvl w:val="0"/>
                <w:numId w:val="112"/>
              </w:numPr>
              <w:spacing w:line="240" w:lineRule="auto"/>
              <w:rPr>
                <w:rFonts w:cs="Times New Roman"/>
              </w:rPr>
            </w:pPr>
            <w:r>
              <w:t>Los pedidos ya registrados no se ven afectados por el cambio. (RN-025)</w:t>
            </w:r>
          </w:p>
        </w:tc>
      </w:tr>
      <w:tr w:rsidR="00723C19" w:rsidRPr="00686C0C" w14:paraId="39D60E9B" w14:textId="77777777">
        <w:tc>
          <w:tcPr>
            <w:tcW w:w="1980" w:type="dxa"/>
          </w:tcPr>
          <w:p w14:paraId="406DE253" w14:textId="77777777" w:rsidR="00723C19" w:rsidRPr="00686C0C" w:rsidRDefault="00723C19">
            <w:pPr>
              <w:rPr>
                <w:rFonts w:cs="Times New Roman"/>
              </w:rPr>
            </w:pPr>
            <w:r w:rsidRPr="00686C0C">
              <w:rPr>
                <w:rFonts w:cs="Times New Roman"/>
              </w:rPr>
              <w:t>Flujo Normal</w:t>
            </w:r>
          </w:p>
        </w:tc>
        <w:tc>
          <w:tcPr>
            <w:tcW w:w="6848" w:type="dxa"/>
          </w:tcPr>
          <w:p w14:paraId="4B307B54" w14:textId="0DDE1FBE" w:rsidR="006A225A" w:rsidRDefault="006A225A" w:rsidP="005D18BC">
            <w:pPr>
              <w:pStyle w:val="Prrafodelista"/>
              <w:numPr>
                <w:ilvl w:val="0"/>
                <w:numId w:val="113"/>
              </w:numPr>
              <w:spacing w:line="240" w:lineRule="auto"/>
            </w:pPr>
            <w:r>
              <w:t>El dueño accede a "Productos y precios" del negocio.</w:t>
            </w:r>
          </w:p>
          <w:p w14:paraId="1DF82CFE" w14:textId="3A3486DE" w:rsidR="006A225A" w:rsidRDefault="006A225A" w:rsidP="005D18BC">
            <w:pPr>
              <w:pStyle w:val="Prrafodelista"/>
              <w:numPr>
                <w:ilvl w:val="0"/>
                <w:numId w:val="113"/>
              </w:numPr>
              <w:spacing w:line="240" w:lineRule="auto"/>
            </w:pPr>
            <w:r>
              <w:t>El sistema muestra el catálogo actual del negocio: productos vendidos, precios y estado (activo, pendiente de aprobación).</w:t>
            </w:r>
          </w:p>
          <w:p w14:paraId="54E2E031" w14:textId="1B79CC4A" w:rsidR="006A225A" w:rsidRDefault="006A225A" w:rsidP="005D18BC">
            <w:pPr>
              <w:pStyle w:val="Prrafodelista"/>
              <w:numPr>
                <w:ilvl w:val="0"/>
                <w:numId w:val="113"/>
              </w:numPr>
              <w:spacing w:line="240" w:lineRule="auto"/>
            </w:pPr>
            <w:r>
              <w:t>El dueño elige una de las dos acciones: "Cambiar precio" sobre un producto existente o "Agregar producto" al catálogo.</w:t>
            </w:r>
          </w:p>
          <w:p w14:paraId="1EBFA26D" w14:textId="33306882" w:rsidR="006A225A" w:rsidRDefault="006A225A" w:rsidP="005D18BC">
            <w:pPr>
              <w:pStyle w:val="Prrafodelista"/>
              <w:numPr>
                <w:ilvl w:val="0"/>
                <w:numId w:val="113"/>
              </w:numPr>
              <w:spacing w:line="240" w:lineRule="auto"/>
            </w:pPr>
            <w:r>
              <w:t>Si eligió cambiar precio:</w:t>
            </w:r>
          </w:p>
          <w:p w14:paraId="38C6F548" w14:textId="2544AE18" w:rsidR="006A225A" w:rsidRDefault="006A225A" w:rsidP="00182C02">
            <w:pPr>
              <w:pStyle w:val="Prrafodelista"/>
              <w:spacing w:line="240" w:lineRule="auto"/>
            </w:pPr>
            <w:r>
              <w:t xml:space="preserve"> </w:t>
            </w:r>
            <w:r w:rsidR="00182C02">
              <w:t>4</w:t>
            </w:r>
            <w:r>
              <w:t>.1 El sistema muestra el precio actual y solicita el nuevo precio.</w:t>
            </w:r>
          </w:p>
          <w:p w14:paraId="43BCA226" w14:textId="29B80FA4" w:rsidR="006A225A" w:rsidRDefault="006A225A" w:rsidP="00182C02">
            <w:pPr>
              <w:pStyle w:val="Prrafodelista"/>
              <w:spacing w:line="240" w:lineRule="auto"/>
            </w:pPr>
            <w:r>
              <w:t xml:space="preserve"> </w:t>
            </w:r>
            <w:r w:rsidR="00182C02">
              <w:t>4</w:t>
            </w:r>
            <w:r>
              <w:t>.2 El dueño captura el nuevo precio.</w:t>
            </w:r>
          </w:p>
          <w:p w14:paraId="36A56139" w14:textId="4A0582B7" w:rsidR="006A225A" w:rsidRDefault="00182C02" w:rsidP="00182C02">
            <w:pPr>
              <w:pStyle w:val="Prrafodelista"/>
              <w:spacing w:line="240" w:lineRule="auto"/>
            </w:pPr>
            <w:r>
              <w:t xml:space="preserve"> 4</w:t>
            </w:r>
            <w:r w:rsidR="006A225A">
              <w:t>.3 El sistema valida que el precio sea positivo.</w:t>
            </w:r>
          </w:p>
          <w:p w14:paraId="018FA43F" w14:textId="6D1D35CC" w:rsidR="006A225A" w:rsidRDefault="006A225A" w:rsidP="00182C02">
            <w:pPr>
              <w:pStyle w:val="Prrafodelista"/>
              <w:spacing w:line="240" w:lineRule="auto"/>
            </w:pPr>
            <w:r>
              <w:t xml:space="preserve"> </w:t>
            </w:r>
            <w:r w:rsidR="00182C02">
              <w:t>4</w:t>
            </w:r>
            <w:r>
              <w:t>.4 El sistema actualiza el precio en el catálogo del negocio de forma inmediata.</w:t>
            </w:r>
          </w:p>
          <w:p w14:paraId="7E9CC4DF" w14:textId="4085FFE2" w:rsidR="006A225A" w:rsidRDefault="006A225A" w:rsidP="00182C02">
            <w:pPr>
              <w:pStyle w:val="Prrafodelista"/>
              <w:spacing w:line="240" w:lineRule="auto"/>
            </w:pPr>
            <w:r>
              <w:t xml:space="preserve"> </w:t>
            </w:r>
            <w:r w:rsidR="00182C02">
              <w:t>4</w:t>
            </w:r>
            <w:r>
              <w:t>.5 El sistema confirma el cambio al dueño.</w:t>
            </w:r>
          </w:p>
          <w:p w14:paraId="5F39A3DC" w14:textId="4F76D7F2" w:rsidR="006A225A" w:rsidRDefault="006A225A" w:rsidP="005D18BC">
            <w:pPr>
              <w:pStyle w:val="Prrafodelista"/>
              <w:numPr>
                <w:ilvl w:val="0"/>
                <w:numId w:val="113"/>
              </w:numPr>
              <w:spacing w:line="240" w:lineRule="auto"/>
            </w:pPr>
            <w:r>
              <w:t>Si eligió agregar producto:</w:t>
            </w:r>
          </w:p>
          <w:p w14:paraId="41501640" w14:textId="7E4D03F3" w:rsidR="006A225A" w:rsidRDefault="00894AE7" w:rsidP="00894AE7">
            <w:pPr>
              <w:pStyle w:val="Prrafodelista"/>
              <w:spacing w:line="240" w:lineRule="auto"/>
            </w:pPr>
            <w:r>
              <w:t xml:space="preserve"> 5</w:t>
            </w:r>
            <w:r w:rsidR="006A225A">
              <w:t>.1 El sistema muestra el listado del catálogo global de productos disponibles.</w:t>
            </w:r>
          </w:p>
          <w:p w14:paraId="38725B3C" w14:textId="73ED9472" w:rsidR="006A225A" w:rsidRDefault="006A225A" w:rsidP="00894AE7">
            <w:pPr>
              <w:pStyle w:val="Prrafodelista"/>
              <w:spacing w:line="240" w:lineRule="auto"/>
            </w:pPr>
            <w:r>
              <w:t xml:space="preserve"> </w:t>
            </w:r>
            <w:r w:rsidR="00894AE7">
              <w:t>5</w:t>
            </w:r>
            <w:r>
              <w:t>.2 El dueño selecciona el producto y captura el precio inicial.</w:t>
            </w:r>
          </w:p>
          <w:p w14:paraId="1622D94D" w14:textId="596D4B63" w:rsidR="006A225A" w:rsidRDefault="006A225A" w:rsidP="00894AE7">
            <w:pPr>
              <w:pStyle w:val="Prrafodelista"/>
              <w:spacing w:line="240" w:lineRule="auto"/>
            </w:pPr>
            <w:r>
              <w:t xml:space="preserve"> </w:t>
            </w:r>
            <w:r w:rsidR="00894AE7">
              <w:t>5</w:t>
            </w:r>
            <w:r>
              <w:t>.3 El sistema valida que el producto no esté ya en el catálogo del negocio.</w:t>
            </w:r>
          </w:p>
          <w:p w14:paraId="51F723E8" w14:textId="37DE3D14" w:rsidR="006A225A" w:rsidRDefault="006A225A" w:rsidP="00894AE7">
            <w:pPr>
              <w:pStyle w:val="Prrafodelista"/>
              <w:spacing w:line="240" w:lineRule="auto"/>
            </w:pPr>
            <w:r>
              <w:t xml:space="preserve">  </w:t>
            </w:r>
            <w:r w:rsidR="00894AE7">
              <w:t>5</w:t>
            </w:r>
            <w:r>
              <w:t>.4 El sistema crea la solicitud "AGREGAR_PRODUCTO" en estado "Pendiente". (RN-019)</w:t>
            </w:r>
          </w:p>
          <w:p w14:paraId="11295952" w14:textId="420EF8E6" w:rsidR="006A225A" w:rsidRDefault="00894AE7" w:rsidP="00894AE7">
            <w:pPr>
              <w:pStyle w:val="Prrafodelista"/>
              <w:spacing w:line="240" w:lineRule="auto"/>
            </w:pPr>
            <w:r>
              <w:lastRenderedPageBreak/>
              <w:t xml:space="preserve">  5</w:t>
            </w:r>
            <w:r w:rsidR="006A225A">
              <w:t>.5 El sistema notifica al dueño que la solicitud quedó pendiente de aprobación.</w:t>
            </w:r>
          </w:p>
          <w:p w14:paraId="27A32BDA" w14:textId="5E5354DD" w:rsidR="00723C19" w:rsidRPr="00B97D66" w:rsidRDefault="006A225A" w:rsidP="00894AE7">
            <w:pPr>
              <w:pStyle w:val="Prrafodelista"/>
              <w:spacing w:line="240" w:lineRule="auto"/>
              <w:rPr>
                <w:rFonts w:cs="Times New Roman"/>
              </w:rPr>
            </w:pPr>
            <w:r>
              <w:t>Finaliza el caso de uso.</w:t>
            </w:r>
          </w:p>
        </w:tc>
      </w:tr>
      <w:tr w:rsidR="00723C19" w:rsidRPr="00686C0C" w14:paraId="0FF12E19" w14:textId="77777777">
        <w:tc>
          <w:tcPr>
            <w:tcW w:w="1980" w:type="dxa"/>
          </w:tcPr>
          <w:p w14:paraId="63FB23ED" w14:textId="77777777" w:rsidR="00723C19" w:rsidRPr="00686C0C" w:rsidRDefault="00723C19">
            <w:pPr>
              <w:rPr>
                <w:rFonts w:cs="Times New Roman"/>
              </w:rPr>
            </w:pPr>
            <w:r w:rsidRPr="00686C0C">
              <w:rPr>
                <w:rFonts w:cs="Times New Roman"/>
              </w:rPr>
              <w:lastRenderedPageBreak/>
              <w:t>Flujos Alternativos</w:t>
            </w:r>
          </w:p>
        </w:tc>
        <w:tc>
          <w:tcPr>
            <w:tcW w:w="6848" w:type="dxa"/>
          </w:tcPr>
          <w:p w14:paraId="4B30589E" w14:textId="67ACAEE1" w:rsidR="0047794C" w:rsidRPr="0047794C" w:rsidRDefault="00723C19" w:rsidP="0047794C">
            <w:pPr>
              <w:spacing w:line="240" w:lineRule="auto"/>
              <w:rPr>
                <w:rFonts w:cs="Times New Roman"/>
              </w:rPr>
            </w:pPr>
            <w:r w:rsidRPr="003F55FD">
              <w:rPr>
                <w:rFonts w:cs="Times New Roman"/>
              </w:rPr>
              <w:t>S</w:t>
            </w:r>
            <w:r w:rsidR="004741EC">
              <w:rPr>
                <w:rFonts w:cs="Times New Roman"/>
              </w:rPr>
              <w:t>1</w:t>
            </w:r>
            <w:r w:rsidRPr="003F55FD">
              <w:rPr>
                <w:rFonts w:cs="Times New Roman"/>
              </w:rPr>
              <w:t xml:space="preserve">: </w:t>
            </w:r>
            <w:r w:rsidR="0047794C" w:rsidRPr="0047794C">
              <w:rPr>
                <w:rFonts w:cs="Times New Roman"/>
              </w:rPr>
              <w:t>Ya existe una solicitud pendiente para agregar el mismo producto.</w:t>
            </w:r>
          </w:p>
          <w:p w14:paraId="18C486CF" w14:textId="19D4E7FC" w:rsidR="0047794C" w:rsidRPr="0047794C" w:rsidRDefault="0047794C" w:rsidP="005D18BC">
            <w:pPr>
              <w:pStyle w:val="Prrafodelista"/>
              <w:numPr>
                <w:ilvl w:val="0"/>
                <w:numId w:val="114"/>
              </w:numPr>
              <w:spacing w:line="240" w:lineRule="auto"/>
              <w:rPr>
                <w:rFonts w:cs="Times New Roman"/>
              </w:rPr>
            </w:pPr>
            <w:r w:rsidRPr="0047794C">
              <w:rPr>
                <w:rFonts w:cs="Times New Roman"/>
              </w:rPr>
              <w:t>S</w:t>
            </w:r>
            <w:r w:rsidR="004741EC">
              <w:rPr>
                <w:rFonts w:cs="Times New Roman"/>
              </w:rPr>
              <w:t>1</w:t>
            </w:r>
            <w:r w:rsidRPr="0047794C">
              <w:rPr>
                <w:rFonts w:cs="Times New Roman"/>
              </w:rPr>
              <w:t>.1 El sistema lo informa para evitar duplicados.</w:t>
            </w:r>
          </w:p>
          <w:p w14:paraId="7696BD82" w14:textId="4973B558" w:rsidR="00723C19" w:rsidRPr="00912767" w:rsidRDefault="0047794C" w:rsidP="005D18BC">
            <w:pPr>
              <w:pStyle w:val="Prrafodelista"/>
              <w:numPr>
                <w:ilvl w:val="0"/>
                <w:numId w:val="99"/>
              </w:numPr>
              <w:spacing w:line="240" w:lineRule="auto"/>
              <w:rPr>
                <w:rFonts w:cs="Times New Roman"/>
              </w:rPr>
            </w:pPr>
            <w:r w:rsidRPr="0047794C">
              <w:rPr>
                <w:rFonts w:cs="Times New Roman"/>
              </w:rPr>
              <w:t>S</w:t>
            </w:r>
            <w:r w:rsidR="004741EC">
              <w:rPr>
                <w:rFonts w:cs="Times New Roman"/>
              </w:rPr>
              <w:t>1</w:t>
            </w:r>
            <w:r w:rsidRPr="0047794C">
              <w:rPr>
                <w:rFonts w:cs="Times New Roman"/>
              </w:rPr>
              <w:t>.2 El dueño puede esperar la resolución.</w:t>
            </w:r>
          </w:p>
        </w:tc>
      </w:tr>
      <w:tr w:rsidR="00723C19" w:rsidRPr="00686C0C" w14:paraId="62A72DC5" w14:textId="77777777">
        <w:tc>
          <w:tcPr>
            <w:tcW w:w="1980" w:type="dxa"/>
          </w:tcPr>
          <w:p w14:paraId="328230F3" w14:textId="77777777" w:rsidR="00723C19" w:rsidRPr="00686C0C" w:rsidRDefault="00723C19">
            <w:pPr>
              <w:rPr>
                <w:rFonts w:cs="Times New Roman"/>
              </w:rPr>
            </w:pPr>
            <w:r w:rsidRPr="00686C0C">
              <w:rPr>
                <w:rFonts w:cs="Times New Roman"/>
              </w:rPr>
              <w:t>Excepciones</w:t>
            </w:r>
          </w:p>
        </w:tc>
        <w:tc>
          <w:tcPr>
            <w:tcW w:w="6848" w:type="dxa"/>
          </w:tcPr>
          <w:p w14:paraId="7B1C1781" w14:textId="77777777" w:rsidR="004F5757" w:rsidRDefault="00723C19" w:rsidP="004F5757">
            <w:pPr>
              <w:spacing w:line="240" w:lineRule="auto"/>
            </w:pPr>
            <w:r>
              <w:t xml:space="preserve">E1: </w:t>
            </w:r>
            <w:r w:rsidR="004F5757">
              <w:t>Error al actualizar el precio o crear la solicitud.</w:t>
            </w:r>
          </w:p>
          <w:p w14:paraId="62774BE7" w14:textId="77777777" w:rsidR="004F5757" w:rsidRDefault="004F5757" w:rsidP="005D18BC">
            <w:pPr>
              <w:pStyle w:val="Prrafodelista"/>
              <w:numPr>
                <w:ilvl w:val="0"/>
                <w:numId w:val="99"/>
              </w:numPr>
              <w:spacing w:line="240" w:lineRule="auto"/>
            </w:pPr>
            <w:r>
              <w:t>E1.1 El sistema muestra un mensaje de error.</w:t>
            </w:r>
          </w:p>
          <w:p w14:paraId="4DAC9994" w14:textId="77777777" w:rsidR="004F5757" w:rsidRDefault="004F5757" w:rsidP="005D18BC">
            <w:pPr>
              <w:pStyle w:val="Prrafodelista"/>
              <w:numPr>
                <w:ilvl w:val="0"/>
                <w:numId w:val="99"/>
              </w:numPr>
              <w:spacing w:line="240" w:lineRule="auto"/>
            </w:pPr>
            <w:r>
              <w:t>E1.2 Los datos previos se mantienen sin modificación.</w:t>
            </w:r>
          </w:p>
          <w:p w14:paraId="15A7D51B" w14:textId="718CB1E2" w:rsidR="00723C19" w:rsidRPr="00454FAE" w:rsidRDefault="004F5757" w:rsidP="005D18BC">
            <w:pPr>
              <w:pStyle w:val="Prrafodelista"/>
              <w:numPr>
                <w:ilvl w:val="0"/>
                <w:numId w:val="99"/>
              </w:numPr>
              <w:rPr>
                <w:rFonts w:cs="Times New Roman"/>
              </w:rPr>
            </w:pPr>
            <w:r>
              <w:t>E1.3 Invita al dueño a reintentar.</w:t>
            </w:r>
          </w:p>
        </w:tc>
      </w:tr>
      <w:tr w:rsidR="00723C19" w:rsidRPr="00686C0C" w14:paraId="2E7D4986" w14:textId="77777777">
        <w:tc>
          <w:tcPr>
            <w:tcW w:w="1980" w:type="dxa"/>
          </w:tcPr>
          <w:p w14:paraId="4293CAEA" w14:textId="77777777" w:rsidR="00723C19" w:rsidRPr="00686C0C" w:rsidRDefault="00723C19">
            <w:pPr>
              <w:rPr>
                <w:rFonts w:cs="Times New Roman"/>
              </w:rPr>
            </w:pPr>
            <w:r w:rsidRPr="00686C0C">
              <w:rPr>
                <w:rFonts w:cs="Times New Roman"/>
              </w:rPr>
              <w:t>Prioridad</w:t>
            </w:r>
          </w:p>
        </w:tc>
        <w:tc>
          <w:tcPr>
            <w:tcW w:w="6848" w:type="dxa"/>
          </w:tcPr>
          <w:p w14:paraId="3ADC3F83" w14:textId="77777777" w:rsidR="00723C19" w:rsidRPr="00686C0C" w:rsidRDefault="00723C19">
            <w:pPr>
              <w:rPr>
                <w:rFonts w:cs="Times New Roman"/>
              </w:rPr>
            </w:pPr>
            <w:r>
              <w:t>Media</w:t>
            </w:r>
          </w:p>
        </w:tc>
      </w:tr>
      <w:tr w:rsidR="00723C19" w:rsidRPr="00686C0C" w14:paraId="14E49B2E" w14:textId="77777777">
        <w:tc>
          <w:tcPr>
            <w:tcW w:w="1980" w:type="dxa"/>
          </w:tcPr>
          <w:p w14:paraId="177A77B8" w14:textId="77777777" w:rsidR="00723C19" w:rsidRPr="00686C0C" w:rsidRDefault="00723C19">
            <w:pPr>
              <w:rPr>
                <w:rFonts w:cs="Times New Roman"/>
              </w:rPr>
            </w:pPr>
            <w:r w:rsidRPr="00686C0C">
              <w:rPr>
                <w:rFonts w:cs="Times New Roman"/>
              </w:rPr>
              <w:t>Frecuencia de uso</w:t>
            </w:r>
          </w:p>
        </w:tc>
        <w:tc>
          <w:tcPr>
            <w:tcW w:w="6848" w:type="dxa"/>
          </w:tcPr>
          <w:p w14:paraId="504F7FBF" w14:textId="73236F7E" w:rsidR="00723C19" w:rsidRPr="00686C0C" w:rsidRDefault="004F5757">
            <w:pPr>
              <w:rPr>
                <w:rFonts w:cs="Times New Roman"/>
              </w:rPr>
            </w:pPr>
            <w:r>
              <w:t>Baja</w:t>
            </w:r>
          </w:p>
        </w:tc>
      </w:tr>
      <w:tr w:rsidR="00723C19" w:rsidRPr="00686C0C" w14:paraId="265335E5" w14:textId="77777777">
        <w:tc>
          <w:tcPr>
            <w:tcW w:w="1980" w:type="dxa"/>
          </w:tcPr>
          <w:p w14:paraId="2121F08E" w14:textId="77777777" w:rsidR="00723C19" w:rsidRPr="00686C0C" w:rsidRDefault="00723C19">
            <w:pPr>
              <w:rPr>
                <w:rFonts w:cs="Times New Roman"/>
              </w:rPr>
            </w:pPr>
            <w:r w:rsidRPr="00686C0C">
              <w:rPr>
                <w:rFonts w:cs="Times New Roman"/>
              </w:rPr>
              <w:t>Requerimientos especiales</w:t>
            </w:r>
          </w:p>
        </w:tc>
        <w:tc>
          <w:tcPr>
            <w:tcW w:w="6848" w:type="dxa"/>
          </w:tcPr>
          <w:p w14:paraId="2E163DF2" w14:textId="7A7DAB87" w:rsidR="00723C19" w:rsidRPr="00686C0C" w:rsidRDefault="0077453F">
            <w:pPr>
              <w:rPr>
                <w:rFonts w:cs="Times New Roman"/>
              </w:rPr>
            </w:pPr>
            <w:r w:rsidRPr="0077453F">
              <w:t xml:space="preserve">El cambio de precio se aplica de inmediato y no requiere aprobación, pero </w:t>
            </w:r>
            <w:r>
              <w:t>no</w:t>
            </w:r>
            <w:r w:rsidRPr="0077453F">
              <w:t xml:space="preserve"> afecta retroactivamente a pedidos ya registrados (RN-025). El alta de producto pasa por el flujo de aprobación de CU-021.</w:t>
            </w:r>
          </w:p>
        </w:tc>
      </w:tr>
      <w:tr w:rsidR="00723C19" w:rsidRPr="00686C0C" w14:paraId="690B6F3D" w14:textId="77777777">
        <w:tc>
          <w:tcPr>
            <w:tcW w:w="1980" w:type="dxa"/>
          </w:tcPr>
          <w:p w14:paraId="614768E2" w14:textId="77777777" w:rsidR="00723C19" w:rsidRPr="00686C0C" w:rsidRDefault="00723C19">
            <w:pPr>
              <w:rPr>
                <w:rFonts w:cs="Times New Roman"/>
              </w:rPr>
            </w:pPr>
            <w:r>
              <w:rPr>
                <w:rFonts w:cs="Times New Roman"/>
              </w:rPr>
              <w:t>Datos de entrada</w:t>
            </w:r>
          </w:p>
        </w:tc>
        <w:tc>
          <w:tcPr>
            <w:tcW w:w="6848" w:type="dxa"/>
          </w:tcPr>
          <w:p w14:paraId="7AEBBF43" w14:textId="77777777" w:rsidR="0039532B" w:rsidRDefault="0039532B" w:rsidP="005D18BC">
            <w:pPr>
              <w:pStyle w:val="Prrafodelista"/>
              <w:numPr>
                <w:ilvl w:val="0"/>
                <w:numId w:val="83"/>
              </w:numPr>
            </w:pPr>
            <w:r>
              <w:t>Tipo de operación (cambiar precio o agregar producto).</w:t>
            </w:r>
          </w:p>
          <w:p w14:paraId="41156DB1" w14:textId="4554D340" w:rsidR="0039532B" w:rsidRDefault="0039532B" w:rsidP="005D18BC">
            <w:pPr>
              <w:pStyle w:val="Prrafodelista"/>
              <w:numPr>
                <w:ilvl w:val="0"/>
                <w:numId w:val="83"/>
              </w:numPr>
            </w:pPr>
            <w:r>
              <w:t>Para cambio de precio: producto existente y nuevo precio.</w:t>
            </w:r>
          </w:p>
          <w:p w14:paraId="1C14E7C0" w14:textId="3DC38848" w:rsidR="00723C19" w:rsidRPr="00D8705B" w:rsidRDefault="0039532B" w:rsidP="005D18BC">
            <w:pPr>
              <w:pStyle w:val="Prrafodelista"/>
              <w:numPr>
                <w:ilvl w:val="0"/>
                <w:numId w:val="83"/>
              </w:numPr>
              <w:rPr>
                <w:color w:val="000000"/>
              </w:rPr>
            </w:pPr>
            <w:r>
              <w:t>Para alta: producto del catálogo global y precio inicial.</w:t>
            </w:r>
          </w:p>
        </w:tc>
      </w:tr>
      <w:tr w:rsidR="00723C19" w:rsidRPr="00686C0C" w14:paraId="66A9A1D1" w14:textId="77777777">
        <w:tc>
          <w:tcPr>
            <w:tcW w:w="1980" w:type="dxa"/>
          </w:tcPr>
          <w:p w14:paraId="76B763BA" w14:textId="77777777" w:rsidR="00723C19" w:rsidRPr="00686C0C" w:rsidRDefault="00723C19">
            <w:pPr>
              <w:rPr>
                <w:rFonts w:cs="Times New Roman"/>
              </w:rPr>
            </w:pPr>
            <w:r>
              <w:rPr>
                <w:rFonts w:cs="Times New Roman"/>
              </w:rPr>
              <w:t>Datos de salida</w:t>
            </w:r>
          </w:p>
        </w:tc>
        <w:tc>
          <w:tcPr>
            <w:tcW w:w="6848" w:type="dxa"/>
          </w:tcPr>
          <w:p w14:paraId="129D9F16" w14:textId="77777777" w:rsidR="002A0AA3" w:rsidRDefault="002A0AA3" w:rsidP="005D18BC">
            <w:pPr>
              <w:pStyle w:val="Prrafodelista"/>
              <w:numPr>
                <w:ilvl w:val="0"/>
                <w:numId w:val="84"/>
              </w:numPr>
            </w:pPr>
            <w:r>
              <w:t>Si fue cambio de precio: catálogo del negocio actualizado.</w:t>
            </w:r>
          </w:p>
          <w:p w14:paraId="43ECC5EA" w14:textId="73D11314" w:rsidR="002A0AA3" w:rsidRDefault="002A0AA3" w:rsidP="005D18BC">
            <w:pPr>
              <w:pStyle w:val="Prrafodelista"/>
              <w:numPr>
                <w:ilvl w:val="0"/>
                <w:numId w:val="84"/>
              </w:numPr>
            </w:pPr>
            <w:r>
              <w:t>Si fue alta: solicitud "Pendiente" registrada y notificación al administrador.</w:t>
            </w:r>
          </w:p>
          <w:p w14:paraId="5A90235E" w14:textId="45EEE73D" w:rsidR="00723C19" w:rsidRPr="00FA219C" w:rsidRDefault="002A0AA3" w:rsidP="005D18BC">
            <w:pPr>
              <w:pStyle w:val="Prrafodelista"/>
              <w:numPr>
                <w:ilvl w:val="0"/>
                <w:numId w:val="84"/>
              </w:numPr>
              <w:rPr>
                <w:color w:val="000000"/>
              </w:rPr>
            </w:pPr>
            <w:r>
              <w:t>Mensaje de confirmación al dueño</w:t>
            </w:r>
          </w:p>
        </w:tc>
      </w:tr>
      <w:tr w:rsidR="00807AFA" w:rsidRPr="00686C0C" w14:paraId="3B5984FC" w14:textId="77777777">
        <w:tc>
          <w:tcPr>
            <w:tcW w:w="1980" w:type="dxa"/>
          </w:tcPr>
          <w:p w14:paraId="14B1C983" w14:textId="77777777" w:rsidR="00807AFA" w:rsidRPr="00686C0C" w:rsidRDefault="00807AFA" w:rsidP="00807AFA">
            <w:pPr>
              <w:rPr>
                <w:rFonts w:cs="Times New Roman"/>
              </w:rPr>
            </w:pPr>
            <w:r w:rsidRPr="00686C0C">
              <w:rPr>
                <w:rFonts w:cs="Times New Roman"/>
              </w:rPr>
              <w:t>Suposiciones</w:t>
            </w:r>
          </w:p>
        </w:tc>
        <w:tc>
          <w:tcPr>
            <w:tcW w:w="6848" w:type="dxa"/>
          </w:tcPr>
          <w:p w14:paraId="038C605D" w14:textId="09B8F203" w:rsidR="00807AFA" w:rsidRPr="00686C0C" w:rsidRDefault="00807AFA" w:rsidP="00807AFA">
            <w:pPr>
              <w:rPr>
                <w:rFonts w:cs="Times New Roman"/>
              </w:rPr>
            </w:pPr>
            <w:r w:rsidRPr="00643BED">
              <w:t xml:space="preserve">El producto </w:t>
            </w:r>
            <w:r w:rsidR="00CB4142" w:rsidRPr="00643BED">
              <w:t>por</w:t>
            </w:r>
            <w:r w:rsidRPr="00643BED">
              <w:t xml:space="preserve"> agregar ya existe en el catálogo global de productos del sistema.</w:t>
            </w:r>
          </w:p>
        </w:tc>
      </w:tr>
      <w:tr w:rsidR="00807AFA" w:rsidRPr="00686C0C" w14:paraId="0D8D5893" w14:textId="77777777">
        <w:trPr>
          <w:trHeight w:val="404"/>
        </w:trPr>
        <w:tc>
          <w:tcPr>
            <w:tcW w:w="1980" w:type="dxa"/>
          </w:tcPr>
          <w:p w14:paraId="744F9009" w14:textId="77777777" w:rsidR="00807AFA" w:rsidRPr="00686C0C" w:rsidRDefault="00807AFA" w:rsidP="00807AFA">
            <w:pPr>
              <w:rPr>
                <w:rFonts w:cs="Times New Roman"/>
              </w:rPr>
            </w:pPr>
            <w:r w:rsidRPr="00686C0C">
              <w:rPr>
                <w:rFonts w:cs="Times New Roman"/>
              </w:rPr>
              <w:t>Notas y preguntas</w:t>
            </w:r>
          </w:p>
        </w:tc>
        <w:tc>
          <w:tcPr>
            <w:tcW w:w="6848" w:type="dxa"/>
          </w:tcPr>
          <w:p w14:paraId="2B5596F7" w14:textId="0A081824" w:rsidR="00807AFA" w:rsidRPr="00686C0C" w:rsidRDefault="00807AFA" w:rsidP="00807AFA">
            <w:pPr>
              <w:rPr>
                <w:rFonts w:cs="Times New Roman"/>
                <w:highlight w:val="yellow"/>
              </w:rPr>
            </w:pPr>
            <w:r w:rsidRPr="00643BED">
              <w:t>Si el catálogo global no incluye el producto deseado, el dueño debe contactar al administrador para que lo agregue al catálogo global antes de poder asociarlo a su negocio.</w:t>
            </w:r>
          </w:p>
        </w:tc>
      </w:tr>
    </w:tbl>
    <w:p w14:paraId="05132815" w14:textId="77777777" w:rsidR="0009089B" w:rsidRDefault="0009089B">
      <w:pPr>
        <w:spacing w:line="259" w:lineRule="auto"/>
        <w:jc w:val="left"/>
      </w:pPr>
    </w:p>
    <w:p w14:paraId="68BCEFAC" w14:textId="77777777" w:rsidR="00CB4142" w:rsidRDefault="00CB4142">
      <w:pPr>
        <w:spacing w:line="259" w:lineRule="auto"/>
        <w:jc w:val="left"/>
      </w:pPr>
      <w:r>
        <w:br w:type="page"/>
      </w:r>
    </w:p>
    <w:p w14:paraId="60CB154F" w14:textId="5D7F6C1B" w:rsidR="003F2E18" w:rsidRPr="003F2E18" w:rsidRDefault="003F2E18" w:rsidP="00636AB6">
      <w:pPr>
        <w:pStyle w:val="Ttulo2"/>
      </w:pPr>
      <w:bookmarkStart w:id="149" w:name="_Toc229993963"/>
      <w:r>
        <w:lastRenderedPageBreak/>
        <w:t xml:space="preserve">4.8 </w:t>
      </w:r>
      <w:r w:rsidR="00510F7A">
        <w:t>Diagrama de secuencia</w:t>
      </w:r>
      <w:bookmarkEnd w:id="149"/>
    </w:p>
    <w:p w14:paraId="70AC8BAE" w14:textId="0F638A6C" w:rsidR="00495FC5" w:rsidRDefault="00D33F15" w:rsidP="00D33F15">
      <w:pPr>
        <w:pStyle w:val="Ttulo3"/>
      </w:pPr>
      <w:bookmarkStart w:id="150" w:name="_Toc229993964"/>
      <w:r>
        <w:t xml:space="preserve">4.8.1 </w:t>
      </w:r>
      <w:r w:rsidR="00510F7A" w:rsidRPr="00243CAA">
        <w:t>Realizar</w:t>
      </w:r>
      <w:r w:rsidR="00510F7A">
        <w:t xml:space="preserve"> pedido</w:t>
      </w:r>
      <w:bookmarkEnd w:id="150"/>
    </w:p>
    <w:p w14:paraId="0846325E" w14:textId="19E2BD61" w:rsidR="007942CC" w:rsidRPr="007942CC" w:rsidRDefault="003E1862" w:rsidP="000E6520">
      <w:pPr>
        <w:jc w:val="center"/>
      </w:pPr>
      <w:r w:rsidRPr="003E1862">
        <w:rPr>
          <w:noProof/>
        </w:rPr>
        <w:drawing>
          <wp:inline distT="0" distB="0" distL="0" distR="0" wp14:anchorId="2A87F78C" wp14:editId="6A9BB3EB">
            <wp:extent cx="5612130" cy="6905625"/>
            <wp:effectExtent l="0" t="0" r="7620" b="9525"/>
            <wp:docPr id="458441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441843" name=""/>
                    <pic:cNvPicPr/>
                  </pic:nvPicPr>
                  <pic:blipFill>
                    <a:blip r:embed="rId31"/>
                    <a:stretch>
                      <a:fillRect/>
                    </a:stretch>
                  </pic:blipFill>
                  <pic:spPr>
                    <a:xfrm>
                      <a:off x="0" y="0"/>
                      <a:ext cx="5612130" cy="6905625"/>
                    </a:xfrm>
                    <a:prstGeom prst="rect">
                      <a:avLst/>
                    </a:prstGeom>
                  </pic:spPr>
                </pic:pic>
              </a:graphicData>
            </a:graphic>
          </wp:inline>
        </w:drawing>
      </w:r>
    </w:p>
    <w:p w14:paraId="7EDE2A74" w14:textId="571ACBE0" w:rsidR="00495FC5" w:rsidRDefault="00495FC5">
      <w:pPr>
        <w:spacing w:line="259" w:lineRule="auto"/>
        <w:jc w:val="left"/>
        <w:rPr>
          <w:rFonts w:eastAsiaTheme="majorEastAsia" w:cstheme="majorBidi"/>
          <w:color w:val="0F4761" w:themeColor="accent1" w:themeShade="BF"/>
          <w:sz w:val="28"/>
          <w:szCs w:val="28"/>
        </w:rPr>
      </w:pPr>
    </w:p>
    <w:p w14:paraId="4A400AEB" w14:textId="16AD0333" w:rsidR="000E6520" w:rsidRPr="000E6520" w:rsidRDefault="00B87AC0" w:rsidP="00B87AC0">
      <w:pPr>
        <w:pStyle w:val="Ttulo3"/>
      </w:pPr>
      <w:bookmarkStart w:id="151" w:name="_Toc229993965"/>
      <w:r>
        <w:lastRenderedPageBreak/>
        <w:t xml:space="preserve">4.8.2 </w:t>
      </w:r>
      <w:r w:rsidR="00D26799">
        <w:t>Elegir pedido y Obtener Rut</w:t>
      </w:r>
      <w:r w:rsidR="000E6520">
        <w:t>a</w:t>
      </w:r>
      <w:bookmarkEnd w:id="151"/>
    </w:p>
    <w:p w14:paraId="55DA2388" w14:textId="4A5B362E" w:rsidR="00B60834" w:rsidRDefault="000E6520" w:rsidP="003225C9">
      <w:pPr>
        <w:jc w:val="center"/>
      </w:pPr>
      <w:r w:rsidRPr="000E6520">
        <w:rPr>
          <w:noProof/>
        </w:rPr>
        <w:drawing>
          <wp:inline distT="0" distB="0" distL="0" distR="0" wp14:anchorId="297528DE" wp14:editId="3C8F3A31">
            <wp:extent cx="4615031" cy="7696256"/>
            <wp:effectExtent l="0" t="0" r="0" b="0"/>
            <wp:docPr id="873258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58650" name=""/>
                    <pic:cNvPicPr/>
                  </pic:nvPicPr>
                  <pic:blipFill>
                    <a:blip r:embed="rId32"/>
                    <a:stretch>
                      <a:fillRect/>
                    </a:stretch>
                  </pic:blipFill>
                  <pic:spPr>
                    <a:xfrm>
                      <a:off x="0" y="0"/>
                      <a:ext cx="4628068" cy="7717998"/>
                    </a:xfrm>
                    <a:prstGeom prst="rect">
                      <a:avLst/>
                    </a:prstGeom>
                  </pic:spPr>
                </pic:pic>
              </a:graphicData>
            </a:graphic>
          </wp:inline>
        </w:drawing>
      </w:r>
    </w:p>
    <w:p w14:paraId="2C91ED14" w14:textId="7198C83F" w:rsidR="003225C9" w:rsidRPr="000E6520" w:rsidRDefault="00376CC2" w:rsidP="00376CC2">
      <w:pPr>
        <w:pStyle w:val="Ttulo3"/>
      </w:pPr>
      <w:bookmarkStart w:id="152" w:name="_Toc229993966"/>
      <w:r>
        <w:lastRenderedPageBreak/>
        <w:t xml:space="preserve">4.8.3 </w:t>
      </w:r>
      <w:r w:rsidR="005C2098">
        <w:t>Registrar entrega</w:t>
      </w:r>
      <w:bookmarkEnd w:id="152"/>
    </w:p>
    <w:p w14:paraId="4598917C" w14:textId="77777777" w:rsidR="003225C9" w:rsidRDefault="003225C9" w:rsidP="003225C9"/>
    <w:p w14:paraId="7E57B551" w14:textId="77777777" w:rsidR="00B95E9F" w:rsidRDefault="00B95E9F" w:rsidP="00B95E9F">
      <w:pPr>
        <w:jc w:val="center"/>
      </w:pPr>
      <w:r w:rsidRPr="00B95E9F">
        <w:rPr>
          <w:noProof/>
        </w:rPr>
        <w:drawing>
          <wp:inline distT="0" distB="0" distL="0" distR="0" wp14:anchorId="183DC205" wp14:editId="05D0CF28">
            <wp:extent cx="4055633" cy="7662343"/>
            <wp:effectExtent l="0" t="0" r="2540" b="0"/>
            <wp:docPr id="13575716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71668" name=""/>
                    <pic:cNvPicPr/>
                  </pic:nvPicPr>
                  <pic:blipFill>
                    <a:blip r:embed="rId33"/>
                    <a:stretch>
                      <a:fillRect/>
                    </a:stretch>
                  </pic:blipFill>
                  <pic:spPr>
                    <a:xfrm>
                      <a:off x="0" y="0"/>
                      <a:ext cx="4068437" cy="7686533"/>
                    </a:xfrm>
                    <a:prstGeom prst="rect">
                      <a:avLst/>
                    </a:prstGeom>
                  </pic:spPr>
                </pic:pic>
              </a:graphicData>
            </a:graphic>
          </wp:inline>
        </w:drawing>
      </w:r>
    </w:p>
    <w:p w14:paraId="023999D4" w14:textId="77777777" w:rsidR="005C2098" w:rsidRDefault="005C2098" w:rsidP="00B95E9F">
      <w:pPr>
        <w:jc w:val="center"/>
      </w:pPr>
    </w:p>
    <w:p w14:paraId="7B9893A4" w14:textId="7E04C230" w:rsidR="005C2098" w:rsidRDefault="005C2098" w:rsidP="005C2098">
      <w:pPr>
        <w:pStyle w:val="Ttulo3"/>
      </w:pPr>
      <w:bookmarkStart w:id="153" w:name="_Toc229993967"/>
      <w:r>
        <w:t xml:space="preserve">4.8.4 </w:t>
      </w:r>
      <w:r w:rsidR="00023362">
        <w:t>Registr</w:t>
      </w:r>
      <w:r w:rsidR="004205F4">
        <w:t>arse</w:t>
      </w:r>
      <w:bookmarkEnd w:id="153"/>
    </w:p>
    <w:p w14:paraId="66D3498A" w14:textId="77777777" w:rsidR="00536850" w:rsidRDefault="00536850" w:rsidP="00536850"/>
    <w:p w14:paraId="654004D4" w14:textId="77777777" w:rsidR="00536850" w:rsidRDefault="004205F4" w:rsidP="004F4A77">
      <w:pPr>
        <w:jc w:val="center"/>
      </w:pPr>
      <w:r w:rsidRPr="004205F4">
        <w:rPr>
          <w:noProof/>
        </w:rPr>
        <w:drawing>
          <wp:inline distT="0" distB="0" distL="0" distR="0" wp14:anchorId="5BC99A65" wp14:editId="604F053C">
            <wp:extent cx="5381700" cy="7252934"/>
            <wp:effectExtent l="0" t="0" r="0" b="5715"/>
            <wp:docPr id="1479946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46599" name=""/>
                    <pic:cNvPicPr/>
                  </pic:nvPicPr>
                  <pic:blipFill>
                    <a:blip r:embed="rId34"/>
                    <a:stretch>
                      <a:fillRect/>
                    </a:stretch>
                  </pic:blipFill>
                  <pic:spPr>
                    <a:xfrm>
                      <a:off x="0" y="0"/>
                      <a:ext cx="5383168" cy="7254912"/>
                    </a:xfrm>
                    <a:prstGeom prst="rect">
                      <a:avLst/>
                    </a:prstGeom>
                  </pic:spPr>
                </pic:pic>
              </a:graphicData>
            </a:graphic>
          </wp:inline>
        </w:drawing>
      </w:r>
    </w:p>
    <w:p w14:paraId="73B6BCEF" w14:textId="77777777" w:rsidR="004205F4" w:rsidRDefault="004205F4" w:rsidP="004F4A77">
      <w:pPr>
        <w:jc w:val="center"/>
      </w:pPr>
    </w:p>
    <w:p w14:paraId="5E8004D4" w14:textId="77777777" w:rsidR="004205F4" w:rsidRDefault="0096331B" w:rsidP="0096331B">
      <w:pPr>
        <w:pStyle w:val="Ttulo3"/>
      </w:pPr>
      <w:bookmarkStart w:id="154" w:name="_Toc229993968"/>
      <w:r>
        <w:t>4.8.5 Iniciar sesión</w:t>
      </w:r>
      <w:bookmarkEnd w:id="154"/>
    </w:p>
    <w:p w14:paraId="4FC07A04" w14:textId="77777777" w:rsidR="000D5003" w:rsidRDefault="000D5003" w:rsidP="000D5003"/>
    <w:p w14:paraId="1782717D" w14:textId="77777777" w:rsidR="000D5003" w:rsidRDefault="000D5003" w:rsidP="002B0A1C">
      <w:pPr>
        <w:jc w:val="center"/>
      </w:pPr>
      <w:r>
        <w:rPr>
          <w:noProof/>
        </w:rPr>
        <w:drawing>
          <wp:inline distT="0" distB="0" distL="0" distR="0" wp14:anchorId="1CD32797" wp14:editId="68751A4E">
            <wp:extent cx="5624423" cy="6748134"/>
            <wp:effectExtent l="0" t="0" r="0" b="0"/>
            <wp:docPr id="81796001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64690" cy="6796445"/>
                    </a:xfrm>
                    <a:prstGeom prst="rect">
                      <a:avLst/>
                    </a:prstGeom>
                    <a:noFill/>
                  </pic:spPr>
                </pic:pic>
              </a:graphicData>
            </a:graphic>
          </wp:inline>
        </w:drawing>
      </w:r>
    </w:p>
    <w:p w14:paraId="55A3BF58" w14:textId="77777777" w:rsidR="008D1216" w:rsidRDefault="008D1216" w:rsidP="002B0A1C">
      <w:pPr>
        <w:jc w:val="center"/>
      </w:pPr>
    </w:p>
    <w:p w14:paraId="75FDB6AD" w14:textId="77777777" w:rsidR="008D1216" w:rsidRDefault="008D1216" w:rsidP="002B0A1C">
      <w:pPr>
        <w:jc w:val="center"/>
      </w:pPr>
    </w:p>
    <w:p w14:paraId="341A8D5D" w14:textId="77777777" w:rsidR="008D1216" w:rsidRDefault="008D1216" w:rsidP="002B0A1C">
      <w:pPr>
        <w:jc w:val="center"/>
      </w:pPr>
    </w:p>
    <w:p w14:paraId="26B44905" w14:textId="77777777" w:rsidR="008D1216" w:rsidRDefault="008D1216" w:rsidP="008D1216">
      <w:pPr>
        <w:pStyle w:val="Ttulo3"/>
        <w:jc w:val="left"/>
      </w:pPr>
      <w:bookmarkStart w:id="155" w:name="_Toc229993969"/>
      <w:r>
        <w:t>4.8.6 Iniciar jornada</w:t>
      </w:r>
      <w:bookmarkEnd w:id="155"/>
    </w:p>
    <w:p w14:paraId="66283CC1" w14:textId="77777777" w:rsidR="008D1216" w:rsidRDefault="008D1216" w:rsidP="008D1216"/>
    <w:p w14:paraId="1D6A7404" w14:textId="43D943CF" w:rsidR="00536850" w:rsidRPr="00536850" w:rsidRDefault="008D1216" w:rsidP="008D1216">
      <w:pPr>
        <w:sectPr w:rsidR="00536850" w:rsidRPr="00536850" w:rsidSect="007A5A0C">
          <w:footerReference w:type="default" r:id="rId36"/>
          <w:pgSz w:w="12240" w:h="15840"/>
          <w:pgMar w:top="1417" w:right="1701" w:bottom="1417" w:left="1701" w:header="708" w:footer="708" w:gutter="0"/>
          <w:pgNumType w:start="1"/>
          <w:cols w:space="708"/>
          <w:docGrid w:linePitch="360"/>
        </w:sectPr>
      </w:pPr>
      <w:r>
        <w:rPr>
          <w:noProof/>
        </w:rPr>
        <w:drawing>
          <wp:inline distT="0" distB="0" distL="0" distR="0" wp14:anchorId="550F019A" wp14:editId="792DD007">
            <wp:extent cx="5411096" cy="7256742"/>
            <wp:effectExtent l="0" t="0" r="0" b="1905"/>
            <wp:docPr id="489867439"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19753" cy="7268352"/>
                    </a:xfrm>
                    <a:prstGeom prst="rect">
                      <a:avLst/>
                    </a:prstGeom>
                    <a:noFill/>
                  </pic:spPr>
                </pic:pic>
              </a:graphicData>
            </a:graphic>
          </wp:inline>
        </w:drawing>
      </w:r>
    </w:p>
    <w:p w14:paraId="73DB4088" w14:textId="261F397B" w:rsidR="001A1BC4" w:rsidRDefault="0025231E" w:rsidP="0025231E">
      <w:pPr>
        <w:pStyle w:val="Ttulo2"/>
      </w:pPr>
      <w:bookmarkStart w:id="156" w:name="_Toc229993970"/>
      <w:r>
        <w:lastRenderedPageBreak/>
        <w:t>4.</w:t>
      </w:r>
      <w:r w:rsidR="00731F67">
        <w:t>9</w:t>
      </w:r>
      <w:r>
        <w:t xml:space="preserve"> </w:t>
      </w:r>
      <w:r w:rsidR="007D50C8">
        <w:t>D</w:t>
      </w:r>
      <w:r w:rsidR="007D50C8" w:rsidRPr="007D50C8">
        <w:t xml:space="preserve">iagrama </w:t>
      </w:r>
      <w:r w:rsidR="001A1BC4" w:rsidRPr="001A1BC4">
        <w:t xml:space="preserve">BPMN </w:t>
      </w:r>
      <w:r w:rsidR="001A1BC4">
        <w:t>(Modelado y notación de procesos del negocio)</w:t>
      </w:r>
      <w:bookmarkEnd w:id="156"/>
    </w:p>
    <w:p w14:paraId="61BD9210" w14:textId="10E71667" w:rsidR="00B60834" w:rsidRPr="00B60834" w:rsidRDefault="0022343A" w:rsidP="009B1C05">
      <w:pPr>
        <w:pStyle w:val="Ttulo3"/>
      </w:pPr>
      <w:bookmarkStart w:id="157" w:name="_Toc229993971"/>
      <w:r w:rsidRPr="0022343A">
        <w:rPr>
          <w:noProof/>
        </w:rPr>
        <w:drawing>
          <wp:anchor distT="0" distB="0" distL="114300" distR="114300" simplePos="0" relativeHeight="251658275" behindDoc="0" locked="0" layoutInCell="1" allowOverlap="1" wp14:anchorId="2C85A9E2" wp14:editId="7E9D53CF">
            <wp:simplePos x="0" y="0"/>
            <wp:positionH relativeFrom="margin">
              <wp:align>center</wp:align>
            </wp:positionH>
            <wp:positionV relativeFrom="paragraph">
              <wp:posOffset>331470</wp:posOffset>
            </wp:positionV>
            <wp:extent cx="9762490" cy="3820795"/>
            <wp:effectExtent l="0" t="0" r="0" b="8255"/>
            <wp:wrapTopAndBottom/>
            <wp:docPr id="1288118094"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9762490" cy="3820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1C05">
        <w:t>4.</w:t>
      </w:r>
      <w:r w:rsidR="003F6D9C">
        <w:t>9</w:t>
      </w:r>
      <w:r w:rsidR="009B1C05">
        <w:t>.1 Proceso de pedido de garrafones:</w:t>
      </w:r>
      <w:bookmarkEnd w:id="157"/>
    </w:p>
    <w:p w14:paraId="1ED2FC93" w14:textId="1FFFFA89" w:rsidR="0022343A" w:rsidRPr="0022343A" w:rsidRDefault="0022343A" w:rsidP="0022343A">
      <w:pPr>
        <w:spacing w:line="259" w:lineRule="auto"/>
        <w:jc w:val="left"/>
      </w:pPr>
    </w:p>
    <w:p w14:paraId="4B1518DE" w14:textId="01249725" w:rsidR="001A1BC4" w:rsidRDefault="001A1BC4">
      <w:pPr>
        <w:spacing w:line="259" w:lineRule="auto"/>
        <w:jc w:val="left"/>
      </w:pPr>
      <w:r>
        <w:br w:type="page"/>
      </w:r>
    </w:p>
    <w:p w14:paraId="17F17654" w14:textId="77777777" w:rsidR="00B60834" w:rsidRDefault="00B60834" w:rsidP="008C4C37">
      <w:pPr>
        <w:pStyle w:val="Ttulo2"/>
        <w:sectPr w:rsidR="00B60834" w:rsidSect="00133FA9">
          <w:pgSz w:w="15840" w:h="12240" w:orient="landscape"/>
          <w:pgMar w:top="1701" w:right="1418" w:bottom="1701" w:left="1418" w:header="709" w:footer="709" w:gutter="0"/>
          <w:cols w:space="708"/>
          <w:docGrid w:linePitch="360"/>
        </w:sectPr>
      </w:pPr>
    </w:p>
    <w:p w14:paraId="35541DD2" w14:textId="1A03AF2B" w:rsidR="008C4C37" w:rsidRDefault="008C4C37" w:rsidP="008C4C37">
      <w:pPr>
        <w:pStyle w:val="Ttulo2"/>
      </w:pPr>
      <w:bookmarkStart w:id="158" w:name="_Toc229993972"/>
      <w:r>
        <w:lastRenderedPageBreak/>
        <w:t>4.1</w:t>
      </w:r>
      <w:r w:rsidR="00731F67">
        <w:t>0</w:t>
      </w:r>
      <w:r>
        <w:t xml:space="preserve"> D</w:t>
      </w:r>
      <w:r w:rsidRPr="007D50C8">
        <w:t>i</w:t>
      </w:r>
      <w:r w:rsidR="00C25835">
        <w:t>seño de base de datos</w:t>
      </w:r>
      <w:bookmarkEnd w:id="158"/>
    </w:p>
    <w:p w14:paraId="1F3ED5A2" w14:textId="6BA6286C" w:rsidR="0025231E" w:rsidRDefault="001637EB" w:rsidP="001637EB">
      <w:pPr>
        <w:pStyle w:val="Ttulo3"/>
      </w:pPr>
      <w:bookmarkStart w:id="159" w:name="_Toc229993973"/>
      <w:r>
        <w:t>4.1</w:t>
      </w:r>
      <w:r w:rsidR="003F6D9C">
        <w:t>0</w:t>
      </w:r>
      <w:r>
        <w:t>.1</w:t>
      </w:r>
      <w:r w:rsidR="0096509A">
        <w:t xml:space="preserve"> Modelo lógico</w:t>
      </w:r>
      <w:bookmarkEnd w:id="159"/>
      <w:r w:rsidR="0096509A">
        <w:t xml:space="preserve"> </w:t>
      </w:r>
    </w:p>
    <w:p w14:paraId="06444A61" w14:textId="6D7A0B8F" w:rsidR="009374BD" w:rsidRDefault="009374BD" w:rsidP="009374BD">
      <w:r>
        <w:t>El modelo lógico es una etapa fundamental</w:t>
      </w:r>
      <w:r w:rsidR="00F96E1A">
        <w:t xml:space="preserve"> muy importante en el desarrollo y diseño de un sistema</w:t>
      </w:r>
      <w:r w:rsidR="00012801">
        <w:t xml:space="preserve">, ya que este es el punto intermedio </w:t>
      </w:r>
      <w:r w:rsidR="00996CB6">
        <w:t xml:space="preserve">entre el modelo conceptual y el físico, ya que en este se nos </w:t>
      </w:r>
      <w:r w:rsidR="00414000">
        <w:t>definen entidades, atributos, relaciones y restricciones de integridad en términos formales y verificables</w:t>
      </w:r>
      <w:r w:rsidR="00DD4647">
        <w:t xml:space="preserve">. Este modelo </w:t>
      </w:r>
      <w:r w:rsidR="00C26553">
        <w:t xml:space="preserve">es una representación </w:t>
      </w:r>
      <w:r w:rsidR="00B30BC9">
        <w:t xml:space="preserve">abstracta de los datos, estos se organizan en tablas </w:t>
      </w:r>
      <w:r w:rsidR="00F07F20">
        <w:t>o relaciones, compuestas por filas o columnas donde cada tabla tiene una clave primaria</w:t>
      </w:r>
      <w:r w:rsidR="00D633C9">
        <w:t xml:space="preserve"> </w:t>
      </w:r>
      <w:sdt>
        <w:sdtPr>
          <w:id w:val="206149742"/>
          <w:citation/>
        </w:sdtPr>
        <w:sdtEndPr/>
        <w:sdtContent>
          <w:r w:rsidR="00D633C9">
            <w:fldChar w:fldCharType="begin"/>
          </w:r>
          <w:r w:rsidR="00D633C9">
            <w:instrText xml:space="preserve"> CITATION Add16 \l 2058 </w:instrText>
          </w:r>
          <w:r w:rsidR="00D633C9">
            <w:fldChar w:fldCharType="separate"/>
          </w:r>
          <w:r>
            <w:rPr>
              <w:noProof/>
            </w:rPr>
            <w:t>[</w:t>
          </w:r>
          <w:r w:rsidR="00DA3F7B" w:rsidRPr="00DA3F7B">
            <w:rPr>
              <w:noProof/>
            </w:rPr>
            <w:t>123</w:t>
          </w:r>
          <w:r>
            <w:rPr>
              <w:noProof/>
            </w:rPr>
            <w:t>]</w:t>
          </w:r>
          <w:r w:rsidR="00D633C9">
            <w:fldChar w:fldCharType="end"/>
          </w:r>
        </w:sdtContent>
      </w:sdt>
      <w:r w:rsidR="007259B2">
        <w:t>.</w:t>
      </w:r>
    </w:p>
    <w:p w14:paraId="3073FBE3" w14:textId="099E8E69" w:rsidR="007259B2" w:rsidRDefault="00151AE5" w:rsidP="009374BD">
      <w:r>
        <w:rPr>
          <w:noProof/>
        </w:rPr>
        <mc:AlternateContent>
          <mc:Choice Requires="wps">
            <w:drawing>
              <wp:anchor distT="0" distB="0" distL="114300" distR="114300" simplePos="0" relativeHeight="251658283" behindDoc="0" locked="0" layoutInCell="1" allowOverlap="1" wp14:anchorId="5A495F63" wp14:editId="1F8A3844">
                <wp:simplePos x="0" y="0"/>
                <wp:positionH relativeFrom="column">
                  <wp:posOffset>-727710</wp:posOffset>
                </wp:positionH>
                <wp:positionV relativeFrom="paragraph">
                  <wp:posOffset>6074410</wp:posOffset>
                </wp:positionV>
                <wp:extent cx="7162800" cy="635"/>
                <wp:effectExtent l="0" t="0" r="0" b="0"/>
                <wp:wrapSquare wrapText="bothSides"/>
                <wp:docPr id="1416753467" name="Cuadro de texto 1"/>
                <wp:cNvGraphicFramePr/>
                <a:graphic xmlns:a="http://schemas.openxmlformats.org/drawingml/2006/main">
                  <a:graphicData uri="http://schemas.microsoft.com/office/word/2010/wordprocessingShape">
                    <wps:wsp>
                      <wps:cNvSpPr txBox="1"/>
                      <wps:spPr>
                        <a:xfrm>
                          <a:off x="0" y="0"/>
                          <a:ext cx="7162800" cy="635"/>
                        </a:xfrm>
                        <a:prstGeom prst="rect">
                          <a:avLst/>
                        </a:prstGeom>
                        <a:solidFill>
                          <a:prstClr val="white"/>
                        </a:solidFill>
                        <a:ln>
                          <a:noFill/>
                        </a:ln>
                      </wps:spPr>
                      <wps:txbx>
                        <w:txbxContent>
                          <w:p w14:paraId="46C93DA0" w14:textId="3AD6C850" w:rsidR="00151AE5" w:rsidRPr="0093634F" w:rsidRDefault="00151AE5" w:rsidP="00151AE5">
                            <w:pPr>
                              <w:pStyle w:val="Descripcin"/>
                              <w:jc w:val="center"/>
                              <w:rPr>
                                <w:noProof/>
                                <w:sz w:val="22"/>
                              </w:rPr>
                            </w:pPr>
                            <w:r>
                              <w:t xml:space="preserve">Ilustración </w:t>
                            </w:r>
                            <w:fldSimple w:instr=" SEQ Ilustración \* ARABIC ">
                              <w:r>
                                <w:rPr>
                                  <w:noProof/>
                                </w:rPr>
                                <w:t>15</w:t>
                              </w:r>
                            </w:fldSimple>
                            <w:r>
                              <w:t xml:space="preserve"> Diagrama Entidad-Relación. 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495F63" id="_x0000_s1040" type="#_x0000_t202" style="position:absolute;left:0;text-align:left;margin-left:-57.3pt;margin-top:478.3pt;width:564pt;height:.05pt;z-index:25165828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" stroked="f">
                <v:textbox style="mso-fit-shape-to-text:t" inset="0,0,0,0">
                  <w:txbxContent>
                    <w:p w14:paraId="46C93DA0" w14:textId="3AD6C850" w:rsidR="00151AE5" w:rsidRPr="0093634F" w:rsidRDefault="00151AE5" w:rsidP="00151AE5">
                      <w:pPr>
                        <w:pStyle w:val="Descripcin"/>
                        <w:jc w:val="center"/>
                        <w:rPr>
                          <w:noProof/>
                          <w:sz w:val="22"/>
                        </w:rPr>
                      </w:pPr>
                      <w:r>
                        <w:t xml:space="preserve">Ilustración </w:t>
                      </w:r>
                      <w:fldSimple w:instr=" SEQ Ilustración \* ARABIC ">
                        <w:r>
                          <w:rPr>
                            <w:noProof/>
                          </w:rPr>
                          <w:t>15</w:t>
                        </w:r>
                      </w:fldSimple>
                      <w:r>
                        <w:t xml:space="preserve"> Diagrama Entidad-Relación. Elaboración propia</w:t>
                      </w:r>
                    </w:p>
                  </w:txbxContent>
                </v:textbox>
                <w10:wrap type="square"/>
              </v:shape>
            </w:pict>
          </mc:Fallback>
        </mc:AlternateContent>
      </w:r>
      <w:r w:rsidR="007F4E2A">
        <w:rPr>
          <w:noProof/>
        </w:rPr>
        <w:drawing>
          <wp:anchor distT="0" distB="0" distL="114300" distR="114300" simplePos="0" relativeHeight="251658282" behindDoc="0" locked="0" layoutInCell="1" allowOverlap="1" wp14:anchorId="77DA0145" wp14:editId="49943B39">
            <wp:simplePos x="0" y="0"/>
            <wp:positionH relativeFrom="column">
              <wp:posOffset>-727710</wp:posOffset>
            </wp:positionH>
            <wp:positionV relativeFrom="paragraph">
              <wp:posOffset>1005205</wp:posOffset>
            </wp:positionV>
            <wp:extent cx="7162800" cy="5012055"/>
            <wp:effectExtent l="0" t="0" r="0" b="0"/>
            <wp:wrapSquare wrapText="bothSides"/>
            <wp:docPr id="104216706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7162800" cy="5012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259B2" w:rsidRPr="007259B2">
        <w:t>En los modelos de datos lógico, se pueden visualizar los flujos de trabajo de los procesos de una manera técnicamente estructurada. Puede comprender las relaciones entre los distintos sistemas empresariales.</w:t>
      </w:r>
      <w:r w:rsidR="008453A4" w:rsidRPr="008453A4">
        <w:t xml:space="preserve"> El modelado de datos lógico se utiliza para visualizar el flujo de información en los sistemas. Los </w:t>
      </w:r>
      <w:r w:rsidR="00211C13">
        <w:t>u</w:t>
      </w:r>
      <w:r w:rsidR="008453A4" w:rsidRPr="008453A4">
        <w:t>suario</w:t>
      </w:r>
      <w:r w:rsidR="00211C13">
        <w:t>s</w:t>
      </w:r>
      <w:r w:rsidR="008453A4" w:rsidRPr="008453A4">
        <w:t xml:space="preserve"> pueden entender cómo funciona un sistema en particular y los conceptos aplicables</w:t>
      </w:r>
      <w:r w:rsidR="00CA4F67">
        <w:t xml:space="preserve"> </w:t>
      </w:r>
      <w:sdt>
        <w:sdtPr>
          <w:id w:val="-1363287907"/>
          <w:citation/>
        </w:sdtPr>
        <w:sdtEndPr/>
        <w:sdtContent>
          <w:r w:rsidR="00CA4F67">
            <w:fldChar w:fldCharType="begin"/>
          </w:r>
          <w:r w:rsidR="00CA4F67">
            <w:instrText xml:space="preserve"> CITATION AWS26 \l 2058 </w:instrText>
          </w:r>
          <w:r w:rsidR="00CA4F67">
            <w:fldChar w:fldCharType="separate"/>
          </w:r>
          <w:r w:rsidR="007259B2">
            <w:rPr>
              <w:noProof/>
            </w:rPr>
            <w:t>[</w:t>
          </w:r>
          <w:r w:rsidR="00DA3F7B" w:rsidRPr="00DA3F7B">
            <w:rPr>
              <w:noProof/>
            </w:rPr>
            <w:t>124</w:t>
          </w:r>
          <w:r w:rsidR="007259B2">
            <w:rPr>
              <w:noProof/>
            </w:rPr>
            <w:t>]</w:t>
          </w:r>
          <w:r w:rsidR="00CA4F67">
            <w:fldChar w:fldCharType="end"/>
          </w:r>
        </w:sdtContent>
      </w:sdt>
      <w:r w:rsidR="008453A4" w:rsidRPr="008453A4">
        <w:t>.</w:t>
      </w:r>
    </w:p>
    <w:p w14:paraId="5686CF58" w14:textId="0E0EEC8C" w:rsidR="005C578A" w:rsidRPr="009374BD" w:rsidRDefault="005C578A" w:rsidP="009374BD"/>
    <w:p w14:paraId="5969CB18" w14:textId="00FBCD57" w:rsidR="00510F7A" w:rsidRDefault="00C90D0B" w:rsidP="00C90D0B">
      <w:pPr>
        <w:pStyle w:val="Ttulo2"/>
      </w:pPr>
      <w:bookmarkStart w:id="160" w:name="_Toc229993974"/>
      <w:r>
        <w:lastRenderedPageBreak/>
        <w:t>4.1</w:t>
      </w:r>
      <w:r w:rsidR="00731F67">
        <w:t>1</w:t>
      </w:r>
      <w:r>
        <w:t xml:space="preserve"> </w:t>
      </w:r>
      <w:r w:rsidR="005C2B53">
        <w:t>Diseño de Vistas</w:t>
      </w:r>
      <w:bookmarkEnd w:id="160"/>
      <w:r w:rsidR="001D5E42" w:rsidRPr="001D5E42">
        <w:rPr>
          <w:noProof/>
        </w:rPr>
        <w:t xml:space="preserve"> </w:t>
      </w:r>
    </w:p>
    <w:p w14:paraId="4FBA89E1" w14:textId="77777777" w:rsidR="00141E26" w:rsidRDefault="001D5E8D" w:rsidP="00141E26">
      <w:pPr>
        <w:keepNext/>
        <w:jc w:val="center"/>
      </w:pPr>
      <w:r w:rsidRPr="001D5E8D">
        <w:rPr>
          <w:noProof/>
        </w:rPr>
        <w:drawing>
          <wp:inline distT="0" distB="0" distL="0" distR="0" wp14:anchorId="03D0874D" wp14:editId="0B617059">
            <wp:extent cx="3616016" cy="7653588"/>
            <wp:effectExtent l="0" t="0" r="3810" b="5080"/>
            <wp:docPr id="1010214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14301" name=""/>
                    <pic:cNvPicPr/>
                  </pic:nvPicPr>
                  <pic:blipFill>
                    <a:blip r:embed="rId40"/>
                    <a:stretch>
                      <a:fillRect/>
                    </a:stretch>
                  </pic:blipFill>
                  <pic:spPr>
                    <a:xfrm>
                      <a:off x="0" y="0"/>
                      <a:ext cx="3619063" cy="7660038"/>
                    </a:xfrm>
                    <a:prstGeom prst="rect">
                      <a:avLst/>
                    </a:prstGeom>
                  </pic:spPr>
                </pic:pic>
              </a:graphicData>
            </a:graphic>
          </wp:inline>
        </w:drawing>
      </w:r>
    </w:p>
    <w:p w14:paraId="15D5C242" w14:textId="7091F1A6" w:rsidR="00796D1F" w:rsidRPr="00796D1F" w:rsidRDefault="00141E26" w:rsidP="00141E26">
      <w:pPr>
        <w:pStyle w:val="Descripcin"/>
        <w:jc w:val="center"/>
      </w:pPr>
      <w:bookmarkStart w:id="161" w:name="_Toc229993819"/>
      <w:r>
        <w:t xml:space="preserve">Ilustración </w:t>
      </w:r>
      <w:fldSimple w:instr=" SEQ Ilustración \* ARABIC ">
        <w:r w:rsidR="00151AE5">
          <w:rPr>
            <w:noProof/>
          </w:rPr>
          <w:t>16</w:t>
        </w:r>
      </w:fldSimple>
      <w:r>
        <w:t xml:space="preserve"> Vista de bienvenida. Elaboración </w:t>
      </w:r>
      <w:r w:rsidR="00146965">
        <w:t>p</w:t>
      </w:r>
      <w:r>
        <w:t>ropia</w:t>
      </w:r>
      <w:bookmarkEnd w:id="161"/>
    </w:p>
    <w:p w14:paraId="27983DFA" w14:textId="77777777" w:rsidR="00F32B9F" w:rsidRDefault="000E2411" w:rsidP="00F32B9F">
      <w:pPr>
        <w:keepNext/>
        <w:spacing w:line="259" w:lineRule="auto"/>
        <w:jc w:val="center"/>
      </w:pPr>
      <w:r w:rsidRPr="000E2411">
        <w:rPr>
          <w:noProof/>
        </w:rPr>
        <w:lastRenderedPageBreak/>
        <w:drawing>
          <wp:inline distT="0" distB="0" distL="0" distR="0" wp14:anchorId="758903CF" wp14:editId="5146C3EB">
            <wp:extent cx="3686689" cy="7773485"/>
            <wp:effectExtent l="0" t="0" r="0" b="0"/>
            <wp:docPr id="1560004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04577" name=""/>
                    <pic:cNvPicPr/>
                  </pic:nvPicPr>
                  <pic:blipFill>
                    <a:blip r:embed="rId41">
                      <a:extLst>
                        <a:ext uri="{BEBA8EAE-BF5A-486C-A8C5-ECC9F3942E4B}">
                          <a14:imgProps xmlns:a14="http://schemas.microsoft.com/office/drawing/2010/main">
                            <a14:imgLayer r:embed="rId42">
                              <a14:imgEffect>
                                <a14:backgroundRemoval t="1103" b="95956" l="3101" r="95090">
                                  <a14:foregroundMark x1="3876" y1="3554" x2="30491" y2="1471"/>
                                  <a14:foregroundMark x1="30491" y1="1471" x2="87597" y2="1716"/>
                                  <a14:foregroundMark x1="87597" y1="1716" x2="96641" y2="7721"/>
                                  <a14:foregroundMark x1="96641" y1="7721" x2="90698" y2="36642"/>
                                  <a14:foregroundMark x1="90698" y1="36642" x2="18863" y2="35417"/>
                                  <a14:foregroundMark x1="18863" y1="35417" x2="3359" y2="30637"/>
                                  <a14:foregroundMark x1="3359" y1="30637" x2="3618" y2="5515"/>
                                  <a14:foregroundMark x1="10078" y1="21569" x2="50904" y2="25000"/>
                                  <a14:foregroundMark x1="50904" y1="25000" x2="41860" y2="31618"/>
                                  <a14:foregroundMark x1="41860" y1="31618" x2="12403" y2="27819"/>
                                  <a14:foregroundMark x1="12403" y1="27819" x2="12145" y2="19485"/>
                                  <a14:foregroundMark x1="7494" y1="1716" x2="74677" y2="1225"/>
                                  <a14:foregroundMark x1="74677" y1="1225" x2="91731" y2="1593"/>
                                  <a14:foregroundMark x1="16537" y1="14093" x2="12661" y2="18015"/>
                                  <a14:foregroundMark x1="40052" y1="14093" x2="56072" y2="14338"/>
                                  <a14:foregroundMark x1="14470" y1="12745" x2="15245" y2="12377"/>
                                  <a14:foregroundMark x1="15504" y1="22549" x2="18346" y2="23775"/>
                                  <a14:foregroundMark x1="95090" y1="26225" x2="95090" y2="26225"/>
                                  <a14:foregroundMark x1="32041" y1="12377" x2="13695" y2="11642"/>
                                  <a14:foregroundMark x1="13695" y1="11642" x2="23514" y2="18260"/>
                                  <a14:foregroundMark x1="23514" y1="18260" x2="33075" y2="13725"/>
                                  <a14:foregroundMark x1="33075" y1="13725" x2="31783" y2="12132"/>
                                  <a14:foregroundMark x1="23256" y1="12990" x2="27132" y2="15074"/>
                                  <a14:foregroundMark x1="9302" y1="12010" x2="9302" y2="12010"/>
                                  <a14:foregroundMark x1="12920" y1="18015" x2="11111" y2="10417"/>
                                  <a14:foregroundMark x1="33075" y1="24632" x2="23256" y2="23897"/>
                                  <a14:foregroundMark x1="65116" y1="25368" x2="80879" y2="25490"/>
                                  <a14:foregroundMark x1="80879" y1="25490" x2="82171" y2="25368"/>
                                  <a14:foregroundMark x1="9044" y1="86397" x2="10853" y2="87623"/>
                                  <a14:foregroundMark x1="12920" y1="90441" x2="26357" y2="91299"/>
                                  <a14:foregroundMark x1="20155" y1="88971" x2="42636" y2="92402"/>
                                  <a14:foregroundMark x1="95090" y1="91912" x2="87080" y2="98162"/>
                                  <a14:foregroundMark x1="87080" y1="98162" x2="10853" y2="96078"/>
                                  <a14:foregroundMark x1="10853" y1="96078" x2="14729" y2="89951"/>
                                  <a14:foregroundMark x1="14729" y1="89951" x2="14729" y2="89951"/>
                                  <a14:foregroundMark x1="93798" y1="91544" x2="93798" y2="91544"/>
                                  <a14:foregroundMark x1="95090" y1="90564" x2="95090" y2="90564"/>
                                  <a14:foregroundMark x1="95090" y1="89583" x2="94315" y2="84436"/>
                                </a14:backgroundRemoval>
                              </a14:imgEffect>
                            </a14:imgLayer>
                          </a14:imgProps>
                        </a:ext>
                      </a:extLst>
                    </a:blip>
                    <a:stretch>
                      <a:fillRect/>
                    </a:stretch>
                  </pic:blipFill>
                  <pic:spPr>
                    <a:xfrm>
                      <a:off x="0" y="0"/>
                      <a:ext cx="3686689" cy="7773485"/>
                    </a:xfrm>
                    <a:prstGeom prst="rect">
                      <a:avLst/>
                    </a:prstGeom>
                  </pic:spPr>
                </pic:pic>
              </a:graphicData>
            </a:graphic>
          </wp:inline>
        </w:drawing>
      </w:r>
    </w:p>
    <w:p w14:paraId="24314E08" w14:textId="4F78EDC7" w:rsidR="00FA0908" w:rsidRDefault="00F32B9F" w:rsidP="00F32B9F">
      <w:pPr>
        <w:pStyle w:val="Descripcin"/>
        <w:jc w:val="center"/>
      </w:pPr>
      <w:bookmarkStart w:id="162" w:name="_Toc229993820"/>
      <w:r>
        <w:t xml:space="preserve">Ilustración </w:t>
      </w:r>
      <w:fldSimple w:instr=" SEQ Ilustración \* ARABIC ">
        <w:r w:rsidR="00151AE5">
          <w:rPr>
            <w:noProof/>
          </w:rPr>
          <w:t>17</w:t>
        </w:r>
      </w:fldSimple>
      <w:r>
        <w:t xml:space="preserve"> Crear cuenta (Cliente). Elaboración </w:t>
      </w:r>
      <w:r w:rsidR="00146965">
        <w:t>p</w:t>
      </w:r>
      <w:r>
        <w:t>ropia</w:t>
      </w:r>
      <w:bookmarkEnd w:id="162"/>
    </w:p>
    <w:p w14:paraId="63E39A2A" w14:textId="77777777" w:rsidR="00F32B9F" w:rsidRDefault="000E2411" w:rsidP="00F32B9F">
      <w:pPr>
        <w:keepNext/>
        <w:spacing w:line="259" w:lineRule="auto"/>
        <w:jc w:val="center"/>
      </w:pPr>
      <w:r>
        <w:rPr>
          <w:noProof/>
        </w:rPr>
        <w:lastRenderedPageBreak/>
        <w:drawing>
          <wp:inline distT="0" distB="0" distL="0" distR="0" wp14:anchorId="6B41C8E3" wp14:editId="6C139C46">
            <wp:extent cx="3415343" cy="7404537"/>
            <wp:effectExtent l="0" t="0" r="0" b="6350"/>
            <wp:docPr id="42854941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428671" cy="7433433"/>
                    </a:xfrm>
                    <a:prstGeom prst="rect">
                      <a:avLst/>
                    </a:prstGeom>
                    <a:noFill/>
                  </pic:spPr>
                </pic:pic>
              </a:graphicData>
            </a:graphic>
          </wp:inline>
        </w:drawing>
      </w:r>
    </w:p>
    <w:p w14:paraId="66580F2A" w14:textId="09BF507A" w:rsidR="000E2411" w:rsidRDefault="00F32B9F" w:rsidP="00F32B9F">
      <w:pPr>
        <w:pStyle w:val="Descripcin"/>
        <w:jc w:val="center"/>
      </w:pPr>
      <w:bookmarkStart w:id="163" w:name="_Toc229993821"/>
      <w:r>
        <w:t xml:space="preserve">Ilustración </w:t>
      </w:r>
      <w:fldSimple w:instr=" SEQ Ilustración \* ARABIC ">
        <w:r w:rsidR="00151AE5">
          <w:rPr>
            <w:noProof/>
          </w:rPr>
          <w:t>18</w:t>
        </w:r>
      </w:fldSimple>
      <w:r>
        <w:t xml:space="preserve"> Crear cuenta (Repartidor) Elaboración </w:t>
      </w:r>
      <w:r w:rsidR="00146965">
        <w:t>p</w:t>
      </w:r>
      <w:r>
        <w:t>ropia</w:t>
      </w:r>
      <w:bookmarkEnd w:id="163"/>
    </w:p>
    <w:p w14:paraId="71E332EE" w14:textId="77777777" w:rsidR="005A608A" w:rsidRDefault="00E4393B" w:rsidP="005A608A">
      <w:pPr>
        <w:keepNext/>
        <w:spacing w:line="259" w:lineRule="auto"/>
        <w:jc w:val="center"/>
      </w:pPr>
      <w:r w:rsidRPr="00E4393B">
        <w:rPr>
          <w:noProof/>
        </w:rPr>
        <w:lastRenderedPageBreak/>
        <w:drawing>
          <wp:inline distT="0" distB="0" distL="0" distR="0" wp14:anchorId="337655AB" wp14:editId="2FA8D07A">
            <wp:extent cx="3734321" cy="7830643"/>
            <wp:effectExtent l="0" t="0" r="0" b="0"/>
            <wp:docPr id="1587680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80640" name=""/>
                    <pic:cNvPicPr/>
                  </pic:nvPicPr>
                  <pic:blipFill>
                    <a:blip r:embed="rId44"/>
                    <a:stretch>
                      <a:fillRect/>
                    </a:stretch>
                  </pic:blipFill>
                  <pic:spPr>
                    <a:xfrm>
                      <a:off x="0" y="0"/>
                      <a:ext cx="3734321" cy="7830643"/>
                    </a:xfrm>
                    <a:prstGeom prst="rect">
                      <a:avLst/>
                    </a:prstGeom>
                  </pic:spPr>
                </pic:pic>
              </a:graphicData>
            </a:graphic>
          </wp:inline>
        </w:drawing>
      </w:r>
    </w:p>
    <w:p w14:paraId="1B16FE96" w14:textId="349190DF" w:rsidR="00E4393B" w:rsidRDefault="005A608A" w:rsidP="005A608A">
      <w:pPr>
        <w:pStyle w:val="Descripcin"/>
        <w:jc w:val="center"/>
      </w:pPr>
      <w:bookmarkStart w:id="164" w:name="_Toc229993822"/>
      <w:r>
        <w:t xml:space="preserve">Ilustración </w:t>
      </w:r>
      <w:fldSimple w:instr=" SEQ Ilustración \* ARABIC ">
        <w:r w:rsidR="00151AE5">
          <w:rPr>
            <w:noProof/>
          </w:rPr>
          <w:t>19</w:t>
        </w:r>
      </w:fldSimple>
      <w:r>
        <w:t xml:space="preserve"> Verificación número de teléfono. Elaboración </w:t>
      </w:r>
      <w:r w:rsidR="00146965">
        <w:t>p</w:t>
      </w:r>
      <w:r>
        <w:t>ropia</w:t>
      </w:r>
      <w:bookmarkEnd w:id="164"/>
    </w:p>
    <w:p w14:paraId="1BD4FC6A" w14:textId="77777777" w:rsidR="005A608A" w:rsidRDefault="002838AD" w:rsidP="005A608A">
      <w:pPr>
        <w:keepNext/>
        <w:spacing w:line="259" w:lineRule="auto"/>
        <w:jc w:val="center"/>
      </w:pPr>
      <w:r w:rsidRPr="002838AD">
        <w:rPr>
          <w:noProof/>
        </w:rPr>
        <w:lastRenderedPageBreak/>
        <w:drawing>
          <wp:inline distT="0" distB="0" distL="0" distR="0" wp14:anchorId="16F0029B" wp14:editId="10A0BDF7">
            <wp:extent cx="3705742" cy="7773485"/>
            <wp:effectExtent l="0" t="0" r="9525" b="0"/>
            <wp:docPr id="560614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14917" name=""/>
                    <pic:cNvPicPr/>
                  </pic:nvPicPr>
                  <pic:blipFill>
                    <a:blip r:embed="rId45"/>
                    <a:stretch>
                      <a:fillRect/>
                    </a:stretch>
                  </pic:blipFill>
                  <pic:spPr>
                    <a:xfrm>
                      <a:off x="0" y="0"/>
                      <a:ext cx="3705742" cy="7773485"/>
                    </a:xfrm>
                    <a:prstGeom prst="rect">
                      <a:avLst/>
                    </a:prstGeom>
                  </pic:spPr>
                </pic:pic>
              </a:graphicData>
            </a:graphic>
          </wp:inline>
        </w:drawing>
      </w:r>
    </w:p>
    <w:p w14:paraId="1B8D85A9" w14:textId="089C7572" w:rsidR="002838AD" w:rsidRDefault="005A608A" w:rsidP="005A608A">
      <w:pPr>
        <w:pStyle w:val="Descripcin"/>
        <w:jc w:val="center"/>
      </w:pPr>
      <w:bookmarkStart w:id="165" w:name="_Toc229993823"/>
      <w:r>
        <w:t xml:space="preserve">Ilustración </w:t>
      </w:r>
      <w:fldSimple w:instr=" SEQ Ilustración \* ARABIC ">
        <w:r w:rsidR="00151AE5">
          <w:rPr>
            <w:noProof/>
          </w:rPr>
          <w:t>20</w:t>
        </w:r>
      </w:fldSimple>
      <w:r w:rsidR="002147CE">
        <w:rPr>
          <w:noProof/>
        </w:rPr>
        <w:t xml:space="preserve"> </w:t>
      </w:r>
      <w:r>
        <w:t xml:space="preserve">Inicio de sesión. Elaboración </w:t>
      </w:r>
      <w:r w:rsidR="00146965">
        <w:t>p</w:t>
      </w:r>
      <w:r>
        <w:t>ropia</w:t>
      </w:r>
      <w:bookmarkEnd w:id="165"/>
    </w:p>
    <w:p w14:paraId="23A882A0" w14:textId="77777777" w:rsidR="005A608A" w:rsidRDefault="004366A2" w:rsidP="005A608A">
      <w:pPr>
        <w:keepNext/>
        <w:spacing w:line="259" w:lineRule="auto"/>
        <w:jc w:val="center"/>
      </w:pPr>
      <w:r w:rsidRPr="004366A2">
        <w:rPr>
          <w:noProof/>
        </w:rPr>
        <w:lastRenderedPageBreak/>
        <w:drawing>
          <wp:inline distT="0" distB="0" distL="0" distR="0" wp14:anchorId="533FF06D" wp14:editId="56F77790">
            <wp:extent cx="3724795" cy="7744906"/>
            <wp:effectExtent l="0" t="0" r="9525" b="8890"/>
            <wp:docPr id="383924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24254" name=""/>
                    <pic:cNvPicPr/>
                  </pic:nvPicPr>
                  <pic:blipFill>
                    <a:blip r:embed="rId46"/>
                    <a:stretch>
                      <a:fillRect/>
                    </a:stretch>
                  </pic:blipFill>
                  <pic:spPr>
                    <a:xfrm>
                      <a:off x="0" y="0"/>
                      <a:ext cx="3724795" cy="7744906"/>
                    </a:xfrm>
                    <a:prstGeom prst="rect">
                      <a:avLst/>
                    </a:prstGeom>
                  </pic:spPr>
                </pic:pic>
              </a:graphicData>
            </a:graphic>
          </wp:inline>
        </w:drawing>
      </w:r>
    </w:p>
    <w:p w14:paraId="6AE7796D" w14:textId="28D756E6" w:rsidR="004366A2" w:rsidRDefault="005A608A" w:rsidP="005A608A">
      <w:pPr>
        <w:pStyle w:val="Descripcin"/>
        <w:jc w:val="center"/>
      </w:pPr>
      <w:bookmarkStart w:id="166" w:name="_Toc229993824"/>
      <w:r>
        <w:t xml:space="preserve">Ilustración </w:t>
      </w:r>
      <w:fldSimple w:instr=" SEQ Ilustración \* ARABIC ">
        <w:r w:rsidR="00151AE5">
          <w:rPr>
            <w:noProof/>
          </w:rPr>
          <w:t>21</w:t>
        </w:r>
      </w:fldSimple>
      <w:r>
        <w:t xml:space="preserve"> </w:t>
      </w:r>
      <w:r w:rsidR="00146965">
        <w:t>Vista</w:t>
      </w:r>
      <w:r>
        <w:t xml:space="preserve"> de inicio (Cliente). Elaboración </w:t>
      </w:r>
      <w:r w:rsidR="00146965">
        <w:t>p</w:t>
      </w:r>
      <w:r>
        <w:t>ropia</w:t>
      </w:r>
      <w:bookmarkEnd w:id="166"/>
    </w:p>
    <w:p w14:paraId="4CD73A66" w14:textId="77777777" w:rsidR="005A608A" w:rsidRDefault="00685D02" w:rsidP="005A608A">
      <w:pPr>
        <w:keepNext/>
        <w:spacing w:line="259" w:lineRule="auto"/>
        <w:jc w:val="center"/>
      </w:pPr>
      <w:r w:rsidRPr="00685D02">
        <w:rPr>
          <w:noProof/>
        </w:rPr>
        <w:lastRenderedPageBreak/>
        <w:drawing>
          <wp:inline distT="0" distB="0" distL="0" distR="0" wp14:anchorId="382A34AB" wp14:editId="463366E0">
            <wp:extent cx="3743847" cy="7802064"/>
            <wp:effectExtent l="0" t="0" r="9525" b="8890"/>
            <wp:docPr id="681221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21489" name=""/>
                    <pic:cNvPicPr/>
                  </pic:nvPicPr>
                  <pic:blipFill>
                    <a:blip r:embed="rId47"/>
                    <a:stretch>
                      <a:fillRect/>
                    </a:stretch>
                  </pic:blipFill>
                  <pic:spPr>
                    <a:xfrm>
                      <a:off x="0" y="0"/>
                      <a:ext cx="3743847" cy="7802064"/>
                    </a:xfrm>
                    <a:prstGeom prst="rect">
                      <a:avLst/>
                    </a:prstGeom>
                  </pic:spPr>
                </pic:pic>
              </a:graphicData>
            </a:graphic>
          </wp:inline>
        </w:drawing>
      </w:r>
    </w:p>
    <w:p w14:paraId="65E87916" w14:textId="41BB96A3" w:rsidR="00685D02" w:rsidRPr="00FA0908" w:rsidRDefault="005A608A" w:rsidP="005A608A">
      <w:pPr>
        <w:pStyle w:val="Descripcin"/>
        <w:jc w:val="center"/>
      </w:pPr>
      <w:bookmarkStart w:id="167" w:name="_Toc229993825"/>
      <w:r>
        <w:t xml:space="preserve">Ilustración </w:t>
      </w:r>
      <w:fldSimple w:instr=" SEQ Ilustración \* ARABIC ">
        <w:r w:rsidR="00151AE5">
          <w:rPr>
            <w:noProof/>
          </w:rPr>
          <w:t>22</w:t>
        </w:r>
      </w:fldSimple>
      <w:r w:rsidR="002147CE">
        <w:rPr>
          <w:noProof/>
        </w:rPr>
        <w:t xml:space="preserve"> </w:t>
      </w:r>
      <w:r>
        <w:t xml:space="preserve">Generar nuevo pedido. Elaboración </w:t>
      </w:r>
      <w:r w:rsidR="00146965">
        <w:t>p</w:t>
      </w:r>
      <w:r>
        <w:t>ropia</w:t>
      </w:r>
      <w:bookmarkEnd w:id="167"/>
    </w:p>
    <w:p w14:paraId="5DBC556E" w14:textId="77777777" w:rsidR="005A608A" w:rsidRDefault="00CA463B" w:rsidP="005A608A">
      <w:pPr>
        <w:keepNext/>
        <w:spacing w:line="259" w:lineRule="auto"/>
        <w:jc w:val="center"/>
      </w:pPr>
      <w:r>
        <w:br w:type="page"/>
      </w:r>
      <w:r w:rsidR="00B57B4C" w:rsidRPr="00B57B4C">
        <w:rPr>
          <w:noProof/>
        </w:rPr>
        <w:lastRenderedPageBreak/>
        <w:drawing>
          <wp:inline distT="0" distB="0" distL="0" distR="0" wp14:anchorId="0666B383" wp14:editId="2D0164E9">
            <wp:extent cx="3762900" cy="7849695"/>
            <wp:effectExtent l="0" t="0" r="9525" b="0"/>
            <wp:docPr id="874059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59994" name=""/>
                    <pic:cNvPicPr/>
                  </pic:nvPicPr>
                  <pic:blipFill>
                    <a:blip r:embed="rId48"/>
                    <a:stretch>
                      <a:fillRect/>
                    </a:stretch>
                  </pic:blipFill>
                  <pic:spPr>
                    <a:xfrm>
                      <a:off x="0" y="0"/>
                      <a:ext cx="3762900" cy="7849695"/>
                    </a:xfrm>
                    <a:prstGeom prst="rect">
                      <a:avLst/>
                    </a:prstGeom>
                  </pic:spPr>
                </pic:pic>
              </a:graphicData>
            </a:graphic>
          </wp:inline>
        </w:drawing>
      </w:r>
    </w:p>
    <w:p w14:paraId="6DA66AC7" w14:textId="766D0275" w:rsidR="001E487A" w:rsidRDefault="005A608A" w:rsidP="00245CB2">
      <w:pPr>
        <w:pStyle w:val="Descripcin"/>
        <w:jc w:val="center"/>
      </w:pPr>
      <w:bookmarkStart w:id="168" w:name="_Toc229993826"/>
      <w:r>
        <w:t xml:space="preserve">Ilustración </w:t>
      </w:r>
      <w:fldSimple w:instr=" SEQ Ilustración \* ARABIC ">
        <w:r w:rsidR="00151AE5">
          <w:rPr>
            <w:noProof/>
          </w:rPr>
          <w:t>23</w:t>
        </w:r>
      </w:fldSimple>
      <w:r w:rsidR="00245CB2">
        <w:t xml:space="preserve"> </w:t>
      </w:r>
      <w:r>
        <w:t xml:space="preserve">Generar pedido con límite de precio. Elaboración </w:t>
      </w:r>
      <w:r w:rsidR="00146965">
        <w:t>p</w:t>
      </w:r>
      <w:r>
        <w:t>ropia</w:t>
      </w:r>
      <w:bookmarkEnd w:id="168"/>
    </w:p>
    <w:p w14:paraId="09D822A5" w14:textId="77777777" w:rsidR="00245CB2" w:rsidRDefault="00152E3D" w:rsidP="00245CB2">
      <w:pPr>
        <w:keepNext/>
        <w:spacing w:line="259" w:lineRule="auto"/>
        <w:jc w:val="center"/>
      </w:pPr>
      <w:r w:rsidRPr="00152E3D">
        <w:rPr>
          <w:noProof/>
        </w:rPr>
        <w:lastRenderedPageBreak/>
        <w:drawing>
          <wp:inline distT="0" distB="0" distL="0" distR="0" wp14:anchorId="188B6603" wp14:editId="36D54474">
            <wp:extent cx="3724795" cy="7802064"/>
            <wp:effectExtent l="0" t="0" r="9525" b="8890"/>
            <wp:docPr id="867526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26542" name=""/>
                    <pic:cNvPicPr/>
                  </pic:nvPicPr>
                  <pic:blipFill>
                    <a:blip r:embed="rId49"/>
                    <a:stretch>
                      <a:fillRect/>
                    </a:stretch>
                  </pic:blipFill>
                  <pic:spPr>
                    <a:xfrm>
                      <a:off x="0" y="0"/>
                      <a:ext cx="3724795" cy="7802064"/>
                    </a:xfrm>
                    <a:prstGeom prst="rect">
                      <a:avLst/>
                    </a:prstGeom>
                  </pic:spPr>
                </pic:pic>
              </a:graphicData>
            </a:graphic>
          </wp:inline>
        </w:drawing>
      </w:r>
    </w:p>
    <w:p w14:paraId="6D6E3422" w14:textId="1F1CBF56" w:rsidR="00E617B6" w:rsidRDefault="00245CB2" w:rsidP="002C52AC">
      <w:pPr>
        <w:pStyle w:val="Descripcin"/>
        <w:jc w:val="center"/>
      </w:pPr>
      <w:bookmarkStart w:id="169" w:name="_Toc229993827"/>
      <w:r>
        <w:t xml:space="preserve">Ilustración </w:t>
      </w:r>
      <w:fldSimple w:instr=" SEQ Ilustración \* ARABIC ">
        <w:r w:rsidR="00151AE5">
          <w:rPr>
            <w:noProof/>
          </w:rPr>
          <w:t>24</w:t>
        </w:r>
      </w:fldSimple>
      <w:r>
        <w:t xml:space="preserve"> Elegir purificadora. Elaboración </w:t>
      </w:r>
      <w:r w:rsidR="00146965">
        <w:t>p</w:t>
      </w:r>
      <w:r>
        <w:t>ropia</w:t>
      </w:r>
      <w:bookmarkEnd w:id="169"/>
    </w:p>
    <w:p w14:paraId="536A2D13" w14:textId="77777777" w:rsidR="002C52AC" w:rsidRDefault="00DD7D24" w:rsidP="002C52AC">
      <w:pPr>
        <w:keepNext/>
        <w:jc w:val="center"/>
      </w:pPr>
      <w:r w:rsidRPr="00DD7D24">
        <w:rPr>
          <w:noProof/>
        </w:rPr>
        <w:lastRenderedPageBreak/>
        <w:drawing>
          <wp:inline distT="0" distB="0" distL="0" distR="0" wp14:anchorId="4E105654" wp14:editId="63CCACB4">
            <wp:extent cx="3724795" cy="7821116"/>
            <wp:effectExtent l="0" t="0" r="9525" b="0"/>
            <wp:docPr id="1664935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35989" name=""/>
                    <pic:cNvPicPr/>
                  </pic:nvPicPr>
                  <pic:blipFill>
                    <a:blip r:embed="rId50"/>
                    <a:stretch>
                      <a:fillRect/>
                    </a:stretch>
                  </pic:blipFill>
                  <pic:spPr>
                    <a:xfrm>
                      <a:off x="0" y="0"/>
                      <a:ext cx="3724795" cy="7821116"/>
                    </a:xfrm>
                    <a:prstGeom prst="rect">
                      <a:avLst/>
                    </a:prstGeom>
                  </pic:spPr>
                </pic:pic>
              </a:graphicData>
            </a:graphic>
          </wp:inline>
        </w:drawing>
      </w:r>
    </w:p>
    <w:p w14:paraId="7DE2F12A" w14:textId="4D90AFAD" w:rsidR="00DD7D24" w:rsidRDefault="002C52AC" w:rsidP="002C52AC">
      <w:pPr>
        <w:pStyle w:val="Descripcin"/>
        <w:jc w:val="center"/>
      </w:pPr>
      <w:bookmarkStart w:id="170" w:name="_Toc229993828"/>
      <w:r>
        <w:t xml:space="preserve">Ilustración </w:t>
      </w:r>
      <w:fldSimple w:instr=" SEQ Ilustración \* ARABIC ">
        <w:r w:rsidR="00151AE5">
          <w:rPr>
            <w:noProof/>
          </w:rPr>
          <w:t>25</w:t>
        </w:r>
      </w:fldSimple>
      <w:r>
        <w:t xml:space="preserve"> Espera del pedido. Elaboración </w:t>
      </w:r>
      <w:r w:rsidR="00146965">
        <w:t>p</w:t>
      </w:r>
      <w:r>
        <w:t>ropia</w:t>
      </w:r>
      <w:bookmarkEnd w:id="170"/>
    </w:p>
    <w:p w14:paraId="164E5CEE" w14:textId="77777777" w:rsidR="00D428B3" w:rsidRDefault="00DB2CC2" w:rsidP="00D428B3">
      <w:pPr>
        <w:keepNext/>
        <w:jc w:val="center"/>
      </w:pPr>
      <w:r w:rsidRPr="00DB2CC2">
        <w:rPr>
          <w:noProof/>
        </w:rPr>
        <w:lastRenderedPageBreak/>
        <w:drawing>
          <wp:inline distT="0" distB="0" distL="0" distR="0" wp14:anchorId="5CF0277A" wp14:editId="042749B7">
            <wp:extent cx="3724795" cy="7811590"/>
            <wp:effectExtent l="0" t="0" r="9525" b="0"/>
            <wp:docPr id="335795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95173" name=""/>
                    <pic:cNvPicPr/>
                  </pic:nvPicPr>
                  <pic:blipFill>
                    <a:blip r:embed="rId51"/>
                    <a:stretch>
                      <a:fillRect/>
                    </a:stretch>
                  </pic:blipFill>
                  <pic:spPr>
                    <a:xfrm>
                      <a:off x="0" y="0"/>
                      <a:ext cx="3724795" cy="7811590"/>
                    </a:xfrm>
                    <a:prstGeom prst="rect">
                      <a:avLst/>
                    </a:prstGeom>
                  </pic:spPr>
                </pic:pic>
              </a:graphicData>
            </a:graphic>
          </wp:inline>
        </w:drawing>
      </w:r>
    </w:p>
    <w:p w14:paraId="3DF87BBC" w14:textId="58CBF73F" w:rsidR="00DD7D24" w:rsidRDefault="00D428B3" w:rsidP="00D428B3">
      <w:pPr>
        <w:pStyle w:val="Descripcin"/>
        <w:jc w:val="center"/>
      </w:pPr>
      <w:bookmarkStart w:id="171" w:name="_Toc229993829"/>
      <w:r>
        <w:t xml:space="preserve">Ilustración </w:t>
      </w:r>
      <w:fldSimple w:instr=" SEQ Ilustración \* ARABIC ">
        <w:r w:rsidR="00151AE5">
          <w:rPr>
            <w:noProof/>
          </w:rPr>
          <w:t>26</w:t>
        </w:r>
      </w:fldSimple>
      <w:r>
        <w:t xml:space="preserve"> Seguimiento del pedido. Elaboración </w:t>
      </w:r>
      <w:r w:rsidR="00146965">
        <w:t>p</w:t>
      </w:r>
      <w:r>
        <w:t>ropia</w:t>
      </w:r>
      <w:bookmarkEnd w:id="171"/>
    </w:p>
    <w:p w14:paraId="2BE89201" w14:textId="77777777" w:rsidR="00477C31" w:rsidRDefault="005B01E6" w:rsidP="00477C31">
      <w:pPr>
        <w:keepNext/>
        <w:jc w:val="center"/>
      </w:pPr>
      <w:r w:rsidRPr="005B01E6">
        <w:rPr>
          <w:noProof/>
        </w:rPr>
        <w:lastRenderedPageBreak/>
        <w:drawing>
          <wp:inline distT="0" distB="0" distL="0" distR="0" wp14:anchorId="33D7E339" wp14:editId="7C34D8D8">
            <wp:extent cx="3715268" cy="7840169"/>
            <wp:effectExtent l="0" t="0" r="0" b="8890"/>
            <wp:docPr id="1094329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29221" name=""/>
                    <pic:cNvPicPr/>
                  </pic:nvPicPr>
                  <pic:blipFill>
                    <a:blip r:embed="rId52"/>
                    <a:stretch>
                      <a:fillRect/>
                    </a:stretch>
                  </pic:blipFill>
                  <pic:spPr>
                    <a:xfrm>
                      <a:off x="0" y="0"/>
                      <a:ext cx="3715268" cy="7840169"/>
                    </a:xfrm>
                    <a:prstGeom prst="rect">
                      <a:avLst/>
                    </a:prstGeom>
                  </pic:spPr>
                </pic:pic>
              </a:graphicData>
            </a:graphic>
          </wp:inline>
        </w:drawing>
      </w:r>
    </w:p>
    <w:p w14:paraId="61366BD1" w14:textId="63F61663" w:rsidR="005B01E6" w:rsidRDefault="00477C31" w:rsidP="00477C31">
      <w:pPr>
        <w:pStyle w:val="Descripcin"/>
        <w:jc w:val="center"/>
      </w:pPr>
      <w:bookmarkStart w:id="172" w:name="_Toc229993830"/>
      <w:r>
        <w:t xml:space="preserve">Ilustración </w:t>
      </w:r>
      <w:fldSimple w:instr=" SEQ Ilustración \* ARABIC ">
        <w:r w:rsidR="00151AE5">
          <w:rPr>
            <w:noProof/>
          </w:rPr>
          <w:t>27</w:t>
        </w:r>
      </w:fldSimple>
      <w:r>
        <w:t xml:space="preserve"> Historial de pedidos. Elaboración </w:t>
      </w:r>
      <w:r w:rsidR="00146965">
        <w:t>p</w:t>
      </w:r>
      <w:r>
        <w:t>ropia</w:t>
      </w:r>
      <w:bookmarkEnd w:id="172"/>
    </w:p>
    <w:p w14:paraId="16171978" w14:textId="77777777" w:rsidR="009578F3" w:rsidRDefault="003D6AC3" w:rsidP="009578F3">
      <w:pPr>
        <w:keepNext/>
        <w:jc w:val="center"/>
      </w:pPr>
      <w:r w:rsidRPr="003D6AC3">
        <w:rPr>
          <w:noProof/>
        </w:rPr>
        <w:lastRenderedPageBreak/>
        <w:drawing>
          <wp:inline distT="0" distB="0" distL="0" distR="0" wp14:anchorId="4D6BAD23" wp14:editId="36DDFAB2">
            <wp:extent cx="3753374" cy="7821116"/>
            <wp:effectExtent l="0" t="0" r="0" b="0"/>
            <wp:docPr id="1101516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16352" name=""/>
                    <pic:cNvPicPr/>
                  </pic:nvPicPr>
                  <pic:blipFill>
                    <a:blip r:embed="rId53"/>
                    <a:stretch>
                      <a:fillRect/>
                    </a:stretch>
                  </pic:blipFill>
                  <pic:spPr>
                    <a:xfrm>
                      <a:off x="0" y="0"/>
                      <a:ext cx="3753374" cy="7821116"/>
                    </a:xfrm>
                    <a:prstGeom prst="rect">
                      <a:avLst/>
                    </a:prstGeom>
                  </pic:spPr>
                </pic:pic>
              </a:graphicData>
            </a:graphic>
          </wp:inline>
        </w:drawing>
      </w:r>
    </w:p>
    <w:p w14:paraId="64A0CE36" w14:textId="1D245A2D" w:rsidR="003D6AC3" w:rsidRDefault="009578F3" w:rsidP="009578F3">
      <w:pPr>
        <w:pStyle w:val="Descripcin"/>
        <w:jc w:val="center"/>
      </w:pPr>
      <w:bookmarkStart w:id="173" w:name="_Toc229993831"/>
      <w:r>
        <w:t xml:space="preserve">Ilustración </w:t>
      </w:r>
      <w:fldSimple w:instr=" SEQ Ilustración \* ARABIC ">
        <w:r w:rsidR="00151AE5">
          <w:rPr>
            <w:noProof/>
          </w:rPr>
          <w:t>28</w:t>
        </w:r>
      </w:fldSimple>
      <w:r>
        <w:t xml:space="preserve"> Perfil (Cliente). Elaboración </w:t>
      </w:r>
      <w:r w:rsidR="00146965">
        <w:t>p</w:t>
      </w:r>
      <w:r>
        <w:t>ropia</w:t>
      </w:r>
      <w:bookmarkEnd w:id="173"/>
    </w:p>
    <w:p w14:paraId="1A29E6D3" w14:textId="77777777" w:rsidR="004D28AF" w:rsidRDefault="00E34E8B" w:rsidP="004D28AF">
      <w:pPr>
        <w:keepNext/>
        <w:jc w:val="center"/>
      </w:pPr>
      <w:r w:rsidRPr="00E34E8B">
        <w:rPr>
          <w:noProof/>
        </w:rPr>
        <w:lastRenderedPageBreak/>
        <w:drawing>
          <wp:inline distT="0" distB="0" distL="0" distR="0" wp14:anchorId="4D07C892" wp14:editId="3EA66640">
            <wp:extent cx="3724795" cy="7830643"/>
            <wp:effectExtent l="0" t="0" r="9525" b="0"/>
            <wp:docPr id="1076125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25161" name=""/>
                    <pic:cNvPicPr/>
                  </pic:nvPicPr>
                  <pic:blipFill>
                    <a:blip r:embed="rId54"/>
                    <a:stretch>
                      <a:fillRect/>
                    </a:stretch>
                  </pic:blipFill>
                  <pic:spPr>
                    <a:xfrm>
                      <a:off x="0" y="0"/>
                      <a:ext cx="3724795" cy="7830643"/>
                    </a:xfrm>
                    <a:prstGeom prst="rect">
                      <a:avLst/>
                    </a:prstGeom>
                  </pic:spPr>
                </pic:pic>
              </a:graphicData>
            </a:graphic>
          </wp:inline>
        </w:drawing>
      </w:r>
    </w:p>
    <w:p w14:paraId="25740A1F" w14:textId="74E06720" w:rsidR="00E34E8B" w:rsidRDefault="004D28AF" w:rsidP="004D28AF">
      <w:pPr>
        <w:pStyle w:val="Descripcin"/>
        <w:jc w:val="center"/>
      </w:pPr>
      <w:bookmarkStart w:id="174" w:name="_Toc229993832"/>
      <w:r>
        <w:t xml:space="preserve">Ilustración </w:t>
      </w:r>
      <w:fldSimple w:instr=" SEQ Ilustración \* ARABIC ">
        <w:r w:rsidR="00151AE5">
          <w:rPr>
            <w:noProof/>
          </w:rPr>
          <w:t>29</w:t>
        </w:r>
      </w:fldSimple>
      <w:r>
        <w:t xml:space="preserve"> Vista de inicio (Repartidor). Elaboración </w:t>
      </w:r>
      <w:r w:rsidR="00146965">
        <w:t>p</w:t>
      </w:r>
      <w:r>
        <w:t>ropia</w:t>
      </w:r>
      <w:bookmarkEnd w:id="174"/>
    </w:p>
    <w:p w14:paraId="0348FCF9" w14:textId="77777777" w:rsidR="00976EFC" w:rsidRDefault="00245CB2" w:rsidP="00976EFC">
      <w:pPr>
        <w:keepNext/>
        <w:jc w:val="center"/>
      </w:pPr>
      <w:r w:rsidRPr="001E487A">
        <w:rPr>
          <w:noProof/>
        </w:rPr>
        <w:lastRenderedPageBreak/>
        <w:drawing>
          <wp:inline distT="0" distB="0" distL="0" distR="0" wp14:anchorId="2D752112" wp14:editId="01827826">
            <wp:extent cx="3734321" cy="7792537"/>
            <wp:effectExtent l="0" t="0" r="0" b="0"/>
            <wp:docPr id="948628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28458" name=""/>
                    <pic:cNvPicPr/>
                  </pic:nvPicPr>
                  <pic:blipFill>
                    <a:blip r:embed="rId55"/>
                    <a:stretch>
                      <a:fillRect/>
                    </a:stretch>
                  </pic:blipFill>
                  <pic:spPr>
                    <a:xfrm>
                      <a:off x="0" y="0"/>
                      <a:ext cx="3734321" cy="7792537"/>
                    </a:xfrm>
                    <a:prstGeom prst="rect">
                      <a:avLst/>
                    </a:prstGeom>
                  </pic:spPr>
                </pic:pic>
              </a:graphicData>
            </a:graphic>
          </wp:inline>
        </w:drawing>
      </w:r>
    </w:p>
    <w:p w14:paraId="29A65DC9" w14:textId="6BB6B19C" w:rsidR="00245CB2" w:rsidRDefault="00976EFC" w:rsidP="00976EFC">
      <w:pPr>
        <w:pStyle w:val="Descripcin"/>
        <w:jc w:val="center"/>
      </w:pPr>
      <w:bookmarkStart w:id="175" w:name="_Toc229993833"/>
      <w:r>
        <w:t xml:space="preserve">Ilustración </w:t>
      </w:r>
      <w:fldSimple w:instr=" SEQ Ilustración \* ARABIC ">
        <w:r w:rsidR="00151AE5">
          <w:rPr>
            <w:noProof/>
          </w:rPr>
          <w:t>30</w:t>
        </w:r>
      </w:fldSimple>
      <w:r>
        <w:t xml:space="preserve"> Pedidos elegidos. Elaboración </w:t>
      </w:r>
      <w:r w:rsidR="00146965">
        <w:t>p</w:t>
      </w:r>
      <w:r>
        <w:t>ropia</w:t>
      </w:r>
      <w:bookmarkEnd w:id="175"/>
    </w:p>
    <w:p w14:paraId="2E9B739D" w14:textId="77777777" w:rsidR="00976EFC" w:rsidRDefault="00896982" w:rsidP="00976EFC">
      <w:pPr>
        <w:keepNext/>
        <w:jc w:val="center"/>
      </w:pPr>
      <w:r w:rsidRPr="00896982">
        <w:rPr>
          <w:noProof/>
        </w:rPr>
        <w:lastRenderedPageBreak/>
        <w:drawing>
          <wp:inline distT="0" distB="0" distL="0" distR="0" wp14:anchorId="25E7ECE7" wp14:editId="4D782333">
            <wp:extent cx="3724795" cy="7821116"/>
            <wp:effectExtent l="0" t="0" r="9525" b="0"/>
            <wp:docPr id="1258561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61021" name=""/>
                    <pic:cNvPicPr/>
                  </pic:nvPicPr>
                  <pic:blipFill>
                    <a:blip r:embed="rId56"/>
                    <a:stretch>
                      <a:fillRect/>
                    </a:stretch>
                  </pic:blipFill>
                  <pic:spPr>
                    <a:xfrm>
                      <a:off x="0" y="0"/>
                      <a:ext cx="3724795" cy="7821116"/>
                    </a:xfrm>
                    <a:prstGeom prst="rect">
                      <a:avLst/>
                    </a:prstGeom>
                  </pic:spPr>
                </pic:pic>
              </a:graphicData>
            </a:graphic>
          </wp:inline>
        </w:drawing>
      </w:r>
    </w:p>
    <w:p w14:paraId="0A564DF0" w14:textId="5D33AE84" w:rsidR="00896982" w:rsidRDefault="00976EFC" w:rsidP="00976EFC">
      <w:pPr>
        <w:pStyle w:val="Descripcin"/>
        <w:jc w:val="center"/>
      </w:pPr>
      <w:bookmarkStart w:id="176" w:name="_Toc229993834"/>
      <w:r>
        <w:t xml:space="preserve">Ilustración </w:t>
      </w:r>
      <w:fldSimple w:instr=" SEQ Ilustración \* ARABIC ">
        <w:r w:rsidR="00151AE5">
          <w:rPr>
            <w:noProof/>
          </w:rPr>
          <w:t>31</w:t>
        </w:r>
      </w:fldSimple>
      <w:r>
        <w:t xml:space="preserve"> Elegir pedidos. Elaboración </w:t>
      </w:r>
      <w:r w:rsidR="00146965">
        <w:t>p</w:t>
      </w:r>
      <w:r>
        <w:t>ropia</w:t>
      </w:r>
      <w:bookmarkEnd w:id="176"/>
    </w:p>
    <w:p w14:paraId="757668F3" w14:textId="77777777" w:rsidR="00CB2DE3" w:rsidRDefault="004F40E5" w:rsidP="00CB2DE3">
      <w:pPr>
        <w:keepNext/>
        <w:jc w:val="center"/>
      </w:pPr>
      <w:r w:rsidRPr="004F40E5">
        <w:rPr>
          <w:noProof/>
        </w:rPr>
        <w:lastRenderedPageBreak/>
        <w:drawing>
          <wp:inline distT="0" distB="0" distL="0" distR="0" wp14:anchorId="0FEAEBD4" wp14:editId="4265E0EF">
            <wp:extent cx="3715268" cy="7830643"/>
            <wp:effectExtent l="0" t="0" r="0" b="0"/>
            <wp:docPr id="11649278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27855" name=""/>
                    <pic:cNvPicPr/>
                  </pic:nvPicPr>
                  <pic:blipFill>
                    <a:blip r:embed="rId57"/>
                    <a:stretch>
                      <a:fillRect/>
                    </a:stretch>
                  </pic:blipFill>
                  <pic:spPr>
                    <a:xfrm>
                      <a:off x="0" y="0"/>
                      <a:ext cx="3715268" cy="7830643"/>
                    </a:xfrm>
                    <a:prstGeom prst="rect">
                      <a:avLst/>
                    </a:prstGeom>
                  </pic:spPr>
                </pic:pic>
              </a:graphicData>
            </a:graphic>
          </wp:inline>
        </w:drawing>
      </w:r>
    </w:p>
    <w:p w14:paraId="19FF2DCF" w14:textId="4C3D798D" w:rsidR="004F40E5" w:rsidRDefault="00CB2DE3" w:rsidP="00CB2DE3">
      <w:pPr>
        <w:pStyle w:val="Descripcin"/>
        <w:jc w:val="center"/>
      </w:pPr>
      <w:bookmarkStart w:id="177" w:name="_Toc229993835"/>
      <w:r>
        <w:t xml:space="preserve">Ilustración </w:t>
      </w:r>
      <w:fldSimple w:instr=" SEQ Ilustración \* ARABIC ">
        <w:r w:rsidR="00151AE5">
          <w:rPr>
            <w:noProof/>
          </w:rPr>
          <w:t>32</w:t>
        </w:r>
      </w:fldSimple>
      <w:r>
        <w:t xml:space="preserve"> Ruta de entrega. Elaboración </w:t>
      </w:r>
      <w:r w:rsidR="00146965">
        <w:t>p</w:t>
      </w:r>
      <w:r>
        <w:t>ropia</w:t>
      </w:r>
      <w:bookmarkEnd w:id="177"/>
    </w:p>
    <w:p w14:paraId="27D1BFDF" w14:textId="77777777" w:rsidR="00D47DC5" w:rsidRDefault="00AC566B" w:rsidP="00D47DC5">
      <w:pPr>
        <w:keepNext/>
        <w:jc w:val="center"/>
      </w:pPr>
      <w:r w:rsidRPr="00AC566B">
        <w:rPr>
          <w:noProof/>
        </w:rPr>
        <w:lastRenderedPageBreak/>
        <w:drawing>
          <wp:inline distT="0" distB="0" distL="0" distR="0" wp14:anchorId="30D8F299" wp14:editId="0DDFB7B8">
            <wp:extent cx="3753374" cy="7840169"/>
            <wp:effectExtent l="0" t="0" r="0" b="0"/>
            <wp:docPr id="822203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03918" name=""/>
                    <pic:cNvPicPr/>
                  </pic:nvPicPr>
                  <pic:blipFill>
                    <a:blip r:embed="rId58"/>
                    <a:stretch>
                      <a:fillRect/>
                    </a:stretch>
                  </pic:blipFill>
                  <pic:spPr>
                    <a:xfrm>
                      <a:off x="0" y="0"/>
                      <a:ext cx="3753374" cy="7840169"/>
                    </a:xfrm>
                    <a:prstGeom prst="rect">
                      <a:avLst/>
                    </a:prstGeom>
                  </pic:spPr>
                </pic:pic>
              </a:graphicData>
            </a:graphic>
          </wp:inline>
        </w:drawing>
      </w:r>
    </w:p>
    <w:p w14:paraId="5D873C36" w14:textId="4D100550" w:rsidR="00AC566B" w:rsidRDefault="00D47DC5" w:rsidP="00D47DC5">
      <w:pPr>
        <w:pStyle w:val="Descripcin"/>
        <w:jc w:val="center"/>
      </w:pPr>
      <w:bookmarkStart w:id="178" w:name="_Toc229993836"/>
      <w:r>
        <w:t xml:space="preserve">Ilustración </w:t>
      </w:r>
      <w:fldSimple w:instr=" SEQ Ilustración \* ARABIC ">
        <w:r w:rsidR="00151AE5">
          <w:rPr>
            <w:noProof/>
          </w:rPr>
          <w:t>33</w:t>
        </w:r>
      </w:fldSimple>
      <w:r>
        <w:t xml:space="preserve"> Vista de inventario. Elaboración </w:t>
      </w:r>
      <w:r w:rsidR="00146965">
        <w:t>p</w:t>
      </w:r>
      <w:r>
        <w:t>ropia</w:t>
      </w:r>
      <w:bookmarkEnd w:id="178"/>
    </w:p>
    <w:p w14:paraId="43BA7543" w14:textId="77777777" w:rsidR="007F7FB3" w:rsidRDefault="00AC566B" w:rsidP="007F7FB3">
      <w:pPr>
        <w:keepNext/>
        <w:jc w:val="center"/>
      </w:pPr>
      <w:r w:rsidRPr="00AC566B">
        <w:rPr>
          <w:noProof/>
        </w:rPr>
        <w:lastRenderedPageBreak/>
        <w:drawing>
          <wp:inline distT="0" distB="0" distL="0" distR="0" wp14:anchorId="02BADA82" wp14:editId="555D6306">
            <wp:extent cx="3762900" cy="7830643"/>
            <wp:effectExtent l="0" t="0" r="9525" b="0"/>
            <wp:docPr id="1686129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29155" name=""/>
                    <pic:cNvPicPr/>
                  </pic:nvPicPr>
                  <pic:blipFill>
                    <a:blip r:embed="rId59"/>
                    <a:stretch>
                      <a:fillRect/>
                    </a:stretch>
                  </pic:blipFill>
                  <pic:spPr>
                    <a:xfrm>
                      <a:off x="0" y="0"/>
                      <a:ext cx="3762900" cy="7830643"/>
                    </a:xfrm>
                    <a:prstGeom prst="rect">
                      <a:avLst/>
                    </a:prstGeom>
                  </pic:spPr>
                </pic:pic>
              </a:graphicData>
            </a:graphic>
          </wp:inline>
        </w:drawing>
      </w:r>
    </w:p>
    <w:p w14:paraId="4D99C880" w14:textId="1A4190C1" w:rsidR="00AC566B" w:rsidRDefault="007F7FB3" w:rsidP="007F7FB3">
      <w:pPr>
        <w:pStyle w:val="Descripcin"/>
        <w:jc w:val="center"/>
      </w:pPr>
      <w:bookmarkStart w:id="179" w:name="_Toc229993837"/>
      <w:r>
        <w:t xml:space="preserve">Ilustración </w:t>
      </w:r>
      <w:fldSimple w:instr=" SEQ Ilustración \* ARABIC ">
        <w:r w:rsidR="00151AE5">
          <w:rPr>
            <w:noProof/>
          </w:rPr>
          <w:t>34</w:t>
        </w:r>
      </w:fldSimple>
      <w:r>
        <w:t xml:space="preserve"> Vista de ingresos. Elaboración </w:t>
      </w:r>
      <w:r w:rsidR="00146965">
        <w:t>p</w:t>
      </w:r>
      <w:r>
        <w:t>ropia</w:t>
      </w:r>
      <w:bookmarkEnd w:id="179"/>
    </w:p>
    <w:p w14:paraId="09886ECB" w14:textId="77777777" w:rsidR="00186ECF" w:rsidRDefault="00676E8B" w:rsidP="00186ECF">
      <w:pPr>
        <w:keepNext/>
        <w:jc w:val="center"/>
      </w:pPr>
      <w:r w:rsidRPr="00676E8B">
        <w:rPr>
          <w:noProof/>
        </w:rPr>
        <w:lastRenderedPageBreak/>
        <w:drawing>
          <wp:inline distT="0" distB="0" distL="0" distR="0" wp14:anchorId="454D56E2" wp14:editId="430AFA49">
            <wp:extent cx="3743847" cy="7792537"/>
            <wp:effectExtent l="0" t="0" r="9525" b="0"/>
            <wp:docPr id="1885073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73287" name=""/>
                    <pic:cNvPicPr/>
                  </pic:nvPicPr>
                  <pic:blipFill>
                    <a:blip r:embed="rId60"/>
                    <a:stretch>
                      <a:fillRect/>
                    </a:stretch>
                  </pic:blipFill>
                  <pic:spPr>
                    <a:xfrm>
                      <a:off x="0" y="0"/>
                      <a:ext cx="3743847" cy="7792537"/>
                    </a:xfrm>
                    <a:prstGeom prst="rect">
                      <a:avLst/>
                    </a:prstGeom>
                  </pic:spPr>
                </pic:pic>
              </a:graphicData>
            </a:graphic>
          </wp:inline>
        </w:drawing>
      </w:r>
    </w:p>
    <w:p w14:paraId="520F0D21" w14:textId="2A185645" w:rsidR="00186ECF" w:rsidRDefault="00186ECF" w:rsidP="00186ECF">
      <w:pPr>
        <w:pStyle w:val="Descripcin"/>
        <w:jc w:val="center"/>
      </w:pPr>
      <w:bookmarkStart w:id="180" w:name="_Toc229993838"/>
      <w:r>
        <w:t xml:space="preserve">Ilustración </w:t>
      </w:r>
      <w:fldSimple w:instr=" SEQ Ilustración \* ARABIC ">
        <w:r w:rsidR="00151AE5">
          <w:rPr>
            <w:noProof/>
          </w:rPr>
          <w:t>35</w:t>
        </w:r>
      </w:fldSimple>
      <w:r>
        <w:t xml:space="preserve"> Perfil (Repartidor). Elaboración </w:t>
      </w:r>
      <w:r w:rsidR="00146965">
        <w:t>p</w:t>
      </w:r>
      <w:r>
        <w:t>ropia</w:t>
      </w:r>
      <w:bookmarkEnd w:id="180"/>
    </w:p>
    <w:p w14:paraId="16204EEC" w14:textId="77777777" w:rsidR="00176072" w:rsidRDefault="00CC2AB9" w:rsidP="00176072">
      <w:pPr>
        <w:keepNext/>
        <w:jc w:val="center"/>
      </w:pPr>
      <w:r w:rsidRPr="00CC2AB9">
        <w:rPr>
          <w:noProof/>
        </w:rPr>
        <w:lastRenderedPageBreak/>
        <w:drawing>
          <wp:inline distT="0" distB="0" distL="0" distR="0" wp14:anchorId="4E043950" wp14:editId="13179CEA">
            <wp:extent cx="3724795" cy="7821116"/>
            <wp:effectExtent l="0" t="0" r="9525" b="0"/>
            <wp:docPr id="789933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33301" name=""/>
                    <pic:cNvPicPr/>
                  </pic:nvPicPr>
                  <pic:blipFill>
                    <a:blip r:embed="rId61"/>
                    <a:stretch>
                      <a:fillRect/>
                    </a:stretch>
                  </pic:blipFill>
                  <pic:spPr>
                    <a:xfrm>
                      <a:off x="0" y="0"/>
                      <a:ext cx="3724795" cy="7821116"/>
                    </a:xfrm>
                    <a:prstGeom prst="rect">
                      <a:avLst/>
                    </a:prstGeom>
                  </pic:spPr>
                </pic:pic>
              </a:graphicData>
            </a:graphic>
          </wp:inline>
        </w:drawing>
      </w:r>
    </w:p>
    <w:p w14:paraId="2341EB88" w14:textId="07C124CE" w:rsidR="00676E8B" w:rsidRDefault="00176072" w:rsidP="00176072">
      <w:pPr>
        <w:pStyle w:val="Descripcin"/>
        <w:jc w:val="center"/>
      </w:pPr>
      <w:bookmarkStart w:id="181" w:name="_Toc229993839"/>
      <w:r>
        <w:t xml:space="preserve">Ilustración </w:t>
      </w:r>
      <w:fldSimple w:instr=" SEQ Ilustración \* ARABIC ">
        <w:r w:rsidR="00151AE5">
          <w:rPr>
            <w:noProof/>
          </w:rPr>
          <w:t>36</w:t>
        </w:r>
      </w:fldSimple>
      <w:r>
        <w:t xml:space="preserve"> Perfil de purificadora. Elaboración </w:t>
      </w:r>
      <w:r w:rsidR="00146965">
        <w:t>p</w:t>
      </w:r>
      <w:r>
        <w:t>ropia</w:t>
      </w:r>
      <w:bookmarkEnd w:id="181"/>
    </w:p>
    <w:p w14:paraId="0536E07C" w14:textId="77777777" w:rsidR="00146965" w:rsidRDefault="00637D41" w:rsidP="00146965">
      <w:pPr>
        <w:keepNext/>
        <w:jc w:val="center"/>
      </w:pPr>
      <w:r w:rsidRPr="00637D41">
        <w:rPr>
          <w:noProof/>
        </w:rPr>
        <w:lastRenderedPageBreak/>
        <w:drawing>
          <wp:inline distT="0" distB="0" distL="0" distR="0" wp14:anchorId="70508C8F" wp14:editId="5D2D34B8">
            <wp:extent cx="3743847" cy="7830643"/>
            <wp:effectExtent l="0" t="0" r="9525" b="0"/>
            <wp:docPr id="420279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79186" name=""/>
                    <pic:cNvPicPr/>
                  </pic:nvPicPr>
                  <pic:blipFill>
                    <a:blip r:embed="rId62"/>
                    <a:stretch>
                      <a:fillRect/>
                    </a:stretch>
                  </pic:blipFill>
                  <pic:spPr>
                    <a:xfrm>
                      <a:off x="0" y="0"/>
                      <a:ext cx="3743847" cy="7830643"/>
                    </a:xfrm>
                    <a:prstGeom prst="rect">
                      <a:avLst/>
                    </a:prstGeom>
                  </pic:spPr>
                </pic:pic>
              </a:graphicData>
            </a:graphic>
          </wp:inline>
        </w:drawing>
      </w:r>
    </w:p>
    <w:p w14:paraId="28C18E4A" w14:textId="025615F3" w:rsidR="003C6CBF" w:rsidRDefault="00146965" w:rsidP="00146965">
      <w:pPr>
        <w:pStyle w:val="Descripcin"/>
        <w:jc w:val="center"/>
      </w:pPr>
      <w:bookmarkStart w:id="182" w:name="_Toc229993840"/>
      <w:r>
        <w:t xml:space="preserve">Ilustración </w:t>
      </w:r>
      <w:fldSimple w:instr=" SEQ Ilustración \* ARABIC ">
        <w:r w:rsidR="00151AE5">
          <w:rPr>
            <w:noProof/>
          </w:rPr>
          <w:t>37</w:t>
        </w:r>
      </w:fldSimple>
      <w:r>
        <w:t xml:space="preserve"> Configuración de productos. Elaboración propia</w:t>
      </w:r>
      <w:bookmarkEnd w:id="182"/>
    </w:p>
    <w:p w14:paraId="1AFD6B4E" w14:textId="77777777" w:rsidR="00146965" w:rsidRDefault="003C6CBF" w:rsidP="00146965">
      <w:pPr>
        <w:keepNext/>
        <w:jc w:val="center"/>
      </w:pPr>
      <w:r w:rsidRPr="003C6CBF">
        <w:rPr>
          <w:noProof/>
        </w:rPr>
        <w:lastRenderedPageBreak/>
        <w:drawing>
          <wp:inline distT="0" distB="0" distL="0" distR="0" wp14:anchorId="76804278" wp14:editId="7757EB52">
            <wp:extent cx="5937779" cy="3801979"/>
            <wp:effectExtent l="0" t="0" r="6350" b="8255"/>
            <wp:docPr id="1819193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93465" name=""/>
                    <pic:cNvPicPr/>
                  </pic:nvPicPr>
                  <pic:blipFill>
                    <a:blip r:embed="rId63"/>
                    <a:stretch>
                      <a:fillRect/>
                    </a:stretch>
                  </pic:blipFill>
                  <pic:spPr>
                    <a:xfrm>
                      <a:off x="0" y="0"/>
                      <a:ext cx="5948873" cy="3809083"/>
                    </a:xfrm>
                    <a:prstGeom prst="rect">
                      <a:avLst/>
                    </a:prstGeom>
                  </pic:spPr>
                </pic:pic>
              </a:graphicData>
            </a:graphic>
          </wp:inline>
        </w:drawing>
      </w:r>
    </w:p>
    <w:p w14:paraId="03119DAE" w14:textId="3ADF810A" w:rsidR="003C6CBF" w:rsidRDefault="00146965" w:rsidP="00146965">
      <w:pPr>
        <w:pStyle w:val="Descripcin"/>
        <w:jc w:val="center"/>
      </w:pPr>
      <w:bookmarkStart w:id="183" w:name="_Toc229993841"/>
      <w:r>
        <w:t xml:space="preserve">Ilustración </w:t>
      </w:r>
      <w:fldSimple w:instr=" SEQ Ilustración \* ARABIC ">
        <w:r w:rsidR="00151AE5">
          <w:rPr>
            <w:noProof/>
          </w:rPr>
          <w:t>38</w:t>
        </w:r>
      </w:fldSimple>
      <w:r>
        <w:t xml:space="preserve"> Panel de administrador. Elaboración propia</w:t>
      </w:r>
      <w:bookmarkEnd w:id="183"/>
    </w:p>
    <w:p w14:paraId="55E2148E" w14:textId="77777777" w:rsidR="003C6CBF" w:rsidRDefault="003C6CBF" w:rsidP="00DD7D24">
      <w:pPr>
        <w:jc w:val="center"/>
      </w:pPr>
    </w:p>
    <w:p w14:paraId="4A8C59D2" w14:textId="77777777" w:rsidR="003C6CBF" w:rsidRDefault="003C6CBF" w:rsidP="00DD7D24">
      <w:pPr>
        <w:jc w:val="center"/>
      </w:pPr>
    </w:p>
    <w:p w14:paraId="1CD69C4C" w14:textId="77777777" w:rsidR="003C6CBF" w:rsidRDefault="003C6CBF" w:rsidP="00DD7D24">
      <w:pPr>
        <w:jc w:val="center"/>
      </w:pPr>
    </w:p>
    <w:p w14:paraId="041FC40B" w14:textId="77777777" w:rsidR="003C6CBF" w:rsidRDefault="003C6CBF" w:rsidP="00DD7D24">
      <w:pPr>
        <w:jc w:val="center"/>
      </w:pPr>
    </w:p>
    <w:p w14:paraId="7AE5C702" w14:textId="77777777" w:rsidR="003C6CBF" w:rsidRDefault="003C6CBF" w:rsidP="00DD7D24">
      <w:pPr>
        <w:jc w:val="center"/>
      </w:pPr>
    </w:p>
    <w:p w14:paraId="1343B5E8" w14:textId="044B86E3" w:rsidR="00131BAE" w:rsidRDefault="003C6CBF" w:rsidP="00DD7D24">
      <w:pPr>
        <w:jc w:val="center"/>
      </w:pPr>
      <w:r w:rsidRPr="003C6CBF">
        <w:rPr>
          <w:noProof/>
        </w:rPr>
        <w:lastRenderedPageBreak/>
        <w:drawing>
          <wp:inline distT="0" distB="0" distL="0" distR="0" wp14:anchorId="4A92B957" wp14:editId="10403AD8">
            <wp:extent cx="5612130" cy="3593465"/>
            <wp:effectExtent l="0" t="0" r="7620" b="6985"/>
            <wp:docPr id="1001573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3137" name=""/>
                    <pic:cNvPicPr/>
                  </pic:nvPicPr>
                  <pic:blipFill>
                    <a:blip r:embed="rId63"/>
                    <a:stretch>
                      <a:fillRect/>
                    </a:stretch>
                  </pic:blipFill>
                  <pic:spPr>
                    <a:xfrm>
                      <a:off x="0" y="0"/>
                      <a:ext cx="5612130" cy="3593465"/>
                    </a:xfrm>
                    <a:prstGeom prst="rect">
                      <a:avLst/>
                    </a:prstGeom>
                  </pic:spPr>
                </pic:pic>
              </a:graphicData>
            </a:graphic>
          </wp:inline>
        </w:drawing>
      </w:r>
    </w:p>
    <w:p w14:paraId="680EB0CC" w14:textId="0AA7AF46" w:rsidR="001D367A" w:rsidRDefault="00102D9F" w:rsidP="006A784F">
      <w:pPr>
        <w:pStyle w:val="Ttulo2"/>
      </w:pPr>
      <w:r>
        <w:br w:type="page"/>
      </w:r>
      <w:bookmarkStart w:id="184" w:name="_Toc229993975"/>
      <w:r w:rsidR="006A784F">
        <w:lastRenderedPageBreak/>
        <w:t xml:space="preserve">4.12 </w:t>
      </w:r>
      <w:r w:rsidR="001D367A" w:rsidRPr="001D367A">
        <w:t>Marco Legal: Cumplimiento de la LFPDPPP</w:t>
      </w:r>
      <w:bookmarkEnd w:id="184"/>
    </w:p>
    <w:p w14:paraId="13A954AD" w14:textId="6582614D" w:rsidR="00AF5481" w:rsidRDefault="00AF5481" w:rsidP="00AF5481">
      <w:pPr>
        <w:spacing w:before="80" w:after="120"/>
      </w:pPr>
      <w:r>
        <w:t xml:space="preserve">La Ley Federal de Protección de Datos Personales en Posesión de los Particulares (LFPDPPP), fue publicada en el Diario Oficial de la Federación el 5 de julio de 2010, establece las obligaciones que deben cumplir los particulares que recaben, usen, divulguen o almacenen datos personales de ciudadanos mexicanos. En </w:t>
      </w:r>
      <w:r w:rsidR="00B24EE1">
        <w:t>este proyecto</w:t>
      </w:r>
      <w:r>
        <w:t>, la aplicación recaba y procesa distintas categorías de datos personales de clientes y repartidores como parte de su funcionamiento, por lo que su desarrollo está sujeto a esta ley.</w:t>
      </w:r>
    </w:p>
    <w:p w14:paraId="7E9050DD" w14:textId="71E0B907" w:rsidR="00AF036E" w:rsidRPr="00AF036E" w:rsidRDefault="00AF036E" w:rsidP="00AF036E">
      <w:pPr>
        <w:pStyle w:val="Ttulo3"/>
      </w:pPr>
      <w:bookmarkStart w:id="185" w:name="_Toc229993976"/>
      <w:r w:rsidRPr="00AF036E">
        <w:t>4.</w:t>
      </w:r>
      <w:r>
        <w:t>12</w:t>
      </w:r>
      <w:r w:rsidRPr="00AF036E">
        <w:t>.1</w:t>
      </w:r>
      <w:r>
        <w:t xml:space="preserve"> </w:t>
      </w:r>
      <w:r w:rsidRPr="00AF036E">
        <w:t>Datos personales que trata el sistema</w:t>
      </w:r>
      <w:bookmarkEnd w:id="185"/>
    </w:p>
    <w:p w14:paraId="6E70FA9E" w14:textId="69E37C3A" w:rsidR="00AF036E" w:rsidRPr="00AF036E" w:rsidRDefault="00AF036E" w:rsidP="00AF036E">
      <w:pPr>
        <w:spacing w:before="80" w:after="120"/>
        <w:rPr>
          <w:szCs w:val="22"/>
        </w:rPr>
      </w:pPr>
      <w:r w:rsidRPr="00AF036E">
        <w:rPr>
          <w:szCs w:val="22"/>
        </w:rPr>
        <w:t xml:space="preserve">La siguiente tabla clasifica cada dato personal recabado por </w:t>
      </w:r>
      <w:r>
        <w:rPr>
          <w:szCs w:val="22"/>
        </w:rPr>
        <w:t xml:space="preserve">la </w:t>
      </w:r>
      <w:r w:rsidR="00323B40">
        <w:rPr>
          <w:szCs w:val="22"/>
        </w:rPr>
        <w:t>aplicación</w:t>
      </w:r>
      <w:r w:rsidRPr="00AF036E">
        <w:rPr>
          <w:szCs w:val="22"/>
        </w:rPr>
        <w:t>, los actores involucrados y el punto del sistema donde se genera, con base en los casos de uso y requerimientos definidos en las secciones anteriores.</w:t>
      </w:r>
    </w:p>
    <w:tbl>
      <w:tblPr>
        <w:tblStyle w:val="Tablaconcuadrcula1"/>
        <w:tblW w:w="9360" w:type="dxa"/>
        <w:tblLook w:val="04A0" w:firstRow="1" w:lastRow="0" w:firstColumn="1" w:lastColumn="0" w:noHBand="0" w:noVBand="1"/>
      </w:tblPr>
      <w:tblGrid>
        <w:gridCol w:w="2000"/>
        <w:gridCol w:w="1964"/>
        <w:gridCol w:w="2552"/>
        <w:gridCol w:w="2844"/>
      </w:tblGrid>
      <w:tr w:rsidR="00AF036E" w:rsidRPr="00AF036E" w14:paraId="177F98AC" w14:textId="77777777" w:rsidTr="00AF036E">
        <w:tc>
          <w:tcPr>
            <w:tcW w:w="2000" w:type="dxa"/>
            <w:hideMark/>
          </w:tcPr>
          <w:p w14:paraId="7F4B82AC" w14:textId="77777777" w:rsidR="00AF036E" w:rsidRPr="00AF036E" w:rsidRDefault="00AF036E" w:rsidP="00AF036E">
            <w:pPr>
              <w:spacing w:before="80" w:after="120"/>
              <w:rPr>
                <w:sz w:val="22"/>
                <w:szCs w:val="20"/>
              </w:rPr>
            </w:pPr>
            <w:r w:rsidRPr="00AF036E">
              <w:rPr>
                <w:b/>
                <w:bCs/>
                <w:sz w:val="22"/>
                <w:szCs w:val="20"/>
              </w:rPr>
              <w:t>Dato personal</w:t>
            </w:r>
          </w:p>
        </w:tc>
        <w:tc>
          <w:tcPr>
            <w:tcW w:w="1964" w:type="dxa"/>
            <w:hideMark/>
          </w:tcPr>
          <w:p w14:paraId="0EE0EEDB" w14:textId="77777777" w:rsidR="00AF036E" w:rsidRPr="00AF036E" w:rsidRDefault="00AF036E" w:rsidP="00AF036E">
            <w:pPr>
              <w:spacing w:before="80" w:after="120"/>
              <w:rPr>
                <w:sz w:val="22"/>
                <w:szCs w:val="20"/>
              </w:rPr>
            </w:pPr>
            <w:r w:rsidRPr="00AF036E">
              <w:rPr>
                <w:b/>
                <w:bCs/>
                <w:sz w:val="22"/>
                <w:szCs w:val="20"/>
              </w:rPr>
              <w:t>Tipo (LFPDPPP)</w:t>
            </w:r>
          </w:p>
        </w:tc>
        <w:tc>
          <w:tcPr>
            <w:tcW w:w="2552" w:type="dxa"/>
            <w:hideMark/>
          </w:tcPr>
          <w:p w14:paraId="66381076" w14:textId="77777777" w:rsidR="00AF036E" w:rsidRPr="00AF036E" w:rsidRDefault="00AF036E" w:rsidP="00AF036E">
            <w:pPr>
              <w:spacing w:before="80" w:after="120"/>
              <w:rPr>
                <w:sz w:val="22"/>
                <w:szCs w:val="20"/>
              </w:rPr>
            </w:pPr>
            <w:r w:rsidRPr="00AF036E">
              <w:rPr>
                <w:b/>
                <w:bCs/>
                <w:sz w:val="22"/>
                <w:szCs w:val="20"/>
              </w:rPr>
              <w:t>Actor(es) involucrado(s)</w:t>
            </w:r>
          </w:p>
        </w:tc>
        <w:tc>
          <w:tcPr>
            <w:tcW w:w="2844" w:type="dxa"/>
            <w:hideMark/>
          </w:tcPr>
          <w:p w14:paraId="0FDC74F5" w14:textId="41E36CA2" w:rsidR="00AF036E" w:rsidRPr="00AF036E" w:rsidRDefault="00AF036E" w:rsidP="00AF036E">
            <w:pPr>
              <w:spacing w:before="80" w:after="120"/>
              <w:rPr>
                <w:b/>
                <w:bCs/>
                <w:sz w:val="22"/>
                <w:szCs w:val="20"/>
              </w:rPr>
            </w:pPr>
            <w:r w:rsidRPr="00AF036E">
              <w:rPr>
                <w:b/>
                <w:bCs/>
                <w:sz w:val="22"/>
                <w:szCs w:val="20"/>
              </w:rPr>
              <w:t>Caso de uso</w:t>
            </w:r>
            <w:r>
              <w:rPr>
                <w:b/>
                <w:bCs/>
                <w:sz w:val="22"/>
                <w:szCs w:val="20"/>
              </w:rPr>
              <w:t xml:space="preserve"> involucrado</w:t>
            </w:r>
          </w:p>
        </w:tc>
      </w:tr>
      <w:tr w:rsidR="00AF036E" w:rsidRPr="00AF036E" w14:paraId="5402BC27" w14:textId="77777777" w:rsidTr="00AF036E">
        <w:tc>
          <w:tcPr>
            <w:tcW w:w="2000" w:type="dxa"/>
            <w:hideMark/>
          </w:tcPr>
          <w:p w14:paraId="1510C4C5" w14:textId="77777777" w:rsidR="00AF036E" w:rsidRPr="00AF036E" w:rsidRDefault="00AF036E" w:rsidP="00AF036E">
            <w:pPr>
              <w:spacing w:before="80" w:after="120"/>
              <w:rPr>
                <w:sz w:val="22"/>
                <w:szCs w:val="20"/>
              </w:rPr>
            </w:pPr>
            <w:r w:rsidRPr="00AF036E">
              <w:rPr>
                <w:sz w:val="22"/>
                <w:szCs w:val="20"/>
              </w:rPr>
              <w:t>Nombre completo</w:t>
            </w:r>
          </w:p>
        </w:tc>
        <w:tc>
          <w:tcPr>
            <w:tcW w:w="1964" w:type="dxa"/>
            <w:hideMark/>
          </w:tcPr>
          <w:p w14:paraId="3F597B94" w14:textId="77777777" w:rsidR="00AF036E" w:rsidRPr="00AF036E" w:rsidRDefault="00AF036E" w:rsidP="00AF036E">
            <w:pPr>
              <w:spacing w:before="80" w:after="120"/>
              <w:rPr>
                <w:sz w:val="22"/>
                <w:szCs w:val="20"/>
              </w:rPr>
            </w:pPr>
            <w:r w:rsidRPr="00AF036E">
              <w:rPr>
                <w:sz w:val="22"/>
                <w:szCs w:val="20"/>
              </w:rPr>
              <w:t>Identificativo</w:t>
            </w:r>
          </w:p>
        </w:tc>
        <w:tc>
          <w:tcPr>
            <w:tcW w:w="2552" w:type="dxa"/>
            <w:hideMark/>
          </w:tcPr>
          <w:p w14:paraId="66E6B794" w14:textId="77777777" w:rsidR="00AF036E" w:rsidRPr="00AF036E" w:rsidRDefault="00AF036E" w:rsidP="00AF036E">
            <w:pPr>
              <w:spacing w:before="80" w:after="120"/>
              <w:rPr>
                <w:sz w:val="22"/>
                <w:szCs w:val="20"/>
              </w:rPr>
            </w:pPr>
            <w:r w:rsidRPr="00AF036E">
              <w:rPr>
                <w:sz w:val="22"/>
                <w:szCs w:val="20"/>
              </w:rPr>
              <w:t>Cliente, Repartidor</w:t>
            </w:r>
          </w:p>
        </w:tc>
        <w:tc>
          <w:tcPr>
            <w:tcW w:w="2844" w:type="dxa"/>
            <w:hideMark/>
          </w:tcPr>
          <w:p w14:paraId="3C1D884D" w14:textId="77777777" w:rsidR="00AF036E" w:rsidRPr="00AF036E" w:rsidRDefault="00AF036E" w:rsidP="00AF036E">
            <w:pPr>
              <w:spacing w:before="80" w:after="120"/>
              <w:rPr>
                <w:sz w:val="22"/>
                <w:szCs w:val="20"/>
              </w:rPr>
            </w:pPr>
            <w:r w:rsidRPr="00AF036E">
              <w:rPr>
                <w:sz w:val="22"/>
                <w:szCs w:val="20"/>
              </w:rPr>
              <w:t>CU-001: Registrarse</w:t>
            </w:r>
          </w:p>
        </w:tc>
      </w:tr>
      <w:tr w:rsidR="00AF036E" w:rsidRPr="00AF036E" w14:paraId="6D85A4FD" w14:textId="77777777" w:rsidTr="00AF036E">
        <w:tc>
          <w:tcPr>
            <w:tcW w:w="2000" w:type="dxa"/>
            <w:hideMark/>
          </w:tcPr>
          <w:p w14:paraId="07F8F744" w14:textId="77777777" w:rsidR="00AF036E" w:rsidRPr="00AF036E" w:rsidRDefault="00AF036E" w:rsidP="00AF036E">
            <w:pPr>
              <w:spacing w:before="80" w:after="120"/>
              <w:rPr>
                <w:sz w:val="22"/>
                <w:szCs w:val="20"/>
              </w:rPr>
            </w:pPr>
            <w:r w:rsidRPr="00AF036E">
              <w:rPr>
                <w:sz w:val="22"/>
                <w:szCs w:val="20"/>
              </w:rPr>
              <w:t>Correo electrónico</w:t>
            </w:r>
          </w:p>
        </w:tc>
        <w:tc>
          <w:tcPr>
            <w:tcW w:w="1964" w:type="dxa"/>
            <w:hideMark/>
          </w:tcPr>
          <w:p w14:paraId="7532B009" w14:textId="77777777" w:rsidR="00AF036E" w:rsidRPr="00AF036E" w:rsidRDefault="00AF036E" w:rsidP="00AF036E">
            <w:pPr>
              <w:spacing w:before="80" w:after="120"/>
              <w:rPr>
                <w:sz w:val="22"/>
                <w:szCs w:val="20"/>
              </w:rPr>
            </w:pPr>
            <w:r w:rsidRPr="00AF036E">
              <w:rPr>
                <w:sz w:val="22"/>
                <w:szCs w:val="20"/>
              </w:rPr>
              <w:t>Identificativo</w:t>
            </w:r>
          </w:p>
        </w:tc>
        <w:tc>
          <w:tcPr>
            <w:tcW w:w="2552" w:type="dxa"/>
            <w:hideMark/>
          </w:tcPr>
          <w:p w14:paraId="34983C49" w14:textId="77777777" w:rsidR="00AF036E" w:rsidRPr="00AF036E" w:rsidRDefault="00AF036E" w:rsidP="00AF036E">
            <w:pPr>
              <w:spacing w:before="80" w:after="120"/>
              <w:rPr>
                <w:sz w:val="22"/>
                <w:szCs w:val="20"/>
              </w:rPr>
            </w:pPr>
            <w:r w:rsidRPr="00AF036E">
              <w:rPr>
                <w:sz w:val="22"/>
                <w:szCs w:val="20"/>
              </w:rPr>
              <w:t>Cliente, Repartidor</w:t>
            </w:r>
          </w:p>
        </w:tc>
        <w:tc>
          <w:tcPr>
            <w:tcW w:w="2844" w:type="dxa"/>
            <w:hideMark/>
          </w:tcPr>
          <w:p w14:paraId="4F4D8F77" w14:textId="77777777" w:rsidR="00AF036E" w:rsidRPr="00AF036E" w:rsidRDefault="00AF036E" w:rsidP="00AF036E">
            <w:pPr>
              <w:spacing w:before="80" w:after="120"/>
              <w:rPr>
                <w:sz w:val="22"/>
                <w:szCs w:val="20"/>
              </w:rPr>
            </w:pPr>
            <w:r w:rsidRPr="00AF036E">
              <w:rPr>
                <w:sz w:val="22"/>
                <w:szCs w:val="20"/>
              </w:rPr>
              <w:t>CU-001: Registrarse</w:t>
            </w:r>
          </w:p>
        </w:tc>
      </w:tr>
      <w:tr w:rsidR="00AF036E" w:rsidRPr="00AF036E" w14:paraId="2A34B939" w14:textId="77777777" w:rsidTr="00AF036E">
        <w:tc>
          <w:tcPr>
            <w:tcW w:w="2000" w:type="dxa"/>
            <w:hideMark/>
          </w:tcPr>
          <w:p w14:paraId="3B17792B" w14:textId="77777777" w:rsidR="00AF036E" w:rsidRPr="00AF036E" w:rsidRDefault="00AF036E" w:rsidP="00AF036E">
            <w:pPr>
              <w:spacing w:before="80" w:after="120"/>
              <w:rPr>
                <w:sz w:val="22"/>
                <w:szCs w:val="20"/>
              </w:rPr>
            </w:pPr>
            <w:r w:rsidRPr="00AF036E">
              <w:rPr>
                <w:sz w:val="22"/>
                <w:szCs w:val="20"/>
              </w:rPr>
              <w:t>Número telefónico</w:t>
            </w:r>
          </w:p>
        </w:tc>
        <w:tc>
          <w:tcPr>
            <w:tcW w:w="1964" w:type="dxa"/>
            <w:hideMark/>
          </w:tcPr>
          <w:p w14:paraId="0E9038D2" w14:textId="77777777" w:rsidR="00AF036E" w:rsidRPr="00AF036E" w:rsidRDefault="00AF036E" w:rsidP="00AF036E">
            <w:pPr>
              <w:spacing w:before="80" w:after="120"/>
              <w:rPr>
                <w:sz w:val="22"/>
                <w:szCs w:val="20"/>
              </w:rPr>
            </w:pPr>
            <w:r w:rsidRPr="00AF036E">
              <w:rPr>
                <w:sz w:val="22"/>
                <w:szCs w:val="20"/>
              </w:rPr>
              <w:t>Identificativo / Contacto</w:t>
            </w:r>
          </w:p>
        </w:tc>
        <w:tc>
          <w:tcPr>
            <w:tcW w:w="2552" w:type="dxa"/>
            <w:hideMark/>
          </w:tcPr>
          <w:p w14:paraId="4DE08DBB" w14:textId="77777777" w:rsidR="00AF036E" w:rsidRPr="00AF036E" w:rsidRDefault="00AF036E" w:rsidP="00AF036E">
            <w:pPr>
              <w:spacing w:before="80" w:after="120"/>
              <w:rPr>
                <w:sz w:val="22"/>
                <w:szCs w:val="20"/>
              </w:rPr>
            </w:pPr>
            <w:r w:rsidRPr="00AF036E">
              <w:rPr>
                <w:sz w:val="22"/>
                <w:szCs w:val="20"/>
              </w:rPr>
              <w:t>Cliente, Repartidor</w:t>
            </w:r>
          </w:p>
        </w:tc>
        <w:tc>
          <w:tcPr>
            <w:tcW w:w="2844" w:type="dxa"/>
            <w:hideMark/>
          </w:tcPr>
          <w:p w14:paraId="3AAA16AD" w14:textId="0B4F1CD0" w:rsidR="00AF036E" w:rsidRPr="00AF036E" w:rsidRDefault="00AF036E" w:rsidP="00AF036E">
            <w:pPr>
              <w:spacing w:before="80" w:after="120"/>
              <w:rPr>
                <w:sz w:val="22"/>
                <w:szCs w:val="20"/>
              </w:rPr>
            </w:pPr>
            <w:r w:rsidRPr="00AF036E">
              <w:rPr>
                <w:sz w:val="22"/>
                <w:szCs w:val="20"/>
              </w:rPr>
              <w:t>CU-001 / CU-003: Verificación</w:t>
            </w:r>
          </w:p>
        </w:tc>
      </w:tr>
      <w:tr w:rsidR="00AF036E" w:rsidRPr="00AF036E" w14:paraId="4B294F42" w14:textId="77777777" w:rsidTr="00AF036E">
        <w:tc>
          <w:tcPr>
            <w:tcW w:w="2000" w:type="dxa"/>
            <w:hideMark/>
          </w:tcPr>
          <w:p w14:paraId="43B29965" w14:textId="77777777" w:rsidR="00AF036E" w:rsidRPr="00AF036E" w:rsidRDefault="00AF036E" w:rsidP="00AF036E">
            <w:pPr>
              <w:spacing w:before="80" w:after="120"/>
              <w:rPr>
                <w:sz w:val="22"/>
                <w:szCs w:val="20"/>
              </w:rPr>
            </w:pPr>
            <w:r w:rsidRPr="00AF036E">
              <w:rPr>
                <w:sz w:val="22"/>
                <w:szCs w:val="20"/>
              </w:rPr>
              <w:t>Domicilio de entrega</w:t>
            </w:r>
          </w:p>
        </w:tc>
        <w:tc>
          <w:tcPr>
            <w:tcW w:w="1964" w:type="dxa"/>
            <w:hideMark/>
          </w:tcPr>
          <w:p w14:paraId="35B3A1CA" w14:textId="77777777" w:rsidR="00AF036E" w:rsidRPr="00AF036E" w:rsidRDefault="00AF036E" w:rsidP="00AF036E">
            <w:pPr>
              <w:spacing w:before="80" w:after="120"/>
              <w:rPr>
                <w:sz w:val="22"/>
                <w:szCs w:val="20"/>
              </w:rPr>
            </w:pPr>
            <w:r w:rsidRPr="00AF036E">
              <w:rPr>
                <w:sz w:val="22"/>
                <w:szCs w:val="20"/>
              </w:rPr>
              <w:t>Identificativo / Patrimonial</w:t>
            </w:r>
          </w:p>
        </w:tc>
        <w:tc>
          <w:tcPr>
            <w:tcW w:w="2552" w:type="dxa"/>
            <w:hideMark/>
          </w:tcPr>
          <w:p w14:paraId="4752A404" w14:textId="77777777" w:rsidR="00AF036E" w:rsidRPr="00AF036E" w:rsidRDefault="00AF036E" w:rsidP="00AF036E">
            <w:pPr>
              <w:spacing w:before="80" w:after="120"/>
              <w:rPr>
                <w:sz w:val="22"/>
                <w:szCs w:val="20"/>
              </w:rPr>
            </w:pPr>
            <w:r w:rsidRPr="00AF036E">
              <w:rPr>
                <w:sz w:val="22"/>
                <w:szCs w:val="20"/>
              </w:rPr>
              <w:t>Cliente</w:t>
            </w:r>
          </w:p>
        </w:tc>
        <w:tc>
          <w:tcPr>
            <w:tcW w:w="2844" w:type="dxa"/>
            <w:hideMark/>
          </w:tcPr>
          <w:p w14:paraId="486AFAEE" w14:textId="77777777" w:rsidR="00AF036E" w:rsidRPr="00AF036E" w:rsidRDefault="00AF036E" w:rsidP="00AF036E">
            <w:pPr>
              <w:spacing w:before="80" w:after="120"/>
              <w:rPr>
                <w:sz w:val="22"/>
                <w:szCs w:val="20"/>
              </w:rPr>
            </w:pPr>
            <w:r w:rsidRPr="00AF036E">
              <w:rPr>
                <w:sz w:val="22"/>
                <w:szCs w:val="20"/>
              </w:rPr>
              <w:t>CU-004: Realizar pedido</w:t>
            </w:r>
          </w:p>
        </w:tc>
      </w:tr>
      <w:tr w:rsidR="00AF036E" w:rsidRPr="00AF036E" w14:paraId="6DCAD515" w14:textId="77777777" w:rsidTr="00AF036E">
        <w:tc>
          <w:tcPr>
            <w:tcW w:w="2000" w:type="dxa"/>
            <w:hideMark/>
          </w:tcPr>
          <w:p w14:paraId="0AD265CE" w14:textId="1DD3B8B3" w:rsidR="00AF036E" w:rsidRPr="00AF036E" w:rsidRDefault="00AF036E" w:rsidP="00AF036E">
            <w:pPr>
              <w:spacing w:before="80" w:after="120"/>
              <w:rPr>
                <w:sz w:val="22"/>
                <w:szCs w:val="20"/>
              </w:rPr>
            </w:pPr>
            <w:r w:rsidRPr="00AF036E">
              <w:rPr>
                <w:sz w:val="22"/>
                <w:szCs w:val="20"/>
              </w:rPr>
              <w:t>Ubicación GPS</w:t>
            </w:r>
          </w:p>
        </w:tc>
        <w:tc>
          <w:tcPr>
            <w:tcW w:w="1964" w:type="dxa"/>
            <w:hideMark/>
          </w:tcPr>
          <w:p w14:paraId="4498469C" w14:textId="08B3C307" w:rsidR="00AF036E" w:rsidRPr="00AF036E" w:rsidRDefault="00AF036E" w:rsidP="00AF036E">
            <w:pPr>
              <w:spacing w:before="80" w:after="120"/>
              <w:rPr>
                <w:sz w:val="22"/>
                <w:szCs w:val="20"/>
              </w:rPr>
            </w:pPr>
            <w:r w:rsidRPr="00AF036E">
              <w:rPr>
                <w:sz w:val="22"/>
                <w:szCs w:val="20"/>
              </w:rPr>
              <w:t>Sensible contextual (geolocalización)</w:t>
            </w:r>
          </w:p>
        </w:tc>
        <w:tc>
          <w:tcPr>
            <w:tcW w:w="2552" w:type="dxa"/>
            <w:hideMark/>
          </w:tcPr>
          <w:p w14:paraId="20D9A00C" w14:textId="77777777" w:rsidR="00AF036E" w:rsidRPr="00AF036E" w:rsidRDefault="00AF036E" w:rsidP="00AF036E">
            <w:pPr>
              <w:spacing w:before="80" w:after="120"/>
              <w:rPr>
                <w:sz w:val="22"/>
                <w:szCs w:val="20"/>
              </w:rPr>
            </w:pPr>
            <w:r w:rsidRPr="00AF036E">
              <w:rPr>
                <w:sz w:val="22"/>
                <w:szCs w:val="20"/>
              </w:rPr>
              <w:t>Repartidor (transmitida al Cliente)</w:t>
            </w:r>
          </w:p>
        </w:tc>
        <w:tc>
          <w:tcPr>
            <w:tcW w:w="2844" w:type="dxa"/>
            <w:hideMark/>
          </w:tcPr>
          <w:p w14:paraId="57DDA9E0" w14:textId="2A548D0C" w:rsidR="00AF036E" w:rsidRPr="00AF036E" w:rsidRDefault="00AF036E" w:rsidP="00AF036E">
            <w:pPr>
              <w:spacing w:before="80" w:after="120"/>
              <w:rPr>
                <w:sz w:val="22"/>
                <w:szCs w:val="20"/>
              </w:rPr>
            </w:pPr>
            <w:r w:rsidRPr="00AF036E">
              <w:rPr>
                <w:sz w:val="22"/>
                <w:szCs w:val="20"/>
              </w:rPr>
              <w:t>CU-006: Rastrear pedido</w:t>
            </w:r>
          </w:p>
        </w:tc>
      </w:tr>
      <w:tr w:rsidR="00AF036E" w:rsidRPr="00AF036E" w14:paraId="54AC691E" w14:textId="77777777" w:rsidTr="00AF036E">
        <w:tc>
          <w:tcPr>
            <w:tcW w:w="2000" w:type="dxa"/>
            <w:hideMark/>
          </w:tcPr>
          <w:p w14:paraId="195D7740" w14:textId="77777777" w:rsidR="00AF036E" w:rsidRPr="00AF036E" w:rsidRDefault="00AF036E" w:rsidP="00AF036E">
            <w:pPr>
              <w:spacing w:before="80" w:after="120"/>
              <w:rPr>
                <w:sz w:val="22"/>
                <w:szCs w:val="20"/>
              </w:rPr>
            </w:pPr>
            <w:r w:rsidRPr="00AF036E">
              <w:rPr>
                <w:sz w:val="22"/>
                <w:szCs w:val="20"/>
              </w:rPr>
              <w:t>Precio de productos / historial de pagos</w:t>
            </w:r>
          </w:p>
        </w:tc>
        <w:tc>
          <w:tcPr>
            <w:tcW w:w="1964" w:type="dxa"/>
            <w:hideMark/>
          </w:tcPr>
          <w:p w14:paraId="31B48607" w14:textId="77777777" w:rsidR="00AF036E" w:rsidRPr="00AF036E" w:rsidRDefault="00AF036E" w:rsidP="00AF036E">
            <w:pPr>
              <w:spacing w:before="80" w:after="120"/>
              <w:rPr>
                <w:sz w:val="22"/>
                <w:szCs w:val="20"/>
              </w:rPr>
            </w:pPr>
            <w:r w:rsidRPr="00AF036E">
              <w:rPr>
                <w:sz w:val="22"/>
                <w:szCs w:val="20"/>
              </w:rPr>
              <w:t>Patrimonial</w:t>
            </w:r>
          </w:p>
        </w:tc>
        <w:tc>
          <w:tcPr>
            <w:tcW w:w="2552" w:type="dxa"/>
            <w:hideMark/>
          </w:tcPr>
          <w:p w14:paraId="758681B9" w14:textId="77777777" w:rsidR="00AF036E" w:rsidRPr="00AF036E" w:rsidRDefault="00AF036E" w:rsidP="00AF036E">
            <w:pPr>
              <w:spacing w:before="80" w:after="120"/>
              <w:rPr>
                <w:sz w:val="22"/>
                <w:szCs w:val="20"/>
              </w:rPr>
            </w:pPr>
            <w:r w:rsidRPr="00AF036E">
              <w:rPr>
                <w:sz w:val="22"/>
                <w:szCs w:val="20"/>
              </w:rPr>
              <w:t>Cliente, Purificadora</w:t>
            </w:r>
          </w:p>
        </w:tc>
        <w:tc>
          <w:tcPr>
            <w:tcW w:w="2844" w:type="dxa"/>
            <w:hideMark/>
          </w:tcPr>
          <w:p w14:paraId="442B857A" w14:textId="77777777" w:rsidR="00AF036E" w:rsidRPr="00AF036E" w:rsidRDefault="00AF036E" w:rsidP="00AF036E">
            <w:pPr>
              <w:spacing w:before="80" w:after="120"/>
              <w:rPr>
                <w:sz w:val="22"/>
                <w:szCs w:val="20"/>
              </w:rPr>
            </w:pPr>
            <w:r w:rsidRPr="00AF036E">
              <w:rPr>
                <w:sz w:val="22"/>
                <w:szCs w:val="20"/>
              </w:rPr>
              <w:t>CU-004 / RN-025: Precio fijado al confirmar</w:t>
            </w:r>
          </w:p>
        </w:tc>
      </w:tr>
      <w:tr w:rsidR="00AF036E" w:rsidRPr="00AF036E" w14:paraId="1D321264" w14:textId="77777777" w:rsidTr="00AF036E">
        <w:tc>
          <w:tcPr>
            <w:tcW w:w="2000" w:type="dxa"/>
            <w:hideMark/>
          </w:tcPr>
          <w:p w14:paraId="75498EE5" w14:textId="77777777" w:rsidR="00AF036E" w:rsidRPr="00AF036E" w:rsidRDefault="00AF036E" w:rsidP="00AF036E">
            <w:pPr>
              <w:spacing w:before="80" w:after="120"/>
              <w:rPr>
                <w:sz w:val="22"/>
                <w:szCs w:val="20"/>
              </w:rPr>
            </w:pPr>
            <w:r w:rsidRPr="00AF036E">
              <w:rPr>
                <w:sz w:val="22"/>
                <w:szCs w:val="20"/>
              </w:rPr>
              <w:t>Contraseña (hash)</w:t>
            </w:r>
          </w:p>
        </w:tc>
        <w:tc>
          <w:tcPr>
            <w:tcW w:w="1964" w:type="dxa"/>
            <w:hideMark/>
          </w:tcPr>
          <w:p w14:paraId="21FBCFB8" w14:textId="77777777" w:rsidR="00AF036E" w:rsidRPr="00AF036E" w:rsidRDefault="00AF036E" w:rsidP="00AF036E">
            <w:pPr>
              <w:spacing w:before="80" w:after="120"/>
              <w:rPr>
                <w:sz w:val="22"/>
                <w:szCs w:val="20"/>
              </w:rPr>
            </w:pPr>
            <w:r w:rsidRPr="00AF036E">
              <w:rPr>
                <w:sz w:val="22"/>
                <w:szCs w:val="20"/>
              </w:rPr>
              <w:t>Identificativo / Seguridad</w:t>
            </w:r>
          </w:p>
        </w:tc>
        <w:tc>
          <w:tcPr>
            <w:tcW w:w="2552" w:type="dxa"/>
            <w:hideMark/>
          </w:tcPr>
          <w:p w14:paraId="545C884E" w14:textId="77777777" w:rsidR="00AF036E" w:rsidRPr="00AF036E" w:rsidRDefault="00AF036E" w:rsidP="00AF036E">
            <w:pPr>
              <w:spacing w:before="80" w:after="120"/>
              <w:rPr>
                <w:sz w:val="22"/>
                <w:szCs w:val="20"/>
              </w:rPr>
            </w:pPr>
            <w:r w:rsidRPr="00AF036E">
              <w:rPr>
                <w:sz w:val="22"/>
                <w:szCs w:val="20"/>
              </w:rPr>
              <w:t>Cliente, Repartidor</w:t>
            </w:r>
          </w:p>
        </w:tc>
        <w:tc>
          <w:tcPr>
            <w:tcW w:w="2844" w:type="dxa"/>
            <w:hideMark/>
          </w:tcPr>
          <w:p w14:paraId="7CE5F698" w14:textId="77777777" w:rsidR="00AF036E" w:rsidRPr="00AF036E" w:rsidRDefault="00AF036E" w:rsidP="00AF036E">
            <w:pPr>
              <w:spacing w:before="80" w:after="120"/>
              <w:rPr>
                <w:sz w:val="22"/>
                <w:szCs w:val="20"/>
              </w:rPr>
            </w:pPr>
            <w:r w:rsidRPr="00AF036E">
              <w:rPr>
                <w:sz w:val="22"/>
                <w:szCs w:val="20"/>
              </w:rPr>
              <w:t xml:space="preserve">RN-017: Cifrado </w:t>
            </w:r>
            <w:proofErr w:type="spellStart"/>
            <w:r w:rsidRPr="00AF036E">
              <w:rPr>
                <w:sz w:val="22"/>
                <w:szCs w:val="20"/>
              </w:rPr>
              <w:t>bcrypt</w:t>
            </w:r>
            <w:proofErr w:type="spellEnd"/>
            <w:r w:rsidRPr="00AF036E">
              <w:rPr>
                <w:sz w:val="22"/>
                <w:szCs w:val="20"/>
              </w:rPr>
              <w:t xml:space="preserve"> obligatorio</w:t>
            </w:r>
          </w:p>
        </w:tc>
      </w:tr>
      <w:tr w:rsidR="00AF036E" w:rsidRPr="00AF036E" w14:paraId="44D65F1F" w14:textId="77777777" w:rsidTr="00AF036E">
        <w:tc>
          <w:tcPr>
            <w:tcW w:w="2000" w:type="dxa"/>
            <w:hideMark/>
          </w:tcPr>
          <w:p w14:paraId="24F852D5" w14:textId="77777777" w:rsidR="00AF036E" w:rsidRPr="00AF036E" w:rsidRDefault="00AF036E" w:rsidP="00AF036E">
            <w:pPr>
              <w:spacing w:before="80" w:after="120"/>
              <w:rPr>
                <w:sz w:val="22"/>
                <w:szCs w:val="20"/>
              </w:rPr>
            </w:pPr>
            <w:r w:rsidRPr="00AF036E">
              <w:rPr>
                <w:sz w:val="22"/>
                <w:szCs w:val="20"/>
              </w:rPr>
              <w:t>Historial de pedidos y entregas</w:t>
            </w:r>
          </w:p>
        </w:tc>
        <w:tc>
          <w:tcPr>
            <w:tcW w:w="1964" w:type="dxa"/>
            <w:hideMark/>
          </w:tcPr>
          <w:p w14:paraId="658E7A50" w14:textId="77777777" w:rsidR="00AF036E" w:rsidRPr="00AF036E" w:rsidRDefault="00AF036E" w:rsidP="00AF036E">
            <w:pPr>
              <w:spacing w:before="80" w:after="120"/>
              <w:rPr>
                <w:sz w:val="22"/>
                <w:szCs w:val="20"/>
              </w:rPr>
            </w:pPr>
            <w:r w:rsidRPr="00AF036E">
              <w:rPr>
                <w:sz w:val="22"/>
                <w:szCs w:val="20"/>
              </w:rPr>
              <w:t>Patrimonial / Conductual</w:t>
            </w:r>
          </w:p>
        </w:tc>
        <w:tc>
          <w:tcPr>
            <w:tcW w:w="2552" w:type="dxa"/>
            <w:hideMark/>
          </w:tcPr>
          <w:p w14:paraId="25F72D19" w14:textId="77777777" w:rsidR="00AF036E" w:rsidRPr="00AF036E" w:rsidRDefault="00AF036E" w:rsidP="00AF036E">
            <w:pPr>
              <w:spacing w:before="80" w:after="120"/>
              <w:rPr>
                <w:sz w:val="22"/>
                <w:szCs w:val="20"/>
              </w:rPr>
            </w:pPr>
            <w:r w:rsidRPr="00AF036E">
              <w:rPr>
                <w:sz w:val="22"/>
                <w:szCs w:val="20"/>
              </w:rPr>
              <w:t>Cliente, Repartidor</w:t>
            </w:r>
          </w:p>
        </w:tc>
        <w:tc>
          <w:tcPr>
            <w:tcW w:w="2844" w:type="dxa"/>
            <w:hideMark/>
          </w:tcPr>
          <w:p w14:paraId="1689F05A" w14:textId="2BB4D487" w:rsidR="00AF036E" w:rsidRPr="00AF036E" w:rsidRDefault="00AF036E" w:rsidP="00AF036E">
            <w:pPr>
              <w:spacing w:before="80" w:after="120"/>
              <w:rPr>
                <w:sz w:val="22"/>
                <w:szCs w:val="20"/>
              </w:rPr>
            </w:pPr>
            <w:r w:rsidRPr="00AF036E">
              <w:rPr>
                <w:sz w:val="22"/>
                <w:szCs w:val="20"/>
              </w:rPr>
              <w:t>CU-007 / CU-013</w:t>
            </w:r>
          </w:p>
        </w:tc>
      </w:tr>
    </w:tbl>
    <w:p w14:paraId="6941EDCD" w14:textId="2FF0CF29" w:rsidR="00295DE5" w:rsidRDefault="00496A77" w:rsidP="00AF5481">
      <w:pPr>
        <w:spacing w:before="80" w:after="120"/>
        <w:rPr>
          <w:szCs w:val="22"/>
        </w:rPr>
      </w:pPr>
      <w:r>
        <w:rPr>
          <w:szCs w:val="22"/>
        </w:rPr>
        <w:t xml:space="preserve">Cabe destacar que </w:t>
      </w:r>
      <w:r w:rsidRPr="00496A77">
        <w:rPr>
          <w:szCs w:val="22"/>
        </w:rPr>
        <w:t xml:space="preserve">el sistema almacena un historial inmutable de todos los cambios de estado de cada pedido con marca de tiempo, lo que constituye un registro </w:t>
      </w:r>
      <w:r w:rsidR="00717851">
        <w:rPr>
          <w:szCs w:val="22"/>
        </w:rPr>
        <w:t xml:space="preserve">inmutable </w:t>
      </w:r>
      <w:r w:rsidRPr="00496A77">
        <w:rPr>
          <w:szCs w:val="22"/>
        </w:rPr>
        <w:t>tanto del cliente como del repartidor.</w:t>
      </w:r>
    </w:p>
    <w:p w14:paraId="289DC009" w14:textId="74D40BB4" w:rsidR="00F50E50" w:rsidRDefault="00B87AC0" w:rsidP="00B87AC0">
      <w:pPr>
        <w:pStyle w:val="Ttulo3"/>
      </w:pPr>
      <w:bookmarkStart w:id="186" w:name="_Toc229993977"/>
      <w:r>
        <w:t xml:space="preserve">4.12.2 </w:t>
      </w:r>
      <w:r w:rsidR="00F50E50">
        <w:t>Aviso de privacidad</w:t>
      </w:r>
      <w:bookmarkEnd w:id="186"/>
    </w:p>
    <w:p w14:paraId="7F85CD1D" w14:textId="650BC5C6" w:rsidR="00F50E50" w:rsidRDefault="00F50E50" w:rsidP="00F50E50">
      <w:r>
        <w:t>Como parte del diseño del sistema, se elaboró un boceto de Aviso de Privacidad que cubre los requisitos mínimos establecidos en el Art. 16 de la LFPDPPP. El documento incluye los siguientes elementos:</w:t>
      </w:r>
    </w:p>
    <w:p w14:paraId="4B1ABF74" w14:textId="725B11D1" w:rsidR="00F50E50" w:rsidRDefault="00F50E50" w:rsidP="005D18BC">
      <w:pPr>
        <w:pStyle w:val="Prrafodelista"/>
        <w:numPr>
          <w:ilvl w:val="0"/>
          <w:numId w:val="118"/>
        </w:numPr>
      </w:pPr>
      <w:r>
        <w:lastRenderedPageBreak/>
        <w:t>Identidad del responsable: equipo desarrollador del proyecto.</w:t>
      </w:r>
    </w:p>
    <w:p w14:paraId="2CA4B5D2" w14:textId="3A35E349" w:rsidR="00F50E50" w:rsidRDefault="00F50E50" w:rsidP="005D18BC">
      <w:pPr>
        <w:pStyle w:val="Prrafodelista"/>
        <w:numPr>
          <w:ilvl w:val="0"/>
          <w:numId w:val="118"/>
        </w:numPr>
      </w:pPr>
      <w:r>
        <w:t>Finalidades del tratamiento: gestión de cuenta, procesamiento de pedidos, rastreo, notificaciones y prevención de fraude.</w:t>
      </w:r>
    </w:p>
    <w:p w14:paraId="3BBB9F2B" w14:textId="4CAA2044" w:rsidR="00F50E50" w:rsidRDefault="00F50E50" w:rsidP="005D18BC">
      <w:pPr>
        <w:pStyle w:val="Prrafodelista"/>
        <w:numPr>
          <w:ilvl w:val="0"/>
          <w:numId w:val="118"/>
        </w:numPr>
      </w:pPr>
      <w:r>
        <w:t>Revocación del consentimiento</w:t>
      </w:r>
      <w:r w:rsidR="009F05B4">
        <w:t xml:space="preserve">: </w:t>
      </w:r>
      <w:r>
        <w:t>vinculada a la desactivación de la cuenta.</w:t>
      </w:r>
    </w:p>
    <w:p w14:paraId="27D5FF2D" w14:textId="5D63424C" w:rsidR="00F50E50" w:rsidRDefault="00F50E50" w:rsidP="005D18BC">
      <w:pPr>
        <w:pStyle w:val="Prrafodelista"/>
        <w:numPr>
          <w:ilvl w:val="0"/>
          <w:numId w:val="118"/>
        </w:numPr>
      </w:pPr>
      <w:r>
        <w:t>Medidas de seguridad</w:t>
      </w:r>
      <w:r w:rsidR="009F05B4">
        <w:t xml:space="preserve">: </w:t>
      </w:r>
      <w:r>
        <w:t xml:space="preserve">cifrado </w:t>
      </w:r>
      <w:proofErr w:type="spellStart"/>
      <w:r>
        <w:t>bcrypt</w:t>
      </w:r>
      <w:proofErr w:type="spellEnd"/>
      <w:r>
        <w:t>, HTTPS, control por roles y sesión única.</w:t>
      </w:r>
    </w:p>
    <w:p w14:paraId="57AB30EC" w14:textId="7824A723" w:rsidR="00F50E50" w:rsidRDefault="00F50E50" w:rsidP="005D18BC">
      <w:pPr>
        <w:pStyle w:val="Prrafodelista"/>
        <w:numPr>
          <w:ilvl w:val="0"/>
          <w:numId w:val="118"/>
        </w:numPr>
      </w:pPr>
      <w:r>
        <w:t>Consentimiento diferenciado para geolocalización</w:t>
      </w:r>
      <w:r w:rsidR="009F05B4">
        <w:t xml:space="preserve">: </w:t>
      </w:r>
      <w:r>
        <w:t xml:space="preserve">solicitado de forma separada al permiso general de registro, </w:t>
      </w:r>
      <w:r w:rsidR="009F05B4">
        <w:t>debido</w:t>
      </w:r>
      <w:r>
        <w:t xml:space="preserve"> </w:t>
      </w:r>
      <w:r w:rsidR="009F05B4">
        <w:t>a</w:t>
      </w:r>
      <w:r>
        <w:t>l carácter sensible del dato (Art. 9).</w:t>
      </w:r>
    </w:p>
    <w:p w14:paraId="478EEEDC" w14:textId="03B620A0" w:rsidR="00F50E50" w:rsidRPr="00F50E50" w:rsidRDefault="00F50E50" w:rsidP="00F50E50">
      <w:r>
        <w:t>Este aviso está integra</w:t>
      </w:r>
      <w:r w:rsidR="009F05B4">
        <w:t>do</w:t>
      </w:r>
      <w:r>
        <w:t xml:space="preserve"> como pantalla dentro de la aplicación y </w:t>
      </w:r>
      <w:r w:rsidR="00E0178A">
        <w:t xml:space="preserve">debe </w:t>
      </w:r>
      <w:r>
        <w:t>ser aceptado explícitamente durante el registro. La revisión por un asesor legal especializado en protección de datos queda fuera del alcance del presente prototipo</w:t>
      </w:r>
      <w:r w:rsidR="00A8579E">
        <w:t xml:space="preserve">. </w:t>
      </w:r>
    </w:p>
    <w:p w14:paraId="138294E4" w14:textId="2B1537E9" w:rsidR="00EA0A49" w:rsidRDefault="00102D9F" w:rsidP="001D367A">
      <w:r>
        <w:br w:type="page"/>
      </w:r>
    </w:p>
    <w:p w14:paraId="7FEE9F74" w14:textId="22D0BC6A" w:rsidR="005B1079" w:rsidRPr="005B1079" w:rsidRDefault="00263A42" w:rsidP="005B1079">
      <w:pPr>
        <w:pStyle w:val="Ttulo1"/>
      </w:pPr>
      <w:bookmarkStart w:id="187" w:name="_Toc229993978"/>
      <w:r>
        <w:lastRenderedPageBreak/>
        <w:t>Cap</w:t>
      </w:r>
      <w:r w:rsidR="00E8173C">
        <w:t>í</w:t>
      </w:r>
      <w:r>
        <w:t>tulo V</w:t>
      </w:r>
      <w:r w:rsidR="005B1079">
        <w:t xml:space="preserve">. </w:t>
      </w:r>
      <w:r w:rsidR="00821635">
        <w:t>Conclusión TT1</w:t>
      </w:r>
      <w:bookmarkEnd w:id="187"/>
    </w:p>
    <w:p w14:paraId="2508DA6A" w14:textId="723C76BA" w:rsidR="00A10163" w:rsidRDefault="005B1079" w:rsidP="00A10163">
      <w:r w:rsidRPr="005B1079">
        <w:t>A lo largo del presente Trabajo Terminal se identificó una problemática central en la Alcaldía Benito Juárez</w:t>
      </w:r>
      <w:r>
        <w:t>,</w:t>
      </w:r>
      <w:r w:rsidRPr="005B1079">
        <w:t xml:space="preserve"> la </w:t>
      </w:r>
      <w:r w:rsidR="006D1B65">
        <w:t>deficiente</w:t>
      </w:r>
      <w:r w:rsidRPr="005B1079">
        <w:t xml:space="preserve"> distribución de agua potable embotellada en garrafones. Est</w:t>
      </w:r>
      <w:r w:rsidR="0041716C">
        <w:t>o sumado</w:t>
      </w:r>
      <w:r w:rsidRPr="005B1079">
        <w:t xml:space="preserve"> con la contaminación del pozo Alfonso XIII en 2024 y los incidentes posteriores con la red de suministro, dejó a</w:t>
      </w:r>
      <w:r w:rsidR="00F735AF">
        <w:t xml:space="preserve"> la vi</w:t>
      </w:r>
      <w:r w:rsidR="00A8382E">
        <w:t>s</w:t>
      </w:r>
      <w:r w:rsidR="00F735AF">
        <w:t>ta del p</w:t>
      </w:r>
      <w:r w:rsidR="00A8382E">
        <w:t>ú</w:t>
      </w:r>
      <w:r w:rsidR="00F735AF">
        <w:t xml:space="preserve">blico </w:t>
      </w:r>
      <w:r w:rsidRPr="005B1079">
        <w:t xml:space="preserve">la falta de canales confiables entre clientes y repartidores, la incertidumbre sobre los tiempos de entrega y la ausencia de herramientas digitales que permitan a las pequeñas purificadoras gestionar su catálogo, su inventario por lotes y su </w:t>
      </w:r>
      <w:r w:rsidR="00702D2C">
        <w:t xml:space="preserve">negocio </w:t>
      </w:r>
      <w:r w:rsidRPr="005B1079">
        <w:t>de manera centralizada.</w:t>
      </w:r>
    </w:p>
    <w:p w14:paraId="375C05AD" w14:textId="77777777" w:rsidR="006F3464" w:rsidRDefault="006F3464" w:rsidP="006F3464">
      <w:r>
        <w:t xml:space="preserve">Para comprender mejor esta problemática, se diseñó y aplicó una encuesta a 206 habitantes de la colonia Tlacoquemécatl del Valle, cuyos resultados confirmaron la magnitud del problema: más del 70% de los encuestados considera deficiente la distribución actual, una mayoría espera tres horas o más por la entrega, y casi tres cuartas partes ha llegado a quedarse sin agua porque no escucharon al repartidor. Estos datos no solo validaron la necesidad de una solución, sino que también revelaron un alto interés por el uso de aplicaciones móviles para resolver este tipo de servicios, ya que más del 80% de los encuestados ya utiliza </w:t>
      </w:r>
      <w:proofErr w:type="gramStart"/>
      <w:r>
        <w:t>apps</w:t>
      </w:r>
      <w:proofErr w:type="gramEnd"/>
      <w:r>
        <w:t xml:space="preserve"> similares como </w:t>
      </w:r>
      <w:proofErr w:type="spellStart"/>
      <w:r>
        <w:t>Rappi</w:t>
      </w:r>
      <w:proofErr w:type="spellEnd"/>
      <w:r>
        <w:t xml:space="preserve"> o Uber </w:t>
      </w:r>
      <w:proofErr w:type="spellStart"/>
      <w:r>
        <w:t>Eats</w:t>
      </w:r>
      <w:proofErr w:type="spellEnd"/>
      <w:r>
        <w:t>, lo cual reduce la barrera tecnológica para introducir una nueva plataforma.</w:t>
      </w:r>
    </w:p>
    <w:p w14:paraId="1785FD9C" w14:textId="08504411" w:rsidR="006F3464" w:rsidRPr="00A10163" w:rsidRDefault="006F3464" w:rsidP="006F3464">
      <w:r>
        <w:t xml:space="preserve">Con base en este diagnóstico, se construyó un marco teórico que permitió entender los componentes clave para el diseño de una solución integral: el desarrollo de aplicaciones móviles nativas con </w:t>
      </w:r>
      <w:proofErr w:type="spellStart"/>
      <w:r>
        <w:t>Kotlin</w:t>
      </w:r>
      <w:proofErr w:type="spellEnd"/>
      <w:r>
        <w:t xml:space="preserve">, los sistemas de geolocalización con GPS, las arquitecturas orientadas a servicios con Spring Boot, la persistencia en bases de datos relacionales con MariaDB, y la teoría de grafos junto con el algoritmo A* y la heurística </w:t>
      </w:r>
      <w:proofErr w:type="spellStart"/>
      <w:r>
        <w:t>Haversine</w:t>
      </w:r>
      <w:proofErr w:type="spellEnd"/>
      <w:r>
        <w:t xml:space="preserve"> para el cálculo de rutas. Este fundamento sirvió como guía para definir las tecnologías y patrones de arquitectura que dan soporte al sistema propuesto.</w:t>
      </w:r>
    </w:p>
    <w:p w14:paraId="52B9F7E5" w14:textId="5D22B815" w:rsidR="00102D9F" w:rsidRDefault="0086091F" w:rsidP="00FE09D8">
      <w:pPr>
        <w:spacing w:line="259" w:lineRule="auto"/>
      </w:pPr>
      <w:r>
        <w:t xml:space="preserve">El análisis que se </w:t>
      </w:r>
      <w:r w:rsidR="00D76257">
        <w:t>tomó</w:t>
      </w:r>
      <w:r>
        <w:t xml:space="preserve"> de</w:t>
      </w:r>
      <w:r w:rsidR="00454980">
        <w:t xml:space="preserve">l estado del </w:t>
      </w:r>
      <w:r w:rsidR="005A0E9A">
        <w:t>arte</w:t>
      </w:r>
      <w:r w:rsidR="00454980">
        <w:t xml:space="preserve"> nos permitió encontrar los apartados que se tenían que mejorar o fortalecer en una </w:t>
      </w:r>
      <w:proofErr w:type="gramStart"/>
      <w:r w:rsidR="00F54039">
        <w:t>app</w:t>
      </w:r>
      <w:proofErr w:type="gramEnd"/>
      <w:r w:rsidR="00F54039">
        <w:t xml:space="preserve"> de reparto, </w:t>
      </w:r>
      <w:r w:rsidR="00FC301B">
        <w:t xml:space="preserve">gracias a esto </w:t>
      </w:r>
      <w:r w:rsidR="0015578B">
        <w:t xml:space="preserve">logramos tener una propuesta, </w:t>
      </w:r>
      <w:r w:rsidR="005A0E9A">
        <w:t>que beneficia a ambas partes tanto como clientes y repartidores</w:t>
      </w:r>
      <w:r w:rsidR="002E021E">
        <w:t>.</w:t>
      </w:r>
    </w:p>
    <w:p w14:paraId="6ED30856" w14:textId="4B8B1D8F" w:rsidR="009D09F7" w:rsidRDefault="009D09F7" w:rsidP="00FE09D8">
      <w:pPr>
        <w:spacing w:line="259" w:lineRule="auto"/>
      </w:pPr>
      <w:r w:rsidRPr="009D09F7">
        <w:t xml:space="preserve">En conjunto, este trabajo representa un esfuerzo integral de diseño, </w:t>
      </w:r>
      <w:r w:rsidR="00AC3541" w:rsidRPr="009D09F7">
        <w:t>análisis</w:t>
      </w:r>
      <w:r w:rsidR="00E8173C">
        <w:t>, planificación y arquitectura</w:t>
      </w:r>
      <w:r w:rsidR="00AC3541" w:rsidRPr="009D09F7">
        <w:t>.</w:t>
      </w:r>
      <w:r w:rsidRPr="009D09F7">
        <w:t xml:space="preserve"> Si bien el objetivo principal es el desarrollo de una </w:t>
      </w:r>
      <w:r w:rsidR="0066716A">
        <w:t>aplicación m</w:t>
      </w:r>
      <w:r w:rsidR="00A8382E">
        <w:t>óv</w:t>
      </w:r>
      <w:r w:rsidR="0066716A">
        <w:t>il</w:t>
      </w:r>
      <w:r w:rsidRPr="009D09F7">
        <w:t>,</w:t>
      </w:r>
      <w:r w:rsidR="0066716A">
        <w:t xml:space="preserve"> </w:t>
      </w:r>
      <w:r w:rsidRPr="009D09F7">
        <w:t xml:space="preserve">la etapa de análisis </w:t>
      </w:r>
      <w:r w:rsidR="0066716A">
        <w:t>nos ha</w:t>
      </w:r>
      <w:r w:rsidRPr="009D09F7">
        <w:t xml:space="preserve"> permitido </w:t>
      </w:r>
      <w:r w:rsidR="00097E31">
        <w:t>dar una</w:t>
      </w:r>
      <w:r w:rsidRPr="009D09F7">
        <w:t xml:space="preserve"> solución </w:t>
      </w:r>
      <w:r w:rsidR="00097E31">
        <w:t xml:space="preserve">a </w:t>
      </w:r>
      <w:r w:rsidRPr="009D09F7">
        <w:t>los intereses de l</w:t>
      </w:r>
      <w:r w:rsidR="00097E31">
        <w:t xml:space="preserve">os </w:t>
      </w:r>
      <w:r w:rsidR="00AC3541">
        <w:t>repartidores,</w:t>
      </w:r>
      <w:r w:rsidR="00097E31">
        <w:t xml:space="preserve"> así como de posibles clientes</w:t>
      </w:r>
      <w:r w:rsidRPr="009D09F7">
        <w:t xml:space="preserve">. </w:t>
      </w:r>
      <w:r w:rsidR="00AC3541">
        <w:t xml:space="preserve">Ya que esto es lo que nos permite tener </w:t>
      </w:r>
      <w:r w:rsidR="00684083">
        <w:t xml:space="preserve">una base </w:t>
      </w:r>
      <w:r w:rsidR="00D76257">
        <w:t>sólida</w:t>
      </w:r>
      <w:r w:rsidR="00684083">
        <w:t xml:space="preserve"> para que la implementación sea más sencilla y con todos los análisis previos saber </w:t>
      </w:r>
      <w:r w:rsidR="006F101F">
        <w:t>qué</w:t>
      </w:r>
      <w:r w:rsidR="00684083">
        <w:t xml:space="preserve"> puntos podemos cambiar</w:t>
      </w:r>
      <w:r w:rsidR="006F101F">
        <w:t>, mejorar o hasta dejar de contemplarlo.</w:t>
      </w:r>
    </w:p>
    <w:p w14:paraId="3B1BEB4E" w14:textId="77777777" w:rsidR="00D76257" w:rsidRDefault="00D76257">
      <w:pPr>
        <w:spacing w:line="259" w:lineRule="auto"/>
        <w:jc w:val="left"/>
      </w:pPr>
      <w:r>
        <w:br w:type="page"/>
      </w:r>
    </w:p>
    <w:p w14:paraId="5B589774" w14:textId="1A8B66C2" w:rsidR="009D09F7" w:rsidRDefault="00D76257" w:rsidP="00D76257">
      <w:pPr>
        <w:pStyle w:val="Ttulo1"/>
      </w:pPr>
      <w:bookmarkStart w:id="188" w:name="_Toc229993979"/>
      <w:r>
        <w:lastRenderedPageBreak/>
        <w:t xml:space="preserve">Capítulo VI. </w:t>
      </w:r>
      <w:r w:rsidR="0059502D" w:rsidRPr="0059502D">
        <w:t>Trabajo a Futuro: Desarrollo e Implementación en TT2</w:t>
      </w:r>
      <w:bookmarkEnd w:id="188"/>
    </w:p>
    <w:p w14:paraId="2391FC26" w14:textId="7AF2C3E9" w:rsidR="003D3A63" w:rsidRPr="003D3A63" w:rsidRDefault="003D3A63" w:rsidP="003D3A63">
      <w:r w:rsidRPr="003D3A63">
        <w:t xml:space="preserve">En esta segunda </w:t>
      </w:r>
      <w:r>
        <w:t>parte del trabajo terminal</w:t>
      </w:r>
      <w:r w:rsidRPr="003D3A63">
        <w:t xml:space="preserve">, el énfasis recae en la programación del sistema, abarcando el </w:t>
      </w:r>
      <w:proofErr w:type="spellStart"/>
      <w:r w:rsidRPr="003D3A63">
        <w:t>backend</w:t>
      </w:r>
      <w:proofErr w:type="spellEnd"/>
      <w:r w:rsidRPr="003D3A63">
        <w:t>, la aplicación móvil y la infraestructura en la nube. A continuación, se describen los componentes de trabajo planificados para TT2.</w:t>
      </w:r>
    </w:p>
    <w:p w14:paraId="64D6A42C" w14:textId="2072DFC2" w:rsidR="003D3A63" w:rsidRPr="003D3A63" w:rsidRDefault="003D3A63" w:rsidP="005D18BC">
      <w:pPr>
        <w:pStyle w:val="Prrafodelista"/>
        <w:numPr>
          <w:ilvl w:val="0"/>
          <w:numId w:val="118"/>
        </w:numPr>
      </w:pPr>
      <w:r w:rsidRPr="003D3A63">
        <w:t xml:space="preserve">Implementación del </w:t>
      </w:r>
      <w:proofErr w:type="spellStart"/>
      <w:r w:rsidRPr="003D3A63">
        <w:t>Backend</w:t>
      </w:r>
      <w:proofErr w:type="spellEnd"/>
      <w:r w:rsidRPr="003D3A63">
        <w:t xml:space="preserve"> con Spring Boot</w:t>
      </w:r>
      <w:r w:rsidR="0024352B">
        <w:t>:</w:t>
      </w:r>
      <w:r w:rsidR="00F02074">
        <w:t xml:space="preserve"> </w:t>
      </w:r>
      <w:r w:rsidRPr="003D3A63">
        <w:t xml:space="preserve">El </w:t>
      </w:r>
      <w:proofErr w:type="spellStart"/>
      <w:r w:rsidRPr="003D3A63">
        <w:t>backend</w:t>
      </w:r>
      <w:proofErr w:type="spellEnd"/>
      <w:r w:rsidRPr="003D3A63">
        <w:t xml:space="preserve"> constituye el núcleo operativo del sistema. Su desarrollo en TT2 implicará la construcción de la capa de controladores REST, servicios y</w:t>
      </w:r>
      <w:r w:rsidR="002E322F">
        <w:t xml:space="preserve"> un contrato con Swagger</w:t>
      </w:r>
      <w:r w:rsidR="00F02074">
        <w:t>.</w:t>
      </w:r>
    </w:p>
    <w:p w14:paraId="108B2AF9" w14:textId="77777777" w:rsidR="00F02074" w:rsidRDefault="003D3A63" w:rsidP="005D18BC">
      <w:pPr>
        <w:numPr>
          <w:ilvl w:val="0"/>
          <w:numId w:val="120"/>
        </w:numPr>
      </w:pPr>
      <w:r w:rsidRPr="003D3A63">
        <w:t xml:space="preserve">Cron </w:t>
      </w:r>
      <w:proofErr w:type="spellStart"/>
      <w:r w:rsidRPr="003D3A63">
        <w:t>job</w:t>
      </w:r>
      <w:proofErr w:type="spellEnd"/>
      <w:r w:rsidRPr="003D3A63">
        <w:t xml:space="preserve"> de pedidos programados: proceso periódico que activa los pedidos con fecha futura conforme a la regla.</w:t>
      </w:r>
    </w:p>
    <w:p w14:paraId="1D581D97" w14:textId="14C9E7BB" w:rsidR="003D3A63" w:rsidRPr="003D3A63" w:rsidRDefault="003D3A63" w:rsidP="005D18BC">
      <w:pPr>
        <w:numPr>
          <w:ilvl w:val="0"/>
          <w:numId w:val="120"/>
        </w:numPr>
      </w:pPr>
      <w:r w:rsidRPr="003D3A63">
        <w:t xml:space="preserve">Construcción del </w:t>
      </w:r>
      <w:r w:rsidR="00F02074">
        <w:t>a</w:t>
      </w:r>
      <w:r w:rsidRPr="003D3A63">
        <w:t>lgoritmo A*</w:t>
      </w:r>
      <w:r w:rsidR="001765FE">
        <w:t>: Debido a</w:t>
      </w:r>
      <w:r w:rsidR="002147CE">
        <w:t xml:space="preserve"> que el</w:t>
      </w:r>
      <w:r w:rsidRPr="003D3A63">
        <w:t xml:space="preserve"> algoritmo A* con heurística </w:t>
      </w:r>
      <w:proofErr w:type="spellStart"/>
      <w:r w:rsidRPr="003D3A63">
        <w:t>Haversine</w:t>
      </w:r>
      <w:proofErr w:type="spellEnd"/>
      <w:r w:rsidRPr="003D3A63">
        <w:t xml:space="preserve"> fue desarrollado por el equipo y no depende de un servicio externo de enrutamiento. En TT2 se implementará la carga del grafo vial a partir de datos de </w:t>
      </w:r>
      <w:proofErr w:type="spellStart"/>
      <w:r w:rsidRPr="003D3A63">
        <w:t>OpenStreetMap</w:t>
      </w:r>
      <w:proofErr w:type="spellEnd"/>
      <w:r w:rsidRPr="003D3A63">
        <w:t>, la representación de nodos y aristas en estructuras de datos eficientes en Java, y la ejecución del algoritmo sobre el grafo para obtener la ruta</w:t>
      </w:r>
      <w:r w:rsidR="00140347">
        <w:t xml:space="preserve"> </w:t>
      </w:r>
      <w:r w:rsidRPr="003D3A63">
        <w:t>entre el origen del repartidor y los domicilios de entrega.</w:t>
      </w:r>
    </w:p>
    <w:p w14:paraId="498418B9" w14:textId="77777777" w:rsidR="00140347" w:rsidRDefault="003D3A63" w:rsidP="005D18BC">
      <w:pPr>
        <w:pStyle w:val="Prrafodelista"/>
        <w:numPr>
          <w:ilvl w:val="0"/>
          <w:numId w:val="120"/>
        </w:numPr>
      </w:pPr>
      <w:r w:rsidRPr="003D3A63">
        <w:t xml:space="preserve">Desarrollo de la Aplicación Móvil con </w:t>
      </w:r>
      <w:proofErr w:type="spellStart"/>
      <w:r w:rsidRPr="003D3A63">
        <w:t>Kotlin</w:t>
      </w:r>
      <w:proofErr w:type="spellEnd"/>
      <w:r w:rsidRPr="003D3A63">
        <w:t xml:space="preserve"> y </w:t>
      </w:r>
      <w:proofErr w:type="spellStart"/>
      <w:r w:rsidRPr="003D3A63">
        <w:t>Jetpack</w:t>
      </w:r>
      <w:proofErr w:type="spellEnd"/>
      <w:r w:rsidRPr="003D3A63">
        <w:t xml:space="preserve"> </w:t>
      </w:r>
      <w:proofErr w:type="spellStart"/>
      <w:r w:rsidRPr="003D3A63">
        <w:t>Compose</w:t>
      </w:r>
      <w:proofErr w:type="spellEnd"/>
      <w:r w:rsidR="00140347">
        <w:t xml:space="preserve">:  </w:t>
      </w:r>
      <w:r w:rsidRPr="003D3A63">
        <w:t xml:space="preserve">La aplicación móvil es el punto de interacción principal para clientes y repartidores. En TT2 se construirán las pantallas y la </w:t>
      </w:r>
      <w:r w:rsidR="00140347">
        <w:t>funcionalidad de la aplicación.</w:t>
      </w:r>
    </w:p>
    <w:p w14:paraId="4BE32685" w14:textId="77777777" w:rsidR="00C06389" w:rsidRDefault="003D3A63" w:rsidP="005D18BC">
      <w:pPr>
        <w:pStyle w:val="Prrafodelista"/>
        <w:numPr>
          <w:ilvl w:val="0"/>
          <w:numId w:val="120"/>
        </w:numPr>
      </w:pPr>
      <w:r w:rsidRPr="003D3A63">
        <w:t xml:space="preserve">Cliente </w:t>
      </w:r>
      <w:proofErr w:type="spellStart"/>
      <w:r w:rsidRPr="003D3A63">
        <w:t>WebSocket</w:t>
      </w:r>
      <w:proofErr w:type="spellEnd"/>
      <w:r w:rsidRPr="003D3A63">
        <w:t xml:space="preserve"> STOMP para la transmisión periódica de coordenadas GPS desde el </w:t>
      </w:r>
      <w:proofErr w:type="spellStart"/>
      <w:r w:rsidRPr="003D3A63">
        <w:t>GeolocationService</w:t>
      </w:r>
      <w:proofErr w:type="spellEnd"/>
      <w:r w:rsidRPr="003D3A63">
        <w:t xml:space="preserve"> en segundo plano.</w:t>
      </w:r>
    </w:p>
    <w:p w14:paraId="4A99C936" w14:textId="2EA8A454" w:rsidR="003D3A63" w:rsidRDefault="003D3A63" w:rsidP="005D18BC">
      <w:pPr>
        <w:pStyle w:val="Prrafodelista"/>
        <w:numPr>
          <w:ilvl w:val="0"/>
          <w:numId w:val="120"/>
        </w:numPr>
      </w:pPr>
      <w:r w:rsidRPr="003D3A63">
        <w:t>Implementación del Esquema de Base de Datos</w:t>
      </w:r>
      <w:r w:rsidR="00AD578B">
        <w:t xml:space="preserve">: </w:t>
      </w:r>
      <w:r w:rsidRPr="003D3A63">
        <w:t xml:space="preserve">El modelo lógico definido </w:t>
      </w:r>
      <w:r w:rsidR="00C06389">
        <w:t>en TT1</w:t>
      </w:r>
      <w:r w:rsidRPr="003D3A63">
        <w:t xml:space="preserve"> deberá trasladarse al esquema físico de MariaDB, incluyendo la configuración de claves foráneas, restricciones de integridad referencial</w:t>
      </w:r>
      <w:r w:rsidR="00AD578B">
        <w:t>.</w:t>
      </w:r>
    </w:p>
    <w:p w14:paraId="2339BD14" w14:textId="77777777" w:rsidR="000D4FE8" w:rsidRDefault="00AD578B" w:rsidP="005D18BC">
      <w:pPr>
        <w:pStyle w:val="Prrafodelista"/>
        <w:numPr>
          <w:ilvl w:val="0"/>
          <w:numId w:val="120"/>
        </w:numPr>
      </w:pPr>
      <w:r w:rsidRPr="003D3A63">
        <w:t>Despliegue en Azure</w:t>
      </w:r>
      <w:r>
        <w:t xml:space="preserve">:  </w:t>
      </w:r>
      <w:r w:rsidR="003D3A63" w:rsidRPr="003D3A63">
        <w:t xml:space="preserve">El despliegue se realizará sobre la infraestructura de Microsoft Azure utilizando Azure Container Apps con Docker </w:t>
      </w:r>
      <w:proofErr w:type="spellStart"/>
      <w:r w:rsidR="003D3A63" w:rsidRPr="003D3A63">
        <w:t>Compose</w:t>
      </w:r>
      <w:proofErr w:type="spellEnd"/>
      <w:r w:rsidR="003D3A63" w:rsidRPr="003D3A63">
        <w:t xml:space="preserve"> para orquestar el contenedor del </w:t>
      </w:r>
      <w:proofErr w:type="spellStart"/>
      <w:r w:rsidR="003D3A63" w:rsidRPr="003D3A63">
        <w:t>backend</w:t>
      </w:r>
      <w:proofErr w:type="spellEnd"/>
      <w:r w:rsidR="003D3A63" w:rsidRPr="003D3A63">
        <w:t xml:space="preserve"> Spring Boot y el contenedor de MariaDB, Azure File Share para la persistencia del volumen de la base de datos, y Azure Container </w:t>
      </w:r>
      <w:proofErr w:type="spellStart"/>
      <w:r w:rsidR="003D3A63" w:rsidRPr="003D3A63">
        <w:t>Registry</w:t>
      </w:r>
      <w:proofErr w:type="spellEnd"/>
      <w:r w:rsidR="003D3A63" w:rsidRPr="003D3A63">
        <w:t xml:space="preserve"> para el almacenamiento de imágenes Docker generadas por el pipeline de CI/CD.</w:t>
      </w:r>
    </w:p>
    <w:p w14:paraId="125F586F" w14:textId="4272F467" w:rsidR="003D3A63" w:rsidRPr="003D3A63" w:rsidRDefault="003D3A63" w:rsidP="005D18BC">
      <w:pPr>
        <w:pStyle w:val="Prrafodelista"/>
        <w:numPr>
          <w:ilvl w:val="0"/>
          <w:numId w:val="120"/>
        </w:numPr>
      </w:pPr>
      <w:r w:rsidRPr="003D3A63">
        <w:t>Pruebas Unitarias, de Integración y de Carga</w:t>
      </w:r>
      <w:r w:rsidR="000D4FE8">
        <w:t xml:space="preserve">:  </w:t>
      </w:r>
      <w:r w:rsidRPr="003D3A63">
        <w:t>Conforme a la metodología de prototipo de características selectas adoptada en TT1, las pruebas se realizarán de manera incremental conforme se vayan completando los módulos. Se contemplan:</w:t>
      </w:r>
    </w:p>
    <w:p w14:paraId="6ED05045" w14:textId="6565D3EB" w:rsidR="003D3A63" w:rsidRPr="003D3A63" w:rsidRDefault="003D3A63" w:rsidP="005D18BC">
      <w:pPr>
        <w:numPr>
          <w:ilvl w:val="0"/>
          <w:numId w:val="121"/>
        </w:numPr>
        <w:tabs>
          <w:tab w:val="num" w:pos="720"/>
        </w:tabs>
      </w:pPr>
      <w:r w:rsidRPr="003D3A63">
        <w:t xml:space="preserve">Pruebas unitarias de los servicios del </w:t>
      </w:r>
      <w:proofErr w:type="spellStart"/>
      <w:r w:rsidRPr="003D3A63">
        <w:t>backend</w:t>
      </w:r>
      <w:proofErr w:type="spellEnd"/>
      <w:r w:rsidRPr="003D3A63">
        <w:t xml:space="preserve"> con </w:t>
      </w:r>
      <w:proofErr w:type="spellStart"/>
      <w:r w:rsidRPr="003D3A63">
        <w:t>JUnit</w:t>
      </w:r>
      <w:proofErr w:type="spellEnd"/>
      <w:r w:rsidRPr="003D3A63">
        <w:t xml:space="preserve"> y </w:t>
      </w:r>
      <w:proofErr w:type="spellStart"/>
      <w:r w:rsidRPr="003D3A63">
        <w:t>Mockito</w:t>
      </w:r>
      <w:proofErr w:type="spellEnd"/>
      <w:r w:rsidRPr="003D3A63">
        <w:t>.</w:t>
      </w:r>
    </w:p>
    <w:p w14:paraId="48A45EE0" w14:textId="77777777" w:rsidR="003D3A63" w:rsidRPr="003D3A63" w:rsidRDefault="003D3A63" w:rsidP="005D18BC">
      <w:pPr>
        <w:numPr>
          <w:ilvl w:val="0"/>
          <w:numId w:val="121"/>
        </w:numPr>
        <w:tabs>
          <w:tab w:val="num" w:pos="720"/>
        </w:tabs>
      </w:pPr>
      <w:r w:rsidRPr="003D3A63">
        <w:t>Pruebas de integración del flujo completo de un pedido, desde su creación por el cliente hasta su entrega por el repartidor.</w:t>
      </w:r>
    </w:p>
    <w:p w14:paraId="64D8A24C" w14:textId="4F5356DF" w:rsidR="003D3A63" w:rsidRPr="003D3A63" w:rsidRDefault="003D3A63" w:rsidP="005D18BC">
      <w:pPr>
        <w:numPr>
          <w:ilvl w:val="0"/>
          <w:numId w:val="121"/>
        </w:numPr>
        <w:tabs>
          <w:tab w:val="num" w:pos="720"/>
        </w:tabs>
      </w:pPr>
      <w:r w:rsidRPr="003D3A63">
        <w:t>Prueba de carga de concurrencia para la aceptación simultánea de pedidos.</w:t>
      </w:r>
    </w:p>
    <w:p w14:paraId="65D71F2A" w14:textId="77777777" w:rsidR="003D3A63" w:rsidRPr="003D3A63" w:rsidRDefault="003D3A63" w:rsidP="005D18BC">
      <w:pPr>
        <w:numPr>
          <w:ilvl w:val="0"/>
          <w:numId w:val="121"/>
        </w:numPr>
        <w:tabs>
          <w:tab w:val="num" w:pos="720"/>
        </w:tabs>
      </w:pPr>
      <w:r w:rsidRPr="003D3A63">
        <w:t xml:space="preserve">Pruebas en dispositivos reales para validar el comportamiento del GPS, las notificaciones </w:t>
      </w:r>
      <w:proofErr w:type="spellStart"/>
      <w:r w:rsidRPr="003D3A63">
        <w:t>push</w:t>
      </w:r>
      <w:proofErr w:type="spellEnd"/>
      <w:r w:rsidRPr="003D3A63">
        <w:t xml:space="preserve"> y la renderización del mapa bajo condiciones reales de red.</w:t>
      </w:r>
    </w:p>
    <w:p w14:paraId="08D37B22" w14:textId="77EA2425" w:rsidR="003D3A63" w:rsidRPr="003D3A63" w:rsidRDefault="003D3A63" w:rsidP="003D3A63">
      <w:r w:rsidRPr="003D3A63">
        <w:lastRenderedPageBreak/>
        <w:t>Posibles Extensiones Fuera del Alcance del Prototipo</w:t>
      </w:r>
    </w:p>
    <w:p w14:paraId="342777E8" w14:textId="77777777" w:rsidR="003D3A63" w:rsidRPr="003D3A63" w:rsidRDefault="003D3A63" w:rsidP="003D3A63">
      <w:r w:rsidRPr="003D3A63">
        <w:t>Aunque el alcance de TT2 se limita al prototipo funcional definido en los requerimientos, el análisis realizado en TT1 permite identificar líneas de extensión relevantes para versiones futuras del sistema:</w:t>
      </w:r>
    </w:p>
    <w:p w14:paraId="692FCDBB" w14:textId="77777777" w:rsidR="003D3A63" w:rsidRPr="003D3A63" w:rsidRDefault="003D3A63" w:rsidP="005D18BC">
      <w:pPr>
        <w:numPr>
          <w:ilvl w:val="0"/>
          <w:numId w:val="122"/>
        </w:numPr>
      </w:pPr>
      <w:r w:rsidRPr="003D3A63">
        <w:t xml:space="preserve">Soporte para plataforma iOS, posible mediante </w:t>
      </w:r>
      <w:proofErr w:type="spellStart"/>
      <w:r w:rsidRPr="003D3A63">
        <w:t>Kotlin</w:t>
      </w:r>
      <w:proofErr w:type="spellEnd"/>
      <w:r w:rsidRPr="003D3A63">
        <w:t xml:space="preserve"> </w:t>
      </w:r>
      <w:proofErr w:type="spellStart"/>
      <w:r w:rsidRPr="003D3A63">
        <w:t>Multiplatform</w:t>
      </w:r>
      <w:proofErr w:type="spellEnd"/>
      <w:r w:rsidRPr="003D3A63">
        <w:t xml:space="preserve">, dado que la decisión de desarrollar en </w:t>
      </w:r>
      <w:proofErr w:type="spellStart"/>
      <w:r w:rsidRPr="003D3A63">
        <w:t>Kotlin</w:t>
      </w:r>
      <w:proofErr w:type="spellEnd"/>
      <w:r w:rsidRPr="003D3A63">
        <w:t xml:space="preserve"> nativo facilitaría esta transición sin reescribir la lógica de negocio completa.</w:t>
      </w:r>
    </w:p>
    <w:p w14:paraId="69F45F97" w14:textId="77777777" w:rsidR="003D3A63" w:rsidRPr="003D3A63" w:rsidRDefault="003D3A63" w:rsidP="005D18BC">
      <w:pPr>
        <w:numPr>
          <w:ilvl w:val="0"/>
          <w:numId w:val="122"/>
        </w:numPr>
      </w:pPr>
      <w:r w:rsidRPr="003D3A63">
        <w:t xml:space="preserve">Expansión de la cobertura geográfica a otras alcaldías de la Ciudad de México, lo cual requeriría únicamente actualizar el grafo de </w:t>
      </w:r>
      <w:proofErr w:type="spellStart"/>
      <w:r w:rsidRPr="003D3A63">
        <w:t>OpenStreetMap</w:t>
      </w:r>
      <w:proofErr w:type="spellEnd"/>
      <w:r w:rsidRPr="003D3A63">
        <w:t xml:space="preserve"> y ajustar las validaciones de zona de cobertura.</w:t>
      </w:r>
    </w:p>
    <w:p w14:paraId="7A261280" w14:textId="04EF31DD" w:rsidR="0059502D" w:rsidRPr="003D3A63" w:rsidRDefault="003D3A63" w:rsidP="005D18BC">
      <w:pPr>
        <w:numPr>
          <w:ilvl w:val="0"/>
          <w:numId w:val="122"/>
        </w:numPr>
      </w:pPr>
      <w:r w:rsidRPr="003D3A63">
        <w:t>Sistema de calificaciones y reseñas para las purificadoras</w:t>
      </w:r>
      <w:r w:rsidR="00522474">
        <w:t>.</w:t>
      </w:r>
    </w:p>
    <w:p w14:paraId="13731F4D" w14:textId="77777777" w:rsidR="00FE09D8" w:rsidRDefault="00FE09D8" w:rsidP="00FE09D8">
      <w:pPr>
        <w:spacing w:line="259" w:lineRule="auto"/>
      </w:pPr>
    </w:p>
    <w:p w14:paraId="5C30ADA4" w14:textId="2B0A65EA" w:rsidR="00912DCD" w:rsidRDefault="00912DCD" w:rsidP="009C1471">
      <w:pPr>
        <w:spacing w:line="259" w:lineRule="auto"/>
      </w:pPr>
      <w:r>
        <w:br w:type="page"/>
      </w:r>
    </w:p>
    <w:p w14:paraId="48F485E5" w14:textId="77777777" w:rsidR="00912DCD" w:rsidRPr="00102D9F" w:rsidRDefault="00912DCD" w:rsidP="00102D9F">
      <w:pPr>
        <w:spacing w:line="259" w:lineRule="auto"/>
        <w:jc w:val="left"/>
      </w:pPr>
    </w:p>
    <w:bookmarkStart w:id="189" w:name="_Toc229993980" w:displacedByCustomXml="next"/>
    <w:sdt>
      <w:sdtPr>
        <w:rPr>
          <w:rFonts w:eastAsiaTheme="minorHAnsi" w:cstheme="minorBidi"/>
          <w:color w:val="auto"/>
          <w:sz w:val="22"/>
          <w:szCs w:val="24"/>
        </w:rPr>
        <w:id w:val="85737008"/>
        <w:docPartObj>
          <w:docPartGallery w:val="Bibliographies"/>
          <w:docPartUnique/>
        </w:docPartObj>
      </w:sdtPr>
      <w:sdtEndPr/>
      <w:sdtContent>
        <w:p w14:paraId="35896546" w14:textId="680D24D2" w:rsidR="009416BB" w:rsidRPr="00420DD9" w:rsidRDefault="009416BB" w:rsidP="0075541B">
          <w:pPr>
            <w:pStyle w:val="Ttulo1"/>
            <w:tabs>
              <w:tab w:val="left" w:pos="2595"/>
            </w:tabs>
          </w:pPr>
          <w:r w:rsidRPr="00420DD9">
            <w:t>Referencias</w:t>
          </w:r>
          <w:bookmarkEnd w:id="189"/>
          <w:r w:rsidR="0075541B" w:rsidRPr="00420DD9">
            <w:tab/>
          </w:r>
          <w:r w:rsidR="00625865">
            <w:t xml:space="preserve"> </w:t>
          </w:r>
          <w:r w:rsidR="00625865">
            <w:tab/>
          </w:r>
        </w:p>
        <w:sdt>
          <w:sdtPr>
            <w:id w:val="-573587230"/>
            <w:bibliography/>
          </w:sdtPr>
          <w:sdtEndPr/>
          <w:sdtContent>
            <w:p w14:paraId="58E5F54F" w14:textId="77777777" w:rsidR="00AB5697" w:rsidRDefault="009416BB" w:rsidP="00A35942">
              <w:pPr>
                <w:rPr>
                  <w:rFonts w:asciiTheme="minorHAnsi" w:hAnsiTheme="minorHAnsi"/>
                  <w:noProof/>
                  <w:szCs w:val="22"/>
                </w:rPr>
              </w:pPr>
              <w:r>
                <w:fldChar w:fldCharType="begin"/>
              </w:r>
              <w:r w:rsidRPr="00420DD9">
                <w:instrText>BIBLIOGRAPHY</w:instrText>
              </w:r>
              <w:r>
                <w:fldChar w:fldCharType="separate"/>
              </w:r>
              <w:bookmarkStart w:id="190" w:name="001"/>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25"/>
                <w:gridCol w:w="8413"/>
              </w:tblGrid>
              <w:tr w:rsidR="00DA3F7B" w14:paraId="48ED1EEC" w14:textId="77777777">
                <w:trPr>
                  <w:divId w:val="1029837479"/>
                  <w:tblCellSpacing w:w="15" w:type="dxa"/>
                </w:trPr>
                <w:tc>
                  <w:tcPr>
                    <w:tcW w:w="50" w:type="pct"/>
                    <w:hideMark/>
                  </w:tcPr>
                  <w:p w14:paraId="0DE91488" w14:textId="73171DFA" w:rsidR="00DA3F7B" w:rsidRDefault="00DA3F7B">
                    <w:pPr>
                      <w:pStyle w:val="Bibliografa"/>
                      <w:rPr>
                        <w:noProof/>
                        <w:kern w:val="0"/>
                        <w:sz w:val="24"/>
                        <w14:ligatures w14:val="none"/>
                      </w:rPr>
                    </w:pPr>
                    <w:r>
                      <w:rPr>
                        <w:noProof/>
                      </w:rPr>
                      <w:t xml:space="preserve">[1] </w:t>
                    </w:r>
                  </w:p>
                </w:tc>
                <w:tc>
                  <w:tcPr>
                    <w:tcW w:w="0" w:type="auto"/>
                    <w:hideMark/>
                  </w:tcPr>
                  <w:p w14:paraId="41C54B78" w14:textId="77777777" w:rsidR="00DA3F7B" w:rsidRDefault="00DA3F7B">
                    <w:pPr>
                      <w:pStyle w:val="Bibliografa"/>
                      <w:rPr>
                        <w:noProof/>
                      </w:rPr>
                    </w:pPr>
                    <w:r>
                      <w:rPr>
                        <w:noProof/>
                      </w:rPr>
                      <w:t>D. Montrero, 2020. [En línea]. Available: https://www.agua.unam.mx/covid19/assets/pdf/AguaEmbotallada_DeliaMontero.pdf. [Último acceso: 3 Febrero 2026].</w:t>
                    </w:r>
                  </w:p>
                </w:tc>
              </w:tr>
              <w:tr w:rsidR="00DA3F7B" w14:paraId="53FE3628" w14:textId="77777777">
                <w:trPr>
                  <w:divId w:val="1029837479"/>
                  <w:tblCellSpacing w:w="15" w:type="dxa"/>
                </w:trPr>
                <w:tc>
                  <w:tcPr>
                    <w:tcW w:w="50" w:type="pct"/>
                    <w:hideMark/>
                  </w:tcPr>
                  <w:p w14:paraId="4BC825E4" w14:textId="77777777" w:rsidR="00DA3F7B" w:rsidRDefault="00DA3F7B">
                    <w:pPr>
                      <w:pStyle w:val="Bibliografa"/>
                      <w:rPr>
                        <w:noProof/>
                      </w:rPr>
                    </w:pPr>
                    <w:r>
                      <w:rPr>
                        <w:noProof/>
                      </w:rPr>
                      <w:t xml:space="preserve">[2] </w:t>
                    </w:r>
                  </w:p>
                </w:tc>
                <w:tc>
                  <w:tcPr>
                    <w:tcW w:w="0" w:type="auto"/>
                    <w:hideMark/>
                  </w:tcPr>
                  <w:p w14:paraId="586273B8" w14:textId="77777777" w:rsidR="00DA3F7B" w:rsidRDefault="00DA3F7B">
                    <w:pPr>
                      <w:pStyle w:val="Bibliografa"/>
                      <w:rPr>
                        <w:noProof/>
                      </w:rPr>
                    </w:pPr>
                    <w:r>
                      <w:rPr>
                        <w:noProof/>
                      </w:rPr>
                      <w:t xml:space="preserve">K. &amp;. L. J. Laudon, Sistemas de información gerencial, decimocuarta ed., México: Pearson, 2016. </w:t>
                    </w:r>
                  </w:p>
                </w:tc>
              </w:tr>
              <w:tr w:rsidR="00DA3F7B" w14:paraId="4C984CB5" w14:textId="77777777">
                <w:trPr>
                  <w:divId w:val="1029837479"/>
                  <w:tblCellSpacing w:w="15" w:type="dxa"/>
                </w:trPr>
                <w:tc>
                  <w:tcPr>
                    <w:tcW w:w="50" w:type="pct"/>
                    <w:hideMark/>
                  </w:tcPr>
                  <w:p w14:paraId="5A706DFA" w14:textId="77777777" w:rsidR="00DA3F7B" w:rsidRDefault="00DA3F7B">
                    <w:pPr>
                      <w:pStyle w:val="Bibliografa"/>
                      <w:rPr>
                        <w:noProof/>
                      </w:rPr>
                    </w:pPr>
                    <w:r>
                      <w:rPr>
                        <w:noProof/>
                      </w:rPr>
                      <w:t xml:space="preserve">[3] </w:t>
                    </w:r>
                  </w:p>
                </w:tc>
                <w:tc>
                  <w:tcPr>
                    <w:tcW w:w="0" w:type="auto"/>
                    <w:hideMark/>
                  </w:tcPr>
                  <w:p w14:paraId="2637FAAC" w14:textId="77777777" w:rsidR="00DA3F7B" w:rsidRDefault="00DA3F7B">
                    <w:pPr>
                      <w:pStyle w:val="Bibliografa"/>
                      <w:rPr>
                        <w:noProof/>
                      </w:rPr>
                    </w:pPr>
                    <w:r>
                      <w:rPr>
                        <w:noProof/>
                      </w:rPr>
                      <w:t>H. Lee, 2004. [En línea]. Available: https://hbr.org/2004/10/the-triple-a-supply-chain?language=es. [Último acceso: 3 Febrero 2026].</w:t>
                    </w:r>
                  </w:p>
                </w:tc>
              </w:tr>
              <w:tr w:rsidR="00DA3F7B" w14:paraId="153C096F" w14:textId="77777777">
                <w:trPr>
                  <w:divId w:val="1029837479"/>
                  <w:tblCellSpacing w:w="15" w:type="dxa"/>
                </w:trPr>
                <w:tc>
                  <w:tcPr>
                    <w:tcW w:w="50" w:type="pct"/>
                    <w:hideMark/>
                  </w:tcPr>
                  <w:p w14:paraId="09C3ACC0" w14:textId="77777777" w:rsidR="00DA3F7B" w:rsidRDefault="00DA3F7B">
                    <w:pPr>
                      <w:pStyle w:val="Bibliografa"/>
                      <w:rPr>
                        <w:noProof/>
                      </w:rPr>
                    </w:pPr>
                    <w:r>
                      <w:rPr>
                        <w:noProof/>
                      </w:rPr>
                      <w:t xml:space="preserve">[4] </w:t>
                    </w:r>
                  </w:p>
                </w:tc>
                <w:tc>
                  <w:tcPr>
                    <w:tcW w:w="0" w:type="auto"/>
                    <w:hideMark/>
                  </w:tcPr>
                  <w:p w14:paraId="32C6F1EE" w14:textId="77777777" w:rsidR="00DA3F7B" w:rsidRDefault="00DA3F7B">
                    <w:pPr>
                      <w:pStyle w:val="Bibliografa"/>
                      <w:rPr>
                        <w:noProof/>
                      </w:rPr>
                    </w:pPr>
                    <w:r>
                      <w:rPr>
                        <w:noProof/>
                      </w:rPr>
                      <w:t>P. &amp;. G. T. Mell, 2011. [En línea]. Available: https://nvlpubs.nist.gov/nistpubs/Legacy/SP/nistspecialpublication800-145.pdf. [Último acceso: 3 Febrero 2026].</w:t>
                    </w:r>
                  </w:p>
                </w:tc>
              </w:tr>
              <w:tr w:rsidR="00DA3F7B" w14:paraId="3207D4D1" w14:textId="77777777">
                <w:trPr>
                  <w:divId w:val="1029837479"/>
                  <w:tblCellSpacing w:w="15" w:type="dxa"/>
                </w:trPr>
                <w:tc>
                  <w:tcPr>
                    <w:tcW w:w="50" w:type="pct"/>
                    <w:hideMark/>
                  </w:tcPr>
                  <w:p w14:paraId="3B42B639" w14:textId="77777777" w:rsidR="00DA3F7B" w:rsidRDefault="00DA3F7B">
                    <w:pPr>
                      <w:pStyle w:val="Bibliografa"/>
                      <w:rPr>
                        <w:noProof/>
                      </w:rPr>
                    </w:pPr>
                    <w:r>
                      <w:rPr>
                        <w:noProof/>
                      </w:rPr>
                      <w:t xml:space="preserve">[5] </w:t>
                    </w:r>
                  </w:p>
                </w:tc>
                <w:tc>
                  <w:tcPr>
                    <w:tcW w:w="0" w:type="auto"/>
                    <w:hideMark/>
                  </w:tcPr>
                  <w:p w14:paraId="09558CD1" w14:textId="77777777" w:rsidR="00DA3F7B" w:rsidRDefault="00DA3F7B">
                    <w:pPr>
                      <w:pStyle w:val="Bibliografa"/>
                      <w:rPr>
                        <w:noProof/>
                      </w:rPr>
                    </w:pPr>
                    <w:r>
                      <w:rPr>
                        <w:noProof/>
                      </w:rPr>
                      <w:t xml:space="preserve">N. N. Group, 2024. [En línea]. </w:t>
                    </w:r>
                    <w:r w:rsidRPr="008A4B45">
                      <w:rPr>
                        <w:noProof/>
                        <w:lang w:val="en-US"/>
                      </w:rPr>
                      <w:t xml:space="preserve">Available: https://www.nngroup.com/articles/trustworthy-design/. </w:t>
                    </w:r>
                    <w:r>
                      <w:rPr>
                        <w:noProof/>
                      </w:rPr>
                      <w:t>[Último acceso: 3 Febrero 2026].</w:t>
                    </w:r>
                  </w:p>
                </w:tc>
              </w:tr>
              <w:tr w:rsidR="00DA3F7B" w14:paraId="6A3D789F" w14:textId="77777777">
                <w:trPr>
                  <w:divId w:val="1029837479"/>
                  <w:tblCellSpacing w:w="15" w:type="dxa"/>
                </w:trPr>
                <w:tc>
                  <w:tcPr>
                    <w:tcW w:w="50" w:type="pct"/>
                    <w:hideMark/>
                  </w:tcPr>
                  <w:p w14:paraId="717C13D0" w14:textId="77777777" w:rsidR="00DA3F7B" w:rsidRDefault="00DA3F7B">
                    <w:pPr>
                      <w:pStyle w:val="Bibliografa"/>
                      <w:rPr>
                        <w:noProof/>
                      </w:rPr>
                    </w:pPr>
                    <w:r>
                      <w:rPr>
                        <w:noProof/>
                      </w:rPr>
                      <w:t xml:space="preserve">[6] </w:t>
                    </w:r>
                  </w:p>
                </w:tc>
                <w:tc>
                  <w:tcPr>
                    <w:tcW w:w="0" w:type="auto"/>
                    <w:hideMark/>
                  </w:tcPr>
                  <w:p w14:paraId="4011141D" w14:textId="77777777" w:rsidR="00DA3F7B" w:rsidRDefault="00DA3F7B">
                    <w:pPr>
                      <w:pStyle w:val="Bibliografa"/>
                      <w:rPr>
                        <w:noProof/>
                      </w:rPr>
                    </w:pPr>
                    <w:r>
                      <w:rPr>
                        <w:noProof/>
                      </w:rPr>
                      <w:t>Z. Yan, 2007. [En línea]. Available: https://aaltodoc.aalto.fi/items/3383cc3c-774e-4304-a84f-aadb807385c8. [Último acceso: 5 Febrero 2026].</w:t>
                    </w:r>
                  </w:p>
                </w:tc>
              </w:tr>
              <w:tr w:rsidR="00DA3F7B" w14:paraId="61ECF18E" w14:textId="77777777">
                <w:trPr>
                  <w:divId w:val="1029837479"/>
                  <w:tblCellSpacing w:w="15" w:type="dxa"/>
                </w:trPr>
                <w:tc>
                  <w:tcPr>
                    <w:tcW w:w="50" w:type="pct"/>
                    <w:hideMark/>
                  </w:tcPr>
                  <w:p w14:paraId="53494EAB" w14:textId="77777777" w:rsidR="00DA3F7B" w:rsidRDefault="00DA3F7B">
                    <w:pPr>
                      <w:pStyle w:val="Bibliografa"/>
                      <w:rPr>
                        <w:noProof/>
                      </w:rPr>
                    </w:pPr>
                    <w:r>
                      <w:rPr>
                        <w:noProof/>
                      </w:rPr>
                      <w:t xml:space="preserve">[7] </w:t>
                    </w:r>
                  </w:p>
                </w:tc>
                <w:tc>
                  <w:tcPr>
                    <w:tcW w:w="0" w:type="auto"/>
                    <w:hideMark/>
                  </w:tcPr>
                  <w:p w14:paraId="3E5BC6F8" w14:textId="77777777" w:rsidR="00DA3F7B" w:rsidRDefault="00DA3F7B">
                    <w:pPr>
                      <w:pStyle w:val="Bibliografa"/>
                      <w:rPr>
                        <w:noProof/>
                      </w:rPr>
                    </w:pPr>
                    <w:r>
                      <w:rPr>
                        <w:noProof/>
                      </w:rPr>
                      <w:t>H. Castellanos, 2025. [En línea]. Available: https://www.excelsior.com.mx/comunidad/temen-afectaciones-a-largo-plazo-por-agua-contaminadaen-. [Último acceso: 5 Febrero 2026].</w:t>
                    </w:r>
                  </w:p>
                </w:tc>
              </w:tr>
              <w:tr w:rsidR="00DA3F7B" w14:paraId="68501C41" w14:textId="77777777">
                <w:trPr>
                  <w:divId w:val="1029837479"/>
                  <w:tblCellSpacing w:w="15" w:type="dxa"/>
                </w:trPr>
                <w:tc>
                  <w:tcPr>
                    <w:tcW w:w="50" w:type="pct"/>
                    <w:hideMark/>
                  </w:tcPr>
                  <w:p w14:paraId="59FBD024" w14:textId="77777777" w:rsidR="00DA3F7B" w:rsidRDefault="00DA3F7B">
                    <w:pPr>
                      <w:pStyle w:val="Bibliografa"/>
                      <w:rPr>
                        <w:noProof/>
                      </w:rPr>
                    </w:pPr>
                    <w:r>
                      <w:rPr>
                        <w:noProof/>
                      </w:rPr>
                      <w:t xml:space="preserve">[8] </w:t>
                    </w:r>
                  </w:p>
                </w:tc>
                <w:tc>
                  <w:tcPr>
                    <w:tcW w:w="0" w:type="auto"/>
                    <w:hideMark/>
                  </w:tcPr>
                  <w:p w14:paraId="2C6CE313" w14:textId="77777777" w:rsidR="00DA3F7B" w:rsidRDefault="00DA3F7B">
                    <w:pPr>
                      <w:pStyle w:val="Bibliografa"/>
                      <w:rPr>
                        <w:noProof/>
                      </w:rPr>
                    </w:pPr>
                    <w:r>
                      <w:rPr>
                        <w:noProof/>
                      </w:rPr>
                      <w:t xml:space="preserve">K. E. Kendall y J. E. Kenneth, Análisis y diseño de sistemas, 8.a ed., CDMX: Pearson Educación, 2011. </w:t>
                    </w:r>
                  </w:p>
                </w:tc>
              </w:tr>
              <w:tr w:rsidR="00DA3F7B" w14:paraId="7E4C17CF" w14:textId="77777777">
                <w:trPr>
                  <w:divId w:val="1029837479"/>
                  <w:tblCellSpacing w:w="15" w:type="dxa"/>
                </w:trPr>
                <w:tc>
                  <w:tcPr>
                    <w:tcW w:w="50" w:type="pct"/>
                    <w:hideMark/>
                  </w:tcPr>
                  <w:p w14:paraId="6458C6F9" w14:textId="77777777" w:rsidR="00DA3F7B" w:rsidRDefault="00DA3F7B">
                    <w:pPr>
                      <w:pStyle w:val="Bibliografa"/>
                      <w:rPr>
                        <w:noProof/>
                      </w:rPr>
                    </w:pPr>
                    <w:r>
                      <w:rPr>
                        <w:noProof/>
                      </w:rPr>
                      <w:t xml:space="preserve">[9] </w:t>
                    </w:r>
                  </w:p>
                </w:tc>
                <w:tc>
                  <w:tcPr>
                    <w:tcW w:w="0" w:type="auto"/>
                    <w:hideMark/>
                  </w:tcPr>
                  <w:p w14:paraId="3CD624BC" w14:textId="77777777" w:rsidR="00DA3F7B" w:rsidRDefault="00DA3F7B">
                    <w:pPr>
                      <w:pStyle w:val="Bibliografa"/>
                      <w:rPr>
                        <w:noProof/>
                      </w:rPr>
                    </w:pPr>
                    <w:r>
                      <w:rPr>
                        <w:noProof/>
                      </w:rPr>
                      <w:t xml:space="preserve">L. L. V, 2025. [En línea]. </w:t>
                    </w:r>
                    <w:r w:rsidRPr="008A4B45">
                      <w:rPr>
                        <w:noProof/>
                        <w:lang w:val="en-US"/>
                      </w:rPr>
                      <w:t xml:space="preserve">Available: https://agua.org.mx/ciudad-de-mexico-agua-contaminada-de-bj-pone-en-riesgo-la-salud-de-mascotas-publimetro/. </w:t>
                    </w:r>
                    <w:r>
                      <w:rPr>
                        <w:noProof/>
                      </w:rPr>
                      <w:t>[Último acceso: 6 Febrero 2026].</w:t>
                    </w:r>
                  </w:p>
                </w:tc>
              </w:tr>
              <w:tr w:rsidR="00DA3F7B" w14:paraId="0AB33FDF" w14:textId="77777777">
                <w:trPr>
                  <w:divId w:val="1029837479"/>
                  <w:tblCellSpacing w:w="15" w:type="dxa"/>
                </w:trPr>
                <w:tc>
                  <w:tcPr>
                    <w:tcW w:w="50" w:type="pct"/>
                    <w:hideMark/>
                  </w:tcPr>
                  <w:p w14:paraId="483A6665" w14:textId="77777777" w:rsidR="00DA3F7B" w:rsidRDefault="00DA3F7B">
                    <w:pPr>
                      <w:pStyle w:val="Bibliografa"/>
                      <w:rPr>
                        <w:noProof/>
                      </w:rPr>
                    </w:pPr>
                    <w:r>
                      <w:rPr>
                        <w:noProof/>
                      </w:rPr>
                      <w:t xml:space="preserve">[10] </w:t>
                    </w:r>
                  </w:p>
                </w:tc>
                <w:tc>
                  <w:tcPr>
                    <w:tcW w:w="0" w:type="auto"/>
                    <w:hideMark/>
                  </w:tcPr>
                  <w:p w14:paraId="037716D3" w14:textId="77777777" w:rsidR="00DA3F7B" w:rsidRDefault="00DA3F7B">
                    <w:pPr>
                      <w:pStyle w:val="Bibliografa"/>
                      <w:rPr>
                        <w:noProof/>
                      </w:rPr>
                    </w:pPr>
                    <w:r>
                      <w:rPr>
                        <w:noProof/>
                      </w:rPr>
                      <w:t>R. ejecentral, 2024. [En línea]. Available: https://agua.org.mx/mexico-juez-obliga-al-gobierno-de-la-cdmx-informar-del-agua-contaminada-en-bj-eje-central/. [Último acceso: 6 Febrero 2026].</w:t>
                    </w:r>
                  </w:p>
                </w:tc>
              </w:tr>
              <w:tr w:rsidR="00DA3F7B" w14:paraId="6DCA983E" w14:textId="77777777">
                <w:trPr>
                  <w:divId w:val="1029837479"/>
                  <w:tblCellSpacing w:w="15" w:type="dxa"/>
                </w:trPr>
                <w:tc>
                  <w:tcPr>
                    <w:tcW w:w="50" w:type="pct"/>
                    <w:hideMark/>
                  </w:tcPr>
                  <w:p w14:paraId="19A60FBA" w14:textId="77777777" w:rsidR="00DA3F7B" w:rsidRDefault="00DA3F7B">
                    <w:pPr>
                      <w:pStyle w:val="Bibliografa"/>
                      <w:rPr>
                        <w:noProof/>
                      </w:rPr>
                    </w:pPr>
                    <w:r>
                      <w:rPr>
                        <w:noProof/>
                      </w:rPr>
                      <w:t xml:space="preserve">[11] </w:t>
                    </w:r>
                  </w:p>
                </w:tc>
                <w:tc>
                  <w:tcPr>
                    <w:tcW w:w="0" w:type="auto"/>
                    <w:hideMark/>
                  </w:tcPr>
                  <w:p w14:paraId="12B61183" w14:textId="77777777" w:rsidR="00DA3F7B" w:rsidRDefault="00DA3F7B">
                    <w:pPr>
                      <w:pStyle w:val="Bibliografa"/>
                      <w:rPr>
                        <w:noProof/>
                      </w:rPr>
                    </w:pPr>
                    <w:r>
                      <w:rPr>
                        <w:noProof/>
                      </w:rPr>
                      <w:t xml:space="preserve">G. L. León, 2023. [En línea]. </w:t>
                    </w:r>
                    <w:r w:rsidRPr="008A4B45">
                      <w:rPr>
                        <w:noProof/>
                        <w:lang w:val="en-US"/>
                      </w:rPr>
                      <w:t xml:space="preserve">Available: https://relatosehistorias.mx/nuestras-historias/el-aguador. </w:t>
                    </w:r>
                    <w:r>
                      <w:rPr>
                        <w:noProof/>
                      </w:rPr>
                      <w:t>[Último acceso: 6 Febrero 2026].</w:t>
                    </w:r>
                  </w:p>
                </w:tc>
              </w:tr>
              <w:tr w:rsidR="00DA3F7B" w14:paraId="010489B2" w14:textId="77777777">
                <w:trPr>
                  <w:divId w:val="1029837479"/>
                  <w:tblCellSpacing w:w="15" w:type="dxa"/>
                </w:trPr>
                <w:tc>
                  <w:tcPr>
                    <w:tcW w:w="50" w:type="pct"/>
                    <w:hideMark/>
                  </w:tcPr>
                  <w:p w14:paraId="103F7192" w14:textId="77777777" w:rsidR="00DA3F7B" w:rsidRDefault="00DA3F7B">
                    <w:pPr>
                      <w:pStyle w:val="Bibliografa"/>
                      <w:rPr>
                        <w:noProof/>
                      </w:rPr>
                    </w:pPr>
                    <w:r>
                      <w:rPr>
                        <w:noProof/>
                      </w:rPr>
                      <w:t xml:space="preserve">[12] </w:t>
                    </w:r>
                  </w:p>
                </w:tc>
                <w:tc>
                  <w:tcPr>
                    <w:tcW w:w="0" w:type="auto"/>
                    <w:hideMark/>
                  </w:tcPr>
                  <w:p w14:paraId="6CF4A901" w14:textId="77777777" w:rsidR="00DA3F7B" w:rsidRDefault="00DA3F7B">
                    <w:pPr>
                      <w:pStyle w:val="Bibliografa"/>
                      <w:rPr>
                        <w:noProof/>
                      </w:rPr>
                    </w:pPr>
                    <w:r>
                      <w:rPr>
                        <w:noProof/>
                      </w:rPr>
                      <w:t xml:space="preserve">R. Pacheco-Vega, 2019. [En línea]. </w:t>
                    </w:r>
                    <w:r w:rsidRPr="008A4B45">
                      <w:rPr>
                        <w:noProof/>
                        <w:lang w:val="en-US"/>
                      </w:rPr>
                      <w:t xml:space="preserve">Available: https://www.raulpacheco.org/2019/12/human-right-to-water-and-bottled-water-consumption-governing-at-the-intersection-of-water-justice-rights-and-ethics-new-chapter/. </w:t>
                    </w:r>
                    <w:r>
                      <w:rPr>
                        <w:noProof/>
                      </w:rPr>
                      <w:t>[Último acceso: 7 Febrero 2026].</w:t>
                    </w:r>
                  </w:p>
                </w:tc>
              </w:tr>
              <w:tr w:rsidR="00DA3F7B" w14:paraId="46E947A5" w14:textId="77777777">
                <w:trPr>
                  <w:divId w:val="1029837479"/>
                  <w:tblCellSpacing w:w="15" w:type="dxa"/>
                </w:trPr>
                <w:tc>
                  <w:tcPr>
                    <w:tcW w:w="50" w:type="pct"/>
                    <w:hideMark/>
                  </w:tcPr>
                  <w:p w14:paraId="26232EBC" w14:textId="77777777" w:rsidR="00DA3F7B" w:rsidRDefault="00DA3F7B">
                    <w:pPr>
                      <w:pStyle w:val="Bibliografa"/>
                      <w:rPr>
                        <w:noProof/>
                      </w:rPr>
                    </w:pPr>
                    <w:r>
                      <w:rPr>
                        <w:noProof/>
                      </w:rPr>
                      <w:lastRenderedPageBreak/>
                      <w:t xml:space="preserve">[13] </w:t>
                    </w:r>
                  </w:p>
                </w:tc>
                <w:tc>
                  <w:tcPr>
                    <w:tcW w:w="0" w:type="auto"/>
                    <w:hideMark/>
                  </w:tcPr>
                  <w:p w14:paraId="2EC49733" w14:textId="77777777" w:rsidR="00DA3F7B" w:rsidRDefault="00DA3F7B">
                    <w:pPr>
                      <w:pStyle w:val="Bibliografa"/>
                      <w:rPr>
                        <w:noProof/>
                      </w:rPr>
                    </w:pPr>
                    <w:r>
                      <w:rPr>
                        <w:noProof/>
                      </w:rPr>
                      <w:t>Google, 2025. [En línea]. Available: https://developers.google.com/maps/documentation/routes/compute-route-over?hl=es-419. [Último acceso: 8 Febrero 2026].</w:t>
                    </w:r>
                  </w:p>
                </w:tc>
              </w:tr>
              <w:tr w:rsidR="00DA3F7B" w14:paraId="4B05E28C" w14:textId="77777777">
                <w:trPr>
                  <w:divId w:val="1029837479"/>
                  <w:tblCellSpacing w:w="15" w:type="dxa"/>
                </w:trPr>
                <w:tc>
                  <w:tcPr>
                    <w:tcW w:w="50" w:type="pct"/>
                    <w:hideMark/>
                  </w:tcPr>
                  <w:p w14:paraId="7E6E6B67" w14:textId="77777777" w:rsidR="00DA3F7B" w:rsidRDefault="00DA3F7B">
                    <w:pPr>
                      <w:pStyle w:val="Bibliografa"/>
                      <w:rPr>
                        <w:noProof/>
                      </w:rPr>
                    </w:pPr>
                    <w:r>
                      <w:rPr>
                        <w:noProof/>
                      </w:rPr>
                      <w:t xml:space="preserve">[14] </w:t>
                    </w:r>
                  </w:p>
                </w:tc>
                <w:tc>
                  <w:tcPr>
                    <w:tcW w:w="0" w:type="auto"/>
                    <w:hideMark/>
                  </w:tcPr>
                  <w:p w14:paraId="6D1B4A7F" w14:textId="77777777" w:rsidR="00DA3F7B" w:rsidRDefault="00DA3F7B">
                    <w:pPr>
                      <w:pStyle w:val="Bibliografa"/>
                      <w:rPr>
                        <w:noProof/>
                      </w:rPr>
                    </w:pPr>
                    <w:r>
                      <w:rPr>
                        <w:noProof/>
                      </w:rPr>
                      <w:t>Mecalux, 2024. [En línea]. Available: https://www.mecalux.com.mx/blog/logistica-de-distribucion. [Último acceso: 7 Febrero 2026].</w:t>
                    </w:r>
                  </w:p>
                </w:tc>
              </w:tr>
              <w:tr w:rsidR="00DA3F7B" w14:paraId="3D599C1A" w14:textId="77777777">
                <w:trPr>
                  <w:divId w:val="1029837479"/>
                  <w:tblCellSpacing w:w="15" w:type="dxa"/>
                </w:trPr>
                <w:tc>
                  <w:tcPr>
                    <w:tcW w:w="50" w:type="pct"/>
                    <w:hideMark/>
                  </w:tcPr>
                  <w:p w14:paraId="3BD0EACD" w14:textId="77777777" w:rsidR="00DA3F7B" w:rsidRDefault="00DA3F7B">
                    <w:pPr>
                      <w:pStyle w:val="Bibliografa"/>
                      <w:rPr>
                        <w:noProof/>
                      </w:rPr>
                    </w:pPr>
                    <w:r>
                      <w:rPr>
                        <w:noProof/>
                      </w:rPr>
                      <w:t xml:space="preserve">[15] </w:t>
                    </w:r>
                  </w:p>
                </w:tc>
                <w:tc>
                  <w:tcPr>
                    <w:tcW w:w="0" w:type="auto"/>
                    <w:hideMark/>
                  </w:tcPr>
                  <w:p w14:paraId="58CCA16C" w14:textId="77777777" w:rsidR="00DA3F7B" w:rsidRDefault="00DA3F7B">
                    <w:pPr>
                      <w:pStyle w:val="Bibliografa"/>
                      <w:rPr>
                        <w:noProof/>
                      </w:rPr>
                    </w:pPr>
                    <w:r>
                      <w:rPr>
                        <w:noProof/>
                      </w:rPr>
                      <w:t>Microsoft, 2026. [En línea]. Available: microsoft.com.. [Último acceso: 10 Febrero 2026].</w:t>
                    </w:r>
                  </w:p>
                </w:tc>
              </w:tr>
              <w:tr w:rsidR="00DA3F7B" w:rsidRPr="00E761AB" w14:paraId="28F8CD96" w14:textId="77777777">
                <w:trPr>
                  <w:divId w:val="1029837479"/>
                  <w:tblCellSpacing w:w="15" w:type="dxa"/>
                </w:trPr>
                <w:tc>
                  <w:tcPr>
                    <w:tcW w:w="50" w:type="pct"/>
                    <w:hideMark/>
                  </w:tcPr>
                  <w:p w14:paraId="31C6728E" w14:textId="77777777" w:rsidR="00DA3F7B" w:rsidRDefault="00DA3F7B">
                    <w:pPr>
                      <w:pStyle w:val="Bibliografa"/>
                      <w:rPr>
                        <w:noProof/>
                      </w:rPr>
                    </w:pPr>
                    <w:r>
                      <w:rPr>
                        <w:noProof/>
                      </w:rPr>
                      <w:t xml:space="preserve">[16] </w:t>
                    </w:r>
                  </w:p>
                </w:tc>
                <w:tc>
                  <w:tcPr>
                    <w:tcW w:w="0" w:type="auto"/>
                    <w:hideMark/>
                  </w:tcPr>
                  <w:p w14:paraId="252574A6" w14:textId="77777777" w:rsidR="00DA3F7B" w:rsidRPr="008A4B45" w:rsidRDefault="00DA3F7B">
                    <w:pPr>
                      <w:pStyle w:val="Bibliografa"/>
                      <w:rPr>
                        <w:noProof/>
                        <w:lang w:val="en-US"/>
                      </w:rPr>
                    </w:pPr>
                    <w:r w:rsidRPr="008A4B45">
                      <w:rPr>
                        <w:noProof/>
                        <w:lang w:val="en-US"/>
                      </w:rPr>
                      <w:t xml:space="preserve">D. y. S. Isakova, Kotlin in Action, I. S, Ed., NY: Manning Publications, 2017. </w:t>
                    </w:r>
                  </w:p>
                </w:tc>
              </w:tr>
              <w:tr w:rsidR="00DA3F7B" w14:paraId="0C343D84" w14:textId="77777777">
                <w:trPr>
                  <w:divId w:val="1029837479"/>
                  <w:tblCellSpacing w:w="15" w:type="dxa"/>
                </w:trPr>
                <w:tc>
                  <w:tcPr>
                    <w:tcW w:w="50" w:type="pct"/>
                    <w:hideMark/>
                  </w:tcPr>
                  <w:p w14:paraId="6BF3BFB1" w14:textId="77777777" w:rsidR="00DA3F7B" w:rsidRDefault="00DA3F7B">
                    <w:pPr>
                      <w:pStyle w:val="Bibliografa"/>
                      <w:rPr>
                        <w:noProof/>
                      </w:rPr>
                    </w:pPr>
                    <w:r>
                      <w:rPr>
                        <w:noProof/>
                      </w:rPr>
                      <w:t xml:space="preserve">[17] </w:t>
                    </w:r>
                  </w:p>
                </w:tc>
                <w:tc>
                  <w:tcPr>
                    <w:tcW w:w="0" w:type="auto"/>
                    <w:hideMark/>
                  </w:tcPr>
                  <w:p w14:paraId="010DDF18" w14:textId="77777777" w:rsidR="00DA3F7B" w:rsidRDefault="00DA3F7B">
                    <w:pPr>
                      <w:pStyle w:val="Bibliografa"/>
                      <w:rPr>
                        <w:noProof/>
                      </w:rPr>
                    </w:pPr>
                    <w:r>
                      <w:rPr>
                        <w:noProof/>
                      </w:rPr>
                      <w:t xml:space="preserve">Google, «Kotlin en Android,» 2023. [En línea]. </w:t>
                    </w:r>
                    <w:r w:rsidRPr="008A4B45">
                      <w:rPr>
                        <w:noProof/>
                        <w:lang w:val="en-US"/>
                      </w:rPr>
                      <w:t xml:space="preserve">Available: https://developer.android.com/kotlin/overview?hl=es-419. </w:t>
                    </w:r>
                    <w:r>
                      <w:rPr>
                        <w:noProof/>
                      </w:rPr>
                      <w:t>[Último acceso: 10 Febrero 2026].</w:t>
                    </w:r>
                  </w:p>
                </w:tc>
              </w:tr>
              <w:tr w:rsidR="00DA3F7B" w14:paraId="06A723EA" w14:textId="77777777">
                <w:trPr>
                  <w:divId w:val="1029837479"/>
                  <w:tblCellSpacing w:w="15" w:type="dxa"/>
                </w:trPr>
                <w:tc>
                  <w:tcPr>
                    <w:tcW w:w="50" w:type="pct"/>
                    <w:hideMark/>
                  </w:tcPr>
                  <w:p w14:paraId="4B28A15C" w14:textId="77777777" w:rsidR="00DA3F7B" w:rsidRDefault="00DA3F7B">
                    <w:pPr>
                      <w:pStyle w:val="Bibliografa"/>
                      <w:rPr>
                        <w:noProof/>
                      </w:rPr>
                    </w:pPr>
                    <w:r>
                      <w:rPr>
                        <w:noProof/>
                      </w:rPr>
                      <w:t xml:space="preserve">[18] </w:t>
                    </w:r>
                  </w:p>
                </w:tc>
                <w:tc>
                  <w:tcPr>
                    <w:tcW w:w="0" w:type="auto"/>
                    <w:hideMark/>
                  </w:tcPr>
                  <w:p w14:paraId="70C3126F" w14:textId="77777777" w:rsidR="00DA3F7B" w:rsidRDefault="00DA3F7B">
                    <w:pPr>
                      <w:pStyle w:val="Bibliografa"/>
                      <w:rPr>
                        <w:noProof/>
                      </w:rPr>
                    </w:pPr>
                    <w:r>
                      <w:rPr>
                        <w:noProof/>
                      </w:rPr>
                      <w:t>K. Documentation, 2026. [En línea]. Available: https://kotlinlang.org/docs/java-interop.html. [Último acceso: 13 Febrero 2026].</w:t>
                    </w:r>
                  </w:p>
                </w:tc>
              </w:tr>
              <w:tr w:rsidR="00DA3F7B" w14:paraId="1E378AEC" w14:textId="77777777">
                <w:trPr>
                  <w:divId w:val="1029837479"/>
                  <w:tblCellSpacing w:w="15" w:type="dxa"/>
                </w:trPr>
                <w:tc>
                  <w:tcPr>
                    <w:tcW w:w="50" w:type="pct"/>
                    <w:hideMark/>
                  </w:tcPr>
                  <w:p w14:paraId="55197796" w14:textId="77777777" w:rsidR="00DA3F7B" w:rsidRDefault="00DA3F7B">
                    <w:pPr>
                      <w:pStyle w:val="Bibliografa"/>
                      <w:rPr>
                        <w:noProof/>
                      </w:rPr>
                    </w:pPr>
                    <w:r>
                      <w:rPr>
                        <w:noProof/>
                      </w:rPr>
                      <w:t xml:space="preserve">[19] </w:t>
                    </w:r>
                  </w:p>
                </w:tc>
                <w:tc>
                  <w:tcPr>
                    <w:tcW w:w="0" w:type="auto"/>
                    <w:hideMark/>
                  </w:tcPr>
                  <w:p w14:paraId="4D0D9C71" w14:textId="77777777" w:rsidR="00DA3F7B" w:rsidRDefault="00DA3F7B">
                    <w:pPr>
                      <w:pStyle w:val="Bibliografa"/>
                      <w:rPr>
                        <w:noProof/>
                      </w:rPr>
                    </w:pPr>
                    <w:r>
                      <w:rPr>
                        <w:noProof/>
                      </w:rPr>
                      <w:t xml:space="preserve">M. Román, «paradigmadigital,» [En línea]. </w:t>
                    </w:r>
                    <w:r w:rsidRPr="008A4B45">
                      <w:rPr>
                        <w:noProof/>
                        <w:lang w:val="en-US"/>
                      </w:rPr>
                      <w:t xml:space="preserve">Available: https://www.paradigmadigital.com/dev/introduccion-jetpack-compose/. </w:t>
                    </w:r>
                    <w:r>
                      <w:rPr>
                        <w:noProof/>
                      </w:rPr>
                      <w:t>[Último acceso: 28 Abril 2026].</w:t>
                    </w:r>
                  </w:p>
                </w:tc>
              </w:tr>
              <w:tr w:rsidR="00DA3F7B" w14:paraId="1224BFAB" w14:textId="77777777">
                <w:trPr>
                  <w:divId w:val="1029837479"/>
                  <w:tblCellSpacing w:w="15" w:type="dxa"/>
                </w:trPr>
                <w:tc>
                  <w:tcPr>
                    <w:tcW w:w="50" w:type="pct"/>
                    <w:hideMark/>
                  </w:tcPr>
                  <w:p w14:paraId="53D93A7A" w14:textId="77777777" w:rsidR="00DA3F7B" w:rsidRDefault="00DA3F7B">
                    <w:pPr>
                      <w:pStyle w:val="Bibliografa"/>
                      <w:rPr>
                        <w:noProof/>
                      </w:rPr>
                    </w:pPr>
                    <w:r>
                      <w:rPr>
                        <w:noProof/>
                      </w:rPr>
                      <w:t xml:space="preserve">[20] </w:t>
                    </w:r>
                  </w:p>
                </w:tc>
                <w:tc>
                  <w:tcPr>
                    <w:tcW w:w="0" w:type="auto"/>
                    <w:hideMark/>
                  </w:tcPr>
                  <w:p w14:paraId="4FA543BE" w14:textId="77777777" w:rsidR="00DA3F7B" w:rsidRDefault="00DA3F7B">
                    <w:pPr>
                      <w:pStyle w:val="Bibliografa"/>
                      <w:rPr>
                        <w:noProof/>
                      </w:rPr>
                    </w:pPr>
                    <w:r>
                      <w:rPr>
                        <w:noProof/>
                      </w:rPr>
                      <w:t>Android, «Developers,» [En línea]. Available: https://developer.android.com/jetpack?hl=es-419. [Último acceso: 28 Abril 2026].</w:t>
                    </w:r>
                  </w:p>
                </w:tc>
              </w:tr>
              <w:tr w:rsidR="00DA3F7B" w14:paraId="727F5FEB" w14:textId="77777777">
                <w:trPr>
                  <w:divId w:val="1029837479"/>
                  <w:tblCellSpacing w:w="15" w:type="dxa"/>
                </w:trPr>
                <w:tc>
                  <w:tcPr>
                    <w:tcW w:w="50" w:type="pct"/>
                    <w:hideMark/>
                  </w:tcPr>
                  <w:p w14:paraId="26D9CF53" w14:textId="77777777" w:rsidR="00DA3F7B" w:rsidRDefault="00DA3F7B">
                    <w:pPr>
                      <w:pStyle w:val="Bibliografa"/>
                      <w:rPr>
                        <w:noProof/>
                      </w:rPr>
                    </w:pPr>
                    <w:r>
                      <w:rPr>
                        <w:noProof/>
                      </w:rPr>
                      <w:t xml:space="preserve">[21] </w:t>
                    </w:r>
                  </w:p>
                </w:tc>
                <w:tc>
                  <w:tcPr>
                    <w:tcW w:w="0" w:type="auto"/>
                    <w:hideMark/>
                  </w:tcPr>
                  <w:p w14:paraId="0CF37294" w14:textId="77777777" w:rsidR="00DA3F7B" w:rsidRDefault="00DA3F7B">
                    <w:pPr>
                      <w:pStyle w:val="Bibliografa"/>
                      <w:rPr>
                        <w:noProof/>
                      </w:rPr>
                    </w:pPr>
                    <w:r>
                      <w:rPr>
                        <w:noProof/>
                      </w:rPr>
                      <w:t>Ubiqo, 2022. [En línea]. Available: https://www.ubiqo.net/tecnologia/que-es-un-gps/. [Último acceso: 13 Febrero 2026].</w:t>
                    </w:r>
                  </w:p>
                </w:tc>
              </w:tr>
              <w:tr w:rsidR="00DA3F7B" w14:paraId="7FD85B83" w14:textId="77777777">
                <w:trPr>
                  <w:divId w:val="1029837479"/>
                  <w:tblCellSpacing w:w="15" w:type="dxa"/>
                </w:trPr>
                <w:tc>
                  <w:tcPr>
                    <w:tcW w:w="50" w:type="pct"/>
                    <w:hideMark/>
                  </w:tcPr>
                  <w:p w14:paraId="1B8FB781" w14:textId="77777777" w:rsidR="00DA3F7B" w:rsidRDefault="00DA3F7B">
                    <w:pPr>
                      <w:pStyle w:val="Bibliografa"/>
                      <w:rPr>
                        <w:noProof/>
                      </w:rPr>
                    </w:pPr>
                    <w:r>
                      <w:rPr>
                        <w:noProof/>
                      </w:rPr>
                      <w:t xml:space="preserve">[22] </w:t>
                    </w:r>
                  </w:p>
                </w:tc>
                <w:tc>
                  <w:tcPr>
                    <w:tcW w:w="0" w:type="auto"/>
                    <w:hideMark/>
                  </w:tcPr>
                  <w:p w14:paraId="737F9086" w14:textId="77777777" w:rsidR="00DA3F7B" w:rsidRDefault="00DA3F7B">
                    <w:pPr>
                      <w:pStyle w:val="Bibliografa"/>
                      <w:rPr>
                        <w:noProof/>
                      </w:rPr>
                    </w:pPr>
                    <w:r>
                      <w:rPr>
                        <w:noProof/>
                      </w:rPr>
                      <w:t>V. museum, 2026. [En línea]. Available: https://www.versionmuseum.com/history-of/google-maps-website. [Último acceso: 17 Febrero 2026].</w:t>
                    </w:r>
                  </w:p>
                </w:tc>
              </w:tr>
              <w:tr w:rsidR="00DA3F7B" w:rsidRPr="00E761AB" w14:paraId="62CA4E52" w14:textId="77777777">
                <w:trPr>
                  <w:divId w:val="1029837479"/>
                  <w:tblCellSpacing w:w="15" w:type="dxa"/>
                </w:trPr>
                <w:tc>
                  <w:tcPr>
                    <w:tcW w:w="50" w:type="pct"/>
                    <w:hideMark/>
                  </w:tcPr>
                  <w:p w14:paraId="2A3BB417" w14:textId="77777777" w:rsidR="00DA3F7B" w:rsidRDefault="00DA3F7B">
                    <w:pPr>
                      <w:pStyle w:val="Bibliografa"/>
                      <w:rPr>
                        <w:noProof/>
                      </w:rPr>
                    </w:pPr>
                    <w:r>
                      <w:rPr>
                        <w:noProof/>
                      </w:rPr>
                      <w:t xml:space="preserve">[23] </w:t>
                    </w:r>
                  </w:p>
                </w:tc>
                <w:tc>
                  <w:tcPr>
                    <w:tcW w:w="0" w:type="auto"/>
                    <w:hideMark/>
                  </w:tcPr>
                  <w:p w14:paraId="4F78A7CD" w14:textId="77777777" w:rsidR="00DA3F7B" w:rsidRPr="008A4B45" w:rsidRDefault="00DA3F7B">
                    <w:pPr>
                      <w:pStyle w:val="Bibliografa"/>
                      <w:rPr>
                        <w:noProof/>
                        <w:lang w:val="en-US"/>
                      </w:rPr>
                    </w:pPr>
                    <w:r w:rsidRPr="008A4B45">
                      <w:rPr>
                        <w:noProof/>
                        <w:lang w:val="en-US"/>
                      </w:rPr>
                      <w:t xml:space="preserve">C. Walls, Spring Boot in Action, C. Walls, Ed., NY: Manning Publications, 2016. </w:t>
                    </w:r>
                  </w:p>
                </w:tc>
              </w:tr>
              <w:tr w:rsidR="00DA3F7B" w:rsidRPr="00E761AB" w14:paraId="79A20C30" w14:textId="77777777">
                <w:trPr>
                  <w:divId w:val="1029837479"/>
                  <w:tblCellSpacing w:w="15" w:type="dxa"/>
                </w:trPr>
                <w:tc>
                  <w:tcPr>
                    <w:tcW w:w="50" w:type="pct"/>
                    <w:hideMark/>
                  </w:tcPr>
                  <w:p w14:paraId="062B7A62" w14:textId="77777777" w:rsidR="00DA3F7B" w:rsidRDefault="00DA3F7B">
                    <w:pPr>
                      <w:pStyle w:val="Bibliografa"/>
                      <w:rPr>
                        <w:noProof/>
                      </w:rPr>
                    </w:pPr>
                    <w:r>
                      <w:rPr>
                        <w:noProof/>
                      </w:rPr>
                      <w:t xml:space="preserve">[24] </w:t>
                    </w:r>
                  </w:p>
                </w:tc>
                <w:tc>
                  <w:tcPr>
                    <w:tcW w:w="0" w:type="auto"/>
                    <w:hideMark/>
                  </w:tcPr>
                  <w:p w14:paraId="4D02A5DE" w14:textId="77777777" w:rsidR="00DA3F7B" w:rsidRPr="008A4B45" w:rsidRDefault="00DA3F7B">
                    <w:pPr>
                      <w:pStyle w:val="Bibliografa"/>
                      <w:rPr>
                        <w:noProof/>
                        <w:lang w:val="en-US"/>
                      </w:rPr>
                    </w:pPr>
                    <w:r w:rsidRPr="008A4B45">
                      <w:rPr>
                        <w:noProof/>
                        <w:lang w:val="en-US"/>
                      </w:rPr>
                      <w:t xml:space="preserve">R. Martin, Clean Architecture: A Craftsman's Guide to Software, Boston: Prentice Hall, 2017. </w:t>
                    </w:r>
                  </w:p>
                </w:tc>
              </w:tr>
              <w:tr w:rsidR="00DA3F7B" w14:paraId="616027DC" w14:textId="77777777">
                <w:trPr>
                  <w:divId w:val="1029837479"/>
                  <w:tblCellSpacing w:w="15" w:type="dxa"/>
                </w:trPr>
                <w:tc>
                  <w:tcPr>
                    <w:tcW w:w="50" w:type="pct"/>
                    <w:hideMark/>
                  </w:tcPr>
                  <w:p w14:paraId="58BA85C5" w14:textId="77777777" w:rsidR="00DA3F7B" w:rsidRDefault="00DA3F7B">
                    <w:pPr>
                      <w:pStyle w:val="Bibliografa"/>
                      <w:rPr>
                        <w:noProof/>
                      </w:rPr>
                    </w:pPr>
                    <w:r>
                      <w:rPr>
                        <w:noProof/>
                      </w:rPr>
                      <w:t xml:space="preserve">[25] </w:t>
                    </w:r>
                  </w:p>
                </w:tc>
                <w:tc>
                  <w:tcPr>
                    <w:tcW w:w="0" w:type="auto"/>
                    <w:hideMark/>
                  </w:tcPr>
                  <w:p w14:paraId="06AACBFC" w14:textId="77777777" w:rsidR="00DA3F7B" w:rsidRDefault="00DA3F7B">
                    <w:pPr>
                      <w:pStyle w:val="Bibliografa"/>
                      <w:rPr>
                        <w:noProof/>
                      </w:rPr>
                    </w:pPr>
                    <w:r>
                      <w:rPr>
                        <w:noProof/>
                      </w:rPr>
                      <w:t xml:space="preserve">I. Y. TECNOLOGIA, 2022. [En línea]. </w:t>
                    </w:r>
                    <w:r w:rsidRPr="008A4B45">
                      <w:rPr>
                        <w:noProof/>
                        <w:lang w:val="en-US"/>
                      </w:rPr>
                      <w:t xml:space="preserve">Available: https://unirfp.unir.net/revista/ingenieria-y-tecnologia/framework/. </w:t>
                    </w:r>
                    <w:r>
                      <w:rPr>
                        <w:noProof/>
                      </w:rPr>
                      <w:t>[Último acceso: 17 Febrero 2026].</w:t>
                    </w:r>
                  </w:p>
                </w:tc>
              </w:tr>
              <w:tr w:rsidR="00DA3F7B" w14:paraId="46DDC365" w14:textId="77777777">
                <w:trPr>
                  <w:divId w:val="1029837479"/>
                  <w:tblCellSpacing w:w="15" w:type="dxa"/>
                </w:trPr>
                <w:tc>
                  <w:tcPr>
                    <w:tcW w:w="50" w:type="pct"/>
                    <w:hideMark/>
                  </w:tcPr>
                  <w:p w14:paraId="40E60E4B" w14:textId="77777777" w:rsidR="00DA3F7B" w:rsidRDefault="00DA3F7B">
                    <w:pPr>
                      <w:pStyle w:val="Bibliografa"/>
                      <w:rPr>
                        <w:noProof/>
                      </w:rPr>
                    </w:pPr>
                    <w:r>
                      <w:rPr>
                        <w:noProof/>
                      </w:rPr>
                      <w:t xml:space="preserve">[26] </w:t>
                    </w:r>
                  </w:p>
                </w:tc>
                <w:tc>
                  <w:tcPr>
                    <w:tcW w:w="0" w:type="auto"/>
                    <w:hideMark/>
                  </w:tcPr>
                  <w:p w14:paraId="54BF3840" w14:textId="77777777" w:rsidR="00DA3F7B" w:rsidRDefault="00DA3F7B">
                    <w:pPr>
                      <w:pStyle w:val="Bibliografa"/>
                      <w:rPr>
                        <w:noProof/>
                      </w:rPr>
                    </w:pPr>
                    <w:r>
                      <w:rPr>
                        <w:noProof/>
                      </w:rPr>
                      <w:t xml:space="preserve">D. Ortega y M. Guevara, ELEMENTARY: UN FRAMEWORK DE PROGRAMACIÓN, Maracaibo: Universidad Privada, 2016. </w:t>
                    </w:r>
                  </w:p>
                </w:tc>
              </w:tr>
              <w:tr w:rsidR="00DA3F7B" w14:paraId="54E951A3" w14:textId="77777777">
                <w:trPr>
                  <w:divId w:val="1029837479"/>
                  <w:tblCellSpacing w:w="15" w:type="dxa"/>
                </w:trPr>
                <w:tc>
                  <w:tcPr>
                    <w:tcW w:w="50" w:type="pct"/>
                    <w:hideMark/>
                  </w:tcPr>
                  <w:p w14:paraId="449DD2DB" w14:textId="77777777" w:rsidR="00DA3F7B" w:rsidRDefault="00DA3F7B">
                    <w:pPr>
                      <w:pStyle w:val="Bibliografa"/>
                      <w:rPr>
                        <w:noProof/>
                      </w:rPr>
                    </w:pPr>
                    <w:r>
                      <w:rPr>
                        <w:noProof/>
                      </w:rPr>
                      <w:t xml:space="preserve">[27] </w:t>
                    </w:r>
                  </w:p>
                </w:tc>
                <w:tc>
                  <w:tcPr>
                    <w:tcW w:w="0" w:type="auto"/>
                    <w:hideMark/>
                  </w:tcPr>
                  <w:p w14:paraId="75AEFB3D" w14:textId="77777777" w:rsidR="00DA3F7B" w:rsidRDefault="00DA3F7B">
                    <w:pPr>
                      <w:pStyle w:val="Bibliografa"/>
                      <w:rPr>
                        <w:noProof/>
                      </w:rPr>
                    </w:pPr>
                    <w:r>
                      <w:rPr>
                        <w:noProof/>
                      </w:rPr>
                      <w:t xml:space="preserve">Y. Muradas, Junio 2022. [En línea]. </w:t>
                    </w:r>
                    <w:r w:rsidRPr="008A4B45">
                      <w:rPr>
                        <w:noProof/>
                        <w:lang w:val="en-US"/>
                      </w:rPr>
                      <w:t xml:space="preserve">Available: https://openwebinars.net/blog/conoce-que-es-spring-framework-y-por-que-usarlo/. </w:t>
                    </w:r>
                    <w:r>
                      <w:rPr>
                        <w:noProof/>
                      </w:rPr>
                      <w:t>[Último acceso: 20 Febrero 2026].</w:t>
                    </w:r>
                  </w:p>
                </w:tc>
              </w:tr>
              <w:tr w:rsidR="00DA3F7B" w14:paraId="0DA84FC2" w14:textId="77777777">
                <w:trPr>
                  <w:divId w:val="1029837479"/>
                  <w:tblCellSpacing w:w="15" w:type="dxa"/>
                </w:trPr>
                <w:tc>
                  <w:tcPr>
                    <w:tcW w:w="50" w:type="pct"/>
                    <w:hideMark/>
                  </w:tcPr>
                  <w:p w14:paraId="15EDCB6F" w14:textId="77777777" w:rsidR="00DA3F7B" w:rsidRDefault="00DA3F7B">
                    <w:pPr>
                      <w:pStyle w:val="Bibliografa"/>
                      <w:rPr>
                        <w:noProof/>
                      </w:rPr>
                    </w:pPr>
                    <w:r>
                      <w:rPr>
                        <w:noProof/>
                      </w:rPr>
                      <w:lastRenderedPageBreak/>
                      <w:t xml:space="preserve">[28] </w:t>
                    </w:r>
                  </w:p>
                </w:tc>
                <w:tc>
                  <w:tcPr>
                    <w:tcW w:w="0" w:type="auto"/>
                    <w:hideMark/>
                  </w:tcPr>
                  <w:p w14:paraId="5EA22668" w14:textId="77777777" w:rsidR="00DA3F7B" w:rsidRDefault="00DA3F7B">
                    <w:pPr>
                      <w:pStyle w:val="Bibliografa"/>
                      <w:rPr>
                        <w:noProof/>
                      </w:rPr>
                    </w:pPr>
                    <w:r>
                      <w:rPr>
                        <w:noProof/>
                      </w:rPr>
                      <w:t>V. Tanzu, 2026. [En línea]. Available: https://spring.io/projects/spring-framework. [Último acceso: 20 Febrero 2026].</w:t>
                    </w:r>
                  </w:p>
                </w:tc>
              </w:tr>
              <w:tr w:rsidR="00DA3F7B" w:rsidRPr="00E761AB" w14:paraId="66CB78C6" w14:textId="77777777">
                <w:trPr>
                  <w:divId w:val="1029837479"/>
                  <w:tblCellSpacing w:w="15" w:type="dxa"/>
                </w:trPr>
                <w:tc>
                  <w:tcPr>
                    <w:tcW w:w="50" w:type="pct"/>
                    <w:hideMark/>
                  </w:tcPr>
                  <w:p w14:paraId="0D086F24" w14:textId="77777777" w:rsidR="00DA3F7B" w:rsidRDefault="00DA3F7B">
                    <w:pPr>
                      <w:pStyle w:val="Bibliografa"/>
                      <w:rPr>
                        <w:noProof/>
                      </w:rPr>
                    </w:pPr>
                    <w:r>
                      <w:rPr>
                        <w:noProof/>
                      </w:rPr>
                      <w:t xml:space="preserve">[29] </w:t>
                    </w:r>
                  </w:p>
                </w:tc>
                <w:tc>
                  <w:tcPr>
                    <w:tcW w:w="0" w:type="auto"/>
                    <w:hideMark/>
                  </w:tcPr>
                  <w:p w14:paraId="179C6B42" w14:textId="77777777" w:rsidR="00DA3F7B" w:rsidRPr="008A4B45" w:rsidRDefault="00DA3F7B">
                    <w:pPr>
                      <w:pStyle w:val="Bibliografa"/>
                      <w:rPr>
                        <w:noProof/>
                        <w:lang w:val="en-US"/>
                      </w:rPr>
                    </w:pPr>
                    <w:r w:rsidRPr="008A4B45">
                      <w:rPr>
                        <w:noProof/>
                        <w:lang w:val="en-US"/>
                      </w:rPr>
                      <w:t xml:space="preserve">C. WALLS, Spring boot in Action, Shelter Island: Manning Publications Co., 2016. </w:t>
                    </w:r>
                  </w:p>
                </w:tc>
              </w:tr>
              <w:tr w:rsidR="00DA3F7B" w14:paraId="448AE227" w14:textId="77777777">
                <w:trPr>
                  <w:divId w:val="1029837479"/>
                  <w:tblCellSpacing w:w="15" w:type="dxa"/>
                </w:trPr>
                <w:tc>
                  <w:tcPr>
                    <w:tcW w:w="50" w:type="pct"/>
                    <w:hideMark/>
                  </w:tcPr>
                  <w:p w14:paraId="26E52DCE" w14:textId="77777777" w:rsidR="00DA3F7B" w:rsidRDefault="00DA3F7B">
                    <w:pPr>
                      <w:pStyle w:val="Bibliografa"/>
                      <w:rPr>
                        <w:noProof/>
                      </w:rPr>
                    </w:pPr>
                    <w:r>
                      <w:rPr>
                        <w:noProof/>
                      </w:rPr>
                      <w:t xml:space="preserve">[30] </w:t>
                    </w:r>
                  </w:p>
                </w:tc>
                <w:tc>
                  <w:tcPr>
                    <w:tcW w:w="0" w:type="auto"/>
                    <w:hideMark/>
                  </w:tcPr>
                  <w:p w14:paraId="411B0490" w14:textId="77777777" w:rsidR="00DA3F7B" w:rsidRDefault="00DA3F7B">
                    <w:pPr>
                      <w:pStyle w:val="Bibliografa"/>
                      <w:rPr>
                        <w:noProof/>
                      </w:rPr>
                    </w:pPr>
                    <w:r>
                      <w:rPr>
                        <w:noProof/>
                      </w:rPr>
                      <w:t>Spring Org, [En línea]. Available: https://docs.spring.io/spring-boot/index.html. [Último acceso: 20 Febrero 2026].</w:t>
                    </w:r>
                  </w:p>
                </w:tc>
              </w:tr>
              <w:tr w:rsidR="00DA3F7B" w14:paraId="67B71E5C" w14:textId="77777777">
                <w:trPr>
                  <w:divId w:val="1029837479"/>
                  <w:tblCellSpacing w:w="15" w:type="dxa"/>
                </w:trPr>
                <w:tc>
                  <w:tcPr>
                    <w:tcW w:w="50" w:type="pct"/>
                    <w:hideMark/>
                  </w:tcPr>
                  <w:p w14:paraId="1F12C3D8" w14:textId="77777777" w:rsidR="00DA3F7B" w:rsidRDefault="00DA3F7B">
                    <w:pPr>
                      <w:pStyle w:val="Bibliografa"/>
                      <w:rPr>
                        <w:noProof/>
                      </w:rPr>
                    </w:pPr>
                    <w:r>
                      <w:rPr>
                        <w:noProof/>
                      </w:rPr>
                      <w:t xml:space="preserve">[31] </w:t>
                    </w:r>
                  </w:p>
                </w:tc>
                <w:tc>
                  <w:tcPr>
                    <w:tcW w:w="0" w:type="auto"/>
                    <w:hideMark/>
                  </w:tcPr>
                  <w:p w14:paraId="2DEFE87F" w14:textId="77777777" w:rsidR="00DA3F7B" w:rsidRDefault="00DA3F7B">
                    <w:pPr>
                      <w:pStyle w:val="Bibliografa"/>
                      <w:rPr>
                        <w:noProof/>
                      </w:rPr>
                    </w:pPr>
                    <w:r>
                      <w:rPr>
                        <w:noProof/>
                      </w:rPr>
                      <w:t>M. Goodwin, 2023. [En línea]. Available: https://www.ibm.com/mx-es/think/topics/api. [Último acceso: 21 Febrero 2026].</w:t>
                    </w:r>
                  </w:p>
                </w:tc>
              </w:tr>
              <w:tr w:rsidR="00DA3F7B" w14:paraId="4765CE34" w14:textId="77777777">
                <w:trPr>
                  <w:divId w:val="1029837479"/>
                  <w:tblCellSpacing w:w="15" w:type="dxa"/>
                </w:trPr>
                <w:tc>
                  <w:tcPr>
                    <w:tcW w:w="50" w:type="pct"/>
                    <w:hideMark/>
                  </w:tcPr>
                  <w:p w14:paraId="7714A189" w14:textId="77777777" w:rsidR="00DA3F7B" w:rsidRDefault="00DA3F7B">
                    <w:pPr>
                      <w:pStyle w:val="Bibliografa"/>
                      <w:rPr>
                        <w:noProof/>
                      </w:rPr>
                    </w:pPr>
                    <w:r>
                      <w:rPr>
                        <w:noProof/>
                      </w:rPr>
                      <w:t xml:space="preserve">[32] </w:t>
                    </w:r>
                  </w:p>
                </w:tc>
                <w:tc>
                  <w:tcPr>
                    <w:tcW w:w="0" w:type="auto"/>
                    <w:hideMark/>
                  </w:tcPr>
                  <w:p w14:paraId="6D85F71C" w14:textId="77777777" w:rsidR="00DA3F7B" w:rsidRDefault="00DA3F7B">
                    <w:pPr>
                      <w:pStyle w:val="Bibliografa"/>
                      <w:rPr>
                        <w:noProof/>
                      </w:rPr>
                    </w:pPr>
                    <w:r>
                      <w:rPr>
                        <w:noProof/>
                      </w:rPr>
                      <w:t xml:space="preserve">A. W. Services, 2026. [En línea]. </w:t>
                    </w:r>
                    <w:r w:rsidRPr="008A4B45">
                      <w:rPr>
                        <w:noProof/>
                        <w:lang w:val="en-US"/>
                      </w:rPr>
                      <w:t xml:space="preserve">Available: https://aws.amazon.com/es/what-is/api/. </w:t>
                    </w:r>
                    <w:r>
                      <w:rPr>
                        <w:noProof/>
                      </w:rPr>
                      <w:t>[Último acceso: 21 Febrero 2026].</w:t>
                    </w:r>
                  </w:p>
                </w:tc>
              </w:tr>
              <w:tr w:rsidR="00DA3F7B" w:rsidRPr="00E761AB" w14:paraId="1501F405" w14:textId="77777777">
                <w:trPr>
                  <w:divId w:val="1029837479"/>
                  <w:tblCellSpacing w:w="15" w:type="dxa"/>
                </w:trPr>
                <w:tc>
                  <w:tcPr>
                    <w:tcW w:w="50" w:type="pct"/>
                    <w:hideMark/>
                  </w:tcPr>
                  <w:p w14:paraId="27A4836C" w14:textId="77777777" w:rsidR="00DA3F7B" w:rsidRDefault="00DA3F7B">
                    <w:pPr>
                      <w:pStyle w:val="Bibliografa"/>
                      <w:rPr>
                        <w:noProof/>
                      </w:rPr>
                    </w:pPr>
                    <w:r>
                      <w:rPr>
                        <w:noProof/>
                      </w:rPr>
                      <w:t xml:space="preserve">[33] </w:t>
                    </w:r>
                  </w:p>
                </w:tc>
                <w:tc>
                  <w:tcPr>
                    <w:tcW w:w="0" w:type="auto"/>
                    <w:hideMark/>
                  </w:tcPr>
                  <w:p w14:paraId="6D529A9A" w14:textId="77777777" w:rsidR="00DA3F7B" w:rsidRPr="008A4B45" w:rsidRDefault="00DA3F7B">
                    <w:pPr>
                      <w:pStyle w:val="Bibliografa"/>
                      <w:rPr>
                        <w:noProof/>
                        <w:lang w:val="en-US"/>
                      </w:rPr>
                    </w:pPr>
                    <w:r w:rsidRPr="008A4B45">
                      <w:rPr>
                        <w:noProof/>
                        <w:lang w:val="en-US"/>
                      </w:rPr>
                      <w:t xml:space="preserve">M. Kleppmann, Designing Data-Intensive Applications, Sebastopol: O'Reilly Media, 2017. </w:t>
                    </w:r>
                  </w:p>
                </w:tc>
              </w:tr>
              <w:tr w:rsidR="00DA3F7B" w:rsidRPr="00E761AB" w14:paraId="7D79A329" w14:textId="77777777">
                <w:trPr>
                  <w:divId w:val="1029837479"/>
                  <w:tblCellSpacing w:w="15" w:type="dxa"/>
                </w:trPr>
                <w:tc>
                  <w:tcPr>
                    <w:tcW w:w="50" w:type="pct"/>
                    <w:hideMark/>
                  </w:tcPr>
                  <w:p w14:paraId="06FB10DA" w14:textId="77777777" w:rsidR="00DA3F7B" w:rsidRDefault="00DA3F7B">
                    <w:pPr>
                      <w:pStyle w:val="Bibliografa"/>
                      <w:rPr>
                        <w:noProof/>
                      </w:rPr>
                    </w:pPr>
                    <w:r>
                      <w:rPr>
                        <w:noProof/>
                      </w:rPr>
                      <w:t xml:space="preserve">[34] </w:t>
                    </w:r>
                  </w:p>
                </w:tc>
                <w:tc>
                  <w:tcPr>
                    <w:tcW w:w="0" w:type="auto"/>
                    <w:hideMark/>
                  </w:tcPr>
                  <w:p w14:paraId="68C2350A" w14:textId="77777777" w:rsidR="00DA3F7B" w:rsidRPr="008A4B45" w:rsidRDefault="00DA3F7B">
                    <w:pPr>
                      <w:pStyle w:val="Bibliografa"/>
                      <w:rPr>
                        <w:noProof/>
                        <w:lang w:val="en-US"/>
                      </w:rPr>
                    </w:pPr>
                    <w:r w:rsidRPr="008A4B45">
                      <w:rPr>
                        <w:noProof/>
                        <w:lang w:val="en-US"/>
                      </w:rPr>
                      <w:t>R. T. Fielding, «Architectural Styles and the Design of Network-based,» Irvine, California, United States, 2000.</w:t>
                    </w:r>
                  </w:p>
                </w:tc>
              </w:tr>
              <w:tr w:rsidR="00DA3F7B" w14:paraId="4690DF3A" w14:textId="77777777">
                <w:trPr>
                  <w:divId w:val="1029837479"/>
                  <w:tblCellSpacing w:w="15" w:type="dxa"/>
                </w:trPr>
                <w:tc>
                  <w:tcPr>
                    <w:tcW w:w="50" w:type="pct"/>
                    <w:hideMark/>
                  </w:tcPr>
                  <w:p w14:paraId="3E7556A1" w14:textId="77777777" w:rsidR="00DA3F7B" w:rsidRDefault="00DA3F7B">
                    <w:pPr>
                      <w:pStyle w:val="Bibliografa"/>
                      <w:rPr>
                        <w:noProof/>
                      </w:rPr>
                    </w:pPr>
                    <w:r>
                      <w:rPr>
                        <w:noProof/>
                      </w:rPr>
                      <w:t xml:space="preserve">[35] </w:t>
                    </w:r>
                  </w:p>
                </w:tc>
                <w:tc>
                  <w:tcPr>
                    <w:tcW w:w="0" w:type="auto"/>
                    <w:hideMark/>
                  </w:tcPr>
                  <w:p w14:paraId="36892658" w14:textId="77777777" w:rsidR="00DA3F7B" w:rsidRDefault="00DA3F7B">
                    <w:pPr>
                      <w:pStyle w:val="Bibliografa"/>
                      <w:rPr>
                        <w:noProof/>
                      </w:rPr>
                    </w:pPr>
                    <w:r>
                      <w:rPr>
                        <w:noProof/>
                      </w:rPr>
                      <w:t>IBM Corporation, 2026. [En línea]. Available: https://www.ibm.com/docs/es/cics-tg-multi/9.3.0?topic=services-concepts-restful-json-web. [Último acceso: 21 Febrero 2026].</w:t>
                    </w:r>
                  </w:p>
                </w:tc>
              </w:tr>
              <w:tr w:rsidR="00DA3F7B" w14:paraId="39BB2EB8" w14:textId="77777777">
                <w:trPr>
                  <w:divId w:val="1029837479"/>
                  <w:tblCellSpacing w:w="15" w:type="dxa"/>
                </w:trPr>
                <w:tc>
                  <w:tcPr>
                    <w:tcW w:w="50" w:type="pct"/>
                    <w:hideMark/>
                  </w:tcPr>
                  <w:p w14:paraId="3ED08511" w14:textId="77777777" w:rsidR="00DA3F7B" w:rsidRDefault="00DA3F7B">
                    <w:pPr>
                      <w:pStyle w:val="Bibliografa"/>
                      <w:rPr>
                        <w:noProof/>
                      </w:rPr>
                    </w:pPr>
                    <w:r>
                      <w:rPr>
                        <w:noProof/>
                      </w:rPr>
                      <w:t xml:space="preserve">[36] </w:t>
                    </w:r>
                  </w:p>
                </w:tc>
                <w:tc>
                  <w:tcPr>
                    <w:tcW w:w="0" w:type="auto"/>
                    <w:hideMark/>
                  </w:tcPr>
                  <w:p w14:paraId="608DC493" w14:textId="77777777" w:rsidR="00DA3F7B" w:rsidRDefault="00DA3F7B">
                    <w:pPr>
                      <w:pStyle w:val="Bibliografa"/>
                      <w:rPr>
                        <w:noProof/>
                      </w:rPr>
                    </w:pPr>
                    <w:r>
                      <w:rPr>
                        <w:noProof/>
                      </w:rPr>
                      <w:t>C. Castillo Rodríguez, «Definición de una arquitectura Restful orientada al recurso (Resource-Oriented Architecture - ROA en la construcción de un web service que aloja algoritmos solucionadores (solvers) orientados a problemas de programación lineal como servicios,» Pereira, 2017.</w:t>
                    </w:r>
                  </w:p>
                </w:tc>
              </w:tr>
              <w:tr w:rsidR="00DA3F7B" w14:paraId="6AE19AC0" w14:textId="77777777">
                <w:trPr>
                  <w:divId w:val="1029837479"/>
                  <w:tblCellSpacing w:w="15" w:type="dxa"/>
                </w:trPr>
                <w:tc>
                  <w:tcPr>
                    <w:tcW w:w="50" w:type="pct"/>
                    <w:hideMark/>
                  </w:tcPr>
                  <w:p w14:paraId="5CFC1139" w14:textId="77777777" w:rsidR="00DA3F7B" w:rsidRDefault="00DA3F7B">
                    <w:pPr>
                      <w:pStyle w:val="Bibliografa"/>
                      <w:rPr>
                        <w:noProof/>
                      </w:rPr>
                    </w:pPr>
                    <w:r>
                      <w:rPr>
                        <w:noProof/>
                      </w:rPr>
                      <w:t xml:space="preserve">[37] </w:t>
                    </w:r>
                  </w:p>
                </w:tc>
                <w:tc>
                  <w:tcPr>
                    <w:tcW w:w="0" w:type="auto"/>
                    <w:hideMark/>
                  </w:tcPr>
                  <w:p w14:paraId="4D2DA361" w14:textId="77777777" w:rsidR="00DA3F7B" w:rsidRDefault="00DA3F7B">
                    <w:pPr>
                      <w:pStyle w:val="Bibliografa"/>
                      <w:rPr>
                        <w:noProof/>
                      </w:rPr>
                    </w:pPr>
                    <w:r>
                      <w:rPr>
                        <w:noProof/>
                      </w:rPr>
                      <w:t xml:space="preserve">A. Enrique, Principios de diseño de APIs REST, Leanpub, Ed., Leanpub, 2013. </w:t>
                    </w:r>
                  </w:p>
                </w:tc>
              </w:tr>
              <w:tr w:rsidR="00DA3F7B" w14:paraId="39228FC3" w14:textId="77777777">
                <w:trPr>
                  <w:divId w:val="1029837479"/>
                  <w:tblCellSpacing w:w="15" w:type="dxa"/>
                </w:trPr>
                <w:tc>
                  <w:tcPr>
                    <w:tcW w:w="50" w:type="pct"/>
                    <w:hideMark/>
                  </w:tcPr>
                  <w:p w14:paraId="6BFAA1C5" w14:textId="77777777" w:rsidR="00DA3F7B" w:rsidRDefault="00DA3F7B">
                    <w:pPr>
                      <w:pStyle w:val="Bibliografa"/>
                      <w:rPr>
                        <w:noProof/>
                      </w:rPr>
                    </w:pPr>
                    <w:r>
                      <w:rPr>
                        <w:noProof/>
                      </w:rPr>
                      <w:t xml:space="preserve">[38] </w:t>
                    </w:r>
                  </w:p>
                </w:tc>
                <w:tc>
                  <w:tcPr>
                    <w:tcW w:w="0" w:type="auto"/>
                    <w:hideMark/>
                  </w:tcPr>
                  <w:p w14:paraId="091D03AC" w14:textId="77777777" w:rsidR="00DA3F7B" w:rsidRDefault="00DA3F7B">
                    <w:pPr>
                      <w:pStyle w:val="Bibliografa"/>
                      <w:rPr>
                        <w:noProof/>
                      </w:rPr>
                    </w:pPr>
                    <w:r>
                      <w:rPr>
                        <w:noProof/>
                      </w:rPr>
                      <w:t>Mozilla Corporation, [En línea]. Available: https://developer.mozilla.org/en-US/docs/Web/HTTP/Reference/Methods/GET. [Último acceso: 23 Febrero 2026].</w:t>
                    </w:r>
                  </w:p>
                </w:tc>
              </w:tr>
              <w:tr w:rsidR="00DA3F7B" w14:paraId="43173D3C" w14:textId="77777777">
                <w:trPr>
                  <w:divId w:val="1029837479"/>
                  <w:tblCellSpacing w:w="15" w:type="dxa"/>
                </w:trPr>
                <w:tc>
                  <w:tcPr>
                    <w:tcW w:w="50" w:type="pct"/>
                    <w:hideMark/>
                  </w:tcPr>
                  <w:p w14:paraId="7DF2011B" w14:textId="77777777" w:rsidR="00DA3F7B" w:rsidRDefault="00DA3F7B">
                    <w:pPr>
                      <w:pStyle w:val="Bibliografa"/>
                      <w:rPr>
                        <w:noProof/>
                      </w:rPr>
                    </w:pPr>
                    <w:r>
                      <w:rPr>
                        <w:noProof/>
                      </w:rPr>
                      <w:t xml:space="preserve">[39] </w:t>
                    </w:r>
                  </w:p>
                </w:tc>
                <w:tc>
                  <w:tcPr>
                    <w:tcW w:w="0" w:type="auto"/>
                    <w:hideMark/>
                  </w:tcPr>
                  <w:p w14:paraId="48215DC6" w14:textId="77777777" w:rsidR="00DA3F7B" w:rsidRDefault="00DA3F7B">
                    <w:pPr>
                      <w:pStyle w:val="Bibliografa"/>
                      <w:rPr>
                        <w:noProof/>
                      </w:rPr>
                    </w:pPr>
                    <w:r>
                      <w:rPr>
                        <w:noProof/>
                      </w:rPr>
                      <w:t>Mozilla Corporation, [En línea]. Available: https://developer.mozilla.org/en-US/docs/Web/HTTP/Reference/Methods/PUT. [Último acceso: 23 Febrero 2026].</w:t>
                    </w:r>
                  </w:p>
                </w:tc>
              </w:tr>
              <w:tr w:rsidR="00DA3F7B" w14:paraId="7FC95E12" w14:textId="77777777">
                <w:trPr>
                  <w:divId w:val="1029837479"/>
                  <w:tblCellSpacing w:w="15" w:type="dxa"/>
                </w:trPr>
                <w:tc>
                  <w:tcPr>
                    <w:tcW w:w="50" w:type="pct"/>
                    <w:hideMark/>
                  </w:tcPr>
                  <w:p w14:paraId="6D950B7F" w14:textId="77777777" w:rsidR="00DA3F7B" w:rsidRDefault="00DA3F7B">
                    <w:pPr>
                      <w:pStyle w:val="Bibliografa"/>
                      <w:rPr>
                        <w:noProof/>
                      </w:rPr>
                    </w:pPr>
                    <w:r>
                      <w:rPr>
                        <w:noProof/>
                      </w:rPr>
                      <w:t xml:space="preserve">[40] </w:t>
                    </w:r>
                  </w:p>
                </w:tc>
                <w:tc>
                  <w:tcPr>
                    <w:tcW w:w="0" w:type="auto"/>
                    <w:hideMark/>
                  </w:tcPr>
                  <w:p w14:paraId="09E70C23" w14:textId="77777777" w:rsidR="00DA3F7B" w:rsidRDefault="00DA3F7B">
                    <w:pPr>
                      <w:pStyle w:val="Bibliografa"/>
                      <w:rPr>
                        <w:noProof/>
                      </w:rPr>
                    </w:pPr>
                    <w:r>
                      <w:rPr>
                        <w:noProof/>
                      </w:rPr>
                      <w:t>Mozilla Corporation, [En línea]. Available: https://developer.mozilla.org/en-US/docs/Web/HTTP/Reference/Methods/DELETE. [Último acceso: 23 Febrero 2026].</w:t>
                    </w:r>
                  </w:p>
                </w:tc>
              </w:tr>
              <w:tr w:rsidR="00DA3F7B" w14:paraId="13CD355D" w14:textId="77777777">
                <w:trPr>
                  <w:divId w:val="1029837479"/>
                  <w:tblCellSpacing w:w="15" w:type="dxa"/>
                </w:trPr>
                <w:tc>
                  <w:tcPr>
                    <w:tcW w:w="50" w:type="pct"/>
                    <w:hideMark/>
                  </w:tcPr>
                  <w:p w14:paraId="6B2AE40E" w14:textId="77777777" w:rsidR="00DA3F7B" w:rsidRDefault="00DA3F7B">
                    <w:pPr>
                      <w:pStyle w:val="Bibliografa"/>
                      <w:rPr>
                        <w:noProof/>
                      </w:rPr>
                    </w:pPr>
                    <w:r>
                      <w:rPr>
                        <w:noProof/>
                      </w:rPr>
                      <w:t xml:space="preserve">[41] </w:t>
                    </w:r>
                  </w:p>
                </w:tc>
                <w:tc>
                  <w:tcPr>
                    <w:tcW w:w="0" w:type="auto"/>
                    <w:hideMark/>
                  </w:tcPr>
                  <w:p w14:paraId="677BCF51" w14:textId="77777777" w:rsidR="00DA3F7B" w:rsidRDefault="00DA3F7B">
                    <w:pPr>
                      <w:pStyle w:val="Bibliografa"/>
                      <w:rPr>
                        <w:noProof/>
                      </w:rPr>
                    </w:pPr>
                    <w:r>
                      <w:rPr>
                        <w:noProof/>
                      </w:rPr>
                      <w:t>Mozilla Corporation, [En línea]. Available: https://developer.mozilla.org/en-US/docs/Web/HTTP/Reference/Methods/POST. [Último acceso: 23 Febrero 2026].</w:t>
                    </w:r>
                  </w:p>
                </w:tc>
              </w:tr>
              <w:tr w:rsidR="00DA3F7B" w14:paraId="5F359AB7" w14:textId="77777777">
                <w:trPr>
                  <w:divId w:val="1029837479"/>
                  <w:tblCellSpacing w:w="15" w:type="dxa"/>
                </w:trPr>
                <w:tc>
                  <w:tcPr>
                    <w:tcW w:w="50" w:type="pct"/>
                    <w:hideMark/>
                  </w:tcPr>
                  <w:p w14:paraId="4284E995" w14:textId="77777777" w:rsidR="00DA3F7B" w:rsidRDefault="00DA3F7B">
                    <w:pPr>
                      <w:pStyle w:val="Bibliografa"/>
                      <w:rPr>
                        <w:noProof/>
                      </w:rPr>
                    </w:pPr>
                    <w:r>
                      <w:rPr>
                        <w:noProof/>
                      </w:rPr>
                      <w:t xml:space="preserve">[42] </w:t>
                    </w:r>
                  </w:p>
                </w:tc>
                <w:tc>
                  <w:tcPr>
                    <w:tcW w:w="0" w:type="auto"/>
                    <w:hideMark/>
                  </w:tcPr>
                  <w:p w14:paraId="0001C6D5" w14:textId="77777777" w:rsidR="00DA3F7B" w:rsidRDefault="00DA3F7B">
                    <w:pPr>
                      <w:pStyle w:val="Bibliografa"/>
                      <w:rPr>
                        <w:noProof/>
                      </w:rPr>
                    </w:pPr>
                    <w:r>
                      <w:rPr>
                        <w:noProof/>
                      </w:rPr>
                      <w:t>IBM, 2026. [En línea]. Available: https://www.ibm.com/mx-es/think/topics/relational-databases. [Último acceso: 2 Marzo 2026].</w:t>
                    </w:r>
                  </w:p>
                </w:tc>
              </w:tr>
              <w:tr w:rsidR="00DA3F7B" w14:paraId="48FED177" w14:textId="77777777">
                <w:trPr>
                  <w:divId w:val="1029837479"/>
                  <w:tblCellSpacing w:w="15" w:type="dxa"/>
                </w:trPr>
                <w:tc>
                  <w:tcPr>
                    <w:tcW w:w="50" w:type="pct"/>
                    <w:hideMark/>
                  </w:tcPr>
                  <w:p w14:paraId="267D474F" w14:textId="77777777" w:rsidR="00DA3F7B" w:rsidRDefault="00DA3F7B">
                    <w:pPr>
                      <w:pStyle w:val="Bibliografa"/>
                      <w:rPr>
                        <w:noProof/>
                      </w:rPr>
                    </w:pPr>
                    <w:r>
                      <w:rPr>
                        <w:noProof/>
                      </w:rPr>
                      <w:lastRenderedPageBreak/>
                      <w:t xml:space="preserve">[43] </w:t>
                    </w:r>
                  </w:p>
                </w:tc>
                <w:tc>
                  <w:tcPr>
                    <w:tcW w:w="0" w:type="auto"/>
                    <w:hideMark/>
                  </w:tcPr>
                  <w:p w14:paraId="2F256775" w14:textId="77777777" w:rsidR="00DA3F7B" w:rsidRDefault="00DA3F7B">
                    <w:pPr>
                      <w:pStyle w:val="Bibliografa"/>
                      <w:rPr>
                        <w:noProof/>
                      </w:rPr>
                    </w:pPr>
                    <w:r>
                      <w:rPr>
                        <w:noProof/>
                      </w:rPr>
                      <w:t>A. Gomstyn, 2026. [En línea]. Available: https://www.ibm.com/mx-es/think/topics/database-normalization. [Último acceso: 2 Marzo 2026].</w:t>
                    </w:r>
                  </w:p>
                </w:tc>
              </w:tr>
              <w:tr w:rsidR="00DA3F7B" w14:paraId="68813978" w14:textId="77777777">
                <w:trPr>
                  <w:divId w:val="1029837479"/>
                  <w:tblCellSpacing w:w="15" w:type="dxa"/>
                </w:trPr>
                <w:tc>
                  <w:tcPr>
                    <w:tcW w:w="50" w:type="pct"/>
                    <w:hideMark/>
                  </w:tcPr>
                  <w:p w14:paraId="72B69386" w14:textId="77777777" w:rsidR="00DA3F7B" w:rsidRDefault="00DA3F7B">
                    <w:pPr>
                      <w:pStyle w:val="Bibliografa"/>
                      <w:rPr>
                        <w:noProof/>
                      </w:rPr>
                    </w:pPr>
                    <w:r>
                      <w:rPr>
                        <w:noProof/>
                      </w:rPr>
                      <w:t xml:space="preserve">[44] </w:t>
                    </w:r>
                  </w:p>
                </w:tc>
                <w:tc>
                  <w:tcPr>
                    <w:tcW w:w="0" w:type="auto"/>
                    <w:hideMark/>
                  </w:tcPr>
                  <w:p w14:paraId="61467EF4" w14:textId="77777777" w:rsidR="00DA3F7B" w:rsidRDefault="00DA3F7B">
                    <w:pPr>
                      <w:pStyle w:val="Bibliografa"/>
                      <w:rPr>
                        <w:noProof/>
                      </w:rPr>
                    </w:pPr>
                    <w:r>
                      <w:rPr>
                        <w:noProof/>
                      </w:rPr>
                      <w:t xml:space="preserve">O. E. Barboza, Normalización, Universidad San Marcos: San Marcos, 2020. </w:t>
                    </w:r>
                  </w:p>
                </w:tc>
              </w:tr>
              <w:tr w:rsidR="00DA3F7B" w14:paraId="13B9DE56" w14:textId="77777777">
                <w:trPr>
                  <w:divId w:val="1029837479"/>
                  <w:tblCellSpacing w:w="15" w:type="dxa"/>
                </w:trPr>
                <w:tc>
                  <w:tcPr>
                    <w:tcW w:w="50" w:type="pct"/>
                    <w:hideMark/>
                  </w:tcPr>
                  <w:p w14:paraId="4086A0D6" w14:textId="77777777" w:rsidR="00DA3F7B" w:rsidRDefault="00DA3F7B">
                    <w:pPr>
                      <w:pStyle w:val="Bibliografa"/>
                      <w:rPr>
                        <w:noProof/>
                      </w:rPr>
                    </w:pPr>
                    <w:r>
                      <w:rPr>
                        <w:noProof/>
                      </w:rPr>
                      <w:t xml:space="preserve">[45] </w:t>
                    </w:r>
                  </w:p>
                </w:tc>
                <w:tc>
                  <w:tcPr>
                    <w:tcW w:w="0" w:type="auto"/>
                    <w:hideMark/>
                  </w:tcPr>
                  <w:p w14:paraId="07D50F55" w14:textId="77777777" w:rsidR="00DA3F7B" w:rsidRDefault="00DA3F7B">
                    <w:pPr>
                      <w:pStyle w:val="Bibliografa"/>
                      <w:rPr>
                        <w:noProof/>
                      </w:rPr>
                    </w:pPr>
                    <w:r>
                      <w:rPr>
                        <w:noProof/>
                      </w:rPr>
                      <w:t xml:space="preserve">A. Silberschatz, FUNDAMENTOS DE BASES DE DATOS, 4ta ed., Aravaca: McGRAW-HILL, 2002. </w:t>
                    </w:r>
                  </w:p>
                </w:tc>
              </w:tr>
              <w:tr w:rsidR="00DA3F7B" w14:paraId="3D75C6CB" w14:textId="77777777">
                <w:trPr>
                  <w:divId w:val="1029837479"/>
                  <w:tblCellSpacing w:w="15" w:type="dxa"/>
                </w:trPr>
                <w:tc>
                  <w:tcPr>
                    <w:tcW w:w="50" w:type="pct"/>
                    <w:hideMark/>
                  </w:tcPr>
                  <w:p w14:paraId="5C935465" w14:textId="77777777" w:rsidR="00DA3F7B" w:rsidRDefault="00DA3F7B">
                    <w:pPr>
                      <w:pStyle w:val="Bibliografa"/>
                      <w:rPr>
                        <w:noProof/>
                      </w:rPr>
                    </w:pPr>
                    <w:r>
                      <w:rPr>
                        <w:noProof/>
                      </w:rPr>
                      <w:t xml:space="preserve">[46] </w:t>
                    </w:r>
                  </w:p>
                </w:tc>
                <w:tc>
                  <w:tcPr>
                    <w:tcW w:w="0" w:type="auto"/>
                    <w:hideMark/>
                  </w:tcPr>
                  <w:p w14:paraId="1B1987A7" w14:textId="77777777" w:rsidR="00DA3F7B" w:rsidRDefault="00DA3F7B">
                    <w:pPr>
                      <w:pStyle w:val="Bibliografa"/>
                      <w:rPr>
                        <w:noProof/>
                      </w:rPr>
                    </w:pPr>
                    <w:r>
                      <w:rPr>
                        <w:noProof/>
                      </w:rPr>
                      <w:t xml:space="preserve">IBM, «IBM.COM,» [En línea]. </w:t>
                    </w:r>
                    <w:r w:rsidRPr="008A4B45">
                      <w:rPr>
                        <w:noProof/>
                        <w:lang w:val="en-US"/>
                      </w:rPr>
                      <w:t xml:space="preserve">Available: https://www.ibm.com/mx-es/think/topics/entity-relationship-diagram. </w:t>
                    </w:r>
                    <w:r>
                      <w:rPr>
                        <w:noProof/>
                      </w:rPr>
                      <w:t>[Último acceso: 26 Febrero 2026].</w:t>
                    </w:r>
                  </w:p>
                </w:tc>
              </w:tr>
              <w:tr w:rsidR="00DA3F7B" w14:paraId="0D8CE1C9" w14:textId="77777777">
                <w:trPr>
                  <w:divId w:val="1029837479"/>
                  <w:tblCellSpacing w:w="15" w:type="dxa"/>
                </w:trPr>
                <w:tc>
                  <w:tcPr>
                    <w:tcW w:w="50" w:type="pct"/>
                    <w:hideMark/>
                  </w:tcPr>
                  <w:p w14:paraId="6A582B44" w14:textId="77777777" w:rsidR="00DA3F7B" w:rsidRDefault="00DA3F7B">
                    <w:pPr>
                      <w:pStyle w:val="Bibliografa"/>
                      <w:rPr>
                        <w:noProof/>
                      </w:rPr>
                    </w:pPr>
                    <w:r>
                      <w:rPr>
                        <w:noProof/>
                      </w:rPr>
                      <w:t xml:space="preserve">[47] </w:t>
                    </w:r>
                  </w:p>
                </w:tc>
                <w:tc>
                  <w:tcPr>
                    <w:tcW w:w="0" w:type="auto"/>
                    <w:hideMark/>
                  </w:tcPr>
                  <w:p w14:paraId="5380C185" w14:textId="77777777" w:rsidR="00DA3F7B" w:rsidRDefault="00DA3F7B">
                    <w:pPr>
                      <w:pStyle w:val="Bibliografa"/>
                      <w:rPr>
                        <w:noProof/>
                      </w:rPr>
                    </w:pPr>
                    <w:r>
                      <w:rPr>
                        <w:noProof/>
                      </w:rPr>
                      <w:t>UNIR, «La universidad en internet,» 12 04 2024. [En línea]. Available: https://mexico.unir.net/noticias/ingenieria/modelo-entidad-relacion/. [Último acceso: 26 Febrero 2026].</w:t>
                    </w:r>
                  </w:p>
                </w:tc>
              </w:tr>
              <w:tr w:rsidR="00DA3F7B" w14:paraId="5882DC41" w14:textId="77777777">
                <w:trPr>
                  <w:divId w:val="1029837479"/>
                  <w:tblCellSpacing w:w="15" w:type="dxa"/>
                </w:trPr>
                <w:tc>
                  <w:tcPr>
                    <w:tcW w:w="50" w:type="pct"/>
                    <w:hideMark/>
                  </w:tcPr>
                  <w:p w14:paraId="70BEA705" w14:textId="77777777" w:rsidR="00DA3F7B" w:rsidRDefault="00DA3F7B">
                    <w:pPr>
                      <w:pStyle w:val="Bibliografa"/>
                      <w:rPr>
                        <w:noProof/>
                      </w:rPr>
                    </w:pPr>
                    <w:r>
                      <w:rPr>
                        <w:noProof/>
                      </w:rPr>
                      <w:t xml:space="preserve">[48] </w:t>
                    </w:r>
                  </w:p>
                </w:tc>
                <w:tc>
                  <w:tcPr>
                    <w:tcW w:w="0" w:type="auto"/>
                    <w:hideMark/>
                  </w:tcPr>
                  <w:p w14:paraId="5D1A6433" w14:textId="77777777" w:rsidR="00DA3F7B" w:rsidRDefault="00DA3F7B">
                    <w:pPr>
                      <w:pStyle w:val="Bibliografa"/>
                      <w:rPr>
                        <w:noProof/>
                      </w:rPr>
                    </w:pPr>
                    <w:r>
                      <w:rPr>
                        <w:noProof/>
                      </w:rPr>
                      <w:t xml:space="preserve">I. Y. TECNOLOGIA, 2024. [En línea]. </w:t>
                    </w:r>
                    <w:r w:rsidRPr="008A4B45">
                      <w:rPr>
                        <w:noProof/>
                        <w:lang w:val="en-US"/>
                      </w:rPr>
                      <w:t xml:space="preserve">Available: https://www.unir.net/revista/ingenieria/mysql/. </w:t>
                    </w:r>
                    <w:r>
                      <w:rPr>
                        <w:noProof/>
                      </w:rPr>
                      <w:t>[Último acceso: 26 Febrero 2026].</w:t>
                    </w:r>
                  </w:p>
                </w:tc>
              </w:tr>
              <w:tr w:rsidR="00DA3F7B" w14:paraId="43E82234" w14:textId="77777777">
                <w:trPr>
                  <w:divId w:val="1029837479"/>
                  <w:tblCellSpacing w:w="15" w:type="dxa"/>
                </w:trPr>
                <w:tc>
                  <w:tcPr>
                    <w:tcW w:w="50" w:type="pct"/>
                    <w:hideMark/>
                  </w:tcPr>
                  <w:p w14:paraId="2F48A0C0" w14:textId="77777777" w:rsidR="00DA3F7B" w:rsidRDefault="00DA3F7B">
                    <w:pPr>
                      <w:pStyle w:val="Bibliografa"/>
                      <w:rPr>
                        <w:noProof/>
                      </w:rPr>
                    </w:pPr>
                    <w:r>
                      <w:rPr>
                        <w:noProof/>
                      </w:rPr>
                      <w:t xml:space="preserve">[49] </w:t>
                    </w:r>
                  </w:p>
                </w:tc>
                <w:tc>
                  <w:tcPr>
                    <w:tcW w:w="0" w:type="auto"/>
                    <w:hideMark/>
                  </w:tcPr>
                  <w:p w14:paraId="104BB840" w14:textId="77777777" w:rsidR="00DA3F7B" w:rsidRDefault="00DA3F7B">
                    <w:pPr>
                      <w:pStyle w:val="Bibliografa"/>
                      <w:rPr>
                        <w:noProof/>
                      </w:rPr>
                    </w:pPr>
                    <w:r>
                      <w:rPr>
                        <w:noProof/>
                      </w:rPr>
                      <w:t xml:space="preserve">El País, «Sun Microsystems compra MySQL por 1.000 millones de dólares,» 16 Enero 2008. </w:t>
                    </w:r>
                  </w:p>
                </w:tc>
              </w:tr>
              <w:tr w:rsidR="00DA3F7B" w14:paraId="450F07D0" w14:textId="77777777">
                <w:trPr>
                  <w:divId w:val="1029837479"/>
                  <w:tblCellSpacing w:w="15" w:type="dxa"/>
                </w:trPr>
                <w:tc>
                  <w:tcPr>
                    <w:tcW w:w="50" w:type="pct"/>
                    <w:hideMark/>
                  </w:tcPr>
                  <w:p w14:paraId="3B74EC26" w14:textId="77777777" w:rsidR="00DA3F7B" w:rsidRDefault="00DA3F7B">
                    <w:pPr>
                      <w:pStyle w:val="Bibliografa"/>
                      <w:rPr>
                        <w:noProof/>
                      </w:rPr>
                    </w:pPr>
                    <w:r>
                      <w:rPr>
                        <w:noProof/>
                      </w:rPr>
                      <w:t xml:space="preserve">[50] </w:t>
                    </w:r>
                  </w:p>
                </w:tc>
                <w:tc>
                  <w:tcPr>
                    <w:tcW w:w="0" w:type="auto"/>
                    <w:hideMark/>
                  </w:tcPr>
                  <w:p w14:paraId="0F943DAE" w14:textId="77777777" w:rsidR="00DA3F7B" w:rsidRDefault="00DA3F7B">
                    <w:pPr>
                      <w:pStyle w:val="Bibliografa"/>
                      <w:rPr>
                        <w:noProof/>
                      </w:rPr>
                    </w:pPr>
                    <w:r>
                      <w:rPr>
                        <w:noProof/>
                      </w:rPr>
                      <w:t xml:space="preserve">MariaDB Foundation, «Maria DB en resumen,» [En línea]. </w:t>
                    </w:r>
                    <w:r w:rsidRPr="008A4B45">
                      <w:rPr>
                        <w:noProof/>
                        <w:lang w:val="en-US"/>
                      </w:rPr>
                      <w:t xml:space="preserve">Available: https://mariadb.org/es/. </w:t>
                    </w:r>
                    <w:r>
                      <w:rPr>
                        <w:noProof/>
                      </w:rPr>
                      <w:t>[Último acceso: 1 Marzo 2026].</w:t>
                    </w:r>
                  </w:p>
                </w:tc>
              </w:tr>
              <w:tr w:rsidR="00DA3F7B" w14:paraId="4EC64B67" w14:textId="77777777">
                <w:trPr>
                  <w:divId w:val="1029837479"/>
                  <w:tblCellSpacing w:w="15" w:type="dxa"/>
                </w:trPr>
                <w:tc>
                  <w:tcPr>
                    <w:tcW w:w="50" w:type="pct"/>
                    <w:hideMark/>
                  </w:tcPr>
                  <w:p w14:paraId="6CAB9AF7" w14:textId="77777777" w:rsidR="00DA3F7B" w:rsidRDefault="00DA3F7B">
                    <w:pPr>
                      <w:pStyle w:val="Bibliografa"/>
                      <w:rPr>
                        <w:noProof/>
                      </w:rPr>
                    </w:pPr>
                    <w:r>
                      <w:rPr>
                        <w:noProof/>
                      </w:rPr>
                      <w:t xml:space="preserve">[51] </w:t>
                    </w:r>
                  </w:p>
                </w:tc>
                <w:tc>
                  <w:tcPr>
                    <w:tcW w:w="0" w:type="auto"/>
                    <w:hideMark/>
                  </w:tcPr>
                  <w:p w14:paraId="0E64DEDC" w14:textId="77777777" w:rsidR="00DA3F7B" w:rsidRDefault="00DA3F7B">
                    <w:pPr>
                      <w:pStyle w:val="Bibliografa"/>
                      <w:rPr>
                        <w:noProof/>
                      </w:rPr>
                    </w:pPr>
                    <w:r>
                      <w:rPr>
                        <w:noProof/>
                      </w:rPr>
                      <w:t xml:space="preserve">DB-Engines, Marzo 2026. [En línea]. </w:t>
                    </w:r>
                    <w:r w:rsidRPr="008A4B45">
                      <w:rPr>
                        <w:noProof/>
                        <w:lang w:val="en-US"/>
                      </w:rPr>
                      <w:t xml:space="preserve">Available: https://db-engines.com/en/ranking. </w:t>
                    </w:r>
                    <w:r>
                      <w:rPr>
                        <w:noProof/>
                      </w:rPr>
                      <w:t>[Último acceso: 1 Marzo 2026].</w:t>
                    </w:r>
                  </w:p>
                </w:tc>
              </w:tr>
              <w:tr w:rsidR="00DA3F7B" w14:paraId="26DD725F" w14:textId="77777777">
                <w:trPr>
                  <w:divId w:val="1029837479"/>
                  <w:tblCellSpacing w:w="15" w:type="dxa"/>
                </w:trPr>
                <w:tc>
                  <w:tcPr>
                    <w:tcW w:w="50" w:type="pct"/>
                    <w:hideMark/>
                  </w:tcPr>
                  <w:p w14:paraId="28479213" w14:textId="77777777" w:rsidR="00DA3F7B" w:rsidRDefault="00DA3F7B">
                    <w:pPr>
                      <w:pStyle w:val="Bibliografa"/>
                      <w:rPr>
                        <w:noProof/>
                      </w:rPr>
                    </w:pPr>
                    <w:r>
                      <w:rPr>
                        <w:noProof/>
                      </w:rPr>
                      <w:t xml:space="preserve">[52] </w:t>
                    </w:r>
                  </w:p>
                </w:tc>
                <w:tc>
                  <w:tcPr>
                    <w:tcW w:w="0" w:type="auto"/>
                    <w:hideMark/>
                  </w:tcPr>
                  <w:p w14:paraId="5CBBACB5" w14:textId="77777777" w:rsidR="00DA3F7B" w:rsidRDefault="00DA3F7B">
                    <w:pPr>
                      <w:pStyle w:val="Bibliografa"/>
                      <w:rPr>
                        <w:noProof/>
                      </w:rPr>
                    </w:pPr>
                    <w:r w:rsidRPr="008A4B45">
                      <w:rPr>
                        <w:noProof/>
                        <w:lang w:val="en-US"/>
                      </w:rPr>
                      <w:t xml:space="preserve">Open Source Initiative, «GNU General Public License version 2,» [En línea]. </w:t>
                    </w:r>
                    <w:r>
                      <w:rPr>
                        <w:noProof/>
                      </w:rPr>
                      <w:t>Available: https://opensource.org/license/GPL-2.0. [Último acceso: 1 Abril 2026].</w:t>
                    </w:r>
                  </w:p>
                </w:tc>
              </w:tr>
              <w:tr w:rsidR="00DA3F7B" w14:paraId="1AD5CEDA" w14:textId="77777777">
                <w:trPr>
                  <w:divId w:val="1029837479"/>
                  <w:tblCellSpacing w:w="15" w:type="dxa"/>
                </w:trPr>
                <w:tc>
                  <w:tcPr>
                    <w:tcW w:w="50" w:type="pct"/>
                    <w:hideMark/>
                  </w:tcPr>
                  <w:p w14:paraId="18797F74" w14:textId="77777777" w:rsidR="00DA3F7B" w:rsidRDefault="00DA3F7B">
                    <w:pPr>
                      <w:pStyle w:val="Bibliografa"/>
                      <w:rPr>
                        <w:noProof/>
                      </w:rPr>
                    </w:pPr>
                    <w:r>
                      <w:rPr>
                        <w:noProof/>
                      </w:rPr>
                      <w:t xml:space="preserve">[53] </w:t>
                    </w:r>
                  </w:p>
                </w:tc>
                <w:tc>
                  <w:tcPr>
                    <w:tcW w:w="0" w:type="auto"/>
                    <w:hideMark/>
                  </w:tcPr>
                  <w:p w14:paraId="081B4FEC" w14:textId="77777777" w:rsidR="00DA3F7B" w:rsidRDefault="00DA3F7B">
                    <w:pPr>
                      <w:pStyle w:val="Bibliografa"/>
                      <w:rPr>
                        <w:noProof/>
                      </w:rPr>
                    </w:pPr>
                    <w:r>
                      <w:rPr>
                        <w:noProof/>
                      </w:rPr>
                      <w:t xml:space="preserve">K. Apple y W. Haken, «Siete puentes, un camino: Königsberg,» </w:t>
                    </w:r>
                    <w:r>
                      <w:rPr>
                        <w:i/>
                        <w:iCs/>
                        <w:noProof/>
                      </w:rPr>
                      <w:t xml:space="preserve">Revista suma,, </w:t>
                    </w:r>
                    <w:r>
                      <w:rPr>
                        <w:noProof/>
                      </w:rPr>
                      <w:t xml:space="preserve">vol. 45, pp. 69-78, 2009. </w:t>
                    </w:r>
                  </w:p>
                </w:tc>
              </w:tr>
              <w:tr w:rsidR="00DA3F7B" w14:paraId="727ABD72" w14:textId="77777777">
                <w:trPr>
                  <w:divId w:val="1029837479"/>
                  <w:tblCellSpacing w:w="15" w:type="dxa"/>
                </w:trPr>
                <w:tc>
                  <w:tcPr>
                    <w:tcW w:w="50" w:type="pct"/>
                    <w:hideMark/>
                  </w:tcPr>
                  <w:p w14:paraId="176D4AED" w14:textId="77777777" w:rsidR="00DA3F7B" w:rsidRDefault="00DA3F7B">
                    <w:pPr>
                      <w:pStyle w:val="Bibliografa"/>
                      <w:rPr>
                        <w:noProof/>
                      </w:rPr>
                    </w:pPr>
                    <w:r>
                      <w:rPr>
                        <w:noProof/>
                      </w:rPr>
                      <w:t xml:space="preserve">[54] </w:t>
                    </w:r>
                  </w:p>
                </w:tc>
                <w:tc>
                  <w:tcPr>
                    <w:tcW w:w="0" w:type="auto"/>
                    <w:hideMark/>
                  </w:tcPr>
                  <w:p w14:paraId="56E035BF" w14:textId="77777777" w:rsidR="00DA3F7B" w:rsidRDefault="00DA3F7B">
                    <w:pPr>
                      <w:pStyle w:val="Bibliografa"/>
                      <w:rPr>
                        <w:noProof/>
                      </w:rPr>
                    </w:pPr>
                    <w:r>
                      <w:rPr>
                        <w:noProof/>
                      </w:rPr>
                      <w:t>M. F. Á. Nuñez, «Teoria de grafos,» Universidad del Bío-Bío, Chillán, 2013.</w:t>
                    </w:r>
                  </w:p>
                </w:tc>
              </w:tr>
              <w:tr w:rsidR="00DA3F7B" w14:paraId="37B28753" w14:textId="77777777">
                <w:trPr>
                  <w:divId w:val="1029837479"/>
                  <w:tblCellSpacing w:w="15" w:type="dxa"/>
                </w:trPr>
                <w:tc>
                  <w:tcPr>
                    <w:tcW w:w="50" w:type="pct"/>
                    <w:hideMark/>
                  </w:tcPr>
                  <w:p w14:paraId="69C2AF2E" w14:textId="77777777" w:rsidR="00DA3F7B" w:rsidRDefault="00DA3F7B">
                    <w:pPr>
                      <w:pStyle w:val="Bibliografa"/>
                      <w:rPr>
                        <w:noProof/>
                      </w:rPr>
                    </w:pPr>
                    <w:r>
                      <w:rPr>
                        <w:noProof/>
                      </w:rPr>
                      <w:t xml:space="preserve">[55] </w:t>
                    </w:r>
                  </w:p>
                </w:tc>
                <w:tc>
                  <w:tcPr>
                    <w:tcW w:w="0" w:type="auto"/>
                    <w:hideMark/>
                  </w:tcPr>
                  <w:p w14:paraId="6CC75FC9" w14:textId="77777777" w:rsidR="00DA3F7B" w:rsidRDefault="00DA3F7B">
                    <w:pPr>
                      <w:pStyle w:val="Bibliografa"/>
                      <w:rPr>
                        <w:noProof/>
                      </w:rPr>
                    </w:pPr>
                    <w:r>
                      <w:rPr>
                        <w:noProof/>
                      </w:rPr>
                      <w:t>S. G. d. l. Lama, «Aplicación de Algoritmos de Búsqueda en la optimización de caminos mínimos en grafos de decisión.,» Universidad Politécnica, Escuela Técnica Superior de Ingenieros Informáticos, Madrid, 2024.</w:t>
                    </w:r>
                  </w:p>
                </w:tc>
              </w:tr>
              <w:tr w:rsidR="00DA3F7B" w:rsidRPr="00E761AB" w14:paraId="3C5D75EC" w14:textId="77777777">
                <w:trPr>
                  <w:divId w:val="1029837479"/>
                  <w:tblCellSpacing w:w="15" w:type="dxa"/>
                </w:trPr>
                <w:tc>
                  <w:tcPr>
                    <w:tcW w:w="50" w:type="pct"/>
                    <w:hideMark/>
                  </w:tcPr>
                  <w:p w14:paraId="56FE44CE" w14:textId="77777777" w:rsidR="00DA3F7B" w:rsidRDefault="00DA3F7B">
                    <w:pPr>
                      <w:pStyle w:val="Bibliografa"/>
                      <w:rPr>
                        <w:noProof/>
                      </w:rPr>
                    </w:pPr>
                    <w:r>
                      <w:rPr>
                        <w:noProof/>
                      </w:rPr>
                      <w:t xml:space="preserve">[56] </w:t>
                    </w:r>
                  </w:p>
                </w:tc>
                <w:tc>
                  <w:tcPr>
                    <w:tcW w:w="0" w:type="auto"/>
                    <w:hideMark/>
                  </w:tcPr>
                  <w:p w14:paraId="73A281E0" w14:textId="77777777" w:rsidR="00DA3F7B" w:rsidRPr="008A4B45" w:rsidRDefault="00DA3F7B">
                    <w:pPr>
                      <w:pStyle w:val="Bibliografa"/>
                      <w:rPr>
                        <w:noProof/>
                        <w:lang w:val="en-US"/>
                      </w:rPr>
                    </w:pPr>
                    <w:r w:rsidRPr="008A4B45">
                      <w:rPr>
                        <w:noProof/>
                        <w:lang w:val="en-US"/>
                      </w:rPr>
                      <w:t xml:space="preserve">T. H. L. C. E. R. R. L. &amp;. S. C. Cormen, Introduction to Algorithms, Cambridge: McGraw-Hill Book Company , 2009. </w:t>
                    </w:r>
                  </w:p>
                </w:tc>
              </w:tr>
              <w:tr w:rsidR="00DA3F7B" w:rsidRPr="00E761AB" w14:paraId="47DD2241" w14:textId="77777777">
                <w:trPr>
                  <w:divId w:val="1029837479"/>
                  <w:tblCellSpacing w:w="15" w:type="dxa"/>
                </w:trPr>
                <w:tc>
                  <w:tcPr>
                    <w:tcW w:w="50" w:type="pct"/>
                    <w:hideMark/>
                  </w:tcPr>
                  <w:p w14:paraId="6881A8D6" w14:textId="77777777" w:rsidR="00DA3F7B" w:rsidRDefault="00DA3F7B">
                    <w:pPr>
                      <w:pStyle w:val="Bibliografa"/>
                      <w:rPr>
                        <w:noProof/>
                      </w:rPr>
                    </w:pPr>
                    <w:r>
                      <w:rPr>
                        <w:noProof/>
                      </w:rPr>
                      <w:t xml:space="preserve">[57] </w:t>
                    </w:r>
                  </w:p>
                </w:tc>
                <w:tc>
                  <w:tcPr>
                    <w:tcW w:w="0" w:type="auto"/>
                    <w:hideMark/>
                  </w:tcPr>
                  <w:p w14:paraId="51370C3B" w14:textId="77777777" w:rsidR="00DA3F7B" w:rsidRPr="008A4B45" w:rsidRDefault="00DA3F7B">
                    <w:pPr>
                      <w:pStyle w:val="Bibliografa"/>
                      <w:rPr>
                        <w:noProof/>
                        <w:lang w:val="en-US"/>
                      </w:rPr>
                    </w:pPr>
                    <w:r w:rsidRPr="008A4B45">
                      <w:rPr>
                        <w:noProof/>
                        <w:lang w:val="en-US"/>
                      </w:rPr>
                      <w:t xml:space="preserve">S. J. R. a. P. Norvig, Artificial Intelligence A Modern Approach, New Jersey: Pearson, 2010. </w:t>
                    </w:r>
                  </w:p>
                </w:tc>
              </w:tr>
              <w:tr w:rsidR="00DA3F7B" w14:paraId="4406E6BE" w14:textId="77777777">
                <w:trPr>
                  <w:divId w:val="1029837479"/>
                  <w:tblCellSpacing w:w="15" w:type="dxa"/>
                </w:trPr>
                <w:tc>
                  <w:tcPr>
                    <w:tcW w:w="50" w:type="pct"/>
                    <w:hideMark/>
                  </w:tcPr>
                  <w:p w14:paraId="0977E3E5" w14:textId="77777777" w:rsidR="00DA3F7B" w:rsidRDefault="00DA3F7B">
                    <w:pPr>
                      <w:pStyle w:val="Bibliografa"/>
                      <w:rPr>
                        <w:noProof/>
                      </w:rPr>
                    </w:pPr>
                    <w:r>
                      <w:rPr>
                        <w:noProof/>
                      </w:rPr>
                      <w:lastRenderedPageBreak/>
                      <w:t xml:space="preserve">[58] </w:t>
                    </w:r>
                  </w:p>
                </w:tc>
                <w:tc>
                  <w:tcPr>
                    <w:tcW w:w="0" w:type="auto"/>
                    <w:hideMark/>
                  </w:tcPr>
                  <w:p w14:paraId="576E7838" w14:textId="77777777" w:rsidR="00DA3F7B" w:rsidRDefault="00DA3F7B">
                    <w:pPr>
                      <w:pStyle w:val="Bibliografa"/>
                      <w:rPr>
                        <w:noProof/>
                      </w:rPr>
                    </w:pPr>
                    <w:r w:rsidRPr="008A4B45">
                      <w:rPr>
                        <w:noProof/>
                        <w:lang w:val="en-US"/>
                      </w:rPr>
                      <w:t xml:space="preserve">Scikit Learn, «haversine_distances,» [En línea]. </w:t>
                    </w:r>
                    <w:r>
                      <w:rPr>
                        <w:noProof/>
                      </w:rPr>
                      <w:t>Available: https://scikit-learn.org/stable/modules/generated/sklearn.metrics.pairwise.haversine_distances.html. [Último acceso: 16 Marzo 2026].</w:t>
                    </w:r>
                  </w:p>
                </w:tc>
              </w:tr>
              <w:tr w:rsidR="00DA3F7B" w:rsidRPr="00E761AB" w14:paraId="17425F55" w14:textId="77777777">
                <w:trPr>
                  <w:divId w:val="1029837479"/>
                  <w:tblCellSpacing w:w="15" w:type="dxa"/>
                </w:trPr>
                <w:tc>
                  <w:tcPr>
                    <w:tcW w:w="50" w:type="pct"/>
                    <w:hideMark/>
                  </w:tcPr>
                  <w:p w14:paraId="57CEDE2A" w14:textId="77777777" w:rsidR="00DA3F7B" w:rsidRDefault="00DA3F7B">
                    <w:pPr>
                      <w:pStyle w:val="Bibliografa"/>
                      <w:rPr>
                        <w:noProof/>
                      </w:rPr>
                    </w:pPr>
                    <w:r>
                      <w:rPr>
                        <w:noProof/>
                      </w:rPr>
                      <w:t xml:space="preserve">[59] </w:t>
                    </w:r>
                  </w:p>
                </w:tc>
                <w:tc>
                  <w:tcPr>
                    <w:tcW w:w="0" w:type="auto"/>
                    <w:hideMark/>
                  </w:tcPr>
                  <w:p w14:paraId="362DD49D" w14:textId="77777777" w:rsidR="00DA3F7B" w:rsidRPr="008A4B45" w:rsidRDefault="00DA3F7B">
                    <w:pPr>
                      <w:pStyle w:val="Bibliografa"/>
                      <w:rPr>
                        <w:noProof/>
                        <w:lang w:val="en-US"/>
                      </w:rPr>
                    </w:pPr>
                    <w:r w:rsidRPr="008A4B45">
                      <w:rPr>
                        <w:noProof/>
                        <w:lang w:val="en-US"/>
                      </w:rPr>
                      <w:t xml:space="preserve">J. D. a. A. Smith, Real-time Route Optimization for Last-Mile Delivery using Google Directions API, 7ma, Ed., Erode: ICCMC, 2023. </w:t>
                    </w:r>
                  </w:p>
                </w:tc>
              </w:tr>
              <w:tr w:rsidR="00DA3F7B" w:rsidRPr="00E761AB" w14:paraId="59D904F8" w14:textId="77777777">
                <w:trPr>
                  <w:divId w:val="1029837479"/>
                  <w:tblCellSpacing w:w="15" w:type="dxa"/>
                </w:trPr>
                <w:tc>
                  <w:tcPr>
                    <w:tcW w:w="50" w:type="pct"/>
                    <w:hideMark/>
                  </w:tcPr>
                  <w:p w14:paraId="6850009D" w14:textId="77777777" w:rsidR="00DA3F7B" w:rsidRDefault="00DA3F7B">
                    <w:pPr>
                      <w:pStyle w:val="Bibliografa"/>
                      <w:rPr>
                        <w:noProof/>
                      </w:rPr>
                    </w:pPr>
                    <w:r>
                      <w:rPr>
                        <w:noProof/>
                      </w:rPr>
                      <w:t xml:space="preserve">[60] </w:t>
                    </w:r>
                  </w:p>
                </w:tc>
                <w:tc>
                  <w:tcPr>
                    <w:tcW w:w="0" w:type="auto"/>
                    <w:hideMark/>
                  </w:tcPr>
                  <w:p w14:paraId="603484D7" w14:textId="77777777" w:rsidR="00DA3F7B" w:rsidRPr="008A4B45" w:rsidRDefault="00DA3F7B">
                    <w:pPr>
                      <w:pStyle w:val="Bibliografa"/>
                      <w:rPr>
                        <w:noProof/>
                        <w:lang w:val="en-US"/>
                      </w:rPr>
                    </w:pPr>
                    <w:r w:rsidRPr="008A4B45">
                      <w:rPr>
                        <w:noProof/>
                        <w:lang w:val="en-US"/>
                      </w:rPr>
                      <w:t>P. Mooney y M. Minghini, «A Review of OpenStreetMap Data,» 2016.</w:t>
                    </w:r>
                  </w:p>
                </w:tc>
              </w:tr>
              <w:tr w:rsidR="00DA3F7B" w14:paraId="37A556B1" w14:textId="77777777">
                <w:trPr>
                  <w:divId w:val="1029837479"/>
                  <w:tblCellSpacing w:w="15" w:type="dxa"/>
                </w:trPr>
                <w:tc>
                  <w:tcPr>
                    <w:tcW w:w="50" w:type="pct"/>
                    <w:hideMark/>
                  </w:tcPr>
                  <w:p w14:paraId="75A08844" w14:textId="77777777" w:rsidR="00DA3F7B" w:rsidRDefault="00DA3F7B">
                    <w:pPr>
                      <w:pStyle w:val="Bibliografa"/>
                      <w:rPr>
                        <w:noProof/>
                      </w:rPr>
                    </w:pPr>
                    <w:r>
                      <w:rPr>
                        <w:noProof/>
                      </w:rPr>
                      <w:t xml:space="preserve">[61] </w:t>
                    </w:r>
                  </w:p>
                </w:tc>
                <w:tc>
                  <w:tcPr>
                    <w:tcW w:w="0" w:type="auto"/>
                    <w:hideMark/>
                  </w:tcPr>
                  <w:p w14:paraId="2A98814E" w14:textId="77777777" w:rsidR="00DA3F7B" w:rsidRDefault="00DA3F7B">
                    <w:pPr>
                      <w:pStyle w:val="Bibliografa"/>
                      <w:rPr>
                        <w:noProof/>
                      </w:rPr>
                    </w:pPr>
                    <w:r>
                      <w:rPr>
                        <w:noProof/>
                      </w:rPr>
                      <w:t>INEGI, «Encuesta Nacional sobre Disponibilidad y Uso de Tecnologías de la Información en los Hogares (ENDUTIH) 2024,» 2024.</w:t>
                    </w:r>
                  </w:p>
                </w:tc>
              </w:tr>
              <w:tr w:rsidR="00DA3F7B" w14:paraId="75857ADE" w14:textId="77777777">
                <w:trPr>
                  <w:divId w:val="1029837479"/>
                  <w:tblCellSpacing w:w="15" w:type="dxa"/>
                </w:trPr>
                <w:tc>
                  <w:tcPr>
                    <w:tcW w:w="50" w:type="pct"/>
                    <w:hideMark/>
                  </w:tcPr>
                  <w:p w14:paraId="5CFB9778" w14:textId="77777777" w:rsidR="00DA3F7B" w:rsidRDefault="00DA3F7B">
                    <w:pPr>
                      <w:pStyle w:val="Bibliografa"/>
                      <w:rPr>
                        <w:noProof/>
                      </w:rPr>
                    </w:pPr>
                    <w:r>
                      <w:rPr>
                        <w:noProof/>
                      </w:rPr>
                      <w:t xml:space="preserve">[62] </w:t>
                    </w:r>
                  </w:p>
                </w:tc>
                <w:tc>
                  <w:tcPr>
                    <w:tcW w:w="0" w:type="auto"/>
                    <w:hideMark/>
                  </w:tcPr>
                  <w:p w14:paraId="3AEEC843" w14:textId="77777777" w:rsidR="00DA3F7B" w:rsidRDefault="00DA3F7B">
                    <w:pPr>
                      <w:pStyle w:val="Bibliografa"/>
                      <w:rPr>
                        <w:noProof/>
                      </w:rPr>
                    </w:pPr>
                    <w:r>
                      <w:rPr>
                        <w:noProof/>
                      </w:rPr>
                      <w:t>AMVO, «Estudio sobre Venta Online en México,» 2025.</w:t>
                    </w:r>
                  </w:p>
                </w:tc>
              </w:tr>
              <w:tr w:rsidR="00DA3F7B" w14:paraId="2F5D6988" w14:textId="77777777">
                <w:trPr>
                  <w:divId w:val="1029837479"/>
                  <w:tblCellSpacing w:w="15" w:type="dxa"/>
                </w:trPr>
                <w:tc>
                  <w:tcPr>
                    <w:tcW w:w="50" w:type="pct"/>
                    <w:hideMark/>
                  </w:tcPr>
                  <w:p w14:paraId="1CC79042" w14:textId="77777777" w:rsidR="00DA3F7B" w:rsidRDefault="00DA3F7B">
                    <w:pPr>
                      <w:pStyle w:val="Bibliografa"/>
                      <w:rPr>
                        <w:noProof/>
                      </w:rPr>
                    </w:pPr>
                    <w:r>
                      <w:rPr>
                        <w:noProof/>
                      </w:rPr>
                      <w:t xml:space="preserve">[63] </w:t>
                    </w:r>
                  </w:p>
                </w:tc>
                <w:tc>
                  <w:tcPr>
                    <w:tcW w:w="0" w:type="auto"/>
                    <w:hideMark/>
                  </w:tcPr>
                  <w:p w14:paraId="2EF60653" w14:textId="77777777" w:rsidR="00DA3F7B" w:rsidRDefault="00DA3F7B">
                    <w:pPr>
                      <w:pStyle w:val="Bibliografa"/>
                      <w:rPr>
                        <w:noProof/>
                      </w:rPr>
                    </w:pPr>
                    <w:r>
                      <w:rPr>
                        <w:noProof/>
                      </w:rPr>
                      <w:t>Editorial, 2025. [En línea]. Available: https://retailers.mx/apps-en-mexico-crecen-21-en-usuarios/. [Último acceso: 6 Marzo 2026].</w:t>
                    </w:r>
                  </w:p>
                </w:tc>
              </w:tr>
              <w:tr w:rsidR="00DA3F7B" w:rsidRPr="00E761AB" w14:paraId="1A908C6E" w14:textId="77777777">
                <w:trPr>
                  <w:divId w:val="1029837479"/>
                  <w:tblCellSpacing w:w="15" w:type="dxa"/>
                </w:trPr>
                <w:tc>
                  <w:tcPr>
                    <w:tcW w:w="50" w:type="pct"/>
                    <w:hideMark/>
                  </w:tcPr>
                  <w:p w14:paraId="2DA655E8" w14:textId="77777777" w:rsidR="00DA3F7B" w:rsidRDefault="00DA3F7B">
                    <w:pPr>
                      <w:pStyle w:val="Bibliografa"/>
                      <w:rPr>
                        <w:noProof/>
                      </w:rPr>
                    </w:pPr>
                    <w:r>
                      <w:rPr>
                        <w:noProof/>
                      </w:rPr>
                      <w:t xml:space="preserve">[64] </w:t>
                    </w:r>
                  </w:p>
                </w:tc>
                <w:tc>
                  <w:tcPr>
                    <w:tcW w:w="0" w:type="auto"/>
                    <w:hideMark/>
                  </w:tcPr>
                  <w:p w14:paraId="613A7467" w14:textId="77777777" w:rsidR="00DA3F7B" w:rsidRPr="008A4B45" w:rsidRDefault="00DA3F7B">
                    <w:pPr>
                      <w:pStyle w:val="Bibliografa"/>
                      <w:rPr>
                        <w:noProof/>
                        <w:lang w:val="en-US"/>
                      </w:rPr>
                    </w:pPr>
                    <w:r w:rsidRPr="008A4B45">
                      <w:rPr>
                        <w:noProof/>
                        <w:lang w:val="en-US"/>
                      </w:rPr>
                      <w:t>M. Blessing, «Progressive Web Apps (PWAs) and Their Impact on User Experience,» 2024.</w:t>
                    </w:r>
                  </w:p>
                </w:tc>
              </w:tr>
              <w:tr w:rsidR="00DA3F7B" w14:paraId="31C3423E" w14:textId="77777777">
                <w:trPr>
                  <w:divId w:val="1029837479"/>
                  <w:tblCellSpacing w:w="15" w:type="dxa"/>
                </w:trPr>
                <w:tc>
                  <w:tcPr>
                    <w:tcW w:w="50" w:type="pct"/>
                    <w:hideMark/>
                  </w:tcPr>
                  <w:p w14:paraId="366818DA" w14:textId="77777777" w:rsidR="00DA3F7B" w:rsidRDefault="00DA3F7B">
                    <w:pPr>
                      <w:pStyle w:val="Bibliografa"/>
                      <w:rPr>
                        <w:noProof/>
                      </w:rPr>
                    </w:pPr>
                    <w:r>
                      <w:rPr>
                        <w:noProof/>
                      </w:rPr>
                      <w:t xml:space="preserve">[65] </w:t>
                    </w:r>
                  </w:p>
                </w:tc>
                <w:tc>
                  <w:tcPr>
                    <w:tcW w:w="0" w:type="auto"/>
                    <w:hideMark/>
                  </w:tcPr>
                  <w:p w14:paraId="528E2236" w14:textId="77777777" w:rsidR="00DA3F7B" w:rsidRDefault="00DA3F7B">
                    <w:pPr>
                      <w:pStyle w:val="Bibliografa"/>
                      <w:rPr>
                        <w:noProof/>
                      </w:rPr>
                    </w:pPr>
                    <w:r>
                      <w:rPr>
                        <w:noProof/>
                      </w:rPr>
                      <w:t>A. Rodriguez, 2025. [En línea]. Available: https://builtin.com/software-engineering-perspectives/kotlin#:~:text=%C2%BFPara%20qu%C3%A9%20se%20utiliza%20Kotlin,. [Último acceso: 7 Marzo 2026].</w:t>
                    </w:r>
                  </w:p>
                </w:tc>
              </w:tr>
              <w:tr w:rsidR="00DA3F7B" w14:paraId="79B593F1" w14:textId="77777777">
                <w:trPr>
                  <w:divId w:val="1029837479"/>
                  <w:tblCellSpacing w:w="15" w:type="dxa"/>
                </w:trPr>
                <w:tc>
                  <w:tcPr>
                    <w:tcW w:w="50" w:type="pct"/>
                    <w:hideMark/>
                  </w:tcPr>
                  <w:p w14:paraId="2AD10916" w14:textId="77777777" w:rsidR="00DA3F7B" w:rsidRDefault="00DA3F7B">
                    <w:pPr>
                      <w:pStyle w:val="Bibliografa"/>
                      <w:rPr>
                        <w:noProof/>
                      </w:rPr>
                    </w:pPr>
                    <w:r>
                      <w:rPr>
                        <w:noProof/>
                      </w:rPr>
                      <w:t xml:space="preserve">[66] </w:t>
                    </w:r>
                  </w:p>
                </w:tc>
                <w:tc>
                  <w:tcPr>
                    <w:tcW w:w="0" w:type="auto"/>
                    <w:hideMark/>
                  </w:tcPr>
                  <w:p w14:paraId="30564C30" w14:textId="77777777" w:rsidR="00DA3F7B" w:rsidRDefault="00DA3F7B">
                    <w:pPr>
                      <w:pStyle w:val="Bibliografa"/>
                      <w:rPr>
                        <w:noProof/>
                      </w:rPr>
                    </w:pPr>
                    <w:r>
                      <w:rPr>
                        <w:noProof/>
                      </w:rPr>
                      <w:t>E. Canorea, 2026. [En línea]. Available: https://www.plainconcepts.com/es/kotlin-android/#:~. [Último acceso: 7 Marzo 2026].</w:t>
                    </w:r>
                  </w:p>
                </w:tc>
              </w:tr>
              <w:tr w:rsidR="00DA3F7B" w14:paraId="020523AD" w14:textId="77777777">
                <w:trPr>
                  <w:divId w:val="1029837479"/>
                  <w:tblCellSpacing w:w="15" w:type="dxa"/>
                </w:trPr>
                <w:tc>
                  <w:tcPr>
                    <w:tcW w:w="50" w:type="pct"/>
                    <w:hideMark/>
                  </w:tcPr>
                  <w:p w14:paraId="45F981D5" w14:textId="77777777" w:rsidR="00DA3F7B" w:rsidRDefault="00DA3F7B">
                    <w:pPr>
                      <w:pStyle w:val="Bibliografa"/>
                      <w:rPr>
                        <w:noProof/>
                      </w:rPr>
                    </w:pPr>
                    <w:r>
                      <w:rPr>
                        <w:noProof/>
                      </w:rPr>
                      <w:t xml:space="preserve">[67] </w:t>
                    </w:r>
                  </w:p>
                </w:tc>
                <w:tc>
                  <w:tcPr>
                    <w:tcW w:w="0" w:type="auto"/>
                    <w:hideMark/>
                  </w:tcPr>
                  <w:p w14:paraId="0FF696D5" w14:textId="77777777" w:rsidR="00DA3F7B" w:rsidRDefault="00DA3F7B">
                    <w:pPr>
                      <w:pStyle w:val="Bibliografa"/>
                      <w:rPr>
                        <w:noProof/>
                      </w:rPr>
                    </w:pPr>
                    <w:r>
                      <w:rPr>
                        <w:noProof/>
                      </w:rPr>
                      <w:t>C. T. Méndez, «SUPERVISION TECNICA Y ADMINISTRATIVA DE LA SECTORIZACION DE LA RED DE DISTRIBUCION DE AGUA POTABLE EN LA DELEGACION GUSTAVO A. MADERO, DF,» Ciudad de México, 2008.</w:t>
                    </w:r>
                  </w:p>
                </w:tc>
              </w:tr>
              <w:tr w:rsidR="00DA3F7B" w14:paraId="17737D56" w14:textId="77777777">
                <w:trPr>
                  <w:divId w:val="1029837479"/>
                  <w:tblCellSpacing w:w="15" w:type="dxa"/>
                </w:trPr>
                <w:tc>
                  <w:tcPr>
                    <w:tcW w:w="50" w:type="pct"/>
                    <w:hideMark/>
                  </w:tcPr>
                  <w:p w14:paraId="1A366377" w14:textId="77777777" w:rsidR="00DA3F7B" w:rsidRDefault="00DA3F7B">
                    <w:pPr>
                      <w:pStyle w:val="Bibliografa"/>
                      <w:rPr>
                        <w:noProof/>
                      </w:rPr>
                    </w:pPr>
                    <w:r>
                      <w:rPr>
                        <w:noProof/>
                      </w:rPr>
                      <w:t xml:space="preserve">[68] </w:t>
                    </w:r>
                  </w:p>
                </w:tc>
                <w:tc>
                  <w:tcPr>
                    <w:tcW w:w="0" w:type="auto"/>
                    <w:hideMark/>
                  </w:tcPr>
                  <w:p w14:paraId="339287E0" w14:textId="77777777" w:rsidR="00DA3F7B" w:rsidRDefault="00DA3F7B">
                    <w:pPr>
                      <w:pStyle w:val="Bibliografa"/>
                      <w:rPr>
                        <w:noProof/>
                      </w:rPr>
                    </w:pPr>
                    <w:r>
                      <w:rPr>
                        <w:noProof/>
                      </w:rPr>
                      <w:t>«EL PROBLEMA DE ABASTECIMIENTO DE AGUA EN LA DELEGACIÓN IZTAPALAPA: OPCIONES PARA MEJORAR SU CALIDAD Y EFICIENCIA,» Ciudad de México, 2015.</w:t>
                    </w:r>
                  </w:p>
                </w:tc>
              </w:tr>
              <w:tr w:rsidR="00DA3F7B" w14:paraId="3C7045F0" w14:textId="77777777">
                <w:trPr>
                  <w:divId w:val="1029837479"/>
                  <w:tblCellSpacing w:w="15" w:type="dxa"/>
                </w:trPr>
                <w:tc>
                  <w:tcPr>
                    <w:tcW w:w="50" w:type="pct"/>
                    <w:hideMark/>
                  </w:tcPr>
                  <w:p w14:paraId="449C015E" w14:textId="77777777" w:rsidR="00DA3F7B" w:rsidRDefault="00DA3F7B">
                    <w:pPr>
                      <w:pStyle w:val="Bibliografa"/>
                      <w:rPr>
                        <w:noProof/>
                      </w:rPr>
                    </w:pPr>
                    <w:r>
                      <w:rPr>
                        <w:noProof/>
                      </w:rPr>
                      <w:t xml:space="preserve">[69] </w:t>
                    </w:r>
                  </w:p>
                </w:tc>
                <w:tc>
                  <w:tcPr>
                    <w:tcW w:w="0" w:type="auto"/>
                    <w:hideMark/>
                  </w:tcPr>
                  <w:p w14:paraId="2FED44AC" w14:textId="77777777" w:rsidR="00DA3F7B" w:rsidRDefault="00DA3F7B">
                    <w:pPr>
                      <w:pStyle w:val="Bibliografa"/>
                      <w:rPr>
                        <w:noProof/>
                      </w:rPr>
                    </w:pPr>
                    <w:r>
                      <w:rPr>
                        <w:noProof/>
                      </w:rPr>
                      <w:t>K. L. RAMIREZ, «PROPUESTA DE UN MODELO DE RUTEO DE UNA EMPRESA DE LA INDUSTRIA QUIMICA,» Tulancingo, 2019.</w:t>
                    </w:r>
                  </w:p>
                </w:tc>
              </w:tr>
              <w:tr w:rsidR="00DA3F7B" w14:paraId="316C924B" w14:textId="77777777">
                <w:trPr>
                  <w:divId w:val="1029837479"/>
                  <w:tblCellSpacing w:w="15" w:type="dxa"/>
                </w:trPr>
                <w:tc>
                  <w:tcPr>
                    <w:tcW w:w="50" w:type="pct"/>
                    <w:hideMark/>
                  </w:tcPr>
                  <w:p w14:paraId="3A37DEA8" w14:textId="77777777" w:rsidR="00DA3F7B" w:rsidRDefault="00DA3F7B">
                    <w:pPr>
                      <w:pStyle w:val="Bibliografa"/>
                      <w:rPr>
                        <w:noProof/>
                      </w:rPr>
                    </w:pPr>
                    <w:r>
                      <w:rPr>
                        <w:noProof/>
                      </w:rPr>
                      <w:t xml:space="preserve">[70] </w:t>
                    </w:r>
                  </w:p>
                </w:tc>
                <w:tc>
                  <w:tcPr>
                    <w:tcW w:w="0" w:type="auto"/>
                    <w:hideMark/>
                  </w:tcPr>
                  <w:p w14:paraId="0C659E0A" w14:textId="77777777" w:rsidR="00DA3F7B" w:rsidRDefault="00DA3F7B">
                    <w:pPr>
                      <w:pStyle w:val="Bibliografa"/>
                      <w:rPr>
                        <w:noProof/>
                      </w:rPr>
                    </w:pPr>
                    <w:r>
                      <w:rPr>
                        <w:noProof/>
                      </w:rPr>
                      <w:t>Rappi, 2026. [En línea]. Available: https://legal.rappi.com/mexico/terminos-y-condiciones. [Último acceso: 14 Marzo 2026].</w:t>
                    </w:r>
                  </w:p>
                </w:tc>
              </w:tr>
              <w:tr w:rsidR="00DA3F7B" w14:paraId="7ADD96B1" w14:textId="77777777">
                <w:trPr>
                  <w:divId w:val="1029837479"/>
                  <w:tblCellSpacing w:w="15" w:type="dxa"/>
                </w:trPr>
                <w:tc>
                  <w:tcPr>
                    <w:tcW w:w="50" w:type="pct"/>
                    <w:hideMark/>
                  </w:tcPr>
                  <w:p w14:paraId="2D35049D" w14:textId="77777777" w:rsidR="00DA3F7B" w:rsidRDefault="00DA3F7B">
                    <w:pPr>
                      <w:pStyle w:val="Bibliografa"/>
                      <w:rPr>
                        <w:noProof/>
                      </w:rPr>
                    </w:pPr>
                    <w:r>
                      <w:rPr>
                        <w:noProof/>
                      </w:rPr>
                      <w:t xml:space="preserve">[71] </w:t>
                    </w:r>
                  </w:p>
                </w:tc>
                <w:tc>
                  <w:tcPr>
                    <w:tcW w:w="0" w:type="auto"/>
                    <w:hideMark/>
                  </w:tcPr>
                  <w:p w14:paraId="65FECBCE" w14:textId="77777777" w:rsidR="00DA3F7B" w:rsidRDefault="00DA3F7B">
                    <w:pPr>
                      <w:pStyle w:val="Bibliografa"/>
                      <w:rPr>
                        <w:noProof/>
                      </w:rPr>
                    </w:pPr>
                    <w:r>
                      <w:rPr>
                        <w:noProof/>
                      </w:rPr>
                      <w:t>Uber, «HelpUber,» 2026. [En línea]. Available: https://help.uber.com/es/merchants-and-restaurants/article/art%C3%ADculos-prohibidos-y-restringidos-a-trav%C3%A9s-de-</w:t>
                    </w:r>
                    <w:r>
                      <w:rPr>
                        <w:noProof/>
                      </w:rPr>
                      <w:lastRenderedPageBreak/>
                      <w:t>uber%C2%A0direct?nodeId=63024079-3274-4259-8c7c-96724b882da5. [Último acceso: 14 Marzo 2026].</w:t>
                    </w:r>
                  </w:p>
                </w:tc>
              </w:tr>
              <w:tr w:rsidR="00DA3F7B" w14:paraId="57006DEC" w14:textId="77777777">
                <w:trPr>
                  <w:divId w:val="1029837479"/>
                  <w:tblCellSpacing w:w="15" w:type="dxa"/>
                </w:trPr>
                <w:tc>
                  <w:tcPr>
                    <w:tcW w:w="50" w:type="pct"/>
                    <w:hideMark/>
                  </w:tcPr>
                  <w:p w14:paraId="21EB03FB" w14:textId="77777777" w:rsidR="00DA3F7B" w:rsidRDefault="00DA3F7B">
                    <w:pPr>
                      <w:pStyle w:val="Bibliografa"/>
                      <w:rPr>
                        <w:noProof/>
                      </w:rPr>
                    </w:pPr>
                    <w:r>
                      <w:rPr>
                        <w:noProof/>
                      </w:rPr>
                      <w:lastRenderedPageBreak/>
                      <w:t xml:space="preserve">[72] </w:t>
                    </w:r>
                  </w:p>
                </w:tc>
                <w:tc>
                  <w:tcPr>
                    <w:tcW w:w="0" w:type="auto"/>
                    <w:hideMark/>
                  </w:tcPr>
                  <w:p w14:paraId="50047B71" w14:textId="77777777" w:rsidR="00DA3F7B" w:rsidRDefault="00DA3F7B">
                    <w:pPr>
                      <w:pStyle w:val="Bibliografa"/>
                      <w:rPr>
                        <w:noProof/>
                      </w:rPr>
                    </w:pPr>
                    <w:r>
                      <w:rPr>
                        <w:noProof/>
                      </w:rPr>
                      <w:t>Appgua, «Appgua,» 2026. [En línea]. Available: https://appgua.com.mx/nosotros. [Último acceso: 14 Marzo 2026].</w:t>
                    </w:r>
                  </w:p>
                </w:tc>
              </w:tr>
              <w:tr w:rsidR="00DA3F7B" w14:paraId="31200816" w14:textId="77777777">
                <w:trPr>
                  <w:divId w:val="1029837479"/>
                  <w:tblCellSpacing w:w="15" w:type="dxa"/>
                </w:trPr>
                <w:tc>
                  <w:tcPr>
                    <w:tcW w:w="50" w:type="pct"/>
                    <w:hideMark/>
                  </w:tcPr>
                  <w:p w14:paraId="4685E8B3" w14:textId="77777777" w:rsidR="00DA3F7B" w:rsidRDefault="00DA3F7B">
                    <w:pPr>
                      <w:pStyle w:val="Bibliografa"/>
                      <w:rPr>
                        <w:noProof/>
                      </w:rPr>
                    </w:pPr>
                    <w:r>
                      <w:rPr>
                        <w:noProof/>
                      </w:rPr>
                      <w:t xml:space="preserve">[73] </w:t>
                    </w:r>
                  </w:p>
                </w:tc>
                <w:tc>
                  <w:tcPr>
                    <w:tcW w:w="0" w:type="auto"/>
                    <w:hideMark/>
                  </w:tcPr>
                  <w:p w14:paraId="1A3CFF6F" w14:textId="77777777" w:rsidR="00DA3F7B" w:rsidRDefault="00DA3F7B">
                    <w:pPr>
                      <w:pStyle w:val="Bibliografa"/>
                      <w:rPr>
                        <w:noProof/>
                      </w:rPr>
                    </w:pPr>
                    <w:r>
                      <w:rPr>
                        <w:noProof/>
                      </w:rPr>
                      <w:t>R. d. agua, «Reparto de agua,» 2026. [En línea]. Available: https://www.repartodeagua.com/. [Último acceso: 14 Marzo 2026].</w:t>
                    </w:r>
                  </w:p>
                </w:tc>
              </w:tr>
              <w:tr w:rsidR="00DA3F7B" w14:paraId="13F428F9" w14:textId="77777777">
                <w:trPr>
                  <w:divId w:val="1029837479"/>
                  <w:tblCellSpacing w:w="15" w:type="dxa"/>
                </w:trPr>
                <w:tc>
                  <w:tcPr>
                    <w:tcW w:w="50" w:type="pct"/>
                    <w:hideMark/>
                  </w:tcPr>
                  <w:p w14:paraId="34E307C3" w14:textId="77777777" w:rsidR="00DA3F7B" w:rsidRDefault="00DA3F7B">
                    <w:pPr>
                      <w:pStyle w:val="Bibliografa"/>
                      <w:rPr>
                        <w:noProof/>
                      </w:rPr>
                    </w:pPr>
                    <w:r>
                      <w:rPr>
                        <w:noProof/>
                      </w:rPr>
                      <w:t xml:space="preserve">[74] </w:t>
                    </w:r>
                  </w:p>
                </w:tc>
                <w:tc>
                  <w:tcPr>
                    <w:tcW w:w="0" w:type="auto"/>
                    <w:hideMark/>
                  </w:tcPr>
                  <w:p w14:paraId="04ADA088" w14:textId="77777777" w:rsidR="00DA3F7B" w:rsidRDefault="00DA3F7B">
                    <w:pPr>
                      <w:pStyle w:val="Bibliografa"/>
                      <w:rPr>
                        <w:noProof/>
                      </w:rPr>
                    </w:pPr>
                    <w:r>
                      <w:rPr>
                        <w:noProof/>
                      </w:rPr>
                      <w:t>A. Villasana, 2026. [En línea]. Available: https://www.netlogistik.com/es/blog/entregas-a-domicilio-7-tendencias-en-2024. [Último acceso: 16 Marzo 2026].</w:t>
                    </w:r>
                  </w:p>
                </w:tc>
              </w:tr>
              <w:tr w:rsidR="00DA3F7B" w14:paraId="252303C7" w14:textId="77777777">
                <w:trPr>
                  <w:divId w:val="1029837479"/>
                  <w:tblCellSpacing w:w="15" w:type="dxa"/>
                </w:trPr>
                <w:tc>
                  <w:tcPr>
                    <w:tcW w:w="50" w:type="pct"/>
                    <w:hideMark/>
                  </w:tcPr>
                  <w:p w14:paraId="18D48857" w14:textId="77777777" w:rsidR="00DA3F7B" w:rsidRDefault="00DA3F7B">
                    <w:pPr>
                      <w:pStyle w:val="Bibliografa"/>
                      <w:rPr>
                        <w:noProof/>
                      </w:rPr>
                    </w:pPr>
                    <w:r>
                      <w:rPr>
                        <w:noProof/>
                      </w:rPr>
                      <w:t xml:space="preserve">[75] </w:t>
                    </w:r>
                  </w:p>
                </w:tc>
                <w:tc>
                  <w:tcPr>
                    <w:tcW w:w="0" w:type="auto"/>
                    <w:hideMark/>
                  </w:tcPr>
                  <w:p w14:paraId="2C7F27B5" w14:textId="77777777" w:rsidR="00DA3F7B" w:rsidRDefault="00DA3F7B">
                    <w:pPr>
                      <w:pStyle w:val="Bibliografa"/>
                      <w:rPr>
                        <w:noProof/>
                      </w:rPr>
                    </w:pPr>
                    <w:r>
                      <w:rPr>
                        <w:noProof/>
                      </w:rPr>
                      <w:t xml:space="preserve">F. P. Lara, 2024. [En línea]. </w:t>
                    </w:r>
                    <w:r w:rsidRPr="008A4B45">
                      <w:rPr>
                        <w:noProof/>
                        <w:lang w:val="en-US"/>
                      </w:rPr>
                      <w:t xml:space="preserve">Available: https://www.godaddy.com/resources/latam/desarrollo/kotlin-lenguaje-programacion-popular. </w:t>
                    </w:r>
                    <w:r>
                      <w:rPr>
                        <w:noProof/>
                      </w:rPr>
                      <w:t>[Último acceso: 16 Marzo 2026].</w:t>
                    </w:r>
                  </w:p>
                </w:tc>
              </w:tr>
              <w:tr w:rsidR="00DA3F7B" w14:paraId="292A79C2" w14:textId="77777777">
                <w:trPr>
                  <w:divId w:val="1029837479"/>
                  <w:tblCellSpacing w:w="15" w:type="dxa"/>
                </w:trPr>
                <w:tc>
                  <w:tcPr>
                    <w:tcW w:w="50" w:type="pct"/>
                    <w:hideMark/>
                  </w:tcPr>
                  <w:p w14:paraId="4B54A589" w14:textId="77777777" w:rsidR="00DA3F7B" w:rsidRDefault="00DA3F7B">
                    <w:pPr>
                      <w:pStyle w:val="Bibliografa"/>
                      <w:rPr>
                        <w:noProof/>
                      </w:rPr>
                    </w:pPr>
                    <w:r>
                      <w:rPr>
                        <w:noProof/>
                      </w:rPr>
                      <w:t xml:space="preserve">[76] </w:t>
                    </w:r>
                  </w:p>
                </w:tc>
                <w:tc>
                  <w:tcPr>
                    <w:tcW w:w="0" w:type="auto"/>
                    <w:hideMark/>
                  </w:tcPr>
                  <w:p w14:paraId="095F541C" w14:textId="77777777" w:rsidR="00DA3F7B" w:rsidRDefault="00DA3F7B">
                    <w:pPr>
                      <w:pStyle w:val="Bibliografa"/>
                      <w:rPr>
                        <w:noProof/>
                      </w:rPr>
                    </w:pPr>
                    <w:r>
                      <w:rPr>
                        <w:noProof/>
                      </w:rPr>
                      <w:t>c. d. mexico, «colonias,» [En línea]. Available: https://www.coloniasdemexico.com. [Último acceso: 21 Abril 2026].</w:t>
                    </w:r>
                  </w:p>
                </w:tc>
              </w:tr>
              <w:tr w:rsidR="00DA3F7B" w14:paraId="6774576F" w14:textId="77777777">
                <w:trPr>
                  <w:divId w:val="1029837479"/>
                  <w:tblCellSpacing w:w="15" w:type="dxa"/>
                </w:trPr>
                <w:tc>
                  <w:tcPr>
                    <w:tcW w:w="50" w:type="pct"/>
                    <w:hideMark/>
                  </w:tcPr>
                  <w:p w14:paraId="5D8DDB2C" w14:textId="77777777" w:rsidR="00DA3F7B" w:rsidRDefault="00DA3F7B">
                    <w:pPr>
                      <w:pStyle w:val="Bibliografa"/>
                      <w:rPr>
                        <w:noProof/>
                      </w:rPr>
                    </w:pPr>
                    <w:r>
                      <w:rPr>
                        <w:noProof/>
                      </w:rPr>
                      <w:t xml:space="preserve">[77] </w:t>
                    </w:r>
                  </w:p>
                </w:tc>
                <w:tc>
                  <w:tcPr>
                    <w:tcW w:w="0" w:type="auto"/>
                    <w:hideMark/>
                  </w:tcPr>
                  <w:p w14:paraId="261DFCB4" w14:textId="77777777" w:rsidR="00DA3F7B" w:rsidRDefault="00DA3F7B">
                    <w:pPr>
                      <w:pStyle w:val="Bibliografa"/>
                      <w:rPr>
                        <w:noProof/>
                      </w:rPr>
                    </w:pPr>
                    <w:r>
                      <w:rPr>
                        <w:noProof/>
                      </w:rPr>
                      <w:t>S. Aguilar-Barojas, «Fórmulas para el cálculo del tamaño de la muestra en investigaciones de salud,» Salud Tabasco, Tabasco, 2010.</w:t>
                    </w:r>
                  </w:p>
                </w:tc>
              </w:tr>
              <w:tr w:rsidR="00DA3F7B" w14:paraId="30799ABE" w14:textId="77777777">
                <w:trPr>
                  <w:divId w:val="1029837479"/>
                  <w:tblCellSpacing w:w="15" w:type="dxa"/>
                </w:trPr>
                <w:tc>
                  <w:tcPr>
                    <w:tcW w:w="50" w:type="pct"/>
                    <w:hideMark/>
                  </w:tcPr>
                  <w:p w14:paraId="754B398D" w14:textId="77777777" w:rsidR="00DA3F7B" w:rsidRDefault="00DA3F7B">
                    <w:pPr>
                      <w:pStyle w:val="Bibliografa"/>
                      <w:rPr>
                        <w:noProof/>
                      </w:rPr>
                    </w:pPr>
                    <w:r>
                      <w:rPr>
                        <w:noProof/>
                      </w:rPr>
                      <w:t xml:space="preserve">[78] </w:t>
                    </w:r>
                  </w:p>
                </w:tc>
                <w:tc>
                  <w:tcPr>
                    <w:tcW w:w="0" w:type="auto"/>
                    <w:hideMark/>
                  </w:tcPr>
                  <w:p w14:paraId="61EBDC91" w14:textId="77777777" w:rsidR="00DA3F7B" w:rsidRDefault="00DA3F7B">
                    <w:pPr>
                      <w:pStyle w:val="Bibliografa"/>
                      <w:rPr>
                        <w:noProof/>
                      </w:rPr>
                    </w:pPr>
                    <w:r>
                      <w:rPr>
                        <w:noProof/>
                      </w:rPr>
                      <w:t>C. Gomez, 2022. [En línea]. Available: https://www.diariodeqa.com/post/quiero-ser-qa-que-debo-aprender-requerimientos-de-software. [Último acceso: 18 Marzo 2026].</w:t>
                    </w:r>
                  </w:p>
                </w:tc>
              </w:tr>
              <w:tr w:rsidR="00DA3F7B" w14:paraId="54158525" w14:textId="77777777">
                <w:trPr>
                  <w:divId w:val="1029837479"/>
                  <w:tblCellSpacing w:w="15" w:type="dxa"/>
                </w:trPr>
                <w:tc>
                  <w:tcPr>
                    <w:tcW w:w="50" w:type="pct"/>
                    <w:hideMark/>
                  </w:tcPr>
                  <w:p w14:paraId="44322C5C" w14:textId="77777777" w:rsidR="00DA3F7B" w:rsidRDefault="00DA3F7B">
                    <w:pPr>
                      <w:pStyle w:val="Bibliografa"/>
                      <w:rPr>
                        <w:noProof/>
                      </w:rPr>
                    </w:pPr>
                    <w:r>
                      <w:rPr>
                        <w:noProof/>
                      </w:rPr>
                      <w:t xml:space="preserve">[79] </w:t>
                    </w:r>
                  </w:p>
                </w:tc>
                <w:tc>
                  <w:tcPr>
                    <w:tcW w:w="0" w:type="auto"/>
                    <w:hideMark/>
                  </w:tcPr>
                  <w:p w14:paraId="53DCAE3F" w14:textId="77777777" w:rsidR="00DA3F7B" w:rsidRDefault="00DA3F7B">
                    <w:pPr>
                      <w:pStyle w:val="Bibliografa"/>
                      <w:rPr>
                        <w:noProof/>
                      </w:rPr>
                    </w:pPr>
                    <w:r>
                      <w:rPr>
                        <w:noProof/>
                      </w:rPr>
                      <w:t>Software Industrial, «Guía para documentar Reglas de Negocio Software,» Software Industrial, [En línea]. Available: https://softwareindustrial.es/producto/documentar-reglas-de-negocio/. [Último acceso: 19 Marzo 2025].</w:t>
                    </w:r>
                  </w:p>
                </w:tc>
              </w:tr>
              <w:tr w:rsidR="00DA3F7B" w14:paraId="5B0E8B32" w14:textId="77777777">
                <w:trPr>
                  <w:divId w:val="1029837479"/>
                  <w:tblCellSpacing w:w="15" w:type="dxa"/>
                </w:trPr>
                <w:tc>
                  <w:tcPr>
                    <w:tcW w:w="50" w:type="pct"/>
                    <w:hideMark/>
                  </w:tcPr>
                  <w:p w14:paraId="58A1C99C" w14:textId="77777777" w:rsidR="00DA3F7B" w:rsidRDefault="00DA3F7B">
                    <w:pPr>
                      <w:pStyle w:val="Bibliografa"/>
                      <w:rPr>
                        <w:noProof/>
                      </w:rPr>
                    </w:pPr>
                    <w:r>
                      <w:rPr>
                        <w:noProof/>
                      </w:rPr>
                      <w:t xml:space="preserve">[80] </w:t>
                    </w:r>
                  </w:p>
                </w:tc>
                <w:tc>
                  <w:tcPr>
                    <w:tcW w:w="0" w:type="auto"/>
                    <w:hideMark/>
                  </w:tcPr>
                  <w:p w14:paraId="51C05876" w14:textId="77777777" w:rsidR="00DA3F7B" w:rsidRDefault="00DA3F7B">
                    <w:pPr>
                      <w:pStyle w:val="Bibliografa"/>
                      <w:rPr>
                        <w:noProof/>
                      </w:rPr>
                    </w:pPr>
                    <w:r>
                      <w:rPr>
                        <w:noProof/>
                      </w:rPr>
                      <w:t>H. Campos, S. Cai, K. Sharkey y N. Schonning, «Crear y usar reglas de negocios,» Microoft, 04 Mayo 2023. [En línea]. Available: https://learn.microsoft.com/es-es/biztalk/core/creating-and-using-business-rules. [Último acceso: 19 Marzo 2025].</w:t>
                    </w:r>
                  </w:p>
                </w:tc>
              </w:tr>
              <w:tr w:rsidR="00DA3F7B" w14:paraId="50EE0386" w14:textId="77777777">
                <w:trPr>
                  <w:divId w:val="1029837479"/>
                  <w:tblCellSpacing w:w="15" w:type="dxa"/>
                </w:trPr>
                <w:tc>
                  <w:tcPr>
                    <w:tcW w:w="50" w:type="pct"/>
                    <w:hideMark/>
                  </w:tcPr>
                  <w:p w14:paraId="57FEDF52" w14:textId="77777777" w:rsidR="00DA3F7B" w:rsidRDefault="00DA3F7B">
                    <w:pPr>
                      <w:pStyle w:val="Bibliografa"/>
                      <w:rPr>
                        <w:noProof/>
                      </w:rPr>
                    </w:pPr>
                    <w:r>
                      <w:rPr>
                        <w:noProof/>
                      </w:rPr>
                      <w:t xml:space="preserve">[81] </w:t>
                    </w:r>
                  </w:p>
                </w:tc>
                <w:tc>
                  <w:tcPr>
                    <w:tcW w:w="0" w:type="auto"/>
                    <w:hideMark/>
                  </w:tcPr>
                  <w:p w14:paraId="67CA24AE" w14:textId="77777777" w:rsidR="00DA3F7B" w:rsidRDefault="00DA3F7B">
                    <w:pPr>
                      <w:pStyle w:val="Bibliografa"/>
                      <w:rPr>
                        <w:noProof/>
                      </w:rPr>
                    </w:pPr>
                    <w:r>
                      <w:rPr>
                        <w:noProof/>
                      </w:rPr>
                      <w:t xml:space="preserve">S. G. Pérez Ibarra, J. Rolando Quispe, F. Fernando Mullicundo y D. Alberto Lamas, «HERRAMIENTAS Y TECNOLOGÍAS PARA EL DESARROLLO WEB DESDE,» Facultad de Ingeniería - Universidad Nacional de Jujuy, 2021. </w:t>
                    </w:r>
                  </w:p>
                </w:tc>
              </w:tr>
              <w:tr w:rsidR="00DA3F7B" w:rsidRPr="00E761AB" w14:paraId="4232BF8C" w14:textId="77777777">
                <w:trPr>
                  <w:divId w:val="1029837479"/>
                  <w:tblCellSpacing w:w="15" w:type="dxa"/>
                </w:trPr>
                <w:tc>
                  <w:tcPr>
                    <w:tcW w:w="50" w:type="pct"/>
                    <w:hideMark/>
                  </w:tcPr>
                  <w:p w14:paraId="5609FD20" w14:textId="77777777" w:rsidR="00DA3F7B" w:rsidRDefault="00DA3F7B">
                    <w:pPr>
                      <w:pStyle w:val="Bibliografa"/>
                      <w:rPr>
                        <w:noProof/>
                      </w:rPr>
                    </w:pPr>
                    <w:r>
                      <w:rPr>
                        <w:noProof/>
                      </w:rPr>
                      <w:t xml:space="preserve">[82] </w:t>
                    </w:r>
                  </w:p>
                </w:tc>
                <w:tc>
                  <w:tcPr>
                    <w:tcW w:w="0" w:type="auto"/>
                    <w:hideMark/>
                  </w:tcPr>
                  <w:p w14:paraId="58409F79" w14:textId="77777777" w:rsidR="00DA3F7B" w:rsidRPr="008A4B45" w:rsidRDefault="00DA3F7B">
                    <w:pPr>
                      <w:pStyle w:val="Bibliografa"/>
                      <w:rPr>
                        <w:noProof/>
                        <w:lang w:val="en-US"/>
                      </w:rPr>
                    </w:pPr>
                    <w:r w:rsidRPr="008A4B45">
                      <w:rPr>
                        <w:noProof/>
                        <w:lang w:val="en-US"/>
                      </w:rPr>
                      <w:t xml:space="preserve">J. Cincović y M. Punt, «Comparison: Angular vs. React vs. Vue. Which framework is the best choice?,» </w:t>
                    </w:r>
                    <w:r w:rsidRPr="008A4B45">
                      <w:rPr>
                        <w:i/>
                        <w:iCs/>
                        <w:noProof/>
                        <w:lang w:val="en-US"/>
                      </w:rPr>
                      <w:t xml:space="preserve">University of Belgrade, School of Electrical Engineering, Belgrade, Serbia, </w:t>
                    </w:r>
                    <w:r w:rsidRPr="008A4B45">
                      <w:rPr>
                        <w:noProof/>
                        <w:lang w:val="en-US"/>
                      </w:rPr>
                      <w:t xml:space="preserve">pp. 250-255, 2020. </w:t>
                    </w:r>
                  </w:p>
                </w:tc>
              </w:tr>
              <w:tr w:rsidR="00DA3F7B" w14:paraId="3959779D" w14:textId="77777777">
                <w:trPr>
                  <w:divId w:val="1029837479"/>
                  <w:tblCellSpacing w:w="15" w:type="dxa"/>
                </w:trPr>
                <w:tc>
                  <w:tcPr>
                    <w:tcW w:w="50" w:type="pct"/>
                    <w:hideMark/>
                  </w:tcPr>
                  <w:p w14:paraId="2FEB287D" w14:textId="77777777" w:rsidR="00DA3F7B" w:rsidRDefault="00DA3F7B">
                    <w:pPr>
                      <w:pStyle w:val="Bibliografa"/>
                      <w:rPr>
                        <w:noProof/>
                      </w:rPr>
                    </w:pPr>
                    <w:r>
                      <w:rPr>
                        <w:noProof/>
                      </w:rPr>
                      <w:t xml:space="preserve">[83] </w:t>
                    </w:r>
                  </w:p>
                </w:tc>
                <w:tc>
                  <w:tcPr>
                    <w:tcW w:w="0" w:type="auto"/>
                    <w:hideMark/>
                  </w:tcPr>
                  <w:p w14:paraId="6B7D19F3" w14:textId="77777777" w:rsidR="00DA3F7B" w:rsidRDefault="00DA3F7B">
                    <w:pPr>
                      <w:pStyle w:val="Bibliografa"/>
                      <w:rPr>
                        <w:noProof/>
                      </w:rPr>
                    </w:pPr>
                    <w:r>
                      <w:rPr>
                        <w:noProof/>
                      </w:rPr>
                      <w:t xml:space="preserve">Angular, «Angular Documentation,» Google, [En línea]. </w:t>
                    </w:r>
                    <w:r w:rsidRPr="008A4B45">
                      <w:rPr>
                        <w:noProof/>
                        <w:lang w:val="en-US"/>
                      </w:rPr>
                      <w:t xml:space="preserve">Available: https://angular.dev/overview. </w:t>
                    </w:r>
                    <w:r>
                      <w:rPr>
                        <w:noProof/>
                      </w:rPr>
                      <w:t>[Último acceso: 2 Abril 2026].</w:t>
                    </w:r>
                  </w:p>
                </w:tc>
              </w:tr>
              <w:tr w:rsidR="00DA3F7B" w14:paraId="3925BF7E" w14:textId="77777777">
                <w:trPr>
                  <w:divId w:val="1029837479"/>
                  <w:tblCellSpacing w:w="15" w:type="dxa"/>
                </w:trPr>
                <w:tc>
                  <w:tcPr>
                    <w:tcW w:w="50" w:type="pct"/>
                    <w:hideMark/>
                  </w:tcPr>
                  <w:p w14:paraId="384E9116" w14:textId="77777777" w:rsidR="00DA3F7B" w:rsidRDefault="00DA3F7B">
                    <w:pPr>
                      <w:pStyle w:val="Bibliografa"/>
                      <w:rPr>
                        <w:noProof/>
                      </w:rPr>
                    </w:pPr>
                    <w:r>
                      <w:rPr>
                        <w:noProof/>
                      </w:rPr>
                      <w:t xml:space="preserve">[84] </w:t>
                    </w:r>
                  </w:p>
                </w:tc>
                <w:tc>
                  <w:tcPr>
                    <w:tcW w:w="0" w:type="auto"/>
                    <w:hideMark/>
                  </w:tcPr>
                  <w:p w14:paraId="3920C4AC" w14:textId="77777777" w:rsidR="00DA3F7B" w:rsidRDefault="00DA3F7B">
                    <w:pPr>
                      <w:pStyle w:val="Bibliografa"/>
                      <w:rPr>
                        <w:noProof/>
                      </w:rPr>
                    </w:pPr>
                    <w:r>
                      <w:rPr>
                        <w:noProof/>
                      </w:rPr>
                      <w:t>React, «React Documentation,» Meta Corporation, [En línea]. Available: https://react.dev/learn. [Último acceso: 2 Abril 2026].</w:t>
                    </w:r>
                  </w:p>
                </w:tc>
              </w:tr>
              <w:tr w:rsidR="00DA3F7B" w14:paraId="515520ED" w14:textId="77777777">
                <w:trPr>
                  <w:divId w:val="1029837479"/>
                  <w:tblCellSpacing w:w="15" w:type="dxa"/>
                </w:trPr>
                <w:tc>
                  <w:tcPr>
                    <w:tcW w:w="50" w:type="pct"/>
                    <w:hideMark/>
                  </w:tcPr>
                  <w:p w14:paraId="783029C6" w14:textId="77777777" w:rsidR="00DA3F7B" w:rsidRDefault="00DA3F7B">
                    <w:pPr>
                      <w:pStyle w:val="Bibliografa"/>
                      <w:rPr>
                        <w:noProof/>
                      </w:rPr>
                    </w:pPr>
                    <w:r>
                      <w:rPr>
                        <w:noProof/>
                      </w:rPr>
                      <w:lastRenderedPageBreak/>
                      <w:t xml:space="preserve">[85] </w:t>
                    </w:r>
                  </w:p>
                </w:tc>
                <w:tc>
                  <w:tcPr>
                    <w:tcW w:w="0" w:type="auto"/>
                    <w:hideMark/>
                  </w:tcPr>
                  <w:p w14:paraId="6ABF8B6F" w14:textId="77777777" w:rsidR="00DA3F7B" w:rsidRDefault="00DA3F7B">
                    <w:pPr>
                      <w:pStyle w:val="Bibliografa"/>
                      <w:rPr>
                        <w:noProof/>
                      </w:rPr>
                    </w:pPr>
                    <w:r>
                      <w:rPr>
                        <w:noProof/>
                      </w:rPr>
                      <w:t>Vue, «Vue Documentation,» [En línea]. Available: https://vuejs.org/guide/introduction.html. [Último acceso: 2 Abril 2026].</w:t>
                    </w:r>
                  </w:p>
                </w:tc>
              </w:tr>
              <w:tr w:rsidR="00DA3F7B" w14:paraId="4AEAD99D" w14:textId="77777777">
                <w:trPr>
                  <w:divId w:val="1029837479"/>
                  <w:tblCellSpacing w:w="15" w:type="dxa"/>
                </w:trPr>
                <w:tc>
                  <w:tcPr>
                    <w:tcW w:w="50" w:type="pct"/>
                    <w:hideMark/>
                  </w:tcPr>
                  <w:p w14:paraId="49DD0AC0" w14:textId="77777777" w:rsidR="00DA3F7B" w:rsidRDefault="00DA3F7B">
                    <w:pPr>
                      <w:pStyle w:val="Bibliografa"/>
                      <w:rPr>
                        <w:noProof/>
                      </w:rPr>
                    </w:pPr>
                    <w:r>
                      <w:rPr>
                        <w:noProof/>
                      </w:rPr>
                      <w:t xml:space="preserve">[86] </w:t>
                    </w:r>
                  </w:p>
                </w:tc>
                <w:tc>
                  <w:tcPr>
                    <w:tcW w:w="0" w:type="auto"/>
                    <w:hideMark/>
                  </w:tcPr>
                  <w:p w14:paraId="3FF23BBF" w14:textId="77777777" w:rsidR="00DA3F7B" w:rsidRDefault="00DA3F7B">
                    <w:pPr>
                      <w:pStyle w:val="Bibliografa"/>
                      <w:rPr>
                        <w:noProof/>
                      </w:rPr>
                    </w:pPr>
                    <w:r>
                      <w:rPr>
                        <w:noProof/>
                      </w:rPr>
                      <w:t>D. Gala Yalupalin, «La programación Front-End y Back-End,» UNIVERSIDAD NACIONAL DE EDUCACION Escuela Profesional de Electrónica y Telecomunicaciones, Lima, Perú, 2021.</w:t>
                    </w:r>
                  </w:p>
                </w:tc>
              </w:tr>
              <w:tr w:rsidR="00DA3F7B" w14:paraId="6EDDFD31" w14:textId="77777777">
                <w:trPr>
                  <w:divId w:val="1029837479"/>
                  <w:tblCellSpacing w:w="15" w:type="dxa"/>
                </w:trPr>
                <w:tc>
                  <w:tcPr>
                    <w:tcW w:w="50" w:type="pct"/>
                    <w:hideMark/>
                  </w:tcPr>
                  <w:p w14:paraId="2EAB43F6" w14:textId="77777777" w:rsidR="00DA3F7B" w:rsidRDefault="00DA3F7B">
                    <w:pPr>
                      <w:pStyle w:val="Bibliografa"/>
                      <w:rPr>
                        <w:noProof/>
                      </w:rPr>
                    </w:pPr>
                    <w:r>
                      <w:rPr>
                        <w:noProof/>
                      </w:rPr>
                      <w:t xml:space="preserve">[87] </w:t>
                    </w:r>
                  </w:p>
                </w:tc>
                <w:tc>
                  <w:tcPr>
                    <w:tcW w:w="0" w:type="auto"/>
                    <w:hideMark/>
                  </w:tcPr>
                  <w:p w14:paraId="7B5B0BBB" w14:textId="77777777" w:rsidR="00DA3F7B" w:rsidRDefault="00DA3F7B">
                    <w:pPr>
                      <w:pStyle w:val="Bibliografa"/>
                      <w:rPr>
                        <w:noProof/>
                      </w:rPr>
                    </w:pPr>
                    <w:r>
                      <w:rPr>
                        <w:noProof/>
                      </w:rPr>
                      <w:t xml:space="preserve">E. Haro, T. Guarda, A. O. Zambrano Peñaherrera y G. Ninahualpa Quiña, «Desarrollo backend para aplicaciones web, Servicios Web Restful: Node.js vs Spring Boot,» </w:t>
                    </w:r>
                    <w:r>
                      <w:rPr>
                        <w:i/>
                        <w:iCs/>
                        <w:noProof/>
                      </w:rPr>
                      <w:t xml:space="preserve">Revista Ibérica de Sistemas e Tecnologias de Informação, </w:t>
                    </w:r>
                    <w:r>
                      <w:rPr>
                        <w:noProof/>
                      </w:rPr>
                      <w:t xml:space="preserve">nº E17, p. 309–321, 2018. </w:t>
                    </w:r>
                  </w:p>
                </w:tc>
              </w:tr>
              <w:tr w:rsidR="00DA3F7B" w14:paraId="650FC18D" w14:textId="77777777">
                <w:trPr>
                  <w:divId w:val="1029837479"/>
                  <w:tblCellSpacing w:w="15" w:type="dxa"/>
                </w:trPr>
                <w:tc>
                  <w:tcPr>
                    <w:tcW w:w="50" w:type="pct"/>
                    <w:hideMark/>
                  </w:tcPr>
                  <w:p w14:paraId="55472F2B" w14:textId="77777777" w:rsidR="00DA3F7B" w:rsidRDefault="00DA3F7B">
                    <w:pPr>
                      <w:pStyle w:val="Bibliografa"/>
                      <w:rPr>
                        <w:noProof/>
                      </w:rPr>
                    </w:pPr>
                    <w:r>
                      <w:rPr>
                        <w:noProof/>
                      </w:rPr>
                      <w:t xml:space="preserve">[88] </w:t>
                    </w:r>
                  </w:p>
                </w:tc>
                <w:tc>
                  <w:tcPr>
                    <w:tcW w:w="0" w:type="auto"/>
                    <w:hideMark/>
                  </w:tcPr>
                  <w:p w14:paraId="26E973E4" w14:textId="77777777" w:rsidR="00DA3F7B" w:rsidRDefault="00DA3F7B">
                    <w:pPr>
                      <w:pStyle w:val="Bibliografa"/>
                      <w:rPr>
                        <w:noProof/>
                      </w:rPr>
                    </w:pPr>
                    <w:r>
                      <w:rPr>
                        <w:noProof/>
                      </w:rPr>
                      <w:t>Django Software Foundation, «Documentación de Django,» [En línea]. Available: https://docs.djangoproject.com/es/6.0/. [Último acceso: 5 Abril 2026].</w:t>
                    </w:r>
                  </w:p>
                </w:tc>
              </w:tr>
              <w:tr w:rsidR="00DA3F7B" w14:paraId="4B4C8291" w14:textId="77777777">
                <w:trPr>
                  <w:divId w:val="1029837479"/>
                  <w:tblCellSpacing w:w="15" w:type="dxa"/>
                </w:trPr>
                <w:tc>
                  <w:tcPr>
                    <w:tcW w:w="50" w:type="pct"/>
                    <w:hideMark/>
                  </w:tcPr>
                  <w:p w14:paraId="28812241" w14:textId="77777777" w:rsidR="00DA3F7B" w:rsidRDefault="00DA3F7B">
                    <w:pPr>
                      <w:pStyle w:val="Bibliografa"/>
                      <w:rPr>
                        <w:noProof/>
                      </w:rPr>
                    </w:pPr>
                    <w:r>
                      <w:rPr>
                        <w:noProof/>
                      </w:rPr>
                      <w:t xml:space="preserve">[89] </w:t>
                    </w:r>
                  </w:p>
                </w:tc>
                <w:tc>
                  <w:tcPr>
                    <w:tcW w:w="0" w:type="auto"/>
                    <w:hideMark/>
                  </w:tcPr>
                  <w:p w14:paraId="7D0BDDE5" w14:textId="77777777" w:rsidR="00DA3F7B" w:rsidRDefault="00DA3F7B">
                    <w:pPr>
                      <w:pStyle w:val="Bibliografa"/>
                      <w:rPr>
                        <w:noProof/>
                      </w:rPr>
                    </w:pPr>
                    <w:r w:rsidRPr="008A4B45">
                      <w:rPr>
                        <w:noProof/>
                        <w:lang w:val="en-US"/>
                      </w:rPr>
                      <w:t xml:space="preserve">OpenJS Foundation, «Express,» [En línea]. </w:t>
                    </w:r>
                    <w:r>
                      <w:rPr>
                        <w:noProof/>
                      </w:rPr>
                      <w:t>Available: https://expressjs.com/. [Último acceso: 5 Abril 2026].</w:t>
                    </w:r>
                  </w:p>
                </w:tc>
              </w:tr>
              <w:tr w:rsidR="00DA3F7B" w14:paraId="7A04F0FB" w14:textId="77777777">
                <w:trPr>
                  <w:divId w:val="1029837479"/>
                  <w:tblCellSpacing w:w="15" w:type="dxa"/>
                </w:trPr>
                <w:tc>
                  <w:tcPr>
                    <w:tcW w:w="50" w:type="pct"/>
                    <w:hideMark/>
                  </w:tcPr>
                  <w:p w14:paraId="5139CF90" w14:textId="77777777" w:rsidR="00DA3F7B" w:rsidRDefault="00DA3F7B">
                    <w:pPr>
                      <w:pStyle w:val="Bibliografa"/>
                      <w:rPr>
                        <w:noProof/>
                      </w:rPr>
                    </w:pPr>
                    <w:r>
                      <w:rPr>
                        <w:noProof/>
                      </w:rPr>
                      <w:t xml:space="preserve">[90] </w:t>
                    </w:r>
                  </w:p>
                </w:tc>
                <w:tc>
                  <w:tcPr>
                    <w:tcW w:w="0" w:type="auto"/>
                    <w:hideMark/>
                  </w:tcPr>
                  <w:p w14:paraId="31DCADD1" w14:textId="77777777" w:rsidR="00DA3F7B" w:rsidRDefault="00DA3F7B">
                    <w:pPr>
                      <w:pStyle w:val="Bibliografa"/>
                      <w:rPr>
                        <w:noProof/>
                      </w:rPr>
                    </w:pPr>
                    <w:r w:rsidRPr="008A4B45">
                      <w:rPr>
                        <w:noProof/>
                        <w:lang w:val="en-US"/>
                      </w:rPr>
                      <w:t xml:space="preserve">mdn, «Express Web Framework,» Mozilla Corporation, 27 Marzo 2025. </w:t>
                    </w:r>
                    <w:r>
                      <w:rPr>
                        <w:noProof/>
                      </w:rPr>
                      <w:t>[En línea]. Available: https://developer.mozilla.org/es/docs/Learn_web_development/Extensions/Server-side/Express_Nodejs. [Último acceso: 5 Abril 2026].</w:t>
                    </w:r>
                  </w:p>
                </w:tc>
              </w:tr>
              <w:tr w:rsidR="00DA3F7B" w14:paraId="5ADE7DA3" w14:textId="77777777">
                <w:trPr>
                  <w:divId w:val="1029837479"/>
                  <w:tblCellSpacing w:w="15" w:type="dxa"/>
                </w:trPr>
                <w:tc>
                  <w:tcPr>
                    <w:tcW w:w="50" w:type="pct"/>
                    <w:hideMark/>
                  </w:tcPr>
                  <w:p w14:paraId="2A9DC705" w14:textId="77777777" w:rsidR="00DA3F7B" w:rsidRDefault="00DA3F7B">
                    <w:pPr>
                      <w:pStyle w:val="Bibliografa"/>
                      <w:rPr>
                        <w:noProof/>
                      </w:rPr>
                    </w:pPr>
                    <w:r>
                      <w:rPr>
                        <w:noProof/>
                      </w:rPr>
                      <w:t xml:space="preserve">[91] </w:t>
                    </w:r>
                  </w:p>
                </w:tc>
                <w:tc>
                  <w:tcPr>
                    <w:tcW w:w="0" w:type="auto"/>
                    <w:hideMark/>
                  </w:tcPr>
                  <w:p w14:paraId="01E8CBC9" w14:textId="77777777" w:rsidR="00DA3F7B" w:rsidRDefault="00DA3F7B">
                    <w:pPr>
                      <w:pStyle w:val="Bibliografa"/>
                      <w:rPr>
                        <w:noProof/>
                      </w:rPr>
                    </w:pPr>
                    <w:r>
                      <w:rPr>
                        <w:noProof/>
                      </w:rPr>
                      <w:t>A. Ugarte y K. Gilmore, «Creación de una aplicación web con Spring Boot y Angular,» Baeldung, 11 Mayo 2024. [En línea]. Available: https://www.baeldung.com/spring-boot-angular-web. [Último acceso: 6 Abril 2026].</w:t>
                    </w:r>
                  </w:p>
                </w:tc>
              </w:tr>
              <w:tr w:rsidR="00DA3F7B" w14:paraId="7751BDA4" w14:textId="77777777">
                <w:trPr>
                  <w:divId w:val="1029837479"/>
                  <w:tblCellSpacing w:w="15" w:type="dxa"/>
                </w:trPr>
                <w:tc>
                  <w:tcPr>
                    <w:tcW w:w="50" w:type="pct"/>
                    <w:hideMark/>
                  </w:tcPr>
                  <w:p w14:paraId="2486C916" w14:textId="77777777" w:rsidR="00DA3F7B" w:rsidRDefault="00DA3F7B">
                    <w:pPr>
                      <w:pStyle w:val="Bibliografa"/>
                      <w:rPr>
                        <w:noProof/>
                      </w:rPr>
                    </w:pPr>
                    <w:r>
                      <w:rPr>
                        <w:noProof/>
                      </w:rPr>
                      <w:t xml:space="preserve">[92] </w:t>
                    </w:r>
                  </w:p>
                </w:tc>
                <w:tc>
                  <w:tcPr>
                    <w:tcW w:w="0" w:type="auto"/>
                    <w:hideMark/>
                  </w:tcPr>
                  <w:p w14:paraId="61DD0690" w14:textId="77777777" w:rsidR="00DA3F7B" w:rsidRDefault="00DA3F7B">
                    <w:pPr>
                      <w:pStyle w:val="Bibliografa"/>
                      <w:rPr>
                        <w:noProof/>
                      </w:rPr>
                    </w:pPr>
                    <w:r>
                      <w:rPr>
                        <w:noProof/>
                      </w:rPr>
                      <w:t xml:space="preserve">M. Planas, T. Rodriguez y M. Lecha, «La importancia de los datos,» </w:t>
                    </w:r>
                    <w:r>
                      <w:rPr>
                        <w:i/>
                        <w:iCs/>
                        <w:noProof/>
                      </w:rPr>
                      <w:t xml:space="preserve">Nutrición Hospitalaria, </w:t>
                    </w:r>
                    <w:r>
                      <w:rPr>
                        <w:noProof/>
                      </w:rPr>
                      <w:t xml:space="preserve">vol. 19, nº 1, pp. 11-13, 2004. </w:t>
                    </w:r>
                  </w:p>
                </w:tc>
              </w:tr>
              <w:tr w:rsidR="00DA3F7B" w14:paraId="372BAADF" w14:textId="77777777">
                <w:trPr>
                  <w:divId w:val="1029837479"/>
                  <w:tblCellSpacing w:w="15" w:type="dxa"/>
                </w:trPr>
                <w:tc>
                  <w:tcPr>
                    <w:tcW w:w="50" w:type="pct"/>
                    <w:hideMark/>
                  </w:tcPr>
                  <w:p w14:paraId="15E53C09" w14:textId="77777777" w:rsidR="00DA3F7B" w:rsidRDefault="00DA3F7B">
                    <w:pPr>
                      <w:pStyle w:val="Bibliografa"/>
                      <w:rPr>
                        <w:noProof/>
                      </w:rPr>
                    </w:pPr>
                    <w:r>
                      <w:rPr>
                        <w:noProof/>
                      </w:rPr>
                      <w:t xml:space="preserve">[93] </w:t>
                    </w:r>
                  </w:p>
                </w:tc>
                <w:tc>
                  <w:tcPr>
                    <w:tcW w:w="0" w:type="auto"/>
                    <w:hideMark/>
                  </w:tcPr>
                  <w:p w14:paraId="163CD7B3" w14:textId="77777777" w:rsidR="00DA3F7B" w:rsidRDefault="00DA3F7B">
                    <w:pPr>
                      <w:pStyle w:val="Bibliografa"/>
                      <w:rPr>
                        <w:noProof/>
                      </w:rPr>
                    </w:pPr>
                    <w:r>
                      <w:rPr>
                        <w:noProof/>
                      </w:rPr>
                      <w:t>R. Z. Ramírez, «Sistemas gestores de base de datos,» MEDIO, CICLO FORMATIVO GRADO, Innovación y Experiencias Educativas, 2008.</w:t>
                    </w:r>
                  </w:p>
                </w:tc>
              </w:tr>
              <w:tr w:rsidR="00DA3F7B" w14:paraId="45CA5477" w14:textId="77777777">
                <w:trPr>
                  <w:divId w:val="1029837479"/>
                  <w:tblCellSpacing w:w="15" w:type="dxa"/>
                </w:trPr>
                <w:tc>
                  <w:tcPr>
                    <w:tcW w:w="50" w:type="pct"/>
                    <w:hideMark/>
                  </w:tcPr>
                  <w:p w14:paraId="2146F35F" w14:textId="77777777" w:rsidR="00DA3F7B" w:rsidRDefault="00DA3F7B">
                    <w:pPr>
                      <w:pStyle w:val="Bibliografa"/>
                      <w:rPr>
                        <w:noProof/>
                      </w:rPr>
                    </w:pPr>
                    <w:r>
                      <w:rPr>
                        <w:noProof/>
                      </w:rPr>
                      <w:t xml:space="preserve">[94] </w:t>
                    </w:r>
                  </w:p>
                </w:tc>
                <w:tc>
                  <w:tcPr>
                    <w:tcW w:w="0" w:type="auto"/>
                    <w:hideMark/>
                  </w:tcPr>
                  <w:p w14:paraId="39F34C7E" w14:textId="77777777" w:rsidR="00DA3F7B" w:rsidRDefault="00DA3F7B">
                    <w:pPr>
                      <w:pStyle w:val="Bibliografa"/>
                      <w:rPr>
                        <w:noProof/>
                      </w:rPr>
                    </w:pPr>
                    <w:r>
                      <w:rPr>
                        <w:noProof/>
                      </w:rPr>
                      <w:t xml:space="preserve">MariaDB, «MariaDB Documentation,» 2026. [En línea]. </w:t>
                    </w:r>
                    <w:r w:rsidRPr="008A4B45">
                      <w:rPr>
                        <w:noProof/>
                        <w:lang w:val="en-US"/>
                      </w:rPr>
                      <w:t xml:space="preserve">Available: https://mariadb.com/docs/. </w:t>
                    </w:r>
                    <w:r>
                      <w:rPr>
                        <w:noProof/>
                      </w:rPr>
                      <w:t>[Último acceso: 6 Abril 2026].</w:t>
                    </w:r>
                  </w:p>
                </w:tc>
              </w:tr>
              <w:tr w:rsidR="00DA3F7B" w14:paraId="4F75713A" w14:textId="77777777">
                <w:trPr>
                  <w:divId w:val="1029837479"/>
                  <w:tblCellSpacing w:w="15" w:type="dxa"/>
                </w:trPr>
                <w:tc>
                  <w:tcPr>
                    <w:tcW w:w="50" w:type="pct"/>
                    <w:hideMark/>
                  </w:tcPr>
                  <w:p w14:paraId="7E173923" w14:textId="77777777" w:rsidR="00DA3F7B" w:rsidRDefault="00DA3F7B">
                    <w:pPr>
                      <w:pStyle w:val="Bibliografa"/>
                      <w:rPr>
                        <w:noProof/>
                      </w:rPr>
                    </w:pPr>
                    <w:r>
                      <w:rPr>
                        <w:noProof/>
                      </w:rPr>
                      <w:t xml:space="preserve">[95] </w:t>
                    </w:r>
                  </w:p>
                </w:tc>
                <w:tc>
                  <w:tcPr>
                    <w:tcW w:w="0" w:type="auto"/>
                    <w:hideMark/>
                  </w:tcPr>
                  <w:p w14:paraId="5BF7E0BC" w14:textId="77777777" w:rsidR="00DA3F7B" w:rsidRDefault="00DA3F7B">
                    <w:pPr>
                      <w:pStyle w:val="Bibliografa"/>
                      <w:rPr>
                        <w:noProof/>
                      </w:rPr>
                    </w:pPr>
                    <w:r>
                      <w:rPr>
                        <w:noProof/>
                      </w:rPr>
                      <w:t>MySQL, «MySQL 8.0 Reference Manual,» Oracle, 3 Marzo 2026. [En línea]. Available: https://dev.mysql.com/doc/refman/8.0/en/. [Último acceso: 6 Abril 2026].</w:t>
                    </w:r>
                  </w:p>
                </w:tc>
              </w:tr>
              <w:tr w:rsidR="00DA3F7B" w14:paraId="563AF04B" w14:textId="77777777">
                <w:trPr>
                  <w:divId w:val="1029837479"/>
                  <w:tblCellSpacing w:w="15" w:type="dxa"/>
                </w:trPr>
                <w:tc>
                  <w:tcPr>
                    <w:tcW w:w="50" w:type="pct"/>
                    <w:hideMark/>
                  </w:tcPr>
                  <w:p w14:paraId="67858B3F" w14:textId="77777777" w:rsidR="00DA3F7B" w:rsidRDefault="00DA3F7B">
                    <w:pPr>
                      <w:pStyle w:val="Bibliografa"/>
                      <w:rPr>
                        <w:noProof/>
                      </w:rPr>
                    </w:pPr>
                    <w:r>
                      <w:rPr>
                        <w:noProof/>
                      </w:rPr>
                      <w:t xml:space="preserve">[96] </w:t>
                    </w:r>
                  </w:p>
                </w:tc>
                <w:tc>
                  <w:tcPr>
                    <w:tcW w:w="0" w:type="auto"/>
                    <w:hideMark/>
                  </w:tcPr>
                  <w:p w14:paraId="093BCD2D" w14:textId="77777777" w:rsidR="00DA3F7B" w:rsidRDefault="00DA3F7B">
                    <w:pPr>
                      <w:pStyle w:val="Bibliografa"/>
                      <w:rPr>
                        <w:noProof/>
                      </w:rPr>
                    </w:pPr>
                    <w:r>
                      <w:rPr>
                        <w:noProof/>
                      </w:rPr>
                      <w:t xml:space="preserve">MongoDB, «Documentación de MongoDB,» MongoDB, Inc., [En línea]. </w:t>
                    </w:r>
                    <w:r w:rsidRPr="008A4B45">
                      <w:rPr>
                        <w:noProof/>
                        <w:lang w:val="en-US"/>
                      </w:rPr>
                      <w:t xml:space="preserve">Available: https://www.mongodb.com/es/docs/. </w:t>
                    </w:r>
                    <w:r>
                      <w:rPr>
                        <w:noProof/>
                      </w:rPr>
                      <w:t>[Último acceso: 6 Abril 2026].</w:t>
                    </w:r>
                  </w:p>
                </w:tc>
              </w:tr>
              <w:tr w:rsidR="00DA3F7B" w14:paraId="6D748885" w14:textId="77777777">
                <w:trPr>
                  <w:divId w:val="1029837479"/>
                  <w:tblCellSpacing w:w="15" w:type="dxa"/>
                </w:trPr>
                <w:tc>
                  <w:tcPr>
                    <w:tcW w:w="50" w:type="pct"/>
                    <w:hideMark/>
                  </w:tcPr>
                  <w:p w14:paraId="2E2148E3" w14:textId="77777777" w:rsidR="00DA3F7B" w:rsidRDefault="00DA3F7B">
                    <w:pPr>
                      <w:pStyle w:val="Bibliografa"/>
                      <w:rPr>
                        <w:noProof/>
                      </w:rPr>
                    </w:pPr>
                    <w:r>
                      <w:rPr>
                        <w:noProof/>
                      </w:rPr>
                      <w:t xml:space="preserve">[97] </w:t>
                    </w:r>
                  </w:p>
                </w:tc>
                <w:tc>
                  <w:tcPr>
                    <w:tcW w:w="0" w:type="auto"/>
                    <w:hideMark/>
                  </w:tcPr>
                  <w:p w14:paraId="4DF5E58F" w14:textId="77777777" w:rsidR="00DA3F7B" w:rsidRDefault="00DA3F7B">
                    <w:pPr>
                      <w:pStyle w:val="Bibliografa"/>
                      <w:rPr>
                        <w:noProof/>
                      </w:rPr>
                    </w:pPr>
                    <w:r>
                      <w:rPr>
                        <w:noProof/>
                      </w:rPr>
                      <w:t xml:space="preserve">MariaDB, «Licensing FAQ,» Diciembre 2025. [En línea]. </w:t>
                    </w:r>
                    <w:r w:rsidRPr="008A4B45">
                      <w:rPr>
                        <w:noProof/>
                        <w:lang w:val="en-US"/>
                      </w:rPr>
                      <w:t xml:space="preserve">Available: https://mariadb.com/docs/general-resources/community/community/faq/licensing-questions/licensing-faq. </w:t>
                    </w:r>
                    <w:r>
                      <w:rPr>
                        <w:noProof/>
                      </w:rPr>
                      <w:t>[Último acceso: 6 Abril 2026].</w:t>
                    </w:r>
                  </w:p>
                </w:tc>
              </w:tr>
              <w:tr w:rsidR="00DA3F7B" w:rsidRPr="00E761AB" w14:paraId="32E93221" w14:textId="77777777">
                <w:trPr>
                  <w:divId w:val="1029837479"/>
                  <w:tblCellSpacing w:w="15" w:type="dxa"/>
                </w:trPr>
                <w:tc>
                  <w:tcPr>
                    <w:tcW w:w="50" w:type="pct"/>
                    <w:hideMark/>
                  </w:tcPr>
                  <w:p w14:paraId="2AA653E6" w14:textId="77777777" w:rsidR="00DA3F7B" w:rsidRDefault="00DA3F7B">
                    <w:pPr>
                      <w:pStyle w:val="Bibliografa"/>
                      <w:rPr>
                        <w:noProof/>
                      </w:rPr>
                    </w:pPr>
                    <w:r>
                      <w:rPr>
                        <w:noProof/>
                      </w:rPr>
                      <w:t xml:space="preserve">[98] </w:t>
                    </w:r>
                  </w:p>
                </w:tc>
                <w:tc>
                  <w:tcPr>
                    <w:tcW w:w="0" w:type="auto"/>
                    <w:hideMark/>
                  </w:tcPr>
                  <w:p w14:paraId="49ED6284" w14:textId="77777777" w:rsidR="00DA3F7B" w:rsidRPr="008A4B45" w:rsidRDefault="00DA3F7B">
                    <w:pPr>
                      <w:pStyle w:val="Bibliografa"/>
                      <w:rPr>
                        <w:noProof/>
                        <w:lang w:val="en-US"/>
                      </w:rPr>
                    </w:pPr>
                    <w:r w:rsidRPr="008A4B45">
                      <w:rPr>
                        <w:noProof/>
                        <w:lang w:val="en-US"/>
                      </w:rPr>
                      <w:t xml:space="preserve">V. Rahimian y R. Ramsin, «Designing and agile methodology for mobile software development: a hybrid ethod engineering approach,» </w:t>
                    </w:r>
                    <w:r w:rsidRPr="008A4B45">
                      <w:rPr>
                        <w:i/>
                        <w:iCs/>
                        <w:noProof/>
                        <w:lang w:val="en-US"/>
                      </w:rPr>
                      <w:t xml:space="preserve">Second International Conference on Research Challenges in Information Science, </w:t>
                    </w:r>
                    <w:r w:rsidRPr="008A4B45">
                      <w:rPr>
                        <w:noProof/>
                        <w:lang w:val="en-US"/>
                      </w:rPr>
                      <w:t xml:space="preserve">6 Junio 2008. </w:t>
                    </w:r>
                  </w:p>
                </w:tc>
              </w:tr>
              <w:tr w:rsidR="00DA3F7B" w14:paraId="2E4E9469" w14:textId="77777777">
                <w:trPr>
                  <w:divId w:val="1029837479"/>
                  <w:tblCellSpacing w:w="15" w:type="dxa"/>
                </w:trPr>
                <w:tc>
                  <w:tcPr>
                    <w:tcW w:w="50" w:type="pct"/>
                    <w:hideMark/>
                  </w:tcPr>
                  <w:p w14:paraId="3734DD1A" w14:textId="77777777" w:rsidR="00DA3F7B" w:rsidRDefault="00DA3F7B">
                    <w:pPr>
                      <w:pStyle w:val="Bibliografa"/>
                      <w:rPr>
                        <w:noProof/>
                      </w:rPr>
                    </w:pPr>
                    <w:r>
                      <w:rPr>
                        <w:noProof/>
                      </w:rPr>
                      <w:lastRenderedPageBreak/>
                      <w:t xml:space="preserve">[99] </w:t>
                    </w:r>
                  </w:p>
                </w:tc>
                <w:tc>
                  <w:tcPr>
                    <w:tcW w:w="0" w:type="auto"/>
                    <w:hideMark/>
                  </w:tcPr>
                  <w:p w14:paraId="0213025E" w14:textId="77777777" w:rsidR="00DA3F7B" w:rsidRDefault="00DA3F7B">
                    <w:pPr>
                      <w:pStyle w:val="Bibliografa"/>
                      <w:rPr>
                        <w:noProof/>
                      </w:rPr>
                    </w:pPr>
                    <w:r>
                      <w:rPr>
                        <w:noProof/>
                      </w:rPr>
                      <w:t xml:space="preserve">M. C. GASCA MANTILLA, L. L. CAMARGO ARIZA y B. MEDINA DELGADO , «Metodología para el desarrollo de aplicaciones móviles,» </w:t>
                    </w:r>
                    <w:r>
                      <w:rPr>
                        <w:i/>
                        <w:iCs/>
                        <w:noProof/>
                      </w:rPr>
                      <w:t xml:space="preserve">Tecnura, </w:t>
                    </w:r>
                    <w:r>
                      <w:rPr>
                        <w:noProof/>
                      </w:rPr>
                      <w:t xml:space="preserve">vol. 18, nº 40, pp. 20-35, 2014. </w:t>
                    </w:r>
                  </w:p>
                </w:tc>
              </w:tr>
              <w:tr w:rsidR="00DA3F7B" w14:paraId="77A37370" w14:textId="77777777">
                <w:trPr>
                  <w:divId w:val="1029837479"/>
                  <w:tblCellSpacing w:w="15" w:type="dxa"/>
                </w:trPr>
                <w:tc>
                  <w:tcPr>
                    <w:tcW w:w="50" w:type="pct"/>
                    <w:hideMark/>
                  </w:tcPr>
                  <w:p w14:paraId="17A045D5" w14:textId="77777777" w:rsidR="00DA3F7B" w:rsidRDefault="00DA3F7B">
                    <w:pPr>
                      <w:pStyle w:val="Bibliografa"/>
                      <w:rPr>
                        <w:noProof/>
                      </w:rPr>
                    </w:pPr>
                    <w:r>
                      <w:rPr>
                        <w:noProof/>
                      </w:rPr>
                      <w:t xml:space="preserve">[100] </w:t>
                    </w:r>
                  </w:p>
                </w:tc>
                <w:tc>
                  <w:tcPr>
                    <w:tcW w:w="0" w:type="auto"/>
                    <w:hideMark/>
                  </w:tcPr>
                  <w:p w14:paraId="7AA3C402" w14:textId="77777777" w:rsidR="00DA3F7B" w:rsidRDefault="00DA3F7B">
                    <w:pPr>
                      <w:pStyle w:val="Bibliografa"/>
                      <w:rPr>
                        <w:noProof/>
                      </w:rPr>
                    </w:pPr>
                    <w:r w:rsidRPr="008A4B45">
                      <w:rPr>
                        <w:noProof/>
                        <w:lang w:val="en-US"/>
                      </w:rPr>
                      <w:t xml:space="preserve">S. Bhawna, T. Shweta , B. Isha, S. Himanshi y R. Aanchal , «Cross-Platform Empirical Analysis of Mobile Application Development frameworks: Kotlin, React Native and Flutter,» </w:t>
                    </w:r>
                    <w:r w:rsidRPr="008A4B45">
                      <w:rPr>
                        <w:i/>
                        <w:iCs/>
                        <w:noProof/>
                        <w:lang w:val="en-US"/>
                      </w:rPr>
                      <w:t xml:space="preserve">In Proceedings of the 4th International Conference on Information Management &amp; Machine Intelligence (ICIMMI '22), </w:t>
                    </w:r>
                    <w:r w:rsidRPr="008A4B45">
                      <w:rPr>
                        <w:noProof/>
                        <w:lang w:val="en-US"/>
                      </w:rPr>
                      <w:t xml:space="preserve">vol. </w:t>
                    </w:r>
                    <w:r>
                      <w:rPr>
                        <w:noProof/>
                      </w:rPr>
                      <w:t xml:space="preserve">Article 60, pp. 1-6, 2023. </w:t>
                    </w:r>
                  </w:p>
                </w:tc>
              </w:tr>
              <w:tr w:rsidR="00DA3F7B" w14:paraId="71E39582" w14:textId="77777777">
                <w:trPr>
                  <w:divId w:val="1029837479"/>
                  <w:tblCellSpacing w:w="15" w:type="dxa"/>
                </w:trPr>
                <w:tc>
                  <w:tcPr>
                    <w:tcW w:w="50" w:type="pct"/>
                    <w:hideMark/>
                  </w:tcPr>
                  <w:p w14:paraId="5490937C" w14:textId="77777777" w:rsidR="00DA3F7B" w:rsidRDefault="00DA3F7B">
                    <w:pPr>
                      <w:pStyle w:val="Bibliografa"/>
                      <w:rPr>
                        <w:noProof/>
                      </w:rPr>
                    </w:pPr>
                    <w:r>
                      <w:rPr>
                        <w:noProof/>
                      </w:rPr>
                      <w:t xml:space="preserve">[101] </w:t>
                    </w:r>
                  </w:p>
                </w:tc>
                <w:tc>
                  <w:tcPr>
                    <w:tcW w:w="0" w:type="auto"/>
                    <w:hideMark/>
                  </w:tcPr>
                  <w:p w14:paraId="4976E95E" w14:textId="77777777" w:rsidR="00DA3F7B" w:rsidRDefault="00DA3F7B">
                    <w:pPr>
                      <w:pStyle w:val="Bibliografa"/>
                      <w:rPr>
                        <w:noProof/>
                      </w:rPr>
                    </w:pPr>
                    <w:r>
                      <w:rPr>
                        <w:noProof/>
                      </w:rPr>
                      <w:t>Jaspr, «Fluttler Documentation,» Flutter Docs, 31 Marzo 2026. [En línea]. Available: https://docs.flutter.dev/. [Último acceso: 12 Abril 2026].</w:t>
                    </w:r>
                  </w:p>
                </w:tc>
              </w:tr>
              <w:tr w:rsidR="00DA3F7B" w14:paraId="1BA4DDD6" w14:textId="77777777">
                <w:trPr>
                  <w:divId w:val="1029837479"/>
                  <w:tblCellSpacing w:w="15" w:type="dxa"/>
                </w:trPr>
                <w:tc>
                  <w:tcPr>
                    <w:tcW w:w="50" w:type="pct"/>
                    <w:hideMark/>
                  </w:tcPr>
                  <w:p w14:paraId="42EB9EAD" w14:textId="77777777" w:rsidR="00DA3F7B" w:rsidRDefault="00DA3F7B">
                    <w:pPr>
                      <w:pStyle w:val="Bibliografa"/>
                      <w:rPr>
                        <w:noProof/>
                      </w:rPr>
                    </w:pPr>
                    <w:r>
                      <w:rPr>
                        <w:noProof/>
                      </w:rPr>
                      <w:t xml:space="preserve">[102] </w:t>
                    </w:r>
                  </w:p>
                </w:tc>
                <w:tc>
                  <w:tcPr>
                    <w:tcW w:w="0" w:type="auto"/>
                    <w:hideMark/>
                  </w:tcPr>
                  <w:p w14:paraId="643335D3" w14:textId="77777777" w:rsidR="00DA3F7B" w:rsidRDefault="00DA3F7B">
                    <w:pPr>
                      <w:pStyle w:val="Bibliografa"/>
                      <w:rPr>
                        <w:noProof/>
                      </w:rPr>
                    </w:pPr>
                    <w:r>
                      <w:rPr>
                        <w:noProof/>
                      </w:rPr>
                      <w:t>Google Inc, «Términos del Servicio Adicionales para Usuarios Finales de Google Maps,» 4 Junio 2025. [En línea]. Available: https://www.google.com/intl/es_ALL/help/terms_maps/. [Último acceso: 15 Abril 2026].</w:t>
                    </w:r>
                  </w:p>
                </w:tc>
              </w:tr>
              <w:tr w:rsidR="00DA3F7B" w14:paraId="1BBD3D68" w14:textId="77777777">
                <w:trPr>
                  <w:divId w:val="1029837479"/>
                  <w:tblCellSpacing w:w="15" w:type="dxa"/>
                </w:trPr>
                <w:tc>
                  <w:tcPr>
                    <w:tcW w:w="50" w:type="pct"/>
                    <w:hideMark/>
                  </w:tcPr>
                  <w:p w14:paraId="1EDF09B9" w14:textId="77777777" w:rsidR="00DA3F7B" w:rsidRDefault="00DA3F7B">
                    <w:pPr>
                      <w:pStyle w:val="Bibliografa"/>
                      <w:rPr>
                        <w:noProof/>
                      </w:rPr>
                    </w:pPr>
                    <w:r>
                      <w:rPr>
                        <w:noProof/>
                      </w:rPr>
                      <w:t xml:space="preserve">[103] </w:t>
                    </w:r>
                  </w:p>
                </w:tc>
                <w:tc>
                  <w:tcPr>
                    <w:tcW w:w="0" w:type="auto"/>
                    <w:hideMark/>
                  </w:tcPr>
                  <w:p w14:paraId="6D84D3C6" w14:textId="77777777" w:rsidR="00DA3F7B" w:rsidRDefault="00DA3F7B">
                    <w:pPr>
                      <w:pStyle w:val="Bibliografa"/>
                      <w:rPr>
                        <w:noProof/>
                      </w:rPr>
                    </w:pPr>
                    <w:r w:rsidRPr="008A4B45">
                      <w:rPr>
                        <w:noProof/>
                        <w:lang w:val="en-US"/>
                      </w:rPr>
                      <w:t xml:space="preserve">OpenStreetMaps, «OpenStreetMap Develop,» 2026 Marzo 12. [En línea]. </w:t>
                    </w:r>
                    <w:r>
                      <w:rPr>
                        <w:noProof/>
                      </w:rPr>
                      <w:t>Available: https://wiki.openstreetmap.org/wiki/Develop. [Último acceso: 12 Abril 2026].</w:t>
                    </w:r>
                  </w:p>
                </w:tc>
              </w:tr>
              <w:tr w:rsidR="00DA3F7B" w14:paraId="18ABFA5B" w14:textId="77777777">
                <w:trPr>
                  <w:divId w:val="1029837479"/>
                  <w:tblCellSpacing w:w="15" w:type="dxa"/>
                </w:trPr>
                <w:tc>
                  <w:tcPr>
                    <w:tcW w:w="50" w:type="pct"/>
                    <w:hideMark/>
                  </w:tcPr>
                  <w:p w14:paraId="45E9769A" w14:textId="77777777" w:rsidR="00DA3F7B" w:rsidRDefault="00DA3F7B">
                    <w:pPr>
                      <w:pStyle w:val="Bibliografa"/>
                      <w:rPr>
                        <w:noProof/>
                      </w:rPr>
                    </w:pPr>
                    <w:r>
                      <w:rPr>
                        <w:noProof/>
                      </w:rPr>
                      <w:t xml:space="preserve">[104] </w:t>
                    </w:r>
                  </w:p>
                </w:tc>
                <w:tc>
                  <w:tcPr>
                    <w:tcW w:w="0" w:type="auto"/>
                    <w:hideMark/>
                  </w:tcPr>
                  <w:p w14:paraId="2877D826" w14:textId="77777777" w:rsidR="00DA3F7B" w:rsidRDefault="00DA3F7B">
                    <w:pPr>
                      <w:pStyle w:val="Bibliografa"/>
                      <w:rPr>
                        <w:noProof/>
                      </w:rPr>
                    </w:pPr>
                    <w:r>
                      <w:rPr>
                        <w:noProof/>
                      </w:rPr>
                      <w:t>Google Inc, «Documentación de Google Maps Platform,» Alphabet Inc, [En línea]. Available: https://developers.google.com/maps/documentation?hl=es-419. [Último acceso: 12 Abril 2026].</w:t>
                    </w:r>
                  </w:p>
                </w:tc>
              </w:tr>
              <w:tr w:rsidR="00DA3F7B" w14:paraId="586A5CAE" w14:textId="77777777">
                <w:trPr>
                  <w:divId w:val="1029837479"/>
                  <w:tblCellSpacing w:w="15" w:type="dxa"/>
                </w:trPr>
                <w:tc>
                  <w:tcPr>
                    <w:tcW w:w="50" w:type="pct"/>
                    <w:hideMark/>
                  </w:tcPr>
                  <w:p w14:paraId="18B032A7" w14:textId="77777777" w:rsidR="00DA3F7B" w:rsidRDefault="00DA3F7B">
                    <w:pPr>
                      <w:pStyle w:val="Bibliografa"/>
                      <w:rPr>
                        <w:noProof/>
                      </w:rPr>
                    </w:pPr>
                    <w:r>
                      <w:rPr>
                        <w:noProof/>
                      </w:rPr>
                      <w:t xml:space="preserve">[105] </w:t>
                    </w:r>
                  </w:p>
                </w:tc>
                <w:tc>
                  <w:tcPr>
                    <w:tcW w:w="0" w:type="auto"/>
                    <w:hideMark/>
                  </w:tcPr>
                  <w:p w14:paraId="3A93EFFC" w14:textId="77777777" w:rsidR="00DA3F7B" w:rsidRDefault="00DA3F7B">
                    <w:pPr>
                      <w:pStyle w:val="Bibliografa"/>
                      <w:rPr>
                        <w:noProof/>
                      </w:rPr>
                    </w:pPr>
                    <w:r>
                      <w:rPr>
                        <w:noProof/>
                      </w:rPr>
                      <w:t xml:space="preserve">Mapbox, «Mapbox Documentation,» [En línea]. </w:t>
                    </w:r>
                    <w:r w:rsidRPr="008A4B45">
                      <w:rPr>
                        <w:noProof/>
                        <w:lang w:val="en-US"/>
                      </w:rPr>
                      <w:t xml:space="preserve">Available: https://docs.mapbox.com/. </w:t>
                    </w:r>
                    <w:r>
                      <w:rPr>
                        <w:noProof/>
                      </w:rPr>
                      <w:t>[Último acceso: 12 Abril 2026].</w:t>
                    </w:r>
                  </w:p>
                </w:tc>
              </w:tr>
              <w:tr w:rsidR="00DA3F7B" w14:paraId="1A416035" w14:textId="77777777">
                <w:trPr>
                  <w:divId w:val="1029837479"/>
                  <w:tblCellSpacing w:w="15" w:type="dxa"/>
                </w:trPr>
                <w:tc>
                  <w:tcPr>
                    <w:tcW w:w="50" w:type="pct"/>
                    <w:hideMark/>
                  </w:tcPr>
                  <w:p w14:paraId="037259A7" w14:textId="77777777" w:rsidR="00DA3F7B" w:rsidRDefault="00DA3F7B">
                    <w:pPr>
                      <w:pStyle w:val="Bibliografa"/>
                      <w:rPr>
                        <w:noProof/>
                      </w:rPr>
                    </w:pPr>
                    <w:r>
                      <w:rPr>
                        <w:noProof/>
                      </w:rPr>
                      <w:t xml:space="preserve">[106] </w:t>
                    </w:r>
                  </w:p>
                </w:tc>
                <w:tc>
                  <w:tcPr>
                    <w:tcW w:w="0" w:type="auto"/>
                    <w:hideMark/>
                  </w:tcPr>
                  <w:p w14:paraId="54E6185C" w14:textId="77777777" w:rsidR="00DA3F7B" w:rsidRDefault="00DA3F7B">
                    <w:pPr>
                      <w:pStyle w:val="Bibliografa"/>
                      <w:rPr>
                        <w:noProof/>
                      </w:rPr>
                    </w:pPr>
                    <w:r>
                      <w:rPr>
                        <w:noProof/>
                      </w:rPr>
                      <w:t xml:space="preserve">K. Golubic, «memgraph,» [En línea]. </w:t>
                    </w:r>
                    <w:r w:rsidRPr="008A4B45">
                      <w:rPr>
                        <w:noProof/>
                        <w:lang w:val="en-US"/>
                      </w:rPr>
                      <w:t xml:space="preserve">Available: https://memgraph.com/blog/what-is-mit-license. </w:t>
                    </w:r>
                    <w:r>
                      <w:rPr>
                        <w:noProof/>
                      </w:rPr>
                      <w:t>[Último acceso: 1 Mayo 2026].</w:t>
                    </w:r>
                  </w:p>
                </w:tc>
              </w:tr>
              <w:tr w:rsidR="00DA3F7B" w:rsidRPr="00487710" w14:paraId="1EA6094B" w14:textId="77777777">
                <w:trPr>
                  <w:divId w:val="1029837479"/>
                  <w:tblCellSpacing w:w="15" w:type="dxa"/>
                </w:trPr>
                <w:tc>
                  <w:tcPr>
                    <w:tcW w:w="50" w:type="pct"/>
                    <w:hideMark/>
                  </w:tcPr>
                  <w:p w14:paraId="5914A27A" w14:textId="77777777" w:rsidR="00DA3F7B" w:rsidRDefault="00DA3F7B">
                    <w:pPr>
                      <w:pStyle w:val="Bibliografa"/>
                      <w:rPr>
                        <w:noProof/>
                      </w:rPr>
                    </w:pPr>
                    <w:r>
                      <w:rPr>
                        <w:noProof/>
                      </w:rPr>
                      <w:t xml:space="preserve">[107] </w:t>
                    </w:r>
                  </w:p>
                </w:tc>
                <w:tc>
                  <w:tcPr>
                    <w:tcW w:w="0" w:type="auto"/>
                    <w:hideMark/>
                  </w:tcPr>
                  <w:p w14:paraId="07A9F844" w14:textId="77777777" w:rsidR="00DA3F7B" w:rsidRPr="008A4B45" w:rsidRDefault="00DA3F7B">
                    <w:pPr>
                      <w:pStyle w:val="Bibliografa"/>
                      <w:rPr>
                        <w:noProof/>
                        <w:lang w:val="en-US"/>
                      </w:rPr>
                    </w:pPr>
                    <w:r w:rsidRPr="008A4B45">
                      <w:rPr>
                        <w:noProof/>
                        <w:lang w:val="en-US"/>
                      </w:rPr>
                      <w:t xml:space="preserve">United Nations Convention against Corruption, «A Strategy for Safeguarding against Corruption in Major Public Events,» 2013. </w:t>
                    </w:r>
                  </w:p>
                </w:tc>
              </w:tr>
              <w:tr w:rsidR="00DA3F7B" w14:paraId="5F83EBFB" w14:textId="77777777">
                <w:trPr>
                  <w:divId w:val="1029837479"/>
                  <w:tblCellSpacing w:w="15" w:type="dxa"/>
                </w:trPr>
                <w:tc>
                  <w:tcPr>
                    <w:tcW w:w="50" w:type="pct"/>
                    <w:hideMark/>
                  </w:tcPr>
                  <w:p w14:paraId="62BF4BC0" w14:textId="77777777" w:rsidR="00DA3F7B" w:rsidRDefault="00DA3F7B">
                    <w:pPr>
                      <w:pStyle w:val="Bibliografa"/>
                      <w:rPr>
                        <w:noProof/>
                      </w:rPr>
                    </w:pPr>
                    <w:r>
                      <w:rPr>
                        <w:noProof/>
                      </w:rPr>
                      <w:t xml:space="preserve">[108] </w:t>
                    </w:r>
                  </w:p>
                </w:tc>
                <w:tc>
                  <w:tcPr>
                    <w:tcW w:w="0" w:type="auto"/>
                    <w:hideMark/>
                  </w:tcPr>
                  <w:p w14:paraId="5FC9E5DB" w14:textId="77777777" w:rsidR="00DA3F7B" w:rsidRDefault="00DA3F7B">
                    <w:pPr>
                      <w:pStyle w:val="Bibliografa"/>
                      <w:rPr>
                        <w:noProof/>
                      </w:rPr>
                    </w:pPr>
                    <w:r>
                      <w:rPr>
                        <w:noProof/>
                      </w:rPr>
                      <w:t xml:space="preserve">PROGRAMA DE LAS NACIONES UNIDAS PARA EL DESARROLLO EN MÉXICO , «Protocolo de análisis de riesgos,» 2018, abril. </w:t>
                    </w:r>
                  </w:p>
                </w:tc>
              </w:tr>
              <w:tr w:rsidR="00DA3F7B" w14:paraId="560363C4" w14:textId="77777777">
                <w:trPr>
                  <w:divId w:val="1029837479"/>
                  <w:tblCellSpacing w:w="15" w:type="dxa"/>
                </w:trPr>
                <w:tc>
                  <w:tcPr>
                    <w:tcW w:w="50" w:type="pct"/>
                    <w:hideMark/>
                  </w:tcPr>
                  <w:p w14:paraId="6300EBD3" w14:textId="77777777" w:rsidR="00DA3F7B" w:rsidRDefault="00DA3F7B">
                    <w:pPr>
                      <w:pStyle w:val="Bibliografa"/>
                      <w:rPr>
                        <w:noProof/>
                      </w:rPr>
                    </w:pPr>
                    <w:r>
                      <w:rPr>
                        <w:noProof/>
                      </w:rPr>
                      <w:t xml:space="preserve">[109] </w:t>
                    </w:r>
                  </w:p>
                </w:tc>
                <w:tc>
                  <w:tcPr>
                    <w:tcW w:w="0" w:type="auto"/>
                    <w:hideMark/>
                  </w:tcPr>
                  <w:p w14:paraId="3563F038" w14:textId="77777777" w:rsidR="00DA3F7B" w:rsidRDefault="00DA3F7B">
                    <w:pPr>
                      <w:pStyle w:val="Bibliografa"/>
                      <w:rPr>
                        <w:noProof/>
                      </w:rPr>
                    </w:pPr>
                    <w:r>
                      <w:rPr>
                        <w:noProof/>
                      </w:rPr>
                      <w:t>UPIICSA, «Estudios de factibilidad,» [En línea]. Available: https://www.sites.upiicsa.ipn.mx/estudiantes/academia_de_informatica/analisis_de_sistemas/docs/PDF/Estudio_Factibilidad.pdf. [Último acceso: 2 Abril 2026].</w:t>
                    </w:r>
                  </w:p>
                </w:tc>
              </w:tr>
              <w:tr w:rsidR="00DA3F7B" w14:paraId="6CA08E55" w14:textId="77777777">
                <w:trPr>
                  <w:divId w:val="1029837479"/>
                  <w:tblCellSpacing w:w="15" w:type="dxa"/>
                </w:trPr>
                <w:tc>
                  <w:tcPr>
                    <w:tcW w:w="50" w:type="pct"/>
                    <w:hideMark/>
                  </w:tcPr>
                  <w:p w14:paraId="5B1744B9" w14:textId="77777777" w:rsidR="00DA3F7B" w:rsidRDefault="00DA3F7B">
                    <w:pPr>
                      <w:pStyle w:val="Bibliografa"/>
                      <w:rPr>
                        <w:noProof/>
                      </w:rPr>
                    </w:pPr>
                    <w:r>
                      <w:rPr>
                        <w:noProof/>
                      </w:rPr>
                      <w:t xml:space="preserve">[110] </w:t>
                    </w:r>
                  </w:p>
                </w:tc>
                <w:tc>
                  <w:tcPr>
                    <w:tcW w:w="0" w:type="auto"/>
                    <w:hideMark/>
                  </w:tcPr>
                  <w:p w14:paraId="26B443FA" w14:textId="77777777" w:rsidR="00DA3F7B" w:rsidRDefault="00DA3F7B">
                    <w:pPr>
                      <w:pStyle w:val="Bibliografa"/>
                      <w:rPr>
                        <w:noProof/>
                      </w:rPr>
                    </w:pPr>
                    <w:r>
                      <w:rPr>
                        <w:noProof/>
                      </w:rPr>
                      <w:t>onmex, «onmex,» [En línea]. Available: https://onmex.mx/tecnologia-y-desarrollo/cuanto-gana-un-programador-en-mexico/. [Último acceso: 13 Abril 2026].</w:t>
                    </w:r>
                  </w:p>
                </w:tc>
              </w:tr>
              <w:tr w:rsidR="00DA3F7B" w14:paraId="39D5A55E" w14:textId="77777777">
                <w:trPr>
                  <w:divId w:val="1029837479"/>
                  <w:tblCellSpacing w:w="15" w:type="dxa"/>
                </w:trPr>
                <w:tc>
                  <w:tcPr>
                    <w:tcW w:w="50" w:type="pct"/>
                    <w:hideMark/>
                  </w:tcPr>
                  <w:p w14:paraId="66813BC7" w14:textId="77777777" w:rsidR="00DA3F7B" w:rsidRDefault="00DA3F7B">
                    <w:pPr>
                      <w:pStyle w:val="Bibliografa"/>
                      <w:rPr>
                        <w:noProof/>
                      </w:rPr>
                    </w:pPr>
                    <w:r>
                      <w:rPr>
                        <w:noProof/>
                      </w:rPr>
                      <w:t xml:space="preserve">[111] </w:t>
                    </w:r>
                  </w:p>
                </w:tc>
                <w:tc>
                  <w:tcPr>
                    <w:tcW w:w="0" w:type="auto"/>
                    <w:hideMark/>
                  </w:tcPr>
                  <w:p w14:paraId="06DF2686" w14:textId="77777777" w:rsidR="00DA3F7B" w:rsidRDefault="00DA3F7B">
                    <w:pPr>
                      <w:pStyle w:val="Bibliografa"/>
                      <w:rPr>
                        <w:noProof/>
                      </w:rPr>
                    </w:pPr>
                    <w:r>
                      <w:rPr>
                        <w:noProof/>
                      </w:rPr>
                      <w:t xml:space="preserve">Amazon, «Amazon.com,» [En línea]. </w:t>
                    </w:r>
                    <w:r w:rsidRPr="008A4B45">
                      <w:rPr>
                        <w:noProof/>
                        <w:lang w:val="en-US"/>
                      </w:rPr>
                      <w:t xml:space="preserve">Available: https://www.amazon.com.mx/Dell-Inspiron-Windows-Antivirus-Teclado/dp/B0DPGNMNY1?th=1. </w:t>
                    </w:r>
                    <w:r>
                      <w:rPr>
                        <w:noProof/>
                      </w:rPr>
                      <w:t>[Último acceso: 13 Abril 2026].</w:t>
                    </w:r>
                  </w:p>
                </w:tc>
              </w:tr>
              <w:tr w:rsidR="00DA3F7B" w14:paraId="1524038C" w14:textId="77777777">
                <w:trPr>
                  <w:divId w:val="1029837479"/>
                  <w:tblCellSpacing w:w="15" w:type="dxa"/>
                </w:trPr>
                <w:tc>
                  <w:tcPr>
                    <w:tcW w:w="50" w:type="pct"/>
                    <w:hideMark/>
                  </w:tcPr>
                  <w:p w14:paraId="5435D3F3" w14:textId="77777777" w:rsidR="00DA3F7B" w:rsidRDefault="00DA3F7B">
                    <w:pPr>
                      <w:pStyle w:val="Bibliografa"/>
                      <w:rPr>
                        <w:noProof/>
                      </w:rPr>
                    </w:pPr>
                    <w:r>
                      <w:rPr>
                        <w:noProof/>
                      </w:rPr>
                      <w:lastRenderedPageBreak/>
                      <w:t xml:space="preserve">[112] </w:t>
                    </w:r>
                  </w:p>
                </w:tc>
                <w:tc>
                  <w:tcPr>
                    <w:tcW w:w="0" w:type="auto"/>
                    <w:hideMark/>
                  </w:tcPr>
                  <w:p w14:paraId="3010F216" w14:textId="77777777" w:rsidR="00DA3F7B" w:rsidRDefault="00DA3F7B">
                    <w:pPr>
                      <w:pStyle w:val="Bibliografa"/>
                      <w:rPr>
                        <w:noProof/>
                      </w:rPr>
                    </w:pPr>
                    <w:r>
                      <w:rPr>
                        <w:noProof/>
                      </w:rPr>
                      <w:t>Amazon, «Amazon,» [En línea]. Available: https://www.amazon.com.mx/Samsung-SM-A175FZAILTM-Galaxy-A17-Gray-128GB/dp/B0FLM3PHDN/ref. [Último acceso: 13 Abril 2026].</w:t>
                    </w:r>
                  </w:p>
                </w:tc>
              </w:tr>
              <w:tr w:rsidR="00DA3F7B" w14:paraId="57EB9181" w14:textId="77777777">
                <w:trPr>
                  <w:divId w:val="1029837479"/>
                  <w:tblCellSpacing w:w="15" w:type="dxa"/>
                </w:trPr>
                <w:tc>
                  <w:tcPr>
                    <w:tcW w:w="50" w:type="pct"/>
                    <w:hideMark/>
                  </w:tcPr>
                  <w:p w14:paraId="21A8C543" w14:textId="77777777" w:rsidR="00DA3F7B" w:rsidRDefault="00DA3F7B">
                    <w:pPr>
                      <w:pStyle w:val="Bibliografa"/>
                      <w:rPr>
                        <w:noProof/>
                      </w:rPr>
                    </w:pPr>
                    <w:r>
                      <w:rPr>
                        <w:noProof/>
                      </w:rPr>
                      <w:t xml:space="preserve">[113] </w:t>
                    </w:r>
                  </w:p>
                </w:tc>
                <w:tc>
                  <w:tcPr>
                    <w:tcW w:w="0" w:type="auto"/>
                    <w:hideMark/>
                  </w:tcPr>
                  <w:p w14:paraId="62A4660B" w14:textId="77777777" w:rsidR="00DA3F7B" w:rsidRDefault="00DA3F7B">
                    <w:pPr>
                      <w:pStyle w:val="Bibliografa"/>
                      <w:rPr>
                        <w:noProof/>
                      </w:rPr>
                    </w:pPr>
                    <w:r>
                      <w:rPr>
                        <w:noProof/>
                      </w:rPr>
                      <w:t>CFE, «CFE,» [En línea]. Available: https://app.cfe.mx/Aplicaciones/CCFE/Tarifas/TarifasCRECasa/Tarifas/TarifaDAC.aspx. [Último acceso: 13 Abril 2026].</w:t>
                    </w:r>
                  </w:p>
                </w:tc>
              </w:tr>
              <w:tr w:rsidR="00DA3F7B" w14:paraId="25938AB8" w14:textId="77777777">
                <w:trPr>
                  <w:divId w:val="1029837479"/>
                  <w:tblCellSpacing w:w="15" w:type="dxa"/>
                </w:trPr>
                <w:tc>
                  <w:tcPr>
                    <w:tcW w:w="50" w:type="pct"/>
                    <w:hideMark/>
                  </w:tcPr>
                  <w:p w14:paraId="0339F615" w14:textId="77777777" w:rsidR="00DA3F7B" w:rsidRDefault="00DA3F7B">
                    <w:pPr>
                      <w:pStyle w:val="Bibliografa"/>
                      <w:rPr>
                        <w:noProof/>
                      </w:rPr>
                    </w:pPr>
                    <w:r>
                      <w:rPr>
                        <w:noProof/>
                      </w:rPr>
                      <w:t xml:space="preserve">[114] </w:t>
                    </w:r>
                  </w:p>
                </w:tc>
                <w:tc>
                  <w:tcPr>
                    <w:tcW w:w="0" w:type="auto"/>
                    <w:hideMark/>
                  </w:tcPr>
                  <w:p w14:paraId="61A22C8A" w14:textId="77777777" w:rsidR="00DA3F7B" w:rsidRDefault="00DA3F7B">
                    <w:pPr>
                      <w:pStyle w:val="Bibliografa"/>
                      <w:rPr>
                        <w:noProof/>
                      </w:rPr>
                    </w:pPr>
                    <w:r>
                      <w:rPr>
                        <w:noProof/>
                      </w:rPr>
                      <w:t xml:space="preserve">Excelsior, «Wendy Fernández,» Agosto 2025. [En línea]. </w:t>
                    </w:r>
                    <w:r w:rsidRPr="008A4B45">
                      <w:rPr>
                        <w:noProof/>
                        <w:lang w:val="en-US"/>
                      </w:rPr>
                      <w:t xml:space="preserve">Available: https://www.excelsior.com.mx/estilo-de-vida/cuanto-te-cuesta-el-internet-y-el-streaming-al-mes-en-2025/1733124. </w:t>
                    </w:r>
                    <w:r>
                      <w:rPr>
                        <w:noProof/>
                      </w:rPr>
                      <w:t>[Último acceso: 13 Abril 2026].</w:t>
                    </w:r>
                  </w:p>
                </w:tc>
              </w:tr>
              <w:tr w:rsidR="00DA3F7B" w14:paraId="2AA98626" w14:textId="77777777">
                <w:trPr>
                  <w:divId w:val="1029837479"/>
                  <w:tblCellSpacing w:w="15" w:type="dxa"/>
                </w:trPr>
                <w:tc>
                  <w:tcPr>
                    <w:tcW w:w="50" w:type="pct"/>
                    <w:hideMark/>
                  </w:tcPr>
                  <w:p w14:paraId="283D847F" w14:textId="77777777" w:rsidR="00DA3F7B" w:rsidRDefault="00DA3F7B">
                    <w:pPr>
                      <w:pStyle w:val="Bibliografa"/>
                      <w:rPr>
                        <w:noProof/>
                      </w:rPr>
                    </w:pPr>
                    <w:r>
                      <w:rPr>
                        <w:noProof/>
                      </w:rPr>
                      <w:t xml:space="preserve">[115] </w:t>
                    </w:r>
                  </w:p>
                </w:tc>
                <w:tc>
                  <w:tcPr>
                    <w:tcW w:w="0" w:type="auto"/>
                    <w:hideMark/>
                  </w:tcPr>
                  <w:p w14:paraId="5B10B2D5" w14:textId="77777777" w:rsidR="00DA3F7B" w:rsidRDefault="00DA3F7B">
                    <w:pPr>
                      <w:pStyle w:val="Bibliografa"/>
                      <w:rPr>
                        <w:noProof/>
                      </w:rPr>
                    </w:pPr>
                    <w:r>
                      <w:rPr>
                        <w:noProof/>
                      </w:rPr>
                      <w:t>economipedia, «economipedia,» [En línea]. Available: https://economipedia.com/definiciones/factibilidad-operativa.html. [Último acceso: 5 Abril 2026].</w:t>
                    </w:r>
                  </w:p>
                </w:tc>
              </w:tr>
              <w:tr w:rsidR="00DA3F7B" w14:paraId="46C005BE" w14:textId="77777777">
                <w:trPr>
                  <w:divId w:val="1029837479"/>
                  <w:tblCellSpacing w:w="15" w:type="dxa"/>
                </w:trPr>
                <w:tc>
                  <w:tcPr>
                    <w:tcW w:w="50" w:type="pct"/>
                    <w:hideMark/>
                  </w:tcPr>
                  <w:p w14:paraId="448C2171" w14:textId="77777777" w:rsidR="00DA3F7B" w:rsidRDefault="00DA3F7B">
                    <w:pPr>
                      <w:pStyle w:val="Bibliografa"/>
                      <w:rPr>
                        <w:noProof/>
                      </w:rPr>
                    </w:pPr>
                    <w:r>
                      <w:rPr>
                        <w:noProof/>
                      </w:rPr>
                      <w:t xml:space="preserve">[116] </w:t>
                    </w:r>
                  </w:p>
                </w:tc>
                <w:tc>
                  <w:tcPr>
                    <w:tcW w:w="0" w:type="auto"/>
                    <w:hideMark/>
                  </w:tcPr>
                  <w:p w14:paraId="4EEBCA63" w14:textId="77777777" w:rsidR="00DA3F7B" w:rsidRDefault="00DA3F7B">
                    <w:pPr>
                      <w:pStyle w:val="Bibliografa"/>
                      <w:rPr>
                        <w:noProof/>
                      </w:rPr>
                    </w:pPr>
                    <w:r>
                      <w:rPr>
                        <w:noProof/>
                      </w:rPr>
                      <w:t xml:space="preserve">sociedadesconsumo, «sociedadesconsumo.com,» 2026. [En línea]. </w:t>
                    </w:r>
                    <w:r w:rsidRPr="008A4B45">
                      <w:rPr>
                        <w:noProof/>
                        <w:lang w:val="en-US"/>
                      </w:rPr>
                      <w:t xml:space="preserve">Available: https://sociedadesconsumo.com/estudios-de-mercado/estudios-de-factibilidad-que-son/#8-factibilidad-de-tiempo. </w:t>
                    </w:r>
                    <w:r>
                      <w:rPr>
                        <w:noProof/>
                      </w:rPr>
                      <w:t>[Último acceso: 5 Abril 2026].</w:t>
                    </w:r>
                  </w:p>
                </w:tc>
              </w:tr>
              <w:tr w:rsidR="00DA3F7B" w14:paraId="07A213FB" w14:textId="77777777">
                <w:trPr>
                  <w:divId w:val="1029837479"/>
                  <w:tblCellSpacing w:w="15" w:type="dxa"/>
                </w:trPr>
                <w:tc>
                  <w:tcPr>
                    <w:tcW w:w="50" w:type="pct"/>
                    <w:hideMark/>
                  </w:tcPr>
                  <w:p w14:paraId="4FA91254" w14:textId="77777777" w:rsidR="00DA3F7B" w:rsidRDefault="00DA3F7B">
                    <w:pPr>
                      <w:pStyle w:val="Bibliografa"/>
                      <w:rPr>
                        <w:noProof/>
                      </w:rPr>
                    </w:pPr>
                    <w:r>
                      <w:rPr>
                        <w:noProof/>
                      </w:rPr>
                      <w:t xml:space="preserve">[117] </w:t>
                    </w:r>
                  </w:p>
                </w:tc>
                <w:tc>
                  <w:tcPr>
                    <w:tcW w:w="0" w:type="auto"/>
                    <w:hideMark/>
                  </w:tcPr>
                  <w:p w14:paraId="24310539" w14:textId="77777777" w:rsidR="00DA3F7B" w:rsidRDefault="00DA3F7B">
                    <w:pPr>
                      <w:pStyle w:val="Bibliografa"/>
                      <w:rPr>
                        <w:noProof/>
                      </w:rPr>
                    </w:pPr>
                    <w:r>
                      <w:rPr>
                        <w:noProof/>
                      </w:rPr>
                      <w:t>microsoft, «Lear,» [En línea]. Available: https://learn.microsoft.com/es-es/devops/develop/git/what-is-git. [Último acceso: 4 Mayo 2026].</w:t>
                    </w:r>
                  </w:p>
                </w:tc>
              </w:tr>
              <w:tr w:rsidR="00DA3F7B" w14:paraId="23054C92" w14:textId="77777777">
                <w:trPr>
                  <w:divId w:val="1029837479"/>
                  <w:tblCellSpacing w:w="15" w:type="dxa"/>
                </w:trPr>
                <w:tc>
                  <w:tcPr>
                    <w:tcW w:w="50" w:type="pct"/>
                    <w:hideMark/>
                  </w:tcPr>
                  <w:p w14:paraId="6FE54777" w14:textId="77777777" w:rsidR="00DA3F7B" w:rsidRDefault="00DA3F7B">
                    <w:pPr>
                      <w:pStyle w:val="Bibliografa"/>
                      <w:rPr>
                        <w:noProof/>
                      </w:rPr>
                    </w:pPr>
                    <w:r>
                      <w:rPr>
                        <w:noProof/>
                      </w:rPr>
                      <w:t xml:space="preserve">[118] </w:t>
                    </w:r>
                  </w:p>
                </w:tc>
                <w:tc>
                  <w:tcPr>
                    <w:tcW w:w="0" w:type="auto"/>
                    <w:hideMark/>
                  </w:tcPr>
                  <w:p w14:paraId="49F3A4C7" w14:textId="77777777" w:rsidR="00DA3F7B" w:rsidRDefault="00DA3F7B">
                    <w:pPr>
                      <w:pStyle w:val="Bibliografa"/>
                      <w:rPr>
                        <w:noProof/>
                      </w:rPr>
                    </w:pPr>
                    <w:r>
                      <w:rPr>
                        <w:noProof/>
                      </w:rPr>
                      <w:t xml:space="preserve">S. Brown, «C4 model,» [En línea]. </w:t>
                    </w:r>
                    <w:r w:rsidRPr="008A4B45">
                      <w:rPr>
                        <w:noProof/>
                        <w:lang w:val="en-US"/>
                      </w:rPr>
                      <w:t xml:space="preserve">Available: https://c4model.com/abstractions/software-system. </w:t>
                    </w:r>
                    <w:r>
                      <w:rPr>
                        <w:noProof/>
                      </w:rPr>
                      <w:t>[Último acceso: 15 Abril 2026].</w:t>
                    </w:r>
                  </w:p>
                </w:tc>
              </w:tr>
              <w:tr w:rsidR="00DA3F7B" w14:paraId="36E40DED" w14:textId="77777777">
                <w:trPr>
                  <w:divId w:val="1029837479"/>
                  <w:tblCellSpacing w:w="15" w:type="dxa"/>
                </w:trPr>
                <w:tc>
                  <w:tcPr>
                    <w:tcW w:w="50" w:type="pct"/>
                    <w:hideMark/>
                  </w:tcPr>
                  <w:p w14:paraId="1D57548F" w14:textId="77777777" w:rsidR="00DA3F7B" w:rsidRDefault="00DA3F7B">
                    <w:pPr>
                      <w:pStyle w:val="Bibliografa"/>
                      <w:rPr>
                        <w:noProof/>
                      </w:rPr>
                    </w:pPr>
                    <w:r>
                      <w:rPr>
                        <w:noProof/>
                      </w:rPr>
                      <w:t xml:space="preserve">[119] </w:t>
                    </w:r>
                  </w:p>
                </w:tc>
                <w:tc>
                  <w:tcPr>
                    <w:tcW w:w="0" w:type="auto"/>
                    <w:hideMark/>
                  </w:tcPr>
                  <w:p w14:paraId="3A53AB6B" w14:textId="77777777" w:rsidR="00DA3F7B" w:rsidRDefault="00DA3F7B">
                    <w:pPr>
                      <w:pStyle w:val="Bibliografa"/>
                      <w:rPr>
                        <w:noProof/>
                      </w:rPr>
                    </w:pPr>
                    <w:r>
                      <w:rPr>
                        <w:noProof/>
                      </w:rPr>
                      <w:t xml:space="preserve">S. Brown, «C4 Model,» [En línea]. </w:t>
                    </w:r>
                    <w:r w:rsidRPr="008A4B45">
                      <w:rPr>
                        <w:noProof/>
                        <w:lang w:val="en-US"/>
                      </w:rPr>
                      <w:t xml:space="preserve">Available: https://c4model.com/abstractions/software-system. </w:t>
                    </w:r>
                    <w:r>
                      <w:rPr>
                        <w:noProof/>
                      </w:rPr>
                      <w:t>[Último acceso: 15 Abril 2026].</w:t>
                    </w:r>
                  </w:p>
                </w:tc>
              </w:tr>
              <w:tr w:rsidR="00DA3F7B" w14:paraId="14908535" w14:textId="77777777">
                <w:trPr>
                  <w:divId w:val="1029837479"/>
                  <w:tblCellSpacing w:w="15" w:type="dxa"/>
                </w:trPr>
                <w:tc>
                  <w:tcPr>
                    <w:tcW w:w="50" w:type="pct"/>
                    <w:hideMark/>
                  </w:tcPr>
                  <w:p w14:paraId="65F6FFB5" w14:textId="77777777" w:rsidR="00DA3F7B" w:rsidRDefault="00DA3F7B">
                    <w:pPr>
                      <w:pStyle w:val="Bibliografa"/>
                      <w:rPr>
                        <w:noProof/>
                      </w:rPr>
                    </w:pPr>
                    <w:r>
                      <w:rPr>
                        <w:noProof/>
                      </w:rPr>
                      <w:t xml:space="preserve">[120] </w:t>
                    </w:r>
                  </w:p>
                </w:tc>
                <w:tc>
                  <w:tcPr>
                    <w:tcW w:w="0" w:type="auto"/>
                    <w:hideMark/>
                  </w:tcPr>
                  <w:p w14:paraId="4FBCAEF3" w14:textId="77777777" w:rsidR="00DA3F7B" w:rsidRDefault="00DA3F7B">
                    <w:pPr>
                      <w:pStyle w:val="Bibliografa"/>
                      <w:rPr>
                        <w:noProof/>
                      </w:rPr>
                    </w:pPr>
                    <w:r>
                      <w:rPr>
                        <w:noProof/>
                      </w:rPr>
                      <w:t xml:space="preserve">S. Brown, «C4 model,» [En línea]. </w:t>
                    </w:r>
                    <w:r w:rsidRPr="008A4B45">
                      <w:rPr>
                        <w:noProof/>
                        <w:lang w:val="en-US"/>
                      </w:rPr>
                      <w:t xml:space="preserve">Available: https://c4model.com/abstractions/container. </w:t>
                    </w:r>
                    <w:r>
                      <w:rPr>
                        <w:noProof/>
                      </w:rPr>
                      <w:t>[Último acceso: 15 Abril 2026].</w:t>
                    </w:r>
                  </w:p>
                </w:tc>
              </w:tr>
              <w:tr w:rsidR="00DA3F7B" w14:paraId="133F6C33" w14:textId="77777777">
                <w:trPr>
                  <w:divId w:val="1029837479"/>
                  <w:tblCellSpacing w:w="15" w:type="dxa"/>
                </w:trPr>
                <w:tc>
                  <w:tcPr>
                    <w:tcW w:w="50" w:type="pct"/>
                    <w:hideMark/>
                  </w:tcPr>
                  <w:p w14:paraId="07530F6F" w14:textId="77777777" w:rsidR="00DA3F7B" w:rsidRDefault="00DA3F7B">
                    <w:pPr>
                      <w:pStyle w:val="Bibliografa"/>
                      <w:rPr>
                        <w:noProof/>
                      </w:rPr>
                    </w:pPr>
                    <w:r>
                      <w:rPr>
                        <w:noProof/>
                      </w:rPr>
                      <w:t xml:space="preserve">[121] </w:t>
                    </w:r>
                  </w:p>
                </w:tc>
                <w:tc>
                  <w:tcPr>
                    <w:tcW w:w="0" w:type="auto"/>
                    <w:hideMark/>
                  </w:tcPr>
                  <w:p w14:paraId="1883CC40" w14:textId="77777777" w:rsidR="00DA3F7B" w:rsidRDefault="00DA3F7B">
                    <w:pPr>
                      <w:pStyle w:val="Bibliografa"/>
                      <w:rPr>
                        <w:noProof/>
                      </w:rPr>
                    </w:pPr>
                    <w:r>
                      <w:rPr>
                        <w:noProof/>
                      </w:rPr>
                      <w:t>visual, «Paradigm,» [En línea]. Available: https://www.visual-paradigm.com/guide/uml-unified-modeling-language/what-is-use-case-diagram/. [Último acceso: 15 Abril 2026].</w:t>
                    </w:r>
                  </w:p>
                </w:tc>
              </w:tr>
              <w:tr w:rsidR="00DA3F7B" w14:paraId="12BC6C0A" w14:textId="77777777">
                <w:trPr>
                  <w:divId w:val="1029837479"/>
                  <w:tblCellSpacing w:w="15" w:type="dxa"/>
                </w:trPr>
                <w:tc>
                  <w:tcPr>
                    <w:tcW w:w="50" w:type="pct"/>
                    <w:hideMark/>
                  </w:tcPr>
                  <w:p w14:paraId="032695CE" w14:textId="77777777" w:rsidR="00DA3F7B" w:rsidRDefault="00DA3F7B">
                    <w:pPr>
                      <w:pStyle w:val="Bibliografa"/>
                      <w:rPr>
                        <w:noProof/>
                      </w:rPr>
                    </w:pPr>
                    <w:r>
                      <w:rPr>
                        <w:noProof/>
                      </w:rPr>
                      <w:t xml:space="preserve">[122] </w:t>
                    </w:r>
                  </w:p>
                </w:tc>
                <w:tc>
                  <w:tcPr>
                    <w:tcW w:w="0" w:type="auto"/>
                    <w:hideMark/>
                  </w:tcPr>
                  <w:p w14:paraId="7A4DB8EE" w14:textId="77777777" w:rsidR="00DA3F7B" w:rsidRDefault="00DA3F7B">
                    <w:pPr>
                      <w:pStyle w:val="Bibliografa"/>
                      <w:rPr>
                        <w:noProof/>
                      </w:rPr>
                    </w:pPr>
                    <w:r>
                      <w:rPr>
                        <w:noProof/>
                      </w:rPr>
                      <w:t>IBM. [En línea]. Available: https://www.ibm.com/docs/en/rational-soft-arch/9.6.1?topic=diagrams-use-case. [Último acceso: 15 Abril 2026].</w:t>
                    </w:r>
                  </w:p>
                </w:tc>
              </w:tr>
              <w:tr w:rsidR="00DA3F7B" w:rsidRPr="00487710" w14:paraId="7E78F81D" w14:textId="77777777">
                <w:trPr>
                  <w:divId w:val="1029837479"/>
                  <w:tblCellSpacing w:w="15" w:type="dxa"/>
                </w:trPr>
                <w:tc>
                  <w:tcPr>
                    <w:tcW w:w="50" w:type="pct"/>
                    <w:hideMark/>
                  </w:tcPr>
                  <w:p w14:paraId="6189837D" w14:textId="77777777" w:rsidR="00DA3F7B" w:rsidRDefault="00DA3F7B">
                    <w:pPr>
                      <w:pStyle w:val="Bibliografa"/>
                      <w:rPr>
                        <w:noProof/>
                      </w:rPr>
                    </w:pPr>
                    <w:r>
                      <w:rPr>
                        <w:noProof/>
                      </w:rPr>
                      <w:t xml:space="preserve">[123] </w:t>
                    </w:r>
                  </w:p>
                </w:tc>
                <w:tc>
                  <w:tcPr>
                    <w:tcW w:w="0" w:type="auto"/>
                    <w:hideMark/>
                  </w:tcPr>
                  <w:p w14:paraId="738633AA" w14:textId="77777777" w:rsidR="00DA3F7B" w:rsidRPr="008A4B45" w:rsidRDefault="00DA3F7B">
                    <w:pPr>
                      <w:pStyle w:val="Bibliografa"/>
                      <w:rPr>
                        <w:noProof/>
                        <w:lang w:val="en-US"/>
                      </w:rPr>
                    </w:pPr>
                    <w:r w:rsidRPr="008A4B45">
                      <w:rPr>
                        <w:noProof/>
                        <w:lang w:val="en-US"/>
                      </w:rPr>
                      <w:t xml:space="preserve">Addison-Wesley, «Fundamentals of Database Systems,» USA, Pearson, 2016. </w:t>
                    </w:r>
                  </w:p>
                </w:tc>
              </w:tr>
              <w:tr w:rsidR="00DA3F7B" w14:paraId="1328C23F" w14:textId="77777777">
                <w:trPr>
                  <w:divId w:val="1029837479"/>
                  <w:tblCellSpacing w:w="15" w:type="dxa"/>
                </w:trPr>
                <w:tc>
                  <w:tcPr>
                    <w:tcW w:w="50" w:type="pct"/>
                    <w:hideMark/>
                  </w:tcPr>
                  <w:p w14:paraId="01D37E61" w14:textId="77777777" w:rsidR="00DA3F7B" w:rsidRDefault="00DA3F7B">
                    <w:pPr>
                      <w:pStyle w:val="Bibliografa"/>
                      <w:rPr>
                        <w:noProof/>
                      </w:rPr>
                    </w:pPr>
                    <w:r>
                      <w:rPr>
                        <w:noProof/>
                      </w:rPr>
                      <w:t xml:space="preserve">[124] </w:t>
                    </w:r>
                  </w:p>
                </w:tc>
                <w:tc>
                  <w:tcPr>
                    <w:tcW w:w="0" w:type="auto"/>
                    <w:hideMark/>
                  </w:tcPr>
                  <w:p w14:paraId="29A3FCDF" w14:textId="77777777" w:rsidR="00DA3F7B" w:rsidRDefault="00DA3F7B">
                    <w:pPr>
                      <w:pStyle w:val="Bibliografa"/>
                      <w:rPr>
                        <w:noProof/>
                      </w:rPr>
                    </w:pPr>
                    <w:r>
                      <w:rPr>
                        <w:noProof/>
                      </w:rPr>
                      <w:t>AWS, «AWS,» [En línea]. Available: https://aws.amazon.com/es/compare/the-difference-between-logical-and-physical-data-model/. [Último acceso: 1 Mayo 2026].</w:t>
                    </w:r>
                  </w:p>
                </w:tc>
              </w:tr>
              <w:tr w:rsidR="00DA3F7B" w:rsidRPr="00487710" w14:paraId="302184C1" w14:textId="77777777">
                <w:trPr>
                  <w:divId w:val="1029837479"/>
                  <w:tblCellSpacing w:w="15" w:type="dxa"/>
                </w:trPr>
                <w:tc>
                  <w:tcPr>
                    <w:tcW w:w="50" w:type="pct"/>
                    <w:hideMark/>
                  </w:tcPr>
                  <w:p w14:paraId="1DB09D17" w14:textId="77777777" w:rsidR="00DA3F7B" w:rsidRDefault="00DA3F7B">
                    <w:pPr>
                      <w:pStyle w:val="Bibliografa"/>
                      <w:rPr>
                        <w:noProof/>
                      </w:rPr>
                    </w:pPr>
                    <w:r>
                      <w:rPr>
                        <w:noProof/>
                      </w:rPr>
                      <w:t xml:space="preserve">[125] </w:t>
                    </w:r>
                  </w:p>
                </w:tc>
                <w:tc>
                  <w:tcPr>
                    <w:tcW w:w="0" w:type="auto"/>
                    <w:hideMark/>
                  </w:tcPr>
                  <w:p w14:paraId="1B8749A8" w14:textId="77777777" w:rsidR="00DA3F7B" w:rsidRPr="008A4B45" w:rsidRDefault="00DA3F7B">
                    <w:pPr>
                      <w:pStyle w:val="Bibliografa"/>
                      <w:rPr>
                        <w:noProof/>
                        <w:lang w:val="en-US"/>
                      </w:rPr>
                    </w:pPr>
                    <w:r w:rsidRPr="008A4B45">
                      <w:rPr>
                        <w:noProof/>
                        <w:lang w:val="en-US"/>
                      </w:rPr>
                      <w:t xml:space="preserve">ECMA-404, The Json Data Interchange Syntax, 2nd ed., Geneva: Standard, 2017. </w:t>
                    </w:r>
                  </w:p>
                </w:tc>
              </w:tr>
              <w:tr w:rsidR="00DA3F7B" w:rsidRPr="00487710" w14:paraId="7F966BB0" w14:textId="77777777">
                <w:trPr>
                  <w:divId w:val="1029837479"/>
                  <w:tblCellSpacing w:w="15" w:type="dxa"/>
                </w:trPr>
                <w:tc>
                  <w:tcPr>
                    <w:tcW w:w="50" w:type="pct"/>
                    <w:hideMark/>
                  </w:tcPr>
                  <w:p w14:paraId="10EEA7F9" w14:textId="77777777" w:rsidR="00DA3F7B" w:rsidRDefault="00DA3F7B">
                    <w:pPr>
                      <w:pStyle w:val="Bibliografa"/>
                      <w:rPr>
                        <w:noProof/>
                      </w:rPr>
                    </w:pPr>
                    <w:r>
                      <w:rPr>
                        <w:noProof/>
                      </w:rPr>
                      <w:lastRenderedPageBreak/>
                      <w:t xml:space="preserve">[126] </w:t>
                    </w:r>
                  </w:p>
                </w:tc>
                <w:tc>
                  <w:tcPr>
                    <w:tcW w:w="0" w:type="auto"/>
                    <w:hideMark/>
                  </w:tcPr>
                  <w:p w14:paraId="2EAEB65A" w14:textId="77777777" w:rsidR="00DA3F7B" w:rsidRPr="008A4B45" w:rsidRDefault="00DA3F7B">
                    <w:pPr>
                      <w:pStyle w:val="Bibliografa"/>
                      <w:rPr>
                        <w:noProof/>
                        <w:lang w:val="en-US"/>
                      </w:rPr>
                    </w:pPr>
                    <w:r>
                      <w:rPr>
                        <w:noProof/>
                      </w:rPr>
                      <w:t xml:space="preserve">J. Erickson, Abril 2024. [En línea]. </w:t>
                    </w:r>
                    <w:r w:rsidRPr="008A4B45">
                      <w:rPr>
                        <w:noProof/>
                        <w:lang w:val="en-US"/>
                      </w:rPr>
                      <w:t>Available: https://www.oracle.com/latam/database/what-is-json/.</w:t>
                    </w:r>
                  </w:p>
                </w:tc>
              </w:tr>
              <w:tr w:rsidR="00DA3F7B" w14:paraId="52E69259" w14:textId="77777777">
                <w:trPr>
                  <w:divId w:val="1029837479"/>
                  <w:tblCellSpacing w:w="15" w:type="dxa"/>
                </w:trPr>
                <w:tc>
                  <w:tcPr>
                    <w:tcW w:w="50" w:type="pct"/>
                    <w:hideMark/>
                  </w:tcPr>
                  <w:p w14:paraId="48AE4CB4" w14:textId="77777777" w:rsidR="00DA3F7B" w:rsidRDefault="00DA3F7B">
                    <w:pPr>
                      <w:pStyle w:val="Bibliografa"/>
                      <w:rPr>
                        <w:noProof/>
                      </w:rPr>
                    </w:pPr>
                    <w:r>
                      <w:rPr>
                        <w:noProof/>
                      </w:rPr>
                      <w:t xml:space="preserve">[127] </w:t>
                    </w:r>
                  </w:p>
                </w:tc>
                <w:tc>
                  <w:tcPr>
                    <w:tcW w:w="0" w:type="auto"/>
                    <w:hideMark/>
                  </w:tcPr>
                  <w:p w14:paraId="61C16257" w14:textId="77777777" w:rsidR="00DA3F7B" w:rsidRDefault="00DA3F7B">
                    <w:pPr>
                      <w:pStyle w:val="Bibliografa"/>
                      <w:rPr>
                        <w:noProof/>
                      </w:rPr>
                    </w:pPr>
                    <w:r>
                      <w:rPr>
                        <w:noProof/>
                      </w:rPr>
                      <w:t>C. TORRES, «SUPERVISION TECNICA Y ADMINISTRATIVA DE LA SECTORIZACION DE LA RED DE DISTRIBUCION DE AGUA POTABLE EN LA DELEGACION GUSTAVO A. MADERO, DF.,» 2008.</w:t>
                    </w:r>
                  </w:p>
                </w:tc>
              </w:tr>
              <w:tr w:rsidR="00DA3F7B" w14:paraId="5BD02766" w14:textId="77777777">
                <w:trPr>
                  <w:divId w:val="1029837479"/>
                  <w:tblCellSpacing w:w="15" w:type="dxa"/>
                </w:trPr>
                <w:tc>
                  <w:tcPr>
                    <w:tcW w:w="50" w:type="pct"/>
                    <w:hideMark/>
                  </w:tcPr>
                  <w:p w14:paraId="72894C00" w14:textId="77777777" w:rsidR="00DA3F7B" w:rsidRDefault="00DA3F7B">
                    <w:pPr>
                      <w:pStyle w:val="Bibliografa"/>
                      <w:rPr>
                        <w:noProof/>
                      </w:rPr>
                    </w:pPr>
                    <w:r>
                      <w:rPr>
                        <w:noProof/>
                      </w:rPr>
                      <w:t xml:space="preserve">[128] </w:t>
                    </w:r>
                  </w:p>
                </w:tc>
                <w:tc>
                  <w:tcPr>
                    <w:tcW w:w="0" w:type="auto"/>
                    <w:hideMark/>
                  </w:tcPr>
                  <w:p w14:paraId="18359CE1" w14:textId="77777777" w:rsidR="00DA3F7B" w:rsidRDefault="00DA3F7B">
                    <w:pPr>
                      <w:pStyle w:val="Bibliografa"/>
                      <w:rPr>
                        <w:noProof/>
                      </w:rPr>
                    </w:pPr>
                    <w:r>
                      <w:rPr>
                        <w:noProof/>
                      </w:rPr>
                      <w:t>Northware, «Requerimientos en el desarrollo de software y aplicaciones,» Northware, 26 Mayo 2022. [En línea]. Available: https://www.northware.mx/blog/requerimientos-en-el-desarrollo-de-software-y-aplicaciones/. [Último acceso: 4 Marzo 2025].</w:t>
                    </w:r>
                  </w:p>
                </w:tc>
              </w:tr>
              <w:tr w:rsidR="00DA3F7B" w14:paraId="32195379" w14:textId="77777777">
                <w:trPr>
                  <w:divId w:val="1029837479"/>
                  <w:tblCellSpacing w:w="15" w:type="dxa"/>
                </w:trPr>
                <w:tc>
                  <w:tcPr>
                    <w:tcW w:w="50" w:type="pct"/>
                    <w:hideMark/>
                  </w:tcPr>
                  <w:p w14:paraId="5B844EB7" w14:textId="77777777" w:rsidR="00DA3F7B" w:rsidRDefault="00DA3F7B">
                    <w:pPr>
                      <w:pStyle w:val="Bibliografa"/>
                      <w:rPr>
                        <w:noProof/>
                      </w:rPr>
                    </w:pPr>
                    <w:r>
                      <w:rPr>
                        <w:noProof/>
                      </w:rPr>
                      <w:t xml:space="preserve">[129] </w:t>
                    </w:r>
                  </w:p>
                </w:tc>
                <w:tc>
                  <w:tcPr>
                    <w:tcW w:w="0" w:type="auto"/>
                    <w:hideMark/>
                  </w:tcPr>
                  <w:p w14:paraId="7DCCBA70" w14:textId="77777777" w:rsidR="00DA3F7B" w:rsidRDefault="00DA3F7B">
                    <w:pPr>
                      <w:pStyle w:val="Bibliografa"/>
                      <w:rPr>
                        <w:noProof/>
                      </w:rPr>
                    </w:pPr>
                    <w:r>
                      <w:rPr>
                        <w:noProof/>
                      </w:rPr>
                      <w:t xml:space="preserve">Wikimedia Commons, 24 Julio 2022. [En línea]. </w:t>
                    </w:r>
                    <w:r w:rsidRPr="008A4B45">
                      <w:rPr>
                        <w:noProof/>
                        <w:lang w:val="en-US"/>
                      </w:rPr>
                      <w:t xml:space="preserve">Available: https://w.wiki/Jpv9. </w:t>
                    </w:r>
                    <w:r>
                      <w:rPr>
                        <w:noProof/>
                      </w:rPr>
                      <w:t>[Último acceso: 16 Marzo 2026].</w:t>
                    </w:r>
                  </w:p>
                </w:tc>
              </w:tr>
            </w:tbl>
            <w:p w14:paraId="10A41B4E" w14:textId="77777777" w:rsidR="00AB5697" w:rsidRDefault="00AB5697">
              <w:pPr>
                <w:divId w:val="1478913219"/>
                <w:rPr>
                  <w:rFonts w:eastAsia="Times New Roman"/>
                  <w:noProof/>
                </w:rPr>
              </w:pPr>
            </w:p>
            <w:bookmarkEnd w:id="190"/>
            <w:p w14:paraId="5643758E" w14:textId="6A2295D3" w:rsidR="006632D6" w:rsidRDefault="009416BB" w:rsidP="00A35942">
              <w:r>
                <w:rPr>
                  <w:b/>
                  <w:bCs/>
                </w:rPr>
                <w:fldChar w:fldCharType="end"/>
              </w:r>
            </w:p>
          </w:sdtContent>
        </w:sdt>
      </w:sdtContent>
    </w:sdt>
    <w:p w14:paraId="68F0FD94" w14:textId="77777777" w:rsidR="00D64AE6" w:rsidRDefault="00D64AE6" w:rsidP="00D321DE"/>
    <w:p w14:paraId="1922D698" w14:textId="4A550E13" w:rsidR="006632D6" w:rsidRDefault="00503490" w:rsidP="003D0808">
      <w:pPr>
        <w:pStyle w:val="Ttulo1"/>
      </w:pPr>
      <w:bookmarkStart w:id="191" w:name="_Toc229993981"/>
      <w:r>
        <w:rPr>
          <w:noProof/>
        </w:rPr>
        <w:lastRenderedPageBreak/>
        <mc:AlternateContent>
          <mc:Choice Requires="wps">
            <w:drawing>
              <wp:anchor distT="0" distB="0" distL="114300" distR="114300" simplePos="0" relativeHeight="251658270" behindDoc="0" locked="0" layoutInCell="1" allowOverlap="1" wp14:anchorId="32D8405E" wp14:editId="616F1B3D">
                <wp:simplePos x="0" y="0"/>
                <wp:positionH relativeFrom="column">
                  <wp:posOffset>3002280</wp:posOffset>
                </wp:positionH>
                <wp:positionV relativeFrom="paragraph">
                  <wp:posOffset>3890645</wp:posOffset>
                </wp:positionV>
                <wp:extent cx="2606675" cy="635"/>
                <wp:effectExtent l="0" t="0" r="0" b="0"/>
                <wp:wrapTopAndBottom/>
                <wp:docPr id="243855666" name="Cuadro de texto 1"/>
                <wp:cNvGraphicFramePr/>
                <a:graphic xmlns:a="http://schemas.openxmlformats.org/drawingml/2006/main">
                  <a:graphicData uri="http://schemas.microsoft.com/office/word/2010/wordprocessingShape">
                    <wps:wsp>
                      <wps:cNvSpPr txBox="1"/>
                      <wps:spPr>
                        <a:xfrm>
                          <a:off x="0" y="0"/>
                          <a:ext cx="2606675" cy="635"/>
                        </a:xfrm>
                        <a:prstGeom prst="rect">
                          <a:avLst/>
                        </a:prstGeom>
                        <a:solidFill>
                          <a:prstClr val="white"/>
                        </a:solidFill>
                        <a:ln>
                          <a:noFill/>
                        </a:ln>
                      </wps:spPr>
                      <wps:txbx>
                        <w:txbxContent>
                          <w:p w14:paraId="78599ECC" w14:textId="0C08FF00" w:rsidR="00503490" w:rsidRPr="0057793D" w:rsidRDefault="00503490" w:rsidP="00503490">
                            <w:pPr>
                              <w:pStyle w:val="Descripcin"/>
                              <w:jc w:val="center"/>
                              <w:rPr>
                                <w:noProof/>
                              </w:rPr>
                            </w:pPr>
                            <w:r>
                              <w:t>Anexo 2 Evidencia encuesta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D8405E" id="_x0000_s1041" type="#_x0000_t202" style="position:absolute;left:0;text-align:left;margin-left:236.4pt;margin-top:306.35pt;width:205.25pt;height:.05pt;z-index:25165827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" stroked="f">
                <v:textbox style="mso-fit-shape-to-text:t" inset="0,0,0,0">
                  <w:txbxContent>
                    <w:p w14:paraId="78599ECC" w14:textId="0C08FF00" w:rsidR="00503490" w:rsidRPr="0057793D" w:rsidRDefault="00503490" w:rsidP="00503490">
                      <w:pPr>
                        <w:pStyle w:val="Descripcin"/>
                        <w:jc w:val="center"/>
                        <w:rPr>
                          <w:noProof/>
                        </w:rPr>
                      </w:pPr>
                      <w:r>
                        <w:t>Anexo 2 Evidencia encuesta</w:t>
                      </w:r>
                    </w:p>
                  </w:txbxContent>
                </v:textbox>
                <w10:wrap type="topAndBottom"/>
              </v:shape>
            </w:pict>
          </mc:Fallback>
        </mc:AlternateContent>
      </w:r>
      <w:r w:rsidR="00055142">
        <w:rPr>
          <w:noProof/>
        </w:rPr>
        <w:drawing>
          <wp:anchor distT="0" distB="0" distL="114300" distR="114300" simplePos="0" relativeHeight="251658251" behindDoc="0" locked="0" layoutInCell="1" allowOverlap="1" wp14:anchorId="4593ECA9" wp14:editId="3B1117BA">
            <wp:simplePos x="0" y="0"/>
            <wp:positionH relativeFrom="margin">
              <wp:align>right</wp:align>
            </wp:positionH>
            <wp:positionV relativeFrom="paragraph">
              <wp:posOffset>357505</wp:posOffset>
            </wp:positionV>
            <wp:extent cx="2607275" cy="3476365"/>
            <wp:effectExtent l="0" t="0" r="3175" b="0"/>
            <wp:wrapTopAndBottom/>
            <wp:docPr id="16857249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607275" cy="3476365"/>
                    </a:xfrm>
                    <a:prstGeom prst="rect">
                      <a:avLst/>
                    </a:prstGeom>
                    <a:noFill/>
                  </pic:spPr>
                </pic:pic>
              </a:graphicData>
            </a:graphic>
          </wp:anchor>
        </w:drawing>
      </w:r>
      <w:r>
        <w:rPr>
          <w:noProof/>
        </w:rPr>
        <mc:AlternateContent>
          <mc:Choice Requires="wps">
            <w:drawing>
              <wp:anchor distT="0" distB="0" distL="114300" distR="114300" simplePos="0" relativeHeight="251658269" behindDoc="0" locked="0" layoutInCell="1" allowOverlap="1" wp14:anchorId="63452DBA" wp14:editId="1435B080">
                <wp:simplePos x="0" y="0"/>
                <wp:positionH relativeFrom="column">
                  <wp:posOffset>0</wp:posOffset>
                </wp:positionH>
                <wp:positionV relativeFrom="paragraph">
                  <wp:posOffset>3767455</wp:posOffset>
                </wp:positionV>
                <wp:extent cx="2499995" cy="635"/>
                <wp:effectExtent l="0" t="0" r="0" b="0"/>
                <wp:wrapTopAndBottom/>
                <wp:docPr id="1531794766" name="Cuadro de texto 1"/>
                <wp:cNvGraphicFramePr/>
                <a:graphic xmlns:a="http://schemas.openxmlformats.org/drawingml/2006/main">
                  <a:graphicData uri="http://schemas.microsoft.com/office/word/2010/wordprocessingShape">
                    <wps:wsp>
                      <wps:cNvSpPr txBox="1"/>
                      <wps:spPr>
                        <a:xfrm>
                          <a:off x="0" y="0"/>
                          <a:ext cx="2499995" cy="635"/>
                        </a:xfrm>
                        <a:prstGeom prst="rect">
                          <a:avLst/>
                        </a:prstGeom>
                        <a:solidFill>
                          <a:prstClr val="white"/>
                        </a:solidFill>
                        <a:ln>
                          <a:noFill/>
                        </a:ln>
                      </wps:spPr>
                      <wps:txbx>
                        <w:txbxContent>
                          <w:p w14:paraId="5A7CAE5F" w14:textId="2DD8FEE0" w:rsidR="00503490" w:rsidRPr="009217E6" w:rsidRDefault="00503490" w:rsidP="00503490">
                            <w:pPr>
                              <w:pStyle w:val="Descripcin"/>
                              <w:jc w:val="center"/>
                              <w:rPr>
                                <w:noProof/>
                              </w:rPr>
                            </w:pPr>
                            <w:r>
                              <w:t xml:space="preserve">Anexo </w:t>
                            </w:r>
                            <w:fldSimple w:instr=" SEQ Anexo \* ARABIC ">
                              <w:r w:rsidR="00FF2D8A">
                                <w:rPr>
                                  <w:noProof/>
                                </w:rPr>
                                <w:t>1</w:t>
                              </w:r>
                            </w:fldSimple>
                            <w:r>
                              <w:t xml:space="preserve"> Evidencia encuesta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452DBA" id="_x0000_s1042" type="#_x0000_t202" style="position:absolute;left:0;text-align:left;margin-left:0;margin-top:296.65pt;width:196.85pt;height:.05pt;z-index:25165826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" stroked="f">
                <v:textbox style="mso-fit-shape-to-text:t" inset="0,0,0,0">
                  <w:txbxContent>
                    <w:p w14:paraId="5A7CAE5F" w14:textId="2DD8FEE0" w:rsidR="00503490" w:rsidRPr="009217E6" w:rsidRDefault="00503490" w:rsidP="00503490">
                      <w:pPr>
                        <w:pStyle w:val="Descripcin"/>
                        <w:jc w:val="center"/>
                        <w:rPr>
                          <w:noProof/>
                        </w:rPr>
                      </w:pPr>
                      <w:r>
                        <w:t xml:space="preserve">Anexo </w:t>
                      </w:r>
                      <w:fldSimple w:instr=" SEQ Anexo \* ARABIC ">
                        <w:r w:rsidR="00FF2D8A">
                          <w:rPr>
                            <w:noProof/>
                          </w:rPr>
                          <w:t>1</w:t>
                        </w:r>
                      </w:fldSimple>
                      <w:r>
                        <w:t xml:space="preserve"> Evidencia encuesta</w:t>
                      </w:r>
                    </w:p>
                  </w:txbxContent>
                </v:textbox>
                <w10:wrap type="topAndBottom"/>
              </v:shape>
            </w:pict>
          </mc:Fallback>
        </mc:AlternateContent>
      </w:r>
      <w:r w:rsidR="00055142">
        <w:rPr>
          <w:noProof/>
        </w:rPr>
        <w:drawing>
          <wp:anchor distT="0" distB="0" distL="114300" distR="114300" simplePos="0" relativeHeight="251658250" behindDoc="0" locked="0" layoutInCell="1" allowOverlap="1" wp14:anchorId="07C32948" wp14:editId="48142D6B">
            <wp:simplePos x="0" y="0"/>
            <wp:positionH relativeFrom="margin">
              <wp:align>left</wp:align>
            </wp:positionH>
            <wp:positionV relativeFrom="paragraph">
              <wp:posOffset>376555</wp:posOffset>
            </wp:positionV>
            <wp:extent cx="2500313" cy="3333750"/>
            <wp:effectExtent l="0" t="0" r="0" b="0"/>
            <wp:wrapTopAndBottom/>
            <wp:docPr id="84907089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500313" cy="3333750"/>
                    </a:xfrm>
                    <a:prstGeom prst="rect">
                      <a:avLst/>
                    </a:prstGeom>
                    <a:noFill/>
                  </pic:spPr>
                </pic:pic>
              </a:graphicData>
            </a:graphic>
          </wp:anchor>
        </w:drawing>
      </w:r>
      <w:r w:rsidR="003D0808">
        <w:t>Anexos</w:t>
      </w:r>
      <w:bookmarkEnd w:id="191"/>
    </w:p>
    <w:p w14:paraId="1C569625" w14:textId="14BF5CC6" w:rsidR="002B7F5A" w:rsidRDefault="00503490" w:rsidP="002B7F5A">
      <w:pPr>
        <w:jc w:val="center"/>
      </w:pPr>
      <w:r>
        <w:rPr>
          <w:noProof/>
        </w:rPr>
        <mc:AlternateContent>
          <mc:Choice Requires="wps">
            <w:drawing>
              <wp:anchor distT="0" distB="0" distL="114300" distR="114300" simplePos="0" relativeHeight="251658272" behindDoc="0" locked="0" layoutInCell="1" allowOverlap="1" wp14:anchorId="0C56D2D4" wp14:editId="103A8023">
                <wp:simplePos x="0" y="0"/>
                <wp:positionH relativeFrom="column">
                  <wp:posOffset>2977515</wp:posOffset>
                </wp:positionH>
                <wp:positionV relativeFrom="paragraph">
                  <wp:posOffset>7493000</wp:posOffset>
                </wp:positionV>
                <wp:extent cx="2457450" cy="635"/>
                <wp:effectExtent l="0" t="0" r="0" b="0"/>
                <wp:wrapTopAndBottom/>
                <wp:docPr id="879176465" name="Cuadro de texto 1"/>
                <wp:cNvGraphicFramePr/>
                <a:graphic xmlns:a="http://schemas.openxmlformats.org/drawingml/2006/main">
                  <a:graphicData uri="http://schemas.microsoft.com/office/word/2010/wordprocessingShape">
                    <wps:wsp>
                      <wps:cNvSpPr txBox="1"/>
                      <wps:spPr>
                        <a:xfrm>
                          <a:off x="0" y="0"/>
                          <a:ext cx="2457450" cy="635"/>
                        </a:xfrm>
                        <a:prstGeom prst="rect">
                          <a:avLst/>
                        </a:prstGeom>
                        <a:solidFill>
                          <a:prstClr val="white"/>
                        </a:solidFill>
                        <a:ln>
                          <a:noFill/>
                        </a:ln>
                      </wps:spPr>
                      <wps:txbx>
                        <w:txbxContent>
                          <w:p w14:paraId="07ABBA8E" w14:textId="6B908E32" w:rsidR="00503490" w:rsidRPr="007310A2" w:rsidRDefault="00503490" w:rsidP="00503490">
                            <w:pPr>
                              <w:pStyle w:val="Descripcin"/>
                              <w:jc w:val="center"/>
                              <w:rPr>
                                <w:noProof/>
                                <w:sz w:val="22"/>
                              </w:rPr>
                            </w:pPr>
                            <w:r>
                              <w:t xml:space="preserve">Anexo </w:t>
                            </w:r>
                            <w:r w:rsidR="00810B81">
                              <w:t>4</w:t>
                            </w:r>
                            <w:r>
                              <w:t xml:space="preserve"> Evidencia encuesta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56D2D4" id="_x0000_s1043" type="#_x0000_t202" style="position:absolute;left:0;text-align:left;margin-left:234.45pt;margin-top:590pt;width:193.5pt;height:.05pt;z-index:251658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" stroked="f">
                <v:textbox style="mso-fit-shape-to-text:t" inset="0,0,0,0">
                  <w:txbxContent>
                    <w:p w14:paraId="07ABBA8E" w14:textId="6B908E32" w:rsidR="00503490" w:rsidRPr="007310A2" w:rsidRDefault="00503490" w:rsidP="00503490">
                      <w:pPr>
                        <w:pStyle w:val="Descripcin"/>
                        <w:jc w:val="center"/>
                        <w:rPr>
                          <w:noProof/>
                          <w:sz w:val="22"/>
                        </w:rPr>
                      </w:pPr>
                      <w:r>
                        <w:t xml:space="preserve">Anexo </w:t>
                      </w:r>
                      <w:r w:rsidR="00810B81">
                        <w:t>4</w:t>
                      </w:r>
                      <w:r>
                        <w:t xml:space="preserve"> Evidencia encuesta</w:t>
                      </w:r>
                    </w:p>
                  </w:txbxContent>
                </v:textbox>
                <w10:wrap type="topAndBottom"/>
              </v:shape>
            </w:pict>
          </mc:Fallback>
        </mc:AlternateContent>
      </w:r>
      <w:r>
        <w:rPr>
          <w:noProof/>
        </w:rPr>
        <w:drawing>
          <wp:anchor distT="0" distB="0" distL="114300" distR="114300" simplePos="0" relativeHeight="251658252" behindDoc="0" locked="0" layoutInCell="1" allowOverlap="1" wp14:anchorId="1DE458BA" wp14:editId="487DCBD2">
            <wp:simplePos x="0" y="0"/>
            <wp:positionH relativeFrom="margin">
              <wp:posOffset>2977515</wp:posOffset>
            </wp:positionH>
            <wp:positionV relativeFrom="paragraph">
              <wp:posOffset>4159250</wp:posOffset>
            </wp:positionV>
            <wp:extent cx="2457450" cy="3276600"/>
            <wp:effectExtent l="0" t="0" r="0" b="0"/>
            <wp:wrapTopAndBottom/>
            <wp:docPr id="64215201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457450" cy="327660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71" behindDoc="0" locked="0" layoutInCell="1" allowOverlap="1" wp14:anchorId="3899CFA3" wp14:editId="0CD46BED">
                <wp:simplePos x="0" y="0"/>
                <wp:positionH relativeFrom="column">
                  <wp:posOffset>120015</wp:posOffset>
                </wp:positionH>
                <wp:positionV relativeFrom="paragraph">
                  <wp:posOffset>7454900</wp:posOffset>
                </wp:positionV>
                <wp:extent cx="2362200" cy="635"/>
                <wp:effectExtent l="0" t="0" r="0" b="0"/>
                <wp:wrapTopAndBottom/>
                <wp:docPr id="1933827945" name="Cuadro de texto 1"/>
                <wp:cNvGraphicFramePr/>
                <a:graphic xmlns:a="http://schemas.openxmlformats.org/drawingml/2006/main">
                  <a:graphicData uri="http://schemas.microsoft.com/office/word/2010/wordprocessingShape">
                    <wps:wsp>
                      <wps:cNvSpPr txBox="1"/>
                      <wps:spPr>
                        <a:xfrm>
                          <a:off x="0" y="0"/>
                          <a:ext cx="2362200" cy="635"/>
                        </a:xfrm>
                        <a:prstGeom prst="rect">
                          <a:avLst/>
                        </a:prstGeom>
                        <a:solidFill>
                          <a:prstClr val="white"/>
                        </a:solidFill>
                        <a:ln>
                          <a:noFill/>
                        </a:ln>
                      </wps:spPr>
                      <wps:txbx>
                        <w:txbxContent>
                          <w:p w14:paraId="54254CA0" w14:textId="2D628D8F" w:rsidR="00503490" w:rsidRPr="009C1CBD" w:rsidRDefault="00503490" w:rsidP="00503490">
                            <w:pPr>
                              <w:pStyle w:val="Descripcin"/>
                              <w:jc w:val="center"/>
                              <w:rPr>
                                <w:noProof/>
                                <w:sz w:val="22"/>
                              </w:rPr>
                            </w:pPr>
                            <w:r>
                              <w:t xml:space="preserve">Anexo </w:t>
                            </w:r>
                            <w:r w:rsidR="001304F4">
                              <w:t>3</w:t>
                            </w:r>
                            <w:r>
                              <w:t xml:space="preserve"> Evidencia encuesta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99CFA3" id="_x0000_s1044" type="#_x0000_t202" style="position:absolute;left:0;text-align:left;margin-left:9.45pt;margin-top:587pt;width:186pt;height:.05pt;z-index:25165827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" stroked="f">
                <v:textbox style="mso-fit-shape-to-text:t" inset="0,0,0,0">
                  <w:txbxContent>
                    <w:p w14:paraId="54254CA0" w14:textId="2D628D8F" w:rsidR="00503490" w:rsidRPr="009C1CBD" w:rsidRDefault="00503490" w:rsidP="00503490">
                      <w:pPr>
                        <w:pStyle w:val="Descripcin"/>
                        <w:jc w:val="center"/>
                        <w:rPr>
                          <w:noProof/>
                          <w:sz w:val="22"/>
                        </w:rPr>
                      </w:pPr>
                      <w:r>
                        <w:t xml:space="preserve">Anexo </w:t>
                      </w:r>
                      <w:r w:rsidR="001304F4">
                        <w:t>3</w:t>
                      </w:r>
                      <w:r>
                        <w:t xml:space="preserve"> Evidencia encuesta</w:t>
                      </w:r>
                    </w:p>
                  </w:txbxContent>
                </v:textbox>
                <w10:wrap type="topAndBottom"/>
              </v:shape>
            </w:pict>
          </mc:Fallback>
        </mc:AlternateContent>
      </w:r>
      <w:r>
        <w:rPr>
          <w:noProof/>
        </w:rPr>
        <w:drawing>
          <wp:anchor distT="0" distB="0" distL="114300" distR="114300" simplePos="0" relativeHeight="251658262" behindDoc="0" locked="0" layoutInCell="1" allowOverlap="1" wp14:anchorId="1FB35D9B" wp14:editId="5C807E65">
            <wp:simplePos x="0" y="0"/>
            <wp:positionH relativeFrom="margin">
              <wp:posOffset>120015</wp:posOffset>
            </wp:positionH>
            <wp:positionV relativeFrom="paragraph">
              <wp:posOffset>4140200</wp:posOffset>
            </wp:positionV>
            <wp:extent cx="2362200" cy="3257550"/>
            <wp:effectExtent l="0" t="0" r="0" b="0"/>
            <wp:wrapTopAndBottom/>
            <wp:docPr id="9233697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362200" cy="3257550"/>
                    </a:xfrm>
                    <a:prstGeom prst="rect">
                      <a:avLst/>
                    </a:prstGeom>
                    <a:noFill/>
                  </pic:spPr>
                </pic:pic>
              </a:graphicData>
            </a:graphic>
            <wp14:sizeRelH relativeFrom="margin">
              <wp14:pctWidth>0</wp14:pctWidth>
            </wp14:sizeRelH>
            <wp14:sizeRelV relativeFrom="margin">
              <wp14:pctHeight>0</wp14:pctHeight>
            </wp14:sizeRelV>
          </wp:anchor>
        </w:drawing>
      </w:r>
    </w:p>
    <w:p w14:paraId="26A1415D" w14:textId="3CEF0E58" w:rsidR="004C027E" w:rsidRDefault="00AE2C26" w:rsidP="00503490">
      <w:pPr>
        <w:keepNext/>
        <w:spacing w:line="259" w:lineRule="auto"/>
        <w:jc w:val="left"/>
      </w:pPr>
      <w:r>
        <w:rPr>
          <w:noProof/>
        </w:rPr>
        <w:lastRenderedPageBreak/>
        <mc:AlternateContent>
          <mc:Choice Requires="wps">
            <w:drawing>
              <wp:anchor distT="0" distB="0" distL="114300" distR="114300" simplePos="0" relativeHeight="251658274" behindDoc="1" locked="0" layoutInCell="1" allowOverlap="1" wp14:anchorId="3A060C41" wp14:editId="7D84FC62">
                <wp:simplePos x="0" y="0"/>
                <wp:positionH relativeFrom="column">
                  <wp:posOffset>1087755</wp:posOffset>
                </wp:positionH>
                <wp:positionV relativeFrom="paragraph">
                  <wp:posOffset>3766820</wp:posOffset>
                </wp:positionV>
                <wp:extent cx="3435985" cy="635"/>
                <wp:effectExtent l="0" t="0" r="0" b="0"/>
                <wp:wrapTight wrapText="bothSides">
                  <wp:wrapPolygon edited="0">
                    <wp:start x="0" y="0"/>
                    <wp:lineTo x="0" y="21600"/>
                    <wp:lineTo x="21600" y="21600"/>
                    <wp:lineTo x="21600" y="0"/>
                  </wp:wrapPolygon>
                </wp:wrapTight>
                <wp:docPr id="1292097964" name="Cuadro de texto 1"/>
                <wp:cNvGraphicFramePr/>
                <a:graphic xmlns:a="http://schemas.openxmlformats.org/drawingml/2006/main">
                  <a:graphicData uri="http://schemas.microsoft.com/office/word/2010/wordprocessingShape">
                    <wps:wsp>
                      <wps:cNvSpPr txBox="1"/>
                      <wps:spPr>
                        <a:xfrm>
                          <a:off x="0" y="0"/>
                          <a:ext cx="3435985" cy="635"/>
                        </a:xfrm>
                        <a:prstGeom prst="rect">
                          <a:avLst/>
                        </a:prstGeom>
                        <a:solidFill>
                          <a:prstClr val="white"/>
                        </a:solidFill>
                        <a:ln>
                          <a:noFill/>
                        </a:ln>
                      </wps:spPr>
                      <wps:txbx>
                        <w:txbxContent>
                          <w:p w14:paraId="4C498E90" w14:textId="06E26BF1" w:rsidR="00AE2C26" w:rsidRPr="00EA5715" w:rsidRDefault="00AE2C26" w:rsidP="00AE2C26">
                            <w:pPr>
                              <w:pStyle w:val="Descripcin"/>
                              <w:jc w:val="center"/>
                              <w:rPr>
                                <w:noProof/>
                                <w:sz w:val="22"/>
                              </w:rPr>
                            </w:pPr>
                            <w:r>
                              <w:t>Anexo 5 Entrevista</w:t>
                            </w:r>
                            <w:r w:rsidR="00B8765E">
                              <w:t xml:space="preserve"> realizada a un repartidor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060C41" id="_x0000_s1045" type="#_x0000_t202" style="position:absolute;margin-left:85.65pt;margin-top:296.6pt;width:270.55pt;height:.05pt;z-index:-25165820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" stroked="f">
                <v:textbox style="mso-fit-shape-to-text:t" inset="0,0,0,0">
                  <w:txbxContent>
                    <w:p w14:paraId="4C498E90" w14:textId="06E26BF1" w:rsidR="00AE2C26" w:rsidRPr="00EA5715" w:rsidRDefault="00AE2C26" w:rsidP="00AE2C26">
                      <w:pPr>
                        <w:pStyle w:val="Descripcin"/>
                        <w:jc w:val="center"/>
                        <w:rPr>
                          <w:noProof/>
                          <w:sz w:val="22"/>
                        </w:rPr>
                      </w:pPr>
                      <w:r>
                        <w:t>Anexo 5 Entrevista</w:t>
                      </w:r>
                      <w:r w:rsidR="00B8765E">
                        <w:t xml:space="preserve"> realizada a un repartidor</w:t>
                      </w:r>
                    </w:p>
                  </w:txbxContent>
                </v:textbox>
                <w10:wrap type="tight"/>
              </v:shape>
            </w:pict>
          </mc:Fallback>
        </mc:AlternateContent>
      </w:r>
      <w:r w:rsidR="004C027E">
        <w:rPr>
          <w:noProof/>
        </w:rPr>
        <w:drawing>
          <wp:anchor distT="0" distB="0" distL="114300" distR="114300" simplePos="0" relativeHeight="251658273" behindDoc="1" locked="0" layoutInCell="1" allowOverlap="1" wp14:anchorId="37523DD2" wp14:editId="3F559F3E">
            <wp:simplePos x="0" y="0"/>
            <wp:positionH relativeFrom="margin">
              <wp:align>center</wp:align>
            </wp:positionH>
            <wp:positionV relativeFrom="paragraph">
              <wp:posOffset>14019</wp:posOffset>
            </wp:positionV>
            <wp:extent cx="3436034" cy="3696198"/>
            <wp:effectExtent l="0" t="0" r="0" b="0"/>
            <wp:wrapTight wrapText="bothSides">
              <wp:wrapPolygon edited="0">
                <wp:start x="0" y="0"/>
                <wp:lineTo x="0" y="21489"/>
                <wp:lineTo x="21436" y="21489"/>
                <wp:lineTo x="21436" y="0"/>
                <wp:lineTo x="0" y="0"/>
              </wp:wrapPolygon>
            </wp:wrapTight>
            <wp:docPr id="169583405"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436034" cy="3696198"/>
                    </a:xfrm>
                    <a:prstGeom prst="rect">
                      <a:avLst/>
                    </a:prstGeom>
                    <a:noFill/>
                  </pic:spPr>
                </pic:pic>
              </a:graphicData>
            </a:graphic>
          </wp:anchor>
        </w:drawing>
      </w:r>
    </w:p>
    <w:p w14:paraId="6E48364C" w14:textId="45E6256C" w:rsidR="00503490" w:rsidRDefault="006207A2" w:rsidP="00503490">
      <w:pPr>
        <w:keepNext/>
        <w:spacing w:line="259" w:lineRule="auto"/>
        <w:jc w:val="left"/>
      </w:pPr>
      <w:r>
        <w:br w:type="page"/>
      </w:r>
      <w:r w:rsidR="00F522E7">
        <w:rPr>
          <w:noProof/>
        </w:rPr>
        <w:lastRenderedPageBreak/>
        <w:drawing>
          <wp:inline distT="0" distB="0" distL="0" distR="0" wp14:anchorId="6DFA5D98" wp14:editId="7999EAC2">
            <wp:extent cx="5612130" cy="2366010"/>
            <wp:effectExtent l="0" t="0" r="7620" b="0"/>
            <wp:docPr id="748137008" name="Imagen 18" descr="Gráfico de las respuestas de Formularios. Título de la pregunta: ¿Crees que la alcaldía Benito Juárez hay una buena distribución de agua potable?. Número de respuestas: 206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áfico de las respuestas de Formularios. Título de la pregunta: ¿Crees que la alcaldía Benito Juárez hay una buena distribución de agua potable?. Número de respuestas: 206 respuestas."/>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612130" cy="2366010"/>
                    </a:xfrm>
                    <a:prstGeom prst="rect">
                      <a:avLst/>
                    </a:prstGeom>
                    <a:noFill/>
                    <a:ln>
                      <a:noFill/>
                    </a:ln>
                  </pic:spPr>
                </pic:pic>
              </a:graphicData>
            </a:graphic>
          </wp:inline>
        </w:drawing>
      </w:r>
    </w:p>
    <w:p w14:paraId="21472FBF" w14:textId="68A5B944" w:rsidR="006207A2" w:rsidRDefault="00503490" w:rsidP="00810B81">
      <w:pPr>
        <w:pStyle w:val="Descripcin"/>
        <w:jc w:val="center"/>
      </w:pPr>
      <w:r>
        <w:t xml:space="preserve">Anexo </w:t>
      </w:r>
      <w:r w:rsidR="00AE2C26">
        <w:t>6</w:t>
      </w:r>
      <w:r>
        <w:t xml:space="preserve"> Resultado</w:t>
      </w:r>
      <w:r w:rsidR="00AE2C26">
        <w:t xml:space="preserve"> de</w:t>
      </w:r>
      <w:r>
        <w:t xml:space="preserve"> pregunta</w:t>
      </w:r>
      <w:r w:rsidR="00AE2C26">
        <w:t>.</w:t>
      </w:r>
    </w:p>
    <w:p w14:paraId="27EBEC7A" w14:textId="7406A17E" w:rsidR="006632D6" w:rsidRDefault="006632D6" w:rsidP="00E220B4">
      <w:pPr>
        <w:jc w:val="center"/>
      </w:pPr>
    </w:p>
    <w:p w14:paraId="51F623F4" w14:textId="77777777" w:rsidR="00810B81" w:rsidRDefault="00F522E7" w:rsidP="00810B81">
      <w:pPr>
        <w:keepNext/>
        <w:jc w:val="center"/>
      </w:pPr>
      <w:r>
        <w:rPr>
          <w:noProof/>
        </w:rPr>
        <w:drawing>
          <wp:inline distT="0" distB="0" distL="0" distR="0" wp14:anchorId="7E06C6B5" wp14:editId="416FD061">
            <wp:extent cx="5612130" cy="2366010"/>
            <wp:effectExtent l="0" t="0" r="7620" b="0"/>
            <wp:docPr id="1642464822" name="Imagen 19" descr="Gráfico de las respuestas de Formularios. Título de la pregunta: ¿Cuál es tu método actual para conseguir agua potable a domicilio?. Número de respuestas: 206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áfico de las respuestas de Formularios. Título de la pregunta: ¿Cuál es tu método actual para conseguir agua potable a domicilio?. Número de respuestas: 206 respuestas."/>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612130" cy="2366010"/>
                    </a:xfrm>
                    <a:prstGeom prst="rect">
                      <a:avLst/>
                    </a:prstGeom>
                    <a:noFill/>
                    <a:ln>
                      <a:noFill/>
                    </a:ln>
                  </pic:spPr>
                </pic:pic>
              </a:graphicData>
            </a:graphic>
          </wp:inline>
        </w:drawing>
      </w:r>
    </w:p>
    <w:p w14:paraId="6DD69C5D" w14:textId="422CF77B" w:rsidR="00F04DFF" w:rsidRDefault="00810B81" w:rsidP="00810B81">
      <w:pPr>
        <w:pStyle w:val="Descripcin"/>
        <w:jc w:val="center"/>
      </w:pPr>
      <w:r>
        <w:t xml:space="preserve">Anexo </w:t>
      </w:r>
      <w:r w:rsidR="00AE2C26">
        <w:t>7</w:t>
      </w:r>
      <w:r>
        <w:t xml:space="preserve"> </w:t>
      </w:r>
      <w:r w:rsidRPr="00204A81">
        <w:t xml:space="preserve">Resultado </w:t>
      </w:r>
      <w:r>
        <w:t xml:space="preserve">de </w:t>
      </w:r>
      <w:r w:rsidRPr="00204A81">
        <w:t>pregunta</w:t>
      </w:r>
      <w:r w:rsidR="00AE2C26">
        <w:t>.</w:t>
      </w:r>
    </w:p>
    <w:p w14:paraId="15895849" w14:textId="77777777" w:rsidR="00810B81" w:rsidRDefault="00F522E7" w:rsidP="00810B81">
      <w:pPr>
        <w:keepNext/>
        <w:jc w:val="center"/>
      </w:pPr>
      <w:r>
        <w:rPr>
          <w:noProof/>
        </w:rPr>
        <w:drawing>
          <wp:inline distT="0" distB="0" distL="0" distR="0" wp14:anchorId="3F9A7795" wp14:editId="4FA24B7E">
            <wp:extent cx="5250009" cy="2213344"/>
            <wp:effectExtent l="0" t="0" r="8255" b="0"/>
            <wp:docPr id="1007408924" name="Imagen 20" descr="Gráfico de las respuestas de Formularios. Título de la pregunta: ¿Cuánto tiempo se demoran en traerte el agua los repartidores?. Número de respuestas: 206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áfico de las respuestas de Formularios. Título de la pregunta: ¿Cuánto tiempo se demoran en traerte el agua los repartidores?. Número de respuestas: 206 respuestas."/>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253719" cy="2214908"/>
                    </a:xfrm>
                    <a:prstGeom prst="rect">
                      <a:avLst/>
                    </a:prstGeom>
                    <a:noFill/>
                    <a:ln>
                      <a:noFill/>
                    </a:ln>
                  </pic:spPr>
                </pic:pic>
              </a:graphicData>
            </a:graphic>
          </wp:inline>
        </w:drawing>
      </w:r>
    </w:p>
    <w:p w14:paraId="17D90501" w14:textId="2F79B803" w:rsidR="00F522E7" w:rsidRDefault="00810B81" w:rsidP="00810B81">
      <w:pPr>
        <w:pStyle w:val="Descripcin"/>
        <w:jc w:val="center"/>
      </w:pPr>
      <w:r>
        <w:t xml:space="preserve">Anexo </w:t>
      </w:r>
      <w:r w:rsidR="00AE2C26">
        <w:t>8</w:t>
      </w:r>
      <w:r>
        <w:t xml:space="preserve"> </w:t>
      </w:r>
      <w:r w:rsidRPr="00D410D2">
        <w:t>Resultado</w:t>
      </w:r>
      <w:r w:rsidR="00AE2C26">
        <w:t xml:space="preserve"> de</w:t>
      </w:r>
      <w:r w:rsidRPr="00D410D2">
        <w:t xml:space="preserve"> pregunta</w:t>
      </w:r>
      <w:r w:rsidR="00AE2C26">
        <w:t>.</w:t>
      </w:r>
    </w:p>
    <w:p w14:paraId="01463C62" w14:textId="77777777" w:rsidR="00810B81" w:rsidRDefault="00F522E7" w:rsidP="00810B81">
      <w:pPr>
        <w:keepNext/>
        <w:jc w:val="center"/>
      </w:pPr>
      <w:r>
        <w:rPr>
          <w:noProof/>
        </w:rPr>
        <w:lastRenderedPageBreak/>
        <w:drawing>
          <wp:inline distT="0" distB="0" distL="0" distR="0" wp14:anchorId="53C2C89A" wp14:editId="51D4244B">
            <wp:extent cx="5612130" cy="2856230"/>
            <wp:effectExtent l="0" t="0" r="7620" b="1270"/>
            <wp:docPr id="1161607103" name="Imagen 21" descr="Gráfico de las respuestas de Formularios. Título de la pregunta: En una escala del 1 al 5 que tan buena ha sido tu experiencia con el servicio de repartición de agua potable. Número de respuestas: 206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ráfico de las respuestas de Formularios. Título de la pregunta: En una escala del 1 al 5 que tan buena ha sido tu experiencia con el servicio de repartición de agua potable. Número de respuestas: 206 respuestas."/>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612130" cy="2856230"/>
                    </a:xfrm>
                    <a:prstGeom prst="rect">
                      <a:avLst/>
                    </a:prstGeom>
                    <a:noFill/>
                    <a:ln>
                      <a:noFill/>
                    </a:ln>
                  </pic:spPr>
                </pic:pic>
              </a:graphicData>
            </a:graphic>
          </wp:inline>
        </w:drawing>
      </w:r>
    </w:p>
    <w:p w14:paraId="2002BDA7" w14:textId="55353F74" w:rsidR="00F522E7" w:rsidRDefault="00810B81" w:rsidP="00810B81">
      <w:pPr>
        <w:pStyle w:val="Descripcin"/>
        <w:jc w:val="center"/>
      </w:pPr>
      <w:r>
        <w:t xml:space="preserve">Anexo </w:t>
      </w:r>
      <w:r w:rsidR="00AE2C26">
        <w:t>9</w:t>
      </w:r>
      <w:r>
        <w:t xml:space="preserve"> </w:t>
      </w:r>
      <w:r w:rsidRPr="00054BB4">
        <w:t xml:space="preserve">Resultado </w:t>
      </w:r>
      <w:r>
        <w:t xml:space="preserve">de </w:t>
      </w:r>
      <w:r w:rsidRPr="00054BB4">
        <w:t>pregunta</w:t>
      </w:r>
      <w:r w:rsidR="00AE2C26">
        <w:t>.</w:t>
      </w:r>
    </w:p>
    <w:p w14:paraId="7185CD5E" w14:textId="77777777" w:rsidR="00810B81" w:rsidRDefault="00F522E7" w:rsidP="00810B81">
      <w:pPr>
        <w:keepNext/>
        <w:jc w:val="center"/>
      </w:pPr>
      <w:r>
        <w:rPr>
          <w:noProof/>
        </w:rPr>
        <w:drawing>
          <wp:inline distT="0" distB="0" distL="0" distR="0" wp14:anchorId="26FED24A" wp14:editId="09606375">
            <wp:extent cx="5612130" cy="2366010"/>
            <wp:effectExtent l="0" t="0" r="7620" b="0"/>
            <wp:docPr id="439219993" name="Imagen 22" descr="Gráfico de las respuestas de Formularios. Título de la pregunta:  ¿Te has quedado sin agua porque el repartidor no pasó o no escuchaste el timbre/claxon?  . Número de respuestas: 206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áfico de las respuestas de Formularios. Título de la pregunta:  ¿Te has quedado sin agua porque el repartidor no pasó o no escuchaste el timbre/claxon?  . Número de respuestas: 206 respuestas."/>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612130" cy="2366010"/>
                    </a:xfrm>
                    <a:prstGeom prst="rect">
                      <a:avLst/>
                    </a:prstGeom>
                    <a:noFill/>
                    <a:ln>
                      <a:noFill/>
                    </a:ln>
                  </pic:spPr>
                </pic:pic>
              </a:graphicData>
            </a:graphic>
          </wp:inline>
        </w:drawing>
      </w:r>
    </w:p>
    <w:p w14:paraId="532C4401" w14:textId="4FEC4A56" w:rsidR="00F522E7" w:rsidRDefault="00810B81" w:rsidP="00810B81">
      <w:pPr>
        <w:pStyle w:val="Descripcin"/>
        <w:jc w:val="center"/>
      </w:pPr>
      <w:r>
        <w:t xml:space="preserve">Anexo </w:t>
      </w:r>
      <w:r w:rsidR="00AE2C26">
        <w:t>10</w:t>
      </w:r>
      <w:r>
        <w:t xml:space="preserve"> </w:t>
      </w:r>
      <w:r w:rsidRPr="00AA65CA">
        <w:t xml:space="preserve">Resultado </w:t>
      </w:r>
      <w:r>
        <w:t xml:space="preserve">de </w:t>
      </w:r>
      <w:r w:rsidRPr="00AA65CA">
        <w:t>pregunta</w:t>
      </w:r>
      <w:r w:rsidR="00AE2C26">
        <w:t>.</w:t>
      </w:r>
    </w:p>
    <w:p w14:paraId="43721AAE" w14:textId="77777777" w:rsidR="00810B81" w:rsidRDefault="00F522E7" w:rsidP="00810B81">
      <w:pPr>
        <w:keepNext/>
        <w:jc w:val="center"/>
      </w:pPr>
      <w:r>
        <w:rPr>
          <w:noProof/>
        </w:rPr>
        <w:lastRenderedPageBreak/>
        <w:drawing>
          <wp:inline distT="0" distB="0" distL="0" distR="0" wp14:anchorId="51A650BD" wp14:editId="77516A1A">
            <wp:extent cx="5612130" cy="2667635"/>
            <wp:effectExtent l="0" t="0" r="7620" b="0"/>
            <wp:docPr id="1551052455" name="Imagen 23" descr="Gráfico de las respuestas de Formularios. Título de la pregunta: ¿Qué tan útil te parece la opción de programar tus pedidos con días de anticipación?  . Número de respuestas: 206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ráfico de las respuestas de Formularios. Título de la pregunta: ¿Qué tan útil te parece la opción de programar tus pedidos con días de anticipación?  . Número de respuestas: 206 respuestas."/>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612130" cy="2667635"/>
                    </a:xfrm>
                    <a:prstGeom prst="rect">
                      <a:avLst/>
                    </a:prstGeom>
                    <a:noFill/>
                    <a:ln>
                      <a:noFill/>
                    </a:ln>
                  </pic:spPr>
                </pic:pic>
              </a:graphicData>
            </a:graphic>
          </wp:inline>
        </w:drawing>
      </w:r>
    </w:p>
    <w:p w14:paraId="05057C8F" w14:textId="60221F3D" w:rsidR="00F522E7" w:rsidRDefault="00810B81" w:rsidP="00810B81">
      <w:pPr>
        <w:pStyle w:val="Descripcin"/>
        <w:jc w:val="center"/>
      </w:pPr>
      <w:r>
        <w:t xml:space="preserve">Anexo </w:t>
      </w:r>
      <w:r w:rsidR="00DD073E">
        <w:t>1</w:t>
      </w:r>
      <w:r w:rsidR="00AE2C26">
        <w:t>1</w:t>
      </w:r>
      <w:r>
        <w:t xml:space="preserve"> </w:t>
      </w:r>
      <w:r w:rsidRPr="004D29F5">
        <w:t xml:space="preserve">Resultado </w:t>
      </w:r>
      <w:r>
        <w:t xml:space="preserve">de </w:t>
      </w:r>
      <w:r w:rsidRPr="004D29F5">
        <w:t>pregunta</w:t>
      </w:r>
      <w:r w:rsidR="00AE2C26">
        <w:t>.</w:t>
      </w:r>
    </w:p>
    <w:p w14:paraId="0B1E7914" w14:textId="77777777" w:rsidR="00DD073E" w:rsidRDefault="00700AC4" w:rsidP="00DD073E">
      <w:pPr>
        <w:keepNext/>
        <w:jc w:val="center"/>
      </w:pPr>
      <w:r>
        <w:rPr>
          <w:noProof/>
        </w:rPr>
        <w:drawing>
          <wp:inline distT="0" distB="0" distL="0" distR="0" wp14:anchorId="73EBE251" wp14:editId="425580C4">
            <wp:extent cx="5612130" cy="2366010"/>
            <wp:effectExtent l="0" t="0" r="7620" b="0"/>
            <wp:docPr id="457991847" name="Imagen 24" descr="Gráfico de las respuestas de Formularios. Título de la pregunta: ¿Utilizas actualmente otras aplicaciones de servicios a domicilio?  (Uber Eats, Rappi, etc.). Número de respuestas: 206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ráfico de las respuestas de Formularios. Título de la pregunta: ¿Utilizas actualmente otras aplicaciones de servicios a domicilio?  (Uber Eats, Rappi, etc.). Número de respuestas: 206 respuestas."/>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612130" cy="2366010"/>
                    </a:xfrm>
                    <a:prstGeom prst="rect">
                      <a:avLst/>
                    </a:prstGeom>
                    <a:noFill/>
                    <a:ln>
                      <a:noFill/>
                    </a:ln>
                  </pic:spPr>
                </pic:pic>
              </a:graphicData>
            </a:graphic>
          </wp:inline>
        </w:drawing>
      </w:r>
    </w:p>
    <w:p w14:paraId="22608880" w14:textId="46E34A35" w:rsidR="00700AC4" w:rsidRDefault="00DD073E" w:rsidP="00DD073E">
      <w:pPr>
        <w:pStyle w:val="Descripcin"/>
        <w:jc w:val="center"/>
      </w:pPr>
      <w:r>
        <w:t>Anexo 1</w:t>
      </w:r>
      <w:r w:rsidR="00AE2C26">
        <w:t>2</w:t>
      </w:r>
      <w:r>
        <w:t xml:space="preserve"> </w:t>
      </w:r>
      <w:r w:rsidRPr="00E27AA2">
        <w:t xml:space="preserve">Resultado </w:t>
      </w:r>
      <w:r>
        <w:t xml:space="preserve">de </w:t>
      </w:r>
      <w:r w:rsidRPr="00E27AA2">
        <w:t>pregunta</w:t>
      </w:r>
      <w:r w:rsidR="00AE2C26">
        <w:t>.</w:t>
      </w:r>
    </w:p>
    <w:p w14:paraId="7086AF28" w14:textId="77777777" w:rsidR="00DD073E" w:rsidRDefault="00700AC4" w:rsidP="00DD073E">
      <w:pPr>
        <w:keepNext/>
        <w:jc w:val="center"/>
      </w:pPr>
      <w:r>
        <w:rPr>
          <w:noProof/>
        </w:rPr>
        <w:lastRenderedPageBreak/>
        <w:drawing>
          <wp:inline distT="0" distB="0" distL="0" distR="0" wp14:anchorId="509CBF0D" wp14:editId="75867578">
            <wp:extent cx="5612130" cy="2667635"/>
            <wp:effectExtent l="0" t="0" r="7620" b="0"/>
            <wp:docPr id="1113713911" name="Imagen 25" descr="Gráfico de las respuestas de Formularios. Título de la pregunta: ¿Qué tan útil crees que sería una app para pedir garrafones de agua a domicilio?. Número de respuestas: 206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ráfico de las respuestas de Formularios. Título de la pregunta: ¿Qué tan útil crees que sería una app para pedir garrafones de agua a domicilio?. Número de respuestas: 206 respuestas."/>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612130" cy="2667635"/>
                    </a:xfrm>
                    <a:prstGeom prst="rect">
                      <a:avLst/>
                    </a:prstGeom>
                    <a:noFill/>
                    <a:ln>
                      <a:noFill/>
                    </a:ln>
                  </pic:spPr>
                </pic:pic>
              </a:graphicData>
            </a:graphic>
          </wp:inline>
        </w:drawing>
      </w:r>
    </w:p>
    <w:p w14:paraId="1ABF1B6D" w14:textId="4CB3CD4F" w:rsidR="00700AC4" w:rsidRDefault="00DD073E" w:rsidP="00DD073E">
      <w:pPr>
        <w:pStyle w:val="Descripcin"/>
        <w:jc w:val="center"/>
      </w:pPr>
      <w:r>
        <w:t>Anexo 1</w:t>
      </w:r>
      <w:r w:rsidR="00AE2C26">
        <w:t>3</w:t>
      </w:r>
      <w:r>
        <w:t xml:space="preserve"> </w:t>
      </w:r>
      <w:r w:rsidRPr="006C3DF3">
        <w:t xml:space="preserve">Resultado </w:t>
      </w:r>
      <w:r>
        <w:t>de pregunta</w:t>
      </w:r>
      <w:r w:rsidR="00AE2C26">
        <w:t>.</w:t>
      </w:r>
    </w:p>
    <w:p w14:paraId="613D64FF" w14:textId="77777777" w:rsidR="00DD073E" w:rsidRDefault="00700AC4" w:rsidP="00DD073E">
      <w:pPr>
        <w:keepNext/>
        <w:jc w:val="center"/>
      </w:pPr>
      <w:r>
        <w:rPr>
          <w:noProof/>
        </w:rPr>
        <w:drawing>
          <wp:inline distT="0" distB="0" distL="0" distR="0" wp14:anchorId="05C65CF1" wp14:editId="21A94345">
            <wp:extent cx="5612130" cy="2667635"/>
            <wp:effectExtent l="0" t="0" r="7620" b="0"/>
            <wp:docPr id="1313866775" name="Imagen 26" descr="Gráfico de las respuestas de Formularios. Título de la pregunta: ¿Qué tan satisfecho estás con la limpieza y el estado físico de los garrafones que recibes?. Número de respuestas: 206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Gráfico de las respuestas de Formularios. Título de la pregunta: ¿Qué tan satisfecho estás con la limpieza y el estado físico de los garrafones que recibes?. Número de respuestas: 206 respuestas."/>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612130" cy="2667635"/>
                    </a:xfrm>
                    <a:prstGeom prst="rect">
                      <a:avLst/>
                    </a:prstGeom>
                    <a:noFill/>
                    <a:ln>
                      <a:noFill/>
                    </a:ln>
                  </pic:spPr>
                </pic:pic>
              </a:graphicData>
            </a:graphic>
          </wp:inline>
        </w:drawing>
      </w:r>
    </w:p>
    <w:p w14:paraId="4475E63B" w14:textId="009CDA28" w:rsidR="00700AC4" w:rsidRDefault="00DD073E" w:rsidP="00DD073E">
      <w:pPr>
        <w:pStyle w:val="Descripcin"/>
        <w:jc w:val="center"/>
      </w:pPr>
      <w:r>
        <w:t>Anexo 1</w:t>
      </w:r>
      <w:r w:rsidR="00AE2C26">
        <w:t>4</w:t>
      </w:r>
      <w:r>
        <w:t xml:space="preserve"> </w:t>
      </w:r>
      <w:r w:rsidRPr="00A47BF9">
        <w:t xml:space="preserve">Resultado </w:t>
      </w:r>
      <w:r>
        <w:t xml:space="preserve">de </w:t>
      </w:r>
      <w:r w:rsidRPr="00A47BF9">
        <w:t>pregunta</w:t>
      </w:r>
      <w:r w:rsidR="00AE2C26">
        <w:t>.</w:t>
      </w:r>
    </w:p>
    <w:p w14:paraId="1EB5DD35" w14:textId="77777777" w:rsidR="00DD073E" w:rsidRDefault="00700AC4" w:rsidP="00DD073E">
      <w:pPr>
        <w:keepNext/>
        <w:jc w:val="center"/>
      </w:pPr>
      <w:r>
        <w:rPr>
          <w:noProof/>
        </w:rPr>
        <w:lastRenderedPageBreak/>
        <w:drawing>
          <wp:inline distT="0" distB="0" distL="0" distR="0" wp14:anchorId="3FF96C43" wp14:editId="5CF0EC62">
            <wp:extent cx="5612130" cy="2366010"/>
            <wp:effectExtent l="0" t="0" r="7620" b="0"/>
            <wp:docPr id="1022657757" name="Imagen 27" descr="Gráfico de las respuestas de Formularios. Título de la pregunta: ¿Has tenido que cancelar planes o dejar de salir de casa por esperar al repartidor de agua?  . Número de respuestas: 206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Gráfico de las respuestas de Formularios. Título de la pregunta: ¿Has tenido que cancelar planes o dejar de salir de casa por esperar al repartidor de agua?  . Número de respuestas: 206 respuestas."/>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612130" cy="2366010"/>
                    </a:xfrm>
                    <a:prstGeom prst="rect">
                      <a:avLst/>
                    </a:prstGeom>
                    <a:noFill/>
                    <a:ln>
                      <a:noFill/>
                    </a:ln>
                  </pic:spPr>
                </pic:pic>
              </a:graphicData>
            </a:graphic>
          </wp:inline>
        </w:drawing>
      </w:r>
    </w:p>
    <w:p w14:paraId="719DDC4A" w14:textId="44803883" w:rsidR="00700AC4" w:rsidRDefault="00DD073E" w:rsidP="00DD073E">
      <w:pPr>
        <w:pStyle w:val="Descripcin"/>
        <w:jc w:val="center"/>
      </w:pPr>
      <w:r>
        <w:t>Anexo 1</w:t>
      </w:r>
      <w:r w:rsidR="00AE2C26">
        <w:t>5</w:t>
      </w:r>
      <w:r>
        <w:t xml:space="preserve"> </w:t>
      </w:r>
      <w:r w:rsidRPr="005116DB">
        <w:t xml:space="preserve">Resultado </w:t>
      </w:r>
      <w:r>
        <w:t xml:space="preserve">de </w:t>
      </w:r>
      <w:r w:rsidRPr="005116DB">
        <w:t>pregunta</w:t>
      </w:r>
      <w:r w:rsidR="00AE2C26">
        <w:t>.</w:t>
      </w:r>
    </w:p>
    <w:p w14:paraId="3A441F21" w14:textId="77777777" w:rsidR="00DD073E" w:rsidRDefault="00700AC4" w:rsidP="00DD073E">
      <w:pPr>
        <w:keepNext/>
        <w:jc w:val="center"/>
      </w:pPr>
      <w:r>
        <w:rPr>
          <w:noProof/>
        </w:rPr>
        <w:drawing>
          <wp:inline distT="0" distB="0" distL="0" distR="0" wp14:anchorId="17D6EABD" wp14:editId="4D8E08B5">
            <wp:extent cx="5612130" cy="2856230"/>
            <wp:effectExtent l="0" t="0" r="7620" b="1270"/>
            <wp:docPr id="715621030" name="Imagen 28" descr="Gráfico de las respuestas de Formularios. Título de la pregunta: ¿Qué tan útil te resultaría recibir una notificación automática cuando el repartidor esté cerca de tu ubicación?  . Número de respuestas: 206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Gráfico de las respuestas de Formularios. Título de la pregunta: ¿Qué tan útil te resultaría recibir una notificación automática cuando el repartidor esté cerca de tu ubicación?  . Número de respuestas: 206 respuestas."/>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612130" cy="2856230"/>
                    </a:xfrm>
                    <a:prstGeom prst="rect">
                      <a:avLst/>
                    </a:prstGeom>
                    <a:noFill/>
                    <a:ln>
                      <a:noFill/>
                    </a:ln>
                  </pic:spPr>
                </pic:pic>
              </a:graphicData>
            </a:graphic>
          </wp:inline>
        </w:drawing>
      </w:r>
    </w:p>
    <w:p w14:paraId="0FCDE978" w14:textId="5F9BEFAF" w:rsidR="00700AC4" w:rsidRDefault="00DD073E" w:rsidP="00DD073E">
      <w:pPr>
        <w:pStyle w:val="Descripcin"/>
        <w:jc w:val="center"/>
      </w:pPr>
      <w:r>
        <w:t>Anexo 1</w:t>
      </w:r>
      <w:r w:rsidR="00AE2C26">
        <w:t>6</w:t>
      </w:r>
      <w:r>
        <w:t xml:space="preserve"> </w:t>
      </w:r>
      <w:r w:rsidRPr="00BC2237">
        <w:t>Resultado</w:t>
      </w:r>
      <w:r>
        <w:t xml:space="preserve"> de</w:t>
      </w:r>
      <w:r w:rsidRPr="00BC2237">
        <w:t xml:space="preserve"> pregunta</w:t>
      </w:r>
      <w:r w:rsidR="00AE2C26">
        <w:t>.</w:t>
      </w:r>
    </w:p>
    <w:p w14:paraId="1DE570F6" w14:textId="062B40D9" w:rsidR="00A8579E" w:rsidRDefault="00A8579E">
      <w:pPr>
        <w:spacing w:line="259" w:lineRule="auto"/>
        <w:jc w:val="left"/>
      </w:pPr>
      <w:r>
        <w:br w:type="page"/>
      </w:r>
    </w:p>
    <w:p w14:paraId="5D67660D" w14:textId="4BDFA63C" w:rsidR="00B32ED1" w:rsidRPr="007515D9" w:rsidRDefault="00B32ED1" w:rsidP="00B32ED1">
      <w:pPr>
        <w:jc w:val="center"/>
      </w:pPr>
      <w:r>
        <w:rPr>
          <w:b/>
          <w:bCs/>
        </w:rPr>
        <w:lastRenderedPageBreak/>
        <w:t>Cuestionario para entrevista</w:t>
      </w:r>
    </w:p>
    <w:p w14:paraId="48D6A465" w14:textId="77777777" w:rsidR="00264CD1" w:rsidRPr="006A7510" w:rsidRDefault="00264CD1" w:rsidP="00264CD1">
      <w:r w:rsidRPr="006A7510">
        <w:t>1.- ¿Cómo organizas tus entregas del día? ¿Tienes algún orden o simplemente vas como te van cayendo los pedidos?</w:t>
      </w:r>
    </w:p>
    <w:p w14:paraId="17DED0D4" w14:textId="6D6D8E81" w:rsidR="00B32ED1" w:rsidRPr="006A7510" w:rsidRDefault="00264CD1" w:rsidP="00264CD1">
      <w:r w:rsidRPr="006A7510">
        <w:t>2.- ¿Cómo te contactan tus clientes actualmente para hacer un pedido? ¿</w:t>
      </w:r>
      <w:proofErr w:type="spellStart"/>
      <w:r w:rsidRPr="006A7510">
        <w:t>Whatsapp</w:t>
      </w:r>
      <w:proofErr w:type="spellEnd"/>
      <w:r w:rsidRPr="006A7510">
        <w:t>, llamada, en persona?</w:t>
      </w:r>
    </w:p>
    <w:p w14:paraId="07965457" w14:textId="0CE35DE7" w:rsidR="00264CD1" w:rsidRPr="006A7510" w:rsidRDefault="00264CD1" w:rsidP="00264CD1">
      <w:r w:rsidRPr="006A7510">
        <w:t>3.- ¿Te ha pasado que llegas a entregar y el cliente no está? ¿Qué haces en ese caso?</w:t>
      </w:r>
    </w:p>
    <w:p w14:paraId="2D2E443B" w14:textId="5F0F1FE5" w:rsidR="00264CD1" w:rsidRPr="006A7510" w:rsidRDefault="00264CD1" w:rsidP="00264CD1">
      <w:r w:rsidRPr="006A7510">
        <w:t>4.- ¿Cómo avisas a tus clientes cuando ya vas cerca? ¿Funciona bien ese método o has tenido problemas?</w:t>
      </w:r>
    </w:p>
    <w:p w14:paraId="5C3DB8A8" w14:textId="6CE151B5" w:rsidR="00264CD1" w:rsidRPr="006A7510" w:rsidRDefault="00264CD1" w:rsidP="00264CD1">
      <w:r w:rsidRPr="006A7510">
        <w:t>5.- ¿Has perdido clientes o entregas por cuestiones de comunicación o coordinación? ¿Qué pasó?</w:t>
      </w:r>
    </w:p>
    <w:p w14:paraId="05614FDE" w14:textId="566532FE" w:rsidR="00B32ED1" w:rsidRPr="006A7510" w:rsidRDefault="00DB0422" w:rsidP="00DB0422">
      <w:r w:rsidRPr="006A7510">
        <w:t>6.- ¿Usas actualmente el celular para algo relacionado con tu trabajo? ¿Mapas, WhatsApp, notas?</w:t>
      </w:r>
    </w:p>
    <w:p w14:paraId="661A5DA7" w14:textId="18438186" w:rsidR="00DB0422" w:rsidRPr="006A7510" w:rsidRDefault="00DB0422" w:rsidP="00DB0422">
      <w:r w:rsidRPr="006A7510">
        <w:t xml:space="preserve">7.- Si pudieras ver en la </w:t>
      </w:r>
      <w:proofErr w:type="gramStart"/>
      <w:r w:rsidRPr="006A7510">
        <w:t>app</w:t>
      </w:r>
      <w:proofErr w:type="gramEnd"/>
      <w:r w:rsidRPr="006A7510">
        <w:t xml:space="preserve"> una lista de pedidos disponibles cerca de ti y elegir cuáles tomar, ¿lo usarías? ¿Qué te preocuparía de ese sistema?</w:t>
      </w:r>
    </w:p>
    <w:p w14:paraId="52552FE9" w14:textId="569278C0" w:rsidR="006A7510" w:rsidRPr="006A7510" w:rsidRDefault="006A7510" w:rsidP="00DB0422">
      <w:r w:rsidRPr="006A7510">
        <w:t>8.- Antes de salir, tendrías que registrar cuántos garrafones llevas en tu vehículo. ¿Te parece razonable ese paso o lo verías como una carga extra?</w:t>
      </w:r>
    </w:p>
    <w:p w14:paraId="4B042710" w14:textId="766A3778" w:rsidR="006A7510" w:rsidRPr="006A7510" w:rsidRDefault="006A7510" w:rsidP="00DB0422">
      <w:r w:rsidRPr="006A7510">
        <w:t>9.- ¿Qué le quitarías o cambiarías a la idea que te acabo de explicar? ¿Hay algo que sientas que no se ajusta a cómo funciona realmente este negocio?</w:t>
      </w:r>
    </w:p>
    <w:p w14:paraId="36EA2BA8" w14:textId="07020C7C" w:rsidR="0036626C" w:rsidRPr="007515D9" w:rsidRDefault="0036626C" w:rsidP="0036626C">
      <w:pPr>
        <w:jc w:val="center"/>
      </w:pPr>
      <w:r>
        <w:rPr>
          <w:b/>
          <w:bCs/>
        </w:rPr>
        <w:t>Respuestas de entrevista</w:t>
      </w:r>
    </w:p>
    <w:p w14:paraId="50999A68" w14:textId="79C49896" w:rsidR="00D506E3" w:rsidRDefault="0036626C" w:rsidP="00D506E3">
      <w:r w:rsidRPr="006A7510">
        <w:t xml:space="preserve">1.- </w:t>
      </w:r>
    </w:p>
    <w:p w14:paraId="34C921EC" w14:textId="7AEFAECA" w:rsidR="00D506E3" w:rsidRDefault="00207399" w:rsidP="00D506E3">
      <w:pPr>
        <w:pStyle w:val="Prrafodelista"/>
        <w:numPr>
          <w:ilvl w:val="0"/>
          <w:numId w:val="118"/>
        </w:numPr>
      </w:pPr>
      <w:r>
        <w:t xml:space="preserve">Salimos en la tarde, y como ya tenemos </w:t>
      </w:r>
      <w:r w:rsidR="00E0110A">
        <w:t>identificados a los clientes, sabemos porque casas pasar, y si tenemos tiempo y garrafones pasamos a más calles</w:t>
      </w:r>
      <w:r w:rsidR="004560CC">
        <w:t>.</w:t>
      </w:r>
    </w:p>
    <w:p w14:paraId="30604B05" w14:textId="09D0D620" w:rsidR="004560CC" w:rsidRDefault="004560CC" w:rsidP="00D506E3">
      <w:pPr>
        <w:pStyle w:val="Prrafodelista"/>
        <w:numPr>
          <w:ilvl w:val="0"/>
          <w:numId w:val="118"/>
        </w:numPr>
      </w:pPr>
      <w:r>
        <w:t xml:space="preserve">Tenemos una ruta donde nos suelen comprar garrafones, </w:t>
      </w:r>
      <w:r w:rsidR="0071043B">
        <w:t xml:space="preserve">igualmente tenemos un número de teléfono y de </w:t>
      </w:r>
      <w:proofErr w:type="spellStart"/>
      <w:r w:rsidR="0071043B">
        <w:t>whatsapp</w:t>
      </w:r>
      <w:proofErr w:type="spellEnd"/>
      <w:r w:rsidR="0071043B">
        <w:t xml:space="preserve"> donde podemos recibir pedidos.</w:t>
      </w:r>
    </w:p>
    <w:p w14:paraId="2FC56179" w14:textId="76668808" w:rsidR="0036626C" w:rsidRDefault="0036626C" w:rsidP="0036626C">
      <w:r w:rsidRPr="006A7510">
        <w:t xml:space="preserve">2.- </w:t>
      </w:r>
    </w:p>
    <w:p w14:paraId="2B8C14BB" w14:textId="199C76D6" w:rsidR="00D506E3" w:rsidRDefault="00E0110A" w:rsidP="00D506E3">
      <w:pPr>
        <w:pStyle w:val="Prrafodelista"/>
        <w:numPr>
          <w:ilvl w:val="0"/>
          <w:numId w:val="125"/>
        </w:numPr>
      </w:pPr>
      <w:r>
        <w:t xml:space="preserve">Suele ser en persona, ya que la mayoría de </w:t>
      </w:r>
      <w:r w:rsidR="00C4786E">
        <w:t xml:space="preserve">los </w:t>
      </w:r>
      <w:r>
        <w:t>clientes son personas que hemos conocido desde hace años</w:t>
      </w:r>
      <w:r w:rsidR="00C4786E">
        <w:t>.</w:t>
      </w:r>
    </w:p>
    <w:p w14:paraId="2906E354" w14:textId="53CB9A40" w:rsidR="00D506E3" w:rsidRPr="006A7510" w:rsidRDefault="00BF78F0" w:rsidP="00D506E3">
      <w:pPr>
        <w:pStyle w:val="Prrafodelista"/>
        <w:numPr>
          <w:ilvl w:val="0"/>
          <w:numId w:val="125"/>
        </w:numPr>
      </w:pPr>
      <w:r>
        <w:t>Me suelen marcar a mi número de celular o con ciertos clientes muy frecuentes se esperan a que pase por afuera de su casa y me gritan.</w:t>
      </w:r>
    </w:p>
    <w:p w14:paraId="423922B1" w14:textId="44ABD1D1" w:rsidR="0036626C" w:rsidRDefault="0036626C" w:rsidP="0036626C">
      <w:r w:rsidRPr="006A7510">
        <w:t xml:space="preserve">3.- </w:t>
      </w:r>
    </w:p>
    <w:p w14:paraId="16747331" w14:textId="4887AD46" w:rsidR="00A70E2B" w:rsidRDefault="00A70E2B" w:rsidP="00A70E2B">
      <w:pPr>
        <w:pStyle w:val="Prrafodelista"/>
        <w:numPr>
          <w:ilvl w:val="0"/>
          <w:numId w:val="133"/>
        </w:numPr>
      </w:pPr>
      <w:r>
        <w:t>Pasa muy seguido</w:t>
      </w:r>
      <w:r w:rsidR="007D4F48">
        <w:t>, solo se siguen ofreciendo a más personas los que sobran, hay veces que por lo mismo terminamos más tarde</w:t>
      </w:r>
      <w:r w:rsidR="00C4786E">
        <w:t>.</w:t>
      </w:r>
    </w:p>
    <w:p w14:paraId="6AE398DD" w14:textId="05E3E43E" w:rsidR="00D506E3" w:rsidRPr="006A7510" w:rsidRDefault="001008D4" w:rsidP="00D506E3">
      <w:pPr>
        <w:pStyle w:val="Prrafodelista"/>
        <w:numPr>
          <w:ilvl w:val="0"/>
          <w:numId w:val="126"/>
        </w:numPr>
      </w:pPr>
      <w:r>
        <w:t>Sí, simplemente espero un momento, en caso de que no salga el cliente simplemente sigo con mi ruta.</w:t>
      </w:r>
    </w:p>
    <w:p w14:paraId="75A137BA" w14:textId="77777777" w:rsidR="007D4F48" w:rsidRDefault="007D4F48" w:rsidP="0036626C"/>
    <w:p w14:paraId="722D6831" w14:textId="77777777" w:rsidR="007D4F48" w:rsidRDefault="007D4F48" w:rsidP="0036626C"/>
    <w:p w14:paraId="24F4C1EF" w14:textId="5EC670C5" w:rsidR="0036626C" w:rsidRDefault="0036626C" w:rsidP="0036626C">
      <w:r w:rsidRPr="006A7510">
        <w:lastRenderedPageBreak/>
        <w:t xml:space="preserve">4.- </w:t>
      </w:r>
    </w:p>
    <w:p w14:paraId="37F2CF14" w14:textId="63DF0450" w:rsidR="007D4F48" w:rsidRDefault="007D4F48" w:rsidP="007D4F48">
      <w:pPr>
        <w:pStyle w:val="Prrafodelista"/>
        <w:numPr>
          <w:ilvl w:val="0"/>
          <w:numId w:val="126"/>
        </w:numPr>
      </w:pPr>
      <w:r>
        <w:t>Solemos gritar “El agua” o con</w:t>
      </w:r>
      <w:r w:rsidR="007A4292">
        <w:t xml:space="preserve"> una bocina tener un audio en bucle</w:t>
      </w:r>
      <w:r w:rsidR="00E57E2D">
        <w:t>.</w:t>
      </w:r>
    </w:p>
    <w:p w14:paraId="07378299" w14:textId="76226B45" w:rsidR="00D506E3" w:rsidRPr="006A7510" w:rsidRDefault="001008D4" w:rsidP="00D506E3">
      <w:pPr>
        <w:pStyle w:val="Prrafodelista"/>
        <w:numPr>
          <w:ilvl w:val="0"/>
          <w:numId w:val="127"/>
        </w:numPr>
      </w:pPr>
      <w:r>
        <w:t>No hay manera de avisar, simplemente cuando llego les toco el claxon para que salgan. He tenido el problema de que no saben cuándo ya llegué.</w:t>
      </w:r>
    </w:p>
    <w:p w14:paraId="5CC0BB4C" w14:textId="6A844EE9" w:rsidR="0036626C" w:rsidRDefault="0036626C" w:rsidP="0036626C">
      <w:r w:rsidRPr="006A7510">
        <w:t xml:space="preserve">5.- </w:t>
      </w:r>
    </w:p>
    <w:p w14:paraId="1B6E0367" w14:textId="2D279DD7" w:rsidR="00D506E3" w:rsidRPr="006A7510" w:rsidRDefault="00511CCD" w:rsidP="00CC1F79">
      <w:pPr>
        <w:pStyle w:val="Prrafodelista"/>
        <w:numPr>
          <w:ilvl w:val="0"/>
          <w:numId w:val="127"/>
        </w:numPr>
      </w:pPr>
      <w:r>
        <w:t xml:space="preserve">Si, muchos de los clientes suelen enojarse porque </w:t>
      </w:r>
      <w:r w:rsidR="00CC1F79">
        <w:t>piensan</w:t>
      </w:r>
      <w:r>
        <w:t xml:space="preserve"> que no se les da preferencia</w:t>
      </w:r>
      <w:r w:rsidR="00E57E2D">
        <w:t>.</w:t>
      </w:r>
    </w:p>
    <w:p w14:paraId="32499B70" w14:textId="73D4D3AB" w:rsidR="001349EC" w:rsidRDefault="0071043B" w:rsidP="00A70E2B">
      <w:pPr>
        <w:pStyle w:val="Prrafodelista"/>
        <w:numPr>
          <w:ilvl w:val="0"/>
          <w:numId w:val="128"/>
        </w:numPr>
      </w:pPr>
      <w:r>
        <w:t>Sí, es común que los clientes de repente dejen de comprar garrafones o que por tema de horarios cuando pasamos por su casa no hay nadie así que no compran.</w:t>
      </w:r>
    </w:p>
    <w:p w14:paraId="68DE4BC4" w14:textId="19982C38" w:rsidR="0036626C" w:rsidRDefault="0036626C" w:rsidP="0036626C">
      <w:r w:rsidRPr="006A7510">
        <w:t xml:space="preserve">6.- </w:t>
      </w:r>
    </w:p>
    <w:p w14:paraId="588F4CF3" w14:textId="7468DA1E" w:rsidR="00D506E3" w:rsidRDefault="00CC1F79" w:rsidP="00CC1F79">
      <w:pPr>
        <w:pStyle w:val="Prrafodelista"/>
        <w:numPr>
          <w:ilvl w:val="0"/>
          <w:numId w:val="134"/>
        </w:numPr>
      </w:pPr>
      <w:r>
        <w:t>Por lo general solo algunos clientes nos dejan su número para que les marquemos cuando estamos cerca, pero solo es a personas que frecuentamos mucho</w:t>
      </w:r>
      <w:r w:rsidR="00E57E2D">
        <w:t>.</w:t>
      </w:r>
    </w:p>
    <w:p w14:paraId="39FDD2D0" w14:textId="28ED91FB" w:rsidR="00FC07BC" w:rsidRDefault="00FC07BC" w:rsidP="001A0D7E">
      <w:pPr>
        <w:pStyle w:val="Prrafodelista"/>
        <w:numPr>
          <w:ilvl w:val="0"/>
          <w:numId w:val="129"/>
        </w:numPr>
      </w:pPr>
      <w:proofErr w:type="spellStart"/>
      <w:r>
        <w:t>Whatsapp</w:t>
      </w:r>
      <w:proofErr w:type="spellEnd"/>
      <w:r>
        <w:t xml:space="preserve"> y llamadas para pedidos, los garrafones que se venden lo registro en una bitácora en una agenda.</w:t>
      </w:r>
    </w:p>
    <w:p w14:paraId="04F87D13" w14:textId="77777777" w:rsidR="00D506E3" w:rsidRPr="006A7510" w:rsidRDefault="00D506E3" w:rsidP="00511CCD"/>
    <w:p w14:paraId="330D9364" w14:textId="5F0D75F7" w:rsidR="0036626C" w:rsidRDefault="0036626C" w:rsidP="0036626C">
      <w:r w:rsidRPr="006A7510">
        <w:t xml:space="preserve">7.- </w:t>
      </w:r>
    </w:p>
    <w:p w14:paraId="432488FD" w14:textId="1FCEEB1C" w:rsidR="00D506E3" w:rsidRDefault="00CC1F79" w:rsidP="00D506E3">
      <w:pPr>
        <w:pStyle w:val="Prrafodelista"/>
        <w:numPr>
          <w:ilvl w:val="0"/>
          <w:numId w:val="130"/>
        </w:numPr>
      </w:pPr>
      <w:r>
        <w:t xml:space="preserve">Si, me preocupa que no la pueda utilizar bien o acepte pedidos que yo no </w:t>
      </w:r>
      <w:r w:rsidR="00274EF8">
        <w:t>quería</w:t>
      </w:r>
    </w:p>
    <w:p w14:paraId="41D9D380" w14:textId="78511A05" w:rsidR="00D506E3" w:rsidRPr="006A7510" w:rsidRDefault="00FC07BC" w:rsidP="00D506E3">
      <w:pPr>
        <w:pStyle w:val="Prrafodelista"/>
        <w:numPr>
          <w:ilvl w:val="0"/>
          <w:numId w:val="130"/>
        </w:numPr>
      </w:pPr>
      <w:r>
        <w:t>Sí, pero me costaría un poco porque no utilizo mucho la tecnología.</w:t>
      </w:r>
    </w:p>
    <w:p w14:paraId="2ADC4077" w14:textId="7F0A8C11" w:rsidR="0036626C" w:rsidRDefault="0036626C" w:rsidP="0036626C">
      <w:r w:rsidRPr="006A7510">
        <w:t xml:space="preserve">8.- </w:t>
      </w:r>
    </w:p>
    <w:p w14:paraId="0FFCA68F" w14:textId="54D01680" w:rsidR="00274EF8" w:rsidRDefault="00274EF8" w:rsidP="00274EF8">
      <w:pPr>
        <w:pStyle w:val="Prrafodelista"/>
        <w:numPr>
          <w:ilvl w:val="0"/>
          <w:numId w:val="131"/>
        </w:numPr>
      </w:pPr>
      <w:r>
        <w:t>Siento que duplicaría el trabajo, pero solo sería cuestión de practica porque después se tendría un mejor control</w:t>
      </w:r>
    </w:p>
    <w:p w14:paraId="20847CCB" w14:textId="44BE07F8" w:rsidR="00D506E3" w:rsidRPr="006A7510" w:rsidRDefault="00FC07BC" w:rsidP="00D506E3">
      <w:pPr>
        <w:pStyle w:val="Prrafodelista"/>
        <w:numPr>
          <w:ilvl w:val="0"/>
          <w:numId w:val="131"/>
        </w:numPr>
      </w:pPr>
      <w:r>
        <w:t>Me gustaría porque podría tener un mejor control de mi inventario</w:t>
      </w:r>
      <w:r w:rsidR="00C4786E">
        <w:t>,</w:t>
      </w:r>
      <w:r>
        <w:t xml:space="preserve"> pero necesitaría que fuera fácil para entenderle.</w:t>
      </w:r>
    </w:p>
    <w:p w14:paraId="5EA1E69A" w14:textId="227B9FA5" w:rsidR="0036626C" w:rsidRDefault="0036626C" w:rsidP="0036626C">
      <w:r w:rsidRPr="006A7510">
        <w:t xml:space="preserve">9.- </w:t>
      </w:r>
    </w:p>
    <w:p w14:paraId="005033C9" w14:textId="45CDB824" w:rsidR="00D506E3" w:rsidRDefault="00274EF8" w:rsidP="00D506E3">
      <w:pPr>
        <w:pStyle w:val="Prrafodelista"/>
        <w:numPr>
          <w:ilvl w:val="0"/>
          <w:numId w:val="132"/>
        </w:numPr>
      </w:pPr>
      <w:r>
        <w:t>Lo único que no me llamo mucho la atención es la parte de registrar el inventario y que se necesita internet</w:t>
      </w:r>
    </w:p>
    <w:p w14:paraId="3814CDE2" w14:textId="780A6781" w:rsidR="00D506E3" w:rsidRPr="006A7510" w:rsidRDefault="00C4786E" w:rsidP="00D506E3">
      <w:pPr>
        <w:pStyle w:val="Prrafodelista"/>
        <w:numPr>
          <w:ilvl w:val="0"/>
          <w:numId w:val="132"/>
        </w:numPr>
      </w:pPr>
      <w:r>
        <w:t>Se me ocurre agregar una opción de rutas fijas para los días en los que salgo por la colonia a repartir en vez de solo estar en la base.</w:t>
      </w:r>
    </w:p>
    <w:p w14:paraId="041885D4" w14:textId="77777777" w:rsidR="0036626C" w:rsidRDefault="0036626C" w:rsidP="0036626C">
      <w:pPr>
        <w:jc w:val="center"/>
        <w:rPr>
          <w:b/>
          <w:bCs/>
        </w:rPr>
      </w:pPr>
    </w:p>
    <w:p w14:paraId="68717120" w14:textId="77777777" w:rsidR="0036626C" w:rsidRPr="006A7510" w:rsidRDefault="0036626C" w:rsidP="00DB0422"/>
    <w:p w14:paraId="65FAAB1C" w14:textId="77777777" w:rsidR="00B32ED1" w:rsidRDefault="00B32ED1" w:rsidP="00B32ED1">
      <w:pPr>
        <w:jc w:val="center"/>
        <w:rPr>
          <w:b/>
          <w:bCs/>
        </w:rPr>
      </w:pPr>
    </w:p>
    <w:p w14:paraId="3BFFFA8C" w14:textId="77777777" w:rsidR="00B32ED1" w:rsidRDefault="00B32ED1" w:rsidP="00B32ED1">
      <w:pPr>
        <w:jc w:val="center"/>
        <w:rPr>
          <w:b/>
          <w:bCs/>
        </w:rPr>
      </w:pPr>
    </w:p>
    <w:p w14:paraId="34686676" w14:textId="77777777" w:rsidR="00B32ED1" w:rsidRDefault="00B32ED1" w:rsidP="00B32ED1">
      <w:pPr>
        <w:jc w:val="center"/>
        <w:rPr>
          <w:b/>
          <w:bCs/>
        </w:rPr>
      </w:pPr>
    </w:p>
    <w:p w14:paraId="511CEAC5" w14:textId="77777777" w:rsidR="00B32ED1" w:rsidRDefault="00B32ED1" w:rsidP="002F2B30">
      <w:pPr>
        <w:rPr>
          <w:b/>
          <w:bCs/>
        </w:rPr>
      </w:pPr>
    </w:p>
    <w:p w14:paraId="5A8B5F27" w14:textId="242F9968" w:rsidR="007515D9" w:rsidRPr="007515D9" w:rsidRDefault="007515D9" w:rsidP="00B32ED1">
      <w:pPr>
        <w:jc w:val="center"/>
      </w:pPr>
      <w:r w:rsidRPr="007515D9">
        <w:rPr>
          <w:b/>
          <w:bCs/>
        </w:rPr>
        <w:lastRenderedPageBreak/>
        <w:t>AVISO DE PRIVACIDAD</w:t>
      </w:r>
    </w:p>
    <w:p w14:paraId="6B18F5AF" w14:textId="297787E5" w:rsidR="007515D9" w:rsidRPr="007515D9" w:rsidRDefault="007515D9" w:rsidP="009731B4">
      <w:pPr>
        <w:jc w:val="center"/>
      </w:pPr>
      <w:r w:rsidRPr="007515D9">
        <w:rPr>
          <w:i/>
          <w:iCs/>
        </w:rPr>
        <w:t>Boceto para prototipo académico — sujeto a revisión legal</w:t>
      </w:r>
    </w:p>
    <w:p w14:paraId="37962CFE" w14:textId="674107C2" w:rsidR="007515D9" w:rsidRPr="007515D9" w:rsidRDefault="007515D9" w:rsidP="007515D9">
      <w:pPr>
        <w:rPr>
          <w:b/>
          <w:bCs/>
        </w:rPr>
      </w:pPr>
      <w:r w:rsidRPr="007515D9">
        <w:rPr>
          <w:b/>
          <w:bCs/>
        </w:rPr>
        <w:t>1. Identidad y domicilio del responsable</w:t>
      </w:r>
    </w:p>
    <w:p w14:paraId="5F0D621B" w14:textId="6955CDF4" w:rsidR="007515D9" w:rsidRPr="007515D9" w:rsidRDefault="007515D9" w:rsidP="007515D9">
      <w:r w:rsidRPr="007515D9">
        <w:t xml:space="preserve">El responsable del tratamiento de sus datos personales es el equipo desarrollador del proyecto </w:t>
      </w:r>
      <w:r w:rsidRPr="004C5D4C">
        <w:t>H2ToGo</w:t>
      </w:r>
      <w:r w:rsidRPr="007515D9">
        <w:t xml:space="preserve">, prototipo académico desarrollado en el Instituto Politécnico Nacional (IPN), </w:t>
      </w:r>
      <w:r w:rsidR="006905C8">
        <w:t>Escuela Superior de Cómputo (ESCOM)</w:t>
      </w:r>
      <w:r w:rsidRPr="007515D9">
        <w:t xml:space="preserve">. Para cualquier asunto relacionado con este Aviso, puede contactarnos a través del correo electrónico </w:t>
      </w:r>
      <w:hyperlink r:id="rId80" w:history="1">
        <w:r w:rsidR="001905BC" w:rsidRPr="009D1730">
          <w:rPr>
            <w:rStyle w:val="Hipervnculo"/>
          </w:rPr>
          <w:t>gmarquezr1900@alumno.ipn.mx</w:t>
        </w:r>
      </w:hyperlink>
      <w:r w:rsidR="001905BC">
        <w:t xml:space="preserve"> o </w:t>
      </w:r>
      <w:hyperlink r:id="rId81" w:history="1">
        <w:r w:rsidR="001905BC" w:rsidRPr="009D1730">
          <w:rPr>
            <w:rStyle w:val="Hipervnculo"/>
          </w:rPr>
          <w:t>btrejoh1900@alumno.ipn.mx</w:t>
        </w:r>
      </w:hyperlink>
      <w:r w:rsidR="001905BC">
        <w:t xml:space="preserve">. </w:t>
      </w:r>
    </w:p>
    <w:p w14:paraId="1F799E12" w14:textId="77777777" w:rsidR="007515D9" w:rsidRPr="007515D9" w:rsidRDefault="007515D9" w:rsidP="007515D9">
      <w:pPr>
        <w:rPr>
          <w:b/>
          <w:bCs/>
        </w:rPr>
      </w:pPr>
      <w:r w:rsidRPr="007515D9">
        <w:rPr>
          <w:b/>
          <w:bCs/>
        </w:rPr>
        <w:t>2. Datos personales que recabamos</w:t>
      </w:r>
    </w:p>
    <w:p w14:paraId="17B1E079" w14:textId="77777777" w:rsidR="007515D9" w:rsidRPr="007515D9" w:rsidRDefault="007515D9" w:rsidP="007515D9">
      <w:r w:rsidRPr="007515D9">
        <w:t>H2ToGo recaba los siguientes datos personales para la prestación del servicio de gestión y entrega de agua potable:</w:t>
      </w:r>
    </w:p>
    <w:p w14:paraId="1DFD43D2" w14:textId="77777777" w:rsidR="007515D9" w:rsidRPr="007515D9" w:rsidRDefault="007515D9" w:rsidP="005D18BC">
      <w:pPr>
        <w:numPr>
          <w:ilvl w:val="0"/>
          <w:numId w:val="119"/>
        </w:numPr>
      </w:pPr>
      <w:r w:rsidRPr="007515D9">
        <w:t>Nombre completo, correo electrónico y número de teléfono (registro y contacto).</w:t>
      </w:r>
    </w:p>
    <w:p w14:paraId="181F9C2B" w14:textId="77777777" w:rsidR="007515D9" w:rsidRPr="007515D9" w:rsidRDefault="007515D9" w:rsidP="005D18BC">
      <w:pPr>
        <w:numPr>
          <w:ilvl w:val="0"/>
          <w:numId w:val="119"/>
        </w:numPr>
      </w:pPr>
      <w:r w:rsidRPr="007515D9">
        <w:t>Domicilio de entrega e indicaciones adicionales (coordenadas GPS del punto de entrega).</w:t>
      </w:r>
    </w:p>
    <w:p w14:paraId="0FB6DF09" w14:textId="4FB17425" w:rsidR="007515D9" w:rsidRPr="007515D9" w:rsidRDefault="007515D9" w:rsidP="005D18BC">
      <w:pPr>
        <w:numPr>
          <w:ilvl w:val="0"/>
          <w:numId w:val="119"/>
        </w:numPr>
      </w:pPr>
      <w:r w:rsidRPr="007515D9">
        <w:t>Ubicación geográfica del repartidor durante el estado activo de una entrega.</w:t>
      </w:r>
    </w:p>
    <w:p w14:paraId="759725B2" w14:textId="77777777" w:rsidR="007515D9" w:rsidRPr="007515D9" w:rsidRDefault="007515D9" w:rsidP="005D18BC">
      <w:pPr>
        <w:numPr>
          <w:ilvl w:val="0"/>
          <w:numId w:val="119"/>
        </w:numPr>
      </w:pPr>
      <w:r w:rsidRPr="007515D9">
        <w:t>Historial de pedidos, cantidades y precios acordados.</w:t>
      </w:r>
    </w:p>
    <w:p w14:paraId="61281EE0" w14:textId="56ACD157" w:rsidR="007515D9" w:rsidRPr="007515D9" w:rsidRDefault="007515D9" w:rsidP="005D18BC">
      <w:pPr>
        <w:numPr>
          <w:ilvl w:val="0"/>
          <w:numId w:val="119"/>
        </w:numPr>
      </w:pPr>
      <w:r w:rsidRPr="007515D9">
        <w:t>Contraseña, almacenada exclusivamente en formato de hash cifrad</w:t>
      </w:r>
      <w:r w:rsidR="001905BC">
        <w:t>o</w:t>
      </w:r>
      <w:r w:rsidRPr="007515D9">
        <w:t>; nunca en texto plano.</w:t>
      </w:r>
    </w:p>
    <w:p w14:paraId="2BBAEBA4" w14:textId="7E98BED3" w:rsidR="007515D9" w:rsidRPr="007515D9" w:rsidRDefault="007515D9" w:rsidP="007515D9">
      <w:r w:rsidRPr="007515D9">
        <w:rPr>
          <w:b/>
          <w:bCs/>
        </w:rPr>
        <w:t xml:space="preserve">Dato sensible: </w:t>
      </w:r>
      <w:r w:rsidRPr="007515D9">
        <w:t>La ubicación GPS del repartidor constituye un dato de geolocalización continua. Su tratamiento requiere de su consentimiento expreso, el cual se solicita de forma separada al momento de otorgar el permiso de ubicación en su dispositivo.</w:t>
      </w:r>
    </w:p>
    <w:p w14:paraId="3CEEB09F" w14:textId="77777777" w:rsidR="007515D9" w:rsidRPr="007515D9" w:rsidRDefault="007515D9" w:rsidP="007515D9">
      <w:pPr>
        <w:rPr>
          <w:b/>
          <w:bCs/>
        </w:rPr>
      </w:pPr>
      <w:r w:rsidRPr="007515D9">
        <w:rPr>
          <w:b/>
          <w:bCs/>
        </w:rPr>
        <w:t>3. Finalidades del tratamiento</w:t>
      </w:r>
    </w:p>
    <w:p w14:paraId="2BFA8686" w14:textId="77777777" w:rsidR="007515D9" w:rsidRPr="007515D9" w:rsidRDefault="007515D9" w:rsidP="007515D9">
      <w:r w:rsidRPr="007515D9">
        <w:t>Sus datos se utilizan exclusivamente para las siguientes finalidades:</w:t>
      </w:r>
    </w:p>
    <w:p w14:paraId="45079673" w14:textId="77777777" w:rsidR="007515D9" w:rsidRPr="007515D9" w:rsidRDefault="007515D9" w:rsidP="005D18BC">
      <w:pPr>
        <w:numPr>
          <w:ilvl w:val="0"/>
          <w:numId w:val="119"/>
        </w:numPr>
      </w:pPr>
      <w:r w:rsidRPr="007515D9">
        <w:t>Crear y gestionar su cuenta de usuario dentro de la aplicación.</w:t>
      </w:r>
    </w:p>
    <w:p w14:paraId="4F239677" w14:textId="77777777" w:rsidR="007515D9" w:rsidRPr="007515D9" w:rsidRDefault="007515D9" w:rsidP="005D18BC">
      <w:pPr>
        <w:numPr>
          <w:ilvl w:val="0"/>
          <w:numId w:val="119"/>
        </w:numPr>
      </w:pPr>
      <w:r w:rsidRPr="007515D9">
        <w:t>Procesar, asignar y rastrear pedidos de garrafones de agua a domicilio.</w:t>
      </w:r>
    </w:p>
    <w:p w14:paraId="23502128" w14:textId="77777777" w:rsidR="007515D9" w:rsidRPr="007515D9" w:rsidRDefault="007515D9" w:rsidP="005D18BC">
      <w:pPr>
        <w:numPr>
          <w:ilvl w:val="0"/>
          <w:numId w:val="119"/>
        </w:numPr>
      </w:pPr>
      <w:r w:rsidRPr="007515D9">
        <w:t>Notificarle sobre el estado de su pedido y la proximidad del repartidor.</w:t>
      </w:r>
    </w:p>
    <w:p w14:paraId="5414D1C6" w14:textId="72BB4E38" w:rsidR="007515D9" w:rsidRPr="007515D9" w:rsidRDefault="007515D9" w:rsidP="005D18BC">
      <w:pPr>
        <w:numPr>
          <w:ilvl w:val="0"/>
          <w:numId w:val="119"/>
        </w:numPr>
      </w:pPr>
      <w:r w:rsidRPr="007515D9">
        <w:t>Calcular la ruta de entrega para el repartidor.</w:t>
      </w:r>
    </w:p>
    <w:p w14:paraId="3DC07564" w14:textId="77777777" w:rsidR="007515D9" w:rsidRPr="007515D9" w:rsidRDefault="007515D9" w:rsidP="005D18BC">
      <w:pPr>
        <w:numPr>
          <w:ilvl w:val="0"/>
          <w:numId w:val="119"/>
        </w:numPr>
      </w:pPr>
      <w:r w:rsidRPr="007515D9">
        <w:t>Mantener un historial de pedidos para consulta del propio usuario.</w:t>
      </w:r>
    </w:p>
    <w:p w14:paraId="744594B8" w14:textId="17ABCC66" w:rsidR="007515D9" w:rsidRPr="007515D9" w:rsidRDefault="007515D9" w:rsidP="005D18BC">
      <w:pPr>
        <w:numPr>
          <w:ilvl w:val="0"/>
          <w:numId w:val="119"/>
        </w:numPr>
      </w:pPr>
      <w:r w:rsidRPr="007515D9">
        <w:t>Prevenir fraudes mediante verificación OTP y penalización por ausencias reiteradas.</w:t>
      </w:r>
    </w:p>
    <w:p w14:paraId="2C67588C" w14:textId="77777777" w:rsidR="007515D9" w:rsidRPr="007515D9" w:rsidRDefault="007515D9" w:rsidP="007515D9">
      <w:pPr>
        <w:rPr>
          <w:b/>
          <w:bCs/>
        </w:rPr>
      </w:pPr>
      <w:r w:rsidRPr="007515D9">
        <w:rPr>
          <w:b/>
          <w:bCs/>
        </w:rPr>
        <w:t>4. Transferencias de datos</w:t>
      </w:r>
    </w:p>
    <w:p w14:paraId="13BCB686" w14:textId="77777777" w:rsidR="007515D9" w:rsidRPr="007515D9" w:rsidRDefault="007515D9" w:rsidP="007515D9">
      <w:r w:rsidRPr="007515D9">
        <w:t xml:space="preserve">H2ToGo </w:t>
      </w:r>
      <w:r w:rsidRPr="001905BC">
        <w:t>no vende, cede ni comercializa</w:t>
      </w:r>
      <w:r w:rsidRPr="007515D9">
        <w:t xml:space="preserve"> sus datos personales a terceros con fines de mercadotecnia. Los únicos casos de transferencia son:</w:t>
      </w:r>
    </w:p>
    <w:p w14:paraId="49B2E6FB" w14:textId="77777777" w:rsidR="007515D9" w:rsidRPr="007515D9" w:rsidRDefault="007515D9" w:rsidP="005D18BC">
      <w:pPr>
        <w:numPr>
          <w:ilvl w:val="0"/>
          <w:numId w:val="119"/>
        </w:numPr>
      </w:pPr>
      <w:r w:rsidRPr="007515D9">
        <w:lastRenderedPageBreak/>
        <w:t>Infraestructura en la nube: los datos se alojan en servidores de Microsoft Azure, quien actúa como encargado del tratamiento bajo acuerdo de confidencialidad. Azure no utiliza sus datos para fines propios.</w:t>
      </w:r>
    </w:p>
    <w:p w14:paraId="04155715" w14:textId="581ED8CA" w:rsidR="007515D9" w:rsidRPr="007515D9" w:rsidRDefault="007515D9" w:rsidP="005D18BC">
      <w:pPr>
        <w:numPr>
          <w:ilvl w:val="0"/>
          <w:numId w:val="119"/>
        </w:numPr>
      </w:pPr>
      <w:r w:rsidRPr="007515D9">
        <w:t>Entre actores del servicio: la ubicación GPS del repartidor es visible para el cliente cuyo pedido está activo, y el domicilio del cliente es visible para el repartidor asignado. Esta transferencia es estrictamente necesaria para la operación del servicio.</w:t>
      </w:r>
    </w:p>
    <w:p w14:paraId="41BA6C9D" w14:textId="77777777" w:rsidR="007515D9" w:rsidRPr="007515D9" w:rsidRDefault="007515D9" w:rsidP="007515D9">
      <w:pPr>
        <w:rPr>
          <w:b/>
          <w:bCs/>
        </w:rPr>
      </w:pPr>
      <w:r w:rsidRPr="007515D9">
        <w:rPr>
          <w:b/>
          <w:bCs/>
        </w:rPr>
        <w:t>5. Derechos ARCO</w:t>
      </w:r>
    </w:p>
    <w:p w14:paraId="27E58E6A" w14:textId="77777777" w:rsidR="007515D9" w:rsidRPr="007515D9" w:rsidRDefault="007515D9" w:rsidP="007515D9">
      <w:r w:rsidRPr="007515D9">
        <w:t>Usted tiene derecho a Acceder, Rectificar, Cancelar u Oponerse al tratamiento de sus datos personales (derechos ARCO), conforme a los Arts. 22–25 de la LFPDPPP. Para ejercerlos:</w:t>
      </w:r>
    </w:p>
    <w:p w14:paraId="2C954802" w14:textId="738C578C" w:rsidR="007515D9" w:rsidRPr="007515D9" w:rsidRDefault="007515D9" w:rsidP="005D18BC">
      <w:pPr>
        <w:numPr>
          <w:ilvl w:val="0"/>
          <w:numId w:val="119"/>
        </w:numPr>
      </w:pPr>
      <w:r w:rsidRPr="007515D9">
        <w:t xml:space="preserve">Envíe una solicitud al correo de contacto </w:t>
      </w:r>
      <w:r w:rsidR="00993766">
        <w:t>(</w:t>
      </w:r>
      <w:r w:rsidR="00993766" w:rsidRPr="00993766">
        <w:t>gmarquezr1900@alumno.ipn.mx o btrejoh1900@alumno.ipn.mx</w:t>
      </w:r>
      <w:r w:rsidR="00993766">
        <w:t>)</w:t>
      </w:r>
    </w:p>
    <w:p w14:paraId="75F843D9" w14:textId="77777777" w:rsidR="007515D9" w:rsidRPr="007515D9" w:rsidRDefault="007515D9" w:rsidP="005D18BC">
      <w:pPr>
        <w:numPr>
          <w:ilvl w:val="0"/>
          <w:numId w:val="119"/>
        </w:numPr>
      </w:pPr>
      <w:r w:rsidRPr="007515D9">
        <w:t>Indique el derecho que desea ejercer y los datos a los que se refiere.</w:t>
      </w:r>
    </w:p>
    <w:p w14:paraId="21A5236F" w14:textId="302E8C4A" w:rsidR="007515D9" w:rsidRPr="007515D9" w:rsidRDefault="007515D9" w:rsidP="005D18BC">
      <w:pPr>
        <w:numPr>
          <w:ilvl w:val="0"/>
          <w:numId w:val="119"/>
        </w:numPr>
      </w:pPr>
      <w:r w:rsidRPr="007515D9">
        <w:t>Recibirá una respuesta en un plazo máximo de 20 días hábiles.</w:t>
      </w:r>
    </w:p>
    <w:p w14:paraId="44B6E633" w14:textId="7AF2900E" w:rsidR="007515D9" w:rsidRPr="007515D9" w:rsidRDefault="007515D9" w:rsidP="007515D9">
      <w:r w:rsidRPr="007515D9">
        <w:t>Nota: el historial de pedidos se conserva de forma inmutable por integridad operativa y no puede ser eliminado individualmente. Esta limitación se informa expresamente al momento de la aceptación de este aviso.</w:t>
      </w:r>
    </w:p>
    <w:p w14:paraId="37AA1DD3" w14:textId="77777777" w:rsidR="007515D9" w:rsidRPr="007515D9" w:rsidRDefault="007515D9" w:rsidP="007515D9">
      <w:pPr>
        <w:rPr>
          <w:b/>
          <w:bCs/>
        </w:rPr>
      </w:pPr>
      <w:r w:rsidRPr="007515D9">
        <w:rPr>
          <w:b/>
          <w:bCs/>
        </w:rPr>
        <w:t>6. Revocación del consentimiento</w:t>
      </w:r>
    </w:p>
    <w:p w14:paraId="03B20935" w14:textId="6543C19B" w:rsidR="007515D9" w:rsidRPr="007515D9" w:rsidRDefault="007515D9" w:rsidP="007515D9">
      <w:r w:rsidRPr="007515D9">
        <w:t>Usted puede revocar su consentimiento para el tratamiento de sus datos en cualquier momento, salvo en los casos en que el tratamiento sea necesario para el cumplimiento de una obligación legal. La revocación implica la desactivación de su cuenta y la imposibilidad de utilizar el servicio. Para solicitarla, utilice el mismo canal indicado en la sección de Derechos ARCO.</w:t>
      </w:r>
    </w:p>
    <w:p w14:paraId="6017E8AE" w14:textId="77777777" w:rsidR="007515D9" w:rsidRPr="007515D9" w:rsidRDefault="007515D9" w:rsidP="007515D9">
      <w:pPr>
        <w:rPr>
          <w:b/>
          <w:bCs/>
        </w:rPr>
      </w:pPr>
      <w:r w:rsidRPr="007515D9">
        <w:rPr>
          <w:b/>
          <w:bCs/>
        </w:rPr>
        <w:t>7. Medidas de seguridad</w:t>
      </w:r>
    </w:p>
    <w:p w14:paraId="10463E6B" w14:textId="77777777" w:rsidR="007515D9" w:rsidRPr="007515D9" w:rsidRDefault="007515D9" w:rsidP="007515D9">
      <w:r w:rsidRPr="007515D9">
        <w:t>H2ToGo implementa las siguientes medidas técnicas para proteger sus datos:</w:t>
      </w:r>
    </w:p>
    <w:p w14:paraId="71D5553A" w14:textId="77777777" w:rsidR="007515D9" w:rsidRPr="007515D9" w:rsidRDefault="007515D9" w:rsidP="005D18BC">
      <w:pPr>
        <w:numPr>
          <w:ilvl w:val="0"/>
          <w:numId w:val="119"/>
        </w:numPr>
      </w:pPr>
      <w:r w:rsidRPr="007515D9">
        <w:t xml:space="preserve">Cifrado </w:t>
      </w:r>
      <w:proofErr w:type="spellStart"/>
      <w:r w:rsidRPr="007515D9">
        <w:t>bcrypt</w:t>
      </w:r>
      <w:proofErr w:type="spellEnd"/>
      <w:r w:rsidRPr="007515D9">
        <w:t xml:space="preserve"> de contraseñas; nunca se almacenan en texto plano.</w:t>
      </w:r>
    </w:p>
    <w:p w14:paraId="2033816B" w14:textId="77777777" w:rsidR="007515D9" w:rsidRPr="007515D9" w:rsidRDefault="007515D9" w:rsidP="005D18BC">
      <w:pPr>
        <w:numPr>
          <w:ilvl w:val="0"/>
          <w:numId w:val="119"/>
        </w:numPr>
      </w:pPr>
      <w:r w:rsidRPr="007515D9">
        <w:t>Transmisión de datos bajo protocolo HTTPS/TLS.</w:t>
      </w:r>
    </w:p>
    <w:p w14:paraId="72F89659" w14:textId="77777777" w:rsidR="007515D9" w:rsidRPr="007515D9" w:rsidRDefault="007515D9" w:rsidP="005D18BC">
      <w:pPr>
        <w:numPr>
          <w:ilvl w:val="0"/>
          <w:numId w:val="119"/>
        </w:numPr>
      </w:pPr>
      <w:r w:rsidRPr="007515D9">
        <w:t>Control de acceso por roles: cada usuario solo puede ver los datos que le corresponden.</w:t>
      </w:r>
    </w:p>
    <w:p w14:paraId="45ACC22D" w14:textId="77777777" w:rsidR="007515D9" w:rsidRPr="007515D9" w:rsidRDefault="007515D9" w:rsidP="005D18BC">
      <w:pPr>
        <w:numPr>
          <w:ilvl w:val="0"/>
          <w:numId w:val="119"/>
        </w:numPr>
      </w:pPr>
      <w:r w:rsidRPr="007515D9">
        <w:t>Sesión única activa por cuenta para prevenir suplantaciones.</w:t>
      </w:r>
    </w:p>
    <w:p w14:paraId="5949F9F8" w14:textId="102B8BFC" w:rsidR="007515D9" w:rsidRPr="007515D9" w:rsidRDefault="007515D9" w:rsidP="005D18BC">
      <w:pPr>
        <w:numPr>
          <w:ilvl w:val="0"/>
          <w:numId w:val="119"/>
        </w:numPr>
      </w:pPr>
      <w:r w:rsidRPr="007515D9">
        <w:t>Registro inmutable de cambios de estado con marca de tiempo.</w:t>
      </w:r>
    </w:p>
    <w:p w14:paraId="06077C62" w14:textId="77777777" w:rsidR="007515D9" w:rsidRPr="007515D9" w:rsidRDefault="007515D9" w:rsidP="007515D9">
      <w:pPr>
        <w:rPr>
          <w:b/>
          <w:bCs/>
        </w:rPr>
      </w:pPr>
      <w:r w:rsidRPr="007515D9">
        <w:rPr>
          <w:b/>
          <w:bCs/>
        </w:rPr>
        <w:t>8. Cambios a este Aviso de Privacidad</w:t>
      </w:r>
    </w:p>
    <w:p w14:paraId="44637024" w14:textId="35F6006F" w:rsidR="00700AC4" w:rsidRPr="00A5306C" w:rsidRDefault="007515D9" w:rsidP="00A8579E">
      <w:r w:rsidRPr="007515D9">
        <w:t>Cualquier modificación a este aviso será notificada a través de la aplicación. El uso continuado del servicio tras la notificación implica la aceptación de los cambios.</w:t>
      </w:r>
    </w:p>
    <w:sectPr w:rsidR="00700AC4" w:rsidRPr="00A5306C" w:rsidSect="00935D4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61D4F" w14:textId="77777777" w:rsidR="00B95693" w:rsidRDefault="00B95693" w:rsidP="00304AAB">
      <w:pPr>
        <w:spacing w:after="0" w:line="240" w:lineRule="auto"/>
      </w:pPr>
      <w:r>
        <w:separator/>
      </w:r>
    </w:p>
  </w:endnote>
  <w:endnote w:type="continuationSeparator" w:id="0">
    <w:p w14:paraId="52CB87AF" w14:textId="77777777" w:rsidR="00B95693" w:rsidRDefault="00B95693" w:rsidP="00304A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D7690" w14:textId="7C77AAE2" w:rsidR="00B45CC7" w:rsidRDefault="00B45CC7">
    <w:pPr>
      <w:pStyle w:val="Piedepgina"/>
      <w:jc w:val="center"/>
    </w:pPr>
    <w:r>
      <w:tab/>
    </w:r>
  </w:p>
  <w:p w14:paraId="42337CDC" w14:textId="77777777" w:rsidR="007D19E4" w:rsidRDefault="007D19E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5249829"/>
      <w:docPartObj>
        <w:docPartGallery w:val="Page Numbers (Bottom of Page)"/>
        <w:docPartUnique/>
      </w:docPartObj>
    </w:sdtPr>
    <w:sdtEndPr/>
    <w:sdtContent>
      <w:p w14:paraId="066479AB" w14:textId="745F07C0" w:rsidR="009374A1" w:rsidRDefault="009374A1">
        <w:pPr>
          <w:pStyle w:val="Piedepgina"/>
          <w:jc w:val="center"/>
        </w:pPr>
        <w:r>
          <w:fldChar w:fldCharType="begin"/>
        </w:r>
        <w:r>
          <w:instrText>PAGE   \* MERGEFORMAT</w:instrText>
        </w:r>
        <w:r>
          <w:fldChar w:fldCharType="separate"/>
        </w:r>
        <w:r>
          <w:t>2</w:t>
        </w:r>
        <w:r>
          <w:fldChar w:fldCharType="end"/>
        </w:r>
      </w:p>
    </w:sdtContent>
  </w:sdt>
  <w:p w14:paraId="045CF868" w14:textId="77777777" w:rsidR="00B36927" w:rsidRDefault="00B3692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FA88C" w14:textId="77777777" w:rsidR="00B95693" w:rsidRDefault="00B95693" w:rsidP="00304AAB">
      <w:pPr>
        <w:spacing w:after="0" w:line="240" w:lineRule="auto"/>
      </w:pPr>
      <w:r>
        <w:separator/>
      </w:r>
    </w:p>
  </w:footnote>
  <w:footnote w:type="continuationSeparator" w:id="0">
    <w:p w14:paraId="3E59919F" w14:textId="77777777" w:rsidR="00B95693" w:rsidRDefault="00B95693" w:rsidP="00304A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0FC"/>
    <w:multiLevelType w:val="multilevel"/>
    <w:tmpl w:val="DC36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01156"/>
    <w:multiLevelType w:val="hybridMultilevel"/>
    <w:tmpl w:val="B808A10A"/>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1E67961"/>
    <w:multiLevelType w:val="hybridMultilevel"/>
    <w:tmpl w:val="694AAC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25D501B"/>
    <w:multiLevelType w:val="hybridMultilevel"/>
    <w:tmpl w:val="107CE8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2B7554A"/>
    <w:multiLevelType w:val="hybridMultilevel"/>
    <w:tmpl w:val="9044E7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34B711A"/>
    <w:multiLevelType w:val="hybridMultilevel"/>
    <w:tmpl w:val="354638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3FF05FD"/>
    <w:multiLevelType w:val="hybridMultilevel"/>
    <w:tmpl w:val="694AAC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63D02CA"/>
    <w:multiLevelType w:val="hybridMultilevel"/>
    <w:tmpl w:val="67047124"/>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06AC3729"/>
    <w:multiLevelType w:val="hybridMultilevel"/>
    <w:tmpl w:val="C4B877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073360D6"/>
    <w:multiLevelType w:val="hybridMultilevel"/>
    <w:tmpl w:val="694AAC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7462FE0"/>
    <w:multiLevelType w:val="hybridMultilevel"/>
    <w:tmpl w:val="694AAC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7C5324D"/>
    <w:multiLevelType w:val="hybridMultilevel"/>
    <w:tmpl w:val="C20019AA"/>
    <w:lvl w:ilvl="0" w:tplc="F18E7A96">
      <w:start w:val="1"/>
      <w:numFmt w:val="bullet"/>
      <w:lvlText w:val="●"/>
      <w:lvlJc w:val="left"/>
      <w:pPr>
        <w:ind w:left="720" w:hanging="360"/>
      </w:pPr>
    </w:lvl>
    <w:lvl w:ilvl="1" w:tplc="40127922">
      <w:numFmt w:val="decimal"/>
      <w:lvlText w:val=""/>
      <w:lvlJc w:val="left"/>
    </w:lvl>
    <w:lvl w:ilvl="2" w:tplc="78C46F30">
      <w:numFmt w:val="decimal"/>
      <w:lvlText w:val=""/>
      <w:lvlJc w:val="left"/>
    </w:lvl>
    <w:lvl w:ilvl="3" w:tplc="DC30D310">
      <w:numFmt w:val="decimal"/>
      <w:lvlText w:val=""/>
      <w:lvlJc w:val="left"/>
    </w:lvl>
    <w:lvl w:ilvl="4" w:tplc="99C6CC5C">
      <w:numFmt w:val="decimal"/>
      <w:lvlText w:val=""/>
      <w:lvlJc w:val="left"/>
    </w:lvl>
    <w:lvl w:ilvl="5" w:tplc="6E2C153C">
      <w:numFmt w:val="decimal"/>
      <w:lvlText w:val=""/>
      <w:lvlJc w:val="left"/>
    </w:lvl>
    <w:lvl w:ilvl="6" w:tplc="E6C256E6">
      <w:numFmt w:val="decimal"/>
      <w:lvlText w:val=""/>
      <w:lvlJc w:val="left"/>
    </w:lvl>
    <w:lvl w:ilvl="7" w:tplc="19C26F16">
      <w:numFmt w:val="decimal"/>
      <w:lvlText w:val=""/>
      <w:lvlJc w:val="left"/>
    </w:lvl>
    <w:lvl w:ilvl="8" w:tplc="2B1055A4">
      <w:numFmt w:val="decimal"/>
      <w:lvlText w:val=""/>
      <w:lvlJc w:val="left"/>
    </w:lvl>
  </w:abstractNum>
  <w:abstractNum w:abstractNumId="12" w15:restartNumberingAfterBreak="0">
    <w:nsid w:val="09995EAB"/>
    <w:multiLevelType w:val="hybridMultilevel"/>
    <w:tmpl w:val="00B8CA6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0A353A55"/>
    <w:multiLevelType w:val="hybridMultilevel"/>
    <w:tmpl w:val="37C4E8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0ADA784E"/>
    <w:multiLevelType w:val="hybridMultilevel"/>
    <w:tmpl w:val="354638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BD234AC"/>
    <w:multiLevelType w:val="hybridMultilevel"/>
    <w:tmpl w:val="6E8EBF8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0CE96FB9"/>
    <w:multiLevelType w:val="hybridMultilevel"/>
    <w:tmpl w:val="92648BF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0D18761F"/>
    <w:multiLevelType w:val="hybridMultilevel"/>
    <w:tmpl w:val="354638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E0A5502"/>
    <w:multiLevelType w:val="hybridMultilevel"/>
    <w:tmpl w:val="F41C6B6C"/>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102D3D4C"/>
    <w:multiLevelType w:val="hybridMultilevel"/>
    <w:tmpl w:val="A1E093EA"/>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10D56CC6"/>
    <w:multiLevelType w:val="hybridMultilevel"/>
    <w:tmpl w:val="7C809E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1158237E"/>
    <w:multiLevelType w:val="hybridMultilevel"/>
    <w:tmpl w:val="107CE8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16A343D"/>
    <w:multiLevelType w:val="hybridMultilevel"/>
    <w:tmpl w:val="107CE8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1EC3938"/>
    <w:multiLevelType w:val="hybridMultilevel"/>
    <w:tmpl w:val="D5DA9E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123B02A8"/>
    <w:multiLevelType w:val="hybridMultilevel"/>
    <w:tmpl w:val="39FE1E3A"/>
    <w:lvl w:ilvl="0" w:tplc="17AC69BE">
      <w:start w:val="1"/>
      <w:numFmt w:val="bullet"/>
      <w:lvlText w:val="●"/>
      <w:lvlJc w:val="left"/>
      <w:pPr>
        <w:ind w:left="720" w:hanging="360"/>
      </w:pPr>
    </w:lvl>
    <w:lvl w:ilvl="1" w:tplc="0CBE4E54">
      <w:numFmt w:val="decimal"/>
      <w:lvlText w:val=""/>
      <w:lvlJc w:val="left"/>
    </w:lvl>
    <w:lvl w:ilvl="2" w:tplc="7DC0B57A">
      <w:numFmt w:val="decimal"/>
      <w:lvlText w:val=""/>
      <w:lvlJc w:val="left"/>
    </w:lvl>
    <w:lvl w:ilvl="3" w:tplc="9A9CFEE6">
      <w:numFmt w:val="decimal"/>
      <w:lvlText w:val=""/>
      <w:lvlJc w:val="left"/>
    </w:lvl>
    <w:lvl w:ilvl="4" w:tplc="4162C13C">
      <w:numFmt w:val="decimal"/>
      <w:lvlText w:val=""/>
      <w:lvlJc w:val="left"/>
    </w:lvl>
    <w:lvl w:ilvl="5" w:tplc="96466622">
      <w:numFmt w:val="decimal"/>
      <w:lvlText w:val=""/>
      <w:lvlJc w:val="left"/>
    </w:lvl>
    <w:lvl w:ilvl="6" w:tplc="9362BFD2">
      <w:numFmt w:val="decimal"/>
      <w:lvlText w:val=""/>
      <w:lvlJc w:val="left"/>
    </w:lvl>
    <w:lvl w:ilvl="7" w:tplc="7EB8BDEC">
      <w:numFmt w:val="decimal"/>
      <w:lvlText w:val=""/>
      <w:lvlJc w:val="left"/>
    </w:lvl>
    <w:lvl w:ilvl="8" w:tplc="B7C6B81E">
      <w:numFmt w:val="decimal"/>
      <w:lvlText w:val=""/>
      <w:lvlJc w:val="left"/>
    </w:lvl>
  </w:abstractNum>
  <w:abstractNum w:abstractNumId="25" w15:restartNumberingAfterBreak="0">
    <w:nsid w:val="163C42F8"/>
    <w:multiLevelType w:val="hybridMultilevel"/>
    <w:tmpl w:val="B91C0A6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168511EC"/>
    <w:multiLevelType w:val="hybridMultilevel"/>
    <w:tmpl w:val="694AAC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68A7000"/>
    <w:multiLevelType w:val="hybridMultilevel"/>
    <w:tmpl w:val="107CE8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70964F9"/>
    <w:multiLevelType w:val="hybridMultilevel"/>
    <w:tmpl w:val="694AAC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17641E43"/>
    <w:multiLevelType w:val="hybridMultilevel"/>
    <w:tmpl w:val="3F74B420"/>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17B24B6E"/>
    <w:multiLevelType w:val="hybridMultilevel"/>
    <w:tmpl w:val="E514EEEC"/>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193F4282"/>
    <w:multiLevelType w:val="hybridMultilevel"/>
    <w:tmpl w:val="8ECC92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1C1D4C33"/>
    <w:multiLevelType w:val="hybridMultilevel"/>
    <w:tmpl w:val="107CE8B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1C686636"/>
    <w:multiLevelType w:val="hybridMultilevel"/>
    <w:tmpl w:val="D7741B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1D27233A"/>
    <w:multiLevelType w:val="hybridMultilevel"/>
    <w:tmpl w:val="354638D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1E3C0E71"/>
    <w:multiLevelType w:val="multilevel"/>
    <w:tmpl w:val="D58E2AAA"/>
    <w:lvl w:ilvl="0">
      <w:start w:val="1"/>
      <w:numFmt w:val="decimal"/>
      <w:lvlText w:val="%1."/>
      <w:lvlJc w:val="left"/>
      <w:pPr>
        <w:ind w:left="720" w:hanging="360"/>
      </w:pPr>
    </w:lvl>
    <w:lvl w:ilvl="1">
      <w:start w:val="9"/>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6" w15:restartNumberingAfterBreak="0">
    <w:nsid w:val="1FA06E0F"/>
    <w:multiLevelType w:val="hybridMultilevel"/>
    <w:tmpl w:val="107CE8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206E6367"/>
    <w:multiLevelType w:val="hybridMultilevel"/>
    <w:tmpl w:val="354638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20CE3D5A"/>
    <w:multiLevelType w:val="hybridMultilevel"/>
    <w:tmpl w:val="B24446D2"/>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22E96D73"/>
    <w:multiLevelType w:val="hybridMultilevel"/>
    <w:tmpl w:val="694AAC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23D900D4"/>
    <w:multiLevelType w:val="hybridMultilevel"/>
    <w:tmpl w:val="354638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24BE4BE8"/>
    <w:multiLevelType w:val="hybridMultilevel"/>
    <w:tmpl w:val="354638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25C10F2C"/>
    <w:multiLevelType w:val="hybridMultilevel"/>
    <w:tmpl w:val="87A8AA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28EB04E7"/>
    <w:multiLevelType w:val="hybridMultilevel"/>
    <w:tmpl w:val="694AAC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299F7CF2"/>
    <w:multiLevelType w:val="hybridMultilevel"/>
    <w:tmpl w:val="107CE8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2B2C70CC"/>
    <w:multiLevelType w:val="hybridMultilevel"/>
    <w:tmpl w:val="1116EE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2B3A1808"/>
    <w:multiLevelType w:val="hybridMultilevel"/>
    <w:tmpl w:val="1C22B2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2C24295A"/>
    <w:multiLevelType w:val="hybridMultilevel"/>
    <w:tmpl w:val="694AAC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2C462AE8"/>
    <w:multiLevelType w:val="hybridMultilevel"/>
    <w:tmpl w:val="849249C0"/>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2C5E3E21"/>
    <w:multiLevelType w:val="hybridMultilevel"/>
    <w:tmpl w:val="354638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2CDB1676"/>
    <w:multiLevelType w:val="hybridMultilevel"/>
    <w:tmpl w:val="694AAC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2CE45382"/>
    <w:multiLevelType w:val="hybridMultilevel"/>
    <w:tmpl w:val="694AAC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2D5970FB"/>
    <w:multiLevelType w:val="multilevel"/>
    <w:tmpl w:val="445C056E"/>
    <w:lvl w:ilvl="0">
      <w:start w:val="1"/>
      <w:numFmt w:val="bullet"/>
      <w:lvlText w:val="o"/>
      <w:lvlJc w:val="left"/>
      <w:pPr>
        <w:tabs>
          <w:tab w:val="num" w:pos="1040"/>
        </w:tabs>
        <w:ind w:left="1040" w:hanging="360"/>
      </w:pPr>
      <w:rPr>
        <w:rFonts w:ascii="Courier New" w:hAnsi="Courier New" w:cs="Courier New" w:hint="default"/>
        <w:sz w:val="20"/>
      </w:rPr>
    </w:lvl>
    <w:lvl w:ilvl="1" w:tentative="1">
      <w:start w:val="1"/>
      <w:numFmt w:val="bullet"/>
      <w:lvlText w:val="o"/>
      <w:lvlJc w:val="left"/>
      <w:pPr>
        <w:tabs>
          <w:tab w:val="num" w:pos="1760"/>
        </w:tabs>
        <w:ind w:left="1760" w:hanging="360"/>
      </w:pPr>
      <w:rPr>
        <w:rFonts w:ascii="Courier New" w:hAnsi="Courier New" w:hint="default"/>
        <w:sz w:val="20"/>
      </w:rPr>
    </w:lvl>
    <w:lvl w:ilvl="2" w:tentative="1">
      <w:start w:val="1"/>
      <w:numFmt w:val="bullet"/>
      <w:lvlText w:val=""/>
      <w:lvlJc w:val="left"/>
      <w:pPr>
        <w:tabs>
          <w:tab w:val="num" w:pos="2480"/>
        </w:tabs>
        <w:ind w:left="2480" w:hanging="360"/>
      </w:pPr>
      <w:rPr>
        <w:rFonts w:ascii="Wingdings" w:hAnsi="Wingdings" w:hint="default"/>
        <w:sz w:val="20"/>
      </w:rPr>
    </w:lvl>
    <w:lvl w:ilvl="3" w:tentative="1">
      <w:start w:val="1"/>
      <w:numFmt w:val="bullet"/>
      <w:lvlText w:val=""/>
      <w:lvlJc w:val="left"/>
      <w:pPr>
        <w:tabs>
          <w:tab w:val="num" w:pos="3200"/>
        </w:tabs>
        <w:ind w:left="3200" w:hanging="360"/>
      </w:pPr>
      <w:rPr>
        <w:rFonts w:ascii="Wingdings" w:hAnsi="Wingdings" w:hint="default"/>
        <w:sz w:val="20"/>
      </w:rPr>
    </w:lvl>
    <w:lvl w:ilvl="4" w:tentative="1">
      <w:start w:val="1"/>
      <w:numFmt w:val="bullet"/>
      <w:lvlText w:val=""/>
      <w:lvlJc w:val="left"/>
      <w:pPr>
        <w:tabs>
          <w:tab w:val="num" w:pos="3920"/>
        </w:tabs>
        <w:ind w:left="3920" w:hanging="360"/>
      </w:pPr>
      <w:rPr>
        <w:rFonts w:ascii="Wingdings" w:hAnsi="Wingdings" w:hint="default"/>
        <w:sz w:val="20"/>
      </w:rPr>
    </w:lvl>
    <w:lvl w:ilvl="5" w:tentative="1">
      <w:start w:val="1"/>
      <w:numFmt w:val="bullet"/>
      <w:lvlText w:val=""/>
      <w:lvlJc w:val="left"/>
      <w:pPr>
        <w:tabs>
          <w:tab w:val="num" w:pos="4640"/>
        </w:tabs>
        <w:ind w:left="4640" w:hanging="360"/>
      </w:pPr>
      <w:rPr>
        <w:rFonts w:ascii="Wingdings" w:hAnsi="Wingdings" w:hint="default"/>
        <w:sz w:val="20"/>
      </w:rPr>
    </w:lvl>
    <w:lvl w:ilvl="6" w:tentative="1">
      <w:start w:val="1"/>
      <w:numFmt w:val="bullet"/>
      <w:lvlText w:val=""/>
      <w:lvlJc w:val="left"/>
      <w:pPr>
        <w:tabs>
          <w:tab w:val="num" w:pos="5360"/>
        </w:tabs>
        <w:ind w:left="5360" w:hanging="360"/>
      </w:pPr>
      <w:rPr>
        <w:rFonts w:ascii="Wingdings" w:hAnsi="Wingdings" w:hint="default"/>
        <w:sz w:val="20"/>
      </w:rPr>
    </w:lvl>
    <w:lvl w:ilvl="7" w:tentative="1">
      <w:start w:val="1"/>
      <w:numFmt w:val="bullet"/>
      <w:lvlText w:val=""/>
      <w:lvlJc w:val="left"/>
      <w:pPr>
        <w:tabs>
          <w:tab w:val="num" w:pos="6080"/>
        </w:tabs>
        <w:ind w:left="6080" w:hanging="360"/>
      </w:pPr>
      <w:rPr>
        <w:rFonts w:ascii="Wingdings" w:hAnsi="Wingdings" w:hint="default"/>
        <w:sz w:val="20"/>
      </w:rPr>
    </w:lvl>
    <w:lvl w:ilvl="8" w:tentative="1">
      <w:start w:val="1"/>
      <w:numFmt w:val="bullet"/>
      <w:lvlText w:val=""/>
      <w:lvlJc w:val="left"/>
      <w:pPr>
        <w:tabs>
          <w:tab w:val="num" w:pos="6800"/>
        </w:tabs>
        <w:ind w:left="6800" w:hanging="360"/>
      </w:pPr>
      <w:rPr>
        <w:rFonts w:ascii="Wingdings" w:hAnsi="Wingdings" w:hint="default"/>
        <w:sz w:val="20"/>
      </w:rPr>
    </w:lvl>
  </w:abstractNum>
  <w:abstractNum w:abstractNumId="53" w15:restartNumberingAfterBreak="0">
    <w:nsid w:val="2DAB381A"/>
    <w:multiLevelType w:val="hybridMultilevel"/>
    <w:tmpl w:val="107CE8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2E03605A"/>
    <w:multiLevelType w:val="hybridMultilevel"/>
    <w:tmpl w:val="354638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2FF16C7B"/>
    <w:multiLevelType w:val="hybridMultilevel"/>
    <w:tmpl w:val="107CE8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306D01EA"/>
    <w:multiLevelType w:val="hybridMultilevel"/>
    <w:tmpl w:val="354638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31651A39"/>
    <w:multiLevelType w:val="hybridMultilevel"/>
    <w:tmpl w:val="107CE8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321C1FD3"/>
    <w:multiLevelType w:val="hybridMultilevel"/>
    <w:tmpl w:val="694AAC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34130AB1"/>
    <w:multiLevelType w:val="hybridMultilevel"/>
    <w:tmpl w:val="A1CC82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0" w15:restartNumberingAfterBreak="0">
    <w:nsid w:val="34293C96"/>
    <w:multiLevelType w:val="hybridMultilevel"/>
    <w:tmpl w:val="23CCA4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1" w15:restartNumberingAfterBreak="0">
    <w:nsid w:val="37F569E5"/>
    <w:multiLevelType w:val="multilevel"/>
    <w:tmpl w:val="FCF62C2C"/>
    <w:lvl w:ilvl="0">
      <w:start w:val="1"/>
      <w:numFmt w:val="decimal"/>
      <w:lvlText w:val="%1."/>
      <w:lvlJc w:val="left"/>
      <w:pPr>
        <w:ind w:left="720" w:hanging="360"/>
      </w:pPr>
    </w:lvl>
    <w:lvl w:ilvl="1">
      <w:start w:val="8"/>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2" w15:restartNumberingAfterBreak="0">
    <w:nsid w:val="39496DCF"/>
    <w:multiLevelType w:val="hybridMultilevel"/>
    <w:tmpl w:val="B6FC7CF2"/>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3" w15:restartNumberingAfterBreak="0">
    <w:nsid w:val="3A6149A5"/>
    <w:multiLevelType w:val="hybridMultilevel"/>
    <w:tmpl w:val="354638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3E224C81"/>
    <w:multiLevelType w:val="hybridMultilevel"/>
    <w:tmpl w:val="107CE8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403333A2"/>
    <w:multiLevelType w:val="hybridMultilevel"/>
    <w:tmpl w:val="2DEE5A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6" w15:restartNumberingAfterBreak="0">
    <w:nsid w:val="411A503E"/>
    <w:multiLevelType w:val="hybridMultilevel"/>
    <w:tmpl w:val="D6C6EB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7" w15:restartNumberingAfterBreak="0">
    <w:nsid w:val="423B1F6B"/>
    <w:multiLevelType w:val="hybridMultilevel"/>
    <w:tmpl w:val="2542BC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8" w15:restartNumberingAfterBreak="0">
    <w:nsid w:val="4257421E"/>
    <w:multiLevelType w:val="hybridMultilevel"/>
    <w:tmpl w:val="942A880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9" w15:restartNumberingAfterBreak="0">
    <w:nsid w:val="429B7919"/>
    <w:multiLevelType w:val="hybridMultilevel"/>
    <w:tmpl w:val="694AAC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431B2E9F"/>
    <w:multiLevelType w:val="hybridMultilevel"/>
    <w:tmpl w:val="694AAC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432D4C88"/>
    <w:multiLevelType w:val="hybridMultilevel"/>
    <w:tmpl w:val="694AAC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432E79B8"/>
    <w:multiLevelType w:val="hybridMultilevel"/>
    <w:tmpl w:val="354638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44B80BC5"/>
    <w:multiLevelType w:val="hybridMultilevel"/>
    <w:tmpl w:val="7856E3DA"/>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4" w15:restartNumberingAfterBreak="0">
    <w:nsid w:val="46975AE3"/>
    <w:multiLevelType w:val="hybridMultilevel"/>
    <w:tmpl w:val="0038DE6E"/>
    <w:lvl w:ilvl="0" w:tplc="B1269E32">
      <w:start w:val="1"/>
      <w:numFmt w:val="bullet"/>
      <w:lvlText w:val="•"/>
      <w:lvlJc w:val="left"/>
      <w:pPr>
        <w:ind w:left="720" w:hanging="360"/>
      </w:pPr>
    </w:lvl>
    <w:lvl w:ilvl="1" w:tplc="7C2AE73C">
      <w:numFmt w:val="decimal"/>
      <w:lvlText w:val=""/>
      <w:lvlJc w:val="left"/>
      <w:pPr>
        <w:ind w:left="0" w:firstLine="0"/>
      </w:pPr>
    </w:lvl>
    <w:lvl w:ilvl="2" w:tplc="A69421E8">
      <w:numFmt w:val="decimal"/>
      <w:lvlText w:val=""/>
      <w:lvlJc w:val="left"/>
      <w:pPr>
        <w:ind w:left="0" w:firstLine="0"/>
      </w:pPr>
    </w:lvl>
    <w:lvl w:ilvl="3" w:tplc="4C4A1EFE">
      <w:numFmt w:val="decimal"/>
      <w:lvlText w:val=""/>
      <w:lvlJc w:val="left"/>
      <w:pPr>
        <w:ind w:left="0" w:firstLine="0"/>
      </w:pPr>
    </w:lvl>
    <w:lvl w:ilvl="4" w:tplc="4B820BB4">
      <w:numFmt w:val="decimal"/>
      <w:lvlText w:val=""/>
      <w:lvlJc w:val="left"/>
      <w:pPr>
        <w:ind w:left="0" w:firstLine="0"/>
      </w:pPr>
    </w:lvl>
    <w:lvl w:ilvl="5" w:tplc="6A6084B2">
      <w:numFmt w:val="decimal"/>
      <w:lvlText w:val=""/>
      <w:lvlJc w:val="left"/>
      <w:pPr>
        <w:ind w:left="0" w:firstLine="0"/>
      </w:pPr>
    </w:lvl>
    <w:lvl w:ilvl="6" w:tplc="2B9418D4">
      <w:numFmt w:val="decimal"/>
      <w:lvlText w:val=""/>
      <w:lvlJc w:val="left"/>
      <w:pPr>
        <w:ind w:left="0" w:firstLine="0"/>
      </w:pPr>
    </w:lvl>
    <w:lvl w:ilvl="7" w:tplc="06A2CE56">
      <w:numFmt w:val="decimal"/>
      <w:lvlText w:val=""/>
      <w:lvlJc w:val="left"/>
      <w:pPr>
        <w:ind w:left="0" w:firstLine="0"/>
      </w:pPr>
    </w:lvl>
    <w:lvl w:ilvl="8" w:tplc="400A4394">
      <w:numFmt w:val="decimal"/>
      <w:lvlText w:val=""/>
      <w:lvlJc w:val="left"/>
      <w:pPr>
        <w:ind w:left="0" w:firstLine="0"/>
      </w:pPr>
    </w:lvl>
  </w:abstractNum>
  <w:abstractNum w:abstractNumId="75" w15:restartNumberingAfterBreak="0">
    <w:nsid w:val="483A2D07"/>
    <w:multiLevelType w:val="multilevel"/>
    <w:tmpl w:val="28E8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87097F"/>
    <w:multiLevelType w:val="hybridMultilevel"/>
    <w:tmpl w:val="354638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4B1770E8"/>
    <w:multiLevelType w:val="hybridMultilevel"/>
    <w:tmpl w:val="A9B627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8" w15:restartNumberingAfterBreak="0">
    <w:nsid w:val="4B891C88"/>
    <w:multiLevelType w:val="hybridMultilevel"/>
    <w:tmpl w:val="107CE8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4BDC79FB"/>
    <w:multiLevelType w:val="hybridMultilevel"/>
    <w:tmpl w:val="E7B6CA4A"/>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0" w15:restartNumberingAfterBreak="0">
    <w:nsid w:val="4C081BC6"/>
    <w:multiLevelType w:val="hybridMultilevel"/>
    <w:tmpl w:val="F1923874"/>
    <w:lvl w:ilvl="0" w:tplc="08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4C494E7A"/>
    <w:multiLevelType w:val="hybridMultilevel"/>
    <w:tmpl w:val="C122D99C"/>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2" w15:restartNumberingAfterBreak="0">
    <w:nsid w:val="4D4176EA"/>
    <w:multiLevelType w:val="multilevel"/>
    <w:tmpl w:val="7F404E3E"/>
    <w:lvl w:ilvl="0">
      <w:start w:val="1"/>
      <w:numFmt w:val="decimal"/>
      <w:lvlText w:val="%1."/>
      <w:lvlJc w:val="left"/>
      <w:pPr>
        <w:ind w:left="720" w:hanging="360"/>
      </w:pPr>
    </w:lvl>
    <w:lvl w:ilvl="1">
      <w:start w:val="12"/>
      <w:numFmt w:val="decimal"/>
      <w:isLgl/>
      <w:lvlText w:val="%1.%2"/>
      <w:lvlJc w:val="left"/>
      <w:pPr>
        <w:ind w:left="1230" w:hanging="870"/>
      </w:pPr>
      <w:rPr>
        <w:rFonts w:hint="default"/>
      </w:rPr>
    </w:lvl>
    <w:lvl w:ilvl="2">
      <w:start w:val="2"/>
      <w:numFmt w:val="decimal"/>
      <w:isLgl/>
      <w:lvlText w:val="%1.%2.%3"/>
      <w:lvlJc w:val="left"/>
      <w:pPr>
        <w:ind w:left="1230" w:hanging="870"/>
      </w:pPr>
      <w:rPr>
        <w:rFonts w:hint="default"/>
      </w:rPr>
    </w:lvl>
    <w:lvl w:ilvl="3">
      <w:start w:val="1"/>
      <w:numFmt w:val="decimal"/>
      <w:isLgl/>
      <w:lvlText w:val="%1.%2.%3.%4"/>
      <w:lvlJc w:val="left"/>
      <w:pPr>
        <w:ind w:left="1230" w:hanging="87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3" w15:restartNumberingAfterBreak="0">
    <w:nsid w:val="4D7C5815"/>
    <w:multiLevelType w:val="hybridMultilevel"/>
    <w:tmpl w:val="354638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5155790E"/>
    <w:multiLevelType w:val="hybridMultilevel"/>
    <w:tmpl w:val="D814FDA0"/>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5" w15:restartNumberingAfterBreak="0">
    <w:nsid w:val="51D363D9"/>
    <w:multiLevelType w:val="hybridMultilevel"/>
    <w:tmpl w:val="21D8DA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6" w15:restartNumberingAfterBreak="0">
    <w:nsid w:val="52705051"/>
    <w:multiLevelType w:val="hybridMultilevel"/>
    <w:tmpl w:val="694AAC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52F96759"/>
    <w:multiLevelType w:val="hybridMultilevel"/>
    <w:tmpl w:val="354638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544D5E97"/>
    <w:multiLevelType w:val="hybridMultilevel"/>
    <w:tmpl w:val="354638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54C30786"/>
    <w:multiLevelType w:val="hybridMultilevel"/>
    <w:tmpl w:val="B77470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0" w15:restartNumberingAfterBreak="0">
    <w:nsid w:val="54FB5CB0"/>
    <w:multiLevelType w:val="hybridMultilevel"/>
    <w:tmpl w:val="39DAE264"/>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1" w15:restartNumberingAfterBreak="0">
    <w:nsid w:val="55027251"/>
    <w:multiLevelType w:val="hybridMultilevel"/>
    <w:tmpl w:val="C5C6F954"/>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2" w15:restartNumberingAfterBreak="0">
    <w:nsid w:val="567B7E76"/>
    <w:multiLevelType w:val="hybridMultilevel"/>
    <w:tmpl w:val="A9DE5F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3" w15:restartNumberingAfterBreak="0">
    <w:nsid w:val="59822C44"/>
    <w:multiLevelType w:val="hybridMultilevel"/>
    <w:tmpl w:val="354638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5BAC281D"/>
    <w:multiLevelType w:val="hybridMultilevel"/>
    <w:tmpl w:val="10062CE8"/>
    <w:lvl w:ilvl="0" w:tplc="27B4AC94">
      <w:start w:val="1"/>
      <w:numFmt w:val="bullet"/>
      <w:lvlText w:val="●"/>
      <w:lvlJc w:val="left"/>
      <w:pPr>
        <w:ind w:left="720" w:hanging="360"/>
      </w:pPr>
    </w:lvl>
    <w:lvl w:ilvl="1" w:tplc="3A9CBEEC">
      <w:numFmt w:val="decimal"/>
      <w:lvlText w:val=""/>
      <w:lvlJc w:val="left"/>
      <w:pPr>
        <w:ind w:left="0" w:firstLine="0"/>
      </w:pPr>
    </w:lvl>
    <w:lvl w:ilvl="2" w:tplc="EAB0EC36">
      <w:numFmt w:val="decimal"/>
      <w:lvlText w:val=""/>
      <w:lvlJc w:val="left"/>
      <w:pPr>
        <w:ind w:left="0" w:firstLine="0"/>
      </w:pPr>
    </w:lvl>
    <w:lvl w:ilvl="3" w:tplc="7E3A162C">
      <w:numFmt w:val="decimal"/>
      <w:lvlText w:val=""/>
      <w:lvlJc w:val="left"/>
      <w:pPr>
        <w:ind w:left="0" w:firstLine="0"/>
      </w:pPr>
    </w:lvl>
    <w:lvl w:ilvl="4" w:tplc="DDF462E2">
      <w:numFmt w:val="decimal"/>
      <w:lvlText w:val=""/>
      <w:lvlJc w:val="left"/>
      <w:pPr>
        <w:ind w:left="0" w:firstLine="0"/>
      </w:pPr>
    </w:lvl>
    <w:lvl w:ilvl="5" w:tplc="0F58F6A8">
      <w:numFmt w:val="decimal"/>
      <w:lvlText w:val=""/>
      <w:lvlJc w:val="left"/>
      <w:pPr>
        <w:ind w:left="0" w:firstLine="0"/>
      </w:pPr>
    </w:lvl>
    <w:lvl w:ilvl="6" w:tplc="2E2E18F6">
      <w:numFmt w:val="decimal"/>
      <w:lvlText w:val=""/>
      <w:lvlJc w:val="left"/>
      <w:pPr>
        <w:ind w:left="0" w:firstLine="0"/>
      </w:pPr>
    </w:lvl>
    <w:lvl w:ilvl="7" w:tplc="08A61E9C">
      <w:numFmt w:val="decimal"/>
      <w:lvlText w:val=""/>
      <w:lvlJc w:val="left"/>
      <w:pPr>
        <w:ind w:left="0" w:firstLine="0"/>
      </w:pPr>
    </w:lvl>
    <w:lvl w:ilvl="8" w:tplc="C908AECE">
      <w:numFmt w:val="decimal"/>
      <w:lvlText w:val=""/>
      <w:lvlJc w:val="left"/>
      <w:pPr>
        <w:ind w:left="0" w:firstLine="0"/>
      </w:pPr>
    </w:lvl>
  </w:abstractNum>
  <w:abstractNum w:abstractNumId="95" w15:restartNumberingAfterBreak="0">
    <w:nsid w:val="5C97567A"/>
    <w:multiLevelType w:val="hybridMultilevel"/>
    <w:tmpl w:val="9D5A2F82"/>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6" w15:restartNumberingAfterBreak="0">
    <w:nsid w:val="5D4A31A8"/>
    <w:multiLevelType w:val="hybridMultilevel"/>
    <w:tmpl w:val="354638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5D566462"/>
    <w:multiLevelType w:val="hybridMultilevel"/>
    <w:tmpl w:val="81DA2E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8" w15:restartNumberingAfterBreak="0">
    <w:nsid w:val="5DCF0EEB"/>
    <w:multiLevelType w:val="hybridMultilevel"/>
    <w:tmpl w:val="354638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5DF37519"/>
    <w:multiLevelType w:val="hybridMultilevel"/>
    <w:tmpl w:val="107CE8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5E3E2EB5"/>
    <w:multiLevelType w:val="hybridMultilevel"/>
    <w:tmpl w:val="694AAC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5E680903"/>
    <w:multiLevelType w:val="hybridMultilevel"/>
    <w:tmpl w:val="107CE8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5EA80FB8"/>
    <w:multiLevelType w:val="hybridMultilevel"/>
    <w:tmpl w:val="107CE8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5F1B6BC0"/>
    <w:multiLevelType w:val="hybridMultilevel"/>
    <w:tmpl w:val="354638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5FB43AA1"/>
    <w:multiLevelType w:val="hybridMultilevel"/>
    <w:tmpl w:val="694AAC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600F7B76"/>
    <w:multiLevelType w:val="multilevel"/>
    <w:tmpl w:val="79CABEFE"/>
    <w:lvl w:ilvl="0">
      <w:start w:val="1"/>
      <w:numFmt w:val="decimal"/>
      <w:lvlText w:val="%1."/>
      <w:lvlJc w:val="left"/>
      <w:pPr>
        <w:ind w:left="720" w:hanging="360"/>
      </w:pPr>
    </w:lvl>
    <w:lvl w:ilvl="1">
      <w:start w:val="12"/>
      <w:numFmt w:val="decimal"/>
      <w:isLgl/>
      <w:lvlText w:val="%1.%2"/>
      <w:lvlJc w:val="left"/>
      <w:pPr>
        <w:ind w:left="1005" w:hanging="64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6" w15:restartNumberingAfterBreak="0">
    <w:nsid w:val="60EF04DF"/>
    <w:multiLevelType w:val="hybridMultilevel"/>
    <w:tmpl w:val="694AAC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62B20509"/>
    <w:multiLevelType w:val="hybridMultilevel"/>
    <w:tmpl w:val="A70629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8" w15:restartNumberingAfterBreak="0">
    <w:nsid w:val="62E66051"/>
    <w:multiLevelType w:val="hybridMultilevel"/>
    <w:tmpl w:val="BFF011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9" w15:restartNumberingAfterBreak="0">
    <w:nsid w:val="639767A3"/>
    <w:multiLevelType w:val="hybridMultilevel"/>
    <w:tmpl w:val="107CE8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63E629F6"/>
    <w:multiLevelType w:val="hybridMultilevel"/>
    <w:tmpl w:val="E5EC192C"/>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1" w15:restartNumberingAfterBreak="0">
    <w:nsid w:val="63FC05CC"/>
    <w:multiLevelType w:val="hybridMultilevel"/>
    <w:tmpl w:val="3D5423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2" w15:restartNumberingAfterBreak="0">
    <w:nsid w:val="64E876AD"/>
    <w:multiLevelType w:val="hybridMultilevel"/>
    <w:tmpl w:val="07708E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3" w15:restartNumberingAfterBreak="0">
    <w:nsid w:val="662D1F54"/>
    <w:multiLevelType w:val="hybridMultilevel"/>
    <w:tmpl w:val="107CE8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667C60D4"/>
    <w:multiLevelType w:val="hybridMultilevel"/>
    <w:tmpl w:val="694AAC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69B47F31"/>
    <w:multiLevelType w:val="hybridMultilevel"/>
    <w:tmpl w:val="B3E4D562"/>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6" w15:restartNumberingAfterBreak="0">
    <w:nsid w:val="6A871739"/>
    <w:multiLevelType w:val="hybridMultilevel"/>
    <w:tmpl w:val="354638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6CFA0CD2"/>
    <w:multiLevelType w:val="hybridMultilevel"/>
    <w:tmpl w:val="05087A20"/>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8" w15:restartNumberingAfterBreak="0">
    <w:nsid w:val="6DAB1592"/>
    <w:multiLevelType w:val="hybridMultilevel"/>
    <w:tmpl w:val="799CB5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9" w15:restartNumberingAfterBreak="0">
    <w:nsid w:val="6DC438FC"/>
    <w:multiLevelType w:val="hybridMultilevel"/>
    <w:tmpl w:val="107CE8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6F5428AA"/>
    <w:multiLevelType w:val="hybridMultilevel"/>
    <w:tmpl w:val="354638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6F7B12ED"/>
    <w:multiLevelType w:val="hybridMultilevel"/>
    <w:tmpl w:val="6EECDF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2" w15:restartNumberingAfterBreak="0">
    <w:nsid w:val="72184189"/>
    <w:multiLevelType w:val="hybridMultilevel"/>
    <w:tmpl w:val="F2ECE212"/>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3" w15:restartNumberingAfterBreak="0">
    <w:nsid w:val="7339125B"/>
    <w:multiLevelType w:val="hybridMultilevel"/>
    <w:tmpl w:val="A38EF5BA"/>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4" w15:restartNumberingAfterBreak="0">
    <w:nsid w:val="7344512B"/>
    <w:multiLevelType w:val="hybridMultilevel"/>
    <w:tmpl w:val="694AAC0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5" w15:restartNumberingAfterBreak="0">
    <w:nsid w:val="740648DC"/>
    <w:multiLevelType w:val="hybridMultilevel"/>
    <w:tmpl w:val="AC98D5D0"/>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6" w15:restartNumberingAfterBreak="0">
    <w:nsid w:val="745F20D7"/>
    <w:multiLevelType w:val="hybridMultilevel"/>
    <w:tmpl w:val="0C58C8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7" w15:restartNumberingAfterBreak="0">
    <w:nsid w:val="767B289D"/>
    <w:multiLevelType w:val="hybridMultilevel"/>
    <w:tmpl w:val="A048743E"/>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8" w15:restartNumberingAfterBreak="0">
    <w:nsid w:val="78A403A0"/>
    <w:multiLevelType w:val="hybridMultilevel"/>
    <w:tmpl w:val="107CE8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9" w15:restartNumberingAfterBreak="0">
    <w:nsid w:val="7AB8269D"/>
    <w:multiLevelType w:val="hybridMultilevel"/>
    <w:tmpl w:val="0ADCF37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0" w15:restartNumberingAfterBreak="0">
    <w:nsid w:val="7BEF5723"/>
    <w:multiLevelType w:val="hybridMultilevel"/>
    <w:tmpl w:val="50287E20"/>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1" w15:restartNumberingAfterBreak="0">
    <w:nsid w:val="7C49558C"/>
    <w:multiLevelType w:val="hybridMultilevel"/>
    <w:tmpl w:val="694AAC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2" w15:restartNumberingAfterBreak="0">
    <w:nsid w:val="7DAA38C2"/>
    <w:multiLevelType w:val="hybridMultilevel"/>
    <w:tmpl w:val="107CE8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3" w15:restartNumberingAfterBreak="0">
    <w:nsid w:val="7EC64EFE"/>
    <w:multiLevelType w:val="hybridMultilevel"/>
    <w:tmpl w:val="354638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25844386">
    <w:abstractNumId w:val="31"/>
  </w:num>
  <w:num w:numId="2" w16cid:durableId="1006513330">
    <w:abstractNumId w:val="121"/>
  </w:num>
  <w:num w:numId="3" w16cid:durableId="1970742051">
    <w:abstractNumId w:val="60"/>
  </w:num>
  <w:num w:numId="4" w16cid:durableId="924994968">
    <w:abstractNumId w:val="94"/>
  </w:num>
  <w:num w:numId="5" w16cid:durableId="1045638645">
    <w:abstractNumId w:val="11"/>
    <w:lvlOverride w:ilvl="0">
      <w:startOverride w:val="1"/>
    </w:lvlOverride>
  </w:num>
  <w:num w:numId="6" w16cid:durableId="1681543816">
    <w:abstractNumId w:val="124"/>
  </w:num>
  <w:num w:numId="7" w16cid:durableId="1387022664">
    <w:abstractNumId w:val="32"/>
  </w:num>
  <w:num w:numId="8" w16cid:durableId="1879468099">
    <w:abstractNumId w:val="34"/>
  </w:num>
  <w:num w:numId="9" w16cid:durableId="728461074">
    <w:abstractNumId w:val="111"/>
  </w:num>
  <w:num w:numId="10" w16cid:durableId="2077698831">
    <w:abstractNumId w:val="42"/>
  </w:num>
  <w:num w:numId="11" w16cid:durableId="1231965083">
    <w:abstractNumId w:val="70"/>
  </w:num>
  <w:num w:numId="12" w16cid:durableId="697854797">
    <w:abstractNumId w:val="44"/>
  </w:num>
  <w:num w:numId="13" w16cid:durableId="1125924613">
    <w:abstractNumId w:val="96"/>
  </w:num>
  <w:num w:numId="14" w16cid:durableId="1129084746">
    <w:abstractNumId w:val="9"/>
  </w:num>
  <w:num w:numId="15" w16cid:durableId="789708806">
    <w:abstractNumId w:val="57"/>
  </w:num>
  <w:num w:numId="16" w16cid:durableId="300616068">
    <w:abstractNumId w:val="56"/>
  </w:num>
  <w:num w:numId="17" w16cid:durableId="310060591">
    <w:abstractNumId w:val="131"/>
  </w:num>
  <w:num w:numId="18" w16cid:durableId="1211697440">
    <w:abstractNumId w:val="102"/>
  </w:num>
  <w:num w:numId="19" w16cid:durableId="1653561371">
    <w:abstractNumId w:val="17"/>
  </w:num>
  <w:num w:numId="20" w16cid:durableId="865679847">
    <w:abstractNumId w:val="26"/>
  </w:num>
  <w:num w:numId="21" w16cid:durableId="835265513">
    <w:abstractNumId w:val="132"/>
  </w:num>
  <w:num w:numId="22" w16cid:durableId="555898340">
    <w:abstractNumId w:val="37"/>
  </w:num>
  <w:num w:numId="23" w16cid:durableId="1626545920">
    <w:abstractNumId w:val="50"/>
  </w:num>
  <w:num w:numId="24" w16cid:durableId="2079092828">
    <w:abstractNumId w:val="101"/>
  </w:num>
  <w:num w:numId="25" w16cid:durableId="1701734339">
    <w:abstractNumId w:val="83"/>
  </w:num>
  <w:num w:numId="26" w16cid:durableId="1706557647">
    <w:abstractNumId w:val="104"/>
  </w:num>
  <w:num w:numId="27" w16cid:durableId="142477296">
    <w:abstractNumId w:val="113"/>
  </w:num>
  <w:num w:numId="28" w16cid:durableId="683240307">
    <w:abstractNumId w:val="54"/>
  </w:num>
  <w:num w:numId="29" w16cid:durableId="492337008">
    <w:abstractNumId w:val="47"/>
  </w:num>
  <w:num w:numId="30" w16cid:durableId="1210073330">
    <w:abstractNumId w:val="22"/>
  </w:num>
  <w:num w:numId="31" w16cid:durableId="306475891">
    <w:abstractNumId w:val="63"/>
  </w:num>
  <w:num w:numId="32" w16cid:durableId="1924294020">
    <w:abstractNumId w:val="24"/>
    <w:lvlOverride w:ilvl="0">
      <w:startOverride w:val="1"/>
    </w:lvlOverride>
  </w:num>
  <w:num w:numId="33" w16cid:durableId="1387100604">
    <w:abstractNumId w:val="10"/>
  </w:num>
  <w:num w:numId="34" w16cid:durableId="1917133278">
    <w:abstractNumId w:val="3"/>
  </w:num>
  <w:num w:numId="35" w16cid:durableId="679159631">
    <w:abstractNumId w:val="14"/>
  </w:num>
  <w:num w:numId="36" w16cid:durableId="345178741">
    <w:abstractNumId w:val="39"/>
  </w:num>
  <w:num w:numId="37" w16cid:durableId="806977176">
    <w:abstractNumId w:val="64"/>
  </w:num>
  <w:num w:numId="38" w16cid:durableId="1418165230">
    <w:abstractNumId w:val="5"/>
  </w:num>
  <w:num w:numId="39" w16cid:durableId="1720201205">
    <w:abstractNumId w:val="114"/>
  </w:num>
  <w:num w:numId="40" w16cid:durableId="1897430575">
    <w:abstractNumId w:val="27"/>
  </w:num>
  <w:num w:numId="41" w16cid:durableId="651180452">
    <w:abstractNumId w:val="116"/>
  </w:num>
  <w:num w:numId="42" w16cid:durableId="1850677613">
    <w:abstractNumId w:val="86"/>
  </w:num>
  <w:num w:numId="43" w16cid:durableId="1552379735">
    <w:abstractNumId w:val="21"/>
  </w:num>
  <w:num w:numId="44" w16cid:durableId="1757097368">
    <w:abstractNumId w:val="72"/>
  </w:num>
  <w:num w:numId="45" w16cid:durableId="1054894906">
    <w:abstractNumId w:val="71"/>
  </w:num>
  <w:num w:numId="46" w16cid:durableId="594286737">
    <w:abstractNumId w:val="99"/>
  </w:num>
  <w:num w:numId="47" w16cid:durableId="1963877865">
    <w:abstractNumId w:val="98"/>
  </w:num>
  <w:num w:numId="48" w16cid:durableId="385569491">
    <w:abstractNumId w:val="69"/>
  </w:num>
  <w:num w:numId="49" w16cid:durableId="477068919">
    <w:abstractNumId w:val="109"/>
  </w:num>
  <w:num w:numId="50" w16cid:durableId="167672155">
    <w:abstractNumId w:val="88"/>
  </w:num>
  <w:num w:numId="51" w16cid:durableId="379020133">
    <w:abstractNumId w:val="106"/>
  </w:num>
  <w:num w:numId="52" w16cid:durableId="1147555587">
    <w:abstractNumId w:val="35"/>
  </w:num>
  <w:num w:numId="53" w16cid:durableId="1924483719">
    <w:abstractNumId w:val="103"/>
  </w:num>
  <w:num w:numId="54" w16cid:durableId="242835252">
    <w:abstractNumId w:val="58"/>
  </w:num>
  <w:num w:numId="55" w16cid:durableId="2138183073">
    <w:abstractNumId w:val="36"/>
  </w:num>
  <w:num w:numId="56" w16cid:durableId="1670061794">
    <w:abstractNumId w:val="40"/>
  </w:num>
  <w:num w:numId="57" w16cid:durableId="691882672">
    <w:abstractNumId w:val="80"/>
  </w:num>
  <w:num w:numId="58" w16cid:durableId="1241788945">
    <w:abstractNumId w:val="1"/>
  </w:num>
  <w:num w:numId="59" w16cid:durableId="1843280418">
    <w:abstractNumId w:val="110"/>
  </w:num>
  <w:num w:numId="60" w16cid:durableId="2082097679">
    <w:abstractNumId w:val="125"/>
  </w:num>
  <w:num w:numId="61" w16cid:durableId="36206309">
    <w:abstractNumId w:val="16"/>
  </w:num>
  <w:num w:numId="62" w16cid:durableId="1363631590">
    <w:abstractNumId w:val="29"/>
  </w:num>
  <w:num w:numId="63" w16cid:durableId="532232607">
    <w:abstractNumId w:val="84"/>
  </w:num>
  <w:num w:numId="64" w16cid:durableId="185414816">
    <w:abstractNumId w:val="48"/>
  </w:num>
  <w:num w:numId="65" w16cid:durableId="443572979">
    <w:abstractNumId w:val="79"/>
  </w:num>
  <w:num w:numId="66" w16cid:durableId="1712609255">
    <w:abstractNumId w:val="122"/>
  </w:num>
  <w:num w:numId="67" w16cid:durableId="1806728502">
    <w:abstractNumId w:val="73"/>
  </w:num>
  <w:num w:numId="68" w16cid:durableId="1834756991">
    <w:abstractNumId w:val="123"/>
  </w:num>
  <w:num w:numId="69" w16cid:durableId="899442713">
    <w:abstractNumId w:val="81"/>
  </w:num>
  <w:num w:numId="70" w16cid:durableId="806506464">
    <w:abstractNumId w:val="130"/>
  </w:num>
  <w:num w:numId="71" w16cid:durableId="164829271">
    <w:abstractNumId w:val="115"/>
  </w:num>
  <w:num w:numId="72" w16cid:durableId="1335574542">
    <w:abstractNumId w:val="38"/>
  </w:num>
  <w:num w:numId="73" w16cid:durableId="699478126">
    <w:abstractNumId w:val="62"/>
  </w:num>
  <w:num w:numId="74" w16cid:durableId="1295334533">
    <w:abstractNumId w:val="12"/>
  </w:num>
  <w:num w:numId="75" w16cid:durableId="1117262228">
    <w:abstractNumId w:val="19"/>
  </w:num>
  <w:num w:numId="76" w16cid:durableId="1516070510">
    <w:abstractNumId w:val="95"/>
  </w:num>
  <w:num w:numId="77" w16cid:durableId="722295239">
    <w:abstractNumId w:val="129"/>
  </w:num>
  <w:num w:numId="78" w16cid:durableId="567499430">
    <w:abstractNumId w:val="90"/>
  </w:num>
  <w:num w:numId="79" w16cid:durableId="1931307949">
    <w:abstractNumId w:val="25"/>
  </w:num>
  <w:num w:numId="80" w16cid:durableId="1348370232">
    <w:abstractNumId w:val="91"/>
  </w:num>
  <w:num w:numId="81" w16cid:durableId="141241055">
    <w:abstractNumId w:val="117"/>
  </w:num>
  <w:num w:numId="82" w16cid:durableId="984966185">
    <w:abstractNumId w:val="68"/>
  </w:num>
  <w:num w:numId="83" w16cid:durableId="1930695727">
    <w:abstractNumId w:val="7"/>
  </w:num>
  <w:num w:numId="84" w16cid:durableId="1267807888">
    <w:abstractNumId w:val="127"/>
  </w:num>
  <w:num w:numId="85" w16cid:durableId="1336685867">
    <w:abstractNumId w:val="2"/>
  </w:num>
  <w:num w:numId="86" w16cid:durableId="1718045500">
    <w:abstractNumId w:val="119"/>
  </w:num>
  <w:num w:numId="87" w16cid:durableId="8799076">
    <w:abstractNumId w:val="87"/>
  </w:num>
  <w:num w:numId="88" w16cid:durableId="358088927">
    <w:abstractNumId w:val="33"/>
  </w:num>
  <w:num w:numId="89" w16cid:durableId="986205355">
    <w:abstractNumId w:val="126"/>
  </w:num>
  <w:num w:numId="90" w16cid:durableId="1767185784">
    <w:abstractNumId w:val="65"/>
  </w:num>
  <w:num w:numId="91" w16cid:durableId="1408527944">
    <w:abstractNumId w:val="30"/>
  </w:num>
  <w:num w:numId="92" w16cid:durableId="890573261">
    <w:abstractNumId w:val="18"/>
  </w:num>
  <w:num w:numId="93" w16cid:durableId="1667050576">
    <w:abstractNumId w:val="51"/>
  </w:num>
  <w:num w:numId="94" w16cid:durableId="1260140087">
    <w:abstractNumId w:val="82"/>
  </w:num>
  <w:num w:numId="95" w16cid:durableId="1530531585">
    <w:abstractNumId w:val="93"/>
  </w:num>
  <w:num w:numId="96" w16cid:durableId="614168217">
    <w:abstractNumId w:val="105"/>
  </w:num>
  <w:num w:numId="97" w16cid:durableId="1220557731">
    <w:abstractNumId w:val="78"/>
  </w:num>
  <w:num w:numId="98" w16cid:durableId="906115234">
    <w:abstractNumId w:val="49"/>
  </w:num>
  <w:num w:numId="99" w16cid:durableId="1267083289">
    <w:abstractNumId w:val="15"/>
  </w:num>
  <w:num w:numId="100" w16cid:durableId="262763657">
    <w:abstractNumId w:val="100"/>
  </w:num>
  <w:num w:numId="101" w16cid:durableId="1903589839">
    <w:abstractNumId w:val="53"/>
  </w:num>
  <w:num w:numId="102" w16cid:durableId="1224558570">
    <w:abstractNumId w:val="120"/>
  </w:num>
  <w:num w:numId="103" w16cid:durableId="1857958274">
    <w:abstractNumId w:val="13"/>
  </w:num>
  <w:num w:numId="104" w16cid:durableId="1405638939">
    <w:abstractNumId w:val="43"/>
  </w:num>
  <w:num w:numId="105" w16cid:durableId="1142304822">
    <w:abstractNumId w:val="61"/>
  </w:num>
  <w:num w:numId="106" w16cid:durableId="288442347">
    <w:abstractNumId w:val="76"/>
  </w:num>
  <w:num w:numId="107" w16cid:durableId="1917981270">
    <w:abstractNumId w:val="28"/>
  </w:num>
  <w:num w:numId="108" w16cid:durableId="8147536">
    <w:abstractNumId w:val="55"/>
  </w:num>
  <w:num w:numId="109" w16cid:durableId="849832541">
    <w:abstractNumId w:val="133"/>
  </w:num>
  <w:num w:numId="110" w16cid:durableId="639000166">
    <w:abstractNumId w:val="77"/>
  </w:num>
  <w:num w:numId="111" w16cid:durableId="1796750544">
    <w:abstractNumId w:val="6"/>
  </w:num>
  <w:num w:numId="112" w16cid:durableId="1069690828">
    <w:abstractNumId w:val="128"/>
  </w:num>
  <w:num w:numId="113" w16cid:durableId="1361202279">
    <w:abstractNumId w:val="41"/>
  </w:num>
  <w:num w:numId="114" w16cid:durableId="285939330">
    <w:abstractNumId w:val="59"/>
  </w:num>
  <w:num w:numId="115" w16cid:durableId="1565678019">
    <w:abstractNumId w:val="107"/>
  </w:num>
  <w:num w:numId="116" w16cid:durableId="1449204318">
    <w:abstractNumId w:val="67"/>
  </w:num>
  <w:num w:numId="117" w16cid:durableId="215627084">
    <w:abstractNumId w:val="108"/>
  </w:num>
  <w:num w:numId="118" w16cid:durableId="1104765619">
    <w:abstractNumId w:val="46"/>
  </w:num>
  <w:num w:numId="119" w16cid:durableId="437872748">
    <w:abstractNumId w:val="74"/>
  </w:num>
  <w:num w:numId="120" w16cid:durableId="272633974">
    <w:abstractNumId w:val="0"/>
  </w:num>
  <w:num w:numId="121" w16cid:durableId="85618860">
    <w:abstractNumId w:val="52"/>
  </w:num>
  <w:num w:numId="122" w16cid:durableId="231620263">
    <w:abstractNumId w:val="75"/>
  </w:num>
  <w:num w:numId="123" w16cid:durableId="1515336869">
    <w:abstractNumId w:val="97"/>
  </w:num>
  <w:num w:numId="124" w16cid:durableId="404761034">
    <w:abstractNumId w:val="112"/>
  </w:num>
  <w:num w:numId="125" w16cid:durableId="1977757326">
    <w:abstractNumId w:val="45"/>
  </w:num>
  <w:num w:numId="126" w16cid:durableId="2085301015">
    <w:abstractNumId w:val="92"/>
  </w:num>
  <w:num w:numId="127" w16cid:durableId="2051881225">
    <w:abstractNumId w:val="66"/>
  </w:num>
  <w:num w:numId="128" w16cid:durableId="1809738377">
    <w:abstractNumId w:val="85"/>
  </w:num>
  <w:num w:numId="129" w16cid:durableId="51393224">
    <w:abstractNumId w:val="89"/>
  </w:num>
  <w:num w:numId="130" w16cid:durableId="655259642">
    <w:abstractNumId w:val="8"/>
  </w:num>
  <w:num w:numId="131" w16cid:durableId="1604147342">
    <w:abstractNumId w:val="4"/>
  </w:num>
  <w:num w:numId="132" w16cid:durableId="1867711176">
    <w:abstractNumId w:val="118"/>
  </w:num>
  <w:num w:numId="133" w16cid:durableId="1084031663">
    <w:abstractNumId w:val="20"/>
  </w:num>
  <w:num w:numId="134" w16cid:durableId="1842157172">
    <w:abstractNumId w:val="23"/>
  </w:num>
  <w:numIdMacAtCleanup w:val="1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68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ED0"/>
    <w:rsid w:val="00000A2B"/>
    <w:rsid w:val="00000EE5"/>
    <w:rsid w:val="0000118F"/>
    <w:rsid w:val="000012AB"/>
    <w:rsid w:val="0000157C"/>
    <w:rsid w:val="000017F2"/>
    <w:rsid w:val="00001CCD"/>
    <w:rsid w:val="00002ADA"/>
    <w:rsid w:val="00003219"/>
    <w:rsid w:val="00003339"/>
    <w:rsid w:val="00003B14"/>
    <w:rsid w:val="00003C2B"/>
    <w:rsid w:val="00004B91"/>
    <w:rsid w:val="00004D2B"/>
    <w:rsid w:val="00005150"/>
    <w:rsid w:val="00005327"/>
    <w:rsid w:val="000054D5"/>
    <w:rsid w:val="0000568C"/>
    <w:rsid w:val="0000592C"/>
    <w:rsid w:val="000059B7"/>
    <w:rsid w:val="000075C8"/>
    <w:rsid w:val="00007626"/>
    <w:rsid w:val="000078A3"/>
    <w:rsid w:val="00007CD8"/>
    <w:rsid w:val="00010233"/>
    <w:rsid w:val="000106E5"/>
    <w:rsid w:val="00010A53"/>
    <w:rsid w:val="000111DF"/>
    <w:rsid w:val="0001123B"/>
    <w:rsid w:val="0001165E"/>
    <w:rsid w:val="00011AA6"/>
    <w:rsid w:val="00011D0E"/>
    <w:rsid w:val="000123E6"/>
    <w:rsid w:val="000125A7"/>
    <w:rsid w:val="00012801"/>
    <w:rsid w:val="00012AD1"/>
    <w:rsid w:val="00012D93"/>
    <w:rsid w:val="000131CA"/>
    <w:rsid w:val="000133AD"/>
    <w:rsid w:val="00013B50"/>
    <w:rsid w:val="00014009"/>
    <w:rsid w:val="000140C8"/>
    <w:rsid w:val="00014B96"/>
    <w:rsid w:val="00015B0A"/>
    <w:rsid w:val="0001659E"/>
    <w:rsid w:val="00016BE0"/>
    <w:rsid w:val="00016F8C"/>
    <w:rsid w:val="000170D7"/>
    <w:rsid w:val="000170F8"/>
    <w:rsid w:val="00017239"/>
    <w:rsid w:val="000207BE"/>
    <w:rsid w:val="00020FAD"/>
    <w:rsid w:val="00021441"/>
    <w:rsid w:val="000217AF"/>
    <w:rsid w:val="00021C03"/>
    <w:rsid w:val="00022151"/>
    <w:rsid w:val="00022749"/>
    <w:rsid w:val="00022F9F"/>
    <w:rsid w:val="0002317C"/>
    <w:rsid w:val="00023362"/>
    <w:rsid w:val="00023FAF"/>
    <w:rsid w:val="000240D3"/>
    <w:rsid w:val="000241E6"/>
    <w:rsid w:val="0002601A"/>
    <w:rsid w:val="0002650A"/>
    <w:rsid w:val="00026A0E"/>
    <w:rsid w:val="00027065"/>
    <w:rsid w:val="00030398"/>
    <w:rsid w:val="00030707"/>
    <w:rsid w:val="00031199"/>
    <w:rsid w:val="0003183C"/>
    <w:rsid w:val="000319B0"/>
    <w:rsid w:val="00031AB6"/>
    <w:rsid w:val="00031CB9"/>
    <w:rsid w:val="00031FAC"/>
    <w:rsid w:val="000327D7"/>
    <w:rsid w:val="00032BC6"/>
    <w:rsid w:val="00032D65"/>
    <w:rsid w:val="000347BF"/>
    <w:rsid w:val="000350E7"/>
    <w:rsid w:val="00035742"/>
    <w:rsid w:val="000359D0"/>
    <w:rsid w:val="00035C89"/>
    <w:rsid w:val="00035F6D"/>
    <w:rsid w:val="0003677B"/>
    <w:rsid w:val="00036B4A"/>
    <w:rsid w:val="00036B60"/>
    <w:rsid w:val="0003713C"/>
    <w:rsid w:val="00037455"/>
    <w:rsid w:val="000374A2"/>
    <w:rsid w:val="00037521"/>
    <w:rsid w:val="00040E99"/>
    <w:rsid w:val="00040F47"/>
    <w:rsid w:val="000411AD"/>
    <w:rsid w:val="00041224"/>
    <w:rsid w:val="000413DD"/>
    <w:rsid w:val="000414FA"/>
    <w:rsid w:val="000418B7"/>
    <w:rsid w:val="00042064"/>
    <w:rsid w:val="0004387C"/>
    <w:rsid w:val="00043CF6"/>
    <w:rsid w:val="00045899"/>
    <w:rsid w:val="00045D14"/>
    <w:rsid w:val="00045FA1"/>
    <w:rsid w:val="00046698"/>
    <w:rsid w:val="00046802"/>
    <w:rsid w:val="0004711C"/>
    <w:rsid w:val="000472DC"/>
    <w:rsid w:val="0004741B"/>
    <w:rsid w:val="000476FA"/>
    <w:rsid w:val="00047759"/>
    <w:rsid w:val="00047825"/>
    <w:rsid w:val="0004792F"/>
    <w:rsid w:val="00047AE4"/>
    <w:rsid w:val="00050474"/>
    <w:rsid w:val="00050CA4"/>
    <w:rsid w:val="00050D83"/>
    <w:rsid w:val="00051186"/>
    <w:rsid w:val="00051669"/>
    <w:rsid w:val="0005182E"/>
    <w:rsid w:val="00051B5A"/>
    <w:rsid w:val="0005296C"/>
    <w:rsid w:val="00052ADC"/>
    <w:rsid w:val="0005350B"/>
    <w:rsid w:val="00053826"/>
    <w:rsid w:val="00054A87"/>
    <w:rsid w:val="00055142"/>
    <w:rsid w:val="00055937"/>
    <w:rsid w:val="00055F34"/>
    <w:rsid w:val="0005604D"/>
    <w:rsid w:val="000569CE"/>
    <w:rsid w:val="00056BD1"/>
    <w:rsid w:val="00056D4F"/>
    <w:rsid w:val="000571A5"/>
    <w:rsid w:val="00057447"/>
    <w:rsid w:val="000575A7"/>
    <w:rsid w:val="0005766E"/>
    <w:rsid w:val="00057854"/>
    <w:rsid w:val="000578EA"/>
    <w:rsid w:val="00057F9D"/>
    <w:rsid w:val="00060059"/>
    <w:rsid w:val="00060469"/>
    <w:rsid w:val="0006236D"/>
    <w:rsid w:val="000627FB"/>
    <w:rsid w:val="00062BA7"/>
    <w:rsid w:val="00062BCC"/>
    <w:rsid w:val="00062D05"/>
    <w:rsid w:val="0006396D"/>
    <w:rsid w:val="00063C39"/>
    <w:rsid w:val="000643D7"/>
    <w:rsid w:val="00064642"/>
    <w:rsid w:val="000648F0"/>
    <w:rsid w:val="00064B60"/>
    <w:rsid w:val="00064B90"/>
    <w:rsid w:val="000658A1"/>
    <w:rsid w:val="00066450"/>
    <w:rsid w:val="0006660A"/>
    <w:rsid w:val="00066761"/>
    <w:rsid w:val="0006676D"/>
    <w:rsid w:val="00070C13"/>
    <w:rsid w:val="00070DB3"/>
    <w:rsid w:val="000712F0"/>
    <w:rsid w:val="0007282D"/>
    <w:rsid w:val="0007291D"/>
    <w:rsid w:val="0007293A"/>
    <w:rsid w:val="00073334"/>
    <w:rsid w:val="000735B2"/>
    <w:rsid w:val="000739A7"/>
    <w:rsid w:val="00073AAE"/>
    <w:rsid w:val="00073C2A"/>
    <w:rsid w:val="0007421A"/>
    <w:rsid w:val="00074708"/>
    <w:rsid w:val="00075063"/>
    <w:rsid w:val="00075158"/>
    <w:rsid w:val="000756B4"/>
    <w:rsid w:val="0007577A"/>
    <w:rsid w:val="00075FFA"/>
    <w:rsid w:val="00076665"/>
    <w:rsid w:val="00076E8F"/>
    <w:rsid w:val="000778C0"/>
    <w:rsid w:val="00077938"/>
    <w:rsid w:val="00077C9C"/>
    <w:rsid w:val="00077D03"/>
    <w:rsid w:val="00077FA0"/>
    <w:rsid w:val="000804CC"/>
    <w:rsid w:val="0008066F"/>
    <w:rsid w:val="00080758"/>
    <w:rsid w:val="00080F9A"/>
    <w:rsid w:val="000811D9"/>
    <w:rsid w:val="00081BE5"/>
    <w:rsid w:val="00081F3C"/>
    <w:rsid w:val="0008222C"/>
    <w:rsid w:val="000824FE"/>
    <w:rsid w:val="000825EC"/>
    <w:rsid w:val="00082F32"/>
    <w:rsid w:val="00083C25"/>
    <w:rsid w:val="00083CCC"/>
    <w:rsid w:val="0008426A"/>
    <w:rsid w:val="0008428A"/>
    <w:rsid w:val="00084C90"/>
    <w:rsid w:val="00084E46"/>
    <w:rsid w:val="00084E77"/>
    <w:rsid w:val="00085436"/>
    <w:rsid w:val="00085CBA"/>
    <w:rsid w:val="00085D46"/>
    <w:rsid w:val="0008627F"/>
    <w:rsid w:val="000865D7"/>
    <w:rsid w:val="00086978"/>
    <w:rsid w:val="00086D8C"/>
    <w:rsid w:val="00086F8F"/>
    <w:rsid w:val="000874DC"/>
    <w:rsid w:val="00087A33"/>
    <w:rsid w:val="00087B18"/>
    <w:rsid w:val="00087D45"/>
    <w:rsid w:val="00087F13"/>
    <w:rsid w:val="000902EF"/>
    <w:rsid w:val="00090344"/>
    <w:rsid w:val="0009089B"/>
    <w:rsid w:val="00092CD7"/>
    <w:rsid w:val="00092F13"/>
    <w:rsid w:val="00092FA9"/>
    <w:rsid w:val="000931DC"/>
    <w:rsid w:val="00093F03"/>
    <w:rsid w:val="00094586"/>
    <w:rsid w:val="000946F5"/>
    <w:rsid w:val="00094A1F"/>
    <w:rsid w:val="00094EAF"/>
    <w:rsid w:val="00095115"/>
    <w:rsid w:val="000951B6"/>
    <w:rsid w:val="000962E3"/>
    <w:rsid w:val="000964A9"/>
    <w:rsid w:val="00096676"/>
    <w:rsid w:val="000969B1"/>
    <w:rsid w:val="000972C6"/>
    <w:rsid w:val="00097369"/>
    <w:rsid w:val="00097BFD"/>
    <w:rsid w:val="00097C71"/>
    <w:rsid w:val="00097E31"/>
    <w:rsid w:val="000A168A"/>
    <w:rsid w:val="000A1A9F"/>
    <w:rsid w:val="000A1EA8"/>
    <w:rsid w:val="000A2BE9"/>
    <w:rsid w:val="000A2F2E"/>
    <w:rsid w:val="000A2FE4"/>
    <w:rsid w:val="000A334C"/>
    <w:rsid w:val="000A34CC"/>
    <w:rsid w:val="000A34E6"/>
    <w:rsid w:val="000A35BB"/>
    <w:rsid w:val="000A36E7"/>
    <w:rsid w:val="000A392D"/>
    <w:rsid w:val="000A4408"/>
    <w:rsid w:val="000A4D54"/>
    <w:rsid w:val="000A5082"/>
    <w:rsid w:val="000A56E3"/>
    <w:rsid w:val="000A6AAC"/>
    <w:rsid w:val="000A775D"/>
    <w:rsid w:val="000A7869"/>
    <w:rsid w:val="000A7984"/>
    <w:rsid w:val="000A7B5E"/>
    <w:rsid w:val="000B03F9"/>
    <w:rsid w:val="000B0B06"/>
    <w:rsid w:val="000B0C76"/>
    <w:rsid w:val="000B1865"/>
    <w:rsid w:val="000B1D84"/>
    <w:rsid w:val="000B1F6D"/>
    <w:rsid w:val="000B2303"/>
    <w:rsid w:val="000B234C"/>
    <w:rsid w:val="000B2CD2"/>
    <w:rsid w:val="000B345D"/>
    <w:rsid w:val="000B3A46"/>
    <w:rsid w:val="000B4579"/>
    <w:rsid w:val="000B4E50"/>
    <w:rsid w:val="000B50D7"/>
    <w:rsid w:val="000B57FA"/>
    <w:rsid w:val="000B586C"/>
    <w:rsid w:val="000B5DEC"/>
    <w:rsid w:val="000B627D"/>
    <w:rsid w:val="000B645D"/>
    <w:rsid w:val="000B6F44"/>
    <w:rsid w:val="000B7A6B"/>
    <w:rsid w:val="000B7DED"/>
    <w:rsid w:val="000C06C0"/>
    <w:rsid w:val="000C09AC"/>
    <w:rsid w:val="000C0D10"/>
    <w:rsid w:val="000C0E0A"/>
    <w:rsid w:val="000C12A7"/>
    <w:rsid w:val="000C17D1"/>
    <w:rsid w:val="000C18F0"/>
    <w:rsid w:val="000C1AF6"/>
    <w:rsid w:val="000C247B"/>
    <w:rsid w:val="000C328D"/>
    <w:rsid w:val="000C3AD0"/>
    <w:rsid w:val="000C3FB9"/>
    <w:rsid w:val="000C3FE1"/>
    <w:rsid w:val="000C4FC1"/>
    <w:rsid w:val="000C5CB9"/>
    <w:rsid w:val="000C5EA0"/>
    <w:rsid w:val="000C7075"/>
    <w:rsid w:val="000C7809"/>
    <w:rsid w:val="000C7FC2"/>
    <w:rsid w:val="000D009A"/>
    <w:rsid w:val="000D042B"/>
    <w:rsid w:val="000D053C"/>
    <w:rsid w:val="000D0D61"/>
    <w:rsid w:val="000D0DDC"/>
    <w:rsid w:val="000D0EFA"/>
    <w:rsid w:val="000D0F21"/>
    <w:rsid w:val="000D2CD8"/>
    <w:rsid w:val="000D41C3"/>
    <w:rsid w:val="000D47F5"/>
    <w:rsid w:val="000D481C"/>
    <w:rsid w:val="000D4FE8"/>
    <w:rsid w:val="000D5003"/>
    <w:rsid w:val="000D5683"/>
    <w:rsid w:val="000D586B"/>
    <w:rsid w:val="000D60FA"/>
    <w:rsid w:val="000D64D8"/>
    <w:rsid w:val="000D6984"/>
    <w:rsid w:val="000D6D05"/>
    <w:rsid w:val="000D722B"/>
    <w:rsid w:val="000D7886"/>
    <w:rsid w:val="000E06FE"/>
    <w:rsid w:val="000E0776"/>
    <w:rsid w:val="000E07FF"/>
    <w:rsid w:val="000E1179"/>
    <w:rsid w:val="000E13A8"/>
    <w:rsid w:val="000E209C"/>
    <w:rsid w:val="000E2411"/>
    <w:rsid w:val="000E32AB"/>
    <w:rsid w:val="000E3EA9"/>
    <w:rsid w:val="000E4307"/>
    <w:rsid w:val="000E45BD"/>
    <w:rsid w:val="000E537A"/>
    <w:rsid w:val="000E5BC6"/>
    <w:rsid w:val="000E62E9"/>
    <w:rsid w:val="000E6516"/>
    <w:rsid w:val="000E6520"/>
    <w:rsid w:val="000E65EA"/>
    <w:rsid w:val="000E6AF8"/>
    <w:rsid w:val="000E6B22"/>
    <w:rsid w:val="000E6E01"/>
    <w:rsid w:val="000E765C"/>
    <w:rsid w:val="000E7D83"/>
    <w:rsid w:val="000E7E3E"/>
    <w:rsid w:val="000F040D"/>
    <w:rsid w:val="000F04BA"/>
    <w:rsid w:val="000F0BD3"/>
    <w:rsid w:val="000F0C50"/>
    <w:rsid w:val="000F0EE1"/>
    <w:rsid w:val="000F1AA3"/>
    <w:rsid w:val="000F2707"/>
    <w:rsid w:val="000F28F1"/>
    <w:rsid w:val="000F2DF8"/>
    <w:rsid w:val="000F3100"/>
    <w:rsid w:val="000F3126"/>
    <w:rsid w:val="000F3610"/>
    <w:rsid w:val="000F38AE"/>
    <w:rsid w:val="000F4962"/>
    <w:rsid w:val="000F57D0"/>
    <w:rsid w:val="000F5821"/>
    <w:rsid w:val="000F5B0F"/>
    <w:rsid w:val="000F5DE9"/>
    <w:rsid w:val="000F60F0"/>
    <w:rsid w:val="000F622C"/>
    <w:rsid w:val="000F686C"/>
    <w:rsid w:val="000F6887"/>
    <w:rsid w:val="000F744C"/>
    <w:rsid w:val="001007DB"/>
    <w:rsid w:val="001008D4"/>
    <w:rsid w:val="00100D06"/>
    <w:rsid w:val="001015AF"/>
    <w:rsid w:val="0010165C"/>
    <w:rsid w:val="001016DC"/>
    <w:rsid w:val="00102853"/>
    <w:rsid w:val="00102D9F"/>
    <w:rsid w:val="00103061"/>
    <w:rsid w:val="00103919"/>
    <w:rsid w:val="00103993"/>
    <w:rsid w:val="00104220"/>
    <w:rsid w:val="00105282"/>
    <w:rsid w:val="001056F3"/>
    <w:rsid w:val="0010593A"/>
    <w:rsid w:val="0010598A"/>
    <w:rsid w:val="00105D44"/>
    <w:rsid w:val="001062D0"/>
    <w:rsid w:val="001073F7"/>
    <w:rsid w:val="00107904"/>
    <w:rsid w:val="00110C6F"/>
    <w:rsid w:val="00113550"/>
    <w:rsid w:val="0011363E"/>
    <w:rsid w:val="001136A6"/>
    <w:rsid w:val="00113923"/>
    <w:rsid w:val="00113E24"/>
    <w:rsid w:val="00113EB5"/>
    <w:rsid w:val="0011424D"/>
    <w:rsid w:val="00114599"/>
    <w:rsid w:val="00114E78"/>
    <w:rsid w:val="0011534D"/>
    <w:rsid w:val="00115909"/>
    <w:rsid w:val="00115B50"/>
    <w:rsid w:val="00115C83"/>
    <w:rsid w:val="00116421"/>
    <w:rsid w:val="00116FAC"/>
    <w:rsid w:val="00117E4C"/>
    <w:rsid w:val="001202E8"/>
    <w:rsid w:val="0012116D"/>
    <w:rsid w:val="00121533"/>
    <w:rsid w:val="0012203E"/>
    <w:rsid w:val="001228A8"/>
    <w:rsid w:val="00122A6D"/>
    <w:rsid w:val="00122CC6"/>
    <w:rsid w:val="0012315E"/>
    <w:rsid w:val="0012425C"/>
    <w:rsid w:val="00124746"/>
    <w:rsid w:val="00124757"/>
    <w:rsid w:val="00125117"/>
    <w:rsid w:val="001252BC"/>
    <w:rsid w:val="001255A8"/>
    <w:rsid w:val="00126297"/>
    <w:rsid w:val="0012697B"/>
    <w:rsid w:val="00126B65"/>
    <w:rsid w:val="00126C83"/>
    <w:rsid w:val="00126F38"/>
    <w:rsid w:val="00127369"/>
    <w:rsid w:val="00127384"/>
    <w:rsid w:val="00127B98"/>
    <w:rsid w:val="001304F4"/>
    <w:rsid w:val="00130FC8"/>
    <w:rsid w:val="001313AE"/>
    <w:rsid w:val="00131BAE"/>
    <w:rsid w:val="00131E2D"/>
    <w:rsid w:val="00132330"/>
    <w:rsid w:val="00132DE6"/>
    <w:rsid w:val="00132FFD"/>
    <w:rsid w:val="0013332B"/>
    <w:rsid w:val="001333A2"/>
    <w:rsid w:val="00133FA9"/>
    <w:rsid w:val="0013433E"/>
    <w:rsid w:val="0013455B"/>
    <w:rsid w:val="001349EC"/>
    <w:rsid w:val="00134FED"/>
    <w:rsid w:val="00135055"/>
    <w:rsid w:val="001353EC"/>
    <w:rsid w:val="001354DE"/>
    <w:rsid w:val="001358F4"/>
    <w:rsid w:val="00135E96"/>
    <w:rsid w:val="00135EF2"/>
    <w:rsid w:val="00136288"/>
    <w:rsid w:val="00136517"/>
    <w:rsid w:val="00136ACB"/>
    <w:rsid w:val="00136C84"/>
    <w:rsid w:val="00136D49"/>
    <w:rsid w:val="00136E9D"/>
    <w:rsid w:val="0013755B"/>
    <w:rsid w:val="001379BB"/>
    <w:rsid w:val="00140347"/>
    <w:rsid w:val="00140F74"/>
    <w:rsid w:val="00141517"/>
    <w:rsid w:val="00141E26"/>
    <w:rsid w:val="00142247"/>
    <w:rsid w:val="001427E0"/>
    <w:rsid w:val="001428BD"/>
    <w:rsid w:val="00142F88"/>
    <w:rsid w:val="00143628"/>
    <w:rsid w:val="00143B2B"/>
    <w:rsid w:val="00143CBF"/>
    <w:rsid w:val="001448F5"/>
    <w:rsid w:val="001459A9"/>
    <w:rsid w:val="00145BEB"/>
    <w:rsid w:val="00145FD4"/>
    <w:rsid w:val="001466CC"/>
    <w:rsid w:val="001468D3"/>
    <w:rsid w:val="00146965"/>
    <w:rsid w:val="00147747"/>
    <w:rsid w:val="00151AE5"/>
    <w:rsid w:val="00152BD7"/>
    <w:rsid w:val="00152E3D"/>
    <w:rsid w:val="00152EB0"/>
    <w:rsid w:val="0015302E"/>
    <w:rsid w:val="00153707"/>
    <w:rsid w:val="00153BA7"/>
    <w:rsid w:val="0015435C"/>
    <w:rsid w:val="00154AD0"/>
    <w:rsid w:val="00154DA1"/>
    <w:rsid w:val="00154EB2"/>
    <w:rsid w:val="0015506D"/>
    <w:rsid w:val="00155241"/>
    <w:rsid w:val="001552B8"/>
    <w:rsid w:val="0015578B"/>
    <w:rsid w:val="00155CAE"/>
    <w:rsid w:val="00155E16"/>
    <w:rsid w:val="00155E81"/>
    <w:rsid w:val="00156495"/>
    <w:rsid w:val="00156D9E"/>
    <w:rsid w:val="00156F6A"/>
    <w:rsid w:val="0015724F"/>
    <w:rsid w:val="001575B3"/>
    <w:rsid w:val="00157A2D"/>
    <w:rsid w:val="00157C79"/>
    <w:rsid w:val="00157F8A"/>
    <w:rsid w:val="001602FB"/>
    <w:rsid w:val="00160CB5"/>
    <w:rsid w:val="00161BDE"/>
    <w:rsid w:val="0016310C"/>
    <w:rsid w:val="0016358E"/>
    <w:rsid w:val="001637EB"/>
    <w:rsid w:val="00163B7F"/>
    <w:rsid w:val="00164509"/>
    <w:rsid w:val="00164593"/>
    <w:rsid w:val="00164809"/>
    <w:rsid w:val="00165136"/>
    <w:rsid w:val="0016521C"/>
    <w:rsid w:val="00165764"/>
    <w:rsid w:val="001657C4"/>
    <w:rsid w:val="0016583C"/>
    <w:rsid w:val="00165D5B"/>
    <w:rsid w:val="00165DD0"/>
    <w:rsid w:val="001666DA"/>
    <w:rsid w:val="0016727A"/>
    <w:rsid w:val="00167579"/>
    <w:rsid w:val="00170293"/>
    <w:rsid w:val="001703A2"/>
    <w:rsid w:val="00170669"/>
    <w:rsid w:val="00170C6A"/>
    <w:rsid w:val="00170F8C"/>
    <w:rsid w:val="00171033"/>
    <w:rsid w:val="0017153F"/>
    <w:rsid w:val="00171EA9"/>
    <w:rsid w:val="00171EAE"/>
    <w:rsid w:val="00171EF1"/>
    <w:rsid w:val="00171F92"/>
    <w:rsid w:val="00172C20"/>
    <w:rsid w:val="00172D06"/>
    <w:rsid w:val="0017422D"/>
    <w:rsid w:val="001744A0"/>
    <w:rsid w:val="00175680"/>
    <w:rsid w:val="00176072"/>
    <w:rsid w:val="001765FE"/>
    <w:rsid w:val="0017692B"/>
    <w:rsid w:val="00176CA3"/>
    <w:rsid w:val="00176E8A"/>
    <w:rsid w:val="00176F55"/>
    <w:rsid w:val="00177124"/>
    <w:rsid w:val="001771BB"/>
    <w:rsid w:val="00177AA6"/>
    <w:rsid w:val="00180427"/>
    <w:rsid w:val="00180961"/>
    <w:rsid w:val="00180D71"/>
    <w:rsid w:val="00181915"/>
    <w:rsid w:val="00182C02"/>
    <w:rsid w:val="00182CBB"/>
    <w:rsid w:val="00183C23"/>
    <w:rsid w:val="0018420F"/>
    <w:rsid w:val="0018443B"/>
    <w:rsid w:val="001853F5"/>
    <w:rsid w:val="00185550"/>
    <w:rsid w:val="00186865"/>
    <w:rsid w:val="00186ECF"/>
    <w:rsid w:val="00187405"/>
    <w:rsid w:val="00187A3B"/>
    <w:rsid w:val="001905BC"/>
    <w:rsid w:val="00190EAD"/>
    <w:rsid w:val="00191487"/>
    <w:rsid w:val="0019173B"/>
    <w:rsid w:val="00192071"/>
    <w:rsid w:val="00192317"/>
    <w:rsid w:val="0019298D"/>
    <w:rsid w:val="00192AA9"/>
    <w:rsid w:val="00193121"/>
    <w:rsid w:val="00193249"/>
    <w:rsid w:val="00193503"/>
    <w:rsid w:val="001938D4"/>
    <w:rsid w:val="00193A6E"/>
    <w:rsid w:val="00193C4A"/>
    <w:rsid w:val="0019416B"/>
    <w:rsid w:val="0019472C"/>
    <w:rsid w:val="0019486F"/>
    <w:rsid w:val="00194D82"/>
    <w:rsid w:val="00194E5E"/>
    <w:rsid w:val="00194F98"/>
    <w:rsid w:val="0019500B"/>
    <w:rsid w:val="00195484"/>
    <w:rsid w:val="001958A2"/>
    <w:rsid w:val="00195AE8"/>
    <w:rsid w:val="00195EF0"/>
    <w:rsid w:val="00195EFC"/>
    <w:rsid w:val="0019616D"/>
    <w:rsid w:val="00196D28"/>
    <w:rsid w:val="00196DE8"/>
    <w:rsid w:val="00196EEF"/>
    <w:rsid w:val="00196F32"/>
    <w:rsid w:val="00197A70"/>
    <w:rsid w:val="001A064C"/>
    <w:rsid w:val="001A087E"/>
    <w:rsid w:val="001A0AB2"/>
    <w:rsid w:val="001A0AD7"/>
    <w:rsid w:val="001A0D7E"/>
    <w:rsid w:val="001A1667"/>
    <w:rsid w:val="001A1BC4"/>
    <w:rsid w:val="001A2296"/>
    <w:rsid w:val="001A2571"/>
    <w:rsid w:val="001A2D5C"/>
    <w:rsid w:val="001A2E48"/>
    <w:rsid w:val="001A37AC"/>
    <w:rsid w:val="001A3C08"/>
    <w:rsid w:val="001A3D15"/>
    <w:rsid w:val="001A41F6"/>
    <w:rsid w:val="001A4B71"/>
    <w:rsid w:val="001A5D06"/>
    <w:rsid w:val="001A760D"/>
    <w:rsid w:val="001A79D0"/>
    <w:rsid w:val="001A7AE7"/>
    <w:rsid w:val="001A7C11"/>
    <w:rsid w:val="001A7EA9"/>
    <w:rsid w:val="001B0478"/>
    <w:rsid w:val="001B0B24"/>
    <w:rsid w:val="001B0B8A"/>
    <w:rsid w:val="001B0D4E"/>
    <w:rsid w:val="001B1390"/>
    <w:rsid w:val="001B140F"/>
    <w:rsid w:val="001B1930"/>
    <w:rsid w:val="001B196B"/>
    <w:rsid w:val="001B374B"/>
    <w:rsid w:val="001B37F5"/>
    <w:rsid w:val="001B3B55"/>
    <w:rsid w:val="001B4591"/>
    <w:rsid w:val="001B4C6F"/>
    <w:rsid w:val="001B593A"/>
    <w:rsid w:val="001B5B5D"/>
    <w:rsid w:val="001B5B65"/>
    <w:rsid w:val="001B6AB1"/>
    <w:rsid w:val="001B6E87"/>
    <w:rsid w:val="001B74B8"/>
    <w:rsid w:val="001B7701"/>
    <w:rsid w:val="001C059E"/>
    <w:rsid w:val="001C06AD"/>
    <w:rsid w:val="001C0C03"/>
    <w:rsid w:val="001C12F3"/>
    <w:rsid w:val="001C2643"/>
    <w:rsid w:val="001C2C92"/>
    <w:rsid w:val="001C2EF4"/>
    <w:rsid w:val="001C39B0"/>
    <w:rsid w:val="001C3CCD"/>
    <w:rsid w:val="001C3F31"/>
    <w:rsid w:val="001C473E"/>
    <w:rsid w:val="001C4E65"/>
    <w:rsid w:val="001C58B7"/>
    <w:rsid w:val="001C5BA9"/>
    <w:rsid w:val="001C6268"/>
    <w:rsid w:val="001C6962"/>
    <w:rsid w:val="001C7472"/>
    <w:rsid w:val="001C7601"/>
    <w:rsid w:val="001C7726"/>
    <w:rsid w:val="001C7F90"/>
    <w:rsid w:val="001D04C4"/>
    <w:rsid w:val="001D0E0B"/>
    <w:rsid w:val="001D10CB"/>
    <w:rsid w:val="001D113B"/>
    <w:rsid w:val="001D194C"/>
    <w:rsid w:val="001D1D2B"/>
    <w:rsid w:val="001D1DBA"/>
    <w:rsid w:val="001D1DBE"/>
    <w:rsid w:val="001D2B25"/>
    <w:rsid w:val="001D2F42"/>
    <w:rsid w:val="001D33A6"/>
    <w:rsid w:val="001D367A"/>
    <w:rsid w:val="001D3856"/>
    <w:rsid w:val="001D4ADA"/>
    <w:rsid w:val="001D4DD9"/>
    <w:rsid w:val="001D5041"/>
    <w:rsid w:val="001D5DFD"/>
    <w:rsid w:val="001D5E42"/>
    <w:rsid w:val="001D5E8D"/>
    <w:rsid w:val="001D6279"/>
    <w:rsid w:val="001D68B9"/>
    <w:rsid w:val="001D6CCC"/>
    <w:rsid w:val="001D6DB5"/>
    <w:rsid w:val="001D7C5E"/>
    <w:rsid w:val="001D7E43"/>
    <w:rsid w:val="001D7EDD"/>
    <w:rsid w:val="001E03A6"/>
    <w:rsid w:val="001E0C7A"/>
    <w:rsid w:val="001E1A6F"/>
    <w:rsid w:val="001E1E8F"/>
    <w:rsid w:val="001E200B"/>
    <w:rsid w:val="001E2030"/>
    <w:rsid w:val="001E24FE"/>
    <w:rsid w:val="001E2CFE"/>
    <w:rsid w:val="001E2E69"/>
    <w:rsid w:val="001E40AB"/>
    <w:rsid w:val="001E445D"/>
    <w:rsid w:val="001E487A"/>
    <w:rsid w:val="001E489A"/>
    <w:rsid w:val="001E4A00"/>
    <w:rsid w:val="001E4B21"/>
    <w:rsid w:val="001E53BA"/>
    <w:rsid w:val="001E575A"/>
    <w:rsid w:val="001E5798"/>
    <w:rsid w:val="001E583F"/>
    <w:rsid w:val="001E62C0"/>
    <w:rsid w:val="001E6354"/>
    <w:rsid w:val="001E64D9"/>
    <w:rsid w:val="001E6575"/>
    <w:rsid w:val="001E6912"/>
    <w:rsid w:val="001E7043"/>
    <w:rsid w:val="001F00D9"/>
    <w:rsid w:val="001F08E0"/>
    <w:rsid w:val="001F0BDC"/>
    <w:rsid w:val="001F226F"/>
    <w:rsid w:val="001F2619"/>
    <w:rsid w:val="001F3031"/>
    <w:rsid w:val="001F3B64"/>
    <w:rsid w:val="001F4100"/>
    <w:rsid w:val="001F4268"/>
    <w:rsid w:val="001F4865"/>
    <w:rsid w:val="001F4A3E"/>
    <w:rsid w:val="001F4A53"/>
    <w:rsid w:val="001F52AD"/>
    <w:rsid w:val="001F547E"/>
    <w:rsid w:val="001F56F4"/>
    <w:rsid w:val="001F5A4F"/>
    <w:rsid w:val="001F64F1"/>
    <w:rsid w:val="001F7699"/>
    <w:rsid w:val="001F7E83"/>
    <w:rsid w:val="0020042C"/>
    <w:rsid w:val="0020042E"/>
    <w:rsid w:val="00200847"/>
    <w:rsid w:val="0020121E"/>
    <w:rsid w:val="0020142B"/>
    <w:rsid w:val="00201BF5"/>
    <w:rsid w:val="002026E2"/>
    <w:rsid w:val="00202D5C"/>
    <w:rsid w:val="00202E34"/>
    <w:rsid w:val="0020315B"/>
    <w:rsid w:val="002031FE"/>
    <w:rsid w:val="00203B4C"/>
    <w:rsid w:val="002048CE"/>
    <w:rsid w:val="00204EBC"/>
    <w:rsid w:val="00204EEF"/>
    <w:rsid w:val="002062BD"/>
    <w:rsid w:val="002064AE"/>
    <w:rsid w:val="002068FC"/>
    <w:rsid w:val="0020698D"/>
    <w:rsid w:val="00207399"/>
    <w:rsid w:val="0020749A"/>
    <w:rsid w:val="002078FF"/>
    <w:rsid w:val="00210FF2"/>
    <w:rsid w:val="00211211"/>
    <w:rsid w:val="00211299"/>
    <w:rsid w:val="002114FD"/>
    <w:rsid w:val="00211C13"/>
    <w:rsid w:val="00211E3F"/>
    <w:rsid w:val="00211FB1"/>
    <w:rsid w:val="00212498"/>
    <w:rsid w:val="002124E6"/>
    <w:rsid w:val="00212FCE"/>
    <w:rsid w:val="00213094"/>
    <w:rsid w:val="002147CE"/>
    <w:rsid w:val="00214954"/>
    <w:rsid w:val="00214AD2"/>
    <w:rsid w:val="00214D21"/>
    <w:rsid w:val="00214E19"/>
    <w:rsid w:val="00214EDB"/>
    <w:rsid w:val="002150E7"/>
    <w:rsid w:val="0021528E"/>
    <w:rsid w:val="0021567A"/>
    <w:rsid w:val="00215952"/>
    <w:rsid w:val="00215CC7"/>
    <w:rsid w:val="0021712C"/>
    <w:rsid w:val="00217209"/>
    <w:rsid w:val="00217A7B"/>
    <w:rsid w:val="00217EDE"/>
    <w:rsid w:val="00220587"/>
    <w:rsid w:val="00220CA5"/>
    <w:rsid w:val="00220E85"/>
    <w:rsid w:val="0022127E"/>
    <w:rsid w:val="0022309F"/>
    <w:rsid w:val="0022343A"/>
    <w:rsid w:val="0022421B"/>
    <w:rsid w:val="002247B8"/>
    <w:rsid w:val="002254C8"/>
    <w:rsid w:val="0022557E"/>
    <w:rsid w:val="0022573F"/>
    <w:rsid w:val="00225DCA"/>
    <w:rsid w:val="0022634F"/>
    <w:rsid w:val="00226470"/>
    <w:rsid w:val="002269AD"/>
    <w:rsid w:val="00226E28"/>
    <w:rsid w:val="00227203"/>
    <w:rsid w:val="0022721D"/>
    <w:rsid w:val="00227463"/>
    <w:rsid w:val="00227D49"/>
    <w:rsid w:val="00230F99"/>
    <w:rsid w:val="00231F2C"/>
    <w:rsid w:val="00232108"/>
    <w:rsid w:val="002321E3"/>
    <w:rsid w:val="002333ED"/>
    <w:rsid w:val="0023387B"/>
    <w:rsid w:val="00234557"/>
    <w:rsid w:val="00234D33"/>
    <w:rsid w:val="00234DB6"/>
    <w:rsid w:val="00234F96"/>
    <w:rsid w:val="00235002"/>
    <w:rsid w:val="00235B5A"/>
    <w:rsid w:val="00235E74"/>
    <w:rsid w:val="002360DB"/>
    <w:rsid w:val="002373CE"/>
    <w:rsid w:val="00237638"/>
    <w:rsid w:val="00237D4D"/>
    <w:rsid w:val="00240369"/>
    <w:rsid w:val="00240505"/>
    <w:rsid w:val="00240A6E"/>
    <w:rsid w:val="002416E8"/>
    <w:rsid w:val="00241AA6"/>
    <w:rsid w:val="00241D3D"/>
    <w:rsid w:val="0024334A"/>
    <w:rsid w:val="0024352B"/>
    <w:rsid w:val="00243787"/>
    <w:rsid w:val="00243B71"/>
    <w:rsid w:val="00243CAA"/>
    <w:rsid w:val="00243E25"/>
    <w:rsid w:val="00243ED6"/>
    <w:rsid w:val="0024417C"/>
    <w:rsid w:val="002448FB"/>
    <w:rsid w:val="00244D18"/>
    <w:rsid w:val="002459D5"/>
    <w:rsid w:val="00245CB2"/>
    <w:rsid w:val="00246F17"/>
    <w:rsid w:val="00247678"/>
    <w:rsid w:val="00247BC9"/>
    <w:rsid w:val="002501D6"/>
    <w:rsid w:val="00250F18"/>
    <w:rsid w:val="002511FC"/>
    <w:rsid w:val="002522CF"/>
    <w:rsid w:val="0025231E"/>
    <w:rsid w:val="00252D3D"/>
    <w:rsid w:val="002531E9"/>
    <w:rsid w:val="00253755"/>
    <w:rsid w:val="0025398D"/>
    <w:rsid w:val="00253A35"/>
    <w:rsid w:val="00253B54"/>
    <w:rsid w:val="00253F17"/>
    <w:rsid w:val="00254350"/>
    <w:rsid w:val="00254521"/>
    <w:rsid w:val="002548E6"/>
    <w:rsid w:val="00255ACB"/>
    <w:rsid w:val="00256324"/>
    <w:rsid w:val="0025664A"/>
    <w:rsid w:val="002567F5"/>
    <w:rsid w:val="0025683D"/>
    <w:rsid w:val="00256F7C"/>
    <w:rsid w:val="002577D4"/>
    <w:rsid w:val="00257BFB"/>
    <w:rsid w:val="00257C1A"/>
    <w:rsid w:val="002609BC"/>
    <w:rsid w:val="00260F1A"/>
    <w:rsid w:val="00261B65"/>
    <w:rsid w:val="00261C5C"/>
    <w:rsid w:val="002621A1"/>
    <w:rsid w:val="0026258D"/>
    <w:rsid w:val="002626D9"/>
    <w:rsid w:val="002636C0"/>
    <w:rsid w:val="00263A42"/>
    <w:rsid w:val="002640CF"/>
    <w:rsid w:val="002645A2"/>
    <w:rsid w:val="00264859"/>
    <w:rsid w:val="00264870"/>
    <w:rsid w:val="00264CD1"/>
    <w:rsid w:val="00264E29"/>
    <w:rsid w:val="00264FE7"/>
    <w:rsid w:val="00265212"/>
    <w:rsid w:val="00265F82"/>
    <w:rsid w:val="00266541"/>
    <w:rsid w:val="0026724D"/>
    <w:rsid w:val="00267638"/>
    <w:rsid w:val="00267EC0"/>
    <w:rsid w:val="00270635"/>
    <w:rsid w:val="00270881"/>
    <w:rsid w:val="00270B5A"/>
    <w:rsid w:val="00270C93"/>
    <w:rsid w:val="00271C0A"/>
    <w:rsid w:val="00272479"/>
    <w:rsid w:val="00272722"/>
    <w:rsid w:val="002728B5"/>
    <w:rsid w:val="00272BB5"/>
    <w:rsid w:val="00272CA5"/>
    <w:rsid w:val="00272D4F"/>
    <w:rsid w:val="00273151"/>
    <w:rsid w:val="002741EE"/>
    <w:rsid w:val="0027448D"/>
    <w:rsid w:val="00274542"/>
    <w:rsid w:val="00274790"/>
    <w:rsid w:val="00274834"/>
    <w:rsid w:val="00274EF8"/>
    <w:rsid w:val="00275188"/>
    <w:rsid w:val="00275532"/>
    <w:rsid w:val="002757A3"/>
    <w:rsid w:val="00276369"/>
    <w:rsid w:val="00276419"/>
    <w:rsid w:val="00276582"/>
    <w:rsid w:val="00276774"/>
    <w:rsid w:val="00276D27"/>
    <w:rsid w:val="00277211"/>
    <w:rsid w:val="002778F7"/>
    <w:rsid w:val="00277AFE"/>
    <w:rsid w:val="00277ED0"/>
    <w:rsid w:val="002805FE"/>
    <w:rsid w:val="00280AC5"/>
    <w:rsid w:val="00280CCC"/>
    <w:rsid w:val="00280E0D"/>
    <w:rsid w:val="00280E52"/>
    <w:rsid w:val="00281529"/>
    <w:rsid w:val="00281846"/>
    <w:rsid w:val="002818EB"/>
    <w:rsid w:val="00281A2E"/>
    <w:rsid w:val="00281C86"/>
    <w:rsid w:val="00281F5A"/>
    <w:rsid w:val="00282658"/>
    <w:rsid w:val="00282722"/>
    <w:rsid w:val="00283046"/>
    <w:rsid w:val="00283108"/>
    <w:rsid w:val="00283258"/>
    <w:rsid w:val="002838AD"/>
    <w:rsid w:val="00283A04"/>
    <w:rsid w:val="00283DC7"/>
    <w:rsid w:val="00285890"/>
    <w:rsid w:val="002860F1"/>
    <w:rsid w:val="00286B00"/>
    <w:rsid w:val="00286EBF"/>
    <w:rsid w:val="00287A8C"/>
    <w:rsid w:val="002903BF"/>
    <w:rsid w:val="00290DB0"/>
    <w:rsid w:val="002916F3"/>
    <w:rsid w:val="002918F8"/>
    <w:rsid w:val="00291982"/>
    <w:rsid w:val="0029246C"/>
    <w:rsid w:val="00292855"/>
    <w:rsid w:val="0029357B"/>
    <w:rsid w:val="00294230"/>
    <w:rsid w:val="00294283"/>
    <w:rsid w:val="002943E9"/>
    <w:rsid w:val="002948D4"/>
    <w:rsid w:val="002955A1"/>
    <w:rsid w:val="002956AC"/>
    <w:rsid w:val="00295DE5"/>
    <w:rsid w:val="00295E36"/>
    <w:rsid w:val="002966F6"/>
    <w:rsid w:val="00297158"/>
    <w:rsid w:val="00297D31"/>
    <w:rsid w:val="002A01E5"/>
    <w:rsid w:val="002A042F"/>
    <w:rsid w:val="002A05B0"/>
    <w:rsid w:val="002A065F"/>
    <w:rsid w:val="002A0AA3"/>
    <w:rsid w:val="002A192D"/>
    <w:rsid w:val="002A1BE7"/>
    <w:rsid w:val="002A1E04"/>
    <w:rsid w:val="002A2324"/>
    <w:rsid w:val="002A2A52"/>
    <w:rsid w:val="002A3B51"/>
    <w:rsid w:val="002A4E68"/>
    <w:rsid w:val="002A5025"/>
    <w:rsid w:val="002A57D0"/>
    <w:rsid w:val="002A5B80"/>
    <w:rsid w:val="002A6D19"/>
    <w:rsid w:val="002A77F6"/>
    <w:rsid w:val="002B01F4"/>
    <w:rsid w:val="002B0A1C"/>
    <w:rsid w:val="002B0B73"/>
    <w:rsid w:val="002B0CA7"/>
    <w:rsid w:val="002B140B"/>
    <w:rsid w:val="002B1941"/>
    <w:rsid w:val="002B1A2F"/>
    <w:rsid w:val="002B1A8B"/>
    <w:rsid w:val="002B1B14"/>
    <w:rsid w:val="002B29D1"/>
    <w:rsid w:val="002B2A9F"/>
    <w:rsid w:val="002B2D00"/>
    <w:rsid w:val="002B32E5"/>
    <w:rsid w:val="002B3350"/>
    <w:rsid w:val="002B33FE"/>
    <w:rsid w:val="002B362C"/>
    <w:rsid w:val="002B3D7E"/>
    <w:rsid w:val="002B46A3"/>
    <w:rsid w:val="002B49C9"/>
    <w:rsid w:val="002B4B21"/>
    <w:rsid w:val="002B4CA7"/>
    <w:rsid w:val="002B506A"/>
    <w:rsid w:val="002B5706"/>
    <w:rsid w:val="002B5824"/>
    <w:rsid w:val="002B5BA7"/>
    <w:rsid w:val="002B5DCB"/>
    <w:rsid w:val="002B6167"/>
    <w:rsid w:val="002B6CD1"/>
    <w:rsid w:val="002B6E4C"/>
    <w:rsid w:val="002B6E70"/>
    <w:rsid w:val="002B751E"/>
    <w:rsid w:val="002B7F5A"/>
    <w:rsid w:val="002C0023"/>
    <w:rsid w:val="002C0128"/>
    <w:rsid w:val="002C013B"/>
    <w:rsid w:val="002C0854"/>
    <w:rsid w:val="002C0D9F"/>
    <w:rsid w:val="002C15B0"/>
    <w:rsid w:val="002C1BB3"/>
    <w:rsid w:val="002C1E5B"/>
    <w:rsid w:val="002C2400"/>
    <w:rsid w:val="002C28DD"/>
    <w:rsid w:val="002C352D"/>
    <w:rsid w:val="002C35FC"/>
    <w:rsid w:val="002C3D11"/>
    <w:rsid w:val="002C41FA"/>
    <w:rsid w:val="002C4D12"/>
    <w:rsid w:val="002C52AC"/>
    <w:rsid w:val="002C5A7D"/>
    <w:rsid w:val="002C615C"/>
    <w:rsid w:val="002C6173"/>
    <w:rsid w:val="002C6556"/>
    <w:rsid w:val="002C742A"/>
    <w:rsid w:val="002C752F"/>
    <w:rsid w:val="002C773E"/>
    <w:rsid w:val="002C79A6"/>
    <w:rsid w:val="002C7D68"/>
    <w:rsid w:val="002C7DAC"/>
    <w:rsid w:val="002C7E7B"/>
    <w:rsid w:val="002D0144"/>
    <w:rsid w:val="002D1BC3"/>
    <w:rsid w:val="002D1CCC"/>
    <w:rsid w:val="002D1E23"/>
    <w:rsid w:val="002D1F19"/>
    <w:rsid w:val="002D2542"/>
    <w:rsid w:val="002D325F"/>
    <w:rsid w:val="002D3F3D"/>
    <w:rsid w:val="002D4AC0"/>
    <w:rsid w:val="002D4EA8"/>
    <w:rsid w:val="002D4EA9"/>
    <w:rsid w:val="002D5184"/>
    <w:rsid w:val="002D53CA"/>
    <w:rsid w:val="002D5C63"/>
    <w:rsid w:val="002D71EB"/>
    <w:rsid w:val="002D7591"/>
    <w:rsid w:val="002D7681"/>
    <w:rsid w:val="002D7711"/>
    <w:rsid w:val="002E021E"/>
    <w:rsid w:val="002E0253"/>
    <w:rsid w:val="002E07FC"/>
    <w:rsid w:val="002E0F18"/>
    <w:rsid w:val="002E12B3"/>
    <w:rsid w:val="002E198B"/>
    <w:rsid w:val="002E2496"/>
    <w:rsid w:val="002E2767"/>
    <w:rsid w:val="002E2C5E"/>
    <w:rsid w:val="002E322F"/>
    <w:rsid w:val="002E35D3"/>
    <w:rsid w:val="002E3636"/>
    <w:rsid w:val="002E3ECA"/>
    <w:rsid w:val="002E41BB"/>
    <w:rsid w:val="002E41E3"/>
    <w:rsid w:val="002E424D"/>
    <w:rsid w:val="002E4684"/>
    <w:rsid w:val="002E6A01"/>
    <w:rsid w:val="002E6DFC"/>
    <w:rsid w:val="002E78E7"/>
    <w:rsid w:val="002E79E1"/>
    <w:rsid w:val="002E7DE4"/>
    <w:rsid w:val="002E7F2E"/>
    <w:rsid w:val="002F0485"/>
    <w:rsid w:val="002F07F1"/>
    <w:rsid w:val="002F0974"/>
    <w:rsid w:val="002F14D1"/>
    <w:rsid w:val="002F1700"/>
    <w:rsid w:val="002F2442"/>
    <w:rsid w:val="002F25CF"/>
    <w:rsid w:val="002F2B30"/>
    <w:rsid w:val="002F2F2A"/>
    <w:rsid w:val="002F2F52"/>
    <w:rsid w:val="002F3A47"/>
    <w:rsid w:val="002F45EA"/>
    <w:rsid w:val="002F4783"/>
    <w:rsid w:val="002F4DAD"/>
    <w:rsid w:val="002F4E51"/>
    <w:rsid w:val="002F54D7"/>
    <w:rsid w:val="002F5845"/>
    <w:rsid w:val="002F5B46"/>
    <w:rsid w:val="002F5D6F"/>
    <w:rsid w:val="002F6191"/>
    <w:rsid w:val="002F684B"/>
    <w:rsid w:val="002F6A7B"/>
    <w:rsid w:val="002F6E48"/>
    <w:rsid w:val="002F7745"/>
    <w:rsid w:val="002F7755"/>
    <w:rsid w:val="002F7BC5"/>
    <w:rsid w:val="003021F2"/>
    <w:rsid w:val="00302413"/>
    <w:rsid w:val="0030250E"/>
    <w:rsid w:val="00302707"/>
    <w:rsid w:val="003027EA"/>
    <w:rsid w:val="003043E8"/>
    <w:rsid w:val="00304989"/>
    <w:rsid w:val="003049C6"/>
    <w:rsid w:val="00304AAB"/>
    <w:rsid w:val="00304C06"/>
    <w:rsid w:val="00305370"/>
    <w:rsid w:val="0030581D"/>
    <w:rsid w:val="003059E7"/>
    <w:rsid w:val="0030641D"/>
    <w:rsid w:val="00306588"/>
    <w:rsid w:val="003066EA"/>
    <w:rsid w:val="0030690E"/>
    <w:rsid w:val="00306C02"/>
    <w:rsid w:val="00306C26"/>
    <w:rsid w:val="00307BBD"/>
    <w:rsid w:val="00310690"/>
    <w:rsid w:val="00310AF3"/>
    <w:rsid w:val="003110B4"/>
    <w:rsid w:val="003117CC"/>
    <w:rsid w:val="00311B77"/>
    <w:rsid w:val="00311EF6"/>
    <w:rsid w:val="0031213E"/>
    <w:rsid w:val="003121DA"/>
    <w:rsid w:val="00312344"/>
    <w:rsid w:val="00312B07"/>
    <w:rsid w:val="00312C33"/>
    <w:rsid w:val="0031310B"/>
    <w:rsid w:val="0031368D"/>
    <w:rsid w:val="00313B93"/>
    <w:rsid w:val="0031452B"/>
    <w:rsid w:val="003146F4"/>
    <w:rsid w:val="0031594D"/>
    <w:rsid w:val="003159B5"/>
    <w:rsid w:val="00315D63"/>
    <w:rsid w:val="00316479"/>
    <w:rsid w:val="00316488"/>
    <w:rsid w:val="00317CF1"/>
    <w:rsid w:val="003206E4"/>
    <w:rsid w:val="003209B2"/>
    <w:rsid w:val="0032184D"/>
    <w:rsid w:val="00321F6C"/>
    <w:rsid w:val="003225C9"/>
    <w:rsid w:val="00322AFE"/>
    <w:rsid w:val="00322C06"/>
    <w:rsid w:val="00322C10"/>
    <w:rsid w:val="0032383B"/>
    <w:rsid w:val="00323B40"/>
    <w:rsid w:val="00324462"/>
    <w:rsid w:val="00324679"/>
    <w:rsid w:val="00324806"/>
    <w:rsid w:val="0032494F"/>
    <w:rsid w:val="00324B5A"/>
    <w:rsid w:val="003256C6"/>
    <w:rsid w:val="00325D17"/>
    <w:rsid w:val="0032670C"/>
    <w:rsid w:val="00326930"/>
    <w:rsid w:val="0032720E"/>
    <w:rsid w:val="0033004C"/>
    <w:rsid w:val="00331D5A"/>
    <w:rsid w:val="003324B0"/>
    <w:rsid w:val="00332987"/>
    <w:rsid w:val="00332EB5"/>
    <w:rsid w:val="0033358A"/>
    <w:rsid w:val="00334711"/>
    <w:rsid w:val="00334746"/>
    <w:rsid w:val="00334D18"/>
    <w:rsid w:val="00335DB6"/>
    <w:rsid w:val="00336082"/>
    <w:rsid w:val="00336390"/>
    <w:rsid w:val="003363BD"/>
    <w:rsid w:val="00336C2B"/>
    <w:rsid w:val="00337112"/>
    <w:rsid w:val="003374B1"/>
    <w:rsid w:val="00337643"/>
    <w:rsid w:val="0034042D"/>
    <w:rsid w:val="00340D6C"/>
    <w:rsid w:val="00342104"/>
    <w:rsid w:val="00342B57"/>
    <w:rsid w:val="0034436A"/>
    <w:rsid w:val="003445FF"/>
    <w:rsid w:val="003448E7"/>
    <w:rsid w:val="00345AF7"/>
    <w:rsid w:val="00346370"/>
    <w:rsid w:val="003464F6"/>
    <w:rsid w:val="00346EDF"/>
    <w:rsid w:val="003502F9"/>
    <w:rsid w:val="00350620"/>
    <w:rsid w:val="003506C2"/>
    <w:rsid w:val="00350ACC"/>
    <w:rsid w:val="00350C62"/>
    <w:rsid w:val="00351332"/>
    <w:rsid w:val="00351F0E"/>
    <w:rsid w:val="00352292"/>
    <w:rsid w:val="0035249E"/>
    <w:rsid w:val="0035375E"/>
    <w:rsid w:val="003538B2"/>
    <w:rsid w:val="00353E51"/>
    <w:rsid w:val="00354D77"/>
    <w:rsid w:val="00354E94"/>
    <w:rsid w:val="0035502F"/>
    <w:rsid w:val="00355A9A"/>
    <w:rsid w:val="003564FE"/>
    <w:rsid w:val="003568AD"/>
    <w:rsid w:val="003568EF"/>
    <w:rsid w:val="00356A60"/>
    <w:rsid w:val="00357058"/>
    <w:rsid w:val="00357367"/>
    <w:rsid w:val="003575BD"/>
    <w:rsid w:val="003577FE"/>
    <w:rsid w:val="00357C37"/>
    <w:rsid w:val="003604F9"/>
    <w:rsid w:val="00360CE9"/>
    <w:rsid w:val="0036279D"/>
    <w:rsid w:val="0036372D"/>
    <w:rsid w:val="00363AA2"/>
    <w:rsid w:val="00363D36"/>
    <w:rsid w:val="003641DB"/>
    <w:rsid w:val="00364A6B"/>
    <w:rsid w:val="00364DBB"/>
    <w:rsid w:val="003658CC"/>
    <w:rsid w:val="00365F93"/>
    <w:rsid w:val="0036626C"/>
    <w:rsid w:val="00366469"/>
    <w:rsid w:val="003667AA"/>
    <w:rsid w:val="00366C17"/>
    <w:rsid w:val="003670B3"/>
    <w:rsid w:val="0036736B"/>
    <w:rsid w:val="00367CB2"/>
    <w:rsid w:val="00367CC0"/>
    <w:rsid w:val="00367D6A"/>
    <w:rsid w:val="00367E6A"/>
    <w:rsid w:val="00371175"/>
    <w:rsid w:val="00371DE7"/>
    <w:rsid w:val="00374026"/>
    <w:rsid w:val="00374063"/>
    <w:rsid w:val="0037441E"/>
    <w:rsid w:val="00374763"/>
    <w:rsid w:val="003748C7"/>
    <w:rsid w:val="003754E2"/>
    <w:rsid w:val="00376118"/>
    <w:rsid w:val="003762BC"/>
    <w:rsid w:val="00376638"/>
    <w:rsid w:val="00376CC2"/>
    <w:rsid w:val="00376D42"/>
    <w:rsid w:val="00377285"/>
    <w:rsid w:val="003772E0"/>
    <w:rsid w:val="00377BAE"/>
    <w:rsid w:val="00377D0D"/>
    <w:rsid w:val="00377E1A"/>
    <w:rsid w:val="003800E0"/>
    <w:rsid w:val="003804A7"/>
    <w:rsid w:val="00380B7F"/>
    <w:rsid w:val="00380DFC"/>
    <w:rsid w:val="00380EC3"/>
    <w:rsid w:val="0038130C"/>
    <w:rsid w:val="003814DB"/>
    <w:rsid w:val="00381E80"/>
    <w:rsid w:val="00382117"/>
    <w:rsid w:val="00382177"/>
    <w:rsid w:val="00382374"/>
    <w:rsid w:val="00382404"/>
    <w:rsid w:val="00382551"/>
    <w:rsid w:val="00383018"/>
    <w:rsid w:val="003831CC"/>
    <w:rsid w:val="00383375"/>
    <w:rsid w:val="00383F5C"/>
    <w:rsid w:val="00384102"/>
    <w:rsid w:val="003844BD"/>
    <w:rsid w:val="003844CE"/>
    <w:rsid w:val="0038460E"/>
    <w:rsid w:val="00386602"/>
    <w:rsid w:val="00386651"/>
    <w:rsid w:val="00386E01"/>
    <w:rsid w:val="00387377"/>
    <w:rsid w:val="00387D49"/>
    <w:rsid w:val="00390526"/>
    <w:rsid w:val="00391F80"/>
    <w:rsid w:val="00392B9A"/>
    <w:rsid w:val="00392F68"/>
    <w:rsid w:val="0039305C"/>
    <w:rsid w:val="00393C6B"/>
    <w:rsid w:val="003944E0"/>
    <w:rsid w:val="00394C09"/>
    <w:rsid w:val="00394DD0"/>
    <w:rsid w:val="0039532B"/>
    <w:rsid w:val="003956B1"/>
    <w:rsid w:val="00396171"/>
    <w:rsid w:val="00396303"/>
    <w:rsid w:val="00396CC1"/>
    <w:rsid w:val="00396DC2"/>
    <w:rsid w:val="003974BD"/>
    <w:rsid w:val="003A04F7"/>
    <w:rsid w:val="003A07F0"/>
    <w:rsid w:val="003A092D"/>
    <w:rsid w:val="003A0CBC"/>
    <w:rsid w:val="003A1160"/>
    <w:rsid w:val="003A1FB4"/>
    <w:rsid w:val="003A207F"/>
    <w:rsid w:val="003A23A9"/>
    <w:rsid w:val="003A2DEC"/>
    <w:rsid w:val="003A308D"/>
    <w:rsid w:val="003A3583"/>
    <w:rsid w:val="003A3943"/>
    <w:rsid w:val="003A39F9"/>
    <w:rsid w:val="003A46F9"/>
    <w:rsid w:val="003A4A5A"/>
    <w:rsid w:val="003A4EE1"/>
    <w:rsid w:val="003A59D0"/>
    <w:rsid w:val="003A5AD2"/>
    <w:rsid w:val="003A5CE4"/>
    <w:rsid w:val="003A6456"/>
    <w:rsid w:val="003A7140"/>
    <w:rsid w:val="003A71C4"/>
    <w:rsid w:val="003A73D4"/>
    <w:rsid w:val="003A757A"/>
    <w:rsid w:val="003A7DED"/>
    <w:rsid w:val="003A7F68"/>
    <w:rsid w:val="003B09FF"/>
    <w:rsid w:val="003B0C29"/>
    <w:rsid w:val="003B0CD7"/>
    <w:rsid w:val="003B0D5A"/>
    <w:rsid w:val="003B1EEE"/>
    <w:rsid w:val="003B1F18"/>
    <w:rsid w:val="003B2467"/>
    <w:rsid w:val="003B261A"/>
    <w:rsid w:val="003B3177"/>
    <w:rsid w:val="003B3E68"/>
    <w:rsid w:val="003B4040"/>
    <w:rsid w:val="003B40B2"/>
    <w:rsid w:val="003B4555"/>
    <w:rsid w:val="003B4664"/>
    <w:rsid w:val="003B4BE0"/>
    <w:rsid w:val="003B6035"/>
    <w:rsid w:val="003B6413"/>
    <w:rsid w:val="003B6429"/>
    <w:rsid w:val="003B6DE0"/>
    <w:rsid w:val="003B774C"/>
    <w:rsid w:val="003C0596"/>
    <w:rsid w:val="003C06BA"/>
    <w:rsid w:val="003C1D7E"/>
    <w:rsid w:val="003C22F4"/>
    <w:rsid w:val="003C232E"/>
    <w:rsid w:val="003C2385"/>
    <w:rsid w:val="003C2666"/>
    <w:rsid w:val="003C2694"/>
    <w:rsid w:val="003C28C4"/>
    <w:rsid w:val="003C3382"/>
    <w:rsid w:val="003C38B5"/>
    <w:rsid w:val="003C3CCA"/>
    <w:rsid w:val="003C422C"/>
    <w:rsid w:val="003C4392"/>
    <w:rsid w:val="003C4409"/>
    <w:rsid w:val="003C453D"/>
    <w:rsid w:val="003C4605"/>
    <w:rsid w:val="003C5397"/>
    <w:rsid w:val="003C588A"/>
    <w:rsid w:val="003C5AF6"/>
    <w:rsid w:val="003C6470"/>
    <w:rsid w:val="003C696F"/>
    <w:rsid w:val="003C6B7E"/>
    <w:rsid w:val="003C6CBF"/>
    <w:rsid w:val="003C6F10"/>
    <w:rsid w:val="003C712D"/>
    <w:rsid w:val="003C765A"/>
    <w:rsid w:val="003C77BD"/>
    <w:rsid w:val="003C7A69"/>
    <w:rsid w:val="003D040C"/>
    <w:rsid w:val="003D0808"/>
    <w:rsid w:val="003D0CF7"/>
    <w:rsid w:val="003D17DD"/>
    <w:rsid w:val="003D1816"/>
    <w:rsid w:val="003D1B9D"/>
    <w:rsid w:val="003D1CED"/>
    <w:rsid w:val="003D2C68"/>
    <w:rsid w:val="003D30D9"/>
    <w:rsid w:val="003D3535"/>
    <w:rsid w:val="003D3A63"/>
    <w:rsid w:val="003D410A"/>
    <w:rsid w:val="003D4518"/>
    <w:rsid w:val="003D5205"/>
    <w:rsid w:val="003D5411"/>
    <w:rsid w:val="003D5454"/>
    <w:rsid w:val="003D5615"/>
    <w:rsid w:val="003D6384"/>
    <w:rsid w:val="003D6AC3"/>
    <w:rsid w:val="003D73E0"/>
    <w:rsid w:val="003D7B16"/>
    <w:rsid w:val="003E1003"/>
    <w:rsid w:val="003E1443"/>
    <w:rsid w:val="003E1577"/>
    <w:rsid w:val="003E1862"/>
    <w:rsid w:val="003E1F64"/>
    <w:rsid w:val="003E2227"/>
    <w:rsid w:val="003E263E"/>
    <w:rsid w:val="003E2F61"/>
    <w:rsid w:val="003E3274"/>
    <w:rsid w:val="003E3F3B"/>
    <w:rsid w:val="003E40F7"/>
    <w:rsid w:val="003E458A"/>
    <w:rsid w:val="003E4843"/>
    <w:rsid w:val="003E4A2E"/>
    <w:rsid w:val="003E4BDF"/>
    <w:rsid w:val="003E5724"/>
    <w:rsid w:val="003E647F"/>
    <w:rsid w:val="003E6D1F"/>
    <w:rsid w:val="003E743A"/>
    <w:rsid w:val="003E7BED"/>
    <w:rsid w:val="003F0173"/>
    <w:rsid w:val="003F035B"/>
    <w:rsid w:val="003F054A"/>
    <w:rsid w:val="003F0C01"/>
    <w:rsid w:val="003F0D89"/>
    <w:rsid w:val="003F11B6"/>
    <w:rsid w:val="003F25FB"/>
    <w:rsid w:val="003F28B5"/>
    <w:rsid w:val="003F2E18"/>
    <w:rsid w:val="003F33C8"/>
    <w:rsid w:val="003F356B"/>
    <w:rsid w:val="003F38FE"/>
    <w:rsid w:val="003F3968"/>
    <w:rsid w:val="003F3C41"/>
    <w:rsid w:val="003F3D2F"/>
    <w:rsid w:val="003F3D4D"/>
    <w:rsid w:val="003F3FDC"/>
    <w:rsid w:val="003F55FD"/>
    <w:rsid w:val="003F58E5"/>
    <w:rsid w:val="003F6643"/>
    <w:rsid w:val="003F6B3E"/>
    <w:rsid w:val="003F6D9C"/>
    <w:rsid w:val="003F7084"/>
    <w:rsid w:val="003F73B6"/>
    <w:rsid w:val="003F7884"/>
    <w:rsid w:val="003F792D"/>
    <w:rsid w:val="003F7A9F"/>
    <w:rsid w:val="003F7B81"/>
    <w:rsid w:val="00400142"/>
    <w:rsid w:val="00400448"/>
    <w:rsid w:val="0040104B"/>
    <w:rsid w:val="00401113"/>
    <w:rsid w:val="00402017"/>
    <w:rsid w:val="004021F7"/>
    <w:rsid w:val="004027C3"/>
    <w:rsid w:val="00402D03"/>
    <w:rsid w:val="00402E51"/>
    <w:rsid w:val="00402FF7"/>
    <w:rsid w:val="00403E4C"/>
    <w:rsid w:val="004040A2"/>
    <w:rsid w:val="00404DDA"/>
    <w:rsid w:val="00405FAF"/>
    <w:rsid w:val="004066C8"/>
    <w:rsid w:val="00406D24"/>
    <w:rsid w:val="004074A2"/>
    <w:rsid w:val="00407B25"/>
    <w:rsid w:val="00410F58"/>
    <w:rsid w:val="00410FF5"/>
    <w:rsid w:val="00411207"/>
    <w:rsid w:val="0041169D"/>
    <w:rsid w:val="004126C9"/>
    <w:rsid w:val="00412ACF"/>
    <w:rsid w:val="00412F34"/>
    <w:rsid w:val="00414000"/>
    <w:rsid w:val="004146C6"/>
    <w:rsid w:val="00414B27"/>
    <w:rsid w:val="00415152"/>
    <w:rsid w:val="0041596B"/>
    <w:rsid w:val="00415A8A"/>
    <w:rsid w:val="00415BE7"/>
    <w:rsid w:val="00415E9D"/>
    <w:rsid w:val="00416327"/>
    <w:rsid w:val="00416611"/>
    <w:rsid w:val="00416CC6"/>
    <w:rsid w:val="0041716C"/>
    <w:rsid w:val="0041747C"/>
    <w:rsid w:val="00417E3E"/>
    <w:rsid w:val="004205F4"/>
    <w:rsid w:val="00420BFA"/>
    <w:rsid w:val="00420C14"/>
    <w:rsid w:val="00420DD9"/>
    <w:rsid w:val="00420E00"/>
    <w:rsid w:val="004220DB"/>
    <w:rsid w:val="004225E9"/>
    <w:rsid w:val="004226DE"/>
    <w:rsid w:val="00422705"/>
    <w:rsid w:val="004228CF"/>
    <w:rsid w:val="0042490C"/>
    <w:rsid w:val="00424E36"/>
    <w:rsid w:val="0042542D"/>
    <w:rsid w:val="004260C6"/>
    <w:rsid w:val="00427365"/>
    <w:rsid w:val="004273B9"/>
    <w:rsid w:val="00427B75"/>
    <w:rsid w:val="004307BF"/>
    <w:rsid w:val="00431955"/>
    <w:rsid w:val="00431B36"/>
    <w:rsid w:val="00432841"/>
    <w:rsid w:val="004329FF"/>
    <w:rsid w:val="00432C60"/>
    <w:rsid w:val="00432E8F"/>
    <w:rsid w:val="00433397"/>
    <w:rsid w:val="00433564"/>
    <w:rsid w:val="0043376D"/>
    <w:rsid w:val="00433809"/>
    <w:rsid w:val="00434B04"/>
    <w:rsid w:val="0043545D"/>
    <w:rsid w:val="004354EA"/>
    <w:rsid w:val="00435D59"/>
    <w:rsid w:val="004366A2"/>
    <w:rsid w:val="004370D6"/>
    <w:rsid w:val="00437944"/>
    <w:rsid w:val="004407C4"/>
    <w:rsid w:val="004408C2"/>
    <w:rsid w:val="0044116C"/>
    <w:rsid w:val="00441453"/>
    <w:rsid w:val="004416E1"/>
    <w:rsid w:val="00441D9C"/>
    <w:rsid w:val="004421CC"/>
    <w:rsid w:val="004427B1"/>
    <w:rsid w:val="00442A0E"/>
    <w:rsid w:val="00442D26"/>
    <w:rsid w:val="00443A2C"/>
    <w:rsid w:val="00444629"/>
    <w:rsid w:val="00444C8D"/>
    <w:rsid w:val="00444EDF"/>
    <w:rsid w:val="004453D2"/>
    <w:rsid w:val="00446161"/>
    <w:rsid w:val="004462B3"/>
    <w:rsid w:val="004464E8"/>
    <w:rsid w:val="0044699A"/>
    <w:rsid w:val="00446A6F"/>
    <w:rsid w:val="0044716E"/>
    <w:rsid w:val="00447810"/>
    <w:rsid w:val="00447894"/>
    <w:rsid w:val="00447A38"/>
    <w:rsid w:val="00447BCF"/>
    <w:rsid w:val="004502FB"/>
    <w:rsid w:val="00450429"/>
    <w:rsid w:val="004505F4"/>
    <w:rsid w:val="00450EA8"/>
    <w:rsid w:val="004510DD"/>
    <w:rsid w:val="00452213"/>
    <w:rsid w:val="0045270D"/>
    <w:rsid w:val="00452DEC"/>
    <w:rsid w:val="00453161"/>
    <w:rsid w:val="004545E8"/>
    <w:rsid w:val="00454851"/>
    <w:rsid w:val="00454980"/>
    <w:rsid w:val="00454FAE"/>
    <w:rsid w:val="00454FDC"/>
    <w:rsid w:val="004551C5"/>
    <w:rsid w:val="0045528A"/>
    <w:rsid w:val="0045597A"/>
    <w:rsid w:val="00455E6E"/>
    <w:rsid w:val="004560CC"/>
    <w:rsid w:val="0045653B"/>
    <w:rsid w:val="0045676C"/>
    <w:rsid w:val="00457B9A"/>
    <w:rsid w:val="00457EE1"/>
    <w:rsid w:val="00457FE3"/>
    <w:rsid w:val="00460307"/>
    <w:rsid w:val="004605EC"/>
    <w:rsid w:val="00460797"/>
    <w:rsid w:val="00460EBB"/>
    <w:rsid w:val="00461106"/>
    <w:rsid w:val="00461292"/>
    <w:rsid w:val="0046143A"/>
    <w:rsid w:val="004618F1"/>
    <w:rsid w:val="00461C82"/>
    <w:rsid w:val="00461FFD"/>
    <w:rsid w:val="00462276"/>
    <w:rsid w:val="0046235A"/>
    <w:rsid w:val="004625FD"/>
    <w:rsid w:val="00462992"/>
    <w:rsid w:val="00462C0B"/>
    <w:rsid w:val="00462E96"/>
    <w:rsid w:val="00462F11"/>
    <w:rsid w:val="00463161"/>
    <w:rsid w:val="00463711"/>
    <w:rsid w:val="00464AFE"/>
    <w:rsid w:val="00464B89"/>
    <w:rsid w:val="00464C6F"/>
    <w:rsid w:val="004654AF"/>
    <w:rsid w:val="00465E2F"/>
    <w:rsid w:val="00466B09"/>
    <w:rsid w:val="00467659"/>
    <w:rsid w:val="00467F3C"/>
    <w:rsid w:val="00470389"/>
    <w:rsid w:val="00470643"/>
    <w:rsid w:val="00470797"/>
    <w:rsid w:val="00470D15"/>
    <w:rsid w:val="00470DD2"/>
    <w:rsid w:val="00471E60"/>
    <w:rsid w:val="00472733"/>
    <w:rsid w:val="00472776"/>
    <w:rsid w:val="004729A8"/>
    <w:rsid w:val="00472D98"/>
    <w:rsid w:val="00473B9C"/>
    <w:rsid w:val="004741EC"/>
    <w:rsid w:val="00474302"/>
    <w:rsid w:val="004760BD"/>
    <w:rsid w:val="0047616A"/>
    <w:rsid w:val="00476E36"/>
    <w:rsid w:val="00477511"/>
    <w:rsid w:val="0047794C"/>
    <w:rsid w:val="00477A60"/>
    <w:rsid w:val="00477C31"/>
    <w:rsid w:val="004800D3"/>
    <w:rsid w:val="004809BF"/>
    <w:rsid w:val="00480B8A"/>
    <w:rsid w:val="00480E77"/>
    <w:rsid w:val="00481298"/>
    <w:rsid w:val="0048169A"/>
    <w:rsid w:val="004819C5"/>
    <w:rsid w:val="00481A1F"/>
    <w:rsid w:val="00481DE6"/>
    <w:rsid w:val="00481FFF"/>
    <w:rsid w:val="0048277C"/>
    <w:rsid w:val="00482B9D"/>
    <w:rsid w:val="00482BCF"/>
    <w:rsid w:val="00482F3A"/>
    <w:rsid w:val="00483032"/>
    <w:rsid w:val="0048312F"/>
    <w:rsid w:val="004834AE"/>
    <w:rsid w:val="00484429"/>
    <w:rsid w:val="00484487"/>
    <w:rsid w:val="00484816"/>
    <w:rsid w:val="00484C68"/>
    <w:rsid w:val="004855F6"/>
    <w:rsid w:val="00487710"/>
    <w:rsid w:val="00490007"/>
    <w:rsid w:val="004900B6"/>
    <w:rsid w:val="00490251"/>
    <w:rsid w:val="00490A55"/>
    <w:rsid w:val="00491167"/>
    <w:rsid w:val="0049146C"/>
    <w:rsid w:val="00492934"/>
    <w:rsid w:val="00492952"/>
    <w:rsid w:val="00492DF2"/>
    <w:rsid w:val="00492E73"/>
    <w:rsid w:val="004933EB"/>
    <w:rsid w:val="004937D3"/>
    <w:rsid w:val="0049380F"/>
    <w:rsid w:val="00493BE2"/>
    <w:rsid w:val="00493FBF"/>
    <w:rsid w:val="00494650"/>
    <w:rsid w:val="00494844"/>
    <w:rsid w:val="0049580C"/>
    <w:rsid w:val="00495FC5"/>
    <w:rsid w:val="004963CD"/>
    <w:rsid w:val="00496A77"/>
    <w:rsid w:val="00496EBF"/>
    <w:rsid w:val="00497C34"/>
    <w:rsid w:val="004A071C"/>
    <w:rsid w:val="004A1DCC"/>
    <w:rsid w:val="004A2814"/>
    <w:rsid w:val="004A2EA8"/>
    <w:rsid w:val="004A34FC"/>
    <w:rsid w:val="004A36FF"/>
    <w:rsid w:val="004A38FE"/>
    <w:rsid w:val="004A3EC4"/>
    <w:rsid w:val="004A5433"/>
    <w:rsid w:val="004A57B5"/>
    <w:rsid w:val="004A5850"/>
    <w:rsid w:val="004A58FF"/>
    <w:rsid w:val="004A62D5"/>
    <w:rsid w:val="004A62EF"/>
    <w:rsid w:val="004A7A9F"/>
    <w:rsid w:val="004A7B8F"/>
    <w:rsid w:val="004B1B50"/>
    <w:rsid w:val="004B1BD9"/>
    <w:rsid w:val="004B1FF7"/>
    <w:rsid w:val="004B2B12"/>
    <w:rsid w:val="004B2DB6"/>
    <w:rsid w:val="004B31A6"/>
    <w:rsid w:val="004B3739"/>
    <w:rsid w:val="004B4D2F"/>
    <w:rsid w:val="004B5CC3"/>
    <w:rsid w:val="004B697D"/>
    <w:rsid w:val="004B6C9E"/>
    <w:rsid w:val="004B6D37"/>
    <w:rsid w:val="004B6F6E"/>
    <w:rsid w:val="004B765B"/>
    <w:rsid w:val="004B79AD"/>
    <w:rsid w:val="004B79FE"/>
    <w:rsid w:val="004B7CC2"/>
    <w:rsid w:val="004C0117"/>
    <w:rsid w:val="004C027E"/>
    <w:rsid w:val="004C037F"/>
    <w:rsid w:val="004C0BAD"/>
    <w:rsid w:val="004C0DF4"/>
    <w:rsid w:val="004C195F"/>
    <w:rsid w:val="004C286D"/>
    <w:rsid w:val="004C2DCF"/>
    <w:rsid w:val="004C333E"/>
    <w:rsid w:val="004C3819"/>
    <w:rsid w:val="004C3AE8"/>
    <w:rsid w:val="004C41A2"/>
    <w:rsid w:val="004C4987"/>
    <w:rsid w:val="004C58F6"/>
    <w:rsid w:val="004C5D4C"/>
    <w:rsid w:val="004C62C3"/>
    <w:rsid w:val="004C6F70"/>
    <w:rsid w:val="004C7AAC"/>
    <w:rsid w:val="004C7BEB"/>
    <w:rsid w:val="004D0246"/>
    <w:rsid w:val="004D0539"/>
    <w:rsid w:val="004D08D2"/>
    <w:rsid w:val="004D0B2F"/>
    <w:rsid w:val="004D0F68"/>
    <w:rsid w:val="004D1024"/>
    <w:rsid w:val="004D1419"/>
    <w:rsid w:val="004D1F50"/>
    <w:rsid w:val="004D220E"/>
    <w:rsid w:val="004D28AF"/>
    <w:rsid w:val="004D2A6F"/>
    <w:rsid w:val="004D303A"/>
    <w:rsid w:val="004D3849"/>
    <w:rsid w:val="004D3B6A"/>
    <w:rsid w:val="004D3CEF"/>
    <w:rsid w:val="004D3D0B"/>
    <w:rsid w:val="004D3D67"/>
    <w:rsid w:val="004D3EAD"/>
    <w:rsid w:val="004D5678"/>
    <w:rsid w:val="004D5780"/>
    <w:rsid w:val="004D5FB4"/>
    <w:rsid w:val="004D629C"/>
    <w:rsid w:val="004D689E"/>
    <w:rsid w:val="004D70AD"/>
    <w:rsid w:val="004D778D"/>
    <w:rsid w:val="004E0807"/>
    <w:rsid w:val="004E0AAA"/>
    <w:rsid w:val="004E1369"/>
    <w:rsid w:val="004E1945"/>
    <w:rsid w:val="004E29CF"/>
    <w:rsid w:val="004E2E47"/>
    <w:rsid w:val="004E34FD"/>
    <w:rsid w:val="004E3C35"/>
    <w:rsid w:val="004E423B"/>
    <w:rsid w:val="004E46B6"/>
    <w:rsid w:val="004E547F"/>
    <w:rsid w:val="004E5E33"/>
    <w:rsid w:val="004E6028"/>
    <w:rsid w:val="004E6C8D"/>
    <w:rsid w:val="004F0AC0"/>
    <w:rsid w:val="004F0E87"/>
    <w:rsid w:val="004F0EF9"/>
    <w:rsid w:val="004F15DF"/>
    <w:rsid w:val="004F174A"/>
    <w:rsid w:val="004F1DB1"/>
    <w:rsid w:val="004F225F"/>
    <w:rsid w:val="004F38D0"/>
    <w:rsid w:val="004F40E5"/>
    <w:rsid w:val="004F40FD"/>
    <w:rsid w:val="004F42A2"/>
    <w:rsid w:val="004F487E"/>
    <w:rsid w:val="004F4A0F"/>
    <w:rsid w:val="004F4A77"/>
    <w:rsid w:val="004F4AD6"/>
    <w:rsid w:val="004F5757"/>
    <w:rsid w:val="004F64D8"/>
    <w:rsid w:val="004F6B0C"/>
    <w:rsid w:val="004F70DE"/>
    <w:rsid w:val="004F7184"/>
    <w:rsid w:val="004F71DD"/>
    <w:rsid w:val="004F7289"/>
    <w:rsid w:val="004F7364"/>
    <w:rsid w:val="004F7A8F"/>
    <w:rsid w:val="0050016D"/>
    <w:rsid w:val="0050020B"/>
    <w:rsid w:val="005003F0"/>
    <w:rsid w:val="0050074D"/>
    <w:rsid w:val="0050096F"/>
    <w:rsid w:val="00500C85"/>
    <w:rsid w:val="00500CE7"/>
    <w:rsid w:val="00500DAB"/>
    <w:rsid w:val="005019DA"/>
    <w:rsid w:val="00501B07"/>
    <w:rsid w:val="00501DB9"/>
    <w:rsid w:val="00501E10"/>
    <w:rsid w:val="005027C4"/>
    <w:rsid w:val="00502A7A"/>
    <w:rsid w:val="00502C20"/>
    <w:rsid w:val="005030F3"/>
    <w:rsid w:val="00503490"/>
    <w:rsid w:val="005039FC"/>
    <w:rsid w:val="0050443F"/>
    <w:rsid w:val="00504979"/>
    <w:rsid w:val="00504B83"/>
    <w:rsid w:val="00504EA6"/>
    <w:rsid w:val="00505205"/>
    <w:rsid w:val="00505662"/>
    <w:rsid w:val="005058E8"/>
    <w:rsid w:val="005060C2"/>
    <w:rsid w:val="00506981"/>
    <w:rsid w:val="00506F24"/>
    <w:rsid w:val="005074F4"/>
    <w:rsid w:val="00507E0B"/>
    <w:rsid w:val="005106F5"/>
    <w:rsid w:val="00510B79"/>
    <w:rsid w:val="00510C58"/>
    <w:rsid w:val="00510F7A"/>
    <w:rsid w:val="005112C1"/>
    <w:rsid w:val="0051194B"/>
    <w:rsid w:val="00511CCD"/>
    <w:rsid w:val="0051223D"/>
    <w:rsid w:val="00512F41"/>
    <w:rsid w:val="0051338C"/>
    <w:rsid w:val="005143AD"/>
    <w:rsid w:val="0051508C"/>
    <w:rsid w:val="0051521C"/>
    <w:rsid w:val="00516141"/>
    <w:rsid w:val="005169DD"/>
    <w:rsid w:val="00516D6F"/>
    <w:rsid w:val="00517191"/>
    <w:rsid w:val="0051764A"/>
    <w:rsid w:val="00517820"/>
    <w:rsid w:val="00520CC3"/>
    <w:rsid w:val="005214BC"/>
    <w:rsid w:val="00521F43"/>
    <w:rsid w:val="0052223B"/>
    <w:rsid w:val="00522474"/>
    <w:rsid w:val="00522898"/>
    <w:rsid w:val="0052303B"/>
    <w:rsid w:val="00523B4A"/>
    <w:rsid w:val="00523E6E"/>
    <w:rsid w:val="00524487"/>
    <w:rsid w:val="00524CF7"/>
    <w:rsid w:val="00525A75"/>
    <w:rsid w:val="005279C3"/>
    <w:rsid w:val="00527AA0"/>
    <w:rsid w:val="00527BEF"/>
    <w:rsid w:val="0053000B"/>
    <w:rsid w:val="005309BA"/>
    <w:rsid w:val="00530CCC"/>
    <w:rsid w:val="005319A3"/>
    <w:rsid w:val="00531FBA"/>
    <w:rsid w:val="0053313C"/>
    <w:rsid w:val="00533839"/>
    <w:rsid w:val="0053399C"/>
    <w:rsid w:val="00535708"/>
    <w:rsid w:val="00535EA1"/>
    <w:rsid w:val="0053646C"/>
    <w:rsid w:val="00536850"/>
    <w:rsid w:val="00536899"/>
    <w:rsid w:val="00536ABB"/>
    <w:rsid w:val="00537380"/>
    <w:rsid w:val="005375C9"/>
    <w:rsid w:val="0053788C"/>
    <w:rsid w:val="00540BA7"/>
    <w:rsid w:val="00540F37"/>
    <w:rsid w:val="00540F7A"/>
    <w:rsid w:val="0054188B"/>
    <w:rsid w:val="00541AD1"/>
    <w:rsid w:val="00541F0B"/>
    <w:rsid w:val="00542057"/>
    <w:rsid w:val="0054222F"/>
    <w:rsid w:val="00542D81"/>
    <w:rsid w:val="00542F3E"/>
    <w:rsid w:val="00542FA6"/>
    <w:rsid w:val="00543054"/>
    <w:rsid w:val="0054358C"/>
    <w:rsid w:val="005437AF"/>
    <w:rsid w:val="00543C0E"/>
    <w:rsid w:val="00543F7E"/>
    <w:rsid w:val="005447E5"/>
    <w:rsid w:val="00544B54"/>
    <w:rsid w:val="00545205"/>
    <w:rsid w:val="005454C1"/>
    <w:rsid w:val="00545948"/>
    <w:rsid w:val="00546499"/>
    <w:rsid w:val="0054670E"/>
    <w:rsid w:val="00546BDD"/>
    <w:rsid w:val="00550B6C"/>
    <w:rsid w:val="00550F3C"/>
    <w:rsid w:val="00551334"/>
    <w:rsid w:val="005519A8"/>
    <w:rsid w:val="005519E4"/>
    <w:rsid w:val="005523E4"/>
    <w:rsid w:val="00552F76"/>
    <w:rsid w:val="00553715"/>
    <w:rsid w:val="00553B77"/>
    <w:rsid w:val="00554160"/>
    <w:rsid w:val="0055582F"/>
    <w:rsid w:val="005558DD"/>
    <w:rsid w:val="005559B2"/>
    <w:rsid w:val="00555CA8"/>
    <w:rsid w:val="00555FFF"/>
    <w:rsid w:val="00556673"/>
    <w:rsid w:val="00556D53"/>
    <w:rsid w:val="005570A6"/>
    <w:rsid w:val="005578AD"/>
    <w:rsid w:val="00557983"/>
    <w:rsid w:val="00557D71"/>
    <w:rsid w:val="00557E40"/>
    <w:rsid w:val="005608FB"/>
    <w:rsid w:val="00561146"/>
    <w:rsid w:val="0056158B"/>
    <w:rsid w:val="00561875"/>
    <w:rsid w:val="00561932"/>
    <w:rsid w:val="005620E7"/>
    <w:rsid w:val="005620FF"/>
    <w:rsid w:val="005621AE"/>
    <w:rsid w:val="0056271E"/>
    <w:rsid w:val="00562CF6"/>
    <w:rsid w:val="0056326B"/>
    <w:rsid w:val="005636A9"/>
    <w:rsid w:val="00563F20"/>
    <w:rsid w:val="00564115"/>
    <w:rsid w:val="0056441C"/>
    <w:rsid w:val="00564C9A"/>
    <w:rsid w:val="00564DB3"/>
    <w:rsid w:val="0056553D"/>
    <w:rsid w:val="00565DB8"/>
    <w:rsid w:val="00565FB8"/>
    <w:rsid w:val="005665AC"/>
    <w:rsid w:val="00566A77"/>
    <w:rsid w:val="00566C37"/>
    <w:rsid w:val="00566C86"/>
    <w:rsid w:val="00566F3F"/>
    <w:rsid w:val="00567962"/>
    <w:rsid w:val="00567E1B"/>
    <w:rsid w:val="00570252"/>
    <w:rsid w:val="00570382"/>
    <w:rsid w:val="00570414"/>
    <w:rsid w:val="0057064E"/>
    <w:rsid w:val="005706DC"/>
    <w:rsid w:val="00571B2C"/>
    <w:rsid w:val="00571B73"/>
    <w:rsid w:val="00572019"/>
    <w:rsid w:val="00572413"/>
    <w:rsid w:val="00572C3A"/>
    <w:rsid w:val="00573637"/>
    <w:rsid w:val="00573FF3"/>
    <w:rsid w:val="00574761"/>
    <w:rsid w:val="0057537C"/>
    <w:rsid w:val="00575797"/>
    <w:rsid w:val="00575BE0"/>
    <w:rsid w:val="00575E19"/>
    <w:rsid w:val="00576000"/>
    <w:rsid w:val="00576236"/>
    <w:rsid w:val="005767AC"/>
    <w:rsid w:val="00576DCF"/>
    <w:rsid w:val="005801C3"/>
    <w:rsid w:val="00580391"/>
    <w:rsid w:val="00580560"/>
    <w:rsid w:val="0058060B"/>
    <w:rsid w:val="0058077F"/>
    <w:rsid w:val="00580A39"/>
    <w:rsid w:val="00582554"/>
    <w:rsid w:val="00582627"/>
    <w:rsid w:val="005829FF"/>
    <w:rsid w:val="0058332B"/>
    <w:rsid w:val="0058376C"/>
    <w:rsid w:val="0058384D"/>
    <w:rsid w:val="00584121"/>
    <w:rsid w:val="00584C53"/>
    <w:rsid w:val="00585790"/>
    <w:rsid w:val="00585810"/>
    <w:rsid w:val="0058588A"/>
    <w:rsid w:val="00585A09"/>
    <w:rsid w:val="00585AE0"/>
    <w:rsid w:val="00585DC5"/>
    <w:rsid w:val="005864F1"/>
    <w:rsid w:val="00586D65"/>
    <w:rsid w:val="00587AC1"/>
    <w:rsid w:val="00587B22"/>
    <w:rsid w:val="00591DA9"/>
    <w:rsid w:val="00591FDA"/>
    <w:rsid w:val="0059222E"/>
    <w:rsid w:val="005925A6"/>
    <w:rsid w:val="00592A3B"/>
    <w:rsid w:val="00592D09"/>
    <w:rsid w:val="00592DFA"/>
    <w:rsid w:val="0059334C"/>
    <w:rsid w:val="00593585"/>
    <w:rsid w:val="00593E2C"/>
    <w:rsid w:val="00593EDC"/>
    <w:rsid w:val="00594954"/>
    <w:rsid w:val="00594DB6"/>
    <w:rsid w:val="00594F35"/>
    <w:rsid w:val="0059502D"/>
    <w:rsid w:val="00595E10"/>
    <w:rsid w:val="00595E35"/>
    <w:rsid w:val="00595E39"/>
    <w:rsid w:val="005964E8"/>
    <w:rsid w:val="0059653D"/>
    <w:rsid w:val="00596AA7"/>
    <w:rsid w:val="00596AE8"/>
    <w:rsid w:val="0059725A"/>
    <w:rsid w:val="00597C96"/>
    <w:rsid w:val="005A036E"/>
    <w:rsid w:val="005A046A"/>
    <w:rsid w:val="005A0E9A"/>
    <w:rsid w:val="005A1234"/>
    <w:rsid w:val="005A15F5"/>
    <w:rsid w:val="005A2443"/>
    <w:rsid w:val="005A2802"/>
    <w:rsid w:val="005A2ECC"/>
    <w:rsid w:val="005A3F78"/>
    <w:rsid w:val="005A4B6B"/>
    <w:rsid w:val="005A4B92"/>
    <w:rsid w:val="005A4EF0"/>
    <w:rsid w:val="005A54BF"/>
    <w:rsid w:val="005A5B64"/>
    <w:rsid w:val="005A608A"/>
    <w:rsid w:val="005A662F"/>
    <w:rsid w:val="005A732C"/>
    <w:rsid w:val="005A74C0"/>
    <w:rsid w:val="005A7601"/>
    <w:rsid w:val="005A7DF6"/>
    <w:rsid w:val="005A7EA3"/>
    <w:rsid w:val="005B01E6"/>
    <w:rsid w:val="005B067E"/>
    <w:rsid w:val="005B0873"/>
    <w:rsid w:val="005B0C9A"/>
    <w:rsid w:val="005B1079"/>
    <w:rsid w:val="005B1A6D"/>
    <w:rsid w:val="005B1B0F"/>
    <w:rsid w:val="005B2176"/>
    <w:rsid w:val="005B239A"/>
    <w:rsid w:val="005B27BD"/>
    <w:rsid w:val="005B2E55"/>
    <w:rsid w:val="005B2F0C"/>
    <w:rsid w:val="005B2F67"/>
    <w:rsid w:val="005B3760"/>
    <w:rsid w:val="005B3AC0"/>
    <w:rsid w:val="005B3B55"/>
    <w:rsid w:val="005B44D2"/>
    <w:rsid w:val="005B47C1"/>
    <w:rsid w:val="005B504B"/>
    <w:rsid w:val="005B50C8"/>
    <w:rsid w:val="005B53E1"/>
    <w:rsid w:val="005B59A0"/>
    <w:rsid w:val="005B5C78"/>
    <w:rsid w:val="005B6080"/>
    <w:rsid w:val="005B62BE"/>
    <w:rsid w:val="005B66E0"/>
    <w:rsid w:val="005B6E4D"/>
    <w:rsid w:val="005C0729"/>
    <w:rsid w:val="005C1140"/>
    <w:rsid w:val="005C2098"/>
    <w:rsid w:val="005C2B53"/>
    <w:rsid w:val="005C2BDC"/>
    <w:rsid w:val="005C38B2"/>
    <w:rsid w:val="005C3EFB"/>
    <w:rsid w:val="005C403E"/>
    <w:rsid w:val="005C43C5"/>
    <w:rsid w:val="005C47F4"/>
    <w:rsid w:val="005C4AF6"/>
    <w:rsid w:val="005C4CF3"/>
    <w:rsid w:val="005C5208"/>
    <w:rsid w:val="005C578A"/>
    <w:rsid w:val="005C5F65"/>
    <w:rsid w:val="005C6C8D"/>
    <w:rsid w:val="005C6EC2"/>
    <w:rsid w:val="005C7B5A"/>
    <w:rsid w:val="005C7FCD"/>
    <w:rsid w:val="005D0417"/>
    <w:rsid w:val="005D0566"/>
    <w:rsid w:val="005D0868"/>
    <w:rsid w:val="005D18BC"/>
    <w:rsid w:val="005D19CA"/>
    <w:rsid w:val="005D1F4A"/>
    <w:rsid w:val="005D1F4F"/>
    <w:rsid w:val="005D25CF"/>
    <w:rsid w:val="005D3100"/>
    <w:rsid w:val="005D3693"/>
    <w:rsid w:val="005D4905"/>
    <w:rsid w:val="005D4E64"/>
    <w:rsid w:val="005D4EA2"/>
    <w:rsid w:val="005D56D1"/>
    <w:rsid w:val="005D58BF"/>
    <w:rsid w:val="005D5B14"/>
    <w:rsid w:val="005D5B99"/>
    <w:rsid w:val="005D5D5D"/>
    <w:rsid w:val="005D6049"/>
    <w:rsid w:val="005D631F"/>
    <w:rsid w:val="005D66C4"/>
    <w:rsid w:val="005D66F2"/>
    <w:rsid w:val="005D7363"/>
    <w:rsid w:val="005E0255"/>
    <w:rsid w:val="005E09CC"/>
    <w:rsid w:val="005E0AEE"/>
    <w:rsid w:val="005E0E1D"/>
    <w:rsid w:val="005E20C0"/>
    <w:rsid w:val="005E2804"/>
    <w:rsid w:val="005E3D9C"/>
    <w:rsid w:val="005E3EAB"/>
    <w:rsid w:val="005E6C7B"/>
    <w:rsid w:val="005E6F16"/>
    <w:rsid w:val="005E70F9"/>
    <w:rsid w:val="005E7339"/>
    <w:rsid w:val="005F0C2F"/>
    <w:rsid w:val="005F18CC"/>
    <w:rsid w:val="005F1C6F"/>
    <w:rsid w:val="005F22F8"/>
    <w:rsid w:val="005F2692"/>
    <w:rsid w:val="005F26A0"/>
    <w:rsid w:val="005F2754"/>
    <w:rsid w:val="005F2F33"/>
    <w:rsid w:val="005F38B6"/>
    <w:rsid w:val="005F3EA5"/>
    <w:rsid w:val="005F40C5"/>
    <w:rsid w:val="005F4DA3"/>
    <w:rsid w:val="005F5283"/>
    <w:rsid w:val="005F6992"/>
    <w:rsid w:val="005F6FA2"/>
    <w:rsid w:val="005F704A"/>
    <w:rsid w:val="006000CA"/>
    <w:rsid w:val="00600511"/>
    <w:rsid w:val="00601915"/>
    <w:rsid w:val="00601C65"/>
    <w:rsid w:val="006020BB"/>
    <w:rsid w:val="006020FE"/>
    <w:rsid w:val="00602153"/>
    <w:rsid w:val="00602644"/>
    <w:rsid w:val="0060268A"/>
    <w:rsid w:val="0060293E"/>
    <w:rsid w:val="00603564"/>
    <w:rsid w:val="00603815"/>
    <w:rsid w:val="0060468F"/>
    <w:rsid w:val="006048B4"/>
    <w:rsid w:val="00604ACC"/>
    <w:rsid w:val="00604CC5"/>
    <w:rsid w:val="00605588"/>
    <w:rsid w:val="006059CC"/>
    <w:rsid w:val="00605A3F"/>
    <w:rsid w:val="00605BCD"/>
    <w:rsid w:val="00605BFA"/>
    <w:rsid w:val="00606275"/>
    <w:rsid w:val="006064ED"/>
    <w:rsid w:val="0060662B"/>
    <w:rsid w:val="00606DBE"/>
    <w:rsid w:val="00606F2E"/>
    <w:rsid w:val="006072C5"/>
    <w:rsid w:val="0060735A"/>
    <w:rsid w:val="0060735E"/>
    <w:rsid w:val="00607F85"/>
    <w:rsid w:val="0061054E"/>
    <w:rsid w:val="00610B1F"/>
    <w:rsid w:val="00610EE5"/>
    <w:rsid w:val="0061123F"/>
    <w:rsid w:val="006122D4"/>
    <w:rsid w:val="00612583"/>
    <w:rsid w:val="00612803"/>
    <w:rsid w:val="00613C0D"/>
    <w:rsid w:val="00614967"/>
    <w:rsid w:val="00614C61"/>
    <w:rsid w:val="00615BFE"/>
    <w:rsid w:val="00616311"/>
    <w:rsid w:val="00616456"/>
    <w:rsid w:val="00616886"/>
    <w:rsid w:val="00616C03"/>
    <w:rsid w:val="0061728E"/>
    <w:rsid w:val="0061734C"/>
    <w:rsid w:val="00617C64"/>
    <w:rsid w:val="00617D00"/>
    <w:rsid w:val="00620280"/>
    <w:rsid w:val="00620732"/>
    <w:rsid w:val="006207A2"/>
    <w:rsid w:val="00621D72"/>
    <w:rsid w:val="00622652"/>
    <w:rsid w:val="0062287F"/>
    <w:rsid w:val="0062340C"/>
    <w:rsid w:val="00623601"/>
    <w:rsid w:val="0062395B"/>
    <w:rsid w:val="0062513A"/>
    <w:rsid w:val="00625290"/>
    <w:rsid w:val="00625865"/>
    <w:rsid w:val="006259D8"/>
    <w:rsid w:val="00625B3B"/>
    <w:rsid w:val="00626567"/>
    <w:rsid w:val="00626684"/>
    <w:rsid w:val="0062675D"/>
    <w:rsid w:val="00626B56"/>
    <w:rsid w:val="00626E56"/>
    <w:rsid w:val="0062707B"/>
    <w:rsid w:val="006301BA"/>
    <w:rsid w:val="00630342"/>
    <w:rsid w:val="0063035A"/>
    <w:rsid w:val="00630567"/>
    <w:rsid w:val="00631881"/>
    <w:rsid w:val="00631ABC"/>
    <w:rsid w:val="0063203F"/>
    <w:rsid w:val="006320EE"/>
    <w:rsid w:val="0063227E"/>
    <w:rsid w:val="00633D42"/>
    <w:rsid w:val="00633D51"/>
    <w:rsid w:val="00633F91"/>
    <w:rsid w:val="00634198"/>
    <w:rsid w:val="0063448D"/>
    <w:rsid w:val="00634F6E"/>
    <w:rsid w:val="00635844"/>
    <w:rsid w:val="00635FF4"/>
    <w:rsid w:val="006362FC"/>
    <w:rsid w:val="006363F8"/>
    <w:rsid w:val="0063641F"/>
    <w:rsid w:val="0063694E"/>
    <w:rsid w:val="00636AB6"/>
    <w:rsid w:val="00637614"/>
    <w:rsid w:val="00637933"/>
    <w:rsid w:val="00637D41"/>
    <w:rsid w:val="00637F42"/>
    <w:rsid w:val="0064035B"/>
    <w:rsid w:val="00640560"/>
    <w:rsid w:val="006422B6"/>
    <w:rsid w:val="00642452"/>
    <w:rsid w:val="00642539"/>
    <w:rsid w:val="00642CB4"/>
    <w:rsid w:val="00642E85"/>
    <w:rsid w:val="00642E91"/>
    <w:rsid w:val="0064349C"/>
    <w:rsid w:val="00643AFE"/>
    <w:rsid w:val="00643EEA"/>
    <w:rsid w:val="00643F04"/>
    <w:rsid w:val="00644523"/>
    <w:rsid w:val="006449D8"/>
    <w:rsid w:val="0064520C"/>
    <w:rsid w:val="0064610A"/>
    <w:rsid w:val="00646524"/>
    <w:rsid w:val="00646591"/>
    <w:rsid w:val="00646643"/>
    <w:rsid w:val="0064686B"/>
    <w:rsid w:val="00646D39"/>
    <w:rsid w:val="00646D7A"/>
    <w:rsid w:val="00646E56"/>
    <w:rsid w:val="00651CAC"/>
    <w:rsid w:val="00652563"/>
    <w:rsid w:val="0065271F"/>
    <w:rsid w:val="00652BFD"/>
    <w:rsid w:val="00652C58"/>
    <w:rsid w:val="00652ED1"/>
    <w:rsid w:val="00652EEC"/>
    <w:rsid w:val="00653E35"/>
    <w:rsid w:val="00654060"/>
    <w:rsid w:val="00654189"/>
    <w:rsid w:val="006546A0"/>
    <w:rsid w:val="006549E5"/>
    <w:rsid w:val="00654BBD"/>
    <w:rsid w:val="00654DC3"/>
    <w:rsid w:val="00655CCE"/>
    <w:rsid w:val="00656A24"/>
    <w:rsid w:val="00656B9A"/>
    <w:rsid w:val="00656D8E"/>
    <w:rsid w:val="00656E2A"/>
    <w:rsid w:val="00656F46"/>
    <w:rsid w:val="00656F9E"/>
    <w:rsid w:val="00657028"/>
    <w:rsid w:val="00657079"/>
    <w:rsid w:val="0066070B"/>
    <w:rsid w:val="0066130C"/>
    <w:rsid w:val="00661C33"/>
    <w:rsid w:val="00662810"/>
    <w:rsid w:val="0066292C"/>
    <w:rsid w:val="00662C93"/>
    <w:rsid w:val="006632D6"/>
    <w:rsid w:val="006635ED"/>
    <w:rsid w:val="0066374C"/>
    <w:rsid w:val="0066395B"/>
    <w:rsid w:val="00663C83"/>
    <w:rsid w:val="0066407D"/>
    <w:rsid w:val="00664402"/>
    <w:rsid w:val="006646AE"/>
    <w:rsid w:val="006652D6"/>
    <w:rsid w:val="006655C4"/>
    <w:rsid w:val="00665BD9"/>
    <w:rsid w:val="00666234"/>
    <w:rsid w:val="00666423"/>
    <w:rsid w:val="00666775"/>
    <w:rsid w:val="0066716A"/>
    <w:rsid w:val="00667862"/>
    <w:rsid w:val="00667D6F"/>
    <w:rsid w:val="0067006C"/>
    <w:rsid w:val="006703A4"/>
    <w:rsid w:val="00670679"/>
    <w:rsid w:val="006709AC"/>
    <w:rsid w:val="00670A49"/>
    <w:rsid w:val="00670B46"/>
    <w:rsid w:val="00670D3E"/>
    <w:rsid w:val="006714EA"/>
    <w:rsid w:val="0067154D"/>
    <w:rsid w:val="0067175A"/>
    <w:rsid w:val="00671EE8"/>
    <w:rsid w:val="006724E0"/>
    <w:rsid w:val="00672609"/>
    <w:rsid w:val="00672B73"/>
    <w:rsid w:val="00672BE8"/>
    <w:rsid w:val="00673216"/>
    <w:rsid w:val="00673786"/>
    <w:rsid w:val="006741B7"/>
    <w:rsid w:val="00674992"/>
    <w:rsid w:val="006749FA"/>
    <w:rsid w:val="00674E5F"/>
    <w:rsid w:val="00675742"/>
    <w:rsid w:val="006757BF"/>
    <w:rsid w:val="006758FE"/>
    <w:rsid w:val="00675E99"/>
    <w:rsid w:val="00675FA1"/>
    <w:rsid w:val="00676167"/>
    <w:rsid w:val="00676203"/>
    <w:rsid w:val="00676787"/>
    <w:rsid w:val="00676924"/>
    <w:rsid w:val="00676E8B"/>
    <w:rsid w:val="006777F9"/>
    <w:rsid w:val="00677D37"/>
    <w:rsid w:val="006804FA"/>
    <w:rsid w:val="00681316"/>
    <w:rsid w:val="00681CF7"/>
    <w:rsid w:val="00682114"/>
    <w:rsid w:val="0068225B"/>
    <w:rsid w:val="00682962"/>
    <w:rsid w:val="00682DB6"/>
    <w:rsid w:val="006831B1"/>
    <w:rsid w:val="00683C01"/>
    <w:rsid w:val="00684083"/>
    <w:rsid w:val="00684137"/>
    <w:rsid w:val="006844CC"/>
    <w:rsid w:val="00684B1F"/>
    <w:rsid w:val="00684C9C"/>
    <w:rsid w:val="00684FCF"/>
    <w:rsid w:val="00685025"/>
    <w:rsid w:val="00685B40"/>
    <w:rsid w:val="00685D02"/>
    <w:rsid w:val="00687119"/>
    <w:rsid w:val="00687BA3"/>
    <w:rsid w:val="00687C22"/>
    <w:rsid w:val="00690069"/>
    <w:rsid w:val="00690328"/>
    <w:rsid w:val="006905C8"/>
    <w:rsid w:val="00690855"/>
    <w:rsid w:val="00690F18"/>
    <w:rsid w:val="006910D0"/>
    <w:rsid w:val="00691DCA"/>
    <w:rsid w:val="0069274D"/>
    <w:rsid w:val="00693D97"/>
    <w:rsid w:val="00694046"/>
    <w:rsid w:val="00694E2F"/>
    <w:rsid w:val="0069542D"/>
    <w:rsid w:val="0069574F"/>
    <w:rsid w:val="00695B84"/>
    <w:rsid w:val="00696789"/>
    <w:rsid w:val="00696D18"/>
    <w:rsid w:val="00697204"/>
    <w:rsid w:val="006979AB"/>
    <w:rsid w:val="006A02E6"/>
    <w:rsid w:val="006A040A"/>
    <w:rsid w:val="006A0527"/>
    <w:rsid w:val="006A05AC"/>
    <w:rsid w:val="006A1485"/>
    <w:rsid w:val="006A1F88"/>
    <w:rsid w:val="006A225A"/>
    <w:rsid w:val="006A2585"/>
    <w:rsid w:val="006A27DF"/>
    <w:rsid w:val="006A3674"/>
    <w:rsid w:val="006A370E"/>
    <w:rsid w:val="006A3828"/>
    <w:rsid w:val="006A3ADF"/>
    <w:rsid w:val="006A3CD1"/>
    <w:rsid w:val="006A402C"/>
    <w:rsid w:val="006A4252"/>
    <w:rsid w:val="006A4AEE"/>
    <w:rsid w:val="006A4C63"/>
    <w:rsid w:val="006A57CD"/>
    <w:rsid w:val="006A6135"/>
    <w:rsid w:val="006A61E9"/>
    <w:rsid w:val="006A660F"/>
    <w:rsid w:val="006A6EC8"/>
    <w:rsid w:val="006A6F5D"/>
    <w:rsid w:val="006A7510"/>
    <w:rsid w:val="006A7804"/>
    <w:rsid w:val="006A784F"/>
    <w:rsid w:val="006A7917"/>
    <w:rsid w:val="006B036B"/>
    <w:rsid w:val="006B048F"/>
    <w:rsid w:val="006B06EC"/>
    <w:rsid w:val="006B0DC5"/>
    <w:rsid w:val="006B10CA"/>
    <w:rsid w:val="006B1423"/>
    <w:rsid w:val="006B2880"/>
    <w:rsid w:val="006B37CD"/>
    <w:rsid w:val="006B3A5F"/>
    <w:rsid w:val="006B3EC4"/>
    <w:rsid w:val="006B4283"/>
    <w:rsid w:val="006B43AD"/>
    <w:rsid w:val="006B499F"/>
    <w:rsid w:val="006B55A4"/>
    <w:rsid w:val="006B638E"/>
    <w:rsid w:val="006B6471"/>
    <w:rsid w:val="006B69C9"/>
    <w:rsid w:val="006B6B79"/>
    <w:rsid w:val="006B6E39"/>
    <w:rsid w:val="006B70CA"/>
    <w:rsid w:val="006B71B2"/>
    <w:rsid w:val="006B7237"/>
    <w:rsid w:val="006B791B"/>
    <w:rsid w:val="006B79F7"/>
    <w:rsid w:val="006C0A6C"/>
    <w:rsid w:val="006C27E7"/>
    <w:rsid w:val="006C2ABC"/>
    <w:rsid w:val="006C2DF3"/>
    <w:rsid w:val="006C3056"/>
    <w:rsid w:val="006C3D58"/>
    <w:rsid w:val="006C5031"/>
    <w:rsid w:val="006C511C"/>
    <w:rsid w:val="006C541D"/>
    <w:rsid w:val="006C736C"/>
    <w:rsid w:val="006C7555"/>
    <w:rsid w:val="006C7626"/>
    <w:rsid w:val="006C7B4C"/>
    <w:rsid w:val="006C7B73"/>
    <w:rsid w:val="006C7BF0"/>
    <w:rsid w:val="006D02AE"/>
    <w:rsid w:val="006D08EC"/>
    <w:rsid w:val="006D0933"/>
    <w:rsid w:val="006D0B1C"/>
    <w:rsid w:val="006D0ED1"/>
    <w:rsid w:val="006D1228"/>
    <w:rsid w:val="006D19FE"/>
    <w:rsid w:val="006D1B65"/>
    <w:rsid w:val="006D206D"/>
    <w:rsid w:val="006D29AC"/>
    <w:rsid w:val="006D2ABA"/>
    <w:rsid w:val="006D2B47"/>
    <w:rsid w:val="006D2D68"/>
    <w:rsid w:val="006D2D98"/>
    <w:rsid w:val="006D39F9"/>
    <w:rsid w:val="006D3AC5"/>
    <w:rsid w:val="006D3BB6"/>
    <w:rsid w:val="006D470F"/>
    <w:rsid w:val="006D4836"/>
    <w:rsid w:val="006D588E"/>
    <w:rsid w:val="006D5E1A"/>
    <w:rsid w:val="006D6518"/>
    <w:rsid w:val="006D69DC"/>
    <w:rsid w:val="006D7480"/>
    <w:rsid w:val="006D78CE"/>
    <w:rsid w:val="006D7C0B"/>
    <w:rsid w:val="006D7E6C"/>
    <w:rsid w:val="006E0D73"/>
    <w:rsid w:val="006E1378"/>
    <w:rsid w:val="006E1385"/>
    <w:rsid w:val="006E1764"/>
    <w:rsid w:val="006E1A5B"/>
    <w:rsid w:val="006E30B6"/>
    <w:rsid w:val="006E3C07"/>
    <w:rsid w:val="006E3F69"/>
    <w:rsid w:val="006E42FB"/>
    <w:rsid w:val="006E442D"/>
    <w:rsid w:val="006E4AA0"/>
    <w:rsid w:val="006E6EE8"/>
    <w:rsid w:val="006E70AE"/>
    <w:rsid w:val="006E735E"/>
    <w:rsid w:val="006E73A0"/>
    <w:rsid w:val="006E7F0B"/>
    <w:rsid w:val="006F01D3"/>
    <w:rsid w:val="006F0435"/>
    <w:rsid w:val="006F056F"/>
    <w:rsid w:val="006F101F"/>
    <w:rsid w:val="006F1508"/>
    <w:rsid w:val="006F232F"/>
    <w:rsid w:val="006F2645"/>
    <w:rsid w:val="006F2B62"/>
    <w:rsid w:val="006F2DB8"/>
    <w:rsid w:val="006F31B8"/>
    <w:rsid w:val="006F3271"/>
    <w:rsid w:val="006F3277"/>
    <w:rsid w:val="006F3464"/>
    <w:rsid w:val="006F3485"/>
    <w:rsid w:val="006F449B"/>
    <w:rsid w:val="006F4891"/>
    <w:rsid w:val="006F6863"/>
    <w:rsid w:val="00700AC4"/>
    <w:rsid w:val="007010DC"/>
    <w:rsid w:val="00701712"/>
    <w:rsid w:val="00701734"/>
    <w:rsid w:val="00701843"/>
    <w:rsid w:val="00702D2C"/>
    <w:rsid w:val="007034A5"/>
    <w:rsid w:val="0070357F"/>
    <w:rsid w:val="00703706"/>
    <w:rsid w:val="0070371E"/>
    <w:rsid w:val="00703AD2"/>
    <w:rsid w:val="00703B5B"/>
    <w:rsid w:val="007044D1"/>
    <w:rsid w:val="00704D30"/>
    <w:rsid w:val="00704DFF"/>
    <w:rsid w:val="00705DC2"/>
    <w:rsid w:val="0070604B"/>
    <w:rsid w:val="007069BD"/>
    <w:rsid w:val="00706A8F"/>
    <w:rsid w:val="00706B2C"/>
    <w:rsid w:val="00706B78"/>
    <w:rsid w:val="00706B97"/>
    <w:rsid w:val="00706DFB"/>
    <w:rsid w:val="00707242"/>
    <w:rsid w:val="007076F5"/>
    <w:rsid w:val="007077E9"/>
    <w:rsid w:val="00707A87"/>
    <w:rsid w:val="00707DCF"/>
    <w:rsid w:val="00707FEB"/>
    <w:rsid w:val="0071043B"/>
    <w:rsid w:val="00710AE6"/>
    <w:rsid w:val="00710F02"/>
    <w:rsid w:val="00711450"/>
    <w:rsid w:val="00711582"/>
    <w:rsid w:val="0071172E"/>
    <w:rsid w:val="00711980"/>
    <w:rsid w:val="0071251D"/>
    <w:rsid w:val="00712F15"/>
    <w:rsid w:val="00712F7B"/>
    <w:rsid w:val="007131D8"/>
    <w:rsid w:val="0071385C"/>
    <w:rsid w:val="007141B7"/>
    <w:rsid w:val="0071424C"/>
    <w:rsid w:val="007143E4"/>
    <w:rsid w:val="00714BCE"/>
    <w:rsid w:val="00714DFC"/>
    <w:rsid w:val="0071516B"/>
    <w:rsid w:val="00715C23"/>
    <w:rsid w:val="00716724"/>
    <w:rsid w:val="0071706F"/>
    <w:rsid w:val="00717851"/>
    <w:rsid w:val="00717A02"/>
    <w:rsid w:val="0072049B"/>
    <w:rsid w:val="00720CD2"/>
    <w:rsid w:val="00720F8C"/>
    <w:rsid w:val="0072121E"/>
    <w:rsid w:val="00721F5E"/>
    <w:rsid w:val="00722704"/>
    <w:rsid w:val="00722931"/>
    <w:rsid w:val="00722D8A"/>
    <w:rsid w:val="00722F71"/>
    <w:rsid w:val="00723C19"/>
    <w:rsid w:val="00723CDE"/>
    <w:rsid w:val="00723EA6"/>
    <w:rsid w:val="00724C54"/>
    <w:rsid w:val="00724DC8"/>
    <w:rsid w:val="007259B2"/>
    <w:rsid w:val="00726589"/>
    <w:rsid w:val="0072737F"/>
    <w:rsid w:val="00727AF6"/>
    <w:rsid w:val="00727B7F"/>
    <w:rsid w:val="00727EE4"/>
    <w:rsid w:val="00730406"/>
    <w:rsid w:val="00730686"/>
    <w:rsid w:val="00730AA6"/>
    <w:rsid w:val="007313AD"/>
    <w:rsid w:val="007314D1"/>
    <w:rsid w:val="00731631"/>
    <w:rsid w:val="00731902"/>
    <w:rsid w:val="00731F67"/>
    <w:rsid w:val="00732740"/>
    <w:rsid w:val="00732CCE"/>
    <w:rsid w:val="00732EFF"/>
    <w:rsid w:val="00732F0C"/>
    <w:rsid w:val="00733DCB"/>
    <w:rsid w:val="00733FF8"/>
    <w:rsid w:val="00734373"/>
    <w:rsid w:val="007343D8"/>
    <w:rsid w:val="007346E7"/>
    <w:rsid w:val="00734DF2"/>
    <w:rsid w:val="0073525E"/>
    <w:rsid w:val="00735803"/>
    <w:rsid w:val="00735D8B"/>
    <w:rsid w:val="0073672F"/>
    <w:rsid w:val="0073685E"/>
    <w:rsid w:val="00736C6F"/>
    <w:rsid w:val="00736CD2"/>
    <w:rsid w:val="0073733E"/>
    <w:rsid w:val="00737542"/>
    <w:rsid w:val="00737631"/>
    <w:rsid w:val="0073774B"/>
    <w:rsid w:val="007379AD"/>
    <w:rsid w:val="00737B18"/>
    <w:rsid w:val="00737BAB"/>
    <w:rsid w:val="0074003F"/>
    <w:rsid w:val="00740045"/>
    <w:rsid w:val="00740591"/>
    <w:rsid w:val="0074069D"/>
    <w:rsid w:val="00740A92"/>
    <w:rsid w:val="00741143"/>
    <w:rsid w:val="00741617"/>
    <w:rsid w:val="00741885"/>
    <w:rsid w:val="00741C6D"/>
    <w:rsid w:val="00741E7E"/>
    <w:rsid w:val="0074241F"/>
    <w:rsid w:val="007424C8"/>
    <w:rsid w:val="00742C0C"/>
    <w:rsid w:val="00743357"/>
    <w:rsid w:val="0074478E"/>
    <w:rsid w:val="007449AA"/>
    <w:rsid w:val="00744E78"/>
    <w:rsid w:val="00744F9D"/>
    <w:rsid w:val="007455AC"/>
    <w:rsid w:val="00745B46"/>
    <w:rsid w:val="00746329"/>
    <w:rsid w:val="007463A4"/>
    <w:rsid w:val="007468F7"/>
    <w:rsid w:val="00746D93"/>
    <w:rsid w:val="00746ECC"/>
    <w:rsid w:val="007479B5"/>
    <w:rsid w:val="00750285"/>
    <w:rsid w:val="0075076A"/>
    <w:rsid w:val="007515D9"/>
    <w:rsid w:val="00751FF3"/>
    <w:rsid w:val="00752769"/>
    <w:rsid w:val="00752E4B"/>
    <w:rsid w:val="00752F1A"/>
    <w:rsid w:val="007538C1"/>
    <w:rsid w:val="00753908"/>
    <w:rsid w:val="00753DBB"/>
    <w:rsid w:val="0075445C"/>
    <w:rsid w:val="007549F9"/>
    <w:rsid w:val="00754BB6"/>
    <w:rsid w:val="0075541B"/>
    <w:rsid w:val="0075546A"/>
    <w:rsid w:val="007574A7"/>
    <w:rsid w:val="007576A2"/>
    <w:rsid w:val="0075777D"/>
    <w:rsid w:val="00757F6F"/>
    <w:rsid w:val="0076078E"/>
    <w:rsid w:val="00760A6D"/>
    <w:rsid w:val="007613B8"/>
    <w:rsid w:val="0076144F"/>
    <w:rsid w:val="0076219E"/>
    <w:rsid w:val="007625EA"/>
    <w:rsid w:val="007628BC"/>
    <w:rsid w:val="00762A7F"/>
    <w:rsid w:val="00763197"/>
    <w:rsid w:val="007631AA"/>
    <w:rsid w:val="00763962"/>
    <w:rsid w:val="00764265"/>
    <w:rsid w:val="007646EA"/>
    <w:rsid w:val="007649A1"/>
    <w:rsid w:val="00764E79"/>
    <w:rsid w:val="00764EF1"/>
    <w:rsid w:val="00765783"/>
    <w:rsid w:val="0076587B"/>
    <w:rsid w:val="00765EB3"/>
    <w:rsid w:val="00766252"/>
    <w:rsid w:val="0076655A"/>
    <w:rsid w:val="0076671B"/>
    <w:rsid w:val="0076693C"/>
    <w:rsid w:val="00766E1F"/>
    <w:rsid w:val="00767458"/>
    <w:rsid w:val="00767AE3"/>
    <w:rsid w:val="00770233"/>
    <w:rsid w:val="00771E2A"/>
    <w:rsid w:val="00771F68"/>
    <w:rsid w:val="007721EA"/>
    <w:rsid w:val="00772302"/>
    <w:rsid w:val="007724A7"/>
    <w:rsid w:val="007724AE"/>
    <w:rsid w:val="00772B67"/>
    <w:rsid w:val="00772D65"/>
    <w:rsid w:val="00773C93"/>
    <w:rsid w:val="0077453F"/>
    <w:rsid w:val="00775395"/>
    <w:rsid w:val="007759D8"/>
    <w:rsid w:val="00775E61"/>
    <w:rsid w:val="00776C84"/>
    <w:rsid w:val="00776FB0"/>
    <w:rsid w:val="007772AF"/>
    <w:rsid w:val="007778F7"/>
    <w:rsid w:val="00777E2C"/>
    <w:rsid w:val="007802D9"/>
    <w:rsid w:val="00780500"/>
    <w:rsid w:val="00780B92"/>
    <w:rsid w:val="0078234B"/>
    <w:rsid w:val="00782F39"/>
    <w:rsid w:val="00782F66"/>
    <w:rsid w:val="00784005"/>
    <w:rsid w:val="007841C2"/>
    <w:rsid w:val="0078457B"/>
    <w:rsid w:val="00784BFA"/>
    <w:rsid w:val="00785689"/>
    <w:rsid w:val="00785EA9"/>
    <w:rsid w:val="00785FB0"/>
    <w:rsid w:val="00786C1A"/>
    <w:rsid w:val="00786CB1"/>
    <w:rsid w:val="0078719B"/>
    <w:rsid w:val="00787768"/>
    <w:rsid w:val="0078776F"/>
    <w:rsid w:val="007877ED"/>
    <w:rsid w:val="00787D20"/>
    <w:rsid w:val="00790479"/>
    <w:rsid w:val="00790A48"/>
    <w:rsid w:val="0079113D"/>
    <w:rsid w:val="007916C2"/>
    <w:rsid w:val="00791D48"/>
    <w:rsid w:val="0079200D"/>
    <w:rsid w:val="00792158"/>
    <w:rsid w:val="007935D5"/>
    <w:rsid w:val="007937CD"/>
    <w:rsid w:val="00793803"/>
    <w:rsid w:val="00793A93"/>
    <w:rsid w:val="007942CC"/>
    <w:rsid w:val="00794F1E"/>
    <w:rsid w:val="00795162"/>
    <w:rsid w:val="007964B0"/>
    <w:rsid w:val="00796668"/>
    <w:rsid w:val="00796D1F"/>
    <w:rsid w:val="00796ECA"/>
    <w:rsid w:val="007975AD"/>
    <w:rsid w:val="0079763A"/>
    <w:rsid w:val="007979DC"/>
    <w:rsid w:val="00797D6C"/>
    <w:rsid w:val="00797DF7"/>
    <w:rsid w:val="007A0A5C"/>
    <w:rsid w:val="007A0B09"/>
    <w:rsid w:val="007A1052"/>
    <w:rsid w:val="007A1493"/>
    <w:rsid w:val="007A151C"/>
    <w:rsid w:val="007A170E"/>
    <w:rsid w:val="007A178D"/>
    <w:rsid w:val="007A1E89"/>
    <w:rsid w:val="007A2041"/>
    <w:rsid w:val="007A216C"/>
    <w:rsid w:val="007A2791"/>
    <w:rsid w:val="007A4292"/>
    <w:rsid w:val="007A52A9"/>
    <w:rsid w:val="007A5923"/>
    <w:rsid w:val="007A5A0C"/>
    <w:rsid w:val="007A5B24"/>
    <w:rsid w:val="007A5F86"/>
    <w:rsid w:val="007A6412"/>
    <w:rsid w:val="007A74B7"/>
    <w:rsid w:val="007A76F0"/>
    <w:rsid w:val="007A7710"/>
    <w:rsid w:val="007B0323"/>
    <w:rsid w:val="007B195A"/>
    <w:rsid w:val="007B1AB3"/>
    <w:rsid w:val="007B1DCA"/>
    <w:rsid w:val="007B1F4C"/>
    <w:rsid w:val="007B252B"/>
    <w:rsid w:val="007B3165"/>
    <w:rsid w:val="007B3244"/>
    <w:rsid w:val="007B326B"/>
    <w:rsid w:val="007B333A"/>
    <w:rsid w:val="007B3991"/>
    <w:rsid w:val="007B4D8B"/>
    <w:rsid w:val="007B512F"/>
    <w:rsid w:val="007B51FF"/>
    <w:rsid w:val="007B54B5"/>
    <w:rsid w:val="007B618B"/>
    <w:rsid w:val="007B64A8"/>
    <w:rsid w:val="007B6BA5"/>
    <w:rsid w:val="007B6D07"/>
    <w:rsid w:val="007B6E6F"/>
    <w:rsid w:val="007B7137"/>
    <w:rsid w:val="007B765C"/>
    <w:rsid w:val="007B7DBB"/>
    <w:rsid w:val="007B7E98"/>
    <w:rsid w:val="007C015E"/>
    <w:rsid w:val="007C02A3"/>
    <w:rsid w:val="007C0768"/>
    <w:rsid w:val="007C0C5E"/>
    <w:rsid w:val="007C1173"/>
    <w:rsid w:val="007C1809"/>
    <w:rsid w:val="007C182B"/>
    <w:rsid w:val="007C18BB"/>
    <w:rsid w:val="007C252A"/>
    <w:rsid w:val="007C39C8"/>
    <w:rsid w:val="007C4031"/>
    <w:rsid w:val="007C5E5F"/>
    <w:rsid w:val="007C6F5F"/>
    <w:rsid w:val="007D033D"/>
    <w:rsid w:val="007D0BEA"/>
    <w:rsid w:val="007D0E63"/>
    <w:rsid w:val="007D19A2"/>
    <w:rsid w:val="007D19E4"/>
    <w:rsid w:val="007D1BD1"/>
    <w:rsid w:val="007D1F3A"/>
    <w:rsid w:val="007D2A76"/>
    <w:rsid w:val="007D2EC6"/>
    <w:rsid w:val="007D3037"/>
    <w:rsid w:val="007D391C"/>
    <w:rsid w:val="007D3ACB"/>
    <w:rsid w:val="007D3C12"/>
    <w:rsid w:val="007D45E3"/>
    <w:rsid w:val="007D4D1B"/>
    <w:rsid w:val="007D4EAC"/>
    <w:rsid w:val="007D4F48"/>
    <w:rsid w:val="007D50C8"/>
    <w:rsid w:val="007D5B88"/>
    <w:rsid w:val="007D5D4B"/>
    <w:rsid w:val="007D5FED"/>
    <w:rsid w:val="007D619F"/>
    <w:rsid w:val="007D6316"/>
    <w:rsid w:val="007D651C"/>
    <w:rsid w:val="007D69DF"/>
    <w:rsid w:val="007D6BE4"/>
    <w:rsid w:val="007D6E0A"/>
    <w:rsid w:val="007D7435"/>
    <w:rsid w:val="007D7835"/>
    <w:rsid w:val="007D7DBF"/>
    <w:rsid w:val="007E08E0"/>
    <w:rsid w:val="007E0B1A"/>
    <w:rsid w:val="007E0BA6"/>
    <w:rsid w:val="007E2D63"/>
    <w:rsid w:val="007E305E"/>
    <w:rsid w:val="007E3210"/>
    <w:rsid w:val="007E3467"/>
    <w:rsid w:val="007E368E"/>
    <w:rsid w:val="007E445C"/>
    <w:rsid w:val="007E49E6"/>
    <w:rsid w:val="007E54F4"/>
    <w:rsid w:val="007E63F1"/>
    <w:rsid w:val="007E6680"/>
    <w:rsid w:val="007E6F4E"/>
    <w:rsid w:val="007E716B"/>
    <w:rsid w:val="007E7C29"/>
    <w:rsid w:val="007F0139"/>
    <w:rsid w:val="007F017F"/>
    <w:rsid w:val="007F02AE"/>
    <w:rsid w:val="007F0688"/>
    <w:rsid w:val="007F094E"/>
    <w:rsid w:val="007F0E08"/>
    <w:rsid w:val="007F13B5"/>
    <w:rsid w:val="007F18E3"/>
    <w:rsid w:val="007F1EA9"/>
    <w:rsid w:val="007F2618"/>
    <w:rsid w:val="007F2633"/>
    <w:rsid w:val="007F291A"/>
    <w:rsid w:val="007F3195"/>
    <w:rsid w:val="007F3532"/>
    <w:rsid w:val="007F45AD"/>
    <w:rsid w:val="007F45D7"/>
    <w:rsid w:val="007F4BA9"/>
    <w:rsid w:val="007F4E2A"/>
    <w:rsid w:val="007F5164"/>
    <w:rsid w:val="007F58DC"/>
    <w:rsid w:val="007F6D38"/>
    <w:rsid w:val="007F6D6B"/>
    <w:rsid w:val="007F7581"/>
    <w:rsid w:val="007F77F7"/>
    <w:rsid w:val="007F7CCC"/>
    <w:rsid w:val="007F7FB3"/>
    <w:rsid w:val="008003AE"/>
    <w:rsid w:val="0080091E"/>
    <w:rsid w:val="00800BB2"/>
    <w:rsid w:val="008023F2"/>
    <w:rsid w:val="00803107"/>
    <w:rsid w:val="0080355F"/>
    <w:rsid w:val="00803CB2"/>
    <w:rsid w:val="008041B1"/>
    <w:rsid w:val="008051F1"/>
    <w:rsid w:val="00806463"/>
    <w:rsid w:val="0080683E"/>
    <w:rsid w:val="0080707D"/>
    <w:rsid w:val="0080759C"/>
    <w:rsid w:val="0080787D"/>
    <w:rsid w:val="00807AFA"/>
    <w:rsid w:val="00810201"/>
    <w:rsid w:val="008104B0"/>
    <w:rsid w:val="00810B81"/>
    <w:rsid w:val="00811EF1"/>
    <w:rsid w:val="0081293B"/>
    <w:rsid w:val="00812F1F"/>
    <w:rsid w:val="008138F5"/>
    <w:rsid w:val="00813C5F"/>
    <w:rsid w:val="00814266"/>
    <w:rsid w:val="008148EE"/>
    <w:rsid w:val="00815057"/>
    <w:rsid w:val="008158F2"/>
    <w:rsid w:val="008161B0"/>
    <w:rsid w:val="0081757A"/>
    <w:rsid w:val="0081761B"/>
    <w:rsid w:val="00817972"/>
    <w:rsid w:val="00817CDA"/>
    <w:rsid w:val="008211EE"/>
    <w:rsid w:val="0082128F"/>
    <w:rsid w:val="00821619"/>
    <w:rsid w:val="00821635"/>
    <w:rsid w:val="00821C36"/>
    <w:rsid w:val="00821CFF"/>
    <w:rsid w:val="00821E03"/>
    <w:rsid w:val="00821EEF"/>
    <w:rsid w:val="008220CD"/>
    <w:rsid w:val="008236AF"/>
    <w:rsid w:val="00823CEA"/>
    <w:rsid w:val="008243A6"/>
    <w:rsid w:val="0082464F"/>
    <w:rsid w:val="00824B9B"/>
    <w:rsid w:val="00825346"/>
    <w:rsid w:val="008257BD"/>
    <w:rsid w:val="00825CAD"/>
    <w:rsid w:val="00826063"/>
    <w:rsid w:val="00826187"/>
    <w:rsid w:val="0082625D"/>
    <w:rsid w:val="00826630"/>
    <w:rsid w:val="0082671E"/>
    <w:rsid w:val="008270D7"/>
    <w:rsid w:val="008278CB"/>
    <w:rsid w:val="00827EA2"/>
    <w:rsid w:val="00830087"/>
    <w:rsid w:val="00830676"/>
    <w:rsid w:val="00830A98"/>
    <w:rsid w:val="00830C87"/>
    <w:rsid w:val="00830EE1"/>
    <w:rsid w:val="00830F62"/>
    <w:rsid w:val="008310D8"/>
    <w:rsid w:val="00831477"/>
    <w:rsid w:val="0083148F"/>
    <w:rsid w:val="0083201D"/>
    <w:rsid w:val="00832023"/>
    <w:rsid w:val="00832893"/>
    <w:rsid w:val="00832BE5"/>
    <w:rsid w:val="00832E7A"/>
    <w:rsid w:val="008334FF"/>
    <w:rsid w:val="008335E1"/>
    <w:rsid w:val="008335FA"/>
    <w:rsid w:val="008339C3"/>
    <w:rsid w:val="008340E3"/>
    <w:rsid w:val="0083410A"/>
    <w:rsid w:val="00834D78"/>
    <w:rsid w:val="0083543F"/>
    <w:rsid w:val="008355BD"/>
    <w:rsid w:val="008358C5"/>
    <w:rsid w:val="00835B24"/>
    <w:rsid w:val="00835E3F"/>
    <w:rsid w:val="00836236"/>
    <w:rsid w:val="00836A2B"/>
    <w:rsid w:val="00836B63"/>
    <w:rsid w:val="00837439"/>
    <w:rsid w:val="00837B33"/>
    <w:rsid w:val="00840212"/>
    <w:rsid w:val="00840680"/>
    <w:rsid w:val="00840907"/>
    <w:rsid w:val="00841ADF"/>
    <w:rsid w:val="00841C57"/>
    <w:rsid w:val="00841CBF"/>
    <w:rsid w:val="008425F9"/>
    <w:rsid w:val="008427FE"/>
    <w:rsid w:val="00842954"/>
    <w:rsid w:val="00843BF9"/>
    <w:rsid w:val="00843D17"/>
    <w:rsid w:val="00845340"/>
    <w:rsid w:val="008453A4"/>
    <w:rsid w:val="008455B6"/>
    <w:rsid w:val="008460DF"/>
    <w:rsid w:val="0084638F"/>
    <w:rsid w:val="00846928"/>
    <w:rsid w:val="0084696D"/>
    <w:rsid w:val="00846FC2"/>
    <w:rsid w:val="00847367"/>
    <w:rsid w:val="0084754F"/>
    <w:rsid w:val="00847852"/>
    <w:rsid w:val="00847DB1"/>
    <w:rsid w:val="008504D2"/>
    <w:rsid w:val="00850C89"/>
    <w:rsid w:val="0085112E"/>
    <w:rsid w:val="0085142B"/>
    <w:rsid w:val="00852A5C"/>
    <w:rsid w:val="00852C82"/>
    <w:rsid w:val="00852E12"/>
    <w:rsid w:val="008534D3"/>
    <w:rsid w:val="0085440D"/>
    <w:rsid w:val="0085445C"/>
    <w:rsid w:val="0085455A"/>
    <w:rsid w:val="0085458A"/>
    <w:rsid w:val="00855F94"/>
    <w:rsid w:val="008566FA"/>
    <w:rsid w:val="00856730"/>
    <w:rsid w:val="00856C19"/>
    <w:rsid w:val="00856C28"/>
    <w:rsid w:val="00857410"/>
    <w:rsid w:val="0086064C"/>
    <w:rsid w:val="0086091F"/>
    <w:rsid w:val="00860A80"/>
    <w:rsid w:val="00862217"/>
    <w:rsid w:val="008622D0"/>
    <w:rsid w:val="00862596"/>
    <w:rsid w:val="00862767"/>
    <w:rsid w:val="00863A12"/>
    <w:rsid w:val="00863FBE"/>
    <w:rsid w:val="00864B37"/>
    <w:rsid w:val="00864F2E"/>
    <w:rsid w:val="00865B1E"/>
    <w:rsid w:val="00865DD8"/>
    <w:rsid w:val="00866D26"/>
    <w:rsid w:val="00867427"/>
    <w:rsid w:val="00867B84"/>
    <w:rsid w:val="00870553"/>
    <w:rsid w:val="00870BC6"/>
    <w:rsid w:val="00871313"/>
    <w:rsid w:val="00871C74"/>
    <w:rsid w:val="00872430"/>
    <w:rsid w:val="0087256F"/>
    <w:rsid w:val="008728A6"/>
    <w:rsid w:val="00872A8B"/>
    <w:rsid w:val="00872C53"/>
    <w:rsid w:val="008731CE"/>
    <w:rsid w:val="00873250"/>
    <w:rsid w:val="008732E1"/>
    <w:rsid w:val="0087374E"/>
    <w:rsid w:val="008742D3"/>
    <w:rsid w:val="00874861"/>
    <w:rsid w:val="00875230"/>
    <w:rsid w:val="0087582C"/>
    <w:rsid w:val="00875BB1"/>
    <w:rsid w:val="0087650E"/>
    <w:rsid w:val="00876CF5"/>
    <w:rsid w:val="00877117"/>
    <w:rsid w:val="00877330"/>
    <w:rsid w:val="0087741E"/>
    <w:rsid w:val="008774AF"/>
    <w:rsid w:val="008801FA"/>
    <w:rsid w:val="00880E24"/>
    <w:rsid w:val="008816B3"/>
    <w:rsid w:val="00881E08"/>
    <w:rsid w:val="00881F32"/>
    <w:rsid w:val="008825CD"/>
    <w:rsid w:val="0088265B"/>
    <w:rsid w:val="00882AEB"/>
    <w:rsid w:val="008833B9"/>
    <w:rsid w:val="008835F2"/>
    <w:rsid w:val="00883C02"/>
    <w:rsid w:val="008843B5"/>
    <w:rsid w:val="0088473B"/>
    <w:rsid w:val="00884DA5"/>
    <w:rsid w:val="00884DAC"/>
    <w:rsid w:val="0088554A"/>
    <w:rsid w:val="00885BBC"/>
    <w:rsid w:val="00886DC3"/>
    <w:rsid w:val="00887903"/>
    <w:rsid w:val="00887C16"/>
    <w:rsid w:val="00890D9F"/>
    <w:rsid w:val="008912D4"/>
    <w:rsid w:val="008914FF"/>
    <w:rsid w:val="0089159F"/>
    <w:rsid w:val="00891B38"/>
    <w:rsid w:val="008923E6"/>
    <w:rsid w:val="008924AB"/>
    <w:rsid w:val="00892D8D"/>
    <w:rsid w:val="00892DE7"/>
    <w:rsid w:val="008932EB"/>
    <w:rsid w:val="00893D9D"/>
    <w:rsid w:val="00894337"/>
    <w:rsid w:val="008946C4"/>
    <w:rsid w:val="00894AE7"/>
    <w:rsid w:val="00894FF7"/>
    <w:rsid w:val="008954EC"/>
    <w:rsid w:val="00895953"/>
    <w:rsid w:val="00895998"/>
    <w:rsid w:val="00895B0B"/>
    <w:rsid w:val="00895D31"/>
    <w:rsid w:val="008964DF"/>
    <w:rsid w:val="00896943"/>
    <w:rsid w:val="00896982"/>
    <w:rsid w:val="00896B53"/>
    <w:rsid w:val="00897307"/>
    <w:rsid w:val="00897B47"/>
    <w:rsid w:val="00897BBF"/>
    <w:rsid w:val="00897EC7"/>
    <w:rsid w:val="008A082E"/>
    <w:rsid w:val="008A0844"/>
    <w:rsid w:val="008A11D6"/>
    <w:rsid w:val="008A164E"/>
    <w:rsid w:val="008A1BA2"/>
    <w:rsid w:val="008A273C"/>
    <w:rsid w:val="008A2A88"/>
    <w:rsid w:val="008A2B07"/>
    <w:rsid w:val="008A37D9"/>
    <w:rsid w:val="008A3DB4"/>
    <w:rsid w:val="008A4981"/>
    <w:rsid w:val="008A4B45"/>
    <w:rsid w:val="008A4D58"/>
    <w:rsid w:val="008A5187"/>
    <w:rsid w:val="008A54DF"/>
    <w:rsid w:val="008A5EE2"/>
    <w:rsid w:val="008A6220"/>
    <w:rsid w:val="008A6436"/>
    <w:rsid w:val="008A7255"/>
    <w:rsid w:val="008A76BB"/>
    <w:rsid w:val="008B046C"/>
    <w:rsid w:val="008B05AB"/>
    <w:rsid w:val="008B0A47"/>
    <w:rsid w:val="008B0C0E"/>
    <w:rsid w:val="008B0DAB"/>
    <w:rsid w:val="008B0F78"/>
    <w:rsid w:val="008B12AB"/>
    <w:rsid w:val="008B1A47"/>
    <w:rsid w:val="008B2163"/>
    <w:rsid w:val="008B260E"/>
    <w:rsid w:val="008B26D3"/>
    <w:rsid w:val="008B2D8A"/>
    <w:rsid w:val="008B3353"/>
    <w:rsid w:val="008B37DC"/>
    <w:rsid w:val="008B3AAB"/>
    <w:rsid w:val="008B473F"/>
    <w:rsid w:val="008B4CB5"/>
    <w:rsid w:val="008B539D"/>
    <w:rsid w:val="008B5751"/>
    <w:rsid w:val="008B6238"/>
    <w:rsid w:val="008B6A3F"/>
    <w:rsid w:val="008B6C8E"/>
    <w:rsid w:val="008B7793"/>
    <w:rsid w:val="008B7A17"/>
    <w:rsid w:val="008C01EE"/>
    <w:rsid w:val="008C02DD"/>
    <w:rsid w:val="008C0487"/>
    <w:rsid w:val="008C055C"/>
    <w:rsid w:val="008C094E"/>
    <w:rsid w:val="008C1377"/>
    <w:rsid w:val="008C17B2"/>
    <w:rsid w:val="008C18BA"/>
    <w:rsid w:val="008C1A42"/>
    <w:rsid w:val="008C1C78"/>
    <w:rsid w:val="008C1F5B"/>
    <w:rsid w:val="008C1FAF"/>
    <w:rsid w:val="008C28E5"/>
    <w:rsid w:val="008C3B2C"/>
    <w:rsid w:val="008C3F16"/>
    <w:rsid w:val="008C4077"/>
    <w:rsid w:val="008C4324"/>
    <w:rsid w:val="008C4C37"/>
    <w:rsid w:val="008C5BF4"/>
    <w:rsid w:val="008C652E"/>
    <w:rsid w:val="008C698F"/>
    <w:rsid w:val="008C6F77"/>
    <w:rsid w:val="008C7DBB"/>
    <w:rsid w:val="008D034E"/>
    <w:rsid w:val="008D0CF7"/>
    <w:rsid w:val="008D1216"/>
    <w:rsid w:val="008D2867"/>
    <w:rsid w:val="008D4401"/>
    <w:rsid w:val="008D4AC4"/>
    <w:rsid w:val="008D5203"/>
    <w:rsid w:val="008D52EA"/>
    <w:rsid w:val="008D55EA"/>
    <w:rsid w:val="008D56F9"/>
    <w:rsid w:val="008D6C03"/>
    <w:rsid w:val="008D75A7"/>
    <w:rsid w:val="008E0187"/>
    <w:rsid w:val="008E01C4"/>
    <w:rsid w:val="008E0202"/>
    <w:rsid w:val="008E03BF"/>
    <w:rsid w:val="008E14A8"/>
    <w:rsid w:val="008E1754"/>
    <w:rsid w:val="008E1953"/>
    <w:rsid w:val="008E2D79"/>
    <w:rsid w:val="008E3CCE"/>
    <w:rsid w:val="008E41DF"/>
    <w:rsid w:val="008E42C4"/>
    <w:rsid w:val="008E461B"/>
    <w:rsid w:val="008E486C"/>
    <w:rsid w:val="008E5693"/>
    <w:rsid w:val="008E59AB"/>
    <w:rsid w:val="008E5E34"/>
    <w:rsid w:val="008E5F46"/>
    <w:rsid w:val="008E7415"/>
    <w:rsid w:val="008E7A7A"/>
    <w:rsid w:val="008E7DC5"/>
    <w:rsid w:val="008F05E9"/>
    <w:rsid w:val="008F0603"/>
    <w:rsid w:val="008F1638"/>
    <w:rsid w:val="008F1768"/>
    <w:rsid w:val="008F1DC2"/>
    <w:rsid w:val="008F1FFF"/>
    <w:rsid w:val="008F21D2"/>
    <w:rsid w:val="008F2652"/>
    <w:rsid w:val="008F275A"/>
    <w:rsid w:val="008F344A"/>
    <w:rsid w:val="008F386B"/>
    <w:rsid w:val="008F3A1B"/>
    <w:rsid w:val="008F3A70"/>
    <w:rsid w:val="008F3AE2"/>
    <w:rsid w:val="008F401C"/>
    <w:rsid w:val="008F40B8"/>
    <w:rsid w:val="008F45B8"/>
    <w:rsid w:val="008F486D"/>
    <w:rsid w:val="008F5964"/>
    <w:rsid w:val="008F5970"/>
    <w:rsid w:val="008F5CB4"/>
    <w:rsid w:val="008F5F9F"/>
    <w:rsid w:val="008F6360"/>
    <w:rsid w:val="008F69A5"/>
    <w:rsid w:val="008F6C29"/>
    <w:rsid w:val="008F6CF4"/>
    <w:rsid w:val="008F758C"/>
    <w:rsid w:val="008F78F7"/>
    <w:rsid w:val="009008AF"/>
    <w:rsid w:val="00900CCD"/>
    <w:rsid w:val="009013A2"/>
    <w:rsid w:val="00901591"/>
    <w:rsid w:val="0090187A"/>
    <w:rsid w:val="00901B13"/>
    <w:rsid w:val="00902297"/>
    <w:rsid w:val="00902739"/>
    <w:rsid w:val="009034BD"/>
    <w:rsid w:val="0090392F"/>
    <w:rsid w:val="0090398D"/>
    <w:rsid w:val="00903D4C"/>
    <w:rsid w:val="00904B5A"/>
    <w:rsid w:val="00904E27"/>
    <w:rsid w:val="00905316"/>
    <w:rsid w:val="00905FED"/>
    <w:rsid w:val="0090624E"/>
    <w:rsid w:val="00906606"/>
    <w:rsid w:val="009069C8"/>
    <w:rsid w:val="00906BA3"/>
    <w:rsid w:val="00907D58"/>
    <w:rsid w:val="00910B30"/>
    <w:rsid w:val="00910B8B"/>
    <w:rsid w:val="00911149"/>
    <w:rsid w:val="009112BF"/>
    <w:rsid w:val="00911522"/>
    <w:rsid w:val="00911B9B"/>
    <w:rsid w:val="0091210E"/>
    <w:rsid w:val="009121D4"/>
    <w:rsid w:val="00912767"/>
    <w:rsid w:val="00912DCD"/>
    <w:rsid w:val="009137D8"/>
    <w:rsid w:val="00913AF7"/>
    <w:rsid w:val="00914C45"/>
    <w:rsid w:val="00915413"/>
    <w:rsid w:val="00915CA7"/>
    <w:rsid w:val="009162A8"/>
    <w:rsid w:val="00916948"/>
    <w:rsid w:val="00916E38"/>
    <w:rsid w:val="0091722C"/>
    <w:rsid w:val="009173F4"/>
    <w:rsid w:val="00917612"/>
    <w:rsid w:val="00917DB8"/>
    <w:rsid w:val="00920D83"/>
    <w:rsid w:val="00920FE6"/>
    <w:rsid w:val="00921279"/>
    <w:rsid w:val="00921535"/>
    <w:rsid w:val="00921909"/>
    <w:rsid w:val="009219E6"/>
    <w:rsid w:val="00921A55"/>
    <w:rsid w:val="00921BBD"/>
    <w:rsid w:val="00922488"/>
    <w:rsid w:val="0092289B"/>
    <w:rsid w:val="00922948"/>
    <w:rsid w:val="0092322F"/>
    <w:rsid w:val="009242A9"/>
    <w:rsid w:val="0092449C"/>
    <w:rsid w:val="00925160"/>
    <w:rsid w:val="00925C39"/>
    <w:rsid w:val="009266D1"/>
    <w:rsid w:val="009277F2"/>
    <w:rsid w:val="00927E00"/>
    <w:rsid w:val="00930254"/>
    <w:rsid w:val="009307D6"/>
    <w:rsid w:val="00930C48"/>
    <w:rsid w:val="00930EBE"/>
    <w:rsid w:val="00930FF4"/>
    <w:rsid w:val="00931364"/>
    <w:rsid w:val="00931560"/>
    <w:rsid w:val="0093247C"/>
    <w:rsid w:val="00932B27"/>
    <w:rsid w:val="00932E3A"/>
    <w:rsid w:val="00933AB7"/>
    <w:rsid w:val="00933D8B"/>
    <w:rsid w:val="009340C6"/>
    <w:rsid w:val="0093544F"/>
    <w:rsid w:val="00935D41"/>
    <w:rsid w:val="0093630F"/>
    <w:rsid w:val="0093638C"/>
    <w:rsid w:val="009369E5"/>
    <w:rsid w:val="009374A1"/>
    <w:rsid w:val="009374BD"/>
    <w:rsid w:val="00937696"/>
    <w:rsid w:val="0093784C"/>
    <w:rsid w:val="00937D37"/>
    <w:rsid w:val="00937F4C"/>
    <w:rsid w:val="00940250"/>
    <w:rsid w:val="00940A1A"/>
    <w:rsid w:val="00940CCC"/>
    <w:rsid w:val="00941128"/>
    <w:rsid w:val="00941383"/>
    <w:rsid w:val="009415C3"/>
    <w:rsid w:val="009416BB"/>
    <w:rsid w:val="00941FEB"/>
    <w:rsid w:val="00942696"/>
    <w:rsid w:val="00942963"/>
    <w:rsid w:val="00942AD9"/>
    <w:rsid w:val="00942B82"/>
    <w:rsid w:val="00942F91"/>
    <w:rsid w:val="0094344E"/>
    <w:rsid w:val="00943CDD"/>
    <w:rsid w:val="00943EB1"/>
    <w:rsid w:val="00944474"/>
    <w:rsid w:val="00944FB9"/>
    <w:rsid w:val="009461E4"/>
    <w:rsid w:val="00946732"/>
    <w:rsid w:val="00947C04"/>
    <w:rsid w:val="009508CB"/>
    <w:rsid w:val="00950CB3"/>
    <w:rsid w:val="009510D8"/>
    <w:rsid w:val="00951B15"/>
    <w:rsid w:val="00952166"/>
    <w:rsid w:val="009524F6"/>
    <w:rsid w:val="00952C12"/>
    <w:rsid w:val="00952FA3"/>
    <w:rsid w:val="009530E7"/>
    <w:rsid w:val="00953339"/>
    <w:rsid w:val="0095373B"/>
    <w:rsid w:val="00953AF2"/>
    <w:rsid w:val="00954450"/>
    <w:rsid w:val="0095484C"/>
    <w:rsid w:val="00955FDC"/>
    <w:rsid w:val="0095613B"/>
    <w:rsid w:val="00956378"/>
    <w:rsid w:val="00956A8E"/>
    <w:rsid w:val="009578F3"/>
    <w:rsid w:val="009613B9"/>
    <w:rsid w:val="00961E86"/>
    <w:rsid w:val="0096228D"/>
    <w:rsid w:val="009623BE"/>
    <w:rsid w:val="00962719"/>
    <w:rsid w:val="00962C7D"/>
    <w:rsid w:val="00962F85"/>
    <w:rsid w:val="00963224"/>
    <w:rsid w:val="0096331B"/>
    <w:rsid w:val="009636B6"/>
    <w:rsid w:val="00963DF8"/>
    <w:rsid w:val="00964179"/>
    <w:rsid w:val="00964465"/>
    <w:rsid w:val="0096509A"/>
    <w:rsid w:val="00965B50"/>
    <w:rsid w:val="00965F78"/>
    <w:rsid w:val="0096627D"/>
    <w:rsid w:val="009662D3"/>
    <w:rsid w:val="00967319"/>
    <w:rsid w:val="00967CA3"/>
    <w:rsid w:val="009700BE"/>
    <w:rsid w:val="00970456"/>
    <w:rsid w:val="0097048B"/>
    <w:rsid w:val="009709EF"/>
    <w:rsid w:val="00970E32"/>
    <w:rsid w:val="0097124C"/>
    <w:rsid w:val="0097127A"/>
    <w:rsid w:val="00971A7E"/>
    <w:rsid w:val="009726FE"/>
    <w:rsid w:val="00972A05"/>
    <w:rsid w:val="00972A8C"/>
    <w:rsid w:val="00972DA5"/>
    <w:rsid w:val="009731A2"/>
    <w:rsid w:val="009731B4"/>
    <w:rsid w:val="0097377C"/>
    <w:rsid w:val="00973CFD"/>
    <w:rsid w:val="00973D91"/>
    <w:rsid w:val="00974752"/>
    <w:rsid w:val="00974C0A"/>
    <w:rsid w:val="00974CF5"/>
    <w:rsid w:val="0097501E"/>
    <w:rsid w:val="009753D9"/>
    <w:rsid w:val="00975DA2"/>
    <w:rsid w:val="00976586"/>
    <w:rsid w:val="00976643"/>
    <w:rsid w:val="00976EFC"/>
    <w:rsid w:val="00976F39"/>
    <w:rsid w:val="009772A2"/>
    <w:rsid w:val="009775DE"/>
    <w:rsid w:val="00980254"/>
    <w:rsid w:val="00980973"/>
    <w:rsid w:val="00980CAA"/>
    <w:rsid w:val="00980DCC"/>
    <w:rsid w:val="00980EA4"/>
    <w:rsid w:val="00980EC8"/>
    <w:rsid w:val="0098291A"/>
    <w:rsid w:val="00983894"/>
    <w:rsid w:val="00983CC1"/>
    <w:rsid w:val="00983FDF"/>
    <w:rsid w:val="0098480F"/>
    <w:rsid w:val="00985489"/>
    <w:rsid w:val="009854DE"/>
    <w:rsid w:val="009856FC"/>
    <w:rsid w:val="0098578A"/>
    <w:rsid w:val="009857EA"/>
    <w:rsid w:val="00986152"/>
    <w:rsid w:val="00986AE4"/>
    <w:rsid w:val="0098719A"/>
    <w:rsid w:val="009871B2"/>
    <w:rsid w:val="009878C0"/>
    <w:rsid w:val="00990181"/>
    <w:rsid w:val="00990496"/>
    <w:rsid w:val="00990E03"/>
    <w:rsid w:val="00990FDC"/>
    <w:rsid w:val="00991966"/>
    <w:rsid w:val="00992467"/>
    <w:rsid w:val="0099267B"/>
    <w:rsid w:val="00993206"/>
    <w:rsid w:val="0099337A"/>
    <w:rsid w:val="0099371A"/>
    <w:rsid w:val="00993766"/>
    <w:rsid w:val="00993ADA"/>
    <w:rsid w:val="00993EE8"/>
    <w:rsid w:val="0099456E"/>
    <w:rsid w:val="0099460E"/>
    <w:rsid w:val="009952BB"/>
    <w:rsid w:val="00995A58"/>
    <w:rsid w:val="0099676D"/>
    <w:rsid w:val="00996CB6"/>
    <w:rsid w:val="00996FAF"/>
    <w:rsid w:val="0099705B"/>
    <w:rsid w:val="0099733B"/>
    <w:rsid w:val="00997834"/>
    <w:rsid w:val="00997B3D"/>
    <w:rsid w:val="009A0324"/>
    <w:rsid w:val="009A0708"/>
    <w:rsid w:val="009A0B4C"/>
    <w:rsid w:val="009A0E7A"/>
    <w:rsid w:val="009A1020"/>
    <w:rsid w:val="009A1817"/>
    <w:rsid w:val="009A1D62"/>
    <w:rsid w:val="009A2149"/>
    <w:rsid w:val="009A3453"/>
    <w:rsid w:val="009A407C"/>
    <w:rsid w:val="009A40E4"/>
    <w:rsid w:val="009A53D7"/>
    <w:rsid w:val="009A577F"/>
    <w:rsid w:val="009A5829"/>
    <w:rsid w:val="009A58EF"/>
    <w:rsid w:val="009A5C66"/>
    <w:rsid w:val="009A6207"/>
    <w:rsid w:val="009A62DE"/>
    <w:rsid w:val="009A686B"/>
    <w:rsid w:val="009A6C84"/>
    <w:rsid w:val="009A6EB4"/>
    <w:rsid w:val="009A7AE2"/>
    <w:rsid w:val="009A7F0D"/>
    <w:rsid w:val="009B0E52"/>
    <w:rsid w:val="009B1062"/>
    <w:rsid w:val="009B13F9"/>
    <w:rsid w:val="009B1469"/>
    <w:rsid w:val="009B164D"/>
    <w:rsid w:val="009B1C05"/>
    <w:rsid w:val="009B1CE4"/>
    <w:rsid w:val="009B1DAC"/>
    <w:rsid w:val="009B1DDF"/>
    <w:rsid w:val="009B2A62"/>
    <w:rsid w:val="009B2ACE"/>
    <w:rsid w:val="009B2F33"/>
    <w:rsid w:val="009B331C"/>
    <w:rsid w:val="009B39AC"/>
    <w:rsid w:val="009B3BB2"/>
    <w:rsid w:val="009B3BD4"/>
    <w:rsid w:val="009B3E3E"/>
    <w:rsid w:val="009B43BA"/>
    <w:rsid w:val="009B4892"/>
    <w:rsid w:val="009B4A01"/>
    <w:rsid w:val="009B5345"/>
    <w:rsid w:val="009B5611"/>
    <w:rsid w:val="009B649F"/>
    <w:rsid w:val="009B64B2"/>
    <w:rsid w:val="009B6540"/>
    <w:rsid w:val="009B67F9"/>
    <w:rsid w:val="009B6A50"/>
    <w:rsid w:val="009B6B62"/>
    <w:rsid w:val="009B6D6C"/>
    <w:rsid w:val="009C027A"/>
    <w:rsid w:val="009C098F"/>
    <w:rsid w:val="009C09D9"/>
    <w:rsid w:val="009C1471"/>
    <w:rsid w:val="009C1B40"/>
    <w:rsid w:val="009C21C0"/>
    <w:rsid w:val="009C2B7E"/>
    <w:rsid w:val="009C314D"/>
    <w:rsid w:val="009C4777"/>
    <w:rsid w:val="009C5027"/>
    <w:rsid w:val="009C50F7"/>
    <w:rsid w:val="009C55EE"/>
    <w:rsid w:val="009C5707"/>
    <w:rsid w:val="009C6384"/>
    <w:rsid w:val="009C6C39"/>
    <w:rsid w:val="009C738C"/>
    <w:rsid w:val="009C7770"/>
    <w:rsid w:val="009C7A73"/>
    <w:rsid w:val="009C7E07"/>
    <w:rsid w:val="009D009A"/>
    <w:rsid w:val="009D0355"/>
    <w:rsid w:val="009D091B"/>
    <w:rsid w:val="009D09F7"/>
    <w:rsid w:val="009D0AEF"/>
    <w:rsid w:val="009D0B11"/>
    <w:rsid w:val="009D144F"/>
    <w:rsid w:val="009D1ACC"/>
    <w:rsid w:val="009D20D7"/>
    <w:rsid w:val="009D285A"/>
    <w:rsid w:val="009D3021"/>
    <w:rsid w:val="009D3ADE"/>
    <w:rsid w:val="009D3E12"/>
    <w:rsid w:val="009D434F"/>
    <w:rsid w:val="009D469B"/>
    <w:rsid w:val="009D4C64"/>
    <w:rsid w:val="009D4F97"/>
    <w:rsid w:val="009D5C96"/>
    <w:rsid w:val="009D5F77"/>
    <w:rsid w:val="009D60B5"/>
    <w:rsid w:val="009D6701"/>
    <w:rsid w:val="009D6F23"/>
    <w:rsid w:val="009D6F88"/>
    <w:rsid w:val="009D708F"/>
    <w:rsid w:val="009D7370"/>
    <w:rsid w:val="009E01C3"/>
    <w:rsid w:val="009E0558"/>
    <w:rsid w:val="009E0CDD"/>
    <w:rsid w:val="009E1236"/>
    <w:rsid w:val="009E12DC"/>
    <w:rsid w:val="009E1B34"/>
    <w:rsid w:val="009E2A0D"/>
    <w:rsid w:val="009E3827"/>
    <w:rsid w:val="009E383B"/>
    <w:rsid w:val="009E3EDC"/>
    <w:rsid w:val="009E3FA8"/>
    <w:rsid w:val="009E4A71"/>
    <w:rsid w:val="009E4BB3"/>
    <w:rsid w:val="009E4E0D"/>
    <w:rsid w:val="009E5276"/>
    <w:rsid w:val="009E63BA"/>
    <w:rsid w:val="009E6B4E"/>
    <w:rsid w:val="009E7666"/>
    <w:rsid w:val="009E788D"/>
    <w:rsid w:val="009E78F3"/>
    <w:rsid w:val="009E7CC1"/>
    <w:rsid w:val="009F013E"/>
    <w:rsid w:val="009F032F"/>
    <w:rsid w:val="009F033A"/>
    <w:rsid w:val="009F040E"/>
    <w:rsid w:val="009F057C"/>
    <w:rsid w:val="009F05B4"/>
    <w:rsid w:val="009F095B"/>
    <w:rsid w:val="009F0CCA"/>
    <w:rsid w:val="009F1301"/>
    <w:rsid w:val="009F1373"/>
    <w:rsid w:val="009F27BD"/>
    <w:rsid w:val="009F2A36"/>
    <w:rsid w:val="009F32FB"/>
    <w:rsid w:val="009F365F"/>
    <w:rsid w:val="009F4094"/>
    <w:rsid w:val="009F4EFD"/>
    <w:rsid w:val="009F55C5"/>
    <w:rsid w:val="009F5ED9"/>
    <w:rsid w:val="009F649A"/>
    <w:rsid w:val="009F6541"/>
    <w:rsid w:val="009F6B40"/>
    <w:rsid w:val="009F74A0"/>
    <w:rsid w:val="009F76F1"/>
    <w:rsid w:val="009F7D36"/>
    <w:rsid w:val="00A0168E"/>
    <w:rsid w:val="00A024BA"/>
    <w:rsid w:val="00A02966"/>
    <w:rsid w:val="00A03B42"/>
    <w:rsid w:val="00A04028"/>
    <w:rsid w:val="00A04174"/>
    <w:rsid w:val="00A04A9B"/>
    <w:rsid w:val="00A05007"/>
    <w:rsid w:val="00A051E9"/>
    <w:rsid w:val="00A0523F"/>
    <w:rsid w:val="00A0539C"/>
    <w:rsid w:val="00A058CB"/>
    <w:rsid w:val="00A0708F"/>
    <w:rsid w:val="00A0741D"/>
    <w:rsid w:val="00A100EF"/>
    <w:rsid w:val="00A10163"/>
    <w:rsid w:val="00A1054D"/>
    <w:rsid w:val="00A12194"/>
    <w:rsid w:val="00A1268A"/>
    <w:rsid w:val="00A13AF6"/>
    <w:rsid w:val="00A13B7A"/>
    <w:rsid w:val="00A13C24"/>
    <w:rsid w:val="00A14336"/>
    <w:rsid w:val="00A147EB"/>
    <w:rsid w:val="00A14BDE"/>
    <w:rsid w:val="00A16518"/>
    <w:rsid w:val="00A17552"/>
    <w:rsid w:val="00A17F8E"/>
    <w:rsid w:val="00A211D6"/>
    <w:rsid w:val="00A217DA"/>
    <w:rsid w:val="00A21833"/>
    <w:rsid w:val="00A219C0"/>
    <w:rsid w:val="00A21B54"/>
    <w:rsid w:val="00A220DC"/>
    <w:rsid w:val="00A23301"/>
    <w:rsid w:val="00A23796"/>
    <w:rsid w:val="00A23EF3"/>
    <w:rsid w:val="00A250FE"/>
    <w:rsid w:val="00A25489"/>
    <w:rsid w:val="00A26F88"/>
    <w:rsid w:val="00A27108"/>
    <w:rsid w:val="00A27205"/>
    <w:rsid w:val="00A27F63"/>
    <w:rsid w:val="00A27FD3"/>
    <w:rsid w:val="00A3023F"/>
    <w:rsid w:val="00A304D0"/>
    <w:rsid w:val="00A307A3"/>
    <w:rsid w:val="00A3122F"/>
    <w:rsid w:val="00A3194F"/>
    <w:rsid w:val="00A31A7D"/>
    <w:rsid w:val="00A32261"/>
    <w:rsid w:val="00A32349"/>
    <w:rsid w:val="00A329A8"/>
    <w:rsid w:val="00A3360F"/>
    <w:rsid w:val="00A33C6B"/>
    <w:rsid w:val="00A33DCF"/>
    <w:rsid w:val="00A342F0"/>
    <w:rsid w:val="00A34501"/>
    <w:rsid w:val="00A352EB"/>
    <w:rsid w:val="00A3540A"/>
    <w:rsid w:val="00A35942"/>
    <w:rsid w:val="00A3672C"/>
    <w:rsid w:val="00A36B7E"/>
    <w:rsid w:val="00A379C2"/>
    <w:rsid w:val="00A37EB2"/>
    <w:rsid w:val="00A400F6"/>
    <w:rsid w:val="00A40331"/>
    <w:rsid w:val="00A40CCE"/>
    <w:rsid w:val="00A41808"/>
    <w:rsid w:val="00A41DF2"/>
    <w:rsid w:val="00A42CCE"/>
    <w:rsid w:val="00A4348D"/>
    <w:rsid w:val="00A43655"/>
    <w:rsid w:val="00A4378A"/>
    <w:rsid w:val="00A44BD9"/>
    <w:rsid w:val="00A4515D"/>
    <w:rsid w:val="00A453A7"/>
    <w:rsid w:val="00A45A82"/>
    <w:rsid w:val="00A46894"/>
    <w:rsid w:val="00A46DD6"/>
    <w:rsid w:val="00A472B8"/>
    <w:rsid w:val="00A47B02"/>
    <w:rsid w:val="00A5058C"/>
    <w:rsid w:val="00A509E0"/>
    <w:rsid w:val="00A51979"/>
    <w:rsid w:val="00A51D8A"/>
    <w:rsid w:val="00A51F26"/>
    <w:rsid w:val="00A52022"/>
    <w:rsid w:val="00A524BE"/>
    <w:rsid w:val="00A527DE"/>
    <w:rsid w:val="00A52C64"/>
    <w:rsid w:val="00A5301C"/>
    <w:rsid w:val="00A5306C"/>
    <w:rsid w:val="00A5369A"/>
    <w:rsid w:val="00A53F68"/>
    <w:rsid w:val="00A54111"/>
    <w:rsid w:val="00A54FEF"/>
    <w:rsid w:val="00A55955"/>
    <w:rsid w:val="00A55C87"/>
    <w:rsid w:val="00A57A4B"/>
    <w:rsid w:val="00A60892"/>
    <w:rsid w:val="00A608E3"/>
    <w:rsid w:val="00A60B41"/>
    <w:rsid w:val="00A61DEB"/>
    <w:rsid w:val="00A6260F"/>
    <w:rsid w:val="00A631D7"/>
    <w:rsid w:val="00A636EB"/>
    <w:rsid w:val="00A63928"/>
    <w:rsid w:val="00A64BEA"/>
    <w:rsid w:val="00A64C92"/>
    <w:rsid w:val="00A64E9B"/>
    <w:rsid w:val="00A64EC1"/>
    <w:rsid w:val="00A65183"/>
    <w:rsid w:val="00A65E6C"/>
    <w:rsid w:val="00A66872"/>
    <w:rsid w:val="00A66A61"/>
    <w:rsid w:val="00A66D27"/>
    <w:rsid w:val="00A66DA3"/>
    <w:rsid w:val="00A67318"/>
    <w:rsid w:val="00A679C5"/>
    <w:rsid w:val="00A7030E"/>
    <w:rsid w:val="00A703B3"/>
    <w:rsid w:val="00A70649"/>
    <w:rsid w:val="00A70A40"/>
    <w:rsid w:val="00A70E2B"/>
    <w:rsid w:val="00A711E8"/>
    <w:rsid w:val="00A7155B"/>
    <w:rsid w:val="00A71DA8"/>
    <w:rsid w:val="00A71F01"/>
    <w:rsid w:val="00A724FF"/>
    <w:rsid w:val="00A72B69"/>
    <w:rsid w:val="00A72E49"/>
    <w:rsid w:val="00A73701"/>
    <w:rsid w:val="00A737CA"/>
    <w:rsid w:val="00A7383D"/>
    <w:rsid w:val="00A73C3F"/>
    <w:rsid w:val="00A73CE5"/>
    <w:rsid w:val="00A73E08"/>
    <w:rsid w:val="00A7410B"/>
    <w:rsid w:val="00A742C4"/>
    <w:rsid w:val="00A75E4E"/>
    <w:rsid w:val="00A76BDE"/>
    <w:rsid w:val="00A77479"/>
    <w:rsid w:val="00A774C4"/>
    <w:rsid w:val="00A77EE8"/>
    <w:rsid w:val="00A80209"/>
    <w:rsid w:val="00A80C52"/>
    <w:rsid w:val="00A81005"/>
    <w:rsid w:val="00A81629"/>
    <w:rsid w:val="00A81E00"/>
    <w:rsid w:val="00A828C2"/>
    <w:rsid w:val="00A8382E"/>
    <w:rsid w:val="00A839A9"/>
    <w:rsid w:val="00A83A4A"/>
    <w:rsid w:val="00A842EF"/>
    <w:rsid w:val="00A8481C"/>
    <w:rsid w:val="00A849E4"/>
    <w:rsid w:val="00A84B91"/>
    <w:rsid w:val="00A84CBD"/>
    <w:rsid w:val="00A84D32"/>
    <w:rsid w:val="00A8579E"/>
    <w:rsid w:val="00A858C8"/>
    <w:rsid w:val="00A85A86"/>
    <w:rsid w:val="00A85F61"/>
    <w:rsid w:val="00A8677B"/>
    <w:rsid w:val="00A874C9"/>
    <w:rsid w:val="00A875F6"/>
    <w:rsid w:val="00A902BC"/>
    <w:rsid w:val="00A903BD"/>
    <w:rsid w:val="00A908CB"/>
    <w:rsid w:val="00A90AAF"/>
    <w:rsid w:val="00A90E0D"/>
    <w:rsid w:val="00A90F39"/>
    <w:rsid w:val="00A914E1"/>
    <w:rsid w:val="00A918A3"/>
    <w:rsid w:val="00A91A67"/>
    <w:rsid w:val="00A91CAF"/>
    <w:rsid w:val="00A9209D"/>
    <w:rsid w:val="00A921BE"/>
    <w:rsid w:val="00A92A24"/>
    <w:rsid w:val="00A92E74"/>
    <w:rsid w:val="00A93176"/>
    <w:rsid w:val="00A94AEE"/>
    <w:rsid w:val="00A95316"/>
    <w:rsid w:val="00A954F2"/>
    <w:rsid w:val="00A95E5D"/>
    <w:rsid w:val="00A9611C"/>
    <w:rsid w:val="00A96A50"/>
    <w:rsid w:val="00A96D5F"/>
    <w:rsid w:val="00A97733"/>
    <w:rsid w:val="00A9783E"/>
    <w:rsid w:val="00A97D23"/>
    <w:rsid w:val="00AA0400"/>
    <w:rsid w:val="00AA051C"/>
    <w:rsid w:val="00AA0C51"/>
    <w:rsid w:val="00AA1991"/>
    <w:rsid w:val="00AA1DDC"/>
    <w:rsid w:val="00AA301F"/>
    <w:rsid w:val="00AA34DB"/>
    <w:rsid w:val="00AA39EE"/>
    <w:rsid w:val="00AA4237"/>
    <w:rsid w:val="00AA48F7"/>
    <w:rsid w:val="00AA49F6"/>
    <w:rsid w:val="00AA4B14"/>
    <w:rsid w:val="00AA58B3"/>
    <w:rsid w:val="00AA5C03"/>
    <w:rsid w:val="00AA661D"/>
    <w:rsid w:val="00AA6AC6"/>
    <w:rsid w:val="00AA78DA"/>
    <w:rsid w:val="00AA7EAC"/>
    <w:rsid w:val="00AB09A3"/>
    <w:rsid w:val="00AB1D0C"/>
    <w:rsid w:val="00AB1F48"/>
    <w:rsid w:val="00AB254B"/>
    <w:rsid w:val="00AB2F3F"/>
    <w:rsid w:val="00AB3143"/>
    <w:rsid w:val="00AB414C"/>
    <w:rsid w:val="00AB41F9"/>
    <w:rsid w:val="00AB43B7"/>
    <w:rsid w:val="00AB47DC"/>
    <w:rsid w:val="00AB4D23"/>
    <w:rsid w:val="00AB5697"/>
    <w:rsid w:val="00AB5D27"/>
    <w:rsid w:val="00AB61C0"/>
    <w:rsid w:val="00AB67C2"/>
    <w:rsid w:val="00AB716C"/>
    <w:rsid w:val="00AB75B3"/>
    <w:rsid w:val="00AB7887"/>
    <w:rsid w:val="00AB7A3F"/>
    <w:rsid w:val="00AB7DCD"/>
    <w:rsid w:val="00AC0085"/>
    <w:rsid w:val="00AC0566"/>
    <w:rsid w:val="00AC066E"/>
    <w:rsid w:val="00AC0C1B"/>
    <w:rsid w:val="00AC11CB"/>
    <w:rsid w:val="00AC1AC7"/>
    <w:rsid w:val="00AC2671"/>
    <w:rsid w:val="00AC2D3E"/>
    <w:rsid w:val="00AC34A0"/>
    <w:rsid w:val="00AC3541"/>
    <w:rsid w:val="00AC3ECA"/>
    <w:rsid w:val="00AC4784"/>
    <w:rsid w:val="00AC5072"/>
    <w:rsid w:val="00AC566B"/>
    <w:rsid w:val="00AC7387"/>
    <w:rsid w:val="00AC741D"/>
    <w:rsid w:val="00AC7B0D"/>
    <w:rsid w:val="00AC7BEA"/>
    <w:rsid w:val="00AD0592"/>
    <w:rsid w:val="00AD0FEB"/>
    <w:rsid w:val="00AD1BF8"/>
    <w:rsid w:val="00AD1EAF"/>
    <w:rsid w:val="00AD21A5"/>
    <w:rsid w:val="00AD2B10"/>
    <w:rsid w:val="00AD2F9A"/>
    <w:rsid w:val="00AD3279"/>
    <w:rsid w:val="00AD3D04"/>
    <w:rsid w:val="00AD3E39"/>
    <w:rsid w:val="00AD3E3E"/>
    <w:rsid w:val="00AD4071"/>
    <w:rsid w:val="00AD425D"/>
    <w:rsid w:val="00AD46CD"/>
    <w:rsid w:val="00AD5554"/>
    <w:rsid w:val="00AD578B"/>
    <w:rsid w:val="00AD58B6"/>
    <w:rsid w:val="00AD5C0C"/>
    <w:rsid w:val="00AD64A7"/>
    <w:rsid w:val="00AD6B31"/>
    <w:rsid w:val="00AD6E2A"/>
    <w:rsid w:val="00AD75B4"/>
    <w:rsid w:val="00AE0524"/>
    <w:rsid w:val="00AE1162"/>
    <w:rsid w:val="00AE1733"/>
    <w:rsid w:val="00AE2672"/>
    <w:rsid w:val="00AE2C26"/>
    <w:rsid w:val="00AE32AC"/>
    <w:rsid w:val="00AE38FE"/>
    <w:rsid w:val="00AE3DDA"/>
    <w:rsid w:val="00AE4001"/>
    <w:rsid w:val="00AE4012"/>
    <w:rsid w:val="00AE4886"/>
    <w:rsid w:val="00AE4ECC"/>
    <w:rsid w:val="00AE5420"/>
    <w:rsid w:val="00AE5DA0"/>
    <w:rsid w:val="00AE5FFB"/>
    <w:rsid w:val="00AE623D"/>
    <w:rsid w:val="00AE68B6"/>
    <w:rsid w:val="00AE6A71"/>
    <w:rsid w:val="00AE7677"/>
    <w:rsid w:val="00AE7916"/>
    <w:rsid w:val="00AF036E"/>
    <w:rsid w:val="00AF0BEB"/>
    <w:rsid w:val="00AF1766"/>
    <w:rsid w:val="00AF1B3F"/>
    <w:rsid w:val="00AF1BD9"/>
    <w:rsid w:val="00AF27C0"/>
    <w:rsid w:val="00AF286D"/>
    <w:rsid w:val="00AF28CA"/>
    <w:rsid w:val="00AF2990"/>
    <w:rsid w:val="00AF47FF"/>
    <w:rsid w:val="00AF481A"/>
    <w:rsid w:val="00AF5481"/>
    <w:rsid w:val="00AF5E54"/>
    <w:rsid w:val="00AF63EA"/>
    <w:rsid w:val="00AF641C"/>
    <w:rsid w:val="00AF71C8"/>
    <w:rsid w:val="00AF771F"/>
    <w:rsid w:val="00B01417"/>
    <w:rsid w:val="00B02046"/>
    <w:rsid w:val="00B02125"/>
    <w:rsid w:val="00B02DFF"/>
    <w:rsid w:val="00B031CB"/>
    <w:rsid w:val="00B0349F"/>
    <w:rsid w:val="00B036BF"/>
    <w:rsid w:val="00B03F34"/>
    <w:rsid w:val="00B043C0"/>
    <w:rsid w:val="00B0468C"/>
    <w:rsid w:val="00B047E3"/>
    <w:rsid w:val="00B04F99"/>
    <w:rsid w:val="00B04FA6"/>
    <w:rsid w:val="00B050D4"/>
    <w:rsid w:val="00B0519A"/>
    <w:rsid w:val="00B058F2"/>
    <w:rsid w:val="00B060C6"/>
    <w:rsid w:val="00B06F5E"/>
    <w:rsid w:val="00B071A1"/>
    <w:rsid w:val="00B07B86"/>
    <w:rsid w:val="00B07B8A"/>
    <w:rsid w:val="00B10C2A"/>
    <w:rsid w:val="00B10E33"/>
    <w:rsid w:val="00B10F1D"/>
    <w:rsid w:val="00B11367"/>
    <w:rsid w:val="00B11B51"/>
    <w:rsid w:val="00B11C80"/>
    <w:rsid w:val="00B1226C"/>
    <w:rsid w:val="00B1239D"/>
    <w:rsid w:val="00B12A0E"/>
    <w:rsid w:val="00B12DD8"/>
    <w:rsid w:val="00B13174"/>
    <w:rsid w:val="00B135C9"/>
    <w:rsid w:val="00B13A58"/>
    <w:rsid w:val="00B13D0E"/>
    <w:rsid w:val="00B13D2A"/>
    <w:rsid w:val="00B14743"/>
    <w:rsid w:val="00B156FC"/>
    <w:rsid w:val="00B15CF5"/>
    <w:rsid w:val="00B15D7A"/>
    <w:rsid w:val="00B15F06"/>
    <w:rsid w:val="00B15F23"/>
    <w:rsid w:val="00B15F78"/>
    <w:rsid w:val="00B167F6"/>
    <w:rsid w:val="00B16A0F"/>
    <w:rsid w:val="00B17203"/>
    <w:rsid w:val="00B20B0E"/>
    <w:rsid w:val="00B20FEA"/>
    <w:rsid w:val="00B210DE"/>
    <w:rsid w:val="00B21DDD"/>
    <w:rsid w:val="00B227E4"/>
    <w:rsid w:val="00B22DDE"/>
    <w:rsid w:val="00B2338B"/>
    <w:rsid w:val="00B23777"/>
    <w:rsid w:val="00B2377B"/>
    <w:rsid w:val="00B24EE1"/>
    <w:rsid w:val="00B257C2"/>
    <w:rsid w:val="00B25BCD"/>
    <w:rsid w:val="00B26588"/>
    <w:rsid w:val="00B266AC"/>
    <w:rsid w:val="00B2724D"/>
    <w:rsid w:val="00B27295"/>
    <w:rsid w:val="00B27CF0"/>
    <w:rsid w:val="00B3020A"/>
    <w:rsid w:val="00B30BC9"/>
    <w:rsid w:val="00B30C40"/>
    <w:rsid w:val="00B3103E"/>
    <w:rsid w:val="00B310B5"/>
    <w:rsid w:val="00B31398"/>
    <w:rsid w:val="00B313FA"/>
    <w:rsid w:val="00B32488"/>
    <w:rsid w:val="00B32ED1"/>
    <w:rsid w:val="00B3379C"/>
    <w:rsid w:val="00B33A4F"/>
    <w:rsid w:val="00B33B4C"/>
    <w:rsid w:val="00B34259"/>
    <w:rsid w:val="00B3427F"/>
    <w:rsid w:val="00B3471B"/>
    <w:rsid w:val="00B364B0"/>
    <w:rsid w:val="00B36927"/>
    <w:rsid w:val="00B36B26"/>
    <w:rsid w:val="00B36BEB"/>
    <w:rsid w:val="00B370FF"/>
    <w:rsid w:val="00B40380"/>
    <w:rsid w:val="00B40556"/>
    <w:rsid w:val="00B4112C"/>
    <w:rsid w:val="00B41910"/>
    <w:rsid w:val="00B42066"/>
    <w:rsid w:val="00B430B7"/>
    <w:rsid w:val="00B43268"/>
    <w:rsid w:val="00B43692"/>
    <w:rsid w:val="00B43714"/>
    <w:rsid w:val="00B43F2E"/>
    <w:rsid w:val="00B440DF"/>
    <w:rsid w:val="00B44582"/>
    <w:rsid w:val="00B44ABF"/>
    <w:rsid w:val="00B44EA0"/>
    <w:rsid w:val="00B44F93"/>
    <w:rsid w:val="00B45CC7"/>
    <w:rsid w:val="00B462C2"/>
    <w:rsid w:val="00B465D3"/>
    <w:rsid w:val="00B46C26"/>
    <w:rsid w:val="00B46DCC"/>
    <w:rsid w:val="00B47110"/>
    <w:rsid w:val="00B47AAB"/>
    <w:rsid w:val="00B47B42"/>
    <w:rsid w:val="00B47BC3"/>
    <w:rsid w:val="00B5062C"/>
    <w:rsid w:val="00B50D6F"/>
    <w:rsid w:val="00B513DF"/>
    <w:rsid w:val="00B51FEF"/>
    <w:rsid w:val="00B52CB7"/>
    <w:rsid w:val="00B52DF5"/>
    <w:rsid w:val="00B52FDD"/>
    <w:rsid w:val="00B53167"/>
    <w:rsid w:val="00B533CC"/>
    <w:rsid w:val="00B53BA8"/>
    <w:rsid w:val="00B54353"/>
    <w:rsid w:val="00B545C4"/>
    <w:rsid w:val="00B54C7D"/>
    <w:rsid w:val="00B5508D"/>
    <w:rsid w:val="00B5518D"/>
    <w:rsid w:val="00B5532B"/>
    <w:rsid w:val="00B55C02"/>
    <w:rsid w:val="00B55EAC"/>
    <w:rsid w:val="00B55F26"/>
    <w:rsid w:val="00B55F9C"/>
    <w:rsid w:val="00B56375"/>
    <w:rsid w:val="00B566CD"/>
    <w:rsid w:val="00B56802"/>
    <w:rsid w:val="00B571FC"/>
    <w:rsid w:val="00B57B1F"/>
    <w:rsid w:val="00B57B4C"/>
    <w:rsid w:val="00B60677"/>
    <w:rsid w:val="00B60834"/>
    <w:rsid w:val="00B60E61"/>
    <w:rsid w:val="00B6116E"/>
    <w:rsid w:val="00B61205"/>
    <w:rsid w:val="00B62EA1"/>
    <w:rsid w:val="00B637E9"/>
    <w:rsid w:val="00B63D59"/>
    <w:rsid w:val="00B63DDB"/>
    <w:rsid w:val="00B64113"/>
    <w:rsid w:val="00B64473"/>
    <w:rsid w:val="00B6473B"/>
    <w:rsid w:val="00B64979"/>
    <w:rsid w:val="00B64CB5"/>
    <w:rsid w:val="00B65B54"/>
    <w:rsid w:val="00B65DCB"/>
    <w:rsid w:val="00B65EDC"/>
    <w:rsid w:val="00B665EB"/>
    <w:rsid w:val="00B66638"/>
    <w:rsid w:val="00B6694D"/>
    <w:rsid w:val="00B67062"/>
    <w:rsid w:val="00B67421"/>
    <w:rsid w:val="00B67545"/>
    <w:rsid w:val="00B677FA"/>
    <w:rsid w:val="00B6780F"/>
    <w:rsid w:val="00B67A81"/>
    <w:rsid w:val="00B70126"/>
    <w:rsid w:val="00B706BD"/>
    <w:rsid w:val="00B70A09"/>
    <w:rsid w:val="00B70B77"/>
    <w:rsid w:val="00B711C7"/>
    <w:rsid w:val="00B7121F"/>
    <w:rsid w:val="00B72400"/>
    <w:rsid w:val="00B725F8"/>
    <w:rsid w:val="00B73CEF"/>
    <w:rsid w:val="00B73D6F"/>
    <w:rsid w:val="00B73E14"/>
    <w:rsid w:val="00B74003"/>
    <w:rsid w:val="00B740D6"/>
    <w:rsid w:val="00B7457E"/>
    <w:rsid w:val="00B74ACE"/>
    <w:rsid w:val="00B74BD0"/>
    <w:rsid w:val="00B75891"/>
    <w:rsid w:val="00B75BBE"/>
    <w:rsid w:val="00B76A53"/>
    <w:rsid w:val="00B76BB5"/>
    <w:rsid w:val="00B76DF1"/>
    <w:rsid w:val="00B77049"/>
    <w:rsid w:val="00B77765"/>
    <w:rsid w:val="00B777C9"/>
    <w:rsid w:val="00B77C73"/>
    <w:rsid w:val="00B80741"/>
    <w:rsid w:val="00B80A8D"/>
    <w:rsid w:val="00B80E05"/>
    <w:rsid w:val="00B81647"/>
    <w:rsid w:val="00B81908"/>
    <w:rsid w:val="00B81B86"/>
    <w:rsid w:val="00B82285"/>
    <w:rsid w:val="00B822C5"/>
    <w:rsid w:val="00B827BC"/>
    <w:rsid w:val="00B8376B"/>
    <w:rsid w:val="00B8434E"/>
    <w:rsid w:val="00B8490F"/>
    <w:rsid w:val="00B84FCF"/>
    <w:rsid w:val="00B853A7"/>
    <w:rsid w:val="00B85B12"/>
    <w:rsid w:val="00B862CF"/>
    <w:rsid w:val="00B86CE5"/>
    <w:rsid w:val="00B86F19"/>
    <w:rsid w:val="00B872C0"/>
    <w:rsid w:val="00B8731A"/>
    <w:rsid w:val="00B8765E"/>
    <w:rsid w:val="00B8787A"/>
    <w:rsid w:val="00B87925"/>
    <w:rsid w:val="00B87AC0"/>
    <w:rsid w:val="00B87E66"/>
    <w:rsid w:val="00B90587"/>
    <w:rsid w:val="00B918A5"/>
    <w:rsid w:val="00B91AB4"/>
    <w:rsid w:val="00B92034"/>
    <w:rsid w:val="00B92158"/>
    <w:rsid w:val="00B9217E"/>
    <w:rsid w:val="00B923B1"/>
    <w:rsid w:val="00B92CCE"/>
    <w:rsid w:val="00B92CD0"/>
    <w:rsid w:val="00B92D0A"/>
    <w:rsid w:val="00B93167"/>
    <w:rsid w:val="00B93303"/>
    <w:rsid w:val="00B9458D"/>
    <w:rsid w:val="00B94F1A"/>
    <w:rsid w:val="00B9528A"/>
    <w:rsid w:val="00B955FE"/>
    <w:rsid w:val="00B95693"/>
    <w:rsid w:val="00B95E9F"/>
    <w:rsid w:val="00B965E9"/>
    <w:rsid w:val="00B969F0"/>
    <w:rsid w:val="00B96B1C"/>
    <w:rsid w:val="00B96F57"/>
    <w:rsid w:val="00B97C2F"/>
    <w:rsid w:val="00B97D66"/>
    <w:rsid w:val="00BA0111"/>
    <w:rsid w:val="00BA05C5"/>
    <w:rsid w:val="00BA06B3"/>
    <w:rsid w:val="00BA0C1C"/>
    <w:rsid w:val="00BA14ED"/>
    <w:rsid w:val="00BA16A5"/>
    <w:rsid w:val="00BA226F"/>
    <w:rsid w:val="00BA2C55"/>
    <w:rsid w:val="00BA2FA5"/>
    <w:rsid w:val="00BA3F4B"/>
    <w:rsid w:val="00BA4504"/>
    <w:rsid w:val="00BA45A7"/>
    <w:rsid w:val="00BA4A5E"/>
    <w:rsid w:val="00BA4B54"/>
    <w:rsid w:val="00BA6546"/>
    <w:rsid w:val="00BA69A7"/>
    <w:rsid w:val="00BB03EA"/>
    <w:rsid w:val="00BB0A85"/>
    <w:rsid w:val="00BB2121"/>
    <w:rsid w:val="00BB2352"/>
    <w:rsid w:val="00BB2B42"/>
    <w:rsid w:val="00BB3130"/>
    <w:rsid w:val="00BB320B"/>
    <w:rsid w:val="00BB346B"/>
    <w:rsid w:val="00BB4002"/>
    <w:rsid w:val="00BB53EE"/>
    <w:rsid w:val="00BB5586"/>
    <w:rsid w:val="00BB6D58"/>
    <w:rsid w:val="00BB7055"/>
    <w:rsid w:val="00BB70B5"/>
    <w:rsid w:val="00BB7E29"/>
    <w:rsid w:val="00BC038A"/>
    <w:rsid w:val="00BC0E62"/>
    <w:rsid w:val="00BC1714"/>
    <w:rsid w:val="00BC1C94"/>
    <w:rsid w:val="00BC27E3"/>
    <w:rsid w:val="00BC2A67"/>
    <w:rsid w:val="00BC4B7D"/>
    <w:rsid w:val="00BC4D65"/>
    <w:rsid w:val="00BC57C9"/>
    <w:rsid w:val="00BC61A1"/>
    <w:rsid w:val="00BC64D5"/>
    <w:rsid w:val="00BC7864"/>
    <w:rsid w:val="00BC79EB"/>
    <w:rsid w:val="00BC7A91"/>
    <w:rsid w:val="00BD02ED"/>
    <w:rsid w:val="00BD0AFD"/>
    <w:rsid w:val="00BD126E"/>
    <w:rsid w:val="00BD1690"/>
    <w:rsid w:val="00BD169E"/>
    <w:rsid w:val="00BD1917"/>
    <w:rsid w:val="00BD2219"/>
    <w:rsid w:val="00BD2529"/>
    <w:rsid w:val="00BD2959"/>
    <w:rsid w:val="00BD3BE8"/>
    <w:rsid w:val="00BD3CCE"/>
    <w:rsid w:val="00BD4FA3"/>
    <w:rsid w:val="00BD5B9C"/>
    <w:rsid w:val="00BD60F4"/>
    <w:rsid w:val="00BD656B"/>
    <w:rsid w:val="00BD65DD"/>
    <w:rsid w:val="00BD7AE6"/>
    <w:rsid w:val="00BE0312"/>
    <w:rsid w:val="00BE0801"/>
    <w:rsid w:val="00BE10BF"/>
    <w:rsid w:val="00BE1289"/>
    <w:rsid w:val="00BE135B"/>
    <w:rsid w:val="00BE2571"/>
    <w:rsid w:val="00BE2773"/>
    <w:rsid w:val="00BE2C80"/>
    <w:rsid w:val="00BE2D9F"/>
    <w:rsid w:val="00BE3FAD"/>
    <w:rsid w:val="00BE407F"/>
    <w:rsid w:val="00BE4A20"/>
    <w:rsid w:val="00BE5387"/>
    <w:rsid w:val="00BE55DF"/>
    <w:rsid w:val="00BE5816"/>
    <w:rsid w:val="00BE6102"/>
    <w:rsid w:val="00BE6125"/>
    <w:rsid w:val="00BE62C5"/>
    <w:rsid w:val="00BE6775"/>
    <w:rsid w:val="00BE7033"/>
    <w:rsid w:val="00BE71B5"/>
    <w:rsid w:val="00BE7252"/>
    <w:rsid w:val="00BE7B95"/>
    <w:rsid w:val="00BF048F"/>
    <w:rsid w:val="00BF05F1"/>
    <w:rsid w:val="00BF101F"/>
    <w:rsid w:val="00BF13B6"/>
    <w:rsid w:val="00BF1704"/>
    <w:rsid w:val="00BF187E"/>
    <w:rsid w:val="00BF193B"/>
    <w:rsid w:val="00BF1FD4"/>
    <w:rsid w:val="00BF23E4"/>
    <w:rsid w:val="00BF2560"/>
    <w:rsid w:val="00BF2984"/>
    <w:rsid w:val="00BF29DD"/>
    <w:rsid w:val="00BF2A1C"/>
    <w:rsid w:val="00BF38CE"/>
    <w:rsid w:val="00BF3B77"/>
    <w:rsid w:val="00BF43F3"/>
    <w:rsid w:val="00BF4F54"/>
    <w:rsid w:val="00BF51F5"/>
    <w:rsid w:val="00BF56C7"/>
    <w:rsid w:val="00BF5CA8"/>
    <w:rsid w:val="00BF5E5D"/>
    <w:rsid w:val="00BF6197"/>
    <w:rsid w:val="00BF67DD"/>
    <w:rsid w:val="00BF6DD6"/>
    <w:rsid w:val="00BF76AA"/>
    <w:rsid w:val="00BF78F0"/>
    <w:rsid w:val="00BF7D7C"/>
    <w:rsid w:val="00C0014C"/>
    <w:rsid w:val="00C004F3"/>
    <w:rsid w:val="00C00C11"/>
    <w:rsid w:val="00C00FE0"/>
    <w:rsid w:val="00C01282"/>
    <w:rsid w:val="00C01B91"/>
    <w:rsid w:val="00C01C71"/>
    <w:rsid w:val="00C02090"/>
    <w:rsid w:val="00C02593"/>
    <w:rsid w:val="00C02B3C"/>
    <w:rsid w:val="00C030D0"/>
    <w:rsid w:val="00C03560"/>
    <w:rsid w:val="00C03681"/>
    <w:rsid w:val="00C03BD4"/>
    <w:rsid w:val="00C03BE5"/>
    <w:rsid w:val="00C03D93"/>
    <w:rsid w:val="00C049E8"/>
    <w:rsid w:val="00C04DA3"/>
    <w:rsid w:val="00C0568F"/>
    <w:rsid w:val="00C06387"/>
    <w:rsid w:val="00C06389"/>
    <w:rsid w:val="00C063D7"/>
    <w:rsid w:val="00C066CC"/>
    <w:rsid w:val="00C0692A"/>
    <w:rsid w:val="00C069DB"/>
    <w:rsid w:val="00C06BB1"/>
    <w:rsid w:val="00C06D09"/>
    <w:rsid w:val="00C06E0B"/>
    <w:rsid w:val="00C0795A"/>
    <w:rsid w:val="00C102AE"/>
    <w:rsid w:val="00C1046B"/>
    <w:rsid w:val="00C1065B"/>
    <w:rsid w:val="00C10BF2"/>
    <w:rsid w:val="00C118C4"/>
    <w:rsid w:val="00C11CAA"/>
    <w:rsid w:val="00C125F4"/>
    <w:rsid w:val="00C13336"/>
    <w:rsid w:val="00C13B58"/>
    <w:rsid w:val="00C144FE"/>
    <w:rsid w:val="00C14BC2"/>
    <w:rsid w:val="00C14C09"/>
    <w:rsid w:val="00C14C5C"/>
    <w:rsid w:val="00C14FD0"/>
    <w:rsid w:val="00C15B1C"/>
    <w:rsid w:val="00C15B64"/>
    <w:rsid w:val="00C1603D"/>
    <w:rsid w:val="00C16687"/>
    <w:rsid w:val="00C16CA0"/>
    <w:rsid w:val="00C16FD1"/>
    <w:rsid w:val="00C17ACD"/>
    <w:rsid w:val="00C17C22"/>
    <w:rsid w:val="00C20243"/>
    <w:rsid w:val="00C21185"/>
    <w:rsid w:val="00C213F3"/>
    <w:rsid w:val="00C21A06"/>
    <w:rsid w:val="00C23042"/>
    <w:rsid w:val="00C234DF"/>
    <w:rsid w:val="00C23589"/>
    <w:rsid w:val="00C23813"/>
    <w:rsid w:val="00C2494D"/>
    <w:rsid w:val="00C251A1"/>
    <w:rsid w:val="00C2572D"/>
    <w:rsid w:val="00C25835"/>
    <w:rsid w:val="00C259E6"/>
    <w:rsid w:val="00C25F54"/>
    <w:rsid w:val="00C26086"/>
    <w:rsid w:val="00C26291"/>
    <w:rsid w:val="00C26553"/>
    <w:rsid w:val="00C2668A"/>
    <w:rsid w:val="00C26FAF"/>
    <w:rsid w:val="00C270A9"/>
    <w:rsid w:val="00C27189"/>
    <w:rsid w:val="00C278B9"/>
    <w:rsid w:val="00C27FFE"/>
    <w:rsid w:val="00C30D8A"/>
    <w:rsid w:val="00C3115F"/>
    <w:rsid w:val="00C31244"/>
    <w:rsid w:val="00C31A94"/>
    <w:rsid w:val="00C32145"/>
    <w:rsid w:val="00C33178"/>
    <w:rsid w:val="00C345BC"/>
    <w:rsid w:val="00C34A13"/>
    <w:rsid w:val="00C34D60"/>
    <w:rsid w:val="00C34EAF"/>
    <w:rsid w:val="00C351F6"/>
    <w:rsid w:val="00C35421"/>
    <w:rsid w:val="00C3589B"/>
    <w:rsid w:val="00C362CB"/>
    <w:rsid w:val="00C368F3"/>
    <w:rsid w:val="00C36C2C"/>
    <w:rsid w:val="00C370BF"/>
    <w:rsid w:val="00C370E7"/>
    <w:rsid w:val="00C400D0"/>
    <w:rsid w:val="00C40D5D"/>
    <w:rsid w:val="00C41705"/>
    <w:rsid w:val="00C422A3"/>
    <w:rsid w:val="00C428CF"/>
    <w:rsid w:val="00C42CD8"/>
    <w:rsid w:val="00C447BB"/>
    <w:rsid w:val="00C4487C"/>
    <w:rsid w:val="00C44B93"/>
    <w:rsid w:val="00C452D9"/>
    <w:rsid w:val="00C45CF4"/>
    <w:rsid w:val="00C46D3F"/>
    <w:rsid w:val="00C46E17"/>
    <w:rsid w:val="00C46FDD"/>
    <w:rsid w:val="00C470D3"/>
    <w:rsid w:val="00C475DC"/>
    <w:rsid w:val="00C47771"/>
    <w:rsid w:val="00C4786E"/>
    <w:rsid w:val="00C47A2D"/>
    <w:rsid w:val="00C47D35"/>
    <w:rsid w:val="00C47F14"/>
    <w:rsid w:val="00C5029D"/>
    <w:rsid w:val="00C50338"/>
    <w:rsid w:val="00C518CC"/>
    <w:rsid w:val="00C51956"/>
    <w:rsid w:val="00C528AF"/>
    <w:rsid w:val="00C52A21"/>
    <w:rsid w:val="00C53BCB"/>
    <w:rsid w:val="00C53CC8"/>
    <w:rsid w:val="00C54A82"/>
    <w:rsid w:val="00C54DC3"/>
    <w:rsid w:val="00C55120"/>
    <w:rsid w:val="00C55123"/>
    <w:rsid w:val="00C5548F"/>
    <w:rsid w:val="00C55B86"/>
    <w:rsid w:val="00C55E16"/>
    <w:rsid w:val="00C56438"/>
    <w:rsid w:val="00C5680F"/>
    <w:rsid w:val="00C56818"/>
    <w:rsid w:val="00C56985"/>
    <w:rsid w:val="00C56D74"/>
    <w:rsid w:val="00C57A99"/>
    <w:rsid w:val="00C57ACF"/>
    <w:rsid w:val="00C6025C"/>
    <w:rsid w:val="00C602F0"/>
    <w:rsid w:val="00C6054A"/>
    <w:rsid w:val="00C61375"/>
    <w:rsid w:val="00C62173"/>
    <w:rsid w:val="00C62323"/>
    <w:rsid w:val="00C623DA"/>
    <w:rsid w:val="00C6272D"/>
    <w:rsid w:val="00C62807"/>
    <w:rsid w:val="00C62C02"/>
    <w:rsid w:val="00C634A8"/>
    <w:rsid w:val="00C6383C"/>
    <w:rsid w:val="00C639AD"/>
    <w:rsid w:val="00C63BA2"/>
    <w:rsid w:val="00C64A99"/>
    <w:rsid w:val="00C64FEC"/>
    <w:rsid w:val="00C651F8"/>
    <w:rsid w:val="00C65324"/>
    <w:rsid w:val="00C65A01"/>
    <w:rsid w:val="00C673FD"/>
    <w:rsid w:val="00C67861"/>
    <w:rsid w:val="00C7008D"/>
    <w:rsid w:val="00C702DE"/>
    <w:rsid w:val="00C70DA2"/>
    <w:rsid w:val="00C71AC3"/>
    <w:rsid w:val="00C72010"/>
    <w:rsid w:val="00C73083"/>
    <w:rsid w:val="00C73410"/>
    <w:rsid w:val="00C73F22"/>
    <w:rsid w:val="00C7407D"/>
    <w:rsid w:val="00C746B6"/>
    <w:rsid w:val="00C747A4"/>
    <w:rsid w:val="00C74C43"/>
    <w:rsid w:val="00C758F5"/>
    <w:rsid w:val="00C7626E"/>
    <w:rsid w:val="00C76573"/>
    <w:rsid w:val="00C766B2"/>
    <w:rsid w:val="00C768FB"/>
    <w:rsid w:val="00C76934"/>
    <w:rsid w:val="00C77059"/>
    <w:rsid w:val="00C773BF"/>
    <w:rsid w:val="00C77CEF"/>
    <w:rsid w:val="00C77D5E"/>
    <w:rsid w:val="00C80067"/>
    <w:rsid w:val="00C813EC"/>
    <w:rsid w:val="00C81787"/>
    <w:rsid w:val="00C82096"/>
    <w:rsid w:val="00C830B8"/>
    <w:rsid w:val="00C83239"/>
    <w:rsid w:val="00C83376"/>
    <w:rsid w:val="00C83F99"/>
    <w:rsid w:val="00C847C5"/>
    <w:rsid w:val="00C84E32"/>
    <w:rsid w:val="00C84ED4"/>
    <w:rsid w:val="00C85253"/>
    <w:rsid w:val="00C85635"/>
    <w:rsid w:val="00C85F71"/>
    <w:rsid w:val="00C86475"/>
    <w:rsid w:val="00C868AC"/>
    <w:rsid w:val="00C86C1E"/>
    <w:rsid w:val="00C87877"/>
    <w:rsid w:val="00C8793D"/>
    <w:rsid w:val="00C903F4"/>
    <w:rsid w:val="00C90670"/>
    <w:rsid w:val="00C90D0B"/>
    <w:rsid w:val="00C90D82"/>
    <w:rsid w:val="00C90DCF"/>
    <w:rsid w:val="00C92059"/>
    <w:rsid w:val="00C92C7E"/>
    <w:rsid w:val="00C931E4"/>
    <w:rsid w:val="00C9328E"/>
    <w:rsid w:val="00C935D6"/>
    <w:rsid w:val="00C93B4B"/>
    <w:rsid w:val="00C9506C"/>
    <w:rsid w:val="00C95834"/>
    <w:rsid w:val="00C95FC2"/>
    <w:rsid w:val="00C96D06"/>
    <w:rsid w:val="00C978A9"/>
    <w:rsid w:val="00CA0181"/>
    <w:rsid w:val="00CA06B6"/>
    <w:rsid w:val="00CA076E"/>
    <w:rsid w:val="00CA1168"/>
    <w:rsid w:val="00CA243C"/>
    <w:rsid w:val="00CA2641"/>
    <w:rsid w:val="00CA2BD9"/>
    <w:rsid w:val="00CA3193"/>
    <w:rsid w:val="00CA3584"/>
    <w:rsid w:val="00CA3762"/>
    <w:rsid w:val="00CA385E"/>
    <w:rsid w:val="00CA39F5"/>
    <w:rsid w:val="00CA42C8"/>
    <w:rsid w:val="00CA436B"/>
    <w:rsid w:val="00CA43AB"/>
    <w:rsid w:val="00CA455F"/>
    <w:rsid w:val="00CA463B"/>
    <w:rsid w:val="00CA4D27"/>
    <w:rsid w:val="00CA4F67"/>
    <w:rsid w:val="00CA5239"/>
    <w:rsid w:val="00CA5FD8"/>
    <w:rsid w:val="00CA6407"/>
    <w:rsid w:val="00CA675E"/>
    <w:rsid w:val="00CA695E"/>
    <w:rsid w:val="00CA69D1"/>
    <w:rsid w:val="00CA7B48"/>
    <w:rsid w:val="00CA7DD1"/>
    <w:rsid w:val="00CB1F23"/>
    <w:rsid w:val="00CB2133"/>
    <w:rsid w:val="00CB21F8"/>
    <w:rsid w:val="00CB267B"/>
    <w:rsid w:val="00CB2793"/>
    <w:rsid w:val="00CB2DDE"/>
    <w:rsid w:val="00CB2DE3"/>
    <w:rsid w:val="00CB4052"/>
    <w:rsid w:val="00CB4142"/>
    <w:rsid w:val="00CB4890"/>
    <w:rsid w:val="00CB4A5C"/>
    <w:rsid w:val="00CB4BC6"/>
    <w:rsid w:val="00CB5917"/>
    <w:rsid w:val="00CB6875"/>
    <w:rsid w:val="00CB7968"/>
    <w:rsid w:val="00CC0AAB"/>
    <w:rsid w:val="00CC1033"/>
    <w:rsid w:val="00CC1E1F"/>
    <w:rsid w:val="00CC1F79"/>
    <w:rsid w:val="00CC22DE"/>
    <w:rsid w:val="00CC2AB9"/>
    <w:rsid w:val="00CC327A"/>
    <w:rsid w:val="00CC3376"/>
    <w:rsid w:val="00CC35E4"/>
    <w:rsid w:val="00CC3889"/>
    <w:rsid w:val="00CC42BA"/>
    <w:rsid w:val="00CC4904"/>
    <w:rsid w:val="00CC49A1"/>
    <w:rsid w:val="00CC4EA3"/>
    <w:rsid w:val="00CC528D"/>
    <w:rsid w:val="00CC70CF"/>
    <w:rsid w:val="00CC7323"/>
    <w:rsid w:val="00CC7FBC"/>
    <w:rsid w:val="00CD0739"/>
    <w:rsid w:val="00CD0DFC"/>
    <w:rsid w:val="00CD10E4"/>
    <w:rsid w:val="00CD1CBD"/>
    <w:rsid w:val="00CD1D9A"/>
    <w:rsid w:val="00CD1E5D"/>
    <w:rsid w:val="00CD2240"/>
    <w:rsid w:val="00CD23D1"/>
    <w:rsid w:val="00CD24EE"/>
    <w:rsid w:val="00CD2706"/>
    <w:rsid w:val="00CD2E61"/>
    <w:rsid w:val="00CD3403"/>
    <w:rsid w:val="00CD3513"/>
    <w:rsid w:val="00CD3583"/>
    <w:rsid w:val="00CD41BE"/>
    <w:rsid w:val="00CD47A4"/>
    <w:rsid w:val="00CD4D1F"/>
    <w:rsid w:val="00CD50F8"/>
    <w:rsid w:val="00CD56CC"/>
    <w:rsid w:val="00CD5A8A"/>
    <w:rsid w:val="00CD5C17"/>
    <w:rsid w:val="00CD6293"/>
    <w:rsid w:val="00CD6B70"/>
    <w:rsid w:val="00CD6EBA"/>
    <w:rsid w:val="00CD789A"/>
    <w:rsid w:val="00CD7D70"/>
    <w:rsid w:val="00CE0727"/>
    <w:rsid w:val="00CE097E"/>
    <w:rsid w:val="00CE0ABE"/>
    <w:rsid w:val="00CE0ACA"/>
    <w:rsid w:val="00CE1525"/>
    <w:rsid w:val="00CE171C"/>
    <w:rsid w:val="00CE19E0"/>
    <w:rsid w:val="00CE30D4"/>
    <w:rsid w:val="00CE3305"/>
    <w:rsid w:val="00CE3575"/>
    <w:rsid w:val="00CE37C0"/>
    <w:rsid w:val="00CE3C26"/>
    <w:rsid w:val="00CE3E58"/>
    <w:rsid w:val="00CE4088"/>
    <w:rsid w:val="00CE5026"/>
    <w:rsid w:val="00CE6EBE"/>
    <w:rsid w:val="00CE7181"/>
    <w:rsid w:val="00CE7F54"/>
    <w:rsid w:val="00CF03A5"/>
    <w:rsid w:val="00CF0B4C"/>
    <w:rsid w:val="00CF0F74"/>
    <w:rsid w:val="00CF10DD"/>
    <w:rsid w:val="00CF2052"/>
    <w:rsid w:val="00CF214F"/>
    <w:rsid w:val="00CF255D"/>
    <w:rsid w:val="00CF2C85"/>
    <w:rsid w:val="00CF2ECA"/>
    <w:rsid w:val="00CF2F08"/>
    <w:rsid w:val="00CF3082"/>
    <w:rsid w:val="00CF3E07"/>
    <w:rsid w:val="00CF537E"/>
    <w:rsid w:val="00CF545D"/>
    <w:rsid w:val="00CF5E68"/>
    <w:rsid w:val="00CF6D72"/>
    <w:rsid w:val="00CF716F"/>
    <w:rsid w:val="00CF748E"/>
    <w:rsid w:val="00CF7E72"/>
    <w:rsid w:val="00D003F0"/>
    <w:rsid w:val="00D00AC2"/>
    <w:rsid w:val="00D01048"/>
    <w:rsid w:val="00D014CB"/>
    <w:rsid w:val="00D01D9A"/>
    <w:rsid w:val="00D0249C"/>
    <w:rsid w:val="00D02525"/>
    <w:rsid w:val="00D02A4D"/>
    <w:rsid w:val="00D02DF8"/>
    <w:rsid w:val="00D032B4"/>
    <w:rsid w:val="00D0369A"/>
    <w:rsid w:val="00D03B6A"/>
    <w:rsid w:val="00D03C56"/>
    <w:rsid w:val="00D045DC"/>
    <w:rsid w:val="00D04A0B"/>
    <w:rsid w:val="00D04D84"/>
    <w:rsid w:val="00D0534D"/>
    <w:rsid w:val="00D05C04"/>
    <w:rsid w:val="00D05DD3"/>
    <w:rsid w:val="00D06038"/>
    <w:rsid w:val="00D0665D"/>
    <w:rsid w:val="00D07079"/>
    <w:rsid w:val="00D07B41"/>
    <w:rsid w:val="00D10402"/>
    <w:rsid w:val="00D10874"/>
    <w:rsid w:val="00D10B37"/>
    <w:rsid w:val="00D1104B"/>
    <w:rsid w:val="00D1131C"/>
    <w:rsid w:val="00D11C99"/>
    <w:rsid w:val="00D12151"/>
    <w:rsid w:val="00D136E9"/>
    <w:rsid w:val="00D13E26"/>
    <w:rsid w:val="00D13E77"/>
    <w:rsid w:val="00D1428F"/>
    <w:rsid w:val="00D1445E"/>
    <w:rsid w:val="00D14703"/>
    <w:rsid w:val="00D14890"/>
    <w:rsid w:val="00D14E3C"/>
    <w:rsid w:val="00D15615"/>
    <w:rsid w:val="00D156B0"/>
    <w:rsid w:val="00D15794"/>
    <w:rsid w:val="00D15C10"/>
    <w:rsid w:val="00D15C8B"/>
    <w:rsid w:val="00D166B2"/>
    <w:rsid w:val="00D16774"/>
    <w:rsid w:val="00D16EA3"/>
    <w:rsid w:val="00D17278"/>
    <w:rsid w:val="00D1755D"/>
    <w:rsid w:val="00D2019F"/>
    <w:rsid w:val="00D206A2"/>
    <w:rsid w:val="00D20B4B"/>
    <w:rsid w:val="00D20BA4"/>
    <w:rsid w:val="00D20F0B"/>
    <w:rsid w:val="00D21007"/>
    <w:rsid w:val="00D21D5F"/>
    <w:rsid w:val="00D22427"/>
    <w:rsid w:val="00D224F6"/>
    <w:rsid w:val="00D23E45"/>
    <w:rsid w:val="00D244FE"/>
    <w:rsid w:val="00D247F6"/>
    <w:rsid w:val="00D25003"/>
    <w:rsid w:val="00D254F8"/>
    <w:rsid w:val="00D25C3F"/>
    <w:rsid w:val="00D26799"/>
    <w:rsid w:val="00D26C7A"/>
    <w:rsid w:val="00D2756D"/>
    <w:rsid w:val="00D27676"/>
    <w:rsid w:val="00D30426"/>
    <w:rsid w:val="00D30A96"/>
    <w:rsid w:val="00D3187E"/>
    <w:rsid w:val="00D31F39"/>
    <w:rsid w:val="00D321DE"/>
    <w:rsid w:val="00D327DA"/>
    <w:rsid w:val="00D329D9"/>
    <w:rsid w:val="00D333DA"/>
    <w:rsid w:val="00D33F15"/>
    <w:rsid w:val="00D34671"/>
    <w:rsid w:val="00D351B4"/>
    <w:rsid w:val="00D354D7"/>
    <w:rsid w:val="00D35976"/>
    <w:rsid w:val="00D364DD"/>
    <w:rsid w:val="00D36582"/>
    <w:rsid w:val="00D3695A"/>
    <w:rsid w:val="00D3698B"/>
    <w:rsid w:val="00D37FB2"/>
    <w:rsid w:val="00D401A8"/>
    <w:rsid w:val="00D40A78"/>
    <w:rsid w:val="00D40E1F"/>
    <w:rsid w:val="00D410E4"/>
    <w:rsid w:val="00D41B7D"/>
    <w:rsid w:val="00D41CF3"/>
    <w:rsid w:val="00D423D0"/>
    <w:rsid w:val="00D428B3"/>
    <w:rsid w:val="00D42A6F"/>
    <w:rsid w:val="00D447AA"/>
    <w:rsid w:val="00D447C3"/>
    <w:rsid w:val="00D4556B"/>
    <w:rsid w:val="00D45D36"/>
    <w:rsid w:val="00D45E3B"/>
    <w:rsid w:val="00D461A9"/>
    <w:rsid w:val="00D46A70"/>
    <w:rsid w:val="00D47621"/>
    <w:rsid w:val="00D47888"/>
    <w:rsid w:val="00D47DC5"/>
    <w:rsid w:val="00D47E16"/>
    <w:rsid w:val="00D506E3"/>
    <w:rsid w:val="00D506EF"/>
    <w:rsid w:val="00D50839"/>
    <w:rsid w:val="00D50D0D"/>
    <w:rsid w:val="00D5159E"/>
    <w:rsid w:val="00D515CF"/>
    <w:rsid w:val="00D515D1"/>
    <w:rsid w:val="00D51BD7"/>
    <w:rsid w:val="00D527C8"/>
    <w:rsid w:val="00D52B78"/>
    <w:rsid w:val="00D53018"/>
    <w:rsid w:val="00D542EE"/>
    <w:rsid w:val="00D5495F"/>
    <w:rsid w:val="00D55723"/>
    <w:rsid w:val="00D5577E"/>
    <w:rsid w:val="00D558E2"/>
    <w:rsid w:val="00D559BF"/>
    <w:rsid w:val="00D55C1F"/>
    <w:rsid w:val="00D55F1F"/>
    <w:rsid w:val="00D564F4"/>
    <w:rsid w:val="00D565FA"/>
    <w:rsid w:val="00D56CE4"/>
    <w:rsid w:val="00D6036E"/>
    <w:rsid w:val="00D60388"/>
    <w:rsid w:val="00D60FB8"/>
    <w:rsid w:val="00D61F87"/>
    <w:rsid w:val="00D62417"/>
    <w:rsid w:val="00D62B65"/>
    <w:rsid w:val="00D62BC6"/>
    <w:rsid w:val="00D62E15"/>
    <w:rsid w:val="00D6301A"/>
    <w:rsid w:val="00D6318A"/>
    <w:rsid w:val="00D633C9"/>
    <w:rsid w:val="00D63661"/>
    <w:rsid w:val="00D6388F"/>
    <w:rsid w:val="00D63B0A"/>
    <w:rsid w:val="00D63E5D"/>
    <w:rsid w:val="00D63FFC"/>
    <w:rsid w:val="00D64191"/>
    <w:rsid w:val="00D64493"/>
    <w:rsid w:val="00D64571"/>
    <w:rsid w:val="00D64AE6"/>
    <w:rsid w:val="00D64C6A"/>
    <w:rsid w:val="00D64ED8"/>
    <w:rsid w:val="00D6558B"/>
    <w:rsid w:val="00D66705"/>
    <w:rsid w:val="00D6696F"/>
    <w:rsid w:val="00D66EC6"/>
    <w:rsid w:val="00D6756B"/>
    <w:rsid w:val="00D6781E"/>
    <w:rsid w:val="00D67D27"/>
    <w:rsid w:val="00D7003D"/>
    <w:rsid w:val="00D70248"/>
    <w:rsid w:val="00D70266"/>
    <w:rsid w:val="00D702C1"/>
    <w:rsid w:val="00D709AF"/>
    <w:rsid w:val="00D70B5B"/>
    <w:rsid w:val="00D70BB6"/>
    <w:rsid w:val="00D712AB"/>
    <w:rsid w:val="00D71CDC"/>
    <w:rsid w:val="00D71D79"/>
    <w:rsid w:val="00D72110"/>
    <w:rsid w:val="00D7234E"/>
    <w:rsid w:val="00D72579"/>
    <w:rsid w:val="00D737F9"/>
    <w:rsid w:val="00D73A01"/>
    <w:rsid w:val="00D7448F"/>
    <w:rsid w:val="00D74994"/>
    <w:rsid w:val="00D74F4C"/>
    <w:rsid w:val="00D753B9"/>
    <w:rsid w:val="00D75F58"/>
    <w:rsid w:val="00D76257"/>
    <w:rsid w:val="00D76394"/>
    <w:rsid w:val="00D76765"/>
    <w:rsid w:val="00D767D4"/>
    <w:rsid w:val="00D769DA"/>
    <w:rsid w:val="00D7720E"/>
    <w:rsid w:val="00D777DC"/>
    <w:rsid w:val="00D77AFB"/>
    <w:rsid w:val="00D77B8B"/>
    <w:rsid w:val="00D80C6D"/>
    <w:rsid w:val="00D81111"/>
    <w:rsid w:val="00D8277B"/>
    <w:rsid w:val="00D8287E"/>
    <w:rsid w:val="00D8306F"/>
    <w:rsid w:val="00D83584"/>
    <w:rsid w:val="00D836ED"/>
    <w:rsid w:val="00D83B66"/>
    <w:rsid w:val="00D83C38"/>
    <w:rsid w:val="00D842D7"/>
    <w:rsid w:val="00D846D7"/>
    <w:rsid w:val="00D848D4"/>
    <w:rsid w:val="00D84A18"/>
    <w:rsid w:val="00D84F30"/>
    <w:rsid w:val="00D84FA7"/>
    <w:rsid w:val="00D852D1"/>
    <w:rsid w:val="00D85FA8"/>
    <w:rsid w:val="00D86610"/>
    <w:rsid w:val="00D86A48"/>
    <w:rsid w:val="00D87018"/>
    <w:rsid w:val="00D8705B"/>
    <w:rsid w:val="00D87377"/>
    <w:rsid w:val="00D87AB3"/>
    <w:rsid w:val="00D87EC2"/>
    <w:rsid w:val="00D87ED1"/>
    <w:rsid w:val="00D87FB7"/>
    <w:rsid w:val="00D902B8"/>
    <w:rsid w:val="00D905A5"/>
    <w:rsid w:val="00D911AE"/>
    <w:rsid w:val="00D911D2"/>
    <w:rsid w:val="00D9176A"/>
    <w:rsid w:val="00D91A73"/>
    <w:rsid w:val="00D91F13"/>
    <w:rsid w:val="00D921FF"/>
    <w:rsid w:val="00D9278F"/>
    <w:rsid w:val="00D92CEA"/>
    <w:rsid w:val="00D92D8F"/>
    <w:rsid w:val="00D93C53"/>
    <w:rsid w:val="00D950FF"/>
    <w:rsid w:val="00D96502"/>
    <w:rsid w:val="00D97342"/>
    <w:rsid w:val="00D97452"/>
    <w:rsid w:val="00D97529"/>
    <w:rsid w:val="00D97810"/>
    <w:rsid w:val="00D97E5B"/>
    <w:rsid w:val="00DA004E"/>
    <w:rsid w:val="00DA0056"/>
    <w:rsid w:val="00DA0235"/>
    <w:rsid w:val="00DA0AB2"/>
    <w:rsid w:val="00DA0F86"/>
    <w:rsid w:val="00DA1913"/>
    <w:rsid w:val="00DA1A71"/>
    <w:rsid w:val="00DA2293"/>
    <w:rsid w:val="00DA25CE"/>
    <w:rsid w:val="00DA2AD4"/>
    <w:rsid w:val="00DA2E91"/>
    <w:rsid w:val="00DA3239"/>
    <w:rsid w:val="00DA3567"/>
    <w:rsid w:val="00DA35F3"/>
    <w:rsid w:val="00DA3612"/>
    <w:rsid w:val="00DA36D5"/>
    <w:rsid w:val="00DA3C65"/>
    <w:rsid w:val="00DA3F7B"/>
    <w:rsid w:val="00DA533B"/>
    <w:rsid w:val="00DA6191"/>
    <w:rsid w:val="00DA6718"/>
    <w:rsid w:val="00DA678B"/>
    <w:rsid w:val="00DA6A37"/>
    <w:rsid w:val="00DB02DB"/>
    <w:rsid w:val="00DB0422"/>
    <w:rsid w:val="00DB0559"/>
    <w:rsid w:val="00DB0597"/>
    <w:rsid w:val="00DB066A"/>
    <w:rsid w:val="00DB09FC"/>
    <w:rsid w:val="00DB1717"/>
    <w:rsid w:val="00DB2856"/>
    <w:rsid w:val="00DB2CC2"/>
    <w:rsid w:val="00DB3926"/>
    <w:rsid w:val="00DB399E"/>
    <w:rsid w:val="00DB414A"/>
    <w:rsid w:val="00DB51DE"/>
    <w:rsid w:val="00DB54C7"/>
    <w:rsid w:val="00DB5E1F"/>
    <w:rsid w:val="00DB5E96"/>
    <w:rsid w:val="00DB6272"/>
    <w:rsid w:val="00DB67DB"/>
    <w:rsid w:val="00DB72C4"/>
    <w:rsid w:val="00DB7363"/>
    <w:rsid w:val="00DB7C72"/>
    <w:rsid w:val="00DC06A8"/>
    <w:rsid w:val="00DC1F4A"/>
    <w:rsid w:val="00DC24F7"/>
    <w:rsid w:val="00DC2E49"/>
    <w:rsid w:val="00DC31C0"/>
    <w:rsid w:val="00DC385D"/>
    <w:rsid w:val="00DC3F95"/>
    <w:rsid w:val="00DC4627"/>
    <w:rsid w:val="00DC4778"/>
    <w:rsid w:val="00DC48AD"/>
    <w:rsid w:val="00DC503C"/>
    <w:rsid w:val="00DC5B2A"/>
    <w:rsid w:val="00DC5D85"/>
    <w:rsid w:val="00DC6606"/>
    <w:rsid w:val="00DC71A0"/>
    <w:rsid w:val="00DC727B"/>
    <w:rsid w:val="00DC746D"/>
    <w:rsid w:val="00DC74B4"/>
    <w:rsid w:val="00DC7C54"/>
    <w:rsid w:val="00DC7D13"/>
    <w:rsid w:val="00DD073E"/>
    <w:rsid w:val="00DD09EF"/>
    <w:rsid w:val="00DD1A44"/>
    <w:rsid w:val="00DD1B99"/>
    <w:rsid w:val="00DD22AC"/>
    <w:rsid w:val="00DD25F4"/>
    <w:rsid w:val="00DD31CD"/>
    <w:rsid w:val="00DD3714"/>
    <w:rsid w:val="00DD4647"/>
    <w:rsid w:val="00DD4784"/>
    <w:rsid w:val="00DD4DC1"/>
    <w:rsid w:val="00DD5592"/>
    <w:rsid w:val="00DD58A3"/>
    <w:rsid w:val="00DD5F4A"/>
    <w:rsid w:val="00DD609F"/>
    <w:rsid w:val="00DD6796"/>
    <w:rsid w:val="00DD6DE6"/>
    <w:rsid w:val="00DD7734"/>
    <w:rsid w:val="00DD78FE"/>
    <w:rsid w:val="00DD7CAA"/>
    <w:rsid w:val="00DD7D24"/>
    <w:rsid w:val="00DE0C39"/>
    <w:rsid w:val="00DE0C65"/>
    <w:rsid w:val="00DE1096"/>
    <w:rsid w:val="00DE12B1"/>
    <w:rsid w:val="00DE13B2"/>
    <w:rsid w:val="00DE1437"/>
    <w:rsid w:val="00DE14F1"/>
    <w:rsid w:val="00DE251D"/>
    <w:rsid w:val="00DE2E8A"/>
    <w:rsid w:val="00DE2F3A"/>
    <w:rsid w:val="00DE338C"/>
    <w:rsid w:val="00DE38BB"/>
    <w:rsid w:val="00DE39CD"/>
    <w:rsid w:val="00DE4495"/>
    <w:rsid w:val="00DE4886"/>
    <w:rsid w:val="00DE5907"/>
    <w:rsid w:val="00DE5B5F"/>
    <w:rsid w:val="00DE6121"/>
    <w:rsid w:val="00DE6DE0"/>
    <w:rsid w:val="00DE6E2E"/>
    <w:rsid w:val="00DE7131"/>
    <w:rsid w:val="00DE74DC"/>
    <w:rsid w:val="00DE7A49"/>
    <w:rsid w:val="00DE7D5E"/>
    <w:rsid w:val="00DF025A"/>
    <w:rsid w:val="00DF029A"/>
    <w:rsid w:val="00DF02D8"/>
    <w:rsid w:val="00DF0762"/>
    <w:rsid w:val="00DF0843"/>
    <w:rsid w:val="00DF092A"/>
    <w:rsid w:val="00DF0CE1"/>
    <w:rsid w:val="00DF0F5E"/>
    <w:rsid w:val="00DF1079"/>
    <w:rsid w:val="00DF1DD6"/>
    <w:rsid w:val="00DF1F59"/>
    <w:rsid w:val="00DF2082"/>
    <w:rsid w:val="00DF2749"/>
    <w:rsid w:val="00DF2B7C"/>
    <w:rsid w:val="00DF3615"/>
    <w:rsid w:val="00DF3687"/>
    <w:rsid w:val="00DF3BB0"/>
    <w:rsid w:val="00DF5D25"/>
    <w:rsid w:val="00DF6474"/>
    <w:rsid w:val="00DF68D7"/>
    <w:rsid w:val="00DF6BAE"/>
    <w:rsid w:val="00DF7175"/>
    <w:rsid w:val="00DF7329"/>
    <w:rsid w:val="00DF779A"/>
    <w:rsid w:val="00DF7D13"/>
    <w:rsid w:val="00DF7D7F"/>
    <w:rsid w:val="00DF7D95"/>
    <w:rsid w:val="00E0049A"/>
    <w:rsid w:val="00E00969"/>
    <w:rsid w:val="00E00A25"/>
    <w:rsid w:val="00E00C34"/>
    <w:rsid w:val="00E0110A"/>
    <w:rsid w:val="00E0178A"/>
    <w:rsid w:val="00E018C7"/>
    <w:rsid w:val="00E01ECE"/>
    <w:rsid w:val="00E02098"/>
    <w:rsid w:val="00E025AB"/>
    <w:rsid w:val="00E02969"/>
    <w:rsid w:val="00E02A0D"/>
    <w:rsid w:val="00E02A9E"/>
    <w:rsid w:val="00E03B12"/>
    <w:rsid w:val="00E0432E"/>
    <w:rsid w:val="00E043B1"/>
    <w:rsid w:val="00E04B05"/>
    <w:rsid w:val="00E04F61"/>
    <w:rsid w:val="00E05C0D"/>
    <w:rsid w:val="00E05C7D"/>
    <w:rsid w:val="00E07472"/>
    <w:rsid w:val="00E07E71"/>
    <w:rsid w:val="00E07F7D"/>
    <w:rsid w:val="00E10765"/>
    <w:rsid w:val="00E10F77"/>
    <w:rsid w:val="00E11197"/>
    <w:rsid w:val="00E11852"/>
    <w:rsid w:val="00E1193F"/>
    <w:rsid w:val="00E11C95"/>
    <w:rsid w:val="00E1244B"/>
    <w:rsid w:val="00E12A1D"/>
    <w:rsid w:val="00E133A1"/>
    <w:rsid w:val="00E13E3F"/>
    <w:rsid w:val="00E1420D"/>
    <w:rsid w:val="00E144AE"/>
    <w:rsid w:val="00E1493A"/>
    <w:rsid w:val="00E14A7E"/>
    <w:rsid w:val="00E1509E"/>
    <w:rsid w:val="00E153CB"/>
    <w:rsid w:val="00E15BF7"/>
    <w:rsid w:val="00E15F13"/>
    <w:rsid w:val="00E16521"/>
    <w:rsid w:val="00E169BD"/>
    <w:rsid w:val="00E169EF"/>
    <w:rsid w:val="00E16DAC"/>
    <w:rsid w:val="00E17006"/>
    <w:rsid w:val="00E1705F"/>
    <w:rsid w:val="00E1745F"/>
    <w:rsid w:val="00E17462"/>
    <w:rsid w:val="00E17471"/>
    <w:rsid w:val="00E17D44"/>
    <w:rsid w:val="00E20244"/>
    <w:rsid w:val="00E20DD7"/>
    <w:rsid w:val="00E211E0"/>
    <w:rsid w:val="00E21A5E"/>
    <w:rsid w:val="00E220B4"/>
    <w:rsid w:val="00E220BA"/>
    <w:rsid w:val="00E221B4"/>
    <w:rsid w:val="00E22CFB"/>
    <w:rsid w:val="00E2323D"/>
    <w:rsid w:val="00E23E8F"/>
    <w:rsid w:val="00E2494A"/>
    <w:rsid w:val="00E25484"/>
    <w:rsid w:val="00E255E7"/>
    <w:rsid w:val="00E264CB"/>
    <w:rsid w:val="00E2661F"/>
    <w:rsid w:val="00E26FC7"/>
    <w:rsid w:val="00E27194"/>
    <w:rsid w:val="00E305E9"/>
    <w:rsid w:val="00E30C19"/>
    <w:rsid w:val="00E30D36"/>
    <w:rsid w:val="00E312B9"/>
    <w:rsid w:val="00E317C9"/>
    <w:rsid w:val="00E32C17"/>
    <w:rsid w:val="00E3306B"/>
    <w:rsid w:val="00E339D1"/>
    <w:rsid w:val="00E34E8B"/>
    <w:rsid w:val="00E35183"/>
    <w:rsid w:val="00E35903"/>
    <w:rsid w:val="00E36196"/>
    <w:rsid w:val="00E36FFE"/>
    <w:rsid w:val="00E370A5"/>
    <w:rsid w:val="00E37A5C"/>
    <w:rsid w:val="00E37DD1"/>
    <w:rsid w:val="00E37E23"/>
    <w:rsid w:val="00E37F2D"/>
    <w:rsid w:val="00E405FC"/>
    <w:rsid w:val="00E40749"/>
    <w:rsid w:val="00E409CD"/>
    <w:rsid w:val="00E40B9D"/>
    <w:rsid w:val="00E41205"/>
    <w:rsid w:val="00E414A1"/>
    <w:rsid w:val="00E41DD1"/>
    <w:rsid w:val="00E41E48"/>
    <w:rsid w:val="00E42203"/>
    <w:rsid w:val="00E4242B"/>
    <w:rsid w:val="00E424DE"/>
    <w:rsid w:val="00E42C3F"/>
    <w:rsid w:val="00E43250"/>
    <w:rsid w:val="00E435DD"/>
    <w:rsid w:val="00E4393B"/>
    <w:rsid w:val="00E4544C"/>
    <w:rsid w:val="00E4551B"/>
    <w:rsid w:val="00E45BFD"/>
    <w:rsid w:val="00E45CC2"/>
    <w:rsid w:val="00E4622E"/>
    <w:rsid w:val="00E47618"/>
    <w:rsid w:val="00E47A0F"/>
    <w:rsid w:val="00E502CD"/>
    <w:rsid w:val="00E50B17"/>
    <w:rsid w:val="00E524DC"/>
    <w:rsid w:val="00E52865"/>
    <w:rsid w:val="00E52D2F"/>
    <w:rsid w:val="00E5403D"/>
    <w:rsid w:val="00E5412C"/>
    <w:rsid w:val="00E54434"/>
    <w:rsid w:val="00E54AA7"/>
    <w:rsid w:val="00E54EFE"/>
    <w:rsid w:val="00E5530C"/>
    <w:rsid w:val="00E55312"/>
    <w:rsid w:val="00E5535A"/>
    <w:rsid w:val="00E5565E"/>
    <w:rsid w:val="00E55AA8"/>
    <w:rsid w:val="00E560E9"/>
    <w:rsid w:val="00E56624"/>
    <w:rsid w:val="00E567D0"/>
    <w:rsid w:val="00E56AB3"/>
    <w:rsid w:val="00E57133"/>
    <w:rsid w:val="00E57254"/>
    <w:rsid w:val="00E57561"/>
    <w:rsid w:val="00E57697"/>
    <w:rsid w:val="00E57AC8"/>
    <w:rsid w:val="00E57E2D"/>
    <w:rsid w:val="00E605DC"/>
    <w:rsid w:val="00E60D34"/>
    <w:rsid w:val="00E60DB2"/>
    <w:rsid w:val="00E614B1"/>
    <w:rsid w:val="00E61606"/>
    <w:rsid w:val="00E617B6"/>
    <w:rsid w:val="00E61869"/>
    <w:rsid w:val="00E61B5E"/>
    <w:rsid w:val="00E61F43"/>
    <w:rsid w:val="00E62482"/>
    <w:rsid w:val="00E624FB"/>
    <w:rsid w:val="00E62800"/>
    <w:rsid w:val="00E629E1"/>
    <w:rsid w:val="00E62BDC"/>
    <w:rsid w:val="00E62E22"/>
    <w:rsid w:val="00E62FF2"/>
    <w:rsid w:val="00E63683"/>
    <w:rsid w:val="00E63772"/>
    <w:rsid w:val="00E63EEA"/>
    <w:rsid w:val="00E663E2"/>
    <w:rsid w:val="00E6670D"/>
    <w:rsid w:val="00E668AF"/>
    <w:rsid w:val="00E6750C"/>
    <w:rsid w:val="00E6791E"/>
    <w:rsid w:val="00E6799A"/>
    <w:rsid w:val="00E70912"/>
    <w:rsid w:val="00E70BF4"/>
    <w:rsid w:val="00E71E76"/>
    <w:rsid w:val="00E725B3"/>
    <w:rsid w:val="00E726FC"/>
    <w:rsid w:val="00E73150"/>
    <w:rsid w:val="00E73CAB"/>
    <w:rsid w:val="00E73E4E"/>
    <w:rsid w:val="00E75B58"/>
    <w:rsid w:val="00E761AB"/>
    <w:rsid w:val="00E76EBA"/>
    <w:rsid w:val="00E76FC8"/>
    <w:rsid w:val="00E77457"/>
    <w:rsid w:val="00E811C2"/>
    <w:rsid w:val="00E8160C"/>
    <w:rsid w:val="00E81634"/>
    <w:rsid w:val="00E816A2"/>
    <w:rsid w:val="00E8171E"/>
    <w:rsid w:val="00E8173C"/>
    <w:rsid w:val="00E81AFE"/>
    <w:rsid w:val="00E81C67"/>
    <w:rsid w:val="00E82088"/>
    <w:rsid w:val="00E820DE"/>
    <w:rsid w:val="00E82826"/>
    <w:rsid w:val="00E83859"/>
    <w:rsid w:val="00E85DD5"/>
    <w:rsid w:val="00E86DB6"/>
    <w:rsid w:val="00E870C1"/>
    <w:rsid w:val="00E87F0A"/>
    <w:rsid w:val="00E90835"/>
    <w:rsid w:val="00E90A1E"/>
    <w:rsid w:val="00E90CF0"/>
    <w:rsid w:val="00E913C2"/>
    <w:rsid w:val="00E91A6B"/>
    <w:rsid w:val="00E92E8E"/>
    <w:rsid w:val="00E93931"/>
    <w:rsid w:val="00E93A40"/>
    <w:rsid w:val="00E93B82"/>
    <w:rsid w:val="00E94006"/>
    <w:rsid w:val="00E95223"/>
    <w:rsid w:val="00E9565B"/>
    <w:rsid w:val="00E95970"/>
    <w:rsid w:val="00E968E6"/>
    <w:rsid w:val="00E96C33"/>
    <w:rsid w:val="00E96E92"/>
    <w:rsid w:val="00E97553"/>
    <w:rsid w:val="00E97DF7"/>
    <w:rsid w:val="00E97E25"/>
    <w:rsid w:val="00E97ED6"/>
    <w:rsid w:val="00E97F0C"/>
    <w:rsid w:val="00EA0A49"/>
    <w:rsid w:val="00EA12FF"/>
    <w:rsid w:val="00EA22F2"/>
    <w:rsid w:val="00EA2779"/>
    <w:rsid w:val="00EA2B77"/>
    <w:rsid w:val="00EA33C4"/>
    <w:rsid w:val="00EA3E18"/>
    <w:rsid w:val="00EA455B"/>
    <w:rsid w:val="00EA4600"/>
    <w:rsid w:val="00EA487D"/>
    <w:rsid w:val="00EA5666"/>
    <w:rsid w:val="00EA6201"/>
    <w:rsid w:val="00EA642F"/>
    <w:rsid w:val="00EA70A1"/>
    <w:rsid w:val="00EA7454"/>
    <w:rsid w:val="00EA7D5F"/>
    <w:rsid w:val="00EB01EE"/>
    <w:rsid w:val="00EB1DFF"/>
    <w:rsid w:val="00EB2283"/>
    <w:rsid w:val="00EB2642"/>
    <w:rsid w:val="00EB288B"/>
    <w:rsid w:val="00EB30F2"/>
    <w:rsid w:val="00EB3678"/>
    <w:rsid w:val="00EB4061"/>
    <w:rsid w:val="00EB4B2C"/>
    <w:rsid w:val="00EB5C12"/>
    <w:rsid w:val="00EB5C22"/>
    <w:rsid w:val="00EB625A"/>
    <w:rsid w:val="00EB7D30"/>
    <w:rsid w:val="00EC049C"/>
    <w:rsid w:val="00EC09D6"/>
    <w:rsid w:val="00EC0CEC"/>
    <w:rsid w:val="00EC0FD4"/>
    <w:rsid w:val="00EC190B"/>
    <w:rsid w:val="00EC1DBF"/>
    <w:rsid w:val="00EC23F4"/>
    <w:rsid w:val="00EC2514"/>
    <w:rsid w:val="00EC2854"/>
    <w:rsid w:val="00EC2BF7"/>
    <w:rsid w:val="00EC3684"/>
    <w:rsid w:val="00EC40BB"/>
    <w:rsid w:val="00EC4285"/>
    <w:rsid w:val="00EC44FD"/>
    <w:rsid w:val="00EC4609"/>
    <w:rsid w:val="00EC48BC"/>
    <w:rsid w:val="00EC4989"/>
    <w:rsid w:val="00EC6713"/>
    <w:rsid w:val="00EC6CC6"/>
    <w:rsid w:val="00EC700F"/>
    <w:rsid w:val="00EC708D"/>
    <w:rsid w:val="00EC7917"/>
    <w:rsid w:val="00EC7E11"/>
    <w:rsid w:val="00EC7E90"/>
    <w:rsid w:val="00ED03CE"/>
    <w:rsid w:val="00ED0816"/>
    <w:rsid w:val="00ED0B0D"/>
    <w:rsid w:val="00ED11D2"/>
    <w:rsid w:val="00ED3194"/>
    <w:rsid w:val="00ED3D86"/>
    <w:rsid w:val="00ED494B"/>
    <w:rsid w:val="00ED507A"/>
    <w:rsid w:val="00ED52D4"/>
    <w:rsid w:val="00ED5484"/>
    <w:rsid w:val="00ED5707"/>
    <w:rsid w:val="00ED69C1"/>
    <w:rsid w:val="00ED6EA3"/>
    <w:rsid w:val="00ED6EDB"/>
    <w:rsid w:val="00ED730E"/>
    <w:rsid w:val="00EE011B"/>
    <w:rsid w:val="00EE025B"/>
    <w:rsid w:val="00EE05B4"/>
    <w:rsid w:val="00EE07D2"/>
    <w:rsid w:val="00EE14B0"/>
    <w:rsid w:val="00EE1654"/>
    <w:rsid w:val="00EE1733"/>
    <w:rsid w:val="00EE173F"/>
    <w:rsid w:val="00EE1946"/>
    <w:rsid w:val="00EE1DA8"/>
    <w:rsid w:val="00EE1FDC"/>
    <w:rsid w:val="00EE25A6"/>
    <w:rsid w:val="00EE26D6"/>
    <w:rsid w:val="00EE287C"/>
    <w:rsid w:val="00EE31CE"/>
    <w:rsid w:val="00EE390B"/>
    <w:rsid w:val="00EE3DC8"/>
    <w:rsid w:val="00EE41FA"/>
    <w:rsid w:val="00EE4BC8"/>
    <w:rsid w:val="00EE4BDC"/>
    <w:rsid w:val="00EE4EFC"/>
    <w:rsid w:val="00EE502C"/>
    <w:rsid w:val="00EE5664"/>
    <w:rsid w:val="00EE5691"/>
    <w:rsid w:val="00EE5A15"/>
    <w:rsid w:val="00EE5A8F"/>
    <w:rsid w:val="00EE5CA5"/>
    <w:rsid w:val="00EE6AAC"/>
    <w:rsid w:val="00EE6DC4"/>
    <w:rsid w:val="00EE75D9"/>
    <w:rsid w:val="00EE7A6C"/>
    <w:rsid w:val="00EF0867"/>
    <w:rsid w:val="00EF109A"/>
    <w:rsid w:val="00EF1705"/>
    <w:rsid w:val="00EF179F"/>
    <w:rsid w:val="00EF1D3A"/>
    <w:rsid w:val="00EF1DC7"/>
    <w:rsid w:val="00EF20B3"/>
    <w:rsid w:val="00EF2312"/>
    <w:rsid w:val="00EF2C0E"/>
    <w:rsid w:val="00EF2F70"/>
    <w:rsid w:val="00EF3019"/>
    <w:rsid w:val="00EF389C"/>
    <w:rsid w:val="00EF3BA8"/>
    <w:rsid w:val="00EF40F3"/>
    <w:rsid w:val="00EF430E"/>
    <w:rsid w:val="00EF49BF"/>
    <w:rsid w:val="00EF4CBE"/>
    <w:rsid w:val="00EF4EA6"/>
    <w:rsid w:val="00EF5220"/>
    <w:rsid w:val="00EF5A90"/>
    <w:rsid w:val="00EF6E62"/>
    <w:rsid w:val="00EF6F7E"/>
    <w:rsid w:val="00EF712C"/>
    <w:rsid w:val="00EF7A8C"/>
    <w:rsid w:val="00F006CE"/>
    <w:rsid w:val="00F00B0F"/>
    <w:rsid w:val="00F00E05"/>
    <w:rsid w:val="00F01866"/>
    <w:rsid w:val="00F01A36"/>
    <w:rsid w:val="00F01B19"/>
    <w:rsid w:val="00F02074"/>
    <w:rsid w:val="00F02602"/>
    <w:rsid w:val="00F02631"/>
    <w:rsid w:val="00F026EC"/>
    <w:rsid w:val="00F02BF5"/>
    <w:rsid w:val="00F03073"/>
    <w:rsid w:val="00F04060"/>
    <w:rsid w:val="00F04173"/>
    <w:rsid w:val="00F04454"/>
    <w:rsid w:val="00F04480"/>
    <w:rsid w:val="00F04DFF"/>
    <w:rsid w:val="00F05A8C"/>
    <w:rsid w:val="00F05CAE"/>
    <w:rsid w:val="00F06CB3"/>
    <w:rsid w:val="00F07733"/>
    <w:rsid w:val="00F07AC6"/>
    <w:rsid w:val="00F07DA0"/>
    <w:rsid w:val="00F07F20"/>
    <w:rsid w:val="00F10316"/>
    <w:rsid w:val="00F10CBF"/>
    <w:rsid w:val="00F111B5"/>
    <w:rsid w:val="00F111DF"/>
    <w:rsid w:val="00F11DEC"/>
    <w:rsid w:val="00F12083"/>
    <w:rsid w:val="00F12E22"/>
    <w:rsid w:val="00F13352"/>
    <w:rsid w:val="00F13688"/>
    <w:rsid w:val="00F1377D"/>
    <w:rsid w:val="00F13CCC"/>
    <w:rsid w:val="00F13FAE"/>
    <w:rsid w:val="00F14465"/>
    <w:rsid w:val="00F14FC7"/>
    <w:rsid w:val="00F163E6"/>
    <w:rsid w:val="00F1684E"/>
    <w:rsid w:val="00F169BC"/>
    <w:rsid w:val="00F178DD"/>
    <w:rsid w:val="00F20025"/>
    <w:rsid w:val="00F20B16"/>
    <w:rsid w:val="00F2117B"/>
    <w:rsid w:val="00F21475"/>
    <w:rsid w:val="00F2153D"/>
    <w:rsid w:val="00F21841"/>
    <w:rsid w:val="00F21B42"/>
    <w:rsid w:val="00F21EF0"/>
    <w:rsid w:val="00F222D8"/>
    <w:rsid w:val="00F22584"/>
    <w:rsid w:val="00F22817"/>
    <w:rsid w:val="00F22CDB"/>
    <w:rsid w:val="00F23451"/>
    <w:rsid w:val="00F23F4D"/>
    <w:rsid w:val="00F24434"/>
    <w:rsid w:val="00F247B3"/>
    <w:rsid w:val="00F249B6"/>
    <w:rsid w:val="00F25242"/>
    <w:rsid w:val="00F25B64"/>
    <w:rsid w:val="00F25C79"/>
    <w:rsid w:val="00F263F7"/>
    <w:rsid w:val="00F26962"/>
    <w:rsid w:val="00F26B7D"/>
    <w:rsid w:val="00F26C83"/>
    <w:rsid w:val="00F2759C"/>
    <w:rsid w:val="00F30481"/>
    <w:rsid w:val="00F308F1"/>
    <w:rsid w:val="00F31390"/>
    <w:rsid w:val="00F3154A"/>
    <w:rsid w:val="00F3179C"/>
    <w:rsid w:val="00F31A7A"/>
    <w:rsid w:val="00F31DAE"/>
    <w:rsid w:val="00F321E2"/>
    <w:rsid w:val="00F32988"/>
    <w:rsid w:val="00F32B9F"/>
    <w:rsid w:val="00F33DEE"/>
    <w:rsid w:val="00F34B42"/>
    <w:rsid w:val="00F3515D"/>
    <w:rsid w:val="00F352D3"/>
    <w:rsid w:val="00F364A2"/>
    <w:rsid w:val="00F37262"/>
    <w:rsid w:val="00F40135"/>
    <w:rsid w:val="00F40544"/>
    <w:rsid w:val="00F405A4"/>
    <w:rsid w:val="00F40B70"/>
    <w:rsid w:val="00F40C15"/>
    <w:rsid w:val="00F40EBF"/>
    <w:rsid w:val="00F417EA"/>
    <w:rsid w:val="00F41EF2"/>
    <w:rsid w:val="00F42C54"/>
    <w:rsid w:val="00F42DC0"/>
    <w:rsid w:val="00F43743"/>
    <w:rsid w:val="00F43BC1"/>
    <w:rsid w:val="00F44ED2"/>
    <w:rsid w:val="00F452E1"/>
    <w:rsid w:val="00F47388"/>
    <w:rsid w:val="00F47A43"/>
    <w:rsid w:val="00F50681"/>
    <w:rsid w:val="00F50E50"/>
    <w:rsid w:val="00F5139E"/>
    <w:rsid w:val="00F5141F"/>
    <w:rsid w:val="00F522E7"/>
    <w:rsid w:val="00F529A9"/>
    <w:rsid w:val="00F5304A"/>
    <w:rsid w:val="00F530B1"/>
    <w:rsid w:val="00F535A6"/>
    <w:rsid w:val="00F53C15"/>
    <w:rsid w:val="00F54039"/>
    <w:rsid w:val="00F540FB"/>
    <w:rsid w:val="00F5475B"/>
    <w:rsid w:val="00F54D8D"/>
    <w:rsid w:val="00F55A5B"/>
    <w:rsid w:val="00F55BD9"/>
    <w:rsid w:val="00F566C9"/>
    <w:rsid w:val="00F56B91"/>
    <w:rsid w:val="00F56D63"/>
    <w:rsid w:val="00F5731E"/>
    <w:rsid w:val="00F57680"/>
    <w:rsid w:val="00F57956"/>
    <w:rsid w:val="00F60403"/>
    <w:rsid w:val="00F604F4"/>
    <w:rsid w:val="00F6082A"/>
    <w:rsid w:val="00F608DD"/>
    <w:rsid w:val="00F60FBD"/>
    <w:rsid w:val="00F6108F"/>
    <w:rsid w:val="00F619AC"/>
    <w:rsid w:val="00F623A4"/>
    <w:rsid w:val="00F62AC7"/>
    <w:rsid w:val="00F62BAF"/>
    <w:rsid w:val="00F632A2"/>
    <w:rsid w:val="00F632B3"/>
    <w:rsid w:val="00F6341B"/>
    <w:rsid w:val="00F636DA"/>
    <w:rsid w:val="00F6379E"/>
    <w:rsid w:val="00F644B6"/>
    <w:rsid w:val="00F64628"/>
    <w:rsid w:val="00F6499E"/>
    <w:rsid w:val="00F65094"/>
    <w:rsid w:val="00F65604"/>
    <w:rsid w:val="00F65D73"/>
    <w:rsid w:val="00F65DEF"/>
    <w:rsid w:val="00F66515"/>
    <w:rsid w:val="00F66CAC"/>
    <w:rsid w:val="00F66E0A"/>
    <w:rsid w:val="00F670E4"/>
    <w:rsid w:val="00F6791C"/>
    <w:rsid w:val="00F7008B"/>
    <w:rsid w:val="00F70593"/>
    <w:rsid w:val="00F7066A"/>
    <w:rsid w:val="00F70C92"/>
    <w:rsid w:val="00F71613"/>
    <w:rsid w:val="00F72C89"/>
    <w:rsid w:val="00F735AF"/>
    <w:rsid w:val="00F74000"/>
    <w:rsid w:val="00F752A6"/>
    <w:rsid w:val="00F7570E"/>
    <w:rsid w:val="00F7699C"/>
    <w:rsid w:val="00F76C42"/>
    <w:rsid w:val="00F76F14"/>
    <w:rsid w:val="00F77343"/>
    <w:rsid w:val="00F77B5F"/>
    <w:rsid w:val="00F80199"/>
    <w:rsid w:val="00F801CD"/>
    <w:rsid w:val="00F802E3"/>
    <w:rsid w:val="00F81535"/>
    <w:rsid w:val="00F81849"/>
    <w:rsid w:val="00F8225C"/>
    <w:rsid w:val="00F829C3"/>
    <w:rsid w:val="00F82A26"/>
    <w:rsid w:val="00F82C04"/>
    <w:rsid w:val="00F830B5"/>
    <w:rsid w:val="00F83133"/>
    <w:rsid w:val="00F8388B"/>
    <w:rsid w:val="00F83EF3"/>
    <w:rsid w:val="00F84B31"/>
    <w:rsid w:val="00F84FB3"/>
    <w:rsid w:val="00F851BE"/>
    <w:rsid w:val="00F8541C"/>
    <w:rsid w:val="00F85FB9"/>
    <w:rsid w:val="00F86517"/>
    <w:rsid w:val="00F86AC9"/>
    <w:rsid w:val="00F871F2"/>
    <w:rsid w:val="00F8740B"/>
    <w:rsid w:val="00F8776D"/>
    <w:rsid w:val="00F87F0B"/>
    <w:rsid w:val="00F90424"/>
    <w:rsid w:val="00F90FD7"/>
    <w:rsid w:val="00F91186"/>
    <w:rsid w:val="00F918DF"/>
    <w:rsid w:val="00F91C43"/>
    <w:rsid w:val="00F91D45"/>
    <w:rsid w:val="00F939FD"/>
    <w:rsid w:val="00F944EB"/>
    <w:rsid w:val="00F949D8"/>
    <w:rsid w:val="00F94C12"/>
    <w:rsid w:val="00F95304"/>
    <w:rsid w:val="00F95753"/>
    <w:rsid w:val="00F958AA"/>
    <w:rsid w:val="00F96E1A"/>
    <w:rsid w:val="00F96EA1"/>
    <w:rsid w:val="00F9708F"/>
    <w:rsid w:val="00F972F8"/>
    <w:rsid w:val="00F97F8D"/>
    <w:rsid w:val="00FA01C1"/>
    <w:rsid w:val="00FA0328"/>
    <w:rsid w:val="00FA05D3"/>
    <w:rsid w:val="00FA0908"/>
    <w:rsid w:val="00FA10FC"/>
    <w:rsid w:val="00FA1208"/>
    <w:rsid w:val="00FA2026"/>
    <w:rsid w:val="00FA219C"/>
    <w:rsid w:val="00FA23FA"/>
    <w:rsid w:val="00FA2FEA"/>
    <w:rsid w:val="00FA369E"/>
    <w:rsid w:val="00FA3D86"/>
    <w:rsid w:val="00FA3F6A"/>
    <w:rsid w:val="00FA477E"/>
    <w:rsid w:val="00FA485B"/>
    <w:rsid w:val="00FA4E6F"/>
    <w:rsid w:val="00FA519E"/>
    <w:rsid w:val="00FA5472"/>
    <w:rsid w:val="00FA5D86"/>
    <w:rsid w:val="00FA5F5B"/>
    <w:rsid w:val="00FA621F"/>
    <w:rsid w:val="00FA62ED"/>
    <w:rsid w:val="00FA650F"/>
    <w:rsid w:val="00FA6871"/>
    <w:rsid w:val="00FA6A5F"/>
    <w:rsid w:val="00FA6BA1"/>
    <w:rsid w:val="00FA6C41"/>
    <w:rsid w:val="00FA75D2"/>
    <w:rsid w:val="00FA7623"/>
    <w:rsid w:val="00FA7868"/>
    <w:rsid w:val="00FA7D39"/>
    <w:rsid w:val="00FA7EC3"/>
    <w:rsid w:val="00FA7F90"/>
    <w:rsid w:val="00FA7FB5"/>
    <w:rsid w:val="00FB00D1"/>
    <w:rsid w:val="00FB05C4"/>
    <w:rsid w:val="00FB08DB"/>
    <w:rsid w:val="00FB0A0B"/>
    <w:rsid w:val="00FB0B71"/>
    <w:rsid w:val="00FB0C2B"/>
    <w:rsid w:val="00FB0CD2"/>
    <w:rsid w:val="00FB0D10"/>
    <w:rsid w:val="00FB0FFA"/>
    <w:rsid w:val="00FB10B3"/>
    <w:rsid w:val="00FB1153"/>
    <w:rsid w:val="00FB1C8D"/>
    <w:rsid w:val="00FB1F70"/>
    <w:rsid w:val="00FB2628"/>
    <w:rsid w:val="00FB3435"/>
    <w:rsid w:val="00FB3504"/>
    <w:rsid w:val="00FB3A77"/>
    <w:rsid w:val="00FB3B61"/>
    <w:rsid w:val="00FB3CB1"/>
    <w:rsid w:val="00FB4157"/>
    <w:rsid w:val="00FB420E"/>
    <w:rsid w:val="00FB4A0C"/>
    <w:rsid w:val="00FB4F24"/>
    <w:rsid w:val="00FB5185"/>
    <w:rsid w:val="00FB5205"/>
    <w:rsid w:val="00FB52C6"/>
    <w:rsid w:val="00FB5306"/>
    <w:rsid w:val="00FB5978"/>
    <w:rsid w:val="00FB7306"/>
    <w:rsid w:val="00FB7D43"/>
    <w:rsid w:val="00FB7F35"/>
    <w:rsid w:val="00FC058E"/>
    <w:rsid w:val="00FC07BC"/>
    <w:rsid w:val="00FC0B29"/>
    <w:rsid w:val="00FC11F8"/>
    <w:rsid w:val="00FC14D2"/>
    <w:rsid w:val="00FC1B3E"/>
    <w:rsid w:val="00FC1D73"/>
    <w:rsid w:val="00FC2740"/>
    <w:rsid w:val="00FC2C3C"/>
    <w:rsid w:val="00FC2E4D"/>
    <w:rsid w:val="00FC2FE5"/>
    <w:rsid w:val="00FC301B"/>
    <w:rsid w:val="00FC32B5"/>
    <w:rsid w:val="00FC3FAF"/>
    <w:rsid w:val="00FC4191"/>
    <w:rsid w:val="00FC434E"/>
    <w:rsid w:val="00FC487F"/>
    <w:rsid w:val="00FC5A0C"/>
    <w:rsid w:val="00FC6251"/>
    <w:rsid w:val="00FC6255"/>
    <w:rsid w:val="00FC62EE"/>
    <w:rsid w:val="00FC653C"/>
    <w:rsid w:val="00FC6784"/>
    <w:rsid w:val="00FC6BCB"/>
    <w:rsid w:val="00FC6E8F"/>
    <w:rsid w:val="00FC72E5"/>
    <w:rsid w:val="00FC7818"/>
    <w:rsid w:val="00FD0138"/>
    <w:rsid w:val="00FD01B3"/>
    <w:rsid w:val="00FD13B6"/>
    <w:rsid w:val="00FD1F4B"/>
    <w:rsid w:val="00FD26E9"/>
    <w:rsid w:val="00FD3541"/>
    <w:rsid w:val="00FD377A"/>
    <w:rsid w:val="00FD39EE"/>
    <w:rsid w:val="00FD473A"/>
    <w:rsid w:val="00FD498F"/>
    <w:rsid w:val="00FD5446"/>
    <w:rsid w:val="00FD6B5A"/>
    <w:rsid w:val="00FD77A9"/>
    <w:rsid w:val="00FD78F1"/>
    <w:rsid w:val="00FD7FB6"/>
    <w:rsid w:val="00FE086C"/>
    <w:rsid w:val="00FE09D8"/>
    <w:rsid w:val="00FE10AE"/>
    <w:rsid w:val="00FE1235"/>
    <w:rsid w:val="00FE135A"/>
    <w:rsid w:val="00FE1A8C"/>
    <w:rsid w:val="00FE1BDF"/>
    <w:rsid w:val="00FE26BB"/>
    <w:rsid w:val="00FE2B4A"/>
    <w:rsid w:val="00FE2D83"/>
    <w:rsid w:val="00FE2E61"/>
    <w:rsid w:val="00FE2F96"/>
    <w:rsid w:val="00FE3DEA"/>
    <w:rsid w:val="00FE3E16"/>
    <w:rsid w:val="00FE4BB8"/>
    <w:rsid w:val="00FE549D"/>
    <w:rsid w:val="00FE58D5"/>
    <w:rsid w:val="00FE6E2B"/>
    <w:rsid w:val="00FE722F"/>
    <w:rsid w:val="00FE7A3E"/>
    <w:rsid w:val="00FE7AC9"/>
    <w:rsid w:val="00FF080F"/>
    <w:rsid w:val="00FF0DAD"/>
    <w:rsid w:val="00FF1157"/>
    <w:rsid w:val="00FF12D3"/>
    <w:rsid w:val="00FF1600"/>
    <w:rsid w:val="00FF1660"/>
    <w:rsid w:val="00FF1A43"/>
    <w:rsid w:val="00FF1F73"/>
    <w:rsid w:val="00FF200B"/>
    <w:rsid w:val="00FF2533"/>
    <w:rsid w:val="00FF2930"/>
    <w:rsid w:val="00FF2959"/>
    <w:rsid w:val="00FF2D3A"/>
    <w:rsid w:val="00FF2D8A"/>
    <w:rsid w:val="00FF2E17"/>
    <w:rsid w:val="00FF2E60"/>
    <w:rsid w:val="00FF34F1"/>
    <w:rsid w:val="00FF365A"/>
    <w:rsid w:val="00FF402E"/>
    <w:rsid w:val="00FF527B"/>
    <w:rsid w:val="00FF599E"/>
    <w:rsid w:val="00FF6FA7"/>
    <w:rsid w:val="00FF7029"/>
    <w:rsid w:val="00FF764E"/>
    <w:rsid w:val="0558F1CD"/>
    <w:rsid w:val="064CA8B3"/>
    <w:rsid w:val="08C604C8"/>
    <w:rsid w:val="0A8A7C80"/>
    <w:rsid w:val="0D4FC187"/>
    <w:rsid w:val="11C2BF65"/>
    <w:rsid w:val="12015485"/>
    <w:rsid w:val="1311B660"/>
    <w:rsid w:val="141155BA"/>
    <w:rsid w:val="14926C0B"/>
    <w:rsid w:val="172948B7"/>
    <w:rsid w:val="174E0C68"/>
    <w:rsid w:val="1C0DE879"/>
    <w:rsid w:val="1C833F1B"/>
    <w:rsid w:val="1E979711"/>
    <w:rsid w:val="1F4EF282"/>
    <w:rsid w:val="206B3710"/>
    <w:rsid w:val="247EA36C"/>
    <w:rsid w:val="255FC451"/>
    <w:rsid w:val="290B148B"/>
    <w:rsid w:val="2961399E"/>
    <w:rsid w:val="2C675D6D"/>
    <w:rsid w:val="2F4033E6"/>
    <w:rsid w:val="30E7D14E"/>
    <w:rsid w:val="35E1F394"/>
    <w:rsid w:val="39685857"/>
    <w:rsid w:val="3B0B6926"/>
    <w:rsid w:val="3CD662A4"/>
    <w:rsid w:val="3D9976A6"/>
    <w:rsid w:val="3E1748EE"/>
    <w:rsid w:val="3F695624"/>
    <w:rsid w:val="437E9E85"/>
    <w:rsid w:val="4A2A3231"/>
    <w:rsid w:val="4C8C1F54"/>
    <w:rsid w:val="4FE7F4FF"/>
    <w:rsid w:val="528F2B0A"/>
    <w:rsid w:val="57F02864"/>
    <w:rsid w:val="5987E316"/>
    <w:rsid w:val="5A88CE87"/>
    <w:rsid w:val="67C41DF0"/>
    <w:rsid w:val="67D8D532"/>
    <w:rsid w:val="67FA99CB"/>
    <w:rsid w:val="6F29984A"/>
    <w:rsid w:val="71FD1953"/>
    <w:rsid w:val="76D80F9A"/>
    <w:rsid w:val="77AACEB7"/>
    <w:rsid w:val="78B46F15"/>
    <w:rsid w:val="791643F9"/>
    <w:rsid w:val="7B2A85EE"/>
    <w:rsid w:val="7B366E1C"/>
    <w:rsid w:val="7C4389D0"/>
    <w:rsid w:val="7CCB7312"/>
    <w:rsid w:val="7EAF49B1"/>
    <w:rsid w:val="7F29107B"/>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479BE"/>
  <w15:chartTrackingRefBased/>
  <w15:docId w15:val="{25661633-2889-4DE5-A291-88EB302D5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252"/>
    <w:pPr>
      <w:spacing w:line="278" w:lineRule="auto"/>
      <w:jc w:val="both"/>
    </w:pPr>
    <w:rPr>
      <w:rFonts w:ascii="Times New Roman" w:hAnsi="Times New Roman"/>
      <w:szCs w:val="24"/>
    </w:rPr>
  </w:style>
  <w:style w:type="paragraph" w:styleId="Ttulo1">
    <w:name w:val="heading 1"/>
    <w:basedOn w:val="Normal"/>
    <w:next w:val="Normal"/>
    <w:link w:val="Ttulo1Car"/>
    <w:uiPriority w:val="9"/>
    <w:qFormat/>
    <w:rsid w:val="00772302"/>
    <w:pPr>
      <w:keepNext/>
      <w:keepLines/>
      <w:spacing w:before="360" w:after="80"/>
      <w:outlineLvl w:val="0"/>
    </w:pPr>
    <w:rPr>
      <w:rFonts w:eastAsiaTheme="majorEastAsia" w:cstheme="majorBidi"/>
      <w:color w:val="0F4761" w:themeColor="accent1" w:themeShade="BF"/>
      <w:sz w:val="40"/>
      <w:szCs w:val="40"/>
    </w:rPr>
  </w:style>
  <w:style w:type="paragraph" w:styleId="Ttulo2">
    <w:name w:val="heading 2"/>
    <w:basedOn w:val="Normal"/>
    <w:next w:val="Normal"/>
    <w:link w:val="Ttulo2Car"/>
    <w:uiPriority w:val="9"/>
    <w:unhideWhenUsed/>
    <w:qFormat/>
    <w:rsid w:val="00FC487F"/>
    <w:pPr>
      <w:keepNext/>
      <w:keepLines/>
      <w:spacing w:before="160" w:after="80"/>
      <w:outlineLvl w:val="1"/>
    </w:pPr>
    <w:rPr>
      <w:rFonts w:eastAsiaTheme="majorEastAsia" w:cstheme="majorBidi"/>
      <w:color w:val="0F4761" w:themeColor="accent1" w:themeShade="BF"/>
      <w:sz w:val="32"/>
      <w:szCs w:val="32"/>
    </w:rPr>
  </w:style>
  <w:style w:type="paragraph" w:styleId="Ttulo3">
    <w:name w:val="heading 3"/>
    <w:basedOn w:val="Normal"/>
    <w:next w:val="Normal"/>
    <w:link w:val="Ttulo3Car"/>
    <w:uiPriority w:val="9"/>
    <w:unhideWhenUsed/>
    <w:qFormat/>
    <w:rsid w:val="00277ED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277ED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77ED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77ED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77ED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77ED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77ED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302"/>
    <w:rPr>
      <w:rFonts w:ascii="Times New Roman" w:eastAsiaTheme="majorEastAsia" w:hAnsi="Times New Roman" w:cstheme="majorBidi"/>
      <w:color w:val="0F4761" w:themeColor="accent1" w:themeShade="BF"/>
      <w:sz w:val="40"/>
      <w:szCs w:val="40"/>
    </w:rPr>
  </w:style>
  <w:style w:type="character" w:customStyle="1" w:styleId="Ttulo2Car">
    <w:name w:val="Título 2 Car"/>
    <w:basedOn w:val="Fuentedeprrafopredeter"/>
    <w:link w:val="Ttulo2"/>
    <w:uiPriority w:val="9"/>
    <w:rsid w:val="00FC487F"/>
    <w:rPr>
      <w:rFonts w:ascii="Times New Roman" w:eastAsiaTheme="majorEastAsia" w:hAnsi="Times New Roman" w:cstheme="majorBidi"/>
      <w:color w:val="0F4761" w:themeColor="accent1" w:themeShade="BF"/>
      <w:sz w:val="32"/>
      <w:szCs w:val="32"/>
    </w:rPr>
  </w:style>
  <w:style w:type="character" w:customStyle="1" w:styleId="Ttulo3Car">
    <w:name w:val="Título 3 Car"/>
    <w:basedOn w:val="Fuentedeprrafopredeter"/>
    <w:link w:val="Ttulo3"/>
    <w:uiPriority w:val="9"/>
    <w:rsid w:val="00277ED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277ED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77ED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77ED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77ED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77ED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77ED0"/>
    <w:rPr>
      <w:rFonts w:eastAsiaTheme="majorEastAsia" w:cstheme="majorBidi"/>
      <w:color w:val="272727" w:themeColor="text1" w:themeTint="D8"/>
    </w:rPr>
  </w:style>
  <w:style w:type="paragraph" w:styleId="Ttulo">
    <w:name w:val="Title"/>
    <w:basedOn w:val="Normal"/>
    <w:next w:val="Normal"/>
    <w:link w:val="TtuloCar"/>
    <w:uiPriority w:val="10"/>
    <w:qFormat/>
    <w:rsid w:val="00277E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77ED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77ED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77ED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77ED0"/>
    <w:pPr>
      <w:spacing w:before="160"/>
      <w:jc w:val="center"/>
    </w:pPr>
    <w:rPr>
      <w:i/>
      <w:iCs/>
      <w:color w:val="404040" w:themeColor="text1" w:themeTint="BF"/>
    </w:rPr>
  </w:style>
  <w:style w:type="character" w:customStyle="1" w:styleId="CitaCar">
    <w:name w:val="Cita Car"/>
    <w:basedOn w:val="Fuentedeprrafopredeter"/>
    <w:link w:val="Cita"/>
    <w:uiPriority w:val="29"/>
    <w:rsid w:val="00277ED0"/>
    <w:rPr>
      <w:i/>
      <w:iCs/>
      <w:color w:val="404040" w:themeColor="text1" w:themeTint="BF"/>
    </w:rPr>
  </w:style>
  <w:style w:type="paragraph" w:styleId="Prrafodelista">
    <w:name w:val="List Paragraph"/>
    <w:basedOn w:val="Normal"/>
    <w:qFormat/>
    <w:rsid w:val="00277ED0"/>
    <w:pPr>
      <w:ind w:left="720"/>
      <w:contextualSpacing/>
    </w:pPr>
  </w:style>
  <w:style w:type="character" w:styleId="nfasisintenso">
    <w:name w:val="Intense Emphasis"/>
    <w:basedOn w:val="Fuentedeprrafopredeter"/>
    <w:uiPriority w:val="21"/>
    <w:qFormat/>
    <w:rsid w:val="00277ED0"/>
    <w:rPr>
      <w:i/>
      <w:iCs/>
      <w:color w:val="0F4761" w:themeColor="accent1" w:themeShade="BF"/>
    </w:rPr>
  </w:style>
  <w:style w:type="paragraph" w:styleId="Citadestacada">
    <w:name w:val="Intense Quote"/>
    <w:basedOn w:val="Normal"/>
    <w:next w:val="Normal"/>
    <w:link w:val="CitadestacadaCar"/>
    <w:uiPriority w:val="30"/>
    <w:qFormat/>
    <w:rsid w:val="00277E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77ED0"/>
    <w:rPr>
      <w:i/>
      <w:iCs/>
      <w:color w:val="0F4761" w:themeColor="accent1" w:themeShade="BF"/>
    </w:rPr>
  </w:style>
  <w:style w:type="character" w:styleId="Referenciaintensa">
    <w:name w:val="Intense Reference"/>
    <w:basedOn w:val="Fuentedeprrafopredeter"/>
    <w:uiPriority w:val="32"/>
    <w:qFormat/>
    <w:rsid w:val="00277ED0"/>
    <w:rPr>
      <w:b/>
      <w:bCs/>
      <w:smallCaps/>
      <w:color w:val="0F4761" w:themeColor="accent1" w:themeShade="BF"/>
      <w:spacing w:val="5"/>
    </w:rPr>
  </w:style>
  <w:style w:type="paragraph" w:styleId="Sinespaciado">
    <w:name w:val="No Spacing"/>
    <w:link w:val="SinespaciadoCar"/>
    <w:uiPriority w:val="1"/>
    <w:qFormat/>
    <w:rsid w:val="00277ED0"/>
    <w:pPr>
      <w:spacing w:after="0" w:line="240" w:lineRule="auto"/>
    </w:pPr>
    <w:rPr>
      <w:sz w:val="24"/>
      <w:szCs w:val="24"/>
    </w:rPr>
  </w:style>
  <w:style w:type="character" w:customStyle="1" w:styleId="SinespaciadoCar">
    <w:name w:val="Sin espaciado Car"/>
    <w:basedOn w:val="Fuentedeprrafopredeter"/>
    <w:link w:val="Sinespaciado"/>
    <w:uiPriority w:val="1"/>
    <w:rsid w:val="00277ED0"/>
    <w:rPr>
      <w:sz w:val="24"/>
      <w:szCs w:val="24"/>
    </w:rPr>
  </w:style>
  <w:style w:type="paragraph" w:styleId="TtuloTDC">
    <w:name w:val="TOC Heading"/>
    <w:basedOn w:val="Ttulo1"/>
    <w:next w:val="Normal"/>
    <w:uiPriority w:val="39"/>
    <w:unhideWhenUsed/>
    <w:qFormat/>
    <w:rsid w:val="00666423"/>
    <w:pPr>
      <w:spacing w:before="240" w:after="0" w:line="259" w:lineRule="auto"/>
      <w:jc w:val="left"/>
      <w:outlineLvl w:val="9"/>
    </w:pPr>
    <w:rPr>
      <w:kern w:val="0"/>
      <w:sz w:val="32"/>
      <w:szCs w:val="32"/>
      <w:lang w:eastAsia="es-MX"/>
      <w14:ligatures w14:val="none"/>
    </w:rPr>
  </w:style>
  <w:style w:type="paragraph" w:styleId="TDC1">
    <w:name w:val="toc 1"/>
    <w:basedOn w:val="Normal"/>
    <w:next w:val="Normal"/>
    <w:autoRedefine/>
    <w:uiPriority w:val="39"/>
    <w:unhideWhenUsed/>
    <w:rsid w:val="00666423"/>
    <w:pPr>
      <w:spacing w:after="100"/>
    </w:pPr>
  </w:style>
  <w:style w:type="paragraph" w:styleId="TDC2">
    <w:name w:val="toc 2"/>
    <w:basedOn w:val="Normal"/>
    <w:next w:val="Normal"/>
    <w:autoRedefine/>
    <w:uiPriority w:val="39"/>
    <w:unhideWhenUsed/>
    <w:rsid w:val="00666423"/>
    <w:pPr>
      <w:spacing w:after="100"/>
      <w:ind w:left="220"/>
    </w:pPr>
  </w:style>
  <w:style w:type="character" w:styleId="Hipervnculo">
    <w:name w:val="Hyperlink"/>
    <w:basedOn w:val="Fuentedeprrafopredeter"/>
    <w:uiPriority w:val="99"/>
    <w:unhideWhenUsed/>
    <w:rsid w:val="00666423"/>
    <w:rPr>
      <w:color w:val="467886" w:themeColor="hyperlink"/>
      <w:u w:val="single"/>
    </w:rPr>
  </w:style>
  <w:style w:type="character" w:styleId="Mencinsinresolver">
    <w:name w:val="Unresolved Mention"/>
    <w:basedOn w:val="Fuentedeprrafopredeter"/>
    <w:uiPriority w:val="99"/>
    <w:semiHidden/>
    <w:unhideWhenUsed/>
    <w:rsid w:val="00D62E15"/>
    <w:rPr>
      <w:color w:val="605E5C"/>
      <w:shd w:val="clear" w:color="auto" w:fill="E1DFDD"/>
    </w:rPr>
  </w:style>
  <w:style w:type="paragraph" w:styleId="Bibliografa">
    <w:name w:val="Bibliography"/>
    <w:basedOn w:val="Normal"/>
    <w:next w:val="Normal"/>
    <w:uiPriority w:val="37"/>
    <w:unhideWhenUsed/>
    <w:rsid w:val="009416BB"/>
  </w:style>
  <w:style w:type="character" w:styleId="Hipervnculovisitado">
    <w:name w:val="FollowedHyperlink"/>
    <w:basedOn w:val="Fuentedeprrafopredeter"/>
    <w:uiPriority w:val="99"/>
    <w:semiHidden/>
    <w:unhideWhenUsed/>
    <w:rsid w:val="00D56CE4"/>
    <w:rPr>
      <w:color w:val="96607D" w:themeColor="followedHyperlink"/>
      <w:u w:val="single"/>
    </w:rPr>
  </w:style>
  <w:style w:type="paragraph" w:styleId="Descripcin">
    <w:name w:val="caption"/>
    <w:basedOn w:val="Normal"/>
    <w:next w:val="Normal"/>
    <w:uiPriority w:val="35"/>
    <w:unhideWhenUsed/>
    <w:qFormat/>
    <w:rsid w:val="00383F5C"/>
    <w:pPr>
      <w:spacing w:after="200" w:line="240" w:lineRule="auto"/>
    </w:pPr>
    <w:rPr>
      <w:i/>
      <w:iCs/>
      <w:color w:val="0E2841" w:themeColor="text2"/>
      <w:sz w:val="18"/>
      <w:szCs w:val="18"/>
    </w:rPr>
  </w:style>
  <w:style w:type="paragraph" w:styleId="TDC3">
    <w:name w:val="toc 3"/>
    <w:basedOn w:val="Normal"/>
    <w:next w:val="Normal"/>
    <w:autoRedefine/>
    <w:uiPriority w:val="39"/>
    <w:unhideWhenUsed/>
    <w:rsid w:val="000170F8"/>
    <w:pPr>
      <w:spacing w:after="100"/>
      <w:ind w:left="440"/>
    </w:pPr>
  </w:style>
  <w:style w:type="paragraph" w:styleId="Tabladeilustraciones">
    <w:name w:val="table of figures"/>
    <w:basedOn w:val="Normal"/>
    <w:next w:val="Normal"/>
    <w:uiPriority w:val="99"/>
    <w:unhideWhenUsed/>
    <w:rsid w:val="00274790"/>
    <w:pPr>
      <w:spacing w:after="0"/>
      <w:jc w:val="left"/>
    </w:pPr>
    <w:rPr>
      <w:rFonts w:asciiTheme="minorHAnsi" w:hAnsiTheme="minorHAnsi"/>
      <w:i/>
      <w:iCs/>
      <w:sz w:val="20"/>
      <w:szCs w:val="20"/>
    </w:rPr>
  </w:style>
  <w:style w:type="paragraph" w:styleId="Encabezado">
    <w:name w:val="header"/>
    <w:basedOn w:val="Normal"/>
    <w:link w:val="EncabezadoCar"/>
    <w:uiPriority w:val="99"/>
    <w:unhideWhenUsed/>
    <w:rsid w:val="00304AA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04AAB"/>
    <w:rPr>
      <w:rFonts w:ascii="Times New Roman" w:hAnsi="Times New Roman"/>
      <w:szCs w:val="24"/>
    </w:rPr>
  </w:style>
  <w:style w:type="paragraph" w:styleId="Piedepgina">
    <w:name w:val="footer"/>
    <w:basedOn w:val="Normal"/>
    <w:link w:val="PiedepginaCar"/>
    <w:uiPriority w:val="99"/>
    <w:unhideWhenUsed/>
    <w:rsid w:val="00304AA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04AAB"/>
    <w:rPr>
      <w:rFonts w:ascii="Times New Roman" w:hAnsi="Times New Roman"/>
      <w:szCs w:val="24"/>
    </w:rPr>
  </w:style>
  <w:style w:type="character" w:styleId="Refdecomentario">
    <w:name w:val="annotation reference"/>
    <w:basedOn w:val="Fuentedeprrafopredeter"/>
    <w:uiPriority w:val="99"/>
    <w:semiHidden/>
    <w:unhideWhenUsed/>
    <w:rsid w:val="00304AAB"/>
    <w:rPr>
      <w:sz w:val="16"/>
      <w:szCs w:val="16"/>
    </w:rPr>
  </w:style>
  <w:style w:type="paragraph" w:styleId="Textocomentario">
    <w:name w:val="annotation text"/>
    <w:basedOn w:val="Normal"/>
    <w:link w:val="TextocomentarioCar"/>
    <w:uiPriority w:val="99"/>
    <w:unhideWhenUsed/>
    <w:rsid w:val="00304AAB"/>
    <w:pPr>
      <w:spacing w:line="240" w:lineRule="auto"/>
    </w:pPr>
    <w:rPr>
      <w:sz w:val="20"/>
      <w:szCs w:val="20"/>
    </w:rPr>
  </w:style>
  <w:style w:type="character" w:customStyle="1" w:styleId="TextocomentarioCar">
    <w:name w:val="Texto comentario Car"/>
    <w:basedOn w:val="Fuentedeprrafopredeter"/>
    <w:link w:val="Textocomentario"/>
    <w:uiPriority w:val="99"/>
    <w:rsid w:val="00304AAB"/>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304AAB"/>
    <w:rPr>
      <w:b/>
      <w:bCs/>
    </w:rPr>
  </w:style>
  <w:style w:type="character" w:customStyle="1" w:styleId="AsuntodelcomentarioCar">
    <w:name w:val="Asunto del comentario Car"/>
    <w:basedOn w:val="TextocomentarioCar"/>
    <w:link w:val="Asuntodelcomentario"/>
    <w:uiPriority w:val="99"/>
    <w:semiHidden/>
    <w:rsid w:val="00304AAB"/>
    <w:rPr>
      <w:rFonts w:ascii="Times New Roman" w:hAnsi="Times New Roman"/>
      <w:b/>
      <w:bCs/>
      <w:sz w:val="20"/>
      <w:szCs w:val="20"/>
    </w:rPr>
  </w:style>
  <w:style w:type="paragraph" w:styleId="Textonotapie">
    <w:name w:val="footnote text"/>
    <w:basedOn w:val="Normal"/>
    <w:link w:val="TextonotapieCar"/>
    <w:uiPriority w:val="99"/>
    <w:semiHidden/>
    <w:unhideWhenUsed/>
    <w:rsid w:val="00304AAB"/>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04AAB"/>
    <w:rPr>
      <w:rFonts w:ascii="Times New Roman" w:hAnsi="Times New Roman"/>
      <w:sz w:val="20"/>
      <w:szCs w:val="20"/>
    </w:rPr>
  </w:style>
  <w:style w:type="character" w:styleId="Refdenotaalpie">
    <w:name w:val="footnote reference"/>
    <w:basedOn w:val="Fuentedeprrafopredeter"/>
    <w:uiPriority w:val="99"/>
    <w:semiHidden/>
    <w:unhideWhenUsed/>
    <w:rsid w:val="00304AAB"/>
    <w:rPr>
      <w:vertAlign w:val="superscript"/>
    </w:rPr>
  </w:style>
  <w:style w:type="table" w:styleId="Tablaconcuadrcula">
    <w:name w:val="Table Grid"/>
    <w:basedOn w:val="Tablanormal"/>
    <w:uiPriority w:val="39"/>
    <w:rsid w:val="006266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B04F99"/>
    <w:rPr>
      <w:color w:val="666666"/>
    </w:rPr>
  </w:style>
  <w:style w:type="table" w:customStyle="1" w:styleId="Tablaconcuadrcula1">
    <w:name w:val="Tabla con cuadrícula1"/>
    <w:basedOn w:val="Tablanormal"/>
    <w:next w:val="Tablaconcuadrcula"/>
    <w:uiPriority w:val="39"/>
    <w:rsid w:val="00B04F99"/>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B04F99"/>
    <w:rPr>
      <w:b/>
      <w:bCs/>
    </w:rPr>
  </w:style>
  <w:style w:type="paragraph" w:styleId="NormalWeb">
    <w:name w:val="Normal (Web)"/>
    <w:basedOn w:val="Normal"/>
    <w:uiPriority w:val="99"/>
    <w:semiHidden/>
    <w:unhideWhenUsed/>
    <w:rsid w:val="00B04F99"/>
    <w:rPr>
      <w:rFonts w:cs="Times New Roman"/>
      <w:sz w:val="24"/>
    </w:rPr>
  </w:style>
  <w:style w:type="paragraph" w:styleId="Revisin">
    <w:name w:val="Revision"/>
    <w:hidden/>
    <w:uiPriority w:val="99"/>
    <w:semiHidden/>
    <w:rsid w:val="00B04F99"/>
    <w:pPr>
      <w:spacing w:after="0" w:line="240" w:lineRule="auto"/>
    </w:pPr>
    <w:rPr>
      <w:rFonts w:ascii="Times New Roman" w:hAnsi="Times New Roman"/>
      <w:szCs w:val="24"/>
    </w:rPr>
  </w:style>
  <w:style w:type="table" w:styleId="Tablaconcuadrculaclara">
    <w:name w:val="Grid Table Light"/>
    <w:basedOn w:val="Tablanormal"/>
    <w:uiPriority w:val="40"/>
    <w:rsid w:val="00E97ED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E97ED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DC4">
    <w:name w:val="toc 4"/>
    <w:basedOn w:val="Normal"/>
    <w:next w:val="Normal"/>
    <w:autoRedefine/>
    <w:uiPriority w:val="39"/>
    <w:unhideWhenUsed/>
    <w:rsid w:val="001E03A6"/>
    <w:pPr>
      <w:spacing w:after="100"/>
      <w:ind w:left="720"/>
      <w:jc w:val="left"/>
    </w:pPr>
    <w:rPr>
      <w:rFonts w:asciiTheme="minorHAnsi" w:eastAsiaTheme="minorEastAsia" w:hAnsiTheme="minorHAnsi"/>
      <w:sz w:val="24"/>
      <w:lang w:eastAsia="es-MX"/>
    </w:rPr>
  </w:style>
  <w:style w:type="paragraph" w:styleId="TDC5">
    <w:name w:val="toc 5"/>
    <w:basedOn w:val="Normal"/>
    <w:next w:val="Normal"/>
    <w:autoRedefine/>
    <w:uiPriority w:val="39"/>
    <w:unhideWhenUsed/>
    <w:rsid w:val="001E03A6"/>
    <w:pPr>
      <w:spacing w:after="100"/>
      <w:ind w:left="960"/>
      <w:jc w:val="left"/>
    </w:pPr>
    <w:rPr>
      <w:rFonts w:asciiTheme="minorHAnsi" w:eastAsiaTheme="minorEastAsia" w:hAnsiTheme="minorHAnsi"/>
      <w:sz w:val="24"/>
      <w:lang w:eastAsia="es-MX"/>
    </w:rPr>
  </w:style>
  <w:style w:type="paragraph" w:styleId="TDC6">
    <w:name w:val="toc 6"/>
    <w:basedOn w:val="Normal"/>
    <w:next w:val="Normal"/>
    <w:autoRedefine/>
    <w:uiPriority w:val="39"/>
    <w:unhideWhenUsed/>
    <w:rsid w:val="001E03A6"/>
    <w:pPr>
      <w:spacing w:after="100"/>
      <w:ind w:left="1200"/>
      <w:jc w:val="left"/>
    </w:pPr>
    <w:rPr>
      <w:rFonts w:asciiTheme="minorHAnsi" w:eastAsiaTheme="minorEastAsia" w:hAnsiTheme="minorHAnsi"/>
      <w:sz w:val="24"/>
      <w:lang w:eastAsia="es-MX"/>
    </w:rPr>
  </w:style>
  <w:style w:type="paragraph" w:styleId="TDC7">
    <w:name w:val="toc 7"/>
    <w:basedOn w:val="Normal"/>
    <w:next w:val="Normal"/>
    <w:autoRedefine/>
    <w:uiPriority w:val="39"/>
    <w:unhideWhenUsed/>
    <w:rsid w:val="001E03A6"/>
    <w:pPr>
      <w:spacing w:after="100"/>
      <w:ind w:left="1440"/>
      <w:jc w:val="left"/>
    </w:pPr>
    <w:rPr>
      <w:rFonts w:asciiTheme="minorHAnsi" w:eastAsiaTheme="minorEastAsia" w:hAnsiTheme="minorHAnsi"/>
      <w:sz w:val="24"/>
      <w:lang w:eastAsia="es-MX"/>
    </w:rPr>
  </w:style>
  <w:style w:type="paragraph" w:styleId="TDC8">
    <w:name w:val="toc 8"/>
    <w:basedOn w:val="Normal"/>
    <w:next w:val="Normal"/>
    <w:autoRedefine/>
    <w:uiPriority w:val="39"/>
    <w:unhideWhenUsed/>
    <w:rsid w:val="001E03A6"/>
    <w:pPr>
      <w:spacing w:after="100"/>
      <w:ind w:left="1680"/>
      <w:jc w:val="left"/>
    </w:pPr>
    <w:rPr>
      <w:rFonts w:asciiTheme="minorHAnsi" w:eastAsiaTheme="minorEastAsia" w:hAnsiTheme="minorHAnsi"/>
      <w:sz w:val="24"/>
      <w:lang w:eastAsia="es-MX"/>
    </w:rPr>
  </w:style>
  <w:style w:type="paragraph" w:styleId="TDC9">
    <w:name w:val="toc 9"/>
    <w:basedOn w:val="Normal"/>
    <w:next w:val="Normal"/>
    <w:autoRedefine/>
    <w:uiPriority w:val="39"/>
    <w:unhideWhenUsed/>
    <w:rsid w:val="001E03A6"/>
    <w:pPr>
      <w:spacing w:after="100"/>
      <w:ind w:left="1920"/>
      <w:jc w:val="left"/>
    </w:pPr>
    <w:rPr>
      <w:rFonts w:asciiTheme="minorHAnsi" w:eastAsiaTheme="minorEastAsia" w:hAnsiTheme="minorHAnsi"/>
      <w:sz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225">
      <w:bodyDiv w:val="1"/>
      <w:marLeft w:val="0"/>
      <w:marRight w:val="0"/>
      <w:marTop w:val="0"/>
      <w:marBottom w:val="0"/>
      <w:divBdr>
        <w:top w:val="none" w:sz="0" w:space="0" w:color="auto"/>
        <w:left w:val="none" w:sz="0" w:space="0" w:color="auto"/>
        <w:bottom w:val="none" w:sz="0" w:space="0" w:color="auto"/>
        <w:right w:val="none" w:sz="0" w:space="0" w:color="auto"/>
      </w:divBdr>
    </w:div>
    <w:div w:id="357894">
      <w:bodyDiv w:val="1"/>
      <w:marLeft w:val="0"/>
      <w:marRight w:val="0"/>
      <w:marTop w:val="0"/>
      <w:marBottom w:val="0"/>
      <w:divBdr>
        <w:top w:val="none" w:sz="0" w:space="0" w:color="auto"/>
        <w:left w:val="none" w:sz="0" w:space="0" w:color="auto"/>
        <w:bottom w:val="none" w:sz="0" w:space="0" w:color="auto"/>
        <w:right w:val="none" w:sz="0" w:space="0" w:color="auto"/>
      </w:divBdr>
    </w:div>
    <w:div w:id="671426">
      <w:bodyDiv w:val="1"/>
      <w:marLeft w:val="0"/>
      <w:marRight w:val="0"/>
      <w:marTop w:val="0"/>
      <w:marBottom w:val="0"/>
      <w:divBdr>
        <w:top w:val="none" w:sz="0" w:space="0" w:color="auto"/>
        <w:left w:val="none" w:sz="0" w:space="0" w:color="auto"/>
        <w:bottom w:val="none" w:sz="0" w:space="0" w:color="auto"/>
        <w:right w:val="none" w:sz="0" w:space="0" w:color="auto"/>
      </w:divBdr>
    </w:div>
    <w:div w:id="744853">
      <w:bodyDiv w:val="1"/>
      <w:marLeft w:val="0"/>
      <w:marRight w:val="0"/>
      <w:marTop w:val="0"/>
      <w:marBottom w:val="0"/>
      <w:divBdr>
        <w:top w:val="none" w:sz="0" w:space="0" w:color="auto"/>
        <w:left w:val="none" w:sz="0" w:space="0" w:color="auto"/>
        <w:bottom w:val="none" w:sz="0" w:space="0" w:color="auto"/>
        <w:right w:val="none" w:sz="0" w:space="0" w:color="auto"/>
      </w:divBdr>
    </w:div>
    <w:div w:id="1049236">
      <w:bodyDiv w:val="1"/>
      <w:marLeft w:val="0"/>
      <w:marRight w:val="0"/>
      <w:marTop w:val="0"/>
      <w:marBottom w:val="0"/>
      <w:divBdr>
        <w:top w:val="none" w:sz="0" w:space="0" w:color="auto"/>
        <w:left w:val="none" w:sz="0" w:space="0" w:color="auto"/>
        <w:bottom w:val="none" w:sz="0" w:space="0" w:color="auto"/>
        <w:right w:val="none" w:sz="0" w:space="0" w:color="auto"/>
      </w:divBdr>
    </w:div>
    <w:div w:id="1054335">
      <w:bodyDiv w:val="1"/>
      <w:marLeft w:val="0"/>
      <w:marRight w:val="0"/>
      <w:marTop w:val="0"/>
      <w:marBottom w:val="0"/>
      <w:divBdr>
        <w:top w:val="none" w:sz="0" w:space="0" w:color="auto"/>
        <w:left w:val="none" w:sz="0" w:space="0" w:color="auto"/>
        <w:bottom w:val="none" w:sz="0" w:space="0" w:color="auto"/>
        <w:right w:val="none" w:sz="0" w:space="0" w:color="auto"/>
      </w:divBdr>
    </w:div>
    <w:div w:id="1055706">
      <w:bodyDiv w:val="1"/>
      <w:marLeft w:val="0"/>
      <w:marRight w:val="0"/>
      <w:marTop w:val="0"/>
      <w:marBottom w:val="0"/>
      <w:divBdr>
        <w:top w:val="none" w:sz="0" w:space="0" w:color="auto"/>
        <w:left w:val="none" w:sz="0" w:space="0" w:color="auto"/>
        <w:bottom w:val="none" w:sz="0" w:space="0" w:color="auto"/>
        <w:right w:val="none" w:sz="0" w:space="0" w:color="auto"/>
      </w:divBdr>
    </w:div>
    <w:div w:id="1125236">
      <w:bodyDiv w:val="1"/>
      <w:marLeft w:val="0"/>
      <w:marRight w:val="0"/>
      <w:marTop w:val="0"/>
      <w:marBottom w:val="0"/>
      <w:divBdr>
        <w:top w:val="none" w:sz="0" w:space="0" w:color="auto"/>
        <w:left w:val="none" w:sz="0" w:space="0" w:color="auto"/>
        <w:bottom w:val="none" w:sz="0" w:space="0" w:color="auto"/>
        <w:right w:val="none" w:sz="0" w:space="0" w:color="auto"/>
      </w:divBdr>
    </w:div>
    <w:div w:id="1275397">
      <w:bodyDiv w:val="1"/>
      <w:marLeft w:val="0"/>
      <w:marRight w:val="0"/>
      <w:marTop w:val="0"/>
      <w:marBottom w:val="0"/>
      <w:divBdr>
        <w:top w:val="none" w:sz="0" w:space="0" w:color="auto"/>
        <w:left w:val="none" w:sz="0" w:space="0" w:color="auto"/>
        <w:bottom w:val="none" w:sz="0" w:space="0" w:color="auto"/>
        <w:right w:val="none" w:sz="0" w:space="0" w:color="auto"/>
      </w:divBdr>
    </w:div>
    <w:div w:id="1398723">
      <w:bodyDiv w:val="1"/>
      <w:marLeft w:val="0"/>
      <w:marRight w:val="0"/>
      <w:marTop w:val="0"/>
      <w:marBottom w:val="0"/>
      <w:divBdr>
        <w:top w:val="none" w:sz="0" w:space="0" w:color="auto"/>
        <w:left w:val="none" w:sz="0" w:space="0" w:color="auto"/>
        <w:bottom w:val="none" w:sz="0" w:space="0" w:color="auto"/>
        <w:right w:val="none" w:sz="0" w:space="0" w:color="auto"/>
      </w:divBdr>
    </w:div>
    <w:div w:id="1443049">
      <w:bodyDiv w:val="1"/>
      <w:marLeft w:val="0"/>
      <w:marRight w:val="0"/>
      <w:marTop w:val="0"/>
      <w:marBottom w:val="0"/>
      <w:divBdr>
        <w:top w:val="none" w:sz="0" w:space="0" w:color="auto"/>
        <w:left w:val="none" w:sz="0" w:space="0" w:color="auto"/>
        <w:bottom w:val="none" w:sz="0" w:space="0" w:color="auto"/>
        <w:right w:val="none" w:sz="0" w:space="0" w:color="auto"/>
      </w:divBdr>
    </w:div>
    <w:div w:id="1444947">
      <w:bodyDiv w:val="1"/>
      <w:marLeft w:val="0"/>
      <w:marRight w:val="0"/>
      <w:marTop w:val="0"/>
      <w:marBottom w:val="0"/>
      <w:divBdr>
        <w:top w:val="none" w:sz="0" w:space="0" w:color="auto"/>
        <w:left w:val="none" w:sz="0" w:space="0" w:color="auto"/>
        <w:bottom w:val="none" w:sz="0" w:space="0" w:color="auto"/>
        <w:right w:val="none" w:sz="0" w:space="0" w:color="auto"/>
      </w:divBdr>
    </w:div>
    <w:div w:id="1782059">
      <w:bodyDiv w:val="1"/>
      <w:marLeft w:val="0"/>
      <w:marRight w:val="0"/>
      <w:marTop w:val="0"/>
      <w:marBottom w:val="0"/>
      <w:divBdr>
        <w:top w:val="none" w:sz="0" w:space="0" w:color="auto"/>
        <w:left w:val="none" w:sz="0" w:space="0" w:color="auto"/>
        <w:bottom w:val="none" w:sz="0" w:space="0" w:color="auto"/>
        <w:right w:val="none" w:sz="0" w:space="0" w:color="auto"/>
      </w:divBdr>
    </w:div>
    <w:div w:id="1974513">
      <w:bodyDiv w:val="1"/>
      <w:marLeft w:val="0"/>
      <w:marRight w:val="0"/>
      <w:marTop w:val="0"/>
      <w:marBottom w:val="0"/>
      <w:divBdr>
        <w:top w:val="none" w:sz="0" w:space="0" w:color="auto"/>
        <w:left w:val="none" w:sz="0" w:space="0" w:color="auto"/>
        <w:bottom w:val="none" w:sz="0" w:space="0" w:color="auto"/>
        <w:right w:val="none" w:sz="0" w:space="0" w:color="auto"/>
      </w:divBdr>
    </w:div>
    <w:div w:id="2125409">
      <w:bodyDiv w:val="1"/>
      <w:marLeft w:val="0"/>
      <w:marRight w:val="0"/>
      <w:marTop w:val="0"/>
      <w:marBottom w:val="0"/>
      <w:divBdr>
        <w:top w:val="none" w:sz="0" w:space="0" w:color="auto"/>
        <w:left w:val="none" w:sz="0" w:space="0" w:color="auto"/>
        <w:bottom w:val="none" w:sz="0" w:space="0" w:color="auto"/>
        <w:right w:val="none" w:sz="0" w:space="0" w:color="auto"/>
      </w:divBdr>
    </w:div>
    <w:div w:id="2166766">
      <w:bodyDiv w:val="1"/>
      <w:marLeft w:val="0"/>
      <w:marRight w:val="0"/>
      <w:marTop w:val="0"/>
      <w:marBottom w:val="0"/>
      <w:divBdr>
        <w:top w:val="none" w:sz="0" w:space="0" w:color="auto"/>
        <w:left w:val="none" w:sz="0" w:space="0" w:color="auto"/>
        <w:bottom w:val="none" w:sz="0" w:space="0" w:color="auto"/>
        <w:right w:val="none" w:sz="0" w:space="0" w:color="auto"/>
      </w:divBdr>
    </w:div>
    <w:div w:id="2248060">
      <w:bodyDiv w:val="1"/>
      <w:marLeft w:val="0"/>
      <w:marRight w:val="0"/>
      <w:marTop w:val="0"/>
      <w:marBottom w:val="0"/>
      <w:divBdr>
        <w:top w:val="none" w:sz="0" w:space="0" w:color="auto"/>
        <w:left w:val="none" w:sz="0" w:space="0" w:color="auto"/>
        <w:bottom w:val="none" w:sz="0" w:space="0" w:color="auto"/>
        <w:right w:val="none" w:sz="0" w:space="0" w:color="auto"/>
      </w:divBdr>
    </w:div>
    <w:div w:id="2633267">
      <w:bodyDiv w:val="1"/>
      <w:marLeft w:val="0"/>
      <w:marRight w:val="0"/>
      <w:marTop w:val="0"/>
      <w:marBottom w:val="0"/>
      <w:divBdr>
        <w:top w:val="none" w:sz="0" w:space="0" w:color="auto"/>
        <w:left w:val="none" w:sz="0" w:space="0" w:color="auto"/>
        <w:bottom w:val="none" w:sz="0" w:space="0" w:color="auto"/>
        <w:right w:val="none" w:sz="0" w:space="0" w:color="auto"/>
      </w:divBdr>
    </w:div>
    <w:div w:id="2784444">
      <w:bodyDiv w:val="1"/>
      <w:marLeft w:val="0"/>
      <w:marRight w:val="0"/>
      <w:marTop w:val="0"/>
      <w:marBottom w:val="0"/>
      <w:divBdr>
        <w:top w:val="none" w:sz="0" w:space="0" w:color="auto"/>
        <w:left w:val="none" w:sz="0" w:space="0" w:color="auto"/>
        <w:bottom w:val="none" w:sz="0" w:space="0" w:color="auto"/>
        <w:right w:val="none" w:sz="0" w:space="0" w:color="auto"/>
      </w:divBdr>
    </w:div>
    <w:div w:id="3097512">
      <w:bodyDiv w:val="1"/>
      <w:marLeft w:val="0"/>
      <w:marRight w:val="0"/>
      <w:marTop w:val="0"/>
      <w:marBottom w:val="0"/>
      <w:divBdr>
        <w:top w:val="none" w:sz="0" w:space="0" w:color="auto"/>
        <w:left w:val="none" w:sz="0" w:space="0" w:color="auto"/>
        <w:bottom w:val="none" w:sz="0" w:space="0" w:color="auto"/>
        <w:right w:val="none" w:sz="0" w:space="0" w:color="auto"/>
      </w:divBdr>
    </w:div>
    <w:div w:id="3292326">
      <w:bodyDiv w:val="1"/>
      <w:marLeft w:val="0"/>
      <w:marRight w:val="0"/>
      <w:marTop w:val="0"/>
      <w:marBottom w:val="0"/>
      <w:divBdr>
        <w:top w:val="none" w:sz="0" w:space="0" w:color="auto"/>
        <w:left w:val="none" w:sz="0" w:space="0" w:color="auto"/>
        <w:bottom w:val="none" w:sz="0" w:space="0" w:color="auto"/>
        <w:right w:val="none" w:sz="0" w:space="0" w:color="auto"/>
      </w:divBdr>
    </w:div>
    <w:div w:id="3360516">
      <w:bodyDiv w:val="1"/>
      <w:marLeft w:val="0"/>
      <w:marRight w:val="0"/>
      <w:marTop w:val="0"/>
      <w:marBottom w:val="0"/>
      <w:divBdr>
        <w:top w:val="none" w:sz="0" w:space="0" w:color="auto"/>
        <w:left w:val="none" w:sz="0" w:space="0" w:color="auto"/>
        <w:bottom w:val="none" w:sz="0" w:space="0" w:color="auto"/>
        <w:right w:val="none" w:sz="0" w:space="0" w:color="auto"/>
      </w:divBdr>
    </w:div>
    <w:div w:id="3434638">
      <w:bodyDiv w:val="1"/>
      <w:marLeft w:val="0"/>
      <w:marRight w:val="0"/>
      <w:marTop w:val="0"/>
      <w:marBottom w:val="0"/>
      <w:divBdr>
        <w:top w:val="none" w:sz="0" w:space="0" w:color="auto"/>
        <w:left w:val="none" w:sz="0" w:space="0" w:color="auto"/>
        <w:bottom w:val="none" w:sz="0" w:space="0" w:color="auto"/>
        <w:right w:val="none" w:sz="0" w:space="0" w:color="auto"/>
      </w:divBdr>
    </w:div>
    <w:div w:id="3628152">
      <w:bodyDiv w:val="1"/>
      <w:marLeft w:val="0"/>
      <w:marRight w:val="0"/>
      <w:marTop w:val="0"/>
      <w:marBottom w:val="0"/>
      <w:divBdr>
        <w:top w:val="none" w:sz="0" w:space="0" w:color="auto"/>
        <w:left w:val="none" w:sz="0" w:space="0" w:color="auto"/>
        <w:bottom w:val="none" w:sz="0" w:space="0" w:color="auto"/>
        <w:right w:val="none" w:sz="0" w:space="0" w:color="auto"/>
      </w:divBdr>
    </w:div>
    <w:div w:id="3633694">
      <w:bodyDiv w:val="1"/>
      <w:marLeft w:val="0"/>
      <w:marRight w:val="0"/>
      <w:marTop w:val="0"/>
      <w:marBottom w:val="0"/>
      <w:divBdr>
        <w:top w:val="none" w:sz="0" w:space="0" w:color="auto"/>
        <w:left w:val="none" w:sz="0" w:space="0" w:color="auto"/>
        <w:bottom w:val="none" w:sz="0" w:space="0" w:color="auto"/>
        <w:right w:val="none" w:sz="0" w:space="0" w:color="auto"/>
      </w:divBdr>
    </w:div>
    <w:div w:id="3751391">
      <w:bodyDiv w:val="1"/>
      <w:marLeft w:val="0"/>
      <w:marRight w:val="0"/>
      <w:marTop w:val="0"/>
      <w:marBottom w:val="0"/>
      <w:divBdr>
        <w:top w:val="none" w:sz="0" w:space="0" w:color="auto"/>
        <w:left w:val="none" w:sz="0" w:space="0" w:color="auto"/>
        <w:bottom w:val="none" w:sz="0" w:space="0" w:color="auto"/>
        <w:right w:val="none" w:sz="0" w:space="0" w:color="auto"/>
      </w:divBdr>
    </w:div>
    <w:div w:id="3753004">
      <w:bodyDiv w:val="1"/>
      <w:marLeft w:val="0"/>
      <w:marRight w:val="0"/>
      <w:marTop w:val="0"/>
      <w:marBottom w:val="0"/>
      <w:divBdr>
        <w:top w:val="none" w:sz="0" w:space="0" w:color="auto"/>
        <w:left w:val="none" w:sz="0" w:space="0" w:color="auto"/>
        <w:bottom w:val="none" w:sz="0" w:space="0" w:color="auto"/>
        <w:right w:val="none" w:sz="0" w:space="0" w:color="auto"/>
      </w:divBdr>
    </w:div>
    <w:div w:id="3830308">
      <w:bodyDiv w:val="1"/>
      <w:marLeft w:val="0"/>
      <w:marRight w:val="0"/>
      <w:marTop w:val="0"/>
      <w:marBottom w:val="0"/>
      <w:divBdr>
        <w:top w:val="none" w:sz="0" w:space="0" w:color="auto"/>
        <w:left w:val="none" w:sz="0" w:space="0" w:color="auto"/>
        <w:bottom w:val="none" w:sz="0" w:space="0" w:color="auto"/>
        <w:right w:val="none" w:sz="0" w:space="0" w:color="auto"/>
      </w:divBdr>
    </w:div>
    <w:div w:id="4022533">
      <w:bodyDiv w:val="1"/>
      <w:marLeft w:val="0"/>
      <w:marRight w:val="0"/>
      <w:marTop w:val="0"/>
      <w:marBottom w:val="0"/>
      <w:divBdr>
        <w:top w:val="none" w:sz="0" w:space="0" w:color="auto"/>
        <w:left w:val="none" w:sz="0" w:space="0" w:color="auto"/>
        <w:bottom w:val="none" w:sz="0" w:space="0" w:color="auto"/>
        <w:right w:val="none" w:sz="0" w:space="0" w:color="auto"/>
      </w:divBdr>
    </w:div>
    <w:div w:id="4138641">
      <w:bodyDiv w:val="1"/>
      <w:marLeft w:val="0"/>
      <w:marRight w:val="0"/>
      <w:marTop w:val="0"/>
      <w:marBottom w:val="0"/>
      <w:divBdr>
        <w:top w:val="none" w:sz="0" w:space="0" w:color="auto"/>
        <w:left w:val="none" w:sz="0" w:space="0" w:color="auto"/>
        <w:bottom w:val="none" w:sz="0" w:space="0" w:color="auto"/>
        <w:right w:val="none" w:sz="0" w:space="0" w:color="auto"/>
      </w:divBdr>
    </w:div>
    <w:div w:id="4141238">
      <w:bodyDiv w:val="1"/>
      <w:marLeft w:val="0"/>
      <w:marRight w:val="0"/>
      <w:marTop w:val="0"/>
      <w:marBottom w:val="0"/>
      <w:divBdr>
        <w:top w:val="none" w:sz="0" w:space="0" w:color="auto"/>
        <w:left w:val="none" w:sz="0" w:space="0" w:color="auto"/>
        <w:bottom w:val="none" w:sz="0" w:space="0" w:color="auto"/>
        <w:right w:val="none" w:sz="0" w:space="0" w:color="auto"/>
      </w:divBdr>
    </w:div>
    <w:div w:id="4207999">
      <w:bodyDiv w:val="1"/>
      <w:marLeft w:val="0"/>
      <w:marRight w:val="0"/>
      <w:marTop w:val="0"/>
      <w:marBottom w:val="0"/>
      <w:divBdr>
        <w:top w:val="none" w:sz="0" w:space="0" w:color="auto"/>
        <w:left w:val="none" w:sz="0" w:space="0" w:color="auto"/>
        <w:bottom w:val="none" w:sz="0" w:space="0" w:color="auto"/>
        <w:right w:val="none" w:sz="0" w:space="0" w:color="auto"/>
      </w:divBdr>
    </w:div>
    <w:div w:id="4285476">
      <w:bodyDiv w:val="1"/>
      <w:marLeft w:val="0"/>
      <w:marRight w:val="0"/>
      <w:marTop w:val="0"/>
      <w:marBottom w:val="0"/>
      <w:divBdr>
        <w:top w:val="none" w:sz="0" w:space="0" w:color="auto"/>
        <w:left w:val="none" w:sz="0" w:space="0" w:color="auto"/>
        <w:bottom w:val="none" w:sz="0" w:space="0" w:color="auto"/>
        <w:right w:val="none" w:sz="0" w:space="0" w:color="auto"/>
      </w:divBdr>
    </w:div>
    <w:div w:id="4285639">
      <w:bodyDiv w:val="1"/>
      <w:marLeft w:val="0"/>
      <w:marRight w:val="0"/>
      <w:marTop w:val="0"/>
      <w:marBottom w:val="0"/>
      <w:divBdr>
        <w:top w:val="none" w:sz="0" w:space="0" w:color="auto"/>
        <w:left w:val="none" w:sz="0" w:space="0" w:color="auto"/>
        <w:bottom w:val="none" w:sz="0" w:space="0" w:color="auto"/>
        <w:right w:val="none" w:sz="0" w:space="0" w:color="auto"/>
      </w:divBdr>
    </w:div>
    <w:div w:id="4867001">
      <w:bodyDiv w:val="1"/>
      <w:marLeft w:val="0"/>
      <w:marRight w:val="0"/>
      <w:marTop w:val="0"/>
      <w:marBottom w:val="0"/>
      <w:divBdr>
        <w:top w:val="none" w:sz="0" w:space="0" w:color="auto"/>
        <w:left w:val="none" w:sz="0" w:space="0" w:color="auto"/>
        <w:bottom w:val="none" w:sz="0" w:space="0" w:color="auto"/>
        <w:right w:val="none" w:sz="0" w:space="0" w:color="auto"/>
      </w:divBdr>
    </w:div>
    <w:div w:id="4942087">
      <w:bodyDiv w:val="1"/>
      <w:marLeft w:val="0"/>
      <w:marRight w:val="0"/>
      <w:marTop w:val="0"/>
      <w:marBottom w:val="0"/>
      <w:divBdr>
        <w:top w:val="none" w:sz="0" w:space="0" w:color="auto"/>
        <w:left w:val="none" w:sz="0" w:space="0" w:color="auto"/>
        <w:bottom w:val="none" w:sz="0" w:space="0" w:color="auto"/>
        <w:right w:val="none" w:sz="0" w:space="0" w:color="auto"/>
      </w:divBdr>
    </w:div>
    <w:div w:id="4945260">
      <w:bodyDiv w:val="1"/>
      <w:marLeft w:val="0"/>
      <w:marRight w:val="0"/>
      <w:marTop w:val="0"/>
      <w:marBottom w:val="0"/>
      <w:divBdr>
        <w:top w:val="none" w:sz="0" w:space="0" w:color="auto"/>
        <w:left w:val="none" w:sz="0" w:space="0" w:color="auto"/>
        <w:bottom w:val="none" w:sz="0" w:space="0" w:color="auto"/>
        <w:right w:val="none" w:sz="0" w:space="0" w:color="auto"/>
      </w:divBdr>
    </w:div>
    <w:div w:id="5251113">
      <w:bodyDiv w:val="1"/>
      <w:marLeft w:val="0"/>
      <w:marRight w:val="0"/>
      <w:marTop w:val="0"/>
      <w:marBottom w:val="0"/>
      <w:divBdr>
        <w:top w:val="none" w:sz="0" w:space="0" w:color="auto"/>
        <w:left w:val="none" w:sz="0" w:space="0" w:color="auto"/>
        <w:bottom w:val="none" w:sz="0" w:space="0" w:color="auto"/>
        <w:right w:val="none" w:sz="0" w:space="0" w:color="auto"/>
      </w:divBdr>
    </w:div>
    <w:div w:id="5329736">
      <w:bodyDiv w:val="1"/>
      <w:marLeft w:val="0"/>
      <w:marRight w:val="0"/>
      <w:marTop w:val="0"/>
      <w:marBottom w:val="0"/>
      <w:divBdr>
        <w:top w:val="none" w:sz="0" w:space="0" w:color="auto"/>
        <w:left w:val="none" w:sz="0" w:space="0" w:color="auto"/>
        <w:bottom w:val="none" w:sz="0" w:space="0" w:color="auto"/>
        <w:right w:val="none" w:sz="0" w:space="0" w:color="auto"/>
      </w:divBdr>
    </w:div>
    <w:div w:id="5595111">
      <w:bodyDiv w:val="1"/>
      <w:marLeft w:val="0"/>
      <w:marRight w:val="0"/>
      <w:marTop w:val="0"/>
      <w:marBottom w:val="0"/>
      <w:divBdr>
        <w:top w:val="none" w:sz="0" w:space="0" w:color="auto"/>
        <w:left w:val="none" w:sz="0" w:space="0" w:color="auto"/>
        <w:bottom w:val="none" w:sz="0" w:space="0" w:color="auto"/>
        <w:right w:val="none" w:sz="0" w:space="0" w:color="auto"/>
      </w:divBdr>
    </w:div>
    <w:div w:id="5639085">
      <w:bodyDiv w:val="1"/>
      <w:marLeft w:val="0"/>
      <w:marRight w:val="0"/>
      <w:marTop w:val="0"/>
      <w:marBottom w:val="0"/>
      <w:divBdr>
        <w:top w:val="none" w:sz="0" w:space="0" w:color="auto"/>
        <w:left w:val="none" w:sz="0" w:space="0" w:color="auto"/>
        <w:bottom w:val="none" w:sz="0" w:space="0" w:color="auto"/>
        <w:right w:val="none" w:sz="0" w:space="0" w:color="auto"/>
      </w:divBdr>
    </w:div>
    <w:div w:id="5837386">
      <w:bodyDiv w:val="1"/>
      <w:marLeft w:val="0"/>
      <w:marRight w:val="0"/>
      <w:marTop w:val="0"/>
      <w:marBottom w:val="0"/>
      <w:divBdr>
        <w:top w:val="none" w:sz="0" w:space="0" w:color="auto"/>
        <w:left w:val="none" w:sz="0" w:space="0" w:color="auto"/>
        <w:bottom w:val="none" w:sz="0" w:space="0" w:color="auto"/>
        <w:right w:val="none" w:sz="0" w:space="0" w:color="auto"/>
      </w:divBdr>
    </w:div>
    <w:div w:id="5909997">
      <w:bodyDiv w:val="1"/>
      <w:marLeft w:val="0"/>
      <w:marRight w:val="0"/>
      <w:marTop w:val="0"/>
      <w:marBottom w:val="0"/>
      <w:divBdr>
        <w:top w:val="none" w:sz="0" w:space="0" w:color="auto"/>
        <w:left w:val="none" w:sz="0" w:space="0" w:color="auto"/>
        <w:bottom w:val="none" w:sz="0" w:space="0" w:color="auto"/>
        <w:right w:val="none" w:sz="0" w:space="0" w:color="auto"/>
      </w:divBdr>
    </w:div>
    <w:div w:id="6173854">
      <w:bodyDiv w:val="1"/>
      <w:marLeft w:val="0"/>
      <w:marRight w:val="0"/>
      <w:marTop w:val="0"/>
      <w:marBottom w:val="0"/>
      <w:divBdr>
        <w:top w:val="none" w:sz="0" w:space="0" w:color="auto"/>
        <w:left w:val="none" w:sz="0" w:space="0" w:color="auto"/>
        <w:bottom w:val="none" w:sz="0" w:space="0" w:color="auto"/>
        <w:right w:val="none" w:sz="0" w:space="0" w:color="auto"/>
      </w:divBdr>
    </w:div>
    <w:div w:id="6443945">
      <w:bodyDiv w:val="1"/>
      <w:marLeft w:val="0"/>
      <w:marRight w:val="0"/>
      <w:marTop w:val="0"/>
      <w:marBottom w:val="0"/>
      <w:divBdr>
        <w:top w:val="none" w:sz="0" w:space="0" w:color="auto"/>
        <w:left w:val="none" w:sz="0" w:space="0" w:color="auto"/>
        <w:bottom w:val="none" w:sz="0" w:space="0" w:color="auto"/>
        <w:right w:val="none" w:sz="0" w:space="0" w:color="auto"/>
      </w:divBdr>
    </w:div>
    <w:div w:id="6445506">
      <w:bodyDiv w:val="1"/>
      <w:marLeft w:val="0"/>
      <w:marRight w:val="0"/>
      <w:marTop w:val="0"/>
      <w:marBottom w:val="0"/>
      <w:divBdr>
        <w:top w:val="none" w:sz="0" w:space="0" w:color="auto"/>
        <w:left w:val="none" w:sz="0" w:space="0" w:color="auto"/>
        <w:bottom w:val="none" w:sz="0" w:space="0" w:color="auto"/>
        <w:right w:val="none" w:sz="0" w:space="0" w:color="auto"/>
      </w:divBdr>
    </w:div>
    <w:div w:id="6687183">
      <w:bodyDiv w:val="1"/>
      <w:marLeft w:val="0"/>
      <w:marRight w:val="0"/>
      <w:marTop w:val="0"/>
      <w:marBottom w:val="0"/>
      <w:divBdr>
        <w:top w:val="none" w:sz="0" w:space="0" w:color="auto"/>
        <w:left w:val="none" w:sz="0" w:space="0" w:color="auto"/>
        <w:bottom w:val="none" w:sz="0" w:space="0" w:color="auto"/>
        <w:right w:val="none" w:sz="0" w:space="0" w:color="auto"/>
      </w:divBdr>
    </w:div>
    <w:div w:id="7030001">
      <w:bodyDiv w:val="1"/>
      <w:marLeft w:val="0"/>
      <w:marRight w:val="0"/>
      <w:marTop w:val="0"/>
      <w:marBottom w:val="0"/>
      <w:divBdr>
        <w:top w:val="none" w:sz="0" w:space="0" w:color="auto"/>
        <w:left w:val="none" w:sz="0" w:space="0" w:color="auto"/>
        <w:bottom w:val="none" w:sz="0" w:space="0" w:color="auto"/>
        <w:right w:val="none" w:sz="0" w:space="0" w:color="auto"/>
      </w:divBdr>
    </w:div>
    <w:div w:id="7097738">
      <w:bodyDiv w:val="1"/>
      <w:marLeft w:val="0"/>
      <w:marRight w:val="0"/>
      <w:marTop w:val="0"/>
      <w:marBottom w:val="0"/>
      <w:divBdr>
        <w:top w:val="none" w:sz="0" w:space="0" w:color="auto"/>
        <w:left w:val="none" w:sz="0" w:space="0" w:color="auto"/>
        <w:bottom w:val="none" w:sz="0" w:space="0" w:color="auto"/>
        <w:right w:val="none" w:sz="0" w:space="0" w:color="auto"/>
      </w:divBdr>
    </w:div>
    <w:div w:id="7174060">
      <w:bodyDiv w:val="1"/>
      <w:marLeft w:val="0"/>
      <w:marRight w:val="0"/>
      <w:marTop w:val="0"/>
      <w:marBottom w:val="0"/>
      <w:divBdr>
        <w:top w:val="none" w:sz="0" w:space="0" w:color="auto"/>
        <w:left w:val="none" w:sz="0" w:space="0" w:color="auto"/>
        <w:bottom w:val="none" w:sz="0" w:space="0" w:color="auto"/>
        <w:right w:val="none" w:sz="0" w:space="0" w:color="auto"/>
      </w:divBdr>
    </w:div>
    <w:div w:id="7485904">
      <w:bodyDiv w:val="1"/>
      <w:marLeft w:val="0"/>
      <w:marRight w:val="0"/>
      <w:marTop w:val="0"/>
      <w:marBottom w:val="0"/>
      <w:divBdr>
        <w:top w:val="none" w:sz="0" w:space="0" w:color="auto"/>
        <w:left w:val="none" w:sz="0" w:space="0" w:color="auto"/>
        <w:bottom w:val="none" w:sz="0" w:space="0" w:color="auto"/>
        <w:right w:val="none" w:sz="0" w:space="0" w:color="auto"/>
      </w:divBdr>
    </w:div>
    <w:div w:id="7607458">
      <w:bodyDiv w:val="1"/>
      <w:marLeft w:val="0"/>
      <w:marRight w:val="0"/>
      <w:marTop w:val="0"/>
      <w:marBottom w:val="0"/>
      <w:divBdr>
        <w:top w:val="none" w:sz="0" w:space="0" w:color="auto"/>
        <w:left w:val="none" w:sz="0" w:space="0" w:color="auto"/>
        <w:bottom w:val="none" w:sz="0" w:space="0" w:color="auto"/>
        <w:right w:val="none" w:sz="0" w:space="0" w:color="auto"/>
      </w:divBdr>
    </w:div>
    <w:div w:id="7954216">
      <w:bodyDiv w:val="1"/>
      <w:marLeft w:val="0"/>
      <w:marRight w:val="0"/>
      <w:marTop w:val="0"/>
      <w:marBottom w:val="0"/>
      <w:divBdr>
        <w:top w:val="none" w:sz="0" w:space="0" w:color="auto"/>
        <w:left w:val="none" w:sz="0" w:space="0" w:color="auto"/>
        <w:bottom w:val="none" w:sz="0" w:space="0" w:color="auto"/>
        <w:right w:val="none" w:sz="0" w:space="0" w:color="auto"/>
      </w:divBdr>
    </w:div>
    <w:div w:id="8063555">
      <w:bodyDiv w:val="1"/>
      <w:marLeft w:val="0"/>
      <w:marRight w:val="0"/>
      <w:marTop w:val="0"/>
      <w:marBottom w:val="0"/>
      <w:divBdr>
        <w:top w:val="none" w:sz="0" w:space="0" w:color="auto"/>
        <w:left w:val="none" w:sz="0" w:space="0" w:color="auto"/>
        <w:bottom w:val="none" w:sz="0" w:space="0" w:color="auto"/>
        <w:right w:val="none" w:sz="0" w:space="0" w:color="auto"/>
      </w:divBdr>
    </w:div>
    <w:div w:id="8143383">
      <w:bodyDiv w:val="1"/>
      <w:marLeft w:val="0"/>
      <w:marRight w:val="0"/>
      <w:marTop w:val="0"/>
      <w:marBottom w:val="0"/>
      <w:divBdr>
        <w:top w:val="none" w:sz="0" w:space="0" w:color="auto"/>
        <w:left w:val="none" w:sz="0" w:space="0" w:color="auto"/>
        <w:bottom w:val="none" w:sz="0" w:space="0" w:color="auto"/>
        <w:right w:val="none" w:sz="0" w:space="0" w:color="auto"/>
      </w:divBdr>
    </w:div>
    <w:div w:id="8341877">
      <w:bodyDiv w:val="1"/>
      <w:marLeft w:val="0"/>
      <w:marRight w:val="0"/>
      <w:marTop w:val="0"/>
      <w:marBottom w:val="0"/>
      <w:divBdr>
        <w:top w:val="none" w:sz="0" w:space="0" w:color="auto"/>
        <w:left w:val="none" w:sz="0" w:space="0" w:color="auto"/>
        <w:bottom w:val="none" w:sz="0" w:space="0" w:color="auto"/>
        <w:right w:val="none" w:sz="0" w:space="0" w:color="auto"/>
      </w:divBdr>
    </w:div>
    <w:div w:id="8680654">
      <w:bodyDiv w:val="1"/>
      <w:marLeft w:val="0"/>
      <w:marRight w:val="0"/>
      <w:marTop w:val="0"/>
      <w:marBottom w:val="0"/>
      <w:divBdr>
        <w:top w:val="none" w:sz="0" w:space="0" w:color="auto"/>
        <w:left w:val="none" w:sz="0" w:space="0" w:color="auto"/>
        <w:bottom w:val="none" w:sz="0" w:space="0" w:color="auto"/>
        <w:right w:val="none" w:sz="0" w:space="0" w:color="auto"/>
      </w:divBdr>
    </w:div>
    <w:div w:id="9263569">
      <w:bodyDiv w:val="1"/>
      <w:marLeft w:val="0"/>
      <w:marRight w:val="0"/>
      <w:marTop w:val="0"/>
      <w:marBottom w:val="0"/>
      <w:divBdr>
        <w:top w:val="none" w:sz="0" w:space="0" w:color="auto"/>
        <w:left w:val="none" w:sz="0" w:space="0" w:color="auto"/>
        <w:bottom w:val="none" w:sz="0" w:space="0" w:color="auto"/>
        <w:right w:val="none" w:sz="0" w:space="0" w:color="auto"/>
      </w:divBdr>
    </w:div>
    <w:div w:id="9308430">
      <w:bodyDiv w:val="1"/>
      <w:marLeft w:val="0"/>
      <w:marRight w:val="0"/>
      <w:marTop w:val="0"/>
      <w:marBottom w:val="0"/>
      <w:divBdr>
        <w:top w:val="none" w:sz="0" w:space="0" w:color="auto"/>
        <w:left w:val="none" w:sz="0" w:space="0" w:color="auto"/>
        <w:bottom w:val="none" w:sz="0" w:space="0" w:color="auto"/>
        <w:right w:val="none" w:sz="0" w:space="0" w:color="auto"/>
      </w:divBdr>
    </w:div>
    <w:div w:id="10180299">
      <w:bodyDiv w:val="1"/>
      <w:marLeft w:val="0"/>
      <w:marRight w:val="0"/>
      <w:marTop w:val="0"/>
      <w:marBottom w:val="0"/>
      <w:divBdr>
        <w:top w:val="none" w:sz="0" w:space="0" w:color="auto"/>
        <w:left w:val="none" w:sz="0" w:space="0" w:color="auto"/>
        <w:bottom w:val="none" w:sz="0" w:space="0" w:color="auto"/>
        <w:right w:val="none" w:sz="0" w:space="0" w:color="auto"/>
      </w:divBdr>
    </w:div>
    <w:div w:id="10300974">
      <w:bodyDiv w:val="1"/>
      <w:marLeft w:val="0"/>
      <w:marRight w:val="0"/>
      <w:marTop w:val="0"/>
      <w:marBottom w:val="0"/>
      <w:divBdr>
        <w:top w:val="none" w:sz="0" w:space="0" w:color="auto"/>
        <w:left w:val="none" w:sz="0" w:space="0" w:color="auto"/>
        <w:bottom w:val="none" w:sz="0" w:space="0" w:color="auto"/>
        <w:right w:val="none" w:sz="0" w:space="0" w:color="auto"/>
      </w:divBdr>
    </w:div>
    <w:div w:id="10381719">
      <w:bodyDiv w:val="1"/>
      <w:marLeft w:val="0"/>
      <w:marRight w:val="0"/>
      <w:marTop w:val="0"/>
      <w:marBottom w:val="0"/>
      <w:divBdr>
        <w:top w:val="none" w:sz="0" w:space="0" w:color="auto"/>
        <w:left w:val="none" w:sz="0" w:space="0" w:color="auto"/>
        <w:bottom w:val="none" w:sz="0" w:space="0" w:color="auto"/>
        <w:right w:val="none" w:sz="0" w:space="0" w:color="auto"/>
      </w:divBdr>
    </w:div>
    <w:div w:id="10566882">
      <w:bodyDiv w:val="1"/>
      <w:marLeft w:val="0"/>
      <w:marRight w:val="0"/>
      <w:marTop w:val="0"/>
      <w:marBottom w:val="0"/>
      <w:divBdr>
        <w:top w:val="none" w:sz="0" w:space="0" w:color="auto"/>
        <w:left w:val="none" w:sz="0" w:space="0" w:color="auto"/>
        <w:bottom w:val="none" w:sz="0" w:space="0" w:color="auto"/>
        <w:right w:val="none" w:sz="0" w:space="0" w:color="auto"/>
      </w:divBdr>
    </w:div>
    <w:div w:id="10572923">
      <w:bodyDiv w:val="1"/>
      <w:marLeft w:val="0"/>
      <w:marRight w:val="0"/>
      <w:marTop w:val="0"/>
      <w:marBottom w:val="0"/>
      <w:divBdr>
        <w:top w:val="none" w:sz="0" w:space="0" w:color="auto"/>
        <w:left w:val="none" w:sz="0" w:space="0" w:color="auto"/>
        <w:bottom w:val="none" w:sz="0" w:space="0" w:color="auto"/>
        <w:right w:val="none" w:sz="0" w:space="0" w:color="auto"/>
      </w:divBdr>
    </w:div>
    <w:div w:id="11417719">
      <w:bodyDiv w:val="1"/>
      <w:marLeft w:val="0"/>
      <w:marRight w:val="0"/>
      <w:marTop w:val="0"/>
      <w:marBottom w:val="0"/>
      <w:divBdr>
        <w:top w:val="none" w:sz="0" w:space="0" w:color="auto"/>
        <w:left w:val="none" w:sz="0" w:space="0" w:color="auto"/>
        <w:bottom w:val="none" w:sz="0" w:space="0" w:color="auto"/>
        <w:right w:val="none" w:sz="0" w:space="0" w:color="auto"/>
      </w:divBdr>
    </w:div>
    <w:div w:id="11421206">
      <w:bodyDiv w:val="1"/>
      <w:marLeft w:val="0"/>
      <w:marRight w:val="0"/>
      <w:marTop w:val="0"/>
      <w:marBottom w:val="0"/>
      <w:divBdr>
        <w:top w:val="none" w:sz="0" w:space="0" w:color="auto"/>
        <w:left w:val="none" w:sz="0" w:space="0" w:color="auto"/>
        <w:bottom w:val="none" w:sz="0" w:space="0" w:color="auto"/>
        <w:right w:val="none" w:sz="0" w:space="0" w:color="auto"/>
      </w:divBdr>
    </w:div>
    <w:div w:id="11687931">
      <w:bodyDiv w:val="1"/>
      <w:marLeft w:val="0"/>
      <w:marRight w:val="0"/>
      <w:marTop w:val="0"/>
      <w:marBottom w:val="0"/>
      <w:divBdr>
        <w:top w:val="none" w:sz="0" w:space="0" w:color="auto"/>
        <w:left w:val="none" w:sz="0" w:space="0" w:color="auto"/>
        <w:bottom w:val="none" w:sz="0" w:space="0" w:color="auto"/>
        <w:right w:val="none" w:sz="0" w:space="0" w:color="auto"/>
      </w:divBdr>
    </w:div>
    <w:div w:id="11811510">
      <w:bodyDiv w:val="1"/>
      <w:marLeft w:val="0"/>
      <w:marRight w:val="0"/>
      <w:marTop w:val="0"/>
      <w:marBottom w:val="0"/>
      <w:divBdr>
        <w:top w:val="none" w:sz="0" w:space="0" w:color="auto"/>
        <w:left w:val="none" w:sz="0" w:space="0" w:color="auto"/>
        <w:bottom w:val="none" w:sz="0" w:space="0" w:color="auto"/>
        <w:right w:val="none" w:sz="0" w:space="0" w:color="auto"/>
      </w:divBdr>
    </w:div>
    <w:div w:id="11956834">
      <w:bodyDiv w:val="1"/>
      <w:marLeft w:val="0"/>
      <w:marRight w:val="0"/>
      <w:marTop w:val="0"/>
      <w:marBottom w:val="0"/>
      <w:divBdr>
        <w:top w:val="none" w:sz="0" w:space="0" w:color="auto"/>
        <w:left w:val="none" w:sz="0" w:space="0" w:color="auto"/>
        <w:bottom w:val="none" w:sz="0" w:space="0" w:color="auto"/>
        <w:right w:val="none" w:sz="0" w:space="0" w:color="auto"/>
      </w:divBdr>
    </w:div>
    <w:div w:id="12153188">
      <w:bodyDiv w:val="1"/>
      <w:marLeft w:val="0"/>
      <w:marRight w:val="0"/>
      <w:marTop w:val="0"/>
      <w:marBottom w:val="0"/>
      <w:divBdr>
        <w:top w:val="none" w:sz="0" w:space="0" w:color="auto"/>
        <w:left w:val="none" w:sz="0" w:space="0" w:color="auto"/>
        <w:bottom w:val="none" w:sz="0" w:space="0" w:color="auto"/>
        <w:right w:val="none" w:sz="0" w:space="0" w:color="auto"/>
      </w:divBdr>
    </w:div>
    <w:div w:id="12155581">
      <w:bodyDiv w:val="1"/>
      <w:marLeft w:val="0"/>
      <w:marRight w:val="0"/>
      <w:marTop w:val="0"/>
      <w:marBottom w:val="0"/>
      <w:divBdr>
        <w:top w:val="none" w:sz="0" w:space="0" w:color="auto"/>
        <w:left w:val="none" w:sz="0" w:space="0" w:color="auto"/>
        <w:bottom w:val="none" w:sz="0" w:space="0" w:color="auto"/>
        <w:right w:val="none" w:sz="0" w:space="0" w:color="auto"/>
      </w:divBdr>
    </w:div>
    <w:div w:id="12194972">
      <w:bodyDiv w:val="1"/>
      <w:marLeft w:val="0"/>
      <w:marRight w:val="0"/>
      <w:marTop w:val="0"/>
      <w:marBottom w:val="0"/>
      <w:divBdr>
        <w:top w:val="none" w:sz="0" w:space="0" w:color="auto"/>
        <w:left w:val="none" w:sz="0" w:space="0" w:color="auto"/>
        <w:bottom w:val="none" w:sz="0" w:space="0" w:color="auto"/>
        <w:right w:val="none" w:sz="0" w:space="0" w:color="auto"/>
      </w:divBdr>
    </w:div>
    <w:div w:id="13071934">
      <w:bodyDiv w:val="1"/>
      <w:marLeft w:val="0"/>
      <w:marRight w:val="0"/>
      <w:marTop w:val="0"/>
      <w:marBottom w:val="0"/>
      <w:divBdr>
        <w:top w:val="none" w:sz="0" w:space="0" w:color="auto"/>
        <w:left w:val="none" w:sz="0" w:space="0" w:color="auto"/>
        <w:bottom w:val="none" w:sz="0" w:space="0" w:color="auto"/>
        <w:right w:val="none" w:sz="0" w:space="0" w:color="auto"/>
      </w:divBdr>
    </w:div>
    <w:div w:id="13118020">
      <w:bodyDiv w:val="1"/>
      <w:marLeft w:val="0"/>
      <w:marRight w:val="0"/>
      <w:marTop w:val="0"/>
      <w:marBottom w:val="0"/>
      <w:divBdr>
        <w:top w:val="none" w:sz="0" w:space="0" w:color="auto"/>
        <w:left w:val="none" w:sz="0" w:space="0" w:color="auto"/>
        <w:bottom w:val="none" w:sz="0" w:space="0" w:color="auto"/>
        <w:right w:val="none" w:sz="0" w:space="0" w:color="auto"/>
      </w:divBdr>
    </w:div>
    <w:div w:id="13850712">
      <w:bodyDiv w:val="1"/>
      <w:marLeft w:val="0"/>
      <w:marRight w:val="0"/>
      <w:marTop w:val="0"/>
      <w:marBottom w:val="0"/>
      <w:divBdr>
        <w:top w:val="none" w:sz="0" w:space="0" w:color="auto"/>
        <w:left w:val="none" w:sz="0" w:space="0" w:color="auto"/>
        <w:bottom w:val="none" w:sz="0" w:space="0" w:color="auto"/>
        <w:right w:val="none" w:sz="0" w:space="0" w:color="auto"/>
      </w:divBdr>
    </w:div>
    <w:div w:id="13925920">
      <w:bodyDiv w:val="1"/>
      <w:marLeft w:val="0"/>
      <w:marRight w:val="0"/>
      <w:marTop w:val="0"/>
      <w:marBottom w:val="0"/>
      <w:divBdr>
        <w:top w:val="none" w:sz="0" w:space="0" w:color="auto"/>
        <w:left w:val="none" w:sz="0" w:space="0" w:color="auto"/>
        <w:bottom w:val="none" w:sz="0" w:space="0" w:color="auto"/>
        <w:right w:val="none" w:sz="0" w:space="0" w:color="auto"/>
      </w:divBdr>
    </w:div>
    <w:div w:id="14310299">
      <w:bodyDiv w:val="1"/>
      <w:marLeft w:val="0"/>
      <w:marRight w:val="0"/>
      <w:marTop w:val="0"/>
      <w:marBottom w:val="0"/>
      <w:divBdr>
        <w:top w:val="none" w:sz="0" w:space="0" w:color="auto"/>
        <w:left w:val="none" w:sz="0" w:space="0" w:color="auto"/>
        <w:bottom w:val="none" w:sz="0" w:space="0" w:color="auto"/>
        <w:right w:val="none" w:sz="0" w:space="0" w:color="auto"/>
      </w:divBdr>
    </w:div>
    <w:div w:id="14893549">
      <w:bodyDiv w:val="1"/>
      <w:marLeft w:val="0"/>
      <w:marRight w:val="0"/>
      <w:marTop w:val="0"/>
      <w:marBottom w:val="0"/>
      <w:divBdr>
        <w:top w:val="none" w:sz="0" w:space="0" w:color="auto"/>
        <w:left w:val="none" w:sz="0" w:space="0" w:color="auto"/>
        <w:bottom w:val="none" w:sz="0" w:space="0" w:color="auto"/>
        <w:right w:val="none" w:sz="0" w:space="0" w:color="auto"/>
      </w:divBdr>
    </w:div>
    <w:div w:id="14962644">
      <w:bodyDiv w:val="1"/>
      <w:marLeft w:val="0"/>
      <w:marRight w:val="0"/>
      <w:marTop w:val="0"/>
      <w:marBottom w:val="0"/>
      <w:divBdr>
        <w:top w:val="none" w:sz="0" w:space="0" w:color="auto"/>
        <w:left w:val="none" w:sz="0" w:space="0" w:color="auto"/>
        <w:bottom w:val="none" w:sz="0" w:space="0" w:color="auto"/>
        <w:right w:val="none" w:sz="0" w:space="0" w:color="auto"/>
      </w:divBdr>
    </w:div>
    <w:div w:id="15232456">
      <w:bodyDiv w:val="1"/>
      <w:marLeft w:val="0"/>
      <w:marRight w:val="0"/>
      <w:marTop w:val="0"/>
      <w:marBottom w:val="0"/>
      <w:divBdr>
        <w:top w:val="none" w:sz="0" w:space="0" w:color="auto"/>
        <w:left w:val="none" w:sz="0" w:space="0" w:color="auto"/>
        <w:bottom w:val="none" w:sz="0" w:space="0" w:color="auto"/>
        <w:right w:val="none" w:sz="0" w:space="0" w:color="auto"/>
      </w:divBdr>
    </w:div>
    <w:div w:id="15278383">
      <w:bodyDiv w:val="1"/>
      <w:marLeft w:val="0"/>
      <w:marRight w:val="0"/>
      <w:marTop w:val="0"/>
      <w:marBottom w:val="0"/>
      <w:divBdr>
        <w:top w:val="none" w:sz="0" w:space="0" w:color="auto"/>
        <w:left w:val="none" w:sz="0" w:space="0" w:color="auto"/>
        <w:bottom w:val="none" w:sz="0" w:space="0" w:color="auto"/>
        <w:right w:val="none" w:sz="0" w:space="0" w:color="auto"/>
      </w:divBdr>
    </w:div>
    <w:div w:id="15422207">
      <w:bodyDiv w:val="1"/>
      <w:marLeft w:val="0"/>
      <w:marRight w:val="0"/>
      <w:marTop w:val="0"/>
      <w:marBottom w:val="0"/>
      <w:divBdr>
        <w:top w:val="none" w:sz="0" w:space="0" w:color="auto"/>
        <w:left w:val="none" w:sz="0" w:space="0" w:color="auto"/>
        <w:bottom w:val="none" w:sz="0" w:space="0" w:color="auto"/>
        <w:right w:val="none" w:sz="0" w:space="0" w:color="auto"/>
      </w:divBdr>
    </w:div>
    <w:div w:id="15543388">
      <w:bodyDiv w:val="1"/>
      <w:marLeft w:val="0"/>
      <w:marRight w:val="0"/>
      <w:marTop w:val="0"/>
      <w:marBottom w:val="0"/>
      <w:divBdr>
        <w:top w:val="none" w:sz="0" w:space="0" w:color="auto"/>
        <w:left w:val="none" w:sz="0" w:space="0" w:color="auto"/>
        <w:bottom w:val="none" w:sz="0" w:space="0" w:color="auto"/>
        <w:right w:val="none" w:sz="0" w:space="0" w:color="auto"/>
      </w:divBdr>
    </w:div>
    <w:div w:id="15624306">
      <w:bodyDiv w:val="1"/>
      <w:marLeft w:val="0"/>
      <w:marRight w:val="0"/>
      <w:marTop w:val="0"/>
      <w:marBottom w:val="0"/>
      <w:divBdr>
        <w:top w:val="none" w:sz="0" w:space="0" w:color="auto"/>
        <w:left w:val="none" w:sz="0" w:space="0" w:color="auto"/>
        <w:bottom w:val="none" w:sz="0" w:space="0" w:color="auto"/>
        <w:right w:val="none" w:sz="0" w:space="0" w:color="auto"/>
      </w:divBdr>
    </w:div>
    <w:div w:id="15926762">
      <w:bodyDiv w:val="1"/>
      <w:marLeft w:val="0"/>
      <w:marRight w:val="0"/>
      <w:marTop w:val="0"/>
      <w:marBottom w:val="0"/>
      <w:divBdr>
        <w:top w:val="none" w:sz="0" w:space="0" w:color="auto"/>
        <w:left w:val="none" w:sz="0" w:space="0" w:color="auto"/>
        <w:bottom w:val="none" w:sz="0" w:space="0" w:color="auto"/>
        <w:right w:val="none" w:sz="0" w:space="0" w:color="auto"/>
      </w:divBdr>
    </w:div>
    <w:div w:id="16083196">
      <w:bodyDiv w:val="1"/>
      <w:marLeft w:val="0"/>
      <w:marRight w:val="0"/>
      <w:marTop w:val="0"/>
      <w:marBottom w:val="0"/>
      <w:divBdr>
        <w:top w:val="none" w:sz="0" w:space="0" w:color="auto"/>
        <w:left w:val="none" w:sz="0" w:space="0" w:color="auto"/>
        <w:bottom w:val="none" w:sz="0" w:space="0" w:color="auto"/>
        <w:right w:val="none" w:sz="0" w:space="0" w:color="auto"/>
      </w:divBdr>
    </w:div>
    <w:div w:id="16196141">
      <w:bodyDiv w:val="1"/>
      <w:marLeft w:val="0"/>
      <w:marRight w:val="0"/>
      <w:marTop w:val="0"/>
      <w:marBottom w:val="0"/>
      <w:divBdr>
        <w:top w:val="none" w:sz="0" w:space="0" w:color="auto"/>
        <w:left w:val="none" w:sz="0" w:space="0" w:color="auto"/>
        <w:bottom w:val="none" w:sz="0" w:space="0" w:color="auto"/>
        <w:right w:val="none" w:sz="0" w:space="0" w:color="auto"/>
      </w:divBdr>
    </w:div>
    <w:div w:id="16851331">
      <w:bodyDiv w:val="1"/>
      <w:marLeft w:val="0"/>
      <w:marRight w:val="0"/>
      <w:marTop w:val="0"/>
      <w:marBottom w:val="0"/>
      <w:divBdr>
        <w:top w:val="none" w:sz="0" w:space="0" w:color="auto"/>
        <w:left w:val="none" w:sz="0" w:space="0" w:color="auto"/>
        <w:bottom w:val="none" w:sz="0" w:space="0" w:color="auto"/>
        <w:right w:val="none" w:sz="0" w:space="0" w:color="auto"/>
      </w:divBdr>
    </w:div>
    <w:div w:id="17199129">
      <w:bodyDiv w:val="1"/>
      <w:marLeft w:val="0"/>
      <w:marRight w:val="0"/>
      <w:marTop w:val="0"/>
      <w:marBottom w:val="0"/>
      <w:divBdr>
        <w:top w:val="none" w:sz="0" w:space="0" w:color="auto"/>
        <w:left w:val="none" w:sz="0" w:space="0" w:color="auto"/>
        <w:bottom w:val="none" w:sz="0" w:space="0" w:color="auto"/>
        <w:right w:val="none" w:sz="0" w:space="0" w:color="auto"/>
      </w:divBdr>
    </w:div>
    <w:div w:id="17245010">
      <w:bodyDiv w:val="1"/>
      <w:marLeft w:val="0"/>
      <w:marRight w:val="0"/>
      <w:marTop w:val="0"/>
      <w:marBottom w:val="0"/>
      <w:divBdr>
        <w:top w:val="none" w:sz="0" w:space="0" w:color="auto"/>
        <w:left w:val="none" w:sz="0" w:space="0" w:color="auto"/>
        <w:bottom w:val="none" w:sz="0" w:space="0" w:color="auto"/>
        <w:right w:val="none" w:sz="0" w:space="0" w:color="auto"/>
      </w:divBdr>
    </w:div>
    <w:div w:id="17704594">
      <w:bodyDiv w:val="1"/>
      <w:marLeft w:val="0"/>
      <w:marRight w:val="0"/>
      <w:marTop w:val="0"/>
      <w:marBottom w:val="0"/>
      <w:divBdr>
        <w:top w:val="none" w:sz="0" w:space="0" w:color="auto"/>
        <w:left w:val="none" w:sz="0" w:space="0" w:color="auto"/>
        <w:bottom w:val="none" w:sz="0" w:space="0" w:color="auto"/>
        <w:right w:val="none" w:sz="0" w:space="0" w:color="auto"/>
      </w:divBdr>
    </w:div>
    <w:div w:id="17779825">
      <w:bodyDiv w:val="1"/>
      <w:marLeft w:val="0"/>
      <w:marRight w:val="0"/>
      <w:marTop w:val="0"/>
      <w:marBottom w:val="0"/>
      <w:divBdr>
        <w:top w:val="none" w:sz="0" w:space="0" w:color="auto"/>
        <w:left w:val="none" w:sz="0" w:space="0" w:color="auto"/>
        <w:bottom w:val="none" w:sz="0" w:space="0" w:color="auto"/>
        <w:right w:val="none" w:sz="0" w:space="0" w:color="auto"/>
      </w:divBdr>
    </w:div>
    <w:div w:id="17826659">
      <w:bodyDiv w:val="1"/>
      <w:marLeft w:val="0"/>
      <w:marRight w:val="0"/>
      <w:marTop w:val="0"/>
      <w:marBottom w:val="0"/>
      <w:divBdr>
        <w:top w:val="none" w:sz="0" w:space="0" w:color="auto"/>
        <w:left w:val="none" w:sz="0" w:space="0" w:color="auto"/>
        <w:bottom w:val="none" w:sz="0" w:space="0" w:color="auto"/>
        <w:right w:val="none" w:sz="0" w:space="0" w:color="auto"/>
      </w:divBdr>
    </w:div>
    <w:div w:id="18089886">
      <w:bodyDiv w:val="1"/>
      <w:marLeft w:val="0"/>
      <w:marRight w:val="0"/>
      <w:marTop w:val="0"/>
      <w:marBottom w:val="0"/>
      <w:divBdr>
        <w:top w:val="none" w:sz="0" w:space="0" w:color="auto"/>
        <w:left w:val="none" w:sz="0" w:space="0" w:color="auto"/>
        <w:bottom w:val="none" w:sz="0" w:space="0" w:color="auto"/>
        <w:right w:val="none" w:sz="0" w:space="0" w:color="auto"/>
      </w:divBdr>
    </w:div>
    <w:div w:id="18119110">
      <w:bodyDiv w:val="1"/>
      <w:marLeft w:val="0"/>
      <w:marRight w:val="0"/>
      <w:marTop w:val="0"/>
      <w:marBottom w:val="0"/>
      <w:divBdr>
        <w:top w:val="none" w:sz="0" w:space="0" w:color="auto"/>
        <w:left w:val="none" w:sz="0" w:space="0" w:color="auto"/>
        <w:bottom w:val="none" w:sz="0" w:space="0" w:color="auto"/>
        <w:right w:val="none" w:sz="0" w:space="0" w:color="auto"/>
      </w:divBdr>
    </w:div>
    <w:div w:id="18237235">
      <w:bodyDiv w:val="1"/>
      <w:marLeft w:val="0"/>
      <w:marRight w:val="0"/>
      <w:marTop w:val="0"/>
      <w:marBottom w:val="0"/>
      <w:divBdr>
        <w:top w:val="none" w:sz="0" w:space="0" w:color="auto"/>
        <w:left w:val="none" w:sz="0" w:space="0" w:color="auto"/>
        <w:bottom w:val="none" w:sz="0" w:space="0" w:color="auto"/>
        <w:right w:val="none" w:sz="0" w:space="0" w:color="auto"/>
      </w:divBdr>
    </w:div>
    <w:div w:id="18359733">
      <w:bodyDiv w:val="1"/>
      <w:marLeft w:val="0"/>
      <w:marRight w:val="0"/>
      <w:marTop w:val="0"/>
      <w:marBottom w:val="0"/>
      <w:divBdr>
        <w:top w:val="none" w:sz="0" w:space="0" w:color="auto"/>
        <w:left w:val="none" w:sz="0" w:space="0" w:color="auto"/>
        <w:bottom w:val="none" w:sz="0" w:space="0" w:color="auto"/>
        <w:right w:val="none" w:sz="0" w:space="0" w:color="auto"/>
      </w:divBdr>
    </w:div>
    <w:div w:id="18557276">
      <w:bodyDiv w:val="1"/>
      <w:marLeft w:val="0"/>
      <w:marRight w:val="0"/>
      <w:marTop w:val="0"/>
      <w:marBottom w:val="0"/>
      <w:divBdr>
        <w:top w:val="none" w:sz="0" w:space="0" w:color="auto"/>
        <w:left w:val="none" w:sz="0" w:space="0" w:color="auto"/>
        <w:bottom w:val="none" w:sz="0" w:space="0" w:color="auto"/>
        <w:right w:val="none" w:sz="0" w:space="0" w:color="auto"/>
      </w:divBdr>
    </w:div>
    <w:div w:id="18631228">
      <w:bodyDiv w:val="1"/>
      <w:marLeft w:val="0"/>
      <w:marRight w:val="0"/>
      <w:marTop w:val="0"/>
      <w:marBottom w:val="0"/>
      <w:divBdr>
        <w:top w:val="none" w:sz="0" w:space="0" w:color="auto"/>
        <w:left w:val="none" w:sz="0" w:space="0" w:color="auto"/>
        <w:bottom w:val="none" w:sz="0" w:space="0" w:color="auto"/>
        <w:right w:val="none" w:sz="0" w:space="0" w:color="auto"/>
      </w:divBdr>
    </w:div>
    <w:div w:id="18941897">
      <w:bodyDiv w:val="1"/>
      <w:marLeft w:val="0"/>
      <w:marRight w:val="0"/>
      <w:marTop w:val="0"/>
      <w:marBottom w:val="0"/>
      <w:divBdr>
        <w:top w:val="none" w:sz="0" w:space="0" w:color="auto"/>
        <w:left w:val="none" w:sz="0" w:space="0" w:color="auto"/>
        <w:bottom w:val="none" w:sz="0" w:space="0" w:color="auto"/>
        <w:right w:val="none" w:sz="0" w:space="0" w:color="auto"/>
      </w:divBdr>
    </w:div>
    <w:div w:id="19011344">
      <w:bodyDiv w:val="1"/>
      <w:marLeft w:val="0"/>
      <w:marRight w:val="0"/>
      <w:marTop w:val="0"/>
      <w:marBottom w:val="0"/>
      <w:divBdr>
        <w:top w:val="none" w:sz="0" w:space="0" w:color="auto"/>
        <w:left w:val="none" w:sz="0" w:space="0" w:color="auto"/>
        <w:bottom w:val="none" w:sz="0" w:space="0" w:color="auto"/>
        <w:right w:val="none" w:sz="0" w:space="0" w:color="auto"/>
      </w:divBdr>
    </w:div>
    <w:div w:id="19087311">
      <w:bodyDiv w:val="1"/>
      <w:marLeft w:val="0"/>
      <w:marRight w:val="0"/>
      <w:marTop w:val="0"/>
      <w:marBottom w:val="0"/>
      <w:divBdr>
        <w:top w:val="none" w:sz="0" w:space="0" w:color="auto"/>
        <w:left w:val="none" w:sz="0" w:space="0" w:color="auto"/>
        <w:bottom w:val="none" w:sz="0" w:space="0" w:color="auto"/>
        <w:right w:val="none" w:sz="0" w:space="0" w:color="auto"/>
      </w:divBdr>
    </w:div>
    <w:div w:id="19164473">
      <w:bodyDiv w:val="1"/>
      <w:marLeft w:val="0"/>
      <w:marRight w:val="0"/>
      <w:marTop w:val="0"/>
      <w:marBottom w:val="0"/>
      <w:divBdr>
        <w:top w:val="none" w:sz="0" w:space="0" w:color="auto"/>
        <w:left w:val="none" w:sz="0" w:space="0" w:color="auto"/>
        <w:bottom w:val="none" w:sz="0" w:space="0" w:color="auto"/>
        <w:right w:val="none" w:sz="0" w:space="0" w:color="auto"/>
      </w:divBdr>
    </w:div>
    <w:div w:id="19356854">
      <w:bodyDiv w:val="1"/>
      <w:marLeft w:val="0"/>
      <w:marRight w:val="0"/>
      <w:marTop w:val="0"/>
      <w:marBottom w:val="0"/>
      <w:divBdr>
        <w:top w:val="none" w:sz="0" w:space="0" w:color="auto"/>
        <w:left w:val="none" w:sz="0" w:space="0" w:color="auto"/>
        <w:bottom w:val="none" w:sz="0" w:space="0" w:color="auto"/>
        <w:right w:val="none" w:sz="0" w:space="0" w:color="auto"/>
      </w:divBdr>
    </w:div>
    <w:div w:id="19597495">
      <w:bodyDiv w:val="1"/>
      <w:marLeft w:val="0"/>
      <w:marRight w:val="0"/>
      <w:marTop w:val="0"/>
      <w:marBottom w:val="0"/>
      <w:divBdr>
        <w:top w:val="none" w:sz="0" w:space="0" w:color="auto"/>
        <w:left w:val="none" w:sz="0" w:space="0" w:color="auto"/>
        <w:bottom w:val="none" w:sz="0" w:space="0" w:color="auto"/>
        <w:right w:val="none" w:sz="0" w:space="0" w:color="auto"/>
      </w:divBdr>
    </w:div>
    <w:div w:id="19597574">
      <w:bodyDiv w:val="1"/>
      <w:marLeft w:val="0"/>
      <w:marRight w:val="0"/>
      <w:marTop w:val="0"/>
      <w:marBottom w:val="0"/>
      <w:divBdr>
        <w:top w:val="none" w:sz="0" w:space="0" w:color="auto"/>
        <w:left w:val="none" w:sz="0" w:space="0" w:color="auto"/>
        <w:bottom w:val="none" w:sz="0" w:space="0" w:color="auto"/>
        <w:right w:val="none" w:sz="0" w:space="0" w:color="auto"/>
      </w:divBdr>
    </w:div>
    <w:div w:id="19744763">
      <w:bodyDiv w:val="1"/>
      <w:marLeft w:val="0"/>
      <w:marRight w:val="0"/>
      <w:marTop w:val="0"/>
      <w:marBottom w:val="0"/>
      <w:divBdr>
        <w:top w:val="none" w:sz="0" w:space="0" w:color="auto"/>
        <w:left w:val="none" w:sz="0" w:space="0" w:color="auto"/>
        <w:bottom w:val="none" w:sz="0" w:space="0" w:color="auto"/>
        <w:right w:val="none" w:sz="0" w:space="0" w:color="auto"/>
      </w:divBdr>
    </w:div>
    <w:div w:id="19936281">
      <w:bodyDiv w:val="1"/>
      <w:marLeft w:val="0"/>
      <w:marRight w:val="0"/>
      <w:marTop w:val="0"/>
      <w:marBottom w:val="0"/>
      <w:divBdr>
        <w:top w:val="none" w:sz="0" w:space="0" w:color="auto"/>
        <w:left w:val="none" w:sz="0" w:space="0" w:color="auto"/>
        <w:bottom w:val="none" w:sz="0" w:space="0" w:color="auto"/>
        <w:right w:val="none" w:sz="0" w:space="0" w:color="auto"/>
      </w:divBdr>
    </w:div>
    <w:div w:id="20014674">
      <w:bodyDiv w:val="1"/>
      <w:marLeft w:val="0"/>
      <w:marRight w:val="0"/>
      <w:marTop w:val="0"/>
      <w:marBottom w:val="0"/>
      <w:divBdr>
        <w:top w:val="none" w:sz="0" w:space="0" w:color="auto"/>
        <w:left w:val="none" w:sz="0" w:space="0" w:color="auto"/>
        <w:bottom w:val="none" w:sz="0" w:space="0" w:color="auto"/>
        <w:right w:val="none" w:sz="0" w:space="0" w:color="auto"/>
      </w:divBdr>
    </w:div>
    <w:div w:id="20015919">
      <w:bodyDiv w:val="1"/>
      <w:marLeft w:val="0"/>
      <w:marRight w:val="0"/>
      <w:marTop w:val="0"/>
      <w:marBottom w:val="0"/>
      <w:divBdr>
        <w:top w:val="none" w:sz="0" w:space="0" w:color="auto"/>
        <w:left w:val="none" w:sz="0" w:space="0" w:color="auto"/>
        <w:bottom w:val="none" w:sz="0" w:space="0" w:color="auto"/>
        <w:right w:val="none" w:sz="0" w:space="0" w:color="auto"/>
      </w:divBdr>
    </w:div>
    <w:div w:id="20016075">
      <w:bodyDiv w:val="1"/>
      <w:marLeft w:val="0"/>
      <w:marRight w:val="0"/>
      <w:marTop w:val="0"/>
      <w:marBottom w:val="0"/>
      <w:divBdr>
        <w:top w:val="none" w:sz="0" w:space="0" w:color="auto"/>
        <w:left w:val="none" w:sz="0" w:space="0" w:color="auto"/>
        <w:bottom w:val="none" w:sz="0" w:space="0" w:color="auto"/>
        <w:right w:val="none" w:sz="0" w:space="0" w:color="auto"/>
      </w:divBdr>
    </w:div>
    <w:div w:id="20055987">
      <w:bodyDiv w:val="1"/>
      <w:marLeft w:val="0"/>
      <w:marRight w:val="0"/>
      <w:marTop w:val="0"/>
      <w:marBottom w:val="0"/>
      <w:divBdr>
        <w:top w:val="none" w:sz="0" w:space="0" w:color="auto"/>
        <w:left w:val="none" w:sz="0" w:space="0" w:color="auto"/>
        <w:bottom w:val="none" w:sz="0" w:space="0" w:color="auto"/>
        <w:right w:val="none" w:sz="0" w:space="0" w:color="auto"/>
      </w:divBdr>
    </w:div>
    <w:div w:id="20061156">
      <w:bodyDiv w:val="1"/>
      <w:marLeft w:val="0"/>
      <w:marRight w:val="0"/>
      <w:marTop w:val="0"/>
      <w:marBottom w:val="0"/>
      <w:divBdr>
        <w:top w:val="none" w:sz="0" w:space="0" w:color="auto"/>
        <w:left w:val="none" w:sz="0" w:space="0" w:color="auto"/>
        <w:bottom w:val="none" w:sz="0" w:space="0" w:color="auto"/>
        <w:right w:val="none" w:sz="0" w:space="0" w:color="auto"/>
      </w:divBdr>
    </w:div>
    <w:div w:id="20136499">
      <w:bodyDiv w:val="1"/>
      <w:marLeft w:val="0"/>
      <w:marRight w:val="0"/>
      <w:marTop w:val="0"/>
      <w:marBottom w:val="0"/>
      <w:divBdr>
        <w:top w:val="none" w:sz="0" w:space="0" w:color="auto"/>
        <w:left w:val="none" w:sz="0" w:space="0" w:color="auto"/>
        <w:bottom w:val="none" w:sz="0" w:space="0" w:color="auto"/>
        <w:right w:val="none" w:sz="0" w:space="0" w:color="auto"/>
      </w:divBdr>
    </w:div>
    <w:div w:id="20471089">
      <w:bodyDiv w:val="1"/>
      <w:marLeft w:val="0"/>
      <w:marRight w:val="0"/>
      <w:marTop w:val="0"/>
      <w:marBottom w:val="0"/>
      <w:divBdr>
        <w:top w:val="none" w:sz="0" w:space="0" w:color="auto"/>
        <w:left w:val="none" w:sz="0" w:space="0" w:color="auto"/>
        <w:bottom w:val="none" w:sz="0" w:space="0" w:color="auto"/>
        <w:right w:val="none" w:sz="0" w:space="0" w:color="auto"/>
      </w:divBdr>
    </w:div>
    <w:div w:id="20591244">
      <w:bodyDiv w:val="1"/>
      <w:marLeft w:val="0"/>
      <w:marRight w:val="0"/>
      <w:marTop w:val="0"/>
      <w:marBottom w:val="0"/>
      <w:divBdr>
        <w:top w:val="none" w:sz="0" w:space="0" w:color="auto"/>
        <w:left w:val="none" w:sz="0" w:space="0" w:color="auto"/>
        <w:bottom w:val="none" w:sz="0" w:space="0" w:color="auto"/>
        <w:right w:val="none" w:sz="0" w:space="0" w:color="auto"/>
      </w:divBdr>
    </w:div>
    <w:div w:id="20671497">
      <w:bodyDiv w:val="1"/>
      <w:marLeft w:val="0"/>
      <w:marRight w:val="0"/>
      <w:marTop w:val="0"/>
      <w:marBottom w:val="0"/>
      <w:divBdr>
        <w:top w:val="none" w:sz="0" w:space="0" w:color="auto"/>
        <w:left w:val="none" w:sz="0" w:space="0" w:color="auto"/>
        <w:bottom w:val="none" w:sz="0" w:space="0" w:color="auto"/>
        <w:right w:val="none" w:sz="0" w:space="0" w:color="auto"/>
      </w:divBdr>
    </w:div>
    <w:div w:id="20712771">
      <w:bodyDiv w:val="1"/>
      <w:marLeft w:val="0"/>
      <w:marRight w:val="0"/>
      <w:marTop w:val="0"/>
      <w:marBottom w:val="0"/>
      <w:divBdr>
        <w:top w:val="none" w:sz="0" w:space="0" w:color="auto"/>
        <w:left w:val="none" w:sz="0" w:space="0" w:color="auto"/>
        <w:bottom w:val="none" w:sz="0" w:space="0" w:color="auto"/>
        <w:right w:val="none" w:sz="0" w:space="0" w:color="auto"/>
      </w:divBdr>
    </w:div>
    <w:div w:id="20741651">
      <w:bodyDiv w:val="1"/>
      <w:marLeft w:val="0"/>
      <w:marRight w:val="0"/>
      <w:marTop w:val="0"/>
      <w:marBottom w:val="0"/>
      <w:divBdr>
        <w:top w:val="none" w:sz="0" w:space="0" w:color="auto"/>
        <w:left w:val="none" w:sz="0" w:space="0" w:color="auto"/>
        <w:bottom w:val="none" w:sz="0" w:space="0" w:color="auto"/>
        <w:right w:val="none" w:sz="0" w:space="0" w:color="auto"/>
      </w:divBdr>
    </w:div>
    <w:div w:id="20935798">
      <w:bodyDiv w:val="1"/>
      <w:marLeft w:val="0"/>
      <w:marRight w:val="0"/>
      <w:marTop w:val="0"/>
      <w:marBottom w:val="0"/>
      <w:divBdr>
        <w:top w:val="none" w:sz="0" w:space="0" w:color="auto"/>
        <w:left w:val="none" w:sz="0" w:space="0" w:color="auto"/>
        <w:bottom w:val="none" w:sz="0" w:space="0" w:color="auto"/>
        <w:right w:val="none" w:sz="0" w:space="0" w:color="auto"/>
      </w:divBdr>
    </w:div>
    <w:div w:id="20977804">
      <w:bodyDiv w:val="1"/>
      <w:marLeft w:val="0"/>
      <w:marRight w:val="0"/>
      <w:marTop w:val="0"/>
      <w:marBottom w:val="0"/>
      <w:divBdr>
        <w:top w:val="none" w:sz="0" w:space="0" w:color="auto"/>
        <w:left w:val="none" w:sz="0" w:space="0" w:color="auto"/>
        <w:bottom w:val="none" w:sz="0" w:space="0" w:color="auto"/>
        <w:right w:val="none" w:sz="0" w:space="0" w:color="auto"/>
      </w:divBdr>
    </w:div>
    <w:div w:id="21060525">
      <w:bodyDiv w:val="1"/>
      <w:marLeft w:val="0"/>
      <w:marRight w:val="0"/>
      <w:marTop w:val="0"/>
      <w:marBottom w:val="0"/>
      <w:divBdr>
        <w:top w:val="none" w:sz="0" w:space="0" w:color="auto"/>
        <w:left w:val="none" w:sz="0" w:space="0" w:color="auto"/>
        <w:bottom w:val="none" w:sz="0" w:space="0" w:color="auto"/>
        <w:right w:val="none" w:sz="0" w:space="0" w:color="auto"/>
      </w:divBdr>
    </w:div>
    <w:div w:id="21169155">
      <w:bodyDiv w:val="1"/>
      <w:marLeft w:val="0"/>
      <w:marRight w:val="0"/>
      <w:marTop w:val="0"/>
      <w:marBottom w:val="0"/>
      <w:divBdr>
        <w:top w:val="none" w:sz="0" w:space="0" w:color="auto"/>
        <w:left w:val="none" w:sz="0" w:space="0" w:color="auto"/>
        <w:bottom w:val="none" w:sz="0" w:space="0" w:color="auto"/>
        <w:right w:val="none" w:sz="0" w:space="0" w:color="auto"/>
      </w:divBdr>
    </w:div>
    <w:div w:id="21173175">
      <w:bodyDiv w:val="1"/>
      <w:marLeft w:val="0"/>
      <w:marRight w:val="0"/>
      <w:marTop w:val="0"/>
      <w:marBottom w:val="0"/>
      <w:divBdr>
        <w:top w:val="none" w:sz="0" w:space="0" w:color="auto"/>
        <w:left w:val="none" w:sz="0" w:space="0" w:color="auto"/>
        <w:bottom w:val="none" w:sz="0" w:space="0" w:color="auto"/>
        <w:right w:val="none" w:sz="0" w:space="0" w:color="auto"/>
      </w:divBdr>
    </w:div>
    <w:div w:id="21635849">
      <w:bodyDiv w:val="1"/>
      <w:marLeft w:val="0"/>
      <w:marRight w:val="0"/>
      <w:marTop w:val="0"/>
      <w:marBottom w:val="0"/>
      <w:divBdr>
        <w:top w:val="none" w:sz="0" w:space="0" w:color="auto"/>
        <w:left w:val="none" w:sz="0" w:space="0" w:color="auto"/>
        <w:bottom w:val="none" w:sz="0" w:space="0" w:color="auto"/>
        <w:right w:val="none" w:sz="0" w:space="0" w:color="auto"/>
      </w:divBdr>
    </w:div>
    <w:div w:id="21707162">
      <w:bodyDiv w:val="1"/>
      <w:marLeft w:val="0"/>
      <w:marRight w:val="0"/>
      <w:marTop w:val="0"/>
      <w:marBottom w:val="0"/>
      <w:divBdr>
        <w:top w:val="none" w:sz="0" w:space="0" w:color="auto"/>
        <w:left w:val="none" w:sz="0" w:space="0" w:color="auto"/>
        <w:bottom w:val="none" w:sz="0" w:space="0" w:color="auto"/>
        <w:right w:val="none" w:sz="0" w:space="0" w:color="auto"/>
      </w:divBdr>
    </w:div>
    <w:div w:id="21828277">
      <w:bodyDiv w:val="1"/>
      <w:marLeft w:val="0"/>
      <w:marRight w:val="0"/>
      <w:marTop w:val="0"/>
      <w:marBottom w:val="0"/>
      <w:divBdr>
        <w:top w:val="none" w:sz="0" w:space="0" w:color="auto"/>
        <w:left w:val="none" w:sz="0" w:space="0" w:color="auto"/>
        <w:bottom w:val="none" w:sz="0" w:space="0" w:color="auto"/>
        <w:right w:val="none" w:sz="0" w:space="0" w:color="auto"/>
      </w:divBdr>
    </w:div>
    <w:div w:id="22022906">
      <w:bodyDiv w:val="1"/>
      <w:marLeft w:val="0"/>
      <w:marRight w:val="0"/>
      <w:marTop w:val="0"/>
      <w:marBottom w:val="0"/>
      <w:divBdr>
        <w:top w:val="none" w:sz="0" w:space="0" w:color="auto"/>
        <w:left w:val="none" w:sz="0" w:space="0" w:color="auto"/>
        <w:bottom w:val="none" w:sz="0" w:space="0" w:color="auto"/>
        <w:right w:val="none" w:sz="0" w:space="0" w:color="auto"/>
      </w:divBdr>
    </w:div>
    <w:div w:id="22092943">
      <w:bodyDiv w:val="1"/>
      <w:marLeft w:val="0"/>
      <w:marRight w:val="0"/>
      <w:marTop w:val="0"/>
      <w:marBottom w:val="0"/>
      <w:divBdr>
        <w:top w:val="none" w:sz="0" w:space="0" w:color="auto"/>
        <w:left w:val="none" w:sz="0" w:space="0" w:color="auto"/>
        <w:bottom w:val="none" w:sz="0" w:space="0" w:color="auto"/>
        <w:right w:val="none" w:sz="0" w:space="0" w:color="auto"/>
      </w:divBdr>
    </w:div>
    <w:div w:id="22173183">
      <w:bodyDiv w:val="1"/>
      <w:marLeft w:val="0"/>
      <w:marRight w:val="0"/>
      <w:marTop w:val="0"/>
      <w:marBottom w:val="0"/>
      <w:divBdr>
        <w:top w:val="none" w:sz="0" w:space="0" w:color="auto"/>
        <w:left w:val="none" w:sz="0" w:space="0" w:color="auto"/>
        <w:bottom w:val="none" w:sz="0" w:space="0" w:color="auto"/>
        <w:right w:val="none" w:sz="0" w:space="0" w:color="auto"/>
      </w:divBdr>
    </w:div>
    <w:div w:id="22247931">
      <w:bodyDiv w:val="1"/>
      <w:marLeft w:val="0"/>
      <w:marRight w:val="0"/>
      <w:marTop w:val="0"/>
      <w:marBottom w:val="0"/>
      <w:divBdr>
        <w:top w:val="none" w:sz="0" w:space="0" w:color="auto"/>
        <w:left w:val="none" w:sz="0" w:space="0" w:color="auto"/>
        <w:bottom w:val="none" w:sz="0" w:space="0" w:color="auto"/>
        <w:right w:val="none" w:sz="0" w:space="0" w:color="auto"/>
      </w:divBdr>
    </w:div>
    <w:div w:id="22289056">
      <w:bodyDiv w:val="1"/>
      <w:marLeft w:val="0"/>
      <w:marRight w:val="0"/>
      <w:marTop w:val="0"/>
      <w:marBottom w:val="0"/>
      <w:divBdr>
        <w:top w:val="none" w:sz="0" w:space="0" w:color="auto"/>
        <w:left w:val="none" w:sz="0" w:space="0" w:color="auto"/>
        <w:bottom w:val="none" w:sz="0" w:space="0" w:color="auto"/>
        <w:right w:val="none" w:sz="0" w:space="0" w:color="auto"/>
      </w:divBdr>
    </w:div>
    <w:div w:id="22295015">
      <w:bodyDiv w:val="1"/>
      <w:marLeft w:val="0"/>
      <w:marRight w:val="0"/>
      <w:marTop w:val="0"/>
      <w:marBottom w:val="0"/>
      <w:divBdr>
        <w:top w:val="none" w:sz="0" w:space="0" w:color="auto"/>
        <w:left w:val="none" w:sz="0" w:space="0" w:color="auto"/>
        <w:bottom w:val="none" w:sz="0" w:space="0" w:color="auto"/>
        <w:right w:val="none" w:sz="0" w:space="0" w:color="auto"/>
      </w:divBdr>
    </w:div>
    <w:div w:id="22560563">
      <w:bodyDiv w:val="1"/>
      <w:marLeft w:val="0"/>
      <w:marRight w:val="0"/>
      <w:marTop w:val="0"/>
      <w:marBottom w:val="0"/>
      <w:divBdr>
        <w:top w:val="none" w:sz="0" w:space="0" w:color="auto"/>
        <w:left w:val="none" w:sz="0" w:space="0" w:color="auto"/>
        <w:bottom w:val="none" w:sz="0" w:space="0" w:color="auto"/>
        <w:right w:val="none" w:sz="0" w:space="0" w:color="auto"/>
      </w:divBdr>
    </w:div>
    <w:div w:id="22636530">
      <w:bodyDiv w:val="1"/>
      <w:marLeft w:val="0"/>
      <w:marRight w:val="0"/>
      <w:marTop w:val="0"/>
      <w:marBottom w:val="0"/>
      <w:divBdr>
        <w:top w:val="none" w:sz="0" w:space="0" w:color="auto"/>
        <w:left w:val="none" w:sz="0" w:space="0" w:color="auto"/>
        <w:bottom w:val="none" w:sz="0" w:space="0" w:color="auto"/>
        <w:right w:val="none" w:sz="0" w:space="0" w:color="auto"/>
      </w:divBdr>
    </w:div>
    <w:div w:id="22708157">
      <w:bodyDiv w:val="1"/>
      <w:marLeft w:val="0"/>
      <w:marRight w:val="0"/>
      <w:marTop w:val="0"/>
      <w:marBottom w:val="0"/>
      <w:divBdr>
        <w:top w:val="none" w:sz="0" w:space="0" w:color="auto"/>
        <w:left w:val="none" w:sz="0" w:space="0" w:color="auto"/>
        <w:bottom w:val="none" w:sz="0" w:space="0" w:color="auto"/>
        <w:right w:val="none" w:sz="0" w:space="0" w:color="auto"/>
      </w:divBdr>
    </w:div>
    <w:div w:id="22825315">
      <w:bodyDiv w:val="1"/>
      <w:marLeft w:val="0"/>
      <w:marRight w:val="0"/>
      <w:marTop w:val="0"/>
      <w:marBottom w:val="0"/>
      <w:divBdr>
        <w:top w:val="none" w:sz="0" w:space="0" w:color="auto"/>
        <w:left w:val="none" w:sz="0" w:space="0" w:color="auto"/>
        <w:bottom w:val="none" w:sz="0" w:space="0" w:color="auto"/>
        <w:right w:val="none" w:sz="0" w:space="0" w:color="auto"/>
      </w:divBdr>
    </w:div>
    <w:div w:id="22948162">
      <w:bodyDiv w:val="1"/>
      <w:marLeft w:val="0"/>
      <w:marRight w:val="0"/>
      <w:marTop w:val="0"/>
      <w:marBottom w:val="0"/>
      <w:divBdr>
        <w:top w:val="none" w:sz="0" w:space="0" w:color="auto"/>
        <w:left w:val="none" w:sz="0" w:space="0" w:color="auto"/>
        <w:bottom w:val="none" w:sz="0" w:space="0" w:color="auto"/>
        <w:right w:val="none" w:sz="0" w:space="0" w:color="auto"/>
      </w:divBdr>
    </w:div>
    <w:div w:id="22948776">
      <w:bodyDiv w:val="1"/>
      <w:marLeft w:val="0"/>
      <w:marRight w:val="0"/>
      <w:marTop w:val="0"/>
      <w:marBottom w:val="0"/>
      <w:divBdr>
        <w:top w:val="none" w:sz="0" w:space="0" w:color="auto"/>
        <w:left w:val="none" w:sz="0" w:space="0" w:color="auto"/>
        <w:bottom w:val="none" w:sz="0" w:space="0" w:color="auto"/>
        <w:right w:val="none" w:sz="0" w:space="0" w:color="auto"/>
      </w:divBdr>
    </w:div>
    <w:div w:id="23020479">
      <w:bodyDiv w:val="1"/>
      <w:marLeft w:val="0"/>
      <w:marRight w:val="0"/>
      <w:marTop w:val="0"/>
      <w:marBottom w:val="0"/>
      <w:divBdr>
        <w:top w:val="none" w:sz="0" w:space="0" w:color="auto"/>
        <w:left w:val="none" w:sz="0" w:space="0" w:color="auto"/>
        <w:bottom w:val="none" w:sz="0" w:space="0" w:color="auto"/>
        <w:right w:val="none" w:sz="0" w:space="0" w:color="auto"/>
      </w:divBdr>
    </w:div>
    <w:div w:id="23096714">
      <w:bodyDiv w:val="1"/>
      <w:marLeft w:val="0"/>
      <w:marRight w:val="0"/>
      <w:marTop w:val="0"/>
      <w:marBottom w:val="0"/>
      <w:divBdr>
        <w:top w:val="none" w:sz="0" w:space="0" w:color="auto"/>
        <w:left w:val="none" w:sz="0" w:space="0" w:color="auto"/>
        <w:bottom w:val="none" w:sz="0" w:space="0" w:color="auto"/>
        <w:right w:val="none" w:sz="0" w:space="0" w:color="auto"/>
      </w:divBdr>
    </w:div>
    <w:div w:id="23141695">
      <w:bodyDiv w:val="1"/>
      <w:marLeft w:val="0"/>
      <w:marRight w:val="0"/>
      <w:marTop w:val="0"/>
      <w:marBottom w:val="0"/>
      <w:divBdr>
        <w:top w:val="none" w:sz="0" w:space="0" w:color="auto"/>
        <w:left w:val="none" w:sz="0" w:space="0" w:color="auto"/>
        <w:bottom w:val="none" w:sz="0" w:space="0" w:color="auto"/>
        <w:right w:val="none" w:sz="0" w:space="0" w:color="auto"/>
      </w:divBdr>
    </w:div>
    <w:div w:id="23867119">
      <w:bodyDiv w:val="1"/>
      <w:marLeft w:val="0"/>
      <w:marRight w:val="0"/>
      <w:marTop w:val="0"/>
      <w:marBottom w:val="0"/>
      <w:divBdr>
        <w:top w:val="none" w:sz="0" w:space="0" w:color="auto"/>
        <w:left w:val="none" w:sz="0" w:space="0" w:color="auto"/>
        <w:bottom w:val="none" w:sz="0" w:space="0" w:color="auto"/>
        <w:right w:val="none" w:sz="0" w:space="0" w:color="auto"/>
      </w:divBdr>
    </w:div>
    <w:div w:id="24135082">
      <w:bodyDiv w:val="1"/>
      <w:marLeft w:val="0"/>
      <w:marRight w:val="0"/>
      <w:marTop w:val="0"/>
      <w:marBottom w:val="0"/>
      <w:divBdr>
        <w:top w:val="none" w:sz="0" w:space="0" w:color="auto"/>
        <w:left w:val="none" w:sz="0" w:space="0" w:color="auto"/>
        <w:bottom w:val="none" w:sz="0" w:space="0" w:color="auto"/>
        <w:right w:val="none" w:sz="0" w:space="0" w:color="auto"/>
      </w:divBdr>
    </w:div>
    <w:div w:id="24254373">
      <w:bodyDiv w:val="1"/>
      <w:marLeft w:val="0"/>
      <w:marRight w:val="0"/>
      <w:marTop w:val="0"/>
      <w:marBottom w:val="0"/>
      <w:divBdr>
        <w:top w:val="none" w:sz="0" w:space="0" w:color="auto"/>
        <w:left w:val="none" w:sz="0" w:space="0" w:color="auto"/>
        <w:bottom w:val="none" w:sz="0" w:space="0" w:color="auto"/>
        <w:right w:val="none" w:sz="0" w:space="0" w:color="auto"/>
      </w:divBdr>
    </w:div>
    <w:div w:id="24526518">
      <w:bodyDiv w:val="1"/>
      <w:marLeft w:val="0"/>
      <w:marRight w:val="0"/>
      <w:marTop w:val="0"/>
      <w:marBottom w:val="0"/>
      <w:divBdr>
        <w:top w:val="none" w:sz="0" w:space="0" w:color="auto"/>
        <w:left w:val="none" w:sz="0" w:space="0" w:color="auto"/>
        <w:bottom w:val="none" w:sz="0" w:space="0" w:color="auto"/>
        <w:right w:val="none" w:sz="0" w:space="0" w:color="auto"/>
      </w:divBdr>
    </w:div>
    <w:div w:id="24599742">
      <w:bodyDiv w:val="1"/>
      <w:marLeft w:val="0"/>
      <w:marRight w:val="0"/>
      <w:marTop w:val="0"/>
      <w:marBottom w:val="0"/>
      <w:divBdr>
        <w:top w:val="none" w:sz="0" w:space="0" w:color="auto"/>
        <w:left w:val="none" w:sz="0" w:space="0" w:color="auto"/>
        <w:bottom w:val="none" w:sz="0" w:space="0" w:color="auto"/>
        <w:right w:val="none" w:sz="0" w:space="0" w:color="auto"/>
      </w:divBdr>
    </w:div>
    <w:div w:id="24841277">
      <w:bodyDiv w:val="1"/>
      <w:marLeft w:val="0"/>
      <w:marRight w:val="0"/>
      <w:marTop w:val="0"/>
      <w:marBottom w:val="0"/>
      <w:divBdr>
        <w:top w:val="none" w:sz="0" w:space="0" w:color="auto"/>
        <w:left w:val="none" w:sz="0" w:space="0" w:color="auto"/>
        <w:bottom w:val="none" w:sz="0" w:space="0" w:color="auto"/>
        <w:right w:val="none" w:sz="0" w:space="0" w:color="auto"/>
      </w:divBdr>
    </w:div>
    <w:div w:id="24867118">
      <w:bodyDiv w:val="1"/>
      <w:marLeft w:val="0"/>
      <w:marRight w:val="0"/>
      <w:marTop w:val="0"/>
      <w:marBottom w:val="0"/>
      <w:divBdr>
        <w:top w:val="none" w:sz="0" w:space="0" w:color="auto"/>
        <w:left w:val="none" w:sz="0" w:space="0" w:color="auto"/>
        <w:bottom w:val="none" w:sz="0" w:space="0" w:color="auto"/>
        <w:right w:val="none" w:sz="0" w:space="0" w:color="auto"/>
      </w:divBdr>
    </w:div>
    <w:div w:id="24983834">
      <w:bodyDiv w:val="1"/>
      <w:marLeft w:val="0"/>
      <w:marRight w:val="0"/>
      <w:marTop w:val="0"/>
      <w:marBottom w:val="0"/>
      <w:divBdr>
        <w:top w:val="none" w:sz="0" w:space="0" w:color="auto"/>
        <w:left w:val="none" w:sz="0" w:space="0" w:color="auto"/>
        <w:bottom w:val="none" w:sz="0" w:space="0" w:color="auto"/>
        <w:right w:val="none" w:sz="0" w:space="0" w:color="auto"/>
      </w:divBdr>
    </w:div>
    <w:div w:id="25064272">
      <w:bodyDiv w:val="1"/>
      <w:marLeft w:val="0"/>
      <w:marRight w:val="0"/>
      <w:marTop w:val="0"/>
      <w:marBottom w:val="0"/>
      <w:divBdr>
        <w:top w:val="none" w:sz="0" w:space="0" w:color="auto"/>
        <w:left w:val="none" w:sz="0" w:space="0" w:color="auto"/>
        <w:bottom w:val="none" w:sz="0" w:space="0" w:color="auto"/>
        <w:right w:val="none" w:sz="0" w:space="0" w:color="auto"/>
      </w:divBdr>
    </w:div>
    <w:div w:id="25065974">
      <w:bodyDiv w:val="1"/>
      <w:marLeft w:val="0"/>
      <w:marRight w:val="0"/>
      <w:marTop w:val="0"/>
      <w:marBottom w:val="0"/>
      <w:divBdr>
        <w:top w:val="none" w:sz="0" w:space="0" w:color="auto"/>
        <w:left w:val="none" w:sz="0" w:space="0" w:color="auto"/>
        <w:bottom w:val="none" w:sz="0" w:space="0" w:color="auto"/>
        <w:right w:val="none" w:sz="0" w:space="0" w:color="auto"/>
      </w:divBdr>
    </w:div>
    <w:div w:id="25067190">
      <w:bodyDiv w:val="1"/>
      <w:marLeft w:val="0"/>
      <w:marRight w:val="0"/>
      <w:marTop w:val="0"/>
      <w:marBottom w:val="0"/>
      <w:divBdr>
        <w:top w:val="none" w:sz="0" w:space="0" w:color="auto"/>
        <w:left w:val="none" w:sz="0" w:space="0" w:color="auto"/>
        <w:bottom w:val="none" w:sz="0" w:space="0" w:color="auto"/>
        <w:right w:val="none" w:sz="0" w:space="0" w:color="auto"/>
      </w:divBdr>
    </w:div>
    <w:div w:id="25182658">
      <w:bodyDiv w:val="1"/>
      <w:marLeft w:val="0"/>
      <w:marRight w:val="0"/>
      <w:marTop w:val="0"/>
      <w:marBottom w:val="0"/>
      <w:divBdr>
        <w:top w:val="none" w:sz="0" w:space="0" w:color="auto"/>
        <w:left w:val="none" w:sz="0" w:space="0" w:color="auto"/>
        <w:bottom w:val="none" w:sz="0" w:space="0" w:color="auto"/>
        <w:right w:val="none" w:sz="0" w:space="0" w:color="auto"/>
      </w:divBdr>
    </w:div>
    <w:div w:id="25449742">
      <w:bodyDiv w:val="1"/>
      <w:marLeft w:val="0"/>
      <w:marRight w:val="0"/>
      <w:marTop w:val="0"/>
      <w:marBottom w:val="0"/>
      <w:divBdr>
        <w:top w:val="none" w:sz="0" w:space="0" w:color="auto"/>
        <w:left w:val="none" w:sz="0" w:space="0" w:color="auto"/>
        <w:bottom w:val="none" w:sz="0" w:space="0" w:color="auto"/>
        <w:right w:val="none" w:sz="0" w:space="0" w:color="auto"/>
      </w:divBdr>
    </w:div>
    <w:div w:id="25453149">
      <w:bodyDiv w:val="1"/>
      <w:marLeft w:val="0"/>
      <w:marRight w:val="0"/>
      <w:marTop w:val="0"/>
      <w:marBottom w:val="0"/>
      <w:divBdr>
        <w:top w:val="none" w:sz="0" w:space="0" w:color="auto"/>
        <w:left w:val="none" w:sz="0" w:space="0" w:color="auto"/>
        <w:bottom w:val="none" w:sz="0" w:space="0" w:color="auto"/>
        <w:right w:val="none" w:sz="0" w:space="0" w:color="auto"/>
      </w:divBdr>
    </w:div>
    <w:div w:id="25494507">
      <w:bodyDiv w:val="1"/>
      <w:marLeft w:val="0"/>
      <w:marRight w:val="0"/>
      <w:marTop w:val="0"/>
      <w:marBottom w:val="0"/>
      <w:divBdr>
        <w:top w:val="none" w:sz="0" w:space="0" w:color="auto"/>
        <w:left w:val="none" w:sz="0" w:space="0" w:color="auto"/>
        <w:bottom w:val="none" w:sz="0" w:space="0" w:color="auto"/>
        <w:right w:val="none" w:sz="0" w:space="0" w:color="auto"/>
      </w:divBdr>
    </w:div>
    <w:div w:id="25564068">
      <w:bodyDiv w:val="1"/>
      <w:marLeft w:val="0"/>
      <w:marRight w:val="0"/>
      <w:marTop w:val="0"/>
      <w:marBottom w:val="0"/>
      <w:divBdr>
        <w:top w:val="none" w:sz="0" w:space="0" w:color="auto"/>
        <w:left w:val="none" w:sz="0" w:space="0" w:color="auto"/>
        <w:bottom w:val="none" w:sz="0" w:space="0" w:color="auto"/>
        <w:right w:val="none" w:sz="0" w:space="0" w:color="auto"/>
      </w:divBdr>
    </w:div>
    <w:div w:id="25718701">
      <w:bodyDiv w:val="1"/>
      <w:marLeft w:val="0"/>
      <w:marRight w:val="0"/>
      <w:marTop w:val="0"/>
      <w:marBottom w:val="0"/>
      <w:divBdr>
        <w:top w:val="none" w:sz="0" w:space="0" w:color="auto"/>
        <w:left w:val="none" w:sz="0" w:space="0" w:color="auto"/>
        <w:bottom w:val="none" w:sz="0" w:space="0" w:color="auto"/>
        <w:right w:val="none" w:sz="0" w:space="0" w:color="auto"/>
      </w:divBdr>
    </w:div>
    <w:div w:id="25761532">
      <w:bodyDiv w:val="1"/>
      <w:marLeft w:val="0"/>
      <w:marRight w:val="0"/>
      <w:marTop w:val="0"/>
      <w:marBottom w:val="0"/>
      <w:divBdr>
        <w:top w:val="none" w:sz="0" w:space="0" w:color="auto"/>
        <w:left w:val="none" w:sz="0" w:space="0" w:color="auto"/>
        <w:bottom w:val="none" w:sz="0" w:space="0" w:color="auto"/>
        <w:right w:val="none" w:sz="0" w:space="0" w:color="auto"/>
      </w:divBdr>
    </w:div>
    <w:div w:id="25762049">
      <w:bodyDiv w:val="1"/>
      <w:marLeft w:val="0"/>
      <w:marRight w:val="0"/>
      <w:marTop w:val="0"/>
      <w:marBottom w:val="0"/>
      <w:divBdr>
        <w:top w:val="none" w:sz="0" w:space="0" w:color="auto"/>
        <w:left w:val="none" w:sz="0" w:space="0" w:color="auto"/>
        <w:bottom w:val="none" w:sz="0" w:space="0" w:color="auto"/>
        <w:right w:val="none" w:sz="0" w:space="0" w:color="auto"/>
      </w:divBdr>
    </w:div>
    <w:div w:id="25836897">
      <w:bodyDiv w:val="1"/>
      <w:marLeft w:val="0"/>
      <w:marRight w:val="0"/>
      <w:marTop w:val="0"/>
      <w:marBottom w:val="0"/>
      <w:divBdr>
        <w:top w:val="none" w:sz="0" w:space="0" w:color="auto"/>
        <w:left w:val="none" w:sz="0" w:space="0" w:color="auto"/>
        <w:bottom w:val="none" w:sz="0" w:space="0" w:color="auto"/>
        <w:right w:val="none" w:sz="0" w:space="0" w:color="auto"/>
      </w:divBdr>
    </w:div>
    <w:div w:id="25914059">
      <w:bodyDiv w:val="1"/>
      <w:marLeft w:val="0"/>
      <w:marRight w:val="0"/>
      <w:marTop w:val="0"/>
      <w:marBottom w:val="0"/>
      <w:divBdr>
        <w:top w:val="none" w:sz="0" w:space="0" w:color="auto"/>
        <w:left w:val="none" w:sz="0" w:space="0" w:color="auto"/>
        <w:bottom w:val="none" w:sz="0" w:space="0" w:color="auto"/>
        <w:right w:val="none" w:sz="0" w:space="0" w:color="auto"/>
      </w:divBdr>
    </w:div>
    <w:div w:id="26031429">
      <w:bodyDiv w:val="1"/>
      <w:marLeft w:val="0"/>
      <w:marRight w:val="0"/>
      <w:marTop w:val="0"/>
      <w:marBottom w:val="0"/>
      <w:divBdr>
        <w:top w:val="none" w:sz="0" w:space="0" w:color="auto"/>
        <w:left w:val="none" w:sz="0" w:space="0" w:color="auto"/>
        <w:bottom w:val="none" w:sz="0" w:space="0" w:color="auto"/>
        <w:right w:val="none" w:sz="0" w:space="0" w:color="auto"/>
      </w:divBdr>
    </w:div>
    <w:div w:id="26565104">
      <w:bodyDiv w:val="1"/>
      <w:marLeft w:val="0"/>
      <w:marRight w:val="0"/>
      <w:marTop w:val="0"/>
      <w:marBottom w:val="0"/>
      <w:divBdr>
        <w:top w:val="none" w:sz="0" w:space="0" w:color="auto"/>
        <w:left w:val="none" w:sz="0" w:space="0" w:color="auto"/>
        <w:bottom w:val="none" w:sz="0" w:space="0" w:color="auto"/>
        <w:right w:val="none" w:sz="0" w:space="0" w:color="auto"/>
      </w:divBdr>
    </w:div>
    <w:div w:id="26570525">
      <w:bodyDiv w:val="1"/>
      <w:marLeft w:val="0"/>
      <w:marRight w:val="0"/>
      <w:marTop w:val="0"/>
      <w:marBottom w:val="0"/>
      <w:divBdr>
        <w:top w:val="none" w:sz="0" w:space="0" w:color="auto"/>
        <w:left w:val="none" w:sz="0" w:space="0" w:color="auto"/>
        <w:bottom w:val="none" w:sz="0" w:space="0" w:color="auto"/>
        <w:right w:val="none" w:sz="0" w:space="0" w:color="auto"/>
      </w:divBdr>
    </w:div>
    <w:div w:id="26806521">
      <w:bodyDiv w:val="1"/>
      <w:marLeft w:val="0"/>
      <w:marRight w:val="0"/>
      <w:marTop w:val="0"/>
      <w:marBottom w:val="0"/>
      <w:divBdr>
        <w:top w:val="none" w:sz="0" w:space="0" w:color="auto"/>
        <w:left w:val="none" w:sz="0" w:space="0" w:color="auto"/>
        <w:bottom w:val="none" w:sz="0" w:space="0" w:color="auto"/>
        <w:right w:val="none" w:sz="0" w:space="0" w:color="auto"/>
      </w:divBdr>
    </w:div>
    <w:div w:id="27222207">
      <w:bodyDiv w:val="1"/>
      <w:marLeft w:val="0"/>
      <w:marRight w:val="0"/>
      <w:marTop w:val="0"/>
      <w:marBottom w:val="0"/>
      <w:divBdr>
        <w:top w:val="none" w:sz="0" w:space="0" w:color="auto"/>
        <w:left w:val="none" w:sz="0" w:space="0" w:color="auto"/>
        <w:bottom w:val="none" w:sz="0" w:space="0" w:color="auto"/>
        <w:right w:val="none" w:sz="0" w:space="0" w:color="auto"/>
      </w:divBdr>
    </w:div>
    <w:div w:id="27412588">
      <w:bodyDiv w:val="1"/>
      <w:marLeft w:val="0"/>
      <w:marRight w:val="0"/>
      <w:marTop w:val="0"/>
      <w:marBottom w:val="0"/>
      <w:divBdr>
        <w:top w:val="none" w:sz="0" w:space="0" w:color="auto"/>
        <w:left w:val="none" w:sz="0" w:space="0" w:color="auto"/>
        <w:bottom w:val="none" w:sz="0" w:space="0" w:color="auto"/>
        <w:right w:val="none" w:sz="0" w:space="0" w:color="auto"/>
      </w:divBdr>
    </w:div>
    <w:div w:id="27415961">
      <w:bodyDiv w:val="1"/>
      <w:marLeft w:val="0"/>
      <w:marRight w:val="0"/>
      <w:marTop w:val="0"/>
      <w:marBottom w:val="0"/>
      <w:divBdr>
        <w:top w:val="none" w:sz="0" w:space="0" w:color="auto"/>
        <w:left w:val="none" w:sz="0" w:space="0" w:color="auto"/>
        <w:bottom w:val="none" w:sz="0" w:space="0" w:color="auto"/>
        <w:right w:val="none" w:sz="0" w:space="0" w:color="auto"/>
      </w:divBdr>
    </w:div>
    <w:div w:id="27613279">
      <w:bodyDiv w:val="1"/>
      <w:marLeft w:val="0"/>
      <w:marRight w:val="0"/>
      <w:marTop w:val="0"/>
      <w:marBottom w:val="0"/>
      <w:divBdr>
        <w:top w:val="none" w:sz="0" w:space="0" w:color="auto"/>
        <w:left w:val="none" w:sz="0" w:space="0" w:color="auto"/>
        <w:bottom w:val="none" w:sz="0" w:space="0" w:color="auto"/>
        <w:right w:val="none" w:sz="0" w:space="0" w:color="auto"/>
      </w:divBdr>
    </w:div>
    <w:div w:id="27919159">
      <w:bodyDiv w:val="1"/>
      <w:marLeft w:val="0"/>
      <w:marRight w:val="0"/>
      <w:marTop w:val="0"/>
      <w:marBottom w:val="0"/>
      <w:divBdr>
        <w:top w:val="none" w:sz="0" w:space="0" w:color="auto"/>
        <w:left w:val="none" w:sz="0" w:space="0" w:color="auto"/>
        <w:bottom w:val="none" w:sz="0" w:space="0" w:color="auto"/>
        <w:right w:val="none" w:sz="0" w:space="0" w:color="auto"/>
      </w:divBdr>
    </w:div>
    <w:div w:id="27992895">
      <w:bodyDiv w:val="1"/>
      <w:marLeft w:val="0"/>
      <w:marRight w:val="0"/>
      <w:marTop w:val="0"/>
      <w:marBottom w:val="0"/>
      <w:divBdr>
        <w:top w:val="none" w:sz="0" w:space="0" w:color="auto"/>
        <w:left w:val="none" w:sz="0" w:space="0" w:color="auto"/>
        <w:bottom w:val="none" w:sz="0" w:space="0" w:color="auto"/>
        <w:right w:val="none" w:sz="0" w:space="0" w:color="auto"/>
      </w:divBdr>
    </w:div>
    <w:div w:id="28065600">
      <w:bodyDiv w:val="1"/>
      <w:marLeft w:val="0"/>
      <w:marRight w:val="0"/>
      <w:marTop w:val="0"/>
      <w:marBottom w:val="0"/>
      <w:divBdr>
        <w:top w:val="none" w:sz="0" w:space="0" w:color="auto"/>
        <w:left w:val="none" w:sz="0" w:space="0" w:color="auto"/>
        <w:bottom w:val="none" w:sz="0" w:space="0" w:color="auto"/>
        <w:right w:val="none" w:sz="0" w:space="0" w:color="auto"/>
      </w:divBdr>
    </w:div>
    <w:div w:id="28192150">
      <w:bodyDiv w:val="1"/>
      <w:marLeft w:val="0"/>
      <w:marRight w:val="0"/>
      <w:marTop w:val="0"/>
      <w:marBottom w:val="0"/>
      <w:divBdr>
        <w:top w:val="none" w:sz="0" w:space="0" w:color="auto"/>
        <w:left w:val="none" w:sz="0" w:space="0" w:color="auto"/>
        <w:bottom w:val="none" w:sz="0" w:space="0" w:color="auto"/>
        <w:right w:val="none" w:sz="0" w:space="0" w:color="auto"/>
      </w:divBdr>
    </w:div>
    <w:div w:id="28336354">
      <w:bodyDiv w:val="1"/>
      <w:marLeft w:val="0"/>
      <w:marRight w:val="0"/>
      <w:marTop w:val="0"/>
      <w:marBottom w:val="0"/>
      <w:divBdr>
        <w:top w:val="none" w:sz="0" w:space="0" w:color="auto"/>
        <w:left w:val="none" w:sz="0" w:space="0" w:color="auto"/>
        <w:bottom w:val="none" w:sz="0" w:space="0" w:color="auto"/>
        <w:right w:val="none" w:sz="0" w:space="0" w:color="auto"/>
      </w:divBdr>
    </w:div>
    <w:div w:id="28535131">
      <w:bodyDiv w:val="1"/>
      <w:marLeft w:val="0"/>
      <w:marRight w:val="0"/>
      <w:marTop w:val="0"/>
      <w:marBottom w:val="0"/>
      <w:divBdr>
        <w:top w:val="none" w:sz="0" w:space="0" w:color="auto"/>
        <w:left w:val="none" w:sz="0" w:space="0" w:color="auto"/>
        <w:bottom w:val="none" w:sz="0" w:space="0" w:color="auto"/>
        <w:right w:val="none" w:sz="0" w:space="0" w:color="auto"/>
      </w:divBdr>
    </w:div>
    <w:div w:id="28654832">
      <w:bodyDiv w:val="1"/>
      <w:marLeft w:val="0"/>
      <w:marRight w:val="0"/>
      <w:marTop w:val="0"/>
      <w:marBottom w:val="0"/>
      <w:divBdr>
        <w:top w:val="none" w:sz="0" w:space="0" w:color="auto"/>
        <w:left w:val="none" w:sz="0" w:space="0" w:color="auto"/>
        <w:bottom w:val="none" w:sz="0" w:space="0" w:color="auto"/>
        <w:right w:val="none" w:sz="0" w:space="0" w:color="auto"/>
      </w:divBdr>
    </w:div>
    <w:div w:id="28796570">
      <w:bodyDiv w:val="1"/>
      <w:marLeft w:val="0"/>
      <w:marRight w:val="0"/>
      <w:marTop w:val="0"/>
      <w:marBottom w:val="0"/>
      <w:divBdr>
        <w:top w:val="none" w:sz="0" w:space="0" w:color="auto"/>
        <w:left w:val="none" w:sz="0" w:space="0" w:color="auto"/>
        <w:bottom w:val="none" w:sz="0" w:space="0" w:color="auto"/>
        <w:right w:val="none" w:sz="0" w:space="0" w:color="auto"/>
      </w:divBdr>
    </w:div>
    <w:div w:id="28989510">
      <w:bodyDiv w:val="1"/>
      <w:marLeft w:val="0"/>
      <w:marRight w:val="0"/>
      <w:marTop w:val="0"/>
      <w:marBottom w:val="0"/>
      <w:divBdr>
        <w:top w:val="none" w:sz="0" w:space="0" w:color="auto"/>
        <w:left w:val="none" w:sz="0" w:space="0" w:color="auto"/>
        <w:bottom w:val="none" w:sz="0" w:space="0" w:color="auto"/>
        <w:right w:val="none" w:sz="0" w:space="0" w:color="auto"/>
      </w:divBdr>
    </w:div>
    <w:div w:id="29039004">
      <w:bodyDiv w:val="1"/>
      <w:marLeft w:val="0"/>
      <w:marRight w:val="0"/>
      <w:marTop w:val="0"/>
      <w:marBottom w:val="0"/>
      <w:divBdr>
        <w:top w:val="none" w:sz="0" w:space="0" w:color="auto"/>
        <w:left w:val="none" w:sz="0" w:space="0" w:color="auto"/>
        <w:bottom w:val="none" w:sz="0" w:space="0" w:color="auto"/>
        <w:right w:val="none" w:sz="0" w:space="0" w:color="auto"/>
      </w:divBdr>
    </w:div>
    <w:div w:id="29689442">
      <w:bodyDiv w:val="1"/>
      <w:marLeft w:val="0"/>
      <w:marRight w:val="0"/>
      <w:marTop w:val="0"/>
      <w:marBottom w:val="0"/>
      <w:divBdr>
        <w:top w:val="none" w:sz="0" w:space="0" w:color="auto"/>
        <w:left w:val="none" w:sz="0" w:space="0" w:color="auto"/>
        <w:bottom w:val="none" w:sz="0" w:space="0" w:color="auto"/>
        <w:right w:val="none" w:sz="0" w:space="0" w:color="auto"/>
      </w:divBdr>
    </w:div>
    <w:div w:id="29764730">
      <w:bodyDiv w:val="1"/>
      <w:marLeft w:val="0"/>
      <w:marRight w:val="0"/>
      <w:marTop w:val="0"/>
      <w:marBottom w:val="0"/>
      <w:divBdr>
        <w:top w:val="none" w:sz="0" w:space="0" w:color="auto"/>
        <w:left w:val="none" w:sz="0" w:space="0" w:color="auto"/>
        <w:bottom w:val="none" w:sz="0" w:space="0" w:color="auto"/>
        <w:right w:val="none" w:sz="0" w:space="0" w:color="auto"/>
      </w:divBdr>
    </w:div>
    <w:div w:id="29845641">
      <w:bodyDiv w:val="1"/>
      <w:marLeft w:val="0"/>
      <w:marRight w:val="0"/>
      <w:marTop w:val="0"/>
      <w:marBottom w:val="0"/>
      <w:divBdr>
        <w:top w:val="none" w:sz="0" w:space="0" w:color="auto"/>
        <w:left w:val="none" w:sz="0" w:space="0" w:color="auto"/>
        <w:bottom w:val="none" w:sz="0" w:space="0" w:color="auto"/>
        <w:right w:val="none" w:sz="0" w:space="0" w:color="auto"/>
      </w:divBdr>
    </w:div>
    <w:div w:id="29884524">
      <w:bodyDiv w:val="1"/>
      <w:marLeft w:val="0"/>
      <w:marRight w:val="0"/>
      <w:marTop w:val="0"/>
      <w:marBottom w:val="0"/>
      <w:divBdr>
        <w:top w:val="none" w:sz="0" w:space="0" w:color="auto"/>
        <w:left w:val="none" w:sz="0" w:space="0" w:color="auto"/>
        <w:bottom w:val="none" w:sz="0" w:space="0" w:color="auto"/>
        <w:right w:val="none" w:sz="0" w:space="0" w:color="auto"/>
      </w:divBdr>
    </w:div>
    <w:div w:id="29890088">
      <w:bodyDiv w:val="1"/>
      <w:marLeft w:val="0"/>
      <w:marRight w:val="0"/>
      <w:marTop w:val="0"/>
      <w:marBottom w:val="0"/>
      <w:divBdr>
        <w:top w:val="none" w:sz="0" w:space="0" w:color="auto"/>
        <w:left w:val="none" w:sz="0" w:space="0" w:color="auto"/>
        <w:bottom w:val="none" w:sz="0" w:space="0" w:color="auto"/>
        <w:right w:val="none" w:sz="0" w:space="0" w:color="auto"/>
      </w:divBdr>
    </w:div>
    <w:div w:id="29914624">
      <w:bodyDiv w:val="1"/>
      <w:marLeft w:val="0"/>
      <w:marRight w:val="0"/>
      <w:marTop w:val="0"/>
      <w:marBottom w:val="0"/>
      <w:divBdr>
        <w:top w:val="none" w:sz="0" w:space="0" w:color="auto"/>
        <w:left w:val="none" w:sz="0" w:space="0" w:color="auto"/>
        <w:bottom w:val="none" w:sz="0" w:space="0" w:color="auto"/>
        <w:right w:val="none" w:sz="0" w:space="0" w:color="auto"/>
      </w:divBdr>
    </w:div>
    <w:div w:id="30037095">
      <w:bodyDiv w:val="1"/>
      <w:marLeft w:val="0"/>
      <w:marRight w:val="0"/>
      <w:marTop w:val="0"/>
      <w:marBottom w:val="0"/>
      <w:divBdr>
        <w:top w:val="none" w:sz="0" w:space="0" w:color="auto"/>
        <w:left w:val="none" w:sz="0" w:space="0" w:color="auto"/>
        <w:bottom w:val="none" w:sz="0" w:space="0" w:color="auto"/>
        <w:right w:val="none" w:sz="0" w:space="0" w:color="auto"/>
      </w:divBdr>
    </w:div>
    <w:div w:id="30303760">
      <w:bodyDiv w:val="1"/>
      <w:marLeft w:val="0"/>
      <w:marRight w:val="0"/>
      <w:marTop w:val="0"/>
      <w:marBottom w:val="0"/>
      <w:divBdr>
        <w:top w:val="none" w:sz="0" w:space="0" w:color="auto"/>
        <w:left w:val="none" w:sz="0" w:space="0" w:color="auto"/>
        <w:bottom w:val="none" w:sz="0" w:space="0" w:color="auto"/>
        <w:right w:val="none" w:sz="0" w:space="0" w:color="auto"/>
      </w:divBdr>
    </w:div>
    <w:div w:id="30348018">
      <w:bodyDiv w:val="1"/>
      <w:marLeft w:val="0"/>
      <w:marRight w:val="0"/>
      <w:marTop w:val="0"/>
      <w:marBottom w:val="0"/>
      <w:divBdr>
        <w:top w:val="none" w:sz="0" w:space="0" w:color="auto"/>
        <w:left w:val="none" w:sz="0" w:space="0" w:color="auto"/>
        <w:bottom w:val="none" w:sz="0" w:space="0" w:color="auto"/>
        <w:right w:val="none" w:sz="0" w:space="0" w:color="auto"/>
      </w:divBdr>
    </w:div>
    <w:div w:id="30569676">
      <w:bodyDiv w:val="1"/>
      <w:marLeft w:val="0"/>
      <w:marRight w:val="0"/>
      <w:marTop w:val="0"/>
      <w:marBottom w:val="0"/>
      <w:divBdr>
        <w:top w:val="none" w:sz="0" w:space="0" w:color="auto"/>
        <w:left w:val="none" w:sz="0" w:space="0" w:color="auto"/>
        <w:bottom w:val="none" w:sz="0" w:space="0" w:color="auto"/>
        <w:right w:val="none" w:sz="0" w:space="0" w:color="auto"/>
      </w:divBdr>
    </w:div>
    <w:div w:id="30615537">
      <w:bodyDiv w:val="1"/>
      <w:marLeft w:val="0"/>
      <w:marRight w:val="0"/>
      <w:marTop w:val="0"/>
      <w:marBottom w:val="0"/>
      <w:divBdr>
        <w:top w:val="none" w:sz="0" w:space="0" w:color="auto"/>
        <w:left w:val="none" w:sz="0" w:space="0" w:color="auto"/>
        <w:bottom w:val="none" w:sz="0" w:space="0" w:color="auto"/>
        <w:right w:val="none" w:sz="0" w:space="0" w:color="auto"/>
      </w:divBdr>
    </w:div>
    <w:div w:id="30888892">
      <w:bodyDiv w:val="1"/>
      <w:marLeft w:val="0"/>
      <w:marRight w:val="0"/>
      <w:marTop w:val="0"/>
      <w:marBottom w:val="0"/>
      <w:divBdr>
        <w:top w:val="none" w:sz="0" w:space="0" w:color="auto"/>
        <w:left w:val="none" w:sz="0" w:space="0" w:color="auto"/>
        <w:bottom w:val="none" w:sz="0" w:space="0" w:color="auto"/>
        <w:right w:val="none" w:sz="0" w:space="0" w:color="auto"/>
      </w:divBdr>
    </w:div>
    <w:div w:id="31076545">
      <w:bodyDiv w:val="1"/>
      <w:marLeft w:val="0"/>
      <w:marRight w:val="0"/>
      <w:marTop w:val="0"/>
      <w:marBottom w:val="0"/>
      <w:divBdr>
        <w:top w:val="none" w:sz="0" w:space="0" w:color="auto"/>
        <w:left w:val="none" w:sz="0" w:space="0" w:color="auto"/>
        <w:bottom w:val="none" w:sz="0" w:space="0" w:color="auto"/>
        <w:right w:val="none" w:sz="0" w:space="0" w:color="auto"/>
      </w:divBdr>
    </w:div>
    <w:div w:id="31348088">
      <w:bodyDiv w:val="1"/>
      <w:marLeft w:val="0"/>
      <w:marRight w:val="0"/>
      <w:marTop w:val="0"/>
      <w:marBottom w:val="0"/>
      <w:divBdr>
        <w:top w:val="none" w:sz="0" w:space="0" w:color="auto"/>
        <w:left w:val="none" w:sz="0" w:space="0" w:color="auto"/>
        <w:bottom w:val="none" w:sz="0" w:space="0" w:color="auto"/>
        <w:right w:val="none" w:sz="0" w:space="0" w:color="auto"/>
      </w:divBdr>
    </w:div>
    <w:div w:id="31417463">
      <w:bodyDiv w:val="1"/>
      <w:marLeft w:val="0"/>
      <w:marRight w:val="0"/>
      <w:marTop w:val="0"/>
      <w:marBottom w:val="0"/>
      <w:divBdr>
        <w:top w:val="none" w:sz="0" w:space="0" w:color="auto"/>
        <w:left w:val="none" w:sz="0" w:space="0" w:color="auto"/>
        <w:bottom w:val="none" w:sz="0" w:space="0" w:color="auto"/>
        <w:right w:val="none" w:sz="0" w:space="0" w:color="auto"/>
      </w:divBdr>
    </w:div>
    <w:div w:id="31461393">
      <w:bodyDiv w:val="1"/>
      <w:marLeft w:val="0"/>
      <w:marRight w:val="0"/>
      <w:marTop w:val="0"/>
      <w:marBottom w:val="0"/>
      <w:divBdr>
        <w:top w:val="none" w:sz="0" w:space="0" w:color="auto"/>
        <w:left w:val="none" w:sz="0" w:space="0" w:color="auto"/>
        <w:bottom w:val="none" w:sz="0" w:space="0" w:color="auto"/>
        <w:right w:val="none" w:sz="0" w:space="0" w:color="auto"/>
      </w:divBdr>
    </w:div>
    <w:div w:id="31616041">
      <w:bodyDiv w:val="1"/>
      <w:marLeft w:val="0"/>
      <w:marRight w:val="0"/>
      <w:marTop w:val="0"/>
      <w:marBottom w:val="0"/>
      <w:divBdr>
        <w:top w:val="none" w:sz="0" w:space="0" w:color="auto"/>
        <w:left w:val="none" w:sz="0" w:space="0" w:color="auto"/>
        <w:bottom w:val="none" w:sz="0" w:space="0" w:color="auto"/>
        <w:right w:val="none" w:sz="0" w:space="0" w:color="auto"/>
      </w:divBdr>
    </w:div>
    <w:div w:id="31733959">
      <w:bodyDiv w:val="1"/>
      <w:marLeft w:val="0"/>
      <w:marRight w:val="0"/>
      <w:marTop w:val="0"/>
      <w:marBottom w:val="0"/>
      <w:divBdr>
        <w:top w:val="none" w:sz="0" w:space="0" w:color="auto"/>
        <w:left w:val="none" w:sz="0" w:space="0" w:color="auto"/>
        <w:bottom w:val="none" w:sz="0" w:space="0" w:color="auto"/>
        <w:right w:val="none" w:sz="0" w:space="0" w:color="auto"/>
      </w:divBdr>
    </w:div>
    <w:div w:id="31854337">
      <w:bodyDiv w:val="1"/>
      <w:marLeft w:val="0"/>
      <w:marRight w:val="0"/>
      <w:marTop w:val="0"/>
      <w:marBottom w:val="0"/>
      <w:divBdr>
        <w:top w:val="none" w:sz="0" w:space="0" w:color="auto"/>
        <w:left w:val="none" w:sz="0" w:space="0" w:color="auto"/>
        <w:bottom w:val="none" w:sz="0" w:space="0" w:color="auto"/>
        <w:right w:val="none" w:sz="0" w:space="0" w:color="auto"/>
      </w:divBdr>
    </w:div>
    <w:div w:id="31855697">
      <w:bodyDiv w:val="1"/>
      <w:marLeft w:val="0"/>
      <w:marRight w:val="0"/>
      <w:marTop w:val="0"/>
      <w:marBottom w:val="0"/>
      <w:divBdr>
        <w:top w:val="none" w:sz="0" w:space="0" w:color="auto"/>
        <w:left w:val="none" w:sz="0" w:space="0" w:color="auto"/>
        <w:bottom w:val="none" w:sz="0" w:space="0" w:color="auto"/>
        <w:right w:val="none" w:sz="0" w:space="0" w:color="auto"/>
      </w:divBdr>
    </w:div>
    <w:div w:id="32777372">
      <w:bodyDiv w:val="1"/>
      <w:marLeft w:val="0"/>
      <w:marRight w:val="0"/>
      <w:marTop w:val="0"/>
      <w:marBottom w:val="0"/>
      <w:divBdr>
        <w:top w:val="none" w:sz="0" w:space="0" w:color="auto"/>
        <w:left w:val="none" w:sz="0" w:space="0" w:color="auto"/>
        <w:bottom w:val="none" w:sz="0" w:space="0" w:color="auto"/>
        <w:right w:val="none" w:sz="0" w:space="0" w:color="auto"/>
      </w:divBdr>
    </w:div>
    <w:div w:id="32967722">
      <w:bodyDiv w:val="1"/>
      <w:marLeft w:val="0"/>
      <w:marRight w:val="0"/>
      <w:marTop w:val="0"/>
      <w:marBottom w:val="0"/>
      <w:divBdr>
        <w:top w:val="none" w:sz="0" w:space="0" w:color="auto"/>
        <w:left w:val="none" w:sz="0" w:space="0" w:color="auto"/>
        <w:bottom w:val="none" w:sz="0" w:space="0" w:color="auto"/>
        <w:right w:val="none" w:sz="0" w:space="0" w:color="auto"/>
      </w:divBdr>
    </w:div>
    <w:div w:id="33165909">
      <w:bodyDiv w:val="1"/>
      <w:marLeft w:val="0"/>
      <w:marRight w:val="0"/>
      <w:marTop w:val="0"/>
      <w:marBottom w:val="0"/>
      <w:divBdr>
        <w:top w:val="none" w:sz="0" w:space="0" w:color="auto"/>
        <w:left w:val="none" w:sz="0" w:space="0" w:color="auto"/>
        <w:bottom w:val="none" w:sz="0" w:space="0" w:color="auto"/>
        <w:right w:val="none" w:sz="0" w:space="0" w:color="auto"/>
      </w:divBdr>
    </w:div>
    <w:div w:id="33235688">
      <w:bodyDiv w:val="1"/>
      <w:marLeft w:val="0"/>
      <w:marRight w:val="0"/>
      <w:marTop w:val="0"/>
      <w:marBottom w:val="0"/>
      <w:divBdr>
        <w:top w:val="none" w:sz="0" w:space="0" w:color="auto"/>
        <w:left w:val="none" w:sz="0" w:space="0" w:color="auto"/>
        <w:bottom w:val="none" w:sz="0" w:space="0" w:color="auto"/>
        <w:right w:val="none" w:sz="0" w:space="0" w:color="auto"/>
      </w:divBdr>
    </w:div>
    <w:div w:id="33235912">
      <w:bodyDiv w:val="1"/>
      <w:marLeft w:val="0"/>
      <w:marRight w:val="0"/>
      <w:marTop w:val="0"/>
      <w:marBottom w:val="0"/>
      <w:divBdr>
        <w:top w:val="none" w:sz="0" w:space="0" w:color="auto"/>
        <w:left w:val="none" w:sz="0" w:space="0" w:color="auto"/>
        <w:bottom w:val="none" w:sz="0" w:space="0" w:color="auto"/>
        <w:right w:val="none" w:sz="0" w:space="0" w:color="auto"/>
      </w:divBdr>
    </w:div>
    <w:div w:id="33432526">
      <w:bodyDiv w:val="1"/>
      <w:marLeft w:val="0"/>
      <w:marRight w:val="0"/>
      <w:marTop w:val="0"/>
      <w:marBottom w:val="0"/>
      <w:divBdr>
        <w:top w:val="none" w:sz="0" w:space="0" w:color="auto"/>
        <w:left w:val="none" w:sz="0" w:space="0" w:color="auto"/>
        <w:bottom w:val="none" w:sz="0" w:space="0" w:color="auto"/>
        <w:right w:val="none" w:sz="0" w:space="0" w:color="auto"/>
      </w:divBdr>
    </w:div>
    <w:div w:id="33432621">
      <w:bodyDiv w:val="1"/>
      <w:marLeft w:val="0"/>
      <w:marRight w:val="0"/>
      <w:marTop w:val="0"/>
      <w:marBottom w:val="0"/>
      <w:divBdr>
        <w:top w:val="none" w:sz="0" w:space="0" w:color="auto"/>
        <w:left w:val="none" w:sz="0" w:space="0" w:color="auto"/>
        <w:bottom w:val="none" w:sz="0" w:space="0" w:color="auto"/>
        <w:right w:val="none" w:sz="0" w:space="0" w:color="auto"/>
      </w:divBdr>
    </w:div>
    <w:div w:id="33582313">
      <w:bodyDiv w:val="1"/>
      <w:marLeft w:val="0"/>
      <w:marRight w:val="0"/>
      <w:marTop w:val="0"/>
      <w:marBottom w:val="0"/>
      <w:divBdr>
        <w:top w:val="none" w:sz="0" w:space="0" w:color="auto"/>
        <w:left w:val="none" w:sz="0" w:space="0" w:color="auto"/>
        <w:bottom w:val="none" w:sz="0" w:space="0" w:color="auto"/>
        <w:right w:val="none" w:sz="0" w:space="0" w:color="auto"/>
      </w:divBdr>
    </w:div>
    <w:div w:id="33702919">
      <w:bodyDiv w:val="1"/>
      <w:marLeft w:val="0"/>
      <w:marRight w:val="0"/>
      <w:marTop w:val="0"/>
      <w:marBottom w:val="0"/>
      <w:divBdr>
        <w:top w:val="none" w:sz="0" w:space="0" w:color="auto"/>
        <w:left w:val="none" w:sz="0" w:space="0" w:color="auto"/>
        <w:bottom w:val="none" w:sz="0" w:space="0" w:color="auto"/>
        <w:right w:val="none" w:sz="0" w:space="0" w:color="auto"/>
      </w:divBdr>
    </w:div>
    <w:div w:id="33892804">
      <w:bodyDiv w:val="1"/>
      <w:marLeft w:val="0"/>
      <w:marRight w:val="0"/>
      <w:marTop w:val="0"/>
      <w:marBottom w:val="0"/>
      <w:divBdr>
        <w:top w:val="none" w:sz="0" w:space="0" w:color="auto"/>
        <w:left w:val="none" w:sz="0" w:space="0" w:color="auto"/>
        <w:bottom w:val="none" w:sz="0" w:space="0" w:color="auto"/>
        <w:right w:val="none" w:sz="0" w:space="0" w:color="auto"/>
      </w:divBdr>
    </w:div>
    <w:div w:id="34083624">
      <w:bodyDiv w:val="1"/>
      <w:marLeft w:val="0"/>
      <w:marRight w:val="0"/>
      <w:marTop w:val="0"/>
      <w:marBottom w:val="0"/>
      <w:divBdr>
        <w:top w:val="none" w:sz="0" w:space="0" w:color="auto"/>
        <w:left w:val="none" w:sz="0" w:space="0" w:color="auto"/>
        <w:bottom w:val="none" w:sz="0" w:space="0" w:color="auto"/>
        <w:right w:val="none" w:sz="0" w:space="0" w:color="auto"/>
      </w:divBdr>
    </w:div>
    <w:div w:id="34239950">
      <w:bodyDiv w:val="1"/>
      <w:marLeft w:val="0"/>
      <w:marRight w:val="0"/>
      <w:marTop w:val="0"/>
      <w:marBottom w:val="0"/>
      <w:divBdr>
        <w:top w:val="none" w:sz="0" w:space="0" w:color="auto"/>
        <w:left w:val="none" w:sz="0" w:space="0" w:color="auto"/>
        <w:bottom w:val="none" w:sz="0" w:space="0" w:color="auto"/>
        <w:right w:val="none" w:sz="0" w:space="0" w:color="auto"/>
      </w:divBdr>
    </w:div>
    <w:div w:id="34241169">
      <w:bodyDiv w:val="1"/>
      <w:marLeft w:val="0"/>
      <w:marRight w:val="0"/>
      <w:marTop w:val="0"/>
      <w:marBottom w:val="0"/>
      <w:divBdr>
        <w:top w:val="none" w:sz="0" w:space="0" w:color="auto"/>
        <w:left w:val="none" w:sz="0" w:space="0" w:color="auto"/>
        <w:bottom w:val="none" w:sz="0" w:space="0" w:color="auto"/>
        <w:right w:val="none" w:sz="0" w:space="0" w:color="auto"/>
      </w:divBdr>
    </w:div>
    <w:div w:id="34548610">
      <w:bodyDiv w:val="1"/>
      <w:marLeft w:val="0"/>
      <w:marRight w:val="0"/>
      <w:marTop w:val="0"/>
      <w:marBottom w:val="0"/>
      <w:divBdr>
        <w:top w:val="none" w:sz="0" w:space="0" w:color="auto"/>
        <w:left w:val="none" w:sz="0" w:space="0" w:color="auto"/>
        <w:bottom w:val="none" w:sz="0" w:space="0" w:color="auto"/>
        <w:right w:val="none" w:sz="0" w:space="0" w:color="auto"/>
      </w:divBdr>
    </w:div>
    <w:div w:id="34814980">
      <w:bodyDiv w:val="1"/>
      <w:marLeft w:val="0"/>
      <w:marRight w:val="0"/>
      <w:marTop w:val="0"/>
      <w:marBottom w:val="0"/>
      <w:divBdr>
        <w:top w:val="none" w:sz="0" w:space="0" w:color="auto"/>
        <w:left w:val="none" w:sz="0" w:space="0" w:color="auto"/>
        <w:bottom w:val="none" w:sz="0" w:space="0" w:color="auto"/>
        <w:right w:val="none" w:sz="0" w:space="0" w:color="auto"/>
      </w:divBdr>
    </w:div>
    <w:div w:id="35273643">
      <w:bodyDiv w:val="1"/>
      <w:marLeft w:val="0"/>
      <w:marRight w:val="0"/>
      <w:marTop w:val="0"/>
      <w:marBottom w:val="0"/>
      <w:divBdr>
        <w:top w:val="none" w:sz="0" w:space="0" w:color="auto"/>
        <w:left w:val="none" w:sz="0" w:space="0" w:color="auto"/>
        <w:bottom w:val="none" w:sz="0" w:space="0" w:color="auto"/>
        <w:right w:val="none" w:sz="0" w:space="0" w:color="auto"/>
      </w:divBdr>
    </w:div>
    <w:div w:id="35353086">
      <w:bodyDiv w:val="1"/>
      <w:marLeft w:val="0"/>
      <w:marRight w:val="0"/>
      <w:marTop w:val="0"/>
      <w:marBottom w:val="0"/>
      <w:divBdr>
        <w:top w:val="none" w:sz="0" w:space="0" w:color="auto"/>
        <w:left w:val="none" w:sz="0" w:space="0" w:color="auto"/>
        <w:bottom w:val="none" w:sz="0" w:space="0" w:color="auto"/>
        <w:right w:val="none" w:sz="0" w:space="0" w:color="auto"/>
      </w:divBdr>
    </w:div>
    <w:div w:id="35854122">
      <w:bodyDiv w:val="1"/>
      <w:marLeft w:val="0"/>
      <w:marRight w:val="0"/>
      <w:marTop w:val="0"/>
      <w:marBottom w:val="0"/>
      <w:divBdr>
        <w:top w:val="none" w:sz="0" w:space="0" w:color="auto"/>
        <w:left w:val="none" w:sz="0" w:space="0" w:color="auto"/>
        <w:bottom w:val="none" w:sz="0" w:space="0" w:color="auto"/>
        <w:right w:val="none" w:sz="0" w:space="0" w:color="auto"/>
      </w:divBdr>
    </w:div>
    <w:div w:id="35857880">
      <w:bodyDiv w:val="1"/>
      <w:marLeft w:val="0"/>
      <w:marRight w:val="0"/>
      <w:marTop w:val="0"/>
      <w:marBottom w:val="0"/>
      <w:divBdr>
        <w:top w:val="none" w:sz="0" w:space="0" w:color="auto"/>
        <w:left w:val="none" w:sz="0" w:space="0" w:color="auto"/>
        <w:bottom w:val="none" w:sz="0" w:space="0" w:color="auto"/>
        <w:right w:val="none" w:sz="0" w:space="0" w:color="auto"/>
      </w:divBdr>
    </w:div>
    <w:div w:id="36123612">
      <w:bodyDiv w:val="1"/>
      <w:marLeft w:val="0"/>
      <w:marRight w:val="0"/>
      <w:marTop w:val="0"/>
      <w:marBottom w:val="0"/>
      <w:divBdr>
        <w:top w:val="none" w:sz="0" w:space="0" w:color="auto"/>
        <w:left w:val="none" w:sz="0" w:space="0" w:color="auto"/>
        <w:bottom w:val="none" w:sz="0" w:space="0" w:color="auto"/>
        <w:right w:val="none" w:sz="0" w:space="0" w:color="auto"/>
      </w:divBdr>
    </w:div>
    <w:div w:id="36200799">
      <w:bodyDiv w:val="1"/>
      <w:marLeft w:val="0"/>
      <w:marRight w:val="0"/>
      <w:marTop w:val="0"/>
      <w:marBottom w:val="0"/>
      <w:divBdr>
        <w:top w:val="none" w:sz="0" w:space="0" w:color="auto"/>
        <w:left w:val="none" w:sz="0" w:space="0" w:color="auto"/>
        <w:bottom w:val="none" w:sz="0" w:space="0" w:color="auto"/>
        <w:right w:val="none" w:sz="0" w:space="0" w:color="auto"/>
      </w:divBdr>
    </w:div>
    <w:div w:id="36319263">
      <w:bodyDiv w:val="1"/>
      <w:marLeft w:val="0"/>
      <w:marRight w:val="0"/>
      <w:marTop w:val="0"/>
      <w:marBottom w:val="0"/>
      <w:divBdr>
        <w:top w:val="none" w:sz="0" w:space="0" w:color="auto"/>
        <w:left w:val="none" w:sz="0" w:space="0" w:color="auto"/>
        <w:bottom w:val="none" w:sz="0" w:space="0" w:color="auto"/>
        <w:right w:val="none" w:sz="0" w:space="0" w:color="auto"/>
      </w:divBdr>
    </w:div>
    <w:div w:id="36391222">
      <w:bodyDiv w:val="1"/>
      <w:marLeft w:val="0"/>
      <w:marRight w:val="0"/>
      <w:marTop w:val="0"/>
      <w:marBottom w:val="0"/>
      <w:divBdr>
        <w:top w:val="none" w:sz="0" w:space="0" w:color="auto"/>
        <w:left w:val="none" w:sz="0" w:space="0" w:color="auto"/>
        <w:bottom w:val="none" w:sz="0" w:space="0" w:color="auto"/>
        <w:right w:val="none" w:sz="0" w:space="0" w:color="auto"/>
      </w:divBdr>
    </w:div>
    <w:div w:id="36662804">
      <w:bodyDiv w:val="1"/>
      <w:marLeft w:val="0"/>
      <w:marRight w:val="0"/>
      <w:marTop w:val="0"/>
      <w:marBottom w:val="0"/>
      <w:divBdr>
        <w:top w:val="none" w:sz="0" w:space="0" w:color="auto"/>
        <w:left w:val="none" w:sz="0" w:space="0" w:color="auto"/>
        <w:bottom w:val="none" w:sz="0" w:space="0" w:color="auto"/>
        <w:right w:val="none" w:sz="0" w:space="0" w:color="auto"/>
      </w:divBdr>
    </w:div>
    <w:div w:id="36978144">
      <w:bodyDiv w:val="1"/>
      <w:marLeft w:val="0"/>
      <w:marRight w:val="0"/>
      <w:marTop w:val="0"/>
      <w:marBottom w:val="0"/>
      <w:divBdr>
        <w:top w:val="none" w:sz="0" w:space="0" w:color="auto"/>
        <w:left w:val="none" w:sz="0" w:space="0" w:color="auto"/>
        <w:bottom w:val="none" w:sz="0" w:space="0" w:color="auto"/>
        <w:right w:val="none" w:sz="0" w:space="0" w:color="auto"/>
      </w:divBdr>
    </w:div>
    <w:div w:id="37165153">
      <w:bodyDiv w:val="1"/>
      <w:marLeft w:val="0"/>
      <w:marRight w:val="0"/>
      <w:marTop w:val="0"/>
      <w:marBottom w:val="0"/>
      <w:divBdr>
        <w:top w:val="none" w:sz="0" w:space="0" w:color="auto"/>
        <w:left w:val="none" w:sz="0" w:space="0" w:color="auto"/>
        <w:bottom w:val="none" w:sz="0" w:space="0" w:color="auto"/>
        <w:right w:val="none" w:sz="0" w:space="0" w:color="auto"/>
      </w:divBdr>
    </w:div>
    <w:div w:id="37319375">
      <w:bodyDiv w:val="1"/>
      <w:marLeft w:val="0"/>
      <w:marRight w:val="0"/>
      <w:marTop w:val="0"/>
      <w:marBottom w:val="0"/>
      <w:divBdr>
        <w:top w:val="none" w:sz="0" w:space="0" w:color="auto"/>
        <w:left w:val="none" w:sz="0" w:space="0" w:color="auto"/>
        <w:bottom w:val="none" w:sz="0" w:space="0" w:color="auto"/>
        <w:right w:val="none" w:sz="0" w:space="0" w:color="auto"/>
      </w:divBdr>
    </w:div>
    <w:div w:id="37358501">
      <w:bodyDiv w:val="1"/>
      <w:marLeft w:val="0"/>
      <w:marRight w:val="0"/>
      <w:marTop w:val="0"/>
      <w:marBottom w:val="0"/>
      <w:divBdr>
        <w:top w:val="none" w:sz="0" w:space="0" w:color="auto"/>
        <w:left w:val="none" w:sz="0" w:space="0" w:color="auto"/>
        <w:bottom w:val="none" w:sz="0" w:space="0" w:color="auto"/>
        <w:right w:val="none" w:sz="0" w:space="0" w:color="auto"/>
      </w:divBdr>
    </w:div>
    <w:div w:id="37436760">
      <w:bodyDiv w:val="1"/>
      <w:marLeft w:val="0"/>
      <w:marRight w:val="0"/>
      <w:marTop w:val="0"/>
      <w:marBottom w:val="0"/>
      <w:divBdr>
        <w:top w:val="none" w:sz="0" w:space="0" w:color="auto"/>
        <w:left w:val="none" w:sz="0" w:space="0" w:color="auto"/>
        <w:bottom w:val="none" w:sz="0" w:space="0" w:color="auto"/>
        <w:right w:val="none" w:sz="0" w:space="0" w:color="auto"/>
      </w:divBdr>
    </w:div>
    <w:div w:id="37583930">
      <w:bodyDiv w:val="1"/>
      <w:marLeft w:val="0"/>
      <w:marRight w:val="0"/>
      <w:marTop w:val="0"/>
      <w:marBottom w:val="0"/>
      <w:divBdr>
        <w:top w:val="none" w:sz="0" w:space="0" w:color="auto"/>
        <w:left w:val="none" w:sz="0" w:space="0" w:color="auto"/>
        <w:bottom w:val="none" w:sz="0" w:space="0" w:color="auto"/>
        <w:right w:val="none" w:sz="0" w:space="0" w:color="auto"/>
      </w:divBdr>
    </w:div>
    <w:div w:id="37897145">
      <w:bodyDiv w:val="1"/>
      <w:marLeft w:val="0"/>
      <w:marRight w:val="0"/>
      <w:marTop w:val="0"/>
      <w:marBottom w:val="0"/>
      <w:divBdr>
        <w:top w:val="none" w:sz="0" w:space="0" w:color="auto"/>
        <w:left w:val="none" w:sz="0" w:space="0" w:color="auto"/>
        <w:bottom w:val="none" w:sz="0" w:space="0" w:color="auto"/>
        <w:right w:val="none" w:sz="0" w:space="0" w:color="auto"/>
      </w:divBdr>
    </w:div>
    <w:div w:id="37972819">
      <w:bodyDiv w:val="1"/>
      <w:marLeft w:val="0"/>
      <w:marRight w:val="0"/>
      <w:marTop w:val="0"/>
      <w:marBottom w:val="0"/>
      <w:divBdr>
        <w:top w:val="none" w:sz="0" w:space="0" w:color="auto"/>
        <w:left w:val="none" w:sz="0" w:space="0" w:color="auto"/>
        <w:bottom w:val="none" w:sz="0" w:space="0" w:color="auto"/>
        <w:right w:val="none" w:sz="0" w:space="0" w:color="auto"/>
      </w:divBdr>
    </w:div>
    <w:div w:id="38208215">
      <w:bodyDiv w:val="1"/>
      <w:marLeft w:val="0"/>
      <w:marRight w:val="0"/>
      <w:marTop w:val="0"/>
      <w:marBottom w:val="0"/>
      <w:divBdr>
        <w:top w:val="none" w:sz="0" w:space="0" w:color="auto"/>
        <w:left w:val="none" w:sz="0" w:space="0" w:color="auto"/>
        <w:bottom w:val="none" w:sz="0" w:space="0" w:color="auto"/>
        <w:right w:val="none" w:sz="0" w:space="0" w:color="auto"/>
      </w:divBdr>
    </w:div>
    <w:div w:id="38602100">
      <w:bodyDiv w:val="1"/>
      <w:marLeft w:val="0"/>
      <w:marRight w:val="0"/>
      <w:marTop w:val="0"/>
      <w:marBottom w:val="0"/>
      <w:divBdr>
        <w:top w:val="none" w:sz="0" w:space="0" w:color="auto"/>
        <w:left w:val="none" w:sz="0" w:space="0" w:color="auto"/>
        <w:bottom w:val="none" w:sz="0" w:space="0" w:color="auto"/>
        <w:right w:val="none" w:sz="0" w:space="0" w:color="auto"/>
      </w:divBdr>
    </w:div>
    <w:div w:id="38745866">
      <w:bodyDiv w:val="1"/>
      <w:marLeft w:val="0"/>
      <w:marRight w:val="0"/>
      <w:marTop w:val="0"/>
      <w:marBottom w:val="0"/>
      <w:divBdr>
        <w:top w:val="none" w:sz="0" w:space="0" w:color="auto"/>
        <w:left w:val="none" w:sz="0" w:space="0" w:color="auto"/>
        <w:bottom w:val="none" w:sz="0" w:space="0" w:color="auto"/>
        <w:right w:val="none" w:sz="0" w:space="0" w:color="auto"/>
      </w:divBdr>
    </w:div>
    <w:div w:id="38865775">
      <w:bodyDiv w:val="1"/>
      <w:marLeft w:val="0"/>
      <w:marRight w:val="0"/>
      <w:marTop w:val="0"/>
      <w:marBottom w:val="0"/>
      <w:divBdr>
        <w:top w:val="none" w:sz="0" w:space="0" w:color="auto"/>
        <w:left w:val="none" w:sz="0" w:space="0" w:color="auto"/>
        <w:bottom w:val="none" w:sz="0" w:space="0" w:color="auto"/>
        <w:right w:val="none" w:sz="0" w:space="0" w:color="auto"/>
      </w:divBdr>
    </w:div>
    <w:div w:id="39134264">
      <w:bodyDiv w:val="1"/>
      <w:marLeft w:val="0"/>
      <w:marRight w:val="0"/>
      <w:marTop w:val="0"/>
      <w:marBottom w:val="0"/>
      <w:divBdr>
        <w:top w:val="none" w:sz="0" w:space="0" w:color="auto"/>
        <w:left w:val="none" w:sz="0" w:space="0" w:color="auto"/>
        <w:bottom w:val="none" w:sz="0" w:space="0" w:color="auto"/>
        <w:right w:val="none" w:sz="0" w:space="0" w:color="auto"/>
      </w:divBdr>
    </w:div>
    <w:div w:id="39400434">
      <w:bodyDiv w:val="1"/>
      <w:marLeft w:val="0"/>
      <w:marRight w:val="0"/>
      <w:marTop w:val="0"/>
      <w:marBottom w:val="0"/>
      <w:divBdr>
        <w:top w:val="none" w:sz="0" w:space="0" w:color="auto"/>
        <w:left w:val="none" w:sz="0" w:space="0" w:color="auto"/>
        <w:bottom w:val="none" w:sz="0" w:space="0" w:color="auto"/>
        <w:right w:val="none" w:sz="0" w:space="0" w:color="auto"/>
      </w:divBdr>
    </w:div>
    <w:div w:id="39667170">
      <w:bodyDiv w:val="1"/>
      <w:marLeft w:val="0"/>
      <w:marRight w:val="0"/>
      <w:marTop w:val="0"/>
      <w:marBottom w:val="0"/>
      <w:divBdr>
        <w:top w:val="none" w:sz="0" w:space="0" w:color="auto"/>
        <w:left w:val="none" w:sz="0" w:space="0" w:color="auto"/>
        <w:bottom w:val="none" w:sz="0" w:space="0" w:color="auto"/>
        <w:right w:val="none" w:sz="0" w:space="0" w:color="auto"/>
      </w:divBdr>
    </w:div>
    <w:div w:id="39744141">
      <w:bodyDiv w:val="1"/>
      <w:marLeft w:val="0"/>
      <w:marRight w:val="0"/>
      <w:marTop w:val="0"/>
      <w:marBottom w:val="0"/>
      <w:divBdr>
        <w:top w:val="none" w:sz="0" w:space="0" w:color="auto"/>
        <w:left w:val="none" w:sz="0" w:space="0" w:color="auto"/>
        <w:bottom w:val="none" w:sz="0" w:space="0" w:color="auto"/>
        <w:right w:val="none" w:sz="0" w:space="0" w:color="auto"/>
      </w:divBdr>
    </w:div>
    <w:div w:id="39789369">
      <w:bodyDiv w:val="1"/>
      <w:marLeft w:val="0"/>
      <w:marRight w:val="0"/>
      <w:marTop w:val="0"/>
      <w:marBottom w:val="0"/>
      <w:divBdr>
        <w:top w:val="none" w:sz="0" w:space="0" w:color="auto"/>
        <w:left w:val="none" w:sz="0" w:space="0" w:color="auto"/>
        <w:bottom w:val="none" w:sz="0" w:space="0" w:color="auto"/>
        <w:right w:val="none" w:sz="0" w:space="0" w:color="auto"/>
      </w:divBdr>
    </w:div>
    <w:div w:id="40174234">
      <w:bodyDiv w:val="1"/>
      <w:marLeft w:val="0"/>
      <w:marRight w:val="0"/>
      <w:marTop w:val="0"/>
      <w:marBottom w:val="0"/>
      <w:divBdr>
        <w:top w:val="none" w:sz="0" w:space="0" w:color="auto"/>
        <w:left w:val="none" w:sz="0" w:space="0" w:color="auto"/>
        <w:bottom w:val="none" w:sz="0" w:space="0" w:color="auto"/>
        <w:right w:val="none" w:sz="0" w:space="0" w:color="auto"/>
      </w:divBdr>
    </w:div>
    <w:div w:id="40597540">
      <w:bodyDiv w:val="1"/>
      <w:marLeft w:val="0"/>
      <w:marRight w:val="0"/>
      <w:marTop w:val="0"/>
      <w:marBottom w:val="0"/>
      <w:divBdr>
        <w:top w:val="none" w:sz="0" w:space="0" w:color="auto"/>
        <w:left w:val="none" w:sz="0" w:space="0" w:color="auto"/>
        <w:bottom w:val="none" w:sz="0" w:space="0" w:color="auto"/>
        <w:right w:val="none" w:sz="0" w:space="0" w:color="auto"/>
      </w:divBdr>
    </w:div>
    <w:div w:id="40793984">
      <w:bodyDiv w:val="1"/>
      <w:marLeft w:val="0"/>
      <w:marRight w:val="0"/>
      <w:marTop w:val="0"/>
      <w:marBottom w:val="0"/>
      <w:divBdr>
        <w:top w:val="none" w:sz="0" w:space="0" w:color="auto"/>
        <w:left w:val="none" w:sz="0" w:space="0" w:color="auto"/>
        <w:bottom w:val="none" w:sz="0" w:space="0" w:color="auto"/>
        <w:right w:val="none" w:sz="0" w:space="0" w:color="auto"/>
      </w:divBdr>
    </w:div>
    <w:div w:id="40830157">
      <w:bodyDiv w:val="1"/>
      <w:marLeft w:val="0"/>
      <w:marRight w:val="0"/>
      <w:marTop w:val="0"/>
      <w:marBottom w:val="0"/>
      <w:divBdr>
        <w:top w:val="none" w:sz="0" w:space="0" w:color="auto"/>
        <w:left w:val="none" w:sz="0" w:space="0" w:color="auto"/>
        <w:bottom w:val="none" w:sz="0" w:space="0" w:color="auto"/>
        <w:right w:val="none" w:sz="0" w:space="0" w:color="auto"/>
      </w:divBdr>
    </w:div>
    <w:div w:id="40978731">
      <w:bodyDiv w:val="1"/>
      <w:marLeft w:val="0"/>
      <w:marRight w:val="0"/>
      <w:marTop w:val="0"/>
      <w:marBottom w:val="0"/>
      <w:divBdr>
        <w:top w:val="none" w:sz="0" w:space="0" w:color="auto"/>
        <w:left w:val="none" w:sz="0" w:space="0" w:color="auto"/>
        <w:bottom w:val="none" w:sz="0" w:space="0" w:color="auto"/>
        <w:right w:val="none" w:sz="0" w:space="0" w:color="auto"/>
      </w:divBdr>
    </w:div>
    <w:div w:id="41056626">
      <w:bodyDiv w:val="1"/>
      <w:marLeft w:val="0"/>
      <w:marRight w:val="0"/>
      <w:marTop w:val="0"/>
      <w:marBottom w:val="0"/>
      <w:divBdr>
        <w:top w:val="none" w:sz="0" w:space="0" w:color="auto"/>
        <w:left w:val="none" w:sz="0" w:space="0" w:color="auto"/>
        <w:bottom w:val="none" w:sz="0" w:space="0" w:color="auto"/>
        <w:right w:val="none" w:sz="0" w:space="0" w:color="auto"/>
      </w:divBdr>
    </w:div>
    <w:div w:id="41058047">
      <w:bodyDiv w:val="1"/>
      <w:marLeft w:val="0"/>
      <w:marRight w:val="0"/>
      <w:marTop w:val="0"/>
      <w:marBottom w:val="0"/>
      <w:divBdr>
        <w:top w:val="none" w:sz="0" w:space="0" w:color="auto"/>
        <w:left w:val="none" w:sz="0" w:space="0" w:color="auto"/>
        <w:bottom w:val="none" w:sz="0" w:space="0" w:color="auto"/>
        <w:right w:val="none" w:sz="0" w:space="0" w:color="auto"/>
      </w:divBdr>
    </w:div>
    <w:div w:id="41491907">
      <w:bodyDiv w:val="1"/>
      <w:marLeft w:val="0"/>
      <w:marRight w:val="0"/>
      <w:marTop w:val="0"/>
      <w:marBottom w:val="0"/>
      <w:divBdr>
        <w:top w:val="none" w:sz="0" w:space="0" w:color="auto"/>
        <w:left w:val="none" w:sz="0" w:space="0" w:color="auto"/>
        <w:bottom w:val="none" w:sz="0" w:space="0" w:color="auto"/>
        <w:right w:val="none" w:sz="0" w:space="0" w:color="auto"/>
      </w:divBdr>
    </w:div>
    <w:div w:id="41559754">
      <w:bodyDiv w:val="1"/>
      <w:marLeft w:val="0"/>
      <w:marRight w:val="0"/>
      <w:marTop w:val="0"/>
      <w:marBottom w:val="0"/>
      <w:divBdr>
        <w:top w:val="none" w:sz="0" w:space="0" w:color="auto"/>
        <w:left w:val="none" w:sz="0" w:space="0" w:color="auto"/>
        <w:bottom w:val="none" w:sz="0" w:space="0" w:color="auto"/>
        <w:right w:val="none" w:sz="0" w:space="0" w:color="auto"/>
      </w:divBdr>
    </w:div>
    <w:div w:id="41634359">
      <w:bodyDiv w:val="1"/>
      <w:marLeft w:val="0"/>
      <w:marRight w:val="0"/>
      <w:marTop w:val="0"/>
      <w:marBottom w:val="0"/>
      <w:divBdr>
        <w:top w:val="none" w:sz="0" w:space="0" w:color="auto"/>
        <w:left w:val="none" w:sz="0" w:space="0" w:color="auto"/>
        <w:bottom w:val="none" w:sz="0" w:space="0" w:color="auto"/>
        <w:right w:val="none" w:sz="0" w:space="0" w:color="auto"/>
      </w:divBdr>
    </w:div>
    <w:div w:id="41642392">
      <w:bodyDiv w:val="1"/>
      <w:marLeft w:val="0"/>
      <w:marRight w:val="0"/>
      <w:marTop w:val="0"/>
      <w:marBottom w:val="0"/>
      <w:divBdr>
        <w:top w:val="none" w:sz="0" w:space="0" w:color="auto"/>
        <w:left w:val="none" w:sz="0" w:space="0" w:color="auto"/>
        <w:bottom w:val="none" w:sz="0" w:space="0" w:color="auto"/>
        <w:right w:val="none" w:sz="0" w:space="0" w:color="auto"/>
      </w:divBdr>
    </w:div>
    <w:div w:id="41908681">
      <w:bodyDiv w:val="1"/>
      <w:marLeft w:val="0"/>
      <w:marRight w:val="0"/>
      <w:marTop w:val="0"/>
      <w:marBottom w:val="0"/>
      <w:divBdr>
        <w:top w:val="none" w:sz="0" w:space="0" w:color="auto"/>
        <w:left w:val="none" w:sz="0" w:space="0" w:color="auto"/>
        <w:bottom w:val="none" w:sz="0" w:space="0" w:color="auto"/>
        <w:right w:val="none" w:sz="0" w:space="0" w:color="auto"/>
      </w:divBdr>
    </w:div>
    <w:div w:id="42022173">
      <w:bodyDiv w:val="1"/>
      <w:marLeft w:val="0"/>
      <w:marRight w:val="0"/>
      <w:marTop w:val="0"/>
      <w:marBottom w:val="0"/>
      <w:divBdr>
        <w:top w:val="none" w:sz="0" w:space="0" w:color="auto"/>
        <w:left w:val="none" w:sz="0" w:space="0" w:color="auto"/>
        <w:bottom w:val="none" w:sz="0" w:space="0" w:color="auto"/>
        <w:right w:val="none" w:sz="0" w:space="0" w:color="auto"/>
      </w:divBdr>
    </w:div>
    <w:div w:id="42095901">
      <w:bodyDiv w:val="1"/>
      <w:marLeft w:val="0"/>
      <w:marRight w:val="0"/>
      <w:marTop w:val="0"/>
      <w:marBottom w:val="0"/>
      <w:divBdr>
        <w:top w:val="none" w:sz="0" w:space="0" w:color="auto"/>
        <w:left w:val="none" w:sz="0" w:space="0" w:color="auto"/>
        <w:bottom w:val="none" w:sz="0" w:space="0" w:color="auto"/>
        <w:right w:val="none" w:sz="0" w:space="0" w:color="auto"/>
      </w:divBdr>
    </w:div>
    <w:div w:id="42104659">
      <w:bodyDiv w:val="1"/>
      <w:marLeft w:val="0"/>
      <w:marRight w:val="0"/>
      <w:marTop w:val="0"/>
      <w:marBottom w:val="0"/>
      <w:divBdr>
        <w:top w:val="none" w:sz="0" w:space="0" w:color="auto"/>
        <w:left w:val="none" w:sz="0" w:space="0" w:color="auto"/>
        <w:bottom w:val="none" w:sz="0" w:space="0" w:color="auto"/>
        <w:right w:val="none" w:sz="0" w:space="0" w:color="auto"/>
      </w:divBdr>
    </w:div>
    <w:div w:id="42412663">
      <w:bodyDiv w:val="1"/>
      <w:marLeft w:val="0"/>
      <w:marRight w:val="0"/>
      <w:marTop w:val="0"/>
      <w:marBottom w:val="0"/>
      <w:divBdr>
        <w:top w:val="none" w:sz="0" w:space="0" w:color="auto"/>
        <w:left w:val="none" w:sz="0" w:space="0" w:color="auto"/>
        <w:bottom w:val="none" w:sz="0" w:space="0" w:color="auto"/>
        <w:right w:val="none" w:sz="0" w:space="0" w:color="auto"/>
      </w:divBdr>
    </w:div>
    <w:div w:id="42681712">
      <w:bodyDiv w:val="1"/>
      <w:marLeft w:val="0"/>
      <w:marRight w:val="0"/>
      <w:marTop w:val="0"/>
      <w:marBottom w:val="0"/>
      <w:divBdr>
        <w:top w:val="none" w:sz="0" w:space="0" w:color="auto"/>
        <w:left w:val="none" w:sz="0" w:space="0" w:color="auto"/>
        <w:bottom w:val="none" w:sz="0" w:space="0" w:color="auto"/>
        <w:right w:val="none" w:sz="0" w:space="0" w:color="auto"/>
      </w:divBdr>
    </w:div>
    <w:div w:id="42953153">
      <w:bodyDiv w:val="1"/>
      <w:marLeft w:val="0"/>
      <w:marRight w:val="0"/>
      <w:marTop w:val="0"/>
      <w:marBottom w:val="0"/>
      <w:divBdr>
        <w:top w:val="none" w:sz="0" w:space="0" w:color="auto"/>
        <w:left w:val="none" w:sz="0" w:space="0" w:color="auto"/>
        <w:bottom w:val="none" w:sz="0" w:space="0" w:color="auto"/>
        <w:right w:val="none" w:sz="0" w:space="0" w:color="auto"/>
      </w:divBdr>
    </w:div>
    <w:div w:id="43023099">
      <w:bodyDiv w:val="1"/>
      <w:marLeft w:val="0"/>
      <w:marRight w:val="0"/>
      <w:marTop w:val="0"/>
      <w:marBottom w:val="0"/>
      <w:divBdr>
        <w:top w:val="none" w:sz="0" w:space="0" w:color="auto"/>
        <w:left w:val="none" w:sz="0" w:space="0" w:color="auto"/>
        <w:bottom w:val="none" w:sz="0" w:space="0" w:color="auto"/>
        <w:right w:val="none" w:sz="0" w:space="0" w:color="auto"/>
      </w:divBdr>
    </w:div>
    <w:div w:id="43217485">
      <w:bodyDiv w:val="1"/>
      <w:marLeft w:val="0"/>
      <w:marRight w:val="0"/>
      <w:marTop w:val="0"/>
      <w:marBottom w:val="0"/>
      <w:divBdr>
        <w:top w:val="none" w:sz="0" w:space="0" w:color="auto"/>
        <w:left w:val="none" w:sz="0" w:space="0" w:color="auto"/>
        <w:bottom w:val="none" w:sz="0" w:space="0" w:color="auto"/>
        <w:right w:val="none" w:sz="0" w:space="0" w:color="auto"/>
      </w:divBdr>
    </w:div>
    <w:div w:id="43261071">
      <w:bodyDiv w:val="1"/>
      <w:marLeft w:val="0"/>
      <w:marRight w:val="0"/>
      <w:marTop w:val="0"/>
      <w:marBottom w:val="0"/>
      <w:divBdr>
        <w:top w:val="none" w:sz="0" w:space="0" w:color="auto"/>
        <w:left w:val="none" w:sz="0" w:space="0" w:color="auto"/>
        <w:bottom w:val="none" w:sz="0" w:space="0" w:color="auto"/>
        <w:right w:val="none" w:sz="0" w:space="0" w:color="auto"/>
      </w:divBdr>
    </w:div>
    <w:div w:id="43263628">
      <w:bodyDiv w:val="1"/>
      <w:marLeft w:val="0"/>
      <w:marRight w:val="0"/>
      <w:marTop w:val="0"/>
      <w:marBottom w:val="0"/>
      <w:divBdr>
        <w:top w:val="none" w:sz="0" w:space="0" w:color="auto"/>
        <w:left w:val="none" w:sz="0" w:space="0" w:color="auto"/>
        <w:bottom w:val="none" w:sz="0" w:space="0" w:color="auto"/>
        <w:right w:val="none" w:sz="0" w:space="0" w:color="auto"/>
      </w:divBdr>
    </w:div>
    <w:div w:id="43410247">
      <w:bodyDiv w:val="1"/>
      <w:marLeft w:val="0"/>
      <w:marRight w:val="0"/>
      <w:marTop w:val="0"/>
      <w:marBottom w:val="0"/>
      <w:divBdr>
        <w:top w:val="none" w:sz="0" w:space="0" w:color="auto"/>
        <w:left w:val="none" w:sz="0" w:space="0" w:color="auto"/>
        <w:bottom w:val="none" w:sz="0" w:space="0" w:color="auto"/>
        <w:right w:val="none" w:sz="0" w:space="0" w:color="auto"/>
      </w:divBdr>
    </w:div>
    <w:div w:id="43796918">
      <w:bodyDiv w:val="1"/>
      <w:marLeft w:val="0"/>
      <w:marRight w:val="0"/>
      <w:marTop w:val="0"/>
      <w:marBottom w:val="0"/>
      <w:divBdr>
        <w:top w:val="none" w:sz="0" w:space="0" w:color="auto"/>
        <w:left w:val="none" w:sz="0" w:space="0" w:color="auto"/>
        <w:bottom w:val="none" w:sz="0" w:space="0" w:color="auto"/>
        <w:right w:val="none" w:sz="0" w:space="0" w:color="auto"/>
      </w:divBdr>
    </w:div>
    <w:div w:id="43871060">
      <w:bodyDiv w:val="1"/>
      <w:marLeft w:val="0"/>
      <w:marRight w:val="0"/>
      <w:marTop w:val="0"/>
      <w:marBottom w:val="0"/>
      <w:divBdr>
        <w:top w:val="none" w:sz="0" w:space="0" w:color="auto"/>
        <w:left w:val="none" w:sz="0" w:space="0" w:color="auto"/>
        <w:bottom w:val="none" w:sz="0" w:space="0" w:color="auto"/>
        <w:right w:val="none" w:sz="0" w:space="0" w:color="auto"/>
      </w:divBdr>
    </w:div>
    <w:div w:id="43911432">
      <w:bodyDiv w:val="1"/>
      <w:marLeft w:val="0"/>
      <w:marRight w:val="0"/>
      <w:marTop w:val="0"/>
      <w:marBottom w:val="0"/>
      <w:divBdr>
        <w:top w:val="none" w:sz="0" w:space="0" w:color="auto"/>
        <w:left w:val="none" w:sz="0" w:space="0" w:color="auto"/>
        <w:bottom w:val="none" w:sz="0" w:space="0" w:color="auto"/>
        <w:right w:val="none" w:sz="0" w:space="0" w:color="auto"/>
      </w:divBdr>
    </w:div>
    <w:div w:id="43991542">
      <w:bodyDiv w:val="1"/>
      <w:marLeft w:val="0"/>
      <w:marRight w:val="0"/>
      <w:marTop w:val="0"/>
      <w:marBottom w:val="0"/>
      <w:divBdr>
        <w:top w:val="none" w:sz="0" w:space="0" w:color="auto"/>
        <w:left w:val="none" w:sz="0" w:space="0" w:color="auto"/>
        <w:bottom w:val="none" w:sz="0" w:space="0" w:color="auto"/>
        <w:right w:val="none" w:sz="0" w:space="0" w:color="auto"/>
      </w:divBdr>
    </w:div>
    <w:div w:id="44180731">
      <w:bodyDiv w:val="1"/>
      <w:marLeft w:val="0"/>
      <w:marRight w:val="0"/>
      <w:marTop w:val="0"/>
      <w:marBottom w:val="0"/>
      <w:divBdr>
        <w:top w:val="none" w:sz="0" w:space="0" w:color="auto"/>
        <w:left w:val="none" w:sz="0" w:space="0" w:color="auto"/>
        <w:bottom w:val="none" w:sz="0" w:space="0" w:color="auto"/>
        <w:right w:val="none" w:sz="0" w:space="0" w:color="auto"/>
      </w:divBdr>
    </w:div>
    <w:div w:id="44186980">
      <w:bodyDiv w:val="1"/>
      <w:marLeft w:val="0"/>
      <w:marRight w:val="0"/>
      <w:marTop w:val="0"/>
      <w:marBottom w:val="0"/>
      <w:divBdr>
        <w:top w:val="none" w:sz="0" w:space="0" w:color="auto"/>
        <w:left w:val="none" w:sz="0" w:space="0" w:color="auto"/>
        <w:bottom w:val="none" w:sz="0" w:space="0" w:color="auto"/>
        <w:right w:val="none" w:sz="0" w:space="0" w:color="auto"/>
      </w:divBdr>
    </w:div>
    <w:div w:id="44187615">
      <w:bodyDiv w:val="1"/>
      <w:marLeft w:val="0"/>
      <w:marRight w:val="0"/>
      <w:marTop w:val="0"/>
      <w:marBottom w:val="0"/>
      <w:divBdr>
        <w:top w:val="none" w:sz="0" w:space="0" w:color="auto"/>
        <w:left w:val="none" w:sz="0" w:space="0" w:color="auto"/>
        <w:bottom w:val="none" w:sz="0" w:space="0" w:color="auto"/>
        <w:right w:val="none" w:sz="0" w:space="0" w:color="auto"/>
      </w:divBdr>
    </w:div>
    <w:div w:id="44333025">
      <w:bodyDiv w:val="1"/>
      <w:marLeft w:val="0"/>
      <w:marRight w:val="0"/>
      <w:marTop w:val="0"/>
      <w:marBottom w:val="0"/>
      <w:divBdr>
        <w:top w:val="none" w:sz="0" w:space="0" w:color="auto"/>
        <w:left w:val="none" w:sz="0" w:space="0" w:color="auto"/>
        <w:bottom w:val="none" w:sz="0" w:space="0" w:color="auto"/>
        <w:right w:val="none" w:sz="0" w:space="0" w:color="auto"/>
      </w:divBdr>
    </w:div>
    <w:div w:id="44531372">
      <w:bodyDiv w:val="1"/>
      <w:marLeft w:val="0"/>
      <w:marRight w:val="0"/>
      <w:marTop w:val="0"/>
      <w:marBottom w:val="0"/>
      <w:divBdr>
        <w:top w:val="none" w:sz="0" w:space="0" w:color="auto"/>
        <w:left w:val="none" w:sz="0" w:space="0" w:color="auto"/>
        <w:bottom w:val="none" w:sz="0" w:space="0" w:color="auto"/>
        <w:right w:val="none" w:sz="0" w:space="0" w:color="auto"/>
      </w:divBdr>
    </w:div>
    <w:div w:id="44762192">
      <w:bodyDiv w:val="1"/>
      <w:marLeft w:val="0"/>
      <w:marRight w:val="0"/>
      <w:marTop w:val="0"/>
      <w:marBottom w:val="0"/>
      <w:divBdr>
        <w:top w:val="none" w:sz="0" w:space="0" w:color="auto"/>
        <w:left w:val="none" w:sz="0" w:space="0" w:color="auto"/>
        <w:bottom w:val="none" w:sz="0" w:space="0" w:color="auto"/>
        <w:right w:val="none" w:sz="0" w:space="0" w:color="auto"/>
      </w:divBdr>
    </w:div>
    <w:div w:id="45031207">
      <w:bodyDiv w:val="1"/>
      <w:marLeft w:val="0"/>
      <w:marRight w:val="0"/>
      <w:marTop w:val="0"/>
      <w:marBottom w:val="0"/>
      <w:divBdr>
        <w:top w:val="none" w:sz="0" w:space="0" w:color="auto"/>
        <w:left w:val="none" w:sz="0" w:space="0" w:color="auto"/>
        <w:bottom w:val="none" w:sz="0" w:space="0" w:color="auto"/>
        <w:right w:val="none" w:sz="0" w:space="0" w:color="auto"/>
      </w:divBdr>
    </w:div>
    <w:div w:id="45883136">
      <w:bodyDiv w:val="1"/>
      <w:marLeft w:val="0"/>
      <w:marRight w:val="0"/>
      <w:marTop w:val="0"/>
      <w:marBottom w:val="0"/>
      <w:divBdr>
        <w:top w:val="none" w:sz="0" w:space="0" w:color="auto"/>
        <w:left w:val="none" w:sz="0" w:space="0" w:color="auto"/>
        <w:bottom w:val="none" w:sz="0" w:space="0" w:color="auto"/>
        <w:right w:val="none" w:sz="0" w:space="0" w:color="auto"/>
      </w:divBdr>
    </w:div>
    <w:div w:id="45956023">
      <w:bodyDiv w:val="1"/>
      <w:marLeft w:val="0"/>
      <w:marRight w:val="0"/>
      <w:marTop w:val="0"/>
      <w:marBottom w:val="0"/>
      <w:divBdr>
        <w:top w:val="none" w:sz="0" w:space="0" w:color="auto"/>
        <w:left w:val="none" w:sz="0" w:space="0" w:color="auto"/>
        <w:bottom w:val="none" w:sz="0" w:space="0" w:color="auto"/>
        <w:right w:val="none" w:sz="0" w:space="0" w:color="auto"/>
      </w:divBdr>
    </w:div>
    <w:div w:id="46029389">
      <w:bodyDiv w:val="1"/>
      <w:marLeft w:val="0"/>
      <w:marRight w:val="0"/>
      <w:marTop w:val="0"/>
      <w:marBottom w:val="0"/>
      <w:divBdr>
        <w:top w:val="none" w:sz="0" w:space="0" w:color="auto"/>
        <w:left w:val="none" w:sz="0" w:space="0" w:color="auto"/>
        <w:bottom w:val="none" w:sz="0" w:space="0" w:color="auto"/>
        <w:right w:val="none" w:sz="0" w:space="0" w:color="auto"/>
      </w:divBdr>
    </w:div>
    <w:div w:id="46414995">
      <w:bodyDiv w:val="1"/>
      <w:marLeft w:val="0"/>
      <w:marRight w:val="0"/>
      <w:marTop w:val="0"/>
      <w:marBottom w:val="0"/>
      <w:divBdr>
        <w:top w:val="none" w:sz="0" w:space="0" w:color="auto"/>
        <w:left w:val="none" w:sz="0" w:space="0" w:color="auto"/>
        <w:bottom w:val="none" w:sz="0" w:space="0" w:color="auto"/>
        <w:right w:val="none" w:sz="0" w:space="0" w:color="auto"/>
      </w:divBdr>
    </w:div>
    <w:div w:id="46882191">
      <w:bodyDiv w:val="1"/>
      <w:marLeft w:val="0"/>
      <w:marRight w:val="0"/>
      <w:marTop w:val="0"/>
      <w:marBottom w:val="0"/>
      <w:divBdr>
        <w:top w:val="none" w:sz="0" w:space="0" w:color="auto"/>
        <w:left w:val="none" w:sz="0" w:space="0" w:color="auto"/>
        <w:bottom w:val="none" w:sz="0" w:space="0" w:color="auto"/>
        <w:right w:val="none" w:sz="0" w:space="0" w:color="auto"/>
      </w:divBdr>
    </w:div>
    <w:div w:id="46955372">
      <w:bodyDiv w:val="1"/>
      <w:marLeft w:val="0"/>
      <w:marRight w:val="0"/>
      <w:marTop w:val="0"/>
      <w:marBottom w:val="0"/>
      <w:divBdr>
        <w:top w:val="none" w:sz="0" w:space="0" w:color="auto"/>
        <w:left w:val="none" w:sz="0" w:space="0" w:color="auto"/>
        <w:bottom w:val="none" w:sz="0" w:space="0" w:color="auto"/>
        <w:right w:val="none" w:sz="0" w:space="0" w:color="auto"/>
      </w:divBdr>
    </w:div>
    <w:div w:id="47069994">
      <w:bodyDiv w:val="1"/>
      <w:marLeft w:val="0"/>
      <w:marRight w:val="0"/>
      <w:marTop w:val="0"/>
      <w:marBottom w:val="0"/>
      <w:divBdr>
        <w:top w:val="none" w:sz="0" w:space="0" w:color="auto"/>
        <w:left w:val="none" w:sz="0" w:space="0" w:color="auto"/>
        <w:bottom w:val="none" w:sz="0" w:space="0" w:color="auto"/>
        <w:right w:val="none" w:sz="0" w:space="0" w:color="auto"/>
      </w:divBdr>
    </w:div>
    <w:div w:id="47385658">
      <w:bodyDiv w:val="1"/>
      <w:marLeft w:val="0"/>
      <w:marRight w:val="0"/>
      <w:marTop w:val="0"/>
      <w:marBottom w:val="0"/>
      <w:divBdr>
        <w:top w:val="none" w:sz="0" w:space="0" w:color="auto"/>
        <w:left w:val="none" w:sz="0" w:space="0" w:color="auto"/>
        <w:bottom w:val="none" w:sz="0" w:space="0" w:color="auto"/>
        <w:right w:val="none" w:sz="0" w:space="0" w:color="auto"/>
      </w:divBdr>
    </w:div>
    <w:div w:id="47455296">
      <w:bodyDiv w:val="1"/>
      <w:marLeft w:val="0"/>
      <w:marRight w:val="0"/>
      <w:marTop w:val="0"/>
      <w:marBottom w:val="0"/>
      <w:divBdr>
        <w:top w:val="none" w:sz="0" w:space="0" w:color="auto"/>
        <w:left w:val="none" w:sz="0" w:space="0" w:color="auto"/>
        <w:bottom w:val="none" w:sz="0" w:space="0" w:color="auto"/>
        <w:right w:val="none" w:sz="0" w:space="0" w:color="auto"/>
      </w:divBdr>
    </w:div>
    <w:div w:id="47847012">
      <w:bodyDiv w:val="1"/>
      <w:marLeft w:val="0"/>
      <w:marRight w:val="0"/>
      <w:marTop w:val="0"/>
      <w:marBottom w:val="0"/>
      <w:divBdr>
        <w:top w:val="none" w:sz="0" w:space="0" w:color="auto"/>
        <w:left w:val="none" w:sz="0" w:space="0" w:color="auto"/>
        <w:bottom w:val="none" w:sz="0" w:space="0" w:color="auto"/>
        <w:right w:val="none" w:sz="0" w:space="0" w:color="auto"/>
      </w:divBdr>
    </w:div>
    <w:div w:id="47925783">
      <w:bodyDiv w:val="1"/>
      <w:marLeft w:val="0"/>
      <w:marRight w:val="0"/>
      <w:marTop w:val="0"/>
      <w:marBottom w:val="0"/>
      <w:divBdr>
        <w:top w:val="none" w:sz="0" w:space="0" w:color="auto"/>
        <w:left w:val="none" w:sz="0" w:space="0" w:color="auto"/>
        <w:bottom w:val="none" w:sz="0" w:space="0" w:color="auto"/>
        <w:right w:val="none" w:sz="0" w:space="0" w:color="auto"/>
      </w:divBdr>
    </w:div>
    <w:div w:id="48043966">
      <w:bodyDiv w:val="1"/>
      <w:marLeft w:val="0"/>
      <w:marRight w:val="0"/>
      <w:marTop w:val="0"/>
      <w:marBottom w:val="0"/>
      <w:divBdr>
        <w:top w:val="none" w:sz="0" w:space="0" w:color="auto"/>
        <w:left w:val="none" w:sz="0" w:space="0" w:color="auto"/>
        <w:bottom w:val="none" w:sz="0" w:space="0" w:color="auto"/>
        <w:right w:val="none" w:sz="0" w:space="0" w:color="auto"/>
      </w:divBdr>
    </w:div>
    <w:div w:id="48117001">
      <w:bodyDiv w:val="1"/>
      <w:marLeft w:val="0"/>
      <w:marRight w:val="0"/>
      <w:marTop w:val="0"/>
      <w:marBottom w:val="0"/>
      <w:divBdr>
        <w:top w:val="none" w:sz="0" w:space="0" w:color="auto"/>
        <w:left w:val="none" w:sz="0" w:space="0" w:color="auto"/>
        <w:bottom w:val="none" w:sz="0" w:space="0" w:color="auto"/>
        <w:right w:val="none" w:sz="0" w:space="0" w:color="auto"/>
      </w:divBdr>
    </w:div>
    <w:div w:id="48267260">
      <w:bodyDiv w:val="1"/>
      <w:marLeft w:val="0"/>
      <w:marRight w:val="0"/>
      <w:marTop w:val="0"/>
      <w:marBottom w:val="0"/>
      <w:divBdr>
        <w:top w:val="none" w:sz="0" w:space="0" w:color="auto"/>
        <w:left w:val="none" w:sz="0" w:space="0" w:color="auto"/>
        <w:bottom w:val="none" w:sz="0" w:space="0" w:color="auto"/>
        <w:right w:val="none" w:sz="0" w:space="0" w:color="auto"/>
      </w:divBdr>
    </w:div>
    <w:div w:id="48960514">
      <w:bodyDiv w:val="1"/>
      <w:marLeft w:val="0"/>
      <w:marRight w:val="0"/>
      <w:marTop w:val="0"/>
      <w:marBottom w:val="0"/>
      <w:divBdr>
        <w:top w:val="none" w:sz="0" w:space="0" w:color="auto"/>
        <w:left w:val="none" w:sz="0" w:space="0" w:color="auto"/>
        <w:bottom w:val="none" w:sz="0" w:space="0" w:color="auto"/>
        <w:right w:val="none" w:sz="0" w:space="0" w:color="auto"/>
      </w:divBdr>
    </w:div>
    <w:div w:id="49233222">
      <w:bodyDiv w:val="1"/>
      <w:marLeft w:val="0"/>
      <w:marRight w:val="0"/>
      <w:marTop w:val="0"/>
      <w:marBottom w:val="0"/>
      <w:divBdr>
        <w:top w:val="none" w:sz="0" w:space="0" w:color="auto"/>
        <w:left w:val="none" w:sz="0" w:space="0" w:color="auto"/>
        <w:bottom w:val="none" w:sz="0" w:space="0" w:color="auto"/>
        <w:right w:val="none" w:sz="0" w:space="0" w:color="auto"/>
      </w:divBdr>
    </w:div>
    <w:div w:id="49692754">
      <w:bodyDiv w:val="1"/>
      <w:marLeft w:val="0"/>
      <w:marRight w:val="0"/>
      <w:marTop w:val="0"/>
      <w:marBottom w:val="0"/>
      <w:divBdr>
        <w:top w:val="none" w:sz="0" w:space="0" w:color="auto"/>
        <w:left w:val="none" w:sz="0" w:space="0" w:color="auto"/>
        <w:bottom w:val="none" w:sz="0" w:space="0" w:color="auto"/>
        <w:right w:val="none" w:sz="0" w:space="0" w:color="auto"/>
      </w:divBdr>
    </w:div>
    <w:div w:id="50158963">
      <w:bodyDiv w:val="1"/>
      <w:marLeft w:val="0"/>
      <w:marRight w:val="0"/>
      <w:marTop w:val="0"/>
      <w:marBottom w:val="0"/>
      <w:divBdr>
        <w:top w:val="none" w:sz="0" w:space="0" w:color="auto"/>
        <w:left w:val="none" w:sz="0" w:space="0" w:color="auto"/>
        <w:bottom w:val="none" w:sz="0" w:space="0" w:color="auto"/>
        <w:right w:val="none" w:sz="0" w:space="0" w:color="auto"/>
      </w:divBdr>
    </w:div>
    <w:div w:id="50160984">
      <w:bodyDiv w:val="1"/>
      <w:marLeft w:val="0"/>
      <w:marRight w:val="0"/>
      <w:marTop w:val="0"/>
      <w:marBottom w:val="0"/>
      <w:divBdr>
        <w:top w:val="none" w:sz="0" w:space="0" w:color="auto"/>
        <w:left w:val="none" w:sz="0" w:space="0" w:color="auto"/>
        <w:bottom w:val="none" w:sz="0" w:space="0" w:color="auto"/>
        <w:right w:val="none" w:sz="0" w:space="0" w:color="auto"/>
      </w:divBdr>
    </w:div>
    <w:div w:id="50546293">
      <w:bodyDiv w:val="1"/>
      <w:marLeft w:val="0"/>
      <w:marRight w:val="0"/>
      <w:marTop w:val="0"/>
      <w:marBottom w:val="0"/>
      <w:divBdr>
        <w:top w:val="none" w:sz="0" w:space="0" w:color="auto"/>
        <w:left w:val="none" w:sz="0" w:space="0" w:color="auto"/>
        <w:bottom w:val="none" w:sz="0" w:space="0" w:color="auto"/>
        <w:right w:val="none" w:sz="0" w:space="0" w:color="auto"/>
      </w:divBdr>
    </w:div>
    <w:div w:id="50614045">
      <w:bodyDiv w:val="1"/>
      <w:marLeft w:val="0"/>
      <w:marRight w:val="0"/>
      <w:marTop w:val="0"/>
      <w:marBottom w:val="0"/>
      <w:divBdr>
        <w:top w:val="none" w:sz="0" w:space="0" w:color="auto"/>
        <w:left w:val="none" w:sz="0" w:space="0" w:color="auto"/>
        <w:bottom w:val="none" w:sz="0" w:space="0" w:color="auto"/>
        <w:right w:val="none" w:sz="0" w:space="0" w:color="auto"/>
      </w:divBdr>
    </w:div>
    <w:div w:id="50619079">
      <w:bodyDiv w:val="1"/>
      <w:marLeft w:val="0"/>
      <w:marRight w:val="0"/>
      <w:marTop w:val="0"/>
      <w:marBottom w:val="0"/>
      <w:divBdr>
        <w:top w:val="none" w:sz="0" w:space="0" w:color="auto"/>
        <w:left w:val="none" w:sz="0" w:space="0" w:color="auto"/>
        <w:bottom w:val="none" w:sz="0" w:space="0" w:color="auto"/>
        <w:right w:val="none" w:sz="0" w:space="0" w:color="auto"/>
      </w:divBdr>
    </w:div>
    <w:div w:id="50663917">
      <w:bodyDiv w:val="1"/>
      <w:marLeft w:val="0"/>
      <w:marRight w:val="0"/>
      <w:marTop w:val="0"/>
      <w:marBottom w:val="0"/>
      <w:divBdr>
        <w:top w:val="none" w:sz="0" w:space="0" w:color="auto"/>
        <w:left w:val="none" w:sz="0" w:space="0" w:color="auto"/>
        <w:bottom w:val="none" w:sz="0" w:space="0" w:color="auto"/>
        <w:right w:val="none" w:sz="0" w:space="0" w:color="auto"/>
      </w:divBdr>
    </w:div>
    <w:div w:id="50814467">
      <w:bodyDiv w:val="1"/>
      <w:marLeft w:val="0"/>
      <w:marRight w:val="0"/>
      <w:marTop w:val="0"/>
      <w:marBottom w:val="0"/>
      <w:divBdr>
        <w:top w:val="none" w:sz="0" w:space="0" w:color="auto"/>
        <w:left w:val="none" w:sz="0" w:space="0" w:color="auto"/>
        <w:bottom w:val="none" w:sz="0" w:space="0" w:color="auto"/>
        <w:right w:val="none" w:sz="0" w:space="0" w:color="auto"/>
      </w:divBdr>
    </w:div>
    <w:div w:id="51075450">
      <w:bodyDiv w:val="1"/>
      <w:marLeft w:val="0"/>
      <w:marRight w:val="0"/>
      <w:marTop w:val="0"/>
      <w:marBottom w:val="0"/>
      <w:divBdr>
        <w:top w:val="none" w:sz="0" w:space="0" w:color="auto"/>
        <w:left w:val="none" w:sz="0" w:space="0" w:color="auto"/>
        <w:bottom w:val="none" w:sz="0" w:space="0" w:color="auto"/>
        <w:right w:val="none" w:sz="0" w:space="0" w:color="auto"/>
      </w:divBdr>
    </w:div>
    <w:div w:id="51121555">
      <w:bodyDiv w:val="1"/>
      <w:marLeft w:val="0"/>
      <w:marRight w:val="0"/>
      <w:marTop w:val="0"/>
      <w:marBottom w:val="0"/>
      <w:divBdr>
        <w:top w:val="none" w:sz="0" w:space="0" w:color="auto"/>
        <w:left w:val="none" w:sz="0" w:space="0" w:color="auto"/>
        <w:bottom w:val="none" w:sz="0" w:space="0" w:color="auto"/>
        <w:right w:val="none" w:sz="0" w:space="0" w:color="auto"/>
      </w:divBdr>
    </w:div>
    <w:div w:id="51150838">
      <w:bodyDiv w:val="1"/>
      <w:marLeft w:val="0"/>
      <w:marRight w:val="0"/>
      <w:marTop w:val="0"/>
      <w:marBottom w:val="0"/>
      <w:divBdr>
        <w:top w:val="none" w:sz="0" w:space="0" w:color="auto"/>
        <w:left w:val="none" w:sz="0" w:space="0" w:color="auto"/>
        <w:bottom w:val="none" w:sz="0" w:space="0" w:color="auto"/>
        <w:right w:val="none" w:sz="0" w:space="0" w:color="auto"/>
      </w:divBdr>
    </w:div>
    <w:div w:id="51320725">
      <w:bodyDiv w:val="1"/>
      <w:marLeft w:val="0"/>
      <w:marRight w:val="0"/>
      <w:marTop w:val="0"/>
      <w:marBottom w:val="0"/>
      <w:divBdr>
        <w:top w:val="none" w:sz="0" w:space="0" w:color="auto"/>
        <w:left w:val="none" w:sz="0" w:space="0" w:color="auto"/>
        <w:bottom w:val="none" w:sz="0" w:space="0" w:color="auto"/>
        <w:right w:val="none" w:sz="0" w:space="0" w:color="auto"/>
      </w:divBdr>
    </w:div>
    <w:div w:id="51542549">
      <w:bodyDiv w:val="1"/>
      <w:marLeft w:val="0"/>
      <w:marRight w:val="0"/>
      <w:marTop w:val="0"/>
      <w:marBottom w:val="0"/>
      <w:divBdr>
        <w:top w:val="none" w:sz="0" w:space="0" w:color="auto"/>
        <w:left w:val="none" w:sz="0" w:space="0" w:color="auto"/>
        <w:bottom w:val="none" w:sz="0" w:space="0" w:color="auto"/>
        <w:right w:val="none" w:sz="0" w:space="0" w:color="auto"/>
      </w:divBdr>
    </w:div>
    <w:div w:id="51542796">
      <w:bodyDiv w:val="1"/>
      <w:marLeft w:val="0"/>
      <w:marRight w:val="0"/>
      <w:marTop w:val="0"/>
      <w:marBottom w:val="0"/>
      <w:divBdr>
        <w:top w:val="none" w:sz="0" w:space="0" w:color="auto"/>
        <w:left w:val="none" w:sz="0" w:space="0" w:color="auto"/>
        <w:bottom w:val="none" w:sz="0" w:space="0" w:color="auto"/>
        <w:right w:val="none" w:sz="0" w:space="0" w:color="auto"/>
      </w:divBdr>
    </w:div>
    <w:div w:id="51733465">
      <w:bodyDiv w:val="1"/>
      <w:marLeft w:val="0"/>
      <w:marRight w:val="0"/>
      <w:marTop w:val="0"/>
      <w:marBottom w:val="0"/>
      <w:divBdr>
        <w:top w:val="none" w:sz="0" w:space="0" w:color="auto"/>
        <w:left w:val="none" w:sz="0" w:space="0" w:color="auto"/>
        <w:bottom w:val="none" w:sz="0" w:space="0" w:color="auto"/>
        <w:right w:val="none" w:sz="0" w:space="0" w:color="auto"/>
      </w:divBdr>
    </w:div>
    <w:div w:id="51738124">
      <w:bodyDiv w:val="1"/>
      <w:marLeft w:val="0"/>
      <w:marRight w:val="0"/>
      <w:marTop w:val="0"/>
      <w:marBottom w:val="0"/>
      <w:divBdr>
        <w:top w:val="none" w:sz="0" w:space="0" w:color="auto"/>
        <w:left w:val="none" w:sz="0" w:space="0" w:color="auto"/>
        <w:bottom w:val="none" w:sz="0" w:space="0" w:color="auto"/>
        <w:right w:val="none" w:sz="0" w:space="0" w:color="auto"/>
      </w:divBdr>
    </w:div>
    <w:div w:id="51779544">
      <w:bodyDiv w:val="1"/>
      <w:marLeft w:val="0"/>
      <w:marRight w:val="0"/>
      <w:marTop w:val="0"/>
      <w:marBottom w:val="0"/>
      <w:divBdr>
        <w:top w:val="none" w:sz="0" w:space="0" w:color="auto"/>
        <w:left w:val="none" w:sz="0" w:space="0" w:color="auto"/>
        <w:bottom w:val="none" w:sz="0" w:space="0" w:color="auto"/>
        <w:right w:val="none" w:sz="0" w:space="0" w:color="auto"/>
      </w:divBdr>
    </w:div>
    <w:div w:id="52194169">
      <w:bodyDiv w:val="1"/>
      <w:marLeft w:val="0"/>
      <w:marRight w:val="0"/>
      <w:marTop w:val="0"/>
      <w:marBottom w:val="0"/>
      <w:divBdr>
        <w:top w:val="none" w:sz="0" w:space="0" w:color="auto"/>
        <w:left w:val="none" w:sz="0" w:space="0" w:color="auto"/>
        <w:bottom w:val="none" w:sz="0" w:space="0" w:color="auto"/>
        <w:right w:val="none" w:sz="0" w:space="0" w:color="auto"/>
      </w:divBdr>
    </w:div>
    <w:div w:id="52585093">
      <w:bodyDiv w:val="1"/>
      <w:marLeft w:val="0"/>
      <w:marRight w:val="0"/>
      <w:marTop w:val="0"/>
      <w:marBottom w:val="0"/>
      <w:divBdr>
        <w:top w:val="none" w:sz="0" w:space="0" w:color="auto"/>
        <w:left w:val="none" w:sz="0" w:space="0" w:color="auto"/>
        <w:bottom w:val="none" w:sz="0" w:space="0" w:color="auto"/>
        <w:right w:val="none" w:sz="0" w:space="0" w:color="auto"/>
      </w:divBdr>
    </w:div>
    <w:div w:id="52588131">
      <w:bodyDiv w:val="1"/>
      <w:marLeft w:val="0"/>
      <w:marRight w:val="0"/>
      <w:marTop w:val="0"/>
      <w:marBottom w:val="0"/>
      <w:divBdr>
        <w:top w:val="none" w:sz="0" w:space="0" w:color="auto"/>
        <w:left w:val="none" w:sz="0" w:space="0" w:color="auto"/>
        <w:bottom w:val="none" w:sz="0" w:space="0" w:color="auto"/>
        <w:right w:val="none" w:sz="0" w:space="0" w:color="auto"/>
      </w:divBdr>
    </w:div>
    <w:div w:id="53090262">
      <w:bodyDiv w:val="1"/>
      <w:marLeft w:val="0"/>
      <w:marRight w:val="0"/>
      <w:marTop w:val="0"/>
      <w:marBottom w:val="0"/>
      <w:divBdr>
        <w:top w:val="none" w:sz="0" w:space="0" w:color="auto"/>
        <w:left w:val="none" w:sz="0" w:space="0" w:color="auto"/>
        <w:bottom w:val="none" w:sz="0" w:space="0" w:color="auto"/>
        <w:right w:val="none" w:sz="0" w:space="0" w:color="auto"/>
      </w:divBdr>
    </w:div>
    <w:div w:id="53159467">
      <w:bodyDiv w:val="1"/>
      <w:marLeft w:val="0"/>
      <w:marRight w:val="0"/>
      <w:marTop w:val="0"/>
      <w:marBottom w:val="0"/>
      <w:divBdr>
        <w:top w:val="none" w:sz="0" w:space="0" w:color="auto"/>
        <w:left w:val="none" w:sz="0" w:space="0" w:color="auto"/>
        <w:bottom w:val="none" w:sz="0" w:space="0" w:color="auto"/>
        <w:right w:val="none" w:sz="0" w:space="0" w:color="auto"/>
      </w:divBdr>
    </w:div>
    <w:div w:id="53159805">
      <w:bodyDiv w:val="1"/>
      <w:marLeft w:val="0"/>
      <w:marRight w:val="0"/>
      <w:marTop w:val="0"/>
      <w:marBottom w:val="0"/>
      <w:divBdr>
        <w:top w:val="none" w:sz="0" w:space="0" w:color="auto"/>
        <w:left w:val="none" w:sz="0" w:space="0" w:color="auto"/>
        <w:bottom w:val="none" w:sz="0" w:space="0" w:color="auto"/>
        <w:right w:val="none" w:sz="0" w:space="0" w:color="auto"/>
      </w:divBdr>
    </w:div>
    <w:div w:id="53162462">
      <w:bodyDiv w:val="1"/>
      <w:marLeft w:val="0"/>
      <w:marRight w:val="0"/>
      <w:marTop w:val="0"/>
      <w:marBottom w:val="0"/>
      <w:divBdr>
        <w:top w:val="none" w:sz="0" w:space="0" w:color="auto"/>
        <w:left w:val="none" w:sz="0" w:space="0" w:color="auto"/>
        <w:bottom w:val="none" w:sz="0" w:space="0" w:color="auto"/>
        <w:right w:val="none" w:sz="0" w:space="0" w:color="auto"/>
      </w:divBdr>
    </w:div>
    <w:div w:id="53621561">
      <w:bodyDiv w:val="1"/>
      <w:marLeft w:val="0"/>
      <w:marRight w:val="0"/>
      <w:marTop w:val="0"/>
      <w:marBottom w:val="0"/>
      <w:divBdr>
        <w:top w:val="none" w:sz="0" w:space="0" w:color="auto"/>
        <w:left w:val="none" w:sz="0" w:space="0" w:color="auto"/>
        <w:bottom w:val="none" w:sz="0" w:space="0" w:color="auto"/>
        <w:right w:val="none" w:sz="0" w:space="0" w:color="auto"/>
      </w:divBdr>
    </w:div>
    <w:div w:id="53698967">
      <w:bodyDiv w:val="1"/>
      <w:marLeft w:val="0"/>
      <w:marRight w:val="0"/>
      <w:marTop w:val="0"/>
      <w:marBottom w:val="0"/>
      <w:divBdr>
        <w:top w:val="none" w:sz="0" w:space="0" w:color="auto"/>
        <w:left w:val="none" w:sz="0" w:space="0" w:color="auto"/>
        <w:bottom w:val="none" w:sz="0" w:space="0" w:color="auto"/>
        <w:right w:val="none" w:sz="0" w:space="0" w:color="auto"/>
      </w:divBdr>
    </w:div>
    <w:div w:id="53898730">
      <w:bodyDiv w:val="1"/>
      <w:marLeft w:val="0"/>
      <w:marRight w:val="0"/>
      <w:marTop w:val="0"/>
      <w:marBottom w:val="0"/>
      <w:divBdr>
        <w:top w:val="none" w:sz="0" w:space="0" w:color="auto"/>
        <w:left w:val="none" w:sz="0" w:space="0" w:color="auto"/>
        <w:bottom w:val="none" w:sz="0" w:space="0" w:color="auto"/>
        <w:right w:val="none" w:sz="0" w:space="0" w:color="auto"/>
      </w:divBdr>
    </w:div>
    <w:div w:id="54164108">
      <w:bodyDiv w:val="1"/>
      <w:marLeft w:val="0"/>
      <w:marRight w:val="0"/>
      <w:marTop w:val="0"/>
      <w:marBottom w:val="0"/>
      <w:divBdr>
        <w:top w:val="none" w:sz="0" w:space="0" w:color="auto"/>
        <w:left w:val="none" w:sz="0" w:space="0" w:color="auto"/>
        <w:bottom w:val="none" w:sz="0" w:space="0" w:color="auto"/>
        <w:right w:val="none" w:sz="0" w:space="0" w:color="auto"/>
      </w:divBdr>
    </w:div>
    <w:div w:id="54201786">
      <w:bodyDiv w:val="1"/>
      <w:marLeft w:val="0"/>
      <w:marRight w:val="0"/>
      <w:marTop w:val="0"/>
      <w:marBottom w:val="0"/>
      <w:divBdr>
        <w:top w:val="none" w:sz="0" w:space="0" w:color="auto"/>
        <w:left w:val="none" w:sz="0" w:space="0" w:color="auto"/>
        <w:bottom w:val="none" w:sz="0" w:space="0" w:color="auto"/>
        <w:right w:val="none" w:sz="0" w:space="0" w:color="auto"/>
      </w:divBdr>
    </w:div>
    <w:div w:id="54281139">
      <w:bodyDiv w:val="1"/>
      <w:marLeft w:val="0"/>
      <w:marRight w:val="0"/>
      <w:marTop w:val="0"/>
      <w:marBottom w:val="0"/>
      <w:divBdr>
        <w:top w:val="none" w:sz="0" w:space="0" w:color="auto"/>
        <w:left w:val="none" w:sz="0" w:space="0" w:color="auto"/>
        <w:bottom w:val="none" w:sz="0" w:space="0" w:color="auto"/>
        <w:right w:val="none" w:sz="0" w:space="0" w:color="auto"/>
      </w:divBdr>
    </w:div>
    <w:div w:id="55513259">
      <w:bodyDiv w:val="1"/>
      <w:marLeft w:val="0"/>
      <w:marRight w:val="0"/>
      <w:marTop w:val="0"/>
      <w:marBottom w:val="0"/>
      <w:divBdr>
        <w:top w:val="none" w:sz="0" w:space="0" w:color="auto"/>
        <w:left w:val="none" w:sz="0" w:space="0" w:color="auto"/>
        <w:bottom w:val="none" w:sz="0" w:space="0" w:color="auto"/>
        <w:right w:val="none" w:sz="0" w:space="0" w:color="auto"/>
      </w:divBdr>
    </w:div>
    <w:div w:id="55514806">
      <w:bodyDiv w:val="1"/>
      <w:marLeft w:val="0"/>
      <w:marRight w:val="0"/>
      <w:marTop w:val="0"/>
      <w:marBottom w:val="0"/>
      <w:divBdr>
        <w:top w:val="none" w:sz="0" w:space="0" w:color="auto"/>
        <w:left w:val="none" w:sz="0" w:space="0" w:color="auto"/>
        <w:bottom w:val="none" w:sz="0" w:space="0" w:color="auto"/>
        <w:right w:val="none" w:sz="0" w:space="0" w:color="auto"/>
      </w:divBdr>
    </w:div>
    <w:div w:id="55710382">
      <w:bodyDiv w:val="1"/>
      <w:marLeft w:val="0"/>
      <w:marRight w:val="0"/>
      <w:marTop w:val="0"/>
      <w:marBottom w:val="0"/>
      <w:divBdr>
        <w:top w:val="none" w:sz="0" w:space="0" w:color="auto"/>
        <w:left w:val="none" w:sz="0" w:space="0" w:color="auto"/>
        <w:bottom w:val="none" w:sz="0" w:space="0" w:color="auto"/>
        <w:right w:val="none" w:sz="0" w:space="0" w:color="auto"/>
      </w:divBdr>
    </w:div>
    <w:div w:id="55783114">
      <w:bodyDiv w:val="1"/>
      <w:marLeft w:val="0"/>
      <w:marRight w:val="0"/>
      <w:marTop w:val="0"/>
      <w:marBottom w:val="0"/>
      <w:divBdr>
        <w:top w:val="none" w:sz="0" w:space="0" w:color="auto"/>
        <w:left w:val="none" w:sz="0" w:space="0" w:color="auto"/>
        <w:bottom w:val="none" w:sz="0" w:space="0" w:color="auto"/>
        <w:right w:val="none" w:sz="0" w:space="0" w:color="auto"/>
      </w:divBdr>
    </w:div>
    <w:div w:id="55787779">
      <w:bodyDiv w:val="1"/>
      <w:marLeft w:val="0"/>
      <w:marRight w:val="0"/>
      <w:marTop w:val="0"/>
      <w:marBottom w:val="0"/>
      <w:divBdr>
        <w:top w:val="none" w:sz="0" w:space="0" w:color="auto"/>
        <w:left w:val="none" w:sz="0" w:space="0" w:color="auto"/>
        <w:bottom w:val="none" w:sz="0" w:space="0" w:color="auto"/>
        <w:right w:val="none" w:sz="0" w:space="0" w:color="auto"/>
      </w:divBdr>
    </w:div>
    <w:div w:id="56318163">
      <w:bodyDiv w:val="1"/>
      <w:marLeft w:val="0"/>
      <w:marRight w:val="0"/>
      <w:marTop w:val="0"/>
      <w:marBottom w:val="0"/>
      <w:divBdr>
        <w:top w:val="none" w:sz="0" w:space="0" w:color="auto"/>
        <w:left w:val="none" w:sz="0" w:space="0" w:color="auto"/>
        <w:bottom w:val="none" w:sz="0" w:space="0" w:color="auto"/>
        <w:right w:val="none" w:sz="0" w:space="0" w:color="auto"/>
      </w:divBdr>
    </w:div>
    <w:div w:id="56439345">
      <w:bodyDiv w:val="1"/>
      <w:marLeft w:val="0"/>
      <w:marRight w:val="0"/>
      <w:marTop w:val="0"/>
      <w:marBottom w:val="0"/>
      <w:divBdr>
        <w:top w:val="none" w:sz="0" w:space="0" w:color="auto"/>
        <w:left w:val="none" w:sz="0" w:space="0" w:color="auto"/>
        <w:bottom w:val="none" w:sz="0" w:space="0" w:color="auto"/>
        <w:right w:val="none" w:sz="0" w:space="0" w:color="auto"/>
      </w:divBdr>
    </w:div>
    <w:div w:id="56629122">
      <w:bodyDiv w:val="1"/>
      <w:marLeft w:val="0"/>
      <w:marRight w:val="0"/>
      <w:marTop w:val="0"/>
      <w:marBottom w:val="0"/>
      <w:divBdr>
        <w:top w:val="none" w:sz="0" w:space="0" w:color="auto"/>
        <w:left w:val="none" w:sz="0" w:space="0" w:color="auto"/>
        <w:bottom w:val="none" w:sz="0" w:space="0" w:color="auto"/>
        <w:right w:val="none" w:sz="0" w:space="0" w:color="auto"/>
      </w:divBdr>
    </w:div>
    <w:div w:id="56709203">
      <w:bodyDiv w:val="1"/>
      <w:marLeft w:val="0"/>
      <w:marRight w:val="0"/>
      <w:marTop w:val="0"/>
      <w:marBottom w:val="0"/>
      <w:divBdr>
        <w:top w:val="none" w:sz="0" w:space="0" w:color="auto"/>
        <w:left w:val="none" w:sz="0" w:space="0" w:color="auto"/>
        <w:bottom w:val="none" w:sz="0" w:space="0" w:color="auto"/>
        <w:right w:val="none" w:sz="0" w:space="0" w:color="auto"/>
      </w:divBdr>
    </w:div>
    <w:div w:id="56902600">
      <w:bodyDiv w:val="1"/>
      <w:marLeft w:val="0"/>
      <w:marRight w:val="0"/>
      <w:marTop w:val="0"/>
      <w:marBottom w:val="0"/>
      <w:divBdr>
        <w:top w:val="none" w:sz="0" w:space="0" w:color="auto"/>
        <w:left w:val="none" w:sz="0" w:space="0" w:color="auto"/>
        <w:bottom w:val="none" w:sz="0" w:space="0" w:color="auto"/>
        <w:right w:val="none" w:sz="0" w:space="0" w:color="auto"/>
      </w:divBdr>
    </w:div>
    <w:div w:id="57023793">
      <w:bodyDiv w:val="1"/>
      <w:marLeft w:val="0"/>
      <w:marRight w:val="0"/>
      <w:marTop w:val="0"/>
      <w:marBottom w:val="0"/>
      <w:divBdr>
        <w:top w:val="none" w:sz="0" w:space="0" w:color="auto"/>
        <w:left w:val="none" w:sz="0" w:space="0" w:color="auto"/>
        <w:bottom w:val="none" w:sz="0" w:space="0" w:color="auto"/>
        <w:right w:val="none" w:sz="0" w:space="0" w:color="auto"/>
      </w:divBdr>
    </w:div>
    <w:div w:id="57242872">
      <w:bodyDiv w:val="1"/>
      <w:marLeft w:val="0"/>
      <w:marRight w:val="0"/>
      <w:marTop w:val="0"/>
      <w:marBottom w:val="0"/>
      <w:divBdr>
        <w:top w:val="none" w:sz="0" w:space="0" w:color="auto"/>
        <w:left w:val="none" w:sz="0" w:space="0" w:color="auto"/>
        <w:bottom w:val="none" w:sz="0" w:space="0" w:color="auto"/>
        <w:right w:val="none" w:sz="0" w:space="0" w:color="auto"/>
      </w:divBdr>
    </w:div>
    <w:div w:id="57362394">
      <w:bodyDiv w:val="1"/>
      <w:marLeft w:val="0"/>
      <w:marRight w:val="0"/>
      <w:marTop w:val="0"/>
      <w:marBottom w:val="0"/>
      <w:divBdr>
        <w:top w:val="none" w:sz="0" w:space="0" w:color="auto"/>
        <w:left w:val="none" w:sz="0" w:space="0" w:color="auto"/>
        <w:bottom w:val="none" w:sz="0" w:space="0" w:color="auto"/>
        <w:right w:val="none" w:sz="0" w:space="0" w:color="auto"/>
      </w:divBdr>
    </w:div>
    <w:div w:id="57628864">
      <w:bodyDiv w:val="1"/>
      <w:marLeft w:val="0"/>
      <w:marRight w:val="0"/>
      <w:marTop w:val="0"/>
      <w:marBottom w:val="0"/>
      <w:divBdr>
        <w:top w:val="none" w:sz="0" w:space="0" w:color="auto"/>
        <w:left w:val="none" w:sz="0" w:space="0" w:color="auto"/>
        <w:bottom w:val="none" w:sz="0" w:space="0" w:color="auto"/>
        <w:right w:val="none" w:sz="0" w:space="0" w:color="auto"/>
      </w:divBdr>
    </w:div>
    <w:div w:id="57671927">
      <w:bodyDiv w:val="1"/>
      <w:marLeft w:val="0"/>
      <w:marRight w:val="0"/>
      <w:marTop w:val="0"/>
      <w:marBottom w:val="0"/>
      <w:divBdr>
        <w:top w:val="none" w:sz="0" w:space="0" w:color="auto"/>
        <w:left w:val="none" w:sz="0" w:space="0" w:color="auto"/>
        <w:bottom w:val="none" w:sz="0" w:space="0" w:color="auto"/>
        <w:right w:val="none" w:sz="0" w:space="0" w:color="auto"/>
      </w:divBdr>
    </w:div>
    <w:div w:id="58015274">
      <w:bodyDiv w:val="1"/>
      <w:marLeft w:val="0"/>
      <w:marRight w:val="0"/>
      <w:marTop w:val="0"/>
      <w:marBottom w:val="0"/>
      <w:divBdr>
        <w:top w:val="none" w:sz="0" w:space="0" w:color="auto"/>
        <w:left w:val="none" w:sz="0" w:space="0" w:color="auto"/>
        <w:bottom w:val="none" w:sz="0" w:space="0" w:color="auto"/>
        <w:right w:val="none" w:sz="0" w:space="0" w:color="auto"/>
      </w:divBdr>
    </w:div>
    <w:div w:id="58216849">
      <w:bodyDiv w:val="1"/>
      <w:marLeft w:val="0"/>
      <w:marRight w:val="0"/>
      <w:marTop w:val="0"/>
      <w:marBottom w:val="0"/>
      <w:divBdr>
        <w:top w:val="none" w:sz="0" w:space="0" w:color="auto"/>
        <w:left w:val="none" w:sz="0" w:space="0" w:color="auto"/>
        <w:bottom w:val="none" w:sz="0" w:space="0" w:color="auto"/>
        <w:right w:val="none" w:sz="0" w:space="0" w:color="auto"/>
      </w:divBdr>
    </w:div>
    <w:div w:id="58217670">
      <w:bodyDiv w:val="1"/>
      <w:marLeft w:val="0"/>
      <w:marRight w:val="0"/>
      <w:marTop w:val="0"/>
      <w:marBottom w:val="0"/>
      <w:divBdr>
        <w:top w:val="none" w:sz="0" w:space="0" w:color="auto"/>
        <w:left w:val="none" w:sz="0" w:space="0" w:color="auto"/>
        <w:bottom w:val="none" w:sz="0" w:space="0" w:color="auto"/>
        <w:right w:val="none" w:sz="0" w:space="0" w:color="auto"/>
      </w:divBdr>
    </w:div>
    <w:div w:id="58286886">
      <w:bodyDiv w:val="1"/>
      <w:marLeft w:val="0"/>
      <w:marRight w:val="0"/>
      <w:marTop w:val="0"/>
      <w:marBottom w:val="0"/>
      <w:divBdr>
        <w:top w:val="none" w:sz="0" w:space="0" w:color="auto"/>
        <w:left w:val="none" w:sz="0" w:space="0" w:color="auto"/>
        <w:bottom w:val="none" w:sz="0" w:space="0" w:color="auto"/>
        <w:right w:val="none" w:sz="0" w:space="0" w:color="auto"/>
      </w:divBdr>
    </w:div>
    <w:div w:id="58528070">
      <w:bodyDiv w:val="1"/>
      <w:marLeft w:val="0"/>
      <w:marRight w:val="0"/>
      <w:marTop w:val="0"/>
      <w:marBottom w:val="0"/>
      <w:divBdr>
        <w:top w:val="none" w:sz="0" w:space="0" w:color="auto"/>
        <w:left w:val="none" w:sz="0" w:space="0" w:color="auto"/>
        <w:bottom w:val="none" w:sz="0" w:space="0" w:color="auto"/>
        <w:right w:val="none" w:sz="0" w:space="0" w:color="auto"/>
      </w:divBdr>
    </w:div>
    <w:div w:id="58672025">
      <w:bodyDiv w:val="1"/>
      <w:marLeft w:val="0"/>
      <w:marRight w:val="0"/>
      <w:marTop w:val="0"/>
      <w:marBottom w:val="0"/>
      <w:divBdr>
        <w:top w:val="none" w:sz="0" w:space="0" w:color="auto"/>
        <w:left w:val="none" w:sz="0" w:space="0" w:color="auto"/>
        <w:bottom w:val="none" w:sz="0" w:space="0" w:color="auto"/>
        <w:right w:val="none" w:sz="0" w:space="0" w:color="auto"/>
      </w:divBdr>
    </w:div>
    <w:div w:id="58939595">
      <w:bodyDiv w:val="1"/>
      <w:marLeft w:val="0"/>
      <w:marRight w:val="0"/>
      <w:marTop w:val="0"/>
      <w:marBottom w:val="0"/>
      <w:divBdr>
        <w:top w:val="none" w:sz="0" w:space="0" w:color="auto"/>
        <w:left w:val="none" w:sz="0" w:space="0" w:color="auto"/>
        <w:bottom w:val="none" w:sz="0" w:space="0" w:color="auto"/>
        <w:right w:val="none" w:sz="0" w:space="0" w:color="auto"/>
      </w:divBdr>
    </w:div>
    <w:div w:id="58942079">
      <w:bodyDiv w:val="1"/>
      <w:marLeft w:val="0"/>
      <w:marRight w:val="0"/>
      <w:marTop w:val="0"/>
      <w:marBottom w:val="0"/>
      <w:divBdr>
        <w:top w:val="none" w:sz="0" w:space="0" w:color="auto"/>
        <w:left w:val="none" w:sz="0" w:space="0" w:color="auto"/>
        <w:bottom w:val="none" w:sz="0" w:space="0" w:color="auto"/>
        <w:right w:val="none" w:sz="0" w:space="0" w:color="auto"/>
      </w:divBdr>
    </w:div>
    <w:div w:id="58947498">
      <w:bodyDiv w:val="1"/>
      <w:marLeft w:val="0"/>
      <w:marRight w:val="0"/>
      <w:marTop w:val="0"/>
      <w:marBottom w:val="0"/>
      <w:divBdr>
        <w:top w:val="none" w:sz="0" w:space="0" w:color="auto"/>
        <w:left w:val="none" w:sz="0" w:space="0" w:color="auto"/>
        <w:bottom w:val="none" w:sz="0" w:space="0" w:color="auto"/>
        <w:right w:val="none" w:sz="0" w:space="0" w:color="auto"/>
      </w:divBdr>
    </w:div>
    <w:div w:id="59253810">
      <w:bodyDiv w:val="1"/>
      <w:marLeft w:val="0"/>
      <w:marRight w:val="0"/>
      <w:marTop w:val="0"/>
      <w:marBottom w:val="0"/>
      <w:divBdr>
        <w:top w:val="none" w:sz="0" w:space="0" w:color="auto"/>
        <w:left w:val="none" w:sz="0" w:space="0" w:color="auto"/>
        <w:bottom w:val="none" w:sz="0" w:space="0" w:color="auto"/>
        <w:right w:val="none" w:sz="0" w:space="0" w:color="auto"/>
      </w:divBdr>
    </w:div>
    <w:div w:id="59981546">
      <w:bodyDiv w:val="1"/>
      <w:marLeft w:val="0"/>
      <w:marRight w:val="0"/>
      <w:marTop w:val="0"/>
      <w:marBottom w:val="0"/>
      <w:divBdr>
        <w:top w:val="none" w:sz="0" w:space="0" w:color="auto"/>
        <w:left w:val="none" w:sz="0" w:space="0" w:color="auto"/>
        <w:bottom w:val="none" w:sz="0" w:space="0" w:color="auto"/>
        <w:right w:val="none" w:sz="0" w:space="0" w:color="auto"/>
      </w:divBdr>
    </w:div>
    <w:div w:id="59990063">
      <w:bodyDiv w:val="1"/>
      <w:marLeft w:val="0"/>
      <w:marRight w:val="0"/>
      <w:marTop w:val="0"/>
      <w:marBottom w:val="0"/>
      <w:divBdr>
        <w:top w:val="none" w:sz="0" w:space="0" w:color="auto"/>
        <w:left w:val="none" w:sz="0" w:space="0" w:color="auto"/>
        <w:bottom w:val="none" w:sz="0" w:space="0" w:color="auto"/>
        <w:right w:val="none" w:sz="0" w:space="0" w:color="auto"/>
      </w:divBdr>
    </w:div>
    <w:div w:id="60107687">
      <w:bodyDiv w:val="1"/>
      <w:marLeft w:val="0"/>
      <w:marRight w:val="0"/>
      <w:marTop w:val="0"/>
      <w:marBottom w:val="0"/>
      <w:divBdr>
        <w:top w:val="none" w:sz="0" w:space="0" w:color="auto"/>
        <w:left w:val="none" w:sz="0" w:space="0" w:color="auto"/>
        <w:bottom w:val="none" w:sz="0" w:space="0" w:color="auto"/>
        <w:right w:val="none" w:sz="0" w:space="0" w:color="auto"/>
      </w:divBdr>
    </w:div>
    <w:div w:id="60258680">
      <w:bodyDiv w:val="1"/>
      <w:marLeft w:val="0"/>
      <w:marRight w:val="0"/>
      <w:marTop w:val="0"/>
      <w:marBottom w:val="0"/>
      <w:divBdr>
        <w:top w:val="none" w:sz="0" w:space="0" w:color="auto"/>
        <w:left w:val="none" w:sz="0" w:space="0" w:color="auto"/>
        <w:bottom w:val="none" w:sz="0" w:space="0" w:color="auto"/>
        <w:right w:val="none" w:sz="0" w:space="0" w:color="auto"/>
      </w:divBdr>
    </w:div>
    <w:div w:id="60563269">
      <w:bodyDiv w:val="1"/>
      <w:marLeft w:val="0"/>
      <w:marRight w:val="0"/>
      <w:marTop w:val="0"/>
      <w:marBottom w:val="0"/>
      <w:divBdr>
        <w:top w:val="none" w:sz="0" w:space="0" w:color="auto"/>
        <w:left w:val="none" w:sz="0" w:space="0" w:color="auto"/>
        <w:bottom w:val="none" w:sz="0" w:space="0" w:color="auto"/>
        <w:right w:val="none" w:sz="0" w:space="0" w:color="auto"/>
      </w:divBdr>
    </w:div>
    <w:div w:id="60568279">
      <w:bodyDiv w:val="1"/>
      <w:marLeft w:val="0"/>
      <w:marRight w:val="0"/>
      <w:marTop w:val="0"/>
      <w:marBottom w:val="0"/>
      <w:divBdr>
        <w:top w:val="none" w:sz="0" w:space="0" w:color="auto"/>
        <w:left w:val="none" w:sz="0" w:space="0" w:color="auto"/>
        <w:bottom w:val="none" w:sz="0" w:space="0" w:color="auto"/>
        <w:right w:val="none" w:sz="0" w:space="0" w:color="auto"/>
      </w:divBdr>
    </w:div>
    <w:div w:id="61296806">
      <w:bodyDiv w:val="1"/>
      <w:marLeft w:val="0"/>
      <w:marRight w:val="0"/>
      <w:marTop w:val="0"/>
      <w:marBottom w:val="0"/>
      <w:divBdr>
        <w:top w:val="none" w:sz="0" w:space="0" w:color="auto"/>
        <w:left w:val="none" w:sz="0" w:space="0" w:color="auto"/>
        <w:bottom w:val="none" w:sz="0" w:space="0" w:color="auto"/>
        <w:right w:val="none" w:sz="0" w:space="0" w:color="auto"/>
      </w:divBdr>
    </w:div>
    <w:div w:id="61367022">
      <w:bodyDiv w:val="1"/>
      <w:marLeft w:val="0"/>
      <w:marRight w:val="0"/>
      <w:marTop w:val="0"/>
      <w:marBottom w:val="0"/>
      <w:divBdr>
        <w:top w:val="none" w:sz="0" w:space="0" w:color="auto"/>
        <w:left w:val="none" w:sz="0" w:space="0" w:color="auto"/>
        <w:bottom w:val="none" w:sz="0" w:space="0" w:color="auto"/>
        <w:right w:val="none" w:sz="0" w:space="0" w:color="auto"/>
      </w:divBdr>
    </w:div>
    <w:div w:id="61370033">
      <w:bodyDiv w:val="1"/>
      <w:marLeft w:val="0"/>
      <w:marRight w:val="0"/>
      <w:marTop w:val="0"/>
      <w:marBottom w:val="0"/>
      <w:divBdr>
        <w:top w:val="none" w:sz="0" w:space="0" w:color="auto"/>
        <w:left w:val="none" w:sz="0" w:space="0" w:color="auto"/>
        <w:bottom w:val="none" w:sz="0" w:space="0" w:color="auto"/>
        <w:right w:val="none" w:sz="0" w:space="0" w:color="auto"/>
      </w:divBdr>
    </w:div>
    <w:div w:id="61563578">
      <w:bodyDiv w:val="1"/>
      <w:marLeft w:val="0"/>
      <w:marRight w:val="0"/>
      <w:marTop w:val="0"/>
      <w:marBottom w:val="0"/>
      <w:divBdr>
        <w:top w:val="none" w:sz="0" w:space="0" w:color="auto"/>
        <w:left w:val="none" w:sz="0" w:space="0" w:color="auto"/>
        <w:bottom w:val="none" w:sz="0" w:space="0" w:color="auto"/>
        <w:right w:val="none" w:sz="0" w:space="0" w:color="auto"/>
      </w:divBdr>
    </w:div>
    <w:div w:id="62068857">
      <w:bodyDiv w:val="1"/>
      <w:marLeft w:val="0"/>
      <w:marRight w:val="0"/>
      <w:marTop w:val="0"/>
      <w:marBottom w:val="0"/>
      <w:divBdr>
        <w:top w:val="none" w:sz="0" w:space="0" w:color="auto"/>
        <w:left w:val="none" w:sz="0" w:space="0" w:color="auto"/>
        <w:bottom w:val="none" w:sz="0" w:space="0" w:color="auto"/>
        <w:right w:val="none" w:sz="0" w:space="0" w:color="auto"/>
      </w:divBdr>
    </w:div>
    <w:div w:id="62073034">
      <w:bodyDiv w:val="1"/>
      <w:marLeft w:val="0"/>
      <w:marRight w:val="0"/>
      <w:marTop w:val="0"/>
      <w:marBottom w:val="0"/>
      <w:divBdr>
        <w:top w:val="none" w:sz="0" w:space="0" w:color="auto"/>
        <w:left w:val="none" w:sz="0" w:space="0" w:color="auto"/>
        <w:bottom w:val="none" w:sz="0" w:space="0" w:color="auto"/>
        <w:right w:val="none" w:sz="0" w:space="0" w:color="auto"/>
      </w:divBdr>
    </w:div>
    <w:div w:id="62487175">
      <w:bodyDiv w:val="1"/>
      <w:marLeft w:val="0"/>
      <w:marRight w:val="0"/>
      <w:marTop w:val="0"/>
      <w:marBottom w:val="0"/>
      <w:divBdr>
        <w:top w:val="none" w:sz="0" w:space="0" w:color="auto"/>
        <w:left w:val="none" w:sz="0" w:space="0" w:color="auto"/>
        <w:bottom w:val="none" w:sz="0" w:space="0" w:color="auto"/>
        <w:right w:val="none" w:sz="0" w:space="0" w:color="auto"/>
      </w:divBdr>
    </w:div>
    <w:div w:id="62871328">
      <w:bodyDiv w:val="1"/>
      <w:marLeft w:val="0"/>
      <w:marRight w:val="0"/>
      <w:marTop w:val="0"/>
      <w:marBottom w:val="0"/>
      <w:divBdr>
        <w:top w:val="none" w:sz="0" w:space="0" w:color="auto"/>
        <w:left w:val="none" w:sz="0" w:space="0" w:color="auto"/>
        <w:bottom w:val="none" w:sz="0" w:space="0" w:color="auto"/>
        <w:right w:val="none" w:sz="0" w:space="0" w:color="auto"/>
      </w:divBdr>
    </w:div>
    <w:div w:id="63183257">
      <w:bodyDiv w:val="1"/>
      <w:marLeft w:val="0"/>
      <w:marRight w:val="0"/>
      <w:marTop w:val="0"/>
      <w:marBottom w:val="0"/>
      <w:divBdr>
        <w:top w:val="none" w:sz="0" w:space="0" w:color="auto"/>
        <w:left w:val="none" w:sz="0" w:space="0" w:color="auto"/>
        <w:bottom w:val="none" w:sz="0" w:space="0" w:color="auto"/>
        <w:right w:val="none" w:sz="0" w:space="0" w:color="auto"/>
      </w:divBdr>
    </w:div>
    <w:div w:id="63379213">
      <w:bodyDiv w:val="1"/>
      <w:marLeft w:val="0"/>
      <w:marRight w:val="0"/>
      <w:marTop w:val="0"/>
      <w:marBottom w:val="0"/>
      <w:divBdr>
        <w:top w:val="none" w:sz="0" w:space="0" w:color="auto"/>
        <w:left w:val="none" w:sz="0" w:space="0" w:color="auto"/>
        <w:bottom w:val="none" w:sz="0" w:space="0" w:color="auto"/>
        <w:right w:val="none" w:sz="0" w:space="0" w:color="auto"/>
      </w:divBdr>
    </w:div>
    <w:div w:id="63383495">
      <w:bodyDiv w:val="1"/>
      <w:marLeft w:val="0"/>
      <w:marRight w:val="0"/>
      <w:marTop w:val="0"/>
      <w:marBottom w:val="0"/>
      <w:divBdr>
        <w:top w:val="none" w:sz="0" w:space="0" w:color="auto"/>
        <w:left w:val="none" w:sz="0" w:space="0" w:color="auto"/>
        <w:bottom w:val="none" w:sz="0" w:space="0" w:color="auto"/>
        <w:right w:val="none" w:sz="0" w:space="0" w:color="auto"/>
      </w:divBdr>
    </w:div>
    <w:div w:id="63796042">
      <w:bodyDiv w:val="1"/>
      <w:marLeft w:val="0"/>
      <w:marRight w:val="0"/>
      <w:marTop w:val="0"/>
      <w:marBottom w:val="0"/>
      <w:divBdr>
        <w:top w:val="none" w:sz="0" w:space="0" w:color="auto"/>
        <w:left w:val="none" w:sz="0" w:space="0" w:color="auto"/>
        <w:bottom w:val="none" w:sz="0" w:space="0" w:color="auto"/>
        <w:right w:val="none" w:sz="0" w:space="0" w:color="auto"/>
      </w:divBdr>
    </w:div>
    <w:div w:id="64111720">
      <w:bodyDiv w:val="1"/>
      <w:marLeft w:val="0"/>
      <w:marRight w:val="0"/>
      <w:marTop w:val="0"/>
      <w:marBottom w:val="0"/>
      <w:divBdr>
        <w:top w:val="none" w:sz="0" w:space="0" w:color="auto"/>
        <w:left w:val="none" w:sz="0" w:space="0" w:color="auto"/>
        <w:bottom w:val="none" w:sz="0" w:space="0" w:color="auto"/>
        <w:right w:val="none" w:sz="0" w:space="0" w:color="auto"/>
      </w:divBdr>
    </w:div>
    <w:div w:id="64185198">
      <w:bodyDiv w:val="1"/>
      <w:marLeft w:val="0"/>
      <w:marRight w:val="0"/>
      <w:marTop w:val="0"/>
      <w:marBottom w:val="0"/>
      <w:divBdr>
        <w:top w:val="none" w:sz="0" w:space="0" w:color="auto"/>
        <w:left w:val="none" w:sz="0" w:space="0" w:color="auto"/>
        <w:bottom w:val="none" w:sz="0" w:space="0" w:color="auto"/>
        <w:right w:val="none" w:sz="0" w:space="0" w:color="auto"/>
      </w:divBdr>
    </w:div>
    <w:div w:id="64493994">
      <w:bodyDiv w:val="1"/>
      <w:marLeft w:val="0"/>
      <w:marRight w:val="0"/>
      <w:marTop w:val="0"/>
      <w:marBottom w:val="0"/>
      <w:divBdr>
        <w:top w:val="none" w:sz="0" w:space="0" w:color="auto"/>
        <w:left w:val="none" w:sz="0" w:space="0" w:color="auto"/>
        <w:bottom w:val="none" w:sz="0" w:space="0" w:color="auto"/>
        <w:right w:val="none" w:sz="0" w:space="0" w:color="auto"/>
      </w:divBdr>
    </w:div>
    <w:div w:id="64689304">
      <w:bodyDiv w:val="1"/>
      <w:marLeft w:val="0"/>
      <w:marRight w:val="0"/>
      <w:marTop w:val="0"/>
      <w:marBottom w:val="0"/>
      <w:divBdr>
        <w:top w:val="none" w:sz="0" w:space="0" w:color="auto"/>
        <w:left w:val="none" w:sz="0" w:space="0" w:color="auto"/>
        <w:bottom w:val="none" w:sz="0" w:space="0" w:color="auto"/>
        <w:right w:val="none" w:sz="0" w:space="0" w:color="auto"/>
      </w:divBdr>
    </w:div>
    <w:div w:id="64765350">
      <w:bodyDiv w:val="1"/>
      <w:marLeft w:val="0"/>
      <w:marRight w:val="0"/>
      <w:marTop w:val="0"/>
      <w:marBottom w:val="0"/>
      <w:divBdr>
        <w:top w:val="none" w:sz="0" w:space="0" w:color="auto"/>
        <w:left w:val="none" w:sz="0" w:space="0" w:color="auto"/>
        <w:bottom w:val="none" w:sz="0" w:space="0" w:color="auto"/>
        <w:right w:val="none" w:sz="0" w:space="0" w:color="auto"/>
      </w:divBdr>
    </w:div>
    <w:div w:id="64911365">
      <w:bodyDiv w:val="1"/>
      <w:marLeft w:val="0"/>
      <w:marRight w:val="0"/>
      <w:marTop w:val="0"/>
      <w:marBottom w:val="0"/>
      <w:divBdr>
        <w:top w:val="none" w:sz="0" w:space="0" w:color="auto"/>
        <w:left w:val="none" w:sz="0" w:space="0" w:color="auto"/>
        <w:bottom w:val="none" w:sz="0" w:space="0" w:color="auto"/>
        <w:right w:val="none" w:sz="0" w:space="0" w:color="auto"/>
      </w:divBdr>
    </w:div>
    <w:div w:id="65493487">
      <w:bodyDiv w:val="1"/>
      <w:marLeft w:val="0"/>
      <w:marRight w:val="0"/>
      <w:marTop w:val="0"/>
      <w:marBottom w:val="0"/>
      <w:divBdr>
        <w:top w:val="none" w:sz="0" w:space="0" w:color="auto"/>
        <w:left w:val="none" w:sz="0" w:space="0" w:color="auto"/>
        <w:bottom w:val="none" w:sz="0" w:space="0" w:color="auto"/>
        <w:right w:val="none" w:sz="0" w:space="0" w:color="auto"/>
      </w:divBdr>
    </w:div>
    <w:div w:id="65493513">
      <w:bodyDiv w:val="1"/>
      <w:marLeft w:val="0"/>
      <w:marRight w:val="0"/>
      <w:marTop w:val="0"/>
      <w:marBottom w:val="0"/>
      <w:divBdr>
        <w:top w:val="none" w:sz="0" w:space="0" w:color="auto"/>
        <w:left w:val="none" w:sz="0" w:space="0" w:color="auto"/>
        <w:bottom w:val="none" w:sz="0" w:space="0" w:color="auto"/>
        <w:right w:val="none" w:sz="0" w:space="0" w:color="auto"/>
      </w:divBdr>
    </w:div>
    <w:div w:id="65541497">
      <w:bodyDiv w:val="1"/>
      <w:marLeft w:val="0"/>
      <w:marRight w:val="0"/>
      <w:marTop w:val="0"/>
      <w:marBottom w:val="0"/>
      <w:divBdr>
        <w:top w:val="none" w:sz="0" w:space="0" w:color="auto"/>
        <w:left w:val="none" w:sz="0" w:space="0" w:color="auto"/>
        <w:bottom w:val="none" w:sz="0" w:space="0" w:color="auto"/>
        <w:right w:val="none" w:sz="0" w:space="0" w:color="auto"/>
      </w:divBdr>
    </w:div>
    <w:div w:id="65953520">
      <w:bodyDiv w:val="1"/>
      <w:marLeft w:val="0"/>
      <w:marRight w:val="0"/>
      <w:marTop w:val="0"/>
      <w:marBottom w:val="0"/>
      <w:divBdr>
        <w:top w:val="none" w:sz="0" w:space="0" w:color="auto"/>
        <w:left w:val="none" w:sz="0" w:space="0" w:color="auto"/>
        <w:bottom w:val="none" w:sz="0" w:space="0" w:color="auto"/>
        <w:right w:val="none" w:sz="0" w:space="0" w:color="auto"/>
      </w:divBdr>
    </w:div>
    <w:div w:id="65961794">
      <w:bodyDiv w:val="1"/>
      <w:marLeft w:val="0"/>
      <w:marRight w:val="0"/>
      <w:marTop w:val="0"/>
      <w:marBottom w:val="0"/>
      <w:divBdr>
        <w:top w:val="none" w:sz="0" w:space="0" w:color="auto"/>
        <w:left w:val="none" w:sz="0" w:space="0" w:color="auto"/>
        <w:bottom w:val="none" w:sz="0" w:space="0" w:color="auto"/>
        <w:right w:val="none" w:sz="0" w:space="0" w:color="auto"/>
      </w:divBdr>
    </w:div>
    <w:div w:id="65999548">
      <w:bodyDiv w:val="1"/>
      <w:marLeft w:val="0"/>
      <w:marRight w:val="0"/>
      <w:marTop w:val="0"/>
      <w:marBottom w:val="0"/>
      <w:divBdr>
        <w:top w:val="none" w:sz="0" w:space="0" w:color="auto"/>
        <w:left w:val="none" w:sz="0" w:space="0" w:color="auto"/>
        <w:bottom w:val="none" w:sz="0" w:space="0" w:color="auto"/>
        <w:right w:val="none" w:sz="0" w:space="0" w:color="auto"/>
      </w:divBdr>
    </w:div>
    <w:div w:id="66346445">
      <w:bodyDiv w:val="1"/>
      <w:marLeft w:val="0"/>
      <w:marRight w:val="0"/>
      <w:marTop w:val="0"/>
      <w:marBottom w:val="0"/>
      <w:divBdr>
        <w:top w:val="none" w:sz="0" w:space="0" w:color="auto"/>
        <w:left w:val="none" w:sz="0" w:space="0" w:color="auto"/>
        <w:bottom w:val="none" w:sz="0" w:space="0" w:color="auto"/>
        <w:right w:val="none" w:sz="0" w:space="0" w:color="auto"/>
      </w:divBdr>
    </w:div>
    <w:div w:id="66533393">
      <w:bodyDiv w:val="1"/>
      <w:marLeft w:val="0"/>
      <w:marRight w:val="0"/>
      <w:marTop w:val="0"/>
      <w:marBottom w:val="0"/>
      <w:divBdr>
        <w:top w:val="none" w:sz="0" w:space="0" w:color="auto"/>
        <w:left w:val="none" w:sz="0" w:space="0" w:color="auto"/>
        <w:bottom w:val="none" w:sz="0" w:space="0" w:color="auto"/>
        <w:right w:val="none" w:sz="0" w:space="0" w:color="auto"/>
      </w:divBdr>
    </w:div>
    <w:div w:id="66849596">
      <w:bodyDiv w:val="1"/>
      <w:marLeft w:val="0"/>
      <w:marRight w:val="0"/>
      <w:marTop w:val="0"/>
      <w:marBottom w:val="0"/>
      <w:divBdr>
        <w:top w:val="none" w:sz="0" w:space="0" w:color="auto"/>
        <w:left w:val="none" w:sz="0" w:space="0" w:color="auto"/>
        <w:bottom w:val="none" w:sz="0" w:space="0" w:color="auto"/>
        <w:right w:val="none" w:sz="0" w:space="0" w:color="auto"/>
      </w:divBdr>
    </w:div>
    <w:div w:id="66927592">
      <w:bodyDiv w:val="1"/>
      <w:marLeft w:val="0"/>
      <w:marRight w:val="0"/>
      <w:marTop w:val="0"/>
      <w:marBottom w:val="0"/>
      <w:divBdr>
        <w:top w:val="none" w:sz="0" w:space="0" w:color="auto"/>
        <w:left w:val="none" w:sz="0" w:space="0" w:color="auto"/>
        <w:bottom w:val="none" w:sz="0" w:space="0" w:color="auto"/>
        <w:right w:val="none" w:sz="0" w:space="0" w:color="auto"/>
      </w:divBdr>
    </w:div>
    <w:div w:id="67116395">
      <w:bodyDiv w:val="1"/>
      <w:marLeft w:val="0"/>
      <w:marRight w:val="0"/>
      <w:marTop w:val="0"/>
      <w:marBottom w:val="0"/>
      <w:divBdr>
        <w:top w:val="none" w:sz="0" w:space="0" w:color="auto"/>
        <w:left w:val="none" w:sz="0" w:space="0" w:color="auto"/>
        <w:bottom w:val="none" w:sz="0" w:space="0" w:color="auto"/>
        <w:right w:val="none" w:sz="0" w:space="0" w:color="auto"/>
      </w:divBdr>
    </w:div>
    <w:div w:id="67268497">
      <w:bodyDiv w:val="1"/>
      <w:marLeft w:val="0"/>
      <w:marRight w:val="0"/>
      <w:marTop w:val="0"/>
      <w:marBottom w:val="0"/>
      <w:divBdr>
        <w:top w:val="none" w:sz="0" w:space="0" w:color="auto"/>
        <w:left w:val="none" w:sz="0" w:space="0" w:color="auto"/>
        <w:bottom w:val="none" w:sz="0" w:space="0" w:color="auto"/>
        <w:right w:val="none" w:sz="0" w:space="0" w:color="auto"/>
      </w:divBdr>
    </w:div>
    <w:div w:id="67309760">
      <w:bodyDiv w:val="1"/>
      <w:marLeft w:val="0"/>
      <w:marRight w:val="0"/>
      <w:marTop w:val="0"/>
      <w:marBottom w:val="0"/>
      <w:divBdr>
        <w:top w:val="none" w:sz="0" w:space="0" w:color="auto"/>
        <w:left w:val="none" w:sz="0" w:space="0" w:color="auto"/>
        <w:bottom w:val="none" w:sz="0" w:space="0" w:color="auto"/>
        <w:right w:val="none" w:sz="0" w:space="0" w:color="auto"/>
      </w:divBdr>
    </w:div>
    <w:div w:id="67388656">
      <w:bodyDiv w:val="1"/>
      <w:marLeft w:val="0"/>
      <w:marRight w:val="0"/>
      <w:marTop w:val="0"/>
      <w:marBottom w:val="0"/>
      <w:divBdr>
        <w:top w:val="none" w:sz="0" w:space="0" w:color="auto"/>
        <w:left w:val="none" w:sz="0" w:space="0" w:color="auto"/>
        <w:bottom w:val="none" w:sz="0" w:space="0" w:color="auto"/>
        <w:right w:val="none" w:sz="0" w:space="0" w:color="auto"/>
      </w:divBdr>
    </w:div>
    <w:div w:id="67390164">
      <w:bodyDiv w:val="1"/>
      <w:marLeft w:val="0"/>
      <w:marRight w:val="0"/>
      <w:marTop w:val="0"/>
      <w:marBottom w:val="0"/>
      <w:divBdr>
        <w:top w:val="none" w:sz="0" w:space="0" w:color="auto"/>
        <w:left w:val="none" w:sz="0" w:space="0" w:color="auto"/>
        <w:bottom w:val="none" w:sz="0" w:space="0" w:color="auto"/>
        <w:right w:val="none" w:sz="0" w:space="0" w:color="auto"/>
      </w:divBdr>
    </w:div>
    <w:div w:id="67534595">
      <w:bodyDiv w:val="1"/>
      <w:marLeft w:val="0"/>
      <w:marRight w:val="0"/>
      <w:marTop w:val="0"/>
      <w:marBottom w:val="0"/>
      <w:divBdr>
        <w:top w:val="none" w:sz="0" w:space="0" w:color="auto"/>
        <w:left w:val="none" w:sz="0" w:space="0" w:color="auto"/>
        <w:bottom w:val="none" w:sz="0" w:space="0" w:color="auto"/>
        <w:right w:val="none" w:sz="0" w:space="0" w:color="auto"/>
      </w:divBdr>
    </w:div>
    <w:div w:id="67581878">
      <w:bodyDiv w:val="1"/>
      <w:marLeft w:val="0"/>
      <w:marRight w:val="0"/>
      <w:marTop w:val="0"/>
      <w:marBottom w:val="0"/>
      <w:divBdr>
        <w:top w:val="none" w:sz="0" w:space="0" w:color="auto"/>
        <w:left w:val="none" w:sz="0" w:space="0" w:color="auto"/>
        <w:bottom w:val="none" w:sz="0" w:space="0" w:color="auto"/>
        <w:right w:val="none" w:sz="0" w:space="0" w:color="auto"/>
      </w:divBdr>
    </w:div>
    <w:div w:id="67846881">
      <w:bodyDiv w:val="1"/>
      <w:marLeft w:val="0"/>
      <w:marRight w:val="0"/>
      <w:marTop w:val="0"/>
      <w:marBottom w:val="0"/>
      <w:divBdr>
        <w:top w:val="none" w:sz="0" w:space="0" w:color="auto"/>
        <w:left w:val="none" w:sz="0" w:space="0" w:color="auto"/>
        <w:bottom w:val="none" w:sz="0" w:space="0" w:color="auto"/>
        <w:right w:val="none" w:sz="0" w:space="0" w:color="auto"/>
      </w:divBdr>
    </w:div>
    <w:div w:id="68381538">
      <w:bodyDiv w:val="1"/>
      <w:marLeft w:val="0"/>
      <w:marRight w:val="0"/>
      <w:marTop w:val="0"/>
      <w:marBottom w:val="0"/>
      <w:divBdr>
        <w:top w:val="none" w:sz="0" w:space="0" w:color="auto"/>
        <w:left w:val="none" w:sz="0" w:space="0" w:color="auto"/>
        <w:bottom w:val="none" w:sz="0" w:space="0" w:color="auto"/>
        <w:right w:val="none" w:sz="0" w:space="0" w:color="auto"/>
      </w:divBdr>
    </w:div>
    <w:div w:id="68508518">
      <w:bodyDiv w:val="1"/>
      <w:marLeft w:val="0"/>
      <w:marRight w:val="0"/>
      <w:marTop w:val="0"/>
      <w:marBottom w:val="0"/>
      <w:divBdr>
        <w:top w:val="none" w:sz="0" w:space="0" w:color="auto"/>
        <w:left w:val="none" w:sz="0" w:space="0" w:color="auto"/>
        <w:bottom w:val="none" w:sz="0" w:space="0" w:color="auto"/>
        <w:right w:val="none" w:sz="0" w:space="0" w:color="auto"/>
      </w:divBdr>
    </w:div>
    <w:div w:id="69088272">
      <w:bodyDiv w:val="1"/>
      <w:marLeft w:val="0"/>
      <w:marRight w:val="0"/>
      <w:marTop w:val="0"/>
      <w:marBottom w:val="0"/>
      <w:divBdr>
        <w:top w:val="none" w:sz="0" w:space="0" w:color="auto"/>
        <w:left w:val="none" w:sz="0" w:space="0" w:color="auto"/>
        <w:bottom w:val="none" w:sz="0" w:space="0" w:color="auto"/>
        <w:right w:val="none" w:sz="0" w:space="0" w:color="auto"/>
      </w:divBdr>
    </w:div>
    <w:div w:id="69232827">
      <w:bodyDiv w:val="1"/>
      <w:marLeft w:val="0"/>
      <w:marRight w:val="0"/>
      <w:marTop w:val="0"/>
      <w:marBottom w:val="0"/>
      <w:divBdr>
        <w:top w:val="none" w:sz="0" w:space="0" w:color="auto"/>
        <w:left w:val="none" w:sz="0" w:space="0" w:color="auto"/>
        <w:bottom w:val="none" w:sz="0" w:space="0" w:color="auto"/>
        <w:right w:val="none" w:sz="0" w:space="0" w:color="auto"/>
      </w:divBdr>
    </w:div>
    <w:div w:id="69354110">
      <w:bodyDiv w:val="1"/>
      <w:marLeft w:val="0"/>
      <w:marRight w:val="0"/>
      <w:marTop w:val="0"/>
      <w:marBottom w:val="0"/>
      <w:divBdr>
        <w:top w:val="none" w:sz="0" w:space="0" w:color="auto"/>
        <w:left w:val="none" w:sz="0" w:space="0" w:color="auto"/>
        <w:bottom w:val="none" w:sz="0" w:space="0" w:color="auto"/>
        <w:right w:val="none" w:sz="0" w:space="0" w:color="auto"/>
      </w:divBdr>
    </w:div>
    <w:div w:id="69928533">
      <w:bodyDiv w:val="1"/>
      <w:marLeft w:val="0"/>
      <w:marRight w:val="0"/>
      <w:marTop w:val="0"/>
      <w:marBottom w:val="0"/>
      <w:divBdr>
        <w:top w:val="none" w:sz="0" w:space="0" w:color="auto"/>
        <w:left w:val="none" w:sz="0" w:space="0" w:color="auto"/>
        <w:bottom w:val="none" w:sz="0" w:space="0" w:color="auto"/>
        <w:right w:val="none" w:sz="0" w:space="0" w:color="auto"/>
      </w:divBdr>
    </w:div>
    <w:div w:id="70155520">
      <w:bodyDiv w:val="1"/>
      <w:marLeft w:val="0"/>
      <w:marRight w:val="0"/>
      <w:marTop w:val="0"/>
      <w:marBottom w:val="0"/>
      <w:divBdr>
        <w:top w:val="none" w:sz="0" w:space="0" w:color="auto"/>
        <w:left w:val="none" w:sz="0" w:space="0" w:color="auto"/>
        <w:bottom w:val="none" w:sz="0" w:space="0" w:color="auto"/>
        <w:right w:val="none" w:sz="0" w:space="0" w:color="auto"/>
      </w:divBdr>
    </w:div>
    <w:div w:id="70323591">
      <w:bodyDiv w:val="1"/>
      <w:marLeft w:val="0"/>
      <w:marRight w:val="0"/>
      <w:marTop w:val="0"/>
      <w:marBottom w:val="0"/>
      <w:divBdr>
        <w:top w:val="none" w:sz="0" w:space="0" w:color="auto"/>
        <w:left w:val="none" w:sz="0" w:space="0" w:color="auto"/>
        <w:bottom w:val="none" w:sz="0" w:space="0" w:color="auto"/>
        <w:right w:val="none" w:sz="0" w:space="0" w:color="auto"/>
      </w:divBdr>
    </w:div>
    <w:div w:id="70591314">
      <w:bodyDiv w:val="1"/>
      <w:marLeft w:val="0"/>
      <w:marRight w:val="0"/>
      <w:marTop w:val="0"/>
      <w:marBottom w:val="0"/>
      <w:divBdr>
        <w:top w:val="none" w:sz="0" w:space="0" w:color="auto"/>
        <w:left w:val="none" w:sz="0" w:space="0" w:color="auto"/>
        <w:bottom w:val="none" w:sz="0" w:space="0" w:color="auto"/>
        <w:right w:val="none" w:sz="0" w:space="0" w:color="auto"/>
      </w:divBdr>
    </w:div>
    <w:div w:id="70808856">
      <w:bodyDiv w:val="1"/>
      <w:marLeft w:val="0"/>
      <w:marRight w:val="0"/>
      <w:marTop w:val="0"/>
      <w:marBottom w:val="0"/>
      <w:divBdr>
        <w:top w:val="none" w:sz="0" w:space="0" w:color="auto"/>
        <w:left w:val="none" w:sz="0" w:space="0" w:color="auto"/>
        <w:bottom w:val="none" w:sz="0" w:space="0" w:color="auto"/>
        <w:right w:val="none" w:sz="0" w:space="0" w:color="auto"/>
      </w:divBdr>
    </w:div>
    <w:div w:id="70854152">
      <w:bodyDiv w:val="1"/>
      <w:marLeft w:val="0"/>
      <w:marRight w:val="0"/>
      <w:marTop w:val="0"/>
      <w:marBottom w:val="0"/>
      <w:divBdr>
        <w:top w:val="none" w:sz="0" w:space="0" w:color="auto"/>
        <w:left w:val="none" w:sz="0" w:space="0" w:color="auto"/>
        <w:bottom w:val="none" w:sz="0" w:space="0" w:color="auto"/>
        <w:right w:val="none" w:sz="0" w:space="0" w:color="auto"/>
      </w:divBdr>
    </w:div>
    <w:div w:id="70936188">
      <w:bodyDiv w:val="1"/>
      <w:marLeft w:val="0"/>
      <w:marRight w:val="0"/>
      <w:marTop w:val="0"/>
      <w:marBottom w:val="0"/>
      <w:divBdr>
        <w:top w:val="none" w:sz="0" w:space="0" w:color="auto"/>
        <w:left w:val="none" w:sz="0" w:space="0" w:color="auto"/>
        <w:bottom w:val="none" w:sz="0" w:space="0" w:color="auto"/>
        <w:right w:val="none" w:sz="0" w:space="0" w:color="auto"/>
      </w:divBdr>
    </w:div>
    <w:div w:id="71390312">
      <w:bodyDiv w:val="1"/>
      <w:marLeft w:val="0"/>
      <w:marRight w:val="0"/>
      <w:marTop w:val="0"/>
      <w:marBottom w:val="0"/>
      <w:divBdr>
        <w:top w:val="none" w:sz="0" w:space="0" w:color="auto"/>
        <w:left w:val="none" w:sz="0" w:space="0" w:color="auto"/>
        <w:bottom w:val="none" w:sz="0" w:space="0" w:color="auto"/>
        <w:right w:val="none" w:sz="0" w:space="0" w:color="auto"/>
      </w:divBdr>
    </w:div>
    <w:div w:id="71393408">
      <w:bodyDiv w:val="1"/>
      <w:marLeft w:val="0"/>
      <w:marRight w:val="0"/>
      <w:marTop w:val="0"/>
      <w:marBottom w:val="0"/>
      <w:divBdr>
        <w:top w:val="none" w:sz="0" w:space="0" w:color="auto"/>
        <w:left w:val="none" w:sz="0" w:space="0" w:color="auto"/>
        <w:bottom w:val="none" w:sz="0" w:space="0" w:color="auto"/>
        <w:right w:val="none" w:sz="0" w:space="0" w:color="auto"/>
      </w:divBdr>
    </w:div>
    <w:div w:id="71398458">
      <w:bodyDiv w:val="1"/>
      <w:marLeft w:val="0"/>
      <w:marRight w:val="0"/>
      <w:marTop w:val="0"/>
      <w:marBottom w:val="0"/>
      <w:divBdr>
        <w:top w:val="none" w:sz="0" w:space="0" w:color="auto"/>
        <w:left w:val="none" w:sz="0" w:space="0" w:color="auto"/>
        <w:bottom w:val="none" w:sz="0" w:space="0" w:color="auto"/>
        <w:right w:val="none" w:sz="0" w:space="0" w:color="auto"/>
      </w:divBdr>
    </w:div>
    <w:div w:id="71510667">
      <w:bodyDiv w:val="1"/>
      <w:marLeft w:val="0"/>
      <w:marRight w:val="0"/>
      <w:marTop w:val="0"/>
      <w:marBottom w:val="0"/>
      <w:divBdr>
        <w:top w:val="none" w:sz="0" w:space="0" w:color="auto"/>
        <w:left w:val="none" w:sz="0" w:space="0" w:color="auto"/>
        <w:bottom w:val="none" w:sz="0" w:space="0" w:color="auto"/>
        <w:right w:val="none" w:sz="0" w:space="0" w:color="auto"/>
      </w:divBdr>
    </w:div>
    <w:div w:id="72053119">
      <w:bodyDiv w:val="1"/>
      <w:marLeft w:val="0"/>
      <w:marRight w:val="0"/>
      <w:marTop w:val="0"/>
      <w:marBottom w:val="0"/>
      <w:divBdr>
        <w:top w:val="none" w:sz="0" w:space="0" w:color="auto"/>
        <w:left w:val="none" w:sz="0" w:space="0" w:color="auto"/>
        <w:bottom w:val="none" w:sz="0" w:space="0" w:color="auto"/>
        <w:right w:val="none" w:sz="0" w:space="0" w:color="auto"/>
      </w:divBdr>
    </w:div>
    <w:div w:id="72312655">
      <w:bodyDiv w:val="1"/>
      <w:marLeft w:val="0"/>
      <w:marRight w:val="0"/>
      <w:marTop w:val="0"/>
      <w:marBottom w:val="0"/>
      <w:divBdr>
        <w:top w:val="none" w:sz="0" w:space="0" w:color="auto"/>
        <w:left w:val="none" w:sz="0" w:space="0" w:color="auto"/>
        <w:bottom w:val="none" w:sz="0" w:space="0" w:color="auto"/>
        <w:right w:val="none" w:sz="0" w:space="0" w:color="auto"/>
      </w:divBdr>
    </w:div>
    <w:div w:id="72313649">
      <w:bodyDiv w:val="1"/>
      <w:marLeft w:val="0"/>
      <w:marRight w:val="0"/>
      <w:marTop w:val="0"/>
      <w:marBottom w:val="0"/>
      <w:divBdr>
        <w:top w:val="none" w:sz="0" w:space="0" w:color="auto"/>
        <w:left w:val="none" w:sz="0" w:space="0" w:color="auto"/>
        <w:bottom w:val="none" w:sz="0" w:space="0" w:color="auto"/>
        <w:right w:val="none" w:sz="0" w:space="0" w:color="auto"/>
      </w:divBdr>
    </w:div>
    <w:div w:id="72436682">
      <w:bodyDiv w:val="1"/>
      <w:marLeft w:val="0"/>
      <w:marRight w:val="0"/>
      <w:marTop w:val="0"/>
      <w:marBottom w:val="0"/>
      <w:divBdr>
        <w:top w:val="none" w:sz="0" w:space="0" w:color="auto"/>
        <w:left w:val="none" w:sz="0" w:space="0" w:color="auto"/>
        <w:bottom w:val="none" w:sz="0" w:space="0" w:color="auto"/>
        <w:right w:val="none" w:sz="0" w:space="0" w:color="auto"/>
      </w:divBdr>
    </w:div>
    <w:div w:id="72703922">
      <w:bodyDiv w:val="1"/>
      <w:marLeft w:val="0"/>
      <w:marRight w:val="0"/>
      <w:marTop w:val="0"/>
      <w:marBottom w:val="0"/>
      <w:divBdr>
        <w:top w:val="none" w:sz="0" w:space="0" w:color="auto"/>
        <w:left w:val="none" w:sz="0" w:space="0" w:color="auto"/>
        <w:bottom w:val="none" w:sz="0" w:space="0" w:color="auto"/>
        <w:right w:val="none" w:sz="0" w:space="0" w:color="auto"/>
      </w:divBdr>
    </w:div>
    <w:div w:id="72818815">
      <w:bodyDiv w:val="1"/>
      <w:marLeft w:val="0"/>
      <w:marRight w:val="0"/>
      <w:marTop w:val="0"/>
      <w:marBottom w:val="0"/>
      <w:divBdr>
        <w:top w:val="none" w:sz="0" w:space="0" w:color="auto"/>
        <w:left w:val="none" w:sz="0" w:space="0" w:color="auto"/>
        <w:bottom w:val="none" w:sz="0" w:space="0" w:color="auto"/>
        <w:right w:val="none" w:sz="0" w:space="0" w:color="auto"/>
      </w:divBdr>
    </w:div>
    <w:div w:id="72896025">
      <w:bodyDiv w:val="1"/>
      <w:marLeft w:val="0"/>
      <w:marRight w:val="0"/>
      <w:marTop w:val="0"/>
      <w:marBottom w:val="0"/>
      <w:divBdr>
        <w:top w:val="none" w:sz="0" w:space="0" w:color="auto"/>
        <w:left w:val="none" w:sz="0" w:space="0" w:color="auto"/>
        <w:bottom w:val="none" w:sz="0" w:space="0" w:color="auto"/>
        <w:right w:val="none" w:sz="0" w:space="0" w:color="auto"/>
      </w:divBdr>
    </w:div>
    <w:div w:id="73019868">
      <w:bodyDiv w:val="1"/>
      <w:marLeft w:val="0"/>
      <w:marRight w:val="0"/>
      <w:marTop w:val="0"/>
      <w:marBottom w:val="0"/>
      <w:divBdr>
        <w:top w:val="none" w:sz="0" w:space="0" w:color="auto"/>
        <w:left w:val="none" w:sz="0" w:space="0" w:color="auto"/>
        <w:bottom w:val="none" w:sz="0" w:space="0" w:color="auto"/>
        <w:right w:val="none" w:sz="0" w:space="0" w:color="auto"/>
      </w:divBdr>
    </w:div>
    <w:div w:id="73163769">
      <w:bodyDiv w:val="1"/>
      <w:marLeft w:val="0"/>
      <w:marRight w:val="0"/>
      <w:marTop w:val="0"/>
      <w:marBottom w:val="0"/>
      <w:divBdr>
        <w:top w:val="none" w:sz="0" w:space="0" w:color="auto"/>
        <w:left w:val="none" w:sz="0" w:space="0" w:color="auto"/>
        <w:bottom w:val="none" w:sz="0" w:space="0" w:color="auto"/>
        <w:right w:val="none" w:sz="0" w:space="0" w:color="auto"/>
      </w:divBdr>
    </w:div>
    <w:div w:id="73204697">
      <w:bodyDiv w:val="1"/>
      <w:marLeft w:val="0"/>
      <w:marRight w:val="0"/>
      <w:marTop w:val="0"/>
      <w:marBottom w:val="0"/>
      <w:divBdr>
        <w:top w:val="none" w:sz="0" w:space="0" w:color="auto"/>
        <w:left w:val="none" w:sz="0" w:space="0" w:color="auto"/>
        <w:bottom w:val="none" w:sz="0" w:space="0" w:color="auto"/>
        <w:right w:val="none" w:sz="0" w:space="0" w:color="auto"/>
      </w:divBdr>
    </w:div>
    <w:div w:id="73280253">
      <w:bodyDiv w:val="1"/>
      <w:marLeft w:val="0"/>
      <w:marRight w:val="0"/>
      <w:marTop w:val="0"/>
      <w:marBottom w:val="0"/>
      <w:divBdr>
        <w:top w:val="none" w:sz="0" w:space="0" w:color="auto"/>
        <w:left w:val="none" w:sz="0" w:space="0" w:color="auto"/>
        <w:bottom w:val="none" w:sz="0" w:space="0" w:color="auto"/>
        <w:right w:val="none" w:sz="0" w:space="0" w:color="auto"/>
      </w:divBdr>
    </w:div>
    <w:div w:id="73360580">
      <w:bodyDiv w:val="1"/>
      <w:marLeft w:val="0"/>
      <w:marRight w:val="0"/>
      <w:marTop w:val="0"/>
      <w:marBottom w:val="0"/>
      <w:divBdr>
        <w:top w:val="none" w:sz="0" w:space="0" w:color="auto"/>
        <w:left w:val="none" w:sz="0" w:space="0" w:color="auto"/>
        <w:bottom w:val="none" w:sz="0" w:space="0" w:color="auto"/>
        <w:right w:val="none" w:sz="0" w:space="0" w:color="auto"/>
      </w:divBdr>
    </w:div>
    <w:div w:id="73623485">
      <w:bodyDiv w:val="1"/>
      <w:marLeft w:val="0"/>
      <w:marRight w:val="0"/>
      <w:marTop w:val="0"/>
      <w:marBottom w:val="0"/>
      <w:divBdr>
        <w:top w:val="none" w:sz="0" w:space="0" w:color="auto"/>
        <w:left w:val="none" w:sz="0" w:space="0" w:color="auto"/>
        <w:bottom w:val="none" w:sz="0" w:space="0" w:color="auto"/>
        <w:right w:val="none" w:sz="0" w:space="0" w:color="auto"/>
      </w:divBdr>
    </w:div>
    <w:div w:id="73627168">
      <w:bodyDiv w:val="1"/>
      <w:marLeft w:val="0"/>
      <w:marRight w:val="0"/>
      <w:marTop w:val="0"/>
      <w:marBottom w:val="0"/>
      <w:divBdr>
        <w:top w:val="none" w:sz="0" w:space="0" w:color="auto"/>
        <w:left w:val="none" w:sz="0" w:space="0" w:color="auto"/>
        <w:bottom w:val="none" w:sz="0" w:space="0" w:color="auto"/>
        <w:right w:val="none" w:sz="0" w:space="0" w:color="auto"/>
      </w:divBdr>
    </w:div>
    <w:div w:id="74061087">
      <w:bodyDiv w:val="1"/>
      <w:marLeft w:val="0"/>
      <w:marRight w:val="0"/>
      <w:marTop w:val="0"/>
      <w:marBottom w:val="0"/>
      <w:divBdr>
        <w:top w:val="none" w:sz="0" w:space="0" w:color="auto"/>
        <w:left w:val="none" w:sz="0" w:space="0" w:color="auto"/>
        <w:bottom w:val="none" w:sz="0" w:space="0" w:color="auto"/>
        <w:right w:val="none" w:sz="0" w:space="0" w:color="auto"/>
      </w:divBdr>
    </w:div>
    <w:div w:id="74203880">
      <w:bodyDiv w:val="1"/>
      <w:marLeft w:val="0"/>
      <w:marRight w:val="0"/>
      <w:marTop w:val="0"/>
      <w:marBottom w:val="0"/>
      <w:divBdr>
        <w:top w:val="none" w:sz="0" w:space="0" w:color="auto"/>
        <w:left w:val="none" w:sz="0" w:space="0" w:color="auto"/>
        <w:bottom w:val="none" w:sz="0" w:space="0" w:color="auto"/>
        <w:right w:val="none" w:sz="0" w:space="0" w:color="auto"/>
      </w:divBdr>
    </w:div>
    <w:div w:id="74208681">
      <w:bodyDiv w:val="1"/>
      <w:marLeft w:val="0"/>
      <w:marRight w:val="0"/>
      <w:marTop w:val="0"/>
      <w:marBottom w:val="0"/>
      <w:divBdr>
        <w:top w:val="none" w:sz="0" w:space="0" w:color="auto"/>
        <w:left w:val="none" w:sz="0" w:space="0" w:color="auto"/>
        <w:bottom w:val="none" w:sz="0" w:space="0" w:color="auto"/>
        <w:right w:val="none" w:sz="0" w:space="0" w:color="auto"/>
      </w:divBdr>
    </w:div>
    <w:div w:id="74475941">
      <w:bodyDiv w:val="1"/>
      <w:marLeft w:val="0"/>
      <w:marRight w:val="0"/>
      <w:marTop w:val="0"/>
      <w:marBottom w:val="0"/>
      <w:divBdr>
        <w:top w:val="none" w:sz="0" w:space="0" w:color="auto"/>
        <w:left w:val="none" w:sz="0" w:space="0" w:color="auto"/>
        <w:bottom w:val="none" w:sz="0" w:space="0" w:color="auto"/>
        <w:right w:val="none" w:sz="0" w:space="0" w:color="auto"/>
      </w:divBdr>
    </w:div>
    <w:div w:id="74524028">
      <w:bodyDiv w:val="1"/>
      <w:marLeft w:val="0"/>
      <w:marRight w:val="0"/>
      <w:marTop w:val="0"/>
      <w:marBottom w:val="0"/>
      <w:divBdr>
        <w:top w:val="none" w:sz="0" w:space="0" w:color="auto"/>
        <w:left w:val="none" w:sz="0" w:space="0" w:color="auto"/>
        <w:bottom w:val="none" w:sz="0" w:space="0" w:color="auto"/>
        <w:right w:val="none" w:sz="0" w:space="0" w:color="auto"/>
      </w:divBdr>
    </w:div>
    <w:div w:id="74717273">
      <w:bodyDiv w:val="1"/>
      <w:marLeft w:val="0"/>
      <w:marRight w:val="0"/>
      <w:marTop w:val="0"/>
      <w:marBottom w:val="0"/>
      <w:divBdr>
        <w:top w:val="none" w:sz="0" w:space="0" w:color="auto"/>
        <w:left w:val="none" w:sz="0" w:space="0" w:color="auto"/>
        <w:bottom w:val="none" w:sz="0" w:space="0" w:color="auto"/>
        <w:right w:val="none" w:sz="0" w:space="0" w:color="auto"/>
      </w:divBdr>
    </w:div>
    <w:div w:id="74859487">
      <w:bodyDiv w:val="1"/>
      <w:marLeft w:val="0"/>
      <w:marRight w:val="0"/>
      <w:marTop w:val="0"/>
      <w:marBottom w:val="0"/>
      <w:divBdr>
        <w:top w:val="none" w:sz="0" w:space="0" w:color="auto"/>
        <w:left w:val="none" w:sz="0" w:space="0" w:color="auto"/>
        <w:bottom w:val="none" w:sz="0" w:space="0" w:color="auto"/>
        <w:right w:val="none" w:sz="0" w:space="0" w:color="auto"/>
      </w:divBdr>
    </w:div>
    <w:div w:id="75326016">
      <w:bodyDiv w:val="1"/>
      <w:marLeft w:val="0"/>
      <w:marRight w:val="0"/>
      <w:marTop w:val="0"/>
      <w:marBottom w:val="0"/>
      <w:divBdr>
        <w:top w:val="none" w:sz="0" w:space="0" w:color="auto"/>
        <w:left w:val="none" w:sz="0" w:space="0" w:color="auto"/>
        <w:bottom w:val="none" w:sz="0" w:space="0" w:color="auto"/>
        <w:right w:val="none" w:sz="0" w:space="0" w:color="auto"/>
      </w:divBdr>
    </w:div>
    <w:div w:id="75709486">
      <w:bodyDiv w:val="1"/>
      <w:marLeft w:val="0"/>
      <w:marRight w:val="0"/>
      <w:marTop w:val="0"/>
      <w:marBottom w:val="0"/>
      <w:divBdr>
        <w:top w:val="none" w:sz="0" w:space="0" w:color="auto"/>
        <w:left w:val="none" w:sz="0" w:space="0" w:color="auto"/>
        <w:bottom w:val="none" w:sz="0" w:space="0" w:color="auto"/>
        <w:right w:val="none" w:sz="0" w:space="0" w:color="auto"/>
      </w:divBdr>
    </w:div>
    <w:div w:id="76249424">
      <w:bodyDiv w:val="1"/>
      <w:marLeft w:val="0"/>
      <w:marRight w:val="0"/>
      <w:marTop w:val="0"/>
      <w:marBottom w:val="0"/>
      <w:divBdr>
        <w:top w:val="none" w:sz="0" w:space="0" w:color="auto"/>
        <w:left w:val="none" w:sz="0" w:space="0" w:color="auto"/>
        <w:bottom w:val="none" w:sz="0" w:space="0" w:color="auto"/>
        <w:right w:val="none" w:sz="0" w:space="0" w:color="auto"/>
      </w:divBdr>
    </w:div>
    <w:div w:id="76441258">
      <w:bodyDiv w:val="1"/>
      <w:marLeft w:val="0"/>
      <w:marRight w:val="0"/>
      <w:marTop w:val="0"/>
      <w:marBottom w:val="0"/>
      <w:divBdr>
        <w:top w:val="none" w:sz="0" w:space="0" w:color="auto"/>
        <w:left w:val="none" w:sz="0" w:space="0" w:color="auto"/>
        <w:bottom w:val="none" w:sz="0" w:space="0" w:color="auto"/>
        <w:right w:val="none" w:sz="0" w:space="0" w:color="auto"/>
      </w:divBdr>
    </w:div>
    <w:div w:id="76446971">
      <w:bodyDiv w:val="1"/>
      <w:marLeft w:val="0"/>
      <w:marRight w:val="0"/>
      <w:marTop w:val="0"/>
      <w:marBottom w:val="0"/>
      <w:divBdr>
        <w:top w:val="none" w:sz="0" w:space="0" w:color="auto"/>
        <w:left w:val="none" w:sz="0" w:space="0" w:color="auto"/>
        <w:bottom w:val="none" w:sz="0" w:space="0" w:color="auto"/>
        <w:right w:val="none" w:sz="0" w:space="0" w:color="auto"/>
      </w:divBdr>
    </w:div>
    <w:div w:id="76833905">
      <w:bodyDiv w:val="1"/>
      <w:marLeft w:val="0"/>
      <w:marRight w:val="0"/>
      <w:marTop w:val="0"/>
      <w:marBottom w:val="0"/>
      <w:divBdr>
        <w:top w:val="none" w:sz="0" w:space="0" w:color="auto"/>
        <w:left w:val="none" w:sz="0" w:space="0" w:color="auto"/>
        <w:bottom w:val="none" w:sz="0" w:space="0" w:color="auto"/>
        <w:right w:val="none" w:sz="0" w:space="0" w:color="auto"/>
      </w:divBdr>
    </w:div>
    <w:div w:id="76900073">
      <w:bodyDiv w:val="1"/>
      <w:marLeft w:val="0"/>
      <w:marRight w:val="0"/>
      <w:marTop w:val="0"/>
      <w:marBottom w:val="0"/>
      <w:divBdr>
        <w:top w:val="none" w:sz="0" w:space="0" w:color="auto"/>
        <w:left w:val="none" w:sz="0" w:space="0" w:color="auto"/>
        <w:bottom w:val="none" w:sz="0" w:space="0" w:color="auto"/>
        <w:right w:val="none" w:sz="0" w:space="0" w:color="auto"/>
      </w:divBdr>
    </w:div>
    <w:div w:id="76905862">
      <w:bodyDiv w:val="1"/>
      <w:marLeft w:val="0"/>
      <w:marRight w:val="0"/>
      <w:marTop w:val="0"/>
      <w:marBottom w:val="0"/>
      <w:divBdr>
        <w:top w:val="none" w:sz="0" w:space="0" w:color="auto"/>
        <w:left w:val="none" w:sz="0" w:space="0" w:color="auto"/>
        <w:bottom w:val="none" w:sz="0" w:space="0" w:color="auto"/>
        <w:right w:val="none" w:sz="0" w:space="0" w:color="auto"/>
      </w:divBdr>
    </w:div>
    <w:div w:id="76950154">
      <w:bodyDiv w:val="1"/>
      <w:marLeft w:val="0"/>
      <w:marRight w:val="0"/>
      <w:marTop w:val="0"/>
      <w:marBottom w:val="0"/>
      <w:divBdr>
        <w:top w:val="none" w:sz="0" w:space="0" w:color="auto"/>
        <w:left w:val="none" w:sz="0" w:space="0" w:color="auto"/>
        <w:bottom w:val="none" w:sz="0" w:space="0" w:color="auto"/>
        <w:right w:val="none" w:sz="0" w:space="0" w:color="auto"/>
      </w:divBdr>
    </w:div>
    <w:div w:id="77136783">
      <w:bodyDiv w:val="1"/>
      <w:marLeft w:val="0"/>
      <w:marRight w:val="0"/>
      <w:marTop w:val="0"/>
      <w:marBottom w:val="0"/>
      <w:divBdr>
        <w:top w:val="none" w:sz="0" w:space="0" w:color="auto"/>
        <w:left w:val="none" w:sz="0" w:space="0" w:color="auto"/>
        <w:bottom w:val="none" w:sz="0" w:space="0" w:color="auto"/>
        <w:right w:val="none" w:sz="0" w:space="0" w:color="auto"/>
      </w:divBdr>
    </w:div>
    <w:div w:id="77486703">
      <w:bodyDiv w:val="1"/>
      <w:marLeft w:val="0"/>
      <w:marRight w:val="0"/>
      <w:marTop w:val="0"/>
      <w:marBottom w:val="0"/>
      <w:divBdr>
        <w:top w:val="none" w:sz="0" w:space="0" w:color="auto"/>
        <w:left w:val="none" w:sz="0" w:space="0" w:color="auto"/>
        <w:bottom w:val="none" w:sz="0" w:space="0" w:color="auto"/>
        <w:right w:val="none" w:sz="0" w:space="0" w:color="auto"/>
      </w:divBdr>
    </w:div>
    <w:div w:id="77947031">
      <w:bodyDiv w:val="1"/>
      <w:marLeft w:val="0"/>
      <w:marRight w:val="0"/>
      <w:marTop w:val="0"/>
      <w:marBottom w:val="0"/>
      <w:divBdr>
        <w:top w:val="none" w:sz="0" w:space="0" w:color="auto"/>
        <w:left w:val="none" w:sz="0" w:space="0" w:color="auto"/>
        <w:bottom w:val="none" w:sz="0" w:space="0" w:color="auto"/>
        <w:right w:val="none" w:sz="0" w:space="0" w:color="auto"/>
      </w:divBdr>
    </w:div>
    <w:div w:id="78215898">
      <w:bodyDiv w:val="1"/>
      <w:marLeft w:val="0"/>
      <w:marRight w:val="0"/>
      <w:marTop w:val="0"/>
      <w:marBottom w:val="0"/>
      <w:divBdr>
        <w:top w:val="none" w:sz="0" w:space="0" w:color="auto"/>
        <w:left w:val="none" w:sz="0" w:space="0" w:color="auto"/>
        <w:bottom w:val="none" w:sz="0" w:space="0" w:color="auto"/>
        <w:right w:val="none" w:sz="0" w:space="0" w:color="auto"/>
      </w:divBdr>
    </w:div>
    <w:div w:id="78332844">
      <w:bodyDiv w:val="1"/>
      <w:marLeft w:val="0"/>
      <w:marRight w:val="0"/>
      <w:marTop w:val="0"/>
      <w:marBottom w:val="0"/>
      <w:divBdr>
        <w:top w:val="none" w:sz="0" w:space="0" w:color="auto"/>
        <w:left w:val="none" w:sz="0" w:space="0" w:color="auto"/>
        <w:bottom w:val="none" w:sz="0" w:space="0" w:color="auto"/>
        <w:right w:val="none" w:sz="0" w:space="0" w:color="auto"/>
      </w:divBdr>
    </w:div>
    <w:div w:id="78524471">
      <w:bodyDiv w:val="1"/>
      <w:marLeft w:val="0"/>
      <w:marRight w:val="0"/>
      <w:marTop w:val="0"/>
      <w:marBottom w:val="0"/>
      <w:divBdr>
        <w:top w:val="none" w:sz="0" w:space="0" w:color="auto"/>
        <w:left w:val="none" w:sz="0" w:space="0" w:color="auto"/>
        <w:bottom w:val="none" w:sz="0" w:space="0" w:color="auto"/>
        <w:right w:val="none" w:sz="0" w:space="0" w:color="auto"/>
      </w:divBdr>
    </w:div>
    <w:div w:id="78908651">
      <w:bodyDiv w:val="1"/>
      <w:marLeft w:val="0"/>
      <w:marRight w:val="0"/>
      <w:marTop w:val="0"/>
      <w:marBottom w:val="0"/>
      <w:divBdr>
        <w:top w:val="none" w:sz="0" w:space="0" w:color="auto"/>
        <w:left w:val="none" w:sz="0" w:space="0" w:color="auto"/>
        <w:bottom w:val="none" w:sz="0" w:space="0" w:color="auto"/>
        <w:right w:val="none" w:sz="0" w:space="0" w:color="auto"/>
      </w:divBdr>
    </w:div>
    <w:div w:id="78912475">
      <w:bodyDiv w:val="1"/>
      <w:marLeft w:val="0"/>
      <w:marRight w:val="0"/>
      <w:marTop w:val="0"/>
      <w:marBottom w:val="0"/>
      <w:divBdr>
        <w:top w:val="none" w:sz="0" w:space="0" w:color="auto"/>
        <w:left w:val="none" w:sz="0" w:space="0" w:color="auto"/>
        <w:bottom w:val="none" w:sz="0" w:space="0" w:color="auto"/>
        <w:right w:val="none" w:sz="0" w:space="0" w:color="auto"/>
      </w:divBdr>
    </w:div>
    <w:div w:id="78914402">
      <w:bodyDiv w:val="1"/>
      <w:marLeft w:val="0"/>
      <w:marRight w:val="0"/>
      <w:marTop w:val="0"/>
      <w:marBottom w:val="0"/>
      <w:divBdr>
        <w:top w:val="none" w:sz="0" w:space="0" w:color="auto"/>
        <w:left w:val="none" w:sz="0" w:space="0" w:color="auto"/>
        <w:bottom w:val="none" w:sz="0" w:space="0" w:color="auto"/>
        <w:right w:val="none" w:sz="0" w:space="0" w:color="auto"/>
      </w:divBdr>
    </w:div>
    <w:div w:id="78991086">
      <w:bodyDiv w:val="1"/>
      <w:marLeft w:val="0"/>
      <w:marRight w:val="0"/>
      <w:marTop w:val="0"/>
      <w:marBottom w:val="0"/>
      <w:divBdr>
        <w:top w:val="none" w:sz="0" w:space="0" w:color="auto"/>
        <w:left w:val="none" w:sz="0" w:space="0" w:color="auto"/>
        <w:bottom w:val="none" w:sz="0" w:space="0" w:color="auto"/>
        <w:right w:val="none" w:sz="0" w:space="0" w:color="auto"/>
      </w:divBdr>
    </w:div>
    <w:div w:id="79064199">
      <w:bodyDiv w:val="1"/>
      <w:marLeft w:val="0"/>
      <w:marRight w:val="0"/>
      <w:marTop w:val="0"/>
      <w:marBottom w:val="0"/>
      <w:divBdr>
        <w:top w:val="none" w:sz="0" w:space="0" w:color="auto"/>
        <w:left w:val="none" w:sz="0" w:space="0" w:color="auto"/>
        <w:bottom w:val="none" w:sz="0" w:space="0" w:color="auto"/>
        <w:right w:val="none" w:sz="0" w:space="0" w:color="auto"/>
      </w:divBdr>
    </w:div>
    <w:div w:id="79330225">
      <w:bodyDiv w:val="1"/>
      <w:marLeft w:val="0"/>
      <w:marRight w:val="0"/>
      <w:marTop w:val="0"/>
      <w:marBottom w:val="0"/>
      <w:divBdr>
        <w:top w:val="none" w:sz="0" w:space="0" w:color="auto"/>
        <w:left w:val="none" w:sz="0" w:space="0" w:color="auto"/>
        <w:bottom w:val="none" w:sz="0" w:space="0" w:color="auto"/>
        <w:right w:val="none" w:sz="0" w:space="0" w:color="auto"/>
      </w:divBdr>
    </w:div>
    <w:div w:id="79572826">
      <w:bodyDiv w:val="1"/>
      <w:marLeft w:val="0"/>
      <w:marRight w:val="0"/>
      <w:marTop w:val="0"/>
      <w:marBottom w:val="0"/>
      <w:divBdr>
        <w:top w:val="none" w:sz="0" w:space="0" w:color="auto"/>
        <w:left w:val="none" w:sz="0" w:space="0" w:color="auto"/>
        <w:bottom w:val="none" w:sz="0" w:space="0" w:color="auto"/>
        <w:right w:val="none" w:sz="0" w:space="0" w:color="auto"/>
      </w:divBdr>
    </w:div>
    <w:div w:id="79720057">
      <w:bodyDiv w:val="1"/>
      <w:marLeft w:val="0"/>
      <w:marRight w:val="0"/>
      <w:marTop w:val="0"/>
      <w:marBottom w:val="0"/>
      <w:divBdr>
        <w:top w:val="none" w:sz="0" w:space="0" w:color="auto"/>
        <w:left w:val="none" w:sz="0" w:space="0" w:color="auto"/>
        <w:bottom w:val="none" w:sz="0" w:space="0" w:color="auto"/>
        <w:right w:val="none" w:sz="0" w:space="0" w:color="auto"/>
      </w:divBdr>
    </w:div>
    <w:div w:id="79722800">
      <w:bodyDiv w:val="1"/>
      <w:marLeft w:val="0"/>
      <w:marRight w:val="0"/>
      <w:marTop w:val="0"/>
      <w:marBottom w:val="0"/>
      <w:divBdr>
        <w:top w:val="none" w:sz="0" w:space="0" w:color="auto"/>
        <w:left w:val="none" w:sz="0" w:space="0" w:color="auto"/>
        <w:bottom w:val="none" w:sz="0" w:space="0" w:color="auto"/>
        <w:right w:val="none" w:sz="0" w:space="0" w:color="auto"/>
      </w:divBdr>
    </w:div>
    <w:div w:id="80413377">
      <w:bodyDiv w:val="1"/>
      <w:marLeft w:val="0"/>
      <w:marRight w:val="0"/>
      <w:marTop w:val="0"/>
      <w:marBottom w:val="0"/>
      <w:divBdr>
        <w:top w:val="none" w:sz="0" w:space="0" w:color="auto"/>
        <w:left w:val="none" w:sz="0" w:space="0" w:color="auto"/>
        <w:bottom w:val="none" w:sz="0" w:space="0" w:color="auto"/>
        <w:right w:val="none" w:sz="0" w:space="0" w:color="auto"/>
      </w:divBdr>
    </w:div>
    <w:div w:id="80413517">
      <w:bodyDiv w:val="1"/>
      <w:marLeft w:val="0"/>
      <w:marRight w:val="0"/>
      <w:marTop w:val="0"/>
      <w:marBottom w:val="0"/>
      <w:divBdr>
        <w:top w:val="none" w:sz="0" w:space="0" w:color="auto"/>
        <w:left w:val="none" w:sz="0" w:space="0" w:color="auto"/>
        <w:bottom w:val="none" w:sz="0" w:space="0" w:color="auto"/>
        <w:right w:val="none" w:sz="0" w:space="0" w:color="auto"/>
      </w:divBdr>
    </w:div>
    <w:div w:id="80569007">
      <w:bodyDiv w:val="1"/>
      <w:marLeft w:val="0"/>
      <w:marRight w:val="0"/>
      <w:marTop w:val="0"/>
      <w:marBottom w:val="0"/>
      <w:divBdr>
        <w:top w:val="none" w:sz="0" w:space="0" w:color="auto"/>
        <w:left w:val="none" w:sz="0" w:space="0" w:color="auto"/>
        <w:bottom w:val="none" w:sz="0" w:space="0" w:color="auto"/>
        <w:right w:val="none" w:sz="0" w:space="0" w:color="auto"/>
      </w:divBdr>
    </w:div>
    <w:div w:id="80955916">
      <w:bodyDiv w:val="1"/>
      <w:marLeft w:val="0"/>
      <w:marRight w:val="0"/>
      <w:marTop w:val="0"/>
      <w:marBottom w:val="0"/>
      <w:divBdr>
        <w:top w:val="none" w:sz="0" w:space="0" w:color="auto"/>
        <w:left w:val="none" w:sz="0" w:space="0" w:color="auto"/>
        <w:bottom w:val="none" w:sz="0" w:space="0" w:color="auto"/>
        <w:right w:val="none" w:sz="0" w:space="0" w:color="auto"/>
      </w:divBdr>
    </w:div>
    <w:div w:id="81100267">
      <w:bodyDiv w:val="1"/>
      <w:marLeft w:val="0"/>
      <w:marRight w:val="0"/>
      <w:marTop w:val="0"/>
      <w:marBottom w:val="0"/>
      <w:divBdr>
        <w:top w:val="none" w:sz="0" w:space="0" w:color="auto"/>
        <w:left w:val="none" w:sz="0" w:space="0" w:color="auto"/>
        <w:bottom w:val="none" w:sz="0" w:space="0" w:color="auto"/>
        <w:right w:val="none" w:sz="0" w:space="0" w:color="auto"/>
      </w:divBdr>
    </w:div>
    <w:div w:id="81492004">
      <w:bodyDiv w:val="1"/>
      <w:marLeft w:val="0"/>
      <w:marRight w:val="0"/>
      <w:marTop w:val="0"/>
      <w:marBottom w:val="0"/>
      <w:divBdr>
        <w:top w:val="none" w:sz="0" w:space="0" w:color="auto"/>
        <w:left w:val="none" w:sz="0" w:space="0" w:color="auto"/>
        <w:bottom w:val="none" w:sz="0" w:space="0" w:color="auto"/>
        <w:right w:val="none" w:sz="0" w:space="0" w:color="auto"/>
      </w:divBdr>
    </w:div>
    <w:div w:id="81613044">
      <w:bodyDiv w:val="1"/>
      <w:marLeft w:val="0"/>
      <w:marRight w:val="0"/>
      <w:marTop w:val="0"/>
      <w:marBottom w:val="0"/>
      <w:divBdr>
        <w:top w:val="none" w:sz="0" w:space="0" w:color="auto"/>
        <w:left w:val="none" w:sz="0" w:space="0" w:color="auto"/>
        <w:bottom w:val="none" w:sz="0" w:space="0" w:color="auto"/>
        <w:right w:val="none" w:sz="0" w:space="0" w:color="auto"/>
      </w:divBdr>
    </w:div>
    <w:div w:id="81728165">
      <w:bodyDiv w:val="1"/>
      <w:marLeft w:val="0"/>
      <w:marRight w:val="0"/>
      <w:marTop w:val="0"/>
      <w:marBottom w:val="0"/>
      <w:divBdr>
        <w:top w:val="none" w:sz="0" w:space="0" w:color="auto"/>
        <w:left w:val="none" w:sz="0" w:space="0" w:color="auto"/>
        <w:bottom w:val="none" w:sz="0" w:space="0" w:color="auto"/>
        <w:right w:val="none" w:sz="0" w:space="0" w:color="auto"/>
      </w:divBdr>
    </w:div>
    <w:div w:id="81731582">
      <w:bodyDiv w:val="1"/>
      <w:marLeft w:val="0"/>
      <w:marRight w:val="0"/>
      <w:marTop w:val="0"/>
      <w:marBottom w:val="0"/>
      <w:divBdr>
        <w:top w:val="none" w:sz="0" w:space="0" w:color="auto"/>
        <w:left w:val="none" w:sz="0" w:space="0" w:color="auto"/>
        <w:bottom w:val="none" w:sz="0" w:space="0" w:color="auto"/>
        <w:right w:val="none" w:sz="0" w:space="0" w:color="auto"/>
      </w:divBdr>
    </w:div>
    <w:div w:id="81805293">
      <w:bodyDiv w:val="1"/>
      <w:marLeft w:val="0"/>
      <w:marRight w:val="0"/>
      <w:marTop w:val="0"/>
      <w:marBottom w:val="0"/>
      <w:divBdr>
        <w:top w:val="none" w:sz="0" w:space="0" w:color="auto"/>
        <w:left w:val="none" w:sz="0" w:space="0" w:color="auto"/>
        <w:bottom w:val="none" w:sz="0" w:space="0" w:color="auto"/>
        <w:right w:val="none" w:sz="0" w:space="0" w:color="auto"/>
      </w:divBdr>
    </w:div>
    <w:div w:id="81922538">
      <w:bodyDiv w:val="1"/>
      <w:marLeft w:val="0"/>
      <w:marRight w:val="0"/>
      <w:marTop w:val="0"/>
      <w:marBottom w:val="0"/>
      <w:divBdr>
        <w:top w:val="none" w:sz="0" w:space="0" w:color="auto"/>
        <w:left w:val="none" w:sz="0" w:space="0" w:color="auto"/>
        <w:bottom w:val="none" w:sz="0" w:space="0" w:color="auto"/>
        <w:right w:val="none" w:sz="0" w:space="0" w:color="auto"/>
      </w:divBdr>
    </w:div>
    <w:div w:id="82538005">
      <w:bodyDiv w:val="1"/>
      <w:marLeft w:val="0"/>
      <w:marRight w:val="0"/>
      <w:marTop w:val="0"/>
      <w:marBottom w:val="0"/>
      <w:divBdr>
        <w:top w:val="none" w:sz="0" w:space="0" w:color="auto"/>
        <w:left w:val="none" w:sz="0" w:space="0" w:color="auto"/>
        <w:bottom w:val="none" w:sz="0" w:space="0" w:color="auto"/>
        <w:right w:val="none" w:sz="0" w:space="0" w:color="auto"/>
      </w:divBdr>
    </w:div>
    <w:div w:id="82647183">
      <w:bodyDiv w:val="1"/>
      <w:marLeft w:val="0"/>
      <w:marRight w:val="0"/>
      <w:marTop w:val="0"/>
      <w:marBottom w:val="0"/>
      <w:divBdr>
        <w:top w:val="none" w:sz="0" w:space="0" w:color="auto"/>
        <w:left w:val="none" w:sz="0" w:space="0" w:color="auto"/>
        <w:bottom w:val="none" w:sz="0" w:space="0" w:color="auto"/>
        <w:right w:val="none" w:sz="0" w:space="0" w:color="auto"/>
      </w:divBdr>
    </w:div>
    <w:div w:id="82729115">
      <w:bodyDiv w:val="1"/>
      <w:marLeft w:val="0"/>
      <w:marRight w:val="0"/>
      <w:marTop w:val="0"/>
      <w:marBottom w:val="0"/>
      <w:divBdr>
        <w:top w:val="none" w:sz="0" w:space="0" w:color="auto"/>
        <w:left w:val="none" w:sz="0" w:space="0" w:color="auto"/>
        <w:bottom w:val="none" w:sz="0" w:space="0" w:color="auto"/>
        <w:right w:val="none" w:sz="0" w:space="0" w:color="auto"/>
      </w:divBdr>
    </w:div>
    <w:div w:id="82798793">
      <w:bodyDiv w:val="1"/>
      <w:marLeft w:val="0"/>
      <w:marRight w:val="0"/>
      <w:marTop w:val="0"/>
      <w:marBottom w:val="0"/>
      <w:divBdr>
        <w:top w:val="none" w:sz="0" w:space="0" w:color="auto"/>
        <w:left w:val="none" w:sz="0" w:space="0" w:color="auto"/>
        <w:bottom w:val="none" w:sz="0" w:space="0" w:color="auto"/>
        <w:right w:val="none" w:sz="0" w:space="0" w:color="auto"/>
      </w:divBdr>
    </w:div>
    <w:div w:id="83112547">
      <w:bodyDiv w:val="1"/>
      <w:marLeft w:val="0"/>
      <w:marRight w:val="0"/>
      <w:marTop w:val="0"/>
      <w:marBottom w:val="0"/>
      <w:divBdr>
        <w:top w:val="none" w:sz="0" w:space="0" w:color="auto"/>
        <w:left w:val="none" w:sz="0" w:space="0" w:color="auto"/>
        <w:bottom w:val="none" w:sz="0" w:space="0" w:color="auto"/>
        <w:right w:val="none" w:sz="0" w:space="0" w:color="auto"/>
      </w:divBdr>
    </w:div>
    <w:div w:id="83113022">
      <w:bodyDiv w:val="1"/>
      <w:marLeft w:val="0"/>
      <w:marRight w:val="0"/>
      <w:marTop w:val="0"/>
      <w:marBottom w:val="0"/>
      <w:divBdr>
        <w:top w:val="none" w:sz="0" w:space="0" w:color="auto"/>
        <w:left w:val="none" w:sz="0" w:space="0" w:color="auto"/>
        <w:bottom w:val="none" w:sz="0" w:space="0" w:color="auto"/>
        <w:right w:val="none" w:sz="0" w:space="0" w:color="auto"/>
      </w:divBdr>
    </w:div>
    <w:div w:id="83456831">
      <w:bodyDiv w:val="1"/>
      <w:marLeft w:val="0"/>
      <w:marRight w:val="0"/>
      <w:marTop w:val="0"/>
      <w:marBottom w:val="0"/>
      <w:divBdr>
        <w:top w:val="none" w:sz="0" w:space="0" w:color="auto"/>
        <w:left w:val="none" w:sz="0" w:space="0" w:color="auto"/>
        <w:bottom w:val="none" w:sz="0" w:space="0" w:color="auto"/>
        <w:right w:val="none" w:sz="0" w:space="0" w:color="auto"/>
      </w:divBdr>
    </w:div>
    <w:div w:id="83502050">
      <w:bodyDiv w:val="1"/>
      <w:marLeft w:val="0"/>
      <w:marRight w:val="0"/>
      <w:marTop w:val="0"/>
      <w:marBottom w:val="0"/>
      <w:divBdr>
        <w:top w:val="none" w:sz="0" w:space="0" w:color="auto"/>
        <w:left w:val="none" w:sz="0" w:space="0" w:color="auto"/>
        <w:bottom w:val="none" w:sz="0" w:space="0" w:color="auto"/>
        <w:right w:val="none" w:sz="0" w:space="0" w:color="auto"/>
      </w:divBdr>
    </w:div>
    <w:div w:id="84040572">
      <w:bodyDiv w:val="1"/>
      <w:marLeft w:val="0"/>
      <w:marRight w:val="0"/>
      <w:marTop w:val="0"/>
      <w:marBottom w:val="0"/>
      <w:divBdr>
        <w:top w:val="none" w:sz="0" w:space="0" w:color="auto"/>
        <w:left w:val="none" w:sz="0" w:space="0" w:color="auto"/>
        <w:bottom w:val="none" w:sz="0" w:space="0" w:color="auto"/>
        <w:right w:val="none" w:sz="0" w:space="0" w:color="auto"/>
      </w:divBdr>
    </w:div>
    <w:div w:id="84308142">
      <w:bodyDiv w:val="1"/>
      <w:marLeft w:val="0"/>
      <w:marRight w:val="0"/>
      <w:marTop w:val="0"/>
      <w:marBottom w:val="0"/>
      <w:divBdr>
        <w:top w:val="none" w:sz="0" w:space="0" w:color="auto"/>
        <w:left w:val="none" w:sz="0" w:space="0" w:color="auto"/>
        <w:bottom w:val="none" w:sz="0" w:space="0" w:color="auto"/>
        <w:right w:val="none" w:sz="0" w:space="0" w:color="auto"/>
      </w:divBdr>
    </w:div>
    <w:div w:id="84569589">
      <w:bodyDiv w:val="1"/>
      <w:marLeft w:val="0"/>
      <w:marRight w:val="0"/>
      <w:marTop w:val="0"/>
      <w:marBottom w:val="0"/>
      <w:divBdr>
        <w:top w:val="none" w:sz="0" w:space="0" w:color="auto"/>
        <w:left w:val="none" w:sz="0" w:space="0" w:color="auto"/>
        <w:bottom w:val="none" w:sz="0" w:space="0" w:color="auto"/>
        <w:right w:val="none" w:sz="0" w:space="0" w:color="auto"/>
      </w:divBdr>
    </w:div>
    <w:div w:id="84570555">
      <w:bodyDiv w:val="1"/>
      <w:marLeft w:val="0"/>
      <w:marRight w:val="0"/>
      <w:marTop w:val="0"/>
      <w:marBottom w:val="0"/>
      <w:divBdr>
        <w:top w:val="none" w:sz="0" w:space="0" w:color="auto"/>
        <w:left w:val="none" w:sz="0" w:space="0" w:color="auto"/>
        <w:bottom w:val="none" w:sz="0" w:space="0" w:color="auto"/>
        <w:right w:val="none" w:sz="0" w:space="0" w:color="auto"/>
      </w:divBdr>
    </w:div>
    <w:div w:id="84572249">
      <w:bodyDiv w:val="1"/>
      <w:marLeft w:val="0"/>
      <w:marRight w:val="0"/>
      <w:marTop w:val="0"/>
      <w:marBottom w:val="0"/>
      <w:divBdr>
        <w:top w:val="none" w:sz="0" w:space="0" w:color="auto"/>
        <w:left w:val="none" w:sz="0" w:space="0" w:color="auto"/>
        <w:bottom w:val="none" w:sz="0" w:space="0" w:color="auto"/>
        <w:right w:val="none" w:sz="0" w:space="0" w:color="auto"/>
      </w:divBdr>
    </w:div>
    <w:div w:id="84695270">
      <w:bodyDiv w:val="1"/>
      <w:marLeft w:val="0"/>
      <w:marRight w:val="0"/>
      <w:marTop w:val="0"/>
      <w:marBottom w:val="0"/>
      <w:divBdr>
        <w:top w:val="none" w:sz="0" w:space="0" w:color="auto"/>
        <w:left w:val="none" w:sz="0" w:space="0" w:color="auto"/>
        <w:bottom w:val="none" w:sz="0" w:space="0" w:color="auto"/>
        <w:right w:val="none" w:sz="0" w:space="0" w:color="auto"/>
      </w:divBdr>
    </w:div>
    <w:div w:id="85153603">
      <w:bodyDiv w:val="1"/>
      <w:marLeft w:val="0"/>
      <w:marRight w:val="0"/>
      <w:marTop w:val="0"/>
      <w:marBottom w:val="0"/>
      <w:divBdr>
        <w:top w:val="none" w:sz="0" w:space="0" w:color="auto"/>
        <w:left w:val="none" w:sz="0" w:space="0" w:color="auto"/>
        <w:bottom w:val="none" w:sz="0" w:space="0" w:color="auto"/>
        <w:right w:val="none" w:sz="0" w:space="0" w:color="auto"/>
      </w:divBdr>
    </w:div>
    <w:div w:id="85269545">
      <w:bodyDiv w:val="1"/>
      <w:marLeft w:val="0"/>
      <w:marRight w:val="0"/>
      <w:marTop w:val="0"/>
      <w:marBottom w:val="0"/>
      <w:divBdr>
        <w:top w:val="none" w:sz="0" w:space="0" w:color="auto"/>
        <w:left w:val="none" w:sz="0" w:space="0" w:color="auto"/>
        <w:bottom w:val="none" w:sz="0" w:space="0" w:color="auto"/>
        <w:right w:val="none" w:sz="0" w:space="0" w:color="auto"/>
      </w:divBdr>
    </w:div>
    <w:div w:id="85425112">
      <w:bodyDiv w:val="1"/>
      <w:marLeft w:val="0"/>
      <w:marRight w:val="0"/>
      <w:marTop w:val="0"/>
      <w:marBottom w:val="0"/>
      <w:divBdr>
        <w:top w:val="none" w:sz="0" w:space="0" w:color="auto"/>
        <w:left w:val="none" w:sz="0" w:space="0" w:color="auto"/>
        <w:bottom w:val="none" w:sz="0" w:space="0" w:color="auto"/>
        <w:right w:val="none" w:sz="0" w:space="0" w:color="auto"/>
      </w:divBdr>
    </w:div>
    <w:div w:id="85658852">
      <w:bodyDiv w:val="1"/>
      <w:marLeft w:val="0"/>
      <w:marRight w:val="0"/>
      <w:marTop w:val="0"/>
      <w:marBottom w:val="0"/>
      <w:divBdr>
        <w:top w:val="none" w:sz="0" w:space="0" w:color="auto"/>
        <w:left w:val="none" w:sz="0" w:space="0" w:color="auto"/>
        <w:bottom w:val="none" w:sz="0" w:space="0" w:color="auto"/>
        <w:right w:val="none" w:sz="0" w:space="0" w:color="auto"/>
      </w:divBdr>
    </w:div>
    <w:div w:id="85729659">
      <w:bodyDiv w:val="1"/>
      <w:marLeft w:val="0"/>
      <w:marRight w:val="0"/>
      <w:marTop w:val="0"/>
      <w:marBottom w:val="0"/>
      <w:divBdr>
        <w:top w:val="none" w:sz="0" w:space="0" w:color="auto"/>
        <w:left w:val="none" w:sz="0" w:space="0" w:color="auto"/>
        <w:bottom w:val="none" w:sz="0" w:space="0" w:color="auto"/>
        <w:right w:val="none" w:sz="0" w:space="0" w:color="auto"/>
      </w:divBdr>
    </w:div>
    <w:div w:id="85922849">
      <w:bodyDiv w:val="1"/>
      <w:marLeft w:val="0"/>
      <w:marRight w:val="0"/>
      <w:marTop w:val="0"/>
      <w:marBottom w:val="0"/>
      <w:divBdr>
        <w:top w:val="none" w:sz="0" w:space="0" w:color="auto"/>
        <w:left w:val="none" w:sz="0" w:space="0" w:color="auto"/>
        <w:bottom w:val="none" w:sz="0" w:space="0" w:color="auto"/>
        <w:right w:val="none" w:sz="0" w:space="0" w:color="auto"/>
      </w:divBdr>
    </w:div>
    <w:div w:id="86003517">
      <w:bodyDiv w:val="1"/>
      <w:marLeft w:val="0"/>
      <w:marRight w:val="0"/>
      <w:marTop w:val="0"/>
      <w:marBottom w:val="0"/>
      <w:divBdr>
        <w:top w:val="none" w:sz="0" w:space="0" w:color="auto"/>
        <w:left w:val="none" w:sz="0" w:space="0" w:color="auto"/>
        <w:bottom w:val="none" w:sz="0" w:space="0" w:color="auto"/>
        <w:right w:val="none" w:sz="0" w:space="0" w:color="auto"/>
      </w:divBdr>
    </w:div>
    <w:div w:id="86316137">
      <w:bodyDiv w:val="1"/>
      <w:marLeft w:val="0"/>
      <w:marRight w:val="0"/>
      <w:marTop w:val="0"/>
      <w:marBottom w:val="0"/>
      <w:divBdr>
        <w:top w:val="none" w:sz="0" w:space="0" w:color="auto"/>
        <w:left w:val="none" w:sz="0" w:space="0" w:color="auto"/>
        <w:bottom w:val="none" w:sz="0" w:space="0" w:color="auto"/>
        <w:right w:val="none" w:sz="0" w:space="0" w:color="auto"/>
      </w:divBdr>
    </w:div>
    <w:div w:id="86463730">
      <w:bodyDiv w:val="1"/>
      <w:marLeft w:val="0"/>
      <w:marRight w:val="0"/>
      <w:marTop w:val="0"/>
      <w:marBottom w:val="0"/>
      <w:divBdr>
        <w:top w:val="none" w:sz="0" w:space="0" w:color="auto"/>
        <w:left w:val="none" w:sz="0" w:space="0" w:color="auto"/>
        <w:bottom w:val="none" w:sz="0" w:space="0" w:color="auto"/>
        <w:right w:val="none" w:sz="0" w:space="0" w:color="auto"/>
      </w:divBdr>
    </w:div>
    <w:div w:id="86511882">
      <w:bodyDiv w:val="1"/>
      <w:marLeft w:val="0"/>
      <w:marRight w:val="0"/>
      <w:marTop w:val="0"/>
      <w:marBottom w:val="0"/>
      <w:divBdr>
        <w:top w:val="none" w:sz="0" w:space="0" w:color="auto"/>
        <w:left w:val="none" w:sz="0" w:space="0" w:color="auto"/>
        <w:bottom w:val="none" w:sz="0" w:space="0" w:color="auto"/>
        <w:right w:val="none" w:sz="0" w:space="0" w:color="auto"/>
      </w:divBdr>
    </w:div>
    <w:div w:id="86539697">
      <w:bodyDiv w:val="1"/>
      <w:marLeft w:val="0"/>
      <w:marRight w:val="0"/>
      <w:marTop w:val="0"/>
      <w:marBottom w:val="0"/>
      <w:divBdr>
        <w:top w:val="none" w:sz="0" w:space="0" w:color="auto"/>
        <w:left w:val="none" w:sz="0" w:space="0" w:color="auto"/>
        <w:bottom w:val="none" w:sz="0" w:space="0" w:color="auto"/>
        <w:right w:val="none" w:sz="0" w:space="0" w:color="auto"/>
      </w:divBdr>
    </w:div>
    <w:div w:id="86774766">
      <w:bodyDiv w:val="1"/>
      <w:marLeft w:val="0"/>
      <w:marRight w:val="0"/>
      <w:marTop w:val="0"/>
      <w:marBottom w:val="0"/>
      <w:divBdr>
        <w:top w:val="none" w:sz="0" w:space="0" w:color="auto"/>
        <w:left w:val="none" w:sz="0" w:space="0" w:color="auto"/>
        <w:bottom w:val="none" w:sz="0" w:space="0" w:color="auto"/>
        <w:right w:val="none" w:sz="0" w:space="0" w:color="auto"/>
      </w:divBdr>
    </w:div>
    <w:div w:id="87124892">
      <w:bodyDiv w:val="1"/>
      <w:marLeft w:val="0"/>
      <w:marRight w:val="0"/>
      <w:marTop w:val="0"/>
      <w:marBottom w:val="0"/>
      <w:divBdr>
        <w:top w:val="none" w:sz="0" w:space="0" w:color="auto"/>
        <w:left w:val="none" w:sz="0" w:space="0" w:color="auto"/>
        <w:bottom w:val="none" w:sz="0" w:space="0" w:color="auto"/>
        <w:right w:val="none" w:sz="0" w:space="0" w:color="auto"/>
      </w:divBdr>
    </w:div>
    <w:div w:id="87191814">
      <w:bodyDiv w:val="1"/>
      <w:marLeft w:val="0"/>
      <w:marRight w:val="0"/>
      <w:marTop w:val="0"/>
      <w:marBottom w:val="0"/>
      <w:divBdr>
        <w:top w:val="none" w:sz="0" w:space="0" w:color="auto"/>
        <w:left w:val="none" w:sz="0" w:space="0" w:color="auto"/>
        <w:bottom w:val="none" w:sz="0" w:space="0" w:color="auto"/>
        <w:right w:val="none" w:sz="0" w:space="0" w:color="auto"/>
      </w:divBdr>
    </w:div>
    <w:div w:id="87315088">
      <w:bodyDiv w:val="1"/>
      <w:marLeft w:val="0"/>
      <w:marRight w:val="0"/>
      <w:marTop w:val="0"/>
      <w:marBottom w:val="0"/>
      <w:divBdr>
        <w:top w:val="none" w:sz="0" w:space="0" w:color="auto"/>
        <w:left w:val="none" w:sz="0" w:space="0" w:color="auto"/>
        <w:bottom w:val="none" w:sz="0" w:space="0" w:color="auto"/>
        <w:right w:val="none" w:sz="0" w:space="0" w:color="auto"/>
      </w:divBdr>
    </w:div>
    <w:div w:id="87504553">
      <w:bodyDiv w:val="1"/>
      <w:marLeft w:val="0"/>
      <w:marRight w:val="0"/>
      <w:marTop w:val="0"/>
      <w:marBottom w:val="0"/>
      <w:divBdr>
        <w:top w:val="none" w:sz="0" w:space="0" w:color="auto"/>
        <w:left w:val="none" w:sz="0" w:space="0" w:color="auto"/>
        <w:bottom w:val="none" w:sz="0" w:space="0" w:color="auto"/>
        <w:right w:val="none" w:sz="0" w:space="0" w:color="auto"/>
      </w:divBdr>
    </w:div>
    <w:div w:id="87628577">
      <w:bodyDiv w:val="1"/>
      <w:marLeft w:val="0"/>
      <w:marRight w:val="0"/>
      <w:marTop w:val="0"/>
      <w:marBottom w:val="0"/>
      <w:divBdr>
        <w:top w:val="none" w:sz="0" w:space="0" w:color="auto"/>
        <w:left w:val="none" w:sz="0" w:space="0" w:color="auto"/>
        <w:bottom w:val="none" w:sz="0" w:space="0" w:color="auto"/>
        <w:right w:val="none" w:sz="0" w:space="0" w:color="auto"/>
      </w:divBdr>
    </w:div>
    <w:div w:id="87818835">
      <w:bodyDiv w:val="1"/>
      <w:marLeft w:val="0"/>
      <w:marRight w:val="0"/>
      <w:marTop w:val="0"/>
      <w:marBottom w:val="0"/>
      <w:divBdr>
        <w:top w:val="none" w:sz="0" w:space="0" w:color="auto"/>
        <w:left w:val="none" w:sz="0" w:space="0" w:color="auto"/>
        <w:bottom w:val="none" w:sz="0" w:space="0" w:color="auto"/>
        <w:right w:val="none" w:sz="0" w:space="0" w:color="auto"/>
      </w:divBdr>
    </w:div>
    <w:div w:id="87848586">
      <w:bodyDiv w:val="1"/>
      <w:marLeft w:val="0"/>
      <w:marRight w:val="0"/>
      <w:marTop w:val="0"/>
      <w:marBottom w:val="0"/>
      <w:divBdr>
        <w:top w:val="none" w:sz="0" w:space="0" w:color="auto"/>
        <w:left w:val="none" w:sz="0" w:space="0" w:color="auto"/>
        <w:bottom w:val="none" w:sz="0" w:space="0" w:color="auto"/>
        <w:right w:val="none" w:sz="0" w:space="0" w:color="auto"/>
      </w:divBdr>
    </w:div>
    <w:div w:id="88232432">
      <w:bodyDiv w:val="1"/>
      <w:marLeft w:val="0"/>
      <w:marRight w:val="0"/>
      <w:marTop w:val="0"/>
      <w:marBottom w:val="0"/>
      <w:divBdr>
        <w:top w:val="none" w:sz="0" w:space="0" w:color="auto"/>
        <w:left w:val="none" w:sz="0" w:space="0" w:color="auto"/>
        <w:bottom w:val="none" w:sz="0" w:space="0" w:color="auto"/>
        <w:right w:val="none" w:sz="0" w:space="0" w:color="auto"/>
      </w:divBdr>
    </w:div>
    <w:div w:id="88277011">
      <w:bodyDiv w:val="1"/>
      <w:marLeft w:val="0"/>
      <w:marRight w:val="0"/>
      <w:marTop w:val="0"/>
      <w:marBottom w:val="0"/>
      <w:divBdr>
        <w:top w:val="none" w:sz="0" w:space="0" w:color="auto"/>
        <w:left w:val="none" w:sz="0" w:space="0" w:color="auto"/>
        <w:bottom w:val="none" w:sz="0" w:space="0" w:color="auto"/>
        <w:right w:val="none" w:sz="0" w:space="0" w:color="auto"/>
      </w:divBdr>
    </w:div>
    <w:div w:id="88280043">
      <w:bodyDiv w:val="1"/>
      <w:marLeft w:val="0"/>
      <w:marRight w:val="0"/>
      <w:marTop w:val="0"/>
      <w:marBottom w:val="0"/>
      <w:divBdr>
        <w:top w:val="none" w:sz="0" w:space="0" w:color="auto"/>
        <w:left w:val="none" w:sz="0" w:space="0" w:color="auto"/>
        <w:bottom w:val="none" w:sz="0" w:space="0" w:color="auto"/>
        <w:right w:val="none" w:sz="0" w:space="0" w:color="auto"/>
      </w:divBdr>
    </w:div>
    <w:div w:id="88820745">
      <w:bodyDiv w:val="1"/>
      <w:marLeft w:val="0"/>
      <w:marRight w:val="0"/>
      <w:marTop w:val="0"/>
      <w:marBottom w:val="0"/>
      <w:divBdr>
        <w:top w:val="none" w:sz="0" w:space="0" w:color="auto"/>
        <w:left w:val="none" w:sz="0" w:space="0" w:color="auto"/>
        <w:bottom w:val="none" w:sz="0" w:space="0" w:color="auto"/>
        <w:right w:val="none" w:sz="0" w:space="0" w:color="auto"/>
      </w:divBdr>
    </w:div>
    <w:div w:id="88895152">
      <w:bodyDiv w:val="1"/>
      <w:marLeft w:val="0"/>
      <w:marRight w:val="0"/>
      <w:marTop w:val="0"/>
      <w:marBottom w:val="0"/>
      <w:divBdr>
        <w:top w:val="none" w:sz="0" w:space="0" w:color="auto"/>
        <w:left w:val="none" w:sz="0" w:space="0" w:color="auto"/>
        <w:bottom w:val="none" w:sz="0" w:space="0" w:color="auto"/>
        <w:right w:val="none" w:sz="0" w:space="0" w:color="auto"/>
      </w:divBdr>
    </w:div>
    <w:div w:id="88933987">
      <w:bodyDiv w:val="1"/>
      <w:marLeft w:val="0"/>
      <w:marRight w:val="0"/>
      <w:marTop w:val="0"/>
      <w:marBottom w:val="0"/>
      <w:divBdr>
        <w:top w:val="none" w:sz="0" w:space="0" w:color="auto"/>
        <w:left w:val="none" w:sz="0" w:space="0" w:color="auto"/>
        <w:bottom w:val="none" w:sz="0" w:space="0" w:color="auto"/>
        <w:right w:val="none" w:sz="0" w:space="0" w:color="auto"/>
      </w:divBdr>
    </w:div>
    <w:div w:id="88935089">
      <w:bodyDiv w:val="1"/>
      <w:marLeft w:val="0"/>
      <w:marRight w:val="0"/>
      <w:marTop w:val="0"/>
      <w:marBottom w:val="0"/>
      <w:divBdr>
        <w:top w:val="none" w:sz="0" w:space="0" w:color="auto"/>
        <w:left w:val="none" w:sz="0" w:space="0" w:color="auto"/>
        <w:bottom w:val="none" w:sz="0" w:space="0" w:color="auto"/>
        <w:right w:val="none" w:sz="0" w:space="0" w:color="auto"/>
      </w:divBdr>
    </w:div>
    <w:div w:id="89009466">
      <w:bodyDiv w:val="1"/>
      <w:marLeft w:val="0"/>
      <w:marRight w:val="0"/>
      <w:marTop w:val="0"/>
      <w:marBottom w:val="0"/>
      <w:divBdr>
        <w:top w:val="none" w:sz="0" w:space="0" w:color="auto"/>
        <w:left w:val="none" w:sz="0" w:space="0" w:color="auto"/>
        <w:bottom w:val="none" w:sz="0" w:space="0" w:color="auto"/>
        <w:right w:val="none" w:sz="0" w:space="0" w:color="auto"/>
      </w:divBdr>
    </w:div>
    <w:div w:id="89199136">
      <w:bodyDiv w:val="1"/>
      <w:marLeft w:val="0"/>
      <w:marRight w:val="0"/>
      <w:marTop w:val="0"/>
      <w:marBottom w:val="0"/>
      <w:divBdr>
        <w:top w:val="none" w:sz="0" w:space="0" w:color="auto"/>
        <w:left w:val="none" w:sz="0" w:space="0" w:color="auto"/>
        <w:bottom w:val="none" w:sz="0" w:space="0" w:color="auto"/>
        <w:right w:val="none" w:sz="0" w:space="0" w:color="auto"/>
      </w:divBdr>
    </w:div>
    <w:div w:id="89543844">
      <w:bodyDiv w:val="1"/>
      <w:marLeft w:val="0"/>
      <w:marRight w:val="0"/>
      <w:marTop w:val="0"/>
      <w:marBottom w:val="0"/>
      <w:divBdr>
        <w:top w:val="none" w:sz="0" w:space="0" w:color="auto"/>
        <w:left w:val="none" w:sz="0" w:space="0" w:color="auto"/>
        <w:bottom w:val="none" w:sz="0" w:space="0" w:color="auto"/>
        <w:right w:val="none" w:sz="0" w:space="0" w:color="auto"/>
      </w:divBdr>
    </w:div>
    <w:div w:id="89546894">
      <w:bodyDiv w:val="1"/>
      <w:marLeft w:val="0"/>
      <w:marRight w:val="0"/>
      <w:marTop w:val="0"/>
      <w:marBottom w:val="0"/>
      <w:divBdr>
        <w:top w:val="none" w:sz="0" w:space="0" w:color="auto"/>
        <w:left w:val="none" w:sz="0" w:space="0" w:color="auto"/>
        <w:bottom w:val="none" w:sz="0" w:space="0" w:color="auto"/>
        <w:right w:val="none" w:sz="0" w:space="0" w:color="auto"/>
      </w:divBdr>
    </w:div>
    <w:div w:id="89548303">
      <w:bodyDiv w:val="1"/>
      <w:marLeft w:val="0"/>
      <w:marRight w:val="0"/>
      <w:marTop w:val="0"/>
      <w:marBottom w:val="0"/>
      <w:divBdr>
        <w:top w:val="none" w:sz="0" w:space="0" w:color="auto"/>
        <w:left w:val="none" w:sz="0" w:space="0" w:color="auto"/>
        <w:bottom w:val="none" w:sz="0" w:space="0" w:color="auto"/>
        <w:right w:val="none" w:sz="0" w:space="0" w:color="auto"/>
      </w:divBdr>
    </w:div>
    <w:div w:id="89595041">
      <w:bodyDiv w:val="1"/>
      <w:marLeft w:val="0"/>
      <w:marRight w:val="0"/>
      <w:marTop w:val="0"/>
      <w:marBottom w:val="0"/>
      <w:divBdr>
        <w:top w:val="none" w:sz="0" w:space="0" w:color="auto"/>
        <w:left w:val="none" w:sz="0" w:space="0" w:color="auto"/>
        <w:bottom w:val="none" w:sz="0" w:space="0" w:color="auto"/>
        <w:right w:val="none" w:sz="0" w:space="0" w:color="auto"/>
      </w:divBdr>
    </w:div>
    <w:div w:id="89669204">
      <w:bodyDiv w:val="1"/>
      <w:marLeft w:val="0"/>
      <w:marRight w:val="0"/>
      <w:marTop w:val="0"/>
      <w:marBottom w:val="0"/>
      <w:divBdr>
        <w:top w:val="none" w:sz="0" w:space="0" w:color="auto"/>
        <w:left w:val="none" w:sz="0" w:space="0" w:color="auto"/>
        <w:bottom w:val="none" w:sz="0" w:space="0" w:color="auto"/>
        <w:right w:val="none" w:sz="0" w:space="0" w:color="auto"/>
      </w:divBdr>
    </w:div>
    <w:div w:id="89745184">
      <w:bodyDiv w:val="1"/>
      <w:marLeft w:val="0"/>
      <w:marRight w:val="0"/>
      <w:marTop w:val="0"/>
      <w:marBottom w:val="0"/>
      <w:divBdr>
        <w:top w:val="none" w:sz="0" w:space="0" w:color="auto"/>
        <w:left w:val="none" w:sz="0" w:space="0" w:color="auto"/>
        <w:bottom w:val="none" w:sz="0" w:space="0" w:color="auto"/>
        <w:right w:val="none" w:sz="0" w:space="0" w:color="auto"/>
      </w:divBdr>
    </w:div>
    <w:div w:id="90316101">
      <w:bodyDiv w:val="1"/>
      <w:marLeft w:val="0"/>
      <w:marRight w:val="0"/>
      <w:marTop w:val="0"/>
      <w:marBottom w:val="0"/>
      <w:divBdr>
        <w:top w:val="none" w:sz="0" w:space="0" w:color="auto"/>
        <w:left w:val="none" w:sz="0" w:space="0" w:color="auto"/>
        <w:bottom w:val="none" w:sz="0" w:space="0" w:color="auto"/>
        <w:right w:val="none" w:sz="0" w:space="0" w:color="auto"/>
      </w:divBdr>
    </w:div>
    <w:div w:id="90785081">
      <w:bodyDiv w:val="1"/>
      <w:marLeft w:val="0"/>
      <w:marRight w:val="0"/>
      <w:marTop w:val="0"/>
      <w:marBottom w:val="0"/>
      <w:divBdr>
        <w:top w:val="none" w:sz="0" w:space="0" w:color="auto"/>
        <w:left w:val="none" w:sz="0" w:space="0" w:color="auto"/>
        <w:bottom w:val="none" w:sz="0" w:space="0" w:color="auto"/>
        <w:right w:val="none" w:sz="0" w:space="0" w:color="auto"/>
      </w:divBdr>
    </w:div>
    <w:div w:id="91054380">
      <w:bodyDiv w:val="1"/>
      <w:marLeft w:val="0"/>
      <w:marRight w:val="0"/>
      <w:marTop w:val="0"/>
      <w:marBottom w:val="0"/>
      <w:divBdr>
        <w:top w:val="none" w:sz="0" w:space="0" w:color="auto"/>
        <w:left w:val="none" w:sz="0" w:space="0" w:color="auto"/>
        <w:bottom w:val="none" w:sz="0" w:space="0" w:color="auto"/>
        <w:right w:val="none" w:sz="0" w:space="0" w:color="auto"/>
      </w:divBdr>
    </w:div>
    <w:div w:id="91054431">
      <w:bodyDiv w:val="1"/>
      <w:marLeft w:val="0"/>
      <w:marRight w:val="0"/>
      <w:marTop w:val="0"/>
      <w:marBottom w:val="0"/>
      <w:divBdr>
        <w:top w:val="none" w:sz="0" w:space="0" w:color="auto"/>
        <w:left w:val="none" w:sz="0" w:space="0" w:color="auto"/>
        <w:bottom w:val="none" w:sz="0" w:space="0" w:color="auto"/>
        <w:right w:val="none" w:sz="0" w:space="0" w:color="auto"/>
      </w:divBdr>
    </w:div>
    <w:div w:id="91241228">
      <w:bodyDiv w:val="1"/>
      <w:marLeft w:val="0"/>
      <w:marRight w:val="0"/>
      <w:marTop w:val="0"/>
      <w:marBottom w:val="0"/>
      <w:divBdr>
        <w:top w:val="none" w:sz="0" w:space="0" w:color="auto"/>
        <w:left w:val="none" w:sz="0" w:space="0" w:color="auto"/>
        <w:bottom w:val="none" w:sz="0" w:space="0" w:color="auto"/>
        <w:right w:val="none" w:sz="0" w:space="0" w:color="auto"/>
      </w:divBdr>
    </w:div>
    <w:div w:id="91243978">
      <w:bodyDiv w:val="1"/>
      <w:marLeft w:val="0"/>
      <w:marRight w:val="0"/>
      <w:marTop w:val="0"/>
      <w:marBottom w:val="0"/>
      <w:divBdr>
        <w:top w:val="none" w:sz="0" w:space="0" w:color="auto"/>
        <w:left w:val="none" w:sz="0" w:space="0" w:color="auto"/>
        <w:bottom w:val="none" w:sz="0" w:space="0" w:color="auto"/>
        <w:right w:val="none" w:sz="0" w:space="0" w:color="auto"/>
      </w:divBdr>
    </w:div>
    <w:div w:id="91317690">
      <w:bodyDiv w:val="1"/>
      <w:marLeft w:val="0"/>
      <w:marRight w:val="0"/>
      <w:marTop w:val="0"/>
      <w:marBottom w:val="0"/>
      <w:divBdr>
        <w:top w:val="none" w:sz="0" w:space="0" w:color="auto"/>
        <w:left w:val="none" w:sz="0" w:space="0" w:color="auto"/>
        <w:bottom w:val="none" w:sz="0" w:space="0" w:color="auto"/>
        <w:right w:val="none" w:sz="0" w:space="0" w:color="auto"/>
      </w:divBdr>
    </w:div>
    <w:div w:id="91319298">
      <w:bodyDiv w:val="1"/>
      <w:marLeft w:val="0"/>
      <w:marRight w:val="0"/>
      <w:marTop w:val="0"/>
      <w:marBottom w:val="0"/>
      <w:divBdr>
        <w:top w:val="none" w:sz="0" w:space="0" w:color="auto"/>
        <w:left w:val="none" w:sz="0" w:space="0" w:color="auto"/>
        <w:bottom w:val="none" w:sz="0" w:space="0" w:color="auto"/>
        <w:right w:val="none" w:sz="0" w:space="0" w:color="auto"/>
      </w:divBdr>
    </w:div>
    <w:div w:id="91358634">
      <w:bodyDiv w:val="1"/>
      <w:marLeft w:val="0"/>
      <w:marRight w:val="0"/>
      <w:marTop w:val="0"/>
      <w:marBottom w:val="0"/>
      <w:divBdr>
        <w:top w:val="none" w:sz="0" w:space="0" w:color="auto"/>
        <w:left w:val="none" w:sz="0" w:space="0" w:color="auto"/>
        <w:bottom w:val="none" w:sz="0" w:space="0" w:color="auto"/>
        <w:right w:val="none" w:sz="0" w:space="0" w:color="auto"/>
      </w:divBdr>
    </w:div>
    <w:div w:id="91359877">
      <w:bodyDiv w:val="1"/>
      <w:marLeft w:val="0"/>
      <w:marRight w:val="0"/>
      <w:marTop w:val="0"/>
      <w:marBottom w:val="0"/>
      <w:divBdr>
        <w:top w:val="none" w:sz="0" w:space="0" w:color="auto"/>
        <w:left w:val="none" w:sz="0" w:space="0" w:color="auto"/>
        <w:bottom w:val="none" w:sz="0" w:space="0" w:color="auto"/>
        <w:right w:val="none" w:sz="0" w:space="0" w:color="auto"/>
      </w:divBdr>
    </w:div>
    <w:div w:id="91709220">
      <w:bodyDiv w:val="1"/>
      <w:marLeft w:val="0"/>
      <w:marRight w:val="0"/>
      <w:marTop w:val="0"/>
      <w:marBottom w:val="0"/>
      <w:divBdr>
        <w:top w:val="none" w:sz="0" w:space="0" w:color="auto"/>
        <w:left w:val="none" w:sz="0" w:space="0" w:color="auto"/>
        <w:bottom w:val="none" w:sz="0" w:space="0" w:color="auto"/>
        <w:right w:val="none" w:sz="0" w:space="0" w:color="auto"/>
      </w:divBdr>
    </w:div>
    <w:div w:id="92090598">
      <w:bodyDiv w:val="1"/>
      <w:marLeft w:val="0"/>
      <w:marRight w:val="0"/>
      <w:marTop w:val="0"/>
      <w:marBottom w:val="0"/>
      <w:divBdr>
        <w:top w:val="none" w:sz="0" w:space="0" w:color="auto"/>
        <w:left w:val="none" w:sz="0" w:space="0" w:color="auto"/>
        <w:bottom w:val="none" w:sz="0" w:space="0" w:color="auto"/>
        <w:right w:val="none" w:sz="0" w:space="0" w:color="auto"/>
      </w:divBdr>
    </w:div>
    <w:div w:id="92168422">
      <w:bodyDiv w:val="1"/>
      <w:marLeft w:val="0"/>
      <w:marRight w:val="0"/>
      <w:marTop w:val="0"/>
      <w:marBottom w:val="0"/>
      <w:divBdr>
        <w:top w:val="none" w:sz="0" w:space="0" w:color="auto"/>
        <w:left w:val="none" w:sz="0" w:space="0" w:color="auto"/>
        <w:bottom w:val="none" w:sz="0" w:space="0" w:color="auto"/>
        <w:right w:val="none" w:sz="0" w:space="0" w:color="auto"/>
      </w:divBdr>
    </w:div>
    <w:div w:id="92360817">
      <w:bodyDiv w:val="1"/>
      <w:marLeft w:val="0"/>
      <w:marRight w:val="0"/>
      <w:marTop w:val="0"/>
      <w:marBottom w:val="0"/>
      <w:divBdr>
        <w:top w:val="none" w:sz="0" w:space="0" w:color="auto"/>
        <w:left w:val="none" w:sz="0" w:space="0" w:color="auto"/>
        <w:bottom w:val="none" w:sz="0" w:space="0" w:color="auto"/>
        <w:right w:val="none" w:sz="0" w:space="0" w:color="auto"/>
      </w:divBdr>
    </w:div>
    <w:div w:id="92477900">
      <w:bodyDiv w:val="1"/>
      <w:marLeft w:val="0"/>
      <w:marRight w:val="0"/>
      <w:marTop w:val="0"/>
      <w:marBottom w:val="0"/>
      <w:divBdr>
        <w:top w:val="none" w:sz="0" w:space="0" w:color="auto"/>
        <w:left w:val="none" w:sz="0" w:space="0" w:color="auto"/>
        <w:bottom w:val="none" w:sz="0" w:space="0" w:color="auto"/>
        <w:right w:val="none" w:sz="0" w:space="0" w:color="auto"/>
      </w:divBdr>
    </w:div>
    <w:div w:id="92481453">
      <w:bodyDiv w:val="1"/>
      <w:marLeft w:val="0"/>
      <w:marRight w:val="0"/>
      <w:marTop w:val="0"/>
      <w:marBottom w:val="0"/>
      <w:divBdr>
        <w:top w:val="none" w:sz="0" w:space="0" w:color="auto"/>
        <w:left w:val="none" w:sz="0" w:space="0" w:color="auto"/>
        <w:bottom w:val="none" w:sz="0" w:space="0" w:color="auto"/>
        <w:right w:val="none" w:sz="0" w:space="0" w:color="auto"/>
      </w:divBdr>
    </w:div>
    <w:div w:id="92822425">
      <w:bodyDiv w:val="1"/>
      <w:marLeft w:val="0"/>
      <w:marRight w:val="0"/>
      <w:marTop w:val="0"/>
      <w:marBottom w:val="0"/>
      <w:divBdr>
        <w:top w:val="none" w:sz="0" w:space="0" w:color="auto"/>
        <w:left w:val="none" w:sz="0" w:space="0" w:color="auto"/>
        <w:bottom w:val="none" w:sz="0" w:space="0" w:color="auto"/>
        <w:right w:val="none" w:sz="0" w:space="0" w:color="auto"/>
      </w:divBdr>
    </w:div>
    <w:div w:id="92896775">
      <w:bodyDiv w:val="1"/>
      <w:marLeft w:val="0"/>
      <w:marRight w:val="0"/>
      <w:marTop w:val="0"/>
      <w:marBottom w:val="0"/>
      <w:divBdr>
        <w:top w:val="none" w:sz="0" w:space="0" w:color="auto"/>
        <w:left w:val="none" w:sz="0" w:space="0" w:color="auto"/>
        <w:bottom w:val="none" w:sz="0" w:space="0" w:color="auto"/>
        <w:right w:val="none" w:sz="0" w:space="0" w:color="auto"/>
      </w:divBdr>
    </w:div>
    <w:div w:id="92942395">
      <w:bodyDiv w:val="1"/>
      <w:marLeft w:val="0"/>
      <w:marRight w:val="0"/>
      <w:marTop w:val="0"/>
      <w:marBottom w:val="0"/>
      <w:divBdr>
        <w:top w:val="none" w:sz="0" w:space="0" w:color="auto"/>
        <w:left w:val="none" w:sz="0" w:space="0" w:color="auto"/>
        <w:bottom w:val="none" w:sz="0" w:space="0" w:color="auto"/>
        <w:right w:val="none" w:sz="0" w:space="0" w:color="auto"/>
      </w:divBdr>
    </w:div>
    <w:div w:id="93137883">
      <w:bodyDiv w:val="1"/>
      <w:marLeft w:val="0"/>
      <w:marRight w:val="0"/>
      <w:marTop w:val="0"/>
      <w:marBottom w:val="0"/>
      <w:divBdr>
        <w:top w:val="none" w:sz="0" w:space="0" w:color="auto"/>
        <w:left w:val="none" w:sz="0" w:space="0" w:color="auto"/>
        <w:bottom w:val="none" w:sz="0" w:space="0" w:color="auto"/>
        <w:right w:val="none" w:sz="0" w:space="0" w:color="auto"/>
      </w:divBdr>
    </w:div>
    <w:div w:id="93405714">
      <w:bodyDiv w:val="1"/>
      <w:marLeft w:val="0"/>
      <w:marRight w:val="0"/>
      <w:marTop w:val="0"/>
      <w:marBottom w:val="0"/>
      <w:divBdr>
        <w:top w:val="none" w:sz="0" w:space="0" w:color="auto"/>
        <w:left w:val="none" w:sz="0" w:space="0" w:color="auto"/>
        <w:bottom w:val="none" w:sz="0" w:space="0" w:color="auto"/>
        <w:right w:val="none" w:sz="0" w:space="0" w:color="auto"/>
      </w:divBdr>
    </w:div>
    <w:div w:id="93672479">
      <w:bodyDiv w:val="1"/>
      <w:marLeft w:val="0"/>
      <w:marRight w:val="0"/>
      <w:marTop w:val="0"/>
      <w:marBottom w:val="0"/>
      <w:divBdr>
        <w:top w:val="none" w:sz="0" w:space="0" w:color="auto"/>
        <w:left w:val="none" w:sz="0" w:space="0" w:color="auto"/>
        <w:bottom w:val="none" w:sz="0" w:space="0" w:color="auto"/>
        <w:right w:val="none" w:sz="0" w:space="0" w:color="auto"/>
      </w:divBdr>
    </w:div>
    <w:div w:id="93868026">
      <w:bodyDiv w:val="1"/>
      <w:marLeft w:val="0"/>
      <w:marRight w:val="0"/>
      <w:marTop w:val="0"/>
      <w:marBottom w:val="0"/>
      <w:divBdr>
        <w:top w:val="none" w:sz="0" w:space="0" w:color="auto"/>
        <w:left w:val="none" w:sz="0" w:space="0" w:color="auto"/>
        <w:bottom w:val="none" w:sz="0" w:space="0" w:color="auto"/>
        <w:right w:val="none" w:sz="0" w:space="0" w:color="auto"/>
      </w:divBdr>
    </w:div>
    <w:div w:id="93869295">
      <w:bodyDiv w:val="1"/>
      <w:marLeft w:val="0"/>
      <w:marRight w:val="0"/>
      <w:marTop w:val="0"/>
      <w:marBottom w:val="0"/>
      <w:divBdr>
        <w:top w:val="none" w:sz="0" w:space="0" w:color="auto"/>
        <w:left w:val="none" w:sz="0" w:space="0" w:color="auto"/>
        <w:bottom w:val="none" w:sz="0" w:space="0" w:color="auto"/>
        <w:right w:val="none" w:sz="0" w:space="0" w:color="auto"/>
      </w:divBdr>
    </w:div>
    <w:div w:id="93943449">
      <w:bodyDiv w:val="1"/>
      <w:marLeft w:val="0"/>
      <w:marRight w:val="0"/>
      <w:marTop w:val="0"/>
      <w:marBottom w:val="0"/>
      <w:divBdr>
        <w:top w:val="none" w:sz="0" w:space="0" w:color="auto"/>
        <w:left w:val="none" w:sz="0" w:space="0" w:color="auto"/>
        <w:bottom w:val="none" w:sz="0" w:space="0" w:color="auto"/>
        <w:right w:val="none" w:sz="0" w:space="0" w:color="auto"/>
      </w:divBdr>
    </w:div>
    <w:div w:id="94179337">
      <w:bodyDiv w:val="1"/>
      <w:marLeft w:val="0"/>
      <w:marRight w:val="0"/>
      <w:marTop w:val="0"/>
      <w:marBottom w:val="0"/>
      <w:divBdr>
        <w:top w:val="none" w:sz="0" w:space="0" w:color="auto"/>
        <w:left w:val="none" w:sz="0" w:space="0" w:color="auto"/>
        <w:bottom w:val="none" w:sz="0" w:space="0" w:color="auto"/>
        <w:right w:val="none" w:sz="0" w:space="0" w:color="auto"/>
      </w:divBdr>
    </w:div>
    <w:div w:id="94181574">
      <w:bodyDiv w:val="1"/>
      <w:marLeft w:val="0"/>
      <w:marRight w:val="0"/>
      <w:marTop w:val="0"/>
      <w:marBottom w:val="0"/>
      <w:divBdr>
        <w:top w:val="none" w:sz="0" w:space="0" w:color="auto"/>
        <w:left w:val="none" w:sz="0" w:space="0" w:color="auto"/>
        <w:bottom w:val="none" w:sz="0" w:space="0" w:color="auto"/>
        <w:right w:val="none" w:sz="0" w:space="0" w:color="auto"/>
      </w:divBdr>
    </w:div>
    <w:div w:id="94443293">
      <w:bodyDiv w:val="1"/>
      <w:marLeft w:val="0"/>
      <w:marRight w:val="0"/>
      <w:marTop w:val="0"/>
      <w:marBottom w:val="0"/>
      <w:divBdr>
        <w:top w:val="none" w:sz="0" w:space="0" w:color="auto"/>
        <w:left w:val="none" w:sz="0" w:space="0" w:color="auto"/>
        <w:bottom w:val="none" w:sz="0" w:space="0" w:color="auto"/>
        <w:right w:val="none" w:sz="0" w:space="0" w:color="auto"/>
      </w:divBdr>
    </w:div>
    <w:div w:id="94597791">
      <w:bodyDiv w:val="1"/>
      <w:marLeft w:val="0"/>
      <w:marRight w:val="0"/>
      <w:marTop w:val="0"/>
      <w:marBottom w:val="0"/>
      <w:divBdr>
        <w:top w:val="none" w:sz="0" w:space="0" w:color="auto"/>
        <w:left w:val="none" w:sz="0" w:space="0" w:color="auto"/>
        <w:bottom w:val="none" w:sz="0" w:space="0" w:color="auto"/>
        <w:right w:val="none" w:sz="0" w:space="0" w:color="auto"/>
      </w:divBdr>
    </w:div>
    <w:div w:id="94903504">
      <w:bodyDiv w:val="1"/>
      <w:marLeft w:val="0"/>
      <w:marRight w:val="0"/>
      <w:marTop w:val="0"/>
      <w:marBottom w:val="0"/>
      <w:divBdr>
        <w:top w:val="none" w:sz="0" w:space="0" w:color="auto"/>
        <w:left w:val="none" w:sz="0" w:space="0" w:color="auto"/>
        <w:bottom w:val="none" w:sz="0" w:space="0" w:color="auto"/>
        <w:right w:val="none" w:sz="0" w:space="0" w:color="auto"/>
      </w:divBdr>
    </w:div>
    <w:div w:id="95248392">
      <w:bodyDiv w:val="1"/>
      <w:marLeft w:val="0"/>
      <w:marRight w:val="0"/>
      <w:marTop w:val="0"/>
      <w:marBottom w:val="0"/>
      <w:divBdr>
        <w:top w:val="none" w:sz="0" w:space="0" w:color="auto"/>
        <w:left w:val="none" w:sz="0" w:space="0" w:color="auto"/>
        <w:bottom w:val="none" w:sz="0" w:space="0" w:color="auto"/>
        <w:right w:val="none" w:sz="0" w:space="0" w:color="auto"/>
      </w:divBdr>
    </w:div>
    <w:div w:id="95516108">
      <w:bodyDiv w:val="1"/>
      <w:marLeft w:val="0"/>
      <w:marRight w:val="0"/>
      <w:marTop w:val="0"/>
      <w:marBottom w:val="0"/>
      <w:divBdr>
        <w:top w:val="none" w:sz="0" w:space="0" w:color="auto"/>
        <w:left w:val="none" w:sz="0" w:space="0" w:color="auto"/>
        <w:bottom w:val="none" w:sz="0" w:space="0" w:color="auto"/>
        <w:right w:val="none" w:sz="0" w:space="0" w:color="auto"/>
      </w:divBdr>
    </w:div>
    <w:div w:id="95634248">
      <w:bodyDiv w:val="1"/>
      <w:marLeft w:val="0"/>
      <w:marRight w:val="0"/>
      <w:marTop w:val="0"/>
      <w:marBottom w:val="0"/>
      <w:divBdr>
        <w:top w:val="none" w:sz="0" w:space="0" w:color="auto"/>
        <w:left w:val="none" w:sz="0" w:space="0" w:color="auto"/>
        <w:bottom w:val="none" w:sz="0" w:space="0" w:color="auto"/>
        <w:right w:val="none" w:sz="0" w:space="0" w:color="auto"/>
      </w:divBdr>
    </w:div>
    <w:div w:id="95906792">
      <w:bodyDiv w:val="1"/>
      <w:marLeft w:val="0"/>
      <w:marRight w:val="0"/>
      <w:marTop w:val="0"/>
      <w:marBottom w:val="0"/>
      <w:divBdr>
        <w:top w:val="none" w:sz="0" w:space="0" w:color="auto"/>
        <w:left w:val="none" w:sz="0" w:space="0" w:color="auto"/>
        <w:bottom w:val="none" w:sz="0" w:space="0" w:color="auto"/>
        <w:right w:val="none" w:sz="0" w:space="0" w:color="auto"/>
      </w:divBdr>
    </w:div>
    <w:div w:id="95945441">
      <w:bodyDiv w:val="1"/>
      <w:marLeft w:val="0"/>
      <w:marRight w:val="0"/>
      <w:marTop w:val="0"/>
      <w:marBottom w:val="0"/>
      <w:divBdr>
        <w:top w:val="none" w:sz="0" w:space="0" w:color="auto"/>
        <w:left w:val="none" w:sz="0" w:space="0" w:color="auto"/>
        <w:bottom w:val="none" w:sz="0" w:space="0" w:color="auto"/>
        <w:right w:val="none" w:sz="0" w:space="0" w:color="auto"/>
      </w:divBdr>
    </w:div>
    <w:div w:id="95949293">
      <w:bodyDiv w:val="1"/>
      <w:marLeft w:val="0"/>
      <w:marRight w:val="0"/>
      <w:marTop w:val="0"/>
      <w:marBottom w:val="0"/>
      <w:divBdr>
        <w:top w:val="none" w:sz="0" w:space="0" w:color="auto"/>
        <w:left w:val="none" w:sz="0" w:space="0" w:color="auto"/>
        <w:bottom w:val="none" w:sz="0" w:space="0" w:color="auto"/>
        <w:right w:val="none" w:sz="0" w:space="0" w:color="auto"/>
      </w:divBdr>
    </w:div>
    <w:div w:id="96104171">
      <w:bodyDiv w:val="1"/>
      <w:marLeft w:val="0"/>
      <w:marRight w:val="0"/>
      <w:marTop w:val="0"/>
      <w:marBottom w:val="0"/>
      <w:divBdr>
        <w:top w:val="none" w:sz="0" w:space="0" w:color="auto"/>
        <w:left w:val="none" w:sz="0" w:space="0" w:color="auto"/>
        <w:bottom w:val="none" w:sz="0" w:space="0" w:color="auto"/>
        <w:right w:val="none" w:sz="0" w:space="0" w:color="auto"/>
      </w:divBdr>
    </w:div>
    <w:div w:id="96142657">
      <w:bodyDiv w:val="1"/>
      <w:marLeft w:val="0"/>
      <w:marRight w:val="0"/>
      <w:marTop w:val="0"/>
      <w:marBottom w:val="0"/>
      <w:divBdr>
        <w:top w:val="none" w:sz="0" w:space="0" w:color="auto"/>
        <w:left w:val="none" w:sz="0" w:space="0" w:color="auto"/>
        <w:bottom w:val="none" w:sz="0" w:space="0" w:color="auto"/>
        <w:right w:val="none" w:sz="0" w:space="0" w:color="auto"/>
      </w:divBdr>
    </w:div>
    <w:div w:id="96217914">
      <w:bodyDiv w:val="1"/>
      <w:marLeft w:val="0"/>
      <w:marRight w:val="0"/>
      <w:marTop w:val="0"/>
      <w:marBottom w:val="0"/>
      <w:divBdr>
        <w:top w:val="none" w:sz="0" w:space="0" w:color="auto"/>
        <w:left w:val="none" w:sz="0" w:space="0" w:color="auto"/>
        <w:bottom w:val="none" w:sz="0" w:space="0" w:color="auto"/>
        <w:right w:val="none" w:sz="0" w:space="0" w:color="auto"/>
      </w:divBdr>
    </w:div>
    <w:div w:id="96291922">
      <w:bodyDiv w:val="1"/>
      <w:marLeft w:val="0"/>
      <w:marRight w:val="0"/>
      <w:marTop w:val="0"/>
      <w:marBottom w:val="0"/>
      <w:divBdr>
        <w:top w:val="none" w:sz="0" w:space="0" w:color="auto"/>
        <w:left w:val="none" w:sz="0" w:space="0" w:color="auto"/>
        <w:bottom w:val="none" w:sz="0" w:space="0" w:color="auto"/>
        <w:right w:val="none" w:sz="0" w:space="0" w:color="auto"/>
      </w:divBdr>
    </w:div>
    <w:div w:id="96370418">
      <w:bodyDiv w:val="1"/>
      <w:marLeft w:val="0"/>
      <w:marRight w:val="0"/>
      <w:marTop w:val="0"/>
      <w:marBottom w:val="0"/>
      <w:divBdr>
        <w:top w:val="none" w:sz="0" w:space="0" w:color="auto"/>
        <w:left w:val="none" w:sz="0" w:space="0" w:color="auto"/>
        <w:bottom w:val="none" w:sz="0" w:space="0" w:color="auto"/>
        <w:right w:val="none" w:sz="0" w:space="0" w:color="auto"/>
      </w:divBdr>
    </w:div>
    <w:div w:id="96370488">
      <w:bodyDiv w:val="1"/>
      <w:marLeft w:val="0"/>
      <w:marRight w:val="0"/>
      <w:marTop w:val="0"/>
      <w:marBottom w:val="0"/>
      <w:divBdr>
        <w:top w:val="none" w:sz="0" w:space="0" w:color="auto"/>
        <w:left w:val="none" w:sz="0" w:space="0" w:color="auto"/>
        <w:bottom w:val="none" w:sz="0" w:space="0" w:color="auto"/>
        <w:right w:val="none" w:sz="0" w:space="0" w:color="auto"/>
      </w:divBdr>
    </w:div>
    <w:div w:id="96370681">
      <w:bodyDiv w:val="1"/>
      <w:marLeft w:val="0"/>
      <w:marRight w:val="0"/>
      <w:marTop w:val="0"/>
      <w:marBottom w:val="0"/>
      <w:divBdr>
        <w:top w:val="none" w:sz="0" w:space="0" w:color="auto"/>
        <w:left w:val="none" w:sz="0" w:space="0" w:color="auto"/>
        <w:bottom w:val="none" w:sz="0" w:space="0" w:color="auto"/>
        <w:right w:val="none" w:sz="0" w:space="0" w:color="auto"/>
      </w:divBdr>
    </w:div>
    <w:div w:id="96409075">
      <w:bodyDiv w:val="1"/>
      <w:marLeft w:val="0"/>
      <w:marRight w:val="0"/>
      <w:marTop w:val="0"/>
      <w:marBottom w:val="0"/>
      <w:divBdr>
        <w:top w:val="none" w:sz="0" w:space="0" w:color="auto"/>
        <w:left w:val="none" w:sz="0" w:space="0" w:color="auto"/>
        <w:bottom w:val="none" w:sz="0" w:space="0" w:color="auto"/>
        <w:right w:val="none" w:sz="0" w:space="0" w:color="auto"/>
      </w:divBdr>
    </w:div>
    <w:div w:id="96602342">
      <w:bodyDiv w:val="1"/>
      <w:marLeft w:val="0"/>
      <w:marRight w:val="0"/>
      <w:marTop w:val="0"/>
      <w:marBottom w:val="0"/>
      <w:divBdr>
        <w:top w:val="none" w:sz="0" w:space="0" w:color="auto"/>
        <w:left w:val="none" w:sz="0" w:space="0" w:color="auto"/>
        <w:bottom w:val="none" w:sz="0" w:space="0" w:color="auto"/>
        <w:right w:val="none" w:sz="0" w:space="0" w:color="auto"/>
      </w:divBdr>
    </w:div>
    <w:div w:id="96683692">
      <w:bodyDiv w:val="1"/>
      <w:marLeft w:val="0"/>
      <w:marRight w:val="0"/>
      <w:marTop w:val="0"/>
      <w:marBottom w:val="0"/>
      <w:divBdr>
        <w:top w:val="none" w:sz="0" w:space="0" w:color="auto"/>
        <w:left w:val="none" w:sz="0" w:space="0" w:color="auto"/>
        <w:bottom w:val="none" w:sz="0" w:space="0" w:color="auto"/>
        <w:right w:val="none" w:sz="0" w:space="0" w:color="auto"/>
      </w:divBdr>
    </w:div>
    <w:div w:id="96797894">
      <w:bodyDiv w:val="1"/>
      <w:marLeft w:val="0"/>
      <w:marRight w:val="0"/>
      <w:marTop w:val="0"/>
      <w:marBottom w:val="0"/>
      <w:divBdr>
        <w:top w:val="none" w:sz="0" w:space="0" w:color="auto"/>
        <w:left w:val="none" w:sz="0" w:space="0" w:color="auto"/>
        <w:bottom w:val="none" w:sz="0" w:space="0" w:color="auto"/>
        <w:right w:val="none" w:sz="0" w:space="0" w:color="auto"/>
      </w:divBdr>
    </w:div>
    <w:div w:id="96799205">
      <w:bodyDiv w:val="1"/>
      <w:marLeft w:val="0"/>
      <w:marRight w:val="0"/>
      <w:marTop w:val="0"/>
      <w:marBottom w:val="0"/>
      <w:divBdr>
        <w:top w:val="none" w:sz="0" w:space="0" w:color="auto"/>
        <w:left w:val="none" w:sz="0" w:space="0" w:color="auto"/>
        <w:bottom w:val="none" w:sz="0" w:space="0" w:color="auto"/>
        <w:right w:val="none" w:sz="0" w:space="0" w:color="auto"/>
      </w:divBdr>
    </w:div>
    <w:div w:id="96949298">
      <w:bodyDiv w:val="1"/>
      <w:marLeft w:val="0"/>
      <w:marRight w:val="0"/>
      <w:marTop w:val="0"/>
      <w:marBottom w:val="0"/>
      <w:divBdr>
        <w:top w:val="none" w:sz="0" w:space="0" w:color="auto"/>
        <w:left w:val="none" w:sz="0" w:space="0" w:color="auto"/>
        <w:bottom w:val="none" w:sz="0" w:space="0" w:color="auto"/>
        <w:right w:val="none" w:sz="0" w:space="0" w:color="auto"/>
      </w:divBdr>
    </w:div>
    <w:div w:id="97143808">
      <w:bodyDiv w:val="1"/>
      <w:marLeft w:val="0"/>
      <w:marRight w:val="0"/>
      <w:marTop w:val="0"/>
      <w:marBottom w:val="0"/>
      <w:divBdr>
        <w:top w:val="none" w:sz="0" w:space="0" w:color="auto"/>
        <w:left w:val="none" w:sz="0" w:space="0" w:color="auto"/>
        <w:bottom w:val="none" w:sz="0" w:space="0" w:color="auto"/>
        <w:right w:val="none" w:sz="0" w:space="0" w:color="auto"/>
      </w:divBdr>
    </w:div>
    <w:div w:id="97452601">
      <w:bodyDiv w:val="1"/>
      <w:marLeft w:val="0"/>
      <w:marRight w:val="0"/>
      <w:marTop w:val="0"/>
      <w:marBottom w:val="0"/>
      <w:divBdr>
        <w:top w:val="none" w:sz="0" w:space="0" w:color="auto"/>
        <w:left w:val="none" w:sz="0" w:space="0" w:color="auto"/>
        <w:bottom w:val="none" w:sz="0" w:space="0" w:color="auto"/>
        <w:right w:val="none" w:sz="0" w:space="0" w:color="auto"/>
      </w:divBdr>
    </w:div>
    <w:div w:id="97530890">
      <w:bodyDiv w:val="1"/>
      <w:marLeft w:val="0"/>
      <w:marRight w:val="0"/>
      <w:marTop w:val="0"/>
      <w:marBottom w:val="0"/>
      <w:divBdr>
        <w:top w:val="none" w:sz="0" w:space="0" w:color="auto"/>
        <w:left w:val="none" w:sz="0" w:space="0" w:color="auto"/>
        <w:bottom w:val="none" w:sz="0" w:space="0" w:color="auto"/>
        <w:right w:val="none" w:sz="0" w:space="0" w:color="auto"/>
      </w:divBdr>
    </w:div>
    <w:div w:id="97601518">
      <w:bodyDiv w:val="1"/>
      <w:marLeft w:val="0"/>
      <w:marRight w:val="0"/>
      <w:marTop w:val="0"/>
      <w:marBottom w:val="0"/>
      <w:divBdr>
        <w:top w:val="none" w:sz="0" w:space="0" w:color="auto"/>
        <w:left w:val="none" w:sz="0" w:space="0" w:color="auto"/>
        <w:bottom w:val="none" w:sz="0" w:space="0" w:color="auto"/>
        <w:right w:val="none" w:sz="0" w:space="0" w:color="auto"/>
      </w:divBdr>
    </w:div>
    <w:div w:id="97724726">
      <w:bodyDiv w:val="1"/>
      <w:marLeft w:val="0"/>
      <w:marRight w:val="0"/>
      <w:marTop w:val="0"/>
      <w:marBottom w:val="0"/>
      <w:divBdr>
        <w:top w:val="none" w:sz="0" w:space="0" w:color="auto"/>
        <w:left w:val="none" w:sz="0" w:space="0" w:color="auto"/>
        <w:bottom w:val="none" w:sz="0" w:space="0" w:color="auto"/>
        <w:right w:val="none" w:sz="0" w:space="0" w:color="auto"/>
      </w:divBdr>
    </w:div>
    <w:div w:id="97986477">
      <w:bodyDiv w:val="1"/>
      <w:marLeft w:val="0"/>
      <w:marRight w:val="0"/>
      <w:marTop w:val="0"/>
      <w:marBottom w:val="0"/>
      <w:divBdr>
        <w:top w:val="none" w:sz="0" w:space="0" w:color="auto"/>
        <w:left w:val="none" w:sz="0" w:space="0" w:color="auto"/>
        <w:bottom w:val="none" w:sz="0" w:space="0" w:color="auto"/>
        <w:right w:val="none" w:sz="0" w:space="0" w:color="auto"/>
      </w:divBdr>
    </w:div>
    <w:div w:id="97992329">
      <w:bodyDiv w:val="1"/>
      <w:marLeft w:val="0"/>
      <w:marRight w:val="0"/>
      <w:marTop w:val="0"/>
      <w:marBottom w:val="0"/>
      <w:divBdr>
        <w:top w:val="none" w:sz="0" w:space="0" w:color="auto"/>
        <w:left w:val="none" w:sz="0" w:space="0" w:color="auto"/>
        <w:bottom w:val="none" w:sz="0" w:space="0" w:color="auto"/>
        <w:right w:val="none" w:sz="0" w:space="0" w:color="auto"/>
      </w:divBdr>
    </w:div>
    <w:div w:id="98180668">
      <w:bodyDiv w:val="1"/>
      <w:marLeft w:val="0"/>
      <w:marRight w:val="0"/>
      <w:marTop w:val="0"/>
      <w:marBottom w:val="0"/>
      <w:divBdr>
        <w:top w:val="none" w:sz="0" w:space="0" w:color="auto"/>
        <w:left w:val="none" w:sz="0" w:space="0" w:color="auto"/>
        <w:bottom w:val="none" w:sz="0" w:space="0" w:color="auto"/>
        <w:right w:val="none" w:sz="0" w:space="0" w:color="auto"/>
      </w:divBdr>
    </w:div>
    <w:div w:id="98331403">
      <w:bodyDiv w:val="1"/>
      <w:marLeft w:val="0"/>
      <w:marRight w:val="0"/>
      <w:marTop w:val="0"/>
      <w:marBottom w:val="0"/>
      <w:divBdr>
        <w:top w:val="none" w:sz="0" w:space="0" w:color="auto"/>
        <w:left w:val="none" w:sz="0" w:space="0" w:color="auto"/>
        <w:bottom w:val="none" w:sz="0" w:space="0" w:color="auto"/>
        <w:right w:val="none" w:sz="0" w:space="0" w:color="auto"/>
      </w:divBdr>
    </w:div>
    <w:div w:id="98332322">
      <w:bodyDiv w:val="1"/>
      <w:marLeft w:val="0"/>
      <w:marRight w:val="0"/>
      <w:marTop w:val="0"/>
      <w:marBottom w:val="0"/>
      <w:divBdr>
        <w:top w:val="none" w:sz="0" w:space="0" w:color="auto"/>
        <w:left w:val="none" w:sz="0" w:space="0" w:color="auto"/>
        <w:bottom w:val="none" w:sz="0" w:space="0" w:color="auto"/>
        <w:right w:val="none" w:sz="0" w:space="0" w:color="auto"/>
      </w:divBdr>
    </w:div>
    <w:div w:id="98380534">
      <w:bodyDiv w:val="1"/>
      <w:marLeft w:val="0"/>
      <w:marRight w:val="0"/>
      <w:marTop w:val="0"/>
      <w:marBottom w:val="0"/>
      <w:divBdr>
        <w:top w:val="none" w:sz="0" w:space="0" w:color="auto"/>
        <w:left w:val="none" w:sz="0" w:space="0" w:color="auto"/>
        <w:bottom w:val="none" w:sz="0" w:space="0" w:color="auto"/>
        <w:right w:val="none" w:sz="0" w:space="0" w:color="auto"/>
      </w:divBdr>
    </w:div>
    <w:div w:id="98528378">
      <w:bodyDiv w:val="1"/>
      <w:marLeft w:val="0"/>
      <w:marRight w:val="0"/>
      <w:marTop w:val="0"/>
      <w:marBottom w:val="0"/>
      <w:divBdr>
        <w:top w:val="none" w:sz="0" w:space="0" w:color="auto"/>
        <w:left w:val="none" w:sz="0" w:space="0" w:color="auto"/>
        <w:bottom w:val="none" w:sz="0" w:space="0" w:color="auto"/>
        <w:right w:val="none" w:sz="0" w:space="0" w:color="auto"/>
      </w:divBdr>
    </w:div>
    <w:div w:id="98915818">
      <w:bodyDiv w:val="1"/>
      <w:marLeft w:val="0"/>
      <w:marRight w:val="0"/>
      <w:marTop w:val="0"/>
      <w:marBottom w:val="0"/>
      <w:divBdr>
        <w:top w:val="none" w:sz="0" w:space="0" w:color="auto"/>
        <w:left w:val="none" w:sz="0" w:space="0" w:color="auto"/>
        <w:bottom w:val="none" w:sz="0" w:space="0" w:color="auto"/>
        <w:right w:val="none" w:sz="0" w:space="0" w:color="auto"/>
      </w:divBdr>
    </w:div>
    <w:div w:id="99034603">
      <w:bodyDiv w:val="1"/>
      <w:marLeft w:val="0"/>
      <w:marRight w:val="0"/>
      <w:marTop w:val="0"/>
      <w:marBottom w:val="0"/>
      <w:divBdr>
        <w:top w:val="none" w:sz="0" w:space="0" w:color="auto"/>
        <w:left w:val="none" w:sz="0" w:space="0" w:color="auto"/>
        <w:bottom w:val="none" w:sz="0" w:space="0" w:color="auto"/>
        <w:right w:val="none" w:sz="0" w:space="0" w:color="auto"/>
      </w:divBdr>
    </w:div>
    <w:div w:id="99105428">
      <w:bodyDiv w:val="1"/>
      <w:marLeft w:val="0"/>
      <w:marRight w:val="0"/>
      <w:marTop w:val="0"/>
      <w:marBottom w:val="0"/>
      <w:divBdr>
        <w:top w:val="none" w:sz="0" w:space="0" w:color="auto"/>
        <w:left w:val="none" w:sz="0" w:space="0" w:color="auto"/>
        <w:bottom w:val="none" w:sz="0" w:space="0" w:color="auto"/>
        <w:right w:val="none" w:sz="0" w:space="0" w:color="auto"/>
      </w:divBdr>
    </w:div>
    <w:div w:id="99420942">
      <w:bodyDiv w:val="1"/>
      <w:marLeft w:val="0"/>
      <w:marRight w:val="0"/>
      <w:marTop w:val="0"/>
      <w:marBottom w:val="0"/>
      <w:divBdr>
        <w:top w:val="none" w:sz="0" w:space="0" w:color="auto"/>
        <w:left w:val="none" w:sz="0" w:space="0" w:color="auto"/>
        <w:bottom w:val="none" w:sz="0" w:space="0" w:color="auto"/>
        <w:right w:val="none" w:sz="0" w:space="0" w:color="auto"/>
      </w:divBdr>
    </w:div>
    <w:div w:id="99571599">
      <w:bodyDiv w:val="1"/>
      <w:marLeft w:val="0"/>
      <w:marRight w:val="0"/>
      <w:marTop w:val="0"/>
      <w:marBottom w:val="0"/>
      <w:divBdr>
        <w:top w:val="none" w:sz="0" w:space="0" w:color="auto"/>
        <w:left w:val="none" w:sz="0" w:space="0" w:color="auto"/>
        <w:bottom w:val="none" w:sz="0" w:space="0" w:color="auto"/>
        <w:right w:val="none" w:sz="0" w:space="0" w:color="auto"/>
      </w:divBdr>
    </w:div>
    <w:div w:id="99883088">
      <w:bodyDiv w:val="1"/>
      <w:marLeft w:val="0"/>
      <w:marRight w:val="0"/>
      <w:marTop w:val="0"/>
      <w:marBottom w:val="0"/>
      <w:divBdr>
        <w:top w:val="none" w:sz="0" w:space="0" w:color="auto"/>
        <w:left w:val="none" w:sz="0" w:space="0" w:color="auto"/>
        <w:bottom w:val="none" w:sz="0" w:space="0" w:color="auto"/>
        <w:right w:val="none" w:sz="0" w:space="0" w:color="auto"/>
      </w:divBdr>
    </w:div>
    <w:div w:id="99960406">
      <w:bodyDiv w:val="1"/>
      <w:marLeft w:val="0"/>
      <w:marRight w:val="0"/>
      <w:marTop w:val="0"/>
      <w:marBottom w:val="0"/>
      <w:divBdr>
        <w:top w:val="none" w:sz="0" w:space="0" w:color="auto"/>
        <w:left w:val="none" w:sz="0" w:space="0" w:color="auto"/>
        <w:bottom w:val="none" w:sz="0" w:space="0" w:color="auto"/>
        <w:right w:val="none" w:sz="0" w:space="0" w:color="auto"/>
      </w:divBdr>
    </w:div>
    <w:div w:id="100347622">
      <w:bodyDiv w:val="1"/>
      <w:marLeft w:val="0"/>
      <w:marRight w:val="0"/>
      <w:marTop w:val="0"/>
      <w:marBottom w:val="0"/>
      <w:divBdr>
        <w:top w:val="none" w:sz="0" w:space="0" w:color="auto"/>
        <w:left w:val="none" w:sz="0" w:space="0" w:color="auto"/>
        <w:bottom w:val="none" w:sz="0" w:space="0" w:color="auto"/>
        <w:right w:val="none" w:sz="0" w:space="0" w:color="auto"/>
      </w:divBdr>
    </w:div>
    <w:div w:id="100421879">
      <w:bodyDiv w:val="1"/>
      <w:marLeft w:val="0"/>
      <w:marRight w:val="0"/>
      <w:marTop w:val="0"/>
      <w:marBottom w:val="0"/>
      <w:divBdr>
        <w:top w:val="none" w:sz="0" w:space="0" w:color="auto"/>
        <w:left w:val="none" w:sz="0" w:space="0" w:color="auto"/>
        <w:bottom w:val="none" w:sz="0" w:space="0" w:color="auto"/>
        <w:right w:val="none" w:sz="0" w:space="0" w:color="auto"/>
      </w:divBdr>
    </w:div>
    <w:div w:id="100491213">
      <w:bodyDiv w:val="1"/>
      <w:marLeft w:val="0"/>
      <w:marRight w:val="0"/>
      <w:marTop w:val="0"/>
      <w:marBottom w:val="0"/>
      <w:divBdr>
        <w:top w:val="none" w:sz="0" w:space="0" w:color="auto"/>
        <w:left w:val="none" w:sz="0" w:space="0" w:color="auto"/>
        <w:bottom w:val="none" w:sz="0" w:space="0" w:color="auto"/>
        <w:right w:val="none" w:sz="0" w:space="0" w:color="auto"/>
      </w:divBdr>
    </w:div>
    <w:div w:id="100611978">
      <w:bodyDiv w:val="1"/>
      <w:marLeft w:val="0"/>
      <w:marRight w:val="0"/>
      <w:marTop w:val="0"/>
      <w:marBottom w:val="0"/>
      <w:divBdr>
        <w:top w:val="none" w:sz="0" w:space="0" w:color="auto"/>
        <w:left w:val="none" w:sz="0" w:space="0" w:color="auto"/>
        <w:bottom w:val="none" w:sz="0" w:space="0" w:color="auto"/>
        <w:right w:val="none" w:sz="0" w:space="0" w:color="auto"/>
      </w:divBdr>
    </w:div>
    <w:div w:id="101191335">
      <w:bodyDiv w:val="1"/>
      <w:marLeft w:val="0"/>
      <w:marRight w:val="0"/>
      <w:marTop w:val="0"/>
      <w:marBottom w:val="0"/>
      <w:divBdr>
        <w:top w:val="none" w:sz="0" w:space="0" w:color="auto"/>
        <w:left w:val="none" w:sz="0" w:space="0" w:color="auto"/>
        <w:bottom w:val="none" w:sz="0" w:space="0" w:color="auto"/>
        <w:right w:val="none" w:sz="0" w:space="0" w:color="auto"/>
      </w:divBdr>
    </w:div>
    <w:div w:id="101346440">
      <w:bodyDiv w:val="1"/>
      <w:marLeft w:val="0"/>
      <w:marRight w:val="0"/>
      <w:marTop w:val="0"/>
      <w:marBottom w:val="0"/>
      <w:divBdr>
        <w:top w:val="none" w:sz="0" w:space="0" w:color="auto"/>
        <w:left w:val="none" w:sz="0" w:space="0" w:color="auto"/>
        <w:bottom w:val="none" w:sz="0" w:space="0" w:color="auto"/>
        <w:right w:val="none" w:sz="0" w:space="0" w:color="auto"/>
      </w:divBdr>
    </w:div>
    <w:div w:id="101458105">
      <w:bodyDiv w:val="1"/>
      <w:marLeft w:val="0"/>
      <w:marRight w:val="0"/>
      <w:marTop w:val="0"/>
      <w:marBottom w:val="0"/>
      <w:divBdr>
        <w:top w:val="none" w:sz="0" w:space="0" w:color="auto"/>
        <w:left w:val="none" w:sz="0" w:space="0" w:color="auto"/>
        <w:bottom w:val="none" w:sz="0" w:space="0" w:color="auto"/>
        <w:right w:val="none" w:sz="0" w:space="0" w:color="auto"/>
      </w:divBdr>
    </w:div>
    <w:div w:id="101804234">
      <w:bodyDiv w:val="1"/>
      <w:marLeft w:val="0"/>
      <w:marRight w:val="0"/>
      <w:marTop w:val="0"/>
      <w:marBottom w:val="0"/>
      <w:divBdr>
        <w:top w:val="none" w:sz="0" w:space="0" w:color="auto"/>
        <w:left w:val="none" w:sz="0" w:space="0" w:color="auto"/>
        <w:bottom w:val="none" w:sz="0" w:space="0" w:color="auto"/>
        <w:right w:val="none" w:sz="0" w:space="0" w:color="auto"/>
      </w:divBdr>
    </w:div>
    <w:div w:id="101918585">
      <w:bodyDiv w:val="1"/>
      <w:marLeft w:val="0"/>
      <w:marRight w:val="0"/>
      <w:marTop w:val="0"/>
      <w:marBottom w:val="0"/>
      <w:divBdr>
        <w:top w:val="none" w:sz="0" w:space="0" w:color="auto"/>
        <w:left w:val="none" w:sz="0" w:space="0" w:color="auto"/>
        <w:bottom w:val="none" w:sz="0" w:space="0" w:color="auto"/>
        <w:right w:val="none" w:sz="0" w:space="0" w:color="auto"/>
      </w:divBdr>
    </w:div>
    <w:div w:id="102039873">
      <w:bodyDiv w:val="1"/>
      <w:marLeft w:val="0"/>
      <w:marRight w:val="0"/>
      <w:marTop w:val="0"/>
      <w:marBottom w:val="0"/>
      <w:divBdr>
        <w:top w:val="none" w:sz="0" w:space="0" w:color="auto"/>
        <w:left w:val="none" w:sz="0" w:space="0" w:color="auto"/>
        <w:bottom w:val="none" w:sz="0" w:space="0" w:color="auto"/>
        <w:right w:val="none" w:sz="0" w:space="0" w:color="auto"/>
      </w:divBdr>
    </w:div>
    <w:div w:id="102193425">
      <w:bodyDiv w:val="1"/>
      <w:marLeft w:val="0"/>
      <w:marRight w:val="0"/>
      <w:marTop w:val="0"/>
      <w:marBottom w:val="0"/>
      <w:divBdr>
        <w:top w:val="none" w:sz="0" w:space="0" w:color="auto"/>
        <w:left w:val="none" w:sz="0" w:space="0" w:color="auto"/>
        <w:bottom w:val="none" w:sz="0" w:space="0" w:color="auto"/>
        <w:right w:val="none" w:sz="0" w:space="0" w:color="auto"/>
      </w:divBdr>
    </w:div>
    <w:div w:id="102266886">
      <w:bodyDiv w:val="1"/>
      <w:marLeft w:val="0"/>
      <w:marRight w:val="0"/>
      <w:marTop w:val="0"/>
      <w:marBottom w:val="0"/>
      <w:divBdr>
        <w:top w:val="none" w:sz="0" w:space="0" w:color="auto"/>
        <w:left w:val="none" w:sz="0" w:space="0" w:color="auto"/>
        <w:bottom w:val="none" w:sz="0" w:space="0" w:color="auto"/>
        <w:right w:val="none" w:sz="0" w:space="0" w:color="auto"/>
      </w:divBdr>
    </w:div>
    <w:div w:id="102304254">
      <w:bodyDiv w:val="1"/>
      <w:marLeft w:val="0"/>
      <w:marRight w:val="0"/>
      <w:marTop w:val="0"/>
      <w:marBottom w:val="0"/>
      <w:divBdr>
        <w:top w:val="none" w:sz="0" w:space="0" w:color="auto"/>
        <w:left w:val="none" w:sz="0" w:space="0" w:color="auto"/>
        <w:bottom w:val="none" w:sz="0" w:space="0" w:color="auto"/>
        <w:right w:val="none" w:sz="0" w:space="0" w:color="auto"/>
      </w:divBdr>
    </w:div>
    <w:div w:id="102651555">
      <w:bodyDiv w:val="1"/>
      <w:marLeft w:val="0"/>
      <w:marRight w:val="0"/>
      <w:marTop w:val="0"/>
      <w:marBottom w:val="0"/>
      <w:divBdr>
        <w:top w:val="none" w:sz="0" w:space="0" w:color="auto"/>
        <w:left w:val="none" w:sz="0" w:space="0" w:color="auto"/>
        <w:bottom w:val="none" w:sz="0" w:space="0" w:color="auto"/>
        <w:right w:val="none" w:sz="0" w:space="0" w:color="auto"/>
      </w:divBdr>
    </w:div>
    <w:div w:id="102656758">
      <w:bodyDiv w:val="1"/>
      <w:marLeft w:val="0"/>
      <w:marRight w:val="0"/>
      <w:marTop w:val="0"/>
      <w:marBottom w:val="0"/>
      <w:divBdr>
        <w:top w:val="none" w:sz="0" w:space="0" w:color="auto"/>
        <w:left w:val="none" w:sz="0" w:space="0" w:color="auto"/>
        <w:bottom w:val="none" w:sz="0" w:space="0" w:color="auto"/>
        <w:right w:val="none" w:sz="0" w:space="0" w:color="auto"/>
      </w:divBdr>
    </w:div>
    <w:div w:id="102919941">
      <w:bodyDiv w:val="1"/>
      <w:marLeft w:val="0"/>
      <w:marRight w:val="0"/>
      <w:marTop w:val="0"/>
      <w:marBottom w:val="0"/>
      <w:divBdr>
        <w:top w:val="none" w:sz="0" w:space="0" w:color="auto"/>
        <w:left w:val="none" w:sz="0" w:space="0" w:color="auto"/>
        <w:bottom w:val="none" w:sz="0" w:space="0" w:color="auto"/>
        <w:right w:val="none" w:sz="0" w:space="0" w:color="auto"/>
      </w:divBdr>
    </w:div>
    <w:div w:id="102923288">
      <w:bodyDiv w:val="1"/>
      <w:marLeft w:val="0"/>
      <w:marRight w:val="0"/>
      <w:marTop w:val="0"/>
      <w:marBottom w:val="0"/>
      <w:divBdr>
        <w:top w:val="none" w:sz="0" w:space="0" w:color="auto"/>
        <w:left w:val="none" w:sz="0" w:space="0" w:color="auto"/>
        <w:bottom w:val="none" w:sz="0" w:space="0" w:color="auto"/>
        <w:right w:val="none" w:sz="0" w:space="0" w:color="auto"/>
      </w:divBdr>
    </w:div>
    <w:div w:id="102964823">
      <w:bodyDiv w:val="1"/>
      <w:marLeft w:val="0"/>
      <w:marRight w:val="0"/>
      <w:marTop w:val="0"/>
      <w:marBottom w:val="0"/>
      <w:divBdr>
        <w:top w:val="none" w:sz="0" w:space="0" w:color="auto"/>
        <w:left w:val="none" w:sz="0" w:space="0" w:color="auto"/>
        <w:bottom w:val="none" w:sz="0" w:space="0" w:color="auto"/>
        <w:right w:val="none" w:sz="0" w:space="0" w:color="auto"/>
      </w:divBdr>
    </w:div>
    <w:div w:id="103157860">
      <w:bodyDiv w:val="1"/>
      <w:marLeft w:val="0"/>
      <w:marRight w:val="0"/>
      <w:marTop w:val="0"/>
      <w:marBottom w:val="0"/>
      <w:divBdr>
        <w:top w:val="none" w:sz="0" w:space="0" w:color="auto"/>
        <w:left w:val="none" w:sz="0" w:space="0" w:color="auto"/>
        <w:bottom w:val="none" w:sz="0" w:space="0" w:color="auto"/>
        <w:right w:val="none" w:sz="0" w:space="0" w:color="auto"/>
      </w:divBdr>
    </w:div>
    <w:div w:id="103699290">
      <w:bodyDiv w:val="1"/>
      <w:marLeft w:val="0"/>
      <w:marRight w:val="0"/>
      <w:marTop w:val="0"/>
      <w:marBottom w:val="0"/>
      <w:divBdr>
        <w:top w:val="none" w:sz="0" w:space="0" w:color="auto"/>
        <w:left w:val="none" w:sz="0" w:space="0" w:color="auto"/>
        <w:bottom w:val="none" w:sz="0" w:space="0" w:color="auto"/>
        <w:right w:val="none" w:sz="0" w:space="0" w:color="auto"/>
      </w:divBdr>
    </w:div>
    <w:div w:id="104035204">
      <w:bodyDiv w:val="1"/>
      <w:marLeft w:val="0"/>
      <w:marRight w:val="0"/>
      <w:marTop w:val="0"/>
      <w:marBottom w:val="0"/>
      <w:divBdr>
        <w:top w:val="none" w:sz="0" w:space="0" w:color="auto"/>
        <w:left w:val="none" w:sz="0" w:space="0" w:color="auto"/>
        <w:bottom w:val="none" w:sz="0" w:space="0" w:color="auto"/>
        <w:right w:val="none" w:sz="0" w:space="0" w:color="auto"/>
      </w:divBdr>
    </w:div>
    <w:div w:id="104429879">
      <w:bodyDiv w:val="1"/>
      <w:marLeft w:val="0"/>
      <w:marRight w:val="0"/>
      <w:marTop w:val="0"/>
      <w:marBottom w:val="0"/>
      <w:divBdr>
        <w:top w:val="none" w:sz="0" w:space="0" w:color="auto"/>
        <w:left w:val="none" w:sz="0" w:space="0" w:color="auto"/>
        <w:bottom w:val="none" w:sz="0" w:space="0" w:color="auto"/>
        <w:right w:val="none" w:sz="0" w:space="0" w:color="auto"/>
      </w:divBdr>
    </w:div>
    <w:div w:id="104616287">
      <w:bodyDiv w:val="1"/>
      <w:marLeft w:val="0"/>
      <w:marRight w:val="0"/>
      <w:marTop w:val="0"/>
      <w:marBottom w:val="0"/>
      <w:divBdr>
        <w:top w:val="none" w:sz="0" w:space="0" w:color="auto"/>
        <w:left w:val="none" w:sz="0" w:space="0" w:color="auto"/>
        <w:bottom w:val="none" w:sz="0" w:space="0" w:color="auto"/>
        <w:right w:val="none" w:sz="0" w:space="0" w:color="auto"/>
      </w:divBdr>
    </w:div>
    <w:div w:id="104621030">
      <w:bodyDiv w:val="1"/>
      <w:marLeft w:val="0"/>
      <w:marRight w:val="0"/>
      <w:marTop w:val="0"/>
      <w:marBottom w:val="0"/>
      <w:divBdr>
        <w:top w:val="none" w:sz="0" w:space="0" w:color="auto"/>
        <w:left w:val="none" w:sz="0" w:space="0" w:color="auto"/>
        <w:bottom w:val="none" w:sz="0" w:space="0" w:color="auto"/>
        <w:right w:val="none" w:sz="0" w:space="0" w:color="auto"/>
      </w:divBdr>
    </w:div>
    <w:div w:id="104690337">
      <w:bodyDiv w:val="1"/>
      <w:marLeft w:val="0"/>
      <w:marRight w:val="0"/>
      <w:marTop w:val="0"/>
      <w:marBottom w:val="0"/>
      <w:divBdr>
        <w:top w:val="none" w:sz="0" w:space="0" w:color="auto"/>
        <w:left w:val="none" w:sz="0" w:space="0" w:color="auto"/>
        <w:bottom w:val="none" w:sz="0" w:space="0" w:color="auto"/>
        <w:right w:val="none" w:sz="0" w:space="0" w:color="auto"/>
      </w:divBdr>
    </w:div>
    <w:div w:id="104740913">
      <w:bodyDiv w:val="1"/>
      <w:marLeft w:val="0"/>
      <w:marRight w:val="0"/>
      <w:marTop w:val="0"/>
      <w:marBottom w:val="0"/>
      <w:divBdr>
        <w:top w:val="none" w:sz="0" w:space="0" w:color="auto"/>
        <w:left w:val="none" w:sz="0" w:space="0" w:color="auto"/>
        <w:bottom w:val="none" w:sz="0" w:space="0" w:color="auto"/>
        <w:right w:val="none" w:sz="0" w:space="0" w:color="auto"/>
      </w:divBdr>
    </w:div>
    <w:div w:id="105005724">
      <w:bodyDiv w:val="1"/>
      <w:marLeft w:val="0"/>
      <w:marRight w:val="0"/>
      <w:marTop w:val="0"/>
      <w:marBottom w:val="0"/>
      <w:divBdr>
        <w:top w:val="none" w:sz="0" w:space="0" w:color="auto"/>
        <w:left w:val="none" w:sz="0" w:space="0" w:color="auto"/>
        <w:bottom w:val="none" w:sz="0" w:space="0" w:color="auto"/>
        <w:right w:val="none" w:sz="0" w:space="0" w:color="auto"/>
      </w:divBdr>
    </w:div>
    <w:div w:id="105008615">
      <w:bodyDiv w:val="1"/>
      <w:marLeft w:val="0"/>
      <w:marRight w:val="0"/>
      <w:marTop w:val="0"/>
      <w:marBottom w:val="0"/>
      <w:divBdr>
        <w:top w:val="none" w:sz="0" w:space="0" w:color="auto"/>
        <w:left w:val="none" w:sz="0" w:space="0" w:color="auto"/>
        <w:bottom w:val="none" w:sz="0" w:space="0" w:color="auto"/>
        <w:right w:val="none" w:sz="0" w:space="0" w:color="auto"/>
      </w:divBdr>
    </w:div>
    <w:div w:id="105124653">
      <w:bodyDiv w:val="1"/>
      <w:marLeft w:val="0"/>
      <w:marRight w:val="0"/>
      <w:marTop w:val="0"/>
      <w:marBottom w:val="0"/>
      <w:divBdr>
        <w:top w:val="none" w:sz="0" w:space="0" w:color="auto"/>
        <w:left w:val="none" w:sz="0" w:space="0" w:color="auto"/>
        <w:bottom w:val="none" w:sz="0" w:space="0" w:color="auto"/>
        <w:right w:val="none" w:sz="0" w:space="0" w:color="auto"/>
      </w:divBdr>
    </w:div>
    <w:div w:id="105126528">
      <w:bodyDiv w:val="1"/>
      <w:marLeft w:val="0"/>
      <w:marRight w:val="0"/>
      <w:marTop w:val="0"/>
      <w:marBottom w:val="0"/>
      <w:divBdr>
        <w:top w:val="none" w:sz="0" w:space="0" w:color="auto"/>
        <w:left w:val="none" w:sz="0" w:space="0" w:color="auto"/>
        <w:bottom w:val="none" w:sz="0" w:space="0" w:color="auto"/>
        <w:right w:val="none" w:sz="0" w:space="0" w:color="auto"/>
      </w:divBdr>
    </w:div>
    <w:div w:id="105126546">
      <w:bodyDiv w:val="1"/>
      <w:marLeft w:val="0"/>
      <w:marRight w:val="0"/>
      <w:marTop w:val="0"/>
      <w:marBottom w:val="0"/>
      <w:divBdr>
        <w:top w:val="none" w:sz="0" w:space="0" w:color="auto"/>
        <w:left w:val="none" w:sz="0" w:space="0" w:color="auto"/>
        <w:bottom w:val="none" w:sz="0" w:space="0" w:color="auto"/>
        <w:right w:val="none" w:sz="0" w:space="0" w:color="auto"/>
      </w:divBdr>
    </w:div>
    <w:div w:id="105321375">
      <w:bodyDiv w:val="1"/>
      <w:marLeft w:val="0"/>
      <w:marRight w:val="0"/>
      <w:marTop w:val="0"/>
      <w:marBottom w:val="0"/>
      <w:divBdr>
        <w:top w:val="none" w:sz="0" w:space="0" w:color="auto"/>
        <w:left w:val="none" w:sz="0" w:space="0" w:color="auto"/>
        <w:bottom w:val="none" w:sz="0" w:space="0" w:color="auto"/>
        <w:right w:val="none" w:sz="0" w:space="0" w:color="auto"/>
      </w:divBdr>
    </w:div>
    <w:div w:id="105464751">
      <w:bodyDiv w:val="1"/>
      <w:marLeft w:val="0"/>
      <w:marRight w:val="0"/>
      <w:marTop w:val="0"/>
      <w:marBottom w:val="0"/>
      <w:divBdr>
        <w:top w:val="none" w:sz="0" w:space="0" w:color="auto"/>
        <w:left w:val="none" w:sz="0" w:space="0" w:color="auto"/>
        <w:bottom w:val="none" w:sz="0" w:space="0" w:color="auto"/>
        <w:right w:val="none" w:sz="0" w:space="0" w:color="auto"/>
      </w:divBdr>
    </w:div>
    <w:div w:id="106001843">
      <w:bodyDiv w:val="1"/>
      <w:marLeft w:val="0"/>
      <w:marRight w:val="0"/>
      <w:marTop w:val="0"/>
      <w:marBottom w:val="0"/>
      <w:divBdr>
        <w:top w:val="none" w:sz="0" w:space="0" w:color="auto"/>
        <w:left w:val="none" w:sz="0" w:space="0" w:color="auto"/>
        <w:bottom w:val="none" w:sz="0" w:space="0" w:color="auto"/>
        <w:right w:val="none" w:sz="0" w:space="0" w:color="auto"/>
      </w:divBdr>
    </w:div>
    <w:div w:id="106003303">
      <w:bodyDiv w:val="1"/>
      <w:marLeft w:val="0"/>
      <w:marRight w:val="0"/>
      <w:marTop w:val="0"/>
      <w:marBottom w:val="0"/>
      <w:divBdr>
        <w:top w:val="none" w:sz="0" w:space="0" w:color="auto"/>
        <w:left w:val="none" w:sz="0" w:space="0" w:color="auto"/>
        <w:bottom w:val="none" w:sz="0" w:space="0" w:color="auto"/>
        <w:right w:val="none" w:sz="0" w:space="0" w:color="auto"/>
      </w:divBdr>
    </w:div>
    <w:div w:id="106050577">
      <w:bodyDiv w:val="1"/>
      <w:marLeft w:val="0"/>
      <w:marRight w:val="0"/>
      <w:marTop w:val="0"/>
      <w:marBottom w:val="0"/>
      <w:divBdr>
        <w:top w:val="none" w:sz="0" w:space="0" w:color="auto"/>
        <w:left w:val="none" w:sz="0" w:space="0" w:color="auto"/>
        <w:bottom w:val="none" w:sz="0" w:space="0" w:color="auto"/>
        <w:right w:val="none" w:sz="0" w:space="0" w:color="auto"/>
      </w:divBdr>
    </w:div>
    <w:div w:id="106124617">
      <w:bodyDiv w:val="1"/>
      <w:marLeft w:val="0"/>
      <w:marRight w:val="0"/>
      <w:marTop w:val="0"/>
      <w:marBottom w:val="0"/>
      <w:divBdr>
        <w:top w:val="none" w:sz="0" w:space="0" w:color="auto"/>
        <w:left w:val="none" w:sz="0" w:space="0" w:color="auto"/>
        <w:bottom w:val="none" w:sz="0" w:space="0" w:color="auto"/>
        <w:right w:val="none" w:sz="0" w:space="0" w:color="auto"/>
      </w:divBdr>
    </w:div>
    <w:div w:id="106237132">
      <w:bodyDiv w:val="1"/>
      <w:marLeft w:val="0"/>
      <w:marRight w:val="0"/>
      <w:marTop w:val="0"/>
      <w:marBottom w:val="0"/>
      <w:divBdr>
        <w:top w:val="none" w:sz="0" w:space="0" w:color="auto"/>
        <w:left w:val="none" w:sz="0" w:space="0" w:color="auto"/>
        <w:bottom w:val="none" w:sz="0" w:space="0" w:color="auto"/>
        <w:right w:val="none" w:sz="0" w:space="0" w:color="auto"/>
      </w:divBdr>
    </w:div>
    <w:div w:id="106314432">
      <w:bodyDiv w:val="1"/>
      <w:marLeft w:val="0"/>
      <w:marRight w:val="0"/>
      <w:marTop w:val="0"/>
      <w:marBottom w:val="0"/>
      <w:divBdr>
        <w:top w:val="none" w:sz="0" w:space="0" w:color="auto"/>
        <w:left w:val="none" w:sz="0" w:space="0" w:color="auto"/>
        <w:bottom w:val="none" w:sz="0" w:space="0" w:color="auto"/>
        <w:right w:val="none" w:sz="0" w:space="0" w:color="auto"/>
      </w:divBdr>
    </w:div>
    <w:div w:id="106316942">
      <w:bodyDiv w:val="1"/>
      <w:marLeft w:val="0"/>
      <w:marRight w:val="0"/>
      <w:marTop w:val="0"/>
      <w:marBottom w:val="0"/>
      <w:divBdr>
        <w:top w:val="none" w:sz="0" w:space="0" w:color="auto"/>
        <w:left w:val="none" w:sz="0" w:space="0" w:color="auto"/>
        <w:bottom w:val="none" w:sz="0" w:space="0" w:color="auto"/>
        <w:right w:val="none" w:sz="0" w:space="0" w:color="auto"/>
      </w:divBdr>
    </w:div>
    <w:div w:id="106390304">
      <w:bodyDiv w:val="1"/>
      <w:marLeft w:val="0"/>
      <w:marRight w:val="0"/>
      <w:marTop w:val="0"/>
      <w:marBottom w:val="0"/>
      <w:divBdr>
        <w:top w:val="none" w:sz="0" w:space="0" w:color="auto"/>
        <w:left w:val="none" w:sz="0" w:space="0" w:color="auto"/>
        <w:bottom w:val="none" w:sz="0" w:space="0" w:color="auto"/>
        <w:right w:val="none" w:sz="0" w:space="0" w:color="auto"/>
      </w:divBdr>
    </w:div>
    <w:div w:id="106631146">
      <w:bodyDiv w:val="1"/>
      <w:marLeft w:val="0"/>
      <w:marRight w:val="0"/>
      <w:marTop w:val="0"/>
      <w:marBottom w:val="0"/>
      <w:divBdr>
        <w:top w:val="none" w:sz="0" w:space="0" w:color="auto"/>
        <w:left w:val="none" w:sz="0" w:space="0" w:color="auto"/>
        <w:bottom w:val="none" w:sz="0" w:space="0" w:color="auto"/>
        <w:right w:val="none" w:sz="0" w:space="0" w:color="auto"/>
      </w:divBdr>
    </w:div>
    <w:div w:id="106659455">
      <w:bodyDiv w:val="1"/>
      <w:marLeft w:val="0"/>
      <w:marRight w:val="0"/>
      <w:marTop w:val="0"/>
      <w:marBottom w:val="0"/>
      <w:divBdr>
        <w:top w:val="none" w:sz="0" w:space="0" w:color="auto"/>
        <w:left w:val="none" w:sz="0" w:space="0" w:color="auto"/>
        <w:bottom w:val="none" w:sz="0" w:space="0" w:color="auto"/>
        <w:right w:val="none" w:sz="0" w:space="0" w:color="auto"/>
      </w:divBdr>
    </w:div>
    <w:div w:id="106702395">
      <w:bodyDiv w:val="1"/>
      <w:marLeft w:val="0"/>
      <w:marRight w:val="0"/>
      <w:marTop w:val="0"/>
      <w:marBottom w:val="0"/>
      <w:divBdr>
        <w:top w:val="none" w:sz="0" w:space="0" w:color="auto"/>
        <w:left w:val="none" w:sz="0" w:space="0" w:color="auto"/>
        <w:bottom w:val="none" w:sz="0" w:space="0" w:color="auto"/>
        <w:right w:val="none" w:sz="0" w:space="0" w:color="auto"/>
      </w:divBdr>
    </w:div>
    <w:div w:id="106775756">
      <w:bodyDiv w:val="1"/>
      <w:marLeft w:val="0"/>
      <w:marRight w:val="0"/>
      <w:marTop w:val="0"/>
      <w:marBottom w:val="0"/>
      <w:divBdr>
        <w:top w:val="none" w:sz="0" w:space="0" w:color="auto"/>
        <w:left w:val="none" w:sz="0" w:space="0" w:color="auto"/>
        <w:bottom w:val="none" w:sz="0" w:space="0" w:color="auto"/>
        <w:right w:val="none" w:sz="0" w:space="0" w:color="auto"/>
      </w:divBdr>
    </w:div>
    <w:div w:id="106775950">
      <w:bodyDiv w:val="1"/>
      <w:marLeft w:val="0"/>
      <w:marRight w:val="0"/>
      <w:marTop w:val="0"/>
      <w:marBottom w:val="0"/>
      <w:divBdr>
        <w:top w:val="none" w:sz="0" w:space="0" w:color="auto"/>
        <w:left w:val="none" w:sz="0" w:space="0" w:color="auto"/>
        <w:bottom w:val="none" w:sz="0" w:space="0" w:color="auto"/>
        <w:right w:val="none" w:sz="0" w:space="0" w:color="auto"/>
      </w:divBdr>
    </w:div>
    <w:div w:id="107241034">
      <w:bodyDiv w:val="1"/>
      <w:marLeft w:val="0"/>
      <w:marRight w:val="0"/>
      <w:marTop w:val="0"/>
      <w:marBottom w:val="0"/>
      <w:divBdr>
        <w:top w:val="none" w:sz="0" w:space="0" w:color="auto"/>
        <w:left w:val="none" w:sz="0" w:space="0" w:color="auto"/>
        <w:bottom w:val="none" w:sz="0" w:space="0" w:color="auto"/>
        <w:right w:val="none" w:sz="0" w:space="0" w:color="auto"/>
      </w:divBdr>
    </w:div>
    <w:div w:id="107434769">
      <w:bodyDiv w:val="1"/>
      <w:marLeft w:val="0"/>
      <w:marRight w:val="0"/>
      <w:marTop w:val="0"/>
      <w:marBottom w:val="0"/>
      <w:divBdr>
        <w:top w:val="none" w:sz="0" w:space="0" w:color="auto"/>
        <w:left w:val="none" w:sz="0" w:space="0" w:color="auto"/>
        <w:bottom w:val="none" w:sz="0" w:space="0" w:color="auto"/>
        <w:right w:val="none" w:sz="0" w:space="0" w:color="auto"/>
      </w:divBdr>
    </w:div>
    <w:div w:id="107547121">
      <w:bodyDiv w:val="1"/>
      <w:marLeft w:val="0"/>
      <w:marRight w:val="0"/>
      <w:marTop w:val="0"/>
      <w:marBottom w:val="0"/>
      <w:divBdr>
        <w:top w:val="none" w:sz="0" w:space="0" w:color="auto"/>
        <w:left w:val="none" w:sz="0" w:space="0" w:color="auto"/>
        <w:bottom w:val="none" w:sz="0" w:space="0" w:color="auto"/>
        <w:right w:val="none" w:sz="0" w:space="0" w:color="auto"/>
      </w:divBdr>
    </w:div>
    <w:div w:id="107623679">
      <w:bodyDiv w:val="1"/>
      <w:marLeft w:val="0"/>
      <w:marRight w:val="0"/>
      <w:marTop w:val="0"/>
      <w:marBottom w:val="0"/>
      <w:divBdr>
        <w:top w:val="none" w:sz="0" w:space="0" w:color="auto"/>
        <w:left w:val="none" w:sz="0" w:space="0" w:color="auto"/>
        <w:bottom w:val="none" w:sz="0" w:space="0" w:color="auto"/>
        <w:right w:val="none" w:sz="0" w:space="0" w:color="auto"/>
      </w:divBdr>
    </w:div>
    <w:div w:id="108473884">
      <w:bodyDiv w:val="1"/>
      <w:marLeft w:val="0"/>
      <w:marRight w:val="0"/>
      <w:marTop w:val="0"/>
      <w:marBottom w:val="0"/>
      <w:divBdr>
        <w:top w:val="none" w:sz="0" w:space="0" w:color="auto"/>
        <w:left w:val="none" w:sz="0" w:space="0" w:color="auto"/>
        <w:bottom w:val="none" w:sz="0" w:space="0" w:color="auto"/>
        <w:right w:val="none" w:sz="0" w:space="0" w:color="auto"/>
      </w:divBdr>
    </w:div>
    <w:div w:id="108597936">
      <w:bodyDiv w:val="1"/>
      <w:marLeft w:val="0"/>
      <w:marRight w:val="0"/>
      <w:marTop w:val="0"/>
      <w:marBottom w:val="0"/>
      <w:divBdr>
        <w:top w:val="none" w:sz="0" w:space="0" w:color="auto"/>
        <w:left w:val="none" w:sz="0" w:space="0" w:color="auto"/>
        <w:bottom w:val="none" w:sz="0" w:space="0" w:color="auto"/>
        <w:right w:val="none" w:sz="0" w:space="0" w:color="auto"/>
      </w:divBdr>
    </w:div>
    <w:div w:id="108859510">
      <w:bodyDiv w:val="1"/>
      <w:marLeft w:val="0"/>
      <w:marRight w:val="0"/>
      <w:marTop w:val="0"/>
      <w:marBottom w:val="0"/>
      <w:divBdr>
        <w:top w:val="none" w:sz="0" w:space="0" w:color="auto"/>
        <w:left w:val="none" w:sz="0" w:space="0" w:color="auto"/>
        <w:bottom w:val="none" w:sz="0" w:space="0" w:color="auto"/>
        <w:right w:val="none" w:sz="0" w:space="0" w:color="auto"/>
      </w:divBdr>
    </w:div>
    <w:div w:id="109009939">
      <w:bodyDiv w:val="1"/>
      <w:marLeft w:val="0"/>
      <w:marRight w:val="0"/>
      <w:marTop w:val="0"/>
      <w:marBottom w:val="0"/>
      <w:divBdr>
        <w:top w:val="none" w:sz="0" w:space="0" w:color="auto"/>
        <w:left w:val="none" w:sz="0" w:space="0" w:color="auto"/>
        <w:bottom w:val="none" w:sz="0" w:space="0" w:color="auto"/>
        <w:right w:val="none" w:sz="0" w:space="0" w:color="auto"/>
      </w:divBdr>
    </w:div>
    <w:div w:id="109016936">
      <w:bodyDiv w:val="1"/>
      <w:marLeft w:val="0"/>
      <w:marRight w:val="0"/>
      <w:marTop w:val="0"/>
      <w:marBottom w:val="0"/>
      <w:divBdr>
        <w:top w:val="none" w:sz="0" w:space="0" w:color="auto"/>
        <w:left w:val="none" w:sz="0" w:space="0" w:color="auto"/>
        <w:bottom w:val="none" w:sz="0" w:space="0" w:color="auto"/>
        <w:right w:val="none" w:sz="0" w:space="0" w:color="auto"/>
      </w:divBdr>
    </w:div>
    <w:div w:id="109056683">
      <w:bodyDiv w:val="1"/>
      <w:marLeft w:val="0"/>
      <w:marRight w:val="0"/>
      <w:marTop w:val="0"/>
      <w:marBottom w:val="0"/>
      <w:divBdr>
        <w:top w:val="none" w:sz="0" w:space="0" w:color="auto"/>
        <w:left w:val="none" w:sz="0" w:space="0" w:color="auto"/>
        <w:bottom w:val="none" w:sz="0" w:space="0" w:color="auto"/>
        <w:right w:val="none" w:sz="0" w:space="0" w:color="auto"/>
      </w:divBdr>
    </w:div>
    <w:div w:id="109128344">
      <w:bodyDiv w:val="1"/>
      <w:marLeft w:val="0"/>
      <w:marRight w:val="0"/>
      <w:marTop w:val="0"/>
      <w:marBottom w:val="0"/>
      <w:divBdr>
        <w:top w:val="none" w:sz="0" w:space="0" w:color="auto"/>
        <w:left w:val="none" w:sz="0" w:space="0" w:color="auto"/>
        <w:bottom w:val="none" w:sz="0" w:space="0" w:color="auto"/>
        <w:right w:val="none" w:sz="0" w:space="0" w:color="auto"/>
      </w:divBdr>
    </w:div>
    <w:div w:id="109514814">
      <w:bodyDiv w:val="1"/>
      <w:marLeft w:val="0"/>
      <w:marRight w:val="0"/>
      <w:marTop w:val="0"/>
      <w:marBottom w:val="0"/>
      <w:divBdr>
        <w:top w:val="none" w:sz="0" w:space="0" w:color="auto"/>
        <w:left w:val="none" w:sz="0" w:space="0" w:color="auto"/>
        <w:bottom w:val="none" w:sz="0" w:space="0" w:color="auto"/>
        <w:right w:val="none" w:sz="0" w:space="0" w:color="auto"/>
      </w:divBdr>
    </w:div>
    <w:div w:id="109863597">
      <w:bodyDiv w:val="1"/>
      <w:marLeft w:val="0"/>
      <w:marRight w:val="0"/>
      <w:marTop w:val="0"/>
      <w:marBottom w:val="0"/>
      <w:divBdr>
        <w:top w:val="none" w:sz="0" w:space="0" w:color="auto"/>
        <w:left w:val="none" w:sz="0" w:space="0" w:color="auto"/>
        <w:bottom w:val="none" w:sz="0" w:space="0" w:color="auto"/>
        <w:right w:val="none" w:sz="0" w:space="0" w:color="auto"/>
      </w:divBdr>
    </w:div>
    <w:div w:id="109979182">
      <w:bodyDiv w:val="1"/>
      <w:marLeft w:val="0"/>
      <w:marRight w:val="0"/>
      <w:marTop w:val="0"/>
      <w:marBottom w:val="0"/>
      <w:divBdr>
        <w:top w:val="none" w:sz="0" w:space="0" w:color="auto"/>
        <w:left w:val="none" w:sz="0" w:space="0" w:color="auto"/>
        <w:bottom w:val="none" w:sz="0" w:space="0" w:color="auto"/>
        <w:right w:val="none" w:sz="0" w:space="0" w:color="auto"/>
      </w:divBdr>
    </w:div>
    <w:div w:id="109982229">
      <w:bodyDiv w:val="1"/>
      <w:marLeft w:val="0"/>
      <w:marRight w:val="0"/>
      <w:marTop w:val="0"/>
      <w:marBottom w:val="0"/>
      <w:divBdr>
        <w:top w:val="none" w:sz="0" w:space="0" w:color="auto"/>
        <w:left w:val="none" w:sz="0" w:space="0" w:color="auto"/>
        <w:bottom w:val="none" w:sz="0" w:space="0" w:color="auto"/>
        <w:right w:val="none" w:sz="0" w:space="0" w:color="auto"/>
      </w:divBdr>
    </w:div>
    <w:div w:id="110327982">
      <w:bodyDiv w:val="1"/>
      <w:marLeft w:val="0"/>
      <w:marRight w:val="0"/>
      <w:marTop w:val="0"/>
      <w:marBottom w:val="0"/>
      <w:divBdr>
        <w:top w:val="none" w:sz="0" w:space="0" w:color="auto"/>
        <w:left w:val="none" w:sz="0" w:space="0" w:color="auto"/>
        <w:bottom w:val="none" w:sz="0" w:space="0" w:color="auto"/>
        <w:right w:val="none" w:sz="0" w:space="0" w:color="auto"/>
      </w:divBdr>
    </w:div>
    <w:div w:id="110632321">
      <w:bodyDiv w:val="1"/>
      <w:marLeft w:val="0"/>
      <w:marRight w:val="0"/>
      <w:marTop w:val="0"/>
      <w:marBottom w:val="0"/>
      <w:divBdr>
        <w:top w:val="none" w:sz="0" w:space="0" w:color="auto"/>
        <w:left w:val="none" w:sz="0" w:space="0" w:color="auto"/>
        <w:bottom w:val="none" w:sz="0" w:space="0" w:color="auto"/>
        <w:right w:val="none" w:sz="0" w:space="0" w:color="auto"/>
      </w:divBdr>
    </w:div>
    <w:div w:id="110637756">
      <w:bodyDiv w:val="1"/>
      <w:marLeft w:val="0"/>
      <w:marRight w:val="0"/>
      <w:marTop w:val="0"/>
      <w:marBottom w:val="0"/>
      <w:divBdr>
        <w:top w:val="none" w:sz="0" w:space="0" w:color="auto"/>
        <w:left w:val="none" w:sz="0" w:space="0" w:color="auto"/>
        <w:bottom w:val="none" w:sz="0" w:space="0" w:color="auto"/>
        <w:right w:val="none" w:sz="0" w:space="0" w:color="auto"/>
      </w:divBdr>
    </w:div>
    <w:div w:id="110822830">
      <w:bodyDiv w:val="1"/>
      <w:marLeft w:val="0"/>
      <w:marRight w:val="0"/>
      <w:marTop w:val="0"/>
      <w:marBottom w:val="0"/>
      <w:divBdr>
        <w:top w:val="none" w:sz="0" w:space="0" w:color="auto"/>
        <w:left w:val="none" w:sz="0" w:space="0" w:color="auto"/>
        <w:bottom w:val="none" w:sz="0" w:space="0" w:color="auto"/>
        <w:right w:val="none" w:sz="0" w:space="0" w:color="auto"/>
      </w:divBdr>
    </w:div>
    <w:div w:id="111023028">
      <w:bodyDiv w:val="1"/>
      <w:marLeft w:val="0"/>
      <w:marRight w:val="0"/>
      <w:marTop w:val="0"/>
      <w:marBottom w:val="0"/>
      <w:divBdr>
        <w:top w:val="none" w:sz="0" w:space="0" w:color="auto"/>
        <w:left w:val="none" w:sz="0" w:space="0" w:color="auto"/>
        <w:bottom w:val="none" w:sz="0" w:space="0" w:color="auto"/>
        <w:right w:val="none" w:sz="0" w:space="0" w:color="auto"/>
      </w:divBdr>
    </w:div>
    <w:div w:id="111557268">
      <w:bodyDiv w:val="1"/>
      <w:marLeft w:val="0"/>
      <w:marRight w:val="0"/>
      <w:marTop w:val="0"/>
      <w:marBottom w:val="0"/>
      <w:divBdr>
        <w:top w:val="none" w:sz="0" w:space="0" w:color="auto"/>
        <w:left w:val="none" w:sz="0" w:space="0" w:color="auto"/>
        <w:bottom w:val="none" w:sz="0" w:space="0" w:color="auto"/>
        <w:right w:val="none" w:sz="0" w:space="0" w:color="auto"/>
      </w:divBdr>
    </w:div>
    <w:div w:id="111628902">
      <w:bodyDiv w:val="1"/>
      <w:marLeft w:val="0"/>
      <w:marRight w:val="0"/>
      <w:marTop w:val="0"/>
      <w:marBottom w:val="0"/>
      <w:divBdr>
        <w:top w:val="none" w:sz="0" w:space="0" w:color="auto"/>
        <w:left w:val="none" w:sz="0" w:space="0" w:color="auto"/>
        <w:bottom w:val="none" w:sz="0" w:space="0" w:color="auto"/>
        <w:right w:val="none" w:sz="0" w:space="0" w:color="auto"/>
      </w:divBdr>
    </w:div>
    <w:div w:id="111830322">
      <w:bodyDiv w:val="1"/>
      <w:marLeft w:val="0"/>
      <w:marRight w:val="0"/>
      <w:marTop w:val="0"/>
      <w:marBottom w:val="0"/>
      <w:divBdr>
        <w:top w:val="none" w:sz="0" w:space="0" w:color="auto"/>
        <w:left w:val="none" w:sz="0" w:space="0" w:color="auto"/>
        <w:bottom w:val="none" w:sz="0" w:space="0" w:color="auto"/>
        <w:right w:val="none" w:sz="0" w:space="0" w:color="auto"/>
      </w:divBdr>
    </w:div>
    <w:div w:id="112138394">
      <w:bodyDiv w:val="1"/>
      <w:marLeft w:val="0"/>
      <w:marRight w:val="0"/>
      <w:marTop w:val="0"/>
      <w:marBottom w:val="0"/>
      <w:divBdr>
        <w:top w:val="none" w:sz="0" w:space="0" w:color="auto"/>
        <w:left w:val="none" w:sz="0" w:space="0" w:color="auto"/>
        <w:bottom w:val="none" w:sz="0" w:space="0" w:color="auto"/>
        <w:right w:val="none" w:sz="0" w:space="0" w:color="auto"/>
      </w:divBdr>
    </w:div>
    <w:div w:id="112287664">
      <w:bodyDiv w:val="1"/>
      <w:marLeft w:val="0"/>
      <w:marRight w:val="0"/>
      <w:marTop w:val="0"/>
      <w:marBottom w:val="0"/>
      <w:divBdr>
        <w:top w:val="none" w:sz="0" w:space="0" w:color="auto"/>
        <w:left w:val="none" w:sz="0" w:space="0" w:color="auto"/>
        <w:bottom w:val="none" w:sz="0" w:space="0" w:color="auto"/>
        <w:right w:val="none" w:sz="0" w:space="0" w:color="auto"/>
      </w:divBdr>
    </w:div>
    <w:div w:id="112410743">
      <w:bodyDiv w:val="1"/>
      <w:marLeft w:val="0"/>
      <w:marRight w:val="0"/>
      <w:marTop w:val="0"/>
      <w:marBottom w:val="0"/>
      <w:divBdr>
        <w:top w:val="none" w:sz="0" w:space="0" w:color="auto"/>
        <w:left w:val="none" w:sz="0" w:space="0" w:color="auto"/>
        <w:bottom w:val="none" w:sz="0" w:space="0" w:color="auto"/>
        <w:right w:val="none" w:sz="0" w:space="0" w:color="auto"/>
      </w:divBdr>
    </w:div>
    <w:div w:id="112479035">
      <w:bodyDiv w:val="1"/>
      <w:marLeft w:val="0"/>
      <w:marRight w:val="0"/>
      <w:marTop w:val="0"/>
      <w:marBottom w:val="0"/>
      <w:divBdr>
        <w:top w:val="none" w:sz="0" w:space="0" w:color="auto"/>
        <w:left w:val="none" w:sz="0" w:space="0" w:color="auto"/>
        <w:bottom w:val="none" w:sz="0" w:space="0" w:color="auto"/>
        <w:right w:val="none" w:sz="0" w:space="0" w:color="auto"/>
      </w:divBdr>
    </w:div>
    <w:div w:id="112600095">
      <w:bodyDiv w:val="1"/>
      <w:marLeft w:val="0"/>
      <w:marRight w:val="0"/>
      <w:marTop w:val="0"/>
      <w:marBottom w:val="0"/>
      <w:divBdr>
        <w:top w:val="none" w:sz="0" w:space="0" w:color="auto"/>
        <w:left w:val="none" w:sz="0" w:space="0" w:color="auto"/>
        <w:bottom w:val="none" w:sz="0" w:space="0" w:color="auto"/>
        <w:right w:val="none" w:sz="0" w:space="0" w:color="auto"/>
      </w:divBdr>
    </w:div>
    <w:div w:id="112750041">
      <w:bodyDiv w:val="1"/>
      <w:marLeft w:val="0"/>
      <w:marRight w:val="0"/>
      <w:marTop w:val="0"/>
      <w:marBottom w:val="0"/>
      <w:divBdr>
        <w:top w:val="none" w:sz="0" w:space="0" w:color="auto"/>
        <w:left w:val="none" w:sz="0" w:space="0" w:color="auto"/>
        <w:bottom w:val="none" w:sz="0" w:space="0" w:color="auto"/>
        <w:right w:val="none" w:sz="0" w:space="0" w:color="auto"/>
      </w:divBdr>
    </w:div>
    <w:div w:id="112754302">
      <w:bodyDiv w:val="1"/>
      <w:marLeft w:val="0"/>
      <w:marRight w:val="0"/>
      <w:marTop w:val="0"/>
      <w:marBottom w:val="0"/>
      <w:divBdr>
        <w:top w:val="none" w:sz="0" w:space="0" w:color="auto"/>
        <w:left w:val="none" w:sz="0" w:space="0" w:color="auto"/>
        <w:bottom w:val="none" w:sz="0" w:space="0" w:color="auto"/>
        <w:right w:val="none" w:sz="0" w:space="0" w:color="auto"/>
      </w:divBdr>
    </w:div>
    <w:div w:id="113015338">
      <w:bodyDiv w:val="1"/>
      <w:marLeft w:val="0"/>
      <w:marRight w:val="0"/>
      <w:marTop w:val="0"/>
      <w:marBottom w:val="0"/>
      <w:divBdr>
        <w:top w:val="none" w:sz="0" w:space="0" w:color="auto"/>
        <w:left w:val="none" w:sz="0" w:space="0" w:color="auto"/>
        <w:bottom w:val="none" w:sz="0" w:space="0" w:color="auto"/>
        <w:right w:val="none" w:sz="0" w:space="0" w:color="auto"/>
      </w:divBdr>
    </w:div>
    <w:div w:id="113407212">
      <w:bodyDiv w:val="1"/>
      <w:marLeft w:val="0"/>
      <w:marRight w:val="0"/>
      <w:marTop w:val="0"/>
      <w:marBottom w:val="0"/>
      <w:divBdr>
        <w:top w:val="none" w:sz="0" w:space="0" w:color="auto"/>
        <w:left w:val="none" w:sz="0" w:space="0" w:color="auto"/>
        <w:bottom w:val="none" w:sz="0" w:space="0" w:color="auto"/>
        <w:right w:val="none" w:sz="0" w:space="0" w:color="auto"/>
      </w:divBdr>
    </w:div>
    <w:div w:id="113409880">
      <w:bodyDiv w:val="1"/>
      <w:marLeft w:val="0"/>
      <w:marRight w:val="0"/>
      <w:marTop w:val="0"/>
      <w:marBottom w:val="0"/>
      <w:divBdr>
        <w:top w:val="none" w:sz="0" w:space="0" w:color="auto"/>
        <w:left w:val="none" w:sz="0" w:space="0" w:color="auto"/>
        <w:bottom w:val="none" w:sz="0" w:space="0" w:color="auto"/>
        <w:right w:val="none" w:sz="0" w:space="0" w:color="auto"/>
      </w:divBdr>
    </w:div>
    <w:div w:id="113528960">
      <w:bodyDiv w:val="1"/>
      <w:marLeft w:val="0"/>
      <w:marRight w:val="0"/>
      <w:marTop w:val="0"/>
      <w:marBottom w:val="0"/>
      <w:divBdr>
        <w:top w:val="none" w:sz="0" w:space="0" w:color="auto"/>
        <w:left w:val="none" w:sz="0" w:space="0" w:color="auto"/>
        <w:bottom w:val="none" w:sz="0" w:space="0" w:color="auto"/>
        <w:right w:val="none" w:sz="0" w:space="0" w:color="auto"/>
      </w:divBdr>
    </w:div>
    <w:div w:id="113604169">
      <w:bodyDiv w:val="1"/>
      <w:marLeft w:val="0"/>
      <w:marRight w:val="0"/>
      <w:marTop w:val="0"/>
      <w:marBottom w:val="0"/>
      <w:divBdr>
        <w:top w:val="none" w:sz="0" w:space="0" w:color="auto"/>
        <w:left w:val="none" w:sz="0" w:space="0" w:color="auto"/>
        <w:bottom w:val="none" w:sz="0" w:space="0" w:color="auto"/>
        <w:right w:val="none" w:sz="0" w:space="0" w:color="auto"/>
      </w:divBdr>
    </w:div>
    <w:div w:id="113981545">
      <w:bodyDiv w:val="1"/>
      <w:marLeft w:val="0"/>
      <w:marRight w:val="0"/>
      <w:marTop w:val="0"/>
      <w:marBottom w:val="0"/>
      <w:divBdr>
        <w:top w:val="none" w:sz="0" w:space="0" w:color="auto"/>
        <w:left w:val="none" w:sz="0" w:space="0" w:color="auto"/>
        <w:bottom w:val="none" w:sz="0" w:space="0" w:color="auto"/>
        <w:right w:val="none" w:sz="0" w:space="0" w:color="auto"/>
      </w:divBdr>
    </w:div>
    <w:div w:id="113983406">
      <w:bodyDiv w:val="1"/>
      <w:marLeft w:val="0"/>
      <w:marRight w:val="0"/>
      <w:marTop w:val="0"/>
      <w:marBottom w:val="0"/>
      <w:divBdr>
        <w:top w:val="none" w:sz="0" w:space="0" w:color="auto"/>
        <w:left w:val="none" w:sz="0" w:space="0" w:color="auto"/>
        <w:bottom w:val="none" w:sz="0" w:space="0" w:color="auto"/>
        <w:right w:val="none" w:sz="0" w:space="0" w:color="auto"/>
      </w:divBdr>
    </w:div>
    <w:div w:id="114099441">
      <w:bodyDiv w:val="1"/>
      <w:marLeft w:val="0"/>
      <w:marRight w:val="0"/>
      <w:marTop w:val="0"/>
      <w:marBottom w:val="0"/>
      <w:divBdr>
        <w:top w:val="none" w:sz="0" w:space="0" w:color="auto"/>
        <w:left w:val="none" w:sz="0" w:space="0" w:color="auto"/>
        <w:bottom w:val="none" w:sz="0" w:space="0" w:color="auto"/>
        <w:right w:val="none" w:sz="0" w:space="0" w:color="auto"/>
      </w:divBdr>
    </w:div>
    <w:div w:id="114178014">
      <w:bodyDiv w:val="1"/>
      <w:marLeft w:val="0"/>
      <w:marRight w:val="0"/>
      <w:marTop w:val="0"/>
      <w:marBottom w:val="0"/>
      <w:divBdr>
        <w:top w:val="none" w:sz="0" w:space="0" w:color="auto"/>
        <w:left w:val="none" w:sz="0" w:space="0" w:color="auto"/>
        <w:bottom w:val="none" w:sz="0" w:space="0" w:color="auto"/>
        <w:right w:val="none" w:sz="0" w:space="0" w:color="auto"/>
      </w:divBdr>
    </w:div>
    <w:div w:id="114688470">
      <w:bodyDiv w:val="1"/>
      <w:marLeft w:val="0"/>
      <w:marRight w:val="0"/>
      <w:marTop w:val="0"/>
      <w:marBottom w:val="0"/>
      <w:divBdr>
        <w:top w:val="none" w:sz="0" w:space="0" w:color="auto"/>
        <w:left w:val="none" w:sz="0" w:space="0" w:color="auto"/>
        <w:bottom w:val="none" w:sz="0" w:space="0" w:color="auto"/>
        <w:right w:val="none" w:sz="0" w:space="0" w:color="auto"/>
      </w:divBdr>
    </w:div>
    <w:div w:id="114829993">
      <w:bodyDiv w:val="1"/>
      <w:marLeft w:val="0"/>
      <w:marRight w:val="0"/>
      <w:marTop w:val="0"/>
      <w:marBottom w:val="0"/>
      <w:divBdr>
        <w:top w:val="none" w:sz="0" w:space="0" w:color="auto"/>
        <w:left w:val="none" w:sz="0" w:space="0" w:color="auto"/>
        <w:bottom w:val="none" w:sz="0" w:space="0" w:color="auto"/>
        <w:right w:val="none" w:sz="0" w:space="0" w:color="auto"/>
      </w:divBdr>
    </w:div>
    <w:div w:id="114836661">
      <w:bodyDiv w:val="1"/>
      <w:marLeft w:val="0"/>
      <w:marRight w:val="0"/>
      <w:marTop w:val="0"/>
      <w:marBottom w:val="0"/>
      <w:divBdr>
        <w:top w:val="none" w:sz="0" w:space="0" w:color="auto"/>
        <w:left w:val="none" w:sz="0" w:space="0" w:color="auto"/>
        <w:bottom w:val="none" w:sz="0" w:space="0" w:color="auto"/>
        <w:right w:val="none" w:sz="0" w:space="0" w:color="auto"/>
      </w:divBdr>
    </w:div>
    <w:div w:id="114908700">
      <w:bodyDiv w:val="1"/>
      <w:marLeft w:val="0"/>
      <w:marRight w:val="0"/>
      <w:marTop w:val="0"/>
      <w:marBottom w:val="0"/>
      <w:divBdr>
        <w:top w:val="none" w:sz="0" w:space="0" w:color="auto"/>
        <w:left w:val="none" w:sz="0" w:space="0" w:color="auto"/>
        <w:bottom w:val="none" w:sz="0" w:space="0" w:color="auto"/>
        <w:right w:val="none" w:sz="0" w:space="0" w:color="auto"/>
      </w:divBdr>
    </w:div>
    <w:div w:id="114913526">
      <w:bodyDiv w:val="1"/>
      <w:marLeft w:val="0"/>
      <w:marRight w:val="0"/>
      <w:marTop w:val="0"/>
      <w:marBottom w:val="0"/>
      <w:divBdr>
        <w:top w:val="none" w:sz="0" w:space="0" w:color="auto"/>
        <w:left w:val="none" w:sz="0" w:space="0" w:color="auto"/>
        <w:bottom w:val="none" w:sz="0" w:space="0" w:color="auto"/>
        <w:right w:val="none" w:sz="0" w:space="0" w:color="auto"/>
      </w:divBdr>
    </w:div>
    <w:div w:id="114953096">
      <w:bodyDiv w:val="1"/>
      <w:marLeft w:val="0"/>
      <w:marRight w:val="0"/>
      <w:marTop w:val="0"/>
      <w:marBottom w:val="0"/>
      <w:divBdr>
        <w:top w:val="none" w:sz="0" w:space="0" w:color="auto"/>
        <w:left w:val="none" w:sz="0" w:space="0" w:color="auto"/>
        <w:bottom w:val="none" w:sz="0" w:space="0" w:color="auto"/>
        <w:right w:val="none" w:sz="0" w:space="0" w:color="auto"/>
      </w:divBdr>
    </w:div>
    <w:div w:id="115101729">
      <w:bodyDiv w:val="1"/>
      <w:marLeft w:val="0"/>
      <w:marRight w:val="0"/>
      <w:marTop w:val="0"/>
      <w:marBottom w:val="0"/>
      <w:divBdr>
        <w:top w:val="none" w:sz="0" w:space="0" w:color="auto"/>
        <w:left w:val="none" w:sz="0" w:space="0" w:color="auto"/>
        <w:bottom w:val="none" w:sz="0" w:space="0" w:color="auto"/>
        <w:right w:val="none" w:sz="0" w:space="0" w:color="auto"/>
      </w:divBdr>
    </w:div>
    <w:div w:id="115217927">
      <w:bodyDiv w:val="1"/>
      <w:marLeft w:val="0"/>
      <w:marRight w:val="0"/>
      <w:marTop w:val="0"/>
      <w:marBottom w:val="0"/>
      <w:divBdr>
        <w:top w:val="none" w:sz="0" w:space="0" w:color="auto"/>
        <w:left w:val="none" w:sz="0" w:space="0" w:color="auto"/>
        <w:bottom w:val="none" w:sz="0" w:space="0" w:color="auto"/>
        <w:right w:val="none" w:sz="0" w:space="0" w:color="auto"/>
      </w:divBdr>
    </w:div>
    <w:div w:id="115567846">
      <w:bodyDiv w:val="1"/>
      <w:marLeft w:val="0"/>
      <w:marRight w:val="0"/>
      <w:marTop w:val="0"/>
      <w:marBottom w:val="0"/>
      <w:divBdr>
        <w:top w:val="none" w:sz="0" w:space="0" w:color="auto"/>
        <w:left w:val="none" w:sz="0" w:space="0" w:color="auto"/>
        <w:bottom w:val="none" w:sz="0" w:space="0" w:color="auto"/>
        <w:right w:val="none" w:sz="0" w:space="0" w:color="auto"/>
      </w:divBdr>
    </w:div>
    <w:div w:id="115872447">
      <w:bodyDiv w:val="1"/>
      <w:marLeft w:val="0"/>
      <w:marRight w:val="0"/>
      <w:marTop w:val="0"/>
      <w:marBottom w:val="0"/>
      <w:divBdr>
        <w:top w:val="none" w:sz="0" w:space="0" w:color="auto"/>
        <w:left w:val="none" w:sz="0" w:space="0" w:color="auto"/>
        <w:bottom w:val="none" w:sz="0" w:space="0" w:color="auto"/>
        <w:right w:val="none" w:sz="0" w:space="0" w:color="auto"/>
      </w:divBdr>
    </w:div>
    <w:div w:id="115872833">
      <w:bodyDiv w:val="1"/>
      <w:marLeft w:val="0"/>
      <w:marRight w:val="0"/>
      <w:marTop w:val="0"/>
      <w:marBottom w:val="0"/>
      <w:divBdr>
        <w:top w:val="none" w:sz="0" w:space="0" w:color="auto"/>
        <w:left w:val="none" w:sz="0" w:space="0" w:color="auto"/>
        <w:bottom w:val="none" w:sz="0" w:space="0" w:color="auto"/>
        <w:right w:val="none" w:sz="0" w:space="0" w:color="auto"/>
      </w:divBdr>
    </w:div>
    <w:div w:id="116024059">
      <w:bodyDiv w:val="1"/>
      <w:marLeft w:val="0"/>
      <w:marRight w:val="0"/>
      <w:marTop w:val="0"/>
      <w:marBottom w:val="0"/>
      <w:divBdr>
        <w:top w:val="none" w:sz="0" w:space="0" w:color="auto"/>
        <w:left w:val="none" w:sz="0" w:space="0" w:color="auto"/>
        <w:bottom w:val="none" w:sz="0" w:space="0" w:color="auto"/>
        <w:right w:val="none" w:sz="0" w:space="0" w:color="auto"/>
      </w:divBdr>
    </w:div>
    <w:div w:id="116215818">
      <w:bodyDiv w:val="1"/>
      <w:marLeft w:val="0"/>
      <w:marRight w:val="0"/>
      <w:marTop w:val="0"/>
      <w:marBottom w:val="0"/>
      <w:divBdr>
        <w:top w:val="none" w:sz="0" w:space="0" w:color="auto"/>
        <w:left w:val="none" w:sz="0" w:space="0" w:color="auto"/>
        <w:bottom w:val="none" w:sz="0" w:space="0" w:color="auto"/>
        <w:right w:val="none" w:sz="0" w:space="0" w:color="auto"/>
      </w:divBdr>
    </w:div>
    <w:div w:id="116224821">
      <w:bodyDiv w:val="1"/>
      <w:marLeft w:val="0"/>
      <w:marRight w:val="0"/>
      <w:marTop w:val="0"/>
      <w:marBottom w:val="0"/>
      <w:divBdr>
        <w:top w:val="none" w:sz="0" w:space="0" w:color="auto"/>
        <w:left w:val="none" w:sz="0" w:space="0" w:color="auto"/>
        <w:bottom w:val="none" w:sz="0" w:space="0" w:color="auto"/>
        <w:right w:val="none" w:sz="0" w:space="0" w:color="auto"/>
      </w:divBdr>
    </w:div>
    <w:div w:id="116680764">
      <w:bodyDiv w:val="1"/>
      <w:marLeft w:val="0"/>
      <w:marRight w:val="0"/>
      <w:marTop w:val="0"/>
      <w:marBottom w:val="0"/>
      <w:divBdr>
        <w:top w:val="none" w:sz="0" w:space="0" w:color="auto"/>
        <w:left w:val="none" w:sz="0" w:space="0" w:color="auto"/>
        <w:bottom w:val="none" w:sz="0" w:space="0" w:color="auto"/>
        <w:right w:val="none" w:sz="0" w:space="0" w:color="auto"/>
      </w:divBdr>
    </w:div>
    <w:div w:id="116680876">
      <w:bodyDiv w:val="1"/>
      <w:marLeft w:val="0"/>
      <w:marRight w:val="0"/>
      <w:marTop w:val="0"/>
      <w:marBottom w:val="0"/>
      <w:divBdr>
        <w:top w:val="none" w:sz="0" w:space="0" w:color="auto"/>
        <w:left w:val="none" w:sz="0" w:space="0" w:color="auto"/>
        <w:bottom w:val="none" w:sz="0" w:space="0" w:color="auto"/>
        <w:right w:val="none" w:sz="0" w:space="0" w:color="auto"/>
      </w:divBdr>
    </w:div>
    <w:div w:id="117140251">
      <w:bodyDiv w:val="1"/>
      <w:marLeft w:val="0"/>
      <w:marRight w:val="0"/>
      <w:marTop w:val="0"/>
      <w:marBottom w:val="0"/>
      <w:divBdr>
        <w:top w:val="none" w:sz="0" w:space="0" w:color="auto"/>
        <w:left w:val="none" w:sz="0" w:space="0" w:color="auto"/>
        <w:bottom w:val="none" w:sz="0" w:space="0" w:color="auto"/>
        <w:right w:val="none" w:sz="0" w:space="0" w:color="auto"/>
      </w:divBdr>
    </w:div>
    <w:div w:id="117574181">
      <w:bodyDiv w:val="1"/>
      <w:marLeft w:val="0"/>
      <w:marRight w:val="0"/>
      <w:marTop w:val="0"/>
      <w:marBottom w:val="0"/>
      <w:divBdr>
        <w:top w:val="none" w:sz="0" w:space="0" w:color="auto"/>
        <w:left w:val="none" w:sz="0" w:space="0" w:color="auto"/>
        <w:bottom w:val="none" w:sz="0" w:space="0" w:color="auto"/>
        <w:right w:val="none" w:sz="0" w:space="0" w:color="auto"/>
      </w:divBdr>
    </w:div>
    <w:div w:id="117646322">
      <w:bodyDiv w:val="1"/>
      <w:marLeft w:val="0"/>
      <w:marRight w:val="0"/>
      <w:marTop w:val="0"/>
      <w:marBottom w:val="0"/>
      <w:divBdr>
        <w:top w:val="none" w:sz="0" w:space="0" w:color="auto"/>
        <w:left w:val="none" w:sz="0" w:space="0" w:color="auto"/>
        <w:bottom w:val="none" w:sz="0" w:space="0" w:color="auto"/>
        <w:right w:val="none" w:sz="0" w:space="0" w:color="auto"/>
      </w:divBdr>
    </w:div>
    <w:div w:id="118034982">
      <w:bodyDiv w:val="1"/>
      <w:marLeft w:val="0"/>
      <w:marRight w:val="0"/>
      <w:marTop w:val="0"/>
      <w:marBottom w:val="0"/>
      <w:divBdr>
        <w:top w:val="none" w:sz="0" w:space="0" w:color="auto"/>
        <w:left w:val="none" w:sz="0" w:space="0" w:color="auto"/>
        <w:bottom w:val="none" w:sz="0" w:space="0" w:color="auto"/>
        <w:right w:val="none" w:sz="0" w:space="0" w:color="auto"/>
      </w:divBdr>
    </w:div>
    <w:div w:id="118036524">
      <w:bodyDiv w:val="1"/>
      <w:marLeft w:val="0"/>
      <w:marRight w:val="0"/>
      <w:marTop w:val="0"/>
      <w:marBottom w:val="0"/>
      <w:divBdr>
        <w:top w:val="none" w:sz="0" w:space="0" w:color="auto"/>
        <w:left w:val="none" w:sz="0" w:space="0" w:color="auto"/>
        <w:bottom w:val="none" w:sz="0" w:space="0" w:color="auto"/>
        <w:right w:val="none" w:sz="0" w:space="0" w:color="auto"/>
      </w:divBdr>
    </w:div>
    <w:div w:id="118187262">
      <w:bodyDiv w:val="1"/>
      <w:marLeft w:val="0"/>
      <w:marRight w:val="0"/>
      <w:marTop w:val="0"/>
      <w:marBottom w:val="0"/>
      <w:divBdr>
        <w:top w:val="none" w:sz="0" w:space="0" w:color="auto"/>
        <w:left w:val="none" w:sz="0" w:space="0" w:color="auto"/>
        <w:bottom w:val="none" w:sz="0" w:space="0" w:color="auto"/>
        <w:right w:val="none" w:sz="0" w:space="0" w:color="auto"/>
      </w:divBdr>
    </w:div>
    <w:div w:id="118302978">
      <w:bodyDiv w:val="1"/>
      <w:marLeft w:val="0"/>
      <w:marRight w:val="0"/>
      <w:marTop w:val="0"/>
      <w:marBottom w:val="0"/>
      <w:divBdr>
        <w:top w:val="none" w:sz="0" w:space="0" w:color="auto"/>
        <w:left w:val="none" w:sz="0" w:space="0" w:color="auto"/>
        <w:bottom w:val="none" w:sz="0" w:space="0" w:color="auto"/>
        <w:right w:val="none" w:sz="0" w:space="0" w:color="auto"/>
      </w:divBdr>
    </w:div>
    <w:div w:id="118500552">
      <w:bodyDiv w:val="1"/>
      <w:marLeft w:val="0"/>
      <w:marRight w:val="0"/>
      <w:marTop w:val="0"/>
      <w:marBottom w:val="0"/>
      <w:divBdr>
        <w:top w:val="none" w:sz="0" w:space="0" w:color="auto"/>
        <w:left w:val="none" w:sz="0" w:space="0" w:color="auto"/>
        <w:bottom w:val="none" w:sz="0" w:space="0" w:color="auto"/>
        <w:right w:val="none" w:sz="0" w:space="0" w:color="auto"/>
      </w:divBdr>
    </w:div>
    <w:div w:id="118769004">
      <w:bodyDiv w:val="1"/>
      <w:marLeft w:val="0"/>
      <w:marRight w:val="0"/>
      <w:marTop w:val="0"/>
      <w:marBottom w:val="0"/>
      <w:divBdr>
        <w:top w:val="none" w:sz="0" w:space="0" w:color="auto"/>
        <w:left w:val="none" w:sz="0" w:space="0" w:color="auto"/>
        <w:bottom w:val="none" w:sz="0" w:space="0" w:color="auto"/>
        <w:right w:val="none" w:sz="0" w:space="0" w:color="auto"/>
      </w:divBdr>
    </w:div>
    <w:div w:id="118837549">
      <w:bodyDiv w:val="1"/>
      <w:marLeft w:val="0"/>
      <w:marRight w:val="0"/>
      <w:marTop w:val="0"/>
      <w:marBottom w:val="0"/>
      <w:divBdr>
        <w:top w:val="none" w:sz="0" w:space="0" w:color="auto"/>
        <w:left w:val="none" w:sz="0" w:space="0" w:color="auto"/>
        <w:bottom w:val="none" w:sz="0" w:space="0" w:color="auto"/>
        <w:right w:val="none" w:sz="0" w:space="0" w:color="auto"/>
      </w:divBdr>
    </w:div>
    <w:div w:id="119298924">
      <w:bodyDiv w:val="1"/>
      <w:marLeft w:val="0"/>
      <w:marRight w:val="0"/>
      <w:marTop w:val="0"/>
      <w:marBottom w:val="0"/>
      <w:divBdr>
        <w:top w:val="none" w:sz="0" w:space="0" w:color="auto"/>
        <w:left w:val="none" w:sz="0" w:space="0" w:color="auto"/>
        <w:bottom w:val="none" w:sz="0" w:space="0" w:color="auto"/>
        <w:right w:val="none" w:sz="0" w:space="0" w:color="auto"/>
      </w:divBdr>
    </w:div>
    <w:div w:id="119498395">
      <w:bodyDiv w:val="1"/>
      <w:marLeft w:val="0"/>
      <w:marRight w:val="0"/>
      <w:marTop w:val="0"/>
      <w:marBottom w:val="0"/>
      <w:divBdr>
        <w:top w:val="none" w:sz="0" w:space="0" w:color="auto"/>
        <w:left w:val="none" w:sz="0" w:space="0" w:color="auto"/>
        <w:bottom w:val="none" w:sz="0" w:space="0" w:color="auto"/>
        <w:right w:val="none" w:sz="0" w:space="0" w:color="auto"/>
      </w:divBdr>
    </w:div>
    <w:div w:id="119539975">
      <w:bodyDiv w:val="1"/>
      <w:marLeft w:val="0"/>
      <w:marRight w:val="0"/>
      <w:marTop w:val="0"/>
      <w:marBottom w:val="0"/>
      <w:divBdr>
        <w:top w:val="none" w:sz="0" w:space="0" w:color="auto"/>
        <w:left w:val="none" w:sz="0" w:space="0" w:color="auto"/>
        <w:bottom w:val="none" w:sz="0" w:space="0" w:color="auto"/>
        <w:right w:val="none" w:sz="0" w:space="0" w:color="auto"/>
      </w:divBdr>
    </w:div>
    <w:div w:id="119569427">
      <w:bodyDiv w:val="1"/>
      <w:marLeft w:val="0"/>
      <w:marRight w:val="0"/>
      <w:marTop w:val="0"/>
      <w:marBottom w:val="0"/>
      <w:divBdr>
        <w:top w:val="none" w:sz="0" w:space="0" w:color="auto"/>
        <w:left w:val="none" w:sz="0" w:space="0" w:color="auto"/>
        <w:bottom w:val="none" w:sz="0" w:space="0" w:color="auto"/>
        <w:right w:val="none" w:sz="0" w:space="0" w:color="auto"/>
      </w:divBdr>
    </w:div>
    <w:div w:id="119686751">
      <w:bodyDiv w:val="1"/>
      <w:marLeft w:val="0"/>
      <w:marRight w:val="0"/>
      <w:marTop w:val="0"/>
      <w:marBottom w:val="0"/>
      <w:divBdr>
        <w:top w:val="none" w:sz="0" w:space="0" w:color="auto"/>
        <w:left w:val="none" w:sz="0" w:space="0" w:color="auto"/>
        <w:bottom w:val="none" w:sz="0" w:space="0" w:color="auto"/>
        <w:right w:val="none" w:sz="0" w:space="0" w:color="auto"/>
      </w:divBdr>
    </w:div>
    <w:div w:id="119882431">
      <w:bodyDiv w:val="1"/>
      <w:marLeft w:val="0"/>
      <w:marRight w:val="0"/>
      <w:marTop w:val="0"/>
      <w:marBottom w:val="0"/>
      <w:divBdr>
        <w:top w:val="none" w:sz="0" w:space="0" w:color="auto"/>
        <w:left w:val="none" w:sz="0" w:space="0" w:color="auto"/>
        <w:bottom w:val="none" w:sz="0" w:space="0" w:color="auto"/>
        <w:right w:val="none" w:sz="0" w:space="0" w:color="auto"/>
      </w:divBdr>
    </w:div>
    <w:div w:id="120193750">
      <w:bodyDiv w:val="1"/>
      <w:marLeft w:val="0"/>
      <w:marRight w:val="0"/>
      <w:marTop w:val="0"/>
      <w:marBottom w:val="0"/>
      <w:divBdr>
        <w:top w:val="none" w:sz="0" w:space="0" w:color="auto"/>
        <w:left w:val="none" w:sz="0" w:space="0" w:color="auto"/>
        <w:bottom w:val="none" w:sz="0" w:space="0" w:color="auto"/>
        <w:right w:val="none" w:sz="0" w:space="0" w:color="auto"/>
      </w:divBdr>
    </w:div>
    <w:div w:id="120272219">
      <w:bodyDiv w:val="1"/>
      <w:marLeft w:val="0"/>
      <w:marRight w:val="0"/>
      <w:marTop w:val="0"/>
      <w:marBottom w:val="0"/>
      <w:divBdr>
        <w:top w:val="none" w:sz="0" w:space="0" w:color="auto"/>
        <w:left w:val="none" w:sz="0" w:space="0" w:color="auto"/>
        <w:bottom w:val="none" w:sz="0" w:space="0" w:color="auto"/>
        <w:right w:val="none" w:sz="0" w:space="0" w:color="auto"/>
      </w:divBdr>
    </w:div>
    <w:div w:id="120273272">
      <w:bodyDiv w:val="1"/>
      <w:marLeft w:val="0"/>
      <w:marRight w:val="0"/>
      <w:marTop w:val="0"/>
      <w:marBottom w:val="0"/>
      <w:divBdr>
        <w:top w:val="none" w:sz="0" w:space="0" w:color="auto"/>
        <w:left w:val="none" w:sz="0" w:space="0" w:color="auto"/>
        <w:bottom w:val="none" w:sz="0" w:space="0" w:color="auto"/>
        <w:right w:val="none" w:sz="0" w:space="0" w:color="auto"/>
      </w:divBdr>
    </w:div>
    <w:div w:id="120389719">
      <w:bodyDiv w:val="1"/>
      <w:marLeft w:val="0"/>
      <w:marRight w:val="0"/>
      <w:marTop w:val="0"/>
      <w:marBottom w:val="0"/>
      <w:divBdr>
        <w:top w:val="none" w:sz="0" w:space="0" w:color="auto"/>
        <w:left w:val="none" w:sz="0" w:space="0" w:color="auto"/>
        <w:bottom w:val="none" w:sz="0" w:space="0" w:color="auto"/>
        <w:right w:val="none" w:sz="0" w:space="0" w:color="auto"/>
      </w:divBdr>
    </w:div>
    <w:div w:id="120541527">
      <w:bodyDiv w:val="1"/>
      <w:marLeft w:val="0"/>
      <w:marRight w:val="0"/>
      <w:marTop w:val="0"/>
      <w:marBottom w:val="0"/>
      <w:divBdr>
        <w:top w:val="none" w:sz="0" w:space="0" w:color="auto"/>
        <w:left w:val="none" w:sz="0" w:space="0" w:color="auto"/>
        <w:bottom w:val="none" w:sz="0" w:space="0" w:color="auto"/>
        <w:right w:val="none" w:sz="0" w:space="0" w:color="auto"/>
      </w:divBdr>
    </w:div>
    <w:div w:id="120616871">
      <w:bodyDiv w:val="1"/>
      <w:marLeft w:val="0"/>
      <w:marRight w:val="0"/>
      <w:marTop w:val="0"/>
      <w:marBottom w:val="0"/>
      <w:divBdr>
        <w:top w:val="none" w:sz="0" w:space="0" w:color="auto"/>
        <w:left w:val="none" w:sz="0" w:space="0" w:color="auto"/>
        <w:bottom w:val="none" w:sz="0" w:space="0" w:color="auto"/>
        <w:right w:val="none" w:sz="0" w:space="0" w:color="auto"/>
      </w:divBdr>
    </w:div>
    <w:div w:id="120734252">
      <w:bodyDiv w:val="1"/>
      <w:marLeft w:val="0"/>
      <w:marRight w:val="0"/>
      <w:marTop w:val="0"/>
      <w:marBottom w:val="0"/>
      <w:divBdr>
        <w:top w:val="none" w:sz="0" w:space="0" w:color="auto"/>
        <w:left w:val="none" w:sz="0" w:space="0" w:color="auto"/>
        <w:bottom w:val="none" w:sz="0" w:space="0" w:color="auto"/>
        <w:right w:val="none" w:sz="0" w:space="0" w:color="auto"/>
      </w:divBdr>
    </w:div>
    <w:div w:id="120810127">
      <w:bodyDiv w:val="1"/>
      <w:marLeft w:val="0"/>
      <w:marRight w:val="0"/>
      <w:marTop w:val="0"/>
      <w:marBottom w:val="0"/>
      <w:divBdr>
        <w:top w:val="none" w:sz="0" w:space="0" w:color="auto"/>
        <w:left w:val="none" w:sz="0" w:space="0" w:color="auto"/>
        <w:bottom w:val="none" w:sz="0" w:space="0" w:color="auto"/>
        <w:right w:val="none" w:sz="0" w:space="0" w:color="auto"/>
      </w:divBdr>
    </w:div>
    <w:div w:id="121266485">
      <w:bodyDiv w:val="1"/>
      <w:marLeft w:val="0"/>
      <w:marRight w:val="0"/>
      <w:marTop w:val="0"/>
      <w:marBottom w:val="0"/>
      <w:divBdr>
        <w:top w:val="none" w:sz="0" w:space="0" w:color="auto"/>
        <w:left w:val="none" w:sz="0" w:space="0" w:color="auto"/>
        <w:bottom w:val="none" w:sz="0" w:space="0" w:color="auto"/>
        <w:right w:val="none" w:sz="0" w:space="0" w:color="auto"/>
      </w:divBdr>
    </w:div>
    <w:div w:id="121308948">
      <w:bodyDiv w:val="1"/>
      <w:marLeft w:val="0"/>
      <w:marRight w:val="0"/>
      <w:marTop w:val="0"/>
      <w:marBottom w:val="0"/>
      <w:divBdr>
        <w:top w:val="none" w:sz="0" w:space="0" w:color="auto"/>
        <w:left w:val="none" w:sz="0" w:space="0" w:color="auto"/>
        <w:bottom w:val="none" w:sz="0" w:space="0" w:color="auto"/>
        <w:right w:val="none" w:sz="0" w:space="0" w:color="auto"/>
      </w:divBdr>
    </w:div>
    <w:div w:id="121384513">
      <w:bodyDiv w:val="1"/>
      <w:marLeft w:val="0"/>
      <w:marRight w:val="0"/>
      <w:marTop w:val="0"/>
      <w:marBottom w:val="0"/>
      <w:divBdr>
        <w:top w:val="none" w:sz="0" w:space="0" w:color="auto"/>
        <w:left w:val="none" w:sz="0" w:space="0" w:color="auto"/>
        <w:bottom w:val="none" w:sz="0" w:space="0" w:color="auto"/>
        <w:right w:val="none" w:sz="0" w:space="0" w:color="auto"/>
      </w:divBdr>
    </w:div>
    <w:div w:id="121462484">
      <w:bodyDiv w:val="1"/>
      <w:marLeft w:val="0"/>
      <w:marRight w:val="0"/>
      <w:marTop w:val="0"/>
      <w:marBottom w:val="0"/>
      <w:divBdr>
        <w:top w:val="none" w:sz="0" w:space="0" w:color="auto"/>
        <w:left w:val="none" w:sz="0" w:space="0" w:color="auto"/>
        <w:bottom w:val="none" w:sz="0" w:space="0" w:color="auto"/>
        <w:right w:val="none" w:sz="0" w:space="0" w:color="auto"/>
      </w:divBdr>
    </w:div>
    <w:div w:id="121847958">
      <w:bodyDiv w:val="1"/>
      <w:marLeft w:val="0"/>
      <w:marRight w:val="0"/>
      <w:marTop w:val="0"/>
      <w:marBottom w:val="0"/>
      <w:divBdr>
        <w:top w:val="none" w:sz="0" w:space="0" w:color="auto"/>
        <w:left w:val="none" w:sz="0" w:space="0" w:color="auto"/>
        <w:bottom w:val="none" w:sz="0" w:space="0" w:color="auto"/>
        <w:right w:val="none" w:sz="0" w:space="0" w:color="auto"/>
      </w:divBdr>
    </w:div>
    <w:div w:id="122162587">
      <w:bodyDiv w:val="1"/>
      <w:marLeft w:val="0"/>
      <w:marRight w:val="0"/>
      <w:marTop w:val="0"/>
      <w:marBottom w:val="0"/>
      <w:divBdr>
        <w:top w:val="none" w:sz="0" w:space="0" w:color="auto"/>
        <w:left w:val="none" w:sz="0" w:space="0" w:color="auto"/>
        <w:bottom w:val="none" w:sz="0" w:space="0" w:color="auto"/>
        <w:right w:val="none" w:sz="0" w:space="0" w:color="auto"/>
      </w:divBdr>
    </w:div>
    <w:div w:id="122425993">
      <w:bodyDiv w:val="1"/>
      <w:marLeft w:val="0"/>
      <w:marRight w:val="0"/>
      <w:marTop w:val="0"/>
      <w:marBottom w:val="0"/>
      <w:divBdr>
        <w:top w:val="none" w:sz="0" w:space="0" w:color="auto"/>
        <w:left w:val="none" w:sz="0" w:space="0" w:color="auto"/>
        <w:bottom w:val="none" w:sz="0" w:space="0" w:color="auto"/>
        <w:right w:val="none" w:sz="0" w:space="0" w:color="auto"/>
      </w:divBdr>
    </w:div>
    <w:div w:id="122428301">
      <w:bodyDiv w:val="1"/>
      <w:marLeft w:val="0"/>
      <w:marRight w:val="0"/>
      <w:marTop w:val="0"/>
      <w:marBottom w:val="0"/>
      <w:divBdr>
        <w:top w:val="none" w:sz="0" w:space="0" w:color="auto"/>
        <w:left w:val="none" w:sz="0" w:space="0" w:color="auto"/>
        <w:bottom w:val="none" w:sz="0" w:space="0" w:color="auto"/>
        <w:right w:val="none" w:sz="0" w:space="0" w:color="auto"/>
      </w:divBdr>
    </w:div>
    <w:div w:id="122505934">
      <w:bodyDiv w:val="1"/>
      <w:marLeft w:val="0"/>
      <w:marRight w:val="0"/>
      <w:marTop w:val="0"/>
      <w:marBottom w:val="0"/>
      <w:divBdr>
        <w:top w:val="none" w:sz="0" w:space="0" w:color="auto"/>
        <w:left w:val="none" w:sz="0" w:space="0" w:color="auto"/>
        <w:bottom w:val="none" w:sz="0" w:space="0" w:color="auto"/>
        <w:right w:val="none" w:sz="0" w:space="0" w:color="auto"/>
      </w:divBdr>
    </w:div>
    <w:div w:id="122889129">
      <w:bodyDiv w:val="1"/>
      <w:marLeft w:val="0"/>
      <w:marRight w:val="0"/>
      <w:marTop w:val="0"/>
      <w:marBottom w:val="0"/>
      <w:divBdr>
        <w:top w:val="none" w:sz="0" w:space="0" w:color="auto"/>
        <w:left w:val="none" w:sz="0" w:space="0" w:color="auto"/>
        <w:bottom w:val="none" w:sz="0" w:space="0" w:color="auto"/>
        <w:right w:val="none" w:sz="0" w:space="0" w:color="auto"/>
      </w:divBdr>
    </w:div>
    <w:div w:id="122891578">
      <w:bodyDiv w:val="1"/>
      <w:marLeft w:val="0"/>
      <w:marRight w:val="0"/>
      <w:marTop w:val="0"/>
      <w:marBottom w:val="0"/>
      <w:divBdr>
        <w:top w:val="none" w:sz="0" w:space="0" w:color="auto"/>
        <w:left w:val="none" w:sz="0" w:space="0" w:color="auto"/>
        <w:bottom w:val="none" w:sz="0" w:space="0" w:color="auto"/>
        <w:right w:val="none" w:sz="0" w:space="0" w:color="auto"/>
      </w:divBdr>
    </w:div>
    <w:div w:id="122895546">
      <w:bodyDiv w:val="1"/>
      <w:marLeft w:val="0"/>
      <w:marRight w:val="0"/>
      <w:marTop w:val="0"/>
      <w:marBottom w:val="0"/>
      <w:divBdr>
        <w:top w:val="none" w:sz="0" w:space="0" w:color="auto"/>
        <w:left w:val="none" w:sz="0" w:space="0" w:color="auto"/>
        <w:bottom w:val="none" w:sz="0" w:space="0" w:color="auto"/>
        <w:right w:val="none" w:sz="0" w:space="0" w:color="auto"/>
      </w:divBdr>
    </w:div>
    <w:div w:id="122965354">
      <w:bodyDiv w:val="1"/>
      <w:marLeft w:val="0"/>
      <w:marRight w:val="0"/>
      <w:marTop w:val="0"/>
      <w:marBottom w:val="0"/>
      <w:divBdr>
        <w:top w:val="none" w:sz="0" w:space="0" w:color="auto"/>
        <w:left w:val="none" w:sz="0" w:space="0" w:color="auto"/>
        <w:bottom w:val="none" w:sz="0" w:space="0" w:color="auto"/>
        <w:right w:val="none" w:sz="0" w:space="0" w:color="auto"/>
      </w:divBdr>
    </w:div>
    <w:div w:id="123277578">
      <w:bodyDiv w:val="1"/>
      <w:marLeft w:val="0"/>
      <w:marRight w:val="0"/>
      <w:marTop w:val="0"/>
      <w:marBottom w:val="0"/>
      <w:divBdr>
        <w:top w:val="none" w:sz="0" w:space="0" w:color="auto"/>
        <w:left w:val="none" w:sz="0" w:space="0" w:color="auto"/>
        <w:bottom w:val="none" w:sz="0" w:space="0" w:color="auto"/>
        <w:right w:val="none" w:sz="0" w:space="0" w:color="auto"/>
      </w:divBdr>
    </w:div>
    <w:div w:id="123431969">
      <w:bodyDiv w:val="1"/>
      <w:marLeft w:val="0"/>
      <w:marRight w:val="0"/>
      <w:marTop w:val="0"/>
      <w:marBottom w:val="0"/>
      <w:divBdr>
        <w:top w:val="none" w:sz="0" w:space="0" w:color="auto"/>
        <w:left w:val="none" w:sz="0" w:space="0" w:color="auto"/>
        <w:bottom w:val="none" w:sz="0" w:space="0" w:color="auto"/>
        <w:right w:val="none" w:sz="0" w:space="0" w:color="auto"/>
      </w:divBdr>
    </w:div>
    <w:div w:id="123816326">
      <w:bodyDiv w:val="1"/>
      <w:marLeft w:val="0"/>
      <w:marRight w:val="0"/>
      <w:marTop w:val="0"/>
      <w:marBottom w:val="0"/>
      <w:divBdr>
        <w:top w:val="none" w:sz="0" w:space="0" w:color="auto"/>
        <w:left w:val="none" w:sz="0" w:space="0" w:color="auto"/>
        <w:bottom w:val="none" w:sz="0" w:space="0" w:color="auto"/>
        <w:right w:val="none" w:sz="0" w:space="0" w:color="auto"/>
      </w:divBdr>
    </w:div>
    <w:div w:id="124004938">
      <w:bodyDiv w:val="1"/>
      <w:marLeft w:val="0"/>
      <w:marRight w:val="0"/>
      <w:marTop w:val="0"/>
      <w:marBottom w:val="0"/>
      <w:divBdr>
        <w:top w:val="none" w:sz="0" w:space="0" w:color="auto"/>
        <w:left w:val="none" w:sz="0" w:space="0" w:color="auto"/>
        <w:bottom w:val="none" w:sz="0" w:space="0" w:color="auto"/>
        <w:right w:val="none" w:sz="0" w:space="0" w:color="auto"/>
      </w:divBdr>
    </w:div>
    <w:div w:id="124009925">
      <w:bodyDiv w:val="1"/>
      <w:marLeft w:val="0"/>
      <w:marRight w:val="0"/>
      <w:marTop w:val="0"/>
      <w:marBottom w:val="0"/>
      <w:divBdr>
        <w:top w:val="none" w:sz="0" w:space="0" w:color="auto"/>
        <w:left w:val="none" w:sz="0" w:space="0" w:color="auto"/>
        <w:bottom w:val="none" w:sz="0" w:space="0" w:color="auto"/>
        <w:right w:val="none" w:sz="0" w:space="0" w:color="auto"/>
      </w:divBdr>
    </w:div>
    <w:div w:id="124198638">
      <w:bodyDiv w:val="1"/>
      <w:marLeft w:val="0"/>
      <w:marRight w:val="0"/>
      <w:marTop w:val="0"/>
      <w:marBottom w:val="0"/>
      <w:divBdr>
        <w:top w:val="none" w:sz="0" w:space="0" w:color="auto"/>
        <w:left w:val="none" w:sz="0" w:space="0" w:color="auto"/>
        <w:bottom w:val="none" w:sz="0" w:space="0" w:color="auto"/>
        <w:right w:val="none" w:sz="0" w:space="0" w:color="auto"/>
      </w:divBdr>
    </w:div>
    <w:div w:id="124550357">
      <w:bodyDiv w:val="1"/>
      <w:marLeft w:val="0"/>
      <w:marRight w:val="0"/>
      <w:marTop w:val="0"/>
      <w:marBottom w:val="0"/>
      <w:divBdr>
        <w:top w:val="none" w:sz="0" w:space="0" w:color="auto"/>
        <w:left w:val="none" w:sz="0" w:space="0" w:color="auto"/>
        <w:bottom w:val="none" w:sz="0" w:space="0" w:color="auto"/>
        <w:right w:val="none" w:sz="0" w:space="0" w:color="auto"/>
      </w:divBdr>
    </w:div>
    <w:div w:id="124659490">
      <w:bodyDiv w:val="1"/>
      <w:marLeft w:val="0"/>
      <w:marRight w:val="0"/>
      <w:marTop w:val="0"/>
      <w:marBottom w:val="0"/>
      <w:divBdr>
        <w:top w:val="none" w:sz="0" w:space="0" w:color="auto"/>
        <w:left w:val="none" w:sz="0" w:space="0" w:color="auto"/>
        <w:bottom w:val="none" w:sz="0" w:space="0" w:color="auto"/>
        <w:right w:val="none" w:sz="0" w:space="0" w:color="auto"/>
      </w:divBdr>
    </w:div>
    <w:div w:id="124664447">
      <w:bodyDiv w:val="1"/>
      <w:marLeft w:val="0"/>
      <w:marRight w:val="0"/>
      <w:marTop w:val="0"/>
      <w:marBottom w:val="0"/>
      <w:divBdr>
        <w:top w:val="none" w:sz="0" w:space="0" w:color="auto"/>
        <w:left w:val="none" w:sz="0" w:space="0" w:color="auto"/>
        <w:bottom w:val="none" w:sz="0" w:space="0" w:color="auto"/>
        <w:right w:val="none" w:sz="0" w:space="0" w:color="auto"/>
      </w:divBdr>
    </w:div>
    <w:div w:id="124930543">
      <w:bodyDiv w:val="1"/>
      <w:marLeft w:val="0"/>
      <w:marRight w:val="0"/>
      <w:marTop w:val="0"/>
      <w:marBottom w:val="0"/>
      <w:divBdr>
        <w:top w:val="none" w:sz="0" w:space="0" w:color="auto"/>
        <w:left w:val="none" w:sz="0" w:space="0" w:color="auto"/>
        <w:bottom w:val="none" w:sz="0" w:space="0" w:color="auto"/>
        <w:right w:val="none" w:sz="0" w:space="0" w:color="auto"/>
      </w:divBdr>
    </w:div>
    <w:div w:id="124932172">
      <w:bodyDiv w:val="1"/>
      <w:marLeft w:val="0"/>
      <w:marRight w:val="0"/>
      <w:marTop w:val="0"/>
      <w:marBottom w:val="0"/>
      <w:divBdr>
        <w:top w:val="none" w:sz="0" w:space="0" w:color="auto"/>
        <w:left w:val="none" w:sz="0" w:space="0" w:color="auto"/>
        <w:bottom w:val="none" w:sz="0" w:space="0" w:color="auto"/>
        <w:right w:val="none" w:sz="0" w:space="0" w:color="auto"/>
      </w:divBdr>
    </w:div>
    <w:div w:id="125005405">
      <w:bodyDiv w:val="1"/>
      <w:marLeft w:val="0"/>
      <w:marRight w:val="0"/>
      <w:marTop w:val="0"/>
      <w:marBottom w:val="0"/>
      <w:divBdr>
        <w:top w:val="none" w:sz="0" w:space="0" w:color="auto"/>
        <w:left w:val="none" w:sz="0" w:space="0" w:color="auto"/>
        <w:bottom w:val="none" w:sz="0" w:space="0" w:color="auto"/>
        <w:right w:val="none" w:sz="0" w:space="0" w:color="auto"/>
      </w:divBdr>
    </w:div>
    <w:div w:id="125204809">
      <w:bodyDiv w:val="1"/>
      <w:marLeft w:val="0"/>
      <w:marRight w:val="0"/>
      <w:marTop w:val="0"/>
      <w:marBottom w:val="0"/>
      <w:divBdr>
        <w:top w:val="none" w:sz="0" w:space="0" w:color="auto"/>
        <w:left w:val="none" w:sz="0" w:space="0" w:color="auto"/>
        <w:bottom w:val="none" w:sz="0" w:space="0" w:color="auto"/>
        <w:right w:val="none" w:sz="0" w:space="0" w:color="auto"/>
      </w:divBdr>
    </w:div>
    <w:div w:id="125395998">
      <w:bodyDiv w:val="1"/>
      <w:marLeft w:val="0"/>
      <w:marRight w:val="0"/>
      <w:marTop w:val="0"/>
      <w:marBottom w:val="0"/>
      <w:divBdr>
        <w:top w:val="none" w:sz="0" w:space="0" w:color="auto"/>
        <w:left w:val="none" w:sz="0" w:space="0" w:color="auto"/>
        <w:bottom w:val="none" w:sz="0" w:space="0" w:color="auto"/>
        <w:right w:val="none" w:sz="0" w:space="0" w:color="auto"/>
      </w:divBdr>
    </w:div>
    <w:div w:id="125701049">
      <w:bodyDiv w:val="1"/>
      <w:marLeft w:val="0"/>
      <w:marRight w:val="0"/>
      <w:marTop w:val="0"/>
      <w:marBottom w:val="0"/>
      <w:divBdr>
        <w:top w:val="none" w:sz="0" w:space="0" w:color="auto"/>
        <w:left w:val="none" w:sz="0" w:space="0" w:color="auto"/>
        <w:bottom w:val="none" w:sz="0" w:space="0" w:color="auto"/>
        <w:right w:val="none" w:sz="0" w:space="0" w:color="auto"/>
      </w:divBdr>
    </w:div>
    <w:div w:id="125782098">
      <w:bodyDiv w:val="1"/>
      <w:marLeft w:val="0"/>
      <w:marRight w:val="0"/>
      <w:marTop w:val="0"/>
      <w:marBottom w:val="0"/>
      <w:divBdr>
        <w:top w:val="none" w:sz="0" w:space="0" w:color="auto"/>
        <w:left w:val="none" w:sz="0" w:space="0" w:color="auto"/>
        <w:bottom w:val="none" w:sz="0" w:space="0" w:color="auto"/>
        <w:right w:val="none" w:sz="0" w:space="0" w:color="auto"/>
      </w:divBdr>
    </w:div>
    <w:div w:id="125851581">
      <w:bodyDiv w:val="1"/>
      <w:marLeft w:val="0"/>
      <w:marRight w:val="0"/>
      <w:marTop w:val="0"/>
      <w:marBottom w:val="0"/>
      <w:divBdr>
        <w:top w:val="none" w:sz="0" w:space="0" w:color="auto"/>
        <w:left w:val="none" w:sz="0" w:space="0" w:color="auto"/>
        <w:bottom w:val="none" w:sz="0" w:space="0" w:color="auto"/>
        <w:right w:val="none" w:sz="0" w:space="0" w:color="auto"/>
      </w:divBdr>
    </w:div>
    <w:div w:id="125853909">
      <w:bodyDiv w:val="1"/>
      <w:marLeft w:val="0"/>
      <w:marRight w:val="0"/>
      <w:marTop w:val="0"/>
      <w:marBottom w:val="0"/>
      <w:divBdr>
        <w:top w:val="none" w:sz="0" w:space="0" w:color="auto"/>
        <w:left w:val="none" w:sz="0" w:space="0" w:color="auto"/>
        <w:bottom w:val="none" w:sz="0" w:space="0" w:color="auto"/>
        <w:right w:val="none" w:sz="0" w:space="0" w:color="auto"/>
      </w:divBdr>
    </w:div>
    <w:div w:id="125902716">
      <w:bodyDiv w:val="1"/>
      <w:marLeft w:val="0"/>
      <w:marRight w:val="0"/>
      <w:marTop w:val="0"/>
      <w:marBottom w:val="0"/>
      <w:divBdr>
        <w:top w:val="none" w:sz="0" w:space="0" w:color="auto"/>
        <w:left w:val="none" w:sz="0" w:space="0" w:color="auto"/>
        <w:bottom w:val="none" w:sz="0" w:space="0" w:color="auto"/>
        <w:right w:val="none" w:sz="0" w:space="0" w:color="auto"/>
      </w:divBdr>
    </w:div>
    <w:div w:id="125903455">
      <w:bodyDiv w:val="1"/>
      <w:marLeft w:val="0"/>
      <w:marRight w:val="0"/>
      <w:marTop w:val="0"/>
      <w:marBottom w:val="0"/>
      <w:divBdr>
        <w:top w:val="none" w:sz="0" w:space="0" w:color="auto"/>
        <w:left w:val="none" w:sz="0" w:space="0" w:color="auto"/>
        <w:bottom w:val="none" w:sz="0" w:space="0" w:color="auto"/>
        <w:right w:val="none" w:sz="0" w:space="0" w:color="auto"/>
      </w:divBdr>
    </w:div>
    <w:div w:id="125973815">
      <w:bodyDiv w:val="1"/>
      <w:marLeft w:val="0"/>
      <w:marRight w:val="0"/>
      <w:marTop w:val="0"/>
      <w:marBottom w:val="0"/>
      <w:divBdr>
        <w:top w:val="none" w:sz="0" w:space="0" w:color="auto"/>
        <w:left w:val="none" w:sz="0" w:space="0" w:color="auto"/>
        <w:bottom w:val="none" w:sz="0" w:space="0" w:color="auto"/>
        <w:right w:val="none" w:sz="0" w:space="0" w:color="auto"/>
      </w:divBdr>
    </w:div>
    <w:div w:id="126163059">
      <w:bodyDiv w:val="1"/>
      <w:marLeft w:val="0"/>
      <w:marRight w:val="0"/>
      <w:marTop w:val="0"/>
      <w:marBottom w:val="0"/>
      <w:divBdr>
        <w:top w:val="none" w:sz="0" w:space="0" w:color="auto"/>
        <w:left w:val="none" w:sz="0" w:space="0" w:color="auto"/>
        <w:bottom w:val="none" w:sz="0" w:space="0" w:color="auto"/>
        <w:right w:val="none" w:sz="0" w:space="0" w:color="auto"/>
      </w:divBdr>
    </w:div>
    <w:div w:id="126171268">
      <w:bodyDiv w:val="1"/>
      <w:marLeft w:val="0"/>
      <w:marRight w:val="0"/>
      <w:marTop w:val="0"/>
      <w:marBottom w:val="0"/>
      <w:divBdr>
        <w:top w:val="none" w:sz="0" w:space="0" w:color="auto"/>
        <w:left w:val="none" w:sz="0" w:space="0" w:color="auto"/>
        <w:bottom w:val="none" w:sz="0" w:space="0" w:color="auto"/>
        <w:right w:val="none" w:sz="0" w:space="0" w:color="auto"/>
      </w:divBdr>
    </w:div>
    <w:div w:id="126241709">
      <w:bodyDiv w:val="1"/>
      <w:marLeft w:val="0"/>
      <w:marRight w:val="0"/>
      <w:marTop w:val="0"/>
      <w:marBottom w:val="0"/>
      <w:divBdr>
        <w:top w:val="none" w:sz="0" w:space="0" w:color="auto"/>
        <w:left w:val="none" w:sz="0" w:space="0" w:color="auto"/>
        <w:bottom w:val="none" w:sz="0" w:space="0" w:color="auto"/>
        <w:right w:val="none" w:sz="0" w:space="0" w:color="auto"/>
      </w:divBdr>
    </w:div>
    <w:div w:id="126316058">
      <w:bodyDiv w:val="1"/>
      <w:marLeft w:val="0"/>
      <w:marRight w:val="0"/>
      <w:marTop w:val="0"/>
      <w:marBottom w:val="0"/>
      <w:divBdr>
        <w:top w:val="none" w:sz="0" w:space="0" w:color="auto"/>
        <w:left w:val="none" w:sz="0" w:space="0" w:color="auto"/>
        <w:bottom w:val="none" w:sz="0" w:space="0" w:color="auto"/>
        <w:right w:val="none" w:sz="0" w:space="0" w:color="auto"/>
      </w:divBdr>
    </w:div>
    <w:div w:id="126550857">
      <w:bodyDiv w:val="1"/>
      <w:marLeft w:val="0"/>
      <w:marRight w:val="0"/>
      <w:marTop w:val="0"/>
      <w:marBottom w:val="0"/>
      <w:divBdr>
        <w:top w:val="none" w:sz="0" w:space="0" w:color="auto"/>
        <w:left w:val="none" w:sz="0" w:space="0" w:color="auto"/>
        <w:bottom w:val="none" w:sz="0" w:space="0" w:color="auto"/>
        <w:right w:val="none" w:sz="0" w:space="0" w:color="auto"/>
      </w:divBdr>
    </w:div>
    <w:div w:id="126704228">
      <w:bodyDiv w:val="1"/>
      <w:marLeft w:val="0"/>
      <w:marRight w:val="0"/>
      <w:marTop w:val="0"/>
      <w:marBottom w:val="0"/>
      <w:divBdr>
        <w:top w:val="none" w:sz="0" w:space="0" w:color="auto"/>
        <w:left w:val="none" w:sz="0" w:space="0" w:color="auto"/>
        <w:bottom w:val="none" w:sz="0" w:space="0" w:color="auto"/>
        <w:right w:val="none" w:sz="0" w:space="0" w:color="auto"/>
      </w:divBdr>
    </w:div>
    <w:div w:id="126747733">
      <w:bodyDiv w:val="1"/>
      <w:marLeft w:val="0"/>
      <w:marRight w:val="0"/>
      <w:marTop w:val="0"/>
      <w:marBottom w:val="0"/>
      <w:divBdr>
        <w:top w:val="none" w:sz="0" w:space="0" w:color="auto"/>
        <w:left w:val="none" w:sz="0" w:space="0" w:color="auto"/>
        <w:bottom w:val="none" w:sz="0" w:space="0" w:color="auto"/>
        <w:right w:val="none" w:sz="0" w:space="0" w:color="auto"/>
      </w:divBdr>
    </w:div>
    <w:div w:id="126969770">
      <w:bodyDiv w:val="1"/>
      <w:marLeft w:val="0"/>
      <w:marRight w:val="0"/>
      <w:marTop w:val="0"/>
      <w:marBottom w:val="0"/>
      <w:divBdr>
        <w:top w:val="none" w:sz="0" w:space="0" w:color="auto"/>
        <w:left w:val="none" w:sz="0" w:space="0" w:color="auto"/>
        <w:bottom w:val="none" w:sz="0" w:space="0" w:color="auto"/>
        <w:right w:val="none" w:sz="0" w:space="0" w:color="auto"/>
      </w:divBdr>
    </w:div>
    <w:div w:id="127011311">
      <w:bodyDiv w:val="1"/>
      <w:marLeft w:val="0"/>
      <w:marRight w:val="0"/>
      <w:marTop w:val="0"/>
      <w:marBottom w:val="0"/>
      <w:divBdr>
        <w:top w:val="none" w:sz="0" w:space="0" w:color="auto"/>
        <w:left w:val="none" w:sz="0" w:space="0" w:color="auto"/>
        <w:bottom w:val="none" w:sz="0" w:space="0" w:color="auto"/>
        <w:right w:val="none" w:sz="0" w:space="0" w:color="auto"/>
      </w:divBdr>
    </w:div>
    <w:div w:id="127017793">
      <w:bodyDiv w:val="1"/>
      <w:marLeft w:val="0"/>
      <w:marRight w:val="0"/>
      <w:marTop w:val="0"/>
      <w:marBottom w:val="0"/>
      <w:divBdr>
        <w:top w:val="none" w:sz="0" w:space="0" w:color="auto"/>
        <w:left w:val="none" w:sz="0" w:space="0" w:color="auto"/>
        <w:bottom w:val="none" w:sz="0" w:space="0" w:color="auto"/>
        <w:right w:val="none" w:sz="0" w:space="0" w:color="auto"/>
      </w:divBdr>
    </w:div>
    <w:div w:id="127356952">
      <w:bodyDiv w:val="1"/>
      <w:marLeft w:val="0"/>
      <w:marRight w:val="0"/>
      <w:marTop w:val="0"/>
      <w:marBottom w:val="0"/>
      <w:divBdr>
        <w:top w:val="none" w:sz="0" w:space="0" w:color="auto"/>
        <w:left w:val="none" w:sz="0" w:space="0" w:color="auto"/>
        <w:bottom w:val="none" w:sz="0" w:space="0" w:color="auto"/>
        <w:right w:val="none" w:sz="0" w:space="0" w:color="auto"/>
      </w:divBdr>
    </w:div>
    <w:div w:id="127358224">
      <w:bodyDiv w:val="1"/>
      <w:marLeft w:val="0"/>
      <w:marRight w:val="0"/>
      <w:marTop w:val="0"/>
      <w:marBottom w:val="0"/>
      <w:divBdr>
        <w:top w:val="none" w:sz="0" w:space="0" w:color="auto"/>
        <w:left w:val="none" w:sz="0" w:space="0" w:color="auto"/>
        <w:bottom w:val="none" w:sz="0" w:space="0" w:color="auto"/>
        <w:right w:val="none" w:sz="0" w:space="0" w:color="auto"/>
      </w:divBdr>
    </w:div>
    <w:div w:id="127751347">
      <w:bodyDiv w:val="1"/>
      <w:marLeft w:val="0"/>
      <w:marRight w:val="0"/>
      <w:marTop w:val="0"/>
      <w:marBottom w:val="0"/>
      <w:divBdr>
        <w:top w:val="none" w:sz="0" w:space="0" w:color="auto"/>
        <w:left w:val="none" w:sz="0" w:space="0" w:color="auto"/>
        <w:bottom w:val="none" w:sz="0" w:space="0" w:color="auto"/>
        <w:right w:val="none" w:sz="0" w:space="0" w:color="auto"/>
      </w:divBdr>
    </w:div>
    <w:div w:id="127938811">
      <w:bodyDiv w:val="1"/>
      <w:marLeft w:val="0"/>
      <w:marRight w:val="0"/>
      <w:marTop w:val="0"/>
      <w:marBottom w:val="0"/>
      <w:divBdr>
        <w:top w:val="none" w:sz="0" w:space="0" w:color="auto"/>
        <w:left w:val="none" w:sz="0" w:space="0" w:color="auto"/>
        <w:bottom w:val="none" w:sz="0" w:space="0" w:color="auto"/>
        <w:right w:val="none" w:sz="0" w:space="0" w:color="auto"/>
      </w:divBdr>
    </w:div>
    <w:div w:id="128208211">
      <w:bodyDiv w:val="1"/>
      <w:marLeft w:val="0"/>
      <w:marRight w:val="0"/>
      <w:marTop w:val="0"/>
      <w:marBottom w:val="0"/>
      <w:divBdr>
        <w:top w:val="none" w:sz="0" w:space="0" w:color="auto"/>
        <w:left w:val="none" w:sz="0" w:space="0" w:color="auto"/>
        <w:bottom w:val="none" w:sz="0" w:space="0" w:color="auto"/>
        <w:right w:val="none" w:sz="0" w:space="0" w:color="auto"/>
      </w:divBdr>
    </w:div>
    <w:div w:id="128521021">
      <w:bodyDiv w:val="1"/>
      <w:marLeft w:val="0"/>
      <w:marRight w:val="0"/>
      <w:marTop w:val="0"/>
      <w:marBottom w:val="0"/>
      <w:divBdr>
        <w:top w:val="none" w:sz="0" w:space="0" w:color="auto"/>
        <w:left w:val="none" w:sz="0" w:space="0" w:color="auto"/>
        <w:bottom w:val="none" w:sz="0" w:space="0" w:color="auto"/>
        <w:right w:val="none" w:sz="0" w:space="0" w:color="auto"/>
      </w:divBdr>
    </w:div>
    <w:div w:id="129055105">
      <w:bodyDiv w:val="1"/>
      <w:marLeft w:val="0"/>
      <w:marRight w:val="0"/>
      <w:marTop w:val="0"/>
      <w:marBottom w:val="0"/>
      <w:divBdr>
        <w:top w:val="none" w:sz="0" w:space="0" w:color="auto"/>
        <w:left w:val="none" w:sz="0" w:space="0" w:color="auto"/>
        <w:bottom w:val="none" w:sz="0" w:space="0" w:color="auto"/>
        <w:right w:val="none" w:sz="0" w:space="0" w:color="auto"/>
      </w:divBdr>
    </w:div>
    <w:div w:id="129250728">
      <w:bodyDiv w:val="1"/>
      <w:marLeft w:val="0"/>
      <w:marRight w:val="0"/>
      <w:marTop w:val="0"/>
      <w:marBottom w:val="0"/>
      <w:divBdr>
        <w:top w:val="none" w:sz="0" w:space="0" w:color="auto"/>
        <w:left w:val="none" w:sz="0" w:space="0" w:color="auto"/>
        <w:bottom w:val="none" w:sz="0" w:space="0" w:color="auto"/>
        <w:right w:val="none" w:sz="0" w:space="0" w:color="auto"/>
      </w:divBdr>
    </w:div>
    <w:div w:id="129252253">
      <w:bodyDiv w:val="1"/>
      <w:marLeft w:val="0"/>
      <w:marRight w:val="0"/>
      <w:marTop w:val="0"/>
      <w:marBottom w:val="0"/>
      <w:divBdr>
        <w:top w:val="none" w:sz="0" w:space="0" w:color="auto"/>
        <w:left w:val="none" w:sz="0" w:space="0" w:color="auto"/>
        <w:bottom w:val="none" w:sz="0" w:space="0" w:color="auto"/>
        <w:right w:val="none" w:sz="0" w:space="0" w:color="auto"/>
      </w:divBdr>
    </w:div>
    <w:div w:id="129399147">
      <w:bodyDiv w:val="1"/>
      <w:marLeft w:val="0"/>
      <w:marRight w:val="0"/>
      <w:marTop w:val="0"/>
      <w:marBottom w:val="0"/>
      <w:divBdr>
        <w:top w:val="none" w:sz="0" w:space="0" w:color="auto"/>
        <w:left w:val="none" w:sz="0" w:space="0" w:color="auto"/>
        <w:bottom w:val="none" w:sz="0" w:space="0" w:color="auto"/>
        <w:right w:val="none" w:sz="0" w:space="0" w:color="auto"/>
      </w:divBdr>
    </w:div>
    <w:div w:id="129593504">
      <w:bodyDiv w:val="1"/>
      <w:marLeft w:val="0"/>
      <w:marRight w:val="0"/>
      <w:marTop w:val="0"/>
      <w:marBottom w:val="0"/>
      <w:divBdr>
        <w:top w:val="none" w:sz="0" w:space="0" w:color="auto"/>
        <w:left w:val="none" w:sz="0" w:space="0" w:color="auto"/>
        <w:bottom w:val="none" w:sz="0" w:space="0" w:color="auto"/>
        <w:right w:val="none" w:sz="0" w:space="0" w:color="auto"/>
      </w:divBdr>
    </w:div>
    <w:div w:id="129635495">
      <w:bodyDiv w:val="1"/>
      <w:marLeft w:val="0"/>
      <w:marRight w:val="0"/>
      <w:marTop w:val="0"/>
      <w:marBottom w:val="0"/>
      <w:divBdr>
        <w:top w:val="none" w:sz="0" w:space="0" w:color="auto"/>
        <w:left w:val="none" w:sz="0" w:space="0" w:color="auto"/>
        <w:bottom w:val="none" w:sz="0" w:space="0" w:color="auto"/>
        <w:right w:val="none" w:sz="0" w:space="0" w:color="auto"/>
      </w:divBdr>
    </w:div>
    <w:div w:id="129831416">
      <w:bodyDiv w:val="1"/>
      <w:marLeft w:val="0"/>
      <w:marRight w:val="0"/>
      <w:marTop w:val="0"/>
      <w:marBottom w:val="0"/>
      <w:divBdr>
        <w:top w:val="none" w:sz="0" w:space="0" w:color="auto"/>
        <w:left w:val="none" w:sz="0" w:space="0" w:color="auto"/>
        <w:bottom w:val="none" w:sz="0" w:space="0" w:color="auto"/>
        <w:right w:val="none" w:sz="0" w:space="0" w:color="auto"/>
      </w:divBdr>
    </w:div>
    <w:div w:id="130026370">
      <w:bodyDiv w:val="1"/>
      <w:marLeft w:val="0"/>
      <w:marRight w:val="0"/>
      <w:marTop w:val="0"/>
      <w:marBottom w:val="0"/>
      <w:divBdr>
        <w:top w:val="none" w:sz="0" w:space="0" w:color="auto"/>
        <w:left w:val="none" w:sz="0" w:space="0" w:color="auto"/>
        <w:bottom w:val="none" w:sz="0" w:space="0" w:color="auto"/>
        <w:right w:val="none" w:sz="0" w:space="0" w:color="auto"/>
      </w:divBdr>
    </w:div>
    <w:div w:id="130488023">
      <w:bodyDiv w:val="1"/>
      <w:marLeft w:val="0"/>
      <w:marRight w:val="0"/>
      <w:marTop w:val="0"/>
      <w:marBottom w:val="0"/>
      <w:divBdr>
        <w:top w:val="none" w:sz="0" w:space="0" w:color="auto"/>
        <w:left w:val="none" w:sz="0" w:space="0" w:color="auto"/>
        <w:bottom w:val="none" w:sz="0" w:space="0" w:color="auto"/>
        <w:right w:val="none" w:sz="0" w:space="0" w:color="auto"/>
      </w:divBdr>
    </w:div>
    <w:div w:id="130564442">
      <w:bodyDiv w:val="1"/>
      <w:marLeft w:val="0"/>
      <w:marRight w:val="0"/>
      <w:marTop w:val="0"/>
      <w:marBottom w:val="0"/>
      <w:divBdr>
        <w:top w:val="none" w:sz="0" w:space="0" w:color="auto"/>
        <w:left w:val="none" w:sz="0" w:space="0" w:color="auto"/>
        <w:bottom w:val="none" w:sz="0" w:space="0" w:color="auto"/>
        <w:right w:val="none" w:sz="0" w:space="0" w:color="auto"/>
      </w:divBdr>
    </w:div>
    <w:div w:id="130638979">
      <w:bodyDiv w:val="1"/>
      <w:marLeft w:val="0"/>
      <w:marRight w:val="0"/>
      <w:marTop w:val="0"/>
      <w:marBottom w:val="0"/>
      <w:divBdr>
        <w:top w:val="none" w:sz="0" w:space="0" w:color="auto"/>
        <w:left w:val="none" w:sz="0" w:space="0" w:color="auto"/>
        <w:bottom w:val="none" w:sz="0" w:space="0" w:color="auto"/>
        <w:right w:val="none" w:sz="0" w:space="0" w:color="auto"/>
      </w:divBdr>
    </w:div>
    <w:div w:id="130707421">
      <w:bodyDiv w:val="1"/>
      <w:marLeft w:val="0"/>
      <w:marRight w:val="0"/>
      <w:marTop w:val="0"/>
      <w:marBottom w:val="0"/>
      <w:divBdr>
        <w:top w:val="none" w:sz="0" w:space="0" w:color="auto"/>
        <w:left w:val="none" w:sz="0" w:space="0" w:color="auto"/>
        <w:bottom w:val="none" w:sz="0" w:space="0" w:color="auto"/>
        <w:right w:val="none" w:sz="0" w:space="0" w:color="auto"/>
      </w:divBdr>
    </w:div>
    <w:div w:id="130710210">
      <w:bodyDiv w:val="1"/>
      <w:marLeft w:val="0"/>
      <w:marRight w:val="0"/>
      <w:marTop w:val="0"/>
      <w:marBottom w:val="0"/>
      <w:divBdr>
        <w:top w:val="none" w:sz="0" w:space="0" w:color="auto"/>
        <w:left w:val="none" w:sz="0" w:space="0" w:color="auto"/>
        <w:bottom w:val="none" w:sz="0" w:space="0" w:color="auto"/>
        <w:right w:val="none" w:sz="0" w:space="0" w:color="auto"/>
      </w:divBdr>
    </w:div>
    <w:div w:id="131213574">
      <w:bodyDiv w:val="1"/>
      <w:marLeft w:val="0"/>
      <w:marRight w:val="0"/>
      <w:marTop w:val="0"/>
      <w:marBottom w:val="0"/>
      <w:divBdr>
        <w:top w:val="none" w:sz="0" w:space="0" w:color="auto"/>
        <w:left w:val="none" w:sz="0" w:space="0" w:color="auto"/>
        <w:bottom w:val="none" w:sz="0" w:space="0" w:color="auto"/>
        <w:right w:val="none" w:sz="0" w:space="0" w:color="auto"/>
      </w:divBdr>
    </w:div>
    <w:div w:id="131364884">
      <w:bodyDiv w:val="1"/>
      <w:marLeft w:val="0"/>
      <w:marRight w:val="0"/>
      <w:marTop w:val="0"/>
      <w:marBottom w:val="0"/>
      <w:divBdr>
        <w:top w:val="none" w:sz="0" w:space="0" w:color="auto"/>
        <w:left w:val="none" w:sz="0" w:space="0" w:color="auto"/>
        <w:bottom w:val="none" w:sz="0" w:space="0" w:color="auto"/>
        <w:right w:val="none" w:sz="0" w:space="0" w:color="auto"/>
      </w:divBdr>
    </w:div>
    <w:div w:id="131410152">
      <w:bodyDiv w:val="1"/>
      <w:marLeft w:val="0"/>
      <w:marRight w:val="0"/>
      <w:marTop w:val="0"/>
      <w:marBottom w:val="0"/>
      <w:divBdr>
        <w:top w:val="none" w:sz="0" w:space="0" w:color="auto"/>
        <w:left w:val="none" w:sz="0" w:space="0" w:color="auto"/>
        <w:bottom w:val="none" w:sz="0" w:space="0" w:color="auto"/>
        <w:right w:val="none" w:sz="0" w:space="0" w:color="auto"/>
      </w:divBdr>
    </w:div>
    <w:div w:id="131485657">
      <w:bodyDiv w:val="1"/>
      <w:marLeft w:val="0"/>
      <w:marRight w:val="0"/>
      <w:marTop w:val="0"/>
      <w:marBottom w:val="0"/>
      <w:divBdr>
        <w:top w:val="none" w:sz="0" w:space="0" w:color="auto"/>
        <w:left w:val="none" w:sz="0" w:space="0" w:color="auto"/>
        <w:bottom w:val="none" w:sz="0" w:space="0" w:color="auto"/>
        <w:right w:val="none" w:sz="0" w:space="0" w:color="auto"/>
      </w:divBdr>
    </w:div>
    <w:div w:id="131604852">
      <w:bodyDiv w:val="1"/>
      <w:marLeft w:val="0"/>
      <w:marRight w:val="0"/>
      <w:marTop w:val="0"/>
      <w:marBottom w:val="0"/>
      <w:divBdr>
        <w:top w:val="none" w:sz="0" w:space="0" w:color="auto"/>
        <w:left w:val="none" w:sz="0" w:space="0" w:color="auto"/>
        <w:bottom w:val="none" w:sz="0" w:space="0" w:color="auto"/>
        <w:right w:val="none" w:sz="0" w:space="0" w:color="auto"/>
      </w:divBdr>
    </w:div>
    <w:div w:id="131674934">
      <w:bodyDiv w:val="1"/>
      <w:marLeft w:val="0"/>
      <w:marRight w:val="0"/>
      <w:marTop w:val="0"/>
      <w:marBottom w:val="0"/>
      <w:divBdr>
        <w:top w:val="none" w:sz="0" w:space="0" w:color="auto"/>
        <w:left w:val="none" w:sz="0" w:space="0" w:color="auto"/>
        <w:bottom w:val="none" w:sz="0" w:space="0" w:color="auto"/>
        <w:right w:val="none" w:sz="0" w:space="0" w:color="auto"/>
      </w:divBdr>
    </w:div>
    <w:div w:id="131868199">
      <w:bodyDiv w:val="1"/>
      <w:marLeft w:val="0"/>
      <w:marRight w:val="0"/>
      <w:marTop w:val="0"/>
      <w:marBottom w:val="0"/>
      <w:divBdr>
        <w:top w:val="none" w:sz="0" w:space="0" w:color="auto"/>
        <w:left w:val="none" w:sz="0" w:space="0" w:color="auto"/>
        <w:bottom w:val="none" w:sz="0" w:space="0" w:color="auto"/>
        <w:right w:val="none" w:sz="0" w:space="0" w:color="auto"/>
      </w:divBdr>
    </w:div>
    <w:div w:id="131992992">
      <w:bodyDiv w:val="1"/>
      <w:marLeft w:val="0"/>
      <w:marRight w:val="0"/>
      <w:marTop w:val="0"/>
      <w:marBottom w:val="0"/>
      <w:divBdr>
        <w:top w:val="none" w:sz="0" w:space="0" w:color="auto"/>
        <w:left w:val="none" w:sz="0" w:space="0" w:color="auto"/>
        <w:bottom w:val="none" w:sz="0" w:space="0" w:color="auto"/>
        <w:right w:val="none" w:sz="0" w:space="0" w:color="auto"/>
      </w:divBdr>
    </w:div>
    <w:div w:id="132022205">
      <w:bodyDiv w:val="1"/>
      <w:marLeft w:val="0"/>
      <w:marRight w:val="0"/>
      <w:marTop w:val="0"/>
      <w:marBottom w:val="0"/>
      <w:divBdr>
        <w:top w:val="none" w:sz="0" w:space="0" w:color="auto"/>
        <w:left w:val="none" w:sz="0" w:space="0" w:color="auto"/>
        <w:bottom w:val="none" w:sz="0" w:space="0" w:color="auto"/>
        <w:right w:val="none" w:sz="0" w:space="0" w:color="auto"/>
      </w:divBdr>
    </w:div>
    <w:div w:id="132138341">
      <w:bodyDiv w:val="1"/>
      <w:marLeft w:val="0"/>
      <w:marRight w:val="0"/>
      <w:marTop w:val="0"/>
      <w:marBottom w:val="0"/>
      <w:divBdr>
        <w:top w:val="none" w:sz="0" w:space="0" w:color="auto"/>
        <w:left w:val="none" w:sz="0" w:space="0" w:color="auto"/>
        <w:bottom w:val="none" w:sz="0" w:space="0" w:color="auto"/>
        <w:right w:val="none" w:sz="0" w:space="0" w:color="auto"/>
      </w:divBdr>
    </w:div>
    <w:div w:id="132598842">
      <w:bodyDiv w:val="1"/>
      <w:marLeft w:val="0"/>
      <w:marRight w:val="0"/>
      <w:marTop w:val="0"/>
      <w:marBottom w:val="0"/>
      <w:divBdr>
        <w:top w:val="none" w:sz="0" w:space="0" w:color="auto"/>
        <w:left w:val="none" w:sz="0" w:space="0" w:color="auto"/>
        <w:bottom w:val="none" w:sz="0" w:space="0" w:color="auto"/>
        <w:right w:val="none" w:sz="0" w:space="0" w:color="auto"/>
      </w:divBdr>
    </w:div>
    <w:div w:id="132912060">
      <w:bodyDiv w:val="1"/>
      <w:marLeft w:val="0"/>
      <w:marRight w:val="0"/>
      <w:marTop w:val="0"/>
      <w:marBottom w:val="0"/>
      <w:divBdr>
        <w:top w:val="none" w:sz="0" w:space="0" w:color="auto"/>
        <w:left w:val="none" w:sz="0" w:space="0" w:color="auto"/>
        <w:bottom w:val="none" w:sz="0" w:space="0" w:color="auto"/>
        <w:right w:val="none" w:sz="0" w:space="0" w:color="auto"/>
      </w:divBdr>
    </w:div>
    <w:div w:id="133064348">
      <w:bodyDiv w:val="1"/>
      <w:marLeft w:val="0"/>
      <w:marRight w:val="0"/>
      <w:marTop w:val="0"/>
      <w:marBottom w:val="0"/>
      <w:divBdr>
        <w:top w:val="none" w:sz="0" w:space="0" w:color="auto"/>
        <w:left w:val="none" w:sz="0" w:space="0" w:color="auto"/>
        <w:bottom w:val="none" w:sz="0" w:space="0" w:color="auto"/>
        <w:right w:val="none" w:sz="0" w:space="0" w:color="auto"/>
      </w:divBdr>
    </w:div>
    <w:div w:id="133640131">
      <w:bodyDiv w:val="1"/>
      <w:marLeft w:val="0"/>
      <w:marRight w:val="0"/>
      <w:marTop w:val="0"/>
      <w:marBottom w:val="0"/>
      <w:divBdr>
        <w:top w:val="none" w:sz="0" w:space="0" w:color="auto"/>
        <w:left w:val="none" w:sz="0" w:space="0" w:color="auto"/>
        <w:bottom w:val="none" w:sz="0" w:space="0" w:color="auto"/>
        <w:right w:val="none" w:sz="0" w:space="0" w:color="auto"/>
      </w:divBdr>
    </w:div>
    <w:div w:id="133645142">
      <w:bodyDiv w:val="1"/>
      <w:marLeft w:val="0"/>
      <w:marRight w:val="0"/>
      <w:marTop w:val="0"/>
      <w:marBottom w:val="0"/>
      <w:divBdr>
        <w:top w:val="none" w:sz="0" w:space="0" w:color="auto"/>
        <w:left w:val="none" w:sz="0" w:space="0" w:color="auto"/>
        <w:bottom w:val="none" w:sz="0" w:space="0" w:color="auto"/>
        <w:right w:val="none" w:sz="0" w:space="0" w:color="auto"/>
      </w:divBdr>
    </w:div>
    <w:div w:id="133645530">
      <w:bodyDiv w:val="1"/>
      <w:marLeft w:val="0"/>
      <w:marRight w:val="0"/>
      <w:marTop w:val="0"/>
      <w:marBottom w:val="0"/>
      <w:divBdr>
        <w:top w:val="none" w:sz="0" w:space="0" w:color="auto"/>
        <w:left w:val="none" w:sz="0" w:space="0" w:color="auto"/>
        <w:bottom w:val="none" w:sz="0" w:space="0" w:color="auto"/>
        <w:right w:val="none" w:sz="0" w:space="0" w:color="auto"/>
      </w:divBdr>
    </w:div>
    <w:div w:id="133647085">
      <w:bodyDiv w:val="1"/>
      <w:marLeft w:val="0"/>
      <w:marRight w:val="0"/>
      <w:marTop w:val="0"/>
      <w:marBottom w:val="0"/>
      <w:divBdr>
        <w:top w:val="none" w:sz="0" w:space="0" w:color="auto"/>
        <w:left w:val="none" w:sz="0" w:space="0" w:color="auto"/>
        <w:bottom w:val="none" w:sz="0" w:space="0" w:color="auto"/>
        <w:right w:val="none" w:sz="0" w:space="0" w:color="auto"/>
      </w:divBdr>
    </w:div>
    <w:div w:id="134491648">
      <w:bodyDiv w:val="1"/>
      <w:marLeft w:val="0"/>
      <w:marRight w:val="0"/>
      <w:marTop w:val="0"/>
      <w:marBottom w:val="0"/>
      <w:divBdr>
        <w:top w:val="none" w:sz="0" w:space="0" w:color="auto"/>
        <w:left w:val="none" w:sz="0" w:space="0" w:color="auto"/>
        <w:bottom w:val="none" w:sz="0" w:space="0" w:color="auto"/>
        <w:right w:val="none" w:sz="0" w:space="0" w:color="auto"/>
      </w:divBdr>
    </w:div>
    <w:div w:id="134493753">
      <w:bodyDiv w:val="1"/>
      <w:marLeft w:val="0"/>
      <w:marRight w:val="0"/>
      <w:marTop w:val="0"/>
      <w:marBottom w:val="0"/>
      <w:divBdr>
        <w:top w:val="none" w:sz="0" w:space="0" w:color="auto"/>
        <w:left w:val="none" w:sz="0" w:space="0" w:color="auto"/>
        <w:bottom w:val="none" w:sz="0" w:space="0" w:color="auto"/>
        <w:right w:val="none" w:sz="0" w:space="0" w:color="auto"/>
      </w:divBdr>
    </w:div>
    <w:div w:id="134613767">
      <w:bodyDiv w:val="1"/>
      <w:marLeft w:val="0"/>
      <w:marRight w:val="0"/>
      <w:marTop w:val="0"/>
      <w:marBottom w:val="0"/>
      <w:divBdr>
        <w:top w:val="none" w:sz="0" w:space="0" w:color="auto"/>
        <w:left w:val="none" w:sz="0" w:space="0" w:color="auto"/>
        <w:bottom w:val="none" w:sz="0" w:space="0" w:color="auto"/>
        <w:right w:val="none" w:sz="0" w:space="0" w:color="auto"/>
      </w:divBdr>
    </w:div>
    <w:div w:id="134641302">
      <w:bodyDiv w:val="1"/>
      <w:marLeft w:val="0"/>
      <w:marRight w:val="0"/>
      <w:marTop w:val="0"/>
      <w:marBottom w:val="0"/>
      <w:divBdr>
        <w:top w:val="none" w:sz="0" w:space="0" w:color="auto"/>
        <w:left w:val="none" w:sz="0" w:space="0" w:color="auto"/>
        <w:bottom w:val="none" w:sz="0" w:space="0" w:color="auto"/>
        <w:right w:val="none" w:sz="0" w:space="0" w:color="auto"/>
      </w:divBdr>
    </w:div>
    <w:div w:id="134758849">
      <w:bodyDiv w:val="1"/>
      <w:marLeft w:val="0"/>
      <w:marRight w:val="0"/>
      <w:marTop w:val="0"/>
      <w:marBottom w:val="0"/>
      <w:divBdr>
        <w:top w:val="none" w:sz="0" w:space="0" w:color="auto"/>
        <w:left w:val="none" w:sz="0" w:space="0" w:color="auto"/>
        <w:bottom w:val="none" w:sz="0" w:space="0" w:color="auto"/>
        <w:right w:val="none" w:sz="0" w:space="0" w:color="auto"/>
      </w:divBdr>
    </w:div>
    <w:div w:id="134762065">
      <w:bodyDiv w:val="1"/>
      <w:marLeft w:val="0"/>
      <w:marRight w:val="0"/>
      <w:marTop w:val="0"/>
      <w:marBottom w:val="0"/>
      <w:divBdr>
        <w:top w:val="none" w:sz="0" w:space="0" w:color="auto"/>
        <w:left w:val="none" w:sz="0" w:space="0" w:color="auto"/>
        <w:bottom w:val="none" w:sz="0" w:space="0" w:color="auto"/>
        <w:right w:val="none" w:sz="0" w:space="0" w:color="auto"/>
      </w:divBdr>
    </w:div>
    <w:div w:id="134764529">
      <w:bodyDiv w:val="1"/>
      <w:marLeft w:val="0"/>
      <w:marRight w:val="0"/>
      <w:marTop w:val="0"/>
      <w:marBottom w:val="0"/>
      <w:divBdr>
        <w:top w:val="none" w:sz="0" w:space="0" w:color="auto"/>
        <w:left w:val="none" w:sz="0" w:space="0" w:color="auto"/>
        <w:bottom w:val="none" w:sz="0" w:space="0" w:color="auto"/>
        <w:right w:val="none" w:sz="0" w:space="0" w:color="auto"/>
      </w:divBdr>
    </w:div>
    <w:div w:id="135030265">
      <w:bodyDiv w:val="1"/>
      <w:marLeft w:val="0"/>
      <w:marRight w:val="0"/>
      <w:marTop w:val="0"/>
      <w:marBottom w:val="0"/>
      <w:divBdr>
        <w:top w:val="none" w:sz="0" w:space="0" w:color="auto"/>
        <w:left w:val="none" w:sz="0" w:space="0" w:color="auto"/>
        <w:bottom w:val="none" w:sz="0" w:space="0" w:color="auto"/>
        <w:right w:val="none" w:sz="0" w:space="0" w:color="auto"/>
      </w:divBdr>
    </w:div>
    <w:div w:id="135339979">
      <w:bodyDiv w:val="1"/>
      <w:marLeft w:val="0"/>
      <w:marRight w:val="0"/>
      <w:marTop w:val="0"/>
      <w:marBottom w:val="0"/>
      <w:divBdr>
        <w:top w:val="none" w:sz="0" w:space="0" w:color="auto"/>
        <w:left w:val="none" w:sz="0" w:space="0" w:color="auto"/>
        <w:bottom w:val="none" w:sz="0" w:space="0" w:color="auto"/>
        <w:right w:val="none" w:sz="0" w:space="0" w:color="auto"/>
      </w:divBdr>
    </w:div>
    <w:div w:id="135343425">
      <w:bodyDiv w:val="1"/>
      <w:marLeft w:val="0"/>
      <w:marRight w:val="0"/>
      <w:marTop w:val="0"/>
      <w:marBottom w:val="0"/>
      <w:divBdr>
        <w:top w:val="none" w:sz="0" w:space="0" w:color="auto"/>
        <w:left w:val="none" w:sz="0" w:space="0" w:color="auto"/>
        <w:bottom w:val="none" w:sz="0" w:space="0" w:color="auto"/>
        <w:right w:val="none" w:sz="0" w:space="0" w:color="auto"/>
      </w:divBdr>
    </w:div>
    <w:div w:id="135534913">
      <w:bodyDiv w:val="1"/>
      <w:marLeft w:val="0"/>
      <w:marRight w:val="0"/>
      <w:marTop w:val="0"/>
      <w:marBottom w:val="0"/>
      <w:divBdr>
        <w:top w:val="none" w:sz="0" w:space="0" w:color="auto"/>
        <w:left w:val="none" w:sz="0" w:space="0" w:color="auto"/>
        <w:bottom w:val="none" w:sz="0" w:space="0" w:color="auto"/>
        <w:right w:val="none" w:sz="0" w:space="0" w:color="auto"/>
      </w:divBdr>
    </w:div>
    <w:div w:id="135686021">
      <w:bodyDiv w:val="1"/>
      <w:marLeft w:val="0"/>
      <w:marRight w:val="0"/>
      <w:marTop w:val="0"/>
      <w:marBottom w:val="0"/>
      <w:divBdr>
        <w:top w:val="none" w:sz="0" w:space="0" w:color="auto"/>
        <w:left w:val="none" w:sz="0" w:space="0" w:color="auto"/>
        <w:bottom w:val="none" w:sz="0" w:space="0" w:color="auto"/>
        <w:right w:val="none" w:sz="0" w:space="0" w:color="auto"/>
      </w:divBdr>
    </w:div>
    <w:div w:id="135924812">
      <w:bodyDiv w:val="1"/>
      <w:marLeft w:val="0"/>
      <w:marRight w:val="0"/>
      <w:marTop w:val="0"/>
      <w:marBottom w:val="0"/>
      <w:divBdr>
        <w:top w:val="none" w:sz="0" w:space="0" w:color="auto"/>
        <w:left w:val="none" w:sz="0" w:space="0" w:color="auto"/>
        <w:bottom w:val="none" w:sz="0" w:space="0" w:color="auto"/>
        <w:right w:val="none" w:sz="0" w:space="0" w:color="auto"/>
      </w:divBdr>
    </w:div>
    <w:div w:id="136068804">
      <w:bodyDiv w:val="1"/>
      <w:marLeft w:val="0"/>
      <w:marRight w:val="0"/>
      <w:marTop w:val="0"/>
      <w:marBottom w:val="0"/>
      <w:divBdr>
        <w:top w:val="none" w:sz="0" w:space="0" w:color="auto"/>
        <w:left w:val="none" w:sz="0" w:space="0" w:color="auto"/>
        <w:bottom w:val="none" w:sz="0" w:space="0" w:color="auto"/>
        <w:right w:val="none" w:sz="0" w:space="0" w:color="auto"/>
      </w:divBdr>
    </w:div>
    <w:div w:id="137963617">
      <w:bodyDiv w:val="1"/>
      <w:marLeft w:val="0"/>
      <w:marRight w:val="0"/>
      <w:marTop w:val="0"/>
      <w:marBottom w:val="0"/>
      <w:divBdr>
        <w:top w:val="none" w:sz="0" w:space="0" w:color="auto"/>
        <w:left w:val="none" w:sz="0" w:space="0" w:color="auto"/>
        <w:bottom w:val="none" w:sz="0" w:space="0" w:color="auto"/>
        <w:right w:val="none" w:sz="0" w:space="0" w:color="auto"/>
      </w:divBdr>
    </w:div>
    <w:div w:id="137963818">
      <w:bodyDiv w:val="1"/>
      <w:marLeft w:val="0"/>
      <w:marRight w:val="0"/>
      <w:marTop w:val="0"/>
      <w:marBottom w:val="0"/>
      <w:divBdr>
        <w:top w:val="none" w:sz="0" w:space="0" w:color="auto"/>
        <w:left w:val="none" w:sz="0" w:space="0" w:color="auto"/>
        <w:bottom w:val="none" w:sz="0" w:space="0" w:color="auto"/>
        <w:right w:val="none" w:sz="0" w:space="0" w:color="auto"/>
      </w:divBdr>
    </w:div>
    <w:div w:id="137964053">
      <w:bodyDiv w:val="1"/>
      <w:marLeft w:val="0"/>
      <w:marRight w:val="0"/>
      <w:marTop w:val="0"/>
      <w:marBottom w:val="0"/>
      <w:divBdr>
        <w:top w:val="none" w:sz="0" w:space="0" w:color="auto"/>
        <w:left w:val="none" w:sz="0" w:space="0" w:color="auto"/>
        <w:bottom w:val="none" w:sz="0" w:space="0" w:color="auto"/>
        <w:right w:val="none" w:sz="0" w:space="0" w:color="auto"/>
      </w:divBdr>
    </w:div>
    <w:div w:id="138037259">
      <w:bodyDiv w:val="1"/>
      <w:marLeft w:val="0"/>
      <w:marRight w:val="0"/>
      <w:marTop w:val="0"/>
      <w:marBottom w:val="0"/>
      <w:divBdr>
        <w:top w:val="none" w:sz="0" w:space="0" w:color="auto"/>
        <w:left w:val="none" w:sz="0" w:space="0" w:color="auto"/>
        <w:bottom w:val="none" w:sz="0" w:space="0" w:color="auto"/>
        <w:right w:val="none" w:sz="0" w:space="0" w:color="auto"/>
      </w:divBdr>
    </w:div>
    <w:div w:id="138112093">
      <w:bodyDiv w:val="1"/>
      <w:marLeft w:val="0"/>
      <w:marRight w:val="0"/>
      <w:marTop w:val="0"/>
      <w:marBottom w:val="0"/>
      <w:divBdr>
        <w:top w:val="none" w:sz="0" w:space="0" w:color="auto"/>
        <w:left w:val="none" w:sz="0" w:space="0" w:color="auto"/>
        <w:bottom w:val="none" w:sz="0" w:space="0" w:color="auto"/>
        <w:right w:val="none" w:sz="0" w:space="0" w:color="auto"/>
      </w:divBdr>
    </w:div>
    <w:div w:id="138114341">
      <w:bodyDiv w:val="1"/>
      <w:marLeft w:val="0"/>
      <w:marRight w:val="0"/>
      <w:marTop w:val="0"/>
      <w:marBottom w:val="0"/>
      <w:divBdr>
        <w:top w:val="none" w:sz="0" w:space="0" w:color="auto"/>
        <w:left w:val="none" w:sz="0" w:space="0" w:color="auto"/>
        <w:bottom w:val="none" w:sz="0" w:space="0" w:color="auto"/>
        <w:right w:val="none" w:sz="0" w:space="0" w:color="auto"/>
      </w:divBdr>
    </w:div>
    <w:div w:id="138308276">
      <w:bodyDiv w:val="1"/>
      <w:marLeft w:val="0"/>
      <w:marRight w:val="0"/>
      <w:marTop w:val="0"/>
      <w:marBottom w:val="0"/>
      <w:divBdr>
        <w:top w:val="none" w:sz="0" w:space="0" w:color="auto"/>
        <w:left w:val="none" w:sz="0" w:space="0" w:color="auto"/>
        <w:bottom w:val="none" w:sz="0" w:space="0" w:color="auto"/>
        <w:right w:val="none" w:sz="0" w:space="0" w:color="auto"/>
      </w:divBdr>
    </w:div>
    <w:div w:id="138350110">
      <w:bodyDiv w:val="1"/>
      <w:marLeft w:val="0"/>
      <w:marRight w:val="0"/>
      <w:marTop w:val="0"/>
      <w:marBottom w:val="0"/>
      <w:divBdr>
        <w:top w:val="none" w:sz="0" w:space="0" w:color="auto"/>
        <w:left w:val="none" w:sz="0" w:space="0" w:color="auto"/>
        <w:bottom w:val="none" w:sz="0" w:space="0" w:color="auto"/>
        <w:right w:val="none" w:sz="0" w:space="0" w:color="auto"/>
      </w:divBdr>
    </w:div>
    <w:div w:id="138420782">
      <w:bodyDiv w:val="1"/>
      <w:marLeft w:val="0"/>
      <w:marRight w:val="0"/>
      <w:marTop w:val="0"/>
      <w:marBottom w:val="0"/>
      <w:divBdr>
        <w:top w:val="none" w:sz="0" w:space="0" w:color="auto"/>
        <w:left w:val="none" w:sz="0" w:space="0" w:color="auto"/>
        <w:bottom w:val="none" w:sz="0" w:space="0" w:color="auto"/>
        <w:right w:val="none" w:sz="0" w:space="0" w:color="auto"/>
      </w:divBdr>
    </w:div>
    <w:div w:id="138500500">
      <w:bodyDiv w:val="1"/>
      <w:marLeft w:val="0"/>
      <w:marRight w:val="0"/>
      <w:marTop w:val="0"/>
      <w:marBottom w:val="0"/>
      <w:divBdr>
        <w:top w:val="none" w:sz="0" w:space="0" w:color="auto"/>
        <w:left w:val="none" w:sz="0" w:space="0" w:color="auto"/>
        <w:bottom w:val="none" w:sz="0" w:space="0" w:color="auto"/>
        <w:right w:val="none" w:sz="0" w:space="0" w:color="auto"/>
      </w:divBdr>
    </w:div>
    <w:div w:id="138543537">
      <w:bodyDiv w:val="1"/>
      <w:marLeft w:val="0"/>
      <w:marRight w:val="0"/>
      <w:marTop w:val="0"/>
      <w:marBottom w:val="0"/>
      <w:divBdr>
        <w:top w:val="none" w:sz="0" w:space="0" w:color="auto"/>
        <w:left w:val="none" w:sz="0" w:space="0" w:color="auto"/>
        <w:bottom w:val="none" w:sz="0" w:space="0" w:color="auto"/>
        <w:right w:val="none" w:sz="0" w:space="0" w:color="auto"/>
      </w:divBdr>
    </w:div>
    <w:div w:id="138543833">
      <w:bodyDiv w:val="1"/>
      <w:marLeft w:val="0"/>
      <w:marRight w:val="0"/>
      <w:marTop w:val="0"/>
      <w:marBottom w:val="0"/>
      <w:divBdr>
        <w:top w:val="none" w:sz="0" w:space="0" w:color="auto"/>
        <w:left w:val="none" w:sz="0" w:space="0" w:color="auto"/>
        <w:bottom w:val="none" w:sz="0" w:space="0" w:color="auto"/>
        <w:right w:val="none" w:sz="0" w:space="0" w:color="auto"/>
      </w:divBdr>
    </w:div>
    <w:div w:id="138546944">
      <w:bodyDiv w:val="1"/>
      <w:marLeft w:val="0"/>
      <w:marRight w:val="0"/>
      <w:marTop w:val="0"/>
      <w:marBottom w:val="0"/>
      <w:divBdr>
        <w:top w:val="none" w:sz="0" w:space="0" w:color="auto"/>
        <w:left w:val="none" w:sz="0" w:space="0" w:color="auto"/>
        <w:bottom w:val="none" w:sz="0" w:space="0" w:color="auto"/>
        <w:right w:val="none" w:sz="0" w:space="0" w:color="auto"/>
      </w:divBdr>
    </w:div>
    <w:div w:id="138688663">
      <w:bodyDiv w:val="1"/>
      <w:marLeft w:val="0"/>
      <w:marRight w:val="0"/>
      <w:marTop w:val="0"/>
      <w:marBottom w:val="0"/>
      <w:divBdr>
        <w:top w:val="none" w:sz="0" w:space="0" w:color="auto"/>
        <w:left w:val="none" w:sz="0" w:space="0" w:color="auto"/>
        <w:bottom w:val="none" w:sz="0" w:space="0" w:color="auto"/>
        <w:right w:val="none" w:sz="0" w:space="0" w:color="auto"/>
      </w:divBdr>
    </w:div>
    <w:div w:id="138740265">
      <w:bodyDiv w:val="1"/>
      <w:marLeft w:val="0"/>
      <w:marRight w:val="0"/>
      <w:marTop w:val="0"/>
      <w:marBottom w:val="0"/>
      <w:divBdr>
        <w:top w:val="none" w:sz="0" w:space="0" w:color="auto"/>
        <w:left w:val="none" w:sz="0" w:space="0" w:color="auto"/>
        <w:bottom w:val="none" w:sz="0" w:space="0" w:color="auto"/>
        <w:right w:val="none" w:sz="0" w:space="0" w:color="auto"/>
      </w:divBdr>
    </w:div>
    <w:div w:id="138809610">
      <w:bodyDiv w:val="1"/>
      <w:marLeft w:val="0"/>
      <w:marRight w:val="0"/>
      <w:marTop w:val="0"/>
      <w:marBottom w:val="0"/>
      <w:divBdr>
        <w:top w:val="none" w:sz="0" w:space="0" w:color="auto"/>
        <w:left w:val="none" w:sz="0" w:space="0" w:color="auto"/>
        <w:bottom w:val="none" w:sz="0" w:space="0" w:color="auto"/>
        <w:right w:val="none" w:sz="0" w:space="0" w:color="auto"/>
      </w:divBdr>
    </w:div>
    <w:div w:id="139084086">
      <w:bodyDiv w:val="1"/>
      <w:marLeft w:val="0"/>
      <w:marRight w:val="0"/>
      <w:marTop w:val="0"/>
      <w:marBottom w:val="0"/>
      <w:divBdr>
        <w:top w:val="none" w:sz="0" w:space="0" w:color="auto"/>
        <w:left w:val="none" w:sz="0" w:space="0" w:color="auto"/>
        <w:bottom w:val="none" w:sz="0" w:space="0" w:color="auto"/>
        <w:right w:val="none" w:sz="0" w:space="0" w:color="auto"/>
      </w:divBdr>
    </w:div>
    <w:div w:id="139198820">
      <w:bodyDiv w:val="1"/>
      <w:marLeft w:val="0"/>
      <w:marRight w:val="0"/>
      <w:marTop w:val="0"/>
      <w:marBottom w:val="0"/>
      <w:divBdr>
        <w:top w:val="none" w:sz="0" w:space="0" w:color="auto"/>
        <w:left w:val="none" w:sz="0" w:space="0" w:color="auto"/>
        <w:bottom w:val="none" w:sz="0" w:space="0" w:color="auto"/>
        <w:right w:val="none" w:sz="0" w:space="0" w:color="auto"/>
      </w:divBdr>
    </w:div>
    <w:div w:id="139346194">
      <w:bodyDiv w:val="1"/>
      <w:marLeft w:val="0"/>
      <w:marRight w:val="0"/>
      <w:marTop w:val="0"/>
      <w:marBottom w:val="0"/>
      <w:divBdr>
        <w:top w:val="none" w:sz="0" w:space="0" w:color="auto"/>
        <w:left w:val="none" w:sz="0" w:space="0" w:color="auto"/>
        <w:bottom w:val="none" w:sz="0" w:space="0" w:color="auto"/>
        <w:right w:val="none" w:sz="0" w:space="0" w:color="auto"/>
      </w:divBdr>
    </w:div>
    <w:div w:id="139352345">
      <w:bodyDiv w:val="1"/>
      <w:marLeft w:val="0"/>
      <w:marRight w:val="0"/>
      <w:marTop w:val="0"/>
      <w:marBottom w:val="0"/>
      <w:divBdr>
        <w:top w:val="none" w:sz="0" w:space="0" w:color="auto"/>
        <w:left w:val="none" w:sz="0" w:space="0" w:color="auto"/>
        <w:bottom w:val="none" w:sz="0" w:space="0" w:color="auto"/>
        <w:right w:val="none" w:sz="0" w:space="0" w:color="auto"/>
      </w:divBdr>
    </w:div>
    <w:div w:id="139466462">
      <w:bodyDiv w:val="1"/>
      <w:marLeft w:val="0"/>
      <w:marRight w:val="0"/>
      <w:marTop w:val="0"/>
      <w:marBottom w:val="0"/>
      <w:divBdr>
        <w:top w:val="none" w:sz="0" w:space="0" w:color="auto"/>
        <w:left w:val="none" w:sz="0" w:space="0" w:color="auto"/>
        <w:bottom w:val="none" w:sz="0" w:space="0" w:color="auto"/>
        <w:right w:val="none" w:sz="0" w:space="0" w:color="auto"/>
      </w:divBdr>
    </w:div>
    <w:div w:id="139732377">
      <w:bodyDiv w:val="1"/>
      <w:marLeft w:val="0"/>
      <w:marRight w:val="0"/>
      <w:marTop w:val="0"/>
      <w:marBottom w:val="0"/>
      <w:divBdr>
        <w:top w:val="none" w:sz="0" w:space="0" w:color="auto"/>
        <w:left w:val="none" w:sz="0" w:space="0" w:color="auto"/>
        <w:bottom w:val="none" w:sz="0" w:space="0" w:color="auto"/>
        <w:right w:val="none" w:sz="0" w:space="0" w:color="auto"/>
      </w:divBdr>
    </w:div>
    <w:div w:id="139854064">
      <w:bodyDiv w:val="1"/>
      <w:marLeft w:val="0"/>
      <w:marRight w:val="0"/>
      <w:marTop w:val="0"/>
      <w:marBottom w:val="0"/>
      <w:divBdr>
        <w:top w:val="none" w:sz="0" w:space="0" w:color="auto"/>
        <w:left w:val="none" w:sz="0" w:space="0" w:color="auto"/>
        <w:bottom w:val="none" w:sz="0" w:space="0" w:color="auto"/>
        <w:right w:val="none" w:sz="0" w:space="0" w:color="auto"/>
      </w:divBdr>
    </w:div>
    <w:div w:id="139884176">
      <w:bodyDiv w:val="1"/>
      <w:marLeft w:val="0"/>
      <w:marRight w:val="0"/>
      <w:marTop w:val="0"/>
      <w:marBottom w:val="0"/>
      <w:divBdr>
        <w:top w:val="none" w:sz="0" w:space="0" w:color="auto"/>
        <w:left w:val="none" w:sz="0" w:space="0" w:color="auto"/>
        <w:bottom w:val="none" w:sz="0" w:space="0" w:color="auto"/>
        <w:right w:val="none" w:sz="0" w:space="0" w:color="auto"/>
      </w:divBdr>
    </w:div>
    <w:div w:id="139885622">
      <w:bodyDiv w:val="1"/>
      <w:marLeft w:val="0"/>
      <w:marRight w:val="0"/>
      <w:marTop w:val="0"/>
      <w:marBottom w:val="0"/>
      <w:divBdr>
        <w:top w:val="none" w:sz="0" w:space="0" w:color="auto"/>
        <w:left w:val="none" w:sz="0" w:space="0" w:color="auto"/>
        <w:bottom w:val="none" w:sz="0" w:space="0" w:color="auto"/>
        <w:right w:val="none" w:sz="0" w:space="0" w:color="auto"/>
      </w:divBdr>
    </w:div>
    <w:div w:id="139928011">
      <w:bodyDiv w:val="1"/>
      <w:marLeft w:val="0"/>
      <w:marRight w:val="0"/>
      <w:marTop w:val="0"/>
      <w:marBottom w:val="0"/>
      <w:divBdr>
        <w:top w:val="none" w:sz="0" w:space="0" w:color="auto"/>
        <w:left w:val="none" w:sz="0" w:space="0" w:color="auto"/>
        <w:bottom w:val="none" w:sz="0" w:space="0" w:color="auto"/>
        <w:right w:val="none" w:sz="0" w:space="0" w:color="auto"/>
      </w:divBdr>
    </w:div>
    <w:div w:id="139928152">
      <w:bodyDiv w:val="1"/>
      <w:marLeft w:val="0"/>
      <w:marRight w:val="0"/>
      <w:marTop w:val="0"/>
      <w:marBottom w:val="0"/>
      <w:divBdr>
        <w:top w:val="none" w:sz="0" w:space="0" w:color="auto"/>
        <w:left w:val="none" w:sz="0" w:space="0" w:color="auto"/>
        <w:bottom w:val="none" w:sz="0" w:space="0" w:color="auto"/>
        <w:right w:val="none" w:sz="0" w:space="0" w:color="auto"/>
      </w:divBdr>
    </w:div>
    <w:div w:id="140075700">
      <w:bodyDiv w:val="1"/>
      <w:marLeft w:val="0"/>
      <w:marRight w:val="0"/>
      <w:marTop w:val="0"/>
      <w:marBottom w:val="0"/>
      <w:divBdr>
        <w:top w:val="none" w:sz="0" w:space="0" w:color="auto"/>
        <w:left w:val="none" w:sz="0" w:space="0" w:color="auto"/>
        <w:bottom w:val="none" w:sz="0" w:space="0" w:color="auto"/>
        <w:right w:val="none" w:sz="0" w:space="0" w:color="auto"/>
      </w:divBdr>
    </w:div>
    <w:div w:id="140117788">
      <w:bodyDiv w:val="1"/>
      <w:marLeft w:val="0"/>
      <w:marRight w:val="0"/>
      <w:marTop w:val="0"/>
      <w:marBottom w:val="0"/>
      <w:divBdr>
        <w:top w:val="none" w:sz="0" w:space="0" w:color="auto"/>
        <w:left w:val="none" w:sz="0" w:space="0" w:color="auto"/>
        <w:bottom w:val="none" w:sz="0" w:space="0" w:color="auto"/>
        <w:right w:val="none" w:sz="0" w:space="0" w:color="auto"/>
      </w:divBdr>
    </w:div>
    <w:div w:id="140123285">
      <w:bodyDiv w:val="1"/>
      <w:marLeft w:val="0"/>
      <w:marRight w:val="0"/>
      <w:marTop w:val="0"/>
      <w:marBottom w:val="0"/>
      <w:divBdr>
        <w:top w:val="none" w:sz="0" w:space="0" w:color="auto"/>
        <w:left w:val="none" w:sz="0" w:space="0" w:color="auto"/>
        <w:bottom w:val="none" w:sz="0" w:space="0" w:color="auto"/>
        <w:right w:val="none" w:sz="0" w:space="0" w:color="auto"/>
      </w:divBdr>
    </w:div>
    <w:div w:id="140199856">
      <w:bodyDiv w:val="1"/>
      <w:marLeft w:val="0"/>
      <w:marRight w:val="0"/>
      <w:marTop w:val="0"/>
      <w:marBottom w:val="0"/>
      <w:divBdr>
        <w:top w:val="none" w:sz="0" w:space="0" w:color="auto"/>
        <w:left w:val="none" w:sz="0" w:space="0" w:color="auto"/>
        <w:bottom w:val="none" w:sz="0" w:space="0" w:color="auto"/>
        <w:right w:val="none" w:sz="0" w:space="0" w:color="auto"/>
      </w:divBdr>
    </w:div>
    <w:div w:id="140268283">
      <w:bodyDiv w:val="1"/>
      <w:marLeft w:val="0"/>
      <w:marRight w:val="0"/>
      <w:marTop w:val="0"/>
      <w:marBottom w:val="0"/>
      <w:divBdr>
        <w:top w:val="none" w:sz="0" w:space="0" w:color="auto"/>
        <w:left w:val="none" w:sz="0" w:space="0" w:color="auto"/>
        <w:bottom w:val="none" w:sz="0" w:space="0" w:color="auto"/>
        <w:right w:val="none" w:sz="0" w:space="0" w:color="auto"/>
      </w:divBdr>
    </w:div>
    <w:div w:id="140344431">
      <w:bodyDiv w:val="1"/>
      <w:marLeft w:val="0"/>
      <w:marRight w:val="0"/>
      <w:marTop w:val="0"/>
      <w:marBottom w:val="0"/>
      <w:divBdr>
        <w:top w:val="none" w:sz="0" w:space="0" w:color="auto"/>
        <w:left w:val="none" w:sz="0" w:space="0" w:color="auto"/>
        <w:bottom w:val="none" w:sz="0" w:space="0" w:color="auto"/>
        <w:right w:val="none" w:sz="0" w:space="0" w:color="auto"/>
      </w:divBdr>
    </w:div>
    <w:div w:id="140655883">
      <w:bodyDiv w:val="1"/>
      <w:marLeft w:val="0"/>
      <w:marRight w:val="0"/>
      <w:marTop w:val="0"/>
      <w:marBottom w:val="0"/>
      <w:divBdr>
        <w:top w:val="none" w:sz="0" w:space="0" w:color="auto"/>
        <w:left w:val="none" w:sz="0" w:space="0" w:color="auto"/>
        <w:bottom w:val="none" w:sz="0" w:space="0" w:color="auto"/>
        <w:right w:val="none" w:sz="0" w:space="0" w:color="auto"/>
      </w:divBdr>
    </w:div>
    <w:div w:id="141044754">
      <w:bodyDiv w:val="1"/>
      <w:marLeft w:val="0"/>
      <w:marRight w:val="0"/>
      <w:marTop w:val="0"/>
      <w:marBottom w:val="0"/>
      <w:divBdr>
        <w:top w:val="none" w:sz="0" w:space="0" w:color="auto"/>
        <w:left w:val="none" w:sz="0" w:space="0" w:color="auto"/>
        <w:bottom w:val="none" w:sz="0" w:space="0" w:color="auto"/>
        <w:right w:val="none" w:sz="0" w:space="0" w:color="auto"/>
      </w:divBdr>
    </w:div>
    <w:div w:id="141049801">
      <w:bodyDiv w:val="1"/>
      <w:marLeft w:val="0"/>
      <w:marRight w:val="0"/>
      <w:marTop w:val="0"/>
      <w:marBottom w:val="0"/>
      <w:divBdr>
        <w:top w:val="none" w:sz="0" w:space="0" w:color="auto"/>
        <w:left w:val="none" w:sz="0" w:space="0" w:color="auto"/>
        <w:bottom w:val="none" w:sz="0" w:space="0" w:color="auto"/>
        <w:right w:val="none" w:sz="0" w:space="0" w:color="auto"/>
      </w:divBdr>
    </w:div>
    <w:div w:id="141122359">
      <w:bodyDiv w:val="1"/>
      <w:marLeft w:val="0"/>
      <w:marRight w:val="0"/>
      <w:marTop w:val="0"/>
      <w:marBottom w:val="0"/>
      <w:divBdr>
        <w:top w:val="none" w:sz="0" w:space="0" w:color="auto"/>
        <w:left w:val="none" w:sz="0" w:space="0" w:color="auto"/>
        <w:bottom w:val="none" w:sz="0" w:space="0" w:color="auto"/>
        <w:right w:val="none" w:sz="0" w:space="0" w:color="auto"/>
      </w:divBdr>
    </w:div>
    <w:div w:id="141165644">
      <w:bodyDiv w:val="1"/>
      <w:marLeft w:val="0"/>
      <w:marRight w:val="0"/>
      <w:marTop w:val="0"/>
      <w:marBottom w:val="0"/>
      <w:divBdr>
        <w:top w:val="none" w:sz="0" w:space="0" w:color="auto"/>
        <w:left w:val="none" w:sz="0" w:space="0" w:color="auto"/>
        <w:bottom w:val="none" w:sz="0" w:space="0" w:color="auto"/>
        <w:right w:val="none" w:sz="0" w:space="0" w:color="auto"/>
      </w:divBdr>
    </w:div>
    <w:div w:id="141167657">
      <w:bodyDiv w:val="1"/>
      <w:marLeft w:val="0"/>
      <w:marRight w:val="0"/>
      <w:marTop w:val="0"/>
      <w:marBottom w:val="0"/>
      <w:divBdr>
        <w:top w:val="none" w:sz="0" w:space="0" w:color="auto"/>
        <w:left w:val="none" w:sz="0" w:space="0" w:color="auto"/>
        <w:bottom w:val="none" w:sz="0" w:space="0" w:color="auto"/>
        <w:right w:val="none" w:sz="0" w:space="0" w:color="auto"/>
      </w:divBdr>
    </w:div>
    <w:div w:id="141193650">
      <w:bodyDiv w:val="1"/>
      <w:marLeft w:val="0"/>
      <w:marRight w:val="0"/>
      <w:marTop w:val="0"/>
      <w:marBottom w:val="0"/>
      <w:divBdr>
        <w:top w:val="none" w:sz="0" w:space="0" w:color="auto"/>
        <w:left w:val="none" w:sz="0" w:space="0" w:color="auto"/>
        <w:bottom w:val="none" w:sz="0" w:space="0" w:color="auto"/>
        <w:right w:val="none" w:sz="0" w:space="0" w:color="auto"/>
      </w:divBdr>
    </w:div>
    <w:div w:id="141243596">
      <w:bodyDiv w:val="1"/>
      <w:marLeft w:val="0"/>
      <w:marRight w:val="0"/>
      <w:marTop w:val="0"/>
      <w:marBottom w:val="0"/>
      <w:divBdr>
        <w:top w:val="none" w:sz="0" w:space="0" w:color="auto"/>
        <w:left w:val="none" w:sz="0" w:space="0" w:color="auto"/>
        <w:bottom w:val="none" w:sz="0" w:space="0" w:color="auto"/>
        <w:right w:val="none" w:sz="0" w:space="0" w:color="auto"/>
      </w:divBdr>
    </w:div>
    <w:div w:id="141699720">
      <w:bodyDiv w:val="1"/>
      <w:marLeft w:val="0"/>
      <w:marRight w:val="0"/>
      <w:marTop w:val="0"/>
      <w:marBottom w:val="0"/>
      <w:divBdr>
        <w:top w:val="none" w:sz="0" w:space="0" w:color="auto"/>
        <w:left w:val="none" w:sz="0" w:space="0" w:color="auto"/>
        <w:bottom w:val="none" w:sz="0" w:space="0" w:color="auto"/>
        <w:right w:val="none" w:sz="0" w:space="0" w:color="auto"/>
      </w:divBdr>
    </w:div>
    <w:div w:id="142043623">
      <w:bodyDiv w:val="1"/>
      <w:marLeft w:val="0"/>
      <w:marRight w:val="0"/>
      <w:marTop w:val="0"/>
      <w:marBottom w:val="0"/>
      <w:divBdr>
        <w:top w:val="none" w:sz="0" w:space="0" w:color="auto"/>
        <w:left w:val="none" w:sz="0" w:space="0" w:color="auto"/>
        <w:bottom w:val="none" w:sz="0" w:space="0" w:color="auto"/>
        <w:right w:val="none" w:sz="0" w:space="0" w:color="auto"/>
      </w:divBdr>
    </w:div>
    <w:div w:id="142084315">
      <w:bodyDiv w:val="1"/>
      <w:marLeft w:val="0"/>
      <w:marRight w:val="0"/>
      <w:marTop w:val="0"/>
      <w:marBottom w:val="0"/>
      <w:divBdr>
        <w:top w:val="none" w:sz="0" w:space="0" w:color="auto"/>
        <w:left w:val="none" w:sz="0" w:space="0" w:color="auto"/>
        <w:bottom w:val="none" w:sz="0" w:space="0" w:color="auto"/>
        <w:right w:val="none" w:sz="0" w:space="0" w:color="auto"/>
      </w:divBdr>
    </w:div>
    <w:div w:id="142241738">
      <w:bodyDiv w:val="1"/>
      <w:marLeft w:val="0"/>
      <w:marRight w:val="0"/>
      <w:marTop w:val="0"/>
      <w:marBottom w:val="0"/>
      <w:divBdr>
        <w:top w:val="none" w:sz="0" w:space="0" w:color="auto"/>
        <w:left w:val="none" w:sz="0" w:space="0" w:color="auto"/>
        <w:bottom w:val="none" w:sz="0" w:space="0" w:color="auto"/>
        <w:right w:val="none" w:sz="0" w:space="0" w:color="auto"/>
      </w:divBdr>
    </w:div>
    <w:div w:id="142430850">
      <w:bodyDiv w:val="1"/>
      <w:marLeft w:val="0"/>
      <w:marRight w:val="0"/>
      <w:marTop w:val="0"/>
      <w:marBottom w:val="0"/>
      <w:divBdr>
        <w:top w:val="none" w:sz="0" w:space="0" w:color="auto"/>
        <w:left w:val="none" w:sz="0" w:space="0" w:color="auto"/>
        <w:bottom w:val="none" w:sz="0" w:space="0" w:color="auto"/>
        <w:right w:val="none" w:sz="0" w:space="0" w:color="auto"/>
      </w:divBdr>
    </w:div>
    <w:div w:id="142888713">
      <w:bodyDiv w:val="1"/>
      <w:marLeft w:val="0"/>
      <w:marRight w:val="0"/>
      <w:marTop w:val="0"/>
      <w:marBottom w:val="0"/>
      <w:divBdr>
        <w:top w:val="none" w:sz="0" w:space="0" w:color="auto"/>
        <w:left w:val="none" w:sz="0" w:space="0" w:color="auto"/>
        <w:bottom w:val="none" w:sz="0" w:space="0" w:color="auto"/>
        <w:right w:val="none" w:sz="0" w:space="0" w:color="auto"/>
      </w:divBdr>
    </w:div>
    <w:div w:id="142940214">
      <w:bodyDiv w:val="1"/>
      <w:marLeft w:val="0"/>
      <w:marRight w:val="0"/>
      <w:marTop w:val="0"/>
      <w:marBottom w:val="0"/>
      <w:divBdr>
        <w:top w:val="none" w:sz="0" w:space="0" w:color="auto"/>
        <w:left w:val="none" w:sz="0" w:space="0" w:color="auto"/>
        <w:bottom w:val="none" w:sz="0" w:space="0" w:color="auto"/>
        <w:right w:val="none" w:sz="0" w:space="0" w:color="auto"/>
      </w:divBdr>
    </w:div>
    <w:div w:id="143088028">
      <w:bodyDiv w:val="1"/>
      <w:marLeft w:val="0"/>
      <w:marRight w:val="0"/>
      <w:marTop w:val="0"/>
      <w:marBottom w:val="0"/>
      <w:divBdr>
        <w:top w:val="none" w:sz="0" w:space="0" w:color="auto"/>
        <w:left w:val="none" w:sz="0" w:space="0" w:color="auto"/>
        <w:bottom w:val="none" w:sz="0" w:space="0" w:color="auto"/>
        <w:right w:val="none" w:sz="0" w:space="0" w:color="auto"/>
      </w:divBdr>
    </w:div>
    <w:div w:id="143284690">
      <w:bodyDiv w:val="1"/>
      <w:marLeft w:val="0"/>
      <w:marRight w:val="0"/>
      <w:marTop w:val="0"/>
      <w:marBottom w:val="0"/>
      <w:divBdr>
        <w:top w:val="none" w:sz="0" w:space="0" w:color="auto"/>
        <w:left w:val="none" w:sz="0" w:space="0" w:color="auto"/>
        <w:bottom w:val="none" w:sz="0" w:space="0" w:color="auto"/>
        <w:right w:val="none" w:sz="0" w:space="0" w:color="auto"/>
      </w:divBdr>
    </w:div>
    <w:div w:id="143468484">
      <w:bodyDiv w:val="1"/>
      <w:marLeft w:val="0"/>
      <w:marRight w:val="0"/>
      <w:marTop w:val="0"/>
      <w:marBottom w:val="0"/>
      <w:divBdr>
        <w:top w:val="none" w:sz="0" w:space="0" w:color="auto"/>
        <w:left w:val="none" w:sz="0" w:space="0" w:color="auto"/>
        <w:bottom w:val="none" w:sz="0" w:space="0" w:color="auto"/>
        <w:right w:val="none" w:sz="0" w:space="0" w:color="auto"/>
      </w:divBdr>
    </w:div>
    <w:div w:id="143470357">
      <w:bodyDiv w:val="1"/>
      <w:marLeft w:val="0"/>
      <w:marRight w:val="0"/>
      <w:marTop w:val="0"/>
      <w:marBottom w:val="0"/>
      <w:divBdr>
        <w:top w:val="none" w:sz="0" w:space="0" w:color="auto"/>
        <w:left w:val="none" w:sz="0" w:space="0" w:color="auto"/>
        <w:bottom w:val="none" w:sz="0" w:space="0" w:color="auto"/>
        <w:right w:val="none" w:sz="0" w:space="0" w:color="auto"/>
      </w:divBdr>
    </w:div>
    <w:div w:id="143544913">
      <w:bodyDiv w:val="1"/>
      <w:marLeft w:val="0"/>
      <w:marRight w:val="0"/>
      <w:marTop w:val="0"/>
      <w:marBottom w:val="0"/>
      <w:divBdr>
        <w:top w:val="none" w:sz="0" w:space="0" w:color="auto"/>
        <w:left w:val="none" w:sz="0" w:space="0" w:color="auto"/>
        <w:bottom w:val="none" w:sz="0" w:space="0" w:color="auto"/>
        <w:right w:val="none" w:sz="0" w:space="0" w:color="auto"/>
      </w:divBdr>
    </w:div>
    <w:div w:id="144592881">
      <w:bodyDiv w:val="1"/>
      <w:marLeft w:val="0"/>
      <w:marRight w:val="0"/>
      <w:marTop w:val="0"/>
      <w:marBottom w:val="0"/>
      <w:divBdr>
        <w:top w:val="none" w:sz="0" w:space="0" w:color="auto"/>
        <w:left w:val="none" w:sz="0" w:space="0" w:color="auto"/>
        <w:bottom w:val="none" w:sz="0" w:space="0" w:color="auto"/>
        <w:right w:val="none" w:sz="0" w:space="0" w:color="auto"/>
      </w:divBdr>
    </w:div>
    <w:div w:id="144976488">
      <w:bodyDiv w:val="1"/>
      <w:marLeft w:val="0"/>
      <w:marRight w:val="0"/>
      <w:marTop w:val="0"/>
      <w:marBottom w:val="0"/>
      <w:divBdr>
        <w:top w:val="none" w:sz="0" w:space="0" w:color="auto"/>
        <w:left w:val="none" w:sz="0" w:space="0" w:color="auto"/>
        <w:bottom w:val="none" w:sz="0" w:space="0" w:color="auto"/>
        <w:right w:val="none" w:sz="0" w:space="0" w:color="auto"/>
      </w:divBdr>
    </w:div>
    <w:div w:id="144977978">
      <w:bodyDiv w:val="1"/>
      <w:marLeft w:val="0"/>
      <w:marRight w:val="0"/>
      <w:marTop w:val="0"/>
      <w:marBottom w:val="0"/>
      <w:divBdr>
        <w:top w:val="none" w:sz="0" w:space="0" w:color="auto"/>
        <w:left w:val="none" w:sz="0" w:space="0" w:color="auto"/>
        <w:bottom w:val="none" w:sz="0" w:space="0" w:color="auto"/>
        <w:right w:val="none" w:sz="0" w:space="0" w:color="auto"/>
      </w:divBdr>
    </w:div>
    <w:div w:id="145051319">
      <w:bodyDiv w:val="1"/>
      <w:marLeft w:val="0"/>
      <w:marRight w:val="0"/>
      <w:marTop w:val="0"/>
      <w:marBottom w:val="0"/>
      <w:divBdr>
        <w:top w:val="none" w:sz="0" w:space="0" w:color="auto"/>
        <w:left w:val="none" w:sz="0" w:space="0" w:color="auto"/>
        <w:bottom w:val="none" w:sz="0" w:space="0" w:color="auto"/>
        <w:right w:val="none" w:sz="0" w:space="0" w:color="auto"/>
      </w:divBdr>
    </w:div>
    <w:div w:id="145512881">
      <w:bodyDiv w:val="1"/>
      <w:marLeft w:val="0"/>
      <w:marRight w:val="0"/>
      <w:marTop w:val="0"/>
      <w:marBottom w:val="0"/>
      <w:divBdr>
        <w:top w:val="none" w:sz="0" w:space="0" w:color="auto"/>
        <w:left w:val="none" w:sz="0" w:space="0" w:color="auto"/>
        <w:bottom w:val="none" w:sz="0" w:space="0" w:color="auto"/>
        <w:right w:val="none" w:sz="0" w:space="0" w:color="auto"/>
      </w:divBdr>
    </w:div>
    <w:div w:id="145627624">
      <w:bodyDiv w:val="1"/>
      <w:marLeft w:val="0"/>
      <w:marRight w:val="0"/>
      <w:marTop w:val="0"/>
      <w:marBottom w:val="0"/>
      <w:divBdr>
        <w:top w:val="none" w:sz="0" w:space="0" w:color="auto"/>
        <w:left w:val="none" w:sz="0" w:space="0" w:color="auto"/>
        <w:bottom w:val="none" w:sz="0" w:space="0" w:color="auto"/>
        <w:right w:val="none" w:sz="0" w:space="0" w:color="auto"/>
      </w:divBdr>
    </w:div>
    <w:div w:id="145631672">
      <w:bodyDiv w:val="1"/>
      <w:marLeft w:val="0"/>
      <w:marRight w:val="0"/>
      <w:marTop w:val="0"/>
      <w:marBottom w:val="0"/>
      <w:divBdr>
        <w:top w:val="none" w:sz="0" w:space="0" w:color="auto"/>
        <w:left w:val="none" w:sz="0" w:space="0" w:color="auto"/>
        <w:bottom w:val="none" w:sz="0" w:space="0" w:color="auto"/>
        <w:right w:val="none" w:sz="0" w:space="0" w:color="auto"/>
      </w:divBdr>
    </w:div>
    <w:div w:id="145702900">
      <w:bodyDiv w:val="1"/>
      <w:marLeft w:val="0"/>
      <w:marRight w:val="0"/>
      <w:marTop w:val="0"/>
      <w:marBottom w:val="0"/>
      <w:divBdr>
        <w:top w:val="none" w:sz="0" w:space="0" w:color="auto"/>
        <w:left w:val="none" w:sz="0" w:space="0" w:color="auto"/>
        <w:bottom w:val="none" w:sz="0" w:space="0" w:color="auto"/>
        <w:right w:val="none" w:sz="0" w:space="0" w:color="auto"/>
      </w:divBdr>
    </w:div>
    <w:div w:id="145709054">
      <w:bodyDiv w:val="1"/>
      <w:marLeft w:val="0"/>
      <w:marRight w:val="0"/>
      <w:marTop w:val="0"/>
      <w:marBottom w:val="0"/>
      <w:divBdr>
        <w:top w:val="none" w:sz="0" w:space="0" w:color="auto"/>
        <w:left w:val="none" w:sz="0" w:space="0" w:color="auto"/>
        <w:bottom w:val="none" w:sz="0" w:space="0" w:color="auto"/>
        <w:right w:val="none" w:sz="0" w:space="0" w:color="auto"/>
      </w:divBdr>
    </w:div>
    <w:div w:id="145900769">
      <w:bodyDiv w:val="1"/>
      <w:marLeft w:val="0"/>
      <w:marRight w:val="0"/>
      <w:marTop w:val="0"/>
      <w:marBottom w:val="0"/>
      <w:divBdr>
        <w:top w:val="none" w:sz="0" w:space="0" w:color="auto"/>
        <w:left w:val="none" w:sz="0" w:space="0" w:color="auto"/>
        <w:bottom w:val="none" w:sz="0" w:space="0" w:color="auto"/>
        <w:right w:val="none" w:sz="0" w:space="0" w:color="auto"/>
      </w:divBdr>
    </w:div>
    <w:div w:id="145974976">
      <w:bodyDiv w:val="1"/>
      <w:marLeft w:val="0"/>
      <w:marRight w:val="0"/>
      <w:marTop w:val="0"/>
      <w:marBottom w:val="0"/>
      <w:divBdr>
        <w:top w:val="none" w:sz="0" w:space="0" w:color="auto"/>
        <w:left w:val="none" w:sz="0" w:space="0" w:color="auto"/>
        <w:bottom w:val="none" w:sz="0" w:space="0" w:color="auto"/>
        <w:right w:val="none" w:sz="0" w:space="0" w:color="auto"/>
      </w:divBdr>
    </w:div>
    <w:div w:id="146020886">
      <w:bodyDiv w:val="1"/>
      <w:marLeft w:val="0"/>
      <w:marRight w:val="0"/>
      <w:marTop w:val="0"/>
      <w:marBottom w:val="0"/>
      <w:divBdr>
        <w:top w:val="none" w:sz="0" w:space="0" w:color="auto"/>
        <w:left w:val="none" w:sz="0" w:space="0" w:color="auto"/>
        <w:bottom w:val="none" w:sz="0" w:space="0" w:color="auto"/>
        <w:right w:val="none" w:sz="0" w:space="0" w:color="auto"/>
      </w:divBdr>
    </w:div>
    <w:div w:id="146096368">
      <w:bodyDiv w:val="1"/>
      <w:marLeft w:val="0"/>
      <w:marRight w:val="0"/>
      <w:marTop w:val="0"/>
      <w:marBottom w:val="0"/>
      <w:divBdr>
        <w:top w:val="none" w:sz="0" w:space="0" w:color="auto"/>
        <w:left w:val="none" w:sz="0" w:space="0" w:color="auto"/>
        <w:bottom w:val="none" w:sz="0" w:space="0" w:color="auto"/>
        <w:right w:val="none" w:sz="0" w:space="0" w:color="auto"/>
      </w:divBdr>
    </w:div>
    <w:div w:id="146478077">
      <w:bodyDiv w:val="1"/>
      <w:marLeft w:val="0"/>
      <w:marRight w:val="0"/>
      <w:marTop w:val="0"/>
      <w:marBottom w:val="0"/>
      <w:divBdr>
        <w:top w:val="none" w:sz="0" w:space="0" w:color="auto"/>
        <w:left w:val="none" w:sz="0" w:space="0" w:color="auto"/>
        <w:bottom w:val="none" w:sz="0" w:space="0" w:color="auto"/>
        <w:right w:val="none" w:sz="0" w:space="0" w:color="auto"/>
      </w:divBdr>
    </w:div>
    <w:div w:id="146482682">
      <w:bodyDiv w:val="1"/>
      <w:marLeft w:val="0"/>
      <w:marRight w:val="0"/>
      <w:marTop w:val="0"/>
      <w:marBottom w:val="0"/>
      <w:divBdr>
        <w:top w:val="none" w:sz="0" w:space="0" w:color="auto"/>
        <w:left w:val="none" w:sz="0" w:space="0" w:color="auto"/>
        <w:bottom w:val="none" w:sz="0" w:space="0" w:color="auto"/>
        <w:right w:val="none" w:sz="0" w:space="0" w:color="auto"/>
      </w:divBdr>
    </w:div>
    <w:div w:id="146629930">
      <w:bodyDiv w:val="1"/>
      <w:marLeft w:val="0"/>
      <w:marRight w:val="0"/>
      <w:marTop w:val="0"/>
      <w:marBottom w:val="0"/>
      <w:divBdr>
        <w:top w:val="none" w:sz="0" w:space="0" w:color="auto"/>
        <w:left w:val="none" w:sz="0" w:space="0" w:color="auto"/>
        <w:bottom w:val="none" w:sz="0" w:space="0" w:color="auto"/>
        <w:right w:val="none" w:sz="0" w:space="0" w:color="auto"/>
      </w:divBdr>
    </w:div>
    <w:div w:id="146828012">
      <w:bodyDiv w:val="1"/>
      <w:marLeft w:val="0"/>
      <w:marRight w:val="0"/>
      <w:marTop w:val="0"/>
      <w:marBottom w:val="0"/>
      <w:divBdr>
        <w:top w:val="none" w:sz="0" w:space="0" w:color="auto"/>
        <w:left w:val="none" w:sz="0" w:space="0" w:color="auto"/>
        <w:bottom w:val="none" w:sz="0" w:space="0" w:color="auto"/>
        <w:right w:val="none" w:sz="0" w:space="0" w:color="auto"/>
      </w:divBdr>
    </w:div>
    <w:div w:id="147132186">
      <w:bodyDiv w:val="1"/>
      <w:marLeft w:val="0"/>
      <w:marRight w:val="0"/>
      <w:marTop w:val="0"/>
      <w:marBottom w:val="0"/>
      <w:divBdr>
        <w:top w:val="none" w:sz="0" w:space="0" w:color="auto"/>
        <w:left w:val="none" w:sz="0" w:space="0" w:color="auto"/>
        <w:bottom w:val="none" w:sz="0" w:space="0" w:color="auto"/>
        <w:right w:val="none" w:sz="0" w:space="0" w:color="auto"/>
      </w:divBdr>
    </w:div>
    <w:div w:id="147140996">
      <w:bodyDiv w:val="1"/>
      <w:marLeft w:val="0"/>
      <w:marRight w:val="0"/>
      <w:marTop w:val="0"/>
      <w:marBottom w:val="0"/>
      <w:divBdr>
        <w:top w:val="none" w:sz="0" w:space="0" w:color="auto"/>
        <w:left w:val="none" w:sz="0" w:space="0" w:color="auto"/>
        <w:bottom w:val="none" w:sz="0" w:space="0" w:color="auto"/>
        <w:right w:val="none" w:sz="0" w:space="0" w:color="auto"/>
      </w:divBdr>
    </w:div>
    <w:div w:id="147601123">
      <w:bodyDiv w:val="1"/>
      <w:marLeft w:val="0"/>
      <w:marRight w:val="0"/>
      <w:marTop w:val="0"/>
      <w:marBottom w:val="0"/>
      <w:divBdr>
        <w:top w:val="none" w:sz="0" w:space="0" w:color="auto"/>
        <w:left w:val="none" w:sz="0" w:space="0" w:color="auto"/>
        <w:bottom w:val="none" w:sz="0" w:space="0" w:color="auto"/>
        <w:right w:val="none" w:sz="0" w:space="0" w:color="auto"/>
      </w:divBdr>
    </w:div>
    <w:div w:id="148249296">
      <w:bodyDiv w:val="1"/>
      <w:marLeft w:val="0"/>
      <w:marRight w:val="0"/>
      <w:marTop w:val="0"/>
      <w:marBottom w:val="0"/>
      <w:divBdr>
        <w:top w:val="none" w:sz="0" w:space="0" w:color="auto"/>
        <w:left w:val="none" w:sz="0" w:space="0" w:color="auto"/>
        <w:bottom w:val="none" w:sz="0" w:space="0" w:color="auto"/>
        <w:right w:val="none" w:sz="0" w:space="0" w:color="auto"/>
      </w:divBdr>
    </w:div>
    <w:div w:id="148834279">
      <w:bodyDiv w:val="1"/>
      <w:marLeft w:val="0"/>
      <w:marRight w:val="0"/>
      <w:marTop w:val="0"/>
      <w:marBottom w:val="0"/>
      <w:divBdr>
        <w:top w:val="none" w:sz="0" w:space="0" w:color="auto"/>
        <w:left w:val="none" w:sz="0" w:space="0" w:color="auto"/>
        <w:bottom w:val="none" w:sz="0" w:space="0" w:color="auto"/>
        <w:right w:val="none" w:sz="0" w:space="0" w:color="auto"/>
      </w:divBdr>
    </w:div>
    <w:div w:id="148864686">
      <w:bodyDiv w:val="1"/>
      <w:marLeft w:val="0"/>
      <w:marRight w:val="0"/>
      <w:marTop w:val="0"/>
      <w:marBottom w:val="0"/>
      <w:divBdr>
        <w:top w:val="none" w:sz="0" w:space="0" w:color="auto"/>
        <w:left w:val="none" w:sz="0" w:space="0" w:color="auto"/>
        <w:bottom w:val="none" w:sz="0" w:space="0" w:color="auto"/>
        <w:right w:val="none" w:sz="0" w:space="0" w:color="auto"/>
      </w:divBdr>
    </w:div>
    <w:div w:id="149172872">
      <w:bodyDiv w:val="1"/>
      <w:marLeft w:val="0"/>
      <w:marRight w:val="0"/>
      <w:marTop w:val="0"/>
      <w:marBottom w:val="0"/>
      <w:divBdr>
        <w:top w:val="none" w:sz="0" w:space="0" w:color="auto"/>
        <w:left w:val="none" w:sz="0" w:space="0" w:color="auto"/>
        <w:bottom w:val="none" w:sz="0" w:space="0" w:color="auto"/>
        <w:right w:val="none" w:sz="0" w:space="0" w:color="auto"/>
      </w:divBdr>
    </w:div>
    <w:div w:id="149176469">
      <w:bodyDiv w:val="1"/>
      <w:marLeft w:val="0"/>
      <w:marRight w:val="0"/>
      <w:marTop w:val="0"/>
      <w:marBottom w:val="0"/>
      <w:divBdr>
        <w:top w:val="none" w:sz="0" w:space="0" w:color="auto"/>
        <w:left w:val="none" w:sz="0" w:space="0" w:color="auto"/>
        <w:bottom w:val="none" w:sz="0" w:space="0" w:color="auto"/>
        <w:right w:val="none" w:sz="0" w:space="0" w:color="auto"/>
      </w:divBdr>
    </w:div>
    <w:div w:id="149291246">
      <w:bodyDiv w:val="1"/>
      <w:marLeft w:val="0"/>
      <w:marRight w:val="0"/>
      <w:marTop w:val="0"/>
      <w:marBottom w:val="0"/>
      <w:divBdr>
        <w:top w:val="none" w:sz="0" w:space="0" w:color="auto"/>
        <w:left w:val="none" w:sz="0" w:space="0" w:color="auto"/>
        <w:bottom w:val="none" w:sz="0" w:space="0" w:color="auto"/>
        <w:right w:val="none" w:sz="0" w:space="0" w:color="auto"/>
      </w:divBdr>
    </w:div>
    <w:div w:id="149488047">
      <w:bodyDiv w:val="1"/>
      <w:marLeft w:val="0"/>
      <w:marRight w:val="0"/>
      <w:marTop w:val="0"/>
      <w:marBottom w:val="0"/>
      <w:divBdr>
        <w:top w:val="none" w:sz="0" w:space="0" w:color="auto"/>
        <w:left w:val="none" w:sz="0" w:space="0" w:color="auto"/>
        <w:bottom w:val="none" w:sz="0" w:space="0" w:color="auto"/>
        <w:right w:val="none" w:sz="0" w:space="0" w:color="auto"/>
      </w:divBdr>
    </w:div>
    <w:div w:id="149560174">
      <w:bodyDiv w:val="1"/>
      <w:marLeft w:val="0"/>
      <w:marRight w:val="0"/>
      <w:marTop w:val="0"/>
      <w:marBottom w:val="0"/>
      <w:divBdr>
        <w:top w:val="none" w:sz="0" w:space="0" w:color="auto"/>
        <w:left w:val="none" w:sz="0" w:space="0" w:color="auto"/>
        <w:bottom w:val="none" w:sz="0" w:space="0" w:color="auto"/>
        <w:right w:val="none" w:sz="0" w:space="0" w:color="auto"/>
      </w:divBdr>
    </w:div>
    <w:div w:id="149562996">
      <w:bodyDiv w:val="1"/>
      <w:marLeft w:val="0"/>
      <w:marRight w:val="0"/>
      <w:marTop w:val="0"/>
      <w:marBottom w:val="0"/>
      <w:divBdr>
        <w:top w:val="none" w:sz="0" w:space="0" w:color="auto"/>
        <w:left w:val="none" w:sz="0" w:space="0" w:color="auto"/>
        <w:bottom w:val="none" w:sz="0" w:space="0" w:color="auto"/>
        <w:right w:val="none" w:sz="0" w:space="0" w:color="auto"/>
      </w:divBdr>
    </w:div>
    <w:div w:id="149832666">
      <w:bodyDiv w:val="1"/>
      <w:marLeft w:val="0"/>
      <w:marRight w:val="0"/>
      <w:marTop w:val="0"/>
      <w:marBottom w:val="0"/>
      <w:divBdr>
        <w:top w:val="none" w:sz="0" w:space="0" w:color="auto"/>
        <w:left w:val="none" w:sz="0" w:space="0" w:color="auto"/>
        <w:bottom w:val="none" w:sz="0" w:space="0" w:color="auto"/>
        <w:right w:val="none" w:sz="0" w:space="0" w:color="auto"/>
      </w:divBdr>
    </w:div>
    <w:div w:id="149909774">
      <w:bodyDiv w:val="1"/>
      <w:marLeft w:val="0"/>
      <w:marRight w:val="0"/>
      <w:marTop w:val="0"/>
      <w:marBottom w:val="0"/>
      <w:divBdr>
        <w:top w:val="none" w:sz="0" w:space="0" w:color="auto"/>
        <w:left w:val="none" w:sz="0" w:space="0" w:color="auto"/>
        <w:bottom w:val="none" w:sz="0" w:space="0" w:color="auto"/>
        <w:right w:val="none" w:sz="0" w:space="0" w:color="auto"/>
      </w:divBdr>
    </w:div>
    <w:div w:id="149949182">
      <w:bodyDiv w:val="1"/>
      <w:marLeft w:val="0"/>
      <w:marRight w:val="0"/>
      <w:marTop w:val="0"/>
      <w:marBottom w:val="0"/>
      <w:divBdr>
        <w:top w:val="none" w:sz="0" w:space="0" w:color="auto"/>
        <w:left w:val="none" w:sz="0" w:space="0" w:color="auto"/>
        <w:bottom w:val="none" w:sz="0" w:space="0" w:color="auto"/>
        <w:right w:val="none" w:sz="0" w:space="0" w:color="auto"/>
      </w:divBdr>
    </w:div>
    <w:div w:id="149954215">
      <w:bodyDiv w:val="1"/>
      <w:marLeft w:val="0"/>
      <w:marRight w:val="0"/>
      <w:marTop w:val="0"/>
      <w:marBottom w:val="0"/>
      <w:divBdr>
        <w:top w:val="none" w:sz="0" w:space="0" w:color="auto"/>
        <w:left w:val="none" w:sz="0" w:space="0" w:color="auto"/>
        <w:bottom w:val="none" w:sz="0" w:space="0" w:color="auto"/>
        <w:right w:val="none" w:sz="0" w:space="0" w:color="auto"/>
      </w:divBdr>
    </w:div>
    <w:div w:id="150025954">
      <w:bodyDiv w:val="1"/>
      <w:marLeft w:val="0"/>
      <w:marRight w:val="0"/>
      <w:marTop w:val="0"/>
      <w:marBottom w:val="0"/>
      <w:divBdr>
        <w:top w:val="none" w:sz="0" w:space="0" w:color="auto"/>
        <w:left w:val="none" w:sz="0" w:space="0" w:color="auto"/>
        <w:bottom w:val="none" w:sz="0" w:space="0" w:color="auto"/>
        <w:right w:val="none" w:sz="0" w:space="0" w:color="auto"/>
      </w:divBdr>
    </w:div>
    <w:div w:id="150143374">
      <w:bodyDiv w:val="1"/>
      <w:marLeft w:val="0"/>
      <w:marRight w:val="0"/>
      <w:marTop w:val="0"/>
      <w:marBottom w:val="0"/>
      <w:divBdr>
        <w:top w:val="none" w:sz="0" w:space="0" w:color="auto"/>
        <w:left w:val="none" w:sz="0" w:space="0" w:color="auto"/>
        <w:bottom w:val="none" w:sz="0" w:space="0" w:color="auto"/>
        <w:right w:val="none" w:sz="0" w:space="0" w:color="auto"/>
      </w:divBdr>
    </w:div>
    <w:div w:id="150299296">
      <w:bodyDiv w:val="1"/>
      <w:marLeft w:val="0"/>
      <w:marRight w:val="0"/>
      <w:marTop w:val="0"/>
      <w:marBottom w:val="0"/>
      <w:divBdr>
        <w:top w:val="none" w:sz="0" w:space="0" w:color="auto"/>
        <w:left w:val="none" w:sz="0" w:space="0" w:color="auto"/>
        <w:bottom w:val="none" w:sz="0" w:space="0" w:color="auto"/>
        <w:right w:val="none" w:sz="0" w:space="0" w:color="auto"/>
      </w:divBdr>
    </w:div>
    <w:div w:id="150485715">
      <w:bodyDiv w:val="1"/>
      <w:marLeft w:val="0"/>
      <w:marRight w:val="0"/>
      <w:marTop w:val="0"/>
      <w:marBottom w:val="0"/>
      <w:divBdr>
        <w:top w:val="none" w:sz="0" w:space="0" w:color="auto"/>
        <w:left w:val="none" w:sz="0" w:space="0" w:color="auto"/>
        <w:bottom w:val="none" w:sz="0" w:space="0" w:color="auto"/>
        <w:right w:val="none" w:sz="0" w:space="0" w:color="auto"/>
      </w:divBdr>
    </w:div>
    <w:div w:id="150489737">
      <w:bodyDiv w:val="1"/>
      <w:marLeft w:val="0"/>
      <w:marRight w:val="0"/>
      <w:marTop w:val="0"/>
      <w:marBottom w:val="0"/>
      <w:divBdr>
        <w:top w:val="none" w:sz="0" w:space="0" w:color="auto"/>
        <w:left w:val="none" w:sz="0" w:space="0" w:color="auto"/>
        <w:bottom w:val="none" w:sz="0" w:space="0" w:color="auto"/>
        <w:right w:val="none" w:sz="0" w:space="0" w:color="auto"/>
      </w:divBdr>
    </w:div>
    <w:div w:id="150609161">
      <w:bodyDiv w:val="1"/>
      <w:marLeft w:val="0"/>
      <w:marRight w:val="0"/>
      <w:marTop w:val="0"/>
      <w:marBottom w:val="0"/>
      <w:divBdr>
        <w:top w:val="none" w:sz="0" w:space="0" w:color="auto"/>
        <w:left w:val="none" w:sz="0" w:space="0" w:color="auto"/>
        <w:bottom w:val="none" w:sz="0" w:space="0" w:color="auto"/>
        <w:right w:val="none" w:sz="0" w:space="0" w:color="auto"/>
      </w:divBdr>
    </w:div>
    <w:div w:id="151220099">
      <w:bodyDiv w:val="1"/>
      <w:marLeft w:val="0"/>
      <w:marRight w:val="0"/>
      <w:marTop w:val="0"/>
      <w:marBottom w:val="0"/>
      <w:divBdr>
        <w:top w:val="none" w:sz="0" w:space="0" w:color="auto"/>
        <w:left w:val="none" w:sz="0" w:space="0" w:color="auto"/>
        <w:bottom w:val="none" w:sz="0" w:space="0" w:color="auto"/>
        <w:right w:val="none" w:sz="0" w:space="0" w:color="auto"/>
      </w:divBdr>
    </w:div>
    <w:div w:id="151221489">
      <w:bodyDiv w:val="1"/>
      <w:marLeft w:val="0"/>
      <w:marRight w:val="0"/>
      <w:marTop w:val="0"/>
      <w:marBottom w:val="0"/>
      <w:divBdr>
        <w:top w:val="none" w:sz="0" w:space="0" w:color="auto"/>
        <w:left w:val="none" w:sz="0" w:space="0" w:color="auto"/>
        <w:bottom w:val="none" w:sz="0" w:space="0" w:color="auto"/>
        <w:right w:val="none" w:sz="0" w:space="0" w:color="auto"/>
      </w:divBdr>
    </w:div>
    <w:div w:id="151259109">
      <w:bodyDiv w:val="1"/>
      <w:marLeft w:val="0"/>
      <w:marRight w:val="0"/>
      <w:marTop w:val="0"/>
      <w:marBottom w:val="0"/>
      <w:divBdr>
        <w:top w:val="none" w:sz="0" w:space="0" w:color="auto"/>
        <w:left w:val="none" w:sz="0" w:space="0" w:color="auto"/>
        <w:bottom w:val="none" w:sz="0" w:space="0" w:color="auto"/>
        <w:right w:val="none" w:sz="0" w:space="0" w:color="auto"/>
      </w:divBdr>
    </w:div>
    <w:div w:id="151411468">
      <w:bodyDiv w:val="1"/>
      <w:marLeft w:val="0"/>
      <w:marRight w:val="0"/>
      <w:marTop w:val="0"/>
      <w:marBottom w:val="0"/>
      <w:divBdr>
        <w:top w:val="none" w:sz="0" w:space="0" w:color="auto"/>
        <w:left w:val="none" w:sz="0" w:space="0" w:color="auto"/>
        <w:bottom w:val="none" w:sz="0" w:space="0" w:color="auto"/>
        <w:right w:val="none" w:sz="0" w:space="0" w:color="auto"/>
      </w:divBdr>
    </w:div>
    <w:div w:id="151601693">
      <w:bodyDiv w:val="1"/>
      <w:marLeft w:val="0"/>
      <w:marRight w:val="0"/>
      <w:marTop w:val="0"/>
      <w:marBottom w:val="0"/>
      <w:divBdr>
        <w:top w:val="none" w:sz="0" w:space="0" w:color="auto"/>
        <w:left w:val="none" w:sz="0" w:space="0" w:color="auto"/>
        <w:bottom w:val="none" w:sz="0" w:space="0" w:color="auto"/>
        <w:right w:val="none" w:sz="0" w:space="0" w:color="auto"/>
      </w:divBdr>
    </w:div>
    <w:div w:id="151609212">
      <w:bodyDiv w:val="1"/>
      <w:marLeft w:val="0"/>
      <w:marRight w:val="0"/>
      <w:marTop w:val="0"/>
      <w:marBottom w:val="0"/>
      <w:divBdr>
        <w:top w:val="none" w:sz="0" w:space="0" w:color="auto"/>
        <w:left w:val="none" w:sz="0" w:space="0" w:color="auto"/>
        <w:bottom w:val="none" w:sz="0" w:space="0" w:color="auto"/>
        <w:right w:val="none" w:sz="0" w:space="0" w:color="auto"/>
      </w:divBdr>
    </w:div>
    <w:div w:id="151679870">
      <w:bodyDiv w:val="1"/>
      <w:marLeft w:val="0"/>
      <w:marRight w:val="0"/>
      <w:marTop w:val="0"/>
      <w:marBottom w:val="0"/>
      <w:divBdr>
        <w:top w:val="none" w:sz="0" w:space="0" w:color="auto"/>
        <w:left w:val="none" w:sz="0" w:space="0" w:color="auto"/>
        <w:bottom w:val="none" w:sz="0" w:space="0" w:color="auto"/>
        <w:right w:val="none" w:sz="0" w:space="0" w:color="auto"/>
      </w:divBdr>
    </w:div>
    <w:div w:id="152183930">
      <w:bodyDiv w:val="1"/>
      <w:marLeft w:val="0"/>
      <w:marRight w:val="0"/>
      <w:marTop w:val="0"/>
      <w:marBottom w:val="0"/>
      <w:divBdr>
        <w:top w:val="none" w:sz="0" w:space="0" w:color="auto"/>
        <w:left w:val="none" w:sz="0" w:space="0" w:color="auto"/>
        <w:bottom w:val="none" w:sz="0" w:space="0" w:color="auto"/>
        <w:right w:val="none" w:sz="0" w:space="0" w:color="auto"/>
      </w:divBdr>
    </w:div>
    <w:div w:id="152455459">
      <w:bodyDiv w:val="1"/>
      <w:marLeft w:val="0"/>
      <w:marRight w:val="0"/>
      <w:marTop w:val="0"/>
      <w:marBottom w:val="0"/>
      <w:divBdr>
        <w:top w:val="none" w:sz="0" w:space="0" w:color="auto"/>
        <w:left w:val="none" w:sz="0" w:space="0" w:color="auto"/>
        <w:bottom w:val="none" w:sz="0" w:space="0" w:color="auto"/>
        <w:right w:val="none" w:sz="0" w:space="0" w:color="auto"/>
      </w:divBdr>
    </w:div>
    <w:div w:id="152456008">
      <w:bodyDiv w:val="1"/>
      <w:marLeft w:val="0"/>
      <w:marRight w:val="0"/>
      <w:marTop w:val="0"/>
      <w:marBottom w:val="0"/>
      <w:divBdr>
        <w:top w:val="none" w:sz="0" w:space="0" w:color="auto"/>
        <w:left w:val="none" w:sz="0" w:space="0" w:color="auto"/>
        <w:bottom w:val="none" w:sz="0" w:space="0" w:color="auto"/>
        <w:right w:val="none" w:sz="0" w:space="0" w:color="auto"/>
      </w:divBdr>
    </w:div>
    <w:div w:id="152526188">
      <w:bodyDiv w:val="1"/>
      <w:marLeft w:val="0"/>
      <w:marRight w:val="0"/>
      <w:marTop w:val="0"/>
      <w:marBottom w:val="0"/>
      <w:divBdr>
        <w:top w:val="none" w:sz="0" w:space="0" w:color="auto"/>
        <w:left w:val="none" w:sz="0" w:space="0" w:color="auto"/>
        <w:bottom w:val="none" w:sz="0" w:space="0" w:color="auto"/>
        <w:right w:val="none" w:sz="0" w:space="0" w:color="auto"/>
      </w:divBdr>
    </w:div>
    <w:div w:id="152528718">
      <w:bodyDiv w:val="1"/>
      <w:marLeft w:val="0"/>
      <w:marRight w:val="0"/>
      <w:marTop w:val="0"/>
      <w:marBottom w:val="0"/>
      <w:divBdr>
        <w:top w:val="none" w:sz="0" w:space="0" w:color="auto"/>
        <w:left w:val="none" w:sz="0" w:space="0" w:color="auto"/>
        <w:bottom w:val="none" w:sz="0" w:space="0" w:color="auto"/>
        <w:right w:val="none" w:sz="0" w:space="0" w:color="auto"/>
      </w:divBdr>
    </w:div>
    <w:div w:id="152530808">
      <w:bodyDiv w:val="1"/>
      <w:marLeft w:val="0"/>
      <w:marRight w:val="0"/>
      <w:marTop w:val="0"/>
      <w:marBottom w:val="0"/>
      <w:divBdr>
        <w:top w:val="none" w:sz="0" w:space="0" w:color="auto"/>
        <w:left w:val="none" w:sz="0" w:space="0" w:color="auto"/>
        <w:bottom w:val="none" w:sz="0" w:space="0" w:color="auto"/>
        <w:right w:val="none" w:sz="0" w:space="0" w:color="auto"/>
      </w:divBdr>
    </w:div>
    <w:div w:id="152569034">
      <w:bodyDiv w:val="1"/>
      <w:marLeft w:val="0"/>
      <w:marRight w:val="0"/>
      <w:marTop w:val="0"/>
      <w:marBottom w:val="0"/>
      <w:divBdr>
        <w:top w:val="none" w:sz="0" w:space="0" w:color="auto"/>
        <w:left w:val="none" w:sz="0" w:space="0" w:color="auto"/>
        <w:bottom w:val="none" w:sz="0" w:space="0" w:color="auto"/>
        <w:right w:val="none" w:sz="0" w:space="0" w:color="auto"/>
      </w:divBdr>
    </w:div>
    <w:div w:id="152571963">
      <w:bodyDiv w:val="1"/>
      <w:marLeft w:val="0"/>
      <w:marRight w:val="0"/>
      <w:marTop w:val="0"/>
      <w:marBottom w:val="0"/>
      <w:divBdr>
        <w:top w:val="none" w:sz="0" w:space="0" w:color="auto"/>
        <w:left w:val="none" w:sz="0" w:space="0" w:color="auto"/>
        <w:bottom w:val="none" w:sz="0" w:space="0" w:color="auto"/>
        <w:right w:val="none" w:sz="0" w:space="0" w:color="auto"/>
      </w:divBdr>
    </w:div>
    <w:div w:id="152720708">
      <w:bodyDiv w:val="1"/>
      <w:marLeft w:val="0"/>
      <w:marRight w:val="0"/>
      <w:marTop w:val="0"/>
      <w:marBottom w:val="0"/>
      <w:divBdr>
        <w:top w:val="none" w:sz="0" w:space="0" w:color="auto"/>
        <w:left w:val="none" w:sz="0" w:space="0" w:color="auto"/>
        <w:bottom w:val="none" w:sz="0" w:space="0" w:color="auto"/>
        <w:right w:val="none" w:sz="0" w:space="0" w:color="auto"/>
      </w:divBdr>
    </w:div>
    <w:div w:id="152986066">
      <w:bodyDiv w:val="1"/>
      <w:marLeft w:val="0"/>
      <w:marRight w:val="0"/>
      <w:marTop w:val="0"/>
      <w:marBottom w:val="0"/>
      <w:divBdr>
        <w:top w:val="none" w:sz="0" w:space="0" w:color="auto"/>
        <w:left w:val="none" w:sz="0" w:space="0" w:color="auto"/>
        <w:bottom w:val="none" w:sz="0" w:space="0" w:color="auto"/>
        <w:right w:val="none" w:sz="0" w:space="0" w:color="auto"/>
      </w:divBdr>
    </w:div>
    <w:div w:id="152989860">
      <w:bodyDiv w:val="1"/>
      <w:marLeft w:val="0"/>
      <w:marRight w:val="0"/>
      <w:marTop w:val="0"/>
      <w:marBottom w:val="0"/>
      <w:divBdr>
        <w:top w:val="none" w:sz="0" w:space="0" w:color="auto"/>
        <w:left w:val="none" w:sz="0" w:space="0" w:color="auto"/>
        <w:bottom w:val="none" w:sz="0" w:space="0" w:color="auto"/>
        <w:right w:val="none" w:sz="0" w:space="0" w:color="auto"/>
      </w:divBdr>
    </w:div>
    <w:div w:id="152993373">
      <w:bodyDiv w:val="1"/>
      <w:marLeft w:val="0"/>
      <w:marRight w:val="0"/>
      <w:marTop w:val="0"/>
      <w:marBottom w:val="0"/>
      <w:divBdr>
        <w:top w:val="none" w:sz="0" w:space="0" w:color="auto"/>
        <w:left w:val="none" w:sz="0" w:space="0" w:color="auto"/>
        <w:bottom w:val="none" w:sz="0" w:space="0" w:color="auto"/>
        <w:right w:val="none" w:sz="0" w:space="0" w:color="auto"/>
      </w:divBdr>
    </w:div>
    <w:div w:id="153305830">
      <w:bodyDiv w:val="1"/>
      <w:marLeft w:val="0"/>
      <w:marRight w:val="0"/>
      <w:marTop w:val="0"/>
      <w:marBottom w:val="0"/>
      <w:divBdr>
        <w:top w:val="none" w:sz="0" w:space="0" w:color="auto"/>
        <w:left w:val="none" w:sz="0" w:space="0" w:color="auto"/>
        <w:bottom w:val="none" w:sz="0" w:space="0" w:color="auto"/>
        <w:right w:val="none" w:sz="0" w:space="0" w:color="auto"/>
      </w:divBdr>
    </w:div>
    <w:div w:id="153691692">
      <w:bodyDiv w:val="1"/>
      <w:marLeft w:val="0"/>
      <w:marRight w:val="0"/>
      <w:marTop w:val="0"/>
      <w:marBottom w:val="0"/>
      <w:divBdr>
        <w:top w:val="none" w:sz="0" w:space="0" w:color="auto"/>
        <w:left w:val="none" w:sz="0" w:space="0" w:color="auto"/>
        <w:bottom w:val="none" w:sz="0" w:space="0" w:color="auto"/>
        <w:right w:val="none" w:sz="0" w:space="0" w:color="auto"/>
      </w:divBdr>
    </w:div>
    <w:div w:id="153879174">
      <w:bodyDiv w:val="1"/>
      <w:marLeft w:val="0"/>
      <w:marRight w:val="0"/>
      <w:marTop w:val="0"/>
      <w:marBottom w:val="0"/>
      <w:divBdr>
        <w:top w:val="none" w:sz="0" w:space="0" w:color="auto"/>
        <w:left w:val="none" w:sz="0" w:space="0" w:color="auto"/>
        <w:bottom w:val="none" w:sz="0" w:space="0" w:color="auto"/>
        <w:right w:val="none" w:sz="0" w:space="0" w:color="auto"/>
      </w:divBdr>
    </w:div>
    <w:div w:id="153960242">
      <w:bodyDiv w:val="1"/>
      <w:marLeft w:val="0"/>
      <w:marRight w:val="0"/>
      <w:marTop w:val="0"/>
      <w:marBottom w:val="0"/>
      <w:divBdr>
        <w:top w:val="none" w:sz="0" w:space="0" w:color="auto"/>
        <w:left w:val="none" w:sz="0" w:space="0" w:color="auto"/>
        <w:bottom w:val="none" w:sz="0" w:space="0" w:color="auto"/>
        <w:right w:val="none" w:sz="0" w:space="0" w:color="auto"/>
      </w:divBdr>
    </w:div>
    <w:div w:id="154034347">
      <w:bodyDiv w:val="1"/>
      <w:marLeft w:val="0"/>
      <w:marRight w:val="0"/>
      <w:marTop w:val="0"/>
      <w:marBottom w:val="0"/>
      <w:divBdr>
        <w:top w:val="none" w:sz="0" w:space="0" w:color="auto"/>
        <w:left w:val="none" w:sz="0" w:space="0" w:color="auto"/>
        <w:bottom w:val="none" w:sz="0" w:space="0" w:color="auto"/>
        <w:right w:val="none" w:sz="0" w:space="0" w:color="auto"/>
      </w:divBdr>
    </w:div>
    <w:div w:id="154302299">
      <w:bodyDiv w:val="1"/>
      <w:marLeft w:val="0"/>
      <w:marRight w:val="0"/>
      <w:marTop w:val="0"/>
      <w:marBottom w:val="0"/>
      <w:divBdr>
        <w:top w:val="none" w:sz="0" w:space="0" w:color="auto"/>
        <w:left w:val="none" w:sz="0" w:space="0" w:color="auto"/>
        <w:bottom w:val="none" w:sz="0" w:space="0" w:color="auto"/>
        <w:right w:val="none" w:sz="0" w:space="0" w:color="auto"/>
      </w:divBdr>
    </w:div>
    <w:div w:id="154540807">
      <w:bodyDiv w:val="1"/>
      <w:marLeft w:val="0"/>
      <w:marRight w:val="0"/>
      <w:marTop w:val="0"/>
      <w:marBottom w:val="0"/>
      <w:divBdr>
        <w:top w:val="none" w:sz="0" w:space="0" w:color="auto"/>
        <w:left w:val="none" w:sz="0" w:space="0" w:color="auto"/>
        <w:bottom w:val="none" w:sz="0" w:space="0" w:color="auto"/>
        <w:right w:val="none" w:sz="0" w:space="0" w:color="auto"/>
      </w:divBdr>
    </w:div>
    <w:div w:id="154610218">
      <w:bodyDiv w:val="1"/>
      <w:marLeft w:val="0"/>
      <w:marRight w:val="0"/>
      <w:marTop w:val="0"/>
      <w:marBottom w:val="0"/>
      <w:divBdr>
        <w:top w:val="none" w:sz="0" w:space="0" w:color="auto"/>
        <w:left w:val="none" w:sz="0" w:space="0" w:color="auto"/>
        <w:bottom w:val="none" w:sz="0" w:space="0" w:color="auto"/>
        <w:right w:val="none" w:sz="0" w:space="0" w:color="auto"/>
      </w:divBdr>
    </w:div>
    <w:div w:id="154615153">
      <w:bodyDiv w:val="1"/>
      <w:marLeft w:val="0"/>
      <w:marRight w:val="0"/>
      <w:marTop w:val="0"/>
      <w:marBottom w:val="0"/>
      <w:divBdr>
        <w:top w:val="none" w:sz="0" w:space="0" w:color="auto"/>
        <w:left w:val="none" w:sz="0" w:space="0" w:color="auto"/>
        <w:bottom w:val="none" w:sz="0" w:space="0" w:color="auto"/>
        <w:right w:val="none" w:sz="0" w:space="0" w:color="auto"/>
      </w:divBdr>
    </w:div>
    <w:div w:id="154730885">
      <w:bodyDiv w:val="1"/>
      <w:marLeft w:val="0"/>
      <w:marRight w:val="0"/>
      <w:marTop w:val="0"/>
      <w:marBottom w:val="0"/>
      <w:divBdr>
        <w:top w:val="none" w:sz="0" w:space="0" w:color="auto"/>
        <w:left w:val="none" w:sz="0" w:space="0" w:color="auto"/>
        <w:bottom w:val="none" w:sz="0" w:space="0" w:color="auto"/>
        <w:right w:val="none" w:sz="0" w:space="0" w:color="auto"/>
      </w:divBdr>
    </w:div>
    <w:div w:id="154878308">
      <w:bodyDiv w:val="1"/>
      <w:marLeft w:val="0"/>
      <w:marRight w:val="0"/>
      <w:marTop w:val="0"/>
      <w:marBottom w:val="0"/>
      <w:divBdr>
        <w:top w:val="none" w:sz="0" w:space="0" w:color="auto"/>
        <w:left w:val="none" w:sz="0" w:space="0" w:color="auto"/>
        <w:bottom w:val="none" w:sz="0" w:space="0" w:color="auto"/>
        <w:right w:val="none" w:sz="0" w:space="0" w:color="auto"/>
      </w:divBdr>
    </w:div>
    <w:div w:id="155146108">
      <w:bodyDiv w:val="1"/>
      <w:marLeft w:val="0"/>
      <w:marRight w:val="0"/>
      <w:marTop w:val="0"/>
      <w:marBottom w:val="0"/>
      <w:divBdr>
        <w:top w:val="none" w:sz="0" w:space="0" w:color="auto"/>
        <w:left w:val="none" w:sz="0" w:space="0" w:color="auto"/>
        <w:bottom w:val="none" w:sz="0" w:space="0" w:color="auto"/>
        <w:right w:val="none" w:sz="0" w:space="0" w:color="auto"/>
      </w:divBdr>
    </w:div>
    <w:div w:id="156188567">
      <w:bodyDiv w:val="1"/>
      <w:marLeft w:val="0"/>
      <w:marRight w:val="0"/>
      <w:marTop w:val="0"/>
      <w:marBottom w:val="0"/>
      <w:divBdr>
        <w:top w:val="none" w:sz="0" w:space="0" w:color="auto"/>
        <w:left w:val="none" w:sz="0" w:space="0" w:color="auto"/>
        <w:bottom w:val="none" w:sz="0" w:space="0" w:color="auto"/>
        <w:right w:val="none" w:sz="0" w:space="0" w:color="auto"/>
      </w:divBdr>
    </w:div>
    <w:div w:id="156266306">
      <w:bodyDiv w:val="1"/>
      <w:marLeft w:val="0"/>
      <w:marRight w:val="0"/>
      <w:marTop w:val="0"/>
      <w:marBottom w:val="0"/>
      <w:divBdr>
        <w:top w:val="none" w:sz="0" w:space="0" w:color="auto"/>
        <w:left w:val="none" w:sz="0" w:space="0" w:color="auto"/>
        <w:bottom w:val="none" w:sz="0" w:space="0" w:color="auto"/>
        <w:right w:val="none" w:sz="0" w:space="0" w:color="auto"/>
      </w:divBdr>
    </w:div>
    <w:div w:id="156456400">
      <w:bodyDiv w:val="1"/>
      <w:marLeft w:val="0"/>
      <w:marRight w:val="0"/>
      <w:marTop w:val="0"/>
      <w:marBottom w:val="0"/>
      <w:divBdr>
        <w:top w:val="none" w:sz="0" w:space="0" w:color="auto"/>
        <w:left w:val="none" w:sz="0" w:space="0" w:color="auto"/>
        <w:bottom w:val="none" w:sz="0" w:space="0" w:color="auto"/>
        <w:right w:val="none" w:sz="0" w:space="0" w:color="auto"/>
      </w:divBdr>
    </w:div>
    <w:div w:id="156503751">
      <w:bodyDiv w:val="1"/>
      <w:marLeft w:val="0"/>
      <w:marRight w:val="0"/>
      <w:marTop w:val="0"/>
      <w:marBottom w:val="0"/>
      <w:divBdr>
        <w:top w:val="none" w:sz="0" w:space="0" w:color="auto"/>
        <w:left w:val="none" w:sz="0" w:space="0" w:color="auto"/>
        <w:bottom w:val="none" w:sz="0" w:space="0" w:color="auto"/>
        <w:right w:val="none" w:sz="0" w:space="0" w:color="auto"/>
      </w:divBdr>
    </w:div>
    <w:div w:id="156769363">
      <w:bodyDiv w:val="1"/>
      <w:marLeft w:val="0"/>
      <w:marRight w:val="0"/>
      <w:marTop w:val="0"/>
      <w:marBottom w:val="0"/>
      <w:divBdr>
        <w:top w:val="none" w:sz="0" w:space="0" w:color="auto"/>
        <w:left w:val="none" w:sz="0" w:space="0" w:color="auto"/>
        <w:bottom w:val="none" w:sz="0" w:space="0" w:color="auto"/>
        <w:right w:val="none" w:sz="0" w:space="0" w:color="auto"/>
      </w:divBdr>
    </w:div>
    <w:div w:id="156843216">
      <w:bodyDiv w:val="1"/>
      <w:marLeft w:val="0"/>
      <w:marRight w:val="0"/>
      <w:marTop w:val="0"/>
      <w:marBottom w:val="0"/>
      <w:divBdr>
        <w:top w:val="none" w:sz="0" w:space="0" w:color="auto"/>
        <w:left w:val="none" w:sz="0" w:space="0" w:color="auto"/>
        <w:bottom w:val="none" w:sz="0" w:space="0" w:color="auto"/>
        <w:right w:val="none" w:sz="0" w:space="0" w:color="auto"/>
      </w:divBdr>
    </w:div>
    <w:div w:id="156923453">
      <w:bodyDiv w:val="1"/>
      <w:marLeft w:val="0"/>
      <w:marRight w:val="0"/>
      <w:marTop w:val="0"/>
      <w:marBottom w:val="0"/>
      <w:divBdr>
        <w:top w:val="none" w:sz="0" w:space="0" w:color="auto"/>
        <w:left w:val="none" w:sz="0" w:space="0" w:color="auto"/>
        <w:bottom w:val="none" w:sz="0" w:space="0" w:color="auto"/>
        <w:right w:val="none" w:sz="0" w:space="0" w:color="auto"/>
      </w:divBdr>
    </w:div>
    <w:div w:id="156925713">
      <w:bodyDiv w:val="1"/>
      <w:marLeft w:val="0"/>
      <w:marRight w:val="0"/>
      <w:marTop w:val="0"/>
      <w:marBottom w:val="0"/>
      <w:divBdr>
        <w:top w:val="none" w:sz="0" w:space="0" w:color="auto"/>
        <w:left w:val="none" w:sz="0" w:space="0" w:color="auto"/>
        <w:bottom w:val="none" w:sz="0" w:space="0" w:color="auto"/>
        <w:right w:val="none" w:sz="0" w:space="0" w:color="auto"/>
      </w:divBdr>
    </w:div>
    <w:div w:id="157158969">
      <w:bodyDiv w:val="1"/>
      <w:marLeft w:val="0"/>
      <w:marRight w:val="0"/>
      <w:marTop w:val="0"/>
      <w:marBottom w:val="0"/>
      <w:divBdr>
        <w:top w:val="none" w:sz="0" w:space="0" w:color="auto"/>
        <w:left w:val="none" w:sz="0" w:space="0" w:color="auto"/>
        <w:bottom w:val="none" w:sz="0" w:space="0" w:color="auto"/>
        <w:right w:val="none" w:sz="0" w:space="0" w:color="auto"/>
      </w:divBdr>
    </w:div>
    <w:div w:id="157238572">
      <w:bodyDiv w:val="1"/>
      <w:marLeft w:val="0"/>
      <w:marRight w:val="0"/>
      <w:marTop w:val="0"/>
      <w:marBottom w:val="0"/>
      <w:divBdr>
        <w:top w:val="none" w:sz="0" w:space="0" w:color="auto"/>
        <w:left w:val="none" w:sz="0" w:space="0" w:color="auto"/>
        <w:bottom w:val="none" w:sz="0" w:space="0" w:color="auto"/>
        <w:right w:val="none" w:sz="0" w:space="0" w:color="auto"/>
      </w:divBdr>
    </w:div>
    <w:div w:id="157238684">
      <w:bodyDiv w:val="1"/>
      <w:marLeft w:val="0"/>
      <w:marRight w:val="0"/>
      <w:marTop w:val="0"/>
      <w:marBottom w:val="0"/>
      <w:divBdr>
        <w:top w:val="none" w:sz="0" w:space="0" w:color="auto"/>
        <w:left w:val="none" w:sz="0" w:space="0" w:color="auto"/>
        <w:bottom w:val="none" w:sz="0" w:space="0" w:color="auto"/>
        <w:right w:val="none" w:sz="0" w:space="0" w:color="auto"/>
      </w:divBdr>
    </w:div>
    <w:div w:id="157313245">
      <w:bodyDiv w:val="1"/>
      <w:marLeft w:val="0"/>
      <w:marRight w:val="0"/>
      <w:marTop w:val="0"/>
      <w:marBottom w:val="0"/>
      <w:divBdr>
        <w:top w:val="none" w:sz="0" w:space="0" w:color="auto"/>
        <w:left w:val="none" w:sz="0" w:space="0" w:color="auto"/>
        <w:bottom w:val="none" w:sz="0" w:space="0" w:color="auto"/>
        <w:right w:val="none" w:sz="0" w:space="0" w:color="auto"/>
      </w:divBdr>
    </w:div>
    <w:div w:id="157355933">
      <w:bodyDiv w:val="1"/>
      <w:marLeft w:val="0"/>
      <w:marRight w:val="0"/>
      <w:marTop w:val="0"/>
      <w:marBottom w:val="0"/>
      <w:divBdr>
        <w:top w:val="none" w:sz="0" w:space="0" w:color="auto"/>
        <w:left w:val="none" w:sz="0" w:space="0" w:color="auto"/>
        <w:bottom w:val="none" w:sz="0" w:space="0" w:color="auto"/>
        <w:right w:val="none" w:sz="0" w:space="0" w:color="auto"/>
      </w:divBdr>
    </w:div>
    <w:div w:id="157498056">
      <w:bodyDiv w:val="1"/>
      <w:marLeft w:val="0"/>
      <w:marRight w:val="0"/>
      <w:marTop w:val="0"/>
      <w:marBottom w:val="0"/>
      <w:divBdr>
        <w:top w:val="none" w:sz="0" w:space="0" w:color="auto"/>
        <w:left w:val="none" w:sz="0" w:space="0" w:color="auto"/>
        <w:bottom w:val="none" w:sz="0" w:space="0" w:color="auto"/>
        <w:right w:val="none" w:sz="0" w:space="0" w:color="auto"/>
      </w:divBdr>
    </w:div>
    <w:div w:id="157622290">
      <w:bodyDiv w:val="1"/>
      <w:marLeft w:val="0"/>
      <w:marRight w:val="0"/>
      <w:marTop w:val="0"/>
      <w:marBottom w:val="0"/>
      <w:divBdr>
        <w:top w:val="none" w:sz="0" w:space="0" w:color="auto"/>
        <w:left w:val="none" w:sz="0" w:space="0" w:color="auto"/>
        <w:bottom w:val="none" w:sz="0" w:space="0" w:color="auto"/>
        <w:right w:val="none" w:sz="0" w:space="0" w:color="auto"/>
      </w:divBdr>
    </w:div>
    <w:div w:id="157818104">
      <w:bodyDiv w:val="1"/>
      <w:marLeft w:val="0"/>
      <w:marRight w:val="0"/>
      <w:marTop w:val="0"/>
      <w:marBottom w:val="0"/>
      <w:divBdr>
        <w:top w:val="none" w:sz="0" w:space="0" w:color="auto"/>
        <w:left w:val="none" w:sz="0" w:space="0" w:color="auto"/>
        <w:bottom w:val="none" w:sz="0" w:space="0" w:color="auto"/>
        <w:right w:val="none" w:sz="0" w:space="0" w:color="auto"/>
      </w:divBdr>
    </w:div>
    <w:div w:id="158230506">
      <w:bodyDiv w:val="1"/>
      <w:marLeft w:val="0"/>
      <w:marRight w:val="0"/>
      <w:marTop w:val="0"/>
      <w:marBottom w:val="0"/>
      <w:divBdr>
        <w:top w:val="none" w:sz="0" w:space="0" w:color="auto"/>
        <w:left w:val="none" w:sz="0" w:space="0" w:color="auto"/>
        <w:bottom w:val="none" w:sz="0" w:space="0" w:color="auto"/>
        <w:right w:val="none" w:sz="0" w:space="0" w:color="auto"/>
      </w:divBdr>
    </w:div>
    <w:div w:id="158619559">
      <w:bodyDiv w:val="1"/>
      <w:marLeft w:val="0"/>
      <w:marRight w:val="0"/>
      <w:marTop w:val="0"/>
      <w:marBottom w:val="0"/>
      <w:divBdr>
        <w:top w:val="none" w:sz="0" w:space="0" w:color="auto"/>
        <w:left w:val="none" w:sz="0" w:space="0" w:color="auto"/>
        <w:bottom w:val="none" w:sz="0" w:space="0" w:color="auto"/>
        <w:right w:val="none" w:sz="0" w:space="0" w:color="auto"/>
      </w:divBdr>
    </w:div>
    <w:div w:id="158815646">
      <w:bodyDiv w:val="1"/>
      <w:marLeft w:val="0"/>
      <w:marRight w:val="0"/>
      <w:marTop w:val="0"/>
      <w:marBottom w:val="0"/>
      <w:divBdr>
        <w:top w:val="none" w:sz="0" w:space="0" w:color="auto"/>
        <w:left w:val="none" w:sz="0" w:space="0" w:color="auto"/>
        <w:bottom w:val="none" w:sz="0" w:space="0" w:color="auto"/>
        <w:right w:val="none" w:sz="0" w:space="0" w:color="auto"/>
      </w:divBdr>
    </w:div>
    <w:div w:id="158815719">
      <w:bodyDiv w:val="1"/>
      <w:marLeft w:val="0"/>
      <w:marRight w:val="0"/>
      <w:marTop w:val="0"/>
      <w:marBottom w:val="0"/>
      <w:divBdr>
        <w:top w:val="none" w:sz="0" w:space="0" w:color="auto"/>
        <w:left w:val="none" w:sz="0" w:space="0" w:color="auto"/>
        <w:bottom w:val="none" w:sz="0" w:space="0" w:color="auto"/>
        <w:right w:val="none" w:sz="0" w:space="0" w:color="auto"/>
      </w:divBdr>
    </w:div>
    <w:div w:id="158891868">
      <w:bodyDiv w:val="1"/>
      <w:marLeft w:val="0"/>
      <w:marRight w:val="0"/>
      <w:marTop w:val="0"/>
      <w:marBottom w:val="0"/>
      <w:divBdr>
        <w:top w:val="none" w:sz="0" w:space="0" w:color="auto"/>
        <w:left w:val="none" w:sz="0" w:space="0" w:color="auto"/>
        <w:bottom w:val="none" w:sz="0" w:space="0" w:color="auto"/>
        <w:right w:val="none" w:sz="0" w:space="0" w:color="auto"/>
      </w:divBdr>
    </w:div>
    <w:div w:id="158927622">
      <w:bodyDiv w:val="1"/>
      <w:marLeft w:val="0"/>
      <w:marRight w:val="0"/>
      <w:marTop w:val="0"/>
      <w:marBottom w:val="0"/>
      <w:divBdr>
        <w:top w:val="none" w:sz="0" w:space="0" w:color="auto"/>
        <w:left w:val="none" w:sz="0" w:space="0" w:color="auto"/>
        <w:bottom w:val="none" w:sz="0" w:space="0" w:color="auto"/>
        <w:right w:val="none" w:sz="0" w:space="0" w:color="auto"/>
      </w:divBdr>
    </w:div>
    <w:div w:id="159086542">
      <w:bodyDiv w:val="1"/>
      <w:marLeft w:val="0"/>
      <w:marRight w:val="0"/>
      <w:marTop w:val="0"/>
      <w:marBottom w:val="0"/>
      <w:divBdr>
        <w:top w:val="none" w:sz="0" w:space="0" w:color="auto"/>
        <w:left w:val="none" w:sz="0" w:space="0" w:color="auto"/>
        <w:bottom w:val="none" w:sz="0" w:space="0" w:color="auto"/>
        <w:right w:val="none" w:sz="0" w:space="0" w:color="auto"/>
      </w:divBdr>
    </w:div>
    <w:div w:id="159465430">
      <w:bodyDiv w:val="1"/>
      <w:marLeft w:val="0"/>
      <w:marRight w:val="0"/>
      <w:marTop w:val="0"/>
      <w:marBottom w:val="0"/>
      <w:divBdr>
        <w:top w:val="none" w:sz="0" w:space="0" w:color="auto"/>
        <w:left w:val="none" w:sz="0" w:space="0" w:color="auto"/>
        <w:bottom w:val="none" w:sz="0" w:space="0" w:color="auto"/>
        <w:right w:val="none" w:sz="0" w:space="0" w:color="auto"/>
      </w:divBdr>
    </w:div>
    <w:div w:id="159545970">
      <w:bodyDiv w:val="1"/>
      <w:marLeft w:val="0"/>
      <w:marRight w:val="0"/>
      <w:marTop w:val="0"/>
      <w:marBottom w:val="0"/>
      <w:divBdr>
        <w:top w:val="none" w:sz="0" w:space="0" w:color="auto"/>
        <w:left w:val="none" w:sz="0" w:space="0" w:color="auto"/>
        <w:bottom w:val="none" w:sz="0" w:space="0" w:color="auto"/>
        <w:right w:val="none" w:sz="0" w:space="0" w:color="auto"/>
      </w:divBdr>
    </w:div>
    <w:div w:id="159583497">
      <w:bodyDiv w:val="1"/>
      <w:marLeft w:val="0"/>
      <w:marRight w:val="0"/>
      <w:marTop w:val="0"/>
      <w:marBottom w:val="0"/>
      <w:divBdr>
        <w:top w:val="none" w:sz="0" w:space="0" w:color="auto"/>
        <w:left w:val="none" w:sz="0" w:space="0" w:color="auto"/>
        <w:bottom w:val="none" w:sz="0" w:space="0" w:color="auto"/>
        <w:right w:val="none" w:sz="0" w:space="0" w:color="auto"/>
      </w:divBdr>
    </w:div>
    <w:div w:id="159656687">
      <w:bodyDiv w:val="1"/>
      <w:marLeft w:val="0"/>
      <w:marRight w:val="0"/>
      <w:marTop w:val="0"/>
      <w:marBottom w:val="0"/>
      <w:divBdr>
        <w:top w:val="none" w:sz="0" w:space="0" w:color="auto"/>
        <w:left w:val="none" w:sz="0" w:space="0" w:color="auto"/>
        <w:bottom w:val="none" w:sz="0" w:space="0" w:color="auto"/>
        <w:right w:val="none" w:sz="0" w:space="0" w:color="auto"/>
      </w:divBdr>
    </w:div>
    <w:div w:id="159858652">
      <w:bodyDiv w:val="1"/>
      <w:marLeft w:val="0"/>
      <w:marRight w:val="0"/>
      <w:marTop w:val="0"/>
      <w:marBottom w:val="0"/>
      <w:divBdr>
        <w:top w:val="none" w:sz="0" w:space="0" w:color="auto"/>
        <w:left w:val="none" w:sz="0" w:space="0" w:color="auto"/>
        <w:bottom w:val="none" w:sz="0" w:space="0" w:color="auto"/>
        <w:right w:val="none" w:sz="0" w:space="0" w:color="auto"/>
      </w:divBdr>
    </w:div>
    <w:div w:id="160125581">
      <w:bodyDiv w:val="1"/>
      <w:marLeft w:val="0"/>
      <w:marRight w:val="0"/>
      <w:marTop w:val="0"/>
      <w:marBottom w:val="0"/>
      <w:divBdr>
        <w:top w:val="none" w:sz="0" w:space="0" w:color="auto"/>
        <w:left w:val="none" w:sz="0" w:space="0" w:color="auto"/>
        <w:bottom w:val="none" w:sz="0" w:space="0" w:color="auto"/>
        <w:right w:val="none" w:sz="0" w:space="0" w:color="auto"/>
      </w:divBdr>
    </w:div>
    <w:div w:id="160243497">
      <w:bodyDiv w:val="1"/>
      <w:marLeft w:val="0"/>
      <w:marRight w:val="0"/>
      <w:marTop w:val="0"/>
      <w:marBottom w:val="0"/>
      <w:divBdr>
        <w:top w:val="none" w:sz="0" w:space="0" w:color="auto"/>
        <w:left w:val="none" w:sz="0" w:space="0" w:color="auto"/>
        <w:bottom w:val="none" w:sz="0" w:space="0" w:color="auto"/>
        <w:right w:val="none" w:sz="0" w:space="0" w:color="auto"/>
      </w:divBdr>
    </w:div>
    <w:div w:id="160393624">
      <w:bodyDiv w:val="1"/>
      <w:marLeft w:val="0"/>
      <w:marRight w:val="0"/>
      <w:marTop w:val="0"/>
      <w:marBottom w:val="0"/>
      <w:divBdr>
        <w:top w:val="none" w:sz="0" w:space="0" w:color="auto"/>
        <w:left w:val="none" w:sz="0" w:space="0" w:color="auto"/>
        <w:bottom w:val="none" w:sz="0" w:space="0" w:color="auto"/>
        <w:right w:val="none" w:sz="0" w:space="0" w:color="auto"/>
      </w:divBdr>
    </w:div>
    <w:div w:id="160852375">
      <w:bodyDiv w:val="1"/>
      <w:marLeft w:val="0"/>
      <w:marRight w:val="0"/>
      <w:marTop w:val="0"/>
      <w:marBottom w:val="0"/>
      <w:divBdr>
        <w:top w:val="none" w:sz="0" w:space="0" w:color="auto"/>
        <w:left w:val="none" w:sz="0" w:space="0" w:color="auto"/>
        <w:bottom w:val="none" w:sz="0" w:space="0" w:color="auto"/>
        <w:right w:val="none" w:sz="0" w:space="0" w:color="auto"/>
      </w:divBdr>
    </w:div>
    <w:div w:id="160855056">
      <w:bodyDiv w:val="1"/>
      <w:marLeft w:val="0"/>
      <w:marRight w:val="0"/>
      <w:marTop w:val="0"/>
      <w:marBottom w:val="0"/>
      <w:divBdr>
        <w:top w:val="none" w:sz="0" w:space="0" w:color="auto"/>
        <w:left w:val="none" w:sz="0" w:space="0" w:color="auto"/>
        <w:bottom w:val="none" w:sz="0" w:space="0" w:color="auto"/>
        <w:right w:val="none" w:sz="0" w:space="0" w:color="auto"/>
      </w:divBdr>
    </w:div>
    <w:div w:id="160968463">
      <w:bodyDiv w:val="1"/>
      <w:marLeft w:val="0"/>
      <w:marRight w:val="0"/>
      <w:marTop w:val="0"/>
      <w:marBottom w:val="0"/>
      <w:divBdr>
        <w:top w:val="none" w:sz="0" w:space="0" w:color="auto"/>
        <w:left w:val="none" w:sz="0" w:space="0" w:color="auto"/>
        <w:bottom w:val="none" w:sz="0" w:space="0" w:color="auto"/>
        <w:right w:val="none" w:sz="0" w:space="0" w:color="auto"/>
      </w:divBdr>
    </w:div>
    <w:div w:id="160975819">
      <w:bodyDiv w:val="1"/>
      <w:marLeft w:val="0"/>
      <w:marRight w:val="0"/>
      <w:marTop w:val="0"/>
      <w:marBottom w:val="0"/>
      <w:divBdr>
        <w:top w:val="none" w:sz="0" w:space="0" w:color="auto"/>
        <w:left w:val="none" w:sz="0" w:space="0" w:color="auto"/>
        <w:bottom w:val="none" w:sz="0" w:space="0" w:color="auto"/>
        <w:right w:val="none" w:sz="0" w:space="0" w:color="auto"/>
      </w:divBdr>
    </w:div>
    <w:div w:id="161238756">
      <w:bodyDiv w:val="1"/>
      <w:marLeft w:val="0"/>
      <w:marRight w:val="0"/>
      <w:marTop w:val="0"/>
      <w:marBottom w:val="0"/>
      <w:divBdr>
        <w:top w:val="none" w:sz="0" w:space="0" w:color="auto"/>
        <w:left w:val="none" w:sz="0" w:space="0" w:color="auto"/>
        <w:bottom w:val="none" w:sz="0" w:space="0" w:color="auto"/>
        <w:right w:val="none" w:sz="0" w:space="0" w:color="auto"/>
      </w:divBdr>
    </w:div>
    <w:div w:id="161705552">
      <w:bodyDiv w:val="1"/>
      <w:marLeft w:val="0"/>
      <w:marRight w:val="0"/>
      <w:marTop w:val="0"/>
      <w:marBottom w:val="0"/>
      <w:divBdr>
        <w:top w:val="none" w:sz="0" w:space="0" w:color="auto"/>
        <w:left w:val="none" w:sz="0" w:space="0" w:color="auto"/>
        <w:bottom w:val="none" w:sz="0" w:space="0" w:color="auto"/>
        <w:right w:val="none" w:sz="0" w:space="0" w:color="auto"/>
      </w:divBdr>
    </w:div>
    <w:div w:id="162356565">
      <w:bodyDiv w:val="1"/>
      <w:marLeft w:val="0"/>
      <w:marRight w:val="0"/>
      <w:marTop w:val="0"/>
      <w:marBottom w:val="0"/>
      <w:divBdr>
        <w:top w:val="none" w:sz="0" w:space="0" w:color="auto"/>
        <w:left w:val="none" w:sz="0" w:space="0" w:color="auto"/>
        <w:bottom w:val="none" w:sz="0" w:space="0" w:color="auto"/>
        <w:right w:val="none" w:sz="0" w:space="0" w:color="auto"/>
      </w:divBdr>
    </w:div>
    <w:div w:id="162476022">
      <w:bodyDiv w:val="1"/>
      <w:marLeft w:val="0"/>
      <w:marRight w:val="0"/>
      <w:marTop w:val="0"/>
      <w:marBottom w:val="0"/>
      <w:divBdr>
        <w:top w:val="none" w:sz="0" w:space="0" w:color="auto"/>
        <w:left w:val="none" w:sz="0" w:space="0" w:color="auto"/>
        <w:bottom w:val="none" w:sz="0" w:space="0" w:color="auto"/>
        <w:right w:val="none" w:sz="0" w:space="0" w:color="auto"/>
      </w:divBdr>
    </w:div>
    <w:div w:id="162860046">
      <w:bodyDiv w:val="1"/>
      <w:marLeft w:val="0"/>
      <w:marRight w:val="0"/>
      <w:marTop w:val="0"/>
      <w:marBottom w:val="0"/>
      <w:divBdr>
        <w:top w:val="none" w:sz="0" w:space="0" w:color="auto"/>
        <w:left w:val="none" w:sz="0" w:space="0" w:color="auto"/>
        <w:bottom w:val="none" w:sz="0" w:space="0" w:color="auto"/>
        <w:right w:val="none" w:sz="0" w:space="0" w:color="auto"/>
      </w:divBdr>
    </w:div>
    <w:div w:id="162866783">
      <w:bodyDiv w:val="1"/>
      <w:marLeft w:val="0"/>
      <w:marRight w:val="0"/>
      <w:marTop w:val="0"/>
      <w:marBottom w:val="0"/>
      <w:divBdr>
        <w:top w:val="none" w:sz="0" w:space="0" w:color="auto"/>
        <w:left w:val="none" w:sz="0" w:space="0" w:color="auto"/>
        <w:bottom w:val="none" w:sz="0" w:space="0" w:color="auto"/>
        <w:right w:val="none" w:sz="0" w:space="0" w:color="auto"/>
      </w:divBdr>
    </w:div>
    <w:div w:id="163008515">
      <w:bodyDiv w:val="1"/>
      <w:marLeft w:val="0"/>
      <w:marRight w:val="0"/>
      <w:marTop w:val="0"/>
      <w:marBottom w:val="0"/>
      <w:divBdr>
        <w:top w:val="none" w:sz="0" w:space="0" w:color="auto"/>
        <w:left w:val="none" w:sz="0" w:space="0" w:color="auto"/>
        <w:bottom w:val="none" w:sz="0" w:space="0" w:color="auto"/>
        <w:right w:val="none" w:sz="0" w:space="0" w:color="auto"/>
      </w:divBdr>
    </w:div>
    <w:div w:id="163054939">
      <w:bodyDiv w:val="1"/>
      <w:marLeft w:val="0"/>
      <w:marRight w:val="0"/>
      <w:marTop w:val="0"/>
      <w:marBottom w:val="0"/>
      <w:divBdr>
        <w:top w:val="none" w:sz="0" w:space="0" w:color="auto"/>
        <w:left w:val="none" w:sz="0" w:space="0" w:color="auto"/>
        <w:bottom w:val="none" w:sz="0" w:space="0" w:color="auto"/>
        <w:right w:val="none" w:sz="0" w:space="0" w:color="auto"/>
      </w:divBdr>
    </w:div>
    <w:div w:id="163132706">
      <w:bodyDiv w:val="1"/>
      <w:marLeft w:val="0"/>
      <w:marRight w:val="0"/>
      <w:marTop w:val="0"/>
      <w:marBottom w:val="0"/>
      <w:divBdr>
        <w:top w:val="none" w:sz="0" w:space="0" w:color="auto"/>
        <w:left w:val="none" w:sz="0" w:space="0" w:color="auto"/>
        <w:bottom w:val="none" w:sz="0" w:space="0" w:color="auto"/>
        <w:right w:val="none" w:sz="0" w:space="0" w:color="auto"/>
      </w:divBdr>
    </w:div>
    <w:div w:id="163134748">
      <w:bodyDiv w:val="1"/>
      <w:marLeft w:val="0"/>
      <w:marRight w:val="0"/>
      <w:marTop w:val="0"/>
      <w:marBottom w:val="0"/>
      <w:divBdr>
        <w:top w:val="none" w:sz="0" w:space="0" w:color="auto"/>
        <w:left w:val="none" w:sz="0" w:space="0" w:color="auto"/>
        <w:bottom w:val="none" w:sz="0" w:space="0" w:color="auto"/>
        <w:right w:val="none" w:sz="0" w:space="0" w:color="auto"/>
      </w:divBdr>
    </w:div>
    <w:div w:id="163399799">
      <w:bodyDiv w:val="1"/>
      <w:marLeft w:val="0"/>
      <w:marRight w:val="0"/>
      <w:marTop w:val="0"/>
      <w:marBottom w:val="0"/>
      <w:divBdr>
        <w:top w:val="none" w:sz="0" w:space="0" w:color="auto"/>
        <w:left w:val="none" w:sz="0" w:space="0" w:color="auto"/>
        <w:bottom w:val="none" w:sz="0" w:space="0" w:color="auto"/>
        <w:right w:val="none" w:sz="0" w:space="0" w:color="auto"/>
      </w:divBdr>
    </w:div>
    <w:div w:id="163711440">
      <w:bodyDiv w:val="1"/>
      <w:marLeft w:val="0"/>
      <w:marRight w:val="0"/>
      <w:marTop w:val="0"/>
      <w:marBottom w:val="0"/>
      <w:divBdr>
        <w:top w:val="none" w:sz="0" w:space="0" w:color="auto"/>
        <w:left w:val="none" w:sz="0" w:space="0" w:color="auto"/>
        <w:bottom w:val="none" w:sz="0" w:space="0" w:color="auto"/>
        <w:right w:val="none" w:sz="0" w:space="0" w:color="auto"/>
      </w:divBdr>
    </w:div>
    <w:div w:id="163786143">
      <w:bodyDiv w:val="1"/>
      <w:marLeft w:val="0"/>
      <w:marRight w:val="0"/>
      <w:marTop w:val="0"/>
      <w:marBottom w:val="0"/>
      <w:divBdr>
        <w:top w:val="none" w:sz="0" w:space="0" w:color="auto"/>
        <w:left w:val="none" w:sz="0" w:space="0" w:color="auto"/>
        <w:bottom w:val="none" w:sz="0" w:space="0" w:color="auto"/>
        <w:right w:val="none" w:sz="0" w:space="0" w:color="auto"/>
      </w:divBdr>
    </w:div>
    <w:div w:id="163788389">
      <w:bodyDiv w:val="1"/>
      <w:marLeft w:val="0"/>
      <w:marRight w:val="0"/>
      <w:marTop w:val="0"/>
      <w:marBottom w:val="0"/>
      <w:divBdr>
        <w:top w:val="none" w:sz="0" w:space="0" w:color="auto"/>
        <w:left w:val="none" w:sz="0" w:space="0" w:color="auto"/>
        <w:bottom w:val="none" w:sz="0" w:space="0" w:color="auto"/>
        <w:right w:val="none" w:sz="0" w:space="0" w:color="auto"/>
      </w:divBdr>
    </w:div>
    <w:div w:id="163862620">
      <w:bodyDiv w:val="1"/>
      <w:marLeft w:val="0"/>
      <w:marRight w:val="0"/>
      <w:marTop w:val="0"/>
      <w:marBottom w:val="0"/>
      <w:divBdr>
        <w:top w:val="none" w:sz="0" w:space="0" w:color="auto"/>
        <w:left w:val="none" w:sz="0" w:space="0" w:color="auto"/>
        <w:bottom w:val="none" w:sz="0" w:space="0" w:color="auto"/>
        <w:right w:val="none" w:sz="0" w:space="0" w:color="auto"/>
      </w:divBdr>
    </w:div>
    <w:div w:id="163975640">
      <w:bodyDiv w:val="1"/>
      <w:marLeft w:val="0"/>
      <w:marRight w:val="0"/>
      <w:marTop w:val="0"/>
      <w:marBottom w:val="0"/>
      <w:divBdr>
        <w:top w:val="none" w:sz="0" w:space="0" w:color="auto"/>
        <w:left w:val="none" w:sz="0" w:space="0" w:color="auto"/>
        <w:bottom w:val="none" w:sz="0" w:space="0" w:color="auto"/>
        <w:right w:val="none" w:sz="0" w:space="0" w:color="auto"/>
      </w:divBdr>
    </w:div>
    <w:div w:id="164132490">
      <w:bodyDiv w:val="1"/>
      <w:marLeft w:val="0"/>
      <w:marRight w:val="0"/>
      <w:marTop w:val="0"/>
      <w:marBottom w:val="0"/>
      <w:divBdr>
        <w:top w:val="none" w:sz="0" w:space="0" w:color="auto"/>
        <w:left w:val="none" w:sz="0" w:space="0" w:color="auto"/>
        <w:bottom w:val="none" w:sz="0" w:space="0" w:color="auto"/>
        <w:right w:val="none" w:sz="0" w:space="0" w:color="auto"/>
      </w:divBdr>
    </w:div>
    <w:div w:id="164250133">
      <w:bodyDiv w:val="1"/>
      <w:marLeft w:val="0"/>
      <w:marRight w:val="0"/>
      <w:marTop w:val="0"/>
      <w:marBottom w:val="0"/>
      <w:divBdr>
        <w:top w:val="none" w:sz="0" w:space="0" w:color="auto"/>
        <w:left w:val="none" w:sz="0" w:space="0" w:color="auto"/>
        <w:bottom w:val="none" w:sz="0" w:space="0" w:color="auto"/>
        <w:right w:val="none" w:sz="0" w:space="0" w:color="auto"/>
      </w:divBdr>
    </w:div>
    <w:div w:id="164631705">
      <w:bodyDiv w:val="1"/>
      <w:marLeft w:val="0"/>
      <w:marRight w:val="0"/>
      <w:marTop w:val="0"/>
      <w:marBottom w:val="0"/>
      <w:divBdr>
        <w:top w:val="none" w:sz="0" w:space="0" w:color="auto"/>
        <w:left w:val="none" w:sz="0" w:space="0" w:color="auto"/>
        <w:bottom w:val="none" w:sz="0" w:space="0" w:color="auto"/>
        <w:right w:val="none" w:sz="0" w:space="0" w:color="auto"/>
      </w:divBdr>
    </w:div>
    <w:div w:id="164633995">
      <w:bodyDiv w:val="1"/>
      <w:marLeft w:val="0"/>
      <w:marRight w:val="0"/>
      <w:marTop w:val="0"/>
      <w:marBottom w:val="0"/>
      <w:divBdr>
        <w:top w:val="none" w:sz="0" w:space="0" w:color="auto"/>
        <w:left w:val="none" w:sz="0" w:space="0" w:color="auto"/>
        <w:bottom w:val="none" w:sz="0" w:space="0" w:color="auto"/>
        <w:right w:val="none" w:sz="0" w:space="0" w:color="auto"/>
      </w:divBdr>
    </w:div>
    <w:div w:id="164707793">
      <w:bodyDiv w:val="1"/>
      <w:marLeft w:val="0"/>
      <w:marRight w:val="0"/>
      <w:marTop w:val="0"/>
      <w:marBottom w:val="0"/>
      <w:divBdr>
        <w:top w:val="none" w:sz="0" w:space="0" w:color="auto"/>
        <w:left w:val="none" w:sz="0" w:space="0" w:color="auto"/>
        <w:bottom w:val="none" w:sz="0" w:space="0" w:color="auto"/>
        <w:right w:val="none" w:sz="0" w:space="0" w:color="auto"/>
      </w:divBdr>
    </w:div>
    <w:div w:id="164977290">
      <w:bodyDiv w:val="1"/>
      <w:marLeft w:val="0"/>
      <w:marRight w:val="0"/>
      <w:marTop w:val="0"/>
      <w:marBottom w:val="0"/>
      <w:divBdr>
        <w:top w:val="none" w:sz="0" w:space="0" w:color="auto"/>
        <w:left w:val="none" w:sz="0" w:space="0" w:color="auto"/>
        <w:bottom w:val="none" w:sz="0" w:space="0" w:color="auto"/>
        <w:right w:val="none" w:sz="0" w:space="0" w:color="auto"/>
      </w:divBdr>
    </w:div>
    <w:div w:id="164982545">
      <w:bodyDiv w:val="1"/>
      <w:marLeft w:val="0"/>
      <w:marRight w:val="0"/>
      <w:marTop w:val="0"/>
      <w:marBottom w:val="0"/>
      <w:divBdr>
        <w:top w:val="none" w:sz="0" w:space="0" w:color="auto"/>
        <w:left w:val="none" w:sz="0" w:space="0" w:color="auto"/>
        <w:bottom w:val="none" w:sz="0" w:space="0" w:color="auto"/>
        <w:right w:val="none" w:sz="0" w:space="0" w:color="auto"/>
      </w:divBdr>
    </w:div>
    <w:div w:id="165095976">
      <w:bodyDiv w:val="1"/>
      <w:marLeft w:val="0"/>
      <w:marRight w:val="0"/>
      <w:marTop w:val="0"/>
      <w:marBottom w:val="0"/>
      <w:divBdr>
        <w:top w:val="none" w:sz="0" w:space="0" w:color="auto"/>
        <w:left w:val="none" w:sz="0" w:space="0" w:color="auto"/>
        <w:bottom w:val="none" w:sz="0" w:space="0" w:color="auto"/>
        <w:right w:val="none" w:sz="0" w:space="0" w:color="auto"/>
      </w:divBdr>
    </w:div>
    <w:div w:id="165177160">
      <w:bodyDiv w:val="1"/>
      <w:marLeft w:val="0"/>
      <w:marRight w:val="0"/>
      <w:marTop w:val="0"/>
      <w:marBottom w:val="0"/>
      <w:divBdr>
        <w:top w:val="none" w:sz="0" w:space="0" w:color="auto"/>
        <w:left w:val="none" w:sz="0" w:space="0" w:color="auto"/>
        <w:bottom w:val="none" w:sz="0" w:space="0" w:color="auto"/>
        <w:right w:val="none" w:sz="0" w:space="0" w:color="auto"/>
      </w:divBdr>
    </w:div>
    <w:div w:id="165219473">
      <w:bodyDiv w:val="1"/>
      <w:marLeft w:val="0"/>
      <w:marRight w:val="0"/>
      <w:marTop w:val="0"/>
      <w:marBottom w:val="0"/>
      <w:divBdr>
        <w:top w:val="none" w:sz="0" w:space="0" w:color="auto"/>
        <w:left w:val="none" w:sz="0" w:space="0" w:color="auto"/>
        <w:bottom w:val="none" w:sz="0" w:space="0" w:color="auto"/>
        <w:right w:val="none" w:sz="0" w:space="0" w:color="auto"/>
      </w:divBdr>
    </w:div>
    <w:div w:id="165245451">
      <w:bodyDiv w:val="1"/>
      <w:marLeft w:val="0"/>
      <w:marRight w:val="0"/>
      <w:marTop w:val="0"/>
      <w:marBottom w:val="0"/>
      <w:divBdr>
        <w:top w:val="none" w:sz="0" w:space="0" w:color="auto"/>
        <w:left w:val="none" w:sz="0" w:space="0" w:color="auto"/>
        <w:bottom w:val="none" w:sz="0" w:space="0" w:color="auto"/>
        <w:right w:val="none" w:sz="0" w:space="0" w:color="auto"/>
      </w:divBdr>
    </w:div>
    <w:div w:id="166022165">
      <w:bodyDiv w:val="1"/>
      <w:marLeft w:val="0"/>
      <w:marRight w:val="0"/>
      <w:marTop w:val="0"/>
      <w:marBottom w:val="0"/>
      <w:divBdr>
        <w:top w:val="none" w:sz="0" w:space="0" w:color="auto"/>
        <w:left w:val="none" w:sz="0" w:space="0" w:color="auto"/>
        <w:bottom w:val="none" w:sz="0" w:space="0" w:color="auto"/>
        <w:right w:val="none" w:sz="0" w:space="0" w:color="auto"/>
      </w:divBdr>
    </w:div>
    <w:div w:id="166140674">
      <w:bodyDiv w:val="1"/>
      <w:marLeft w:val="0"/>
      <w:marRight w:val="0"/>
      <w:marTop w:val="0"/>
      <w:marBottom w:val="0"/>
      <w:divBdr>
        <w:top w:val="none" w:sz="0" w:space="0" w:color="auto"/>
        <w:left w:val="none" w:sz="0" w:space="0" w:color="auto"/>
        <w:bottom w:val="none" w:sz="0" w:space="0" w:color="auto"/>
        <w:right w:val="none" w:sz="0" w:space="0" w:color="auto"/>
      </w:divBdr>
    </w:div>
    <w:div w:id="166209733">
      <w:bodyDiv w:val="1"/>
      <w:marLeft w:val="0"/>
      <w:marRight w:val="0"/>
      <w:marTop w:val="0"/>
      <w:marBottom w:val="0"/>
      <w:divBdr>
        <w:top w:val="none" w:sz="0" w:space="0" w:color="auto"/>
        <w:left w:val="none" w:sz="0" w:space="0" w:color="auto"/>
        <w:bottom w:val="none" w:sz="0" w:space="0" w:color="auto"/>
        <w:right w:val="none" w:sz="0" w:space="0" w:color="auto"/>
      </w:divBdr>
    </w:div>
    <w:div w:id="166331580">
      <w:bodyDiv w:val="1"/>
      <w:marLeft w:val="0"/>
      <w:marRight w:val="0"/>
      <w:marTop w:val="0"/>
      <w:marBottom w:val="0"/>
      <w:divBdr>
        <w:top w:val="none" w:sz="0" w:space="0" w:color="auto"/>
        <w:left w:val="none" w:sz="0" w:space="0" w:color="auto"/>
        <w:bottom w:val="none" w:sz="0" w:space="0" w:color="auto"/>
        <w:right w:val="none" w:sz="0" w:space="0" w:color="auto"/>
      </w:divBdr>
    </w:div>
    <w:div w:id="166406845">
      <w:bodyDiv w:val="1"/>
      <w:marLeft w:val="0"/>
      <w:marRight w:val="0"/>
      <w:marTop w:val="0"/>
      <w:marBottom w:val="0"/>
      <w:divBdr>
        <w:top w:val="none" w:sz="0" w:space="0" w:color="auto"/>
        <w:left w:val="none" w:sz="0" w:space="0" w:color="auto"/>
        <w:bottom w:val="none" w:sz="0" w:space="0" w:color="auto"/>
        <w:right w:val="none" w:sz="0" w:space="0" w:color="auto"/>
      </w:divBdr>
    </w:div>
    <w:div w:id="166604910">
      <w:bodyDiv w:val="1"/>
      <w:marLeft w:val="0"/>
      <w:marRight w:val="0"/>
      <w:marTop w:val="0"/>
      <w:marBottom w:val="0"/>
      <w:divBdr>
        <w:top w:val="none" w:sz="0" w:space="0" w:color="auto"/>
        <w:left w:val="none" w:sz="0" w:space="0" w:color="auto"/>
        <w:bottom w:val="none" w:sz="0" w:space="0" w:color="auto"/>
        <w:right w:val="none" w:sz="0" w:space="0" w:color="auto"/>
      </w:divBdr>
    </w:div>
    <w:div w:id="166870838">
      <w:bodyDiv w:val="1"/>
      <w:marLeft w:val="0"/>
      <w:marRight w:val="0"/>
      <w:marTop w:val="0"/>
      <w:marBottom w:val="0"/>
      <w:divBdr>
        <w:top w:val="none" w:sz="0" w:space="0" w:color="auto"/>
        <w:left w:val="none" w:sz="0" w:space="0" w:color="auto"/>
        <w:bottom w:val="none" w:sz="0" w:space="0" w:color="auto"/>
        <w:right w:val="none" w:sz="0" w:space="0" w:color="auto"/>
      </w:divBdr>
    </w:div>
    <w:div w:id="166989268">
      <w:bodyDiv w:val="1"/>
      <w:marLeft w:val="0"/>
      <w:marRight w:val="0"/>
      <w:marTop w:val="0"/>
      <w:marBottom w:val="0"/>
      <w:divBdr>
        <w:top w:val="none" w:sz="0" w:space="0" w:color="auto"/>
        <w:left w:val="none" w:sz="0" w:space="0" w:color="auto"/>
        <w:bottom w:val="none" w:sz="0" w:space="0" w:color="auto"/>
        <w:right w:val="none" w:sz="0" w:space="0" w:color="auto"/>
      </w:divBdr>
    </w:div>
    <w:div w:id="167528324">
      <w:bodyDiv w:val="1"/>
      <w:marLeft w:val="0"/>
      <w:marRight w:val="0"/>
      <w:marTop w:val="0"/>
      <w:marBottom w:val="0"/>
      <w:divBdr>
        <w:top w:val="none" w:sz="0" w:space="0" w:color="auto"/>
        <w:left w:val="none" w:sz="0" w:space="0" w:color="auto"/>
        <w:bottom w:val="none" w:sz="0" w:space="0" w:color="auto"/>
        <w:right w:val="none" w:sz="0" w:space="0" w:color="auto"/>
      </w:divBdr>
    </w:div>
    <w:div w:id="167603959">
      <w:bodyDiv w:val="1"/>
      <w:marLeft w:val="0"/>
      <w:marRight w:val="0"/>
      <w:marTop w:val="0"/>
      <w:marBottom w:val="0"/>
      <w:divBdr>
        <w:top w:val="none" w:sz="0" w:space="0" w:color="auto"/>
        <w:left w:val="none" w:sz="0" w:space="0" w:color="auto"/>
        <w:bottom w:val="none" w:sz="0" w:space="0" w:color="auto"/>
        <w:right w:val="none" w:sz="0" w:space="0" w:color="auto"/>
      </w:divBdr>
    </w:div>
    <w:div w:id="167641953">
      <w:bodyDiv w:val="1"/>
      <w:marLeft w:val="0"/>
      <w:marRight w:val="0"/>
      <w:marTop w:val="0"/>
      <w:marBottom w:val="0"/>
      <w:divBdr>
        <w:top w:val="none" w:sz="0" w:space="0" w:color="auto"/>
        <w:left w:val="none" w:sz="0" w:space="0" w:color="auto"/>
        <w:bottom w:val="none" w:sz="0" w:space="0" w:color="auto"/>
        <w:right w:val="none" w:sz="0" w:space="0" w:color="auto"/>
      </w:divBdr>
    </w:div>
    <w:div w:id="167912782">
      <w:bodyDiv w:val="1"/>
      <w:marLeft w:val="0"/>
      <w:marRight w:val="0"/>
      <w:marTop w:val="0"/>
      <w:marBottom w:val="0"/>
      <w:divBdr>
        <w:top w:val="none" w:sz="0" w:space="0" w:color="auto"/>
        <w:left w:val="none" w:sz="0" w:space="0" w:color="auto"/>
        <w:bottom w:val="none" w:sz="0" w:space="0" w:color="auto"/>
        <w:right w:val="none" w:sz="0" w:space="0" w:color="auto"/>
      </w:divBdr>
    </w:div>
    <w:div w:id="168102399">
      <w:bodyDiv w:val="1"/>
      <w:marLeft w:val="0"/>
      <w:marRight w:val="0"/>
      <w:marTop w:val="0"/>
      <w:marBottom w:val="0"/>
      <w:divBdr>
        <w:top w:val="none" w:sz="0" w:space="0" w:color="auto"/>
        <w:left w:val="none" w:sz="0" w:space="0" w:color="auto"/>
        <w:bottom w:val="none" w:sz="0" w:space="0" w:color="auto"/>
        <w:right w:val="none" w:sz="0" w:space="0" w:color="auto"/>
      </w:divBdr>
    </w:div>
    <w:div w:id="168182243">
      <w:bodyDiv w:val="1"/>
      <w:marLeft w:val="0"/>
      <w:marRight w:val="0"/>
      <w:marTop w:val="0"/>
      <w:marBottom w:val="0"/>
      <w:divBdr>
        <w:top w:val="none" w:sz="0" w:space="0" w:color="auto"/>
        <w:left w:val="none" w:sz="0" w:space="0" w:color="auto"/>
        <w:bottom w:val="none" w:sz="0" w:space="0" w:color="auto"/>
        <w:right w:val="none" w:sz="0" w:space="0" w:color="auto"/>
      </w:divBdr>
    </w:div>
    <w:div w:id="168368483">
      <w:bodyDiv w:val="1"/>
      <w:marLeft w:val="0"/>
      <w:marRight w:val="0"/>
      <w:marTop w:val="0"/>
      <w:marBottom w:val="0"/>
      <w:divBdr>
        <w:top w:val="none" w:sz="0" w:space="0" w:color="auto"/>
        <w:left w:val="none" w:sz="0" w:space="0" w:color="auto"/>
        <w:bottom w:val="none" w:sz="0" w:space="0" w:color="auto"/>
        <w:right w:val="none" w:sz="0" w:space="0" w:color="auto"/>
      </w:divBdr>
    </w:div>
    <w:div w:id="168368821">
      <w:bodyDiv w:val="1"/>
      <w:marLeft w:val="0"/>
      <w:marRight w:val="0"/>
      <w:marTop w:val="0"/>
      <w:marBottom w:val="0"/>
      <w:divBdr>
        <w:top w:val="none" w:sz="0" w:space="0" w:color="auto"/>
        <w:left w:val="none" w:sz="0" w:space="0" w:color="auto"/>
        <w:bottom w:val="none" w:sz="0" w:space="0" w:color="auto"/>
        <w:right w:val="none" w:sz="0" w:space="0" w:color="auto"/>
      </w:divBdr>
    </w:div>
    <w:div w:id="168564988">
      <w:bodyDiv w:val="1"/>
      <w:marLeft w:val="0"/>
      <w:marRight w:val="0"/>
      <w:marTop w:val="0"/>
      <w:marBottom w:val="0"/>
      <w:divBdr>
        <w:top w:val="none" w:sz="0" w:space="0" w:color="auto"/>
        <w:left w:val="none" w:sz="0" w:space="0" w:color="auto"/>
        <w:bottom w:val="none" w:sz="0" w:space="0" w:color="auto"/>
        <w:right w:val="none" w:sz="0" w:space="0" w:color="auto"/>
      </w:divBdr>
    </w:div>
    <w:div w:id="168832467">
      <w:bodyDiv w:val="1"/>
      <w:marLeft w:val="0"/>
      <w:marRight w:val="0"/>
      <w:marTop w:val="0"/>
      <w:marBottom w:val="0"/>
      <w:divBdr>
        <w:top w:val="none" w:sz="0" w:space="0" w:color="auto"/>
        <w:left w:val="none" w:sz="0" w:space="0" w:color="auto"/>
        <w:bottom w:val="none" w:sz="0" w:space="0" w:color="auto"/>
        <w:right w:val="none" w:sz="0" w:space="0" w:color="auto"/>
      </w:divBdr>
    </w:div>
    <w:div w:id="169179571">
      <w:bodyDiv w:val="1"/>
      <w:marLeft w:val="0"/>
      <w:marRight w:val="0"/>
      <w:marTop w:val="0"/>
      <w:marBottom w:val="0"/>
      <w:divBdr>
        <w:top w:val="none" w:sz="0" w:space="0" w:color="auto"/>
        <w:left w:val="none" w:sz="0" w:space="0" w:color="auto"/>
        <w:bottom w:val="none" w:sz="0" w:space="0" w:color="auto"/>
        <w:right w:val="none" w:sz="0" w:space="0" w:color="auto"/>
      </w:divBdr>
    </w:div>
    <w:div w:id="169410695">
      <w:bodyDiv w:val="1"/>
      <w:marLeft w:val="0"/>
      <w:marRight w:val="0"/>
      <w:marTop w:val="0"/>
      <w:marBottom w:val="0"/>
      <w:divBdr>
        <w:top w:val="none" w:sz="0" w:space="0" w:color="auto"/>
        <w:left w:val="none" w:sz="0" w:space="0" w:color="auto"/>
        <w:bottom w:val="none" w:sz="0" w:space="0" w:color="auto"/>
        <w:right w:val="none" w:sz="0" w:space="0" w:color="auto"/>
      </w:divBdr>
    </w:div>
    <w:div w:id="169495455">
      <w:bodyDiv w:val="1"/>
      <w:marLeft w:val="0"/>
      <w:marRight w:val="0"/>
      <w:marTop w:val="0"/>
      <w:marBottom w:val="0"/>
      <w:divBdr>
        <w:top w:val="none" w:sz="0" w:space="0" w:color="auto"/>
        <w:left w:val="none" w:sz="0" w:space="0" w:color="auto"/>
        <w:bottom w:val="none" w:sz="0" w:space="0" w:color="auto"/>
        <w:right w:val="none" w:sz="0" w:space="0" w:color="auto"/>
      </w:divBdr>
    </w:div>
    <w:div w:id="169636858">
      <w:bodyDiv w:val="1"/>
      <w:marLeft w:val="0"/>
      <w:marRight w:val="0"/>
      <w:marTop w:val="0"/>
      <w:marBottom w:val="0"/>
      <w:divBdr>
        <w:top w:val="none" w:sz="0" w:space="0" w:color="auto"/>
        <w:left w:val="none" w:sz="0" w:space="0" w:color="auto"/>
        <w:bottom w:val="none" w:sz="0" w:space="0" w:color="auto"/>
        <w:right w:val="none" w:sz="0" w:space="0" w:color="auto"/>
      </w:divBdr>
    </w:div>
    <w:div w:id="169874202">
      <w:bodyDiv w:val="1"/>
      <w:marLeft w:val="0"/>
      <w:marRight w:val="0"/>
      <w:marTop w:val="0"/>
      <w:marBottom w:val="0"/>
      <w:divBdr>
        <w:top w:val="none" w:sz="0" w:space="0" w:color="auto"/>
        <w:left w:val="none" w:sz="0" w:space="0" w:color="auto"/>
        <w:bottom w:val="none" w:sz="0" w:space="0" w:color="auto"/>
        <w:right w:val="none" w:sz="0" w:space="0" w:color="auto"/>
      </w:divBdr>
    </w:div>
    <w:div w:id="170337168">
      <w:bodyDiv w:val="1"/>
      <w:marLeft w:val="0"/>
      <w:marRight w:val="0"/>
      <w:marTop w:val="0"/>
      <w:marBottom w:val="0"/>
      <w:divBdr>
        <w:top w:val="none" w:sz="0" w:space="0" w:color="auto"/>
        <w:left w:val="none" w:sz="0" w:space="0" w:color="auto"/>
        <w:bottom w:val="none" w:sz="0" w:space="0" w:color="auto"/>
        <w:right w:val="none" w:sz="0" w:space="0" w:color="auto"/>
      </w:divBdr>
    </w:div>
    <w:div w:id="170415273">
      <w:bodyDiv w:val="1"/>
      <w:marLeft w:val="0"/>
      <w:marRight w:val="0"/>
      <w:marTop w:val="0"/>
      <w:marBottom w:val="0"/>
      <w:divBdr>
        <w:top w:val="none" w:sz="0" w:space="0" w:color="auto"/>
        <w:left w:val="none" w:sz="0" w:space="0" w:color="auto"/>
        <w:bottom w:val="none" w:sz="0" w:space="0" w:color="auto"/>
        <w:right w:val="none" w:sz="0" w:space="0" w:color="auto"/>
      </w:divBdr>
    </w:div>
    <w:div w:id="170528348">
      <w:bodyDiv w:val="1"/>
      <w:marLeft w:val="0"/>
      <w:marRight w:val="0"/>
      <w:marTop w:val="0"/>
      <w:marBottom w:val="0"/>
      <w:divBdr>
        <w:top w:val="none" w:sz="0" w:space="0" w:color="auto"/>
        <w:left w:val="none" w:sz="0" w:space="0" w:color="auto"/>
        <w:bottom w:val="none" w:sz="0" w:space="0" w:color="auto"/>
        <w:right w:val="none" w:sz="0" w:space="0" w:color="auto"/>
      </w:divBdr>
    </w:div>
    <w:div w:id="171191906">
      <w:bodyDiv w:val="1"/>
      <w:marLeft w:val="0"/>
      <w:marRight w:val="0"/>
      <w:marTop w:val="0"/>
      <w:marBottom w:val="0"/>
      <w:divBdr>
        <w:top w:val="none" w:sz="0" w:space="0" w:color="auto"/>
        <w:left w:val="none" w:sz="0" w:space="0" w:color="auto"/>
        <w:bottom w:val="none" w:sz="0" w:space="0" w:color="auto"/>
        <w:right w:val="none" w:sz="0" w:space="0" w:color="auto"/>
      </w:divBdr>
    </w:div>
    <w:div w:id="171259128">
      <w:bodyDiv w:val="1"/>
      <w:marLeft w:val="0"/>
      <w:marRight w:val="0"/>
      <w:marTop w:val="0"/>
      <w:marBottom w:val="0"/>
      <w:divBdr>
        <w:top w:val="none" w:sz="0" w:space="0" w:color="auto"/>
        <w:left w:val="none" w:sz="0" w:space="0" w:color="auto"/>
        <w:bottom w:val="none" w:sz="0" w:space="0" w:color="auto"/>
        <w:right w:val="none" w:sz="0" w:space="0" w:color="auto"/>
      </w:divBdr>
    </w:div>
    <w:div w:id="171264531">
      <w:bodyDiv w:val="1"/>
      <w:marLeft w:val="0"/>
      <w:marRight w:val="0"/>
      <w:marTop w:val="0"/>
      <w:marBottom w:val="0"/>
      <w:divBdr>
        <w:top w:val="none" w:sz="0" w:space="0" w:color="auto"/>
        <w:left w:val="none" w:sz="0" w:space="0" w:color="auto"/>
        <w:bottom w:val="none" w:sz="0" w:space="0" w:color="auto"/>
        <w:right w:val="none" w:sz="0" w:space="0" w:color="auto"/>
      </w:divBdr>
    </w:div>
    <w:div w:id="171573969">
      <w:bodyDiv w:val="1"/>
      <w:marLeft w:val="0"/>
      <w:marRight w:val="0"/>
      <w:marTop w:val="0"/>
      <w:marBottom w:val="0"/>
      <w:divBdr>
        <w:top w:val="none" w:sz="0" w:space="0" w:color="auto"/>
        <w:left w:val="none" w:sz="0" w:space="0" w:color="auto"/>
        <w:bottom w:val="none" w:sz="0" w:space="0" w:color="auto"/>
        <w:right w:val="none" w:sz="0" w:space="0" w:color="auto"/>
      </w:divBdr>
    </w:div>
    <w:div w:id="171798599">
      <w:bodyDiv w:val="1"/>
      <w:marLeft w:val="0"/>
      <w:marRight w:val="0"/>
      <w:marTop w:val="0"/>
      <w:marBottom w:val="0"/>
      <w:divBdr>
        <w:top w:val="none" w:sz="0" w:space="0" w:color="auto"/>
        <w:left w:val="none" w:sz="0" w:space="0" w:color="auto"/>
        <w:bottom w:val="none" w:sz="0" w:space="0" w:color="auto"/>
        <w:right w:val="none" w:sz="0" w:space="0" w:color="auto"/>
      </w:divBdr>
    </w:div>
    <w:div w:id="171847543">
      <w:bodyDiv w:val="1"/>
      <w:marLeft w:val="0"/>
      <w:marRight w:val="0"/>
      <w:marTop w:val="0"/>
      <w:marBottom w:val="0"/>
      <w:divBdr>
        <w:top w:val="none" w:sz="0" w:space="0" w:color="auto"/>
        <w:left w:val="none" w:sz="0" w:space="0" w:color="auto"/>
        <w:bottom w:val="none" w:sz="0" w:space="0" w:color="auto"/>
        <w:right w:val="none" w:sz="0" w:space="0" w:color="auto"/>
      </w:divBdr>
    </w:div>
    <w:div w:id="172186867">
      <w:bodyDiv w:val="1"/>
      <w:marLeft w:val="0"/>
      <w:marRight w:val="0"/>
      <w:marTop w:val="0"/>
      <w:marBottom w:val="0"/>
      <w:divBdr>
        <w:top w:val="none" w:sz="0" w:space="0" w:color="auto"/>
        <w:left w:val="none" w:sz="0" w:space="0" w:color="auto"/>
        <w:bottom w:val="none" w:sz="0" w:space="0" w:color="auto"/>
        <w:right w:val="none" w:sz="0" w:space="0" w:color="auto"/>
      </w:divBdr>
    </w:div>
    <w:div w:id="172648997">
      <w:bodyDiv w:val="1"/>
      <w:marLeft w:val="0"/>
      <w:marRight w:val="0"/>
      <w:marTop w:val="0"/>
      <w:marBottom w:val="0"/>
      <w:divBdr>
        <w:top w:val="none" w:sz="0" w:space="0" w:color="auto"/>
        <w:left w:val="none" w:sz="0" w:space="0" w:color="auto"/>
        <w:bottom w:val="none" w:sz="0" w:space="0" w:color="auto"/>
        <w:right w:val="none" w:sz="0" w:space="0" w:color="auto"/>
      </w:divBdr>
    </w:div>
    <w:div w:id="173033538">
      <w:bodyDiv w:val="1"/>
      <w:marLeft w:val="0"/>
      <w:marRight w:val="0"/>
      <w:marTop w:val="0"/>
      <w:marBottom w:val="0"/>
      <w:divBdr>
        <w:top w:val="none" w:sz="0" w:space="0" w:color="auto"/>
        <w:left w:val="none" w:sz="0" w:space="0" w:color="auto"/>
        <w:bottom w:val="none" w:sz="0" w:space="0" w:color="auto"/>
        <w:right w:val="none" w:sz="0" w:space="0" w:color="auto"/>
      </w:divBdr>
    </w:div>
    <w:div w:id="173230039">
      <w:bodyDiv w:val="1"/>
      <w:marLeft w:val="0"/>
      <w:marRight w:val="0"/>
      <w:marTop w:val="0"/>
      <w:marBottom w:val="0"/>
      <w:divBdr>
        <w:top w:val="none" w:sz="0" w:space="0" w:color="auto"/>
        <w:left w:val="none" w:sz="0" w:space="0" w:color="auto"/>
        <w:bottom w:val="none" w:sz="0" w:space="0" w:color="auto"/>
        <w:right w:val="none" w:sz="0" w:space="0" w:color="auto"/>
      </w:divBdr>
    </w:div>
    <w:div w:id="173303873">
      <w:bodyDiv w:val="1"/>
      <w:marLeft w:val="0"/>
      <w:marRight w:val="0"/>
      <w:marTop w:val="0"/>
      <w:marBottom w:val="0"/>
      <w:divBdr>
        <w:top w:val="none" w:sz="0" w:space="0" w:color="auto"/>
        <w:left w:val="none" w:sz="0" w:space="0" w:color="auto"/>
        <w:bottom w:val="none" w:sz="0" w:space="0" w:color="auto"/>
        <w:right w:val="none" w:sz="0" w:space="0" w:color="auto"/>
      </w:divBdr>
    </w:div>
    <w:div w:id="173616392">
      <w:bodyDiv w:val="1"/>
      <w:marLeft w:val="0"/>
      <w:marRight w:val="0"/>
      <w:marTop w:val="0"/>
      <w:marBottom w:val="0"/>
      <w:divBdr>
        <w:top w:val="none" w:sz="0" w:space="0" w:color="auto"/>
        <w:left w:val="none" w:sz="0" w:space="0" w:color="auto"/>
        <w:bottom w:val="none" w:sz="0" w:space="0" w:color="auto"/>
        <w:right w:val="none" w:sz="0" w:space="0" w:color="auto"/>
      </w:divBdr>
    </w:div>
    <w:div w:id="173694565">
      <w:bodyDiv w:val="1"/>
      <w:marLeft w:val="0"/>
      <w:marRight w:val="0"/>
      <w:marTop w:val="0"/>
      <w:marBottom w:val="0"/>
      <w:divBdr>
        <w:top w:val="none" w:sz="0" w:space="0" w:color="auto"/>
        <w:left w:val="none" w:sz="0" w:space="0" w:color="auto"/>
        <w:bottom w:val="none" w:sz="0" w:space="0" w:color="auto"/>
        <w:right w:val="none" w:sz="0" w:space="0" w:color="auto"/>
      </w:divBdr>
    </w:div>
    <w:div w:id="173810618">
      <w:bodyDiv w:val="1"/>
      <w:marLeft w:val="0"/>
      <w:marRight w:val="0"/>
      <w:marTop w:val="0"/>
      <w:marBottom w:val="0"/>
      <w:divBdr>
        <w:top w:val="none" w:sz="0" w:space="0" w:color="auto"/>
        <w:left w:val="none" w:sz="0" w:space="0" w:color="auto"/>
        <w:bottom w:val="none" w:sz="0" w:space="0" w:color="auto"/>
        <w:right w:val="none" w:sz="0" w:space="0" w:color="auto"/>
      </w:divBdr>
    </w:div>
    <w:div w:id="174078547">
      <w:bodyDiv w:val="1"/>
      <w:marLeft w:val="0"/>
      <w:marRight w:val="0"/>
      <w:marTop w:val="0"/>
      <w:marBottom w:val="0"/>
      <w:divBdr>
        <w:top w:val="none" w:sz="0" w:space="0" w:color="auto"/>
        <w:left w:val="none" w:sz="0" w:space="0" w:color="auto"/>
        <w:bottom w:val="none" w:sz="0" w:space="0" w:color="auto"/>
        <w:right w:val="none" w:sz="0" w:space="0" w:color="auto"/>
      </w:divBdr>
    </w:div>
    <w:div w:id="174270869">
      <w:bodyDiv w:val="1"/>
      <w:marLeft w:val="0"/>
      <w:marRight w:val="0"/>
      <w:marTop w:val="0"/>
      <w:marBottom w:val="0"/>
      <w:divBdr>
        <w:top w:val="none" w:sz="0" w:space="0" w:color="auto"/>
        <w:left w:val="none" w:sz="0" w:space="0" w:color="auto"/>
        <w:bottom w:val="none" w:sz="0" w:space="0" w:color="auto"/>
        <w:right w:val="none" w:sz="0" w:space="0" w:color="auto"/>
      </w:divBdr>
    </w:div>
    <w:div w:id="174539897">
      <w:bodyDiv w:val="1"/>
      <w:marLeft w:val="0"/>
      <w:marRight w:val="0"/>
      <w:marTop w:val="0"/>
      <w:marBottom w:val="0"/>
      <w:divBdr>
        <w:top w:val="none" w:sz="0" w:space="0" w:color="auto"/>
        <w:left w:val="none" w:sz="0" w:space="0" w:color="auto"/>
        <w:bottom w:val="none" w:sz="0" w:space="0" w:color="auto"/>
        <w:right w:val="none" w:sz="0" w:space="0" w:color="auto"/>
      </w:divBdr>
    </w:div>
    <w:div w:id="174733105">
      <w:bodyDiv w:val="1"/>
      <w:marLeft w:val="0"/>
      <w:marRight w:val="0"/>
      <w:marTop w:val="0"/>
      <w:marBottom w:val="0"/>
      <w:divBdr>
        <w:top w:val="none" w:sz="0" w:space="0" w:color="auto"/>
        <w:left w:val="none" w:sz="0" w:space="0" w:color="auto"/>
        <w:bottom w:val="none" w:sz="0" w:space="0" w:color="auto"/>
        <w:right w:val="none" w:sz="0" w:space="0" w:color="auto"/>
      </w:divBdr>
    </w:div>
    <w:div w:id="175078984">
      <w:bodyDiv w:val="1"/>
      <w:marLeft w:val="0"/>
      <w:marRight w:val="0"/>
      <w:marTop w:val="0"/>
      <w:marBottom w:val="0"/>
      <w:divBdr>
        <w:top w:val="none" w:sz="0" w:space="0" w:color="auto"/>
        <w:left w:val="none" w:sz="0" w:space="0" w:color="auto"/>
        <w:bottom w:val="none" w:sz="0" w:space="0" w:color="auto"/>
        <w:right w:val="none" w:sz="0" w:space="0" w:color="auto"/>
      </w:divBdr>
    </w:div>
    <w:div w:id="175390102">
      <w:bodyDiv w:val="1"/>
      <w:marLeft w:val="0"/>
      <w:marRight w:val="0"/>
      <w:marTop w:val="0"/>
      <w:marBottom w:val="0"/>
      <w:divBdr>
        <w:top w:val="none" w:sz="0" w:space="0" w:color="auto"/>
        <w:left w:val="none" w:sz="0" w:space="0" w:color="auto"/>
        <w:bottom w:val="none" w:sz="0" w:space="0" w:color="auto"/>
        <w:right w:val="none" w:sz="0" w:space="0" w:color="auto"/>
      </w:divBdr>
    </w:div>
    <w:div w:id="175390652">
      <w:bodyDiv w:val="1"/>
      <w:marLeft w:val="0"/>
      <w:marRight w:val="0"/>
      <w:marTop w:val="0"/>
      <w:marBottom w:val="0"/>
      <w:divBdr>
        <w:top w:val="none" w:sz="0" w:space="0" w:color="auto"/>
        <w:left w:val="none" w:sz="0" w:space="0" w:color="auto"/>
        <w:bottom w:val="none" w:sz="0" w:space="0" w:color="auto"/>
        <w:right w:val="none" w:sz="0" w:space="0" w:color="auto"/>
      </w:divBdr>
    </w:div>
    <w:div w:id="175466187">
      <w:bodyDiv w:val="1"/>
      <w:marLeft w:val="0"/>
      <w:marRight w:val="0"/>
      <w:marTop w:val="0"/>
      <w:marBottom w:val="0"/>
      <w:divBdr>
        <w:top w:val="none" w:sz="0" w:space="0" w:color="auto"/>
        <w:left w:val="none" w:sz="0" w:space="0" w:color="auto"/>
        <w:bottom w:val="none" w:sz="0" w:space="0" w:color="auto"/>
        <w:right w:val="none" w:sz="0" w:space="0" w:color="auto"/>
      </w:divBdr>
    </w:div>
    <w:div w:id="176316772">
      <w:bodyDiv w:val="1"/>
      <w:marLeft w:val="0"/>
      <w:marRight w:val="0"/>
      <w:marTop w:val="0"/>
      <w:marBottom w:val="0"/>
      <w:divBdr>
        <w:top w:val="none" w:sz="0" w:space="0" w:color="auto"/>
        <w:left w:val="none" w:sz="0" w:space="0" w:color="auto"/>
        <w:bottom w:val="none" w:sz="0" w:space="0" w:color="auto"/>
        <w:right w:val="none" w:sz="0" w:space="0" w:color="auto"/>
      </w:divBdr>
    </w:div>
    <w:div w:id="176504017">
      <w:bodyDiv w:val="1"/>
      <w:marLeft w:val="0"/>
      <w:marRight w:val="0"/>
      <w:marTop w:val="0"/>
      <w:marBottom w:val="0"/>
      <w:divBdr>
        <w:top w:val="none" w:sz="0" w:space="0" w:color="auto"/>
        <w:left w:val="none" w:sz="0" w:space="0" w:color="auto"/>
        <w:bottom w:val="none" w:sz="0" w:space="0" w:color="auto"/>
        <w:right w:val="none" w:sz="0" w:space="0" w:color="auto"/>
      </w:divBdr>
    </w:div>
    <w:div w:id="176576030">
      <w:bodyDiv w:val="1"/>
      <w:marLeft w:val="0"/>
      <w:marRight w:val="0"/>
      <w:marTop w:val="0"/>
      <w:marBottom w:val="0"/>
      <w:divBdr>
        <w:top w:val="none" w:sz="0" w:space="0" w:color="auto"/>
        <w:left w:val="none" w:sz="0" w:space="0" w:color="auto"/>
        <w:bottom w:val="none" w:sz="0" w:space="0" w:color="auto"/>
        <w:right w:val="none" w:sz="0" w:space="0" w:color="auto"/>
      </w:divBdr>
    </w:div>
    <w:div w:id="176625907">
      <w:bodyDiv w:val="1"/>
      <w:marLeft w:val="0"/>
      <w:marRight w:val="0"/>
      <w:marTop w:val="0"/>
      <w:marBottom w:val="0"/>
      <w:divBdr>
        <w:top w:val="none" w:sz="0" w:space="0" w:color="auto"/>
        <w:left w:val="none" w:sz="0" w:space="0" w:color="auto"/>
        <w:bottom w:val="none" w:sz="0" w:space="0" w:color="auto"/>
        <w:right w:val="none" w:sz="0" w:space="0" w:color="auto"/>
      </w:divBdr>
    </w:div>
    <w:div w:id="176772865">
      <w:bodyDiv w:val="1"/>
      <w:marLeft w:val="0"/>
      <w:marRight w:val="0"/>
      <w:marTop w:val="0"/>
      <w:marBottom w:val="0"/>
      <w:divBdr>
        <w:top w:val="none" w:sz="0" w:space="0" w:color="auto"/>
        <w:left w:val="none" w:sz="0" w:space="0" w:color="auto"/>
        <w:bottom w:val="none" w:sz="0" w:space="0" w:color="auto"/>
        <w:right w:val="none" w:sz="0" w:space="0" w:color="auto"/>
      </w:divBdr>
    </w:div>
    <w:div w:id="176967896">
      <w:bodyDiv w:val="1"/>
      <w:marLeft w:val="0"/>
      <w:marRight w:val="0"/>
      <w:marTop w:val="0"/>
      <w:marBottom w:val="0"/>
      <w:divBdr>
        <w:top w:val="none" w:sz="0" w:space="0" w:color="auto"/>
        <w:left w:val="none" w:sz="0" w:space="0" w:color="auto"/>
        <w:bottom w:val="none" w:sz="0" w:space="0" w:color="auto"/>
        <w:right w:val="none" w:sz="0" w:space="0" w:color="auto"/>
      </w:divBdr>
    </w:div>
    <w:div w:id="177277624">
      <w:bodyDiv w:val="1"/>
      <w:marLeft w:val="0"/>
      <w:marRight w:val="0"/>
      <w:marTop w:val="0"/>
      <w:marBottom w:val="0"/>
      <w:divBdr>
        <w:top w:val="none" w:sz="0" w:space="0" w:color="auto"/>
        <w:left w:val="none" w:sz="0" w:space="0" w:color="auto"/>
        <w:bottom w:val="none" w:sz="0" w:space="0" w:color="auto"/>
        <w:right w:val="none" w:sz="0" w:space="0" w:color="auto"/>
      </w:divBdr>
    </w:div>
    <w:div w:id="177428449">
      <w:bodyDiv w:val="1"/>
      <w:marLeft w:val="0"/>
      <w:marRight w:val="0"/>
      <w:marTop w:val="0"/>
      <w:marBottom w:val="0"/>
      <w:divBdr>
        <w:top w:val="none" w:sz="0" w:space="0" w:color="auto"/>
        <w:left w:val="none" w:sz="0" w:space="0" w:color="auto"/>
        <w:bottom w:val="none" w:sz="0" w:space="0" w:color="auto"/>
        <w:right w:val="none" w:sz="0" w:space="0" w:color="auto"/>
      </w:divBdr>
    </w:div>
    <w:div w:id="177499674">
      <w:bodyDiv w:val="1"/>
      <w:marLeft w:val="0"/>
      <w:marRight w:val="0"/>
      <w:marTop w:val="0"/>
      <w:marBottom w:val="0"/>
      <w:divBdr>
        <w:top w:val="none" w:sz="0" w:space="0" w:color="auto"/>
        <w:left w:val="none" w:sz="0" w:space="0" w:color="auto"/>
        <w:bottom w:val="none" w:sz="0" w:space="0" w:color="auto"/>
        <w:right w:val="none" w:sz="0" w:space="0" w:color="auto"/>
      </w:divBdr>
    </w:div>
    <w:div w:id="177499892">
      <w:bodyDiv w:val="1"/>
      <w:marLeft w:val="0"/>
      <w:marRight w:val="0"/>
      <w:marTop w:val="0"/>
      <w:marBottom w:val="0"/>
      <w:divBdr>
        <w:top w:val="none" w:sz="0" w:space="0" w:color="auto"/>
        <w:left w:val="none" w:sz="0" w:space="0" w:color="auto"/>
        <w:bottom w:val="none" w:sz="0" w:space="0" w:color="auto"/>
        <w:right w:val="none" w:sz="0" w:space="0" w:color="auto"/>
      </w:divBdr>
    </w:div>
    <w:div w:id="177697648">
      <w:bodyDiv w:val="1"/>
      <w:marLeft w:val="0"/>
      <w:marRight w:val="0"/>
      <w:marTop w:val="0"/>
      <w:marBottom w:val="0"/>
      <w:divBdr>
        <w:top w:val="none" w:sz="0" w:space="0" w:color="auto"/>
        <w:left w:val="none" w:sz="0" w:space="0" w:color="auto"/>
        <w:bottom w:val="none" w:sz="0" w:space="0" w:color="auto"/>
        <w:right w:val="none" w:sz="0" w:space="0" w:color="auto"/>
      </w:divBdr>
    </w:div>
    <w:div w:id="177812796">
      <w:bodyDiv w:val="1"/>
      <w:marLeft w:val="0"/>
      <w:marRight w:val="0"/>
      <w:marTop w:val="0"/>
      <w:marBottom w:val="0"/>
      <w:divBdr>
        <w:top w:val="none" w:sz="0" w:space="0" w:color="auto"/>
        <w:left w:val="none" w:sz="0" w:space="0" w:color="auto"/>
        <w:bottom w:val="none" w:sz="0" w:space="0" w:color="auto"/>
        <w:right w:val="none" w:sz="0" w:space="0" w:color="auto"/>
      </w:divBdr>
    </w:div>
    <w:div w:id="178155061">
      <w:bodyDiv w:val="1"/>
      <w:marLeft w:val="0"/>
      <w:marRight w:val="0"/>
      <w:marTop w:val="0"/>
      <w:marBottom w:val="0"/>
      <w:divBdr>
        <w:top w:val="none" w:sz="0" w:space="0" w:color="auto"/>
        <w:left w:val="none" w:sz="0" w:space="0" w:color="auto"/>
        <w:bottom w:val="none" w:sz="0" w:space="0" w:color="auto"/>
        <w:right w:val="none" w:sz="0" w:space="0" w:color="auto"/>
      </w:divBdr>
    </w:div>
    <w:div w:id="178398048">
      <w:bodyDiv w:val="1"/>
      <w:marLeft w:val="0"/>
      <w:marRight w:val="0"/>
      <w:marTop w:val="0"/>
      <w:marBottom w:val="0"/>
      <w:divBdr>
        <w:top w:val="none" w:sz="0" w:space="0" w:color="auto"/>
        <w:left w:val="none" w:sz="0" w:space="0" w:color="auto"/>
        <w:bottom w:val="none" w:sz="0" w:space="0" w:color="auto"/>
        <w:right w:val="none" w:sz="0" w:space="0" w:color="auto"/>
      </w:divBdr>
    </w:div>
    <w:div w:id="178544179">
      <w:bodyDiv w:val="1"/>
      <w:marLeft w:val="0"/>
      <w:marRight w:val="0"/>
      <w:marTop w:val="0"/>
      <w:marBottom w:val="0"/>
      <w:divBdr>
        <w:top w:val="none" w:sz="0" w:space="0" w:color="auto"/>
        <w:left w:val="none" w:sz="0" w:space="0" w:color="auto"/>
        <w:bottom w:val="none" w:sz="0" w:space="0" w:color="auto"/>
        <w:right w:val="none" w:sz="0" w:space="0" w:color="auto"/>
      </w:divBdr>
    </w:div>
    <w:div w:id="178547608">
      <w:bodyDiv w:val="1"/>
      <w:marLeft w:val="0"/>
      <w:marRight w:val="0"/>
      <w:marTop w:val="0"/>
      <w:marBottom w:val="0"/>
      <w:divBdr>
        <w:top w:val="none" w:sz="0" w:space="0" w:color="auto"/>
        <w:left w:val="none" w:sz="0" w:space="0" w:color="auto"/>
        <w:bottom w:val="none" w:sz="0" w:space="0" w:color="auto"/>
        <w:right w:val="none" w:sz="0" w:space="0" w:color="auto"/>
      </w:divBdr>
    </w:div>
    <w:div w:id="178667658">
      <w:bodyDiv w:val="1"/>
      <w:marLeft w:val="0"/>
      <w:marRight w:val="0"/>
      <w:marTop w:val="0"/>
      <w:marBottom w:val="0"/>
      <w:divBdr>
        <w:top w:val="none" w:sz="0" w:space="0" w:color="auto"/>
        <w:left w:val="none" w:sz="0" w:space="0" w:color="auto"/>
        <w:bottom w:val="none" w:sz="0" w:space="0" w:color="auto"/>
        <w:right w:val="none" w:sz="0" w:space="0" w:color="auto"/>
      </w:divBdr>
    </w:div>
    <w:div w:id="178667930">
      <w:bodyDiv w:val="1"/>
      <w:marLeft w:val="0"/>
      <w:marRight w:val="0"/>
      <w:marTop w:val="0"/>
      <w:marBottom w:val="0"/>
      <w:divBdr>
        <w:top w:val="none" w:sz="0" w:space="0" w:color="auto"/>
        <w:left w:val="none" w:sz="0" w:space="0" w:color="auto"/>
        <w:bottom w:val="none" w:sz="0" w:space="0" w:color="auto"/>
        <w:right w:val="none" w:sz="0" w:space="0" w:color="auto"/>
      </w:divBdr>
    </w:div>
    <w:div w:id="179006571">
      <w:bodyDiv w:val="1"/>
      <w:marLeft w:val="0"/>
      <w:marRight w:val="0"/>
      <w:marTop w:val="0"/>
      <w:marBottom w:val="0"/>
      <w:divBdr>
        <w:top w:val="none" w:sz="0" w:space="0" w:color="auto"/>
        <w:left w:val="none" w:sz="0" w:space="0" w:color="auto"/>
        <w:bottom w:val="none" w:sz="0" w:space="0" w:color="auto"/>
        <w:right w:val="none" w:sz="0" w:space="0" w:color="auto"/>
      </w:divBdr>
    </w:div>
    <w:div w:id="179007064">
      <w:bodyDiv w:val="1"/>
      <w:marLeft w:val="0"/>
      <w:marRight w:val="0"/>
      <w:marTop w:val="0"/>
      <w:marBottom w:val="0"/>
      <w:divBdr>
        <w:top w:val="none" w:sz="0" w:space="0" w:color="auto"/>
        <w:left w:val="none" w:sz="0" w:space="0" w:color="auto"/>
        <w:bottom w:val="none" w:sz="0" w:space="0" w:color="auto"/>
        <w:right w:val="none" w:sz="0" w:space="0" w:color="auto"/>
      </w:divBdr>
    </w:div>
    <w:div w:id="179007927">
      <w:bodyDiv w:val="1"/>
      <w:marLeft w:val="0"/>
      <w:marRight w:val="0"/>
      <w:marTop w:val="0"/>
      <w:marBottom w:val="0"/>
      <w:divBdr>
        <w:top w:val="none" w:sz="0" w:space="0" w:color="auto"/>
        <w:left w:val="none" w:sz="0" w:space="0" w:color="auto"/>
        <w:bottom w:val="none" w:sz="0" w:space="0" w:color="auto"/>
        <w:right w:val="none" w:sz="0" w:space="0" w:color="auto"/>
      </w:divBdr>
    </w:div>
    <w:div w:id="179513592">
      <w:bodyDiv w:val="1"/>
      <w:marLeft w:val="0"/>
      <w:marRight w:val="0"/>
      <w:marTop w:val="0"/>
      <w:marBottom w:val="0"/>
      <w:divBdr>
        <w:top w:val="none" w:sz="0" w:space="0" w:color="auto"/>
        <w:left w:val="none" w:sz="0" w:space="0" w:color="auto"/>
        <w:bottom w:val="none" w:sz="0" w:space="0" w:color="auto"/>
        <w:right w:val="none" w:sz="0" w:space="0" w:color="auto"/>
      </w:divBdr>
    </w:div>
    <w:div w:id="179513680">
      <w:bodyDiv w:val="1"/>
      <w:marLeft w:val="0"/>
      <w:marRight w:val="0"/>
      <w:marTop w:val="0"/>
      <w:marBottom w:val="0"/>
      <w:divBdr>
        <w:top w:val="none" w:sz="0" w:space="0" w:color="auto"/>
        <w:left w:val="none" w:sz="0" w:space="0" w:color="auto"/>
        <w:bottom w:val="none" w:sz="0" w:space="0" w:color="auto"/>
        <w:right w:val="none" w:sz="0" w:space="0" w:color="auto"/>
      </w:divBdr>
    </w:div>
    <w:div w:id="179778450">
      <w:bodyDiv w:val="1"/>
      <w:marLeft w:val="0"/>
      <w:marRight w:val="0"/>
      <w:marTop w:val="0"/>
      <w:marBottom w:val="0"/>
      <w:divBdr>
        <w:top w:val="none" w:sz="0" w:space="0" w:color="auto"/>
        <w:left w:val="none" w:sz="0" w:space="0" w:color="auto"/>
        <w:bottom w:val="none" w:sz="0" w:space="0" w:color="auto"/>
        <w:right w:val="none" w:sz="0" w:space="0" w:color="auto"/>
      </w:divBdr>
    </w:div>
    <w:div w:id="179859659">
      <w:bodyDiv w:val="1"/>
      <w:marLeft w:val="0"/>
      <w:marRight w:val="0"/>
      <w:marTop w:val="0"/>
      <w:marBottom w:val="0"/>
      <w:divBdr>
        <w:top w:val="none" w:sz="0" w:space="0" w:color="auto"/>
        <w:left w:val="none" w:sz="0" w:space="0" w:color="auto"/>
        <w:bottom w:val="none" w:sz="0" w:space="0" w:color="auto"/>
        <w:right w:val="none" w:sz="0" w:space="0" w:color="auto"/>
      </w:divBdr>
    </w:div>
    <w:div w:id="180701124">
      <w:bodyDiv w:val="1"/>
      <w:marLeft w:val="0"/>
      <w:marRight w:val="0"/>
      <w:marTop w:val="0"/>
      <w:marBottom w:val="0"/>
      <w:divBdr>
        <w:top w:val="none" w:sz="0" w:space="0" w:color="auto"/>
        <w:left w:val="none" w:sz="0" w:space="0" w:color="auto"/>
        <w:bottom w:val="none" w:sz="0" w:space="0" w:color="auto"/>
        <w:right w:val="none" w:sz="0" w:space="0" w:color="auto"/>
      </w:divBdr>
    </w:div>
    <w:div w:id="180751970">
      <w:bodyDiv w:val="1"/>
      <w:marLeft w:val="0"/>
      <w:marRight w:val="0"/>
      <w:marTop w:val="0"/>
      <w:marBottom w:val="0"/>
      <w:divBdr>
        <w:top w:val="none" w:sz="0" w:space="0" w:color="auto"/>
        <w:left w:val="none" w:sz="0" w:space="0" w:color="auto"/>
        <w:bottom w:val="none" w:sz="0" w:space="0" w:color="auto"/>
        <w:right w:val="none" w:sz="0" w:space="0" w:color="auto"/>
      </w:divBdr>
    </w:div>
    <w:div w:id="180779278">
      <w:bodyDiv w:val="1"/>
      <w:marLeft w:val="0"/>
      <w:marRight w:val="0"/>
      <w:marTop w:val="0"/>
      <w:marBottom w:val="0"/>
      <w:divBdr>
        <w:top w:val="none" w:sz="0" w:space="0" w:color="auto"/>
        <w:left w:val="none" w:sz="0" w:space="0" w:color="auto"/>
        <w:bottom w:val="none" w:sz="0" w:space="0" w:color="auto"/>
        <w:right w:val="none" w:sz="0" w:space="0" w:color="auto"/>
      </w:divBdr>
    </w:div>
    <w:div w:id="180822373">
      <w:bodyDiv w:val="1"/>
      <w:marLeft w:val="0"/>
      <w:marRight w:val="0"/>
      <w:marTop w:val="0"/>
      <w:marBottom w:val="0"/>
      <w:divBdr>
        <w:top w:val="none" w:sz="0" w:space="0" w:color="auto"/>
        <w:left w:val="none" w:sz="0" w:space="0" w:color="auto"/>
        <w:bottom w:val="none" w:sz="0" w:space="0" w:color="auto"/>
        <w:right w:val="none" w:sz="0" w:space="0" w:color="auto"/>
      </w:divBdr>
    </w:div>
    <w:div w:id="181020238">
      <w:bodyDiv w:val="1"/>
      <w:marLeft w:val="0"/>
      <w:marRight w:val="0"/>
      <w:marTop w:val="0"/>
      <w:marBottom w:val="0"/>
      <w:divBdr>
        <w:top w:val="none" w:sz="0" w:space="0" w:color="auto"/>
        <w:left w:val="none" w:sz="0" w:space="0" w:color="auto"/>
        <w:bottom w:val="none" w:sz="0" w:space="0" w:color="auto"/>
        <w:right w:val="none" w:sz="0" w:space="0" w:color="auto"/>
      </w:divBdr>
    </w:div>
    <w:div w:id="181941919">
      <w:bodyDiv w:val="1"/>
      <w:marLeft w:val="0"/>
      <w:marRight w:val="0"/>
      <w:marTop w:val="0"/>
      <w:marBottom w:val="0"/>
      <w:divBdr>
        <w:top w:val="none" w:sz="0" w:space="0" w:color="auto"/>
        <w:left w:val="none" w:sz="0" w:space="0" w:color="auto"/>
        <w:bottom w:val="none" w:sz="0" w:space="0" w:color="auto"/>
        <w:right w:val="none" w:sz="0" w:space="0" w:color="auto"/>
      </w:divBdr>
    </w:div>
    <w:div w:id="182519764">
      <w:bodyDiv w:val="1"/>
      <w:marLeft w:val="0"/>
      <w:marRight w:val="0"/>
      <w:marTop w:val="0"/>
      <w:marBottom w:val="0"/>
      <w:divBdr>
        <w:top w:val="none" w:sz="0" w:space="0" w:color="auto"/>
        <w:left w:val="none" w:sz="0" w:space="0" w:color="auto"/>
        <w:bottom w:val="none" w:sz="0" w:space="0" w:color="auto"/>
        <w:right w:val="none" w:sz="0" w:space="0" w:color="auto"/>
      </w:divBdr>
    </w:div>
    <w:div w:id="182673743">
      <w:bodyDiv w:val="1"/>
      <w:marLeft w:val="0"/>
      <w:marRight w:val="0"/>
      <w:marTop w:val="0"/>
      <w:marBottom w:val="0"/>
      <w:divBdr>
        <w:top w:val="none" w:sz="0" w:space="0" w:color="auto"/>
        <w:left w:val="none" w:sz="0" w:space="0" w:color="auto"/>
        <w:bottom w:val="none" w:sz="0" w:space="0" w:color="auto"/>
        <w:right w:val="none" w:sz="0" w:space="0" w:color="auto"/>
      </w:divBdr>
    </w:div>
    <w:div w:id="182674373">
      <w:bodyDiv w:val="1"/>
      <w:marLeft w:val="0"/>
      <w:marRight w:val="0"/>
      <w:marTop w:val="0"/>
      <w:marBottom w:val="0"/>
      <w:divBdr>
        <w:top w:val="none" w:sz="0" w:space="0" w:color="auto"/>
        <w:left w:val="none" w:sz="0" w:space="0" w:color="auto"/>
        <w:bottom w:val="none" w:sz="0" w:space="0" w:color="auto"/>
        <w:right w:val="none" w:sz="0" w:space="0" w:color="auto"/>
      </w:divBdr>
    </w:div>
    <w:div w:id="182942597">
      <w:bodyDiv w:val="1"/>
      <w:marLeft w:val="0"/>
      <w:marRight w:val="0"/>
      <w:marTop w:val="0"/>
      <w:marBottom w:val="0"/>
      <w:divBdr>
        <w:top w:val="none" w:sz="0" w:space="0" w:color="auto"/>
        <w:left w:val="none" w:sz="0" w:space="0" w:color="auto"/>
        <w:bottom w:val="none" w:sz="0" w:space="0" w:color="auto"/>
        <w:right w:val="none" w:sz="0" w:space="0" w:color="auto"/>
      </w:divBdr>
    </w:div>
    <w:div w:id="183398943">
      <w:bodyDiv w:val="1"/>
      <w:marLeft w:val="0"/>
      <w:marRight w:val="0"/>
      <w:marTop w:val="0"/>
      <w:marBottom w:val="0"/>
      <w:divBdr>
        <w:top w:val="none" w:sz="0" w:space="0" w:color="auto"/>
        <w:left w:val="none" w:sz="0" w:space="0" w:color="auto"/>
        <w:bottom w:val="none" w:sz="0" w:space="0" w:color="auto"/>
        <w:right w:val="none" w:sz="0" w:space="0" w:color="auto"/>
      </w:divBdr>
    </w:div>
    <w:div w:id="183521212">
      <w:bodyDiv w:val="1"/>
      <w:marLeft w:val="0"/>
      <w:marRight w:val="0"/>
      <w:marTop w:val="0"/>
      <w:marBottom w:val="0"/>
      <w:divBdr>
        <w:top w:val="none" w:sz="0" w:space="0" w:color="auto"/>
        <w:left w:val="none" w:sz="0" w:space="0" w:color="auto"/>
        <w:bottom w:val="none" w:sz="0" w:space="0" w:color="auto"/>
        <w:right w:val="none" w:sz="0" w:space="0" w:color="auto"/>
      </w:divBdr>
    </w:div>
    <w:div w:id="183639551">
      <w:bodyDiv w:val="1"/>
      <w:marLeft w:val="0"/>
      <w:marRight w:val="0"/>
      <w:marTop w:val="0"/>
      <w:marBottom w:val="0"/>
      <w:divBdr>
        <w:top w:val="none" w:sz="0" w:space="0" w:color="auto"/>
        <w:left w:val="none" w:sz="0" w:space="0" w:color="auto"/>
        <w:bottom w:val="none" w:sz="0" w:space="0" w:color="auto"/>
        <w:right w:val="none" w:sz="0" w:space="0" w:color="auto"/>
      </w:divBdr>
    </w:div>
    <w:div w:id="183977023">
      <w:bodyDiv w:val="1"/>
      <w:marLeft w:val="0"/>
      <w:marRight w:val="0"/>
      <w:marTop w:val="0"/>
      <w:marBottom w:val="0"/>
      <w:divBdr>
        <w:top w:val="none" w:sz="0" w:space="0" w:color="auto"/>
        <w:left w:val="none" w:sz="0" w:space="0" w:color="auto"/>
        <w:bottom w:val="none" w:sz="0" w:space="0" w:color="auto"/>
        <w:right w:val="none" w:sz="0" w:space="0" w:color="auto"/>
      </w:divBdr>
    </w:div>
    <w:div w:id="183978038">
      <w:bodyDiv w:val="1"/>
      <w:marLeft w:val="0"/>
      <w:marRight w:val="0"/>
      <w:marTop w:val="0"/>
      <w:marBottom w:val="0"/>
      <w:divBdr>
        <w:top w:val="none" w:sz="0" w:space="0" w:color="auto"/>
        <w:left w:val="none" w:sz="0" w:space="0" w:color="auto"/>
        <w:bottom w:val="none" w:sz="0" w:space="0" w:color="auto"/>
        <w:right w:val="none" w:sz="0" w:space="0" w:color="auto"/>
      </w:divBdr>
    </w:div>
    <w:div w:id="184098365">
      <w:bodyDiv w:val="1"/>
      <w:marLeft w:val="0"/>
      <w:marRight w:val="0"/>
      <w:marTop w:val="0"/>
      <w:marBottom w:val="0"/>
      <w:divBdr>
        <w:top w:val="none" w:sz="0" w:space="0" w:color="auto"/>
        <w:left w:val="none" w:sz="0" w:space="0" w:color="auto"/>
        <w:bottom w:val="none" w:sz="0" w:space="0" w:color="auto"/>
        <w:right w:val="none" w:sz="0" w:space="0" w:color="auto"/>
      </w:divBdr>
    </w:div>
    <w:div w:id="184483969">
      <w:bodyDiv w:val="1"/>
      <w:marLeft w:val="0"/>
      <w:marRight w:val="0"/>
      <w:marTop w:val="0"/>
      <w:marBottom w:val="0"/>
      <w:divBdr>
        <w:top w:val="none" w:sz="0" w:space="0" w:color="auto"/>
        <w:left w:val="none" w:sz="0" w:space="0" w:color="auto"/>
        <w:bottom w:val="none" w:sz="0" w:space="0" w:color="auto"/>
        <w:right w:val="none" w:sz="0" w:space="0" w:color="auto"/>
      </w:divBdr>
    </w:div>
    <w:div w:id="184758522">
      <w:bodyDiv w:val="1"/>
      <w:marLeft w:val="0"/>
      <w:marRight w:val="0"/>
      <w:marTop w:val="0"/>
      <w:marBottom w:val="0"/>
      <w:divBdr>
        <w:top w:val="none" w:sz="0" w:space="0" w:color="auto"/>
        <w:left w:val="none" w:sz="0" w:space="0" w:color="auto"/>
        <w:bottom w:val="none" w:sz="0" w:space="0" w:color="auto"/>
        <w:right w:val="none" w:sz="0" w:space="0" w:color="auto"/>
      </w:divBdr>
    </w:div>
    <w:div w:id="184759105">
      <w:bodyDiv w:val="1"/>
      <w:marLeft w:val="0"/>
      <w:marRight w:val="0"/>
      <w:marTop w:val="0"/>
      <w:marBottom w:val="0"/>
      <w:divBdr>
        <w:top w:val="none" w:sz="0" w:space="0" w:color="auto"/>
        <w:left w:val="none" w:sz="0" w:space="0" w:color="auto"/>
        <w:bottom w:val="none" w:sz="0" w:space="0" w:color="auto"/>
        <w:right w:val="none" w:sz="0" w:space="0" w:color="auto"/>
      </w:divBdr>
    </w:div>
    <w:div w:id="185563173">
      <w:bodyDiv w:val="1"/>
      <w:marLeft w:val="0"/>
      <w:marRight w:val="0"/>
      <w:marTop w:val="0"/>
      <w:marBottom w:val="0"/>
      <w:divBdr>
        <w:top w:val="none" w:sz="0" w:space="0" w:color="auto"/>
        <w:left w:val="none" w:sz="0" w:space="0" w:color="auto"/>
        <w:bottom w:val="none" w:sz="0" w:space="0" w:color="auto"/>
        <w:right w:val="none" w:sz="0" w:space="0" w:color="auto"/>
      </w:divBdr>
    </w:div>
    <w:div w:id="186138761">
      <w:bodyDiv w:val="1"/>
      <w:marLeft w:val="0"/>
      <w:marRight w:val="0"/>
      <w:marTop w:val="0"/>
      <w:marBottom w:val="0"/>
      <w:divBdr>
        <w:top w:val="none" w:sz="0" w:space="0" w:color="auto"/>
        <w:left w:val="none" w:sz="0" w:space="0" w:color="auto"/>
        <w:bottom w:val="none" w:sz="0" w:space="0" w:color="auto"/>
        <w:right w:val="none" w:sz="0" w:space="0" w:color="auto"/>
      </w:divBdr>
    </w:div>
    <w:div w:id="186220399">
      <w:bodyDiv w:val="1"/>
      <w:marLeft w:val="0"/>
      <w:marRight w:val="0"/>
      <w:marTop w:val="0"/>
      <w:marBottom w:val="0"/>
      <w:divBdr>
        <w:top w:val="none" w:sz="0" w:space="0" w:color="auto"/>
        <w:left w:val="none" w:sz="0" w:space="0" w:color="auto"/>
        <w:bottom w:val="none" w:sz="0" w:space="0" w:color="auto"/>
        <w:right w:val="none" w:sz="0" w:space="0" w:color="auto"/>
      </w:divBdr>
    </w:div>
    <w:div w:id="186799474">
      <w:bodyDiv w:val="1"/>
      <w:marLeft w:val="0"/>
      <w:marRight w:val="0"/>
      <w:marTop w:val="0"/>
      <w:marBottom w:val="0"/>
      <w:divBdr>
        <w:top w:val="none" w:sz="0" w:space="0" w:color="auto"/>
        <w:left w:val="none" w:sz="0" w:space="0" w:color="auto"/>
        <w:bottom w:val="none" w:sz="0" w:space="0" w:color="auto"/>
        <w:right w:val="none" w:sz="0" w:space="0" w:color="auto"/>
      </w:divBdr>
    </w:div>
    <w:div w:id="186993303">
      <w:bodyDiv w:val="1"/>
      <w:marLeft w:val="0"/>
      <w:marRight w:val="0"/>
      <w:marTop w:val="0"/>
      <w:marBottom w:val="0"/>
      <w:divBdr>
        <w:top w:val="none" w:sz="0" w:space="0" w:color="auto"/>
        <w:left w:val="none" w:sz="0" w:space="0" w:color="auto"/>
        <w:bottom w:val="none" w:sz="0" w:space="0" w:color="auto"/>
        <w:right w:val="none" w:sz="0" w:space="0" w:color="auto"/>
      </w:divBdr>
    </w:div>
    <w:div w:id="187063454">
      <w:bodyDiv w:val="1"/>
      <w:marLeft w:val="0"/>
      <w:marRight w:val="0"/>
      <w:marTop w:val="0"/>
      <w:marBottom w:val="0"/>
      <w:divBdr>
        <w:top w:val="none" w:sz="0" w:space="0" w:color="auto"/>
        <w:left w:val="none" w:sz="0" w:space="0" w:color="auto"/>
        <w:bottom w:val="none" w:sz="0" w:space="0" w:color="auto"/>
        <w:right w:val="none" w:sz="0" w:space="0" w:color="auto"/>
      </w:divBdr>
    </w:div>
    <w:div w:id="187063736">
      <w:bodyDiv w:val="1"/>
      <w:marLeft w:val="0"/>
      <w:marRight w:val="0"/>
      <w:marTop w:val="0"/>
      <w:marBottom w:val="0"/>
      <w:divBdr>
        <w:top w:val="none" w:sz="0" w:space="0" w:color="auto"/>
        <w:left w:val="none" w:sz="0" w:space="0" w:color="auto"/>
        <w:bottom w:val="none" w:sz="0" w:space="0" w:color="auto"/>
        <w:right w:val="none" w:sz="0" w:space="0" w:color="auto"/>
      </w:divBdr>
    </w:div>
    <w:div w:id="187372903">
      <w:bodyDiv w:val="1"/>
      <w:marLeft w:val="0"/>
      <w:marRight w:val="0"/>
      <w:marTop w:val="0"/>
      <w:marBottom w:val="0"/>
      <w:divBdr>
        <w:top w:val="none" w:sz="0" w:space="0" w:color="auto"/>
        <w:left w:val="none" w:sz="0" w:space="0" w:color="auto"/>
        <w:bottom w:val="none" w:sz="0" w:space="0" w:color="auto"/>
        <w:right w:val="none" w:sz="0" w:space="0" w:color="auto"/>
      </w:divBdr>
    </w:div>
    <w:div w:id="187526115">
      <w:bodyDiv w:val="1"/>
      <w:marLeft w:val="0"/>
      <w:marRight w:val="0"/>
      <w:marTop w:val="0"/>
      <w:marBottom w:val="0"/>
      <w:divBdr>
        <w:top w:val="none" w:sz="0" w:space="0" w:color="auto"/>
        <w:left w:val="none" w:sz="0" w:space="0" w:color="auto"/>
        <w:bottom w:val="none" w:sz="0" w:space="0" w:color="auto"/>
        <w:right w:val="none" w:sz="0" w:space="0" w:color="auto"/>
      </w:divBdr>
    </w:div>
    <w:div w:id="187573479">
      <w:bodyDiv w:val="1"/>
      <w:marLeft w:val="0"/>
      <w:marRight w:val="0"/>
      <w:marTop w:val="0"/>
      <w:marBottom w:val="0"/>
      <w:divBdr>
        <w:top w:val="none" w:sz="0" w:space="0" w:color="auto"/>
        <w:left w:val="none" w:sz="0" w:space="0" w:color="auto"/>
        <w:bottom w:val="none" w:sz="0" w:space="0" w:color="auto"/>
        <w:right w:val="none" w:sz="0" w:space="0" w:color="auto"/>
      </w:divBdr>
    </w:div>
    <w:div w:id="187724860">
      <w:bodyDiv w:val="1"/>
      <w:marLeft w:val="0"/>
      <w:marRight w:val="0"/>
      <w:marTop w:val="0"/>
      <w:marBottom w:val="0"/>
      <w:divBdr>
        <w:top w:val="none" w:sz="0" w:space="0" w:color="auto"/>
        <w:left w:val="none" w:sz="0" w:space="0" w:color="auto"/>
        <w:bottom w:val="none" w:sz="0" w:space="0" w:color="auto"/>
        <w:right w:val="none" w:sz="0" w:space="0" w:color="auto"/>
      </w:divBdr>
    </w:div>
    <w:div w:id="187765589">
      <w:bodyDiv w:val="1"/>
      <w:marLeft w:val="0"/>
      <w:marRight w:val="0"/>
      <w:marTop w:val="0"/>
      <w:marBottom w:val="0"/>
      <w:divBdr>
        <w:top w:val="none" w:sz="0" w:space="0" w:color="auto"/>
        <w:left w:val="none" w:sz="0" w:space="0" w:color="auto"/>
        <w:bottom w:val="none" w:sz="0" w:space="0" w:color="auto"/>
        <w:right w:val="none" w:sz="0" w:space="0" w:color="auto"/>
      </w:divBdr>
    </w:div>
    <w:div w:id="187915159">
      <w:bodyDiv w:val="1"/>
      <w:marLeft w:val="0"/>
      <w:marRight w:val="0"/>
      <w:marTop w:val="0"/>
      <w:marBottom w:val="0"/>
      <w:divBdr>
        <w:top w:val="none" w:sz="0" w:space="0" w:color="auto"/>
        <w:left w:val="none" w:sz="0" w:space="0" w:color="auto"/>
        <w:bottom w:val="none" w:sz="0" w:space="0" w:color="auto"/>
        <w:right w:val="none" w:sz="0" w:space="0" w:color="auto"/>
      </w:divBdr>
    </w:div>
    <w:div w:id="187957445">
      <w:bodyDiv w:val="1"/>
      <w:marLeft w:val="0"/>
      <w:marRight w:val="0"/>
      <w:marTop w:val="0"/>
      <w:marBottom w:val="0"/>
      <w:divBdr>
        <w:top w:val="none" w:sz="0" w:space="0" w:color="auto"/>
        <w:left w:val="none" w:sz="0" w:space="0" w:color="auto"/>
        <w:bottom w:val="none" w:sz="0" w:space="0" w:color="auto"/>
        <w:right w:val="none" w:sz="0" w:space="0" w:color="auto"/>
      </w:divBdr>
    </w:div>
    <w:div w:id="187960075">
      <w:bodyDiv w:val="1"/>
      <w:marLeft w:val="0"/>
      <w:marRight w:val="0"/>
      <w:marTop w:val="0"/>
      <w:marBottom w:val="0"/>
      <w:divBdr>
        <w:top w:val="none" w:sz="0" w:space="0" w:color="auto"/>
        <w:left w:val="none" w:sz="0" w:space="0" w:color="auto"/>
        <w:bottom w:val="none" w:sz="0" w:space="0" w:color="auto"/>
        <w:right w:val="none" w:sz="0" w:space="0" w:color="auto"/>
      </w:divBdr>
    </w:div>
    <w:div w:id="188028131">
      <w:bodyDiv w:val="1"/>
      <w:marLeft w:val="0"/>
      <w:marRight w:val="0"/>
      <w:marTop w:val="0"/>
      <w:marBottom w:val="0"/>
      <w:divBdr>
        <w:top w:val="none" w:sz="0" w:space="0" w:color="auto"/>
        <w:left w:val="none" w:sz="0" w:space="0" w:color="auto"/>
        <w:bottom w:val="none" w:sz="0" w:space="0" w:color="auto"/>
        <w:right w:val="none" w:sz="0" w:space="0" w:color="auto"/>
      </w:divBdr>
    </w:div>
    <w:div w:id="188229226">
      <w:bodyDiv w:val="1"/>
      <w:marLeft w:val="0"/>
      <w:marRight w:val="0"/>
      <w:marTop w:val="0"/>
      <w:marBottom w:val="0"/>
      <w:divBdr>
        <w:top w:val="none" w:sz="0" w:space="0" w:color="auto"/>
        <w:left w:val="none" w:sz="0" w:space="0" w:color="auto"/>
        <w:bottom w:val="none" w:sz="0" w:space="0" w:color="auto"/>
        <w:right w:val="none" w:sz="0" w:space="0" w:color="auto"/>
      </w:divBdr>
    </w:div>
    <w:div w:id="188300914">
      <w:bodyDiv w:val="1"/>
      <w:marLeft w:val="0"/>
      <w:marRight w:val="0"/>
      <w:marTop w:val="0"/>
      <w:marBottom w:val="0"/>
      <w:divBdr>
        <w:top w:val="none" w:sz="0" w:space="0" w:color="auto"/>
        <w:left w:val="none" w:sz="0" w:space="0" w:color="auto"/>
        <w:bottom w:val="none" w:sz="0" w:space="0" w:color="auto"/>
        <w:right w:val="none" w:sz="0" w:space="0" w:color="auto"/>
      </w:divBdr>
    </w:div>
    <w:div w:id="188640173">
      <w:bodyDiv w:val="1"/>
      <w:marLeft w:val="0"/>
      <w:marRight w:val="0"/>
      <w:marTop w:val="0"/>
      <w:marBottom w:val="0"/>
      <w:divBdr>
        <w:top w:val="none" w:sz="0" w:space="0" w:color="auto"/>
        <w:left w:val="none" w:sz="0" w:space="0" w:color="auto"/>
        <w:bottom w:val="none" w:sz="0" w:space="0" w:color="auto"/>
        <w:right w:val="none" w:sz="0" w:space="0" w:color="auto"/>
      </w:divBdr>
    </w:div>
    <w:div w:id="188643697">
      <w:bodyDiv w:val="1"/>
      <w:marLeft w:val="0"/>
      <w:marRight w:val="0"/>
      <w:marTop w:val="0"/>
      <w:marBottom w:val="0"/>
      <w:divBdr>
        <w:top w:val="none" w:sz="0" w:space="0" w:color="auto"/>
        <w:left w:val="none" w:sz="0" w:space="0" w:color="auto"/>
        <w:bottom w:val="none" w:sz="0" w:space="0" w:color="auto"/>
        <w:right w:val="none" w:sz="0" w:space="0" w:color="auto"/>
      </w:divBdr>
    </w:div>
    <w:div w:id="188758192">
      <w:bodyDiv w:val="1"/>
      <w:marLeft w:val="0"/>
      <w:marRight w:val="0"/>
      <w:marTop w:val="0"/>
      <w:marBottom w:val="0"/>
      <w:divBdr>
        <w:top w:val="none" w:sz="0" w:space="0" w:color="auto"/>
        <w:left w:val="none" w:sz="0" w:space="0" w:color="auto"/>
        <w:bottom w:val="none" w:sz="0" w:space="0" w:color="auto"/>
        <w:right w:val="none" w:sz="0" w:space="0" w:color="auto"/>
      </w:divBdr>
    </w:div>
    <w:div w:id="189073273">
      <w:bodyDiv w:val="1"/>
      <w:marLeft w:val="0"/>
      <w:marRight w:val="0"/>
      <w:marTop w:val="0"/>
      <w:marBottom w:val="0"/>
      <w:divBdr>
        <w:top w:val="none" w:sz="0" w:space="0" w:color="auto"/>
        <w:left w:val="none" w:sz="0" w:space="0" w:color="auto"/>
        <w:bottom w:val="none" w:sz="0" w:space="0" w:color="auto"/>
        <w:right w:val="none" w:sz="0" w:space="0" w:color="auto"/>
      </w:divBdr>
    </w:div>
    <w:div w:id="189268375">
      <w:bodyDiv w:val="1"/>
      <w:marLeft w:val="0"/>
      <w:marRight w:val="0"/>
      <w:marTop w:val="0"/>
      <w:marBottom w:val="0"/>
      <w:divBdr>
        <w:top w:val="none" w:sz="0" w:space="0" w:color="auto"/>
        <w:left w:val="none" w:sz="0" w:space="0" w:color="auto"/>
        <w:bottom w:val="none" w:sz="0" w:space="0" w:color="auto"/>
        <w:right w:val="none" w:sz="0" w:space="0" w:color="auto"/>
      </w:divBdr>
    </w:div>
    <w:div w:id="190387989">
      <w:bodyDiv w:val="1"/>
      <w:marLeft w:val="0"/>
      <w:marRight w:val="0"/>
      <w:marTop w:val="0"/>
      <w:marBottom w:val="0"/>
      <w:divBdr>
        <w:top w:val="none" w:sz="0" w:space="0" w:color="auto"/>
        <w:left w:val="none" w:sz="0" w:space="0" w:color="auto"/>
        <w:bottom w:val="none" w:sz="0" w:space="0" w:color="auto"/>
        <w:right w:val="none" w:sz="0" w:space="0" w:color="auto"/>
      </w:divBdr>
    </w:div>
    <w:div w:id="190654534">
      <w:bodyDiv w:val="1"/>
      <w:marLeft w:val="0"/>
      <w:marRight w:val="0"/>
      <w:marTop w:val="0"/>
      <w:marBottom w:val="0"/>
      <w:divBdr>
        <w:top w:val="none" w:sz="0" w:space="0" w:color="auto"/>
        <w:left w:val="none" w:sz="0" w:space="0" w:color="auto"/>
        <w:bottom w:val="none" w:sz="0" w:space="0" w:color="auto"/>
        <w:right w:val="none" w:sz="0" w:space="0" w:color="auto"/>
      </w:divBdr>
    </w:div>
    <w:div w:id="190843878">
      <w:bodyDiv w:val="1"/>
      <w:marLeft w:val="0"/>
      <w:marRight w:val="0"/>
      <w:marTop w:val="0"/>
      <w:marBottom w:val="0"/>
      <w:divBdr>
        <w:top w:val="none" w:sz="0" w:space="0" w:color="auto"/>
        <w:left w:val="none" w:sz="0" w:space="0" w:color="auto"/>
        <w:bottom w:val="none" w:sz="0" w:space="0" w:color="auto"/>
        <w:right w:val="none" w:sz="0" w:space="0" w:color="auto"/>
      </w:divBdr>
    </w:div>
    <w:div w:id="190925216">
      <w:bodyDiv w:val="1"/>
      <w:marLeft w:val="0"/>
      <w:marRight w:val="0"/>
      <w:marTop w:val="0"/>
      <w:marBottom w:val="0"/>
      <w:divBdr>
        <w:top w:val="none" w:sz="0" w:space="0" w:color="auto"/>
        <w:left w:val="none" w:sz="0" w:space="0" w:color="auto"/>
        <w:bottom w:val="none" w:sz="0" w:space="0" w:color="auto"/>
        <w:right w:val="none" w:sz="0" w:space="0" w:color="auto"/>
      </w:divBdr>
    </w:div>
    <w:div w:id="191069129">
      <w:bodyDiv w:val="1"/>
      <w:marLeft w:val="0"/>
      <w:marRight w:val="0"/>
      <w:marTop w:val="0"/>
      <w:marBottom w:val="0"/>
      <w:divBdr>
        <w:top w:val="none" w:sz="0" w:space="0" w:color="auto"/>
        <w:left w:val="none" w:sz="0" w:space="0" w:color="auto"/>
        <w:bottom w:val="none" w:sz="0" w:space="0" w:color="auto"/>
        <w:right w:val="none" w:sz="0" w:space="0" w:color="auto"/>
      </w:divBdr>
    </w:div>
    <w:div w:id="191304756">
      <w:bodyDiv w:val="1"/>
      <w:marLeft w:val="0"/>
      <w:marRight w:val="0"/>
      <w:marTop w:val="0"/>
      <w:marBottom w:val="0"/>
      <w:divBdr>
        <w:top w:val="none" w:sz="0" w:space="0" w:color="auto"/>
        <w:left w:val="none" w:sz="0" w:space="0" w:color="auto"/>
        <w:bottom w:val="none" w:sz="0" w:space="0" w:color="auto"/>
        <w:right w:val="none" w:sz="0" w:space="0" w:color="auto"/>
      </w:divBdr>
    </w:div>
    <w:div w:id="191459457">
      <w:bodyDiv w:val="1"/>
      <w:marLeft w:val="0"/>
      <w:marRight w:val="0"/>
      <w:marTop w:val="0"/>
      <w:marBottom w:val="0"/>
      <w:divBdr>
        <w:top w:val="none" w:sz="0" w:space="0" w:color="auto"/>
        <w:left w:val="none" w:sz="0" w:space="0" w:color="auto"/>
        <w:bottom w:val="none" w:sz="0" w:space="0" w:color="auto"/>
        <w:right w:val="none" w:sz="0" w:space="0" w:color="auto"/>
      </w:divBdr>
    </w:div>
    <w:div w:id="191653974">
      <w:bodyDiv w:val="1"/>
      <w:marLeft w:val="0"/>
      <w:marRight w:val="0"/>
      <w:marTop w:val="0"/>
      <w:marBottom w:val="0"/>
      <w:divBdr>
        <w:top w:val="none" w:sz="0" w:space="0" w:color="auto"/>
        <w:left w:val="none" w:sz="0" w:space="0" w:color="auto"/>
        <w:bottom w:val="none" w:sz="0" w:space="0" w:color="auto"/>
        <w:right w:val="none" w:sz="0" w:space="0" w:color="auto"/>
      </w:divBdr>
    </w:div>
    <w:div w:id="191842870">
      <w:bodyDiv w:val="1"/>
      <w:marLeft w:val="0"/>
      <w:marRight w:val="0"/>
      <w:marTop w:val="0"/>
      <w:marBottom w:val="0"/>
      <w:divBdr>
        <w:top w:val="none" w:sz="0" w:space="0" w:color="auto"/>
        <w:left w:val="none" w:sz="0" w:space="0" w:color="auto"/>
        <w:bottom w:val="none" w:sz="0" w:space="0" w:color="auto"/>
        <w:right w:val="none" w:sz="0" w:space="0" w:color="auto"/>
      </w:divBdr>
    </w:div>
    <w:div w:id="191843506">
      <w:bodyDiv w:val="1"/>
      <w:marLeft w:val="0"/>
      <w:marRight w:val="0"/>
      <w:marTop w:val="0"/>
      <w:marBottom w:val="0"/>
      <w:divBdr>
        <w:top w:val="none" w:sz="0" w:space="0" w:color="auto"/>
        <w:left w:val="none" w:sz="0" w:space="0" w:color="auto"/>
        <w:bottom w:val="none" w:sz="0" w:space="0" w:color="auto"/>
        <w:right w:val="none" w:sz="0" w:space="0" w:color="auto"/>
      </w:divBdr>
    </w:div>
    <w:div w:id="191889694">
      <w:bodyDiv w:val="1"/>
      <w:marLeft w:val="0"/>
      <w:marRight w:val="0"/>
      <w:marTop w:val="0"/>
      <w:marBottom w:val="0"/>
      <w:divBdr>
        <w:top w:val="none" w:sz="0" w:space="0" w:color="auto"/>
        <w:left w:val="none" w:sz="0" w:space="0" w:color="auto"/>
        <w:bottom w:val="none" w:sz="0" w:space="0" w:color="auto"/>
        <w:right w:val="none" w:sz="0" w:space="0" w:color="auto"/>
      </w:divBdr>
    </w:div>
    <w:div w:id="191920086">
      <w:bodyDiv w:val="1"/>
      <w:marLeft w:val="0"/>
      <w:marRight w:val="0"/>
      <w:marTop w:val="0"/>
      <w:marBottom w:val="0"/>
      <w:divBdr>
        <w:top w:val="none" w:sz="0" w:space="0" w:color="auto"/>
        <w:left w:val="none" w:sz="0" w:space="0" w:color="auto"/>
        <w:bottom w:val="none" w:sz="0" w:space="0" w:color="auto"/>
        <w:right w:val="none" w:sz="0" w:space="0" w:color="auto"/>
      </w:divBdr>
    </w:div>
    <w:div w:id="192035103">
      <w:bodyDiv w:val="1"/>
      <w:marLeft w:val="0"/>
      <w:marRight w:val="0"/>
      <w:marTop w:val="0"/>
      <w:marBottom w:val="0"/>
      <w:divBdr>
        <w:top w:val="none" w:sz="0" w:space="0" w:color="auto"/>
        <w:left w:val="none" w:sz="0" w:space="0" w:color="auto"/>
        <w:bottom w:val="none" w:sz="0" w:space="0" w:color="auto"/>
        <w:right w:val="none" w:sz="0" w:space="0" w:color="auto"/>
      </w:divBdr>
    </w:div>
    <w:div w:id="192228639">
      <w:bodyDiv w:val="1"/>
      <w:marLeft w:val="0"/>
      <w:marRight w:val="0"/>
      <w:marTop w:val="0"/>
      <w:marBottom w:val="0"/>
      <w:divBdr>
        <w:top w:val="none" w:sz="0" w:space="0" w:color="auto"/>
        <w:left w:val="none" w:sz="0" w:space="0" w:color="auto"/>
        <w:bottom w:val="none" w:sz="0" w:space="0" w:color="auto"/>
        <w:right w:val="none" w:sz="0" w:space="0" w:color="auto"/>
      </w:divBdr>
    </w:div>
    <w:div w:id="192235330">
      <w:bodyDiv w:val="1"/>
      <w:marLeft w:val="0"/>
      <w:marRight w:val="0"/>
      <w:marTop w:val="0"/>
      <w:marBottom w:val="0"/>
      <w:divBdr>
        <w:top w:val="none" w:sz="0" w:space="0" w:color="auto"/>
        <w:left w:val="none" w:sz="0" w:space="0" w:color="auto"/>
        <w:bottom w:val="none" w:sz="0" w:space="0" w:color="auto"/>
        <w:right w:val="none" w:sz="0" w:space="0" w:color="auto"/>
      </w:divBdr>
    </w:div>
    <w:div w:id="192302612">
      <w:bodyDiv w:val="1"/>
      <w:marLeft w:val="0"/>
      <w:marRight w:val="0"/>
      <w:marTop w:val="0"/>
      <w:marBottom w:val="0"/>
      <w:divBdr>
        <w:top w:val="none" w:sz="0" w:space="0" w:color="auto"/>
        <w:left w:val="none" w:sz="0" w:space="0" w:color="auto"/>
        <w:bottom w:val="none" w:sz="0" w:space="0" w:color="auto"/>
        <w:right w:val="none" w:sz="0" w:space="0" w:color="auto"/>
      </w:divBdr>
    </w:div>
    <w:div w:id="192495876">
      <w:bodyDiv w:val="1"/>
      <w:marLeft w:val="0"/>
      <w:marRight w:val="0"/>
      <w:marTop w:val="0"/>
      <w:marBottom w:val="0"/>
      <w:divBdr>
        <w:top w:val="none" w:sz="0" w:space="0" w:color="auto"/>
        <w:left w:val="none" w:sz="0" w:space="0" w:color="auto"/>
        <w:bottom w:val="none" w:sz="0" w:space="0" w:color="auto"/>
        <w:right w:val="none" w:sz="0" w:space="0" w:color="auto"/>
      </w:divBdr>
    </w:div>
    <w:div w:id="192615408">
      <w:bodyDiv w:val="1"/>
      <w:marLeft w:val="0"/>
      <w:marRight w:val="0"/>
      <w:marTop w:val="0"/>
      <w:marBottom w:val="0"/>
      <w:divBdr>
        <w:top w:val="none" w:sz="0" w:space="0" w:color="auto"/>
        <w:left w:val="none" w:sz="0" w:space="0" w:color="auto"/>
        <w:bottom w:val="none" w:sz="0" w:space="0" w:color="auto"/>
        <w:right w:val="none" w:sz="0" w:space="0" w:color="auto"/>
      </w:divBdr>
    </w:div>
    <w:div w:id="192764914">
      <w:bodyDiv w:val="1"/>
      <w:marLeft w:val="0"/>
      <w:marRight w:val="0"/>
      <w:marTop w:val="0"/>
      <w:marBottom w:val="0"/>
      <w:divBdr>
        <w:top w:val="none" w:sz="0" w:space="0" w:color="auto"/>
        <w:left w:val="none" w:sz="0" w:space="0" w:color="auto"/>
        <w:bottom w:val="none" w:sz="0" w:space="0" w:color="auto"/>
        <w:right w:val="none" w:sz="0" w:space="0" w:color="auto"/>
      </w:divBdr>
    </w:div>
    <w:div w:id="192768800">
      <w:bodyDiv w:val="1"/>
      <w:marLeft w:val="0"/>
      <w:marRight w:val="0"/>
      <w:marTop w:val="0"/>
      <w:marBottom w:val="0"/>
      <w:divBdr>
        <w:top w:val="none" w:sz="0" w:space="0" w:color="auto"/>
        <w:left w:val="none" w:sz="0" w:space="0" w:color="auto"/>
        <w:bottom w:val="none" w:sz="0" w:space="0" w:color="auto"/>
        <w:right w:val="none" w:sz="0" w:space="0" w:color="auto"/>
      </w:divBdr>
    </w:div>
    <w:div w:id="192807561">
      <w:bodyDiv w:val="1"/>
      <w:marLeft w:val="0"/>
      <w:marRight w:val="0"/>
      <w:marTop w:val="0"/>
      <w:marBottom w:val="0"/>
      <w:divBdr>
        <w:top w:val="none" w:sz="0" w:space="0" w:color="auto"/>
        <w:left w:val="none" w:sz="0" w:space="0" w:color="auto"/>
        <w:bottom w:val="none" w:sz="0" w:space="0" w:color="auto"/>
        <w:right w:val="none" w:sz="0" w:space="0" w:color="auto"/>
      </w:divBdr>
    </w:div>
    <w:div w:id="193082587">
      <w:bodyDiv w:val="1"/>
      <w:marLeft w:val="0"/>
      <w:marRight w:val="0"/>
      <w:marTop w:val="0"/>
      <w:marBottom w:val="0"/>
      <w:divBdr>
        <w:top w:val="none" w:sz="0" w:space="0" w:color="auto"/>
        <w:left w:val="none" w:sz="0" w:space="0" w:color="auto"/>
        <w:bottom w:val="none" w:sz="0" w:space="0" w:color="auto"/>
        <w:right w:val="none" w:sz="0" w:space="0" w:color="auto"/>
      </w:divBdr>
    </w:div>
    <w:div w:id="193084247">
      <w:bodyDiv w:val="1"/>
      <w:marLeft w:val="0"/>
      <w:marRight w:val="0"/>
      <w:marTop w:val="0"/>
      <w:marBottom w:val="0"/>
      <w:divBdr>
        <w:top w:val="none" w:sz="0" w:space="0" w:color="auto"/>
        <w:left w:val="none" w:sz="0" w:space="0" w:color="auto"/>
        <w:bottom w:val="none" w:sz="0" w:space="0" w:color="auto"/>
        <w:right w:val="none" w:sz="0" w:space="0" w:color="auto"/>
      </w:divBdr>
    </w:div>
    <w:div w:id="193544762">
      <w:bodyDiv w:val="1"/>
      <w:marLeft w:val="0"/>
      <w:marRight w:val="0"/>
      <w:marTop w:val="0"/>
      <w:marBottom w:val="0"/>
      <w:divBdr>
        <w:top w:val="none" w:sz="0" w:space="0" w:color="auto"/>
        <w:left w:val="none" w:sz="0" w:space="0" w:color="auto"/>
        <w:bottom w:val="none" w:sz="0" w:space="0" w:color="auto"/>
        <w:right w:val="none" w:sz="0" w:space="0" w:color="auto"/>
      </w:divBdr>
    </w:div>
    <w:div w:id="194344866">
      <w:bodyDiv w:val="1"/>
      <w:marLeft w:val="0"/>
      <w:marRight w:val="0"/>
      <w:marTop w:val="0"/>
      <w:marBottom w:val="0"/>
      <w:divBdr>
        <w:top w:val="none" w:sz="0" w:space="0" w:color="auto"/>
        <w:left w:val="none" w:sz="0" w:space="0" w:color="auto"/>
        <w:bottom w:val="none" w:sz="0" w:space="0" w:color="auto"/>
        <w:right w:val="none" w:sz="0" w:space="0" w:color="auto"/>
      </w:divBdr>
    </w:div>
    <w:div w:id="194540208">
      <w:bodyDiv w:val="1"/>
      <w:marLeft w:val="0"/>
      <w:marRight w:val="0"/>
      <w:marTop w:val="0"/>
      <w:marBottom w:val="0"/>
      <w:divBdr>
        <w:top w:val="none" w:sz="0" w:space="0" w:color="auto"/>
        <w:left w:val="none" w:sz="0" w:space="0" w:color="auto"/>
        <w:bottom w:val="none" w:sz="0" w:space="0" w:color="auto"/>
        <w:right w:val="none" w:sz="0" w:space="0" w:color="auto"/>
      </w:divBdr>
    </w:div>
    <w:div w:id="194580194">
      <w:bodyDiv w:val="1"/>
      <w:marLeft w:val="0"/>
      <w:marRight w:val="0"/>
      <w:marTop w:val="0"/>
      <w:marBottom w:val="0"/>
      <w:divBdr>
        <w:top w:val="none" w:sz="0" w:space="0" w:color="auto"/>
        <w:left w:val="none" w:sz="0" w:space="0" w:color="auto"/>
        <w:bottom w:val="none" w:sz="0" w:space="0" w:color="auto"/>
        <w:right w:val="none" w:sz="0" w:space="0" w:color="auto"/>
      </w:divBdr>
    </w:div>
    <w:div w:id="194660451">
      <w:bodyDiv w:val="1"/>
      <w:marLeft w:val="0"/>
      <w:marRight w:val="0"/>
      <w:marTop w:val="0"/>
      <w:marBottom w:val="0"/>
      <w:divBdr>
        <w:top w:val="none" w:sz="0" w:space="0" w:color="auto"/>
        <w:left w:val="none" w:sz="0" w:space="0" w:color="auto"/>
        <w:bottom w:val="none" w:sz="0" w:space="0" w:color="auto"/>
        <w:right w:val="none" w:sz="0" w:space="0" w:color="auto"/>
      </w:divBdr>
    </w:div>
    <w:div w:id="194776465">
      <w:bodyDiv w:val="1"/>
      <w:marLeft w:val="0"/>
      <w:marRight w:val="0"/>
      <w:marTop w:val="0"/>
      <w:marBottom w:val="0"/>
      <w:divBdr>
        <w:top w:val="none" w:sz="0" w:space="0" w:color="auto"/>
        <w:left w:val="none" w:sz="0" w:space="0" w:color="auto"/>
        <w:bottom w:val="none" w:sz="0" w:space="0" w:color="auto"/>
        <w:right w:val="none" w:sz="0" w:space="0" w:color="auto"/>
      </w:divBdr>
    </w:div>
    <w:div w:id="194927344">
      <w:bodyDiv w:val="1"/>
      <w:marLeft w:val="0"/>
      <w:marRight w:val="0"/>
      <w:marTop w:val="0"/>
      <w:marBottom w:val="0"/>
      <w:divBdr>
        <w:top w:val="none" w:sz="0" w:space="0" w:color="auto"/>
        <w:left w:val="none" w:sz="0" w:space="0" w:color="auto"/>
        <w:bottom w:val="none" w:sz="0" w:space="0" w:color="auto"/>
        <w:right w:val="none" w:sz="0" w:space="0" w:color="auto"/>
      </w:divBdr>
    </w:div>
    <w:div w:id="194929532">
      <w:bodyDiv w:val="1"/>
      <w:marLeft w:val="0"/>
      <w:marRight w:val="0"/>
      <w:marTop w:val="0"/>
      <w:marBottom w:val="0"/>
      <w:divBdr>
        <w:top w:val="none" w:sz="0" w:space="0" w:color="auto"/>
        <w:left w:val="none" w:sz="0" w:space="0" w:color="auto"/>
        <w:bottom w:val="none" w:sz="0" w:space="0" w:color="auto"/>
        <w:right w:val="none" w:sz="0" w:space="0" w:color="auto"/>
      </w:divBdr>
    </w:div>
    <w:div w:id="195000277">
      <w:bodyDiv w:val="1"/>
      <w:marLeft w:val="0"/>
      <w:marRight w:val="0"/>
      <w:marTop w:val="0"/>
      <w:marBottom w:val="0"/>
      <w:divBdr>
        <w:top w:val="none" w:sz="0" w:space="0" w:color="auto"/>
        <w:left w:val="none" w:sz="0" w:space="0" w:color="auto"/>
        <w:bottom w:val="none" w:sz="0" w:space="0" w:color="auto"/>
        <w:right w:val="none" w:sz="0" w:space="0" w:color="auto"/>
      </w:divBdr>
    </w:div>
    <w:div w:id="195430352">
      <w:bodyDiv w:val="1"/>
      <w:marLeft w:val="0"/>
      <w:marRight w:val="0"/>
      <w:marTop w:val="0"/>
      <w:marBottom w:val="0"/>
      <w:divBdr>
        <w:top w:val="none" w:sz="0" w:space="0" w:color="auto"/>
        <w:left w:val="none" w:sz="0" w:space="0" w:color="auto"/>
        <w:bottom w:val="none" w:sz="0" w:space="0" w:color="auto"/>
        <w:right w:val="none" w:sz="0" w:space="0" w:color="auto"/>
      </w:divBdr>
    </w:div>
    <w:div w:id="195582464">
      <w:bodyDiv w:val="1"/>
      <w:marLeft w:val="0"/>
      <w:marRight w:val="0"/>
      <w:marTop w:val="0"/>
      <w:marBottom w:val="0"/>
      <w:divBdr>
        <w:top w:val="none" w:sz="0" w:space="0" w:color="auto"/>
        <w:left w:val="none" w:sz="0" w:space="0" w:color="auto"/>
        <w:bottom w:val="none" w:sz="0" w:space="0" w:color="auto"/>
        <w:right w:val="none" w:sz="0" w:space="0" w:color="auto"/>
      </w:divBdr>
    </w:div>
    <w:div w:id="195628050">
      <w:bodyDiv w:val="1"/>
      <w:marLeft w:val="0"/>
      <w:marRight w:val="0"/>
      <w:marTop w:val="0"/>
      <w:marBottom w:val="0"/>
      <w:divBdr>
        <w:top w:val="none" w:sz="0" w:space="0" w:color="auto"/>
        <w:left w:val="none" w:sz="0" w:space="0" w:color="auto"/>
        <w:bottom w:val="none" w:sz="0" w:space="0" w:color="auto"/>
        <w:right w:val="none" w:sz="0" w:space="0" w:color="auto"/>
      </w:divBdr>
    </w:div>
    <w:div w:id="196432510">
      <w:bodyDiv w:val="1"/>
      <w:marLeft w:val="0"/>
      <w:marRight w:val="0"/>
      <w:marTop w:val="0"/>
      <w:marBottom w:val="0"/>
      <w:divBdr>
        <w:top w:val="none" w:sz="0" w:space="0" w:color="auto"/>
        <w:left w:val="none" w:sz="0" w:space="0" w:color="auto"/>
        <w:bottom w:val="none" w:sz="0" w:space="0" w:color="auto"/>
        <w:right w:val="none" w:sz="0" w:space="0" w:color="auto"/>
      </w:divBdr>
    </w:div>
    <w:div w:id="196435375">
      <w:bodyDiv w:val="1"/>
      <w:marLeft w:val="0"/>
      <w:marRight w:val="0"/>
      <w:marTop w:val="0"/>
      <w:marBottom w:val="0"/>
      <w:divBdr>
        <w:top w:val="none" w:sz="0" w:space="0" w:color="auto"/>
        <w:left w:val="none" w:sz="0" w:space="0" w:color="auto"/>
        <w:bottom w:val="none" w:sz="0" w:space="0" w:color="auto"/>
        <w:right w:val="none" w:sz="0" w:space="0" w:color="auto"/>
      </w:divBdr>
    </w:div>
    <w:div w:id="196822281">
      <w:bodyDiv w:val="1"/>
      <w:marLeft w:val="0"/>
      <w:marRight w:val="0"/>
      <w:marTop w:val="0"/>
      <w:marBottom w:val="0"/>
      <w:divBdr>
        <w:top w:val="none" w:sz="0" w:space="0" w:color="auto"/>
        <w:left w:val="none" w:sz="0" w:space="0" w:color="auto"/>
        <w:bottom w:val="none" w:sz="0" w:space="0" w:color="auto"/>
        <w:right w:val="none" w:sz="0" w:space="0" w:color="auto"/>
      </w:divBdr>
    </w:div>
    <w:div w:id="196965100">
      <w:bodyDiv w:val="1"/>
      <w:marLeft w:val="0"/>
      <w:marRight w:val="0"/>
      <w:marTop w:val="0"/>
      <w:marBottom w:val="0"/>
      <w:divBdr>
        <w:top w:val="none" w:sz="0" w:space="0" w:color="auto"/>
        <w:left w:val="none" w:sz="0" w:space="0" w:color="auto"/>
        <w:bottom w:val="none" w:sz="0" w:space="0" w:color="auto"/>
        <w:right w:val="none" w:sz="0" w:space="0" w:color="auto"/>
      </w:divBdr>
    </w:div>
    <w:div w:id="197088398">
      <w:bodyDiv w:val="1"/>
      <w:marLeft w:val="0"/>
      <w:marRight w:val="0"/>
      <w:marTop w:val="0"/>
      <w:marBottom w:val="0"/>
      <w:divBdr>
        <w:top w:val="none" w:sz="0" w:space="0" w:color="auto"/>
        <w:left w:val="none" w:sz="0" w:space="0" w:color="auto"/>
        <w:bottom w:val="none" w:sz="0" w:space="0" w:color="auto"/>
        <w:right w:val="none" w:sz="0" w:space="0" w:color="auto"/>
      </w:divBdr>
    </w:div>
    <w:div w:id="197475767">
      <w:bodyDiv w:val="1"/>
      <w:marLeft w:val="0"/>
      <w:marRight w:val="0"/>
      <w:marTop w:val="0"/>
      <w:marBottom w:val="0"/>
      <w:divBdr>
        <w:top w:val="none" w:sz="0" w:space="0" w:color="auto"/>
        <w:left w:val="none" w:sz="0" w:space="0" w:color="auto"/>
        <w:bottom w:val="none" w:sz="0" w:space="0" w:color="auto"/>
        <w:right w:val="none" w:sz="0" w:space="0" w:color="auto"/>
      </w:divBdr>
    </w:div>
    <w:div w:id="197546240">
      <w:bodyDiv w:val="1"/>
      <w:marLeft w:val="0"/>
      <w:marRight w:val="0"/>
      <w:marTop w:val="0"/>
      <w:marBottom w:val="0"/>
      <w:divBdr>
        <w:top w:val="none" w:sz="0" w:space="0" w:color="auto"/>
        <w:left w:val="none" w:sz="0" w:space="0" w:color="auto"/>
        <w:bottom w:val="none" w:sz="0" w:space="0" w:color="auto"/>
        <w:right w:val="none" w:sz="0" w:space="0" w:color="auto"/>
      </w:divBdr>
    </w:div>
    <w:div w:id="197857248">
      <w:bodyDiv w:val="1"/>
      <w:marLeft w:val="0"/>
      <w:marRight w:val="0"/>
      <w:marTop w:val="0"/>
      <w:marBottom w:val="0"/>
      <w:divBdr>
        <w:top w:val="none" w:sz="0" w:space="0" w:color="auto"/>
        <w:left w:val="none" w:sz="0" w:space="0" w:color="auto"/>
        <w:bottom w:val="none" w:sz="0" w:space="0" w:color="auto"/>
        <w:right w:val="none" w:sz="0" w:space="0" w:color="auto"/>
      </w:divBdr>
    </w:div>
    <w:div w:id="197934988">
      <w:bodyDiv w:val="1"/>
      <w:marLeft w:val="0"/>
      <w:marRight w:val="0"/>
      <w:marTop w:val="0"/>
      <w:marBottom w:val="0"/>
      <w:divBdr>
        <w:top w:val="none" w:sz="0" w:space="0" w:color="auto"/>
        <w:left w:val="none" w:sz="0" w:space="0" w:color="auto"/>
        <w:bottom w:val="none" w:sz="0" w:space="0" w:color="auto"/>
        <w:right w:val="none" w:sz="0" w:space="0" w:color="auto"/>
      </w:divBdr>
    </w:div>
    <w:div w:id="198009970">
      <w:bodyDiv w:val="1"/>
      <w:marLeft w:val="0"/>
      <w:marRight w:val="0"/>
      <w:marTop w:val="0"/>
      <w:marBottom w:val="0"/>
      <w:divBdr>
        <w:top w:val="none" w:sz="0" w:space="0" w:color="auto"/>
        <w:left w:val="none" w:sz="0" w:space="0" w:color="auto"/>
        <w:bottom w:val="none" w:sz="0" w:space="0" w:color="auto"/>
        <w:right w:val="none" w:sz="0" w:space="0" w:color="auto"/>
      </w:divBdr>
    </w:div>
    <w:div w:id="198010433">
      <w:bodyDiv w:val="1"/>
      <w:marLeft w:val="0"/>
      <w:marRight w:val="0"/>
      <w:marTop w:val="0"/>
      <w:marBottom w:val="0"/>
      <w:divBdr>
        <w:top w:val="none" w:sz="0" w:space="0" w:color="auto"/>
        <w:left w:val="none" w:sz="0" w:space="0" w:color="auto"/>
        <w:bottom w:val="none" w:sz="0" w:space="0" w:color="auto"/>
        <w:right w:val="none" w:sz="0" w:space="0" w:color="auto"/>
      </w:divBdr>
    </w:div>
    <w:div w:id="198130984">
      <w:bodyDiv w:val="1"/>
      <w:marLeft w:val="0"/>
      <w:marRight w:val="0"/>
      <w:marTop w:val="0"/>
      <w:marBottom w:val="0"/>
      <w:divBdr>
        <w:top w:val="none" w:sz="0" w:space="0" w:color="auto"/>
        <w:left w:val="none" w:sz="0" w:space="0" w:color="auto"/>
        <w:bottom w:val="none" w:sz="0" w:space="0" w:color="auto"/>
        <w:right w:val="none" w:sz="0" w:space="0" w:color="auto"/>
      </w:divBdr>
    </w:div>
    <w:div w:id="198324854">
      <w:bodyDiv w:val="1"/>
      <w:marLeft w:val="0"/>
      <w:marRight w:val="0"/>
      <w:marTop w:val="0"/>
      <w:marBottom w:val="0"/>
      <w:divBdr>
        <w:top w:val="none" w:sz="0" w:space="0" w:color="auto"/>
        <w:left w:val="none" w:sz="0" w:space="0" w:color="auto"/>
        <w:bottom w:val="none" w:sz="0" w:space="0" w:color="auto"/>
        <w:right w:val="none" w:sz="0" w:space="0" w:color="auto"/>
      </w:divBdr>
    </w:div>
    <w:div w:id="198586428">
      <w:bodyDiv w:val="1"/>
      <w:marLeft w:val="0"/>
      <w:marRight w:val="0"/>
      <w:marTop w:val="0"/>
      <w:marBottom w:val="0"/>
      <w:divBdr>
        <w:top w:val="none" w:sz="0" w:space="0" w:color="auto"/>
        <w:left w:val="none" w:sz="0" w:space="0" w:color="auto"/>
        <w:bottom w:val="none" w:sz="0" w:space="0" w:color="auto"/>
        <w:right w:val="none" w:sz="0" w:space="0" w:color="auto"/>
      </w:divBdr>
    </w:div>
    <w:div w:id="198784261">
      <w:bodyDiv w:val="1"/>
      <w:marLeft w:val="0"/>
      <w:marRight w:val="0"/>
      <w:marTop w:val="0"/>
      <w:marBottom w:val="0"/>
      <w:divBdr>
        <w:top w:val="none" w:sz="0" w:space="0" w:color="auto"/>
        <w:left w:val="none" w:sz="0" w:space="0" w:color="auto"/>
        <w:bottom w:val="none" w:sz="0" w:space="0" w:color="auto"/>
        <w:right w:val="none" w:sz="0" w:space="0" w:color="auto"/>
      </w:divBdr>
    </w:div>
    <w:div w:id="198856926">
      <w:bodyDiv w:val="1"/>
      <w:marLeft w:val="0"/>
      <w:marRight w:val="0"/>
      <w:marTop w:val="0"/>
      <w:marBottom w:val="0"/>
      <w:divBdr>
        <w:top w:val="none" w:sz="0" w:space="0" w:color="auto"/>
        <w:left w:val="none" w:sz="0" w:space="0" w:color="auto"/>
        <w:bottom w:val="none" w:sz="0" w:space="0" w:color="auto"/>
        <w:right w:val="none" w:sz="0" w:space="0" w:color="auto"/>
      </w:divBdr>
    </w:div>
    <w:div w:id="198978948">
      <w:bodyDiv w:val="1"/>
      <w:marLeft w:val="0"/>
      <w:marRight w:val="0"/>
      <w:marTop w:val="0"/>
      <w:marBottom w:val="0"/>
      <w:divBdr>
        <w:top w:val="none" w:sz="0" w:space="0" w:color="auto"/>
        <w:left w:val="none" w:sz="0" w:space="0" w:color="auto"/>
        <w:bottom w:val="none" w:sz="0" w:space="0" w:color="auto"/>
        <w:right w:val="none" w:sz="0" w:space="0" w:color="auto"/>
      </w:divBdr>
    </w:div>
    <w:div w:id="199055569">
      <w:bodyDiv w:val="1"/>
      <w:marLeft w:val="0"/>
      <w:marRight w:val="0"/>
      <w:marTop w:val="0"/>
      <w:marBottom w:val="0"/>
      <w:divBdr>
        <w:top w:val="none" w:sz="0" w:space="0" w:color="auto"/>
        <w:left w:val="none" w:sz="0" w:space="0" w:color="auto"/>
        <w:bottom w:val="none" w:sz="0" w:space="0" w:color="auto"/>
        <w:right w:val="none" w:sz="0" w:space="0" w:color="auto"/>
      </w:divBdr>
    </w:div>
    <w:div w:id="199243451">
      <w:bodyDiv w:val="1"/>
      <w:marLeft w:val="0"/>
      <w:marRight w:val="0"/>
      <w:marTop w:val="0"/>
      <w:marBottom w:val="0"/>
      <w:divBdr>
        <w:top w:val="none" w:sz="0" w:space="0" w:color="auto"/>
        <w:left w:val="none" w:sz="0" w:space="0" w:color="auto"/>
        <w:bottom w:val="none" w:sz="0" w:space="0" w:color="auto"/>
        <w:right w:val="none" w:sz="0" w:space="0" w:color="auto"/>
      </w:divBdr>
    </w:div>
    <w:div w:id="199248026">
      <w:bodyDiv w:val="1"/>
      <w:marLeft w:val="0"/>
      <w:marRight w:val="0"/>
      <w:marTop w:val="0"/>
      <w:marBottom w:val="0"/>
      <w:divBdr>
        <w:top w:val="none" w:sz="0" w:space="0" w:color="auto"/>
        <w:left w:val="none" w:sz="0" w:space="0" w:color="auto"/>
        <w:bottom w:val="none" w:sz="0" w:space="0" w:color="auto"/>
        <w:right w:val="none" w:sz="0" w:space="0" w:color="auto"/>
      </w:divBdr>
    </w:div>
    <w:div w:id="199515340">
      <w:bodyDiv w:val="1"/>
      <w:marLeft w:val="0"/>
      <w:marRight w:val="0"/>
      <w:marTop w:val="0"/>
      <w:marBottom w:val="0"/>
      <w:divBdr>
        <w:top w:val="none" w:sz="0" w:space="0" w:color="auto"/>
        <w:left w:val="none" w:sz="0" w:space="0" w:color="auto"/>
        <w:bottom w:val="none" w:sz="0" w:space="0" w:color="auto"/>
        <w:right w:val="none" w:sz="0" w:space="0" w:color="auto"/>
      </w:divBdr>
    </w:div>
    <w:div w:id="199516182">
      <w:bodyDiv w:val="1"/>
      <w:marLeft w:val="0"/>
      <w:marRight w:val="0"/>
      <w:marTop w:val="0"/>
      <w:marBottom w:val="0"/>
      <w:divBdr>
        <w:top w:val="none" w:sz="0" w:space="0" w:color="auto"/>
        <w:left w:val="none" w:sz="0" w:space="0" w:color="auto"/>
        <w:bottom w:val="none" w:sz="0" w:space="0" w:color="auto"/>
        <w:right w:val="none" w:sz="0" w:space="0" w:color="auto"/>
      </w:divBdr>
    </w:div>
    <w:div w:id="199755793">
      <w:bodyDiv w:val="1"/>
      <w:marLeft w:val="0"/>
      <w:marRight w:val="0"/>
      <w:marTop w:val="0"/>
      <w:marBottom w:val="0"/>
      <w:divBdr>
        <w:top w:val="none" w:sz="0" w:space="0" w:color="auto"/>
        <w:left w:val="none" w:sz="0" w:space="0" w:color="auto"/>
        <w:bottom w:val="none" w:sz="0" w:space="0" w:color="auto"/>
        <w:right w:val="none" w:sz="0" w:space="0" w:color="auto"/>
      </w:divBdr>
    </w:div>
    <w:div w:id="200168312">
      <w:bodyDiv w:val="1"/>
      <w:marLeft w:val="0"/>
      <w:marRight w:val="0"/>
      <w:marTop w:val="0"/>
      <w:marBottom w:val="0"/>
      <w:divBdr>
        <w:top w:val="none" w:sz="0" w:space="0" w:color="auto"/>
        <w:left w:val="none" w:sz="0" w:space="0" w:color="auto"/>
        <w:bottom w:val="none" w:sz="0" w:space="0" w:color="auto"/>
        <w:right w:val="none" w:sz="0" w:space="0" w:color="auto"/>
      </w:divBdr>
    </w:div>
    <w:div w:id="200173941">
      <w:bodyDiv w:val="1"/>
      <w:marLeft w:val="0"/>
      <w:marRight w:val="0"/>
      <w:marTop w:val="0"/>
      <w:marBottom w:val="0"/>
      <w:divBdr>
        <w:top w:val="none" w:sz="0" w:space="0" w:color="auto"/>
        <w:left w:val="none" w:sz="0" w:space="0" w:color="auto"/>
        <w:bottom w:val="none" w:sz="0" w:space="0" w:color="auto"/>
        <w:right w:val="none" w:sz="0" w:space="0" w:color="auto"/>
      </w:divBdr>
    </w:div>
    <w:div w:id="200242916">
      <w:bodyDiv w:val="1"/>
      <w:marLeft w:val="0"/>
      <w:marRight w:val="0"/>
      <w:marTop w:val="0"/>
      <w:marBottom w:val="0"/>
      <w:divBdr>
        <w:top w:val="none" w:sz="0" w:space="0" w:color="auto"/>
        <w:left w:val="none" w:sz="0" w:space="0" w:color="auto"/>
        <w:bottom w:val="none" w:sz="0" w:space="0" w:color="auto"/>
        <w:right w:val="none" w:sz="0" w:space="0" w:color="auto"/>
      </w:divBdr>
    </w:div>
    <w:div w:id="200359081">
      <w:bodyDiv w:val="1"/>
      <w:marLeft w:val="0"/>
      <w:marRight w:val="0"/>
      <w:marTop w:val="0"/>
      <w:marBottom w:val="0"/>
      <w:divBdr>
        <w:top w:val="none" w:sz="0" w:space="0" w:color="auto"/>
        <w:left w:val="none" w:sz="0" w:space="0" w:color="auto"/>
        <w:bottom w:val="none" w:sz="0" w:space="0" w:color="auto"/>
        <w:right w:val="none" w:sz="0" w:space="0" w:color="auto"/>
      </w:divBdr>
    </w:div>
    <w:div w:id="200363960">
      <w:bodyDiv w:val="1"/>
      <w:marLeft w:val="0"/>
      <w:marRight w:val="0"/>
      <w:marTop w:val="0"/>
      <w:marBottom w:val="0"/>
      <w:divBdr>
        <w:top w:val="none" w:sz="0" w:space="0" w:color="auto"/>
        <w:left w:val="none" w:sz="0" w:space="0" w:color="auto"/>
        <w:bottom w:val="none" w:sz="0" w:space="0" w:color="auto"/>
        <w:right w:val="none" w:sz="0" w:space="0" w:color="auto"/>
      </w:divBdr>
    </w:div>
    <w:div w:id="200553114">
      <w:bodyDiv w:val="1"/>
      <w:marLeft w:val="0"/>
      <w:marRight w:val="0"/>
      <w:marTop w:val="0"/>
      <w:marBottom w:val="0"/>
      <w:divBdr>
        <w:top w:val="none" w:sz="0" w:space="0" w:color="auto"/>
        <w:left w:val="none" w:sz="0" w:space="0" w:color="auto"/>
        <w:bottom w:val="none" w:sz="0" w:space="0" w:color="auto"/>
        <w:right w:val="none" w:sz="0" w:space="0" w:color="auto"/>
      </w:divBdr>
    </w:div>
    <w:div w:id="200898565">
      <w:bodyDiv w:val="1"/>
      <w:marLeft w:val="0"/>
      <w:marRight w:val="0"/>
      <w:marTop w:val="0"/>
      <w:marBottom w:val="0"/>
      <w:divBdr>
        <w:top w:val="none" w:sz="0" w:space="0" w:color="auto"/>
        <w:left w:val="none" w:sz="0" w:space="0" w:color="auto"/>
        <w:bottom w:val="none" w:sz="0" w:space="0" w:color="auto"/>
        <w:right w:val="none" w:sz="0" w:space="0" w:color="auto"/>
      </w:divBdr>
    </w:div>
    <w:div w:id="201677685">
      <w:bodyDiv w:val="1"/>
      <w:marLeft w:val="0"/>
      <w:marRight w:val="0"/>
      <w:marTop w:val="0"/>
      <w:marBottom w:val="0"/>
      <w:divBdr>
        <w:top w:val="none" w:sz="0" w:space="0" w:color="auto"/>
        <w:left w:val="none" w:sz="0" w:space="0" w:color="auto"/>
        <w:bottom w:val="none" w:sz="0" w:space="0" w:color="auto"/>
        <w:right w:val="none" w:sz="0" w:space="0" w:color="auto"/>
      </w:divBdr>
    </w:div>
    <w:div w:id="201678739">
      <w:bodyDiv w:val="1"/>
      <w:marLeft w:val="0"/>
      <w:marRight w:val="0"/>
      <w:marTop w:val="0"/>
      <w:marBottom w:val="0"/>
      <w:divBdr>
        <w:top w:val="none" w:sz="0" w:space="0" w:color="auto"/>
        <w:left w:val="none" w:sz="0" w:space="0" w:color="auto"/>
        <w:bottom w:val="none" w:sz="0" w:space="0" w:color="auto"/>
        <w:right w:val="none" w:sz="0" w:space="0" w:color="auto"/>
      </w:divBdr>
    </w:div>
    <w:div w:id="201751947">
      <w:bodyDiv w:val="1"/>
      <w:marLeft w:val="0"/>
      <w:marRight w:val="0"/>
      <w:marTop w:val="0"/>
      <w:marBottom w:val="0"/>
      <w:divBdr>
        <w:top w:val="none" w:sz="0" w:space="0" w:color="auto"/>
        <w:left w:val="none" w:sz="0" w:space="0" w:color="auto"/>
        <w:bottom w:val="none" w:sz="0" w:space="0" w:color="auto"/>
        <w:right w:val="none" w:sz="0" w:space="0" w:color="auto"/>
      </w:divBdr>
    </w:div>
    <w:div w:id="201865474">
      <w:bodyDiv w:val="1"/>
      <w:marLeft w:val="0"/>
      <w:marRight w:val="0"/>
      <w:marTop w:val="0"/>
      <w:marBottom w:val="0"/>
      <w:divBdr>
        <w:top w:val="none" w:sz="0" w:space="0" w:color="auto"/>
        <w:left w:val="none" w:sz="0" w:space="0" w:color="auto"/>
        <w:bottom w:val="none" w:sz="0" w:space="0" w:color="auto"/>
        <w:right w:val="none" w:sz="0" w:space="0" w:color="auto"/>
      </w:divBdr>
    </w:div>
    <w:div w:id="202061162">
      <w:bodyDiv w:val="1"/>
      <w:marLeft w:val="0"/>
      <w:marRight w:val="0"/>
      <w:marTop w:val="0"/>
      <w:marBottom w:val="0"/>
      <w:divBdr>
        <w:top w:val="none" w:sz="0" w:space="0" w:color="auto"/>
        <w:left w:val="none" w:sz="0" w:space="0" w:color="auto"/>
        <w:bottom w:val="none" w:sz="0" w:space="0" w:color="auto"/>
        <w:right w:val="none" w:sz="0" w:space="0" w:color="auto"/>
      </w:divBdr>
    </w:div>
    <w:div w:id="202178853">
      <w:bodyDiv w:val="1"/>
      <w:marLeft w:val="0"/>
      <w:marRight w:val="0"/>
      <w:marTop w:val="0"/>
      <w:marBottom w:val="0"/>
      <w:divBdr>
        <w:top w:val="none" w:sz="0" w:space="0" w:color="auto"/>
        <w:left w:val="none" w:sz="0" w:space="0" w:color="auto"/>
        <w:bottom w:val="none" w:sz="0" w:space="0" w:color="auto"/>
        <w:right w:val="none" w:sz="0" w:space="0" w:color="auto"/>
      </w:divBdr>
    </w:div>
    <w:div w:id="202179412">
      <w:bodyDiv w:val="1"/>
      <w:marLeft w:val="0"/>
      <w:marRight w:val="0"/>
      <w:marTop w:val="0"/>
      <w:marBottom w:val="0"/>
      <w:divBdr>
        <w:top w:val="none" w:sz="0" w:space="0" w:color="auto"/>
        <w:left w:val="none" w:sz="0" w:space="0" w:color="auto"/>
        <w:bottom w:val="none" w:sz="0" w:space="0" w:color="auto"/>
        <w:right w:val="none" w:sz="0" w:space="0" w:color="auto"/>
      </w:divBdr>
    </w:div>
    <w:div w:id="202181408">
      <w:bodyDiv w:val="1"/>
      <w:marLeft w:val="0"/>
      <w:marRight w:val="0"/>
      <w:marTop w:val="0"/>
      <w:marBottom w:val="0"/>
      <w:divBdr>
        <w:top w:val="none" w:sz="0" w:space="0" w:color="auto"/>
        <w:left w:val="none" w:sz="0" w:space="0" w:color="auto"/>
        <w:bottom w:val="none" w:sz="0" w:space="0" w:color="auto"/>
        <w:right w:val="none" w:sz="0" w:space="0" w:color="auto"/>
      </w:divBdr>
    </w:div>
    <w:div w:id="202181547">
      <w:bodyDiv w:val="1"/>
      <w:marLeft w:val="0"/>
      <w:marRight w:val="0"/>
      <w:marTop w:val="0"/>
      <w:marBottom w:val="0"/>
      <w:divBdr>
        <w:top w:val="none" w:sz="0" w:space="0" w:color="auto"/>
        <w:left w:val="none" w:sz="0" w:space="0" w:color="auto"/>
        <w:bottom w:val="none" w:sz="0" w:space="0" w:color="auto"/>
        <w:right w:val="none" w:sz="0" w:space="0" w:color="auto"/>
      </w:divBdr>
    </w:div>
    <w:div w:id="202182890">
      <w:bodyDiv w:val="1"/>
      <w:marLeft w:val="0"/>
      <w:marRight w:val="0"/>
      <w:marTop w:val="0"/>
      <w:marBottom w:val="0"/>
      <w:divBdr>
        <w:top w:val="none" w:sz="0" w:space="0" w:color="auto"/>
        <w:left w:val="none" w:sz="0" w:space="0" w:color="auto"/>
        <w:bottom w:val="none" w:sz="0" w:space="0" w:color="auto"/>
        <w:right w:val="none" w:sz="0" w:space="0" w:color="auto"/>
      </w:divBdr>
    </w:div>
    <w:div w:id="202183557">
      <w:bodyDiv w:val="1"/>
      <w:marLeft w:val="0"/>
      <w:marRight w:val="0"/>
      <w:marTop w:val="0"/>
      <w:marBottom w:val="0"/>
      <w:divBdr>
        <w:top w:val="none" w:sz="0" w:space="0" w:color="auto"/>
        <w:left w:val="none" w:sz="0" w:space="0" w:color="auto"/>
        <w:bottom w:val="none" w:sz="0" w:space="0" w:color="auto"/>
        <w:right w:val="none" w:sz="0" w:space="0" w:color="auto"/>
      </w:divBdr>
    </w:div>
    <w:div w:id="202253670">
      <w:bodyDiv w:val="1"/>
      <w:marLeft w:val="0"/>
      <w:marRight w:val="0"/>
      <w:marTop w:val="0"/>
      <w:marBottom w:val="0"/>
      <w:divBdr>
        <w:top w:val="none" w:sz="0" w:space="0" w:color="auto"/>
        <w:left w:val="none" w:sz="0" w:space="0" w:color="auto"/>
        <w:bottom w:val="none" w:sz="0" w:space="0" w:color="auto"/>
        <w:right w:val="none" w:sz="0" w:space="0" w:color="auto"/>
      </w:divBdr>
    </w:div>
    <w:div w:id="202400121">
      <w:bodyDiv w:val="1"/>
      <w:marLeft w:val="0"/>
      <w:marRight w:val="0"/>
      <w:marTop w:val="0"/>
      <w:marBottom w:val="0"/>
      <w:divBdr>
        <w:top w:val="none" w:sz="0" w:space="0" w:color="auto"/>
        <w:left w:val="none" w:sz="0" w:space="0" w:color="auto"/>
        <w:bottom w:val="none" w:sz="0" w:space="0" w:color="auto"/>
        <w:right w:val="none" w:sz="0" w:space="0" w:color="auto"/>
      </w:divBdr>
    </w:div>
    <w:div w:id="202449833">
      <w:bodyDiv w:val="1"/>
      <w:marLeft w:val="0"/>
      <w:marRight w:val="0"/>
      <w:marTop w:val="0"/>
      <w:marBottom w:val="0"/>
      <w:divBdr>
        <w:top w:val="none" w:sz="0" w:space="0" w:color="auto"/>
        <w:left w:val="none" w:sz="0" w:space="0" w:color="auto"/>
        <w:bottom w:val="none" w:sz="0" w:space="0" w:color="auto"/>
        <w:right w:val="none" w:sz="0" w:space="0" w:color="auto"/>
      </w:divBdr>
    </w:div>
    <w:div w:id="202713873">
      <w:bodyDiv w:val="1"/>
      <w:marLeft w:val="0"/>
      <w:marRight w:val="0"/>
      <w:marTop w:val="0"/>
      <w:marBottom w:val="0"/>
      <w:divBdr>
        <w:top w:val="none" w:sz="0" w:space="0" w:color="auto"/>
        <w:left w:val="none" w:sz="0" w:space="0" w:color="auto"/>
        <w:bottom w:val="none" w:sz="0" w:space="0" w:color="auto"/>
        <w:right w:val="none" w:sz="0" w:space="0" w:color="auto"/>
      </w:divBdr>
    </w:div>
    <w:div w:id="202864417">
      <w:bodyDiv w:val="1"/>
      <w:marLeft w:val="0"/>
      <w:marRight w:val="0"/>
      <w:marTop w:val="0"/>
      <w:marBottom w:val="0"/>
      <w:divBdr>
        <w:top w:val="none" w:sz="0" w:space="0" w:color="auto"/>
        <w:left w:val="none" w:sz="0" w:space="0" w:color="auto"/>
        <w:bottom w:val="none" w:sz="0" w:space="0" w:color="auto"/>
        <w:right w:val="none" w:sz="0" w:space="0" w:color="auto"/>
      </w:divBdr>
    </w:div>
    <w:div w:id="202987493">
      <w:bodyDiv w:val="1"/>
      <w:marLeft w:val="0"/>
      <w:marRight w:val="0"/>
      <w:marTop w:val="0"/>
      <w:marBottom w:val="0"/>
      <w:divBdr>
        <w:top w:val="none" w:sz="0" w:space="0" w:color="auto"/>
        <w:left w:val="none" w:sz="0" w:space="0" w:color="auto"/>
        <w:bottom w:val="none" w:sz="0" w:space="0" w:color="auto"/>
        <w:right w:val="none" w:sz="0" w:space="0" w:color="auto"/>
      </w:divBdr>
    </w:div>
    <w:div w:id="203055683">
      <w:bodyDiv w:val="1"/>
      <w:marLeft w:val="0"/>
      <w:marRight w:val="0"/>
      <w:marTop w:val="0"/>
      <w:marBottom w:val="0"/>
      <w:divBdr>
        <w:top w:val="none" w:sz="0" w:space="0" w:color="auto"/>
        <w:left w:val="none" w:sz="0" w:space="0" w:color="auto"/>
        <w:bottom w:val="none" w:sz="0" w:space="0" w:color="auto"/>
        <w:right w:val="none" w:sz="0" w:space="0" w:color="auto"/>
      </w:divBdr>
    </w:div>
    <w:div w:id="203367162">
      <w:bodyDiv w:val="1"/>
      <w:marLeft w:val="0"/>
      <w:marRight w:val="0"/>
      <w:marTop w:val="0"/>
      <w:marBottom w:val="0"/>
      <w:divBdr>
        <w:top w:val="none" w:sz="0" w:space="0" w:color="auto"/>
        <w:left w:val="none" w:sz="0" w:space="0" w:color="auto"/>
        <w:bottom w:val="none" w:sz="0" w:space="0" w:color="auto"/>
        <w:right w:val="none" w:sz="0" w:space="0" w:color="auto"/>
      </w:divBdr>
    </w:div>
    <w:div w:id="203443949">
      <w:bodyDiv w:val="1"/>
      <w:marLeft w:val="0"/>
      <w:marRight w:val="0"/>
      <w:marTop w:val="0"/>
      <w:marBottom w:val="0"/>
      <w:divBdr>
        <w:top w:val="none" w:sz="0" w:space="0" w:color="auto"/>
        <w:left w:val="none" w:sz="0" w:space="0" w:color="auto"/>
        <w:bottom w:val="none" w:sz="0" w:space="0" w:color="auto"/>
        <w:right w:val="none" w:sz="0" w:space="0" w:color="auto"/>
      </w:divBdr>
    </w:div>
    <w:div w:id="203568587">
      <w:bodyDiv w:val="1"/>
      <w:marLeft w:val="0"/>
      <w:marRight w:val="0"/>
      <w:marTop w:val="0"/>
      <w:marBottom w:val="0"/>
      <w:divBdr>
        <w:top w:val="none" w:sz="0" w:space="0" w:color="auto"/>
        <w:left w:val="none" w:sz="0" w:space="0" w:color="auto"/>
        <w:bottom w:val="none" w:sz="0" w:space="0" w:color="auto"/>
        <w:right w:val="none" w:sz="0" w:space="0" w:color="auto"/>
      </w:divBdr>
    </w:div>
    <w:div w:id="203635870">
      <w:bodyDiv w:val="1"/>
      <w:marLeft w:val="0"/>
      <w:marRight w:val="0"/>
      <w:marTop w:val="0"/>
      <w:marBottom w:val="0"/>
      <w:divBdr>
        <w:top w:val="none" w:sz="0" w:space="0" w:color="auto"/>
        <w:left w:val="none" w:sz="0" w:space="0" w:color="auto"/>
        <w:bottom w:val="none" w:sz="0" w:space="0" w:color="auto"/>
        <w:right w:val="none" w:sz="0" w:space="0" w:color="auto"/>
      </w:divBdr>
    </w:div>
    <w:div w:id="203716256">
      <w:bodyDiv w:val="1"/>
      <w:marLeft w:val="0"/>
      <w:marRight w:val="0"/>
      <w:marTop w:val="0"/>
      <w:marBottom w:val="0"/>
      <w:divBdr>
        <w:top w:val="none" w:sz="0" w:space="0" w:color="auto"/>
        <w:left w:val="none" w:sz="0" w:space="0" w:color="auto"/>
        <w:bottom w:val="none" w:sz="0" w:space="0" w:color="auto"/>
        <w:right w:val="none" w:sz="0" w:space="0" w:color="auto"/>
      </w:divBdr>
    </w:div>
    <w:div w:id="203760785">
      <w:bodyDiv w:val="1"/>
      <w:marLeft w:val="0"/>
      <w:marRight w:val="0"/>
      <w:marTop w:val="0"/>
      <w:marBottom w:val="0"/>
      <w:divBdr>
        <w:top w:val="none" w:sz="0" w:space="0" w:color="auto"/>
        <w:left w:val="none" w:sz="0" w:space="0" w:color="auto"/>
        <w:bottom w:val="none" w:sz="0" w:space="0" w:color="auto"/>
        <w:right w:val="none" w:sz="0" w:space="0" w:color="auto"/>
      </w:divBdr>
    </w:div>
    <w:div w:id="203830440">
      <w:bodyDiv w:val="1"/>
      <w:marLeft w:val="0"/>
      <w:marRight w:val="0"/>
      <w:marTop w:val="0"/>
      <w:marBottom w:val="0"/>
      <w:divBdr>
        <w:top w:val="none" w:sz="0" w:space="0" w:color="auto"/>
        <w:left w:val="none" w:sz="0" w:space="0" w:color="auto"/>
        <w:bottom w:val="none" w:sz="0" w:space="0" w:color="auto"/>
        <w:right w:val="none" w:sz="0" w:space="0" w:color="auto"/>
      </w:divBdr>
    </w:div>
    <w:div w:id="203909940">
      <w:bodyDiv w:val="1"/>
      <w:marLeft w:val="0"/>
      <w:marRight w:val="0"/>
      <w:marTop w:val="0"/>
      <w:marBottom w:val="0"/>
      <w:divBdr>
        <w:top w:val="none" w:sz="0" w:space="0" w:color="auto"/>
        <w:left w:val="none" w:sz="0" w:space="0" w:color="auto"/>
        <w:bottom w:val="none" w:sz="0" w:space="0" w:color="auto"/>
        <w:right w:val="none" w:sz="0" w:space="0" w:color="auto"/>
      </w:divBdr>
    </w:div>
    <w:div w:id="203952124">
      <w:bodyDiv w:val="1"/>
      <w:marLeft w:val="0"/>
      <w:marRight w:val="0"/>
      <w:marTop w:val="0"/>
      <w:marBottom w:val="0"/>
      <w:divBdr>
        <w:top w:val="none" w:sz="0" w:space="0" w:color="auto"/>
        <w:left w:val="none" w:sz="0" w:space="0" w:color="auto"/>
        <w:bottom w:val="none" w:sz="0" w:space="0" w:color="auto"/>
        <w:right w:val="none" w:sz="0" w:space="0" w:color="auto"/>
      </w:divBdr>
    </w:div>
    <w:div w:id="204105964">
      <w:bodyDiv w:val="1"/>
      <w:marLeft w:val="0"/>
      <w:marRight w:val="0"/>
      <w:marTop w:val="0"/>
      <w:marBottom w:val="0"/>
      <w:divBdr>
        <w:top w:val="none" w:sz="0" w:space="0" w:color="auto"/>
        <w:left w:val="none" w:sz="0" w:space="0" w:color="auto"/>
        <w:bottom w:val="none" w:sz="0" w:space="0" w:color="auto"/>
        <w:right w:val="none" w:sz="0" w:space="0" w:color="auto"/>
      </w:divBdr>
    </w:div>
    <w:div w:id="204294534">
      <w:bodyDiv w:val="1"/>
      <w:marLeft w:val="0"/>
      <w:marRight w:val="0"/>
      <w:marTop w:val="0"/>
      <w:marBottom w:val="0"/>
      <w:divBdr>
        <w:top w:val="none" w:sz="0" w:space="0" w:color="auto"/>
        <w:left w:val="none" w:sz="0" w:space="0" w:color="auto"/>
        <w:bottom w:val="none" w:sz="0" w:space="0" w:color="auto"/>
        <w:right w:val="none" w:sz="0" w:space="0" w:color="auto"/>
      </w:divBdr>
    </w:div>
    <w:div w:id="204603580">
      <w:bodyDiv w:val="1"/>
      <w:marLeft w:val="0"/>
      <w:marRight w:val="0"/>
      <w:marTop w:val="0"/>
      <w:marBottom w:val="0"/>
      <w:divBdr>
        <w:top w:val="none" w:sz="0" w:space="0" w:color="auto"/>
        <w:left w:val="none" w:sz="0" w:space="0" w:color="auto"/>
        <w:bottom w:val="none" w:sz="0" w:space="0" w:color="auto"/>
        <w:right w:val="none" w:sz="0" w:space="0" w:color="auto"/>
      </w:divBdr>
    </w:div>
    <w:div w:id="204832071">
      <w:bodyDiv w:val="1"/>
      <w:marLeft w:val="0"/>
      <w:marRight w:val="0"/>
      <w:marTop w:val="0"/>
      <w:marBottom w:val="0"/>
      <w:divBdr>
        <w:top w:val="none" w:sz="0" w:space="0" w:color="auto"/>
        <w:left w:val="none" w:sz="0" w:space="0" w:color="auto"/>
        <w:bottom w:val="none" w:sz="0" w:space="0" w:color="auto"/>
        <w:right w:val="none" w:sz="0" w:space="0" w:color="auto"/>
      </w:divBdr>
    </w:div>
    <w:div w:id="204872457">
      <w:bodyDiv w:val="1"/>
      <w:marLeft w:val="0"/>
      <w:marRight w:val="0"/>
      <w:marTop w:val="0"/>
      <w:marBottom w:val="0"/>
      <w:divBdr>
        <w:top w:val="none" w:sz="0" w:space="0" w:color="auto"/>
        <w:left w:val="none" w:sz="0" w:space="0" w:color="auto"/>
        <w:bottom w:val="none" w:sz="0" w:space="0" w:color="auto"/>
        <w:right w:val="none" w:sz="0" w:space="0" w:color="auto"/>
      </w:divBdr>
    </w:div>
    <w:div w:id="205066986">
      <w:bodyDiv w:val="1"/>
      <w:marLeft w:val="0"/>
      <w:marRight w:val="0"/>
      <w:marTop w:val="0"/>
      <w:marBottom w:val="0"/>
      <w:divBdr>
        <w:top w:val="none" w:sz="0" w:space="0" w:color="auto"/>
        <w:left w:val="none" w:sz="0" w:space="0" w:color="auto"/>
        <w:bottom w:val="none" w:sz="0" w:space="0" w:color="auto"/>
        <w:right w:val="none" w:sz="0" w:space="0" w:color="auto"/>
      </w:divBdr>
    </w:div>
    <w:div w:id="205144588">
      <w:bodyDiv w:val="1"/>
      <w:marLeft w:val="0"/>
      <w:marRight w:val="0"/>
      <w:marTop w:val="0"/>
      <w:marBottom w:val="0"/>
      <w:divBdr>
        <w:top w:val="none" w:sz="0" w:space="0" w:color="auto"/>
        <w:left w:val="none" w:sz="0" w:space="0" w:color="auto"/>
        <w:bottom w:val="none" w:sz="0" w:space="0" w:color="auto"/>
        <w:right w:val="none" w:sz="0" w:space="0" w:color="auto"/>
      </w:divBdr>
    </w:div>
    <w:div w:id="205533994">
      <w:bodyDiv w:val="1"/>
      <w:marLeft w:val="0"/>
      <w:marRight w:val="0"/>
      <w:marTop w:val="0"/>
      <w:marBottom w:val="0"/>
      <w:divBdr>
        <w:top w:val="none" w:sz="0" w:space="0" w:color="auto"/>
        <w:left w:val="none" w:sz="0" w:space="0" w:color="auto"/>
        <w:bottom w:val="none" w:sz="0" w:space="0" w:color="auto"/>
        <w:right w:val="none" w:sz="0" w:space="0" w:color="auto"/>
      </w:divBdr>
    </w:div>
    <w:div w:id="205724402">
      <w:bodyDiv w:val="1"/>
      <w:marLeft w:val="0"/>
      <w:marRight w:val="0"/>
      <w:marTop w:val="0"/>
      <w:marBottom w:val="0"/>
      <w:divBdr>
        <w:top w:val="none" w:sz="0" w:space="0" w:color="auto"/>
        <w:left w:val="none" w:sz="0" w:space="0" w:color="auto"/>
        <w:bottom w:val="none" w:sz="0" w:space="0" w:color="auto"/>
        <w:right w:val="none" w:sz="0" w:space="0" w:color="auto"/>
      </w:divBdr>
    </w:div>
    <w:div w:id="205727244">
      <w:bodyDiv w:val="1"/>
      <w:marLeft w:val="0"/>
      <w:marRight w:val="0"/>
      <w:marTop w:val="0"/>
      <w:marBottom w:val="0"/>
      <w:divBdr>
        <w:top w:val="none" w:sz="0" w:space="0" w:color="auto"/>
        <w:left w:val="none" w:sz="0" w:space="0" w:color="auto"/>
        <w:bottom w:val="none" w:sz="0" w:space="0" w:color="auto"/>
        <w:right w:val="none" w:sz="0" w:space="0" w:color="auto"/>
      </w:divBdr>
    </w:div>
    <w:div w:id="205987509">
      <w:bodyDiv w:val="1"/>
      <w:marLeft w:val="0"/>
      <w:marRight w:val="0"/>
      <w:marTop w:val="0"/>
      <w:marBottom w:val="0"/>
      <w:divBdr>
        <w:top w:val="none" w:sz="0" w:space="0" w:color="auto"/>
        <w:left w:val="none" w:sz="0" w:space="0" w:color="auto"/>
        <w:bottom w:val="none" w:sz="0" w:space="0" w:color="auto"/>
        <w:right w:val="none" w:sz="0" w:space="0" w:color="auto"/>
      </w:divBdr>
    </w:div>
    <w:div w:id="206112581">
      <w:bodyDiv w:val="1"/>
      <w:marLeft w:val="0"/>
      <w:marRight w:val="0"/>
      <w:marTop w:val="0"/>
      <w:marBottom w:val="0"/>
      <w:divBdr>
        <w:top w:val="none" w:sz="0" w:space="0" w:color="auto"/>
        <w:left w:val="none" w:sz="0" w:space="0" w:color="auto"/>
        <w:bottom w:val="none" w:sz="0" w:space="0" w:color="auto"/>
        <w:right w:val="none" w:sz="0" w:space="0" w:color="auto"/>
      </w:divBdr>
    </w:div>
    <w:div w:id="206188515">
      <w:bodyDiv w:val="1"/>
      <w:marLeft w:val="0"/>
      <w:marRight w:val="0"/>
      <w:marTop w:val="0"/>
      <w:marBottom w:val="0"/>
      <w:divBdr>
        <w:top w:val="none" w:sz="0" w:space="0" w:color="auto"/>
        <w:left w:val="none" w:sz="0" w:space="0" w:color="auto"/>
        <w:bottom w:val="none" w:sz="0" w:space="0" w:color="auto"/>
        <w:right w:val="none" w:sz="0" w:space="0" w:color="auto"/>
      </w:divBdr>
    </w:div>
    <w:div w:id="206725644">
      <w:bodyDiv w:val="1"/>
      <w:marLeft w:val="0"/>
      <w:marRight w:val="0"/>
      <w:marTop w:val="0"/>
      <w:marBottom w:val="0"/>
      <w:divBdr>
        <w:top w:val="none" w:sz="0" w:space="0" w:color="auto"/>
        <w:left w:val="none" w:sz="0" w:space="0" w:color="auto"/>
        <w:bottom w:val="none" w:sz="0" w:space="0" w:color="auto"/>
        <w:right w:val="none" w:sz="0" w:space="0" w:color="auto"/>
      </w:divBdr>
    </w:div>
    <w:div w:id="206994264">
      <w:bodyDiv w:val="1"/>
      <w:marLeft w:val="0"/>
      <w:marRight w:val="0"/>
      <w:marTop w:val="0"/>
      <w:marBottom w:val="0"/>
      <w:divBdr>
        <w:top w:val="none" w:sz="0" w:space="0" w:color="auto"/>
        <w:left w:val="none" w:sz="0" w:space="0" w:color="auto"/>
        <w:bottom w:val="none" w:sz="0" w:space="0" w:color="auto"/>
        <w:right w:val="none" w:sz="0" w:space="0" w:color="auto"/>
      </w:divBdr>
    </w:div>
    <w:div w:id="207230195">
      <w:bodyDiv w:val="1"/>
      <w:marLeft w:val="0"/>
      <w:marRight w:val="0"/>
      <w:marTop w:val="0"/>
      <w:marBottom w:val="0"/>
      <w:divBdr>
        <w:top w:val="none" w:sz="0" w:space="0" w:color="auto"/>
        <w:left w:val="none" w:sz="0" w:space="0" w:color="auto"/>
        <w:bottom w:val="none" w:sz="0" w:space="0" w:color="auto"/>
        <w:right w:val="none" w:sz="0" w:space="0" w:color="auto"/>
      </w:divBdr>
    </w:div>
    <w:div w:id="207230910">
      <w:bodyDiv w:val="1"/>
      <w:marLeft w:val="0"/>
      <w:marRight w:val="0"/>
      <w:marTop w:val="0"/>
      <w:marBottom w:val="0"/>
      <w:divBdr>
        <w:top w:val="none" w:sz="0" w:space="0" w:color="auto"/>
        <w:left w:val="none" w:sz="0" w:space="0" w:color="auto"/>
        <w:bottom w:val="none" w:sz="0" w:space="0" w:color="auto"/>
        <w:right w:val="none" w:sz="0" w:space="0" w:color="auto"/>
      </w:divBdr>
    </w:div>
    <w:div w:id="207449632">
      <w:bodyDiv w:val="1"/>
      <w:marLeft w:val="0"/>
      <w:marRight w:val="0"/>
      <w:marTop w:val="0"/>
      <w:marBottom w:val="0"/>
      <w:divBdr>
        <w:top w:val="none" w:sz="0" w:space="0" w:color="auto"/>
        <w:left w:val="none" w:sz="0" w:space="0" w:color="auto"/>
        <w:bottom w:val="none" w:sz="0" w:space="0" w:color="auto"/>
        <w:right w:val="none" w:sz="0" w:space="0" w:color="auto"/>
      </w:divBdr>
    </w:div>
    <w:div w:id="207689048">
      <w:bodyDiv w:val="1"/>
      <w:marLeft w:val="0"/>
      <w:marRight w:val="0"/>
      <w:marTop w:val="0"/>
      <w:marBottom w:val="0"/>
      <w:divBdr>
        <w:top w:val="none" w:sz="0" w:space="0" w:color="auto"/>
        <w:left w:val="none" w:sz="0" w:space="0" w:color="auto"/>
        <w:bottom w:val="none" w:sz="0" w:space="0" w:color="auto"/>
        <w:right w:val="none" w:sz="0" w:space="0" w:color="auto"/>
      </w:divBdr>
    </w:div>
    <w:div w:id="208540136">
      <w:bodyDiv w:val="1"/>
      <w:marLeft w:val="0"/>
      <w:marRight w:val="0"/>
      <w:marTop w:val="0"/>
      <w:marBottom w:val="0"/>
      <w:divBdr>
        <w:top w:val="none" w:sz="0" w:space="0" w:color="auto"/>
        <w:left w:val="none" w:sz="0" w:space="0" w:color="auto"/>
        <w:bottom w:val="none" w:sz="0" w:space="0" w:color="auto"/>
        <w:right w:val="none" w:sz="0" w:space="0" w:color="auto"/>
      </w:divBdr>
    </w:div>
    <w:div w:id="208802988">
      <w:bodyDiv w:val="1"/>
      <w:marLeft w:val="0"/>
      <w:marRight w:val="0"/>
      <w:marTop w:val="0"/>
      <w:marBottom w:val="0"/>
      <w:divBdr>
        <w:top w:val="none" w:sz="0" w:space="0" w:color="auto"/>
        <w:left w:val="none" w:sz="0" w:space="0" w:color="auto"/>
        <w:bottom w:val="none" w:sz="0" w:space="0" w:color="auto"/>
        <w:right w:val="none" w:sz="0" w:space="0" w:color="auto"/>
      </w:divBdr>
    </w:div>
    <w:div w:id="208803913">
      <w:bodyDiv w:val="1"/>
      <w:marLeft w:val="0"/>
      <w:marRight w:val="0"/>
      <w:marTop w:val="0"/>
      <w:marBottom w:val="0"/>
      <w:divBdr>
        <w:top w:val="none" w:sz="0" w:space="0" w:color="auto"/>
        <w:left w:val="none" w:sz="0" w:space="0" w:color="auto"/>
        <w:bottom w:val="none" w:sz="0" w:space="0" w:color="auto"/>
        <w:right w:val="none" w:sz="0" w:space="0" w:color="auto"/>
      </w:divBdr>
    </w:div>
    <w:div w:id="208957656">
      <w:bodyDiv w:val="1"/>
      <w:marLeft w:val="0"/>
      <w:marRight w:val="0"/>
      <w:marTop w:val="0"/>
      <w:marBottom w:val="0"/>
      <w:divBdr>
        <w:top w:val="none" w:sz="0" w:space="0" w:color="auto"/>
        <w:left w:val="none" w:sz="0" w:space="0" w:color="auto"/>
        <w:bottom w:val="none" w:sz="0" w:space="0" w:color="auto"/>
        <w:right w:val="none" w:sz="0" w:space="0" w:color="auto"/>
      </w:divBdr>
    </w:div>
    <w:div w:id="209223476">
      <w:bodyDiv w:val="1"/>
      <w:marLeft w:val="0"/>
      <w:marRight w:val="0"/>
      <w:marTop w:val="0"/>
      <w:marBottom w:val="0"/>
      <w:divBdr>
        <w:top w:val="none" w:sz="0" w:space="0" w:color="auto"/>
        <w:left w:val="none" w:sz="0" w:space="0" w:color="auto"/>
        <w:bottom w:val="none" w:sz="0" w:space="0" w:color="auto"/>
        <w:right w:val="none" w:sz="0" w:space="0" w:color="auto"/>
      </w:divBdr>
    </w:div>
    <w:div w:id="209466683">
      <w:bodyDiv w:val="1"/>
      <w:marLeft w:val="0"/>
      <w:marRight w:val="0"/>
      <w:marTop w:val="0"/>
      <w:marBottom w:val="0"/>
      <w:divBdr>
        <w:top w:val="none" w:sz="0" w:space="0" w:color="auto"/>
        <w:left w:val="none" w:sz="0" w:space="0" w:color="auto"/>
        <w:bottom w:val="none" w:sz="0" w:space="0" w:color="auto"/>
        <w:right w:val="none" w:sz="0" w:space="0" w:color="auto"/>
      </w:divBdr>
    </w:div>
    <w:div w:id="209802255">
      <w:bodyDiv w:val="1"/>
      <w:marLeft w:val="0"/>
      <w:marRight w:val="0"/>
      <w:marTop w:val="0"/>
      <w:marBottom w:val="0"/>
      <w:divBdr>
        <w:top w:val="none" w:sz="0" w:space="0" w:color="auto"/>
        <w:left w:val="none" w:sz="0" w:space="0" w:color="auto"/>
        <w:bottom w:val="none" w:sz="0" w:space="0" w:color="auto"/>
        <w:right w:val="none" w:sz="0" w:space="0" w:color="auto"/>
      </w:divBdr>
    </w:div>
    <w:div w:id="209919278">
      <w:bodyDiv w:val="1"/>
      <w:marLeft w:val="0"/>
      <w:marRight w:val="0"/>
      <w:marTop w:val="0"/>
      <w:marBottom w:val="0"/>
      <w:divBdr>
        <w:top w:val="none" w:sz="0" w:space="0" w:color="auto"/>
        <w:left w:val="none" w:sz="0" w:space="0" w:color="auto"/>
        <w:bottom w:val="none" w:sz="0" w:space="0" w:color="auto"/>
        <w:right w:val="none" w:sz="0" w:space="0" w:color="auto"/>
      </w:divBdr>
    </w:div>
    <w:div w:id="210073320">
      <w:bodyDiv w:val="1"/>
      <w:marLeft w:val="0"/>
      <w:marRight w:val="0"/>
      <w:marTop w:val="0"/>
      <w:marBottom w:val="0"/>
      <w:divBdr>
        <w:top w:val="none" w:sz="0" w:space="0" w:color="auto"/>
        <w:left w:val="none" w:sz="0" w:space="0" w:color="auto"/>
        <w:bottom w:val="none" w:sz="0" w:space="0" w:color="auto"/>
        <w:right w:val="none" w:sz="0" w:space="0" w:color="auto"/>
      </w:divBdr>
    </w:div>
    <w:div w:id="210267856">
      <w:bodyDiv w:val="1"/>
      <w:marLeft w:val="0"/>
      <w:marRight w:val="0"/>
      <w:marTop w:val="0"/>
      <w:marBottom w:val="0"/>
      <w:divBdr>
        <w:top w:val="none" w:sz="0" w:space="0" w:color="auto"/>
        <w:left w:val="none" w:sz="0" w:space="0" w:color="auto"/>
        <w:bottom w:val="none" w:sz="0" w:space="0" w:color="auto"/>
        <w:right w:val="none" w:sz="0" w:space="0" w:color="auto"/>
      </w:divBdr>
    </w:div>
    <w:div w:id="210381937">
      <w:bodyDiv w:val="1"/>
      <w:marLeft w:val="0"/>
      <w:marRight w:val="0"/>
      <w:marTop w:val="0"/>
      <w:marBottom w:val="0"/>
      <w:divBdr>
        <w:top w:val="none" w:sz="0" w:space="0" w:color="auto"/>
        <w:left w:val="none" w:sz="0" w:space="0" w:color="auto"/>
        <w:bottom w:val="none" w:sz="0" w:space="0" w:color="auto"/>
        <w:right w:val="none" w:sz="0" w:space="0" w:color="auto"/>
      </w:divBdr>
    </w:div>
    <w:div w:id="210383913">
      <w:bodyDiv w:val="1"/>
      <w:marLeft w:val="0"/>
      <w:marRight w:val="0"/>
      <w:marTop w:val="0"/>
      <w:marBottom w:val="0"/>
      <w:divBdr>
        <w:top w:val="none" w:sz="0" w:space="0" w:color="auto"/>
        <w:left w:val="none" w:sz="0" w:space="0" w:color="auto"/>
        <w:bottom w:val="none" w:sz="0" w:space="0" w:color="auto"/>
        <w:right w:val="none" w:sz="0" w:space="0" w:color="auto"/>
      </w:divBdr>
    </w:div>
    <w:div w:id="210464415">
      <w:bodyDiv w:val="1"/>
      <w:marLeft w:val="0"/>
      <w:marRight w:val="0"/>
      <w:marTop w:val="0"/>
      <w:marBottom w:val="0"/>
      <w:divBdr>
        <w:top w:val="none" w:sz="0" w:space="0" w:color="auto"/>
        <w:left w:val="none" w:sz="0" w:space="0" w:color="auto"/>
        <w:bottom w:val="none" w:sz="0" w:space="0" w:color="auto"/>
        <w:right w:val="none" w:sz="0" w:space="0" w:color="auto"/>
      </w:divBdr>
    </w:div>
    <w:div w:id="210655948">
      <w:bodyDiv w:val="1"/>
      <w:marLeft w:val="0"/>
      <w:marRight w:val="0"/>
      <w:marTop w:val="0"/>
      <w:marBottom w:val="0"/>
      <w:divBdr>
        <w:top w:val="none" w:sz="0" w:space="0" w:color="auto"/>
        <w:left w:val="none" w:sz="0" w:space="0" w:color="auto"/>
        <w:bottom w:val="none" w:sz="0" w:space="0" w:color="auto"/>
        <w:right w:val="none" w:sz="0" w:space="0" w:color="auto"/>
      </w:divBdr>
    </w:div>
    <w:div w:id="211161087">
      <w:bodyDiv w:val="1"/>
      <w:marLeft w:val="0"/>
      <w:marRight w:val="0"/>
      <w:marTop w:val="0"/>
      <w:marBottom w:val="0"/>
      <w:divBdr>
        <w:top w:val="none" w:sz="0" w:space="0" w:color="auto"/>
        <w:left w:val="none" w:sz="0" w:space="0" w:color="auto"/>
        <w:bottom w:val="none" w:sz="0" w:space="0" w:color="auto"/>
        <w:right w:val="none" w:sz="0" w:space="0" w:color="auto"/>
      </w:divBdr>
    </w:div>
    <w:div w:id="211163040">
      <w:bodyDiv w:val="1"/>
      <w:marLeft w:val="0"/>
      <w:marRight w:val="0"/>
      <w:marTop w:val="0"/>
      <w:marBottom w:val="0"/>
      <w:divBdr>
        <w:top w:val="none" w:sz="0" w:space="0" w:color="auto"/>
        <w:left w:val="none" w:sz="0" w:space="0" w:color="auto"/>
        <w:bottom w:val="none" w:sz="0" w:space="0" w:color="auto"/>
        <w:right w:val="none" w:sz="0" w:space="0" w:color="auto"/>
      </w:divBdr>
    </w:div>
    <w:div w:id="211842663">
      <w:bodyDiv w:val="1"/>
      <w:marLeft w:val="0"/>
      <w:marRight w:val="0"/>
      <w:marTop w:val="0"/>
      <w:marBottom w:val="0"/>
      <w:divBdr>
        <w:top w:val="none" w:sz="0" w:space="0" w:color="auto"/>
        <w:left w:val="none" w:sz="0" w:space="0" w:color="auto"/>
        <w:bottom w:val="none" w:sz="0" w:space="0" w:color="auto"/>
        <w:right w:val="none" w:sz="0" w:space="0" w:color="auto"/>
      </w:divBdr>
    </w:div>
    <w:div w:id="211963081">
      <w:bodyDiv w:val="1"/>
      <w:marLeft w:val="0"/>
      <w:marRight w:val="0"/>
      <w:marTop w:val="0"/>
      <w:marBottom w:val="0"/>
      <w:divBdr>
        <w:top w:val="none" w:sz="0" w:space="0" w:color="auto"/>
        <w:left w:val="none" w:sz="0" w:space="0" w:color="auto"/>
        <w:bottom w:val="none" w:sz="0" w:space="0" w:color="auto"/>
        <w:right w:val="none" w:sz="0" w:space="0" w:color="auto"/>
      </w:divBdr>
    </w:div>
    <w:div w:id="211966459">
      <w:bodyDiv w:val="1"/>
      <w:marLeft w:val="0"/>
      <w:marRight w:val="0"/>
      <w:marTop w:val="0"/>
      <w:marBottom w:val="0"/>
      <w:divBdr>
        <w:top w:val="none" w:sz="0" w:space="0" w:color="auto"/>
        <w:left w:val="none" w:sz="0" w:space="0" w:color="auto"/>
        <w:bottom w:val="none" w:sz="0" w:space="0" w:color="auto"/>
        <w:right w:val="none" w:sz="0" w:space="0" w:color="auto"/>
      </w:divBdr>
    </w:div>
    <w:div w:id="212275784">
      <w:bodyDiv w:val="1"/>
      <w:marLeft w:val="0"/>
      <w:marRight w:val="0"/>
      <w:marTop w:val="0"/>
      <w:marBottom w:val="0"/>
      <w:divBdr>
        <w:top w:val="none" w:sz="0" w:space="0" w:color="auto"/>
        <w:left w:val="none" w:sz="0" w:space="0" w:color="auto"/>
        <w:bottom w:val="none" w:sz="0" w:space="0" w:color="auto"/>
        <w:right w:val="none" w:sz="0" w:space="0" w:color="auto"/>
      </w:divBdr>
    </w:div>
    <w:div w:id="212352589">
      <w:bodyDiv w:val="1"/>
      <w:marLeft w:val="0"/>
      <w:marRight w:val="0"/>
      <w:marTop w:val="0"/>
      <w:marBottom w:val="0"/>
      <w:divBdr>
        <w:top w:val="none" w:sz="0" w:space="0" w:color="auto"/>
        <w:left w:val="none" w:sz="0" w:space="0" w:color="auto"/>
        <w:bottom w:val="none" w:sz="0" w:space="0" w:color="auto"/>
        <w:right w:val="none" w:sz="0" w:space="0" w:color="auto"/>
      </w:divBdr>
    </w:div>
    <w:div w:id="212470658">
      <w:bodyDiv w:val="1"/>
      <w:marLeft w:val="0"/>
      <w:marRight w:val="0"/>
      <w:marTop w:val="0"/>
      <w:marBottom w:val="0"/>
      <w:divBdr>
        <w:top w:val="none" w:sz="0" w:space="0" w:color="auto"/>
        <w:left w:val="none" w:sz="0" w:space="0" w:color="auto"/>
        <w:bottom w:val="none" w:sz="0" w:space="0" w:color="auto"/>
        <w:right w:val="none" w:sz="0" w:space="0" w:color="auto"/>
      </w:divBdr>
    </w:div>
    <w:div w:id="213275289">
      <w:bodyDiv w:val="1"/>
      <w:marLeft w:val="0"/>
      <w:marRight w:val="0"/>
      <w:marTop w:val="0"/>
      <w:marBottom w:val="0"/>
      <w:divBdr>
        <w:top w:val="none" w:sz="0" w:space="0" w:color="auto"/>
        <w:left w:val="none" w:sz="0" w:space="0" w:color="auto"/>
        <w:bottom w:val="none" w:sz="0" w:space="0" w:color="auto"/>
        <w:right w:val="none" w:sz="0" w:space="0" w:color="auto"/>
      </w:divBdr>
    </w:div>
    <w:div w:id="213658011">
      <w:bodyDiv w:val="1"/>
      <w:marLeft w:val="0"/>
      <w:marRight w:val="0"/>
      <w:marTop w:val="0"/>
      <w:marBottom w:val="0"/>
      <w:divBdr>
        <w:top w:val="none" w:sz="0" w:space="0" w:color="auto"/>
        <w:left w:val="none" w:sz="0" w:space="0" w:color="auto"/>
        <w:bottom w:val="none" w:sz="0" w:space="0" w:color="auto"/>
        <w:right w:val="none" w:sz="0" w:space="0" w:color="auto"/>
      </w:divBdr>
    </w:div>
    <w:div w:id="213779014">
      <w:bodyDiv w:val="1"/>
      <w:marLeft w:val="0"/>
      <w:marRight w:val="0"/>
      <w:marTop w:val="0"/>
      <w:marBottom w:val="0"/>
      <w:divBdr>
        <w:top w:val="none" w:sz="0" w:space="0" w:color="auto"/>
        <w:left w:val="none" w:sz="0" w:space="0" w:color="auto"/>
        <w:bottom w:val="none" w:sz="0" w:space="0" w:color="auto"/>
        <w:right w:val="none" w:sz="0" w:space="0" w:color="auto"/>
      </w:divBdr>
    </w:div>
    <w:div w:id="213857317">
      <w:bodyDiv w:val="1"/>
      <w:marLeft w:val="0"/>
      <w:marRight w:val="0"/>
      <w:marTop w:val="0"/>
      <w:marBottom w:val="0"/>
      <w:divBdr>
        <w:top w:val="none" w:sz="0" w:space="0" w:color="auto"/>
        <w:left w:val="none" w:sz="0" w:space="0" w:color="auto"/>
        <w:bottom w:val="none" w:sz="0" w:space="0" w:color="auto"/>
        <w:right w:val="none" w:sz="0" w:space="0" w:color="auto"/>
      </w:divBdr>
    </w:div>
    <w:div w:id="214049591">
      <w:bodyDiv w:val="1"/>
      <w:marLeft w:val="0"/>
      <w:marRight w:val="0"/>
      <w:marTop w:val="0"/>
      <w:marBottom w:val="0"/>
      <w:divBdr>
        <w:top w:val="none" w:sz="0" w:space="0" w:color="auto"/>
        <w:left w:val="none" w:sz="0" w:space="0" w:color="auto"/>
        <w:bottom w:val="none" w:sz="0" w:space="0" w:color="auto"/>
        <w:right w:val="none" w:sz="0" w:space="0" w:color="auto"/>
      </w:divBdr>
    </w:div>
    <w:div w:id="214050250">
      <w:bodyDiv w:val="1"/>
      <w:marLeft w:val="0"/>
      <w:marRight w:val="0"/>
      <w:marTop w:val="0"/>
      <w:marBottom w:val="0"/>
      <w:divBdr>
        <w:top w:val="none" w:sz="0" w:space="0" w:color="auto"/>
        <w:left w:val="none" w:sz="0" w:space="0" w:color="auto"/>
        <w:bottom w:val="none" w:sz="0" w:space="0" w:color="auto"/>
        <w:right w:val="none" w:sz="0" w:space="0" w:color="auto"/>
      </w:divBdr>
    </w:div>
    <w:div w:id="214127352">
      <w:bodyDiv w:val="1"/>
      <w:marLeft w:val="0"/>
      <w:marRight w:val="0"/>
      <w:marTop w:val="0"/>
      <w:marBottom w:val="0"/>
      <w:divBdr>
        <w:top w:val="none" w:sz="0" w:space="0" w:color="auto"/>
        <w:left w:val="none" w:sz="0" w:space="0" w:color="auto"/>
        <w:bottom w:val="none" w:sz="0" w:space="0" w:color="auto"/>
        <w:right w:val="none" w:sz="0" w:space="0" w:color="auto"/>
      </w:divBdr>
    </w:div>
    <w:div w:id="214241752">
      <w:bodyDiv w:val="1"/>
      <w:marLeft w:val="0"/>
      <w:marRight w:val="0"/>
      <w:marTop w:val="0"/>
      <w:marBottom w:val="0"/>
      <w:divBdr>
        <w:top w:val="none" w:sz="0" w:space="0" w:color="auto"/>
        <w:left w:val="none" w:sz="0" w:space="0" w:color="auto"/>
        <w:bottom w:val="none" w:sz="0" w:space="0" w:color="auto"/>
        <w:right w:val="none" w:sz="0" w:space="0" w:color="auto"/>
      </w:divBdr>
    </w:div>
    <w:div w:id="214393168">
      <w:bodyDiv w:val="1"/>
      <w:marLeft w:val="0"/>
      <w:marRight w:val="0"/>
      <w:marTop w:val="0"/>
      <w:marBottom w:val="0"/>
      <w:divBdr>
        <w:top w:val="none" w:sz="0" w:space="0" w:color="auto"/>
        <w:left w:val="none" w:sz="0" w:space="0" w:color="auto"/>
        <w:bottom w:val="none" w:sz="0" w:space="0" w:color="auto"/>
        <w:right w:val="none" w:sz="0" w:space="0" w:color="auto"/>
      </w:divBdr>
    </w:div>
    <w:div w:id="214707087">
      <w:bodyDiv w:val="1"/>
      <w:marLeft w:val="0"/>
      <w:marRight w:val="0"/>
      <w:marTop w:val="0"/>
      <w:marBottom w:val="0"/>
      <w:divBdr>
        <w:top w:val="none" w:sz="0" w:space="0" w:color="auto"/>
        <w:left w:val="none" w:sz="0" w:space="0" w:color="auto"/>
        <w:bottom w:val="none" w:sz="0" w:space="0" w:color="auto"/>
        <w:right w:val="none" w:sz="0" w:space="0" w:color="auto"/>
      </w:divBdr>
    </w:div>
    <w:div w:id="214708096">
      <w:bodyDiv w:val="1"/>
      <w:marLeft w:val="0"/>
      <w:marRight w:val="0"/>
      <w:marTop w:val="0"/>
      <w:marBottom w:val="0"/>
      <w:divBdr>
        <w:top w:val="none" w:sz="0" w:space="0" w:color="auto"/>
        <w:left w:val="none" w:sz="0" w:space="0" w:color="auto"/>
        <w:bottom w:val="none" w:sz="0" w:space="0" w:color="auto"/>
        <w:right w:val="none" w:sz="0" w:space="0" w:color="auto"/>
      </w:divBdr>
    </w:div>
    <w:div w:id="214777410">
      <w:bodyDiv w:val="1"/>
      <w:marLeft w:val="0"/>
      <w:marRight w:val="0"/>
      <w:marTop w:val="0"/>
      <w:marBottom w:val="0"/>
      <w:divBdr>
        <w:top w:val="none" w:sz="0" w:space="0" w:color="auto"/>
        <w:left w:val="none" w:sz="0" w:space="0" w:color="auto"/>
        <w:bottom w:val="none" w:sz="0" w:space="0" w:color="auto"/>
        <w:right w:val="none" w:sz="0" w:space="0" w:color="auto"/>
      </w:divBdr>
    </w:div>
    <w:div w:id="214783494">
      <w:bodyDiv w:val="1"/>
      <w:marLeft w:val="0"/>
      <w:marRight w:val="0"/>
      <w:marTop w:val="0"/>
      <w:marBottom w:val="0"/>
      <w:divBdr>
        <w:top w:val="none" w:sz="0" w:space="0" w:color="auto"/>
        <w:left w:val="none" w:sz="0" w:space="0" w:color="auto"/>
        <w:bottom w:val="none" w:sz="0" w:space="0" w:color="auto"/>
        <w:right w:val="none" w:sz="0" w:space="0" w:color="auto"/>
      </w:divBdr>
    </w:div>
    <w:div w:id="214973724">
      <w:bodyDiv w:val="1"/>
      <w:marLeft w:val="0"/>
      <w:marRight w:val="0"/>
      <w:marTop w:val="0"/>
      <w:marBottom w:val="0"/>
      <w:divBdr>
        <w:top w:val="none" w:sz="0" w:space="0" w:color="auto"/>
        <w:left w:val="none" w:sz="0" w:space="0" w:color="auto"/>
        <w:bottom w:val="none" w:sz="0" w:space="0" w:color="auto"/>
        <w:right w:val="none" w:sz="0" w:space="0" w:color="auto"/>
      </w:divBdr>
    </w:div>
    <w:div w:id="215355928">
      <w:bodyDiv w:val="1"/>
      <w:marLeft w:val="0"/>
      <w:marRight w:val="0"/>
      <w:marTop w:val="0"/>
      <w:marBottom w:val="0"/>
      <w:divBdr>
        <w:top w:val="none" w:sz="0" w:space="0" w:color="auto"/>
        <w:left w:val="none" w:sz="0" w:space="0" w:color="auto"/>
        <w:bottom w:val="none" w:sz="0" w:space="0" w:color="auto"/>
        <w:right w:val="none" w:sz="0" w:space="0" w:color="auto"/>
      </w:divBdr>
    </w:div>
    <w:div w:id="215357304">
      <w:bodyDiv w:val="1"/>
      <w:marLeft w:val="0"/>
      <w:marRight w:val="0"/>
      <w:marTop w:val="0"/>
      <w:marBottom w:val="0"/>
      <w:divBdr>
        <w:top w:val="none" w:sz="0" w:space="0" w:color="auto"/>
        <w:left w:val="none" w:sz="0" w:space="0" w:color="auto"/>
        <w:bottom w:val="none" w:sz="0" w:space="0" w:color="auto"/>
        <w:right w:val="none" w:sz="0" w:space="0" w:color="auto"/>
      </w:divBdr>
    </w:div>
    <w:div w:id="215507065">
      <w:bodyDiv w:val="1"/>
      <w:marLeft w:val="0"/>
      <w:marRight w:val="0"/>
      <w:marTop w:val="0"/>
      <w:marBottom w:val="0"/>
      <w:divBdr>
        <w:top w:val="none" w:sz="0" w:space="0" w:color="auto"/>
        <w:left w:val="none" w:sz="0" w:space="0" w:color="auto"/>
        <w:bottom w:val="none" w:sz="0" w:space="0" w:color="auto"/>
        <w:right w:val="none" w:sz="0" w:space="0" w:color="auto"/>
      </w:divBdr>
    </w:div>
    <w:div w:id="215509184">
      <w:bodyDiv w:val="1"/>
      <w:marLeft w:val="0"/>
      <w:marRight w:val="0"/>
      <w:marTop w:val="0"/>
      <w:marBottom w:val="0"/>
      <w:divBdr>
        <w:top w:val="none" w:sz="0" w:space="0" w:color="auto"/>
        <w:left w:val="none" w:sz="0" w:space="0" w:color="auto"/>
        <w:bottom w:val="none" w:sz="0" w:space="0" w:color="auto"/>
        <w:right w:val="none" w:sz="0" w:space="0" w:color="auto"/>
      </w:divBdr>
    </w:div>
    <w:div w:id="215510795">
      <w:bodyDiv w:val="1"/>
      <w:marLeft w:val="0"/>
      <w:marRight w:val="0"/>
      <w:marTop w:val="0"/>
      <w:marBottom w:val="0"/>
      <w:divBdr>
        <w:top w:val="none" w:sz="0" w:space="0" w:color="auto"/>
        <w:left w:val="none" w:sz="0" w:space="0" w:color="auto"/>
        <w:bottom w:val="none" w:sz="0" w:space="0" w:color="auto"/>
        <w:right w:val="none" w:sz="0" w:space="0" w:color="auto"/>
      </w:divBdr>
    </w:div>
    <w:div w:id="216016639">
      <w:bodyDiv w:val="1"/>
      <w:marLeft w:val="0"/>
      <w:marRight w:val="0"/>
      <w:marTop w:val="0"/>
      <w:marBottom w:val="0"/>
      <w:divBdr>
        <w:top w:val="none" w:sz="0" w:space="0" w:color="auto"/>
        <w:left w:val="none" w:sz="0" w:space="0" w:color="auto"/>
        <w:bottom w:val="none" w:sz="0" w:space="0" w:color="auto"/>
        <w:right w:val="none" w:sz="0" w:space="0" w:color="auto"/>
      </w:divBdr>
    </w:div>
    <w:div w:id="216169531">
      <w:bodyDiv w:val="1"/>
      <w:marLeft w:val="0"/>
      <w:marRight w:val="0"/>
      <w:marTop w:val="0"/>
      <w:marBottom w:val="0"/>
      <w:divBdr>
        <w:top w:val="none" w:sz="0" w:space="0" w:color="auto"/>
        <w:left w:val="none" w:sz="0" w:space="0" w:color="auto"/>
        <w:bottom w:val="none" w:sz="0" w:space="0" w:color="auto"/>
        <w:right w:val="none" w:sz="0" w:space="0" w:color="auto"/>
      </w:divBdr>
    </w:div>
    <w:div w:id="216403441">
      <w:bodyDiv w:val="1"/>
      <w:marLeft w:val="0"/>
      <w:marRight w:val="0"/>
      <w:marTop w:val="0"/>
      <w:marBottom w:val="0"/>
      <w:divBdr>
        <w:top w:val="none" w:sz="0" w:space="0" w:color="auto"/>
        <w:left w:val="none" w:sz="0" w:space="0" w:color="auto"/>
        <w:bottom w:val="none" w:sz="0" w:space="0" w:color="auto"/>
        <w:right w:val="none" w:sz="0" w:space="0" w:color="auto"/>
      </w:divBdr>
    </w:div>
    <w:div w:id="216550131">
      <w:bodyDiv w:val="1"/>
      <w:marLeft w:val="0"/>
      <w:marRight w:val="0"/>
      <w:marTop w:val="0"/>
      <w:marBottom w:val="0"/>
      <w:divBdr>
        <w:top w:val="none" w:sz="0" w:space="0" w:color="auto"/>
        <w:left w:val="none" w:sz="0" w:space="0" w:color="auto"/>
        <w:bottom w:val="none" w:sz="0" w:space="0" w:color="auto"/>
        <w:right w:val="none" w:sz="0" w:space="0" w:color="auto"/>
      </w:divBdr>
    </w:div>
    <w:div w:id="216553012">
      <w:bodyDiv w:val="1"/>
      <w:marLeft w:val="0"/>
      <w:marRight w:val="0"/>
      <w:marTop w:val="0"/>
      <w:marBottom w:val="0"/>
      <w:divBdr>
        <w:top w:val="none" w:sz="0" w:space="0" w:color="auto"/>
        <w:left w:val="none" w:sz="0" w:space="0" w:color="auto"/>
        <w:bottom w:val="none" w:sz="0" w:space="0" w:color="auto"/>
        <w:right w:val="none" w:sz="0" w:space="0" w:color="auto"/>
      </w:divBdr>
    </w:div>
    <w:div w:id="216598444">
      <w:bodyDiv w:val="1"/>
      <w:marLeft w:val="0"/>
      <w:marRight w:val="0"/>
      <w:marTop w:val="0"/>
      <w:marBottom w:val="0"/>
      <w:divBdr>
        <w:top w:val="none" w:sz="0" w:space="0" w:color="auto"/>
        <w:left w:val="none" w:sz="0" w:space="0" w:color="auto"/>
        <w:bottom w:val="none" w:sz="0" w:space="0" w:color="auto"/>
        <w:right w:val="none" w:sz="0" w:space="0" w:color="auto"/>
      </w:divBdr>
    </w:div>
    <w:div w:id="217133174">
      <w:bodyDiv w:val="1"/>
      <w:marLeft w:val="0"/>
      <w:marRight w:val="0"/>
      <w:marTop w:val="0"/>
      <w:marBottom w:val="0"/>
      <w:divBdr>
        <w:top w:val="none" w:sz="0" w:space="0" w:color="auto"/>
        <w:left w:val="none" w:sz="0" w:space="0" w:color="auto"/>
        <w:bottom w:val="none" w:sz="0" w:space="0" w:color="auto"/>
        <w:right w:val="none" w:sz="0" w:space="0" w:color="auto"/>
      </w:divBdr>
    </w:div>
    <w:div w:id="217934041">
      <w:bodyDiv w:val="1"/>
      <w:marLeft w:val="0"/>
      <w:marRight w:val="0"/>
      <w:marTop w:val="0"/>
      <w:marBottom w:val="0"/>
      <w:divBdr>
        <w:top w:val="none" w:sz="0" w:space="0" w:color="auto"/>
        <w:left w:val="none" w:sz="0" w:space="0" w:color="auto"/>
        <w:bottom w:val="none" w:sz="0" w:space="0" w:color="auto"/>
        <w:right w:val="none" w:sz="0" w:space="0" w:color="auto"/>
      </w:divBdr>
    </w:div>
    <w:div w:id="217938788">
      <w:bodyDiv w:val="1"/>
      <w:marLeft w:val="0"/>
      <w:marRight w:val="0"/>
      <w:marTop w:val="0"/>
      <w:marBottom w:val="0"/>
      <w:divBdr>
        <w:top w:val="none" w:sz="0" w:space="0" w:color="auto"/>
        <w:left w:val="none" w:sz="0" w:space="0" w:color="auto"/>
        <w:bottom w:val="none" w:sz="0" w:space="0" w:color="auto"/>
        <w:right w:val="none" w:sz="0" w:space="0" w:color="auto"/>
      </w:divBdr>
    </w:div>
    <w:div w:id="217980472">
      <w:bodyDiv w:val="1"/>
      <w:marLeft w:val="0"/>
      <w:marRight w:val="0"/>
      <w:marTop w:val="0"/>
      <w:marBottom w:val="0"/>
      <w:divBdr>
        <w:top w:val="none" w:sz="0" w:space="0" w:color="auto"/>
        <w:left w:val="none" w:sz="0" w:space="0" w:color="auto"/>
        <w:bottom w:val="none" w:sz="0" w:space="0" w:color="auto"/>
        <w:right w:val="none" w:sz="0" w:space="0" w:color="auto"/>
      </w:divBdr>
    </w:div>
    <w:div w:id="218057606">
      <w:bodyDiv w:val="1"/>
      <w:marLeft w:val="0"/>
      <w:marRight w:val="0"/>
      <w:marTop w:val="0"/>
      <w:marBottom w:val="0"/>
      <w:divBdr>
        <w:top w:val="none" w:sz="0" w:space="0" w:color="auto"/>
        <w:left w:val="none" w:sz="0" w:space="0" w:color="auto"/>
        <w:bottom w:val="none" w:sz="0" w:space="0" w:color="auto"/>
        <w:right w:val="none" w:sz="0" w:space="0" w:color="auto"/>
      </w:divBdr>
    </w:div>
    <w:div w:id="218169810">
      <w:bodyDiv w:val="1"/>
      <w:marLeft w:val="0"/>
      <w:marRight w:val="0"/>
      <w:marTop w:val="0"/>
      <w:marBottom w:val="0"/>
      <w:divBdr>
        <w:top w:val="none" w:sz="0" w:space="0" w:color="auto"/>
        <w:left w:val="none" w:sz="0" w:space="0" w:color="auto"/>
        <w:bottom w:val="none" w:sz="0" w:space="0" w:color="auto"/>
        <w:right w:val="none" w:sz="0" w:space="0" w:color="auto"/>
      </w:divBdr>
    </w:div>
    <w:div w:id="218445006">
      <w:bodyDiv w:val="1"/>
      <w:marLeft w:val="0"/>
      <w:marRight w:val="0"/>
      <w:marTop w:val="0"/>
      <w:marBottom w:val="0"/>
      <w:divBdr>
        <w:top w:val="none" w:sz="0" w:space="0" w:color="auto"/>
        <w:left w:val="none" w:sz="0" w:space="0" w:color="auto"/>
        <w:bottom w:val="none" w:sz="0" w:space="0" w:color="auto"/>
        <w:right w:val="none" w:sz="0" w:space="0" w:color="auto"/>
      </w:divBdr>
    </w:div>
    <w:div w:id="218592843">
      <w:bodyDiv w:val="1"/>
      <w:marLeft w:val="0"/>
      <w:marRight w:val="0"/>
      <w:marTop w:val="0"/>
      <w:marBottom w:val="0"/>
      <w:divBdr>
        <w:top w:val="none" w:sz="0" w:space="0" w:color="auto"/>
        <w:left w:val="none" w:sz="0" w:space="0" w:color="auto"/>
        <w:bottom w:val="none" w:sz="0" w:space="0" w:color="auto"/>
        <w:right w:val="none" w:sz="0" w:space="0" w:color="auto"/>
      </w:divBdr>
    </w:div>
    <w:div w:id="218707444">
      <w:bodyDiv w:val="1"/>
      <w:marLeft w:val="0"/>
      <w:marRight w:val="0"/>
      <w:marTop w:val="0"/>
      <w:marBottom w:val="0"/>
      <w:divBdr>
        <w:top w:val="none" w:sz="0" w:space="0" w:color="auto"/>
        <w:left w:val="none" w:sz="0" w:space="0" w:color="auto"/>
        <w:bottom w:val="none" w:sz="0" w:space="0" w:color="auto"/>
        <w:right w:val="none" w:sz="0" w:space="0" w:color="auto"/>
      </w:divBdr>
    </w:div>
    <w:div w:id="218715203">
      <w:bodyDiv w:val="1"/>
      <w:marLeft w:val="0"/>
      <w:marRight w:val="0"/>
      <w:marTop w:val="0"/>
      <w:marBottom w:val="0"/>
      <w:divBdr>
        <w:top w:val="none" w:sz="0" w:space="0" w:color="auto"/>
        <w:left w:val="none" w:sz="0" w:space="0" w:color="auto"/>
        <w:bottom w:val="none" w:sz="0" w:space="0" w:color="auto"/>
        <w:right w:val="none" w:sz="0" w:space="0" w:color="auto"/>
      </w:divBdr>
    </w:div>
    <w:div w:id="218901446">
      <w:bodyDiv w:val="1"/>
      <w:marLeft w:val="0"/>
      <w:marRight w:val="0"/>
      <w:marTop w:val="0"/>
      <w:marBottom w:val="0"/>
      <w:divBdr>
        <w:top w:val="none" w:sz="0" w:space="0" w:color="auto"/>
        <w:left w:val="none" w:sz="0" w:space="0" w:color="auto"/>
        <w:bottom w:val="none" w:sz="0" w:space="0" w:color="auto"/>
        <w:right w:val="none" w:sz="0" w:space="0" w:color="auto"/>
      </w:divBdr>
    </w:div>
    <w:div w:id="218978431">
      <w:bodyDiv w:val="1"/>
      <w:marLeft w:val="0"/>
      <w:marRight w:val="0"/>
      <w:marTop w:val="0"/>
      <w:marBottom w:val="0"/>
      <w:divBdr>
        <w:top w:val="none" w:sz="0" w:space="0" w:color="auto"/>
        <w:left w:val="none" w:sz="0" w:space="0" w:color="auto"/>
        <w:bottom w:val="none" w:sz="0" w:space="0" w:color="auto"/>
        <w:right w:val="none" w:sz="0" w:space="0" w:color="auto"/>
      </w:divBdr>
    </w:div>
    <w:div w:id="218980354">
      <w:bodyDiv w:val="1"/>
      <w:marLeft w:val="0"/>
      <w:marRight w:val="0"/>
      <w:marTop w:val="0"/>
      <w:marBottom w:val="0"/>
      <w:divBdr>
        <w:top w:val="none" w:sz="0" w:space="0" w:color="auto"/>
        <w:left w:val="none" w:sz="0" w:space="0" w:color="auto"/>
        <w:bottom w:val="none" w:sz="0" w:space="0" w:color="auto"/>
        <w:right w:val="none" w:sz="0" w:space="0" w:color="auto"/>
      </w:divBdr>
    </w:div>
    <w:div w:id="219025505">
      <w:bodyDiv w:val="1"/>
      <w:marLeft w:val="0"/>
      <w:marRight w:val="0"/>
      <w:marTop w:val="0"/>
      <w:marBottom w:val="0"/>
      <w:divBdr>
        <w:top w:val="none" w:sz="0" w:space="0" w:color="auto"/>
        <w:left w:val="none" w:sz="0" w:space="0" w:color="auto"/>
        <w:bottom w:val="none" w:sz="0" w:space="0" w:color="auto"/>
        <w:right w:val="none" w:sz="0" w:space="0" w:color="auto"/>
      </w:divBdr>
    </w:div>
    <w:div w:id="219218438">
      <w:bodyDiv w:val="1"/>
      <w:marLeft w:val="0"/>
      <w:marRight w:val="0"/>
      <w:marTop w:val="0"/>
      <w:marBottom w:val="0"/>
      <w:divBdr>
        <w:top w:val="none" w:sz="0" w:space="0" w:color="auto"/>
        <w:left w:val="none" w:sz="0" w:space="0" w:color="auto"/>
        <w:bottom w:val="none" w:sz="0" w:space="0" w:color="auto"/>
        <w:right w:val="none" w:sz="0" w:space="0" w:color="auto"/>
      </w:divBdr>
    </w:div>
    <w:div w:id="219443057">
      <w:bodyDiv w:val="1"/>
      <w:marLeft w:val="0"/>
      <w:marRight w:val="0"/>
      <w:marTop w:val="0"/>
      <w:marBottom w:val="0"/>
      <w:divBdr>
        <w:top w:val="none" w:sz="0" w:space="0" w:color="auto"/>
        <w:left w:val="none" w:sz="0" w:space="0" w:color="auto"/>
        <w:bottom w:val="none" w:sz="0" w:space="0" w:color="auto"/>
        <w:right w:val="none" w:sz="0" w:space="0" w:color="auto"/>
      </w:divBdr>
    </w:div>
    <w:div w:id="219443855">
      <w:bodyDiv w:val="1"/>
      <w:marLeft w:val="0"/>
      <w:marRight w:val="0"/>
      <w:marTop w:val="0"/>
      <w:marBottom w:val="0"/>
      <w:divBdr>
        <w:top w:val="none" w:sz="0" w:space="0" w:color="auto"/>
        <w:left w:val="none" w:sz="0" w:space="0" w:color="auto"/>
        <w:bottom w:val="none" w:sz="0" w:space="0" w:color="auto"/>
        <w:right w:val="none" w:sz="0" w:space="0" w:color="auto"/>
      </w:divBdr>
    </w:div>
    <w:div w:id="219487182">
      <w:bodyDiv w:val="1"/>
      <w:marLeft w:val="0"/>
      <w:marRight w:val="0"/>
      <w:marTop w:val="0"/>
      <w:marBottom w:val="0"/>
      <w:divBdr>
        <w:top w:val="none" w:sz="0" w:space="0" w:color="auto"/>
        <w:left w:val="none" w:sz="0" w:space="0" w:color="auto"/>
        <w:bottom w:val="none" w:sz="0" w:space="0" w:color="auto"/>
        <w:right w:val="none" w:sz="0" w:space="0" w:color="auto"/>
      </w:divBdr>
    </w:div>
    <w:div w:id="219558280">
      <w:bodyDiv w:val="1"/>
      <w:marLeft w:val="0"/>
      <w:marRight w:val="0"/>
      <w:marTop w:val="0"/>
      <w:marBottom w:val="0"/>
      <w:divBdr>
        <w:top w:val="none" w:sz="0" w:space="0" w:color="auto"/>
        <w:left w:val="none" w:sz="0" w:space="0" w:color="auto"/>
        <w:bottom w:val="none" w:sz="0" w:space="0" w:color="auto"/>
        <w:right w:val="none" w:sz="0" w:space="0" w:color="auto"/>
      </w:divBdr>
    </w:div>
    <w:div w:id="219564064">
      <w:bodyDiv w:val="1"/>
      <w:marLeft w:val="0"/>
      <w:marRight w:val="0"/>
      <w:marTop w:val="0"/>
      <w:marBottom w:val="0"/>
      <w:divBdr>
        <w:top w:val="none" w:sz="0" w:space="0" w:color="auto"/>
        <w:left w:val="none" w:sz="0" w:space="0" w:color="auto"/>
        <w:bottom w:val="none" w:sz="0" w:space="0" w:color="auto"/>
        <w:right w:val="none" w:sz="0" w:space="0" w:color="auto"/>
      </w:divBdr>
    </w:div>
    <w:div w:id="220100331">
      <w:bodyDiv w:val="1"/>
      <w:marLeft w:val="0"/>
      <w:marRight w:val="0"/>
      <w:marTop w:val="0"/>
      <w:marBottom w:val="0"/>
      <w:divBdr>
        <w:top w:val="none" w:sz="0" w:space="0" w:color="auto"/>
        <w:left w:val="none" w:sz="0" w:space="0" w:color="auto"/>
        <w:bottom w:val="none" w:sz="0" w:space="0" w:color="auto"/>
        <w:right w:val="none" w:sz="0" w:space="0" w:color="auto"/>
      </w:divBdr>
    </w:div>
    <w:div w:id="220141012">
      <w:bodyDiv w:val="1"/>
      <w:marLeft w:val="0"/>
      <w:marRight w:val="0"/>
      <w:marTop w:val="0"/>
      <w:marBottom w:val="0"/>
      <w:divBdr>
        <w:top w:val="none" w:sz="0" w:space="0" w:color="auto"/>
        <w:left w:val="none" w:sz="0" w:space="0" w:color="auto"/>
        <w:bottom w:val="none" w:sz="0" w:space="0" w:color="auto"/>
        <w:right w:val="none" w:sz="0" w:space="0" w:color="auto"/>
      </w:divBdr>
    </w:div>
    <w:div w:id="220560378">
      <w:bodyDiv w:val="1"/>
      <w:marLeft w:val="0"/>
      <w:marRight w:val="0"/>
      <w:marTop w:val="0"/>
      <w:marBottom w:val="0"/>
      <w:divBdr>
        <w:top w:val="none" w:sz="0" w:space="0" w:color="auto"/>
        <w:left w:val="none" w:sz="0" w:space="0" w:color="auto"/>
        <w:bottom w:val="none" w:sz="0" w:space="0" w:color="auto"/>
        <w:right w:val="none" w:sz="0" w:space="0" w:color="auto"/>
      </w:divBdr>
    </w:div>
    <w:div w:id="220604132">
      <w:bodyDiv w:val="1"/>
      <w:marLeft w:val="0"/>
      <w:marRight w:val="0"/>
      <w:marTop w:val="0"/>
      <w:marBottom w:val="0"/>
      <w:divBdr>
        <w:top w:val="none" w:sz="0" w:space="0" w:color="auto"/>
        <w:left w:val="none" w:sz="0" w:space="0" w:color="auto"/>
        <w:bottom w:val="none" w:sz="0" w:space="0" w:color="auto"/>
        <w:right w:val="none" w:sz="0" w:space="0" w:color="auto"/>
      </w:divBdr>
    </w:div>
    <w:div w:id="220867033">
      <w:bodyDiv w:val="1"/>
      <w:marLeft w:val="0"/>
      <w:marRight w:val="0"/>
      <w:marTop w:val="0"/>
      <w:marBottom w:val="0"/>
      <w:divBdr>
        <w:top w:val="none" w:sz="0" w:space="0" w:color="auto"/>
        <w:left w:val="none" w:sz="0" w:space="0" w:color="auto"/>
        <w:bottom w:val="none" w:sz="0" w:space="0" w:color="auto"/>
        <w:right w:val="none" w:sz="0" w:space="0" w:color="auto"/>
      </w:divBdr>
    </w:div>
    <w:div w:id="220989521">
      <w:bodyDiv w:val="1"/>
      <w:marLeft w:val="0"/>
      <w:marRight w:val="0"/>
      <w:marTop w:val="0"/>
      <w:marBottom w:val="0"/>
      <w:divBdr>
        <w:top w:val="none" w:sz="0" w:space="0" w:color="auto"/>
        <w:left w:val="none" w:sz="0" w:space="0" w:color="auto"/>
        <w:bottom w:val="none" w:sz="0" w:space="0" w:color="auto"/>
        <w:right w:val="none" w:sz="0" w:space="0" w:color="auto"/>
      </w:divBdr>
    </w:div>
    <w:div w:id="221210825">
      <w:bodyDiv w:val="1"/>
      <w:marLeft w:val="0"/>
      <w:marRight w:val="0"/>
      <w:marTop w:val="0"/>
      <w:marBottom w:val="0"/>
      <w:divBdr>
        <w:top w:val="none" w:sz="0" w:space="0" w:color="auto"/>
        <w:left w:val="none" w:sz="0" w:space="0" w:color="auto"/>
        <w:bottom w:val="none" w:sz="0" w:space="0" w:color="auto"/>
        <w:right w:val="none" w:sz="0" w:space="0" w:color="auto"/>
      </w:divBdr>
    </w:div>
    <w:div w:id="221216455">
      <w:bodyDiv w:val="1"/>
      <w:marLeft w:val="0"/>
      <w:marRight w:val="0"/>
      <w:marTop w:val="0"/>
      <w:marBottom w:val="0"/>
      <w:divBdr>
        <w:top w:val="none" w:sz="0" w:space="0" w:color="auto"/>
        <w:left w:val="none" w:sz="0" w:space="0" w:color="auto"/>
        <w:bottom w:val="none" w:sz="0" w:space="0" w:color="auto"/>
        <w:right w:val="none" w:sz="0" w:space="0" w:color="auto"/>
      </w:divBdr>
    </w:div>
    <w:div w:id="221407185">
      <w:bodyDiv w:val="1"/>
      <w:marLeft w:val="0"/>
      <w:marRight w:val="0"/>
      <w:marTop w:val="0"/>
      <w:marBottom w:val="0"/>
      <w:divBdr>
        <w:top w:val="none" w:sz="0" w:space="0" w:color="auto"/>
        <w:left w:val="none" w:sz="0" w:space="0" w:color="auto"/>
        <w:bottom w:val="none" w:sz="0" w:space="0" w:color="auto"/>
        <w:right w:val="none" w:sz="0" w:space="0" w:color="auto"/>
      </w:divBdr>
    </w:div>
    <w:div w:id="221599920">
      <w:bodyDiv w:val="1"/>
      <w:marLeft w:val="0"/>
      <w:marRight w:val="0"/>
      <w:marTop w:val="0"/>
      <w:marBottom w:val="0"/>
      <w:divBdr>
        <w:top w:val="none" w:sz="0" w:space="0" w:color="auto"/>
        <w:left w:val="none" w:sz="0" w:space="0" w:color="auto"/>
        <w:bottom w:val="none" w:sz="0" w:space="0" w:color="auto"/>
        <w:right w:val="none" w:sz="0" w:space="0" w:color="auto"/>
      </w:divBdr>
    </w:div>
    <w:div w:id="221672079">
      <w:bodyDiv w:val="1"/>
      <w:marLeft w:val="0"/>
      <w:marRight w:val="0"/>
      <w:marTop w:val="0"/>
      <w:marBottom w:val="0"/>
      <w:divBdr>
        <w:top w:val="none" w:sz="0" w:space="0" w:color="auto"/>
        <w:left w:val="none" w:sz="0" w:space="0" w:color="auto"/>
        <w:bottom w:val="none" w:sz="0" w:space="0" w:color="auto"/>
        <w:right w:val="none" w:sz="0" w:space="0" w:color="auto"/>
      </w:divBdr>
    </w:div>
    <w:div w:id="221869835">
      <w:bodyDiv w:val="1"/>
      <w:marLeft w:val="0"/>
      <w:marRight w:val="0"/>
      <w:marTop w:val="0"/>
      <w:marBottom w:val="0"/>
      <w:divBdr>
        <w:top w:val="none" w:sz="0" w:space="0" w:color="auto"/>
        <w:left w:val="none" w:sz="0" w:space="0" w:color="auto"/>
        <w:bottom w:val="none" w:sz="0" w:space="0" w:color="auto"/>
        <w:right w:val="none" w:sz="0" w:space="0" w:color="auto"/>
      </w:divBdr>
    </w:div>
    <w:div w:id="221915130">
      <w:bodyDiv w:val="1"/>
      <w:marLeft w:val="0"/>
      <w:marRight w:val="0"/>
      <w:marTop w:val="0"/>
      <w:marBottom w:val="0"/>
      <w:divBdr>
        <w:top w:val="none" w:sz="0" w:space="0" w:color="auto"/>
        <w:left w:val="none" w:sz="0" w:space="0" w:color="auto"/>
        <w:bottom w:val="none" w:sz="0" w:space="0" w:color="auto"/>
        <w:right w:val="none" w:sz="0" w:space="0" w:color="auto"/>
      </w:divBdr>
    </w:div>
    <w:div w:id="222450884">
      <w:bodyDiv w:val="1"/>
      <w:marLeft w:val="0"/>
      <w:marRight w:val="0"/>
      <w:marTop w:val="0"/>
      <w:marBottom w:val="0"/>
      <w:divBdr>
        <w:top w:val="none" w:sz="0" w:space="0" w:color="auto"/>
        <w:left w:val="none" w:sz="0" w:space="0" w:color="auto"/>
        <w:bottom w:val="none" w:sz="0" w:space="0" w:color="auto"/>
        <w:right w:val="none" w:sz="0" w:space="0" w:color="auto"/>
      </w:divBdr>
    </w:div>
    <w:div w:id="222567202">
      <w:bodyDiv w:val="1"/>
      <w:marLeft w:val="0"/>
      <w:marRight w:val="0"/>
      <w:marTop w:val="0"/>
      <w:marBottom w:val="0"/>
      <w:divBdr>
        <w:top w:val="none" w:sz="0" w:space="0" w:color="auto"/>
        <w:left w:val="none" w:sz="0" w:space="0" w:color="auto"/>
        <w:bottom w:val="none" w:sz="0" w:space="0" w:color="auto"/>
        <w:right w:val="none" w:sz="0" w:space="0" w:color="auto"/>
      </w:divBdr>
    </w:div>
    <w:div w:id="222640894">
      <w:bodyDiv w:val="1"/>
      <w:marLeft w:val="0"/>
      <w:marRight w:val="0"/>
      <w:marTop w:val="0"/>
      <w:marBottom w:val="0"/>
      <w:divBdr>
        <w:top w:val="none" w:sz="0" w:space="0" w:color="auto"/>
        <w:left w:val="none" w:sz="0" w:space="0" w:color="auto"/>
        <w:bottom w:val="none" w:sz="0" w:space="0" w:color="auto"/>
        <w:right w:val="none" w:sz="0" w:space="0" w:color="auto"/>
      </w:divBdr>
    </w:div>
    <w:div w:id="222836794">
      <w:bodyDiv w:val="1"/>
      <w:marLeft w:val="0"/>
      <w:marRight w:val="0"/>
      <w:marTop w:val="0"/>
      <w:marBottom w:val="0"/>
      <w:divBdr>
        <w:top w:val="none" w:sz="0" w:space="0" w:color="auto"/>
        <w:left w:val="none" w:sz="0" w:space="0" w:color="auto"/>
        <w:bottom w:val="none" w:sz="0" w:space="0" w:color="auto"/>
        <w:right w:val="none" w:sz="0" w:space="0" w:color="auto"/>
      </w:divBdr>
    </w:div>
    <w:div w:id="222913953">
      <w:bodyDiv w:val="1"/>
      <w:marLeft w:val="0"/>
      <w:marRight w:val="0"/>
      <w:marTop w:val="0"/>
      <w:marBottom w:val="0"/>
      <w:divBdr>
        <w:top w:val="none" w:sz="0" w:space="0" w:color="auto"/>
        <w:left w:val="none" w:sz="0" w:space="0" w:color="auto"/>
        <w:bottom w:val="none" w:sz="0" w:space="0" w:color="auto"/>
        <w:right w:val="none" w:sz="0" w:space="0" w:color="auto"/>
      </w:divBdr>
    </w:div>
    <w:div w:id="223030596">
      <w:bodyDiv w:val="1"/>
      <w:marLeft w:val="0"/>
      <w:marRight w:val="0"/>
      <w:marTop w:val="0"/>
      <w:marBottom w:val="0"/>
      <w:divBdr>
        <w:top w:val="none" w:sz="0" w:space="0" w:color="auto"/>
        <w:left w:val="none" w:sz="0" w:space="0" w:color="auto"/>
        <w:bottom w:val="none" w:sz="0" w:space="0" w:color="auto"/>
        <w:right w:val="none" w:sz="0" w:space="0" w:color="auto"/>
      </w:divBdr>
    </w:div>
    <w:div w:id="223031385">
      <w:bodyDiv w:val="1"/>
      <w:marLeft w:val="0"/>
      <w:marRight w:val="0"/>
      <w:marTop w:val="0"/>
      <w:marBottom w:val="0"/>
      <w:divBdr>
        <w:top w:val="none" w:sz="0" w:space="0" w:color="auto"/>
        <w:left w:val="none" w:sz="0" w:space="0" w:color="auto"/>
        <w:bottom w:val="none" w:sz="0" w:space="0" w:color="auto"/>
        <w:right w:val="none" w:sz="0" w:space="0" w:color="auto"/>
      </w:divBdr>
    </w:div>
    <w:div w:id="223638409">
      <w:bodyDiv w:val="1"/>
      <w:marLeft w:val="0"/>
      <w:marRight w:val="0"/>
      <w:marTop w:val="0"/>
      <w:marBottom w:val="0"/>
      <w:divBdr>
        <w:top w:val="none" w:sz="0" w:space="0" w:color="auto"/>
        <w:left w:val="none" w:sz="0" w:space="0" w:color="auto"/>
        <w:bottom w:val="none" w:sz="0" w:space="0" w:color="auto"/>
        <w:right w:val="none" w:sz="0" w:space="0" w:color="auto"/>
      </w:divBdr>
    </w:div>
    <w:div w:id="223682893">
      <w:bodyDiv w:val="1"/>
      <w:marLeft w:val="0"/>
      <w:marRight w:val="0"/>
      <w:marTop w:val="0"/>
      <w:marBottom w:val="0"/>
      <w:divBdr>
        <w:top w:val="none" w:sz="0" w:space="0" w:color="auto"/>
        <w:left w:val="none" w:sz="0" w:space="0" w:color="auto"/>
        <w:bottom w:val="none" w:sz="0" w:space="0" w:color="auto"/>
        <w:right w:val="none" w:sz="0" w:space="0" w:color="auto"/>
      </w:divBdr>
    </w:div>
    <w:div w:id="223834442">
      <w:bodyDiv w:val="1"/>
      <w:marLeft w:val="0"/>
      <w:marRight w:val="0"/>
      <w:marTop w:val="0"/>
      <w:marBottom w:val="0"/>
      <w:divBdr>
        <w:top w:val="none" w:sz="0" w:space="0" w:color="auto"/>
        <w:left w:val="none" w:sz="0" w:space="0" w:color="auto"/>
        <w:bottom w:val="none" w:sz="0" w:space="0" w:color="auto"/>
        <w:right w:val="none" w:sz="0" w:space="0" w:color="auto"/>
      </w:divBdr>
    </w:div>
    <w:div w:id="223950860">
      <w:bodyDiv w:val="1"/>
      <w:marLeft w:val="0"/>
      <w:marRight w:val="0"/>
      <w:marTop w:val="0"/>
      <w:marBottom w:val="0"/>
      <w:divBdr>
        <w:top w:val="none" w:sz="0" w:space="0" w:color="auto"/>
        <w:left w:val="none" w:sz="0" w:space="0" w:color="auto"/>
        <w:bottom w:val="none" w:sz="0" w:space="0" w:color="auto"/>
        <w:right w:val="none" w:sz="0" w:space="0" w:color="auto"/>
      </w:divBdr>
    </w:div>
    <w:div w:id="224032885">
      <w:bodyDiv w:val="1"/>
      <w:marLeft w:val="0"/>
      <w:marRight w:val="0"/>
      <w:marTop w:val="0"/>
      <w:marBottom w:val="0"/>
      <w:divBdr>
        <w:top w:val="none" w:sz="0" w:space="0" w:color="auto"/>
        <w:left w:val="none" w:sz="0" w:space="0" w:color="auto"/>
        <w:bottom w:val="none" w:sz="0" w:space="0" w:color="auto"/>
        <w:right w:val="none" w:sz="0" w:space="0" w:color="auto"/>
      </w:divBdr>
    </w:div>
    <w:div w:id="224413902">
      <w:bodyDiv w:val="1"/>
      <w:marLeft w:val="0"/>
      <w:marRight w:val="0"/>
      <w:marTop w:val="0"/>
      <w:marBottom w:val="0"/>
      <w:divBdr>
        <w:top w:val="none" w:sz="0" w:space="0" w:color="auto"/>
        <w:left w:val="none" w:sz="0" w:space="0" w:color="auto"/>
        <w:bottom w:val="none" w:sz="0" w:space="0" w:color="auto"/>
        <w:right w:val="none" w:sz="0" w:space="0" w:color="auto"/>
      </w:divBdr>
    </w:div>
    <w:div w:id="224682657">
      <w:bodyDiv w:val="1"/>
      <w:marLeft w:val="0"/>
      <w:marRight w:val="0"/>
      <w:marTop w:val="0"/>
      <w:marBottom w:val="0"/>
      <w:divBdr>
        <w:top w:val="none" w:sz="0" w:space="0" w:color="auto"/>
        <w:left w:val="none" w:sz="0" w:space="0" w:color="auto"/>
        <w:bottom w:val="none" w:sz="0" w:space="0" w:color="auto"/>
        <w:right w:val="none" w:sz="0" w:space="0" w:color="auto"/>
      </w:divBdr>
    </w:div>
    <w:div w:id="224801392">
      <w:bodyDiv w:val="1"/>
      <w:marLeft w:val="0"/>
      <w:marRight w:val="0"/>
      <w:marTop w:val="0"/>
      <w:marBottom w:val="0"/>
      <w:divBdr>
        <w:top w:val="none" w:sz="0" w:space="0" w:color="auto"/>
        <w:left w:val="none" w:sz="0" w:space="0" w:color="auto"/>
        <w:bottom w:val="none" w:sz="0" w:space="0" w:color="auto"/>
        <w:right w:val="none" w:sz="0" w:space="0" w:color="auto"/>
      </w:divBdr>
    </w:div>
    <w:div w:id="225074554">
      <w:bodyDiv w:val="1"/>
      <w:marLeft w:val="0"/>
      <w:marRight w:val="0"/>
      <w:marTop w:val="0"/>
      <w:marBottom w:val="0"/>
      <w:divBdr>
        <w:top w:val="none" w:sz="0" w:space="0" w:color="auto"/>
        <w:left w:val="none" w:sz="0" w:space="0" w:color="auto"/>
        <w:bottom w:val="none" w:sz="0" w:space="0" w:color="auto"/>
        <w:right w:val="none" w:sz="0" w:space="0" w:color="auto"/>
      </w:divBdr>
    </w:div>
    <w:div w:id="225141629">
      <w:bodyDiv w:val="1"/>
      <w:marLeft w:val="0"/>
      <w:marRight w:val="0"/>
      <w:marTop w:val="0"/>
      <w:marBottom w:val="0"/>
      <w:divBdr>
        <w:top w:val="none" w:sz="0" w:space="0" w:color="auto"/>
        <w:left w:val="none" w:sz="0" w:space="0" w:color="auto"/>
        <w:bottom w:val="none" w:sz="0" w:space="0" w:color="auto"/>
        <w:right w:val="none" w:sz="0" w:space="0" w:color="auto"/>
      </w:divBdr>
    </w:div>
    <w:div w:id="225142917">
      <w:bodyDiv w:val="1"/>
      <w:marLeft w:val="0"/>
      <w:marRight w:val="0"/>
      <w:marTop w:val="0"/>
      <w:marBottom w:val="0"/>
      <w:divBdr>
        <w:top w:val="none" w:sz="0" w:space="0" w:color="auto"/>
        <w:left w:val="none" w:sz="0" w:space="0" w:color="auto"/>
        <w:bottom w:val="none" w:sz="0" w:space="0" w:color="auto"/>
        <w:right w:val="none" w:sz="0" w:space="0" w:color="auto"/>
      </w:divBdr>
    </w:div>
    <w:div w:id="225382022">
      <w:bodyDiv w:val="1"/>
      <w:marLeft w:val="0"/>
      <w:marRight w:val="0"/>
      <w:marTop w:val="0"/>
      <w:marBottom w:val="0"/>
      <w:divBdr>
        <w:top w:val="none" w:sz="0" w:space="0" w:color="auto"/>
        <w:left w:val="none" w:sz="0" w:space="0" w:color="auto"/>
        <w:bottom w:val="none" w:sz="0" w:space="0" w:color="auto"/>
        <w:right w:val="none" w:sz="0" w:space="0" w:color="auto"/>
      </w:divBdr>
    </w:div>
    <w:div w:id="225455937">
      <w:bodyDiv w:val="1"/>
      <w:marLeft w:val="0"/>
      <w:marRight w:val="0"/>
      <w:marTop w:val="0"/>
      <w:marBottom w:val="0"/>
      <w:divBdr>
        <w:top w:val="none" w:sz="0" w:space="0" w:color="auto"/>
        <w:left w:val="none" w:sz="0" w:space="0" w:color="auto"/>
        <w:bottom w:val="none" w:sz="0" w:space="0" w:color="auto"/>
        <w:right w:val="none" w:sz="0" w:space="0" w:color="auto"/>
      </w:divBdr>
    </w:div>
    <w:div w:id="226035446">
      <w:bodyDiv w:val="1"/>
      <w:marLeft w:val="0"/>
      <w:marRight w:val="0"/>
      <w:marTop w:val="0"/>
      <w:marBottom w:val="0"/>
      <w:divBdr>
        <w:top w:val="none" w:sz="0" w:space="0" w:color="auto"/>
        <w:left w:val="none" w:sz="0" w:space="0" w:color="auto"/>
        <w:bottom w:val="none" w:sz="0" w:space="0" w:color="auto"/>
        <w:right w:val="none" w:sz="0" w:space="0" w:color="auto"/>
      </w:divBdr>
    </w:div>
    <w:div w:id="226570549">
      <w:bodyDiv w:val="1"/>
      <w:marLeft w:val="0"/>
      <w:marRight w:val="0"/>
      <w:marTop w:val="0"/>
      <w:marBottom w:val="0"/>
      <w:divBdr>
        <w:top w:val="none" w:sz="0" w:space="0" w:color="auto"/>
        <w:left w:val="none" w:sz="0" w:space="0" w:color="auto"/>
        <w:bottom w:val="none" w:sz="0" w:space="0" w:color="auto"/>
        <w:right w:val="none" w:sz="0" w:space="0" w:color="auto"/>
      </w:divBdr>
    </w:div>
    <w:div w:id="226838463">
      <w:bodyDiv w:val="1"/>
      <w:marLeft w:val="0"/>
      <w:marRight w:val="0"/>
      <w:marTop w:val="0"/>
      <w:marBottom w:val="0"/>
      <w:divBdr>
        <w:top w:val="none" w:sz="0" w:space="0" w:color="auto"/>
        <w:left w:val="none" w:sz="0" w:space="0" w:color="auto"/>
        <w:bottom w:val="none" w:sz="0" w:space="0" w:color="auto"/>
        <w:right w:val="none" w:sz="0" w:space="0" w:color="auto"/>
      </w:divBdr>
    </w:div>
    <w:div w:id="226917343">
      <w:bodyDiv w:val="1"/>
      <w:marLeft w:val="0"/>
      <w:marRight w:val="0"/>
      <w:marTop w:val="0"/>
      <w:marBottom w:val="0"/>
      <w:divBdr>
        <w:top w:val="none" w:sz="0" w:space="0" w:color="auto"/>
        <w:left w:val="none" w:sz="0" w:space="0" w:color="auto"/>
        <w:bottom w:val="none" w:sz="0" w:space="0" w:color="auto"/>
        <w:right w:val="none" w:sz="0" w:space="0" w:color="auto"/>
      </w:divBdr>
    </w:div>
    <w:div w:id="227040742">
      <w:bodyDiv w:val="1"/>
      <w:marLeft w:val="0"/>
      <w:marRight w:val="0"/>
      <w:marTop w:val="0"/>
      <w:marBottom w:val="0"/>
      <w:divBdr>
        <w:top w:val="none" w:sz="0" w:space="0" w:color="auto"/>
        <w:left w:val="none" w:sz="0" w:space="0" w:color="auto"/>
        <w:bottom w:val="none" w:sz="0" w:space="0" w:color="auto"/>
        <w:right w:val="none" w:sz="0" w:space="0" w:color="auto"/>
      </w:divBdr>
    </w:div>
    <w:div w:id="227107042">
      <w:bodyDiv w:val="1"/>
      <w:marLeft w:val="0"/>
      <w:marRight w:val="0"/>
      <w:marTop w:val="0"/>
      <w:marBottom w:val="0"/>
      <w:divBdr>
        <w:top w:val="none" w:sz="0" w:space="0" w:color="auto"/>
        <w:left w:val="none" w:sz="0" w:space="0" w:color="auto"/>
        <w:bottom w:val="none" w:sz="0" w:space="0" w:color="auto"/>
        <w:right w:val="none" w:sz="0" w:space="0" w:color="auto"/>
      </w:divBdr>
    </w:div>
    <w:div w:id="227226733">
      <w:bodyDiv w:val="1"/>
      <w:marLeft w:val="0"/>
      <w:marRight w:val="0"/>
      <w:marTop w:val="0"/>
      <w:marBottom w:val="0"/>
      <w:divBdr>
        <w:top w:val="none" w:sz="0" w:space="0" w:color="auto"/>
        <w:left w:val="none" w:sz="0" w:space="0" w:color="auto"/>
        <w:bottom w:val="none" w:sz="0" w:space="0" w:color="auto"/>
        <w:right w:val="none" w:sz="0" w:space="0" w:color="auto"/>
      </w:divBdr>
    </w:div>
    <w:div w:id="227350959">
      <w:bodyDiv w:val="1"/>
      <w:marLeft w:val="0"/>
      <w:marRight w:val="0"/>
      <w:marTop w:val="0"/>
      <w:marBottom w:val="0"/>
      <w:divBdr>
        <w:top w:val="none" w:sz="0" w:space="0" w:color="auto"/>
        <w:left w:val="none" w:sz="0" w:space="0" w:color="auto"/>
        <w:bottom w:val="none" w:sz="0" w:space="0" w:color="auto"/>
        <w:right w:val="none" w:sz="0" w:space="0" w:color="auto"/>
      </w:divBdr>
    </w:div>
    <w:div w:id="227695240">
      <w:bodyDiv w:val="1"/>
      <w:marLeft w:val="0"/>
      <w:marRight w:val="0"/>
      <w:marTop w:val="0"/>
      <w:marBottom w:val="0"/>
      <w:divBdr>
        <w:top w:val="none" w:sz="0" w:space="0" w:color="auto"/>
        <w:left w:val="none" w:sz="0" w:space="0" w:color="auto"/>
        <w:bottom w:val="none" w:sz="0" w:space="0" w:color="auto"/>
        <w:right w:val="none" w:sz="0" w:space="0" w:color="auto"/>
      </w:divBdr>
    </w:div>
    <w:div w:id="227808172">
      <w:bodyDiv w:val="1"/>
      <w:marLeft w:val="0"/>
      <w:marRight w:val="0"/>
      <w:marTop w:val="0"/>
      <w:marBottom w:val="0"/>
      <w:divBdr>
        <w:top w:val="none" w:sz="0" w:space="0" w:color="auto"/>
        <w:left w:val="none" w:sz="0" w:space="0" w:color="auto"/>
        <w:bottom w:val="none" w:sz="0" w:space="0" w:color="auto"/>
        <w:right w:val="none" w:sz="0" w:space="0" w:color="auto"/>
      </w:divBdr>
    </w:div>
    <w:div w:id="227814257">
      <w:bodyDiv w:val="1"/>
      <w:marLeft w:val="0"/>
      <w:marRight w:val="0"/>
      <w:marTop w:val="0"/>
      <w:marBottom w:val="0"/>
      <w:divBdr>
        <w:top w:val="none" w:sz="0" w:space="0" w:color="auto"/>
        <w:left w:val="none" w:sz="0" w:space="0" w:color="auto"/>
        <w:bottom w:val="none" w:sz="0" w:space="0" w:color="auto"/>
        <w:right w:val="none" w:sz="0" w:space="0" w:color="auto"/>
      </w:divBdr>
    </w:div>
    <w:div w:id="228001437">
      <w:bodyDiv w:val="1"/>
      <w:marLeft w:val="0"/>
      <w:marRight w:val="0"/>
      <w:marTop w:val="0"/>
      <w:marBottom w:val="0"/>
      <w:divBdr>
        <w:top w:val="none" w:sz="0" w:space="0" w:color="auto"/>
        <w:left w:val="none" w:sz="0" w:space="0" w:color="auto"/>
        <w:bottom w:val="none" w:sz="0" w:space="0" w:color="auto"/>
        <w:right w:val="none" w:sz="0" w:space="0" w:color="auto"/>
      </w:divBdr>
    </w:div>
    <w:div w:id="228078865">
      <w:bodyDiv w:val="1"/>
      <w:marLeft w:val="0"/>
      <w:marRight w:val="0"/>
      <w:marTop w:val="0"/>
      <w:marBottom w:val="0"/>
      <w:divBdr>
        <w:top w:val="none" w:sz="0" w:space="0" w:color="auto"/>
        <w:left w:val="none" w:sz="0" w:space="0" w:color="auto"/>
        <w:bottom w:val="none" w:sz="0" w:space="0" w:color="auto"/>
        <w:right w:val="none" w:sz="0" w:space="0" w:color="auto"/>
      </w:divBdr>
    </w:div>
    <w:div w:id="228082908">
      <w:bodyDiv w:val="1"/>
      <w:marLeft w:val="0"/>
      <w:marRight w:val="0"/>
      <w:marTop w:val="0"/>
      <w:marBottom w:val="0"/>
      <w:divBdr>
        <w:top w:val="none" w:sz="0" w:space="0" w:color="auto"/>
        <w:left w:val="none" w:sz="0" w:space="0" w:color="auto"/>
        <w:bottom w:val="none" w:sz="0" w:space="0" w:color="auto"/>
        <w:right w:val="none" w:sz="0" w:space="0" w:color="auto"/>
      </w:divBdr>
    </w:div>
    <w:div w:id="228462216">
      <w:bodyDiv w:val="1"/>
      <w:marLeft w:val="0"/>
      <w:marRight w:val="0"/>
      <w:marTop w:val="0"/>
      <w:marBottom w:val="0"/>
      <w:divBdr>
        <w:top w:val="none" w:sz="0" w:space="0" w:color="auto"/>
        <w:left w:val="none" w:sz="0" w:space="0" w:color="auto"/>
        <w:bottom w:val="none" w:sz="0" w:space="0" w:color="auto"/>
        <w:right w:val="none" w:sz="0" w:space="0" w:color="auto"/>
      </w:divBdr>
    </w:div>
    <w:div w:id="228541359">
      <w:bodyDiv w:val="1"/>
      <w:marLeft w:val="0"/>
      <w:marRight w:val="0"/>
      <w:marTop w:val="0"/>
      <w:marBottom w:val="0"/>
      <w:divBdr>
        <w:top w:val="none" w:sz="0" w:space="0" w:color="auto"/>
        <w:left w:val="none" w:sz="0" w:space="0" w:color="auto"/>
        <w:bottom w:val="none" w:sz="0" w:space="0" w:color="auto"/>
        <w:right w:val="none" w:sz="0" w:space="0" w:color="auto"/>
      </w:divBdr>
    </w:div>
    <w:div w:id="228884108">
      <w:bodyDiv w:val="1"/>
      <w:marLeft w:val="0"/>
      <w:marRight w:val="0"/>
      <w:marTop w:val="0"/>
      <w:marBottom w:val="0"/>
      <w:divBdr>
        <w:top w:val="none" w:sz="0" w:space="0" w:color="auto"/>
        <w:left w:val="none" w:sz="0" w:space="0" w:color="auto"/>
        <w:bottom w:val="none" w:sz="0" w:space="0" w:color="auto"/>
        <w:right w:val="none" w:sz="0" w:space="0" w:color="auto"/>
      </w:divBdr>
    </w:div>
    <w:div w:id="229004318">
      <w:bodyDiv w:val="1"/>
      <w:marLeft w:val="0"/>
      <w:marRight w:val="0"/>
      <w:marTop w:val="0"/>
      <w:marBottom w:val="0"/>
      <w:divBdr>
        <w:top w:val="none" w:sz="0" w:space="0" w:color="auto"/>
        <w:left w:val="none" w:sz="0" w:space="0" w:color="auto"/>
        <w:bottom w:val="none" w:sz="0" w:space="0" w:color="auto"/>
        <w:right w:val="none" w:sz="0" w:space="0" w:color="auto"/>
      </w:divBdr>
    </w:div>
    <w:div w:id="229266373">
      <w:bodyDiv w:val="1"/>
      <w:marLeft w:val="0"/>
      <w:marRight w:val="0"/>
      <w:marTop w:val="0"/>
      <w:marBottom w:val="0"/>
      <w:divBdr>
        <w:top w:val="none" w:sz="0" w:space="0" w:color="auto"/>
        <w:left w:val="none" w:sz="0" w:space="0" w:color="auto"/>
        <w:bottom w:val="none" w:sz="0" w:space="0" w:color="auto"/>
        <w:right w:val="none" w:sz="0" w:space="0" w:color="auto"/>
      </w:divBdr>
    </w:div>
    <w:div w:id="229535480">
      <w:bodyDiv w:val="1"/>
      <w:marLeft w:val="0"/>
      <w:marRight w:val="0"/>
      <w:marTop w:val="0"/>
      <w:marBottom w:val="0"/>
      <w:divBdr>
        <w:top w:val="none" w:sz="0" w:space="0" w:color="auto"/>
        <w:left w:val="none" w:sz="0" w:space="0" w:color="auto"/>
        <w:bottom w:val="none" w:sz="0" w:space="0" w:color="auto"/>
        <w:right w:val="none" w:sz="0" w:space="0" w:color="auto"/>
      </w:divBdr>
    </w:div>
    <w:div w:id="229656749">
      <w:bodyDiv w:val="1"/>
      <w:marLeft w:val="0"/>
      <w:marRight w:val="0"/>
      <w:marTop w:val="0"/>
      <w:marBottom w:val="0"/>
      <w:divBdr>
        <w:top w:val="none" w:sz="0" w:space="0" w:color="auto"/>
        <w:left w:val="none" w:sz="0" w:space="0" w:color="auto"/>
        <w:bottom w:val="none" w:sz="0" w:space="0" w:color="auto"/>
        <w:right w:val="none" w:sz="0" w:space="0" w:color="auto"/>
      </w:divBdr>
    </w:div>
    <w:div w:id="230385673">
      <w:bodyDiv w:val="1"/>
      <w:marLeft w:val="0"/>
      <w:marRight w:val="0"/>
      <w:marTop w:val="0"/>
      <w:marBottom w:val="0"/>
      <w:divBdr>
        <w:top w:val="none" w:sz="0" w:space="0" w:color="auto"/>
        <w:left w:val="none" w:sz="0" w:space="0" w:color="auto"/>
        <w:bottom w:val="none" w:sz="0" w:space="0" w:color="auto"/>
        <w:right w:val="none" w:sz="0" w:space="0" w:color="auto"/>
      </w:divBdr>
    </w:div>
    <w:div w:id="230387017">
      <w:bodyDiv w:val="1"/>
      <w:marLeft w:val="0"/>
      <w:marRight w:val="0"/>
      <w:marTop w:val="0"/>
      <w:marBottom w:val="0"/>
      <w:divBdr>
        <w:top w:val="none" w:sz="0" w:space="0" w:color="auto"/>
        <w:left w:val="none" w:sz="0" w:space="0" w:color="auto"/>
        <w:bottom w:val="none" w:sz="0" w:space="0" w:color="auto"/>
        <w:right w:val="none" w:sz="0" w:space="0" w:color="auto"/>
      </w:divBdr>
    </w:div>
    <w:div w:id="230847787">
      <w:bodyDiv w:val="1"/>
      <w:marLeft w:val="0"/>
      <w:marRight w:val="0"/>
      <w:marTop w:val="0"/>
      <w:marBottom w:val="0"/>
      <w:divBdr>
        <w:top w:val="none" w:sz="0" w:space="0" w:color="auto"/>
        <w:left w:val="none" w:sz="0" w:space="0" w:color="auto"/>
        <w:bottom w:val="none" w:sz="0" w:space="0" w:color="auto"/>
        <w:right w:val="none" w:sz="0" w:space="0" w:color="auto"/>
      </w:divBdr>
    </w:div>
    <w:div w:id="230966302">
      <w:bodyDiv w:val="1"/>
      <w:marLeft w:val="0"/>
      <w:marRight w:val="0"/>
      <w:marTop w:val="0"/>
      <w:marBottom w:val="0"/>
      <w:divBdr>
        <w:top w:val="none" w:sz="0" w:space="0" w:color="auto"/>
        <w:left w:val="none" w:sz="0" w:space="0" w:color="auto"/>
        <w:bottom w:val="none" w:sz="0" w:space="0" w:color="auto"/>
        <w:right w:val="none" w:sz="0" w:space="0" w:color="auto"/>
      </w:divBdr>
    </w:div>
    <w:div w:id="231352354">
      <w:bodyDiv w:val="1"/>
      <w:marLeft w:val="0"/>
      <w:marRight w:val="0"/>
      <w:marTop w:val="0"/>
      <w:marBottom w:val="0"/>
      <w:divBdr>
        <w:top w:val="none" w:sz="0" w:space="0" w:color="auto"/>
        <w:left w:val="none" w:sz="0" w:space="0" w:color="auto"/>
        <w:bottom w:val="none" w:sz="0" w:space="0" w:color="auto"/>
        <w:right w:val="none" w:sz="0" w:space="0" w:color="auto"/>
      </w:divBdr>
    </w:div>
    <w:div w:id="231737210">
      <w:bodyDiv w:val="1"/>
      <w:marLeft w:val="0"/>
      <w:marRight w:val="0"/>
      <w:marTop w:val="0"/>
      <w:marBottom w:val="0"/>
      <w:divBdr>
        <w:top w:val="none" w:sz="0" w:space="0" w:color="auto"/>
        <w:left w:val="none" w:sz="0" w:space="0" w:color="auto"/>
        <w:bottom w:val="none" w:sz="0" w:space="0" w:color="auto"/>
        <w:right w:val="none" w:sz="0" w:space="0" w:color="auto"/>
      </w:divBdr>
    </w:div>
    <w:div w:id="232131666">
      <w:bodyDiv w:val="1"/>
      <w:marLeft w:val="0"/>
      <w:marRight w:val="0"/>
      <w:marTop w:val="0"/>
      <w:marBottom w:val="0"/>
      <w:divBdr>
        <w:top w:val="none" w:sz="0" w:space="0" w:color="auto"/>
        <w:left w:val="none" w:sz="0" w:space="0" w:color="auto"/>
        <w:bottom w:val="none" w:sz="0" w:space="0" w:color="auto"/>
        <w:right w:val="none" w:sz="0" w:space="0" w:color="auto"/>
      </w:divBdr>
    </w:div>
    <w:div w:id="232471023">
      <w:bodyDiv w:val="1"/>
      <w:marLeft w:val="0"/>
      <w:marRight w:val="0"/>
      <w:marTop w:val="0"/>
      <w:marBottom w:val="0"/>
      <w:divBdr>
        <w:top w:val="none" w:sz="0" w:space="0" w:color="auto"/>
        <w:left w:val="none" w:sz="0" w:space="0" w:color="auto"/>
        <w:bottom w:val="none" w:sz="0" w:space="0" w:color="auto"/>
        <w:right w:val="none" w:sz="0" w:space="0" w:color="auto"/>
      </w:divBdr>
    </w:div>
    <w:div w:id="232551432">
      <w:bodyDiv w:val="1"/>
      <w:marLeft w:val="0"/>
      <w:marRight w:val="0"/>
      <w:marTop w:val="0"/>
      <w:marBottom w:val="0"/>
      <w:divBdr>
        <w:top w:val="none" w:sz="0" w:space="0" w:color="auto"/>
        <w:left w:val="none" w:sz="0" w:space="0" w:color="auto"/>
        <w:bottom w:val="none" w:sz="0" w:space="0" w:color="auto"/>
        <w:right w:val="none" w:sz="0" w:space="0" w:color="auto"/>
      </w:divBdr>
    </w:div>
    <w:div w:id="232662665">
      <w:bodyDiv w:val="1"/>
      <w:marLeft w:val="0"/>
      <w:marRight w:val="0"/>
      <w:marTop w:val="0"/>
      <w:marBottom w:val="0"/>
      <w:divBdr>
        <w:top w:val="none" w:sz="0" w:space="0" w:color="auto"/>
        <w:left w:val="none" w:sz="0" w:space="0" w:color="auto"/>
        <w:bottom w:val="none" w:sz="0" w:space="0" w:color="auto"/>
        <w:right w:val="none" w:sz="0" w:space="0" w:color="auto"/>
      </w:divBdr>
    </w:div>
    <w:div w:id="232856887">
      <w:bodyDiv w:val="1"/>
      <w:marLeft w:val="0"/>
      <w:marRight w:val="0"/>
      <w:marTop w:val="0"/>
      <w:marBottom w:val="0"/>
      <w:divBdr>
        <w:top w:val="none" w:sz="0" w:space="0" w:color="auto"/>
        <w:left w:val="none" w:sz="0" w:space="0" w:color="auto"/>
        <w:bottom w:val="none" w:sz="0" w:space="0" w:color="auto"/>
        <w:right w:val="none" w:sz="0" w:space="0" w:color="auto"/>
      </w:divBdr>
    </w:div>
    <w:div w:id="232930774">
      <w:bodyDiv w:val="1"/>
      <w:marLeft w:val="0"/>
      <w:marRight w:val="0"/>
      <w:marTop w:val="0"/>
      <w:marBottom w:val="0"/>
      <w:divBdr>
        <w:top w:val="none" w:sz="0" w:space="0" w:color="auto"/>
        <w:left w:val="none" w:sz="0" w:space="0" w:color="auto"/>
        <w:bottom w:val="none" w:sz="0" w:space="0" w:color="auto"/>
        <w:right w:val="none" w:sz="0" w:space="0" w:color="auto"/>
      </w:divBdr>
    </w:div>
    <w:div w:id="233204014">
      <w:bodyDiv w:val="1"/>
      <w:marLeft w:val="0"/>
      <w:marRight w:val="0"/>
      <w:marTop w:val="0"/>
      <w:marBottom w:val="0"/>
      <w:divBdr>
        <w:top w:val="none" w:sz="0" w:space="0" w:color="auto"/>
        <w:left w:val="none" w:sz="0" w:space="0" w:color="auto"/>
        <w:bottom w:val="none" w:sz="0" w:space="0" w:color="auto"/>
        <w:right w:val="none" w:sz="0" w:space="0" w:color="auto"/>
      </w:divBdr>
    </w:div>
    <w:div w:id="233321161">
      <w:bodyDiv w:val="1"/>
      <w:marLeft w:val="0"/>
      <w:marRight w:val="0"/>
      <w:marTop w:val="0"/>
      <w:marBottom w:val="0"/>
      <w:divBdr>
        <w:top w:val="none" w:sz="0" w:space="0" w:color="auto"/>
        <w:left w:val="none" w:sz="0" w:space="0" w:color="auto"/>
        <w:bottom w:val="none" w:sz="0" w:space="0" w:color="auto"/>
        <w:right w:val="none" w:sz="0" w:space="0" w:color="auto"/>
      </w:divBdr>
    </w:div>
    <w:div w:id="233466216">
      <w:bodyDiv w:val="1"/>
      <w:marLeft w:val="0"/>
      <w:marRight w:val="0"/>
      <w:marTop w:val="0"/>
      <w:marBottom w:val="0"/>
      <w:divBdr>
        <w:top w:val="none" w:sz="0" w:space="0" w:color="auto"/>
        <w:left w:val="none" w:sz="0" w:space="0" w:color="auto"/>
        <w:bottom w:val="none" w:sz="0" w:space="0" w:color="auto"/>
        <w:right w:val="none" w:sz="0" w:space="0" w:color="auto"/>
      </w:divBdr>
    </w:div>
    <w:div w:id="233511142">
      <w:bodyDiv w:val="1"/>
      <w:marLeft w:val="0"/>
      <w:marRight w:val="0"/>
      <w:marTop w:val="0"/>
      <w:marBottom w:val="0"/>
      <w:divBdr>
        <w:top w:val="none" w:sz="0" w:space="0" w:color="auto"/>
        <w:left w:val="none" w:sz="0" w:space="0" w:color="auto"/>
        <w:bottom w:val="none" w:sz="0" w:space="0" w:color="auto"/>
        <w:right w:val="none" w:sz="0" w:space="0" w:color="auto"/>
      </w:divBdr>
    </w:div>
    <w:div w:id="233586989">
      <w:bodyDiv w:val="1"/>
      <w:marLeft w:val="0"/>
      <w:marRight w:val="0"/>
      <w:marTop w:val="0"/>
      <w:marBottom w:val="0"/>
      <w:divBdr>
        <w:top w:val="none" w:sz="0" w:space="0" w:color="auto"/>
        <w:left w:val="none" w:sz="0" w:space="0" w:color="auto"/>
        <w:bottom w:val="none" w:sz="0" w:space="0" w:color="auto"/>
        <w:right w:val="none" w:sz="0" w:space="0" w:color="auto"/>
      </w:divBdr>
    </w:div>
    <w:div w:id="233664360">
      <w:bodyDiv w:val="1"/>
      <w:marLeft w:val="0"/>
      <w:marRight w:val="0"/>
      <w:marTop w:val="0"/>
      <w:marBottom w:val="0"/>
      <w:divBdr>
        <w:top w:val="none" w:sz="0" w:space="0" w:color="auto"/>
        <w:left w:val="none" w:sz="0" w:space="0" w:color="auto"/>
        <w:bottom w:val="none" w:sz="0" w:space="0" w:color="auto"/>
        <w:right w:val="none" w:sz="0" w:space="0" w:color="auto"/>
      </w:divBdr>
    </w:div>
    <w:div w:id="233703724">
      <w:bodyDiv w:val="1"/>
      <w:marLeft w:val="0"/>
      <w:marRight w:val="0"/>
      <w:marTop w:val="0"/>
      <w:marBottom w:val="0"/>
      <w:divBdr>
        <w:top w:val="none" w:sz="0" w:space="0" w:color="auto"/>
        <w:left w:val="none" w:sz="0" w:space="0" w:color="auto"/>
        <w:bottom w:val="none" w:sz="0" w:space="0" w:color="auto"/>
        <w:right w:val="none" w:sz="0" w:space="0" w:color="auto"/>
      </w:divBdr>
    </w:div>
    <w:div w:id="233785247">
      <w:bodyDiv w:val="1"/>
      <w:marLeft w:val="0"/>
      <w:marRight w:val="0"/>
      <w:marTop w:val="0"/>
      <w:marBottom w:val="0"/>
      <w:divBdr>
        <w:top w:val="none" w:sz="0" w:space="0" w:color="auto"/>
        <w:left w:val="none" w:sz="0" w:space="0" w:color="auto"/>
        <w:bottom w:val="none" w:sz="0" w:space="0" w:color="auto"/>
        <w:right w:val="none" w:sz="0" w:space="0" w:color="auto"/>
      </w:divBdr>
    </w:div>
    <w:div w:id="233904590">
      <w:bodyDiv w:val="1"/>
      <w:marLeft w:val="0"/>
      <w:marRight w:val="0"/>
      <w:marTop w:val="0"/>
      <w:marBottom w:val="0"/>
      <w:divBdr>
        <w:top w:val="none" w:sz="0" w:space="0" w:color="auto"/>
        <w:left w:val="none" w:sz="0" w:space="0" w:color="auto"/>
        <w:bottom w:val="none" w:sz="0" w:space="0" w:color="auto"/>
        <w:right w:val="none" w:sz="0" w:space="0" w:color="auto"/>
      </w:divBdr>
    </w:div>
    <w:div w:id="234322996">
      <w:bodyDiv w:val="1"/>
      <w:marLeft w:val="0"/>
      <w:marRight w:val="0"/>
      <w:marTop w:val="0"/>
      <w:marBottom w:val="0"/>
      <w:divBdr>
        <w:top w:val="none" w:sz="0" w:space="0" w:color="auto"/>
        <w:left w:val="none" w:sz="0" w:space="0" w:color="auto"/>
        <w:bottom w:val="none" w:sz="0" w:space="0" w:color="auto"/>
        <w:right w:val="none" w:sz="0" w:space="0" w:color="auto"/>
      </w:divBdr>
    </w:div>
    <w:div w:id="234515565">
      <w:bodyDiv w:val="1"/>
      <w:marLeft w:val="0"/>
      <w:marRight w:val="0"/>
      <w:marTop w:val="0"/>
      <w:marBottom w:val="0"/>
      <w:divBdr>
        <w:top w:val="none" w:sz="0" w:space="0" w:color="auto"/>
        <w:left w:val="none" w:sz="0" w:space="0" w:color="auto"/>
        <w:bottom w:val="none" w:sz="0" w:space="0" w:color="auto"/>
        <w:right w:val="none" w:sz="0" w:space="0" w:color="auto"/>
      </w:divBdr>
    </w:div>
    <w:div w:id="234584543">
      <w:bodyDiv w:val="1"/>
      <w:marLeft w:val="0"/>
      <w:marRight w:val="0"/>
      <w:marTop w:val="0"/>
      <w:marBottom w:val="0"/>
      <w:divBdr>
        <w:top w:val="none" w:sz="0" w:space="0" w:color="auto"/>
        <w:left w:val="none" w:sz="0" w:space="0" w:color="auto"/>
        <w:bottom w:val="none" w:sz="0" w:space="0" w:color="auto"/>
        <w:right w:val="none" w:sz="0" w:space="0" w:color="auto"/>
      </w:divBdr>
    </w:div>
    <w:div w:id="234631993">
      <w:bodyDiv w:val="1"/>
      <w:marLeft w:val="0"/>
      <w:marRight w:val="0"/>
      <w:marTop w:val="0"/>
      <w:marBottom w:val="0"/>
      <w:divBdr>
        <w:top w:val="none" w:sz="0" w:space="0" w:color="auto"/>
        <w:left w:val="none" w:sz="0" w:space="0" w:color="auto"/>
        <w:bottom w:val="none" w:sz="0" w:space="0" w:color="auto"/>
        <w:right w:val="none" w:sz="0" w:space="0" w:color="auto"/>
      </w:divBdr>
    </w:div>
    <w:div w:id="234710299">
      <w:bodyDiv w:val="1"/>
      <w:marLeft w:val="0"/>
      <w:marRight w:val="0"/>
      <w:marTop w:val="0"/>
      <w:marBottom w:val="0"/>
      <w:divBdr>
        <w:top w:val="none" w:sz="0" w:space="0" w:color="auto"/>
        <w:left w:val="none" w:sz="0" w:space="0" w:color="auto"/>
        <w:bottom w:val="none" w:sz="0" w:space="0" w:color="auto"/>
        <w:right w:val="none" w:sz="0" w:space="0" w:color="auto"/>
      </w:divBdr>
    </w:div>
    <w:div w:id="234827649">
      <w:bodyDiv w:val="1"/>
      <w:marLeft w:val="0"/>
      <w:marRight w:val="0"/>
      <w:marTop w:val="0"/>
      <w:marBottom w:val="0"/>
      <w:divBdr>
        <w:top w:val="none" w:sz="0" w:space="0" w:color="auto"/>
        <w:left w:val="none" w:sz="0" w:space="0" w:color="auto"/>
        <w:bottom w:val="none" w:sz="0" w:space="0" w:color="auto"/>
        <w:right w:val="none" w:sz="0" w:space="0" w:color="auto"/>
      </w:divBdr>
    </w:div>
    <w:div w:id="234977363">
      <w:bodyDiv w:val="1"/>
      <w:marLeft w:val="0"/>
      <w:marRight w:val="0"/>
      <w:marTop w:val="0"/>
      <w:marBottom w:val="0"/>
      <w:divBdr>
        <w:top w:val="none" w:sz="0" w:space="0" w:color="auto"/>
        <w:left w:val="none" w:sz="0" w:space="0" w:color="auto"/>
        <w:bottom w:val="none" w:sz="0" w:space="0" w:color="auto"/>
        <w:right w:val="none" w:sz="0" w:space="0" w:color="auto"/>
      </w:divBdr>
    </w:div>
    <w:div w:id="235092504">
      <w:bodyDiv w:val="1"/>
      <w:marLeft w:val="0"/>
      <w:marRight w:val="0"/>
      <w:marTop w:val="0"/>
      <w:marBottom w:val="0"/>
      <w:divBdr>
        <w:top w:val="none" w:sz="0" w:space="0" w:color="auto"/>
        <w:left w:val="none" w:sz="0" w:space="0" w:color="auto"/>
        <w:bottom w:val="none" w:sz="0" w:space="0" w:color="auto"/>
        <w:right w:val="none" w:sz="0" w:space="0" w:color="auto"/>
      </w:divBdr>
    </w:div>
    <w:div w:id="235281710">
      <w:bodyDiv w:val="1"/>
      <w:marLeft w:val="0"/>
      <w:marRight w:val="0"/>
      <w:marTop w:val="0"/>
      <w:marBottom w:val="0"/>
      <w:divBdr>
        <w:top w:val="none" w:sz="0" w:space="0" w:color="auto"/>
        <w:left w:val="none" w:sz="0" w:space="0" w:color="auto"/>
        <w:bottom w:val="none" w:sz="0" w:space="0" w:color="auto"/>
        <w:right w:val="none" w:sz="0" w:space="0" w:color="auto"/>
      </w:divBdr>
    </w:div>
    <w:div w:id="235479948">
      <w:bodyDiv w:val="1"/>
      <w:marLeft w:val="0"/>
      <w:marRight w:val="0"/>
      <w:marTop w:val="0"/>
      <w:marBottom w:val="0"/>
      <w:divBdr>
        <w:top w:val="none" w:sz="0" w:space="0" w:color="auto"/>
        <w:left w:val="none" w:sz="0" w:space="0" w:color="auto"/>
        <w:bottom w:val="none" w:sz="0" w:space="0" w:color="auto"/>
        <w:right w:val="none" w:sz="0" w:space="0" w:color="auto"/>
      </w:divBdr>
    </w:div>
    <w:div w:id="235626438">
      <w:bodyDiv w:val="1"/>
      <w:marLeft w:val="0"/>
      <w:marRight w:val="0"/>
      <w:marTop w:val="0"/>
      <w:marBottom w:val="0"/>
      <w:divBdr>
        <w:top w:val="none" w:sz="0" w:space="0" w:color="auto"/>
        <w:left w:val="none" w:sz="0" w:space="0" w:color="auto"/>
        <w:bottom w:val="none" w:sz="0" w:space="0" w:color="auto"/>
        <w:right w:val="none" w:sz="0" w:space="0" w:color="auto"/>
      </w:divBdr>
    </w:div>
    <w:div w:id="235827077">
      <w:bodyDiv w:val="1"/>
      <w:marLeft w:val="0"/>
      <w:marRight w:val="0"/>
      <w:marTop w:val="0"/>
      <w:marBottom w:val="0"/>
      <w:divBdr>
        <w:top w:val="none" w:sz="0" w:space="0" w:color="auto"/>
        <w:left w:val="none" w:sz="0" w:space="0" w:color="auto"/>
        <w:bottom w:val="none" w:sz="0" w:space="0" w:color="auto"/>
        <w:right w:val="none" w:sz="0" w:space="0" w:color="auto"/>
      </w:divBdr>
    </w:div>
    <w:div w:id="235864346">
      <w:bodyDiv w:val="1"/>
      <w:marLeft w:val="0"/>
      <w:marRight w:val="0"/>
      <w:marTop w:val="0"/>
      <w:marBottom w:val="0"/>
      <w:divBdr>
        <w:top w:val="none" w:sz="0" w:space="0" w:color="auto"/>
        <w:left w:val="none" w:sz="0" w:space="0" w:color="auto"/>
        <w:bottom w:val="none" w:sz="0" w:space="0" w:color="auto"/>
        <w:right w:val="none" w:sz="0" w:space="0" w:color="auto"/>
      </w:divBdr>
    </w:div>
    <w:div w:id="235894096">
      <w:bodyDiv w:val="1"/>
      <w:marLeft w:val="0"/>
      <w:marRight w:val="0"/>
      <w:marTop w:val="0"/>
      <w:marBottom w:val="0"/>
      <w:divBdr>
        <w:top w:val="none" w:sz="0" w:space="0" w:color="auto"/>
        <w:left w:val="none" w:sz="0" w:space="0" w:color="auto"/>
        <w:bottom w:val="none" w:sz="0" w:space="0" w:color="auto"/>
        <w:right w:val="none" w:sz="0" w:space="0" w:color="auto"/>
      </w:divBdr>
    </w:div>
    <w:div w:id="235942950">
      <w:bodyDiv w:val="1"/>
      <w:marLeft w:val="0"/>
      <w:marRight w:val="0"/>
      <w:marTop w:val="0"/>
      <w:marBottom w:val="0"/>
      <w:divBdr>
        <w:top w:val="none" w:sz="0" w:space="0" w:color="auto"/>
        <w:left w:val="none" w:sz="0" w:space="0" w:color="auto"/>
        <w:bottom w:val="none" w:sz="0" w:space="0" w:color="auto"/>
        <w:right w:val="none" w:sz="0" w:space="0" w:color="auto"/>
      </w:divBdr>
    </w:div>
    <w:div w:id="236138860">
      <w:bodyDiv w:val="1"/>
      <w:marLeft w:val="0"/>
      <w:marRight w:val="0"/>
      <w:marTop w:val="0"/>
      <w:marBottom w:val="0"/>
      <w:divBdr>
        <w:top w:val="none" w:sz="0" w:space="0" w:color="auto"/>
        <w:left w:val="none" w:sz="0" w:space="0" w:color="auto"/>
        <w:bottom w:val="none" w:sz="0" w:space="0" w:color="auto"/>
        <w:right w:val="none" w:sz="0" w:space="0" w:color="auto"/>
      </w:divBdr>
    </w:div>
    <w:div w:id="236284047">
      <w:bodyDiv w:val="1"/>
      <w:marLeft w:val="0"/>
      <w:marRight w:val="0"/>
      <w:marTop w:val="0"/>
      <w:marBottom w:val="0"/>
      <w:divBdr>
        <w:top w:val="none" w:sz="0" w:space="0" w:color="auto"/>
        <w:left w:val="none" w:sz="0" w:space="0" w:color="auto"/>
        <w:bottom w:val="none" w:sz="0" w:space="0" w:color="auto"/>
        <w:right w:val="none" w:sz="0" w:space="0" w:color="auto"/>
      </w:divBdr>
    </w:div>
    <w:div w:id="237053957">
      <w:bodyDiv w:val="1"/>
      <w:marLeft w:val="0"/>
      <w:marRight w:val="0"/>
      <w:marTop w:val="0"/>
      <w:marBottom w:val="0"/>
      <w:divBdr>
        <w:top w:val="none" w:sz="0" w:space="0" w:color="auto"/>
        <w:left w:val="none" w:sz="0" w:space="0" w:color="auto"/>
        <w:bottom w:val="none" w:sz="0" w:space="0" w:color="auto"/>
        <w:right w:val="none" w:sz="0" w:space="0" w:color="auto"/>
      </w:divBdr>
    </w:div>
    <w:div w:id="237059314">
      <w:bodyDiv w:val="1"/>
      <w:marLeft w:val="0"/>
      <w:marRight w:val="0"/>
      <w:marTop w:val="0"/>
      <w:marBottom w:val="0"/>
      <w:divBdr>
        <w:top w:val="none" w:sz="0" w:space="0" w:color="auto"/>
        <w:left w:val="none" w:sz="0" w:space="0" w:color="auto"/>
        <w:bottom w:val="none" w:sz="0" w:space="0" w:color="auto"/>
        <w:right w:val="none" w:sz="0" w:space="0" w:color="auto"/>
      </w:divBdr>
    </w:div>
    <w:div w:id="237134538">
      <w:bodyDiv w:val="1"/>
      <w:marLeft w:val="0"/>
      <w:marRight w:val="0"/>
      <w:marTop w:val="0"/>
      <w:marBottom w:val="0"/>
      <w:divBdr>
        <w:top w:val="none" w:sz="0" w:space="0" w:color="auto"/>
        <w:left w:val="none" w:sz="0" w:space="0" w:color="auto"/>
        <w:bottom w:val="none" w:sz="0" w:space="0" w:color="auto"/>
        <w:right w:val="none" w:sz="0" w:space="0" w:color="auto"/>
      </w:divBdr>
    </w:div>
    <w:div w:id="237136328">
      <w:bodyDiv w:val="1"/>
      <w:marLeft w:val="0"/>
      <w:marRight w:val="0"/>
      <w:marTop w:val="0"/>
      <w:marBottom w:val="0"/>
      <w:divBdr>
        <w:top w:val="none" w:sz="0" w:space="0" w:color="auto"/>
        <w:left w:val="none" w:sz="0" w:space="0" w:color="auto"/>
        <w:bottom w:val="none" w:sz="0" w:space="0" w:color="auto"/>
        <w:right w:val="none" w:sz="0" w:space="0" w:color="auto"/>
      </w:divBdr>
    </w:div>
    <w:div w:id="237204924">
      <w:bodyDiv w:val="1"/>
      <w:marLeft w:val="0"/>
      <w:marRight w:val="0"/>
      <w:marTop w:val="0"/>
      <w:marBottom w:val="0"/>
      <w:divBdr>
        <w:top w:val="none" w:sz="0" w:space="0" w:color="auto"/>
        <w:left w:val="none" w:sz="0" w:space="0" w:color="auto"/>
        <w:bottom w:val="none" w:sz="0" w:space="0" w:color="auto"/>
        <w:right w:val="none" w:sz="0" w:space="0" w:color="auto"/>
      </w:divBdr>
    </w:div>
    <w:div w:id="237592326">
      <w:bodyDiv w:val="1"/>
      <w:marLeft w:val="0"/>
      <w:marRight w:val="0"/>
      <w:marTop w:val="0"/>
      <w:marBottom w:val="0"/>
      <w:divBdr>
        <w:top w:val="none" w:sz="0" w:space="0" w:color="auto"/>
        <w:left w:val="none" w:sz="0" w:space="0" w:color="auto"/>
        <w:bottom w:val="none" w:sz="0" w:space="0" w:color="auto"/>
        <w:right w:val="none" w:sz="0" w:space="0" w:color="auto"/>
      </w:divBdr>
    </w:div>
    <w:div w:id="237790572">
      <w:bodyDiv w:val="1"/>
      <w:marLeft w:val="0"/>
      <w:marRight w:val="0"/>
      <w:marTop w:val="0"/>
      <w:marBottom w:val="0"/>
      <w:divBdr>
        <w:top w:val="none" w:sz="0" w:space="0" w:color="auto"/>
        <w:left w:val="none" w:sz="0" w:space="0" w:color="auto"/>
        <w:bottom w:val="none" w:sz="0" w:space="0" w:color="auto"/>
        <w:right w:val="none" w:sz="0" w:space="0" w:color="auto"/>
      </w:divBdr>
    </w:div>
    <w:div w:id="237831222">
      <w:bodyDiv w:val="1"/>
      <w:marLeft w:val="0"/>
      <w:marRight w:val="0"/>
      <w:marTop w:val="0"/>
      <w:marBottom w:val="0"/>
      <w:divBdr>
        <w:top w:val="none" w:sz="0" w:space="0" w:color="auto"/>
        <w:left w:val="none" w:sz="0" w:space="0" w:color="auto"/>
        <w:bottom w:val="none" w:sz="0" w:space="0" w:color="auto"/>
        <w:right w:val="none" w:sz="0" w:space="0" w:color="auto"/>
      </w:divBdr>
    </w:div>
    <w:div w:id="237904979">
      <w:bodyDiv w:val="1"/>
      <w:marLeft w:val="0"/>
      <w:marRight w:val="0"/>
      <w:marTop w:val="0"/>
      <w:marBottom w:val="0"/>
      <w:divBdr>
        <w:top w:val="none" w:sz="0" w:space="0" w:color="auto"/>
        <w:left w:val="none" w:sz="0" w:space="0" w:color="auto"/>
        <w:bottom w:val="none" w:sz="0" w:space="0" w:color="auto"/>
        <w:right w:val="none" w:sz="0" w:space="0" w:color="auto"/>
      </w:divBdr>
    </w:div>
    <w:div w:id="238103991">
      <w:bodyDiv w:val="1"/>
      <w:marLeft w:val="0"/>
      <w:marRight w:val="0"/>
      <w:marTop w:val="0"/>
      <w:marBottom w:val="0"/>
      <w:divBdr>
        <w:top w:val="none" w:sz="0" w:space="0" w:color="auto"/>
        <w:left w:val="none" w:sz="0" w:space="0" w:color="auto"/>
        <w:bottom w:val="none" w:sz="0" w:space="0" w:color="auto"/>
        <w:right w:val="none" w:sz="0" w:space="0" w:color="auto"/>
      </w:divBdr>
    </w:div>
    <w:div w:id="238247483">
      <w:bodyDiv w:val="1"/>
      <w:marLeft w:val="0"/>
      <w:marRight w:val="0"/>
      <w:marTop w:val="0"/>
      <w:marBottom w:val="0"/>
      <w:divBdr>
        <w:top w:val="none" w:sz="0" w:space="0" w:color="auto"/>
        <w:left w:val="none" w:sz="0" w:space="0" w:color="auto"/>
        <w:bottom w:val="none" w:sz="0" w:space="0" w:color="auto"/>
        <w:right w:val="none" w:sz="0" w:space="0" w:color="auto"/>
      </w:divBdr>
    </w:div>
    <w:div w:id="238947082">
      <w:bodyDiv w:val="1"/>
      <w:marLeft w:val="0"/>
      <w:marRight w:val="0"/>
      <w:marTop w:val="0"/>
      <w:marBottom w:val="0"/>
      <w:divBdr>
        <w:top w:val="none" w:sz="0" w:space="0" w:color="auto"/>
        <w:left w:val="none" w:sz="0" w:space="0" w:color="auto"/>
        <w:bottom w:val="none" w:sz="0" w:space="0" w:color="auto"/>
        <w:right w:val="none" w:sz="0" w:space="0" w:color="auto"/>
      </w:divBdr>
    </w:div>
    <w:div w:id="239024117">
      <w:bodyDiv w:val="1"/>
      <w:marLeft w:val="0"/>
      <w:marRight w:val="0"/>
      <w:marTop w:val="0"/>
      <w:marBottom w:val="0"/>
      <w:divBdr>
        <w:top w:val="none" w:sz="0" w:space="0" w:color="auto"/>
        <w:left w:val="none" w:sz="0" w:space="0" w:color="auto"/>
        <w:bottom w:val="none" w:sz="0" w:space="0" w:color="auto"/>
        <w:right w:val="none" w:sz="0" w:space="0" w:color="auto"/>
      </w:divBdr>
    </w:div>
    <w:div w:id="239096232">
      <w:bodyDiv w:val="1"/>
      <w:marLeft w:val="0"/>
      <w:marRight w:val="0"/>
      <w:marTop w:val="0"/>
      <w:marBottom w:val="0"/>
      <w:divBdr>
        <w:top w:val="none" w:sz="0" w:space="0" w:color="auto"/>
        <w:left w:val="none" w:sz="0" w:space="0" w:color="auto"/>
        <w:bottom w:val="none" w:sz="0" w:space="0" w:color="auto"/>
        <w:right w:val="none" w:sz="0" w:space="0" w:color="auto"/>
      </w:divBdr>
    </w:div>
    <w:div w:id="239104014">
      <w:bodyDiv w:val="1"/>
      <w:marLeft w:val="0"/>
      <w:marRight w:val="0"/>
      <w:marTop w:val="0"/>
      <w:marBottom w:val="0"/>
      <w:divBdr>
        <w:top w:val="none" w:sz="0" w:space="0" w:color="auto"/>
        <w:left w:val="none" w:sz="0" w:space="0" w:color="auto"/>
        <w:bottom w:val="none" w:sz="0" w:space="0" w:color="auto"/>
        <w:right w:val="none" w:sz="0" w:space="0" w:color="auto"/>
      </w:divBdr>
    </w:div>
    <w:div w:id="239368141">
      <w:bodyDiv w:val="1"/>
      <w:marLeft w:val="0"/>
      <w:marRight w:val="0"/>
      <w:marTop w:val="0"/>
      <w:marBottom w:val="0"/>
      <w:divBdr>
        <w:top w:val="none" w:sz="0" w:space="0" w:color="auto"/>
        <w:left w:val="none" w:sz="0" w:space="0" w:color="auto"/>
        <w:bottom w:val="none" w:sz="0" w:space="0" w:color="auto"/>
        <w:right w:val="none" w:sz="0" w:space="0" w:color="auto"/>
      </w:divBdr>
    </w:div>
    <w:div w:id="239488498">
      <w:bodyDiv w:val="1"/>
      <w:marLeft w:val="0"/>
      <w:marRight w:val="0"/>
      <w:marTop w:val="0"/>
      <w:marBottom w:val="0"/>
      <w:divBdr>
        <w:top w:val="none" w:sz="0" w:space="0" w:color="auto"/>
        <w:left w:val="none" w:sz="0" w:space="0" w:color="auto"/>
        <w:bottom w:val="none" w:sz="0" w:space="0" w:color="auto"/>
        <w:right w:val="none" w:sz="0" w:space="0" w:color="auto"/>
      </w:divBdr>
    </w:div>
    <w:div w:id="239562616">
      <w:bodyDiv w:val="1"/>
      <w:marLeft w:val="0"/>
      <w:marRight w:val="0"/>
      <w:marTop w:val="0"/>
      <w:marBottom w:val="0"/>
      <w:divBdr>
        <w:top w:val="none" w:sz="0" w:space="0" w:color="auto"/>
        <w:left w:val="none" w:sz="0" w:space="0" w:color="auto"/>
        <w:bottom w:val="none" w:sz="0" w:space="0" w:color="auto"/>
        <w:right w:val="none" w:sz="0" w:space="0" w:color="auto"/>
      </w:divBdr>
    </w:div>
    <w:div w:id="239872360">
      <w:bodyDiv w:val="1"/>
      <w:marLeft w:val="0"/>
      <w:marRight w:val="0"/>
      <w:marTop w:val="0"/>
      <w:marBottom w:val="0"/>
      <w:divBdr>
        <w:top w:val="none" w:sz="0" w:space="0" w:color="auto"/>
        <w:left w:val="none" w:sz="0" w:space="0" w:color="auto"/>
        <w:bottom w:val="none" w:sz="0" w:space="0" w:color="auto"/>
        <w:right w:val="none" w:sz="0" w:space="0" w:color="auto"/>
      </w:divBdr>
    </w:div>
    <w:div w:id="240220979">
      <w:bodyDiv w:val="1"/>
      <w:marLeft w:val="0"/>
      <w:marRight w:val="0"/>
      <w:marTop w:val="0"/>
      <w:marBottom w:val="0"/>
      <w:divBdr>
        <w:top w:val="none" w:sz="0" w:space="0" w:color="auto"/>
        <w:left w:val="none" w:sz="0" w:space="0" w:color="auto"/>
        <w:bottom w:val="none" w:sz="0" w:space="0" w:color="auto"/>
        <w:right w:val="none" w:sz="0" w:space="0" w:color="auto"/>
      </w:divBdr>
    </w:div>
    <w:div w:id="240409893">
      <w:bodyDiv w:val="1"/>
      <w:marLeft w:val="0"/>
      <w:marRight w:val="0"/>
      <w:marTop w:val="0"/>
      <w:marBottom w:val="0"/>
      <w:divBdr>
        <w:top w:val="none" w:sz="0" w:space="0" w:color="auto"/>
        <w:left w:val="none" w:sz="0" w:space="0" w:color="auto"/>
        <w:bottom w:val="none" w:sz="0" w:space="0" w:color="auto"/>
        <w:right w:val="none" w:sz="0" w:space="0" w:color="auto"/>
      </w:divBdr>
    </w:div>
    <w:div w:id="240455422">
      <w:bodyDiv w:val="1"/>
      <w:marLeft w:val="0"/>
      <w:marRight w:val="0"/>
      <w:marTop w:val="0"/>
      <w:marBottom w:val="0"/>
      <w:divBdr>
        <w:top w:val="none" w:sz="0" w:space="0" w:color="auto"/>
        <w:left w:val="none" w:sz="0" w:space="0" w:color="auto"/>
        <w:bottom w:val="none" w:sz="0" w:space="0" w:color="auto"/>
        <w:right w:val="none" w:sz="0" w:space="0" w:color="auto"/>
      </w:divBdr>
    </w:div>
    <w:div w:id="240457255">
      <w:bodyDiv w:val="1"/>
      <w:marLeft w:val="0"/>
      <w:marRight w:val="0"/>
      <w:marTop w:val="0"/>
      <w:marBottom w:val="0"/>
      <w:divBdr>
        <w:top w:val="none" w:sz="0" w:space="0" w:color="auto"/>
        <w:left w:val="none" w:sz="0" w:space="0" w:color="auto"/>
        <w:bottom w:val="none" w:sz="0" w:space="0" w:color="auto"/>
        <w:right w:val="none" w:sz="0" w:space="0" w:color="auto"/>
      </w:divBdr>
    </w:div>
    <w:div w:id="240527188">
      <w:bodyDiv w:val="1"/>
      <w:marLeft w:val="0"/>
      <w:marRight w:val="0"/>
      <w:marTop w:val="0"/>
      <w:marBottom w:val="0"/>
      <w:divBdr>
        <w:top w:val="none" w:sz="0" w:space="0" w:color="auto"/>
        <w:left w:val="none" w:sz="0" w:space="0" w:color="auto"/>
        <w:bottom w:val="none" w:sz="0" w:space="0" w:color="auto"/>
        <w:right w:val="none" w:sz="0" w:space="0" w:color="auto"/>
      </w:divBdr>
    </w:div>
    <w:div w:id="240532729">
      <w:bodyDiv w:val="1"/>
      <w:marLeft w:val="0"/>
      <w:marRight w:val="0"/>
      <w:marTop w:val="0"/>
      <w:marBottom w:val="0"/>
      <w:divBdr>
        <w:top w:val="none" w:sz="0" w:space="0" w:color="auto"/>
        <w:left w:val="none" w:sz="0" w:space="0" w:color="auto"/>
        <w:bottom w:val="none" w:sz="0" w:space="0" w:color="auto"/>
        <w:right w:val="none" w:sz="0" w:space="0" w:color="auto"/>
      </w:divBdr>
    </w:div>
    <w:div w:id="240600453">
      <w:bodyDiv w:val="1"/>
      <w:marLeft w:val="0"/>
      <w:marRight w:val="0"/>
      <w:marTop w:val="0"/>
      <w:marBottom w:val="0"/>
      <w:divBdr>
        <w:top w:val="none" w:sz="0" w:space="0" w:color="auto"/>
        <w:left w:val="none" w:sz="0" w:space="0" w:color="auto"/>
        <w:bottom w:val="none" w:sz="0" w:space="0" w:color="auto"/>
        <w:right w:val="none" w:sz="0" w:space="0" w:color="auto"/>
      </w:divBdr>
    </w:div>
    <w:div w:id="240675715">
      <w:bodyDiv w:val="1"/>
      <w:marLeft w:val="0"/>
      <w:marRight w:val="0"/>
      <w:marTop w:val="0"/>
      <w:marBottom w:val="0"/>
      <w:divBdr>
        <w:top w:val="none" w:sz="0" w:space="0" w:color="auto"/>
        <w:left w:val="none" w:sz="0" w:space="0" w:color="auto"/>
        <w:bottom w:val="none" w:sz="0" w:space="0" w:color="auto"/>
        <w:right w:val="none" w:sz="0" w:space="0" w:color="auto"/>
      </w:divBdr>
    </w:div>
    <w:div w:id="240719364">
      <w:bodyDiv w:val="1"/>
      <w:marLeft w:val="0"/>
      <w:marRight w:val="0"/>
      <w:marTop w:val="0"/>
      <w:marBottom w:val="0"/>
      <w:divBdr>
        <w:top w:val="none" w:sz="0" w:space="0" w:color="auto"/>
        <w:left w:val="none" w:sz="0" w:space="0" w:color="auto"/>
        <w:bottom w:val="none" w:sz="0" w:space="0" w:color="auto"/>
        <w:right w:val="none" w:sz="0" w:space="0" w:color="auto"/>
      </w:divBdr>
    </w:div>
    <w:div w:id="240913179">
      <w:bodyDiv w:val="1"/>
      <w:marLeft w:val="0"/>
      <w:marRight w:val="0"/>
      <w:marTop w:val="0"/>
      <w:marBottom w:val="0"/>
      <w:divBdr>
        <w:top w:val="none" w:sz="0" w:space="0" w:color="auto"/>
        <w:left w:val="none" w:sz="0" w:space="0" w:color="auto"/>
        <w:bottom w:val="none" w:sz="0" w:space="0" w:color="auto"/>
        <w:right w:val="none" w:sz="0" w:space="0" w:color="auto"/>
      </w:divBdr>
    </w:div>
    <w:div w:id="240916718">
      <w:bodyDiv w:val="1"/>
      <w:marLeft w:val="0"/>
      <w:marRight w:val="0"/>
      <w:marTop w:val="0"/>
      <w:marBottom w:val="0"/>
      <w:divBdr>
        <w:top w:val="none" w:sz="0" w:space="0" w:color="auto"/>
        <w:left w:val="none" w:sz="0" w:space="0" w:color="auto"/>
        <w:bottom w:val="none" w:sz="0" w:space="0" w:color="auto"/>
        <w:right w:val="none" w:sz="0" w:space="0" w:color="auto"/>
      </w:divBdr>
    </w:div>
    <w:div w:id="241187629">
      <w:bodyDiv w:val="1"/>
      <w:marLeft w:val="0"/>
      <w:marRight w:val="0"/>
      <w:marTop w:val="0"/>
      <w:marBottom w:val="0"/>
      <w:divBdr>
        <w:top w:val="none" w:sz="0" w:space="0" w:color="auto"/>
        <w:left w:val="none" w:sz="0" w:space="0" w:color="auto"/>
        <w:bottom w:val="none" w:sz="0" w:space="0" w:color="auto"/>
        <w:right w:val="none" w:sz="0" w:space="0" w:color="auto"/>
      </w:divBdr>
    </w:div>
    <w:div w:id="241330379">
      <w:bodyDiv w:val="1"/>
      <w:marLeft w:val="0"/>
      <w:marRight w:val="0"/>
      <w:marTop w:val="0"/>
      <w:marBottom w:val="0"/>
      <w:divBdr>
        <w:top w:val="none" w:sz="0" w:space="0" w:color="auto"/>
        <w:left w:val="none" w:sz="0" w:space="0" w:color="auto"/>
        <w:bottom w:val="none" w:sz="0" w:space="0" w:color="auto"/>
        <w:right w:val="none" w:sz="0" w:space="0" w:color="auto"/>
      </w:divBdr>
    </w:div>
    <w:div w:id="241373951">
      <w:bodyDiv w:val="1"/>
      <w:marLeft w:val="0"/>
      <w:marRight w:val="0"/>
      <w:marTop w:val="0"/>
      <w:marBottom w:val="0"/>
      <w:divBdr>
        <w:top w:val="none" w:sz="0" w:space="0" w:color="auto"/>
        <w:left w:val="none" w:sz="0" w:space="0" w:color="auto"/>
        <w:bottom w:val="none" w:sz="0" w:space="0" w:color="auto"/>
        <w:right w:val="none" w:sz="0" w:space="0" w:color="auto"/>
      </w:divBdr>
    </w:div>
    <w:div w:id="242305377">
      <w:bodyDiv w:val="1"/>
      <w:marLeft w:val="0"/>
      <w:marRight w:val="0"/>
      <w:marTop w:val="0"/>
      <w:marBottom w:val="0"/>
      <w:divBdr>
        <w:top w:val="none" w:sz="0" w:space="0" w:color="auto"/>
        <w:left w:val="none" w:sz="0" w:space="0" w:color="auto"/>
        <w:bottom w:val="none" w:sz="0" w:space="0" w:color="auto"/>
        <w:right w:val="none" w:sz="0" w:space="0" w:color="auto"/>
      </w:divBdr>
    </w:div>
    <w:div w:id="242686971">
      <w:bodyDiv w:val="1"/>
      <w:marLeft w:val="0"/>
      <w:marRight w:val="0"/>
      <w:marTop w:val="0"/>
      <w:marBottom w:val="0"/>
      <w:divBdr>
        <w:top w:val="none" w:sz="0" w:space="0" w:color="auto"/>
        <w:left w:val="none" w:sz="0" w:space="0" w:color="auto"/>
        <w:bottom w:val="none" w:sz="0" w:space="0" w:color="auto"/>
        <w:right w:val="none" w:sz="0" w:space="0" w:color="auto"/>
      </w:divBdr>
    </w:div>
    <w:div w:id="242876428">
      <w:bodyDiv w:val="1"/>
      <w:marLeft w:val="0"/>
      <w:marRight w:val="0"/>
      <w:marTop w:val="0"/>
      <w:marBottom w:val="0"/>
      <w:divBdr>
        <w:top w:val="none" w:sz="0" w:space="0" w:color="auto"/>
        <w:left w:val="none" w:sz="0" w:space="0" w:color="auto"/>
        <w:bottom w:val="none" w:sz="0" w:space="0" w:color="auto"/>
        <w:right w:val="none" w:sz="0" w:space="0" w:color="auto"/>
      </w:divBdr>
    </w:div>
    <w:div w:id="242881071">
      <w:bodyDiv w:val="1"/>
      <w:marLeft w:val="0"/>
      <w:marRight w:val="0"/>
      <w:marTop w:val="0"/>
      <w:marBottom w:val="0"/>
      <w:divBdr>
        <w:top w:val="none" w:sz="0" w:space="0" w:color="auto"/>
        <w:left w:val="none" w:sz="0" w:space="0" w:color="auto"/>
        <w:bottom w:val="none" w:sz="0" w:space="0" w:color="auto"/>
        <w:right w:val="none" w:sz="0" w:space="0" w:color="auto"/>
      </w:divBdr>
    </w:div>
    <w:div w:id="243340423">
      <w:bodyDiv w:val="1"/>
      <w:marLeft w:val="0"/>
      <w:marRight w:val="0"/>
      <w:marTop w:val="0"/>
      <w:marBottom w:val="0"/>
      <w:divBdr>
        <w:top w:val="none" w:sz="0" w:space="0" w:color="auto"/>
        <w:left w:val="none" w:sz="0" w:space="0" w:color="auto"/>
        <w:bottom w:val="none" w:sz="0" w:space="0" w:color="auto"/>
        <w:right w:val="none" w:sz="0" w:space="0" w:color="auto"/>
      </w:divBdr>
    </w:div>
    <w:div w:id="243760882">
      <w:bodyDiv w:val="1"/>
      <w:marLeft w:val="0"/>
      <w:marRight w:val="0"/>
      <w:marTop w:val="0"/>
      <w:marBottom w:val="0"/>
      <w:divBdr>
        <w:top w:val="none" w:sz="0" w:space="0" w:color="auto"/>
        <w:left w:val="none" w:sz="0" w:space="0" w:color="auto"/>
        <w:bottom w:val="none" w:sz="0" w:space="0" w:color="auto"/>
        <w:right w:val="none" w:sz="0" w:space="0" w:color="auto"/>
      </w:divBdr>
    </w:div>
    <w:div w:id="243799796">
      <w:bodyDiv w:val="1"/>
      <w:marLeft w:val="0"/>
      <w:marRight w:val="0"/>
      <w:marTop w:val="0"/>
      <w:marBottom w:val="0"/>
      <w:divBdr>
        <w:top w:val="none" w:sz="0" w:space="0" w:color="auto"/>
        <w:left w:val="none" w:sz="0" w:space="0" w:color="auto"/>
        <w:bottom w:val="none" w:sz="0" w:space="0" w:color="auto"/>
        <w:right w:val="none" w:sz="0" w:space="0" w:color="auto"/>
      </w:divBdr>
    </w:div>
    <w:div w:id="243957742">
      <w:bodyDiv w:val="1"/>
      <w:marLeft w:val="0"/>
      <w:marRight w:val="0"/>
      <w:marTop w:val="0"/>
      <w:marBottom w:val="0"/>
      <w:divBdr>
        <w:top w:val="none" w:sz="0" w:space="0" w:color="auto"/>
        <w:left w:val="none" w:sz="0" w:space="0" w:color="auto"/>
        <w:bottom w:val="none" w:sz="0" w:space="0" w:color="auto"/>
        <w:right w:val="none" w:sz="0" w:space="0" w:color="auto"/>
      </w:divBdr>
    </w:div>
    <w:div w:id="244076857">
      <w:bodyDiv w:val="1"/>
      <w:marLeft w:val="0"/>
      <w:marRight w:val="0"/>
      <w:marTop w:val="0"/>
      <w:marBottom w:val="0"/>
      <w:divBdr>
        <w:top w:val="none" w:sz="0" w:space="0" w:color="auto"/>
        <w:left w:val="none" w:sz="0" w:space="0" w:color="auto"/>
        <w:bottom w:val="none" w:sz="0" w:space="0" w:color="auto"/>
        <w:right w:val="none" w:sz="0" w:space="0" w:color="auto"/>
      </w:divBdr>
    </w:div>
    <w:div w:id="244339624">
      <w:bodyDiv w:val="1"/>
      <w:marLeft w:val="0"/>
      <w:marRight w:val="0"/>
      <w:marTop w:val="0"/>
      <w:marBottom w:val="0"/>
      <w:divBdr>
        <w:top w:val="none" w:sz="0" w:space="0" w:color="auto"/>
        <w:left w:val="none" w:sz="0" w:space="0" w:color="auto"/>
        <w:bottom w:val="none" w:sz="0" w:space="0" w:color="auto"/>
        <w:right w:val="none" w:sz="0" w:space="0" w:color="auto"/>
      </w:divBdr>
    </w:div>
    <w:div w:id="244536781">
      <w:bodyDiv w:val="1"/>
      <w:marLeft w:val="0"/>
      <w:marRight w:val="0"/>
      <w:marTop w:val="0"/>
      <w:marBottom w:val="0"/>
      <w:divBdr>
        <w:top w:val="none" w:sz="0" w:space="0" w:color="auto"/>
        <w:left w:val="none" w:sz="0" w:space="0" w:color="auto"/>
        <w:bottom w:val="none" w:sz="0" w:space="0" w:color="auto"/>
        <w:right w:val="none" w:sz="0" w:space="0" w:color="auto"/>
      </w:divBdr>
    </w:div>
    <w:div w:id="244607150">
      <w:bodyDiv w:val="1"/>
      <w:marLeft w:val="0"/>
      <w:marRight w:val="0"/>
      <w:marTop w:val="0"/>
      <w:marBottom w:val="0"/>
      <w:divBdr>
        <w:top w:val="none" w:sz="0" w:space="0" w:color="auto"/>
        <w:left w:val="none" w:sz="0" w:space="0" w:color="auto"/>
        <w:bottom w:val="none" w:sz="0" w:space="0" w:color="auto"/>
        <w:right w:val="none" w:sz="0" w:space="0" w:color="auto"/>
      </w:divBdr>
    </w:div>
    <w:div w:id="244729665">
      <w:bodyDiv w:val="1"/>
      <w:marLeft w:val="0"/>
      <w:marRight w:val="0"/>
      <w:marTop w:val="0"/>
      <w:marBottom w:val="0"/>
      <w:divBdr>
        <w:top w:val="none" w:sz="0" w:space="0" w:color="auto"/>
        <w:left w:val="none" w:sz="0" w:space="0" w:color="auto"/>
        <w:bottom w:val="none" w:sz="0" w:space="0" w:color="auto"/>
        <w:right w:val="none" w:sz="0" w:space="0" w:color="auto"/>
      </w:divBdr>
    </w:div>
    <w:div w:id="245111939">
      <w:bodyDiv w:val="1"/>
      <w:marLeft w:val="0"/>
      <w:marRight w:val="0"/>
      <w:marTop w:val="0"/>
      <w:marBottom w:val="0"/>
      <w:divBdr>
        <w:top w:val="none" w:sz="0" w:space="0" w:color="auto"/>
        <w:left w:val="none" w:sz="0" w:space="0" w:color="auto"/>
        <w:bottom w:val="none" w:sz="0" w:space="0" w:color="auto"/>
        <w:right w:val="none" w:sz="0" w:space="0" w:color="auto"/>
      </w:divBdr>
    </w:div>
    <w:div w:id="245237389">
      <w:bodyDiv w:val="1"/>
      <w:marLeft w:val="0"/>
      <w:marRight w:val="0"/>
      <w:marTop w:val="0"/>
      <w:marBottom w:val="0"/>
      <w:divBdr>
        <w:top w:val="none" w:sz="0" w:space="0" w:color="auto"/>
        <w:left w:val="none" w:sz="0" w:space="0" w:color="auto"/>
        <w:bottom w:val="none" w:sz="0" w:space="0" w:color="auto"/>
        <w:right w:val="none" w:sz="0" w:space="0" w:color="auto"/>
      </w:divBdr>
    </w:div>
    <w:div w:id="245311723">
      <w:bodyDiv w:val="1"/>
      <w:marLeft w:val="0"/>
      <w:marRight w:val="0"/>
      <w:marTop w:val="0"/>
      <w:marBottom w:val="0"/>
      <w:divBdr>
        <w:top w:val="none" w:sz="0" w:space="0" w:color="auto"/>
        <w:left w:val="none" w:sz="0" w:space="0" w:color="auto"/>
        <w:bottom w:val="none" w:sz="0" w:space="0" w:color="auto"/>
        <w:right w:val="none" w:sz="0" w:space="0" w:color="auto"/>
      </w:divBdr>
    </w:div>
    <w:div w:id="245382937">
      <w:bodyDiv w:val="1"/>
      <w:marLeft w:val="0"/>
      <w:marRight w:val="0"/>
      <w:marTop w:val="0"/>
      <w:marBottom w:val="0"/>
      <w:divBdr>
        <w:top w:val="none" w:sz="0" w:space="0" w:color="auto"/>
        <w:left w:val="none" w:sz="0" w:space="0" w:color="auto"/>
        <w:bottom w:val="none" w:sz="0" w:space="0" w:color="auto"/>
        <w:right w:val="none" w:sz="0" w:space="0" w:color="auto"/>
      </w:divBdr>
    </w:div>
    <w:div w:id="245579738">
      <w:bodyDiv w:val="1"/>
      <w:marLeft w:val="0"/>
      <w:marRight w:val="0"/>
      <w:marTop w:val="0"/>
      <w:marBottom w:val="0"/>
      <w:divBdr>
        <w:top w:val="none" w:sz="0" w:space="0" w:color="auto"/>
        <w:left w:val="none" w:sz="0" w:space="0" w:color="auto"/>
        <w:bottom w:val="none" w:sz="0" w:space="0" w:color="auto"/>
        <w:right w:val="none" w:sz="0" w:space="0" w:color="auto"/>
      </w:divBdr>
    </w:div>
    <w:div w:id="245725869">
      <w:bodyDiv w:val="1"/>
      <w:marLeft w:val="0"/>
      <w:marRight w:val="0"/>
      <w:marTop w:val="0"/>
      <w:marBottom w:val="0"/>
      <w:divBdr>
        <w:top w:val="none" w:sz="0" w:space="0" w:color="auto"/>
        <w:left w:val="none" w:sz="0" w:space="0" w:color="auto"/>
        <w:bottom w:val="none" w:sz="0" w:space="0" w:color="auto"/>
        <w:right w:val="none" w:sz="0" w:space="0" w:color="auto"/>
      </w:divBdr>
    </w:div>
    <w:div w:id="245775146">
      <w:bodyDiv w:val="1"/>
      <w:marLeft w:val="0"/>
      <w:marRight w:val="0"/>
      <w:marTop w:val="0"/>
      <w:marBottom w:val="0"/>
      <w:divBdr>
        <w:top w:val="none" w:sz="0" w:space="0" w:color="auto"/>
        <w:left w:val="none" w:sz="0" w:space="0" w:color="auto"/>
        <w:bottom w:val="none" w:sz="0" w:space="0" w:color="auto"/>
        <w:right w:val="none" w:sz="0" w:space="0" w:color="auto"/>
      </w:divBdr>
    </w:div>
    <w:div w:id="245846093">
      <w:bodyDiv w:val="1"/>
      <w:marLeft w:val="0"/>
      <w:marRight w:val="0"/>
      <w:marTop w:val="0"/>
      <w:marBottom w:val="0"/>
      <w:divBdr>
        <w:top w:val="none" w:sz="0" w:space="0" w:color="auto"/>
        <w:left w:val="none" w:sz="0" w:space="0" w:color="auto"/>
        <w:bottom w:val="none" w:sz="0" w:space="0" w:color="auto"/>
        <w:right w:val="none" w:sz="0" w:space="0" w:color="auto"/>
      </w:divBdr>
    </w:div>
    <w:div w:id="246034787">
      <w:bodyDiv w:val="1"/>
      <w:marLeft w:val="0"/>
      <w:marRight w:val="0"/>
      <w:marTop w:val="0"/>
      <w:marBottom w:val="0"/>
      <w:divBdr>
        <w:top w:val="none" w:sz="0" w:space="0" w:color="auto"/>
        <w:left w:val="none" w:sz="0" w:space="0" w:color="auto"/>
        <w:bottom w:val="none" w:sz="0" w:space="0" w:color="auto"/>
        <w:right w:val="none" w:sz="0" w:space="0" w:color="auto"/>
      </w:divBdr>
    </w:div>
    <w:div w:id="246113419">
      <w:bodyDiv w:val="1"/>
      <w:marLeft w:val="0"/>
      <w:marRight w:val="0"/>
      <w:marTop w:val="0"/>
      <w:marBottom w:val="0"/>
      <w:divBdr>
        <w:top w:val="none" w:sz="0" w:space="0" w:color="auto"/>
        <w:left w:val="none" w:sz="0" w:space="0" w:color="auto"/>
        <w:bottom w:val="none" w:sz="0" w:space="0" w:color="auto"/>
        <w:right w:val="none" w:sz="0" w:space="0" w:color="auto"/>
      </w:divBdr>
    </w:div>
    <w:div w:id="246117846">
      <w:bodyDiv w:val="1"/>
      <w:marLeft w:val="0"/>
      <w:marRight w:val="0"/>
      <w:marTop w:val="0"/>
      <w:marBottom w:val="0"/>
      <w:divBdr>
        <w:top w:val="none" w:sz="0" w:space="0" w:color="auto"/>
        <w:left w:val="none" w:sz="0" w:space="0" w:color="auto"/>
        <w:bottom w:val="none" w:sz="0" w:space="0" w:color="auto"/>
        <w:right w:val="none" w:sz="0" w:space="0" w:color="auto"/>
      </w:divBdr>
    </w:div>
    <w:div w:id="246157368">
      <w:bodyDiv w:val="1"/>
      <w:marLeft w:val="0"/>
      <w:marRight w:val="0"/>
      <w:marTop w:val="0"/>
      <w:marBottom w:val="0"/>
      <w:divBdr>
        <w:top w:val="none" w:sz="0" w:space="0" w:color="auto"/>
        <w:left w:val="none" w:sz="0" w:space="0" w:color="auto"/>
        <w:bottom w:val="none" w:sz="0" w:space="0" w:color="auto"/>
        <w:right w:val="none" w:sz="0" w:space="0" w:color="auto"/>
      </w:divBdr>
    </w:div>
    <w:div w:id="246353910">
      <w:bodyDiv w:val="1"/>
      <w:marLeft w:val="0"/>
      <w:marRight w:val="0"/>
      <w:marTop w:val="0"/>
      <w:marBottom w:val="0"/>
      <w:divBdr>
        <w:top w:val="none" w:sz="0" w:space="0" w:color="auto"/>
        <w:left w:val="none" w:sz="0" w:space="0" w:color="auto"/>
        <w:bottom w:val="none" w:sz="0" w:space="0" w:color="auto"/>
        <w:right w:val="none" w:sz="0" w:space="0" w:color="auto"/>
      </w:divBdr>
    </w:div>
    <w:div w:id="246425785">
      <w:bodyDiv w:val="1"/>
      <w:marLeft w:val="0"/>
      <w:marRight w:val="0"/>
      <w:marTop w:val="0"/>
      <w:marBottom w:val="0"/>
      <w:divBdr>
        <w:top w:val="none" w:sz="0" w:space="0" w:color="auto"/>
        <w:left w:val="none" w:sz="0" w:space="0" w:color="auto"/>
        <w:bottom w:val="none" w:sz="0" w:space="0" w:color="auto"/>
        <w:right w:val="none" w:sz="0" w:space="0" w:color="auto"/>
      </w:divBdr>
    </w:div>
    <w:div w:id="246693572">
      <w:bodyDiv w:val="1"/>
      <w:marLeft w:val="0"/>
      <w:marRight w:val="0"/>
      <w:marTop w:val="0"/>
      <w:marBottom w:val="0"/>
      <w:divBdr>
        <w:top w:val="none" w:sz="0" w:space="0" w:color="auto"/>
        <w:left w:val="none" w:sz="0" w:space="0" w:color="auto"/>
        <w:bottom w:val="none" w:sz="0" w:space="0" w:color="auto"/>
        <w:right w:val="none" w:sz="0" w:space="0" w:color="auto"/>
      </w:divBdr>
    </w:div>
    <w:div w:id="247010429">
      <w:bodyDiv w:val="1"/>
      <w:marLeft w:val="0"/>
      <w:marRight w:val="0"/>
      <w:marTop w:val="0"/>
      <w:marBottom w:val="0"/>
      <w:divBdr>
        <w:top w:val="none" w:sz="0" w:space="0" w:color="auto"/>
        <w:left w:val="none" w:sz="0" w:space="0" w:color="auto"/>
        <w:bottom w:val="none" w:sz="0" w:space="0" w:color="auto"/>
        <w:right w:val="none" w:sz="0" w:space="0" w:color="auto"/>
      </w:divBdr>
    </w:div>
    <w:div w:id="247689468">
      <w:bodyDiv w:val="1"/>
      <w:marLeft w:val="0"/>
      <w:marRight w:val="0"/>
      <w:marTop w:val="0"/>
      <w:marBottom w:val="0"/>
      <w:divBdr>
        <w:top w:val="none" w:sz="0" w:space="0" w:color="auto"/>
        <w:left w:val="none" w:sz="0" w:space="0" w:color="auto"/>
        <w:bottom w:val="none" w:sz="0" w:space="0" w:color="auto"/>
        <w:right w:val="none" w:sz="0" w:space="0" w:color="auto"/>
      </w:divBdr>
    </w:div>
    <w:div w:id="247734276">
      <w:bodyDiv w:val="1"/>
      <w:marLeft w:val="0"/>
      <w:marRight w:val="0"/>
      <w:marTop w:val="0"/>
      <w:marBottom w:val="0"/>
      <w:divBdr>
        <w:top w:val="none" w:sz="0" w:space="0" w:color="auto"/>
        <w:left w:val="none" w:sz="0" w:space="0" w:color="auto"/>
        <w:bottom w:val="none" w:sz="0" w:space="0" w:color="auto"/>
        <w:right w:val="none" w:sz="0" w:space="0" w:color="auto"/>
      </w:divBdr>
    </w:div>
    <w:div w:id="247884811">
      <w:bodyDiv w:val="1"/>
      <w:marLeft w:val="0"/>
      <w:marRight w:val="0"/>
      <w:marTop w:val="0"/>
      <w:marBottom w:val="0"/>
      <w:divBdr>
        <w:top w:val="none" w:sz="0" w:space="0" w:color="auto"/>
        <w:left w:val="none" w:sz="0" w:space="0" w:color="auto"/>
        <w:bottom w:val="none" w:sz="0" w:space="0" w:color="auto"/>
        <w:right w:val="none" w:sz="0" w:space="0" w:color="auto"/>
      </w:divBdr>
    </w:div>
    <w:div w:id="247884960">
      <w:bodyDiv w:val="1"/>
      <w:marLeft w:val="0"/>
      <w:marRight w:val="0"/>
      <w:marTop w:val="0"/>
      <w:marBottom w:val="0"/>
      <w:divBdr>
        <w:top w:val="none" w:sz="0" w:space="0" w:color="auto"/>
        <w:left w:val="none" w:sz="0" w:space="0" w:color="auto"/>
        <w:bottom w:val="none" w:sz="0" w:space="0" w:color="auto"/>
        <w:right w:val="none" w:sz="0" w:space="0" w:color="auto"/>
      </w:divBdr>
    </w:div>
    <w:div w:id="248001168">
      <w:bodyDiv w:val="1"/>
      <w:marLeft w:val="0"/>
      <w:marRight w:val="0"/>
      <w:marTop w:val="0"/>
      <w:marBottom w:val="0"/>
      <w:divBdr>
        <w:top w:val="none" w:sz="0" w:space="0" w:color="auto"/>
        <w:left w:val="none" w:sz="0" w:space="0" w:color="auto"/>
        <w:bottom w:val="none" w:sz="0" w:space="0" w:color="auto"/>
        <w:right w:val="none" w:sz="0" w:space="0" w:color="auto"/>
      </w:divBdr>
    </w:div>
    <w:div w:id="248469831">
      <w:bodyDiv w:val="1"/>
      <w:marLeft w:val="0"/>
      <w:marRight w:val="0"/>
      <w:marTop w:val="0"/>
      <w:marBottom w:val="0"/>
      <w:divBdr>
        <w:top w:val="none" w:sz="0" w:space="0" w:color="auto"/>
        <w:left w:val="none" w:sz="0" w:space="0" w:color="auto"/>
        <w:bottom w:val="none" w:sz="0" w:space="0" w:color="auto"/>
        <w:right w:val="none" w:sz="0" w:space="0" w:color="auto"/>
      </w:divBdr>
    </w:div>
    <w:div w:id="248544422">
      <w:bodyDiv w:val="1"/>
      <w:marLeft w:val="0"/>
      <w:marRight w:val="0"/>
      <w:marTop w:val="0"/>
      <w:marBottom w:val="0"/>
      <w:divBdr>
        <w:top w:val="none" w:sz="0" w:space="0" w:color="auto"/>
        <w:left w:val="none" w:sz="0" w:space="0" w:color="auto"/>
        <w:bottom w:val="none" w:sz="0" w:space="0" w:color="auto"/>
        <w:right w:val="none" w:sz="0" w:space="0" w:color="auto"/>
      </w:divBdr>
    </w:div>
    <w:div w:id="248857621">
      <w:bodyDiv w:val="1"/>
      <w:marLeft w:val="0"/>
      <w:marRight w:val="0"/>
      <w:marTop w:val="0"/>
      <w:marBottom w:val="0"/>
      <w:divBdr>
        <w:top w:val="none" w:sz="0" w:space="0" w:color="auto"/>
        <w:left w:val="none" w:sz="0" w:space="0" w:color="auto"/>
        <w:bottom w:val="none" w:sz="0" w:space="0" w:color="auto"/>
        <w:right w:val="none" w:sz="0" w:space="0" w:color="auto"/>
      </w:divBdr>
    </w:div>
    <w:div w:id="248928370">
      <w:bodyDiv w:val="1"/>
      <w:marLeft w:val="0"/>
      <w:marRight w:val="0"/>
      <w:marTop w:val="0"/>
      <w:marBottom w:val="0"/>
      <w:divBdr>
        <w:top w:val="none" w:sz="0" w:space="0" w:color="auto"/>
        <w:left w:val="none" w:sz="0" w:space="0" w:color="auto"/>
        <w:bottom w:val="none" w:sz="0" w:space="0" w:color="auto"/>
        <w:right w:val="none" w:sz="0" w:space="0" w:color="auto"/>
      </w:divBdr>
    </w:div>
    <w:div w:id="249434261">
      <w:bodyDiv w:val="1"/>
      <w:marLeft w:val="0"/>
      <w:marRight w:val="0"/>
      <w:marTop w:val="0"/>
      <w:marBottom w:val="0"/>
      <w:divBdr>
        <w:top w:val="none" w:sz="0" w:space="0" w:color="auto"/>
        <w:left w:val="none" w:sz="0" w:space="0" w:color="auto"/>
        <w:bottom w:val="none" w:sz="0" w:space="0" w:color="auto"/>
        <w:right w:val="none" w:sz="0" w:space="0" w:color="auto"/>
      </w:divBdr>
    </w:div>
    <w:div w:id="249510514">
      <w:bodyDiv w:val="1"/>
      <w:marLeft w:val="0"/>
      <w:marRight w:val="0"/>
      <w:marTop w:val="0"/>
      <w:marBottom w:val="0"/>
      <w:divBdr>
        <w:top w:val="none" w:sz="0" w:space="0" w:color="auto"/>
        <w:left w:val="none" w:sz="0" w:space="0" w:color="auto"/>
        <w:bottom w:val="none" w:sz="0" w:space="0" w:color="auto"/>
        <w:right w:val="none" w:sz="0" w:space="0" w:color="auto"/>
      </w:divBdr>
    </w:div>
    <w:div w:id="249583863">
      <w:bodyDiv w:val="1"/>
      <w:marLeft w:val="0"/>
      <w:marRight w:val="0"/>
      <w:marTop w:val="0"/>
      <w:marBottom w:val="0"/>
      <w:divBdr>
        <w:top w:val="none" w:sz="0" w:space="0" w:color="auto"/>
        <w:left w:val="none" w:sz="0" w:space="0" w:color="auto"/>
        <w:bottom w:val="none" w:sz="0" w:space="0" w:color="auto"/>
        <w:right w:val="none" w:sz="0" w:space="0" w:color="auto"/>
      </w:divBdr>
    </w:div>
    <w:div w:id="249588272">
      <w:bodyDiv w:val="1"/>
      <w:marLeft w:val="0"/>
      <w:marRight w:val="0"/>
      <w:marTop w:val="0"/>
      <w:marBottom w:val="0"/>
      <w:divBdr>
        <w:top w:val="none" w:sz="0" w:space="0" w:color="auto"/>
        <w:left w:val="none" w:sz="0" w:space="0" w:color="auto"/>
        <w:bottom w:val="none" w:sz="0" w:space="0" w:color="auto"/>
        <w:right w:val="none" w:sz="0" w:space="0" w:color="auto"/>
      </w:divBdr>
    </w:div>
    <w:div w:id="249702745">
      <w:bodyDiv w:val="1"/>
      <w:marLeft w:val="0"/>
      <w:marRight w:val="0"/>
      <w:marTop w:val="0"/>
      <w:marBottom w:val="0"/>
      <w:divBdr>
        <w:top w:val="none" w:sz="0" w:space="0" w:color="auto"/>
        <w:left w:val="none" w:sz="0" w:space="0" w:color="auto"/>
        <w:bottom w:val="none" w:sz="0" w:space="0" w:color="auto"/>
        <w:right w:val="none" w:sz="0" w:space="0" w:color="auto"/>
      </w:divBdr>
    </w:div>
    <w:div w:id="249704687">
      <w:bodyDiv w:val="1"/>
      <w:marLeft w:val="0"/>
      <w:marRight w:val="0"/>
      <w:marTop w:val="0"/>
      <w:marBottom w:val="0"/>
      <w:divBdr>
        <w:top w:val="none" w:sz="0" w:space="0" w:color="auto"/>
        <w:left w:val="none" w:sz="0" w:space="0" w:color="auto"/>
        <w:bottom w:val="none" w:sz="0" w:space="0" w:color="auto"/>
        <w:right w:val="none" w:sz="0" w:space="0" w:color="auto"/>
      </w:divBdr>
    </w:div>
    <w:div w:id="249853663">
      <w:bodyDiv w:val="1"/>
      <w:marLeft w:val="0"/>
      <w:marRight w:val="0"/>
      <w:marTop w:val="0"/>
      <w:marBottom w:val="0"/>
      <w:divBdr>
        <w:top w:val="none" w:sz="0" w:space="0" w:color="auto"/>
        <w:left w:val="none" w:sz="0" w:space="0" w:color="auto"/>
        <w:bottom w:val="none" w:sz="0" w:space="0" w:color="auto"/>
        <w:right w:val="none" w:sz="0" w:space="0" w:color="auto"/>
      </w:divBdr>
    </w:div>
    <w:div w:id="249897372">
      <w:bodyDiv w:val="1"/>
      <w:marLeft w:val="0"/>
      <w:marRight w:val="0"/>
      <w:marTop w:val="0"/>
      <w:marBottom w:val="0"/>
      <w:divBdr>
        <w:top w:val="none" w:sz="0" w:space="0" w:color="auto"/>
        <w:left w:val="none" w:sz="0" w:space="0" w:color="auto"/>
        <w:bottom w:val="none" w:sz="0" w:space="0" w:color="auto"/>
        <w:right w:val="none" w:sz="0" w:space="0" w:color="auto"/>
      </w:divBdr>
    </w:div>
    <w:div w:id="249972496">
      <w:bodyDiv w:val="1"/>
      <w:marLeft w:val="0"/>
      <w:marRight w:val="0"/>
      <w:marTop w:val="0"/>
      <w:marBottom w:val="0"/>
      <w:divBdr>
        <w:top w:val="none" w:sz="0" w:space="0" w:color="auto"/>
        <w:left w:val="none" w:sz="0" w:space="0" w:color="auto"/>
        <w:bottom w:val="none" w:sz="0" w:space="0" w:color="auto"/>
        <w:right w:val="none" w:sz="0" w:space="0" w:color="auto"/>
      </w:divBdr>
    </w:div>
    <w:div w:id="250242775">
      <w:bodyDiv w:val="1"/>
      <w:marLeft w:val="0"/>
      <w:marRight w:val="0"/>
      <w:marTop w:val="0"/>
      <w:marBottom w:val="0"/>
      <w:divBdr>
        <w:top w:val="none" w:sz="0" w:space="0" w:color="auto"/>
        <w:left w:val="none" w:sz="0" w:space="0" w:color="auto"/>
        <w:bottom w:val="none" w:sz="0" w:space="0" w:color="auto"/>
        <w:right w:val="none" w:sz="0" w:space="0" w:color="auto"/>
      </w:divBdr>
    </w:div>
    <w:div w:id="250435597">
      <w:bodyDiv w:val="1"/>
      <w:marLeft w:val="0"/>
      <w:marRight w:val="0"/>
      <w:marTop w:val="0"/>
      <w:marBottom w:val="0"/>
      <w:divBdr>
        <w:top w:val="none" w:sz="0" w:space="0" w:color="auto"/>
        <w:left w:val="none" w:sz="0" w:space="0" w:color="auto"/>
        <w:bottom w:val="none" w:sz="0" w:space="0" w:color="auto"/>
        <w:right w:val="none" w:sz="0" w:space="0" w:color="auto"/>
      </w:divBdr>
    </w:div>
    <w:div w:id="250510494">
      <w:bodyDiv w:val="1"/>
      <w:marLeft w:val="0"/>
      <w:marRight w:val="0"/>
      <w:marTop w:val="0"/>
      <w:marBottom w:val="0"/>
      <w:divBdr>
        <w:top w:val="none" w:sz="0" w:space="0" w:color="auto"/>
        <w:left w:val="none" w:sz="0" w:space="0" w:color="auto"/>
        <w:bottom w:val="none" w:sz="0" w:space="0" w:color="auto"/>
        <w:right w:val="none" w:sz="0" w:space="0" w:color="auto"/>
      </w:divBdr>
    </w:div>
    <w:div w:id="250626975">
      <w:bodyDiv w:val="1"/>
      <w:marLeft w:val="0"/>
      <w:marRight w:val="0"/>
      <w:marTop w:val="0"/>
      <w:marBottom w:val="0"/>
      <w:divBdr>
        <w:top w:val="none" w:sz="0" w:space="0" w:color="auto"/>
        <w:left w:val="none" w:sz="0" w:space="0" w:color="auto"/>
        <w:bottom w:val="none" w:sz="0" w:space="0" w:color="auto"/>
        <w:right w:val="none" w:sz="0" w:space="0" w:color="auto"/>
      </w:divBdr>
    </w:div>
    <w:div w:id="250630891">
      <w:bodyDiv w:val="1"/>
      <w:marLeft w:val="0"/>
      <w:marRight w:val="0"/>
      <w:marTop w:val="0"/>
      <w:marBottom w:val="0"/>
      <w:divBdr>
        <w:top w:val="none" w:sz="0" w:space="0" w:color="auto"/>
        <w:left w:val="none" w:sz="0" w:space="0" w:color="auto"/>
        <w:bottom w:val="none" w:sz="0" w:space="0" w:color="auto"/>
        <w:right w:val="none" w:sz="0" w:space="0" w:color="auto"/>
      </w:divBdr>
    </w:div>
    <w:div w:id="250698926">
      <w:bodyDiv w:val="1"/>
      <w:marLeft w:val="0"/>
      <w:marRight w:val="0"/>
      <w:marTop w:val="0"/>
      <w:marBottom w:val="0"/>
      <w:divBdr>
        <w:top w:val="none" w:sz="0" w:space="0" w:color="auto"/>
        <w:left w:val="none" w:sz="0" w:space="0" w:color="auto"/>
        <w:bottom w:val="none" w:sz="0" w:space="0" w:color="auto"/>
        <w:right w:val="none" w:sz="0" w:space="0" w:color="auto"/>
      </w:divBdr>
    </w:div>
    <w:div w:id="250701502">
      <w:bodyDiv w:val="1"/>
      <w:marLeft w:val="0"/>
      <w:marRight w:val="0"/>
      <w:marTop w:val="0"/>
      <w:marBottom w:val="0"/>
      <w:divBdr>
        <w:top w:val="none" w:sz="0" w:space="0" w:color="auto"/>
        <w:left w:val="none" w:sz="0" w:space="0" w:color="auto"/>
        <w:bottom w:val="none" w:sz="0" w:space="0" w:color="auto"/>
        <w:right w:val="none" w:sz="0" w:space="0" w:color="auto"/>
      </w:divBdr>
    </w:div>
    <w:div w:id="250938154">
      <w:bodyDiv w:val="1"/>
      <w:marLeft w:val="0"/>
      <w:marRight w:val="0"/>
      <w:marTop w:val="0"/>
      <w:marBottom w:val="0"/>
      <w:divBdr>
        <w:top w:val="none" w:sz="0" w:space="0" w:color="auto"/>
        <w:left w:val="none" w:sz="0" w:space="0" w:color="auto"/>
        <w:bottom w:val="none" w:sz="0" w:space="0" w:color="auto"/>
        <w:right w:val="none" w:sz="0" w:space="0" w:color="auto"/>
      </w:divBdr>
    </w:div>
    <w:div w:id="251012317">
      <w:bodyDiv w:val="1"/>
      <w:marLeft w:val="0"/>
      <w:marRight w:val="0"/>
      <w:marTop w:val="0"/>
      <w:marBottom w:val="0"/>
      <w:divBdr>
        <w:top w:val="none" w:sz="0" w:space="0" w:color="auto"/>
        <w:left w:val="none" w:sz="0" w:space="0" w:color="auto"/>
        <w:bottom w:val="none" w:sz="0" w:space="0" w:color="auto"/>
        <w:right w:val="none" w:sz="0" w:space="0" w:color="auto"/>
      </w:divBdr>
    </w:div>
    <w:div w:id="251087817">
      <w:bodyDiv w:val="1"/>
      <w:marLeft w:val="0"/>
      <w:marRight w:val="0"/>
      <w:marTop w:val="0"/>
      <w:marBottom w:val="0"/>
      <w:divBdr>
        <w:top w:val="none" w:sz="0" w:space="0" w:color="auto"/>
        <w:left w:val="none" w:sz="0" w:space="0" w:color="auto"/>
        <w:bottom w:val="none" w:sz="0" w:space="0" w:color="auto"/>
        <w:right w:val="none" w:sz="0" w:space="0" w:color="auto"/>
      </w:divBdr>
    </w:div>
    <w:div w:id="251166630">
      <w:bodyDiv w:val="1"/>
      <w:marLeft w:val="0"/>
      <w:marRight w:val="0"/>
      <w:marTop w:val="0"/>
      <w:marBottom w:val="0"/>
      <w:divBdr>
        <w:top w:val="none" w:sz="0" w:space="0" w:color="auto"/>
        <w:left w:val="none" w:sz="0" w:space="0" w:color="auto"/>
        <w:bottom w:val="none" w:sz="0" w:space="0" w:color="auto"/>
        <w:right w:val="none" w:sz="0" w:space="0" w:color="auto"/>
      </w:divBdr>
    </w:div>
    <w:div w:id="251547829">
      <w:bodyDiv w:val="1"/>
      <w:marLeft w:val="0"/>
      <w:marRight w:val="0"/>
      <w:marTop w:val="0"/>
      <w:marBottom w:val="0"/>
      <w:divBdr>
        <w:top w:val="none" w:sz="0" w:space="0" w:color="auto"/>
        <w:left w:val="none" w:sz="0" w:space="0" w:color="auto"/>
        <w:bottom w:val="none" w:sz="0" w:space="0" w:color="auto"/>
        <w:right w:val="none" w:sz="0" w:space="0" w:color="auto"/>
      </w:divBdr>
    </w:div>
    <w:div w:id="251789693">
      <w:bodyDiv w:val="1"/>
      <w:marLeft w:val="0"/>
      <w:marRight w:val="0"/>
      <w:marTop w:val="0"/>
      <w:marBottom w:val="0"/>
      <w:divBdr>
        <w:top w:val="none" w:sz="0" w:space="0" w:color="auto"/>
        <w:left w:val="none" w:sz="0" w:space="0" w:color="auto"/>
        <w:bottom w:val="none" w:sz="0" w:space="0" w:color="auto"/>
        <w:right w:val="none" w:sz="0" w:space="0" w:color="auto"/>
      </w:divBdr>
    </w:div>
    <w:div w:id="251856395">
      <w:bodyDiv w:val="1"/>
      <w:marLeft w:val="0"/>
      <w:marRight w:val="0"/>
      <w:marTop w:val="0"/>
      <w:marBottom w:val="0"/>
      <w:divBdr>
        <w:top w:val="none" w:sz="0" w:space="0" w:color="auto"/>
        <w:left w:val="none" w:sz="0" w:space="0" w:color="auto"/>
        <w:bottom w:val="none" w:sz="0" w:space="0" w:color="auto"/>
        <w:right w:val="none" w:sz="0" w:space="0" w:color="auto"/>
      </w:divBdr>
    </w:div>
    <w:div w:id="252126183">
      <w:bodyDiv w:val="1"/>
      <w:marLeft w:val="0"/>
      <w:marRight w:val="0"/>
      <w:marTop w:val="0"/>
      <w:marBottom w:val="0"/>
      <w:divBdr>
        <w:top w:val="none" w:sz="0" w:space="0" w:color="auto"/>
        <w:left w:val="none" w:sz="0" w:space="0" w:color="auto"/>
        <w:bottom w:val="none" w:sz="0" w:space="0" w:color="auto"/>
        <w:right w:val="none" w:sz="0" w:space="0" w:color="auto"/>
      </w:divBdr>
    </w:div>
    <w:div w:id="252517915">
      <w:bodyDiv w:val="1"/>
      <w:marLeft w:val="0"/>
      <w:marRight w:val="0"/>
      <w:marTop w:val="0"/>
      <w:marBottom w:val="0"/>
      <w:divBdr>
        <w:top w:val="none" w:sz="0" w:space="0" w:color="auto"/>
        <w:left w:val="none" w:sz="0" w:space="0" w:color="auto"/>
        <w:bottom w:val="none" w:sz="0" w:space="0" w:color="auto"/>
        <w:right w:val="none" w:sz="0" w:space="0" w:color="auto"/>
      </w:divBdr>
    </w:div>
    <w:div w:id="252520265">
      <w:bodyDiv w:val="1"/>
      <w:marLeft w:val="0"/>
      <w:marRight w:val="0"/>
      <w:marTop w:val="0"/>
      <w:marBottom w:val="0"/>
      <w:divBdr>
        <w:top w:val="none" w:sz="0" w:space="0" w:color="auto"/>
        <w:left w:val="none" w:sz="0" w:space="0" w:color="auto"/>
        <w:bottom w:val="none" w:sz="0" w:space="0" w:color="auto"/>
        <w:right w:val="none" w:sz="0" w:space="0" w:color="auto"/>
      </w:divBdr>
    </w:div>
    <w:div w:id="252668605">
      <w:bodyDiv w:val="1"/>
      <w:marLeft w:val="0"/>
      <w:marRight w:val="0"/>
      <w:marTop w:val="0"/>
      <w:marBottom w:val="0"/>
      <w:divBdr>
        <w:top w:val="none" w:sz="0" w:space="0" w:color="auto"/>
        <w:left w:val="none" w:sz="0" w:space="0" w:color="auto"/>
        <w:bottom w:val="none" w:sz="0" w:space="0" w:color="auto"/>
        <w:right w:val="none" w:sz="0" w:space="0" w:color="auto"/>
      </w:divBdr>
    </w:div>
    <w:div w:id="252713760">
      <w:bodyDiv w:val="1"/>
      <w:marLeft w:val="0"/>
      <w:marRight w:val="0"/>
      <w:marTop w:val="0"/>
      <w:marBottom w:val="0"/>
      <w:divBdr>
        <w:top w:val="none" w:sz="0" w:space="0" w:color="auto"/>
        <w:left w:val="none" w:sz="0" w:space="0" w:color="auto"/>
        <w:bottom w:val="none" w:sz="0" w:space="0" w:color="auto"/>
        <w:right w:val="none" w:sz="0" w:space="0" w:color="auto"/>
      </w:divBdr>
    </w:div>
    <w:div w:id="253169796">
      <w:bodyDiv w:val="1"/>
      <w:marLeft w:val="0"/>
      <w:marRight w:val="0"/>
      <w:marTop w:val="0"/>
      <w:marBottom w:val="0"/>
      <w:divBdr>
        <w:top w:val="none" w:sz="0" w:space="0" w:color="auto"/>
        <w:left w:val="none" w:sz="0" w:space="0" w:color="auto"/>
        <w:bottom w:val="none" w:sz="0" w:space="0" w:color="auto"/>
        <w:right w:val="none" w:sz="0" w:space="0" w:color="auto"/>
      </w:divBdr>
    </w:div>
    <w:div w:id="253784347">
      <w:bodyDiv w:val="1"/>
      <w:marLeft w:val="0"/>
      <w:marRight w:val="0"/>
      <w:marTop w:val="0"/>
      <w:marBottom w:val="0"/>
      <w:divBdr>
        <w:top w:val="none" w:sz="0" w:space="0" w:color="auto"/>
        <w:left w:val="none" w:sz="0" w:space="0" w:color="auto"/>
        <w:bottom w:val="none" w:sz="0" w:space="0" w:color="auto"/>
        <w:right w:val="none" w:sz="0" w:space="0" w:color="auto"/>
      </w:divBdr>
    </w:div>
    <w:div w:id="253975361">
      <w:bodyDiv w:val="1"/>
      <w:marLeft w:val="0"/>
      <w:marRight w:val="0"/>
      <w:marTop w:val="0"/>
      <w:marBottom w:val="0"/>
      <w:divBdr>
        <w:top w:val="none" w:sz="0" w:space="0" w:color="auto"/>
        <w:left w:val="none" w:sz="0" w:space="0" w:color="auto"/>
        <w:bottom w:val="none" w:sz="0" w:space="0" w:color="auto"/>
        <w:right w:val="none" w:sz="0" w:space="0" w:color="auto"/>
      </w:divBdr>
    </w:div>
    <w:div w:id="254017944">
      <w:bodyDiv w:val="1"/>
      <w:marLeft w:val="0"/>
      <w:marRight w:val="0"/>
      <w:marTop w:val="0"/>
      <w:marBottom w:val="0"/>
      <w:divBdr>
        <w:top w:val="none" w:sz="0" w:space="0" w:color="auto"/>
        <w:left w:val="none" w:sz="0" w:space="0" w:color="auto"/>
        <w:bottom w:val="none" w:sz="0" w:space="0" w:color="auto"/>
        <w:right w:val="none" w:sz="0" w:space="0" w:color="auto"/>
      </w:divBdr>
    </w:div>
    <w:div w:id="254216096">
      <w:bodyDiv w:val="1"/>
      <w:marLeft w:val="0"/>
      <w:marRight w:val="0"/>
      <w:marTop w:val="0"/>
      <w:marBottom w:val="0"/>
      <w:divBdr>
        <w:top w:val="none" w:sz="0" w:space="0" w:color="auto"/>
        <w:left w:val="none" w:sz="0" w:space="0" w:color="auto"/>
        <w:bottom w:val="none" w:sz="0" w:space="0" w:color="auto"/>
        <w:right w:val="none" w:sz="0" w:space="0" w:color="auto"/>
      </w:divBdr>
    </w:div>
    <w:div w:id="254245174">
      <w:bodyDiv w:val="1"/>
      <w:marLeft w:val="0"/>
      <w:marRight w:val="0"/>
      <w:marTop w:val="0"/>
      <w:marBottom w:val="0"/>
      <w:divBdr>
        <w:top w:val="none" w:sz="0" w:space="0" w:color="auto"/>
        <w:left w:val="none" w:sz="0" w:space="0" w:color="auto"/>
        <w:bottom w:val="none" w:sz="0" w:space="0" w:color="auto"/>
        <w:right w:val="none" w:sz="0" w:space="0" w:color="auto"/>
      </w:divBdr>
    </w:div>
    <w:div w:id="254483255">
      <w:bodyDiv w:val="1"/>
      <w:marLeft w:val="0"/>
      <w:marRight w:val="0"/>
      <w:marTop w:val="0"/>
      <w:marBottom w:val="0"/>
      <w:divBdr>
        <w:top w:val="none" w:sz="0" w:space="0" w:color="auto"/>
        <w:left w:val="none" w:sz="0" w:space="0" w:color="auto"/>
        <w:bottom w:val="none" w:sz="0" w:space="0" w:color="auto"/>
        <w:right w:val="none" w:sz="0" w:space="0" w:color="auto"/>
      </w:divBdr>
    </w:div>
    <w:div w:id="254636364">
      <w:bodyDiv w:val="1"/>
      <w:marLeft w:val="0"/>
      <w:marRight w:val="0"/>
      <w:marTop w:val="0"/>
      <w:marBottom w:val="0"/>
      <w:divBdr>
        <w:top w:val="none" w:sz="0" w:space="0" w:color="auto"/>
        <w:left w:val="none" w:sz="0" w:space="0" w:color="auto"/>
        <w:bottom w:val="none" w:sz="0" w:space="0" w:color="auto"/>
        <w:right w:val="none" w:sz="0" w:space="0" w:color="auto"/>
      </w:divBdr>
    </w:div>
    <w:div w:id="254636881">
      <w:bodyDiv w:val="1"/>
      <w:marLeft w:val="0"/>
      <w:marRight w:val="0"/>
      <w:marTop w:val="0"/>
      <w:marBottom w:val="0"/>
      <w:divBdr>
        <w:top w:val="none" w:sz="0" w:space="0" w:color="auto"/>
        <w:left w:val="none" w:sz="0" w:space="0" w:color="auto"/>
        <w:bottom w:val="none" w:sz="0" w:space="0" w:color="auto"/>
        <w:right w:val="none" w:sz="0" w:space="0" w:color="auto"/>
      </w:divBdr>
    </w:div>
    <w:div w:id="254752257">
      <w:bodyDiv w:val="1"/>
      <w:marLeft w:val="0"/>
      <w:marRight w:val="0"/>
      <w:marTop w:val="0"/>
      <w:marBottom w:val="0"/>
      <w:divBdr>
        <w:top w:val="none" w:sz="0" w:space="0" w:color="auto"/>
        <w:left w:val="none" w:sz="0" w:space="0" w:color="auto"/>
        <w:bottom w:val="none" w:sz="0" w:space="0" w:color="auto"/>
        <w:right w:val="none" w:sz="0" w:space="0" w:color="auto"/>
      </w:divBdr>
    </w:div>
    <w:div w:id="254752319">
      <w:bodyDiv w:val="1"/>
      <w:marLeft w:val="0"/>
      <w:marRight w:val="0"/>
      <w:marTop w:val="0"/>
      <w:marBottom w:val="0"/>
      <w:divBdr>
        <w:top w:val="none" w:sz="0" w:space="0" w:color="auto"/>
        <w:left w:val="none" w:sz="0" w:space="0" w:color="auto"/>
        <w:bottom w:val="none" w:sz="0" w:space="0" w:color="auto"/>
        <w:right w:val="none" w:sz="0" w:space="0" w:color="auto"/>
      </w:divBdr>
    </w:div>
    <w:div w:id="254899448">
      <w:bodyDiv w:val="1"/>
      <w:marLeft w:val="0"/>
      <w:marRight w:val="0"/>
      <w:marTop w:val="0"/>
      <w:marBottom w:val="0"/>
      <w:divBdr>
        <w:top w:val="none" w:sz="0" w:space="0" w:color="auto"/>
        <w:left w:val="none" w:sz="0" w:space="0" w:color="auto"/>
        <w:bottom w:val="none" w:sz="0" w:space="0" w:color="auto"/>
        <w:right w:val="none" w:sz="0" w:space="0" w:color="auto"/>
      </w:divBdr>
    </w:div>
    <w:div w:id="254900652">
      <w:bodyDiv w:val="1"/>
      <w:marLeft w:val="0"/>
      <w:marRight w:val="0"/>
      <w:marTop w:val="0"/>
      <w:marBottom w:val="0"/>
      <w:divBdr>
        <w:top w:val="none" w:sz="0" w:space="0" w:color="auto"/>
        <w:left w:val="none" w:sz="0" w:space="0" w:color="auto"/>
        <w:bottom w:val="none" w:sz="0" w:space="0" w:color="auto"/>
        <w:right w:val="none" w:sz="0" w:space="0" w:color="auto"/>
      </w:divBdr>
    </w:div>
    <w:div w:id="254901849">
      <w:bodyDiv w:val="1"/>
      <w:marLeft w:val="0"/>
      <w:marRight w:val="0"/>
      <w:marTop w:val="0"/>
      <w:marBottom w:val="0"/>
      <w:divBdr>
        <w:top w:val="none" w:sz="0" w:space="0" w:color="auto"/>
        <w:left w:val="none" w:sz="0" w:space="0" w:color="auto"/>
        <w:bottom w:val="none" w:sz="0" w:space="0" w:color="auto"/>
        <w:right w:val="none" w:sz="0" w:space="0" w:color="auto"/>
      </w:divBdr>
    </w:div>
    <w:div w:id="255745580">
      <w:bodyDiv w:val="1"/>
      <w:marLeft w:val="0"/>
      <w:marRight w:val="0"/>
      <w:marTop w:val="0"/>
      <w:marBottom w:val="0"/>
      <w:divBdr>
        <w:top w:val="none" w:sz="0" w:space="0" w:color="auto"/>
        <w:left w:val="none" w:sz="0" w:space="0" w:color="auto"/>
        <w:bottom w:val="none" w:sz="0" w:space="0" w:color="auto"/>
        <w:right w:val="none" w:sz="0" w:space="0" w:color="auto"/>
      </w:divBdr>
    </w:div>
    <w:div w:id="255788494">
      <w:bodyDiv w:val="1"/>
      <w:marLeft w:val="0"/>
      <w:marRight w:val="0"/>
      <w:marTop w:val="0"/>
      <w:marBottom w:val="0"/>
      <w:divBdr>
        <w:top w:val="none" w:sz="0" w:space="0" w:color="auto"/>
        <w:left w:val="none" w:sz="0" w:space="0" w:color="auto"/>
        <w:bottom w:val="none" w:sz="0" w:space="0" w:color="auto"/>
        <w:right w:val="none" w:sz="0" w:space="0" w:color="auto"/>
      </w:divBdr>
    </w:div>
    <w:div w:id="255943364">
      <w:bodyDiv w:val="1"/>
      <w:marLeft w:val="0"/>
      <w:marRight w:val="0"/>
      <w:marTop w:val="0"/>
      <w:marBottom w:val="0"/>
      <w:divBdr>
        <w:top w:val="none" w:sz="0" w:space="0" w:color="auto"/>
        <w:left w:val="none" w:sz="0" w:space="0" w:color="auto"/>
        <w:bottom w:val="none" w:sz="0" w:space="0" w:color="auto"/>
        <w:right w:val="none" w:sz="0" w:space="0" w:color="auto"/>
      </w:divBdr>
    </w:div>
    <w:div w:id="255983799">
      <w:bodyDiv w:val="1"/>
      <w:marLeft w:val="0"/>
      <w:marRight w:val="0"/>
      <w:marTop w:val="0"/>
      <w:marBottom w:val="0"/>
      <w:divBdr>
        <w:top w:val="none" w:sz="0" w:space="0" w:color="auto"/>
        <w:left w:val="none" w:sz="0" w:space="0" w:color="auto"/>
        <w:bottom w:val="none" w:sz="0" w:space="0" w:color="auto"/>
        <w:right w:val="none" w:sz="0" w:space="0" w:color="auto"/>
      </w:divBdr>
    </w:div>
    <w:div w:id="256134482">
      <w:bodyDiv w:val="1"/>
      <w:marLeft w:val="0"/>
      <w:marRight w:val="0"/>
      <w:marTop w:val="0"/>
      <w:marBottom w:val="0"/>
      <w:divBdr>
        <w:top w:val="none" w:sz="0" w:space="0" w:color="auto"/>
        <w:left w:val="none" w:sz="0" w:space="0" w:color="auto"/>
        <w:bottom w:val="none" w:sz="0" w:space="0" w:color="auto"/>
        <w:right w:val="none" w:sz="0" w:space="0" w:color="auto"/>
      </w:divBdr>
    </w:div>
    <w:div w:id="256134750">
      <w:bodyDiv w:val="1"/>
      <w:marLeft w:val="0"/>
      <w:marRight w:val="0"/>
      <w:marTop w:val="0"/>
      <w:marBottom w:val="0"/>
      <w:divBdr>
        <w:top w:val="none" w:sz="0" w:space="0" w:color="auto"/>
        <w:left w:val="none" w:sz="0" w:space="0" w:color="auto"/>
        <w:bottom w:val="none" w:sz="0" w:space="0" w:color="auto"/>
        <w:right w:val="none" w:sz="0" w:space="0" w:color="auto"/>
      </w:divBdr>
    </w:div>
    <w:div w:id="256137538">
      <w:bodyDiv w:val="1"/>
      <w:marLeft w:val="0"/>
      <w:marRight w:val="0"/>
      <w:marTop w:val="0"/>
      <w:marBottom w:val="0"/>
      <w:divBdr>
        <w:top w:val="none" w:sz="0" w:space="0" w:color="auto"/>
        <w:left w:val="none" w:sz="0" w:space="0" w:color="auto"/>
        <w:bottom w:val="none" w:sz="0" w:space="0" w:color="auto"/>
        <w:right w:val="none" w:sz="0" w:space="0" w:color="auto"/>
      </w:divBdr>
    </w:div>
    <w:div w:id="256327981">
      <w:bodyDiv w:val="1"/>
      <w:marLeft w:val="0"/>
      <w:marRight w:val="0"/>
      <w:marTop w:val="0"/>
      <w:marBottom w:val="0"/>
      <w:divBdr>
        <w:top w:val="none" w:sz="0" w:space="0" w:color="auto"/>
        <w:left w:val="none" w:sz="0" w:space="0" w:color="auto"/>
        <w:bottom w:val="none" w:sz="0" w:space="0" w:color="auto"/>
        <w:right w:val="none" w:sz="0" w:space="0" w:color="auto"/>
      </w:divBdr>
    </w:div>
    <w:div w:id="256408281">
      <w:bodyDiv w:val="1"/>
      <w:marLeft w:val="0"/>
      <w:marRight w:val="0"/>
      <w:marTop w:val="0"/>
      <w:marBottom w:val="0"/>
      <w:divBdr>
        <w:top w:val="none" w:sz="0" w:space="0" w:color="auto"/>
        <w:left w:val="none" w:sz="0" w:space="0" w:color="auto"/>
        <w:bottom w:val="none" w:sz="0" w:space="0" w:color="auto"/>
        <w:right w:val="none" w:sz="0" w:space="0" w:color="auto"/>
      </w:divBdr>
    </w:div>
    <w:div w:id="256448420">
      <w:bodyDiv w:val="1"/>
      <w:marLeft w:val="0"/>
      <w:marRight w:val="0"/>
      <w:marTop w:val="0"/>
      <w:marBottom w:val="0"/>
      <w:divBdr>
        <w:top w:val="none" w:sz="0" w:space="0" w:color="auto"/>
        <w:left w:val="none" w:sz="0" w:space="0" w:color="auto"/>
        <w:bottom w:val="none" w:sz="0" w:space="0" w:color="auto"/>
        <w:right w:val="none" w:sz="0" w:space="0" w:color="auto"/>
      </w:divBdr>
    </w:div>
    <w:div w:id="256720349">
      <w:bodyDiv w:val="1"/>
      <w:marLeft w:val="0"/>
      <w:marRight w:val="0"/>
      <w:marTop w:val="0"/>
      <w:marBottom w:val="0"/>
      <w:divBdr>
        <w:top w:val="none" w:sz="0" w:space="0" w:color="auto"/>
        <w:left w:val="none" w:sz="0" w:space="0" w:color="auto"/>
        <w:bottom w:val="none" w:sz="0" w:space="0" w:color="auto"/>
        <w:right w:val="none" w:sz="0" w:space="0" w:color="auto"/>
      </w:divBdr>
    </w:div>
    <w:div w:id="256836304">
      <w:bodyDiv w:val="1"/>
      <w:marLeft w:val="0"/>
      <w:marRight w:val="0"/>
      <w:marTop w:val="0"/>
      <w:marBottom w:val="0"/>
      <w:divBdr>
        <w:top w:val="none" w:sz="0" w:space="0" w:color="auto"/>
        <w:left w:val="none" w:sz="0" w:space="0" w:color="auto"/>
        <w:bottom w:val="none" w:sz="0" w:space="0" w:color="auto"/>
        <w:right w:val="none" w:sz="0" w:space="0" w:color="auto"/>
      </w:divBdr>
    </w:div>
    <w:div w:id="257258593">
      <w:bodyDiv w:val="1"/>
      <w:marLeft w:val="0"/>
      <w:marRight w:val="0"/>
      <w:marTop w:val="0"/>
      <w:marBottom w:val="0"/>
      <w:divBdr>
        <w:top w:val="none" w:sz="0" w:space="0" w:color="auto"/>
        <w:left w:val="none" w:sz="0" w:space="0" w:color="auto"/>
        <w:bottom w:val="none" w:sz="0" w:space="0" w:color="auto"/>
        <w:right w:val="none" w:sz="0" w:space="0" w:color="auto"/>
      </w:divBdr>
    </w:div>
    <w:div w:id="257711942">
      <w:bodyDiv w:val="1"/>
      <w:marLeft w:val="0"/>
      <w:marRight w:val="0"/>
      <w:marTop w:val="0"/>
      <w:marBottom w:val="0"/>
      <w:divBdr>
        <w:top w:val="none" w:sz="0" w:space="0" w:color="auto"/>
        <w:left w:val="none" w:sz="0" w:space="0" w:color="auto"/>
        <w:bottom w:val="none" w:sz="0" w:space="0" w:color="auto"/>
        <w:right w:val="none" w:sz="0" w:space="0" w:color="auto"/>
      </w:divBdr>
    </w:div>
    <w:div w:id="257717859">
      <w:bodyDiv w:val="1"/>
      <w:marLeft w:val="0"/>
      <w:marRight w:val="0"/>
      <w:marTop w:val="0"/>
      <w:marBottom w:val="0"/>
      <w:divBdr>
        <w:top w:val="none" w:sz="0" w:space="0" w:color="auto"/>
        <w:left w:val="none" w:sz="0" w:space="0" w:color="auto"/>
        <w:bottom w:val="none" w:sz="0" w:space="0" w:color="auto"/>
        <w:right w:val="none" w:sz="0" w:space="0" w:color="auto"/>
      </w:divBdr>
    </w:div>
    <w:div w:id="258026640">
      <w:bodyDiv w:val="1"/>
      <w:marLeft w:val="0"/>
      <w:marRight w:val="0"/>
      <w:marTop w:val="0"/>
      <w:marBottom w:val="0"/>
      <w:divBdr>
        <w:top w:val="none" w:sz="0" w:space="0" w:color="auto"/>
        <w:left w:val="none" w:sz="0" w:space="0" w:color="auto"/>
        <w:bottom w:val="none" w:sz="0" w:space="0" w:color="auto"/>
        <w:right w:val="none" w:sz="0" w:space="0" w:color="auto"/>
      </w:divBdr>
    </w:div>
    <w:div w:id="258028020">
      <w:bodyDiv w:val="1"/>
      <w:marLeft w:val="0"/>
      <w:marRight w:val="0"/>
      <w:marTop w:val="0"/>
      <w:marBottom w:val="0"/>
      <w:divBdr>
        <w:top w:val="none" w:sz="0" w:space="0" w:color="auto"/>
        <w:left w:val="none" w:sz="0" w:space="0" w:color="auto"/>
        <w:bottom w:val="none" w:sz="0" w:space="0" w:color="auto"/>
        <w:right w:val="none" w:sz="0" w:space="0" w:color="auto"/>
      </w:divBdr>
    </w:div>
    <w:div w:id="258217549">
      <w:bodyDiv w:val="1"/>
      <w:marLeft w:val="0"/>
      <w:marRight w:val="0"/>
      <w:marTop w:val="0"/>
      <w:marBottom w:val="0"/>
      <w:divBdr>
        <w:top w:val="none" w:sz="0" w:space="0" w:color="auto"/>
        <w:left w:val="none" w:sz="0" w:space="0" w:color="auto"/>
        <w:bottom w:val="none" w:sz="0" w:space="0" w:color="auto"/>
        <w:right w:val="none" w:sz="0" w:space="0" w:color="auto"/>
      </w:divBdr>
    </w:div>
    <w:div w:id="258222372">
      <w:bodyDiv w:val="1"/>
      <w:marLeft w:val="0"/>
      <w:marRight w:val="0"/>
      <w:marTop w:val="0"/>
      <w:marBottom w:val="0"/>
      <w:divBdr>
        <w:top w:val="none" w:sz="0" w:space="0" w:color="auto"/>
        <w:left w:val="none" w:sz="0" w:space="0" w:color="auto"/>
        <w:bottom w:val="none" w:sz="0" w:space="0" w:color="auto"/>
        <w:right w:val="none" w:sz="0" w:space="0" w:color="auto"/>
      </w:divBdr>
    </w:div>
    <w:div w:id="258300370">
      <w:bodyDiv w:val="1"/>
      <w:marLeft w:val="0"/>
      <w:marRight w:val="0"/>
      <w:marTop w:val="0"/>
      <w:marBottom w:val="0"/>
      <w:divBdr>
        <w:top w:val="none" w:sz="0" w:space="0" w:color="auto"/>
        <w:left w:val="none" w:sz="0" w:space="0" w:color="auto"/>
        <w:bottom w:val="none" w:sz="0" w:space="0" w:color="auto"/>
        <w:right w:val="none" w:sz="0" w:space="0" w:color="auto"/>
      </w:divBdr>
    </w:div>
    <w:div w:id="258563433">
      <w:bodyDiv w:val="1"/>
      <w:marLeft w:val="0"/>
      <w:marRight w:val="0"/>
      <w:marTop w:val="0"/>
      <w:marBottom w:val="0"/>
      <w:divBdr>
        <w:top w:val="none" w:sz="0" w:space="0" w:color="auto"/>
        <w:left w:val="none" w:sz="0" w:space="0" w:color="auto"/>
        <w:bottom w:val="none" w:sz="0" w:space="0" w:color="auto"/>
        <w:right w:val="none" w:sz="0" w:space="0" w:color="auto"/>
      </w:divBdr>
    </w:div>
    <w:div w:id="259072942">
      <w:bodyDiv w:val="1"/>
      <w:marLeft w:val="0"/>
      <w:marRight w:val="0"/>
      <w:marTop w:val="0"/>
      <w:marBottom w:val="0"/>
      <w:divBdr>
        <w:top w:val="none" w:sz="0" w:space="0" w:color="auto"/>
        <w:left w:val="none" w:sz="0" w:space="0" w:color="auto"/>
        <w:bottom w:val="none" w:sz="0" w:space="0" w:color="auto"/>
        <w:right w:val="none" w:sz="0" w:space="0" w:color="auto"/>
      </w:divBdr>
    </w:div>
    <w:div w:id="259797667">
      <w:bodyDiv w:val="1"/>
      <w:marLeft w:val="0"/>
      <w:marRight w:val="0"/>
      <w:marTop w:val="0"/>
      <w:marBottom w:val="0"/>
      <w:divBdr>
        <w:top w:val="none" w:sz="0" w:space="0" w:color="auto"/>
        <w:left w:val="none" w:sz="0" w:space="0" w:color="auto"/>
        <w:bottom w:val="none" w:sz="0" w:space="0" w:color="auto"/>
        <w:right w:val="none" w:sz="0" w:space="0" w:color="auto"/>
      </w:divBdr>
    </w:div>
    <w:div w:id="259875735">
      <w:bodyDiv w:val="1"/>
      <w:marLeft w:val="0"/>
      <w:marRight w:val="0"/>
      <w:marTop w:val="0"/>
      <w:marBottom w:val="0"/>
      <w:divBdr>
        <w:top w:val="none" w:sz="0" w:space="0" w:color="auto"/>
        <w:left w:val="none" w:sz="0" w:space="0" w:color="auto"/>
        <w:bottom w:val="none" w:sz="0" w:space="0" w:color="auto"/>
        <w:right w:val="none" w:sz="0" w:space="0" w:color="auto"/>
      </w:divBdr>
    </w:div>
    <w:div w:id="260264378">
      <w:bodyDiv w:val="1"/>
      <w:marLeft w:val="0"/>
      <w:marRight w:val="0"/>
      <w:marTop w:val="0"/>
      <w:marBottom w:val="0"/>
      <w:divBdr>
        <w:top w:val="none" w:sz="0" w:space="0" w:color="auto"/>
        <w:left w:val="none" w:sz="0" w:space="0" w:color="auto"/>
        <w:bottom w:val="none" w:sz="0" w:space="0" w:color="auto"/>
        <w:right w:val="none" w:sz="0" w:space="0" w:color="auto"/>
      </w:divBdr>
    </w:div>
    <w:div w:id="260265263">
      <w:bodyDiv w:val="1"/>
      <w:marLeft w:val="0"/>
      <w:marRight w:val="0"/>
      <w:marTop w:val="0"/>
      <w:marBottom w:val="0"/>
      <w:divBdr>
        <w:top w:val="none" w:sz="0" w:space="0" w:color="auto"/>
        <w:left w:val="none" w:sz="0" w:space="0" w:color="auto"/>
        <w:bottom w:val="none" w:sz="0" w:space="0" w:color="auto"/>
        <w:right w:val="none" w:sz="0" w:space="0" w:color="auto"/>
      </w:divBdr>
    </w:div>
    <w:div w:id="260382598">
      <w:bodyDiv w:val="1"/>
      <w:marLeft w:val="0"/>
      <w:marRight w:val="0"/>
      <w:marTop w:val="0"/>
      <w:marBottom w:val="0"/>
      <w:divBdr>
        <w:top w:val="none" w:sz="0" w:space="0" w:color="auto"/>
        <w:left w:val="none" w:sz="0" w:space="0" w:color="auto"/>
        <w:bottom w:val="none" w:sz="0" w:space="0" w:color="auto"/>
        <w:right w:val="none" w:sz="0" w:space="0" w:color="auto"/>
      </w:divBdr>
    </w:div>
    <w:div w:id="260452701">
      <w:bodyDiv w:val="1"/>
      <w:marLeft w:val="0"/>
      <w:marRight w:val="0"/>
      <w:marTop w:val="0"/>
      <w:marBottom w:val="0"/>
      <w:divBdr>
        <w:top w:val="none" w:sz="0" w:space="0" w:color="auto"/>
        <w:left w:val="none" w:sz="0" w:space="0" w:color="auto"/>
        <w:bottom w:val="none" w:sz="0" w:space="0" w:color="auto"/>
        <w:right w:val="none" w:sz="0" w:space="0" w:color="auto"/>
      </w:divBdr>
    </w:div>
    <w:div w:id="260528657">
      <w:bodyDiv w:val="1"/>
      <w:marLeft w:val="0"/>
      <w:marRight w:val="0"/>
      <w:marTop w:val="0"/>
      <w:marBottom w:val="0"/>
      <w:divBdr>
        <w:top w:val="none" w:sz="0" w:space="0" w:color="auto"/>
        <w:left w:val="none" w:sz="0" w:space="0" w:color="auto"/>
        <w:bottom w:val="none" w:sz="0" w:space="0" w:color="auto"/>
        <w:right w:val="none" w:sz="0" w:space="0" w:color="auto"/>
      </w:divBdr>
    </w:div>
    <w:div w:id="260650533">
      <w:bodyDiv w:val="1"/>
      <w:marLeft w:val="0"/>
      <w:marRight w:val="0"/>
      <w:marTop w:val="0"/>
      <w:marBottom w:val="0"/>
      <w:divBdr>
        <w:top w:val="none" w:sz="0" w:space="0" w:color="auto"/>
        <w:left w:val="none" w:sz="0" w:space="0" w:color="auto"/>
        <w:bottom w:val="none" w:sz="0" w:space="0" w:color="auto"/>
        <w:right w:val="none" w:sz="0" w:space="0" w:color="auto"/>
      </w:divBdr>
    </w:div>
    <w:div w:id="261232282">
      <w:bodyDiv w:val="1"/>
      <w:marLeft w:val="0"/>
      <w:marRight w:val="0"/>
      <w:marTop w:val="0"/>
      <w:marBottom w:val="0"/>
      <w:divBdr>
        <w:top w:val="none" w:sz="0" w:space="0" w:color="auto"/>
        <w:left w:val="none" w:sz="0" w:space="0" w:color="auto"/>
        <w:bottom w:val="none" w:sz="0" w:space="0" w:color="auto"/>
        <w:right w:val="none" w:sz="0" w:space="0" w:color="auto"/>
      </w:divBdr>
    </w:div>
    <w:div w:id="261300083">
      <w:bodyDiv w:val="1"/>
      <w:marLeft w:val="0"/>
      <w:marRight w:val="0"/>
      <w:marTop w:val="0"/>
      <w:marBottom w:val="0"/>
      <w:divBdr>
        <w:top w:val="none" w:sz="0" w:space="0" w:color="auto"/>
        <w:left w:val="none" w:sz="0" w:space="0" w:color="auto"/>
        <w:bottom w:val="none" w:sz="0" w:space="0" w:color="auto"/>
        <w:right w:val="none" w:sz="0" w:space="0" w:color="auto"/>
      </w:divBdr>
    </w:div>
    <w:div w:id="261493280">
      <w:bodyDiv w:val="1"/>
      <w:marLeft w:val="0"/>
      <w:marRight w:val="0"/>
      <w:marTop w:val="0"/>
      <w:marBottom w:val="0"/>
      <w:divBdr>
        <w:top w:val="none" w:sz="0" w:space="0" w:color="auto"/>
        <w:left w:val="none" w:sz="0" w:space="0" w:color="auto"/>
        <w:bottom w:val="none" w:sz="0" w:space="0" w:color="auto"/>
        <w:right w:val="none" w:sz="0" w:space="0" w:color="auto"/>
      </w:divBdr>
    </w:div>
    <w:div w:id="261845655">
      <w:bodyDiv w:val="1"/>
      <w:marLeft w:val="0"/>
      <w:marRight w:val="0"/>
      <w:marTop w:val="0"/>
      <w:marBottom w:val="0"/>
      <w:divBdr>
        <w:top w:val="none" w:sz="0" w:space="0" w:color="auto"/>
        <w:left w:val="none" w:sz="0" w:space="0" w:color="auto"/>
        <w:bottom w:val="none" w:sz="0" w:space="0" w:color="auto"/>
        <w:right w:val="none" w:sz="0" w:space="0" w:color="auto"/>
      </w:divBdr>
    </w:div>
    <w:div w:id="262806534">
      <w:bodyDiv w:val="1"/>
      <w:marLeft w:val="0"/>
      <w:marRight w:val="0"/>
      <w:marTop w:val="0"/>
      <w:marBottom w:val="0"/>
      <w:divBdr>
        <w:top w:val="none" w:sz="0" w:space="0" w:color="auto"/>
        <w:left w:val="none" w:sz="0" w:space="0" w:color="auto"/>
        <w:bottom w:val="none" w:sz="0" w:space="0" w:color="auto"/>
        <w:right w:val="none" w:sz="0" w:space="0" w:color="auto"/>
      </w:divBdr>
    </w:div>
    <w:div w:id="263197781">
      <w:bodyDiv w:val="1"/>
      <w:marLeft w:val="0"/>
      <w:marRight w:val="0"/>
      <w:marTop w:val="0"/>
      <w:marBottom w:val="0"/>
      <w:divBdr>
        <w:top w:val="none" w:sz="0" w:space="0" w:color="auto"/>
        <w:left w:val="none" w:sz="0" w:space="0" w:color="auto"/>
        <w:bottom w:val="none" w:sz="0" w:space="0" w:color="auto"/>
        <w:right w:val="none" w:sz="0" w:space="0" w:color="auto"/>
      </w:divBdr>
    </w:div>
    <w:div w:id="263222949">
      <w:bodyDiv w:val="1"/>
      <w:marLeft w:val="0"/>
      <w:marRight w:val="0"/>
      <w:marTop w:val="0"/>
      <w:marBottom w:val="0"/>
      <w:divBdr>
        <w:top w:val="none" w:sz="0" w:space="0" w:color="auto"/>
        <w:left w:val="none" w:sz="0" w:space="0" w:color="auto"/>
        <w:bottom w:val="none" w:sz="0" w:space="0" w:color="auto"/>
        <w:right w:val="none" w:sz="0" w:space="0" w:color="auto"/>
      </w:divBdr>
    </w:div>
    <w:div w:id="263269320">
      <w:bodyDiv w:val="1"/>
      <w:marLeft w:val="0"/>
      <w:marRight w:val="0"/>
      <w:marTop w:val="0"/>
      <w:marBottom w:val="0"/>
      <w:divBdr>
        <w:top w:val="none" w:sz="0" w:space="0" w:color="auto"/>
        <w:left w:val="none" w:sz="0" w:space="0" w:color="auto"/>
        <w:bottom w:val="none" w:sz="0" w:space="0" w:color="auto"/>
        <w:right w:val="none" w:sz="0" w:space="0" w:color="auto"/>
      </w:divBdr>
    </w:div>
    <w:div w:id="263420835">
      <w:bodyDiv w:val="1"/>
      <w:marLeft w:val="0"/>
      <w:marRight w:val="0"/>
      <w:marTop w:val="0"/>
      <w:marBottom w:val="0"/>
      <w:divBdr>
        <w:top w:val="none" w:sz="0" w:space="0" w:color="auto"/>
        <w:left w:val="none" w:sz="0" w:space="0" w:color="auto"/>
        <w:bottom w:val="none" w:sz="0" w:space="0" w:color="auto"/>
        <w:right w:val="none" w:sz="0" w:space="0" w:color="auto"/>
      </w:divBdr>
    </w:div>
    <w:div w:id="263458869">
      <w:bodyDiv w:val="1"/>
      <w:marLeft w:val="0"/>
      <w:marRight w:val="0"/>
      <w:marTop w:val="0"/>
      <w:marBottom w:val="0"/>
      <w:divBdr>
        <w:top w:val="none" w:sz="0" w:space="0" w:color="auto"/>
        <w:left w:val="none" w:sz="0" w:space="0" w:color="auto"/>
        <w:bottom w:val="none" w:sz="0" w:space="0" w:color="auto"/>
        <w:right w:val="none" w:sz="0" w:space="0" w:color="auto"/>
      </w:divBdr>
    </w:div>
    <w:div w:id="263609345">
      <w:bodyDiv w:val="1"/>
      <w:marLeft w:val="0"/>
      <w:marRight w:val="0"/>
      <w:marTop w:val="0"/>
      <w:marBottom w:val="0"/>
      <w:divBdr>
        <w:top w:val="none" w:sz="0" w:space="0" w:color="auto"/>
        <w:left w:val="none" w:sz="0" w:space="0" w:color="auto"/>
        <w:bottom w:val="none" w:sz="0" w:space="0" w:color="auto"/>
        <w:right w:val="none" w:sz="0" w:space="0" w:color="auto"/>
      </w:divBdr>
    </w:div>
    <w:div w:id="263811348">
      <w:bodyDiv w:val="1"/>
      <w:marLeft w:val="0"/>
      <w:marRight w:val="0"/>
      <w:marTop w:val="0"/>
      <w:marBottom w:val="0"/>
      <w:divBdr>
        <w:top w:val="none" w:sz="0" w:space="0" w:color="auto"/>
        <w:left w:val="none" w:sz="0" w:space="0" w:color="auto"/>
        <w:bottom w:val="none" w:sz="0" w:space="0" w:color="auto"/>
        <w:right w:val="none" w:sz="0" w:space="0" w:color="auto"/>
      </w:divBdr>
    </w:div>
    <w:div w:id="263920725">
      <w:bodyDiv w:val="1"/>
      <w:marLeft w:val="0"/>
      <w:marRight w:val="0"/>
      <w:marTop w:val="0"/>
      <w:marBottom w:val="0"/>
      <w:divBdr>
        <w:top w:val="none" w:sz="0" w:space="0" w:color="auto"/>
        <w:left w:val="none" w:sz="0" w:space="0" w:color="auto"/>
        <w:bottom w:val="none" w:sz="0" w:space="0" w:color="auto"/>
        <w:right w:val="none" w:sz="0" w:space="0" w:color="auto"/>
      </w:divBdr>
    </w:div>
    <w:div w:id="264583053">
      <w:bodyDiv w:val="1"/>
      <w:marLeft w:val="0"/>
      <w:marRight w:val="0"/>
      <w:marTop w:val="0"/>
      <w:marBottom w:val="0"/>
      <w:divBdr>
        <w:top w:val="none" w:sz="0" w:space="0" w:color="auto"/>
        <w:left w:val="none" w:sz="0" w:space="0" w:color="auto"/>
        <w:bottom w:val="none" w:sz="0" w:space="0" w:color="auto"/>
        <w:right w:val="none" w:sz="0" w:space="0" w:color="auto"/>
      </w:divBdr>
    </w:div>
    <w:div w:id="264583705">
      <w:bodyDiv w:val="1"/>
      <w:marLeft w:val="0"/>
      <w:marRight w:val="0"/>
      <w:marTop w:val="0"/>
      <w:marBottom w:val="0"/>
      <w:divBdr>
        <w:top w:val="none" w:sz="0" w:space="0" w:color="auto"/>
        <w:left w:val="none" w:sz="0" w:space="0" w:color="auto"/>
        <w:bottom w:val="none" w:sz="0" w:space="0" w:color="auto"/>
        <w:right w:val="none" w:sz="0" w:space="0" w:color="auto"/>
      </w:divBdr>
    </w:div>
    <w:div w:id="264849727">
      <w:bodyDiv w:val="1"/>
      <w:marLeft w:val="0"/>
      <w:marRight w:val="0"/>
      <w:marTop w:val="0"/>
      <w:marBottom w:val="0"/>
      <w:divBdr>
        <w:top w:val="none" w:sz="0" w:space="0" w:color="auto"/>
        <w:left w:val="none" w:sz="0" w:space="0" w:color="auto"/>
        <w:bottom w:val="none" w:sz="0" w:space="0" w:color="auto"/>
        <w:right w:val="none" w:sz="0" w:space="0" w:color="auto"/>
      </w:divBdr>
    </w:div>
    <w:div w:id="264964946">
      <w:bodyDiv w:val="1"/>
      <w:marLeft w:val="0"/>
      <w:marRight w:val="0"/>
      <w:marTop w:val="0"/>
      <w:marBottom w:val="0"/>
      <w:divBdr>
        <w:top w:val="none" w:sz="0" w:space="0" w:color="auto"/>
        <w:left w:val="none" w:sz="0" w:space="0" w:color="auto"/>
        <w:bottom w:val="none" w:sz="0" w:space="0" w:color="auto"/>
        <w:right w:val="none" w:sz="0" w:space="0" w:color="auto"/>
      </w:divBdr>
    </w:div>
    <w:div w:id="265037783">
      <w:bodyDiv w:val="1"/>
      <w:marLeft w:val="0"/>
      <w:marRight w:val="0"/>
      <w:marTop w:val="0"/>
      <w:marBottom w:val="0"/>
      <w:divBdr>
        <w:top w:val="none" w:sz="0" w:space="0" w:color="auto"/>
        <w:left w:val="none" w:sz="0" w:space="0" w:color="auto"/>
        <w:bottom w:val="none" w:sz="0" w:space="0" w:color="auto"/>
        <w:right w:val="none" w:sz="0" w:space="0" w:color="auto"/>
      </w:divBdr>
    </w:div>
    <w:div w:id="265039415">
      <w:bodyDiv w:val="1"/>
      <w:marLeft w:val="0"/>
      <w:marRight w:val="0"/>
      <w:marTop w:val="0"/>
      <w:marBottom w:val="0"/>
      <w:divBdr>
        <w:top w:val="none" w:sz="0" w:space="0" w:color="auto"/>
        <w:left w:val="none" w:sz="0" w:space="0" w:color="auto"/>
        <w:bottom w:val="none" w:sz="0" w:space="0" w:color="auto"/>
        <w:right w:val="none" w:sz="0" w:space="0" w:color="auto"/>
      </w:divBdr>
    </w:div>
    <w:div w:id="265190939">
      <w:bodyDiv w:val="1"/>
      <w:marLeft w:val="0"/>
      <w:marRight w:val="0"/>
      <w:marTop w:val="0"/>
      <w:marBottom w:val="0"/>
      <w:divBdr>
        <w:top w:val="none" w:sz="0" w:space="0" w:color="auto"/>
        <w:left w:val="none" w:sz="0" w:space="0" w:color="auto"/>
        <w:bottom w:val="none" w:sz="0" w:space="0" w:color="auto"/>
        <w:right w:val="none" w:sz="0" w:space="0" w:color="auto"/>
      </w:divBdr>
    </w:div>
    <w:div w:id="265574914">
      <w:bodyDiv w:val="1"/>
      <w:marLeft w:val="0"/>
      <w:marRight w:val="0"/>
      <w:marTop w:val="0"/>
      <w:marBottom w:val="0"/>
      <w:divBdr>
        <w:top w:val="none" w:sz="0" w:space="0" w:color="auto"/>
        <w:left w:val="none" w:sz="0" w:space="0" w:color="auto"/>
        <w:bottom w:val="none" w:sz="0" w:space="0" w:color="auto"/>
        <w:right w:val="none" w:sz="0" w:space="0" w:color="auto"/>
      </w:divBdr>
    </w:div>
    <w:div w:id="265583861">
      <w:bodyDiv w:val="1"/>
      <w:marLeft w:val="0"/>
      <w:marRight w:val="0"/>
      <w:marTop w:val="0"/>
      <w:marBottom w:val="0"/>
      <w:divBdr>
        <w:top w:val="none" w:sz="0" w:space="0" w:color="auto"/>
        <w:left w:val="none" w:sz="0" w:space="0" w:color="auto"/>
        <w:bottom w:val="none" w:sz="0" w:space="0" w:color="auto"/>
        <w:right w:val="none" w:sz="0" w:space="0" w:color="auto"/>
      </w:divBdr>
    </w:div>
    <w:div w:id="265891349">
      <w:bodyDiv w:val="1"/>
      <w:marLeft w:val="0"/>
      <w:marRight w:val="0"/>
      <w:marTop w:val="0"/>
      <w:marBottom w:val="0"/>
      <w:divBdr>
        <w:top w:val="none" w:sz="0" w:space="0" w:color="auto"/>
        <w:left w:val="none" w:sz="0" w:space="0" w:color="auto"/>
        <w:bottom w:val="none" w:sz="0" w:space="0" w:color="auto"/>
        <w:right w:val="none" w:sz="0" w:space="0" w:color="auto"/>
      </w:divBdr>
    </w:div>
    <w:div w:id="265970432">
      <w:bodyDiv w:val="1"/>
      <w:marLeft w:val="0"/>
      <w:marRight w:val="0"/>
      <w:marTop w:val="0"/>
      <w:marBottom w:val="0"/>
      <w:divBdr>
        <w:top w:val="none" w:sz="0" w:space="0" w:color="auto"/>
        <w:left w:val="none" w:sz="0" w:space="0" w:color="auto"/>
        <w:bottom w:val="none" w:sz="0" w:space="0" w:color="auto"/>
        <w:right w:val="none" w:sz="0" w:space="0" w:color="auto"/>
      </w:divBdr>
    </w:div>
    <w:div w:id="266010871">
      <w:bodyDiv w:val="1"/>
      <w:marLeft w:val="0"/>
      <w:marRight w:val="0"/>
      <w:marTop w:val="0"/>
      <w:marBottom w:val="0"/>
      <w:divBdr>
        <w:top w:val="none" w:sz="0" w:space="0" w:color="auto"/>
        <w:left w:val="none" w:sz="0" w:space="0" w:color="auto"/>
        <w:bottom w:val="none" w:sz="0" w:space="0" w:color="auto"/>
        <w:right w:val="none" w:sz="0" w:space="0" w:color="auto"/>
      </w:divBdr>
    </w:div>
    <w:div w:id="266159674">
      <w:bodyDiv w:val="1"/>
      <w:marLeft w:val="0"/>
      <w:marRight w:val="0"/>
      <w:marTop w:val="0"/>
      <w:marBottom w:val="0"/>
      <w:divBdr>
        <w:top w:val="none" w:sz="0" w:space="0" w:color="auto"/>
        <w:left w:val="none" w:sz="0" w:space="0" w:color="auto"/>
        <w:bottom w:val="none" w:sz="0" w:space="0" w:color="auto"/>
        <w:right w:val="none" w:sz="0" w:space="0" w:color="auto"/>
      </w:divBdr>
    </w:div>
    <w:div w:id="266357068">
      <w:bodyDiv w:val="1"/>
      <w:marLeft w:val="0"/>
      <w:marRight w:val="0"/>
      <w:marTop w:val="0"/>
      <w:marBottom w:val="0"/>
      <w:divBdr>
        <w:top w:val="none" w:sz="0" w:space="0" w:color="auto"/>
        <w:left w:val="none" w:sz="0" w:space="0" w:color="auto"/>
        <w:bottom w:val="none" w:sz="0" w:space="0" w:color="auto"/>
        <w:right w:val="none" w:sz="0" w:space="0" w:color="auto"/>
      </w:divBdr>
    </w:div>
    <w:div w:id="266693924">
      <w:bodyDiv w:val="1"/>
      <w:marLeft w:val="0"/>
      <w:marRight w:val="0"/>
      <w:marTop w:val="0"/>
      <w:marBottom w:val="0"/>
      <w:divBdr>
        <w:top w:val="none" w:sz="0" w:space="0" w:color="auto"/>
        <w:left w:val="none" w:sz="0" w:space="0" w:color="auto"/>
        <w:bottom w:val="none" w:sz="0" w:space="0" w:color="auto"/>
        <w:right w:val="none" w:sz="0" w:space="0" w:color="auto"/>
      </w:divBdr>
    </w:div>
    <w:div w:id="266934789">
      <w:bodyDiv w:val="1"/>
      <w:marLeft w:val="0"/>
      <w:marRight w:val="0"/>
      <w:marTop w:val="0"/>
      <w:marBottom w:val="0"/>
      <w:divBdr>
        <w:top w:val="none" w:sz="0" w:space="0" w:color="auto"/>
        <w:left w:val="none" w:sz="0" w:space="0" w:color="auto"/>
        <w:bottom w:val="none" w:sz="0" w:space="0" w:color="auto"/>
        <w:right w:val="none" w:sz="0" w:space="0" w:color="auto"/>
      </w:divBdr>
    </w:div>
    <w:div w:id="267011900">
      <w:bodyDiv w:val="1"/>
      <w:marLeft w:val="0"/>
      <w:marRight w:val="0"/>
      <w:marTop w:val="0"/>
      <w:marBottom w:val="0"/>
      <w:divBdr>
        <w:top w:val="none" w:sz="0" w:space="0" w:color="auto"/>
        <w:left w:val="none" w:sz="0" w:space="0" w:color="auto"/>
        <w:bottom w:val="none" w:sz="0" w:space="0" w:color="auto"/>
        <w:right w:val="none" w:sz="0" w:space="0" w:color="auto"/>
      </w:divBdr>
    </w:div>
    <w:div w:id="267197061">
      <w:bodyDiv w:val="1"/>
      <w:marLeft w:val="0"/>
      <w:marRight w:val="0"/>
      <w:marTop w:val="0"/>
      <w:marBottom w:val="0"/>
      <w:divBdr>
        <w:top w:val="none" w:sz="0" w:space="0" w:color="auto"/>
        <w:left w:val="none" w:sz="0" w:space="0" w:color="auto"/>
        <w:bottom w:val="none" w:sz="0" w:space="0" w:color="auto"/>
        <w:right w:val="none" w:sz="0" w:space="0" w:color="auto"/>
      </w:divBdr>
    </w:div>
    <w:div w:id="267977060">
      <w:bodyDiv w:val="1"/>
      <w:marLeft w:val="0"/>
      <w:marRight w:val="0"/>
      <w:marTop w:val="0"/>
      <w:marBottom w:val="0"/>
      <w:divBdr>
        <w:top w:val="none" w:sz="0" w:space="0" w:color="auto"/>
        <w:left w:val="none" w:sz="0" w:space="0" w:color="auto"/>
        <w:bottom w:val="none" w:sz="0" w:space="0" w:color="auto"/>
        <w:right w:val="none" w:sz="0" w:space="0" w:color="auto"/>
      </w:divBdr>
    </w:div>
    <w:div w:id="268121773">
      <w:bodyDiv w:val="1"/>
      <w:marLeft w:val="0"/>
      <w:marRight w:val="0"/>
      <w:marTop w:val="0"/>
      <w:marBottom w:val="0"/>
      <w:divBdr>
        <w:top w:val="none" w:sz="0" w:space="0" w:color="auto"/>
        <w:left w:val="none" w:sz="0" w:space="0" w:color="auto"/>
        <w:bottom w:val="none" w:sz="0" w:space="0" w:color="auto"/>
        <w:right w:val="none" w:sz="0" w:space="0" w:color="auto"/>
      </w:divBdr>
    </w:div>
    <w:div w:id="268394396">
      <w:bodyDiv w:val="1"/>
      <w:marLeft w:val="0"/>
      <w:marRight w:val="0"/>
      <w:marTop w:val="0"/>
      <w:marBottom w:val="0"/>
      <w:divBdr>
        <w:top w:val="none" w:sz="0" w:space="0" w:color="auto"/>
        <w:left w:val="none" w:sz="0" w:space="0" w:color="auto"/>
        <w:bottom w:val="none" w:sz="0" w:space="0" w:color="auto"/>
        <w:right w:val="none" w:sz="0" w:space="0" w:color="auto"/>
      </w:divBdr>
    </w:div>
    <w:div w:id="268465459">
      <w:bodyDiv w:val="1"/>
      <w:marLeft w:val="0"/>
      <w:marRight w:val="0"/>
      <w:marTop w:val="0"/>
      <w:marBottom w:val="0"/>
      <w:divBdr>
        <w:top w:val="none" w:sz="0" w:space="0" w:color="auto"/>
        <w:left w:val="none" w:sz="0" w:space="0" w:color="auto"/>
        <w:bottom w:val="none" w:sz="0" w:space="0" w:color="auto"/>
        <w:right w:val="none" w:sz="0" w:space="0" w:color="auto"/>
      </w:divBdr>
    </w:div>
    <w:div w:id="268468135">
      <w:bodyDiv w:val="1"/>
      <w:marLeft w:val="0"/>
      <w:marRight w:val="0"/>
      <w:marTop w:val="0"/>
      <w:marBottom w:val="0"/>
      <w:divBdr>
        <w:top w:val="none" w:sz="0" w:space="0" w:color="auto"/>
        <w:left w:val="none" w:sz="0" w:space="0" w:color="auto"/>
        <w:bottom w:val="none" w:sz="0" w:space="0" w:color="auto"/>
        <w:right w:val="none" w:sz="0" w:space="0" w:color="auto"/>
      </w:divBdr>
    </w:div>
    <w:div w:id="268508772">
      <w:bodyDiv w:val="1"/>
      <w:marLeft w:val="0"/>
      <w:marRight w:val="0"/>
      <w:marTop w:val="0"/>
      <w:marBottom w:val="0"/>
      <w:divBdr>
        <w:top w:val="none" w:sz="0" w:space="0" w:color="auto"/>
        <w:left w:val="none" w:sz="0" w:space="0" w:color="auto"/>
        <w:bottom w:val="none" w:sz="0" w:space="0" w:color="auto"/>
        <w:right w:val="none" w:sz="0" w:space="0" w:color="auto"/>
      </w:divBdr>
    </w:div>
    <w:div w:id="268510927">
      <w:bodyDiv w:val="1"/>
      <w:marLeft w:val="0"/>
      <w:marRight w:val="0"/>
      <w:marTop w:val="0"/>
      <w:marBottom w:val="0"/>
      <w:divBdr>
        <w:top w:val="none" w:sz="0" w:space="0" w:color="auto"/>
        <w:left w:val="none" w:sz="0" w:space="0" w:color="auto"/>
        <w:bottom w:val="none" w:sz="0" w:space="0" w:color="auto"/>
        <w:right w:val="none" w:sz="0" w:space="0" w:color="auto"/>
      </w:divBdr>
    </w:div>
    <w:div w:id="268782059">
      <w:bodyDiv w:val="1"/>
      <w:marLeft w:val="0"/>
      <w:marRight w:val="0"/>
      <w:marTop w:val="0"/>
      <w:marBottom w:val="0"/>
      <w:divBdr>
        <w:top w:val="none" w:sz="0" w:space="0" w:color="auto"/>
        <w:left w:val="none" w:sz="0" w:space="0" w:color="auto"/>
        <w:bottom w:val="none" w:sz="0" w:space="0" w:color="auto"/>
        <w:right w:val="none" w:sz="0" w:space="0" w:color="auto"/>
      </w:divBdr>
    </w:div>
    <w:div w:id="268858627">
      <w:bodyDiv w:val="1"/>
      <w:marLeft w:val="0"/>
      <w:marRight w:val="0"/>
      <w:marTop w:val="0"/>
      <w:marBottom w:val="0"/>
      <w:divBdr>
        <w:top w:val="none" w:sz="0" w:space="0" w:color="auto"/>
        <w:left w:val="none" w:sz="0" w:space="0" w:color="auto"/>
        <w:bottom w:val="none" w:sz="0" w:space="0" w:color="auto"/>
        <w:right w:val="none" w:sz="0" w:space="0" w:color="auto"/>
      </w:divBdr>
    </w:div>
    <w:div w:id="269047436">
      <w:bodyDiv w:val="1"/>
      <w:marLeft w:val="0"/>
      <w:marRight w:val="0"/>
      <w:marTop w:val="0"/>
      <w:marBottom w:val="0"/>
      <w:divBdr>
        <w:top w:val="none" w:sz="0" w:space="0" w:color="auto"/>
        <w:left w:val="none" w:sz="0" w:space="0" w:color="auto"/>
        <w:bottom w:val="none" w:sz="0" w:space="0" w:color="auto"/>
        <w:right w:val="none" w:sz="0" w:space="0" w:color="auto"/>
      </w:divBdr>
    </w:div>
    <w:div w:id="269246952">
      <w:bodyDiv w:val="1"/>
      <w:marLeft w:val="0"/>
      <w:marRight w:val="0"/>
      <w:marTop w:val="0"/>
      <w:marBottom w:val="0"/>
      <w:divBdr>
        <w:top w:val="none" w:sz="0" w:space="0" w:color="auto"/>
        <w:left w:val="none" w:sz="0" w:space="0" w:color="auto"/>
        <w:bottom w:val="none" w:sz="0" w:space="0" w:color="auto"/>
        <w:right w:val="none" w:sz="0" w:space="0" w:color="auto"/>
      </w:divBdr>
    </w:div>
    <w:div w:id="269510445">
      <w:bodyDiv w:val="1"/>
      <w:marLeft w:val="0"/>
      <w:marRight w:val="0"/>
      <w:marTop w:val="0"/>
      <w:marBottom w:val="0"/>
      <w:divBdr>
        <w:top w:val="none" w:sz="0" w:space="0" w:color="auto"/>
        <w:left w:val="none" w:sz="0" w:space="0" w:color="auto"/>
        <w:bottom w:val="none" w:sz="0" w:space="0" w:color="auto"/>
        <w:right w:val="none" w:sz="0" w:space="0" w:color="auto"/>
      </w:divBdr>
    </w:div>
    <w:div w:id="269513107">
      <w:bodyDiv w:val="1"/>
      <w:marLeft w:val="0"/>
      <w:marRight w:val="0"/>
      <w:marTop w:val="0"/>
      <w:marBottom w:val="0"/>
      <w:divBdr>
        <w:top w:val="none" w:sz="0" w:space="0" w:color="auto"/>
        <w:left w:val="none" w:sz="0" w:space="0" w:color="auto"/>
        <w:bottom w:val="none" w:sz="0" w:space="0" w:color="auto"/>
        <w:right w:val="none" w:sz="0" w:space="0" w:color="auto"/>
      </w:divBdr>
    </w:div>
    <w:div w:id="269746239">
      <w:bodyDiv w:val="1"/>
      <w:marLeft w:val="0"/>
      <w:marRight w:val="0"/>
      <w:marTop w:val="0"/>
      <w:marBottom w:val="0"/>
      <w:divBdr>
        <w:top w:val="none" w:sz="0" w:space="0" w:color="auto"/>
        <w:left w:val="none" w:sz="0" w:space="0" w:color="auto"/>
        <w:bottom w:val="none" w:sz="0" w:space="0" w:color="auto"/>
        <w:right w:val="none" w:sz="0" w:space="0" w:color="auto"/>
      </w:divBdr>
    </w:div>
    <w:div w:id="269819986">
      <w:bodyDiv w:val="1"/>
      <w:marLeft w:val="0"/>
      <w:marRight w:val="0"/>
      <w:marTop w:val="0"/>
      <w:marBottom w:val="0"/>
      <w:divBdr>
        <w:top w:val="none" w:sz="0" w:space="0" w:color="auto"/>
        <w:left w:val="none" w:sz="0" w:space="0" w:color="auto"/>
        <w:bottom w:val="none" w:sz="0" w:space="0" w:color="auto"/>
        <w:right w:val="none" w:sz="0" w:space="0" w:color="auto"/>
      </w:divBdr>
    </w:div>
    <w:div w:id="269901969">
      <w:bodyDiv w:val="1"/>
      <w:marLeft w:val="0"/>
      <w:marRight w:val="0"/>
      <w:marTop w:val="0"/>
      <w:marBottom w:val="0"/>
      <w:divBdr>
        <w:top w:val="none" w:sz="0" w:space="0" w:color="auto"/>
        <w:left w:val="none" w:sz="0" w:space="0" w:color="auto"/>
        <w:bottom w:val="none" w:sz="0" w:space="0" w:color="auto"/>
        <w:right w:val="none" w:sz="0" w:space="0" w:color="auto"/>
      </w:divBdr>
    </w:div>
    <w:div w:id="269968440">
      <w:bodyDiv w:val="1"/>
      <w:marLeft w:val="0"/>
      <w:marRight w:val="0"/>
      <w:marTop w:val="0"/>
      <w:marBottom w:val="0"/>
      <w:divBdr>
        <w:top w:val="none" w:sz="0" w:space="0" w:color="auto"/>
        <w:left w:val="none" w:sz="0" w:space="0" w:color="auto"/>
        <w:bottom w:val="none" w:sz="0" w:space="0" w:color="auto"/>
        <w:right w:val="none" w:sz="0" w:space="0" w:color="auto"/>
      </w:divBdr>
    </w:div>
    <w:div w:id="270016466">
      <w:bodyDiv w:val="1"/>
      <w:marLeft w:val="0"/>
      <w:marRight w:val="0"/>
      <w:marTop w:val="0"/>
      <w:marBottom w:val="0"/>
      <w:divBdr>
        <w:top w:val="none" w:sz="0" w:space="0" w:color="auto"/>
        <w:left w:val="none" w:sz="0" w:space="0" w:color="auto"/>
        <w:bottom w:val="none" w:sz="0" w:space="0" w:color="auto"/>
        <w:right w:val="none" w:sz="0" w:space="0" w:color="auto"/>
      </w:divBdr>
    </w:div>
    <w:div w:id="270472965">
      <w:bodyDiv w:val="1"/>
      <w:marLeft w:val="0"/>
      <w:marRight w:val="0"/>
      <w:marTop w:val="0"/>
      <w:marBottom w:val="0"/>
      <w:divBdr>
        <w:top w:val="none" w:sz="0" w:space="0" w:color="auto"/>
        <w:left w:val="none" w:sz="0" w:space="0" w:color="auto"/>
        <w:bottom w:val="none" w:sz="0" w:space="0" w:color="auto"/>
        <w:right w:val="none" w:sz="0" w:space="0" w:color="auto"/>
      </w:divBdr>
    </w:div>
    <w:div w:id="270625886">
      <w:bodyDiv w:val="1"/>
      <w:marLeft w:val="0"/>
      <w:marRight w:val="0"/>
      <w:marTop w:val="0"/>
      <w:marBottom w:val="0"/>
      <w:divBdr>
        <w:top w:val="none" w:sz="0" w:space="0" w:color="auto"/>
        <w:left w:val="none" w:sz="0" w:space="0" w:color="auto"/>
        <w:bottom w:val="none" w:sz="0" w:space="0" w:color="auto"/>
        <w:right w:val="none" w:sz="0" w:space="0" w:color="auto"/>
      </w:divBdr>
    </w:div>
    <w:div w:id="270669297">
      <w:bodyDiv w:val="1"/>
      <w:marLeft w:val="0"/>
      <w:marRight w:val="0"/>
      <w:marTop w:val="0"/>
      <w:marBottom w:val="0"/>
      <w:divBdr>
        <w:top w:val="none" w:sz="0" w:space="0" w:color="auto"/>
        <w:left w:val="none" w:sz="0" w:space="0" w:color="auto"/>
        <w:bottom w:val="none" w:sz="0" w:space="0" w:color="auto"/>
        <w:right w:val="none" w:sz="0" w:space="0" w:color="auto"/>
      </w:divBdr>
    </w:div>
    <w:div w:id="270741529">
      <w:bodyDiv w:val="1"/>
      <w:marLeft w:val="0"/>
      <w:marRight w:val="0"/>
      <w:marTop w:val="0"/>
      <w:marBottom w:val="0"/>
      <w:divBdr>
        <w:top w:val="none" w:sz="0" w:space="0" w:color="auto"/>
        <w:left w:val="none" w:sz="0" w:space="0" w:color="auto"/>
        <w:bottom w:val="none" w:sz="0" w:space="0" w:color="auto"/>
        <w:right w:val="none" w:sz="0" w:space="0" w:color="auto"/>
      </w:divBdr>
    </w:div>
    <w:div w:id="271060507">
      <w:bodyDiv w:val="1"/>
      <w:marLeft w:val="0"/>
      <w:marRight w:val="0"/>
      <w:marTop w:val="0"/>
      <w:marBottom w:val="0"/>
      <w:divBdr>
        <w:top w:val="none" w:sz="0" w:space="0" w:color="auto"/>
        <w:left w:val="none" w:sz="0" w:space="0" w:color="auto"/>
        <w:bottom w:val="none" w:sz="0" w:space="0" w:color="auto"/>
        <w:right w:val="none" w:sz="0" w:space="0" w:color="auto"/>
      </w:divBdr>
    </w:div>
    <w:div w:id="271132421">
      <w:bodyDiv w:val="1"/>
      <w:marLeft w:val="0"/>
      <w:marRight w:val="0"/>
      <w:marTop w:val="0"/>
      <w:marBottom w:val="0"/>
      <w:divBdr>
        <w:top w:val="none" w:sz="0" w:space="0" w:color="auto"/>
        <w:left w:val="none" w:sz="0" w:space="0" w:color="auto"/>
        <w:bottom w:val="none" w:sz="0" w:space="0" w:color="auto"/>
        <w:right w:val="none" w:sz="0" w:space="0" w:color="auto"/>
      </w:divBdr>
    </w:div>
    <w:div w:id="271209433">
      <w:bodyDiv w:val="1"/>
      <w:marLeft w:val="0"/>
      <w:marRight w:val="0"/>
      <w:marTop w:val="0"/>
      <w:marBottom w:val="0"/>
      <w:divBdr>
        <w:top w:val="none" w:sz="0" w:space="0" w:color="auto"/>
        <w:left w:val="none" w:sz="0" w:space="0" w:color="auto"/>
        <w:bottom w:val="none" w:sz="0" w:space="0" w:color="auto"/>
        <w:right w:val="none" w:sz="0" w:space="0" w:color="auto"/>
      </w:divBdr>
    </w:div>
    <w:div w:id="271211908">
      <w:bodyDiv w:val="1"/>
      <w:marLeft w:val="0"/>
      <w:marRight w:val="0"/>
      <w:marTop w:val="0"/>
      <w:marBottom w:val="0"/>
      <w:divBdr>
        <w:top w:val="none" w:sz="0" w:space="0" w:color="auto"/>
        <w:left w:val="none" w:sz="0" w:space="0" w:color="auto"/>
        <w:bottom w:val="none" w:sz="0" w:space="0" w:color="auto"/>
        <w:right w:val="none" w:sz="0" w:space="0" w:color="auto"/>
      </w:divBdr>
    </w:div>
    <w:div w:id="271282531">
      <w:bodyDiv w:val="1"/>
      <w:marLeft w:val="0"/>
      <w:marRight w:val="0"/>
      <w:marTop w:val="0"/>
      <w:marBottom w:val="0"/>
      <w:divBdr>
        <w:top w:val="none" w:sz="0" w:space="0" w:color="auto"/>
        <w:left w:val="none" w:sz="0" w:space="0" w:color="auto"/>
        <w:bottom w:val="none" w:sz="0" w:space="0" w:color="auto"/>
        <w:right w:val="none" w:sz="0" w:space="0" w:color="auto"/>
      </w:divBdr>
    </w:div>
    <w:div w:id="271404466">
      <w:bodyDiv w:val="1"/>
      <w:marLeft w:val="0"/>
      <w:marRight w:val="0"/>
      <w:marTop w:val="0"/>
      <w:marBottom w:val="0"/>
      <w:divBdr>
        <w:top w:val="none" w:sz="0" w:space="0" w:color="auto"/>
        <w:left w:val="none" w:sz="0" w:space="0" w:color="auto"/>
        <w:bottom w:val="none" w:sz="0" w:space="0" w:color="auto"/>
        <w:right w:val="none" w:sz="0" w:space="0" w:color="auto"/>
      </w:divBdr>
    </w:div>
    <w:div w:id="271665132">
      <w:bodyDiv w:val="1"/>
      <w:marLeft w:val="0"/>
      <w:marRight w:val="0"/>
      <w:marTop w:val="0"/>
      <w:marBottom w:val="0"/>
      <w:divBdr>
        <w:top w:val="none" w:sz="0" w:space="0" w:color="auto"/>
        <w:left w:val="none" w:sz="0" w:space="0" w:color="auto"/>
        <w:bottom w:val="none" w:sz="0" w:space="0" w:color="auto"/>
        <w:right w:val="none" w:sz="0" w:space="0" w:color="auto"/>
      </w:divBdr>
    </w:div>
    <w:div w:id="271668850">
      <w:bodyDiv w:val="1"/>
      <w:marLeft w:val="0"/>
      <w:marRight w:val="0"/>
      <w:marTop w:val="0"/>
      <w:marBottom w:val="0"/>
      <w:divBdr>
        <w:top w:val="none" w:sz="0" w:space="0" w:color="auto"/>
        <w:left w:val="none" w:sz="0" w:space="0" w:color="auto"/>
        <w:bottom w:val="none" w:sz="0" w:space="0" w:color="auto"/>
        <w:right w:val="none" w:sz="0" w:space="0" w:color="auto"/>
      </w:divBdr>
    </w:div>
    <w:div w:id="271985223">
      <w:bodyDiv w:val="1"/>
      <w:marLeft w:val="0"/>
      <w:marRight w:val="0"/>
      <w:marTop w:val="0"/>
      <w:marBottom w:val="0"/>
      <w:divBdr>
        <w:top w:val="none" w:sz="0" w:space="0" w:color="auto"/>
        <w:left w:val="none" w:sz="0" w:space="0" w:color="auto"/>
        <w:bottom w:val="none" w:sz="0" w:space="0" w:color="auto"/>
        <w:right w:val="none" w:sz="0" w:space="0" w:color="auto"/>
      </w:divBdr>
    </w:div>
    <w:div w:id="272202794">
      <w:bodyDiv w:val="1"/>
      <w:marLeft w:val="0"/>
      <w:marRight w:val="0"/>
      <w:marTop w:val="0"/>
      <w:marBottom w:val="0"/>
      <w:divBdr>
        <w:top w:val="none" w:sz="0" w:space="0" w:color="auto"/>
        <w:left w:val="none" w:sz="0" w:space="0" w:color="auto"/>
        <w:bottom w:val="none" w:sz="0" w:space="0" w:color="auto"/>
        <w:right w:val="none" w:sz="0" w:space="0" w:color="auto"/>
      </w:divBdr>
    </w:div>
    <w:div w:id="272397076">
      <w:bodyDiv w:val="1"/>
      <w:marLeft w:val="0"/>
      <w:marRight w:val="0"/>
      <w:marTop w:val="0"/>
      <w:marBottom w:val="0"/>
      <w:divBdr>
        <w:top w:val="none" w:sz="0" w:space="0" w:color="auto"/>
        <w:left w:val="none" w:sz="0" w:space="0" w:color="auto"/>
        <w:bottom w:val="none" w:sz="0" w:space="0" w:color="auto"/>
        <w:right w:val="none" w:sz="0" w:space="0" w:color="auto"/>
      </w:divBdr>
    </w:div>
    <w:div w:id="272635669">
      <w:bodyDiv w:val="1"/>
      <w:marLeft w:val="0"/>
      <w:marRight w:val="0"/>
      <w:marTop w:val="0"/>
      <w:marBottom w:val="0"/>
      <w:divBdr>
        <w:top w:val="none" w:sz="0" w:space="0" w:color="auto"/>
        <w:left w:val="none" w:sz="0" w:space="0" w:color="auto"/>
        <w:bottom w:val="none" w:sz="0" w:space="0" w:color="auto"/>
        <w:right w:val="none" w:sz="0" w:space="0" w:color="auto"/>
      </w:divBdr>
    </w:div>
    <w:div w:id="273025117">
      <w:bodyDiv w:val="1"/>
      <w:marLeft w:val="0"/>
      <w:marRight w:val="0"/>
      <w:marTop w:val="0"/>
      <w:marBottom w:val="0"/>
      <w:divBdr>
        <w:top w:val="none" w:sz="0" w:space="0" w:color="auto"/>
        <w:left w:val="none" w:sz="0" w:space="0" w:color="auto"/>
        <w:bottom w:val="none" w:sz="0" w:space="0" w:color="auto"/>
        <w:right w:val="none" w:sz="0" w:space="0" w:color="auto"/>
      </w:divBdr>
    </w:div>
    <w:div w:id="273053444">
      <w:bodyDiv w:val="1"/>
      <w:marLeft w:val="0"/>
      <w:marRight w:val="0"/>
      <w:marTop w:val="0"/>
      <w:marBottom w:val="0"/>
      <w:divBdr>
        <w:top w:val="none" w:sz="0" w:space="0" w:color="auto"/>
        <w:left w:val="none" w:sz="0" w:space="0" w:color="auto"/>
        <w:bottom w:val="none" w:sz="0" w:space="0" w:color="auto"/>
        <w:right w:val="none" w:sz="0" w:space="0" w:color="auto"/>
      </w:divBdr>
    </w:div>
    <w:div w:id="273169797">
      <w:bodyDiv w:val="1"/>
      <w:marLeft w:val="0"/>
      <w:marRight w:val="0"/>
      <w:marTop w:val="0"/>
      <w:marBottom w:val="0"/>
      <w:divBdr>
        <w:top w:val="none" w:sz="0" w:space="0" w:color="auto"/>
        <w:left w:val="none" w:sz="0" w:space="0" w:color="auto"/>
        <w:bottom w:val="none" w:sz="0" w:space="0" w:color="auto"/>
        <w:right w:val="none" w:sz="0" w:space="0" w:color="auto"/>
      </w:divBdr>
    </w:div>
    <w:div w:id="273171893">
      <w:bodyDiv w:val="1"/>
      <w:marLeft w:val="0"/>
      <w:marRight w:val="0"/>
      <w:marTop w:val="0"/>
      <w:marBottom w:val="0"/>
      <w:divBdr>
        <w:top w:val="none" w:sz="0" w:space="0" w:color="auto"/>
        <w:left w:val="none" w:sz="0" w:space="0" w:color="auto"/>
        <w:bottom w:val="none" w:sz="0" w:space="0" w:color="auto"/>
        <w:right w:val="none" w:sz="0" w:space="0" w:color="auto"/>
      </w:divBdr>
    </w:div>
    <w:div w:id="273367085">
      <w:bodyDiv w:val="1"/>
      <w:marLeft w:val="0"/>
      <w:marRight w:val="0"/>
      <w:marTop w:val="0"/>
      <w:marBottom w:val="0"/>
      <w:divBdr>
        <w:top w:val="none" w:sz="0" w:space="0" w:color="auto"/>
        <w:left w:val="none" w:sz="0" w:space="0" w:color="auto"/>
        <w:bottom w:val="none" w:sz="0" w:space="0" w:color="auto"/>
        <w:right w:val="none" w:sz="0" w:space="0" w:color="auto"/>
      </w:divBdr>
    </w:div>
    <w:div w:id="273489665">
      <w:bodyDiv w:val="1"/>
      <w:marLeft w:val="0"/>
      <w:marRight w:val="0"/>
      <w:marTop w:val="0"/>
      <w:marBottom w:val="0"/>
      <w:divBdr>
        <w:top w:val="none" w:sz="0" w:space="0" w:color="auto"/>
        <w:left w:val="none" w:sz="0" w:space="0" w:color="auto"/>
        <w:bottom w:val="none" w:sz="0" w:space="0" w:color="auto"/>
        <w:right w:val="none" w:sz="0" w:space="0" w:color="auto"/>
      </w:divBdr>
    </w:div>
    <w:div w:id="273555896">
      <w:bodyDiv w:val="1"/>
      <w:marLeft w:val="0"/>
      <w:marRight w:val="0"/>
      <w:marTop w:val="0"/>
      <w:marBottom w:val="0"/>
      <w:divBdr>
        <w:top w:val="none" w:sz="0" w:space="0" w:color="auto"/>
        <w:left w:val="none" w:sz="0" w:space="0" w:color="auto"/>
        <w:bottom w:val="none" w:sz="0" w:space="0" w:color="auto"/>
        <w:right w:val="none" w:sz="0" w:space="0" w:color="auto"/>
      </w:divBdr>
    </w:div>
    <w:div w:id="273753550">
      <w:bodyDiv w:val="1"/>
      <w:marLeft w:val="0"/>
      <w:marRight w:val="0"/>
      <w:marTop w:val="0"/>
      <w:marBottom w:val="0"/>
      <w:divBdr>
        <w:top w:val="none" w:sz="0" w:space="0" w:color="auto"/>
        <w:left w:val="none" w:sz="0" w:space="0" w:color="auto"/>
        <w:bottom w:val="none" w:sz="0" w:space="0" w:color="auto"/>
        <w:right w:val="none" w:sz="0" w:space="0" w:color="auto"/>
      </w:divBdr>
    </w:div>
    <w:div w:id="273902973">
      <w:bodyDiv w:val="1"/>
      <w:marLeft w:val="0"/>
      <w:marRight w:val="0"/>
      <w:marTop w:val="0"/>
      <w:marBottom w:val="0"/>
      <w:divBdr>
        <w:top w:val="none" w:sz="0" w:space="0" w:color="auto"/>
        <w:left w:val="none" w:sz="0" w:space="0" w:color="auto"/>
        <w:bottom w:val="none" w:sz="0" w:space="0" w:color="auto"/>
        <w:right w:val="none" w:sz="0" w:space="0" w:color="auto"/>
      </w:divBdr>
    </w:div>
    <w:div w:id="273946327">
      <w:bodyDiv w:val="1"/>
      <w:marLeft w:val="0"/>
      <w:marRight w:val="0"/>
      <w:marTop w:val="0"/>
      <w:marBottom w:val="0"/>
      <w:divBdr>
        <w:top w:val="none" w:sz="0" w:space="0" w:color="auto"/>
        <w:left w:val="none" w:sz="0" w:space="0" w:color="auto"/>
        <w:bottom w:val="none" w:sz="0" w:space="0" w:color="auto"/>
        <w:right w:val="none" w:sz="0" w:space="0" w:color="auto"/>
      </w:divBdr>
    </w:div>
    <w:div w:id="274026619">
      <w:bodyDiv w:val="1"/>
      <w:marLeft w:val="0"/>
      <w:marRight w:val="0"/>
      <w:marTop w:val="0"/>
      <w:marBottom w:val="0"/>
      <w:divBdr>
        <w:top w:val="none" w:sz="0" w:space="0" w:color="auto"/>
        <w:left w:val="none" w:sz="0" w:space="0" w:color="auto"/>
        <w:bottom w:val="none" w:sz="0" w:space="0" w:color="auto"/>
        <w:right w:val="none" w:sz="0" w:space="0" w:color="auto"/>
      </w:divBdr>
    </w:div>
    <w:div w:id="274335009">
      <w:bodyDiv w:val="1"/>
      <w:marLeft w:val="0"/>
      <w:marRight w:val="0"/>
      <w:marTop w:val="0"/>
      <w:marBottom w:val="0"/>
      <w:divBdr>
        <w:top w:val="none" w:sz="0" w:space="0" w:color="auto"/>
        <w:left w:val="none" w:sz="0" w:space="0" w:color="auto"/>
        <w:bottom w:val="none" w:sz="0" w:space="0" w:color="auto"/>
        <w:right w:val="none" w:sz="0" w:space="0" w:color="auto"/>
      </w:divBdr>
    </w:div>
    <w:div w:id="274482010">
      <w:bodyDiv w:val="1"/>
      <w:marLeft w:val="0"/>
      <w:marRight w:val="0"/>
      <w:marTop w:val="0"/>
      <w:marBottom w:val="0"/>
      <w:divBdr>
        <w:top w:val="none" w:sz="0" w:space="0" w:color="auto"/>
        <w:left w:val="none" w:sz="0" w:space="0" w:color="auto"/>
        <w:bottom w:val="none" w:sz="0" w:space="0" w:color="auto"/>
        <w:right w:val="none" w:sz="0" w:space="0" w:color="auto"/>
      </w:divBdr>
    </w:div>
    <w:div w:id="274484890">
      <w:bodyDiv w:val="1"/>
      <w:marLeft w:val="0"/>
      <w:marRight w:val="0"/>
      <w:marTop w:val="0"/>
      <w:marBottom w:val="0"/>
      <w:divBdr>
        <w:top w:val="none" w:sz="0" w:space="0" w:color="auto"/>
        <w:left w:val="none" w:sz="0" w:space="0" w:color="auto"/>
        <w:bottom w:val="none" w:sz="0" w:space="0" w:color="auto"/>
        <w:right w:val="none" w:sz="0" w:space="0" w:color="auto"/>
      </w:divBdr>
    </w:div>
    <w:div w:id="274673311">
      <w:bodyDiv w:val="1"/>
      <w:marLeft w:val="0"/>
      <w:marRight w:val="0"/>
      <w:marTop w:val="0"/>
      <w:marBottom w:val="0"/>
      <w:divBdr>
        <w:top w:val="none" w:sz="0" w:space="0" w:color="auto"/>
        <w:left w:val="none" w:sz="0" w:space="0" w:color="auto"/>
        <w:bottom w:val="none" w:sz="0" w:space="0" w:color="auto"/>
        <w:right w:val="none" w:sz="0" w:space="0" w:color="auto"/>
      </w:divBdr>
    </w:div>
    <w:div w:id="275067304">
      <w:bodyDiv w:val="1"/>
      <w:marLeft w:val="0"/>
      <w:marRight w:val="0"/>
      <w:marTop w:val="0"/>
      <w:marBottom w:val="0"/>
      <w:divBdr>
        <w:top w:val="none" w:sz="0" w:space="0" w:color="auto"/>
        <w:left w:val="none" w:sz="0" w:space="0" w:color="auto"/>
        <w:bottom w:val="none" w:sz="0" w:space="0" w:color="auto"/>
        <w:right w:val="none" w:sz="0" w:space="0" w:color="auto"/>
      </w:divBdr>
    </w:div>
    <w:div w:id="275335735">
      <w:bodyDiv w:val="1"/>
      <w:marLeft w:val="0"/>
      <w:marRight w:val="0"/>
      <w:marTop w:val="0"/>
      <w:marBottom w:val="0"/>
      <w:divBdr>
        <w:top w:val="none" w:sz="0" w:space="0" w:color="auto"/>
        <w:left w:val="none" w:sz="0" w:space="0" w:color="auto"/>
        <w:bottom w:val="none" w:sz="0" w:space="0" w:color="auto"/>
        <w:right w:val="none" w:sz="0" w:space="0" w:color="auto"/>
      </w:divBdr>
    </w:div>
    <w:div w:id="275525547">
      <w:bodyDiv w:val="1"/>
      <w:marLeft w:val="0"/>
      <w:marRight w:val="0"/>
      <w:marTop w:val="0"/>
      <w:marBottom w:val="0"/>
      <w:divBdr>
        <w:top w:val="none" w:sz="0" w:space="0" w:color="auto"/>
        <w:left w:val="none" w:sz="0" w:space="0" w:color="auto"/>
        <w:bottom w:val="none" w:sz="0" w:space="0" w:color="auto"/>
        <w:right w:val="none" w:sz="0" w:space="0" w:color="auto"/>
      </w:divBdr>
    </w:div>
    <w:div w:id="275721141">
      <w:bodyDiv w:val="1"/>
      <w:marLeft w:val="0"/>
      <w:marRight w:val="0"/>
      <w:marTop w:val="0"/>
      <w:marBottom w:val="0"/>
      <w:divBdr>
        <w:top w:val="none" w:sz="0" w:space="0" w:color="auto"/>
        <w:left w:val="none" w:sz="0" w:space="0" w:color="auto"/>
        <w:bottom w:val="none" w:sz="0" w:space="0" w:color="auto"/>
        <w:right w:val="none" w:sz="0" w:space="0" w:color="auto"/>
      </w:divBdr>
    </w:div>
    <w:div w:id="275909894">
      <w:bodyDiv w:val="1"/>
      <w:marLeft w:val="0"/>
      <w:marRight w:val="0"/>
      <w:marTop w:val="0"/>
      <w:marBottom w:val="0"/>
      <w:divBdr>
        <w:top w:val="none" w:sz="0" w:space="0" w:color="auto"/>
        <w:left w:val="none" w:sz="0" w:space="0" w:color="auto"/>
        <w:bottom w:val="none" w:sz="0" w:space="0" w:color="auto"/>
        <w:right w:val="none" w:sz="0" w:space="0" w:color="auto"/>
      </w:divBdr>
    </w:div>
    <w:div w:id="276832423">
      <w:bodyDiv w:val="1"/>
      <w:marLeft w:val="0"/>
      <w:marRight w:val="0"/>
      <w:marTop w:val="0"/>
      <w:marBottom w:val="0"/>
      <w:divBdr>
        <w:top w:val="none" w:sz="0" w:space="0" w:color="auto"/>
        <w:left w:val="none" w:sz="0" w:space="0" w:color="auto"/>
        <w:bottom w:val="none" w:sz="0" w:space="0" w:color="auto"/>
        <w:right w:val="none" w:sz="0" w:space="0" w:color="auto"/>
      </w:divBdr>
    </w:div>
    <w:div w:id="276913359">
      <w:bodyDiv w:val="1"/>
      <w:marLeft w:val="0"/>
      <w:marRight w:val="0"/>
      <w:marTop w:val="0"/>
      <w:marBottom w:val="0"/>
      <w:divBdr>
        <w:top w:val="none" w:sz="0" w:space="0" w:color="auto"/>
        <w:left w:val="none" w:sz="0" w:space="0" w:color="auto"/>
        <w:bottom w:val="none" w:sz="0" w:space="0" w:color="auto"/>
        <w:right w:val="none" w:sz="0" w:space="0" w:color="auto"/>
      </w:divBdr>
    </w:div>
    <w:div w:id="276955826">
      <w:bodyDiv w:val="1"/>
      <w:marLeft w:val="0"/>
      <w:marRight w:val="0"/>
      <w:marTop w:val="0"/>
      <w:marBottom w:val="0"/>
      <w:divBdr>
        <w:top w:val="none" w:sz="0" w:space="0" w:color="auto"/>
        <w:left w:val="none" w:sz="0" w:space="0" w:color="auto"/>
        <w:bottom w:val="none" w:sz="0" w:space="0" w:color="auto"/>
        <w:right w:val="none" w:sz="0" w:space="0" w:color="auto"/>
      </w:divBdr>
    </w:div>
    <w:div w:id="277028753">
      <w:bodyDiv w:val="1"/>
      <w:marLeft w:val="0"/>
      <w:marRight w:val="0"/>
      <w:marTop w:val="0"/>
      <w:marBottom w:val="0"/>
      <w:divBdr>
        <w:top w:val="none" w:sz="0" w:space="0" w:color="auto"/>
        <w:left w:val="none" w:sz="0" w:space="0" w:color="auto"/>
        <w:bottom w:val="none" w:sz="0" w:space="0" w:color="auto"/>
        <w:right w:val="none" w:sz="0" w:space="0" w:color="auto"/>
      </w:divBdr>
    </w:div>
    <w:div w:id="277152749">
      <w:bodyDiv w:val="1"/>
      <w:marLeft w:val="0"/>
      <w:marRight w:val="0"/>
      <w:marTop w:val="0"/>
      <w:marBottom w:val="0"/>
      <w:divBdr>
        <w:top w:val="none" w:sz="0" w:space="0" w:color="auto"/>
        <w:left w:val="none" w:sz="0" w:space="0" w:color="auto"/>
        <w:bottom w:val="none" w:sz="0" w:space="0" w:color="auto"/>
        <w:right w:val="none" w:sz="0" w:space="0" w:color="auto"/>
      </w:divBdr>
    </w:div>
    <w:div w:id="277178898">
      <w:bodyDiv w:val="1"/>
      <w:marLeft w:val="0"/>
      <w:marRight w:val="0"/>
      <w:marTop w:val="0"/>
      <w:marBottom w:val="0"/>
      <w:divBdr>
        <w:top w:val="none" w:sz="0" w:space="0" w:color="auto"/>
        <w:left w:val="none" w:sz="0" w:space="0" w:color="auto"/>
        <w:bottom w:val="none" w:sz="0" w:space="0" w:color="auto"/>
        <w:right w:val="none" w:sz="0" w:space="0" w:color="auto"/>
      </w:divBdr>
    </w:div>
    <w:div w:id="277369607">
      <w:bodyDiv w:val="1"/>
      <w:marLeft w:val="0"/>
      <w:marRight w:val="0"/>
      <w:marTop w:val="0"/>
      <w:marBottom w:val="0"/>
      <w:divBdr>
        <w:top w:val="none" w:sz="0" w:space="0" w:color="auto"/>
        <w:left w:val="none" w:sz="0" w:space="0" w:color="auto"/>
        <w:bottom w:val="none" w:sz="0" w:space="0" w:color="auto"/>
        <w:right w:val="none" w:sz="0" w:space="0" w:color="auto"/>
      </w:divBdr>
    </w:div>
    <w:div w:id="277566029">
      <w:bodyDiv w:val="1"/>
      <w:marLeft w:val="0"/>
      <w:marRight w:val="0"/>
      <w:marTop w:val="0"/>
      <w:marBottom w:val="0"/>
      <w:divBdr>
        <w:top w:val="none" w:sz="0" w:space="0" w:color="auto"/>
        <w:left w:val="none" w:sz="0" w:space="0" w:color="auto"/>
        <w:bottom w:val="none" w:sz="0" w:space="0" w:color="auto"/>
        <w:right w:val="none" w:sz="0" w:space="0" w:color="auto"/>
      </w:divBdr>
    </w:div>
    <w:div w:id="277570715">
      <w:bodyDiv w:val="1"/>
      <w:marLeft w:val="0"/>
      <w:marRight w:val="0"/>
      <w:marTop w:val="0"/>
      <w:marBottom w:val="0"/>
      <w:divBdr>
        <w:top w:val="none" w:sz="0" w:space="0" w:color="auto"/>
        <w:left w:val="none" w:sz="0" w:space="0" w:color="auto"/>
        <w:bottom w:val="none" w:sz="0" w:space="0" w:color="auto"/>
        <w:right w:val="none" w:sz="0" w:space="0" w:color="auto"/>
      </w:divBdr>
    </w:div>
    <w:div w:id="277570751">
      <w:bodyDiv w:val="1"/>
      <w:marLeft w:val="0"/>
      <w:marRight w:val="0"/>
      <w:marTop w:val="0"/>
      <w:marBottom w:val="0"/>
      <w:divBdr>
        <w:top w:val="none" w:sz="0" w:space="0" w:color="auto"/>
        <w:left w:val="none" w:sz="0" w:space="0" w:color="auto"/>
        <w:bottom w:val="none" w:sz="0" w:space="0" w:color="auto"/>
        <w:right w:val="none" w:sz="0" w:space="0" w:color="auto"/>
      </w:divBdr>
    </w:div>
    <w:div w:id="277681265">
      <w:bodyDiv w:val="1"/>
      <w:marLeft w:val="0"/>
      <w:marRight w:val="0"/>
      <w:marTop w:val="0"/>
      <w:marBottom w:val="0"/>
      <w:divBdr>
        <w:top w:val="none" w:sz="0" w:space="0" w:color="auto"/>
        <w:left w:val="none" w:sz="0" w:space="0" w:color="auto"/>
        <w:bottom w:val="none" w:sz="0" w:space="0" w:color="auto"/>
        <w:right w:val="none" w:sz="0" w:space="0" w:color="auto"/>
      </w:divBdr>
    </w:div>
    <w:div w:id="277954181">
      <w:bodyDiv w:val="1"/>
      <w:marLeft w:val="0"/>
      <w:marRight w:val="0"/>
      <w:marTop w:val="0"/>
      <w:marBottom w:val="0"/>
      <w:divBdr>
        <w:top w:val="none" w:sz="0" w:space="0" w:color="auto"/>
        <w:left w:val="none" w:sz="0" w:space="0" w:color="auto"/>
        <w:bottom w:val="none" w:sz="0" w:space="0" w:color="auto"/>
        <w:right w:val="none" w:sz="0" w:space="0" w:color="auto"/>
      </w:divBdr>
    </w:div>
    <w:div w:id="277954640">
      <w:bodyDiv w:val="1"/>
      <w:marLeft w:val="0"/>
      <w:marRight w:val="0"/>
      <w:marTop w:val="0"/>
      <w:marBottom w:val="0"/>
      <w:divBdr>
        <w:top w:val="none" w:sz="0" w:space="0" w:color="auto"/>
        <w:left w:val="none" w:sz="0" w:space="0" w:color="auto"/>
        <w:bottom w:val="none" w:sz="0" w:space="0" w:color="auto"/>
        <w:right w:val="none" w:sz="0" w:space="0" w:color="auto"/>
      </w:divBdr>
    </w:div>
    <w:div w:id="278151663">
      <w:bodyDiv w:val="1"/>
      <w:marLeft w:val="0"/>
      <w:marRight w:val="0"/>
      <w:marTop w:val="0"/>
      <w:marBottom w:val="0"/>
      <w:divBdr>
        <w:top w:val="none" w:sz="0" w:space="0" w:color="auto"/>
        <w:left w:val="none" w:sz="0" w:space="0" w:color="auto"/>
        <w:bottom w:val="none" w:sz="0" w:space="0" w:color="auto"/>
        <w:right w:val="none" w:sz="0" w:space="0" w:color="auto"/>
      </w:divBdr>
    </w:div>
    <w:div w:id="278218216">
      <w:bodyDiv w:val="1"/>
      <w:marLeft w:val="0"/>
      <w:marRight w:val="0"/>
      <w:marTop w:val="0"/>
      <w:marBottom w:val="0"/>
      <w:divBdr>
        <w:top w:val="none" w:sz="0" w:space="0" w:color="auto"/>
        <w:left w:val="none" w:sz="0" w:space="0" w:color="auto"/>
        <w:bottom w:val="none" w:sz="0" w:space="0" w:color="auto"/>
        <w:right w:val="none" w:sz="0" w:space="0" w:color="auto"/>
      </w:divBdr>
    </w:div>
    <w:div w:id="278294059">
      <w:bodyDiv w:val="1"/>
      <w:marLeft w:val="0"/>
      <w:marRight w:val="0"/>
      <w:marTop w:val="0"/>
      <w:marBottom w:val="0"/>
      <w:divBdr>
        <w:top w:val="none" w:sz="0" w:space="0" w:color="auto"/>
        <w:left w:val="none" w:sz="0" w:space="0" w:color="auto"/>
        <w:bottom w:val="none" w:sz="0" w:space="0" w:color="auto"/>
        <w:right w:val="none" w:sz="0" w:space="0" w:color="auto"/>
      </w:divBdr>
    </w:div>
    <w:div w:id="278685164">
      <w:bodyDiv w:val="1"/>
      <w:marLeft w:val="0"/>
      <w:marRight w:val="0"/>
      <w:marTop w:val="0"/>
      <w:marBottom w:val="0"/>
      <w:divBdr>
        <w:top w:val="none" w:sz="0" w:space="0" w:color="auto"/>
        <w:left w:val="none" w:sz="0" w:space="0" w:color="auto"/>
        <w:bottom w:val="none" w:sz="0" w:space="0" w:color="auto"/>
        <w:right w:val="none" w:sz="0" w:space="0" w:color="auto"/>
      </w:divBdr>
    </w:div>
    <w:div w:id="278728492">
      <w:bodyDiv w:val="1"/>
      <w:marLeft w:val="0"/>
      <w:marRight w:val="0"/>
      <w:marTop w:val="0"/>
      <w:marBottom w:val="0"/>
      <w:divBdr>
        <w:top w:val="none" w:sz="0" w:space="0" w:color="auto"/>
        <w:left w:val="none" w:sz="0" w:space="0" w:color="auto"/>
        <w:bottom w:val="none" w:sz="0" w:space="0" w:color="auto"/>
        <w:right w:val="none" w:sz="0" w:space="0" w:color="auto"/>
      </w:divBdr>
    </w:div>
    <w:div w:id="278799207">
      <w:bodyDiv w:val="1"/>
      <w:marLeft w:val="0"/>
      <w:marRight w:val="0"/>
      <w:marTop w:val="0"/>
      <w:marBottom w:val="0"/>
      <w:divBdr>
        <w:top w:val="none" w:sz="0" w:space="0" w:color="auto"/>
        <w:left w:val="none" w:sz="0" w:space="0" w:color="auto"/>
        <w:bottom w:val="none" w:sz="0" w:space="0" w:color="auto"/>
        <w:right w:val="none" w:sz="0" w:space="0" w:color="auto"/>
      </w:divBdr>
    </w:div>
    <w:div w:id="278877502">
      <w:bodyDiv w:val="1"/>
      <w:marLeft w:val="0"/>
      <w:marRight w:val="0"/>
      <w:marTop w:val="0"/>
      <w:marBottom w:val="0"/>
      <w:divBdr>
        <w:top w:val="none" w:sz="0" w:space="0" w:color="auto"/>
        <w:left w:val="none" w:sz="0" w:space="0" w:color="auto"/>
        <w:bottom w:val="none" w:sz="0" w:space="0" w:color="auto"/>
        <w:right w:val="none" w:sz="0" w:space="0" w:color="auto"/>
      </w:divBdr>
    </w:div>
    <w:div w:id="279000573">
      <w:bodyDiv w:val="1"/>
      <w:marLeft w:val="0"/>
      <w:marRight w:val="0"/>
      <w:marTop w:val="0"/>
      <w:marBottom w:val="0"/>
      <w:divBdr>
        <w:top w:val="none" w:sz="0" w:space="0" w:color="auto"/>
        <w:left w:val="none" w:sz="0" w:space="0" w:color="auto"/>
        <w:bottom w:val="none" w:sz="0" w:space="0" w:color="auto"/>
        <w:right w:val="none" w:sz="0" w:space="0" w:color="auto"/>
      </w:divBdr>
    </w:div>
    <w:div w:id="279074766">
      <w:bodyDiv w:val="1"/>
      <w:marLeft w:val="0"/>
      <w:marRight w:val="0"/>
      <w:marTop w:val="0"/>
      <w:marBottom w:val="0"/>
      <w:divBdr>
        <w:top w:val="none" w:sz="0" w:space="0" w:color="auto"/>
        <w:left w:val="none" w:sz="0" w:space="0" w:color="auto"/>
        <w:bottom w:val="none" w:sz="0" w:space="0" w:color="auto"/>
        <w:right w:val="none" w:sz="0" w:space="0" w:color="auto"/>
      </w:divBdr>
    </w:div>
    <w:div w:id="279149736">
      <w:bodyDiv w:val="1"/>
      <w:marLeft w:val="0"/>
      <w:marRight w:val="0"/>
      <w:marTop w:val="0"/>
      <w:marBottom w:val="0"/>
      <w:divBdr>
        <w:top w:val="none" w:sz="0" w:space="0" w:color="auto"/>
        <w:left w:val="none" w:sz="0" w:space="0" w:color="auto"/>
        <w:bottom w:val="none" w:sz="0" w:space="0" w:color="auto"/>
        <w:right w:val="none" w:sz="0" w:space="0" w:color="auto"/>
      </w:divBdr>
    </w:div>
    <w:div w:id="279188341">
      <w:bodyDiv w:val="1"/>
      <w:marLeft w:val="0"/>
      <w:marRight w:val="0"/>
      <w:marTop w:val="0"/>
      <w:marBottom w:val="0"/>
      <w:divBdr>
        <w:top w:val="none" w:sz="0" w:space="0" w:color="auto"/>
        <w:left w:val="none" w:sz="0" w:space="0" w:color="auto"/>
        <w:bottom w:val="none" w:sz="0" w:space="0" w:color="auto"/>
        <w:right w:val="none" w:sz="0" w:space="0" w:color="auto"/>
      </w:divBdr>
    </w:div>
    <w:div w:id="279192523">
      <w:bodyDiv w:val="1"/>
      <w:marLeft w:val="0"/>
      <w:marRight w:val="0"/>
      <w:marTop w:val="0"/>
      <w:marBottom w:val="0"/>
      <w:divBdr>
        <w:top w:val="none" w:sz="0" w:space="0" w:color="auto"/>
        <w:left w:val="none" w:sz="0" w:space="0" w:color="auto"/>
        <w:bottom w:val="none" w:sz="0" w:space="0" w:color="auto"/>
        <w:right w:val="none" w:sz="0" w:space="0" w:color="auto"/>
      </w:divBdr>
    </w:div>
    <w:div w:id="279337741">
      <w:bodyDiv w:val="1"/>
      <w:marLeft w:val="0"/>
      <w:marRight w:val="0"/>
      <w:marTop w:val="0"/>
      <w:marBottom w:val="0"/>
      <w:divBdr>
        <w:top w:val="none" w:sz="0" w:space="0" w:color="auto"/>
        <w:left w:val="none" w:sz="0" w:space="0" w:color="auto"/>
        <w:bottom w:val="none" w:sz="0" w:space="0" w:color="auto"/>
        <w:right w:val="none" w:sz="0" w:space="0" w:color="auto"/>
      </w:divBdr>
    </w:div>
    <w:div w:id="279381354">
      <w:bodyDiv w:val="1"/>
      <w:marLeft w:val="0"/>
      <w:marRight w:val="0"/>
      <w:marTop w:val="0"/>
      <w:marBottom w:val="0"/>
      <w:divBdr>
        <w:top w:val="none" w:sz="0" w:space="0" w:color="auto"/>
        <w:left w:val="none" w:sz="0" w:space="0" w:color="auto"/>
        <w:bottom w:val="none" w:sz="0" w:space="0" w:color="auto"/>
        <w:right w:val="none" w:sz="0" w:space="0" w:color="auto"/>
      </w:divBdr>
    </w:div>
    <w:div w:id="279579342">
      <w:bodyDiv w:val="1"/>
      <w:marLeft w:val="0"/>
      <w:marRight w:val="0"/>
      <w:marTop w:val="0"/>
      <w:marBottom w:val="0"/>
      <w:divBdr>
        <w:top w:val="none" w:sz="0" w:space="0" w:color="auto"/>
        <w:left w:val="none" w:sz="0" w:space="0" w:color="auto"/>
        <w:bottom w:val="none" w:sz="0" w:space="0" w:color="auto"/>
        <w:right w:val="none" w:sz="0" w:space="0" w:color="auto"/>
      </w:divBdr>
    </w:div>
    <w:div w:id="279724210">
      <w:bodyDiv w:val="1"/>
      <w:marLeft w:val="0"/>
      <w:marRight w:val="0"/>
      <w:marTop w:val="0"/>
      <w:marBottom w:val="0"/>
      <w:divBdr>
        <w:top w:val="none" w:sz="0" w:space="0" w:color="auto"/>
        <w:left w:val="none" w:sz="0" w:space="0" w:color="auto"/>
        <w:bottom w:val="none" w:sz="0" w:space="0" w:color="auto"/>
        <w:right w:val="none" w:sz="0" w:space="0" w:color="auto"/>
      </w:divBdr>
    </w:div>
    <w:div w:id="279920643">
      <w:bodyDiv w:val="1"/>
      <w:marLeft w:val="0"/>
      <w:marRight w:val="0"/>
      <w:marTop w:val="0"/>
      <w:marBottom w:val="0"/>
      <w:divBdr>
        <w:top w:val="none" w:sz="0" w:space="0" w:color="auto"/>
        <w:left w:val="none" w:sz="0" w:space="0" w:color="auto"/>
        <w:bottom w:val="none" w:sz="0" w:space="0" w:color="auto"/>
        <w:right w:val="none" w:sz="0" w:space="0" w:color="auto"/>
      </w:divBdr>
    </w:div>
    <w:div w:id="280496972">
      <w:bodyDiv w:val="1"/>
      <w:marLeft w:val="0"/>
      <w:marRight w:val="0"/>
      <w:marTop w:val="0"/>
      <w:marBottom w:val="0"/>
      <w:divBdr>
        <w:top w:val="none" w:sz="0" w:space="0" w:color="auto"/>
        <w:left w:val="none" w:sz="0" w:space="0" w:color="auto"/>
        <w:bottom w:val="none" w:sz="0" w:space="0" w:color="auto"/>
        <w:right w:val="none" w:sz="0" w:space="0" w:color="auto"/>
      </w:divBdr>
    </w:div>
    <w:div w:id="280500140">
      <w:bodyDiv w:val="1"/>
      <w:marLeft w:val="0"/>
      <w:marRight w:val="0"/>
      <w:marTop w:val="0"/>
      <w:marBottom w:val="0"/>
      <w:divBdr>
        <w:top w:val="none" w:sz="0" w:space="0" w:color="auto"/>
        <w:left w:val="none" w:sz="0" w:space="0" w:color="auto"/>
        <w:bottom w:val="none" w:sz="0" w:space="0" w:color="auto"/>
        <w:right w:val="none" w:sz="0" w:space="0" w:color="auto"/>
      </w:divBdr>
    </w:div>
    <w:div w:id="280720985">
      <w:bodyDiv w:val="1"/>
      <w:marLeft w:val="0"/>
      <w:marRight w:val="0"/>
      <w:marTop w:val="0"/>
      <w:marBottom w:val="0"/>
      <w:divBdr>
        <w:top w:val="none" w:sz="0" w:space="0" w:color="auto"/>
        <w:left w:val="none" w:sz="0" w:space="0" w:color="auto"/>
        <w:bottom w:val="none" w:sz="0" w:space="0" w:color="auto"/>
        <w:right w:val="none" w:sz="0" w:space="0" w:color="auto"/>
      </w:divBdr>
    </w:div>
    <w:div w:id="280767887">
      <w:bodyDiv w:val="1"/>
      <w:marLeft w:val="0"/>
      <w:marRight w:val="0"/>
      <w:marTop w:val="0"/>
      <w:marBottom w:val="0"/>
      <w:divBdr>
        <w:top w:val="none" w:sz="0" w:space="0" w:color="auto"/>
        <w:left w:val="none" w:sz="0" w:space="0" w:color="auto"/>
        <w:bottom w:val="none" w:sz="0" w:space="0" w:color="auto"/>
        <w:right w:val="none" w:sz="0" w:space="0" w:color="auto"/>
      </w:divBdr>
    </w:div>
    <w:div w:id="280841415">
      <w:bodyDiv w:val="1"/>
      <w:marLeft w:val="0"/>
      <w:marRight w:val="0"/>
      <w:marTop w:val="0"/>
      <w:marBottom w:val="0"/>
      <w:divBdr>
        <w:top w:val="none" w:sz="0" w:space="0" w:color="auto"/>
        <w:left w:val="none" w:sz="0" w:space="0" w:color="auto"/>
        <w:bottom w:val="none" w:sz="0" w:space="0" w:color="auto"/>
        <w:right w:val="none" w:sz="0" w:space="0" w:color="auto"/>
      </w:divBdr>
    </w:div>
    <w:div w:id="281495561">
      <w:bodyDiv w:val="1"/>
      <w:marLeft w:val="0"/>
      <w:marRight w:val="0"/>
      <w:marTop w:val="0"/>
      <w:marBottom w:val="0"/>
      <w:divBdr>
        <w:top w:val="none" w:sz="0" w:space="0" w:color="auto"/>
        <w:left w:val="none" w:sz="0" w:space="0" w:color="auto"/>
        <w:bottom w:val="none" w:sz="0" w:space="0" w:color="auto"/>
        <w:right w:val="none" w:sz="0" w:space="0" w:color="auto"/>
      </w:divBdr>
    </w:div>
    <w:div w:id="281498549">
      <w:bodyDiv w:val="1"/>
      <w:marLeft w:val="0"/>
      <w:marRight w:val="0"/>
      <w:marTop w:val="0"/>
      <w:marBottom w:val="0"/>
      <w:divBdr>
        <w:top w:val="none" w:sz="0" w:space="0" w:color="auto"/>
        <w:left w:val="none" w:sz="0" w:space="0" w:color="auto"/>
        <w:bottom w:val="none" w:sz="0" w:space="0" w:color="auto"/>
        <w:right w:val="none" w:sz="0" w:space="0" w:color="auto"/>
      </w:divBdr>
    </w:div>
    <w:div w:id="281543185">
      <w:bodyDiv w:val="1"/>
      <w:marLeft w:val="0"/>
      <w:marRight w:val="0"/>
      <w:marTop w:val="0"/>
      <w:marBottom w:val="0"/>
      <w:divBdr>
        <w:top w:val="none" w:sz="0" w:space="0" w:color="auto"/>
        <w:left w:val="none" w:sz="0" w:space="0" w:color="auto"/>
        <w:bottom w:val="none" w:sz="0" w:space="0" w:color="auto"/>
        <w:right w:val="none" w:sz="0" w:space="0" w:color="auto"/>
      </w:divBdr>
    </w:div>
    <w:div w:id="281766556">
      <w:bodyDiv w:val="1"/>
      <w:marLeft w:val="0"/>
      <w:marRight w:val="0"/>
      <w:marTop w:val="0"/>
      <w:marBottom w:val="0"/>
      <w:divBdr>
        <w:top w:val="none" w:sz="0" w:space="0" w:color="auto"/>
        <w:left w:val="none" w:sz="0" w:space="0" w:color="auto"/>
        <w:bottom w:val="none" w:sz="0" w:space="0" w:color="auto"/>
        <w:right w:val="none" w:sz="0" w:space="0" w:color="auto"/>
      </w:divBdr>
    </w:div>
    <w:div w:id="281885039">
      <w:bodyDiv w:val="1"/>
      <w:marLeft w:val="0"/>
      <w:marRight w:val="0"/>
      <w:marTop w:val="0"/>
      <w:marBottom w:val="0"/>
      <w:divBdr>
        <w:top w:val="none" w:sz="0" w:space="0" w:color="auto"/>
        <w:left w:val="none" w:sz="0" w:space="0" w:color="auto"/>
        <w:bottom w:val="none" w:sz="0" w:space="0" w:color="auto"/>
        <w:right w:val="none" w:sz="0" w:space="0" w:color="auto"/>
      </w:divBdr>
    </w:div>
    <w:div w:id="282158914">
      <w:bodyDiv w:val="1"/>
      <w:marLeft w:val="0"/>
      <w:marRight w:val="0"/>
      <w:marTop w:val="0"/>
      <w:marBottom w:val="0"/>
      <w:divBdr>
        <w:top w:val="none" w:sz="0" w:space="0" w:color="auto"/>
        <w:left w:val="none" w:sz="0" w:space="0" w:color="auto"/>
        <w:bottom w:val="none" w:sz="0" w:space="0" w:color="auto"/>
        <w:right w:val="none" w:sz="0" w:space="0" w:color="auto"/>
      </w:divBdr>
    </w:div>
    <w:div w:id="282737410">
      <w:bodyDiv w:val="1"/>
      <w:marLeft w:val="0"/>
      <w:marRight w:val="0"/>
      <w:marTop w:val="0"/>
      <w:marBottom w:val="0"/>
      <w:divBdr>
        <w:top w:val="none" w:sz="0" w:space="0" w:color="auto"/>
        <w:left w:val="none" w:sz="0" w:space="0" w:color="auto"/>
        <w:bottom w:val="none" w:sz="0" w:space="0" w:color="auto"/>
        <w:right w:val="none" w:sz="0" w:space="0" w:color="auto"/>
      </w:divBdr>
    </w:div>
    <w:div w:id="282922838">
      <w:bodyDiv w:val="1"/>
      <w:marLeft w:val="0"/>
      <w:marRight w:val="0"/>
      <w:marTop w:val="0"/>
      <w:marBottom w:val="0"/>
      <w:divBdr>
        <w:top w:val="none" w:sz="0" w:space="0" w:color="auto"/>
        <w:left w:val="none" w:sz="0" w:space="0" w:color="auto"/>
        <w:bottom w:val="none" w:sz="0" w:space="0" w:color="auto"/>
        <w:right w:val="none" w:sz="0" w:space="0" w:color="auto"/>
      </w:divBdr>
    </w:div>
    <w:div w:id="283273165">
      <w:bodyDiv w:val="1"/>
      <w:marLeft w:val="0"/>
      <w:marRight w:val="0"/>
      <w:marTop w:val="0"/>
      <w:marBottom w:val="0"/>
      <w:divBdr>
        <w:top w:val="none" w:sz="0" w:space="0" w:color="auto"/>
        <w:left w:val="none" w:sz="0" w:space="0" w:color="auto"/>
        <w:bottom w:val="none" w:sz="0" w:space="0" w:color="auto"/>
        <w:right w:val="none" w:sz="0" w:space="0" w:color="auto"/>
      </w:divBdr>
    </w:div>
    <w:div w:id="283315067">
      <w:bodyDiv w:val="1"/>
      <w:marLeft w:val="0"/>
      <w:marRight w:val="0"/>
      <w:marTop w:val="0"/>
      <w:marBottom w:val="0"/>
      <w:divBdr>
        <w:top w:val="none" w:sz="0" w:space="0" w:color="auto"/>
        <w:left w:val="none" w:sz="0" w:space="0" w:color="auto"/>
        <w:bottom w:val="none" w:sz="0" w:space="0" w:color="auto"/>
        <w:right w:val="none" w:sz="0" w:space="0" w:color="auto"/>
      </w:divBdr>
    </w:div>
    <w:div w:id="283343176">
      <w:bodyDiv w:val="1"/>
      <w:marLeft w:val="0"/>
      <w:marRight w:val="0"/>
      <w:marTop w:val="0"/>
      <w:marBottom w:val="0"/>
      <w:divBdr>
        <w:top w:val="none" w:sz="0" w:space="0" w:color="auto"/>
        <w:left w:val="none" w:sz="0" w:space="0" w:color="auto"/>
        <w:bottom w:val="none" w:sz="0" w:space="0" w:color="auto"/>
        <w:right w:val="none" w:sz="0" w:space="0" w:color="auto"/>
      </w:divBdr>
    </w:div>
    <w:div w:id="283540295">
      <w:bodyDiv w:val="1"/>
      <w:marLeft w:val="0"/>
      <w:marRight w:val="0"/>
      <w:marTop w:val="0"/>
      <w:marBottom w:val="0"/>
      <w:divBdr>
        <w:top w:val="none" w:sz="0" w:space="0" w:color="auto"/>
        <w:left w:val="none" w:sz="0" w:space="0" w:color="auto"/>
        <w:bottom w:val="none" w:sz="0" w:space="0" w:color="auto"/>
        <w:right w:val="none" w:sz="0" w:space="0" w:color="auto"/>
      </w:divBdr>
    </w:div>
    <w:div w:id="283656112">
      <w:bodyDiv w:val="1"/>
      <w:marLeft w:val="0"/>
      <w:marRight w:val="0"/>
      <w:marTop w:val="0"/>
      <w:marBottom w:val="0"/>
      <w:divBdr>
        <w:top w:val="none" w:sz="0" w:space="0" w:color="auto"/>
        <w:left w:val="none" w:sz="0" w:space="0" w:color="auto"/>
        <w:bottom w:val="none" w:sz="0" w:space="0" w:color="auto"/>
        <w:right w:val="none" w:sz="0" w:space="0" w:color="auto"/>
      </w:divBdr>
    </w:div>
    <w:div w:id="283658918">
      <w:bodyDiv w:val="1"/>
      <w:marLeft w:val="0"/>
      <w:marRight w:val="0"/>
      <w:marTop w:val="0"/>
      <w:marBottom w:val="0"/>
      <w:divBdr>
        <w:top w:val="none" w:sz="0" w:space="0" w:color="auto"/>
        <w:left w:val="none" w:sz="0" w:space="0" w:color="auto"/>
        <w:bottom w:val="none" w:sz="0" w:space="0" w:color="auto"/>
        <w:right w:val="none" w:sz="0" w:space="0" w:color="auto"/>
      </w:divBdr>
    </w:div>
    <w:div w:id="283735453">
      <w:bodyDiv w:val="1"/>
      <w:marLeft w:val="0"/>
      <w:marRight w:val="0"/>
      <w:marTop w:val="0"/>
      <w:marBottom w:val="0"/>
      <w:divBdr>
        <w:top w:val="none" w:sz="0" w:space="0" w:color="auto"/>
        <w:left w:val="none" w:sz="0" w:space="0" w:color="auto"/>
        <w:bottom w:val="none" w:sz="0" w:space="0" w:color="auto"/>
        <w:right w:val="none" w:sz="0" w:space="0" w:color="auto"/>
      </w:divBdr>
    </w:div>
    <w:div w:id="283777028">
      <w:bodyDiv w:val="1"/>
      <w:marLeft w:val="0"/>
      <w:marRight w:val="0"/>
      <w:marTop w:val="0"/>
      <w:marBottom w:val="0"/>
      <w:divBdr>
        <w:top w:val="none" w:sz="0" w:space="0" w:color="auto"/>
        <w:left w:val="none" w:sz="0" w:space="0" w:color="auto"/>
        <w:bottom w:val="none" w:sz="0" w:space="0" w:color="auto"/>
        <w:right w:val="none" w:sz="0" w:space="0" w:color="auto"/>
      </w:divBdr>
    </w:div>
    <w:div w:id="284047196">
      <w:bodyDiv w:val="1"/>
      <w:marLeft w:val="0"/>
      <w:marRight w:val="0"/>
      <w:marTop w:val="0"/>
      <w:marBottom w:val="0"/>
      <w:divBdr>
        <w:top w:val="none" w:sz="0" w:space="0" w:color="auto"/>
        <w:left w:val="none" w:sz="0" w:space="0" w:color="auto"/>
        <w:bottom w:val="none" w:sz="0" w:space="0" w:color="auto"/>
        <w:right w:val="none" w:sz="0" w:space="0" w:color="auto"/>
      </w:divBdr>
    </w:div>
    <w:div w:id="284119720">
      <w:bodyDiv w:val="1"/>
      <w:marLeft w:val="0"/>
      <w:marRight w:val="0"/>
      <w:marTop w:val="0"/>
      <w:marBottom w:val="0"/>
      <w:divBdr>
        <w:top w:val="none" w:sz="0" w:space="0" w:color="auto"/>
        <w:left w:val="none" w:sz="0" w:space="0" w:color="auto"/>
        <w:bottom w:val="none" w:sz="0" w:space="0" w:color="auto"/>
        <w:right w:val="none" w:sz="0" w:space="0" w:color="auto"/>
      </w:divBdr>
    </w:div>
    <w:div w:id="284192797">
      <w:bodyDiv w:val="1"/>
      <w:marLeft w:val="0"/>
      <w:marRight w:val="0"/>
      <w:marTop w:val="0"/>
      <w:marBottom w:val="0"/>
      <w:divBdr>
        <w:top w:val="none" w:sz="0" w:space="0" w:color="auto"/>
        <w:left w:val="none" w:sz="0" w:space="0" w:color="auto"/>
        <w:bottom w:val="none" w:sz="0" w:space="0" w:color="auto"/>
        <w:right w:val="none" w:sz="0" w:space="0" w:color="auto"/>
      </w:divBdr>
    </w:div>
    <w:div w:id="284234841">
      <w:bodyDiv w:val="1"/>
      <w:marLeft w:val="0"/>
      <w:marRight w:val="0"/>
      <w:marTop w:val="0"/>
      <w:marBottom w:val="0"/>
      <w:divBdr>
        <w:top w:val="none" w:sz="0" w:space="0" w:color="auto"/>
        <w:left w:val="none" w:sz="0" w:space="0" w:color="auto"/>
        <w:bottom w:val="none" w:sz="0" w:space="0" w:color="auto"/>
        <w:right w:val="none" w:sz="0" w:space="0" w:color="auto"/>
      </w:divBdr>
    </w:div>
    <w:div w:id="284390395">
      <w:bodyDiv w:val="1"/>
      <w:marLeft w:val="0"/>
      <w:marRight w:val="0"/>
      <w:marTop w:val="0"/>
      <w:marBottom w:val="0"/>
      <w:divBdr>
        <w:top w:val="none" w:sz="0" w:space="0" w:color="auto"/>
        <w:left w:val="none" w:sz="0" w:space="0" w:color="auto"/>
        <w:bottom w:val="none" w:sz="0" w:space="0" w:color="auto"/>
        <w:right w:val="none" w:sz="0" w:space="0" w:color="auto"/>
      </w:divBdr>
    </w:div>
    <w:div w:id="284434509">
      <w:bodyDiv w:val="1"/>
      <w:marLeft w:val="0"/>
      <w:marRight w:val="0"/>
      <w:marTop w:val="0"/>
      <w:marBottom w:val="0"/>
      <w:divBdr>
        <w:top w:val="none" w:sz="0" w:space="0" w:color="auto"/>
        <w:left w:val="none" w:sz="0" w:space="0" w:color="auto"/>
        <w:bottom w:val="none" w:sz="0" w:space="0" w:color="auto"/>
        <w:right w:val="none" w:sz="0" w:space="0" w:color="auto"/>
      </w:divBdr>
    </w:div>
    <w:div w:id="284624106">
      <w:bodyDiv w:val="1"/>
      <w:marLeft w:val="0"/>
      <w:marRight w:val="0"/>
      <w:marTop w:val="0"/>
      <w:marBottom w:val="0"/>
      <w:divBdr>
        <w:top w:val="none" w:sz="0" w:space="0" w:color="auto"/>
        <w:left w:val="none" w:sz="0" w:space="0" w:color="auto"/>
        <w:bottom w:val="none" w:sz="0" w:space="0" w:color="auto"/>
        <w:right w:val="none" w:sz="0" w:space="0" w:color="auto"/>
      </w:divBdr>
    </w:div>
    <w:div w:id="284779113">
      <w:bodyDiv w:val="1"/>
      <w:marLeft w:val="0"/>
      <w:marRight w:val="0"/>
      <w:marTop w:val="0"/>
      <w:marBottom w:val="0"/>
      <w:divBdr>
        <w:top w:val="none" w:sz="0" w:space="0" w:color="auto"/>
        <w:left w:val="none" w:sz="0" w:space="0" w:color="auto"/>
        <w:bottom w:val="none" w:sz="0" w:space="0" w:color="auto"/>
        <w:right w:val="none" w:sz="0" w:space="0" w:color="auto"/>
      </w:divBdr>
    </w:div>
    <w:div w:id="284822796">
      <w:bodyDiv w:val="1"/>
      <w:marLeft w:val="0"/>
      <w:marRight w:val="0"/>
      <w:marTop w:val="0"/>
      <w:marBottom w:val="0"/>
      <w:divBdr>
        <w:top w:val="none" w:sz="0" w:space="0" w:color="auto"/>
        <w:left w:val="none" w:sz="0" w:space="0" w:color="auto"/>
        <w:bottom w:val="none" w:sz="0" w:space="0" w:color="auto"/>
        <w:right w:val="none" w:sz="0" w:space="0" w:color="auto"/>
      </w:divBdr>
    </w:div>
    <w:div w:id="284973486">
      <w:bodyDiv w:val="1"/>
      <w:marLeft w:val="0"/>
      <w:marRight w:val="0"/>
      <w:marTop w:val="0"/>
      <w:marBottom w:val="0"/>
      <w:divBdr>
        <w:top w:val="none" w:sz="0" w:space="0" w:color="auto"/>
        <w:left w:val="none" w:sz="0" w:space="0" w:color="auto"/>
        <w:bottom w:val="none" w:sz="0" w:space="0" w:color="auto"/>
        <w:right w:val="none" w:sz="0" w:space="0" w:color="auto"/>
      </w:divBdr>
    </w:div>
    <w:div w:id="285089193">
      <w:bodyDiv w:val="1"/>
      <w:marLeft w:val="0"/>
      <w:marRight w:val="0"/>
      <w:marTop w:val="0"/>
      <w:marBottom w:val="0"/>
      <w:divBdr>
        <w:top w:val="none" w:sz="0" w:space="0" w:color="auto"/>
        <w:left w:val="none" w:sz="0" w:space="0" w:color="auto"/>
        <w:bottom w:val="none" w:sz="0" w:space="0" w:color="auto"/>
        <w:right w:val="none" w:sz="0" w:space="0" w:color="auto"/>
      </w:divBdr>
    </w:div>
    <w:div w:id="285237219">
      <w:bodyDiv w:val="1"/>
      <w:marLeft w:val="0"/>
      <w:marRight w:val="0"/>
      <w:marTop w:val="0"/>
      <w:marBottom w:val="0"/>
      <w:divBdr>
        <w:top w:val="none" w:sz="0" w:space="0" w:color="auto"/>
        <w:left w:val="none" w:sz="0" w:space="0" w:color="auto"/>
        <w:bottom w:val="none" w:sz="0" w:space="0" w:color="auto"/>
        <w:right w:val="none" w:sz="0" w:space="0" w:color="auto"/>
      </w:divBdr>
    </w:div>
    <w:div w:id="285281918">
      <w:bodyDiv w:val="1"/>
      <w:marLeft w:val="0"/>
      <w:marRight w:val="0"/>
      <w:marTop w:val="0"/>
      <w:marBottom w:val="0"/>
      <w:divBdr>
        <w:top w:val="none" w:sz="0" w:space="0" w:color="auto"/>
        <w:left w:val="none" w:sz="0" w:space="0" w:color="auto"/>
        <w:bottom w:val="none" w:sz="0" w:space="0" w:color="auto"/>
        <w:right w:val="none" w:sz="0" w:space="0" w:color="auto"/>
      </w:divBdr>
    </w:div>
    <w:div w:id="285547033">
      <w:bodyDiv w:val="1"/>
      <w:marLeft w:val="0"/>
      <w:marRight w:val="0"/>
      <w:marTop w:val="0"/>
      <w:marBottom w:val="0"/>
      <w:divBdr>
        <w:top w:val="none" w:sz="0" w:space="0" w:color="auto"/>
        <w:left w:val="none" w:sz="0" w:space="0" w:color="auto"/>
        <w:bottom w:val="none" w:sz="0" w:space="0" w:color="auto"/>
        <w:right w:val="none" w:sz="0" w:space="0" w:color="auto"/>
      </w:divBdr>
    </w:div>
    <w:div w:id="285621497">
      <w:bodyDiv w:val="1"/>
      <w:marLeft w:val="0"/>
      <w:marRight w:val="0"/>
      <w:marTop w:val="0"/>
      <w:marBottom w:val="0"/>
      <w:divBdr>
        <w:top w:val="none" w:sz="0" w:space="0" w:color="auto"/>
        <w:left w:val="none" w:sz="0" w:space="0" w:color="auto"/>
        <w:bottom w:val="none" w:sz="0" w:space="0" w:color="auto"/>
        <w:right w:val="none" w:sz="0" w:space="0" w:color="auto"/>
      </w:divBdr>
    </w:div>
    <w:div w:id="285888700">
      <w:bodyDiv w:val="1"/>
      <w:marLeft w:val="0"/>
      <w:marRight w:val="0"/>
      <w:marTop w:val="0"/>
      <w:marBottom w:val="0"/>
      <w:divBdr>
        <w:top w:val="none" w:sz="0" w:space="0" w:color="auto"/>
        <w:left w:val="none" w:sz="0" w:space="0" w:color="auto"/>
        <w:bottom w:val="none" w:sz="0" w:space="0" w:color="auto"/>
        <w:right w:val="none" w:sz="0" w:space="0" w:color="auto"/>
      </w:divBdr>
    </w:div>
    <w:div w:id="285896221">
      <w:bodyDiv w:val="1"/>
      <w:marLeft w:val="0"/>
      <w:marRight w:val="0"/>
      <w:marTop w:val="0"/>
      <w:marBottom w:val="0"/>
      <w:divBdr>
        <w:top w:val="none" w:sz="0" w:space="0" w:color="auto"/>
        <w:left w:val="none" w:sz="0" w:space="0" w:color="auto"/>
        <w:bottom w:val="none" w:sz="0" w:space="0" w:color="auto"/>
        <w:right w:val="none" w:sz="0" w:space="0" w:color="auto"/>
      </w:divBdr>
    </w:div>
    <w:div w:id="286393870">
      <w:bodyDiv w:val="1"/>
      <w:marLeft w:val="0"/>
      <w:marRight w:val="0"/>
      <w:marTop w:val="0"/>
      <w:marBottom w:val="0"/>
      <w:divBdr>
        <w:top w:val="none" w:sz="0" w:space="0" w:color="auto"/>
        <w:left w:val="none" w:sz="0" w:space="0" w:color="auto"/>
        <w:bottom w:val="none" w:sz="0" w:space="0" w:color="auto"/>
        <w:right w:val="none" w:sz="0" w:space="0" w:color="auto"/>
      </w:divBdr>
    </w:div>
    <w:div w:id="286394345">
      <w:bodyDiv w:val="1"/>
      <w:marLeft w:val="0"/>
      <w:marRight w:val="0"/>
      <w:marTop w:val="0"/>
      <w:marBottom w:val="0"/>
      <w:divBdr>
        <w:top w:val="none" w:sz="0" w:space="0" w:color="auto"/>
        <w:left w:val="none" w:sz="0" w:space="0" w:color="auto"/>
        <w:bottom w:val="none" w:sz="0" w:space="0" w:color="auto"/>
        <w:right w:val="none" w:sz="0" w:space="0" w:color="auto"/>
      </w:divBdr>
    </w:div>
    <w:div w:id="287055377">
      <w:bodyDiv w:val="1"/>
      <w:marLeft w:val="0"/>
      <w:marRight w:val="0"/>
      <w:marTop w:val="0"/>
      <w:marBottom w:val="0"/>
      <w:divBdr>
        <w:top w:val="none" w:sz="0" w:space="0" w:color="auto"/>
        <w:left w:val="none" w:sz="0" w:space="0" w:color="auto"/>
        <w:bottom w:val="none" w:sz="0" w:space="0" w:color="auto"/>
        <w:right w:val="none" w:sz="0" w:space="0" w:color="auto"/>
      </w:divBdr>
    </w:div>
    <w:div w:id="287248901">
      <w:bodyDiv w:val="1"/>
      <w:marLeft w:val="0"/>
      <w:marRight w:val="0"/>
      <w:marTop w:val="0"/>
      <w:marBottom w:val="0"/>
      <w:divBdr>
        <w:top w:val="none" w:sz="0" w:space="0" w:color="auto"/>
        <w:left w:val="none" w:sz="0" w:space="0" w:color="auto"/>
        <w:bottom w:val="none" w:sz="0" w:space="0" w:color="auto"/>
        <w:right w:val="none" w:sz="0" w:space="0" w:color="auto"/>
      </w:divBdr>
    </w:div>
    <w:div w:id="287274270">
      <w:bodyDiv w:val="1"/>
      <w:marLeft w:val="0"/>
      <w:marRight w:val="0"/>
      <w:marTop w:val="0"/>
      <w:marBottom w:val="0"/>
      <w:divBdr>
        <w:top w:val="none" w:sz="0" w:space="0" w:color="auto"/>
        <w:left w:val="none" w:sz="0" w:space="0" w:color="auto"/>
        <w:bottom w:val="none" w:sz="0" w:space="0" w:color="auto"/>
        <w:right w:val="none" w:sz="0" w:space="0" w:color="auto"/>
      </w:divBdr>
    </w:div>
    <w:div w:id="287276867">
      <w:bodyDiv w:val="1"/>
      <w:marLeft w:val="0"/>
      <w:marRight w:val="0"/>
      <w:marTop w:val="0"/>
      <w:marBottom w:val="0"/>
      <w:divBdr>
        <w:top w:val="none" w:sz="0" w:space="0" w:color="auto"/>
        <w:left w:val="none" w:sz="0" w:space="0" w:color="auto"/>
        <w:bottom w:val="none" w:sz="0" w:space="0" w:color="auto"/>
        <w:right w:val="none" w:sz="0" w:space="0" w:color="auto"/>
      </w:divBdr>
    </w:div>
    <w:div w:id="287399196">
      <w:bodyDiv w:val="1"/>
      <w:marLeft w:val="0"/>
      <w:marRight w:val="0"/>
      <w:marTop w:val="0"/>
      <w:marBottom w:val="0"/>
      <w:divBdr>
        <w:top w:val="none" w:sz="0" w:space="0" w:color="auto"/>
        <w:left w:val="none" w:sz="0" w:space="0" w:color="auto"/>
        <w:bottom w:val="none" w:sz="0" w:space="0" w:color="auto"/>
        <w:right w:val="none" w:sz="0" w:space="0" w:color="auto"/>
      </w:divBdr>
    </w:div>
    <w:div w:id="287468064">
      <w:bodyDiv w:val="1"/>
      <w:marLeft w:val="0"/>
      <w:marRight w:val="0"/>
      <w:marTop w:val="0"/>
      <w:marBottom w:val="0"/>
      <w:divBdr>
        <w:top w:val="none" w:sz="0" w:space="0" w:color="auto"/>
        <w:left w:val="none" w:sz="0" w:space="0" w:color="auto"/>
        <w:bottom w:val="none" w:sz="0" w:space="0" w:color="auto"/>
        <w:right w:val="none" w:sz="0" w:space="0" w:color="auto"/>
      </w:divBdr>
    </w:div>
    <w:div w:id="287511705">
      <w:bodyDiv w:val="1"/>
      <w:marLeft w:val="0"/>
      <w:marRight w:val="0"/>
      <w:marTop w:val="0"/>
      <w:marBottom w:val="0"/>
      <w:divBdr>
        <w:top w:val="none" w:sz="0" w:space="0" w:color="auto"/>
        <w:left w:val="none" w:sz="0" w:space="0" w:color="auto"/>
        <w:bottom w:val="none" w:sz="0" w:space="0" w:color="auto"/>
        <w:right w:val="none" w:sz="0" w:space="0" w:color="auto"/>
      </w:divBdr>
    </w:div>
    <w:div w:id="287517007">
      <w:bodyDiv w:val="1"/>
      <w:marLeft w:val="0"/>
      <w:marRight w:val="0"/>
      <w:marTop w:val="0"/>
      <w:marBottom w:val="0"/>
      <w:divBdr>
        <w:top w:val="none" w:sz="0" w:space="0" w:color="auto"/>
        <w:left w:val="none" w:sz="0" w:space="0" w:color="auto"/>
        <w:bottom w:val="none" w:sz="0" w:space="0" w:color="auto"/>
        <w:right w:val="none" w:sz="0" w:space="0" w:color="auto"/>
      </w:divBdr>
    </w:div>
    <w:div w:id="287665880">
      <w:bodyDiv w:val="1"/>
      <w:marLeft w:val="0"/>
      <w:marRight w:val="0"/>
      <w:marTop w:val="0"/>
      <w:marBottom w:val="0"/>
      <w:divBdr>
        <w:top w:val="none" w:sz="0" w:space="0" w:color="auto"/>
        <w:left w:val="none" w:sz="0" w:space="0" w:color="auto"/>
        <w:bottom w:val="none" w:sz="0" w:space="0" w:color="auto"/>
        <w:right w:val="none" w:sz="0" w:space="0" w:color="auto"/>
      </w:divBdr>
    </w:div>
    <w:div w:id="287972439">
      <w:bodyDiv w:val="1"/>
      <w:marLeft w:val="0"/>
      <w:marRight w:val="0"/>
      <w:marTop w:val="0"/>
      <w:marBottom w:val="0"/>
      <w:divBdr>
        <w:top w:val="none" w:sz="0" w:space="0" w:color="auto"/>
        <w:left w:val="none" w:sz="0" w:space="0" w:color="auto"/>
        <w:bottom w:val="none" w:sz="0" w:space="0" w:color="auto"/>
        <w:right w:val="none" w:sz="0" w:space="0" w:color="auto"/>
      </w:divBdr>
    </w:div>
    <w:div w:id="287974360">
      <w:bodyDiv w:val="1"/>
      <w:marLeft w:val="0"/>
      <w:marRight w:val="0"/>
      <w:marTop w:val="0"/>
      <w:marBottom w:val="0"/>
      <w:divBdr>
        <w:top w:val="none" w:sz="0" w:space="0" w:color="auto"/>
        <w:left w:val="none" w:sz="0" w:space="0" w:color="auto"/>
        <w:bottom w:val="none" w:sz="0" w:space="0" w:color="auto"/>
        <w:right w:val="none" w:sz="0" w:space="0" w:color="auto"/>
      </w:divBdr>
    </w:div>
    <w:div w:id="288098663">
      <w:bodyDiv w:val="1"/>
      <w:marLeft w:val="0"/>
      <w:marRight w:val="0"/>
      <w:marTop w:val="0"/>
      <w:marBottom w:val="0"/>
      <w:divBdr>
        <w:top w:val="none" w:sz="0" w:space="0" w:color="auto"/>
        <w:left w:val="none" w:sz="0" w:space="0" w:color="auto"/>
        <w:bottom w:val="none" w:sz="0" w:space="0" w:color="auto"/>
        <w:right w:val="none" w:sz="0" w:space="0" w:color="auto"/>
      </w:divBdr>
    </w:div>
    <w:div w:id="288248743">
      <w:bodyDiv w:val="1"/>
      <w:marLeft w:val="0"/>
      <w:marRight w:val="0"/>
      <w:marTop w:val="0"/>
      <w:marBottom w:val="0"/>
      <w:divBdr>
        <w:top w:val="none" w:sz="0" w:space="0" w:color="auto"/>
        <w:left w:val="none" w:sz="0" w:space="0" w:color="auto"/>
        <w:bottom w:val="none" w:sz="0" w:space="0" w:color="auto"/>
        <w:right w:val="none" w:sz="0" w:space="0" w:color="auto"/>
      </w:divBdr>
    </w:div>
    <w:div w:id="288321277">
      <w:bodyDiv w:val="1"/>
      <w:marLeft w:val="0"/>
      <w:marRight w:val="0"/>
      <w:marTop w:val="0"/>
      <w:marBottom w:val="0"/>
      <w:divBdr>
        <w:top w:val="none" w:sz="0" w:space="0" w:color="auto"/>
        <w:left w:val="none" w:sz="0" w:space="0" w:color="auto"/>
        <w:bottom w:val="none" w:sz="0" w:space="0" w:color="auto"/>
        <w:right w:val="none" w:sz="0" w:space="0" w:color="auto"/>
      </w:divBdr>
    </w:div>
    <w:div w:id="288704073">
      <w:bodyDiv w:val="1"/>
      <w:marLeft w:val="0"/>
      <w:marRight w:val="0"/>
      <w:marTop w:val="0"/>
      <w:marBottom w:val="0"/>
      <w:divBdr>
        <w:top w:val="none" w:sz="0" w:space="0" w:color="auto"/>
        <w:left w:val="none" w:sz="0" w:space="0" w:color="auto"/>
        <w:bottom w:val="none" w:sz="0" w:space="0" w:color="auto"/>
        <w:right w:val="none" w:sz="0" w:space="0" w:color="auto"/>
      </w:divBdr>
    </w:div>
    <w:div w:id="288710471">
      <w:bodyDiv w:val="1"/>
      <w:marLeft w:val="0"/>
      <w:marRight w:val="0"/>
      <w:marTop w:val="0"/>
      <w:marBottom w:val="0"/>
      <w:divBdr>
        <w:top w:val="none" w:sz="0" w:space="0" w:color="auto"/>
        <w:left w:val="none" w:sz="0" w:space="0" w:color="auto"/>
        <w:bottom w:val="none" w:sz="0" w:space="0" w:color="auto"/>
        <w:right w:val="none" w:sz="0" w:space="0" w:color="auto"/>
      </w:divBdr>
    </w:div>
    <w:div w:id="288820647">
      <w:bodyDiv w:val="1"/>
      <w:marLeft w:val="0"/>
      <w:marRight w:val="0"/>
      <w:marTop w:val="0"/>
      <w:marBottom w:val="0"/>
      <w:divBdr>
        <w:top w:val="none" w:sz="0" w:space="0" w:color="auto"/>
        <w:left w:val="none" w:sz="0" w:space="0" w:color="auto"/>
        <w:bottom w:val="none" w:sz="0" w:space="0" w:color="auto"/>
        <w:right w:val="none" w:sz="0" w:space="0" w:color="auto"/>
      </w:divBdr>
    </w:div>
    <w:div w:id="288976008">
      <w:bodyDiv w:val="1"/>
      <w:marLeft w:val="0"/>
      <w:marRight w:val="0"/>
      <w:marTop w:val="0"/>
      <w:marBottom w:val="0"/>
      <w:divBdr>
        <w:top w:val="none" w:sz="0" w:space="0" w:color="auto"/>
        <w:left w:val="none" w:sz="0" w:space="0" w:color="auto"/>
        <w:bottom w:val="none" w:sz="0" w:space="0" w:color="auto"/>
        <w:right w:val="none" w:sz="0" w:space="0" w:color="auto"/>
      </w:divBdr>
    </w:div>
    <w:div w:id="289282940">
      <w:bodyDiv w:val="1"/>
      <w:marLeft w:val="0"/>
      <w:marRight w:val="0"/>
      <w:marTop w:val="0"/>
      <w:marBottom w:val="0"/>
      <w:divBdr>
        <w:top w:val="none" w:sz="0" w:space="0" w:color="auto"/>
        <w:left w:val="none" w:sz="0" w:space="0" w:color="auto"/>
        <w:bottom w:val="none" w:sz="0" w:space="0" w:color="auto"/>
        <w:right w:val="none" w:sz="0" w:space="0" w:color="auto"/>
      </w:divBdr>
    </w:div>
    <w:div w:id="289477039">
      <w:bodyDiv w:val="1"/>
      <w:marLeft w:val="0"/>
      <w:marRight w:val="0"/>
      <w:marTop w:val="0"/>
      <w:marBottom w:val="0"/>
      <w:divBdr>
        <w:top w:val="none" w:sz="0" w:space="0" w:color="auto"/>
        <w:left w:val="none" w:sz="0" w:space="0" w:color="auto"/>
        <w:bottom w:val="none" w:sz="0" w:space="0" w:color="auto"/>
        <w:right w:val="none" w:sz="0" w:space="0" w:color="auto"/>
      </w:divBdr>
    </w:div>
    <w:div w:id="289484627">
      <w:bodyDiv w:val="1"/>
      <w:marLeft w:val="0"/>
      <w:marRight w:val="0"/>
      <w:marTop w:val="0"/>
      <w:marBottom w:val="0"/>
      <w:divBdr>
        <w:top w:val="none" w:sz="0" w:space="0" w:color="auto"/>
        <w:left w:val="none" w:sz="0" w:space="0" w:color="auto"/>
        <w:bottom w:val="none" w:sz="0" w:space="0" w:color="auto"/>
        <w:right w:val="none" w:sz="0" w:space="0" w:color="auto"/>
      </w:divBdr>
    </w:div>
    <w:div w:id="289626298">
      <w:bodyDiv w:val="1"/>
      <w:marLeft w:val="0"/>
      <w:marRight w:val="0"/>
      <w:marTop w:val="0"/>
      <w:marBottom w:val="0"/>
      <w:divBdr>
        <w:top w:val="none" w:sz="0" w:space="0" w:color="auto"/>
        <w:left w:val="none" w:sz="0" w:space="0" w:color="auto"/>
        <w:bottom w:val="none" w:sz="0" w:space="0" w:color="auto"/>
        <w:right w:val="none" w:sz="0" w:space="0" w:color="auto"/>
      </w:divBdr>
    </w:div>
    <w:div w:id="289634389">
      <w:bodyDiv w:val="1"/>
      <w:marLeft w:val="0"/>
      <w:marRight w:val="0"/>
      <w:marTop w:val="0"/>
      <w:marBottom w:val="0"/>
      <w:divBdr>
        <w:top w:val="none" w:sz="0" w:space="0" w:color="auto"/>
        <w:left w:val="none" w:sz="0" w:space="0" w:color="auto"/>
        <w:bottom w:val="none" w:sz="0" w:space="0" w:color="auto"/>
        <w:right w:val="none" w:sz="0" w:space="0" w:color="auto"/>
      </w:divBdr>
    </w:div>
    <w:div w:id="289753600">
      <w:bodyDiv w:val="1"/>
      <w:marLeft w:val="0"/>
      <w:marRight w:val="0"/>
      <w:marTop w:val="0"/>
      <w:marBottom w:val="0"/>
      <w:divBdr>
        <w:top w:val="none" w:sz="0" w:space="0" w:color="auto"/>
        <w:left w:val="none" w:sz="0" w:space="0" w:color="auto"/>
        <w:bottom w:val="none" w:sz="0" w:space="0" w:color="auto"/>
        <w:right w:val="none" w:sz="0" w:space="0" w:color="auto"/>
      </w:divBdr>
    </w:div>
    <w:div w:id="289825281">
      <w:bodyDiv w:val="1"/>
      <w:marLeft w:val="0"/>
      <w:marRight w:val="0"/>
      <w:marTop w:val="0"/>
      <w:marBottom w:val="0"/>
      <w:divBdr>
        <w:top w:val="none" w:sz="0" w:space="0" w:color="auto"/>
        <w:left w:val="none" w:sz="0" w:space="0" w:color="auto"/>
        <w:bottom w:val="none" w:sz="0" w:space="0" w:color="auto"/>
        <w:right w:val="none" w:sz="0" w:space="0" w:color="auto"/>
      </w:divBdr>
    </w:div>
    <w:div w:id="290014195">
      <w:bodyDiv w:val="1"/>
      <w:marLeft w:val="0"/>
      <w:marRight w:val="0"/>
      <w:marTop w:val="0"/>
      <w:marBottom w:val="0"/>
      <w:divBdr>
        <w:top w:val="none" w:sz="0" w:space="0" w:color="auto"/>
        <w:left w:val="none" w:sz="0" w:space="0" w:color="auto"/>
        <w:bottom w:val="none" w:sz="0" w:space="0" w:color="auto"/>
        <w:right w:val="none" w:sz="0" w:space="0" w:color="auto"/>
      </w:divBdr>
    </w:div>
    <w:div w:id="290552633">
      <w:bodyDiv w:val="1"/>
      <w:marLeft w:val="0"/>
      <w:marRight w:val="0"/>
      <w:marTop w:val="0"/>
      <w:marBottom w:val="0"/>
      <w:divBdr>
        <w:top w:val="none" w:sz="0" w:space="0" w:color="auto"/>
        <w:left w:val="none" w:sz="0" w:space="0" w:color="auto"/>
        <w:bottom w:val="none" w:sz="0" w:space="0" w:color="auto"/>
        <w:right w:val="none" w:sz="0" w:space="0" w:color="auto"/>
      </w:divBdr>
    </w:div>
    <w:div w:id="290746917">
      <w:bodyDiv w:val="1"/>
      <w:marLeft w:val="0"/>
      <w:marRight w:val="0"/>
      <w:marTop w:val="0"/>
      <w:marBottom w:val="0"/>
      <w:divBdr>
        <w:top w:val="none" w:sz="0" w:space="0" w:color="auto"/>
        <w:left w:val="none" w:sz="0" w:space="0" w:color="auto"/>
        <w:bottom w:val="none" w:sz="0" w:space="0" w:color="auto"/>
        <w:right w:val="none" w:sz="0" w:space="0" w:color="auto"/>
      </w:divBdr>
    </w:div>
    <w:div w:id="290861763">
      <w:bodyDiv w:val="1"/>
      <w:marLeft w:val="0"/>
      <w:marRight w:val="0"/>
      <w:marTop w:val="0"/>
      <w:marBottom w:val="0"/>
      <w:divBdr>
        <w:top w:val="none" w:sz="0" w:space="0" w:color="auto"/>
        <w:left w:val="none" w:sz="0" w:space="0" w:color="auto"/>
        <w:bottom w:val="none" w:sz="0" w:space="0" w:color="auto"/>
        <w:right w:val="none" w:sz="0" w:space="0" w:color="auto"/>
      </w:divBdr>
    </w:div>
    <w:div w:id="290939099">
      <w:bodyDiv w:val="1"/>
      <w:marLeft w:val="0"/>
      <w:marRight w:val="0"/>
      <w:marTop w:val="0"/>
      <w:marBottom w:val="0"/>
      <w:divBdr>
        <w:top w:val="none" w:sz="0" w:space="0" w:color="auto"/>
        <w:left w:val="none" w:sz="0" w:space="0" w:color="auto"/>
        <w:bottom w:val="none" w:sz="0" w:space="0" w:color="auto"/>
        <w:right w:val="none" w:sz="0" w:space="0" w:color="auto"/>
      </w:divBdr>
    </w:div>
    <w:div w:id="291137731">
      <w:bodyDiv w:val="1"/>
      <w:marLeft w:val="0"/>
      <w:marRight w:val="0"/>
      <w:marTop w:val="0"/>
      <w:marBottom w:val="0"/>
      <w:divBdr>
        <w:top w:val="none" w:sz="0" w:space="0" w:color="auto"/>
        <w:left w:val="none" w:sz="0" w:space="0" w:color="auto"/>
        <w:bottom w:val="none" w:sz="0" w:space="0" w:color="auto"/>
        <w:right w:val="none" w:sz="0" w:space="0" w:color="auto"/>
      </w:divBdr>
    </w:div>
    <w:div w:id="291180359">
      <w:bodyDiv w:val="1"/>
      <w:marLeft w:val="0"/>
      <w:marRight w:val="0"/>
      <w:marTop w:val="0"/>
      <w:marBottom w:val="0"/>
      <w:divBdr>
        <w:top w:val="none" w:sz="0" w:space="0" w:color="auto"/>
        <w:left w:val="none" w:sz="0" w:space="0" w:color="auto"/>
        <w:bottom w:val="none" w:sz="0" w:space="0" w:color="auto"/>
        <w:right w:val="none" w:sz="0" w:space="0" w:color="auto"/>
      </w:divBdr>
    </w:div>
    <w:div w:id="291518172">
      <w:bodyDiv w:val="1"/>
      <w:marLeft w:val="0"/>
      <w:marRight w:val="0"/>
      <w:marTop w:val="0"/>
      <w:marBottom w:val="0"/>
      <w:divBdr>
        <w:top w:val="none" w:sz="0" w:space="0" w:color="auto"/>
        <w:left w:val="none" w:sz="0" w:space="0" w:color="auto"/>
        <w:bottom w:val="none" w:sz="0" w:space="0" w:color="auto"/>
        <w:right w:val="none" w:sz="0" w:space="0" w:color="auto"/>
      </w:divBdr>
    </w:div>
    <w:div w:id="291524756">
      <w:bodyDiv w:val="1"/>
      <w:marLeft w:val="0"/>
      <w:marRight w:val="0"/>
      <w:marTop w:val="0"/>
      <w:marBottom w:val="0"/>
      <w:divBdr>
        <w:top w:val="none" w:sz="0" w:space="0" w:color="auto"/>
        <w:left w:val="none" w:sz="0" w:space="0" w:color="auto"/>
        <w:bottom w:val="none" w:sz="0" w:space="0" w:color="auto"/>
        <w:right w:val="none" w:sz="0" w:space="0" w:color="auto"/>
      </w:divBdr>
    </w:div>
    <w:div w:id="291592865">
      <w:bodyDiv w:val="1"/>
      <w:marLeft w:val="0"/>
      <w:marRight w:val="0"/>
      <w:marTop w:val="0"/>
      <w:marBottom w:val="0"/>
      <w:divBdr>
        <w:top w:val="none" w:sz="0" w:space="0" w:color="auto"/>
        <w:left w:val="none" w:sz="0" w:space="0" w:color="auto"/>
        <w:bottom w:val="none" w:sz="0" w:space="0" w:color="auto"/>
        <w:right w:val="none" w:sz="0" w:space="0" w:color="auto"/>
      </w:divBdr>
    </w:div>
    <w:div w:id="291637627">
      <w:bodyDiv w:val="1"/>
      <w:marLeft w:val="0"/>
      <w:marRight w:val="0"/>
      <w:marTop w:val="0"/>
      <w:marBottom w:val="0"/>
      <w:divBdr>
        <w:top w:val="none" w:sz="0" w:space="0" w:color="auto"/>
        <w:left w:val="none" w:sz="0" w:space="0" w:color="auto"/>
        <w:bottom w:val="none" w:sz="0" w:space="0" w:color="auto"/>
        <w:right w:val="none" w:sz="0" w:space="0" w:color="auto"/>
      </w:divBdr>
    </w:div>
    <w:div w:id="291644171">
      <w:bodyDiv w:val="1"/>
      <w:marLeft w:val="0"/>
      <w:marRight w:val="0"/>
      <w:marTop w:val="0"/>
      <w:marBottom w:val="0"/>
      <w:divBdr>
        <w:top w:val="none" w:sz="0" w:space="0" w:color="auto"/>
        <w:left w:val="none" w:sz="0" w:space="0" w:color="auto"/>
        <w:bottom w:val="none" w:sz="0" w:space="0" w:color="auto"/>
        <w:right w:val="none" w:sz="0" w:space="0" w:color="auto"/>
      </w:divBdr>
    </w:div>
    <w:div w:id="292291980">
      <w:bodyDiv w:val="1"/>
      <w:marLeft w:val="0"/>
      <w:marRight w:val="0"/>
      <w:marTop w:val="0"/>
      <w:marBottom w:val="0"/>
      <w:divBdr>
        <w:top w:val="none" w:sz="0" w:space="0" w:color="auto"/>
        <w:left w:val="none" w:sz="0" w:space="0" w:color="auto"/>
        <w:bottom w:val="none" w:sz="0" w:space="0" w:color="auto"/>
        <w:right w:val="none" w:sz="0" w:space="0" w:color="auto"/>
      </w:divBdr>
    </w:div>
    <w:div w:id="292488662">
      <w:bodyDiv w:val="1"/>
      <w:marLeft w:val="0"/>
      <w:marRight w:val="0"/>
      <w:marTop w:val="0"/>
      <w:marBottom w:val="0"/>
      <w:divBdr>
        <w:top w:val="none" w:sz="0" w:space="0" w:color="auto"/>
        <w:left w:val="none" w:sz="0" w:space="0" w:color="auto"/>
        <w:bottom w:val="none" w:sz="0" w:space="0" w:color="auto"/>
        <w:right w:val="none" w:sz="0" w:space="0" w:color="auto"/>
      </w:divBdr>
    </w:div>
    <w:div w:id="292561466">
      <w:bodyDiv w:val="1"/>
      <w:marLeft w:val="0"/>
      <w:marRight w:val="0"/>
      <w:marTop w:val="0"/>
      <w:marBottom w:val="0"/>
      <w:divBdr>
        <w:top w:val="none" w:sz="0" w:space="0" w:color="auto"/>
        <w:left w:val="none" w:sz="0" w:space="0" w:color="auto"/>
        <w:bottom w:val="none" w:sz="0" w:space="0" w:color="auto"/>
        <w:right w:val="none" w:sz="0" w:space="0" w:color="auto"/>
      </w:divBdr>
    </w:div>
    <w:div w:id="292715410">
      <w:bodyDiv w:val="1"/>
      <w:marLeft w:val="0"/>
      <w:marRight w:val="0"/>
      <w:marTop w:val="0"/>
      <w:marBottom w:val="0"/>
      <w:divBdr>
        <w:top w:val="none" w:sz="0" w:space="0" w:color="auto"/>
        <w:left w:val="none" w:sz="0" w:space="0" w:color="auto"/>
        <w:bottom w:val="none" w:sz="0" w:space="0" w:color="auto"/>
        <w:right w:val="none" w:sz="0" w:space="0" w:color="auto"/>
      </w:divBdr>
    </w:div>
    <w:div w:id="292755352">
      <w:bodyDiv w:val="1"/>
      <w:marLeft w:val="0"/>
      <w:marRight w:val="0"/>
      <w:marTop w:val="0"/>
      <w:marBottom w:val="0"/>
      <w:divBdr>
        <w:top w:val="none" w:sz="0" w:space="0" w:color="auto"/>
        <w:left w:val="none" w:sz="0" w:space="0" w:color="auto"/>
        <w:bottom w:val="none" w:sz="0" w:space="0" w:color="auto"/>
        <w:right w:val="none" w:sz="0" w:space="0" w:color="auto"/>
      </w:divBdr>
    </w:div>
    <w:div w:id="292828874">
      <w:bodyDiv w:val="1"/>
      <w:marLeft w:val="0"/>
      <w:marRight w:val="0"/>
      <w:marTop w:val="0"/>
      <w:marBottom w:val="0"/>
      <w:divBdr>
        <w:top w:val="none" w:sz="0" w:space="0" w:color="auto"/>
        <w:left w:val="none" w:sz="0" w:space="0" w:color="auto"/>
        <w:bottom w:val="none" w:sz="0" w:space="0" w:color="auto"/>
        <w:right w:val="none" w:sz="0" w:space="0" w:color="auto"/>
      </w:divBdr>
    </w:div>
    <w:div w:id="292910106">
      <w:bodyDiv w:val="1"/>
      <w:marLeft w:val="0"/>
      <w:marRight w:val="0"/>
      <w:marTop w:val="0"/>
      <w:marBottom w:val="0"/>
      <w:divBdr>
        <w:top w:val="none" w:sz="0" w:space="0" w:color="auto"/>
        <w:left w:val="none" w:sz="0" w:space="0" w:color="auto"/>
        <w:bottom w:val="none" w:sz="0" w:space="0" w:color="auto"/>
        <w:right w:val="none" w:sz="0" w:space="0" w:color="auto"/>
      </w:divBdr>
    </w:div>
    <w:div w:id="293218711">
      <w:bodyDiv w:val="1"/>
      <w:marLeft w:val="0"/>
      <w:marRight w:val="0"/>
      <w:marTop w:val="0"/>
      <w:marBottom w:val="0"/>
      <w:divBdr>
        <w:top w:val="none" w:sz="0" w:space="0" w:color="auto"/>
        <w:left w:val="none" w:sz="0" w:space="0" w:color="auto"/>
        <w:bottom w:val="none" w:sz="0" w:space="0" w:color="auto"/>
        <w:right w:val="none" w:sz="0" w:space="0" w:color="auto"/>
      </w:divBdr>
    </w:div>
    <w:div w:id="293409538">
      <w:bodyDiv w:val="1"/>
      <w:marLeft w:val="0"/>
      <w:marRight w:val="0"/>
      <w:marTop w:val="0"/>
      <w:marBottom w:val="0"/>
      <w:divBdr>
        <w:top w:val="none" w:sz="0" w:space="0" w:color="auto"/>
        <w:left w:val="none" w:sz="0" w:space="0" w:color="auto"/>
        <w:bottom w:val="none" w:sz="0" w:space="0" w:color="auto"/>
        <w:right w:val="none" w:sz="0" w:space="0" w:color="auto"/>
      </w:divBdr>
    </w:div>
    <w:div w:id="293491127">
      <w:bodyDiv w:val="1"/>
      <w:marLeft w:val="0"/>
      <w:marRight w:val="0"/>
      <w:marTop w:val="0"/>
      <w:marBottom w:val="0"/>
      <w:divBdr>
        <w:top w:val="none" w:sz="0" w:space="0" w:color="auto"/>
        <w:left w:val="none" w:sz="0" w:space="0" w:color="auto"/>
        <w:bottom w:val="none" w:sz="0" w:space="0" w:color="auto"/>
        <w:right w:val="none" w:sz="0" w:space="0" w:color="auto"/>
      </w:divBdr>
    </w:div>
    <w:div w:id="293682402">
      <w:bodyDiv w:val="1"/>
      <w:marLeft w:val="0"/>
      <w:marRight w:val="0"/>
      <w:marTop w:val="0"/>
      <w:marBottom w:val="0"/>
      <w:divBdr>
        <w:top w:val="none" w:sz="0" w:space="0" w:color="auto"/>
        <w:left w:val="none" w:sz="0" w:space="0" w:color="auto"/>
        <w:bottom w:val="none" w:sz="0" w:space="0" w:color="auto"/>
        <w:right w:val="none" w:sz="0" w:space="0" w:color="auto"/>
      </w:divBdr>
    </w:div>
    <w:div w:id="294025575">
      <w:bodyDiv w:val="1"/>
      <w:marLeft w:val="0"/>
      <w:marRight w:val="0"/>
      <w:marTop w:val="0"/>
      <w:marBottom w:val="0"/>
      <w:divBdr>
        <w:top w:val="none" w:sz="0" w:space="0" w:color="auto"/>
        <w:left w:val="none" w:sz="0" w:space="0" w:color="auto"/>
        <w:bottom w:val="none" w:sz="0" w:space="0" w:color="auto"/>
        <w:right w:val="none" w:sz="0" w:space="0" w:color="auto"/>
      </w:divBdr>
    </w:div>
    <w:div w:id="294062354">
      <w:bodyDiv w:val="1"/>
      <w:marLeft w:val="0"/>
      <w:marRight w:val="0"/>
      <w:marTop w:val="0"/>
      <w:marBottom w:val="0"/>
      <w:divBdr>
        <w:top w:val="none" w:sz="0" w:space="0" w:color="auto"/>
        <w:left w:val="none" w:sz="0" w:space="0" w:color="auto"/>
        <w:bottom w:val="none" w:sz="0" w:space="0" w:color="auto"/>
        <w:right w:val="none" w:sz="0" w:space="0" w:color="auto"/>
      </w:divBdr>
    </w:div>
    <w:div w:id="294146816">
      <w:bodyDiv w:val="1"/>
      <w:marLeft w:val="0"/>
      <w:marRight w:val="0"/>
      <w:marTop w:val="0"/>
      <w:marBottom w:val="0"/>
      <w:divBdr>
        <w:top w:val="none" w:sz="0" w:space="0" w:color="auto"/>
        <w:left w:val="none" w:sz="0" w:space="0" w:color="auto"/>
        <w:bottom w:val="none" w:sz="0" w:space="0" w:color="auto"/>
        <w:right w:val="none" w:sz="0" w:space="0" w:color="auto"/>
      </w:divBdr>
    </w:div>
    <w:div w:id="294258374">
      <w:bodyDiv w:val="1"/>
      <w:marLeft w:val="0"/>
      <w:marRight w:val="0"/>
      <w:marTop w:val="0"/>
      <w:marBottom w:val="0"/>
      <w:divBdr>
        <w:top w:val="none" w:sz="0" w:space="0" w:color="auto"/>
        <w:left w:val="none" w:sz="0" w:space="0" w:color="auto"/>
        <w:bottom w:val="none" w:sz="0" w:space="0" w:color="auto"/>
        <w:right w:val="none" w:sz="0" w:space="0" w:color="auto"/>
      </w:divBdr>
    </w:div>
    <w:div w:id="294651664">
      <w:bodyDiv w:val="1"/>
      <w:marLeft w:val="0"/>
      <w:marRight w:val="0"/>
      <w:marTop w:val="0"/>
      <w:marBottom w:val="0"/>
      <w:divBdr>
        <w:top w:val="none" w:sz="0" w:space="0" w:color="auto"/>
        <w:left w:val="none" w:sz="0" w:space="0" w:color="auto"/>
        <w:bottom w:val="none" w:sz="0" w:space="0" w:color="auto"/>
        <w:right w:val="none" w:sz="0" w:space="0" w:color="auto"/>
      </w:divBdr>
    </w:div>
    <w:div w:id="294676439">
      <w:bodyDiv w:val="1"/>
      <w:marLeft w:val="0"/>
      <w:marRight w:val="0"/>
      <w:marTop w:val="0"/>
      <w:marBottom w:val="0"/>
      <w:divBdr>
        <w:top w:val="none" w:sz="0" w:space="0" w:color="auto"/>
        <w:left w:val="none" w:sz="0" w:space="0" w:color="auto"/>
        <w:bottom w:val="none" w:sz="0" w:space="0" w:color="auto"/>
        <w:right w:val="none" w:sz="0" w:space="0" w:color="auto"/>
      </w:divBdr>
    </w:div>
    <w:div w:id="294990499">
      <w:bodyDiv w:val="1"/>
      <w:marLeft w:val="0"/>
      <w:marRight w:val="0"/>
      <w:marTop w:val="0"/>
      <w:marBottom w:val="0"/>
      <w:divBdr>
        <w:top w:val="none" w:sz="0" w:space="0" w:color="auto"/>
        <w:left w:val="none" w:sz="0" w:space="0" w:color="auto"/>
        <w:bottom w:val="none" w:sz="0" w:space="0" w:color="auto"/>
        <w:right w:val="none" w:sz="0" w:space="0" w:color="auto"/>
      </w:divBdr>
    </w:div>
    <w:div w:id="295306416">
      <w:bodyDiv w:val="1"/>
      <w:marLeft w:val="0"/>
      <w:marRight w:val="0"/>
      <w:marTop w:val="0"/>
      <w:marBottom w:val="0"/>
      <w:divBdr>
        <w:top w:val="none" w:sz="0" w:space="0" w:color="auto"/>
        <w:left w:val="none" w:sz="0" w:space="0" w:color="auto"/>
        <w:bottom w:val="none" w:sz="0" w:space="0" w:color="auto"/>
        <w:right w:val="none" w:sz="0" w:space="0" w:color="auto"/>
      </w:divBdr>
    </w:div>
    <w:div w:id="295333387">
      <w:bodyDiv w:val="1"/>
      <w:marLeft w:val="0"/>
      <w:marRight w:val="0"/>
      <w:marTop w:val="0"/>
      <w:marBottom w:val="0"/>
      <w:divBdr>
        <w:top w:val="none" w:sz="0" w:space="0" w:color="auto"/>
        <w:left w:val="none" w:sz="0" w:space="0" w:color="auto"/>
        <w:bottom w:val="none" w:sz="0" w:space="0" w:color="auto"/>
        <w:right w:val="none" w:sz="0" w:space="0" w:color="auto"/>
      </w:divBdr>
    </w:div>
    <w:div w:id="295571446">
      <w:bodyDiv w:val="1"/>
      <w:marLeft w:val="0"/>
      <w:marRight w:val="0"/>
      <w:marTop w:val="0"/>
      <w:marBottom w:val="0"/>
      <w:divBdr>
        <w:top w:val="none" w:sz="0" w:space="0" w:color="auto"/>
        <w:left w:val="none" w:sz="0" w:space="0" w:color="auto"/>
        <w:bottom w:val="none" w:sz="0" w:space="0" w:color="auto"/>
        <w:right w:val="none" w:sz="0" w:space="0" w:color="auto"/>
      </w:divBdr>
    </w:div>
    <w:div w:id="295723395">
      <w:bodyDiv w:val="1"/>
      <w:marLeft w:val="0"/>
      <w:marRight w:val="0"/>
      <w:marTop w:val="0"/>
      <w:marBottom w:val="0"/>
      <w:divBdr>
        <w:top w:val="none" w:sz="0" w:space="0" w:color="auto"/>
        <w:left w:val="none" w:sz="0" w:space="0" w:color="auto"/>
        <w:bottom w:val="none" w:sz="0" w:space="0" w:color="auto"/>
        <w:right w:val="none" w:sz="0" w:space="0" w:color="auto"/>
      </w:divBdr>
    </w:div>
    <w:div w:id="295724081">
      <w:bodyDiv w:val="1"/>
      <w:marLeft w:val="0"/>
      <w:marRight w:val="0"/>
      <w:marTop w:val="0"/>
      <w:marBottom w:val="0"/>
      <w:divBdr>
        <w:top w:val="none" w:sz="0" w:space="0" w:color="auto"/>
        <w:left w:val="none" w:sz="0" w:space="0" w:color="auto"/>
        <w:bottom w:val="none" w:sz="0" w:space="0" w:color="auto"/>
        <w:right w:val="none" w:sz="0" w:space="0" w:color="auto"/>
      </w:divBdr>
    </w:div>
    <w:div w:id="295917955">
      <w:bodyDiv w:val="1"/>
      <w:marLeft w:val="0"/>
      <w:marRight w:val="0"/>
      <w:marTop w:val="0"/>
      <w:marBottom w:val="0"/>
      <w:divBdr>
        <w:top w:val="none" w:sz="0" w:space="0" w:color="auto"/>
        <w:left w:val="none" w:sz="0" w:space="0" w:color="auto"/>
        <w:bottom w:val="none" w:sz="0" w:space="0" w:color="auto"/>
        <w:right w:val="none" w:sz="0" w:space="0" w:color="auto"/>
      </w:divBdr>
    </w:div>
    <w:div w:id="295991620">
      <w:bodyDiv w:val="1"/>
      <w:marLeft w:val="0"/>
      <w:marRight w:val="0"/>
      <w:marTop w:val="0"/>
      <w:marBottom w:val="0"/>
      <w:divBdr>
        <w:top w:val="none" w:sz="0" w:space="0" w:color="auto"/>
        <w:left w:val="none" w:sz="0" w:space="0" w:color="auto"/>
        <w:bottom w:val="none" w:sz="0" w:space="0" w:color="auto"/>
        <w:right w:val="none" w:sz="0" w:space="0" w:color="auto"/>
      </w:divBdr>
    </w:div>
    <w:div w:id="296181556">
      <w:bodyDiv w:val="1"/>
      <w:marLeft w:val="0"/>
      <w:marRight w:val="0"/>
      <w:marTop w:val="0"/>
      <w:marBottom w:val="0"/>
      <w:divBdr>
        <w:top w:val="none" w:sz="0" w:space="0" w:color="auto"/>
        <w:left w:val="none" w:sz="0" w:space="0" w:color="auto"/>
        <w:bottom w:val="none" w:sz="0" w:space="0" w:color="auto"/>
        <w:right w:val="none" w:sz="0" w:space="0" w:color="auto"/>
      </w:divBdr>
    </w:div>
    <w:div w:id="296230017">
      <w:bodyDiv w:val="1"/>
      <w:marLeft w:val="0"/>
      <w:marRight w:val="0"/>
      <w:marTop w:val="0"/>
      <w:marBottom w:val="0"/>
      <w:divBdr>
        <w:top w:val="none" w:sz="0" w:space="0" w:color="auto"/>
        <w:left w:val="none" w:sz="0" w:space="0" w:color="auto"/>
        <w:bottom w:val="none" w:sz="0" w:space="0" w:color="auto"/>
        <w:right w:val="none" w:sz="0" w:space="0" w:color="auto"/>
      </w:divBdr>
    </w:div>
    <w:div w:id="296379887">
      <w:bodyDiv w:val="1"/>
      <w:marLeft w:val="0"/>
      <w:marRight w:val="0"/>
      <w:marTop w:val="0"/>
      <w:marBottom w:val="0"/>
      <w:divBdr>
        <w:top w:val="none" w:sz="0" w:space="0" w:color="auto"/>
        <w:left w:val="none" w:sz="0" w:space="0" w:color="auto"/>
        <w:bottom w:val="none" w:sz="0" w:space="0" w:color="auto"/>
        <w:right w:val="none" w:sz="0" w:space="0" w:color="auto"/>
      </w:divBdr>
    </w:div>
    <w:div w:id="296447356">
      <w:bodyDiv w:val="1"/>
      <w:marLeft w:val="0"/>
      <w:marRight w:val="0"/>
      <w:marTop w:val="0"/>
      <w:marBottom w:val="0"/>
      <w:divBdr>
        <w:top w:val="none" w:sz="0" w:space="0" w:color="auto"/>
        <w:left w:val="none" w:sz="0" w:space="0" w:color="auto"/>
        <w:bottom w:val="none" w:sz="0" w:space="0" w:color="auto"/>
        <w:right w:val="none" w:sz="0" w:space="0" w:color="auto"/>
      </w:divBdr>
    </w:div>
    <w:div w:id="296574686">
      <w:bodyDiv w:val="1"/>
      <w:marLeft w:val="0"/>
      <w:marRight w:val="0"/>
      <w:marTop w:val="0"/>
      <w:marBottom w:val="0"/>
      <w:divBdr>
        <w:top w:val="none" w:sz="0" w:space="0" w:color="auto"/>
        <w:left w:val="none" w:sz="0" w:space="0" w:color="auto"/>
        <w:bottom w:val="none" w:sz="0" w:space="0" w:color="auto"/>
        <w:right w:val="none" w:sz="0" w:space="0" w:color="auto"/>
      </w:divBdr>
    </w:div>
    <w:div w:id="296759520">
      <w:bodyDiv w:val="1"/>
      <w:marLeft w:val="0"/>
      <w:marRight w:val="0"/>
      <w:marTop w:val="0"/>
      <w:marBottom w:val="0"/>
      <w:divBdr>
        <w:top w:val="none" w:sz="0" w:space="0" w:color="auto"/>
        <w:left w:val="none" w:sz="0" w:space="0" w:color="auto"/>
        <w:bottom w:val="none" w:sz="0" w:space="0" w:color="auto"/>
        <w:right w:val="none" w:sz="0" w:space="0" w:color="auto"/>
      </w:divBdr>
    </w:div>
    <w:div w:id="296840410">
      <w:bodyDiv w:val="1"/>
      <w:marLeft w:val="0"/>
      <w:marRight w:val="0"/>
      <w:marTop w:val="0"/>
      <w:marBottom w:val="0"/>
      <w:divBdr>
        <w:top w:val="none" w:sz="0" w:space="0" w:color="auto"/>
        <w:left w:val="none" w:sz="0" w:space="0" w:color="auto"/>
        <w:bottom w:val="none" w:sz="0" w:space="0" w:color="auto"/>
        <w:right w:val="none" w:sz="0" w:space="0" w:color="auto"/>
      </w:divBdr>
    </w:div>
    <w:div w:id="296878183">
      <w:bodyDiv w:val="1"/>
      <w:marLeft w:val="0"/>
      <w:marRight w:val="0"/>
      <w:marTop w:val="0"/>
      <w:marBottom w:val="0"/>
      <w:divBdr>
        <w:top w:val="none" w:sz="0" w:space="0" w:color="auto"/>
        <w:left w:val="none" w:sz="0" w:space="0" w:color="auto"/>
        <w:bottom w:val="none" w:sz="0" w:space="0" w:color="auto"/>
        <w:right w:val="none" w:sz="0" w:space="0" w:color="auto"/>
      </w:divBdr>
    </w:div>
    <w:div w:id="297032559">
      <w:bodyDiv w:val="1"/>
      <w:marLeft w:val="0"/>
      <w:marRight w:val="0"/>
      <w:marTop w:val="0"/>
      <w:marBottom w:val="0"/>
      <w:divBdr>
        <w:top w:val="none" w:sz="0" w:space="0" w:color="auto"/>
        <w:left w:val="none" w:sz="0" w:space="0" w:color="auto"/>
        <w:bottom w:val="none" w:sz="0" w:space="0" w:color="auto"/>
        <w:right w:val="none" w:sz="0" w:space="0" w:color="auto"/>
      </w:divBdr>
    </w:div>
    <w:div w:id="297230141">
      <w:bodyDiv w:val="1"/>
      <w:marLeft w:val="0"/>
      <w:marRight w:val="0"/>
      <w:marTop w:val="0"/>
      <w:marBottom w:val="0"/>
      <w:divBdr>
        <w:top w:val="none" w:sz="0" w:space="0" w:color="auto"/>
        <w:left w:val="none" w:sz="0" w:space="0" w:color="auto"/>
        <w:bottom w:val="none" w:sz="0" w:space="0" w:color="auto"/>
        <w:right w:val="none" w:sz="0" w:space="0" w:color="auto"/>
      </w:divBdr>
    </w:div>
    <w:div w:id="297302396">
      <w:bodyDiv w:val="1"/>
      <w:marLeft w:val="0"/>
      <w:marRight w:val="0"/>
      <w:marTop w:val="0"/>
      <w:marBottom w:val="0"/>
      <w:divBdr>
        <w:top w:val="none" w:sz="0" w:space="0" w:color="auto"/>
        <w:left w:val="none" w:sz="0" w:space="0" w:color="auto"/>
        <w:bottom w:val="none" w:sz="0" w:space="0" w:color="auto"/>
        <w:right w:val="none" w:sz="0" w:space="0" w:color="auto"/>
      </w:divBdr>
    </w:div>
    <w:div w:id="297340269">
      <w:bodyDiv w:val="1"/>
      <w:marLeft w:val="0"/>
      <w:marRight w:val="0"/>
      <w:marTop w:val="0"/>
      <w:marBottom w:val="0"/>
      <w:divBdr>
        <w:top w:val="none" w:sz="0" w:space="0" w:color="auto"/>
        <w:left w:val="none" w:sz="0" w:space="0" w:color="auto"/>
        <w:bottom w:val="none" w:sz="0" w:space="0" w:color="auto"/>
        <w:right w:val="none" w:sz="0" w:space="0" w:color="auto"/>
      </w:divBdr>
    </w:div>
    <w:div w:id="297490259">
      <w:bodyDiv w:val="1"/>
      <w:marLeft w:val="0"/>
      <w:marRight w:val="0"/>
      <w:marTop w:val="0"/>
      <w:marBottom w:val="0"/>
      <w:divBdr>
        <w:top w:val="none" w:sz="0" w:space="0" w:color="auto"/>
        <w:left w:val="none" w:sz="0" w:space="0" w:color="auto"/>
        <w:bottom w:val="none" w:sz="0" w:space="0" w:color="auto"/>
        <w:right w:val="none" w:sz="0" w:space="0" w:color="auto"/>
      </w:divBdr>
    </w:div>
    <w:div w:id="297495170">
      <w:bodyDiv w:val="1"/>
      <w:marLeft w:val="0"/>
      <w:marRight w:val="0"/>
      <w:marTop w:val="0"/>
      <w:marBottom w:val="0"/>
      <w:divBdr>
        <w:top w:val="none" w:sz="0" w:space="0" w:color="auto"/>
        <w:left w:val="none" w:sz="0" w:space="0" w:color="auto"/>
        <w:bottom w:val="none" w:sz="0" w:space="0" w:color="auto"/>
        <w:right w:val="none" w:sz="0" w:space="0" w:color="auto"/>
      </w:divBdr>
    </w:div>
    <w:div w:id="297610726">
      <w:bodyDiv w:val="1"/>
      <w:marLeft w:val="0"/>
      <w:marRight w:val="0"/>
      <w:marTop w:val="0"/>
      <w:marBottom w:val="0"/>
      <w:divBdr>
        <w:top w:val="none" w:sz="0" w:space="0" w:color="auto"/>
        <w:left w:val="none" w:sz="0" w:space="0" w:color="auto"/>
        <w:bottom w:val="none" w:sz="0" w:space="0" w:color="auto"/>
        <w:right w:val="none" w:sz="0" w:space="0" w:color="auto"/>
      </w:divBdr>
    </w:div>
    <w:div w:id="297684381">
      <w:bodyDiv w:val="1"/>
      <w:marLeft w:val="0"/>
      <w:marRight w:val="0"/>
      <w:marTop w:val="0"/>
      <w:marBottom w:val="0"/>
      <w:divBdr>
        <w:top w:val="none" w:sz="0" w:space="0" w:color="auto"/>
        <w:left w:val="none" w:sz="0" w:space="0" w:color="auto"/>
        <w:bottom w:val="none" w:sz="0" w:space="0" w:color="auto"/>
        <w:right w:val="none" w:sz="0" w:space="0" w:color="auto"/>
      </w:divBdr>
    </w:div>
    <w:div w:id="297760036">
      <w:bodyDiv w:val="1"/>
      <w:marLeft w:val="0"/>
      <w:marRight w:val="0"/>
      <w:marTop w:val="0"/>
      <w:marBottom w:val="0"/>
      <w:divBdr>
        <w:top w:val="none" w:sz="0" w:space="0" w:color="auto"/>
        <w:left w:val="none" w:sz="0" w:space="0" w:color="auto"/>
        <w:bottom w:val="none" w:sz="0" w:space="0" w:color="auto"/>
        <w:right w:val="none" w:sz="0" w:space="0" w:color="auto"/>
      </w:divBdr>
    </w:div>
    <w:div w:id="297882344">
      <w:bodyDiv w:val="1"/>
      <w:marLeft w:val="0"/>
      <w:marRight w:val="0"/>
      <w:marTop w:val="0"/>
      <w:marBottom w:val="0"/>
      <w:divBdr>
        <w:top w:val="none" w:sz="0" w:space="0" w:color="auto"/>
        <w:left w:val="none" w:sz="0" w:space="0" w:color="auto"/>
        <w:bottom w:val="none" w:sz="0" w:space="0" w:color="auto"/>
        <w:right w:val="none" w:sz="0" w:space="0" w:color="auto"/>
      </w:divBdr>
    </w:div>
    <w:div w:id="298728255">
      <w:bodyDiv w:val="1"/>
      <w:marLeft w:val="0"/>
      <w:marRight w:val="0"/>
      <w:marTop w:val="0"/>
      <w:marBottom w:val="0"/>
      <w:divBdr>
        <w:top w:val="none" w:sz="0" w:space="0" w:color="auto"/>
        <w:left w:val="none" w:sz="0" w:space="0" w:color="auto"/>
        <w:bottom w:val="none" w:sz="0" w:space="0" w:color="auto"/>
        <w:right w:val="none" w:sz="0" w:space="0" w:color="auto"/>
      </w:divBdr>
    </w:div>
    <w:div w:id="298849951">
      <w:bodyDiv w:val="1"/>
      <w:marLeft w:val="0"/>
      <w:marRight w:val="0"/>
      <w:marTop w:val="0"/>
      <w:marBottom w:val="0"/>
      <w:divBdr>
        <w:top w:val="none" w:sz="0" w:space="0" w:color="auto"/>
        <w:left w:val="none" w:sz="0" w:space="0" w:color="auto"/>
        <w:bottom w:val="none" w:sz="0" w:space="0" w:color="auto"/>
        <w:right w:val="none" w:sz="0" w:space="0" w:color="auto"/>
      </w:divBdr>
    </w:div>
    <w:div w:id="299388367">
      <w:bodyDiv w:val="1"/>
      <w:marLeft w:val="0"/>
      <w:marRight w:val="0"/>
      <w:marTop w:val="0"/>
      <w:marBottom w:val="0"/>
      <w:divBdr>
        <w:top w:val="none" w:sz="0" w:space="0" w:color="auto"/>
        <w:left w:val="none" w:sz="0" w:space="0" w:color="auto"/>
        <w:bottom w:val="none" w:sz="0" w:space="0" w:color="auto"/>
        <w:right w:val="none" w:sz="0" w:space="0" w:color="auto"/>
      </w:divBdr>
    </w:div>
    <w:div w:id="299501314">
      <w:bodyDiv w:val="1"/>
      <w:marLeft w:val="0"/>
      <w:marRight w:val="0"/>
      <w:marTop w:val="0"/>
      <w:marBottom w:val="0"/>
      <w:divBdr>
        <w:top w:val="none" w:sz="0" w:space="0" w:color="auto"/>
        <w:left w:val="none" w:sz="0" w:space="0" w:color="auto"/>
        <w:bottom w:val="none" w:sz="0" w:space="0" w:color="auto"/>
        <w:right w:val="none" w:sz="0" w:space="0" w:color="auto"/>
      </w:divBdr>
    </w:div>
    <w:div w:id="299723806">
      <w:bodyDiv w:val="1"/>
      <w:marLeft w:val="0"/>
      <w:marRight w:val="0"/>
      <w:marTop w:val="0"/>
      <w:marBottom w:val="0"/>
      <w:divBdr>
        <w:top w:val="none" w:sz="0" w:space="0" w:color="auto"/>
        <w:left w:val="none" w:sz="0" w:space="0" w:color="auto"/>
        <w:bottom w:val="none" w:sz="0" w:space="0" w:color="auto"/>
        <w:right w:val="none" w:sz="0" w:space="0" w:color="auto"/>
      </w:divBdr>
    </w:div>
    <w:div w:id="299893606">
      <w:bodyDiv w:val="1"/>
      <w:marLeft w:val="0"/>
      <w:marRight w:val="0"/>
      <w:marTop w:val="0"/>
      <w:marBottom w:val="0"/>
      <w:divBdr>
        <w:top w:val="none" w:sz="0" w:space="0" w:color="auto"/>
        <w:left w:val="none" w:sz="0" w:space="0" w:color="auto"/>
        <w:bottom w:val="none" w:sz="0" w:space="0" w:color="auto"/>
        <w:right w:val="none" w:sz="0" w:space="0" w:color="auto"/>
      </w:divBdr>
    </w:div>
    <w:div w:id="300037290">
      <w:bodyDiv w:val="1"/>
      <w:marLeft w:val="0"/>
      <w:marRight w:val="0"/>
      <w:marTop w:val="0"/>
      <w:marBottom w:val="0"/>
      <w:divBdr>
        <w:top w:val="none" w:sz="0" w:space="0" w:color="auto"/>
        <w:left w:val="none" w:sz="0" w:space="0" w:color="auto"/>
        <w:bottom w:val="none" w:sz="0" w:space="0" w:color="auto"/>
        <w:right w:val="none" w:sz="0" w:space="0" w:color="auto"/>
      </w:divBdr>
    </w:div>
    <w:div w:id="300379345">
      <w:bodyDiv w:val="1"/>
      <w:marLeft w:val="0"/>
      <w:marRight w:val="0"/>
      <w:marTop w:val="0"/>
      <w:marBottom w:val="0"/>
      <w:divBdr>
        <w:top w:val="none" w:sz="0" w:space="0" w:color="auto"/>
        <w:left w:val="none" w:sz="0" w:space="0" w:color="auto"/>
        <w:bottom w:val="none" w:sz="0" w:space="0" w:color="auto"/>
        <w:right w:val="none" w:sz="0" w:space="0" w:color="auto"/>
      </w:divBdr>
    </w:div>
    <w:div w:id="300430030">
      <w:bodyDiv w:val="1"/>
      <w:marLeft w:val="0"/>
      <w:marRight w:val="0"/>
      <w:marTop w:val="0"/>
      <w:marBottom w:val="0"/>
      <w:divBdr>
        <w:top w:val="none" w:sz="0" w:space="0" w:color="auto"/>
        <w:left w:val="none" w:sz="0" w:space="0" w:color="auto"/>
        <w:bottom w:val="none" w:sz="0" w:space="0" w:color="auto"/>
        <w:right w:val="none" w:sz="0" w:space="0" w:color="auto"/>
      </w:divBdr>
    </w:div>
    <w:div w:id="300502212">
      <w:bodyDiv w:val="1"/>
      <w:marLeft w:val="0"/>
      <w:marRight w:val="0"/>
      <w:marTop w:val="0"/>
      <w:marBottom w:val="0"/>
      <w:divBdr>
        <w:top w:val="none" w:sz="0" w:space="0" w:color="auto"/>
        <w:left w:val="none" w:sz="0" w:space="0" w:color="auto"/>
        <w:bottom w:val="none" w:sz="0" w:space="0" w:color="auto"/>
        <w:right w:val="none" w:sz="0" w:space="0" w:color="auto"/>
      </w:divBdr>
    </w:div>
    <w:div w:id="300575323">
      <w:bodyDiv w:val="1"/>
      <w:marLeft w:val="0"/>
      <w:marRight w:val="0"/>
      <w:marTop w:val="0"/>
      <w:marBottom w:val="0"/>
      <w:divBdr>
        <w:top w:val="none" w:sz="0" w:space="0" w:color="auto"/>
        <w:left w:val="none" w:sz="0" w:space="0" w:color="auto"/>
        <w:bottom w:val="none" w:sz="0" w:space="0" w:color="auto"/>
        <w:right w:val="none" w:sz="0" w:space="0" w:color="auto"/>
      </w:divBdr>
    </w:div>
    <w:div w:id="300813295">
      <w:bodyDiv w:val="1"/>
      <w:marLeft w:val="0"/>
      <w:marRight w:val="0"/>
      <w:marTop w:val="0"/>
      <w:marBottom w:val="0"/>
      <w:divBdr>
        <w:top w:val="none" w:sz="0" w:space="0" w:color="auto"/>
        <w:left w:val="none" w:sz="0" w:space="0" w:color="auto"/>
        <w:bottom w:val="none" w:sz="0" w:space="0" w:color="auto"/>
        <w:right w:val="none" w:sz="0" w:space="0" w:color="auto"/>
      </w:divBdr>
    </w:div>
    <w:div w:id="300966332">
      <w:bodyDiv w:val="1"/>
      <w:marLeft w:val="0"/>
      <w:marRight w:val="0"/>
      <w:marTop w:val="0"/>
      <w:marBottom w:val="0"/>
      <w:divBdr>
        <w:top w:val="none" w:sz="0" w:space="0" w:color="auto"/>
        <w:left w:val="none" w:sz="0" w:space="0" w:color="auto"/>
        <w:bottom w:val="none" w:sz="0" w:space="0" w:color="auto"/>
        <w:right w:val="none" w:sz="0" w:space="0" w:color="auto"/>
      </w:divBdr>
    </w:div>
    <w:div w:id="301078548">
      <w:bodyDiv w:val="1"/>
      <w:marLeft w:val="0"/>
      <w:marRight w:val="0"/>
      <w:marTop w:val="0"/>
      <w:marBottom w:val="0"/>
      <w:divBdr>
        <w:top w:val="none" w:sz="0" w:space="0" w:color="auto"/>
        <w:left w:val="none" w:sz="0" w:space="0" w:color="auto"/>
        <w:bottom w:val="none" w:sz="0" w:space="0" w:color="auto"/>
        <w:right w:val="none" w:sz="0" w:space="0" w:color="auto"/>
      </w:divBdr>
    </w:div>
    <w:div w:id="301270948">
      <w:bodyDiv w:val="1"/>
      <w:marLeft w:val="0"/>
      <w:marRight w:val="0"/>
      <w:marTop w:val="0"/>
      <w:marBottom w:val="0"/>
      <w:divBdr>
        <w:top w:val="none" w:sz="0" w:space="0" w:color="auto"/>
        <w:left w:val="none" w:sz="0" w:space="0" w:color="auto"/>
        <w:bottom w:val="none" w:sz="0" w:space="0" w:color="auto"/>
        <w:right w:val="none" w:sz="0" w:space="0" w:color="auto"/>
      </w:divBdr>
    </w:div>
    <w:div w:id="301472102">
      <w:bodyDiv w:val="1"/>
      <w:marLeft w:val="0"/>
      <w:marRight w:val="0"/>
      <w:marTop w:val="0"/>
      <w:marBottom w:val="0"/>
      <w:divBdr>
        <w:top w:val="none" w:sz="0" w:space="0" w:color="auto"/>
        <w:left w:val="none" w:sz="0" w:space="0" w:color="auto"/>
        <w:bottom w:val="none" w:sz="0" w:space="0" w:color="auto"/>
        <w:right w:val="none" w:sz="0" w:space="0" w:color="auto"/>
      </w:divBdr>
    </w:div>
    <w:div w:id="301925997">
      <w:bodyDiv w:val="1"/>
      <w:marLeft w:val="0"/>
      <w:marRight w:val="0"/>
      <w:marTop w:val="0"/>
      <w:marBottom w:val="0"/>
      <w:divBdr>
        <w:top w:val="none" w:sz="0" w:space="0" w:color="auto"/>
        <w:left w:val="none" w:sz="0" w:space="0" w:color="auto"/>
        <w:bottom w:val="none" w:sz="0" w:space="0" w:color="auto"/>
        <w:right w:val="none" w:sz="0" w:space="0" w:color="auto"/>
      </w:divBdr>
    </w:div>
    <w:div w:id="302078989">
      <w:bodyDiv w:val="1"/>
      <w:marLeft w:val="0"/>
      <w:marRight w:val="0"/>
      <w:marTop w:val="0"/>
      <w:marBottom w:val="0"/>
      <w:divBdr>
        <w:top w:val="none" w:sz="0" w:space="0" w:color="auto"/>
        <w:left w:val="none" w:sz="0" w:space="0" w:color="auto"/>
        <w:bottom w:val="none" w:sz="0" w:space="0" w:color="auto"/>
        <w:right w:val="none" w:sz="0" w:space="0" w:color="auto"/>
      </w:divBdr>
    </w:div>
    <w:div w:id="302317929">
      <w:bodyDiv w:val="1"/>
      <w:marLeft w:val="0"/>
      <w:marRight w:val="0"/>
      <w:marTop w:val="0"/>
      <w:marBottom w:val="0"/>
      <w:divBdr>
        <w:top w:val="none" w:sz="0" w:space="0" w:color="auto"/>
        <w:left w:val="none" w:sz="0" w:space="0" w:color="auto"/>
        <w:bottom w:val="none" w:sz="0" w:space="0" w:color="auto"/>
        <w:right w:val="none" w:sz="0" w:space="0" w:color="auto"/>
      </w:divBdr>
    </w:div>
    <w:div w:id="302586264">
      <w:bodyDiv w:val="1"/>
      <w:marLeft w:val="0"/>
      <w:marRight w:val="0"/>
      <w:marTop w:val="0"/>
      <w:marBottom w:val="0"/>
      <w:divBdr>
        <w:top w:val="none" w:sz="0" w:space="0" w:color="auto"/>
        <w:left w:val="none" w:sz="0" w:space="0" w:color="auto"/>
        <w:bottom w:val="none" w:sz="0" w:space="0" w:color="auto"/>
        <w:right w:val="none" w:sz="0" w:space="0" w:color="auto"/>
      </w:divBdr>
    </w:div>
    <w:div w:id="302739460">
      <w:bodyDiv w:val="1"/>
      <w:marLeft w:val="0"/>
      <w:marRight w:val="0"/>
      <w:marTop w:val="0"/>
      <w:marBottom w:val="0"/>
      <w:divBdr>
        <w:top w:val="none" w:sz="0" w:space="0" w:color="auto"/>
        <w:left w:val="none" w:sz="0" w:space="0" w:color="auto"/>
        <w:bottom w:val="none" w:sz="0" w:space="0" w:color="auto"/>
        <w:right w:val="none" w:sz="0" w:space="0" w:color="auto"/>
      </w:divBdr>
    </w:div>
    <w:div w:id="302781975">
      <w:bodyDiv w:val="1"/>
      <w:marLeft w:val="0"/>
      <w:marRight w:val="0"/>
      <w:marTop w:val="0"/>
      <w:marBottom w:val="0"/>
      <w:divBdr>
        <w:top w:val="none" w:sz="0" w:space="0" w:color="auto"/>
        <w:left w:val="none" w:sz="0" w:space="0" w:color="auto"/>
        <w:bottom w:val="none" w:sz="0" w:space="0" w:color="auto"/>
        <w:right w:val="none" w:sz="0" w:space="0" w:color="auto"/>
      </w:divBdr>
    </w:div>
    <w:div w:id="302783648">
      <w:bodyDiv w:val="1"/>
      <w:marLeft w:val="0"/>
      <w:marRight w:val="0"/>
      <w:marTop w:val="0"/>
      <w:marBottom w:val="0"/>
      <w:divBdr>
        <w:top w:val="none" w:sz="0" w:space="0" w:color="auto"/>
        <w:left w:val="none" w:sz="0" w:space="0" w:color="auto"/>
        <w:bottom w:val="none" w:sz="0" w:space="0" w:color="auto"/>
        <w:right w:val="none" w:sz="0" w:space="0" w:color="auto"/>
      </w:divBdr>
    </w:div>
    <w:div w:id="302927408">
      <w:bodyDiv w:val="1"/>
      <w:marLeft w:val="0"/>
      <w:marRight w:val="0"/>
      <w:marTop w:val="0"/>
      <w:marBottom w:val="0"/>
      <w:divBdr>
        <w:top w:val="none" w:sz="0" w:space="0" w:color="auto"/>
        <w:left w:val="none" w:sz="0" w:space="0" w:color="auto"/>
        <w:bottom w:val="none" w:sz="0" w:space="0" w:color="auto"/>
        <w:right w:val="none" w:sz="0" w:space="0" w:color="auto"/>
      </w:divBdr>
    </w:div>
    <w:div w:id="303005528">
      <w:bodyDiv w:val="1"/>
      <w:marLeft w:val="0"/>
      <w:marRight w:val="0"/>
      <w:marTop w:val="0"/>
      <w:marBottom w:val="0"/>
      <w:divBdr>
        <w:top w:val="none" w:sz="0" w:space="0" w:color="auto"/>
        <w:left w:val="none" w:sz="0" w:space="0" w:color="auto"/>
        <w:bottom w:val="none" w:sz="0" w:space="0" w:color="auto"/>
        <w:right w:val="none" w:sz="0" w:space="0" w:color="auto"/>
      </w:divBdr>
    </w:div>
    <w:div w:id="303125551">
      <w:bodyDiv w:val="1"/>
      <w:marLeft w:val="0"/>
      <w:marRight w:val="0"/>
      <w:marTop w:val="0"/>
      <w:marBottom w:val="0"/>
      <w:divBdr>
        <w:top w:val="none" w:sz="0" w:space="0" w:color="auto"/>
        <w:left w:val="none" w:sz="0" w:space="0" w:color="auto"/>
        <w:bottom w:val="none" w:sz="0" w:space="0" w:color="auto"/>
        <w:right w:val="none" w:sz="0" w:space="0" w:color="auto"/>
      </w:divBdr>
    </w:div>
    <w:div w:id="303240953">
      <w:bodyDiv w:val="1"/>
      <w:marLeft w:val="0"/>
      <w:marRight w:val="0"/>
      <w:marTop w:val="0"/>
      <w:marBottom w:val="0"/>
      <w:divBdr>
        <w:top w:val="none" w:sz="0" w:space="0" w:color="auto"/>
        <w:left w:val="none" w:sz="0" w:space="0" w:color="auto"/>
        <w:bottom w:val="none" w:sz="0" w:space="0" w:color="auto"/>
        <w:right w:val="none" w:sz="0" w:space="0" w:color="auto"/>
      </w:divBdr>
    </w:div>
    <w:div w:id="303394534">
      <w:bodyDiv w:val="1"/>
      <w:marLeft w:val="0"/>
      <w:marRight w:val="0"/>
      <w:marTop w:val="0"/>
      <w:marBottom w:val="0"/>
      <w:divBdr>
        <w:top w:val="none" w:sz="0" w:space="0" w:color="auto"/>
        <w:left w:val="none" w:sz="0" w:space="0" w:color="auto"/>
        <w:bottom w:val="none" w:sz="0" w:space="0" w:color="auto"/>
        <w:right w:val="none" w:sz="0" w:space="0" w:color="auto"/>
      </w:divBdr>
    </w:div>
    <w:div w:id="303396053">
      <w:bodyDiv w:val="1"/>
      <w:marLeft w:val="0"/>
      <w:marRight w:val="0"/>
      <w:marTop w:val="0"/>
      <w:marBottom w:val="0"/>
      <w:divBdr>
        <w:top w:val="none" w:sz="0" w:space="0" w:color="auto"/>
        <w:left w:val="none" w:sz="0" w:space="0" w:color="auto"/>
        <w:bottom w:val="none" w:sz="0" w:space="0" w:color="auto"/>
        <w:right w:val="none" w:sz="0" w:space="0" w:color="auto"/>
      </w:divBdr>
    </w:div>
    <w:div w:id="303434138">
      <w:bodyDiv w:val="1"/>
      <w:marLeft w:val="0"/>
      <w:marRight w:val="0"/>
      <w:marTop w:val="0"/>
      <w:marBottom w:val="0"/>
      <w:divBdr>
        <w:top w:val="none" w:sz="0" w:space="0" w:color="auto"/>
        <w:left w:val="none" w:sz="0" w:space="0" w:color="auto"/>
        <w:bottom w:val="none" w:sz="0" w:space="0" w:color="auto"/>
        <w:right w:val="none" w:sz="0" w:space="0" w:color="auto"/>
      </w:divBdr>
    </w:div>
    <w:div w:id="303699869">
      <w:bodyDiv w:val="1"/>
      <w:marLeft w:val="0"/>
      <w:marRight w:val="0"/>
      <w:marTop w:val="0"/>
      <w:marBottom w:val="0"/>
      <w:divBdr>
        <w:top w:val="none" w:sz="0" w:space="0" w:color="auto"/>
        <w:left w:val="none" w:sz="0" w:space="0" w:color="auto"/>
        <w:bottom w:val="none" w:sz="0" w:space="0" w:color="auto"/>
        <w:right w:val="none" w:sz="0" w:space="0" w:color="auto"/>
      </w:divBdr>
    </w:div>
    <w:div w:id="304504544">
      <w:bodyDiv w:val="1"/>
      <w:marLeft w:val="0"/>
      <w:marRight w:val="0"/>
      <w:marTop w:val="0"/>
      <w:marBottom w:val="0"/>
      <w:divBdr>
        <w:top w:val="none" w:sz="0" w:space="0" w:color="auto"/>
        <w:left w:val="none" w:sz="0" w:space="0" w:color="auto"/>
        <w:bottom w:val="none" w:sz="0" w:space="0" w:color="auto"/>
        <w:right w:val="none" w:sz="0" w:space="0" w:color="auto"/>
      </w:divBdr>
    </w:div>
    <w:div w:id="304509398">
      <w:bodyDiv w:val="1"/>
      <w:marLeft w:val="0"/>
      <w:marRight w:val="0"/>
      <w:marTop w:val="0"/>
      <w:marBottom w:val="0"/>
      <w:divBdr>
        <w:top w:val="none" w:sz="0" w:space="0" w:color="auto"/>
        <w:left w:val="none" w:sz="0" w:space="0" w:color="auto"/>
        <w:bottom w:val="none" w:sz="0" w:space="0" w:color="auto"/>
        <w:right w:val="none" w:sz="0" w:space="0" w:color="auto"/>
      </w:divBdr>
    </w:div>
    <w:div w:id="304553615">
      <w:bodyDiv w:val="1"/>
      <w:marLeft w:val="0"/>
      <w:marRight w:val="0"/>
      <w:marTop w:val="0"/>
      <w:marBottom w:val="0"/>
      <w:divBdr>
        <w:top w:val="none" w:sz="0" w:space="0" w:color="auto"/>
        <w:left w:val="none" w:sz="0" w:space="0" w:color="auto"/>
        <w:bottom w:val="none" w:sz="0" w:space="0" w:color="auto"/>
        <w:right w:val="none" w:sz="0" w:space="0" w:color="auto"/>
      </w:divBdr>
    </w:div>
    <w:div w:id="304628121">
      <w:bodyDiv w:val="1"/>
      <w:marLeft w:val="0"/>
      <w:marRight w:val="0"/>
      <w:marTop w:val="0"/>
      <w:marBottom w:val="0"/>
      <w:divBdr>
        <w:top w:val="none" w:sz="0" w:space="0" w:color="auto"/>
        <w:left w:val="none" w:sz="0" w:space="0" w:color="auto"/>
        <w:bottom w:val="none" w:sz="0" w:space="0" w:color="auto"/>
        <w:right w:val="none" w:sz="0" w:space="0" w:color="auto"/>
      </w:divBdr>
    </w:div>
    <w:div w:id="304772988">
      <w:bodyDiv w:val="1"/>
      <w:marLeft w:val="0"/>
      <w:marRight w:val="0"/>
      <w:marTop w:val="0"/>
      <w:marBottom w:val="0"/>
      <w:divBdr>
        <w:top w:val="none" w:sz="0" w:space="0" w:color="auto"/>
        <w:left w:val="none" w:sz="0" w:space="0" w:color="auto"/>
        <w:bottom w:val="none" w:sz="0" w:space="0" w:color="auto"/>
        <w:right w:val="none" w:sz="0" w:space="0" w:color="auto"/>
      </w:divBdr>
    </w:div>
    <w:div w:id="304942055">
      <w:bodyDiv w:val="1"/>
      <w:marLeft w:val="0"/>
      <w:marRight w:val="0"/>
      <w:marTop w:val="0"/>
      <w:marBottom w:val="0"/>
      <w:divBdr>
        <w:top w:val="none" w:sz="0" w:space="0" w:color="auto"/>
        <w:left w:val="none" w:sz="0" w:space="0" w:color="auto"/>
        <w:bottom w:val="none" w:sz="0" w:space="0" w:color="auto"/>
        <w:right w:val="none" w:sz="0" w:space="0" w:color="auto"/>
      </w:divBdr>
    </w:div>
    <w:div w:id="305016100">
      <w:bodyDiv w:val="1"/>
      <w:marLeft w:val="0"/>
      <w:marRight w:val="0"/>
      <w:marTop w:val="0"/>
      <w:marBottom w:val="0"/>
      <w:divBdr>
        <w:top w:val="none" w:sz="0" w:space="0" w:color="auto"/>
        <w:left w:val="none" w:sz="0" w:space="0" w:color="auto"/>
        <w:bottom w:val="none" w:sz="0" w:space="0" w:color="auto"/>
        <w:right w:val="none" w:sz="0" w:space="0" w:color="auto"/>
      </w:divBdr>
    </w:div>
    <w:div w:id="305208539">
      <w:bodyDiv w:val="1"/>
      <w:marLeft w:val="0"/>
      <w:marRight w:val="0"/>
      <w:marTop w:val="0"/>
      <w:marBottom w:val="0"/>
      <w:divBdr>
        <w:top w:val="none" w:sz="0" w:space="0" w:color="auto"/>
        <w:left w:val="none" w:sz="0" w:space="0" w:color="auto"/>
        <w:bottom w:val="none" w:sz="0" w:space="0" w:color="auto"/>
        <w:right w:val="none" w:sz="0" w:space="0" w:color="auto"/>
      </w:divBdr>
    </w:div>
    <w:div w:id="305555252">
      <w:bodyDiv w:val="1"/>
      <w:marLeft w:val="0"/>
      <w:marRight w:val="0"/>
      <w:marTop w:val="0"/>
      <w:marBottom w:val="0"/>
      <w:divBdr>
        <w:top w:val="none" w:sz="0" w:space="0" w:color="auto"/>
        <w:left w:val="none" w:sz="0" w:space="0" w:color="auto"/>
        <w:bottom w:val="none" w:sz="0" w:space="0" w:color="auto"/>
        <w:right w:val="none" w:sz="0" w:space="0" w:color="auto"/>
      </w:divBdr>
    </w:div>
    <w:div w:id="305626440">
      <w:bodyDiv w:val="1"/>
      <w:marLeft w:val="0"/>
      <w:marRight w:val="0"/>
      <w:marTop w:val="0"/>
      <w:marBottom w:val="0"/>
      <w:divBdr>
        <w:top w:val="none" w:sz="0" w:space="0" w:color="auto"/>
        <w:left w:val="none" w:sz="0" w:space="0" w:color="auto"/>
        <w:bottom w:val="none" w:sz="0" w:space="0" w:color="auto"/>
        <w:right w:val="none" w:sz="0" w:space="0" w:color="auto"/>
      </w:divBdr>
    </w:div>
    <w:div w:id="305859233">
      <w:bodyDiv w:val="1"/>
      <w:marLeft w:val="0"/>
      <w:marRight w:val="0"/>
      <w:marTop w:val="0"/>
      <w:marBottom w:val="0"/>
      <w:divBdr>
        <w:top w:val="none" w:sz="0" w:space="0" w:color="auto"/>
        <w:left w:val="none" w:sz="0" w:space="0" w:color="auto"/>
        <w:bottom w:val="none" w:sz="0" w:space="0" w:color="auto"/>
        <w:right w:val="none" w:sz="0" w:space="0" w:color="auto"/>
      </w:divBdr>
    </w:div>
    <w:div w:id="306007993">
      <w:bodyDiv w:val="1"/>
      <w:marLeft w:val="0"/>
      <w:marRight w:val="0"/>
      <w:marTop w:val="0"/>
      <w:marBottom w:val="0"/>
      <w:divBdr>
        <w:top w:val="none" w:sz="0" w:space="0" w:color="auto"/>
        <w:left w:val="none" w:sz="0" w:space="0" w:color="auto"/>
        <w:bottom w:val="none" w:sz="0" w:space="0" w:color="auto"/>
        <w:right w:val="none" w:sz="0" w:space="0" w:color="auto"/>
      </w:divBdr>
    </w:div>
    <w:div w:id="306012739">
      <w:bodyDiv w:val="1"/>
      <w:marLeft w:val="0"/>
      <w:marRight w:val="0"/>
      <w:marTop w:val="0"/>
      <w:marBottom w:val="0"/>
      <w:divBdr>
        <w:top w:val="none" w:sz="0" w:space="0" w:color="auto"/>
        <w:left w:val="none" w:sz="0" w:space="0" w:color="auto"/>
        <w:bottom w:val="none" w:sz="0" w:space="0" w:color="auto"/>
        <w:right w:val="none" w:sz="0" w:space="0" w:color="auto"/>
      </w:divBdr>
    </w:div>
    <w:div w:id="306057965">
      <w:bodyDiv w:val="1"/>
      <w:marLeft w:val="0"/>
      <w:marRight w:val="0"/>
      <w:marTop w:val="0"/>
      <w:marBottom w:val="0"/>
      <w:divBdr>
        <w:top w:val="none" w:sz="0" w:space="0" w:color="auto"/>
        <w:left w:val="none" w:sz="0" w:space="0" w:color="auto"/>
        <w:bottom w:val="none" w:sz="0" w:space="0" w:color="auto"/>
        <w:right w:val="none" w:sz="0" w:space="0" w:color="auto"/>
      </w:divBdr>
    </w:div>
    <w:div w:id="306519627">
      <w:bodyDiv w:val="1"/>
      <w:marLeft w:val="0"/>
      <w:marRight w:val="0"/>
      <w:marTop w:val="0"/>
      <w:marBottom w:val="0"/>
      <w:divBdr>
        <w:top w:val="none" w:sz="0" w:space="0" w:color="auto"/>
        <w:left w:val="none" w:sz="0" w:space="0" w:color="auto"/>
        <w:bottom w:val="none" w:sz="0" w:space="0" w:color="auto"/>
        <w:right w:val="none" w:sz="0" w:space="0" w:color="auto"/>
      </w:divBdr>
    </w:div>
    <w:div w:id="306714402">
      <w:bodyDiv w:val="1"/>
      <w:marLeft w:val="0"/>
      <w:marRight w:val="0"/>
      <w:marTop w:val="0"/>
      <w:marBottom w:val="0"/>
      <w:divBdr>
        <w:top w:val="none" w:sz="0" w:space="0" w:color="auto"/>
        <w:left w:val="none" w:sz="0" w:space="0" w:color="auto"/>
        <w:bottom w:val="none" w:sz="0" w:space="0" w:color="auto"/>
        <w:right w:val="none" w:sz="0" w:space="0" w:color="auto"/>
      </w:divBdr>
    </w:div>
    <w:div w:id="306932175">
      <w:bodyDiv w:val="1"/>
      <w:marLeft w:val="0"/>
      <w:marRight w:val="0"/>
      <w:marTop w:val="0"/>
      <w:marBottom w:val="0"/>
      <w:divBdr>
        <w:top w:val="none" w:sz="0" w:space="0" w:color="auto"/>
        <w:left w:val="none" w:sz="0" w:space="0" w:color="auto"/>
        <w:bottom w:val="none" w:sz="0" w:space="0" w:color="auto"/>
        <w:right w:val="none" w:sz="0" w:space="0" w:color="auto"/>
      </w:divBdr>
    </w:div>
    <w:div w:id="307056939">
      <w:bodyDiv w:val="1"/>
      <w:marLeft w:val="0"/>
      <w:marRight w:val="0"/>
      <w:marTop w:val="0"/>
      <w:marBottom w:val="0"/>
      <w:divBdr>
        <w:top w:val="none" w:sz="0" w:space="0" w:color="auto"/>
        <w:left w:val="none" w:sz="0" w:space="0" w:color="auto"/>
        <w:bottom w:val="none" w:sz="0" w:space="0" w:color="auto"/>
        <w:right w:val="none" w:sz="0" w:space="0" w:color="auto"/>
      </w:divBdr>
    </w:div>
    <w:div w:id="307443969">
      <w:bodyDiv w:val="1"/>
      <w:marLeft w:val="0"/>
      <w:marRight w:val="0"/>
      <w:marTop w:val="0"/>
      <w:marBottom w:val="0"/>
      <w:divBdr>
        <w:top w:val="none" w:sz="0" w:space="0" w:color="auto"/>
        <w:left w:val="none" w:sz="0" w:space="0" w:color="auto"/>
        <w:bottom w:val="none" w:sz="0" w:space="0" w:color="auto"/>
        <w:right w:val="none" w:sz="0" w:space="0" w:color="auto"/>
      </w:divBdr>
    </w:div>
    <w:div w:id="307513858">
      <w:bodyDiv w:val="1"/>
      <w:marLeft w:val="0"/>
      <w:marRight w:val="0"/>
      <w:marTop w:val="0"/>
      <w:marBottom w:val="0"/>
      <w:divBdr>
        <w:top w:val="none" w:sz="0" w:space="0" w:color="auto"/>
        <w:left w:val="none" w:sz="0" w:space="0" w:color="auto"/>
        <w:bottom w:val="none" w:sz="0" w:space="0" w:color="auto"/>
        <w:right w:val="none" w:sz="0" w:space="0" w:color="auto"/>
      </w:divBdr>
    </w:div>
    <w:div w:id="307974122">
      <w:bodyDiv w:val="1"/>
      <w:marLeft w:val="0"/>
      <w:marRight w:val="0"/>
      <w:marTop w:val="0"/>
      <w:marBottom w:val="0"/>
      <w:divBdr>
        <w:top w:val="none" w:sz="0" w:space="0" w:color="auto"/>
        <w:left w:val="none" w:sz="0" w:space="0" w:color="auto"/>
        <w:bottom w:val="none" w:sz="0" w:space="0" w:color="auto"/>
        <w:right w:val="none" w:sz="0" w:space="0" w:color="auto"/>
      </w:divBdr>
    </w:div>
    <w:div w:id="308480006">
      <w:bodyDiv w:val="1"/>
      <w:marLeft w:val="0"/>
      <w:marRight w:val="0"/>
      <w:marTop w:val="0"/>
      <w:marBottom w:val="0"/>
      <w:divBdr>
        <w:top w:val="none" w:sz="0" w:space="0" w:color="auto"/>
        <w:left w:val="none" w:sz="0" w:space="0" w:color="auto"/>
        <w:bottom w:val="none" w:sz="0" w:space="0" w:color="auto"/>
        <w:right w:val="none" w:sz="0" w:space="0" w:color="auto"/>
      </w:divBdr>
    </w:div>
    <w:div w:id="308557124">
      <w:bodyDiv w:val="1"/>
      <w:marLeft w:val="0"/>
      <w:marRight w:val="0"/>
      <w:marTop w:val="0"/>
      <w:marBottom w:val="0"/>
      <w:divBdr>
        <w:top w:val="none" w:sz="0" w:space="0" w:color="auto"/>
        <w:left w:val="none" w:sz="0" w:space="0" w:color="auto"/>
        <w:bottom w:val="none" w:sz="0" w:space="0" w:color="auto"/>
        <w:right w:val="none" w:sz="0" w:space="0" w:color="auto"/>
      </w:divBdr>
    </w:div>
    <w:div w:id="308638589">
      <w:bodyDiv w:val="1"/>
      <w:marLeft w:val="0"/>
      <w:marRight w:val="0"/>
      <w:marTop w:val="0"/>
      <w:marBottom w:val="0"/>
      <w:divBdr>
        <w:top w:val="none" w:sz="0" w:space="0" w:color="auto"/>
        <w:left w:val="none" w:sz="0" w:space="0" w:color="auto"/>
        <w:bottom w:val="none" w:sz="0" w:space="0" w:color="auto"/>
        <w:right w:val="none" w:sz="0" w:space="0" w:color="auto"/>
      </w:divBdr>
    </w:div>
    <w:div w:id="308680093">
      <w:bodyDiv w:val="1"/>
      <w:marLeft w:val="0"/>
      <w:marRight w:val="0"/>
      <w:marTop w:val="0"/>
      <w:marBottom w:val="0"/>
      <w:divBdr>
        <w:top w:val="none" w:sz="0" w:space="0" w:color="auto"/>
        <w:left w:val="none" w:sz="0" w:space="0" w:color="auto"/>
        <w:bottom w:val="none" w:sz="0" w:space="0" w:color="auto"/>
        <w:right w:val="none" w:sz="0" w:space="0" w:color="auto"/>
      </w:divBdr>
    </w:div>
    <w:div w:id="308748815">
      <w:bodyDiv w:val="1"/>
      <w:marLeft w:val="0"/>
      <w:marRight w:val="0"/>
      <w:marTop w:val="0"/>
      <w:marBottom w:val="0"/>
      <w:divBdr>
        <w:top w:val="none" w:sz="0" w:space="0" w:color="auto"/>
        <w:left w:val="none" w:sz="0" w:space="0" w:color="auto"/>
        <w:bottom w:val="none" w:sz="0" w:space="0" w:color="auto"/>
        <w:right w:val="none" w:sz="0" w:space="0" w:color="auto"/>
      </w:divBdr>
    </w:div>
    <w:div w:id="309092963">
      <w:bodyDiv w:val="1"/>
      <w:marLeft w:val="0"/>
      <w:marRight w:val="0"/>
      <w:marTop w:val="0"/>
      <w:marBottom w:val="0"/>
      <w:divBdr>
        <w:top w:val="none" w:sz="0" w:space="0" w:color="auto"/>
        <w:left w:val="none" w:sz="0" w:space="0" w:color="auto"/>
        <w:bottom w:val="none" w:sz="0" w:space="0" w:color="auto"/>
        <w:right w:val="none" w:sz="0" w:space="0" w:color="auto"/>
      </w:divBdr>
    </w:div>
    <w:div w:id="309212420">
      <w:bodyDiv w:val="1"/>
      <w:marLeft w:val="0"/>
      <w:marRight w:val="0"/>
      <w:marTop w:val="0"/>
      <w:marBottom w:val="0"/>
      <w:divBdr>
        <w:top w:val="none" w:sz="0" w:space="0" w:color="auto"/>
        <w:left w:val="none" w:sz="0" w:space="0" w:color="auto"/>
        <w:bottom w:val="none" w:sz="0" w:space="0" w:color="auto"/>
        <w:right w:val="none" w:sz="0" w:space="0" w:color="auto"/>
      </w:divBdr>
    </w:div>
    <w:div w:id="309527912">
      <w:bodyDiv w:val="1"/>
      <w:marLeft w:val="0"/>
      <w:marRight w:val="0"/>
      <w:marTop w:val="0"/>
      <w:marBottom w:val="0"/>
      <w:divBdr>
        <w:top w:val="none" w:sz="0" w:space="0" w:color="auto"/>
        <w:left w:val="none" w:sz="0" w:space="0" w:color="auto"/>
        <w:bottom w:val="none" w:sz="0" w:space="0" w:color="auto"/>
        <w:right w:val="none" w:sz="0" w:space="0" w:color="auto"/>
      </w:divBdr>
    </w:div>
    <w:div w:id="309558592">
      <w:bodyDiv w:val="1"/>
      <w:marLeft w:val="0"/>
      <w:marRight w:val="0"/>
      <w:marTop w:val="0"/>
      <w:marBottom w:val="0"/>
      <w:divBdr>
        <w:top w:val="none" w:sz="0" w:space="0" w:color="auto"/>
        <w:left w:val="none" w:sz="0" w:space="0" w:color="auto"/>
        <w:bottom w:val="none" w:sz="0" w:space="0" w:color="auto"/>
        <w:right w:val="none" w:sz="0" w:space="0" w:color="auto"/>
      </w:divBdr>
    </w:div>
    <w:div w:id="309602371">
      <w:bodyDiv w:val="1"/>
      <w:marLeft w:val="0"/>
      <w:marRight w:val="0"/>
      <w:marTop w:val="0"/>
      <w:marBottom w:val="0"/>
      <w:divBdr>
        <w:top w:val="none" w:sz="0" w:space="0" w:color="auto"/>
        <w:left w:val="none" w:sz="0" w:space="0" w:color="auto"/>
        <w:bottom w:val="none" w:sz="0" w:space="0" w:color="auto"/>
        <w:right w:val="none" w:sz="0" w:space="0" w:color="auto"/>
      </w:divBdr>
    </w:div>
    <w:div w:id="309673007">
      <w:bodyDiv w:val="1"/>
      <w:marLeft w:val="0"/>
      <w:marRight w:val="0"/>
      <w:marTop w:val="0"/>
      <w:marBottom w:val="0"/>
      <w:divBdr>
        <w:top w:val="none" w:sz="0" w:space="0" w:color="auto"/>
        <w:left w:val="none" w:sz="0" w:space="0" w:color="auto"/>
        <w:bottom w:val="none" w:sz="0" w:space="0" w:color="auto"/>
        <w:right w:val="none" w:sz="0" w:space="0" w:color="auto"/>
      </w:divBdr>
    </w:div>
    <w:div w:id="309943463">
      <w:bodyDiv w:val="1"/>
      <w:marLeft w:val="0"/>
      <w:marRight w:val="0"/>
      <w:marTop w:val="0"/>
      <w:marBottom w:val="0"/>
      <w:divBdr>
        <w:top w:val="none" w:sz="0" w:space="0" w:color="auto"/>
        <w:left w:val="none" w:sz="0" w:space="0" w:color="auto"/>
        <w:bottom w:val="none" w:sz="0" w:space="0" w:color="auto"/>
        <w:right w:val="none" w:sz="0" w:space="0" w:color="auto"/>
      </w:divBdr>
    </w:div>
    <w:div w:id="309945029">
      <w:bodyDiv w:val="1"/>
      <w:marLeft w:val="0"/>
      <w:marRight w:val="0"/>
      <w:marTop w:val="0"/>
      <w:marBottom w:val="0"/>
      <w:divBdr>
        <w:top w:val="none" w:sz="0" w:space="0" w:color="auto"/>
        <w:left w:val="none" w:sz="0" w:space="0" w:color="auto"/>
        <w:bottom w:val="none" w:sz="0" w:space="0" w:color="auto"/>
        <w:right w:val="none" w:sz="0" w:space="0" w:color="auto"/>
      </w:divBdr>
    </w:div>
    <w:div w:id="310446252">
      <w:bodyDiv w:val="1"/>
      <w:marLeft w:val="0"/>
      <w:marRight w:val="0"/>
      <w:marTop w:val="0"/>
      <w:marBottom w:val="0"/>
      <w:divBdr>
        <w:top w:val="none" w:sz="0" w:space="0" w:color="auto"/>
        <w:left w:val="none" w:sz="0" w:space="0" w:color="auto"/>
        <w:bottom w:val="none" w:sz="0" w:space="0" w:color="auto"/>
        <w:right w:val="none" w:sz="0" w:space="0" w:color="auto"/>
      </w:divBdr>
    </w:div>
    <w:div w:id="310522472">
      <w:bodyDiv w:val="1"/>
      <w:marLeft w:val="0"/>
      <w:marRight w:val="0"/>
      <w:marTop w:val="0"/>
      <w:marBottom w:val="0"/>
      <w:divBdr>
        <w:top w:val="none" w:sz="0" w:space="0" w:color="auto"/>
        <w:left w:val="none" w:sz="0" w:space="0" w:color="auto"/>
        <w:bottom w:val="none" w:sz="0" w:space="0" w:color="auto"/>
        <w:right w:val="none" w:sz="0" w:space="0" w:color="auto"/>
      </w:divBdr>
    </w:div>
    <w:div w:id="310716510">
      <w:bodyDiv w:val="1"/>
      <w:marLeft w:val="0"/>
      <w:marRight w:val="0"/>
      <w:marTop w:val="0"/>
      <w:marBottom w:val="0"/>
      <w:divBdr>
        <w:top w:val="none" w:sz="0" w:space="0" w:color="auto"/>
        <w:left w:val="none" w:sz="0" w:space="0" w:color="auto"/>
        <w:bottom w:val="none" w:sz="0" w:space="0" w:color="auto"/>
        <w:right w:val="none" w:sz="0" w:space="0" w:color="auto"/>
      </w:divBdr>
    </w:div>
    <w:div w:id="310988852">
      <w:bodyDiv w:val="1"/>
      <w:marLeft w:val="0"/>
      <w:marRight w:val="0"/>
      <w:marTop w:val="0"/>
      <w:marBottom w:val="0"/>
      <w:divBdr>
        <w:top w:val="none" w:sz="0" w:space="0" w:color="auto"/>
        <w:left w:val="none" w:sz="0" w:space="0" w:color="auto"/>
        <w:bottom w:val="none" w:sz="0" w:space="0" w:color="auto"/>
        <w:right w:val="none" w:sz="0" w:space="0" w:color="auto"/>
      </w:divBdr>
    </w:div>
    <w:div w:id="311057259">
      <w:bodyDiv w:val="1"/>
      <w:marLeft w:val="0"/>
      <w:marRight w:val="0"/>
      <w:marTop w:val="0"/>
      <w:marBottom w:val="0"/>
      <w:divBdr>
        <w:top w:val="none" w:sz="0" w:space="0" w:color="auto"/>
        <w:left w:val="none" w:sz="0" w:space="0" w:color="auto"/>
        <w:bottom w:val="none" w:sz="0" w:space="0" w:color="auto"/>
        <w:right w:val="none" w:sz="0" w:space="0" w:color="auto"/>
      </w:divBdr>
    </w:div>
    <w:div w:id="311100141">
      <w:bodyDiv w:val="1"/>
      <w:marLeft w:val="0"/>
      <w:marRight w:val="0"/>
      <w:marTop w:val="0"/>
      <w:marBottom w:val="0"/>
      <w:divBdr>
        <w:top w:val="none" w:sz="0" w:space="0" w:color="auto"/>
        <w:left w:val="none" w:sz="0" w:space="0" w:color="auto"/>
        <w:bottom w:val="none" w:sz="0" w:space="0" w:color="auto"/>
        <w:right w:val="none" w:sz="0" w:space="0" w:color="auto"/>
      </w:divBdr>
    </w:div>
    <w:div w:id="311373227">
      <w:bodyDiv w:val="1"/>
      <w:marLeft w:val="0"/>
      <w:marRight w:val="0"/>
      <w:marTop w:val="0"/>
      <w:marBottom w:val="0"/>
      <w:divBdr>
        <w:top w:val="none" w:sz="0" w:space="0" w:color="auto"/>
        <w:left w:val="none" w:sz="0" w:space="0" w:color="auto"/>
        <w:bottom w:val="none" w:sz="0" w:space="0" w:color="auto"/>
        <w:right w:val="none" w:sz="0" w:space="0" w:color="auto"/>
      </w:divBdr>
    </w:div>
    <w:div w:id="311444461">
      <w:bodyDiv w:val="1"/>
      <w:marLeft w:val="0"/>
      <w:marRight w:val="0"/>
      <w:marTop w:val="0"/>
      <w:marBottom w:val="0"/>
      <w:divBdr>
        <w:top w:val="none" w:sz="0" w:space="0" w:color="auto"/>
        <w:left w:val="none" w:sz="0" w:space="0" w:color="auto"/>
        <w:bottom w:val="none" w:sz="0" w:space="0" w:color="auto"/>
        <w:right w:val="none" w:sz="0" w:space="0" w:color="auto"/>
      </w:divBdr>
    </w:div>
    <w:div w:id="311757461">
      <w:bodyDiv w:val="1"/>
      <w:marLeft w:val="0"/>
      <w:marRight w:val="0"/>
      <w:marTop w:val="0"/>
      <w:marBottom w:val="0"/>
      <w:divBdr>
        <w:top w:val="none" w:sz="0" w:space="0" w:color="auto"/>
        <w:left w:val="none" w:sz="0" w:space="0" w:color="auto"/>
        <w:bottom w:val="none" w:sz="0" w:space="0" w:color="auto"/>
        <w:right w:val="none" w:sz="0" w:space="0" w:color="auto"/>
      </w:divBdr>
    </w:div>
    <w:div w:id="311953004">
      <w:bodyDiv w:val="1"/>
      <w:marLeft w:val="0"/>
      <w:marRight w:val="0"/>
      <w:marTop w:val="0"/>
      <w:marBottom w:val="0"/>
      <w:divBdr>
        <w:top w:val="none" w:sz="0" w:space="0" w:color="auto"/>
        <w:left w:val="none" w:sz="0" w:space="0" w:color="auto"/>
        <w:bottom w:val="none" w:sz="0" w:space="0" w:color="auto"/>
        <w:right w:val="none" w:sz="0" w:space="0" w:color="auto"/>
      </w:divBdr>
    </w:div>
    <w:div w:id="312031940">
      <w:bodyDiv w:val="1"/>
      <w:marLeft w:val="0"/>
      <w:marRight w:val="0"/>
      <w:marTop w:val="0"/>
      <w:marBottom w:val="0"/>
      <w:divBdr>
        <w:top w:val="none" w:sz="0" w:space="0" w:color="auto"/>
        <w:left w:val="none" w:sz="0" w:space="0" w:color="auto"/>
        <w:bottom w:val="none" w:sz="0" w:space="0" w:color="auto"/>
        <w:right w:val="none" w:sz="0" w:space="0" w:color="auto"/>
      </w:divBdr>
    </w:div>
    <w:div w:id="312222176">
      <w:bodyDiv w:val="1"/>
      <w:marLeft w:val="0"/>
      <w:marRight w:val="0"/>
      <w:marTop w:val="0"/>
      <w:marBottom w:val="0"/>
      <w:divBdr>
        <w:top w:val="none" w:sz="0" w:space="0" w:color="auto"/>
        <w:left w:val="none" w:sz="0" w:space="0" w:color="auto"/>
        <w:bottom w:val="none" w:sz="0" w:space="0" w:color="auto"/>
        <w:right w:val="none" w:sz="0" w:space="0" w:color="auto"/>
      </w:divBdr>
    </w:div>
    <w:div w:id="312373141">
      <w:bodyDiv w:val="1"/>
      <w:marLeft w:val="0"/>
      <w:marRight w:val="0"/>
      <w:marTop w:val="0"/>
      <w:marBottom w:val="0"/>
      <w:divBdr>
        <w:top w:val="none" w:sz="0" w:space="0" w:color="auto"/>
        <w:left w:val="none" w:sz="0" w:space="0" w:color="auto"/>
        <w:bottom w:val="none" w:sz="0" w:space="0" w:color="auto"/>
        <w:right w:val="none" w:sz="0" w:space="0" w:color="auto"/>
      </w:divBdr>
    </w:div>
    <w:div w:id="312611405">
      <w:bodyDiv w:val="1"/>
      <w:marLeft w:val="0"/>
      <w:marRight w:val="0"/>
      <w:marTop w:val="0"/>
      <w:marBottom w:val="0"/>
      <w:divBdr>
        <w:top w:val="none" w:sz="0" w:space="0" w:color="auto"/>
        <w:left w:val="none" w:sz="0" w:space="0" w:color="auto"/>
        <w:bottom w:val="none" w:sz="0" w:space="0" w:color="auto"/>
        <w:right w:val="none" w:sz="0" w:space="0" w:color="auto"/>
      </w:divBdr>
    </w:div>
    <w:div w:id="312686000">
      <w:bodyDiv w:val="1"/>
      <w:marLeft w:val="0"/>
      <w:marRight w:val="0"/>
      <w:marTop w:val="0"/>
      <w:marBottom w:val="0"/>
      <w:divBdr>
        <w:top w:val="none" w:sz="0" w:space="0" w:color="auto"/>
        <w:left w:val="none" w:sz="0" w:space="0" w:color="auto"/>
        <w:bottom w:val="none" w:sz="0" w:space="0" w:color="auto"/>
        <w:right w:val="none" w:sz="0" w:space="0" w:color="auto"/>
      </w:divBdr>
    </w:div>
    <w:div w:id="313022902">
      <w:bodyDiv w:val="1"/>
      <w:marLeft w:val="0"/>
      <w:marRight w:val="0"/>
      <w:marTop w:val="0"/>
      <w:marBottom w:val="0"/>
      <w:divBdr>
        <w:top w:val="none" w:sz="0" w:space="0" w:color="auto"/>
        <w:left w:val="none" w:sz="0" w:space="0" w:color="auto"/>
        <w:bottom w:val="none" w:sz="0" w:space="0" w:color="auto"/>
        <w:right w:val="none" w:sz="0" w:space="0" w:color="auto"/>
      </w:divBdr>
    </w:div>
    <w:div w:id="313338401">
      <w:bodyDiv w:val="1"/>
      <w:marLeft w:val="0"/>
      <w:marRight w:val="0"/>
      <w:marTop w:val="0"/>
      <w:marBottom w:val="0"/>
      <w:divBdr>
        <w:top w:val="none" w:sz="0" w:space="0" w:color="auto"/>
        <w:left w:val="none" w:sz="0" w:space="0" w:color="auto"/>
        <w:bottom w:val="none" w:sz="0" w:space="0" w:color="auto"/>
        <w:right w:val="none" w:sz="0" w:space="0" w:color="auto"/>
      </w:divBdr>
    </w:div>
    <w:div w:id="313410530">
      <w:bodyDiv w:val="1"/>
      <w:marLeft w:val="0"/>
      <w:marRight w:val="0"/>
      <w:marTop w:val="0"/>
      <w:marBottom w:val="0"/>
      <w:divBdr>
        <w:top w:val="none" w:sz="0" w:space="0" w:color="auto"/>
        <w:left w:val="none" w:sz="0" w:space="0" w:color="auto"/>
        <w:bottom w:val="none" w:sz="0" w:space="0" w:color="auto"/>
        <w:right w:val="none" w:sz="0" w:space="0" w:color="auto"/>
      </w:divBdr>
    </w:div>
    <w:div w:id="313487003">
      <w:bodyDiv w:val="1"/>
      <w:marLeft w:val="0"/>
      <w:marRight w:val="0"/>
      <w:marTop w:val="0"/>
      <w:marBottom w:val="0"/>
      <w:divBdr>
        <w:top w:val="none" w:sz="0" w:space="0" w:color="auto"/>
        <w:left w:val="none" w:sz="0" w:space="0" w:color="auto"/>
        <w:bottom w:val="none" w:sz="0" w:space="0" w:color="auto"/>
        <w:right w:val="none" w:sz="0" w:space="0" w:color="auto"/>
      </w:divBdr>
    </w:div>
    <w:div w:id="313535299">
      <w:bodyDiv w:val="1"/>
      <w:marLeft w:val="0"/>
      <w:marRight w:val="0"/>
      <w:marTop w:val="0"/>
      <w:marBottom w:val="0"/>
      <w:divBdr>
        <w:top w:val="none" w:sz="0" w:space="0" w:color="auto"/>
        <w:left w:val="none" w:sz="0" w:space="0" w:color="auto"/>
        <w:bottom w:val="none" w:sz="0" w:space="0" w:color="auto"/>
        <w:right w:val="none" w:sz="0" w:space="0" w:color="auto"/>
      </w:divBdr>
    </w:div>
    <w:div w:id="313686939">
      <w:bodyDiv w:val="1"/>
      <w:marLeft w:val="0"/>
      <w:marRight w:val="0"/>
      <w:marTop w:val="0"/>
      <w:marBottom w:val="0"/>
      <w:divBdr>
        <w:top w:val="none" w:sz="0" w:space="0" w:color="auto"/>
        <w:left w:val="none" w:sz="0" w:space="0" w:color="auto"/>
        <w:bottom w:val="none" w:sz="0" w:space="0" w:color="auto"/>
        <w:right w:val="none" w:sz="0" w:space="0" w:color="auto"/>
      </w:divBdr>
    </w:div>
    <w:div w:id="313989229">
      <w:bodyDiv w:val="1"/>
      <w:marLeft w:val="0"/>
      <w:marRight w:val="0"/>
      <w:marTop w:val="0"/>
      <w:marBottom w:val="0"/>
      <w:divBdr>
        <w:top w:val="none" w:sz="0" w:space="0" w:color="auto"/>
        <w:left w:val="none" w:sz="0" w:space="0" w:color="auto"/>
        <w:bottom w:val="none" w:sz="0" w:space="0" w:color="auto"/>
        <w:right w:val="none" w:sz="0" w:space="0" w:color="auto"/>
      </w:divBdr>
    </w:div>
    <w:div w:id="313992612">
      <w:bodyDiv w:val="1"/>
      <w:marLeft w:val="0"/>
      <w:marRight w:val="0"/>
      <w:marTop w:val="0"/>
      <w:marBottom w:val="0"/>
      <w:divBdr>
        <w:top w:val="none" w:sz="0" w:space="0" w:color="auto"/>
        <w:left w:val="none" w:sz="0" w:space="0" w:color="auto"/>
        <w:bottom w:val="none" w:sz="0" w:space="0" w:color="auto"/>
        <w:right w:val="none" w:sz="0" w:space="0" w:color="auto"/>
      </w:divBdr>
    </w:div>
    <w:div w:id="314144141">
      <w:bodyDiv w:val="1"/>
      <w:marLeft w:val="0"/>
      <w:marRight w:val="0"/>
      <w:marTop w:val="0"/>
      <w:marBottom w:val="0"/>
      <w:divBdr>
        <w:top w:val="none" w:sz="0" w:space="0" w:color="auto"/>
        <w:left w:val="none" w:sz="0" w:space="0" w:color="auto"/>
        <w:bottom w:val="none" w:sz="0" w:space="0" w:color="auto"/>
        <w:right w:val="none" w:sz="0" w:space="0" w:color="auto"/>
      </w:divBdr>
    </w:div>
    <w:div w:id="314260620">
      <w:bodyDiv w:val="1"/>
      <w:marLeft w:val="0"/>
      <w:marRight w:val="0"/>
      <w:marTop w:val="0"/>
      <w:marBottom w:val="0"/>
      <w:divBdr>
        <w:top w:val="none" w:sz="0" w:space="0" w:color="auto"/>
        <w:left w:val="none" w:sz="0" w:space="0" w:color="auto"/>
        <w:bottom w:val="none" w:sz="0" w:space="0" w:color="auto"/>
        <w:right w:val="none" w:sz="0" w:space="0" w:color="auto"/>
      </w:divBdr>
    </w:div>
    <w:div w:id="314334998">
      <w:bodyDiv w:val="1"/>
      <w:marLeft w:val="0"/>
      <w:marRight w:val="0"/>
      <w:marTop w:val="0"/>
      <w:marBottom w:val="0"/>
      <w:divBdr>
        <w:top w:val="none" w:sz="0" w:space="0" w:color="auto"/>
        <w:left w:val="none" w:sz="0" w:space="0" w:color="auto"/>
        <w:bottom w:val="none" w:sz="0" w:space="0" w:color="auto"/>
        <w:right w:val="none" w:sz="0" w:space="0" w:color="auto"/>
      </w:divBdr>
    </w:div>
    <w:div w:id="314649384">
      <w:bodyDiv w:val="1"/>
      <w:marLeft w:val="0"/>
      <w:marRight w:val="0"/>
      <w:marTop w:val="0"/>
      <w:marBottom w:val="0"/>
      <w:divBdr>
        <w:top w:val="none" w:sz="0" w:space="0" w:color="auto"/>
        <w:left w:val="none" w:sz="0" w:space="0" w:color="auto"/>
        <w:bottom w:val="none" w:sz="0" w:space="0" w:color="auto"/>
        <w:right w:val="none" w:sz="0" w:space="0" w:color="auto"/>
      </w:divBdr>
    </w:div>
    <w:div w:id="314649987">
      <w:bodyDiv w:val="1"/>
      <w:marLeft w:val="0"/>
      <w:marRight w:val="0"/>
      <w:marTop w:val="0"/>
      <w:marBottom w:val="0"/>
      <w:divBdr>
        <w:top w:val="none" w:sz="0" w:space="0" w:color="auto"/>
        <w:left w:val="none" w:sz="0" w:space="0" w:color="auto"/>
        <w:bottom w:val="none" w:sz="0" w:space="0" w:color="auto"/>
        <w:right w:val="none" w:sz="0" w:space="0" w:color="auto"/>
      </w:divBdr>
    </w:div>
    <w:div w:id="314913129">
      <w:bodyDiv w:val="1"/>
      <w:marLeft w:val="0"/>
      <w:marRight w:val="0"/>
      <w:marTop w:val="0"/>
      <w:marBottom w:val="0"/>
      <w:divBdr>
        <w:top w:val="none" w:sz="0" w:space="0" w:color="auto"/>
        <w:left w:val="none" w:sz="0" w:space="0" w:color="auto"/>
        <w:bottom w:val="none" w:sz="0" w:space="0" w:color="auto"/>
        <w:right w:val="none" w:sz="0" w:space="0" w:color="auto"/>
      </w:divBdr>
    </w:div>
    <w:div w:id="315187477">
      <w:bodyDiv w:val="1"/>
      <w:marLeft w:val="0"/>
      <w:marRight w:val="0"/>
      <w:marTop w:val="0"/>
      <w:marBottom w:val="0"/>
      <w:divBdr>
        <w:top w:val="none" w:sz="0" w:space="0" w:color="auto"/>
        <w:left w:val="none" w:sz="0" w:space="0" w:color="auto"/>
        <w:bottom w:val="none" w:sz="0" w:space="0" w:color="auto"/>
        <w:right w:val="none" w:sz="0" w:space="0" w:color="auto"/>
      </w:divBdr>
    </w:div>
    <w:div w:id="315646708">
      <w:bodyDiv w:val="1"/>
      <w:marLeft w:val="0"/>
      <w:marRight w:val="0"/>
      <w:marTop w:val="0"/>
      <w:marBottom w:val="0"/>
      <w:divBdr>
        <w:top w:val="none" w:sz="0" w:space="0" w:color="auto"/>
        <w:left w:val="none" w:sz="0" w:space="0" w:color="auto"/>
        <w:bottom w:val="none" w:sz="0" w:space="0" w:color="auto"/>
        <w:right w:val="none" w:sz="0" w:space="0" w:color="auto"/>
      </w:divBdr>
    </w:div>
    <w:div w:id="316081928">
      <w:bodyDiv w:val="1"/>
      <w:marLeft w:val="0"/>
      <w:marRight w:val="0"/>
      <w:marTop w:val="0"/>
      <w:marBottom w:val="0"/>
      <w:divBdr>
        <w:top w:val="none" w:sz="0" w:space="0" w:color="auto"/>
        <w:left w:val="none" w:sz="0" w:space="0" w:color="auto"/>
        <w:bottom w:val="none" w:sz="0" w:space="0" w:color="auto"/>
        <w:right w:val="none" w:sz="0" w:space="0" w:color="auto"/>
      </w:divBdr>
    </w:div>
    <w:div w:id="316224372">
      <w:bodyDiv w:val="1"/>
      <w:marLeft w:val="0"/>
      <w:marRight w:val="0"/>
      <w:marTop w:val="0"/>
      <w:marBottom w:val="0"/>
      <w:divBdr>
        <w:top w:val="none" w:sz="0" w:space="0" w:color="auto"/>
        <w:left w:val="none" w:sz="0" w:space="0" w:color="auto"/>
        <w:bottom w:val="none" w:sz="0" w:space="0" w:color="auto"/>
        <w:right w:val="none" w:sz="0" w:space="0" w:color="auto"/>
      </w:divBdr>
    </w:div>
    <w:div w:id="316498843">
      <w:bodyDiv w:val="1"/>
      <w:marLeft w:val="0"/>
      <w:marRight w:val="0"/>
      <w:marTop w:val="0"/>
      <w:marBottom w:val="0"/>
      <w:divBdr>
        <w:top w:val="none" w:sz="0" w:space="0" w:color="auto"/>
        <w:left w:val="none" w:sz="0" w:space="0" w:color="auto"/>
        <w:bottom w:val="none" w:sz="0" w:space="0" w:color="auto"/>
        <w:right w:val="none" w:sz="0" w:space="0" w:color="auto"/>
      </w:divBdr>
    </w:div>
    <w:div w:id="316762100">
      <w:bodyDiv w:val="1"/>
      <w:marLeft w:val="0"/>
      <w:marRight w:val="0"/>
      <w:marTop w:val="0"/>
      <w:marBottom w:val="0"/>
      <w:divBdr>
        <w:top w:val="none" w:sz="0" w:space="0" w:color="auto"/>
        <w:left w:val="none" w:sz="0" w:space="0" w:color="auto"/>
        <w:bottom w:val="none" w:sz="0" w:space="0" w:color="auto"/>
        <w:right w:val="none" w:sz="0" w:space="0" w:color="auto"/>
      </w:divBdr>
    </w:div>
    <w:div w:id="317535288">
      <w:bodyDiv w:val="1"/>
      <w:marLeft w:val="0"/>
      <w:marRight w:val="0"/>
      <w:marTop w:val="0"/>
      <w:marBottom w:val="0"/>
      <w:divBdr>
        <w:top w:val="none" w:sz="0" w:space="0" w:color="auto"/>
        <w:left w:val="none" w:sz="0" w:space="0" w:color="auto"/>
        <w:bottom w:val="none" w:sz="0" w:space="0" w:color="auto"/>
        <w:right w:val="none" w:sz="0" w:space="0" w:color="auto"/>
      </w:divBdr>
    </w:div>
    <w:div w:id="317733652">
      <w:bodyDiv w:val="1"/>
      <w:marLeft w:val="0"/>
      <w:marRight w:val="0"/>
      <w:marTop w:val="0"/>
      <w:marBottom w:val="0"/>
      <w:divBdr>
        <w:top w:val="none" w:sz="0" w:space="0" w:color="auto"/>
        <w:left w:val="none" w:sz="0" w:space="0" w:color="auto"/>
        <w:bottom w:val="none" w:sz="0" w:space="0" w:color="auto"/>
        <w:right w:val="none" w:sz="0" w:space="0" w:color="auto"/>
      </w:divBdr>
    </w:div>
    <w:div w:id="318077327">
      <w:bodyDiv w:val="1"/>
      <w:marLeft w:val="0"/>
      <w:marRight w:val="0"/>
      <w:marTop w:val="0"/>
      <w:marBottom w:val="0"/>
      <w:divBdr>
        <w:top w:val="none" w:sz="0" w:space="0" w:color="auto"/>
        <w:left w:val="none" w:sz="0" w:space="0" w:color="auto"/>
        <w:bottom w:val="none" w:sz="0" w:space="0" w:color="auto"/>
        <w:right w:val="none" w:sz="0" w:space="0" w:color="auto"/>
      </w:divBdr>
    </w:div>
    <w:div w:id="318505355">
      <w:bodyDiv w:val="1"/>
      <w:marLeft w:val="0"/>
      <w:marRight w:val="0"/>
      <w:marTop w:val="0"/>
      <w:marBottom w:val="0"/>
      <w:divBdr>
        <w:top w:val="none" w:sz="0" w:space="0" w:color="auto"/>
        <w:left w:val="none" w:sz="0" w:space="0" w:color="auto"/>
        <w:bottom w:val="none" w:sz="0" w:space="0" w:color="auto"/>
        <w:right w:val="none" w:sz="0" w:space="0" w:color="auto"/>
      </w:divBdr>
    </w:div>
    <w:div w:id="318580352">
      <w:bodyDiv w:val="1"/>
      <w:marLeft w:val="0"/>
      <w:marRight w:val="0"/>
      <w:marTop w:val="0"/>
      <w:marBottom w:val="0"/>
      <w:divBdr>
        <w:top w:val="none" w:sz="0" w:space="0" w:color="auto"/>
        <w:left w:val="none" w:sz="0" w:space="0" w:color="auto"/>
        <w:bottom w:val="none" w:sz="0" w:space="0" w:color="auto"/>
        <w:right w:val="none" w:sz="0" w:space="0" w:color="auto"/>
      </w:divBdr>
    </w:div>
    <w:div w:id="319388448">
      <w:bodyDiv w:val="1"/>
      <w:marLeft w:val="0"/>
      <w:marRight w:val="0"/>
      <w:marTop w:val="0"/>
      <w:marBottom w:val="0"/>
      <w:divBdr>
        <w:top w:val="none" w:sz="0" w:space="0" w:color="auto"/>
        <w:left w:val="none" w:sz="0" w:space="0" w:color="auto"/>
        <w:bottom w:val="none" w:sz="0" w:space="0" w:color="auto"/>
        <w:right w:val="none" w:sz="0" w:space="0" w:color="auto"/>
      </w:divBdr>
    </w:div>
    <w:div w:id="319819463">
      <w:bodyDiv w:val="1"/>
      <w:marLeft w:val="0"/>
      <w:marRight w:val="0"/>
      <w:marTop w:val="0"/>
      <w:marBottom w:val="0"/>
      <w:divBdr>
        <w:top w:val="none" w:sz="0" w:space="0" w:color="auto"/>
        <w:left w:val="none" w:sz="0" w:space="0" w:color="auto"/>
        <w:bottom w:val="none" w:sz="0" w:space="0" w:color="auto"/>
        <w:right w:val="none" w:sz="0" w:space="0" w:color="auto"/>
      </w:divBdr>
    </w:div>
    <w:div w:id="319967607">
      <w:bodyDiv w:val="1"/>
      <w:marLeft w:val="0"/>
      <w:marRight w:val="0"/>
      <w:marTop w:val="0"/>
      <w:marBottom w:val="0"/>
      <w:divBdr>
        <w:top w:val="none" w:sz="0" w:space="0" w:color="auto"/>
        <w:left w:val="none" w:sz="0" w:space="0" w:color="auto"/>
        <w:bottom w:val="none" w:sz="0" w:space="0" w:color="auto"/>
        <w:right w:val="none" w:sz="0" w:space="0" w:color="auto"/>
      </w:divBdr>
    </w:div>
    <w:div w:id="320501086">
      <w:bodyDiv w:val="1"/>
      <w:marLeft w:val="0"/>
      <w:marRight w:val="0"/>
      <w:marTop w:val="0"/>
      <w:marBottom w:val="0"/>
      <w:divBdr>
        <w:top w:val="none" w:sz="0" w:space="0" w:color="auto"/>
        <w:left w:val="none" w:sz="0" w:space="0" w:color="auto"/>
        <w:bottom w:val="none" w:sz="0" w:space="0" w:color="auto"/>
        <w:right w:val="none" w:sz="0" w:space="0" w:color="auto"/>
      </w:divBdr>
    </w:div>
    <w:div w:id="320546123">
      <w:bodyDiv w:val="1"/>
      <w:marLeft w:val="0"/>
      <w:marRight w:val="0"/>
      <w:marTop w:val="0"/>
      <w:marBottom w:val="0"/>
      <w:divBdr>
        <w:top w:val="none" w:sz="0" w:space="0" w:color="auto"/>
        <w:left w:val="none" w:sz="0" w:space="0" w:color="auto"/>
        <w:bottom w:val="none" w:sz="0" w:space="0" w:color="auto"/>
        <w:right w:val="none" w:sz="0" w:space="0" w:color="auto"/>
      </w:divBdr>
    </w:div>
    <w:div w:id="321010223">
      <w:bodyDiv w:val="1"/>
      <w:marLeft w:val="0"/>
      <w:marRight w:val="0"/>
      <w:marTop w:val="0"/>
      <w:marBottom w:val="0"/>
      <w:divBdr>
        <w:top w:val="none" w:sz="0" w:space="0" w:color="auto"/>
        <w:left w:val="none" w:sz="0" w:space="0" w:color="auto"/>
        <w:bottom w:val="none" w:sz="0" w:space="0" w:color="auto"/>
        <w:right w:val="none" w:sz="0" w:space="0" w:color="auto"/>
      </w:divBdr>
    </w:div>
    <w:div w:id="321156842">
      <w:bodyDiv w:val="1"/>
      <w:marLeft w:val="0"/>
      <w:marRight w:val="0"/>
      <w:marTop w:val="0"/>
      <w:marBottom w:val="0"/>
      <w:divBdr>
        <w:top w:val="none" w:sz="0" w:space="0" w:color="auto"/>
        <w:left w:val="none" w:sz="0" w:space="0" w:color="auto"/>
        <w:bottom w:val="none" w:sz="0" w:space="0" w:color="auto"/>
        <w:right w:val="none" w:sz="0" w:space="0" w:color="auto"/>
      </w:divBdr>
    </w:div>
    <w:div w:id="321348054">
      <w:bodyDiv w:val="1"/>
      <w:marLeft w:val="0"/>
      <w:marRight w:val="0"/>
      <w:marTop w:val="0"/>
      <w:marBottom w:val="0"/>
      <w:divBdr>
        <w:top w:val="none" w:sz="0" w:space="0" w:color="auto"/>
        <w:left w:val="none" w:sz="0" w:space="0" w:color="auto"/>
        <w:bottom w:val="none" w:sz="0" w:space="0" w:color="auto"/>
        <w:right w:val="none" w:sz="0" w:space="0" w:color="auto"/>
      </w:divBdr>
    </w:div>
    <w:div w:id="321392712">
      <w:bodyDiv w:val="1"/>
      <w:marLeft w:val="0"/>
      <w:marRight w:val="0"/>
      <w:marTop w:val="0"/>
      <w:marBottom w:val="0"/>
      <w:divBdr>
        <w:top w:val="none" w:sz="0" w:space="0" w:color="auto"/>
        <w:left w:val="none" w:sz="0" w:space="0" w:color="auto"/>
        <w:bottom w:val="none" w:sz="0" w:space="0" w:color="auto"/>
        <w:right w:val="none" w:sz="0" w:space="0" w:color="auto"/>
      </w:divBdr>
    </w:div>
    <w:div w:id="321471578">
      <w:bodyDiv w:val="1"/>
      <w:marLeft w:val="0"/>
      <w:marRight w:val="0"/>
      <w:marTop w:val="0"/>
      <w:marBottom w:val="0"/>
      <w:divBdr>
        <w:top w:val="none" w:sz="0" w:space="0" w:color="auto"/>
        <w:left w:val="none" w:sz="0" w:space="0" w:color="auto"/>
        <w:bottom w:val="none" w:sz="0" w:space="0" w:color="auto"/>
        <w:right w:val="none" w:sz="0" w:space="0" w:color="auto"/>
      </w:divBdr>
    </w:div>
    <w:div w:id="321661251">
      <w:bodyDiv w:val="1"/>
      <w:marLeft w:val="0"/>
      <w:marRight w:val="0"/>
      <w:marTop w:val="0"/>
      <w:marBottom w:val="0"/>
      <w:divBdr>
        <w:top w:val="none" w:sz="0" w:space="0" w:color="auto"/>
        <w:left w:val="none" w:sz="0" w:space="0" w:color="auto"/>
        <w:bottom w:val="none" w:sz="0" w:space="0" w:color="auto"/>
        <w:right w:val="none" w:sz="0" w:space="0" w:color="auto"/>
      </w:divBdr>
    </w:div>
    <w:div w:id="321663498">
      <w:bodyDiv w:val="1"/>
      <w:marLeft w:val="0"/>
      <w:marRight w:val="0"/>
      <w:marTop w:val="0"/>
      <w:marBottom w:val="0"/>
      <w:divBdr>
        <w:top w:val="none" w:sz="0" w:space="0" w:color="auto"/>
        <w:left w:val="none" w:sz="0" w:space="0" w:color="auto"/>
        <w:bottom w:val="none" w:sz="0" w:space="0" w:color="auto"/>
        <w:right w:val="none" w:sz="0" w:space="0" w:color="auto"/>
      </w:divBdr>
    </w:div>
    <w:div w:id="321741318">
      <w:bodyDiv w:val="1"/>
      <w:marLeft w:val="0"/>
      <w:marRight w:val="0"/>
      <w:marTop w:val="0"/>
      <w:marBottom w:val="0"/>
      <w:divBdr>
        <w:top w:val="none" w:sz="0" w:space="0" w:color="auto"/>
        <w:left w:val="none" w:sz="0" w:space="0" w:color="auto"/>
        <w:bottom w:val="none" w:sz="0" w:space="0" w:color="auto"/>
        <w:right w:val="none" w:sz="0" w:space="0" w:color="auto"/>
      </w:divBdr>
    </w:div>
    <w:div w:id="321811778">
      <w:bodyDiv w:val="1"/>
      <w:marLeft w:val="0"/>
      <w:marRight w:val="0"/>
      <w:marTop w:val="0"/>
      <w:marBottom w:val="0"/>
      <w:divBdr>
        <w:top w:val="none" w:sz="0" w:space="0" w:color="auto"/>
        <w:left w:val="none" w:sz="0" w:space="0" w:color="auto"/>
        <w:bottom w:val="none" w:sz="0" w:space="0" w:color="auto"/>
        <w:right w:val="none" w:sz="0" w:space="0" w:color="auto"/>
      </w:divBdr>
    </w:div>
    <w:div w:id="321858691">
      <w:bodyDiv w:val="1"/>
      <w:marLeft w:val="0"/>
      <w:marRight w:val="0"/>
      <w:marTop w:val="0"/>
      <w:marBottom w:val="0"/>
      <w:divBdr>
        <w:top w:val="none" w:sz="0" w:space="0" w:color="auto"/>
        <w:left w:val="none" w:sz="0" w:space="0" w:color="auto"/>
        <w:bottom w:val="none" w:sz="0" w:space="0" w:color="auto"/>
        <w:right w:val="none" w:sz="0" w:space="0" w:color="auto"/>
      </w:divBdr>
    </w:div>
    <w:div w:id="322127514">
      <w:bodyDiv w:val="1"/>
      <w:marLeft w:val="0"/>
      <w:marRight w:val="0"/>
      <w:marTop w:val="0"/>
      <w:marBottom w:val="0"/>
      <w:divBdr>
        <w:top w:val="none" w:sz="0" w:space="0" w:color="auto"/>
        <w:left w:val="none" w:sz="0" w:space="0" w:color="auto"/>
        <w:bottom w:val="none" w:sz="0" w:space="0" w:color="auto"/>
        <w:right w:val="none" w:sz="0" w:space="0" w:color="auto"/>
      </w:divBdr>
    </w:div>
    <w:div w:id="322708163">
      <w:bodyDiv w:val="1"/>
      <w:marLeft w:val="0"/>
      <w:marRight w:val="0"/>
      <w:marTop w:val="0"/>
      <w:marBottom w:val="0"/>
      <w:divBdr>
        <w:top w:val="none" w:sz="0" w:space="0" w:color="auto"/>
        <w:left w:val="none" w:sz="0" w:space="0" w:color="auto"/>
        <w:bottom w:val="none" w:sz="0" w:space="0" w:color="auto"/>
        <w:right w:val="none" w:sz="0" w:space="0" w:color="auto"/>
      </w:divBdr>
    </w:div>
    <w:div w:id="322978109">
      <w:bodyDiv w:val="1"/>
      <w:marLeft w:val="0"/>
      <w:marRight w:val="0"/>
      <w:marTop w:val="0"/>
      <w:marBottom w:val="0"/>
      <w:divBdr>
        <w:top w:val="none" w:sz="0" w:space="0" w:color="auto"/>
        <w:left w:val="none" w:sz="0" w:space="0" w:color="auto"/>
        <w:bottom w:val="none" w:sz="0" w:space="0" w:color="auto"/>
        <w:right w:val="none" w:sz="0" w:space="0" w:color="auto"/>
      </w:divBdr>
    </w:div>
    <w:div w:id="323049612">
      <w:bodyDiv w:val="1"/>
      <w:marLeft w:val="0"/>
      <w:marRight w:val="0"/>
      <w:marTop w:val="0"/>
      <w:marBottom w:val="0"/>
      <w:divBdr>
        <w:top w:val="none" w:sz="0" w:space="0" w:color="auto"/>
        <w:left w:val="none" w:sz="0" w:space="0" w:color="auto"/>
        <w:bottom w:val="none" w:sz="0" w:space="0" w:color="auto"/>
        <w:right w:val="none" w:sz="0" w:space="0" w:color="auto"/>
      </w:divBdr>
    </w:div>
    <w:div w:id="323095595">
      <w:bodyDiv w:val="1"/>
      <w:marLeft w:val="0"/>
      <w:marRight w:val="0"/>
      <w:marTop w:val="0"/>
      <w:marBottom w:val="0"/>
      <w:divBdr>
        <w:top w:val="none" w:sz="0" w:space="0" w:color="auto"/>
        <w:left w:val="none" w:sz="0" w:space="0" w:color="auto"/>
        <w:bottom w:val="none" w:sz="0" w:space="0" w:color="auto"/>
        <w:right w:val="none" w:sz="0" w:space="0" w:color="auto"/>
      </w:divBdr>
    </w:div>
    <w:div w:id="323317245">
      <w:bodyDiv w:val="1"/>
      <w:marLeft w:val="0"/>
      <w:marRight w:val="0"/>
      <w:marTop w:val="0"/>
      <w:marBottom w:val="0"/>
      <w:divBdr>
        <w:top w:val="none" w:sz="0" w:space="0" w:color="auto"/>
        <w:left w:val="none" w:sz="0" w:space="0" w:color="auto"/>
        <w:bottom w:val="none" w:sz="0" w:space="0" w:color="auto"/>
        <w:right w:val="none" w:sz="0" w:space="0" w:color="auto"/>
      </w:divBdr>
    </w:div>
    <w:div w:id="323357772">
      <w:bodyDiv w:val="1"/>
      <w:marLeft w:val="0"/>
      <w:marRight w:val="0"/>
      <w:marTop w:val="0"/>
      <w:marBottom w:val="0"/>
      <w:divBdr>
        <w:top w:val="none" w:sz="0" w:space="0" w:color="auto"/>
        <w:left w:val="none" w:sz="0" w:space="0" w:color="auto"/>
        <w:bottom w:val="none" w:sz="0" w:space="0" w:color="auto"/>
        <w:right w:val="none" w:sz="0" w:space="0" w:color="auto"/>
      </w:divBdr>
    </w:div>
    <w:div w:id="323554330">
      <w:bodyDiv w:val="1"/>
      <w:marLeft w:val="0"/>
      <w:marRight w:val="0"/>
      <w:marTop w:val="0"/>
      <w:marBottom w:val="0"/>
      <w:divBdr>
        <w:top w:val="none" w:sz="0" w:space="0" w:color="auto"/>
        <w:left w:val="none" w:sz="0" w:space="0" w:color="auto"/>
        <w:bottom w:val="none" w:sz="0" w:space="0" w:color="auto"/>
        <w:right w:val="none" w:sz="0" w:space="0" w:color="auto"/>
      </w:divBdr>
    </w:div>
    <w:div w:id="323749352">
      <w:bodyDiv w:val="1"/>
      <w:marLeft w:val="0"/>
      <w:marRight w:val="0"/>
      <w:marTop w:val="0"/>
      <w:marBottom w:val="0"/>
      <w:divBdr>
        <w:top w:val="none" w:sz="0" w:space="0" w:color="auto"/>
        <w:left w:val="none" w:sz="0" w:space="0" w:color="auto"/>
        <w:bottom w:val="none" w:sz="0" w:space="0" w:color="auto"/>
        <w:right w:val="none" w:sz="0" w:space="0" w:color="auto"/>
      </w:divBdr>
    </w:div>
    <w:div w:id="323750791">
      <w:bodyDiv w:val="1"/>
      <w:marLeft w:val="0"/>
      <w:marRight w:val="0"/>
      <w:marTop w:val="0"/>
      <w:marBottom w:val="0"/>
      <w:divBdr>
        <w:top w:val="none" w:sz="0" w:space="0" w:color="auto"/>
        <w:left w:val="none" w:sz="0" w:space="0" w:color="auto"/>
        <w:bottom w:val="none" w:sz="0" w:space="0" w:color="auto"/>
        <w:right w:val="none" w:sz="0" w:space="0" w:color="auto"/>
      </w:divBdr>
    </w:div>
    <w:div w:id="323899181">
      <w:bodyDiv w:val="1"/>
      <w:marLeft w:val="0"/>
      <w:marRight w:val="0"/>
      <w:marTop w:val="0"/>
      <w:marBottom w:val="0"/>
      <w:divBdr>
        <w:top w:val="none" w:sz="0" w:space="0" w:color="auto"/>
        <w:left w:val="none" w:sz="0" w:space="0" w:color="auto"/>
        <w:bottom w:val="none" w:sz="0" w:space="0" w:color="auto"/>
        <w:right w:val="none" w:sz="0" w:space="0" w:color="auto"/>
      </w:divBdr>
    </w:div>
    <w:div w:id="324209210">
      <w:bodyDiv w:val="1"/>
      <w:marLeft w:val="0"/>
      <w:marRight w:val="0"/>
      <w:marTop w:val="0"/>
      <w:marBottom w:val="0"/>
      <w:divBdr>
        <w:top w:val="none" w:sz="0" w:space="0" w:color="auto"/>
        <w:left w:val="none" w:sz="0" w:space="0" w:color="auto"/>
        <w:bottom w:val="none" w:sz="0" w:space="0" w:color="auto"/>
        <w:right w:val="none" w:sz="0" w:space="0" w:color="auto"/>
      </w:divBdr>
    </w:div>
    <w:div w:id="324360788">
      <w:bodyDiv w:val="1"/>
      <w:marLeft w:val="0"/>
      <w:marRight w:val="0"/>
      <w:marTop w:val="0"/>
      <w:marBottom w:val="0"/>
      <w:divBdr>
        <w:top w:val="none" w:sz="0" w:space="0" w:color="auto"/>
        <w:left w:val="none" w:sz="0" w:space="0" w:color="auto"/>
        <w:bottom w:val="none" w:sz="0" w:space="0" w:color="auto"/>
        <w:right w:val="none" w:sz="0" w:space="0" w:color="auto"/>
      </w:divBdr>
    </w:div>
    <w:div w:id="324404258">
      <w:bodyDiv w:val="1"/>
      <w:marLeft w:val="0"/>
      <w:marRight w:val="0"/>
      <w:marTop w:val="0"/>
      <w:marBottom w:val="0"/>
      <w:divBdr>
        <w:top w:val="none" w:sz="0" w:space="0" w:color="auto"/>
        <w:left w:val="none" w:sz="0" w:space="0" w:color="auto"/>
        <w:bottom w:val="none" w:sz="0" w:space="0" w:color="auto"/>
        <w:right w:val="none" w:sz="0" w:space="0" w:color="auto"/>
      </w:divBdr>
    </w:div>
    <w:div w:id="324431722">
      <w:bodyDiv w:val="1"/>
      <w:marLeft w:val="0"/>
      <w:marRight w:val="0"/>
      <w:marTop w:val="0"/>
      <w:marBottom w:val="0"/>
      <w:divBdr>
        <w:top w:val="none" w:sz="0" w:space="0" w:color="auto"/>
        <w:left w:val="none" w:sz="0" w:space="0" w:color="auto"/>
        <w:bottom w:val="none" w:sz="0" w:space="0" w:color="auto"/>
        <w:right w:val="none" w:sz="0" w:space="0" w:color="auto"/>
      </w:divBdr>
    </w:div>
    <w:div w:id="324432470">
      <w:bodyDiv w:val="1"/>
      <w:marLeft w:val="0"/>
      <w:marRight w:val="0"/>
      <w:marTop w:val="0"/>
      <w:marBottom w:val="0"/>
      <w:divBdr>
        <w:top w:val="none" w:sz="0" w:space="0" w:color="auto"/>
        <w:left w:val="none" w:sz="0" w:space="0" w:color="auto"/>
        <w:bottom w:val="none" w:sz="0" w:space="0" w:color="auto"/>
        <w:right w:val="none" w:sz="0" w:space="0" w:color="auto"/>
      </w:divBdr>
    </w:div>
    <w:div w:id="324433872">
      <w:bodyDiv w:val="1"/>
      <w:marLeft w:val="0"/>
      <w:marRight w:val="0"/>
      <w:marTop w:val="0"/>
      <w:marBottom w:val="0"/>
      <w:divBdr>
        <w:top w:val="none" w:sz="0" w:space="0" w:color="auto"/>
        <w:left w:val="none" w:sz="0" w:space="0" w:color="auto"/>
        <w:bottom w:val="none" w:sz="0" w:space="0" w:color="auto"/>
        <w:right w:val="none" w:sz="0" w:space="0" w:color="auto"/>
      </w:divBdr>
    </w:div>
    <w:div w:id="324671275">
      <w:bodyDiv w:val="1"/>
      <w:marLeft w:val="0"/>
      <w:marRight w:val="0"/>
      <w:marTop w:val="0"/>
      <w:marBottom w:val="0"/>
      <w:divBdr>
        <w:top w:val="none" w:sz="0" w:space="0" w:color="auto"/>
        <w:left w:val="none" w:sz="0" w:space="0" w:color="auto"/>
        <w:bottom w:val="none" w:sz="0" w:space="0" w:color="auto"/>
        <w:right w:val="none" w:sz="0" w:space="0" w:color="auto"/>
      </w:divBdr>
    </w:div>
    <w:div w:id="324822616">
      <w:bodyDiv w:val="1"/>
      <w:marLeft w:val="0"/>
      <w:marRight w:val="0"/>
      <w:marTop w:val="0"/>
      <w:marBottom w:val="0"/>
      <w:divBdr>
        <w:top w:val="none" w:sz="0" w:space="0" w:color="auto"/>
        <w:left w:val="none" w:sz="0" w:space="0" w:color="auto"/>
        <w:bottom w:val="none" w:sz="0" w:space="0" w:color="auto"/>
        <w:right w:val="none" w:sz="0" w:space="0" w:color="auto"/>
      </w:divBdr>
    </w:div>
    <w:div w:id="324942756">
      <w:bodyDiv w:val="1"/>
      <w:marLeft w:val="0"/>
      <w:marRight w:val="0"/>
      <w:marTop w:val="0"/>
      <w:marBottom w:val="0"/>
      <w:divBdr>
        <w:top w:val="none" w:sz="0" w:space="0" w:color="auto"/>
        <w:left w:val="none" w:sz="0" w:space="0" w:color="auto"/>
        <w:bottom w:val="none" w:sz="0" w:space="0" w:color="auto"/>
        <w:right w:val="none" w:sz="0" w:space="0" w:color="auto"/>
      </w:divBdr>
    </w:div>
    <w:div w:id="325131805">
      <w:bodyDiv w:val="1"/>
      <w:marLeft w:val="0"/>
      <w:marRight w:val="0"/>
      <w:marTop w:val="0"/>
      <w:marBottom w:val="0"/>
      <w:divBdr>
        <w:top w:val="none" w:sz="0" w:space="0" w:color="auto"/>
        <w:left w:val="none" w:sz="0" w:space="0" w:color="auto"/>
        <w:bottom w:val="none" w:sz="0" w:space="0" w:color="auto"/>
        <w:right w:val="none" w:sz="0" w:space="0" w:color="auto"/>
      </w:divBdr>
    </w:div>
    <w:div w:id="325255301">
      <w:bodyDiv w:val="1"/>
      <w:marLeft w:val="0"/>
      <w:marRight w:val="0"/>
      <w:marTop w:val="0"/>
      <w:marBottom w:val="0"/>
      <w:divBdr>
        <w:top w:val="none" w:sz="0" w:space="0" w:color="auto"/>
        <w:left w:val="none" w:sz="0" w:space="0" w:color="auto"/>
        <w:bottom w:val="none" w:sz="0" w:space="0" w:color="auto"/>
        <w:right w:val="none" w:sz="0" w:space="0" w:color="auto"/>
      </w:divBdr>
    </w:div>
    <w:div w:id="325283195">
      <w:bodyDiv w:val="1"/>
      <w:marLeft w:val="0"/>
      <w:marRight w:val="0"/>
      <w:marTop w:val="0"/>
      <w:marBottom w:val="0"/>
      <w:divBdr>
        <w:top w:val="none" w:sz="0" w:space="0" w:color="auto"/>
        <w:left w:val="none" w:sz="0" w:space="0" w:color="auto"/>
        <w:bottom w:val="none" w:sz="0" w:space="0" w:color="auto"/>
        <w:right w:val="none" w:sz="0" w:space="0" w:color="auto"/>
      </w:divBdr>
    </w:div>
    <w:div w:id="325325204">
      <w:bodyDiv w:val="1"/>
      <w:marLeft w:val="0"/>
      <w:marRight w:val="0"/>
      <w:marTop w:val="0"/>
      <w:marBottom w:val="0"/>
      <w:divBdr>
        <w:top w:val="none" w:sz="0" w:space="0" w:color="auto"/>
        <w:left w:val="none" w:sz="0" w:space="0" w:color="auto"/>
        <w:bottom w:val="none" w:sz="0" w:space="0" w:color="auto"/>
        <w:right w:val="none" w:sz="0" w:space="0" w:color="auto"/>
      </w:divBdr>
    </w:div>
    <w:div w:id="325401836">
      <w:bodyDiv w:val="1"/>
      <w:marLeft w:val="0"/>
      <w:marRight w:val="0"/>
      <w:marTop w:val="0"/>
      <w:marBottom w:val="0"/>
      <w:divBdr>
        <w:top w:val="none" w:sz="0" w:space="0" w:color="auto"/>
        <w:left w:val="none" w:sz="0" w:space="0" w:color="auto"/>
        <w:bottom w:val="none" w:sz="0" w:space="0" w:color="auto"/>
        <w:right w:val="none" w:sz="0" w:space="0" w:color="auto"/>
      </w:divBdr>
    </w:div>
    <w:div w:id="325793267">
      <w:bodyDiv w:val="1"/>
      <w:marLeft w:val="0"/>
      <w:marRight w:val="0"/>
      <w:marTop w:val="0"/>
      <w:marBottom w:val="0"/>
      <w:divBdr>
        <w:top w:val="none" w:sz="0" w:space="0" w:color="auto"/>
        <w:left w:val="none" w:sz="0" w:space="0" w:color="auto"/>
        <w:bottom w:val="none" w:sz="0" w:space="0" w:color="auto"/>
        <w:right w:val="none" w:sz="0" w:space="0" w:color="auto"/>
      </w:divBdr>
    </w:div>
    <w:div w:id="325984422">
      <w:bodyDiv w:val="1"/>
      <w:marLeft w:val="0"/>
      <w:marRight w:val="0"/>
      <w:marTop w:val="0"/>
      <w:marBottom w:val="0"/>
      <w:divBdr>
        <w:top w:val="none" w:sz="0" w:space="0" w:color="auto"/>
        <w:left w:val="none" w:sz="0" w:space="0" w:color="auto"/>
        <w:bottom w:val="none" w:sz="0" w:space="0" w:color="auto"/>
        <w:right w:val="none" w:sz="0" w:space="0" w:color="auto"/>
      </w:divBdr>
    </w:div>
    <w:div w:id="325984932">
      <w:bodyDiv w:val="1"/>
      <w:marLeft w:val="0"/>
      <w:marRight w:val="0"/>
      <w:marTop w:val="0"/>
      <w:marBottom w:val="0"/>
      <w:divBdr>
        <w:top w:val="none" w:sz="0" w:space="0" w:color="auto"/>
        <w:left w:val="none" w:sz="0" w:space="0" w:color="auto"/>
        <w:bottom w:val="none" w:sz="0" w:space="0" w:color="auto"/>
        <w:right w:val="none" w:sz="0" w:space="0" w:color="auto"/>
      </w:divBdr>
    </w:div>
    <w:div w:id="326173599">
      <w:bodyDiv w:val="1"/>
      <w:marLeft w:val="0"/>
      <w:marRight w:val="0"/>
      <w:marTop w:val="0"/>
      <w:marBottom w:val="0"/>
      <w:divBdr>
        <w:top w:val="none" w:sz="0" w:space="0" w:color="auto"/>
        <w:left w:val="none" w:sz="0" w:space="0" w:color="auto"/>
        <w:bottom w:val="none" w:sz="0" w:space="0" w:color="auto"/>
        <w:right w:val="none" w:sz="0" w:space="0" w:color="auto"/>
      </w:divBdr>
    </w:div>
    <w:div w:id="326785300">
      <w:bodyDiv w:val="1"/>
      <w:marLeft w:val="0"/>
      <w:marRight w:val="0"/>
      <w:marTop w:val="0"/>
      <w:marBottom w:val="0"/>
      <w:divBdr>
        <w:top w:val="none" w:sz="0" w:space="0" w:color="auto"/>
        <w:left w:val="none" w:sz="0" w:space="0" w:color="auto"/>
        <w:bottom w:val="none" w:sz="0" w:space="0" w:color="auto"/>
        <w:right w:val="none" w:sz="0" w:space="0" w:color="auto"/>
      </w:divBdr>
    </w:div>
    <w:div w:id="326788710">
      <w:bodyDiv w:val="1"/>
      <w:marLeft w:val="0"/>
      <w:marRight w:val="0"/>
      <w:marTop w:val="0"/>
      <w:marBottom w:val="0"/>
      <w:divBdr>
        <w:top w:val="none" w:sz="0" w:space="0" w:color="auto"/>
        <w:left w:val="none" w:sz="0" w:space="0" w:color="auto"/>
        <w:bottom w:val="none" w:sz="0" w:space="0" w:color="auto"/>
        <w:right w:val="none" w:sz="0" w:space="0" w:color="auto"/>
      </w:divBdr>
    </w:div>
    <w:div w:id="326790045">
      <w:bodyDiv w:val="1"/>
      <w:marLeft w:val="0"/>
      <w:marRight w:val="0"/>
      <w:marTop w:val="0"/>
      <w:marBottom w:val="0"/>
      <w:divBdr>
        <w:top w:val="none" w:sz="0" w:space="0" w:color="auto"/>
        <w:left w:val="none" w:sz="0" w:space="0" w:color="auto"/>
        <w:bottom w:val="none" w:sz="0" w:space="0" w:color="auto"/>
        <w:right w:val="none" w:sz="0" w:space="0" w:color="auto"/>
      </w:divBdr>
    </w:div>
    <w:div w:id="326833422">
      <w:bodyDiv w:val="1"/>
      <w:marLeft w:val="0"/>
      <w:marRight w:val="0"/>
      <w:marTop w:val="0"/>
      <w:marBottom w:val="0"/>
      <w:divBdr>
        <w:top w:val="none" w:sz="0" w:space="0" w:color="auto"/>
        <w:left w:val="none" w:sz="0" w:space="0" w:color="auto"/>
        <w:bottom w:val="none" w:sz="0" w:space="0" w:color="auto"/>
        <w:right w:val="none" w:sz="0" w:space="0" w:color="auto"/>
      </w:divBdr>
    </w:div>
    <w:div w:id="326977700">
      <w:bodyDiv w:val="1"/>
      <w:marLeft w:val="0"/>
      <w:marRight w:val="0"/>
      <w:marTop w:val="0"/>
      <w:marBottom w:val="0"/>
      <w:divBdr>
        <w:top w:val="none" w:sz="0" w:space="0" w:color="auto"/>
        <w:left w:val="none" w:sz="0" w:space="0" w:color="auto"/>
        <w:bottom w:val="none" w:sz="0" w:space="0" w:color="auto"/>
        <w:right w:val="none" w:sz="0" w:space="0" w:color="auto"/>
      </w:divBdr>
    </w:div>
    <w:div w:id="326983549">
      <w:bodyDiv w:val="1"/>
      <w:marLeft w:val="0"/>
      <w:marRight w:val="0"/>
      <w:marTop w:val="0"/>
      <w:marBottom w:val="0"/>
      <w:divBdr>
        <w:top w:val="none" w:sz="0" w:space="0" w:color="auto"/>
        <w:left w:val="none" w:sz="0" w:space="0" w:color="auto"/>
        <w:bottom w:val="none" w:sz="0" w:space="0" w:color="auto"/>
        <w:right w:val="none" w:sz="0" w:space="0" w:color="auto"/>
      </w:divBdr>
    </w:div>
    <w:div w:id="327174194">
      <w:bodyDiv w:val="1"/>
      <w:marLeft w:val="0"/>
      <w:marRight w:val="0"/>
      <w:marTop w:val="0"/>
      <w:marBottom w:val="0"/>
      <w:divBdr>
        <w:top w:val="none" w:sz="0" w:space="0" w:color="auto"/>
        <w:left w:val="none" w:sz="0" w:space="0" w:color="auto"/>
        <w:bottom w:val="none" w:sz="0" w:space="0" w:color="auto"/>
        <w:right w:val="none" w:sz="0" w:space="0" w:color="auto"/>
      </w:divBdr>
    </w:div>
    <w:div w:id="327177110">
      <w:bodyDiv w:val="1"/>
      <w:marLeft w:val="0"/>
      <w:marRight w:val="0"/>
      <w:marTop w:val="0"/>
      <w:marBottom w:val="0"/>
      <w:divBdr>
        <w:top w:val="none" w:sz="0" w:space="0" w:color="auto"/>
        <w:left w:val="none" w:sz="0" w:space="0" w:color="auto"/>
        <w:bottom w:val="none" w:sz="0" w:space="0" w:color="auto"/>
        <w:right w:val="none" w:sz="0" w:space="0" w:color="auto"/>
      </w:divBdr>
    </w:div>
    <w:div w:id="327293677">
      <w:bodyDiv w:val="1"/>
      <w:marLeft w:val="0"/>
      <w:marRight w:val="0"/>
      <w:marTop w:val="0"/>
      <w:marBottom w:val="0"/>
      <w:divBdr>
        <w:top w:val="none" w:sz="0" w:space="0" w:color="auto"/>
        <w:left w:val="none" w:sz="0" w:space="0" w:color="auto"/>
        <w:bottom w:val="none" w:sz="0" w:space="0" w:color="auto"/>
        <w:right w:val="none" w:sz="0" w:space="0" w:color="auto"/>
      </w:divBdr>
    </w:div>
    <w:div w:id="327367405">
      <w:bodyDiv w:val="1"/>
      <w:marLeft w:val="0"/>
      <w:marRight w:val="0"/>
      <w:marTop w:val="0"/>
      <w:marBottom w:val="0"/>
      <w:divBdr>
        <w:top w:val="none" w:sz="0" w:space="0" w:color="auto"/>
        <w:left w:val="none" w:sz="0" w:space="0" w:color="auto"/>
        <w:bottom w:val="none" w:sz="0" w:space="0" w:color="auto"/>
        <w:right w:val="none" w:sz="0" w:space="0" w:color="auto"/>
      </w:divBdr>
    </w:div>
    <w:div w:id="327439760">
      <w:bodyDiv w:val="1"/>
      <w:marLeft w:val="0"/>
      <w:marRight w:val="0"/>
      <w:marTop w:val="0"/>
      <w:marBottom w:val="0"/>
      <w:divBdr>
        <w:top w:val="none" w:sz="0" w:space="0" w:color="auto"/>
        <w:left w:val="none" w:sz="0" w:space="0" w:color="auto"/>
        <w:bottom w:val="none" w:sz="0" w:space="0" w:color="auto"/>
        <w:right w:val="none" w:sz="0" w:space="0" w:color="auto"/>
      </w:divBdr>
    </w:div>
    <w:div w:id="327632324">
      <w:bodyDiv w:val="1"/>
      <w:marLeft w:val="0"/>
      <w:marRight w:val="0"/>
      <w:marTop w:val="0"/>
      <w:marBottom w:val="0"/>
      <w:divBdr>
        <w:top w:val="none" w:sz="0" w:space="0" w:color="auto"/>
        <w:left w:val="none" w:sz="0" w:space="0" w:color="auto"/>
        <w:bottom w:val="none" w:sz="0" w:space="0" w:color="auto"/>
        <w:right w:val="none" w:sz="0" w:space="0" w:color="auto"/>
      </w:divBdr>
    </w:div>
    <w:div w:id="327633799">
      <w:bodyDiv w:val="1"/>
      <w:marLeft w:val="0"/>
      <w:marRight w:val="0"/>
      <w:marTop w:val="0"/>
      <w:marBottom w:val="0"/>
      <w:divBdr>
        <w:top w:val="none" w:sz="0" w:space="0" w:color="auto"/>
        <w:left w:val="none" w:sz="0" w:space="0" w:color="auto"/>
        <w:bottom w:val="none" w:sz="0" w:space="0" w:color="auto"/>
        <w:right w:val="none" w:sz="0" w:space="0" w:color="auto"/>
      </w:divBdr>
    </w:div>
    <w:div w:id="327636526">
      <w:bodyDiv w:val="1"/>
      <w:marLeft w:val="0"/>
      <w:marRight w:val="0"/>
      <w:marTop w:val="0"/>
      <w:marBottom w:val="0"/>
      <w:divBdr>
        <w:top w:val="none" w:sz="0" w:space="0" w:color="auto"/>
        <w:left w:val="none" w:sz="0" w:space="0" w:color="auto"/>
        <w:bottom w:val="none" w:sz="0" w:space="0" w:color="auto"/>
        <w:right w:val="none" w:sz="0" w:space="0" w:color="auto"/>
      </w:divBdr>
    </w:div>
    <w:div w:id="327905784">
      <w:bodyDiv w:val="1"/>
      <w:marLeft w:val="0"/>
      <w:marRight w:val="0"/>
      <w:marTop w:val="0"/>
      <w:marBottom w:val="0"/>
      <w:divBdr>
        <w:top w:val="none" w:sz="0" w:space="0" w:color="auto"/>
        <w:left w:val="none" w:sz="0" w:space="0" w:color="auto"/>
        <w:bottom w:val="none" w:sz="0" w:space="0" w:color="auto"/>
        <w:right w:val="none" w:sz="0" w:space="0" w:color="auto"/>
      </w:divBdr>
    </w:div>
    <w:div w:id="328138999">
      <w:bodyDiv w:val="1"/>
      <w:marLeft w:val="0"/>
      <w:marRight w:val="0"/>
      <w:marTop w:val="0"/>
      <w:marBottom w:val="0"/>
      <w:divBdr>
        <w:top w:val="none" w:sz="0" w:space="0" w:color="auto"/>
        <w:left w:val="none" w:sz="0" w:space="0" w:color="auto"/>
        <w:bottom w:val="none" w:sz="0" w:space="0" w:color="auto"/>
        <w:right w:val="none" w:sz="0" w:space="0" w:color="auto"/>
      </w:divBdr>
    </w:div>
    <w:div w:id="328141233">
      <w:bodyDiv w:val="1"/>
      <w:marLeft w:val="0"/>
      <w:marRight w:val="0"/>
      <w:marTop w:val="0"/>
      <w:marBottom w:val="0"/>
      <w:divBdr>
        <w:top w:val="none" w:sz="0" w:space="0" w:color="auto"/>
        <w:left w:val="none" w:sz="0" w:space="0" w:color="auto"/>
        <w:bottom w:val="none" w:sz="0" w:space="0" w:color="auto"/>
        <w:right w:val="none" w:sz="0" w:space="0" w:color="auto"/>
      </w:divBdr>
    </w:div>
    <w:div w:id="328218009">
      <w:bodyDiv w:val="1"/>
      <w:marLeft w:val="0"/>
      <w:marRight w:val="0"/>
      <w:marTop w:val="0"/>
      <w:marBottom w:val="0"/>
      <w:divBdr>
        <w:top w:val="none" w:sz="0" w:space="0" w:color="auto"/>
        <w:left w:val="none" w:sz="0" w:space="0" w:color="auto"/>
        <w:bottom w:val="none" w:sz="0" w:space="0" w:color="auto"/>
        <w:right w:val="none" w:sz="0" w:space="0" w:color="auto"/>
      </w:divBdr>
    </w:div>
    <w:div w:id="328363167">
      <w:bodyDiv w:val="1"/>
      <w:marLeft w:val="0"/>
      <w:marRight w:val="0"/>
      <w:marTop w:val="0"/>
      <w:marBottom w:val="0"/>
      <w:divBdr>
        <w:top w:val="none" w:sz="0" w:space="0" w:color="auto"/>
        <w:left w:val="none" w:sz="0" w:space="0" w:color="auto"/>
        <w:bottom w:val="none" w:sz="0" w:space="0" w:color="auto"/>
        <w:right w:val="none" w:sz="0" w:space="0" w:color="auto"/>
      </w:divBdr>
    </w:div>
    <w:div w:id="328410977">
      <w:bodyDiv w:val="1"/>
      <w:marLeft w:val="0"/>
      <w:marRight w:val="0"/>
      <w:marTop w:val="0"/>
      <w:marBottom w:val="0"/>
      <w:divBdr>
        <w:top w:val="none" w:sz="0" w:space="0" w:color="auto"/>
        <w:left w:val="none" w:sz="0" w:space="0" w:color="auto"/>
        <w:bottom w:val="none" w:sz="0" w:space="0" w:color="auto"/>
        <w:right w:val="none" w:sz="0" w:space="0" w:color="auto"/>
      </w:divBdr>
    </w:div>
    <w:div w:id="328412440">
      <w:bodyDiv w:val="1"/>
      <w:marLeft w:val="0"/>
      <w:marRight w:val="0"/>
      <w:marTop w:val="0"/>
      <w:marBottom w:val="0"/>
      <w:divBdr>
        <w:top w:val="none" w:sz="0" w:space="0" w:color="auto"/>
        <w:left w:val="none" w:sz="0" w:space="0" w:color="auto"/>
        <w:bottom w:val="none" w:sz="0" w:space="0" w:color="auto"/>
        <w:right w:val="none" w:sz="0" w:space="0" w:color="auto"/>
      </w:divBdr>
    </w:div>
    <w:div w:id="328753849">
      <w:bodyDiv w:val="1"/>
      <w:marLeft w:val="0"/>
      <w:marRight w:val="0"/>
      <w:marTop w:val="0"/>
      <w:marBottom w:val="0"/>
      <w:divBdr>
        <w:top w:val="none" w:sz="0" w:space="0" w:color="auto"/>
        <w:left w:val="none" w:sz="0" w:space="0" w:color="auto"/>
        <w:bottom w:val="none" w:sz="0" w:space="0" w:color="auto"/>
        <w:right w:val="none" w:sz="0" w:space="0" w:color="auto"/>
      </w:divBdr>
    </w:div>
    <w:div w:id="328755150">
      <w:bodyDiv w:val="1"/>
      <w:marLeft w:val="0"/>
      <w:marRight w:val="0"/>
      <w:marTop w:val="0"/>
      <w:marBottom w:val="0"/>
      <w:divBdr>
        <w:top w:val="none" w:sz="0" w:space="0" w:color="auto"/>
        <w:left w:val="none" w:sz="0" w:space="0" w:color="auto"/>
        <w:bottom w:val="none" w:sz="0" w:space="0" w:color="auto"/>
        <w:right w:val="none" w:sz="0" w:space="0" w:color="auto"/>
      </w:divBdr>
    </w:div>
    <w:div w:id="329406534">
      <w:bodyDiv w:val="1"/>
      <w:marLeft w:val="0"/>
      <w:marRight w:val="0"/>
      <w:marTop w:val="0"/>
      <w:marBottom w:val="0"/>
      <w:divBdr>
        <w:top w:val="none" w:sz="0" w:space="0" w:color="auto"/>
        <w:left w:val="none" w:sz="0" w:space="0" w:color="auto"/>
        <w:bottom w:val="none" w:sz="0" w:space="0" w:color="auto"/>
        <w:right w:val="none" w:sz="0" w:space="0" w:color="auto"/>
      </w:divBdr>
    </w:div>
    <w:div w:id="329678418">
      <w:bodyDiv w:val="1"/>
      <w:marLeft w:val="0"/>
      <w:marRight w:val="0"/>
      <w:marTop w:val="0"/>
      <w:marBottom w:val="0"/>
      <w:divBdr>
        <w:top w:val="none" w:sz="0" w:space="0" w:color="auto"/>
        <w:left w:val="none" w:sz="0" w:space="0" w:color="auto"/>
        <w:bottom w:val="none" w:sz="0" w:space="0" w:color="auto"/>
        <w:right w:val="none" w:sz="0" w:space="0" w:color="auto"/>
      </w:divBdr>
    </w:div>
    <w:div w:id="329720244">
      <w:bodyDiv w:val="1"/>
      <w:marLeft w:val="0"/>
      <w:marRight w:val="0"/>
      <w:marTop w:val="0"/>
      <w:marBottom w:val="0"/>
      <w:divBdr>
        <w:top w:val="none" w:sz="0" w:space="0" w:color="auto"/>
        <w:left w:val="none" w:sz="0" w:space="0" w:color="auto"/>
        <w:bottom w:val="none" w:sz="0" w:space="0" w:color="auto"/>
        <w:right w:val="none" w:sz="0" w:space="0" w:color="auto"/>
      </w:divBdr>
    </w:div>
    <w:div w:id="330718419">
      <w:bodyDiv w:val="1"/>
      <w:marLeft w:val="0"/>
      <w:marRight w:val="0"/>
      <w:marTop w:val="0"/>
      <w:marBottom w:val="0"/>
      <w:divBdr>
        <w:top w:val="none" w:sz="0" w:space="0" w:color="auto"/>
        <w:left w:val="none" w:sz="0" w:space="0" w:color="auto"/>
        <w:bottom w:val="none" w:sz="0" w:space="0" w:color="auto"/>
        <w:right w:val="none" w:sz="0" w:space="0" w:color="auto"/>
      </w:divBdr>
    </w:div>
    <w:div w:id="331029116">
      <w:bodyDiv w:val="1"/>
      <w:marLeft w:val="0"/>
      <w:marRight w:val="0"/>
      <w:marTop w:val="0"/>
      <w:marBottom w:val="0"/>
      <w:divBdr>
        <w:top w:val="none" w:sz="0" w:space="0" w:color="auto"/>
        <w:left w:val="none" w:sz="0" w:space="0" w:color="auto"/>
        <w:bottom w:val="none" w:sz="0" w:space="0" w:color="auto"/>
        <w:right w:val="none" w:sz="0" w:space="0" w:color="auto"/>
      </w:divBdr>
    </w:div>
    <w:div w:id="331563898">
      <w:bodyDiv w:val="1"/>
      <w:marLeft w:val="0"/>
      <w:marRight w:val="0"/>
      <w:marTop w:val="0"/>
      <w:marBottom w:val="0"/>
      <w:divBdr>
        <w:top w:val="none" w:sz="0" w:space="0" w:color="auto"/>
        <w:left w:val="none" w:sz="0" w:space="0" w:color="auto"/>
        <w:bottom w:val="none" w:sz="0" w:space="0" w:color="auto"/>
        <w:right w:val="none" w:sz="0" w:space="0" w:color="auto"/>
      </w:divBdr>
    </w:div>
    <w:div w:id="331639519">
      <w:bodyDiv w:val="1"/>
      <w:marLeft w:val="0"/>
      <w:marRight w:val="0"/>
      <w:marTop w:val="0"/>
      <w:marBottom w:val="0"/>
      <w:divBdr>
        <w:top w:val="none" w:sz="0" w:space="0" w:color="auto"/>
        <w:left w:val="none" w:sz="0" w:space="0" w:color="auto"/>
        <w:bottom w:val="none" w:sz="0" w:space="0" w:color="auto"/>
        <w:right w:val="none" w:sz="0" w:space="0" w:color="auto"/>
      </w:divBdr>
    </w:div>
    <w:div w:id="331763315">
      <w:bodyDiv w:val="1"/>
      <w:marLeft w:val="0"/>
      <w:marRight w:val="0"/>
      <w:marTop w:val="0"/>
      <w:marBottom w:val="0"/>
      <w:divBdr>
        <w:top w:val="none" w:sz="0" w:space="0" w:color="auto"/>
        <w:left w:val="none" w:sz="0" w:space="0" w:color="auto"/>
        <w:bottom w:val="none" w:sz="0" w:space="0" w:color="auto"/>
        <w:right w:val="none" w:sz="0" w:space="0" w:color="auto"/>
      </w:divBdr>
    </w:div>
    <w:div w:id="332150676">
      <w:bodyDiv w:val="1"/>
      <w:marLeft w:val="0"/>
      <w:marRight w:val="0"/>
      <w:marTop w:val="0"/>
      <w:marBottom w:val="0"/>
      <w:divBdr>
        <w:top w:val="none" w:sz="0" w:space="0" w:color="auto"/>
        <w:left w:val="none" w:sz="0" w:space="0" w:color="auto"/>
        <w:bottom w:val="none" w:sz="0" w:space="0" w:color="auto"/>
        <w:right w:val="none" w:sz="0" w:space="0" w:color="auto"/>
      </w:divBdr>
    </w:div>
    <w:div w:id="332219319">
      <w:bodyDiv w:val="1"/>
      <w:marLeft w:val="0"/>
      <w:marRight w:val="0"/>
      <w:marTop w:val="0"/>
      <w:marBottom w:val="0"/>
      <w:divBdr>
        <w:top w:val="none" w:sz="0" w:space="0" w:color="auto"/>
        <w:left w:val="none" w:sz="0" w:space="0" w:color="auto"/>
        <w:bottom w:val="none" w:sz="0" w:space="0" w:color="auto"/>
        <w:right w:val="none" w:sz="0" w:space="0" w:color="auto"/>
      </w:divBdr>
    </w:div>
    <w:div w:id="332222863">
      <w:bodyDiv w:val="1"/>
      <w:marLeft w:val="0"/>
      <w:marRight w:val="0"/>
      <w:marTop w:val="0"/>
      <w:marBottom w:val="0"/>
      <w:divBdr>
        <w:top w:val="none" w:sz="0" w:space="0" w:color="auto"/>
        <w:left w:val="none" w:sz="0" w:space="0" w:color="auto"/>
        <w:bottom w:val="none" w:sz="0" w:space="0" w:color="auto"/>
        <w:right w:val="none" w:sz="0" w:space="0" w:color="auto"/>
      </w:divBdr>
    </w:div>
    <w:div w:id="332337822">
      <w:bodyDiv w:val="1"/>
      <w:marLeft w:val="0"/>
      <w:marRight w:val="0"/>
      <w:marTop w:val="0"/>
      <w:marBottom w:val="0"/>
      <w:divBdr>
        <w:top w:val="none" w:sz="0" w:space="0" w:color="auto"/>
        <w:left w:val="none" w:sz="0" w:space="0" w:color="auto"/>
        <w:bottom w:val="none" w:sz="0" w:space="0" w:color="auto"/>
        <w:right w:val="none" w:sz="0" w:space="0" w:color="auto"/>
      </w:divBdr>
    </w:div>
    <w:div w:id="332413994">
      <w:bodyDiv w:val="1"/>
      <w:marLeft w:val="0"/>
      <w:marRight w:val="0"/>
      <w:marTop w:val="0"/>
      <w:marBottom w:val="0"/>
      <w:divBdr>
        <w:top w:val="none" w:sz="0" w:space="0" w:color="auto"/>
        <w:left w:val="none" w:sz="0" w:space="0" w:color="auto"/>
        <w:bottom w:val="none" w:sz="0" w:space="0" w:color="auto"/>
        <w:right w:val="none" w:sz="0" w:space="0" w:color="auto"/>
      </w:divBdr>
    </w:div>
    <w:div w:id="332530362">
      <w:bodyDiv w:val="1"/>
      <w:marLeft w:val="0"/>
      <w:marRight w:val="0"/>
      <w:marTop w:val="0"/>
      <w:marBottom w:val="0"/>
      <w:divBdr>
        <w:top w:val="none" w:sz="0" w:space="0" w:color="auto"/>
        <w:left w:val="none" w:sz="0" w:space="0" w:color="auto"/>
        <w:bottom w:val="none" w:sz="0" w:space="0" w:color="auto"/>
        <w:right w:val="none" w:sz="0" w:space="0" w:color="auto"/>
      </w:divBdr>
    </w:div>
    <w:div w:id="332684966">
      <w:bodyDiv w:val="1"/>
      <w:marLeft w:val="0"/>
      <w:marRight w:val="0"/>
      <w:marTop w:val="0"/>
      <w:marBottom w:val="0"/>
      <w:divBdr>
        <w:top w:val="none" w:sz="0" w:space="0" w:color="auto"/>
        <w:left w:val="none" w:sz="0" w:space="0" w:color="auto"/>
        <w:bottom w:val="none" w:sz="0" w:space="0" w:color="auto"/>
        <w:right w:val="none" w:sz="0" w:space="0" w:color="auto"/>
      </w:divBdr>
    </w:div>
    <w:div w:id="332925526">
      <w:bodyDiv w:val="1"/>
      <w:marLeft w:val="0"/>
      <w:marRight w:val="0"/>
      <w:marTop w:val="0"/>
      <w:marBottom w:val="0"/>
      <w:divBdr>
        <w:top w:val="none" w:sz="0" w:space="0" w:color="auto"/>
        <w:left w:val="none" w:sz="0" w:space="0" w:color="auto"/>
        <w:bottom w:val="none" w:sz="0" w:space="0" w:color="auto"/>
        <w:right w:val="none" w:sz="0" w:space="0" w:color="auto"/>
      </w:divBdr>
    </w:div>
    <w:div w:id="333142937">
      <w:bodyDiv w:val="1"/>
      <w:marLeft w:val="0"/>
      <w:marRight w:val="0"/>
      <w:marTop w:val="0"/>
      <w:marBottom w:val="0"/>
      <w:divBdr>
        <w:top w:val="none" w:sz="0" w:space="0" w:color="auto"/>
        <w:left w:val="none" w:sz="0" w:space="0" w:color="auto"/>
        <w:bottom w:val="none" w:sz="0" w:space="0" w:color="auto"/>
        <w:right w:val="none" w:sz="0" w:space="0" w:color="auto"/>
      </w:divBdr>
    </w:div>
    <w:div w:id="333264126">
      <w:bodyDiv w:val="1"/>
      <w:marLeft w:val="0"/>
      <w:marRight w:val="0"/>
      <w:marTop w:val="0"/>
      <w:marBottom w:val="0"/>
      <w:divBdr>
        <w:top w:val="none" w:sz="0" w:space="0" w:color="auto"/>
        <w:left w:val="none" w:sz="0" w:space="0" w:color="auto"/>
        <w:bottom w:val="none" w:sz="0" w:space="0" w:color="auto"/>
        <w:right w:val="none" w:sz="0" w:space="0" w:color="auto"/>
      </w:divBdr>
    </w:div>
    <w:div w:id="333336654">
      <w:bodyDiv w:val="1"/>
      <w:marLeft w:val="0"/>
      <w:marRight w:val="0"/>
      <w:marTop w:val="0"/>
      <w:marBottom w:val="0"/>
      <w:divBdr>
        <w:top w:val="none" w:sz="0" w:space="0" w:color="auto"/>
        <w:left w:val="none" w:sz="0" w:space="0" w:color="auto"/>
        <w:bottom w:val="none" w:sz="0" w:space="0" w:color="auto"/>
        <w:right w:val="none" w:sz="0" w:space="0" w:color="auto"/>
      </w:divBdr>
    </w:div>
    <w:div w:id="333342310">
      <w:bodyDiv w:val="1"/>
      <w:marLeft w:val="0"/>
      <w:marRight w:val="0"/>
      <w:marTop w:val="0"/>
      <w:marBottom w:val="0"/>
      <w:divBdr>
        <w:top w:val="none" w:sz="0" w:space="0" w:color="auto"/>
        <w:left w:val="none" w:sz="0" w:space="0" w:color="auto"/>
        <w:bottom w:val="none" w:sz="0" w:space="0" w:color="auto"/>
        <w:right w:val="none" w:sz="0" w:space="0" w:color="auto"/>
      </w:divBdr>
    </w:div>
    <w:div w:id="333344789">
      <w:bodyDiv w:val="1"/>
      <w:marLeft w:val="0"/>
      <w:marRight w:val="0"/>
      <w:marTop w:val="0"/>
      <w:marBottom w:val="0"/>
      <w:divBdr>
        <w:top w:val="none" w:sz="0" w:space="0" w:color="auto"/>
        <w:left w:val="none" w:sz="0" w:space="0" w:color="auto"/>
        <w:bottom w:val="none" w:sz="0" w:space="0" w:color="auto"/>
        <w:right w:val="none" w:sz="0" w:space="0" w:color="auto"/>
      </w:divBdr>
    </w:div>
    <w:div w:id="333411606">
      <w:bodyDiv w:val="1"/>
      <w:marLeft w:val="0"/>
      <w:marRight w:val="0"/>
      <w:marTop w:val="0"/>
      <w:marBottom w:val="0"/>
      <w:divBdr>
        <w:top w:val="none" w:sz="0" w:space="0" w:color="auto"/>
        <w:left w:val="none" w:sz="0" w:space="0" w:color="auto"/>
        <w:bottom w:val="none" w:sz="0" w:space="0" w:color="auto"/>
        <w:right w:val="none" w:sz="0" w:space="0" w:color="auto"/>
      </w:divBdr>
    </w:div>
    <w:div w:id="333609296">
      <w:bodyDiv w:val="1"/>
      <w:marLeft w:val="0"/>
      <w:marRight w:val="0"/>
      <w:marTop w:val="0"/>
      <w:marBottom w:val="0"/>
      <w:divBdr>
        <w:top w:val="none" w:sz="0" w:space="0" w:color="auto"/>
        <w:left w:val="none" w:sz="0" w:space="0" w:color="auto"/>
        <w:bottom w:val="none" w:sz="0" w:space="0" w:color="auto"/>
        <w:right w:val="none" w:sz="0" w:space="0" w:color="auto"/>
      </w:divBdr>
    </w:div>
    <w:div w:id="333923861">
      <w:bodyDiv w:val="1"/>
      <w:marLeft w:val="0"/>
      <w:marRight w:val="0"/>
      <w:marTop w:val="0"/>
      <w:marBottom w:val="0"/>
      <w:divBdr>
        <w:top w:val="none" w:sz="0" w:space="0" w:color="auto"/>
        <w:left w:val="none" w:sz="0" w:space="0" w:color="auto"/>
        <w:bottom w:val="none" w:sz="0" w:space="0" w:color="auto"/>
        <w:right w:val="none" w:sz="0" w:space="0" w:color="auto"/>
      </w:divBdr>
    </w:div>
    <w:div w:id="333991865">
      <w:bodyDiv w:val="1"/>
      <w:marLeft w:val="0"/>
      <w:marRight w:val="0"/>
      <w:marTop w:val="0"/>
      <w:marBottom w:val="0"/>
      <w:divBdr>
        <w:top w:val="none" w:sz="0" w:space="0" w:color="auto"/>
        <w:left w:val="none" w:sz="0" w:space="0" w:color="auto"/>
        <w:bottom w:val="none" w:sz="0" w:space="0" w:color="auto"/>
        <w:right w:val="none" w:sz="0" w:space="0" w:color="auto"/>
      </w:divBdr>
    </w:div>
    <w:div w:id="333999384">
      <w:bodyDiv w:val="1"/>
      <w:marLeft w:val="0"/>
      <w:marRight w:val="0"/>
      <w:marTop w:val="0"/>
      <w:marBottom w:val="0"/>
      <w:divBdr>
        <w:top w:val="none" w:sz="0" w:space="0" w:color="auto"/>
        <w:left w:val="none" w:sz="0" w:space="0" w:color="auto"/>
        <w:bottom w:val="none" w:sz="0" w:space="0" w:color="auto"/>
        <w:right w:val="none" w:sz="0" w:space="0" w:color="auto"/>
      </w:divBdr>
    </w:div>
    <w:div w:id="334236482">
      <w:bodyDiv w:val="1"/>
      <w:marLeft w:val="0"/>
      <w:marRight w:val="0"/>
      <w:marTop w:val="0"/>
      <w:marBottom w:val="0"/>
      <w:divBdr>
        <w:top w:val="none" w:sz="0" w:space="0" w:color="auto"/>
        <w:left w:val="none" w:sz="0" w:space="0" w:color="auto"/>
        <w:bottom w:val="none" w:sz="0" w:space="0" w:color="auto"/>
        <w:right w:val="none" w:sz="0" w:space="0" w:color="auto"/>
      </w:divBdr>
    </w:div>
    <w:div w:id="334261603">
      <w:bodyDiv w:val="1"/>
      <w:marLeft w:val="0"/>
      <w:marRight w:val="0"/>
      <w:marTop w:val="0"/>
      <w:marBottom w:val="0"/>
      <w:divBdr>
        <w:top w:val="none" w:sz="0" w:space="0" w:color="auto"/>
        <w:left w:val="none" w:sz="0" w:space="0" w:color="auto"/>
        <w:bottom w:val="none" w:sz="0" w:space="0" w:color="auto"/>
        <w:right w:val="none" w:sz="0" w:space="0" w:color="auto"/>
      </w:divBdr>
    </w:div>
    <w:div w:id="335117070">
      <w:bodyDiv w:val="1"/>
      <w:marLeft w:val="0"/>
      <w:marRight w:val="0"/>
      <w:marTop w:val="0"/>
      <w:marBottom w:val="0"/>
      <w:divBdr>
        <w:top w:val="none" w:sz="0" w:space="0" w:color="auto"/>
        <w:left w:val="none" w:sz="0" w:space="0" w:color="auto"/>
        <w:bottom w:val="none" w:sz="0" w:space="0" w:color="auto"/>
        <w:right w:val="none" w:sz="0" w:space="0" w:color="auto"/>
      </w:divBdr>
    </w:div>
    <w:div w:id="335350108">
      <w:bodyDiv w:val="1"/>
      <w:marLeft w:val="0"/>
      <w:marRight w:val="0"/>
      <w:marTop w:val="0"/>
      <w:marBottom w:val="0"/>
      <w:divBdr>
        <w:top w:val="none" w:sz="0" w:space="0" w:color="auto"/>
        <w:left w:val="none" w:sz="0" w:space="0" w:color="auto"/>
        <w:bottom w:val="none" w:sz="0" w:space="0" w:color="auto"/>
        <w:right w:val="none" w:sz="0" w:space="0" w:color="auto"/>
      </w:divBdr>
    </w:div>
    <w:div w:id="335574049">
      <w:bodyDiv w:val="1"/>
      <w:marLeft w:val="0"/>
      <w:marRight w:val="0"/>
      <w:marTop w:val="0"/>
      <w:marBottom w:val="0"/>
      <w:divBdr>
        <w:top w:val="none" w:sz="0" w:space="0" w:color="auto"/>
        <w:left w:val="none" w:sz="0" w:space="0" w:color="auto"/>
        <w:bottom w:val="none" w:sz="0" w:space="0" w:color="auto"/>
        <w:right w:val="none" w:sz="0" w:space="0" w:color="auto"/>
      </w:divBdr>
    </w:div>
    <w:div w:id="335688413">
      <w:bodyDiv w:val="1"/>
      <w:marLeft w:val="0"/>
      <w:marRight w:val="0"/>
      <w:marTop w:val="0"/>
      <w:marBottom w:val="0"/>
      <w:divBdr>
        <w:top w:val="none" w:sz="0" w:space="0" w:color="auto"/>
        <w:left w:val="none" w:sz="0" w:space="0" w:color="auto"/>
        <w:bottom w:val="none" w:sz="0" w:space="0" w:color="auto"/>
        <w:right w:val="none" w:sz="0" w:space="0" w:color="auto"/>
      </w:divBdr>
    </w:div>
    <w:div w:id="336034084">
      <w:bodyDiv w:val="1"/>
      <w:marLeft w:val="0"/>
      <w:marRight w:val="0"/>
      <w:marTop w:val="0"/>
      <w:marBottom w:val="0"/>
      <w:divBdr>
        <w:top w:val="none" w:sz="0" w:space="0" w:color="auto"/>
        <w:left w:val="none" w:sz="0" w:space="0" w:color="auto"/>
        <w:bottom w:val="none" w:sz="0" w:space="0" w:color="auto"/>
        <w:right w:val="none" w:sz="0" w:space="0" w:color="auto"/>
      </w:divBdr>
    </w:div>
    <w:div w:id="336349742">
      <w:bodyDiv w:val="1"/>
      <w:marLeft w:val="0"/>
      <w:marRight w:val="0"/>
      <w:marTop w:val="0"/>
      <w:marBottom w:val="0"/>
      <w:divBdr>
        <w:top w:val="none" w:sz="0" w:space="0" w:color="auto"/>
        <w:left w:val="none" w:sz="0" w:space="0" w:color="auto"/>
        <w:bottom w:val="none" w:sz="0" w:space="0" w:color="auto"/>
        <w:right w:val="none" w:sz="0" w:space="0" w:color="auto"/>
      </w:divBdr>
    </w:div>
    <w:div w:id="336350126">
      <w:bodyDiv w:val="1"/>
      <w:marLeft w:val="0"/>
      <w:marRight w:val="0"/>
      <w:marTop w:val="0"/>
      <w:marBottom w:val="0"/>
      <w:divBdr>
        <w:top w:val="none" w:sz="0" w:space="0" w:color="auto"/>
        <w:left w:val="none" w:sz="0" w:space="0" w:color="auto"/>
        <w:bottom w:val="none" w:sz="0" w:space="0" w:color="auto"/>
        <w:right w:val="none" w:sz="0" w:space="0" w:color="auto"/>
      </w:divBdr>
    </w:div>
    <w:div w:id="336464667">
      <w:bodyDiv w:val="1"/>
      <w:marLeft w:val="0"/>
      <w:marRight w:val="0"/>
      <w:marTop w:val="0"/>
      <w:marBottom w:val="0"/>
      <w:divBdr>
        <w:top w:val="none" w:sz="0" w:space="0" w:color="auto"/>
        <w:left w:val="none" w:sz="0" w:space="0" w:color="auto"/>
        <w:bottom w:val="none" w:sz="0" w:space="0" w:color="auto"/>
        <w:right w:val="none" w:sz="0" w:space="0" w:color="auto"/>
      </w:divBdr>
    </w:div>
    <w:div w:id="336617773">
      <w:bodyDiv w:val="1"/>
      <w:marLeft w:val="0"/>
      <w:marRight w:val="0"/>
      <w:marTop w:val="0"/>
      <w:marBottom w:val="0"/>
      <w:divBdr>
        <w:top w:val="none" w:sz="0" w:space="0" w:color="auto"/>
        <w:left w:val="none" w:sz="0" w:space="0" w:color="auto"/>
        <w:bottom w:val="none" w:sz="0" w:space="0" w:color="auto"/>
        <w:right w:val="none" w:sz="0" w:space="0" w:color="auto"/>
      </w:divBdr>
    </w:div>
    <w:div w:id="336736346">
      <w:bodyDiv w:val="1"/>
      <w:marLeft w:val="0"/>
      <w:marRight w:val="0"/>
      <w:marTop w:val="0"/>
      <w:marBottom w:val="0"/>
      <w:divBdr>
        <w:top w:val="none" w:sz="0" w:space="0" w:color="auto"/>
        <w:left w:val="none" w:sz="0" w:space="0" w:color="auto"/>
        <w:bottom w:val="none" w:sz="0" w:space="0" w:color="auto"/>
        <w:right w:val="none" w:sz="0" w:space="0" w:color="auto"/>
      </w:divBdr>
    </w:div>
    <w:div w:id="336924561">
      <w:bodyDiv w:val="1"/>
      <w:marLeft w:val="0"/>
      <w:marRight w:val="0"/>
      <w:marTop w:val="0"/>
      <w:marBottom w:val="0"/>
      <w:divBdr>
        <w:top w:val="none" w:sz="0" w:space="0" w:color="auto"/>
        <w:left w:val="none" w:sz="0" w:space="0" w:color="auto"/>
        <w:bottom w:val="none" w:sz="0" w:space="0" w:color="auto"/>
        <w:right w:val="none" w:sz="0" w:space="0" w:color="auto"/>
      </w:divBdr>
    </w:div>
    <w:div w:id="337126391">
      <w:bodyDiv w:val="1"/>
      <w:marLeft w:val="0"/>
      <w:marRight w:val="0"/>
      <w:marTop w:val="0"/>
      <w:marBottom w:val="0"/>
      <w:divBdr>
        <w:top w:val="none" w:sz="0" w:space="0" w:color="auto"/>
        <w:left w:val="none" w:sz="0" w:space="0" w:color="auto"/>
        <w:bottom w:val="none" w:sz="0" w:space="0" w:color="auto"/>
        <w:right w:val="none" w:sz="0" w:space="0" w:color="auto"/>
      </w:divBdr>
    </w:div>
    <w:div w:id="337270153">
      <w:bodyDiv w:val="1"/>
      <w:marLeft w:val="0"/>
      <w:marRight w:val="0"/>
      <w:marTop w:val="0"/>
      <w:marBottom w:val="0"/>
      <w:divBdr>
        <w:top w:val="none" w:sz="0" w:space="0" w:color="auto"/>
        <w:left w:val="none" w:sz="0" w:space="0" w:color="auto"/>
        <w:bottom w:val="none" w:sz="0" w:space="0" w:color="auto"/>
        <w:right w:val="none" w:sz="0" w:space="0" w:color="auto"/>
      </w:divBdr>
    </w:div>
    <w:div w:id="337274947">
      <w:bodyDiv w:val="1"/>
      <w:marLeft w:val="0"/>
      <w:marRight w:val="0"/>
      <w:marTop w:val="0"/>
      <w:marBottom w:val="0"/>
      <w:divBdr>
        <w:top w:val="none" w:sz="0" w:space="0" w:color="auto"/>
        <w:left w:val="none" w:sz="0" w:space="0" w:color="auto"/>
        <w:bottom w:val="none" w:sz="0" w:space="0" w:color="auto"/>
        <w:right w:val="none" w:sz="0" w:space="0" w:color="auto"/>
      </w:divBdr>
    </w:div>
    <w:div w:id="337463361">
      <w:bodyDiv w:val="1"/>
      <w:marLeft w:val="0"/>
      <w:marRight w:val="0"/>
      <w:marTop w:val="0"/>
      <w:marBottom w:val="0"/>
      <w:divBdr>
        <w:top w:val="none" w:sz="0" w:space="0" w:color="auto"/>
        <w:left w:val="none" w:sz="0" w:space="0" w:color="auto"/>
        <w:bottom w:val="none" w:sz="0" w:space="0" w:color="auto"/>
        <w:right w:val="none" w:sz="0" w:space="0" w:color="auto"/>
      </w:divBdr>
    </w:div>
    <w:div w:id="337780211">
      <w:bodyDiv w:val="1"/>
      <w:marLeft w:val="0"/>
      <w:marRight w:val="0"/>
      <w:marTop w:val="0"/>
      <w:marBottom w:val="0"/>
      <w:divBdr>
        <w:top w:val="none" w:sz="0" w:space="0" w:color="auto"/>
        <w:left w:val="none" w:sz="0" w:space="0" w:color="auto"/>
        <w:bottom w:val="none" w:sz="0" w:space="0" w:color="auto"/>
        <w:right w:val="none" w:sz="0" w:space="0" w:color="auto"/>
      </w:divBdr>
    </w:div>
    <w:div w:id="337931374">
      <w:bodyDiv w:val="1"/>
      <w:marLeft w:val="0"/>
      <w:marRight w:val="0"/>
      <w:marTop w:val="0"/>
      <w:marBottom w:val="0"/>
      <w:divBdr>
        <w:top w:val="none" w:sz="0" w:space="0" w:color="auto"/>
        <w:left w:val="none" w:sz="0" w:space="0" w:color="auto"/>
        <w:bottom w:val="none" w:sz="0" w:space="0" w:color="auto"/>
        <w:right w:val="none" w:sz="0" w:space="0" w:color="auto"/>
      </w:divBdr>
    </w:div>
    <w:div w:id="338000662">
      <w:bodyDiv w:val="1"/>
      <w:marLeft w:val="0"/>
      <w:marRight w:val="0"/>
      <w:marTop w:val="0"/>
      <w:marBottom w:val="0"/>
      <w:divBdr>
        <w:top w:val="none" w:sz="0" w:space="0" w:color="auto"/>
        <w:left w:val="none" w:sz="0" w:space="0" w:color="auto"/>
        <w:bottom w:val="none" w:sz="0" w:space="0" w:color="auto"/>
        <w:right w:val="none" w:sz="0" w:space="0" w:color="auto"/>
      </w:divBdr>
    </w:div>
    <w:div w:id="338040743">
      <w:bodyDiv w:val="1"/>
      <w:marLeft w:val="0"/>
      <w:marRight w:val="0"/>
      <w:marTop w:val="0"/>
      <w:marBottom w:val="0"/>
      <w:divBdr>
        <w:top w:val="none" w:sz="0" w:space="0" w:color="auto"/>
        <w:left w:val="none" w:sz="0" w:space="0" w:color="auto"/>
        <w:bottom w:val="none" w:sz="0" w:space="0" w:color="auto"/>
        <w:right w:val="none" w:sz="0" w:space="0" w:color="auto"/>
      </w:divBdr>
    </w:div>
    <w:div w:id="338629288">
      <w:bodyDiv w:val="1"/>
      <w:marLeft w:val="0"/>
      <w:marRight w:val="0"/>
      <w:marTop w:val="0"/>
      <w:marBottom w:val="0"/>
      <w:divBdr>
        <w:top w:val="none" w:sz="0" w:space="0" w:color="auto"/>
        <w:left w:val="none" w:sz="0" w:space="0" w:color="auto"/>
        <w:bottom w:val="none" w:sz="0" w:space="0" w:color="auto"/>
        <w:right w:val="none" w:sz="0" w:space="0" w:color="auto"/>
      </w:divBdr>
    </w:div>
    <w:div w:id="338696600">
      <w:bodyDiv w:val="1"/>
      <w:marLeft w:val="0"/>
      <w:marRight w:val="0"/>
      <w:marTop w:val="0"/>
      <w:marBottom w:val="0"/>
      <w:divBdr>
        <w:top w:val="none" w:sz="0" w:space="0" w:color="auto"/>
        <w:left w:val="none" w:sz="0" w:space="0" w:color="auto"/>
        <w:bottom w:val="none" w:sz="0" w:space="0" w:color="auto"/>
        <w:right w:val="none" w:sz="0" w:space="0" w:color="auto"/>
      </w:divBdr>
    </w:div>
    <w:div w:id="338847577">
      <w:bodyDiv w:val="1"/>
      <w:marLeft w:val="0"/>
      <w:marRight w:val="0"/>
      <w:marTop w:val="0"/>
      <w:marBottom w:val="0"/>
      <w:divBdr>
        <w:top w:val="none" w:sz="0" w:space="0" w:color="auto"/>
        <w:left w:val="none" w:sz="0" w:space="0" w:color="auto"/>
        <w:bottom w:val="none" w:sz="0" w:space="0" w:color="auto"/>
        <w:right w:val="none" w:sz="0" w:space="0" w:color="auto"/>
      </w:divBdr>
    </w:div>
    <w:div w:id="338848345">
      <w:bodyDiv w:val="1"/>
      <w:marLeft w:val="0"/>
      <w:marRight w:val="0"/>
      <w:marTop w:val="0"/>
      <w:marBottom w:val="0"/>
      <w:divBdr>
        <w:top w:val="none" w:sz="0" w:space="0" w:color="auto"/>
        <w:left w:val="none" w:sz="0" w:space="0" w:color="auto"/>
        <w:bottom w:val="none" w:sz="0" w:space="0" w:color="auto"/>
        <w:right w:val="none" w:sz="0" w:space="0" w:color="auto"/>
      </w:divBdr>
    </w:div>
    <w:div w:id="338890882">
      <w:bodyDiv w:val="1"/>
      <w:marLeft w:val="0"/>
      <w:marRight w:val="0"/>
      <w:marTop w:val="0"/>
      <w:marBottom w:val="0"/>
      <w:divBdr>
        <w:top w:val="none" w:sz="0" w:space="0" w:color="auto"/>
        <w:left w:val="none" w:sz="0" w:space="0" w:color="auto"/>
        <w:bottom w:val="none" w:sz="0" w:space="0" w:color="auto"/>
        <w:right w:val="none" w:sz="0" w:space="0" w:color="auto"/>
      </w:divBdr>
    </w:div>
    <w:div w:id="339284757">
      <w:bodyDiv w:val="1"/>
      <w:marLeft w:val="0"/>
      <w:marRight w:val="0"/>
      <w:marTop w:val="0"/>
      <w:marBottom w:val="0"/>
      <w:divBdr>
        <w:top w:val="none" w:sz="0" w:space="0" w:color="auto"/>
        <w:left w:val="none" w:sz="0" w:space="0" w:color="auto"/>
        <w:bottom w:val="none" w:sz="0" w:space="0" w:color="auto"/>
        <w:right w:val="none" w:sz="0" w:space="0" w:color="auto"/>
      </w:divBdr>
    </w:div>
    <w:div w:id="339477835">
      <w:bodyDiv w:val="1"/>
      <w:marLeft w:val="0"/>
      <w:marRight w:val="0"/>
      <w:marTop w:val="0"/>
      <w:marBottom w:val="0"/>
      <w:divBdr>
        <w:top w:val="none" w:sz="0" w:space="0" w:color="auto"/>
        <w:left w:val="none" w:sz="0" w:space="0" w:color="auto"/>
        <w:bottom w:val="none" w:sz="0" w:space="0" w:color="auto"/>
        <w:right w:val="none" w:sz="0" w:space="0" w:color="auto"/>
      </w:divBdr>
    </w:div>
    <w:div w:id="339505287">
      <w:bodyDiv w:val="1"/>
      <w:marLeft w:val="0"/>
      <w:marRight w:val="0"/>
      <w:marTop w:val="0"/>
      <w:marBottom w:val="0"/>
      <w:divBdr>
        <w:top w:val="none" w:sz="0" w:space="0" w:color="auto"/>
        <w:left w:val="none" w:sz="0" w:space="0" w:color="auto"/>
        <w:bottom w:val="none" w:sz="0" w:space="0" w:color="auto"/>
        <w:right w:val="none" w:sz="0" w:space="0" w:color="auto"/>
      </w:divBdr>
    </w:div>
    <w:div w:id="340469098">
      <w:bodyDiv w:val="1"/>
      <w:marLeft w:val="0"/>
      <w:marRight w:val="0"/>
      <w:marTop w:val="0"/>
      <w:marBottom w:val="0"/>
      <w:divBdr>
        <w:top w:val="none" w:sz="0" w:space="0" w:color="auto"/>
        <w:left w:val="none" w:sz="0" w:space="0" w:color="auto"/>
        <w:bottom w:val="none" w:sz="0" w:space="0" w:color="auto"/>
        <w:right w:val="none" w:sz="0" w:space="0" w:color="auto"/>
      </w:divBdr>
    </w:div>
    <w:div w:id="340473386">
      <w:bodyDiv w:val="1"/>
      <w:marLeft w:val="0"/>
      <w:marRight w:val="0"/>
      <w:marTop w:val="0"/>
      <w:marBottom w:val="0"/>
      <w:divBdr>
        <w:top w:val="none" w:sz="0" w:space="0" w:color="auto"/>
        <w:left w:val="none" w:sz="0" w:space="0" w:color="auto"/>
        <w:bottom w:val="none" w:sz="0" w:space="0" w:color="auto"/>
        <w:right w:val="none" w:sz="0" w:space="0" w:color="auto"/>
      </w:divBdr>
    </w:div>
    <w:div w:id="340661815">
      <w:bodyDiv w:val="1"/>
      <w:marLeft w:val="0"/>
      <w:marRight w:val="0"/>
      <w:marTop w:val="0"/>
      <w:marBottom w:val="0"/>
      <w:divBdr>
        <w:top w:val="none" w:sz="0" w:space="0" w:color="auto"/>
        <w:left w:val="none" w:sz="0" w:space="0" w:color="auto"/>
        <w:bottom w:val="none" w:sz="0" w:space="0" w:color="auto"/>
        <w:right w:val="none" w:sz="0" w:space="0" w:color="auto"/>
      </w:divBdr>
    </w:div>
    <w:div w:id="340862945">
      <w:bodyDiv w:val="1"/>
      <w:marLeft w:val="0"/>
      <w:marRight w:val="0"/>
      <w:marTop w:val="0"/>
      <w:marBottom w:val="0"/>
      <w:divBdr>
        <w:top w:val="none" w:sz="0" w:space="0" w:color="auto"/>
        <w:left w:val="none" w:sz="0" w:space="0" w:color="auto"/>
        <w:bottom w:val="none" w:sz="0" w:space="0" w:color="auto"/>
        <w:right w:val="none" w:sz="0" w:space="0" w:color="auto"/>
      </w:divBdr>
    </w:div>
    <w:div w:id="340935247">
      <w:bodyDiv w:val="1"/>
      <w:marLeft w:val="0"/>
      <w:marRight w:val="0"/>
      <w:marTop w:val="0"/>
      <w:marBottom w:val="0"/>
      <w:divBdr>
        <w:top w:val="none" w:sz="0" w:space="0" w:color="auto"/>
        <w:left w:val="none" w:sz="0" w:space="0" w:color="auto"/>
        <w:bottom w:val="none" w:sz="0" w:space="0" w:color="auto"/>
        <w:right w:val="none" w:sz="0" w:space="0" w:color="auto"/>
      </w:divBdr>
    </w:div>
    <w:div w:id="341200634">
      <w:bodyDiv w:val="1"/>
      <w:marLeft w:val="0"/>
      <w:marRight w:val="0"/>
      <w:marTop w:val="0"/>
      <w:marBottom w:val="0"/>
      <w:divBdr>
        <w:top w:val="none" w:sz="0" w:space="0" w:color="auto"/>
        <w:left w:val="none" w:sz="0" w:space="0" w:color="auto"/>
        <w:bottom w:val="none" w:sz="0" w:space="0" w:color="auto"/>
        <w:right w:val="none" w:sz="0" w:space="0" w:color="auto"/>
      </w:divBdr>
    </w:div>
    <w:div w:id="341277690">
      <w:bodyDiv w:val="1"/>
      <w:marLeft w:val="0"/>
      <w:marRight w:val="0"/>
      <w:marTop w:val="0"/>
      <w:marBottom w:val="0"/>
      <w:divBdr>
        <w:top w:val="none" w:sz="0" w:space="0" w:color="auto"/>
        <w:left w:val="none" w:sz="0" w:space="0" w:color="auto"/>
        <w:bottom w:val="none" w:sz="0" w:space="0" w:color="auto"/>
        <w:right w:val="none" w:sz="0" w:space="0" w:color="auto"/>
      </w:divBdr>
    </w:div>
    <w:div w:id="341400992">
      <w:bodyDiv w:val="1"/>
      <w:marLeft w:val="0"/>
      <w:marRight w:val="0"/>
      <w:marTop w:val="0"/>
      <w:marBottom w:val="0"/>
      <w:divBdr>
        <w:top w:val="none" w:sz="0" w:space="0" w:color="auto"/>
        <w:left w:val="none" w:sz="0" w:space="0" w:color="auto"/>
        <w:bottom w:val="none" w:sz="0" w:space="0" w:color="auto"/>
        <w:right w:val="none" w:sz="0" w:space="0" w:color="auto"/>
      </w:divBdr>
    </w:div>
    <w:div w:id="341669850">
      <w:bodyDiv w:val="1"/>
      <w:marLeft w:val="0"/>
      <w:marRight w:val="0"/>
      <w:marTop w:val="0"/>
      <w:marBottom w:val="0"/>
      <w:divBdr>
        <w:top w:val="none" w:sz="0" w:space="0" w:color="auto"/>
        <w:left w:val="none" w:sz="0" w:space="0" w:color="auto"/>
        <w:bottom w:val="none" w:sz="0" w:space="0" w:color="auto"/>
        <w:right w:val="none" w:sz="0" w:space="0" w:color="auto"/>
      </w:divBdr>
    </w:div>
    <w:div w:id="342052268">
      <w:bodyDiv w:val="1"/>
      <w:marLeft w:val="0"/>
      <w:marRight w:val="0"/>
      <w:marTop w:val="0"/>
      <w:marBottom w:val="0"/>
      <w:divBdr>
        <w:top w:val="none" w:sz="0" w:space="0" w:color="auto"/>
        <w:left w:val="none" w:sz="0" w:space="0" w:color="auto"/>
        <w:bottom w:val="none" w:sz="0" w:space="0" w:color="auto"/>
        <w:right w:val="none" w:sz="0" w:space="0" w:color="auto"/>
      </w:divBdr>
    </w:div>
    <w:div w:id="342249349">
      <w:bodyDiv w:val="1"/>
      <w:marLeft w:val="0"/>
      <w:marRight w:val="0"/>
      <w:marTop w:val="0"/>
      <w:marBottom w:val="0"/>
      <w:divBdr>
        <w:top w:val="none" w:sz="0" w:space="0" w:color="auto"/>
        <w:left w:val="none" w:sz="0" w:space="0" w:color="auto"/>
        <w:bottom w:val="none" w:sz="0" w:space="0" w:color="auto"/>
        <w:right w:val="none" w:sz="0" w:space="0" w:color="auto"/>
      </w:divBdr>
    </w:div>
    <w:div w:id="342318829">
      <w:bodyDiv w:val="1"/>
      <w:marLeft w:val="0"/>
      <w:marRight w:val="0"/>
      <w:marTop w:val="0"/>
      <w:marBottom w:val="0"/>
      <w:divBdr>
        <w:top w:val="none" w:sz="0" w:space="0" w:color="auto"/>
        <w:left w:val="none" w:sz="0" w:space="0" w:color="auto"/>
        <w:bottom w:val="none" w:sz="0" w:space="0" w:color="auto"/>
        <w:right w:val="none" w:sz="0" w:space="0" w:color="auto"/>
      </w:divBdr>
    </w:div>
    <w:div w:id="342515012">
      <w:bodyDiv w:val="1"/>
      <w:marLeft w:val="0"/>
      <w:marRight w:val="0"/>
      <w:marTop w:val="0"/>
      <w:marBottom w:val="0"/>
      <w:divBdr>
        <w:top w:val="none" w:sz="0" w:space="0" w:color="auto"/>
        <w:left w:val="none" w:sz="0" w:space="0" w:color="auto"/>
        <w:bottom w:val="none" w:sz="0" w:space="0" w:color="auto"/>
        <w:right w:val="none" w:sz="0" w:space="0" w:color="auto"/>
      </w:divBdr>
    </w:div>
    <w:div w:id="342632036">
      <w:bodyDiv w:val="1"/>
      <w:marLeft w:val="0"/>
      <w:marRight w:val="0"/>
      <w:marTop w:val="0"/>
      <w:marBottom w:val="0"/>
      <w:divBdr>
        <w:top w:val="none" w:sz="0" w:space="0" w:color="auto"/>
        <w:left w:val="none" w:sz="0" w:space="0" w:color="auto"/>
        <w:bottom w:val="none" w:sz="0" w:space="0" w:color="auto"/>
        <w:right w:val="none" w:sz="0" w:space="0" w:color="auto"/>
      </w:divBdr>
    </w:div>
    <w:div w:id="342785421">
      <w:bodyDiv w:val="1"/>
      <w:marLeft w:val="0"/>
      <w:marRight w:val="0"/>
      <w:marTop w:val="0"/>
      <w:marBottom w:val="0"/>
      <w:divBdr>
        <w:top w:val="none" w:sz="0" w:space="0" w:color="auto"/>
        <w:left w:val="none" w:sz="0" w:space="0" w:color="auto"/>
        <w:bottom w:val="none" w:sz="0" w:space="0" w:color="auto"/>
        <w:right w:val="none" w:sz="0" w:space="0" w:color="auto"/>
      </w:divBdr>
    </w:div>
    <w:div w:id="343289818">
      <w:bodyDiv w:val="1"/>
      <w:marLeft w:val="0"/>
      <w:marRight w:val="0"/>
      <w:marTop w:val="0"/>
      <w:marBottom w:val="0"/>
      <w:divBdr>
        <w:top w:val="none" w:sz="0" w:space="0" w:color="auto"/>
        <w:left w:val="none" w:sz="0" w:space="0" w:color="auto"/>
        <w:bottom w:val="none" w:sz="0" w:space="0" w:color="auto"/>
        <w:right w:val="none" w:sz="0" w:space="0" w:color="auto"/>
      </w:divBdr>
    </w:div>
    <w:div w:id="343435582">
      <w:bodyDiv w:val="1"/>
      <w:marLeft w:val="0"/>
      <w:marRight w:val="0"/>
      <w:marTop w:val="0"/>
      <w:marBottom w:val="0"/>
      <w:divBdr>
        <w:top w:val="none" w:sz="0" w:space="0" w:color="auto"/>
        <w:left w:val="none" w:sz="0" w:space="0" w:color="auto"/>
        <w:bottom w:val="none" w:sz="0" w:space="0" w:color="auto"/>
        <w:right w:val="none" w:sz="0" w:space="0" w:color="auto"/>
      </w:divBdr>
    </w:div>
    <w:div w:id="343552691">
      <w:bodyDiv w:val="1"/>
      <w:marLeft w:val="0"/>
      <w:marRight w:val="0"/>
      <w:marTop w:val="0"/>
      <w:marBottom w:val="0"/>
      <w:divBdr>
        <w:top w:val="none" w:sz="0" w:space="0" w:color="auto"/>
        <w:left w:val="none" w:sz="0" w:space="0" w:color="auto"/>
        <w:bottom w:val="none" w:sz="0" w:space="0" w:color="auto"/>
        <w:right w:val="none" w:sz="0" w:space="0" w:color="auto"/>
      </w:divBdr>
    </w:div>
    <w:div w:id="344093518">
      <w:bodyDiv w:val="1"/>
      <w:marLeft w:val="0"/>
      <w:marRight w:val="0"/>
      <w:marTop w:val="0"/>
      <w:marBottom w:val="0"/>
      <w:divBdr>
        <w:top w:val="none" w:sz="0" w:space="0" w:color="auto"/>
        <w:left w:val="none" w:sz="0" w:space="0" w:color="auto"/>
        <w:bottom w:val="none" w:sz="0" w:space="0" w:color="auto"/>
        <w:right w:val="none" w:sz="0" w:space="0" w:color="auto"/>
      </w:divBdr>
    </w:div>
    <w:div w:id="344094507">
      <w:bodyDiv w:val="1"/>
      <w:marLeft w:val="0"/>
      <w:marRight w:val="0"/>
      <w:marTop w:val="0"/>
      <w:marBottom w:val="0"/>
      <w:divBdr>
        <w:top w:val="none" w:sz="0" w:space="0" w:color="auto"/>
        <w:left w:val="none" w:sz="0" w:space="0" w:color="auto"/>
        <w:bottom w:val="none" w:sz="0" w:space="0" w:color="auto"/>
        <w:right w:val="none" w:sz="0" w:space="0" w:color="auto"/>
      </w:divBdr>
    </w:div>
    <w:div w:id="344479649">
      <w:bodyDiv w:val="1"/>
      <w:marLeft w:val="0"/>
      <w:marRight w:val="0"/>
      <w:marTop w:val="0"/>
      <w:marBottom w:val="0"/>
      <w:divBdr>
        <w:top w:val="none" w:sz="0" w:space="0" w:color="auto"/>
        <w:left w:val="none" w:sz="0" w:space="0" w:color="auto"/>
        <w:bottom w:val="none" w:sz="0" w:space="0" w:color="auto"/>
        <w:right w:val="none" w:sz="0" w:space="0" w:color="auto"/>
      </w:divBdr>
    </w:div>
    <w:div w:id="344674040">
      <w:bodyDiv w:val="1"/>
      <w:marLeft w:val="0"/>
      <w:marRight w:val="0"/>
      <w:marTop w:val="0"/>
      <w:marBottom w:val="0"/>
      <w:divBdr>
        <w:top w:val="none" w:sz="0" w:space="0" w:color="auto"/>
        <w:left w:val="none" w:sz="0" w:space="0" w:color="auto"/>
        <w:bottom w:val="none" w:sz="0" w:space="0" w:color="auto"/>
        <w:right w:val="none" w:sz="0" w:space="0" w:color="auto"/>
      </w:divBdr>
    </w:div>
    <w:div w:id="344746958">
      <w:bodyDiv w:val="1"/>
      <w:marLeft w:val="0"/>
      <w:marRight w:val="0"/>
      <w:marTop w:val="0"/>
      <w:marBottom w:val="0"/>
      <w:divBdr>
        <w:top w:val="none" w:sz="0" w:space="0" w:color="auto"/>
        <w:left w:val="none" w:sz="0" w:space="0" w:color="auto"/>
        <w:bottom w:val="none" w:sz="0" w:space="0" w:color="auto"/>
        <w:right w:val="none" w:sz="0" w:space="0" w:color="auto"/>
      </w:divBdr>
    </w:div>
    <w:div w:id="344750668">
      <w:bodyDiv w:val="1"/>
      <w:marLeft w:val="0"/>
      <w:marRight w:val="0"/>
      <w:marTop w:val="0"/>
      <w:marBottom w:val="0"/>
      <w:divBdr>
        <w:top w:val="none" w:sz="0" w:space="0" w:color="auto"/>
        <w:left w:val="none" w:sz="0" w:space="0" w:color="auto"/>
        <w:bottom w:val="none" w:sz="0" w:space="0" w:color="auto"/>
        <w:right w:val="none" w:sz="0" w:space="0" w:color="auto"/>
      </w:divBdr>
    </w:div>
    <w:div w:id="344793825">
      <w:bodyDiv w:val="1"/>
      <w:marLeft w:val="0"/>
      <w:marRight w:val="0"/>
      <w:marTop w:val="0"/>
      <w:marBottom w:val="0"/>
      <w:divBdr>
        <w:top w:val="none" w:sz="0" w:space="0" w:color="auto"/>
        <w:left w:val="none" w:sz="0" w:space="0" w:color="auto"/>
        <w:bottom w:val="none" w:sz="0" w:space="0" w:color="auto"/>
        <w:right w:val="none" w:sz="0" w:space="0" w:color="auto"/>
      </w:divBdr>
    </w:div>
    <w:div w:id="345138131">
      <w:bodyDiv w:val="1"/>
      <w:marLeft w:val="0"/>
      <w:marRight w:val="0"/>
      <w:marTop w:val="0"/>
      <w:marBottom w:val="0"/>
      <w:divBdr>
        <w:top w:val="none" w:sz="0" w:space="0" w:color="auto"/>
        <w:left w:val="none" w:sz="0" w:space="0" w:color="auto"/>
        <w:bottom w:val="none" w:sz="0" w:space="0" w:color="auto"/>
        <w:right w:val="none" w:sz="0" w:space="0" w:color="auto"/>
      </w:divBdr>
    </w:div>
    <w:div w:id="345208379">
      <w:bodyDiv w:val="1"/>
      <w:marLeft w:val="0"/>
      <w:marRight w:val="0"/>
      <w:marTop w:val="0"/>
      <w:marBottom w:val="0"/>
      <w:divBdr>
        <w:top w:val="none" w:sz="0" w:space="0" w:color="auto"/>
        <w:left w:val="none" w:sz="0" w:space="0" w:color="auto"/>
        <w:bottom w:val="none" w:sz="0" w:space="0" w:color="auto"/>
        <w:right w:val="none" w:sz="0" w:space="0" w:color="auto"/>
      </w:divBdr>
    </w:div>
    <w:div w:id="345209237">
      <w:bodyDiv w:val="1"/>
      <w:marLeft w:val="0"/>
      <w:marRight w:val="0"/>
      <w:marTop w:val="0"/>
      <w:marBottom w:val="0"/>
      <w:divBdr>
        <w:top w:val="none" w:sz="0" w:space="0" w:color="auto"/>
        <w:left w:val="none" w:sz="0" w:space="0" w:color="auto"/>
        <w:bottom w:val="none" w:sz="0" w:space="0" w:color="auto"/>
        <w:right w:val="none" w:sz="0" w:space="0" w:color="auto"/>
      </w:divBdr>
    </w:div>
    <w:div w:id="345642691">
      <w:bodyDiv w:val="1"/>
      <w:marLeft w:val="0"/>
      <w:marRight w:val="0"/>
      <w:marTop w:val="0"/>
      <w:marBottom w:val="0"/>
      <w:divBdr>
        <w:top w:val="none" w:sz="0" w:space="0" w:color="auto"/>
        <w:left w:val="none" w:sz="0" w:space="0" w:color="auto"/>
        <w:bottom w:val="none" w:sz="0" w:space="0" w:color="auto"/>
        <w:right w:val="none" w:sz="0" w:space="0" w:color="auto"/>
      </w:divBdr>
    </w:div>
    <w:div w:id="345907778">
      <w:bodyDiv w:val="1"/>
      <w:marLeft w:val="0"/>
      <w:marRight w:val="0"/>
      <w:marTop w:val="0"/>
      <w:marBottom w:val="0"/>
      <w:divBdr>
        <w:top w:val="none" w:sz="0" w:space="0" w:color="auto"/>
        <w:left w:val="none" w:sz="0" w:space="0" w:color="auto"/>
        <w:bottom w:val="none" w:sz="0" w:space="0" w:color="auto"/>
        <w:right w:val="none" w:sz="0" w:space="0" w:color="auto"/>
      </w:divBdr>
    </w:div>
    <w:div w:id="346100205">
      <w:bodyDiv w:val="1"/>
      <w:marLeft w:val="0"/>
      <w:marRight w:val="0"/>
      <w:marTop w:val="0"/>
      <w:marBottom w:val="0"/>
      <w:divBdr>
        <w:top w:val="none" w:sz="0" w:space="0" w:color="auto"/>
        <w:left w:val="none" w:sz="0" w:space="0" w:color="auto"/>
        <w:bottom w:val="none" w:sz="0" w:space="0" w:color="auto"/>
        <w:right w:val="none" w:sz="0" w:space="0" w:color="auto"/>
      </w:divBdr>
    </w:div>
    <w:div w:id="346103523">
      <w:bodyDiv w:val="1"/>
      <w:marLeft w:val="0"/>
      <w:marRight w:val="0"/>
      <w:marTop w:val="0"/>
      <w:marBottom w:val="0"/>
      <w:divBdr>
        <w:top w:val="none" w:sz="0" w:space="0" w:color="auto"/>
        <w:left w:val="none" w:sz="0" w:space="0" w:color="auto"/>
        <w:bottom w:val="none" w:sz="0" w:space="0" w:color="auto"/>
        <w:right w:val="none" w:sz="0" w:space="0" w:color="auto"/>
      </w:divBdr>
    </w:div>
    <w:div w:id="346179722">
      <w:bodyDiv w:val="1"/>
      <w:marLeft w:val="0"/>
      <w:marRight w:val="0"/>
      <w:marTop w:val="0"/>
      <w:marBottom w:val="0"/>
      <w:divBdr>
        <w:top w:val="none" w:sz="0" w:space="0" w:color="auto"/>
        <w:left w:val="none" w:sz="0" w:space="0" w:color="auto"/>
        <w:bottom w:val="none" w:sz="0" w:space="0" w:color="auto"/>
        <w:right w:val="none" w:sz="0" w:space="0" w:color="auto"/>
      </w:divBdr>
    </w:div>
    <w:div w:id="346714729">
      <w:bodyDiv w:val="1"/>
      <w:marLeft w:val="0"/>
      <w:marRight w:val="0"/>
      <w:marTop w:val="0"/>
      <w:marBottom w:val="0"/>
      <w:divBdr>
        <w:top w:val="none" w:sz="0" w:space="0" w:color="auto"/>
        <w:left w:val="none" w:sz="0" w:space="0" w:color="auto"/>
        <w:bottom w:val="none" w:sz="0" w:space="0" w:color="auto"/>
        <w:right w:val="none" w:sz="0" w:space="0" w:color="auto"/>
      </w:divBdr>
    </w:div>
    <w:div w:id="346951862">
      <w:bodyDiv w:val="1"/>
      <w:marLeft w:val="0"/>
      <w:marRight w:val="0"/>
      <w:marTop w:val="0"/>
      <w:marBottom w:val="0"/>
      <w:divBdr>
        <w:top w:val="none" w:sz="0" w:space="0" w:color="auto"/>
        <w:left w:val="none" w:sz="0" w:space="0" w:color="auto"/>
        <w:bottom w:val="none" w:sz="0" w:space="0" w:color="auto"/>
        <w:right w:val="none" w:sz="0" w:space="0" w:color="auto"/>
      </w:divBdr>
    </w:div>
    <w:div w:id="347022316">
      <w:bodyDiv w:val="1"/>
      <w:marLeft w:val="0"/>
      <w:marRight w:val="0"/>
      <w:marTop w:val="0"/>
      <w:marBottom w:val="0"/>
      <w:divBdr>
        <w:top w:val="none" w:sz="0" w:space="0" w:color="auto"/>
        <w:left w:val="none" w:sz="0" w:space="0" w:color="auto"/>
        <w:bottom w:val="none" w:sz="0" w:space="0" w:color="auto"/>
        <w:right w:val="none" w:sz="0" w:space="0" w:color="auto"/>
      </w:divBdr>
    </w:div>
    <w:div w:id="347174373">
      <w:bodyDiv w:val="1"/>
      <w:marLeft w:val="0"/>
      <w:marRight w:val="0"/>
      <w:marTop w:val="0"/>
      <w:marBottom w:val="0"/>
      <w:divBdr>
        <w:top w:val="none" w:sz="0" w:space="0" w:color="auto"/>
        <w:left w:val="none" w:sz="0" w:space="0" w:color="auto"/>
        <w:bottom w:val="none" w:sz="0" w:space="0" w:color="auto"/>
        <w:right w:val="none" w:sz="0" w:space="0" w:color="auto"/>
      </w:divBdr>
    </w:div>
    <w:div w:id="347609229">
      <w:bodyDiv w:val="1"/>
      <w:marLeft w:val="0"/>
      <w:marRight w:val="0"/>
      <w:marTop w:val="0"/>
      <w:marBottom w:val="0"/>
      <w:divBdr>
        <w:top w:val="none" w:sz="0" w:space="0" w:color="auto"/>
        <w:left w:val="none" w:sz="0" w:space="0" w:color="auto"/>
        <w:bottom w:val="none" w:sz="0" w:space="0" w:color="auto"/>
        <w:right w:val="none" w:sz="0" w:space="0" w:color="auto"/>
      </w:divBdr>
    </w:div>
    <w:div w:id="347802169">
      <w:bodyDiv w:val="1"/>
      <w:marLeft w:val="0"/>
      <w:marRight w:val="0"/>
      <w:marTop w:val="0"/>
      <w:marBottom w:val="0"/>
      <w:divBdr>
        <w:top w:val="none" w:sz="0" w:space="0" w:color="auto"/>
        <w:left w:val="none" w:sz="0" w:space="0" w:color="auto"/>
        <w:bottom w:val="none" w:sz="0" w:space="0" w:color="auto"/>
        <w:right w:val="none" w:sz="0" w:space="0" w:color="auto"/>
      </w:divBdr>
    </w:div>
    <w:div w:id="348022401">
      <w:bodyDiv w:val="1"/>
      <w:marLeft w:val="0"/>
      <w:marRight w:val="0"/>
      <w:marTop w:val="0"/>
      <w:marBottom w:val="0"/>
      <w:divBdr>
        <w:top w:val="none" w:sz="0" w:space="0" w:color="auto"/>
        <w:left w:val="none" w:sz="0" w:space="0" w:color="auto"/>
        <w:bottom w:val="none" w:sz="0" w:space="0" w:color="auto"/>
        <w:right w:val="none" w:sz="0" w:space="0" w:color="auto"/>
      </w:divBdr>
    </w:div>
    <w:div w:id="348064890">
      <w:bodyDiv w:val="1"/>
      <w:marLeft w:val="0"/>
      <w:marRight w:val="0"/>
      <w:marTop w:val="0"/>
      <w:marBottom w:val="0"/>
      <w:divBdr>
        <w:top w:val="none" w:sz="0" w:space="0" w:color="auto"/>
        <w:left w:val="none" w:sz="0" w:space="0" w:color="auto"/>
        <w:bottom w:val="none" w:sz="0" w:space="0" w:color="auto"/>
        <w:right w:val="none" w:sz="0" w:space="0" w:color="auto"/>
      </w:divBdr>
    </w:div>
    <w:div w:id="348288979">
      <w:bodyDiv w:val="1"/>
      <w:marLeft w:val="0"/>
      <w:marRight w:val="0"/>
      <w:marTop w:val="0"/>
      <w:marBottom w:val="0"/>
      <w:divBdr>
        <w:top w:val="none" w:sz="0" w:space="0" w:color="auto"/>
        <w:left w:val="none" w:sz="0" w:space="0" w:color="auto"/>
        <w:bottom w:val="none" w:sz="0" w:space="0" w:color="auto"/>
        <w:right w:val="none" w:sz="0" w:space="0" w:color="auto"/>
      </w:divBdr>
    </w:div>
    <w:div w:id="348457439">
      <w:bodyDiv w:val="1"/>
      <w:marLeft w:val="0"/>
      <w:marRight w:val="0"/>
      <w:marTop w:val="0"/>
      <w:marBottom w:val="0"/>
      <w:divBdr>
        <w:top w:val="none" w:sz="0" w:space="0" w:color="auto"/>
        <w:left w:val="none" w:sz="0" w:space="0" w:color="auto"/>
        <w:bottom w:val="none" w:sz="0" w:space="0" w:color="auto"/>
        <w:right w:val="none" w:sz="0" w:space="0" w:color="auto"/>
      </w:divBdr>
    </w:div>
    <w:div w:id="348681879">
      <w:bodyDiv w:val="1"/>
      <w:marLeft w:val="0"/>
      <w:marRight w:val="0"/>
      <w:marTop w:val="0"/>
      <w:marBottom w:val="0"/>
      <w:divBdr>
        <w:top w:val="none" w:sz="0" w:space="0" w:color="auto"/>
        <w:left w:val="none" w:sz="0" w:space="0" w:color="auto"/>
        <w:bottom w:val="none" w:sz="0" w:space="0" w:color="auto"/>
        <w:right w:val="none" w:sz="0" w:space="0" w:color="auto"/>
      </w:divBdr>
    </w:div>
    <w:div w:id="348877475">
      <w:bodyDiv w:val="1"/>
      <w:marLeft w:val="0"/>
      <w:marRight w:val="0"/>
      <w:marTop w:val="0"/>
      <w:marBottom w:val="0"/>
      <w:divBdr>
        <w:top w:val="none" w:sz="0" w:space="0" w:color="auto"/>
        <w:left w:val="none" w:sz="0" w:space="0" w:color="auto"/>
        <w:bottom w:val="none" w:sz="0" w:space="0" w:color="auto"/>
        <w:right w:val="none" w:sz="0" w:space="0" w:color="auto"/>
      </w:divBdr>
    </w:div>
    <w:div w:id="349261557">
      <w:bodyDiv w:val="1"/>
      <w:marLeft w:val="0"/>
      <w:marRight w:val="0"/>
      <w:marTop w:val="0"/>
      <w:marBottom w:val="0"/>
      <w:divBdr>
        <w:top w:val="none" w:sz="0" w:space="0" w:color="auto"/>
        <w:left w:val="none" w:sz="0" w:space="0" w:color="auto"/>
        <w:bottom w:val="none" w:sz="0" w:space="0" w:color="auto"/>
        <w:right w:val="none" w:sz="0" w:space="0" w:color="auto"/>
      </w:divBdr>
    </w:div>
    <w:div w:id="349333452">
      <w:bodyDiv w:val="1"/>
      <w:marLeft w:val="0"/>
      <w:marRight w:val="0"/>
      <w:marTop w:val="0"/>
      <w:marBottom w:val="0"/>
      <w:divBdr>
        <w:top w:val="none" w:sz="0" w:space="0" w:color="auto"/>
        <w:left w:val="none" w:sz="0" w:space="0" w:color="auto"/>
        <w:bottom w:val="none" w:sz="0" w:space="0" w:color="auto"/>
        <w:right w:val="none" w:sz="0" w:space="0" w:color="auto"/>
      </w:divBdr>
    </w:div>
    <w:div w:id="349377314">
      <w:bodyDiv w:val="1"/>
      <w:marLeft w:val="0"/>
      <w:marRight w:val="0"/>
      <w:marTop w:val="0"/>
      <w:marBottom w:val="0"/>
      <w:divBdr>
        <w:top w:val="none" w:sz="0" w:space="0" w:color="auto"/>
        <w:left w:val="none" w:sz="0" w:space="0" w:color="auto"/>
        <w:bottom w:val="none" w:sz="0" w:space="0" w:color="auto"/>
        <w:right w:val="none" w:sz="0" w:space="0" w:color="auto"/>
      </w:divBdr>
    </w:div>
    <w:div w:id="349531997">
      <w:bodyDiv w:val="1"/>
      <w:marLeft w:val="0"/>
      <w:marRight w:val="0"/>
      <w:marTop w:val="0"/>
      <w:marBottom w:val="0"/>
      <w:divBdr>
        <w:top w:val="none" w:sz="0" w:space="0" w:color="auto"/>
        <w:left w:val="none" w:sz="0" w:space="0" w:color="auto"/>
        <w:bottom w:val="none" w:sz="0" w:space="0" w:color="auto"/>
        <w:right w:val="none" w:sz="0" w:space="0" w:color="auto"/>
      </w:divBdr>
    </w:div>
    <w:div w:id="349643110">
      <w:bodyDiv w:val="1"/>
      <w:marLeft w:val="0"/>
      <w:marRight w:val="0"/>
      <w:marTop w:val="0"/>
      <w:marBottom w:val="0"/>
      <w:divBdr>
        <w:top w:val="none" w:sz="0" w:space="0" w:color="auto"/>
        <w:left w:val="none" w:sz="0" w:space="0" w:color="auto"/>
        <w:bottom w:val="none" w:sz="0" w:space="0" w:color="auto"/>
        <w:right w:val="none" w:sz="0" w:space="0" w:color="auto"/>
      </w:divBdr>
    </w:div>
    <w:div w:id="350104334">
      <w:bodyDiv w:val="1"/>
      <w:marLeft w:val="0"/>
      <w:marRight w:val="0"/>
      <w:marTop w:val="0"/>
      <w:marBottom w:val="0"/>
      <w:divBdr>
        <w:top w:val="none" w:sz="0" w:space="0" w:color="auto"/>
        <w:left w:val="none" w:sz="0" w:space="0" w:color="auto"/>
        <w:bottom w:val="none" w:sz="0" w:space="0" w:color="auto"/>
        <w:right w:val="none" w:sz="0" w:space="0" w:color="auto"/>
      </w:divBdr>
    </w:div>
    <w:div w:id="350226927">
      <w:bodyDiv w:val="1"/>
      <w:marLeft w:val="0"/>
      <w:marRight w:val="0"/>
      <w:marTop w:val="0"/>
      <w:marBottom w:val="0"/>
      <w:divBdr>
        <w:top w:val="none" w:sz="0" w:space="0" w:color="auto"/>
        <w:left w:val="none" w:sz="0" w:space="0" w:color="auto"/>
        <w:bottom w:val="none" w:sz="0" w:space="0" w:color="auto"/>
        <w:right w:val="none" w:sz="0" w:space="0" w:color="auto"/>
      </w:divBdr>
    </w:div>
    <w:div w:id="350303672">
      <w:bodyDiv w:val="1"/>
      <w:marLeft w:val="0"/>
      <w:marRight w:val="0"/>
      <w:marTop w:val="0"/>
      <w:marBottom w:val="0"/>
      <w:divBdr>
        <w:top w:val="none" w:sz="0" w:space="0" w:color="auto"/>
        <w:left w:val="none" w:sz="0" w:space="0" w:color="auto"/>
        <w:bottom w:val="none" w:sz="0" w:space="0" w:color="auto"/>
        <w:right w:val="none" w:sz="0" w:space="0" w:color="auto"/>
      </w:divBdr>
    </w:div>
    <w:div w:id="350645204">
      <w:bodyDiv w:val="1"/>
      <w:marLeft w:val="0"/>
      <w:marRight w:val="0"/>
      <w:marTop w:val="0"/>
      <w:marBottom w:val="0"/>
      <w:divBdr>
        <w:top w:val="none" w:sz="0" w:space="0" w:color="auto"/>
        <w:left w:val="none" w:sz="0" w:space="0" w:color="auto"/>
        <w:bottom w:val="none" w:sz="0" w:space="0" w:color="auto"/>
        <w:right w:val="none" w:sz="0" w:space="0" w:color="auto"/>
      </w:divBdr>
    </w:div>
    <w:div w:id="350650181">
      <w:bodyDiv w:val="1"/>
      <w:marLeft w:val="0"/>
      <w:marRight w:val="0"/>
      <w:marTop w:val="0"/>
      <w:marBottom w:val="0"/>
      <w:divBdr>
        <w:top w:val="none" w:sz="0" w:space="0" w:color="auto"/>
        <w:left w:val="none" w:sz="0" w:space="0" w:color="auto"/>
        <w:bottom w:val="none" w:sz="0" w:space="0" w:color="auto"/>
        <w:right w:val="none" w:sz="0" w:space="0" w:color="auto"/>
      </w:divBdr>
    </w:div>
    <w:div w:id="350688892">
      <w:bodyDiv w:val="1"/>
      <w:marLeft w:val="0"/>
      <w:marRight w:val="0"/>
      <w:marTop w:val="0"/>
      <w:marBottom w:val="0"/>
      <w:divBdr>
        <w:top w:val="none" w:sz="0" w:space="0" w:color="auto"/>
        <w:left w:val="none" w:sz="0" w:space="0" w:color="auto"/>
        <w:bottom w:val="none" w:sz="0" w:space="0" w:color="auto"/>
        <w:right w:val="none" w:sz="0" w:space="0" w:color="auto"/>
      </w:divBdr>
    </w:div>
    <w:div w:id="350955886">
      <w:bodyDiv w:val="1"/>
      <w:marLeft w:val="0"/>
      <w:marRight w:val="0"/>
      <w:marTop w:val="0"/>
      <w:marBottom w:val="0"/>
      <w:divBdr>
        <w:top w:val="none" w:sz="0" w:space="0" w:color="auto"/>
        <w:left w:val="none" w:sz="0" w:space="0" w:color="auto"/>
        <w:bottom w:val="none" w:sz="0" w:space="0" w:color="auto"/>
        <w:right w:val="none" w:sz="0" w:space="0" w:color="auto"/>
      </w:divBdr>
    </w:div>
    <w:div w:id="351152722">
      <w:bodyDiv w:val="1"/>
      <w:marLeft w:val="0"/>
      <w:marRight w:val="0"/>
      <w:marTop w:val="0"/>
      <w:marBottom w:val="0"/>
      <w:divBdr>
        <w:top w:val="none" w:sz="0" w:space="0" w:color="auto"/>
        <w:left w:val="none" w:sz="0" w:space="0" w:color="auto"/>
        <w:bottom w:val="none" w:sz="0" w:space="0" w:color="auto"/>
        <w:right w:val="none" w:sz="0" w:space="0" w:color="auto"/>
      </w:divBdr>
    </w:div>
    <w:div w:id="351348214">
      <w:bodyDiv w:val="1"/>
      <w:marLeft w:val="0"/>
      <w:marRight w:val="0"/>
      <w:marTop w:val="0"/>
      <w:marBottom w:val="0"/>
      <w:divBdr>
        <w:top w:val="none" w:sz="0" w:space="0" w:color="auto"/>
        <w:left w:val="none" w:sz="0" w:space="0" w:color="auto"/>
        <w:bottom w:val="none" w:sz="0" w:space="0" w:color="auto"/>
        <w:right w:val="none" w:sz="0" w:space="0" w:color="auto"/>
      </w:divBdr>
    </w:div>
    <w:div w:id="351419725">
      <w:bodyDiv w:val="1"/>
      <w:marLeft w:val="0"/>
      <w:marRight w:val="0"/>
      <w:marTop w:val="0"/>
      <w:marBottom w:val="0"/>
      <w:divBdr>
        <w:top w:val="none" w:sz="0" w:space="0" w:color="auto"/>
        <w:left w:val="none" w:sz="0" w:space="0" w:color="auto"/>
        <w:bottom w:val="none" w:sz="0" w:space="0" w:color="auto"/>
        <w:right w:val="none" w:sz="0" w:space="0" w:color="auto"/>
      </w:divBdr>
    </w:div>
    <w:div w:id="351422187">
      <w:bodyDiv w:val="1"/>
      <w:marLeft w:val="0"/>
      <w:marRight w:val="0"/>
      <w:marTop w:val="0"/>
      <w:marBottom w:val="0"/>
      <w:divBdr>
        <w:top w:val="none" w:sz="0" w:space="0" w:color="auto"/>
        <w:left w:val="none" w:sz="0" w:space="0" w:color="auto"/>
        <w:bottom w:val="none" w:sz="0" w:space="0" w:color="auto"/>
        <w:right w:val="none" w:sz="0" w:space="0" w:color="auto"/>
      </w:divBdr>
    </w:div>
    <w:div w:id="351423496">
      <w:bodyDiv w:val="1"/>
      <w:marLeft w:val="0"/>
      <w:marRight w:val="0"/>
      <w:marTop w:val="0"/>
      <w:marBottom w:val="0"/>
      <w:divBdr>
        <w:top w:val="none" w:sz="0" w:space="0" w:color="auto"/>
        <w:left w:val="none" w:sz="0" w:space="0" w:color="auto"/>
        <w:bottom w:val="none" w:sz="0" w:space="0" w:color="auto"/>
        <w:right w:val="none" w:sz="0" w:space="0" w:color="auto"/>
      </w:divBdr>
    </w:div>
    <w:div w:id="351540917">
      <w:bodyDiv w:val="1"/>
      <w:marLeft w:val="0"/>
      <w:marRight w:val="0"/>
      <w:marTop w:val="0"/>
      <w:marBottom w:val="0"/>
      <w:divBdr>
        <w:top w:val="none" w:sz="0" w:space="0" w:color="auto"/>
        <w:left w:val="none" w:sz="0" w:space="0" w:color="auto"/>
        <w:bottom w:val="none" w:sz="0" w:space="0" w:color="auto"/>
        <w:right w:val="none" w:sz="0" w:space="0" w:color="auto"/>
      </w:divBdr>
    </w:div>
    <w:div w:id="351611147">
      <w:bodyDiv w:val="1"/>
      <w:marLeft w:val="0"/>
      <w:marRight w:val="0"/>
      <w:marTop w:val="0"/>
      <w:marBottom w:val="0"/>
      <w:divBdr>
        <w:top w:val="none" w:sz="0" w:space="0" w:color="auto"/>
        <w:left w:val="none" w:sz="0" w:space="0" w:color="auto"/>
        <w:bottom w:val="none" w:sz="0" w:space="0" w:color="auto"/>
        <w:right w:val="none" w:sz="0" w:space="0" w:color="auto"/>
      </w:divBdr>
    </w:div>
    <w:div w:id="351806288">
      <w:bodyDiv w:val="1"/>
      <w:marLeft w:val="0"/>
      <w:marRight w:val="0"/>
      <w:marTop w:val="0"/>
      <w:marBottom w:val="0"/>
      <w:divBdr>
        <w:top w:val="none" w:sz="0" w:space="0" w:color="auto"/>
        <w:left w:val="none" w:sz="0" w:space="0" w:color="auto"/>
        <w:bottom w:val="none" w:sz="0" w:space="0" w:color="auto"/>
        <w:right w:val="none" w:sz="0" w:space="0" w:color="auto"/>
      </w:divBdr>
    </w:div>
    <w:div w:id="351958553">
      <w:bodyDiv w:val="1"/>
      <w:marLeft w:val="0"/>
      <w:marRight w:val="0"/>
      <w:marTop w:val="0"/>
      <w:marBottom w:val="0"/>
      <w:divBdr>
        <w:top w:val="none" w:sz="0" w:space="0" w:color="auto"/>
        <w:left w:val="none" w:sz="0" w:space="0" w:color="auto"/>
        <w:bottom w:val="none" w:sz="0" w:space="0" w:color="auto"/>
        <w:right w:val="none" w:sz="0" w:space="0" w:color="auto"/>
      </w:divBdr>
    </w:div>
    <w:div w:id="352193681">
      <w:bodyDiv w:val="1"/>
      <w:marLeft w:val="0"/>
      <w:marRight w:val="0"/>
      <w:marTop w:val="0"/>
      <w:marBottom w:val="0"/>
      <w:divBdr>
        <w:top w:val="none" w:sz="0" w:space="0" w:color="auto"/>
        <w:left w:val="none" w:sz="0" w:space="0" w:color="auto"/>
        <w:bottom w:val="none" w:sz="0" w:space="0" w:color="auto"/>
        <w:right w:val="none" w:sz="0" w:space="0" w:color="auto"/>
      </w:divBdr>
    </w:div>
    <w:div w:id="352342011">
      <w:bodyDiv w:val="1"/>
      <w:marLeft w:val="0"/>
      <w:marRight w:val="0"/>
      <w:marTop w:val="0"/>
      <w:marBottom w:val="0"/>
      <w:divBdr>
        <w:top w:val="none" w:sz="0" w:space="0" w:color="auto"/>
        <w:left w:val="none" w:sz="0" w:space="0" w:color="auto"/>
        <w:bottom w:val="none" w:sz="0" w:space="0" w:color="auto"/>
        <w:right w:val="none" w:sz="0" w:space="0" w:color="auto"/>
      </w:divBdr>
    </w:div>
    <w:div w:id="352419066">
      <w:bodyDiv w:val="1"/>
      <w:marLeft w:val="0"/>
      <w:marRight w:val="0"/>
      <w:marTop w:val="0"/>
      <w:marBottom w:val="0"/>
      <w:divBdr>
        <w:top w:val="none" w:sz="0" w:space="0" w:color="auto"/>
        <w:left w:val="none" w:sz="0" w:space="0" w:color="auto"/>
        <w:bottom w:val="none" w:sz="0" w:space="0" w:color="auto"/>
        <w:right w:val="none" w:sz="0" w:space="0" w:color="auto"/>
      </w:divBdr>
    </w:div>
    <w:div w:id="352461632">
      <w:bodyDiv w:val="1"/>
      <w:marLeft w:val="0"/>
      <w:marRight w:val="0"/>
      <w:marTop w:val="0"/>
      <w:marBottom w:val="0"/>
      <w:divBdr>
        <w:top w:val="none" w:sz="0" w:space="0" w:color="auto"/>
        <w:left w:val="none" w:sz="0" w:space="0" w:color="auto"/>
        <w:bottom w:val="none" w:sz="0" w:space="0" w:color="auto"/>
        <w:right w:val="none" w:sz="0" w:space="0" w:color="auto"/>
      </w:divBdr>
    </w:div>
    <w:div w:id="352806274">
      <w:bodyDiv w:val="1"/>
      <w:marLeft w:val="0"/>
      <w:marRight w:val="0"/>
      <w:marTop w:val="0"/>
      <w:marBottom w:val="0"/>
      <w:divBdr>
        <w:top w:val="none" w:sz="0" w:space="0" w:color="auto"/>
        <w:left w:val="none" w:sz="0" w:space="0" w:color="auto"/>
        <w:bottom w:val="none" w:sz="0" w:space="0" w:color="auto"/>
        <w:right w:val="none" w:sz="0" w:space="0" w:color="auto"/>
      </w:divBdr>
    </w:div>
    <w:div w:id="352922947">
      <w:bodyDiv w:val="1"/>
      <w:marLeft w:val="0"/>
      <w:marRight w:val="0"/>
      <w:marTop w:val="0"/>
      <w:marBottom w:val="0"/>
      <w:divBdr>
        <w:top w:val="none" w:sz="0" w:space="0" w:color="auto"/>
        <w:left w:val="none" w:sz="0" w:space="0" w:color="auto"/>
        <w:bottom w:val="none" w:sz="0" w:space="0" w:color="auto"/>
        <w:right w:val="none" w:sz="0" w:space="0" w:color="auto"/>
      </w:divBdr>
    </w:div>
    <w:div w:id="353118024">
      <w:bodyDiv w:val="1"/>
      <w:marLeft w:val="0"/>
      <w:marRight w:val="0"/>
      <w:marTop w:val="0"/>
      <w:marBottom w:val="0"/>
      <w:divBdr>
        <w:top w:val="none" w:sz="0" w:space="0" w:color="auto"/>
        <w:left w:val="none" w:sz="0" w:space="0" w:color="auto"/>
        <w:bottom w:val="none" w:sz="0" w:space="0" w:color="auto"/>
        <w:right w:val="none" w:sz="0" w:space="0" w:color="auto"/>
      </w:divBdr>
    </w:div>
    <w:div w:id="353461471">
      <w:bodyDiv w:val="1"/>
      <w:marLeft w:val="0"/>
      <w:marRight w:val="0"/>
      <w:marTop w:val="0"/>
      <w:marBottom w:val="0"/>
      <w:divBdr>
        <w:top w:val="none" w:sz="0" w:space="0" w:color="auto"/>
        <w:left w:val="none" w:sz="0" w:space="0" w:color="auto"/>
        <w:bottom w:val="none" w:sz="0" w:space="0" w:color="auto"/>
        <w:right w:val="none" w:sz="0" w:space="0" w:color="auto"/>
      </w:divBdr>
    </w:div>
    <w:div w:id="353507189">
      <w:bodyDiv w:val="1"/>
      <w:marLeft w:val="0"/>
      <w:marRight w:val="0"/>
      <w:marTop w:val="0"/>
      <w:marBottom w:val="0"/>
      <w:divBdr>
        <w:top w:val="none" w:sz="0" w:space="0" w:color="auto"/>
        <w:left w:val="none" w:sz="0" w:space="0" w:color="auto"/>
        <w:bottom w:val="none" w:sz="0" w:space="0" w:color="auto"/>
        <w:right w:val="none" w:sz="0" w:space="0" w:color="auto"/>
      </w:divBdr>
    </w:div>
    <w:div w:id="354042487">
      <w:bodyDiv w:val="1"/>
      <w:marLeft w:val="0"/>
      <w:marRight w:val="0"/>
      <w:marTop w:val="0"/>
      <w:marBottom w:val="0"/>
      <w:divBdr>
        <w:top w:val="none" w:sz="0" w:space="0" w:color="auto"/>
        <w:left w:val="none" w:sz="0" w:space="0" w:color="auto"/>
        <w:bottom w:val="none" w:sz="0" w:space="0" w:color="auto"/>
        <w:right w:val="none" w:sz="0" w:space="0" w:color="auto"/>
      </w:divBdr>
    </w:div>
    <w:div w:id="354308419">
      <w:bodyDiv w:val="1"/>
      <w:marLeft w:val="0"/>
      <w:marRight w:val="0"/>
      <w:marTop w:val="0"/>
      <w:marBottom w:val="0"/>
      <w:divBdr>
        <w:top w:val="none" w:sz="0" w:space="0" w:color="auto"/>
        <w:left w:val="none" w:sz="0" w:space="0" w:color="auto"/>
        <w:bottom w:val="none" w:sz="0" w:space="0" w:color="auto"/>
        <w:right w:val="none" w:sz="0" w:space="0" w:color="auto"/>
      </w:divBdr>
    </w:div>
    <w:div w:id="354769061">
      <w:bodyDiv w:val="1"/>
      <w:marLeft w:val="0"/>
      <w:marRight w:val="0"/>
      <w:marTop w:val="0"/>
      <w:marBottom w:val="0"/>
      <w:divBdr>
        <w:top w:val="none" w:sz="0" w:space="0" w:color="auto"/>
        <w:left w:val="none" w:sz="0" w:space="0" w:color="auto"/>
        <w:bottom w:val="none" w:sz="0" w:space="0" w:color="auto"/>
        <w:right w:val="none" w:sz="0" w:space="0" w:color="auto"/>
      </w:divBdr>
    </w:div>
    <w:div w:id="355154512">
      <w:bodyDiv w:val="1"/>
      <w:marLeft w:val="0"/>
      <w:marRight w:val="0"/>
      <w:marTop w:val="0"/>
      <w:marBottom w:val="0"/>
      <w:divBdr>
        <w:top w:val="none" w:sz="0" w:space="0" w:color="auto"/>
        <w:left w:val="none" w:sz="0" w:space="0" w:color="auto"/>
        <w:bottom w:val="none" w:sz="0" w:space="0" w:color="auto"/>
        <w:right w:val="none" w:sz="0" w:space="0" w:color="auto"/>
      </w:divBdr>
    </w:div>
    <w:div w:id="355155100">
      <w:bodyDiv w:val="1"/>
      <w:marLeft w:val="0"/>
      <w:marRight w:val="0"/>
      <w:marTop w:val="0"/>
      <w:marBottom w:val="0"/>
      <w:divBdr>
        <w:top w:val="none" w:sz="0" w:space="0" w:color="auto"/>
        <w:left w:val="none" w:sz="0" w:space="0" w:color="auto"/>
        <w:bottom w:val="none" w:sz="0" w:space="0" w:color="auto"/>
        <w:right w:val="none" w:sz="0" w:space="0" w:color="auto"/>
      </w:divBdr>
    </w:div>
    <w:div w:id="355348845">
      <w:bodyDiv w:val="1"/>
      <w:marLeft w:val="0"/>
      <w:marRight w:val="0"/>
      <w:marTop w:val="0"/>
      <w:marBottom w:val="0"/>
      <w:divBdr>
        <w:top w:val="none" w:sz="0" w:space="0" w:color="auto"/>
        <w:left w:val="none" w:sz="0" w:space="0" w:color="auto"/>
        <w:bottom w:val="none" w:sz="0" w:space="0" w:color="auto"/>
        <w:right w:val="none" w:sz="0" w:space="0" w:color="auto"/>
      </w:divBdr>
    </w:div>
    <w:div w:id="355352652">
      <w:bodyDiv w:val="1"/>
      <w:marLeft w:val="0"/>
      <w:marRight w:val="0"/>
      <w:marTop w:val="0"/>
      <w:marBottom w:val="0"/>
      <w:divBdr>
        <w:top w:val="none" w:sz="0" w:space="0" w:color="auto"/>
        <w:left w:val="none" w:sz="0" w:space="0" w:color="auto"/>
        <w:bottom w:val="none" w:sz="0" w:space="0" w:color="auto"/>
        <w:right w:val="none" w:sz="0" w:space="0" w:color="auto"/>
      </w:divBdr>
    </w:div>
    <w:div w:id="355429714">
      <w:bodyDiv w:val="1"/>
      <w:marLeft w:val="0"/>
      <w:marRight w:val="0"/>
      <w:marTop w:val="0"/>
      <w:marBottom w:val="0"/>
      <w:divBdr>
        <w:top w:val="none" w:sz="0" w:space="0" w:color="auto"/>
        <w:left w:val="none" w:sz="0" w:space="0" w:color="auto"/>
        <w:bottom w:val="none" w:sz="0" w:space="0" w:color="auto"/>
        <w:right w:val="none" w:sz="0" w:space="0" w:color="auto"/>
      </w:divBdr>
    </w:div>
    <w:div w:id="355734386">
      <w:bodyDiv w:val="1"/>
      <w:marLeft w:val="0"/>
      <w:marRight w:val="0"/>
      <w:marTop w:val="0"/>
      <w:marBottom w:val="0"/>
      <w:divBdr>
        <w:top w:val="none" w:sz="0" w:space="0" w:color="auto"/>
        <w:left w:val="none" w:sz="0" w:space="0" w:color="auto"/>
        <w:bottom w:val="none" w:sz="0" w:space="0" w:color="auto"/>
        <w:right w:val="none" w:sz="0" w:space="0" w:color="auto"/>
      </w:divBdr>
    </w:div>
    <w:div w:id="355738309">
      <w:bodyDiv w:val="1"/>
      <w:marLeft w:val="0"/>
      <w:marRight w:val="0"/>
      <w:marTop w:val="0"/>
      <w:marBottom w:val="0"/>
      <w:divBdr>
        <w:top w:val="none" w:sz="0" w:space="0" w:color="auto"/>
        <w:left w:val="none" w:sz="0" w:space="0" w:color="auto"/>
        <w:bottom w:val="none" w:sz="0" w:space="0" w:color="auto"/>
        <w:right w:val="none" w:sz="0" w:space="0" w:color="auto"/>
      </w:divBdr>
    </w:div>
    <w:div w:id="355814517">
      <w:bodyDiv w:val="1"/>
      <w:marLeft w:val="0"/>
      <w:marRight w:val="0"/>
      <w:marTop w:val="0"/>
      <w:marBottom w:val="0"/>
      <w:divBdr>
        <w:top w:val="none" w:sz="0" w:space="0" w:color="auto"/>
        <w:left w:val="none" w:sz="0" w:space="0" w:color="auto"/>
        <w:bottom w:val="none" w:sz="0" w:space="0" w:color="auto"/>
        <w:right w:val="none" w:sz="0" w:space="0" w:color="auto"/>
      </w:divBdr>
    </w:div>
    <w:div w:id="355934437">
      <w:bodyDiv w:val="1"/>
      <w:marLeft w:val="0"/>
      <w:marRight w:val="0"/>
      <w:marTop w:val="0"/>
      <w:marBottom w:val="0"/>
      <w:divBdr>
        <w:top w:val="none" w:sz="0" w:space="0" w:color="auto"/>
        <w:left w:val="none" w:sz="0" w:space="0" w:color="auto"/>
        <w:bottom w:val="none" w:sz="0" w:space="0" w:color="auto"/>
        <w:right w:val="none" w:sz="0" w:space="0" w:color="auto"/>
      </w:divBdr>
    </w:div>
    <w:div w:id="356003120">
      <w:bodyDiv w:val="1"/>
      <w:marLeft w:val="0"/>
      <w:marRight w:val="0"/>
      <w:marTop w:val="0"/>
      <w:marBottom w:val="0"/>
      <w:divBdr>
        <w:top w:val="none" w:sz="0" w:space="0" w:color="auto"/>
        <w:left w:val="none" w:sz="0" w:space="0" w:color="auto"/>
        <w:bottom w:val="none" w:sz="0" w:space="0" w:color="auto"/>
        <w:right w:val="none" w:sz="0" w:space="0" w:color="auto"/>
      </w:divBdr>
    </w:div>
    <w:div w:id="356194784">
      <w:bodyDiv w:val="1"/>
      <w:marLeft w:val="0"/>
      <w:marRight w:val="0"/>
      <w:marTop w:val="0"/>
      <w:marBottom w:val="0"/>
      <w:divBdr>
        <w:top w:val="none" w:sz="0" w:space="0" w:color="auto"/>
        <w:left w:val="none" w:sz="0" w:space="0" w:color="auto"/>
        <w:bottom w:val="none" w:sz="0" w:space="0" w:color="auto"/>
        <w:right w:val="none" w:sz="0" w:space="0" w:color="auto"/>
      </w:divBdr>
    </w:div>
    <w:div w:id="356201061">
      <w:bodyDiv w:val="1"/>
      <w:marLeft w:val="0"/>
      <w:marRight w:val="0"/>
      <w:marTop w:val="0"/>
      <w:marBottom w:val="0"/>
      <w:divBdr>
        <w:top w:val="none" w:sz="0" w:space="0" w:color="auto"/>
        <w:left w:val="none" w:sz="0" w:space="0" w:color="auto"/>
        <w:bottom w:val="none" w:sz="0" w:space="0" w:color="auto"/>
        <w:right w:val="none" w:sz="0" w:space="0" w:color="auto"/>
      </w:divBdr>
    </w:div>
    <w:div w:id="356739887">
      <w:bodyDiv w:val="1"/>
      <w:marLeft w:val="0"/>
      <w:marRight w:val="0"/>
      <w:marTop w:val="0"/>
      <w:marBottom w:val="0"/>
      <w:divBdr>
        <w:top w:val="none" w:sz="0" w:space="0" w:color="auto"/>
        <w:left w:val="none" w:sz="0" w:space="0" w:color="auto"/>
        <w:bottom w:val="none" w:sz="0" w:space="0" w:color="auto"/>
        <w:right w:val="none" w:sz="0" w:space="0" w:color="auto"/>
      </w:divBdr>
    </w:div>
    <w:div w:id="356778250">
      <w:bodyDiv w:val="1"/>
      <w:marLeft w:val="0"/>
      <w:marRight w:val="0"/>
      <w:marTop w:val="0"/>
      <w:marBottom w:val="0"/>
      <w:divBdr>
        <w:top w:val="none" w:sz="0" w:space="0" w:color="auto"/>
        <w:left w:val="none" w:sz="0" w:space="0" w:color="auto"/>
        <w:bottom w:val="none" w:sz="0" w:space="0" w:color="auto"/>
        <w:right w:val="none" w:sz="0" w:space="0" w:color="auto"/>
      </w:divBdr>
    </w:div>
    <w:div w:id="356929859">
      <w:bodyDiv w:val="1"/>
      <w:marLeft w:val="0"/>
      <w:marRight w:val="0"/>
      <w:marTop w:val="0"/>
      <w:marBottom w:val="0"/>
      <w:divBdr>
        <w:top w:val="none" w:sz="0" w:space="0" w:color="auto"/>
        <w:left w:val="none" w:sz="0" w:space="0" w:color="auto"/>
        <w:bottom w:val="none" w:sz="0" w:space="0" w:color="auto"/>
        <w:right w:val="none" w:sz="0" w:space="0" w:color="auto"/>
      </w:divBdr>
    </w:div>
    <w:div w:id="357047771">
      <w:bodyDiv w:val="1"/>
      <w:marLeft w:val="0"/>
      <w:marRight w:val="0"/>
      <w:marTop w:val="0"/>
      <w:marBottom w:val="0"/>
      <w:divBdr>
        <w:top w:val="none" w:sz="0" w:space="0" w:color="auto"/>
        <w:left w:val="none" w:sz="0" w:space="0" w:color="auto"/>
        <w:bottom w:val="none" w:sz="0" w:space="0" w:color="auto"/>
        <w:right w:val="none" w:sz="0" w:space="0" w:color="auto"/>
      </w:divBdr>
    </w:div>
    <w:div w:id="357203154">
      <w:bodyDiv w:val="1"/>
      <w:marLeft w:val="0"/>
      <w:marRight w:val="0"/>
      <w:marTop w:val="0"/>
      <w:marBottom w:val="0"/>
      <w:divBdr>
        <w:top w:val="none" w:sz="0" w:space="0" w:color="auto"/>
        <w:left w:val="none" w:sz="0" w:space="0" w:color="auto"/>
        <w:bottom w:val="none" w:sz="0" w:space="0" w:color="auto"/>
        <w:right w:val="none" w:sz="0" w:space="0" w:color="auto"/>
      </w:divBdr>
    </w:div>
    <w:div w:id="357434303">
      <w:bodyDiv w:val="1"/>
      <w:marLeft w:val="0"/>
      <w:marRight w:val="0"/>
      <w:marTop w:val="0"/>
      <w:marBottom w:val="0"/>
      <w:divBdr>
        <w:top w:val="none" w:sz="0" w:space="0" w:color="auto"/>
        <w:left w:val="none" w:sz="0" w:space="0" w:color="auto"/>
        <w:bottom w:val="none" w:sz="0" w:space="0" w:color="auto"/>
        <w:right w:val="none" w:sz="0" w:space="0" w:color="auto"/>
      </w:divBdr>
    </w:div>
    <w:div w:id="357701490">
      <w:bodyDiv w:val="1"/>
      <w:marLeft w:val="0"/>
      <w:marRight w:val="0"/>
      <w:marTop w:val="0"/>
      <w:marBottom w:val="0"/>
      <w:divBdr>
        <w:top w:val="none" w:sz="0" w:space="0" w:color="auto"/>
        <w:left w:val="none" w:sz="0" w:space="0" w:color="auto"/>
        <w:bottom w:val="none" w:sz="0" w:space="0" w:color="auto"/>
        <w:right w:val="none" w:sz="0" w:space="0" w:color="auto"/>
      </w:divBdr>
    </w:div>
    <w:div w:id="357780040">
      <w:bodyDiv w:val="1"/>
      <w:marLeft w:val="0"/>
      <w:marRight w:val="0"/>
      <w:marTop w:val="0"/>
      <w:marBottom w:val="0"/>
      <w:divBdr>
        <w:top w:val="none" w:sz="0" w:space="0" w:color="auto"/>
        <w:left w:val="none" w:sz="0" w:space="0" w:color="auto"/>
        <w:bottom w:val="none" w:sz="0" w:space="0" w:color="auto"/>
        <w:right w:val="none" w:sz="0" w:space="0" w:color="auto"/>
      </w:divBdr>
    </w:div>
    <w:div w:id="357782104">
      <w:bodyDiv w:val="1"/>
      <w:marLeft w:val="0"/>
      <w:marRight w:val="0"/>
      <w:marTop w:val="0"/>
      <w:marBottom w:val="0"/>
      <w:divBdr>
        <w:top w:val="none" w:sz="0" w:space="0" w:color="auto"/>
        <w:left w:val="none" w:sz="0" w:space="0" w:color="auto"/>
        <w:bottom w:val="none" w:sz="0" w:space="0" w:color="auto"/>
        <w:right w:val="none" w:sz="0" w:space="0" w:color="auto"/>
      </w:divBdr>
    </w:div>
    <w:div w:id="357895061">
      <w:bodyDiv w:val="1"/>
      <w:marLeft w:val="0"/>
      <w:marRight w:val="0"/>
      <w:marTop w:val="0"/>
      <w:marBottom w:val="0"/>
      <w:divBdr>
        <w:top w:val="none" w:sz="0" w:space="0" w:color="auto"/>
        <w:left w:val="none" w:sz="0" w:space="0" w:color="auto"/>
        <w:bottom w:val="none" w:sz="0" w:space="0" w:color="auto"/>
        <w:right w:val="none" w:sz="0" w:space="0" w:color="auto"/>
      </w:divBdr>
    </w:div>
    <w:div w:id="358237587">
      <w:bodyDiv w:val="1"/>
      <w:marLeft w:val="0"/>
      <w:marRight w:val="0"/>
      <w:marTop w:val="0"/>
      <w:marBottom w:val="0"/>
      <w:divBdr>
        <w:top w:val="none" w:sz="0" w:space="0" w:color="auto"/>
        <w:left w:val="none" w:sz="0" w:space="0" w:color="auto"/>
        <w:bottom w:val="none" w:sz="0" w:space="0" w:color="auto"/>
        <w:right w:val="none" w:sz="0" w:space="0" w:color="auto"/>
      </w:divBdr>
    </w:div>
    <w:div w:id="358241076">
      <w:bodyDiv w:val="1"/>
      <w:marLeft w:val="0"/>
      <w:marRight w:val="0"/>
      <w:marTop w:val="0"/>
      <w:marBottom w:val="0"/>
      <w:divBdr>
        <w:top w:val="none" w:sz="0" w:space="0" w:color="auto"/>
        <w:left w:val="none" w:sz="0" w:space="0" w:color="auto"/>
        <w:bottom w:val="none" w:sz="0" w:space="0" w:color="auto"/>
        <w:right w:val="none" w:sz="0" w:space="0" w:color="auto"/>
      </w:divBdr>
    </w:div>
    <w:div w:id="358506222">
      <w:bodyDiv w:val="1"/>
      <w:marLeft w:val="0"/>
      <w:marRight w:val="0"/>
      <w:marTop w:val="0"/>
      <w:marBottom w:val="0"/>
      <w:divBdr>
        <w:top w:val="none" w:sz="0" w:space="0" w:color="auto"/>
        <w:left w:val="none" w:sz="0" w:space="0" w:color="auto"/>
        <w:bottom w:val="none" w:sz="0" w:space="0" w:color="auto"/>
        <w:right w:val="none" w:sz="0" w:space="0" w:color="auto"/>
      </w:divBdr>
    </w:div>
    <w:div w:id="358705495">
      <w:bodyDiv w:val="1"/>
      <w:marLeft w:val="0"/>
      <w:marRight w:val="0"/>
      <w:marTop w:val="0"/>
      <w:marBottom w:val="0"/>
      <w:divBdr>
        <w:top w:val="none" w:sz="0" w:space="0" w:color="auto"/>
        <w:left w:val="none" w:sz="0" w:space="0" w:color="auto"/>
        <w:bottom w:val="none" w:sz="0" w:space="0" w:color="auto"/>
        <w:right w:val="none" w:sz="0" w:space="0" w:color="auto"/>
      </w:divBdr>
    </w:div>
    <w:div w:id="358824469">
      <w:bodyDiv w:val="1"/>
      <w:marLeft w:val="0"/>
      <w:marRight w:val="0"/>
      <w:marTop w:val="0"/>
      <w:marBottom w:val="0"/>
      <w:divBdr>
        <w:top w:val="none" w:sz="0" w:space="0" w:color="auto"/>
        <w:left w:val="none" w:sz="0" w:space="0" w:color="auto"/>
        <w:bottom w:val="none" w:sz="0" w:space="0" w:color="auto"/>
        <w:right w:val="none" w:sz="0" w:space="0" w:color="auto"/>
      </w:divBdr>
    </w:div>
    <w:div w:id="358943224">
      <w:bodyDiv w:val="1"/>
      <w:marLeft w:val="0"/>
      <w:marRight w:val="0"/>
      <w:marTop w:val="0"/>
      <w:marBottom w:val="0"/>
      <w:divBdr>
        <w:top w:val="none" w:sz="0" w:space="0" w:color="auto"/>
        <w:left w:val="none" w:sz="0" w:space="0" w:color="auto"/>
        <w:bottom w:val="none" w:sz="0" w:space="0" w:color="auto"/>
        <w:right w:val="none" w:sz="0" w:space="0" w:color="auto"/>
      </w:divBdr>
    </w:div>
    <w:div w:id="359015068">
      <w:bodyDiv w:val="1"/>
      <w:marLeft w:val="0"/>
      <w:marRight w:val="0"/>
      <w:marTop w:val="0"/>
      <w:marBottom w:val="0"/>
      <w:divBdr>
        <w:top w:val="none" w:sz="0" w:space="0" w:color="auto"/>
        <w:left w:val="none" w:sz="0" w:space="0" w:color="auto"/>
        <w:bottom w:val="none" w:sz="0" w:space="0" w:color="auto"/>
        <w:right w:val="none" w:sz="0" w:space="0" w:color="auto"/>
      </w:divBdr>
    </w:div>
    <w:div w:id="359092077">
      <w:bodyDiv w:val="1"/>
      <w:marLeft w:val="0"/>
      <w:marRight w:val="0"/>
      <w:marTop w:val="0"/>
      <w:marBottom w:val="0"/>
      <w:divBdr>
        <w:top w:val="none" w:sz="0" w:space="0" w:color="auto"/>
        <w:left w:val="none" w:sz="0" w:space="0" w:color="auto"/>
        <w:bottom w:val="none" w:sz="0" w:space="0" w:color="auto"/>
        <w:right w:val="none" w:sz="0" w:space="0" w:color="auto"/>
      </w:divBdr>
    </w:div>
    <w:div w:id="360472211">
      <w:bodyDiv w:val="1"/>
      <w:marLeft w:val="0"/>
      <w:marRight w:val="0"/>
      <w:marTop w:val="0"/>
      <w:marBottom w:val="0"/>
      <w:divBdr>
        <w:top w:val="none" w:sz="0" w:space="0" w:color="auto"/>
        <w:left w:val="none" w:sz="0" w:space="0" w:color="auto"/>
        <w:bottom w:val="none" w:sz="0" w:space="0" w:color="auto"/>
        <w:right w:val="none" w:sz="0" w:space="0" w:color="auto"/>
      </w:divBdr>
    </w:div>
    <w:div w:id="360478423">
      <w:bodyDiv w:val="1"/>
      <w:marLeft w:val="0"/>
      <w:marRight w:val="0"/>
      <w:marTop w:val="0"/>
      <w:marBottom w:val="0"/>
      <w:divBdr>
        <w:top w:val="none" w:sz="0" w:space="0" w:color="auto"/>
        <w:left w:val="none" w:sz="0" w:space="0" w:color="auto"/>
        <w:bottom w:val="none" w:sz="0" w:space="0" w:color="auto"/>
        <w:right w:val="none" w:sz="0" w:space="0" w:color="auto"/>
      </w:divBdr>
    </w:div>
    <w:div w:id="360546184">
      <w:bodyDiv w:val="1"/>
      <w:marLeft w:val="0"/>
      <w:marRight w:val="0"/>
      <w:marTop w:val="0"/>
      <w:marBottom w:val="0"/>
      <w:divBdr>
        <w:top w:val="none" w:sz="0" w:space="0" w:color="auto"/>
        <w:left w:val="none" w:sz="0" w:space="0" w:color="auto"/>
        <w:bottom w:val="none" w:sz="0" w:space="0" w:color="auto"/>
        <w:right w:val="none" w:sz="0" w:space="0" w:color="auto"/>
      </w:divBdr>
    </w:div>
    <w:div w:id="360664419">
      <w:bodyDiv w:val="1"/>
      <w:marLeft w:val="0"/>
      <w:marRight w:val="0"/>
      <w:marTop w:val="0"/>
      <w:marBottom w:val="0"/>
      <w:divBdr>
        <w:top w:val="none" w:sz="0" w:space="0" w:color="auto"/>
        <w:left w:val="none" w:sz="0" w:space="0" w:color="auto"/>
        <w:bottom w:val="none" w:sz="0" w:space="0" w:color="auto"/>
        <w:right w:val="none" w:sz="0" w:space="0" w:color="auto"/>
      </w:divBdr>
    </w:div>
    <w:div w:id="360908178">
      <w:bodyDiv w:val="1"/>
      <w:marLeft w:val="0"/>
      <w:marRight w:val="0"/>
      <w:marTop w:val="0"/>
      <w:marBottom w:val="0"/>
      <w:divBdr>
        <w:top w:val="none" w:sz="0" w:space="0" w:color="auto"/>
        <w:left w:val="none" w:sz="0" w:space="0" w:color="auto"/>
        <w:bottom w:val="none" w:sz="0" w:space="0" w:color="auto"/>
        <w:right w:val="none" w:sz="0" w:space="0" w:color="auto"/>
      </w:divBdr>
    </w:div>
    <w:div w:id="360908720">
      <w:bodyDiv w:val="1"/>
      <w:marLeft w:val="0"/>
      <w:marRight w:val="0"/>
      <w:marTop w:val="0"/>
      <w:marBottom w:val="0"/>
      <w:divBdr>
        <w:top w:val="none" w:sz="0" w:space="0" w:color="auto"/>
        <w:left w:val="none" w:sz="0" w:space="0" w:color="auto"/>
        <w:bottom w:val="none" w:sz="0" w:space="0" w:color="auto"/>
        <w:right w:val="none" w:sz="0" w:space="0" w:color="auto"/>
      </w:divBdr>
    </w:div>
    <w:div w:id="361325367">
      <w:bodyDiv w:val="1"/>
      <w:marLeft w:val="0"/>
      <w:marRight w:val="0"/>
      <w:marTop w:val="0"/>
      <w:marBottom w:val="0"/>
      <w:divBdr>
        <w:top w:val="none" w:sz="0" w:space="0" w:color="auto"/>
        <w:left w:val="none" w:sz="0" w:space="0" w:color="auto"/>
        <w:bottom w:val="none" w:sz="0" w:space="0" w:color="auto"/>
        <w:right w:val="none" w:sz="0" w:space="0" w:color="auto"/>
      </w:divBdr>
    </w:div>
    <w:div w:id="361513211">
      <w:bodyDiv w:val="1"/>
      <w:marLeft w:val="0"/>
      <w:marRight w:val="0"/>
      <w:marTop w:val="0"/>
      <w:marBottom w:val="0"/>
      <w:divBdr>
        <w:top w:val="none" w:sz="0" w:space="0" w:color="auto"/>
        <w:left w:val="none" w:sz="0" w:space="0" w:color="auto"/>
        <w:bottom w:val="none" w:sz="0" w:space="0" w:color="auto"/>
        <w:right w:val="none" w:sz="0" w:space="0" w:color="auto"/>
      </w:divBdr>
    </w:div>
    <w:div w:id="361635683">
      <w:bodyDiv w:val="1"/>
      <w:marLeft w:val="0"/>
      <w:marRight w:val="0"/>
      <w:marTop w:val="0"/>
      <w:marBottom w:val="0"/>
      <w:divBdr>
        <w:top w:val="none" w:sz="0" w:space="0" w:color="auto"/>
        <w:left w:val="none" w:sz="0" w:space="0" w:color="auto"/>
        <w:bottom w:val="none" w:sz="0" w:space="0" w:color="auto"/>
        <w:right w:val="none" w:sz="0" w:space="0" w:color="auto"/>
      </w:divBdr>
    </w:div>
    <w:div w:id="361906024">
      <w:bodyDiv w:val="1"/>
      <w:marLeft w:val="0"/>
      <w:marRight w:val="0"/>
      <w:marTop w:val="0"/>
      <w:marBottom w:val="0"/>
      <w:divBdr>
        <w:top w:val="none" w:sz="0" w:space="0" w:color="auto"/>
        <w:left w:val="none" w:sz="0" w:space="0" w:color="auto"/>
        <w:bottom w:val="none" w:sz="0" w:space="0" w:color="auto"/>
        <w:right w:val="none" w:sz="0" w:space="0" w:color="auto"/>
      </w:divBdr>
    </w:div>
    <w:div w:id="361978574">
      <w:bodyDiv w:val="1"/>
      <w:marLeft w:val="0"/>
      <w:marRight w:val="0"/>
      <w:marTop w:val="0"/>
      <w:marBottom w:val="0"/>
      <w:divBdr>
        <w:top w:val="none" w:sz="0" w:space="0" w:color="auto"/>
        <w:left w:val="none" w:sz="0" w:space="0" w:color="auto"/>
        <w:bottom w:val="none" w:sz="0" w:space="0" w:color="auto"/>
        <w:right w:val="none" w:sz="0" w:space="0" w:color="auto"/>
      </w:divBdr>
    </w:div>
    <w:div w:id="361982401">
      <w:bodyDiv w:val="1"/>
      <w:marLeft w:val="0"/>
      <w:marRight w:val="0"/>
      <w:marTop w:val="0"/>
      <w:marBottom w:val="0"/>
      <w:divBdr>
        <w:top w:val="none" w:sz="0" w:space="0" w:color="auto"/>
        <w:left w:val="none" w:sz="0" w:space="0" w:color="auto"/>
        <w:bottom w:val="none" w:sz="0" w:space="0" w:color="auto"/>
        <w:right w:val="none" w:sz="0" w:space="0" w:color="auto"/>
      </w:divBdr>
    </w:div>
    <w:div w:id="362176367">
      <w:bodyDiv w:val="1"/>
      <w:marLeft w:val="0"/>
      <w:marRight w:val="0"/>
      <w:marTop w:val="0"/>
      <w:marBottom w:val="0"/>
      <w:divBdr>
        <w:top w:val="none" w:sz="0" w:space="0" w:color="auto"/>
        <w:left w:val="none" w:sz="0" w:space="0" w:color="auto"/>
        <w:bottom w:val="none" w:sz="0" w:space="0" w:color="auto"/>
        <w:right w:val="none" w:sz="0" w:space="0" w:color="auto"/>
      </w:divBdr>
    </w:div>
    <w:div w:id="362290717">
      <w:bodyDiv w:val="1"/>
      <w:marLeft w:val="0"/>
      <w:marRight w:val="0"/>
      <w:marTop w:val="0"/>
      <w:marBottom w:val="0"/>
      <w:divBdr>
        <w:top w:val="none" w:sz="0" w:space="0" w:color="auto"/>
        <w:left w:val="none" w:sz="0" w:space="0" w:color="auto"/>
        <w:bottom w:val="none" w:sz="0" w:space="0" w:color="auto"/>
        <w:right w:val="none" w:sz="0" w:space="0" w:color="auto"/>
      </w:divBdr>
    </w:div>
    <w:div w:id="362366246">
      <w:bodyDiv w:val="1"/>
      <w:marLeft w:val="0"/>
      <w:marRight w:val="0"/>
      <w:marTop w:val="0"/>
      <w:marBottom w:val="0"/>
      <w:divBdr>
        <w:top w:val="none" w:sz="0" w:space="0" w:color="auto"/>
        <w:left w:val="none" w:sz="0" w:space="0" w:color="auto"/>
        <w:bottom w:val="none" w:sz="0" w:space="0" w:color="auto"/>
        <w:right w:val="none" w:sz="0" w:space="0" w:color="auto"/>
      </w:divBdr>
    </w:div>
    <w:div w:id="362560726">
      <w:bodyDiv w:val="1"/>
      <w:marLeft w:val="0"/>
      <w:marRight w:val="0"/>
      <w:marTop w:val="0"/>
      <w:marBottom w:val="0"/>
      <w:divBdr>
        <w:top w:val="none" w:sz="0" w:space="0" w:color="auto"/>
        <w:left w:val="none" w:sz="0" w:space="0" w:color="auto"/>
        <w:bottom w:val="none" w:sz="0" w:space="0" w:color="auto"/>
        <w:right w:val="none" w:sz="0" w:space="0" w:color="auto"/>
      </w:divBdr>
    </w:div>
    <w:div w:id="362748661">
      <w:bodyDiv w:val="1"/>
      <w:marLeft w:val="0"/>
      <w:marRight w:val="0"/>
      <w:marTop w:val="0"/>
      <w:marBottom w:val="0"/>
      <w:divBdr>
        <w:top w:val="none" w:sz="0" w:space="0" w:color="auto"/>
        <w:left w:val="none" w:sz="0" w:space="0" w:color="auto"/>
        <w:bottom w:val="none" w:sz="0" w:space="0" w:color="auto"/>
        <w:right w:val="none" w:sz="0" w:space="0" w:color="auto"/>
      </w:divBdr>
    </w:div>
    <w:div w:id="363095363">
      <w:bodyDiv w:val="1"/>
      <w:marLeft w:val="0"/>
      <w:marRight w:val="0"/>
      <w:marTop w:val="0"/>
      <w:marBottom w:val="0"/>
      <w:divBdr>
        <w:top w:val="none" w:sz="0" w:space="0" w:color="auto"/>
        <w:left w:val="none" w:sz="0" w:space="0" w:color="auto"/>
        <w:bottom w:val="none" w:sz="0" w:space="0" w:color="auto"/>
        <w:right w:val="none" w:sz="0" w:space="0" w:color="auto"/>
      </w:divBdr>
    </w:div>
    <w:div w:id="363288441">
      <w:bodyDiv w:val="1"/>
      <w:marLeft w:val="0"/>
      <w:marRight w:val="0"/>
      <w:marTop w:val="0"/>
      <w:marBottom w:val="0"/>
      <w:divBdr>
        <w:top w:val="none" w:sz="0" w:space="0" w:color="auto"/>
        <w:left w:val="none" w:sz="0" w:space="0" w:color="auto"/>
        <w:bottom w:val="none" w:sz="0" w:space="0" w:color="auto"/>
        <w:right w:val="none" w:sz="0" w:space="0" w:color="auto"/>
      </w:divBdr>
    </w:div>
    <w:div w:id="363554840">
      <w:bodyDiv w:val="1"/>
      <w:marLeft w:val="0"/>
      <w:marRight w:val="0"/>
      <w:marTop w:val="0"/>
      <w:marBottom w:val="0"/>
      <w:divBdr>
        <w:top w:val="none" w:sz="0" w:space="0" w:color="auto"/>
        <w:left w:val="none" w:sz="0" w:space="0" w:color="auto"/>
        <w:bottom w:val="none" w:sz="0" w:space="0" w:color="auto"/>
        <w:right w:val="none" w:sz="0" w:space="0" w:color="auto"/>
      </w:divBdr>
    </w:div>
    <w:div w:id="363680658">
      <w:bodyDiv w:val="1"/>
      <w:marLeft w:val="0"/>
      <w:marRight w:val="0"/>
      <w:marTop w:val="0"/>
      <w:marBottom w:val="0"/>
      <w:divBdr>
        <w:top w:val="none" w:sz="0" w:space="0" w:color="auto"/>
        <w:left w:val="none" w:sz="0" w:space="0" w:color="auto"/>
        <w:bottom w:val="none" w:sz="0" w:space="0" w:color="auto"/>
        <w:right w:val="none" w:sz="0" w:space="0" w:color="auto"/>
      </w:divBdr>
    </w:div>
    <w:div w:id="364452609">
      <w:bodyDiv w:val="1"/>
      <w:marLeft w:val="0"/>
      <w:marRight w:val="0"/>
      <w:marTop w:val="0"/>
      <w:marBottom w:val="0"/>
      <w:divBdr>
        <w:top w:val="none" w:sz="0" w:space="0" w:color="auto"/>
        <w:left w:val="none" w:sz="0" w:space="0" w:color="auto"/>
        <w:bottom w:val="none" w:sz="0" w:space="0" w:color="auto"/>
        <w:right w:val="none" w:sz="0" w:space="0" w:color="auto"/>
      </w:divBdr>
    </w:div>
    <w:div w:id="364601109">
      <w:bodyDiv w:val="1"/>
      <w:marLeft w:val="0"/>
      <w:marRight w:val="0"/>
      <w:marTop w:val="0"/>
      <w:marBottom w:val="0"/>
      <w:divBdr>
        <w:top w:val="none" w:sz="0" w:space="0" w:color="auto"/>
        <w:left w:val="none" w:sz="0" w:space="0" w:color="auto"/>
        <w:bottom w:val="none" w:sz="0" w:space="0" w:color="auto"/>
        <w:right w:val="none" w:sz="0" w:space="0" w:color="auto"/>
      </w:divBdr>
    </w:div>
    <w:div w:id="364603110">
      <w:bodyDiv w:val="1"/>
      <w:marLeft w:val="0"/>
      <w:marRight w:val="0"/>
      <w:marTop w:val="0"/>
      <w:marBottom w:val="0"/>
      <w:divBdr>
        <w:top w:val="none" w:sz="0" w:space="0" w:color="auto"/>
        <w:left w:val="none" w:sz="0" w:space="0" w:color="auto"/>
        <w:bottom w:val="none" w:sz="0" w:space="0" w:color="auto"/>
        <w:right w:val="none" w:sz="0" w:space="0" w:color="auto"/>
      </w:divBdr>
    </w:div>
    <w:div w:id="364647588">
      <w:bodyDiv w:val="1"/>
      <w:marLeft w:val="0"/>
      <w:marRight w:val="0"/>
      <w:marTop w:val="0"/>
      <w:marBottom w:val="0"/>
      <w:divBdr>
        <w:top w:val="none" w:sz="0" w:space="0" w:color="auto"/>
        <w:left w:val="none" w:sz="0" w:space="0" w:color="auto"/>
        <w:bottom w:val="none" w:sz="0" w:space="0" w:color="auto"/>
        <w:right w:val="none" w:sz="0" w:space="0" w:color="auto"/>
      </w:divBdr>
    </w:div>
    <w:div w:id="364867877">
      <w:bodyDiv w:val="1"/>
      <w:marLeft w:val="0"/>
      <w:marRight w:val="0"/>
      <w:marTop w:val="0"/>
      <w:marBottom w:val="0"/>
      <w:divBdr>
        <w:top w:val="none" w:sz="0" w:space="0" w:color="auto"/>
        <w:left w:val="none" w:sz="0" w:space="0" w:color="auto"/>
        <w:bottom w:val="none" w:sz="0" w:space="0" w:color="auto"/>
        <w:right w:val="none" w:sz="0" w:space="0" w:color="auto"/>
      </w:divBdr>
    </w:div>
    <w:div w:id="365175850">
      <w:bodyDiv w:val="1"/>
      <w:marLeft w:val="0"/>
      <w:marRight w:val="0"/>
      <w:marTop w:val="0"/>
      <w:marBottom w:val="0"/>
      <w:divBdr>
        <w:top w:val="none" w:sz="0" w:space="0" w:color="auto"/>
        <w:left w:val="none" w:sz="0" w:space="0" w:color="auto"/>
        <w:bottom w:val="none" w:sz="0" w:space="0" w:color="auto"/>
        <w:right w:val="none" w:sz="0" w:space="0" w:color="auto"/>
      </w:divBdr>
    </w:div>
    <w:div w:id="365450388">
      <w:bodyDiv w:val="1"/>
      <w:marLeft w:val="0"/>
      <w:marRight w:val="0"/>
      <w:marTop w:val="0"/>
      <w:marBottom w:val="0"/>
      <w:divBdr>
        <w:top w:val="none" w:sz="0" w:space="0" w:color="auto"/>
        <w:left w:val="none" w:sz="0" w:space="0" w:color="auto"/>
        <w:bottom w:val="none" w:sz="0" w:space="0" w:color="auto"/>
        <w:right w:val="none" w:sz="0" w:space="0" w:color="auto"/>
      </w:divBdr>
    </w:div>
    <w:div w:id="365568925">
      <w:bodyDiv w:val="1"/>
      <w:marLeft w:val="0"/>
      <w:marRight w:val="0"/>
      <w:marTop w:val="0"/>
      <w:marBottom w:val="0"/>
      <w:divBdr>
        <w:top w:val="none" w:sz="0" w:space="0" w:color="auto"/>
        <w:left w:val="none" w:sz="0" w:space="0" w:color="auto"/>
        <w:bottom w:val="none" w:sz="0" w:space="0" w:color="auto"/>
        <w:right w:val="none" w:sz="0" w:space="0" w:color="auto"/>
      </w:divBdr>
    </w:div>
    <w:div w:id="365907469">
      <w:bodyDiv w:val="1"/>
      <w:marLeft w:val="0"/>
      <w:marRight w:val="0"/>
      <w:marTop w:val="0"/>
      <w:marBottom w:val="0"/>
      <w:divBdr>
        <w:top w:val="none" w:sz="0" w:space="0" w:color="auto"/>
        <w:left w:val="none" w:sz="0" w:space="0" w:color="auto"/>
        <w:bottom w:val="none" w:sz="0" w:space="0" w:color="auto"/>
        <w:right w:val="none" w:sz="0" w:space="0" w:color="auto"/>
      </w:divBdr>
    </w:div>
    <w:div w:id="365908161">
      <w:bodyDiv w:val="1"/>
      <w:marLeft w:val="0"/>
      <w:marRight w:val="0"/>
      <w:marTop w:val="0"/>
      <w:marBottom w:val="0"/>
      <w:divBdr>
        <w:top w:val="none" w:sz="0" w:space="0" w:color="auto"/>
        <w:left w:val="none" w:sz="0" w:space="0" w:color="auto"/>
        <w:bottom w:val="none" w:sz="0" w:space="0" w:color="auto"/>
        <w:right w:val="none" w:sz="0" w:space="0" w:color="auto"/>
      </w:divBdr>
    </w:div>
    <w:div w:id="366029011">
      <w:bodyDiv w:val="1"/>
      <w:marLeft w:val="0"/>
      <w:marRight w:val="0"/>
      <w:marTop w:val="0"/>
      <w:marBottom w:val="0"/>
      <w:divBdr>
        <w:top w:val="none" w:sz="0" w:space="0" w:color="auto"/>
        <w:left w:val="none" w:sz="0" w:space="0" w:color="auto"/>
        <w:bottom w:val="none" w:sz="0" w:space="0" w:color="auto"/>
        <w:right w:val="none" w:sz="0" w:space="0" w:color="auto"/>
      </w:divBdr>
    </w:div>
    <w:div w:id="366221555">
      <w:bodyDiv w:val="1"/>
      <w:marLeft w:val="0"/>
      <w:marRight w:val="0"/>
      <w:marTop w:val="0"/>
      <w:marBottom w:val="0"/>
      <w:divBdr>
        <w:top w:val="none" w:sz="0" w:space="0" w:color="auto"/>
        <w:left w:val="none" w:sz="0" w:space="0" w:color="auto"/>
        <w:bottom w:val="none" w:sz="0" w:space="0" w:color="auto"/>
        <w:right w:val="none" w:sz="0" w:space="0" w:color="auto"/>
      </w:divBdr>
    </w:div>
    <w:div w:id="366414177">
      <w:bodyDiv w:val="1"/>
      <w:marLeft w:val="0"/>
      <w:marRight w:val="0"/>
      <w:marTop w:val="0"/>
      <w:marBottom w:val="0"/>
      <w:divBdr>
        <w:top w:val="none" w:sz="0" w:space="0" w:color="auto"/>
        <w:left w:val="none" w:sz="0" w:space="0" w:color="auto"/>
        <w:bottom w:val="none" w:sz="0" w:space="0" w:color="auto"/>
        <w:right w:val="none" w:sz="0" w:space="0" w:color="auto"/>
      </w:divBdr>
    </w:div>
    <w:div w:id="366418159">
      <w:bodyDiv w:val="1"/>
      <w:marLeft w:val="0"/>
      <w:marRight w:val="0"/>
      <w:marTop w:val="0"/>
      <w:marBottom w:val="0"/>
      <w:divBdr>
        <w:top w:val="none" w:sz="0" w:space="0" w:color="auto"/>
        <w:left w:val="none" w:sz="0" w:space="0" w:color="auto"/>
        <w:bottom w:val="none" w:sz="0" w:space="0" w:color="auto"/>
        <w:right w:val="none" w:sz="0" w:space="0" w:color="auto"/>
      </w:divBdr>
    </w:div>
    <w:div w:id="366487574">
      <w:bodyDiv w:val="1"/>
      <w:marLeft w:val="0"/>
      <w:marRight w:val="0"/>
      <w:marTop w:val="0"/>
      <w:marBottom w:val="0"/>
      <w:divBdr>
        <w:top w:val="none" w:sz="0" w:space="0" w:color="auto"/>
        <w:left w:val="none" w:sz="0" w:space="0" w:color="auto"/>
        <w:bottom w:val="none" w:sz="0" w:space="0" w:color="auto"/>
        <w:right w:val="none" w:sz="0" w:space="0" w:color="auto"/>
      </w:divBdr>
    </w:div>
    <w:div w:id="366873483">
      <w:bodyDiv w:val="1"/>
      <w:marLeft w:val="0"/>
      <w:marRight w:val="0"/>
      <w:marTop w:val="0"/>
      <w:marBottom w:val="0"/>
      <w:divBdr>
        <w:top w:val="none" w:sz="0" w:space="0" w:color="auto"/>
        <w:left w:val="none" w:sz="0" w:space="0" w:color="auto"/>
        <w:bottom w:val="none" w:sz="0" w:space="0" w:color="auto"/>
        <w:right w:val="none" w:sz="0" w:space="0" w:color="auto"/>
      </w:divBdr>
    </w:div>
    <w:div w:id="367219628">
      <w:bodyDiv w:val="1"/>
      <w:marLeft w:val="0"/>
      <w:marRight w:val="0"/>
      <w:marTop w:val="0"/>
      <w:marBottom w:val="0"/>
      <w:divBdr>
        <w:top w:val="none" w:sz="0" w:space="0" w:color="auto"/>
        <w:left w:val="none" w:sz="0" w:space="0" w:color="auto"/>
        <w:bottom w:val="none" w:sz="0" w:space="0" w:color="auto"/>
        <w:right w:val="none" w:sz="0" w:space="0" w:color="auto"/>
      </w:divBdr>
    </w:div>
    <w:div w:id="367530114">
      <w:bodyDiv w:val="1"/>
      <w:marLeft w:val="0"/>
      <w:marRight w:val="0"/>
      <w:marTop w:val="0"/>
      <w:marBottom w:val="0"/>
      <w:divBdr>
        <w:top w:val="none" w:sz="0" w:space="0" w:color="auto"/>
        <w:left w:val="none" w:sz="0" w:space="0" w:color="auto"/>
        <w:bottom w:val="none" w:sz="0" w:space="0" w:color="auto"/>
        <w:right w:val="none" w:sz="0" w:space="0" w:color="auto"/>
      </w:divBdr>
    </w:div>
    <w:div w:id="367611515">
      <w:bodyDiv w:val="1"/>
      <w:marLeft w:val="0"/>
      <w:marRight w:val="0"/>
      <w:marTop w:val="0"/>
      <w:marBottom w:val="0"/>
      <w:divBdr>
        <w:top w:val="none" w:sz="0" w:space="0" w:color="auto"/>
        <w:left w:val="none" w:sz="0" w:space="0" w:color="auto"/>
        <w:bottom w:val="none" w:sz="0" w:space="0" w:color="auto"/>
        <w:right w:val="none" w:sz="0" w:space="0" w:color="auto"/>
      </w:divBdr>
    </w:div>
    <w:div w:id="367725260">
      <w:bodyDiv w:val="1"/>
      <w:marLeft w:val="0"/>
      <w:marRight w:val="0"/>
      <w:marTop w:val="0"/>
      <w:marBottom w:val="0"/>
      <w:divBdr>
        <w:top w:val="none" w:sz="0" w:space="0" w:color="auto"/>
        <w:left w:val="none" w:sz="0" w:space="0" w:color="auto"/>
        <w:bottom w:val="none" w:sz="0" w:space="0" w:color="auto"/>
        <w:right w:val="none" w:sz="0" w:space="0" w:color="auto"/>
      </w:divBdr>
    </w:div>
    <w:div w:id="367800891">
      <w:bodyDiv w:val="1"/>
      <w:marLeft w:val="0"/>
      <w:marRight w:val="0"/>
      <w:marTop w:val="0"/>
      <w:marBottom w:val="0"/>
      <w:divBdr>
        <w:top w:val="none" w:sz="0" w:space="0" w:color="auto"/>
        <w:left w:val="none" w:sz="0" w:space="0" w:color="auto"/>
        <w:bottom w:val="none" w:sz="0" w:space="0" w:color="auto"/>
        <w:right w:val="none" w:sz="0" w:space="0" w:color="auto"/>
      </w:divBdr>
    </w:div>
    <w:div w:id="368074340">
      <w:bodyDiv w:val="1"/>
      <w:marLeft w:val="0"/>
      <w:marRight w:val="0"/>
      <w:marTop w:val="0"/>
      <w:marBottom w:val="0"/>
      <w:divBdr>
        <w:top w:val="none" w:sz="0" w:space="0" w:color="auto"/>
        <w:left w:val="none" w:sz="0" w:space="0" w:color="auto"/>
        <w:bottom w:val="none" w:sz="0" w:space="0" w:color="auto"/>
        <w:right w:val="none" w:sz="0" w:space="0" w:color="auto"/>
      </w:divBdr>
    </w:div>
    <w:div w:id="368143739">
      <w:bodyDiv w:val="1"/>
      <w:marLeft w:val="0"/>
      <w:marRight w:val="0"/>
      <w:marTop w:val="0"/>
      <w:marBottom w:val="0"/>
      <w:divBdr>
        <w:top w:val="none" w:sz="0" w:space="0" w:color="auto"/>
        <w:left w:val="none" w:sz="0" w:space="0" w:color="auto"/>
        <w:bottom w:val="none" w:sz="0" w:space="0" w:color="auto"/>
        <w:right w:val="none" w:sz="0" w:space="0" w:color="auto"/>
      </w:divBdr>
    </w:div>
    <w:div w:id="368147078">
      <w:bodyDiv w:val="1"/>
      <w:marLeft w:val="0"/>
      <w:marRight w:val="0"/>
      <w:marTop w:val="0"/>
      <w:marBottom w:val="0"/>
      <w:divBdr>
        <w:top w:val="none" w:sz="0" w:space="0" w:color="auto"/>
        <w:left w:val="none" w:sz="0" w:space="0" w:color="auto"/>
        <w:bottom w:val="none" w:sz="0" w:space="0" w:color="auto"/>
        <w:right w:val="none" w:sz="0" w:space="0" w:color="auto"/>
      </w:divBdr>
    </w:div>
    <w:div w:id="368183093">
      <w:bodyDiv w:val="1"/>
      <w:marLeft w:val="0"/>
      <w:marRight w:val="0"/>
      <w:marTop w:val="0"/>
      <w:marBottom w:val="0"/>
      <w:divBdr>
        <w:top w:val="none" w:sz="0" w:space="0" w:color="auto"/>
        <w:left w:val="none" w:sz="0" w:space="0" w:color="auto"/>
        <w:bottom w:val="none" w:sz="0" w:space="0" w:color="auto"/>
        <w:right w:val="none" w:sz="0" w:space="0" w:color="auto"/>
      </w:divBdr>
    </w:div>
    <w:div w:id="368646607">
      <w:bodyDiv w:val="1"/>
      <w:marLeft w:val="0"/>
      <w:marRight w:val="0"/>
      <w:marTop w:val="0"/>
      <w:marBottom w:val="0"/>
      <w:divBdr>
        <w:top w:val="none" w:sz="0" w:space="0" w:color="auto"/>
        <w:left w:val="none" w:sz="0" w:space="0" w:color="auto"/>
        <w:bottom w:val="none" w:sz="0" w:space="0" w:color="auto"/>
        <w:right w:val="none" w:sz="0" w:space="0" w:color="auto"/>
      </w:divBdr>
    </w:div>
    <w:div w:id="368771367">
      <w:bodyDiv w:val="1"/>
      <w:marLeft w:val="0"/>
      <w:marRight w:val="0"/>
      <w:marTop w:val="0"/>
      <w:marBottom w:val="0"/>
      <w:divBdr>
        <w:top w:val="none" w:sz="0" w:space="0" w:color="auto"/>
        <w:left w:val="none" w:sz="0" w:space="0" w:color="auto"/>
        <w:bottom w:val="none" w:sz="0" w:space="0" w:color="auto"/>
        <w:right w:val="none" w:sz="0" w:space="0" w:color="auto"/>
      </w:divBdr>
    </w:div>
    <w:div w:id="368840895">
      <w:bodyDiv w:val="1"/>
      <w:marLeft w:val="0"/>
      <w:marRight w:val="0"/>
      <w:marTop w:val="0"/>
      <w:marBottom w:val="0"/>
      <w:divBdr>
        <w:top w:val="none" w:sz="0" w:space="0" w:color="auto"/>
        <w:left w:val="none" w:sz="0" w:space="0" w:color="auto"/>
        <w:bottom w:val="none" w:sz="0" w:space="0" w:color="auto"/>
        <w:right w:val="none" w:sz="0" w:space="0" w:color="auto"/>
      </w:divBdr>
    </w:div>
    <w:div w:id="368915498">
      <w:bodyDiv w:val="1"/>
      <w:marLeft w:val="0"/>
      <w:marRight w:val="0"/>
      <w:marTop w:val="0"/>
      <w:marBottom w:val="0"/>
      <w:divBdr>
        <w:top w:val="none" w:sz="0" w:space="0" w:color="auto"/>
        <w:left w:val="none" w:sz="0" w:space="0" w:color="auto"/>
        <w:bottom w:val="none" w:sz="0" w:space="0" w:color="auto"/>
        <w:right w:val="none" w:sz="0" w:space="0" w:color="auto"/>
      </w:divBdr>
    </w:div>
    <w:div w:id="368989499">
      <w:bodyDiv w:val="1"/>
      <w:marLeft w:val="0"/>
      <w:marRight w:val="0"/>
      <w:marTop w:val="0"/>
      <w:marBottom w:val="0"/>
      <w:divBdr>
        <w:top w:val="none" w:sz="0" w:space="0" w:color="auto"/>
        <w:left w:val="none" w:sz="0" w:space="0" w:color="auto"/>
        <w:bottom w:val="none" w:sz="0" w:space="0" w:color="auto"/>
        <w:right w:val="none" w:sz="0" w:space="0" w:color="auto"/>
      </w:divBdr>
    </w:div>
    <w:div w:id="369260642">
      <w:bodyDiv w:val="1"/>
      <w:marLeft w:val="0"/>
      <w:marRight w:val="0"/>
      <w:marTop w:val="0"/>
      <w:marBottom w:val="0"/>
      <w:divBdr>
        <w:top w:val="none" w:sz="0" w:space="0" w:color="auto"/>
        <w:left w:val="none" w:sz="0" w:space="0" w:color="auto"/>
        <w:bottom w:val="none" w:sz="0" w:space="0" w:color="auto"/>
        <w:right w:val="none" w:sz="0" w:space="0" w:color="auto"/>
      </w:divBdr>
    </w:div>
    <w:div w:id="369376888">
      <w:bodyDiv w:val="1"/>
      <w:marLeft w:val="0"/>
      <w:marRight w:val="0"/>
      <w:marTop w:val="0"/>
      <w:marBottom w:val="0"/>
      <w:divBdr>
        <w:top w:val="none" w:sz="0" w:space="0" w:color="auto"/>
        <w:left w:val="none" w:sz="0" w:space="0" w:color="auto"/>
        <w:bottom w:val="none" w:sz="0" w:space="0" w:color="auto"/>
        <w:right w:val="none" w:sz="0" w:space="0" w:color="auto"/>
      </w:divBdr>
    </w:div>
    <w:div w:id="369379548">
      <w:bodyDiv w:val="1"/>
      <w:marLeft w:val="0"/>
      <w:marRight w:val="0"/>
      <w:marTop w:val="0"/>
      <w:marBottom w:val="0"/>
      <w:divBdr>
        <w:top w:val="none" w:sz="0" w:space="0" w:color="auto"/>
        <w:left w:val="none" w:sz="0" w:space="0" w:color="auto"/>
        <w:bottom w:val="none" w:sz="0" w:space="0" w:color="auto"/>
        <w:right w:val="none" w:sz="0" w:space="0" w:color="auto"/>
      </w:divBdr>
    </w:div>
    <w:div w:id="369452282">
      <w:bodyDiv w:val="1"/>
      <w:marLeft w:val="0"/>
      <w:marRight w:val="0"/>
      <w:marTop w:val="0"/>
      <w:marBottom w:val="0"/>
      <w:divBdr>
        <w:top w:val="none" w:sz="0" w:space="0" w:color="auto"/>
        <w:left w:val="none" w:sz="0" w:space="0" w:color="auto"/>
        <w:bottom w:val="none" w:sz="0" w:space="0" w:color="auto"/>
        <w:right w:val="none" w:sz="0" w:space="0" w:color="auto"/>
      </w:divBdr>
    </w:div>
    <w:div w:id="369696081">
      <w:bodyDiv w:val="1"/>
      <w:marLeft w:val="0"/>
      <w:marRight w:val="0"/>
      <w:marTop w:val="0"/>
      <w:marBottom w:val="0"/>
      <w:divBdr>
        <w:top w:val="none" w:sz="0" w:space="0" w:color="auto"/>
        <w:left w:val="none" w:sz="0" w:space="0" w:color="auto"/>
        <w:bottom w:val="none" w:sz="0" w:space="0" w:color="auto"/>
        <w:right w:val="none" w:sz="0" w:space="0" w:color="auto"/>
      </w:divBdr>
    </w:div>
    <w:div w:id="369764433">
      <w:bodyDiv w:val="1"/>
      <w:marLeft w:val="0"/>
      <w:marRight w:val="0"/>
      <w:marTop w:val="0"/>
      <w:marBottom w:val="0"/>
      <w:divBdr>
        <w:top w:val="none" w:sz="0" w:space="0" w:color="auto"/>
        <w:left w:val="none" w:sz="0" w:space="0" w:color="auto"/>
        <w:bottom w:val="none" w:sz="0" w:space="0" w:color="auto"/>
        <w:right w:val="none" w:sz="0" w:space="0" w:color="auto"/>
      </w:divBdr>
    </w:div>
    <w:div w:id="369956273">
      <w:bodyDiv w:val="1"/>
      <w:marLeft w:val="0"/>
      <w:marRight w:val="0"/>
      <w:marTop w:val="0"/>
      <w:marBottom w:val="0"/>
      <w:divBdr>
        <w:top w:val="none" w:sz="0" w:space="0" w:color="auto"/>
        <w:left w:val="none" w:sz="0" w:space="0" w:color="auto"/>
        <w:bottom w:val="none" w:sz="0" w:space="0" w:color="auto"/>
        <w:right w:val="none" w:sz="0" w:space="0" w:color="auto"/>
      </w:divBdr>
    </w:div>
    <w:div w:id="370035034">
      <w:bodyDiv w:val="1"/>
      <w:marLeft w:val="0"/>
      <w:marRight w:val="0"/>
      <w:marTop w:val="0"/>
      <w:marBottom w:val="0"/>
      <w:divBdr>
        <w:top w:val="none" w:sz="0" w:space="0" w:color="auto"/>
        <w:left w:val="none" w:sz="0" w:space="0" w:color="auto"/>
        <w:bottom w:val="none" w:sz="0" w:space="0" w:color="auto"/>
        <w:right w:val="none" w:sz="0" w:space="0" w:color="auto"/>
      </w:divBdr>
    </w:div>
    <w:div w:id="370036356">
      <w:bodyDiv w:val="1"/>
      <w:marLeft w:val="0"/>
      <w:marRight w:val="0"/>
      <w:marTop w:val="0"/>
      <w:marBottom w:val="0"/>
      <w:divBdr>
        <w:top w:val="none" w:sz="0" w:space="0" w:color="auto"/>
        <w:left w:val="none" w:sz="0" w:space="0" w:color="auto"/>
        <w:bottom w:val="none" w:sz="0" w:space="0" w:color="auto"/>
        <w:right w:val="none" w:sz="0" w:space="0" w:color="auto"/>
      </w:divBdr>
    </w:div>
    <w:div w:id="370038005">
      <w:bodyDiv w:val="1"/>
      <w:marLeft w:val="0"/>
      <w:marRight w:val="0"/>
      <w:marTop w:val="0"/>
      <w:marBottom w:val="0"/>
      <w:divBdr>
        <w:top w:val="none" w:sz="0" w:space="0" w:color="auto"/>
        <w:left w:val="none" w:sz="0" w:space="0" w:color="auto"/>
        <w:bottom w:val="none" w:sz="0" w:space="0" w:color="auto"/>
        <w:right w:val="none" w:sz="0" w:space="0" w:color="auto"/>
      </w:divBdr>
    </w:div>
    <w:div w:id="370082390">
      <w:bodyDiv w:val="1"/>
      <w:marLeft w:val="0"/>
      <w:marRight w:val="0"/>
      <w:marTop w:val="0"/>
      <w:marBottom w:val="0"/>
      <w:divBdr>
        <w:top w:val="none" w:sz="0" w:space="0" w:color="auto"/>
        <w:left w:val="none" w:sz="0" w:space="0" w:color="auto"/>
        <w:bottom w:val="none" w:sz="0" w:space="0" w:color="auto"/>
        <w:right w:val="none" w:sz="0" w:space="0" w:color="auto"/>
      </w:divBdr>
    </w:div>
    <w:div w:id="370107305">
      <w:bodyDiv w:val="1"/>
      <w:marLeft w:val="0"/>
      <w:marRight w:val="0"/>
      <w:marTop w:val="0"/>
      <w:marBottom w:val="0"/>
      <w:divBdr>
        <w:top w:val="none" w:sz="0" w:space="0" w:color="auto"/>
        <w:left w:val="none" w:sz="0" w:space="0" w:color="auto"/>
        <w:bottom w:val="none" w:sz="0" w:space="0" w:color="auto"/>
        <w:right w:val="none" w:sz="0" w:space="0" w:color="auto"/>
      </w:divBdr>
    </w:div>
    <w:div w:id="370233516">
      <w:bodyDiv w:val="1"/>
      <w:marLeft w:val="0"/>
      <w:marRight w:val="0"/>
      <w:marTop w:val="0"/>
      <w:marBottom w:val="0"/>
      <w:divBdr>
        <w:top w:val="none" w:sz="0" w:space="0" w:color="auto"/>
        <w:left w:val="none" w:sz="0" w:space="0" w:color="auto"/>
        <w:bottom w:val="none" w:sz="0" w:space="0" w:color="auto"/>
        <w:right w:val="none" w:sz="0" w:space="0" w:color="auto"/>
      </w:divBdr>
    </w:div>
    <w:div w:id="370346848">
      <w:bodyDiv w:val="1"/>
      <w:marLeft w:val="0"/>
      <w:marRight w:val="0"/>
      <w:marTop w:val="0"/>
      <w:marBottom w:val="0"/>
      <w:divBdr>
        <w:top w:val="none" w:sz="0" w:space="0" w:color="auto"/>
        <w:left w:val="none" w:sz="0" w:space="0" w:color="auto"/>
        <w:bottom w:val="none" w:sz="0" w:space="0" w:color="auto"/>
        <w:right w:val="none" w:sz="0" w:space="0" w:color="auto"/>
      </w:divBdr>
    </w:div>
    <w:div w:id="370498644">
      <w:bodyDiv w:val="1"/>
      <w:marLeft w:val="0"/>
      <w:marRight w:val="0"/>
      <w:marTop w:val="0"/>
      <w:marBottom w:val="0"/>
      <w:divBdr>
        <w:top w:val="none" w:sz="0" w:space="0" w:color="auto"/>
        <w:left w:val="none" w:sz="0" w:space="0" w:color="auto"/>
        <w:bottom w:val="none" w:sz="0" w:space="0" w:color="auto"/>
        <w:right w:val="none" w:sz="0" w:space="0" w:color="auto"/>
      </w:divBdr>
    </w:div>
    <w:div w:id="370572466">
      <w:bodyDiv w:val="1"/>
      <w:marLeft w:val="0"/>
      <w:marRight w:val="0"/>
      <w:marTop w:val="0"/>
      <w:marBottom w:val="0"/>
      <w:divBdr>
        <w:top w:val="none" w:sz="0" w:space="0" w:color="auto"/>
        <w:left w:val="none" w:sz="0" w:space="0" w:color="auto"/>
        <w:bottom w:val="none" w:sz="0" w:space="0" w:color="auto"/>
        <w:right w:val="none" w:sz="0" w:space="0" w:color="auto"/>
      </w:divBdr>
    </w:div>
    <w:div w:id="370612981">
      <w:bodyDiv w:val="1"/>
      <w:marLeft w:val="0"/>
      <w:marRight w:val="0"/>
      <w:marTop w:val="0"/>
      <w:marBottom w:val="0"/>
      <w:divBdr>
        <w:top w:val="none" w:sz="0" w:space="0" w:color="auto"/>
        <w:left w:val="none" w:sz="0" w:space="0" w:color="auto"/>
        <w:bottom w:val="none" w:sz="0" w:space="0" w:color="auto"/>
        <w:right w:val="none" w:sz="0" w:space="0" w:color="auto"/>
      </w:divBdr>
    </w:div>
    <w:div w:id="370762598">
      <w:bodyDiv w:val="1"/>
      <w:marLeft w:val="0"/>
      <w:marRight w:val="0"/>
      <w:marTop w:val="0"/>
      <w:marBottom w:val="0"/>
      <w:divBdr>
        <w:top w:val="none" w:sz="0" w:space="0" w:color="auto"/>
        <w:left w:val="none" w:sz="0" w:space="0" w:color="auto"/>
        <w:bottom w:val="none" w:sz="0" w:space="0" w:color="auto"/>
        <w:right w:val="none" w:sz="0" w:space="0" w:color="auto"/>
      </w:divBdr>
    </w:div>
    <w:div w:id="370768183">
      <w:bodyDiv w:val="1"/>
      <w:marLeft w:val="0"/>
      <w:marRight w:val="0"/>
      <w:marTop w:val="0"/>
      <w:marBottom w:val="0"/>
      <w:divBdr>
        <w:top w:val="none" w:sz="0" w:space="0" w:color="auto"/>
        <w:left w:val="none" w:sz="0" w:space="0" w:color="auto"/>
        <w:bottom w:val="none" w:sz="0" w:space="0" w:color="auto"/>
        <w:right w:val="none" w:sz="0" w:space="0" w:color="auto"/>
      </w:divBdr>
    </w:div>
    <w:div w:id="370806647">
      <w:bodyDiv w:val="1"/>
      <w:marLeft w:val="0"/>
      <w:marRight w:val="0"/>
      <w:marTop w:val="0"/>
      <w:marBottom w:val="0"/>
      <w:divBdr>
        <w:top w:val="none" w:sz="0" w:space="0" w:color="auto"/>
        <w:left w:val="none" w:sz="0" w:space="0" w:color="auto"/>
        <w:bottom w:val="none" w:sz="0" w:space="0" w:color="auto"/>
        <w:right w:val="none" w:sz="0" w:space="0" w:color="auto"/>
      </w:divBdr>
    </w:div>
    <w:div w:id="370809615">
      <w:bodyDiv w:val="1"/>
      <w:marLeft w:val="0"/>
      <w:marRight w:val="0"/>
      <w:marTop w:val="0"/>
      <w:marBottom w:val="0"/>
      <w:divBdr>
        <w:top w:val="none" w:sz="0" w:space="0" w:color="auto"/>
        <w:left w:val="none" w:sz="0" w:space="0" w:color="auto"/>
        <w:bottom w:val="none" w:sz="0" w:space="0" w:color="auto"/>
        <w:right w:val="none" w:sz="0" w:space="0" w:color="auto"/>
      </w:divBdr>
    </w:div>
    <w:div w:id="371003990">
      <w:bodyDiv w:val="1"/>
      <w:marLeft w:val="0"/>
      <w:marRight w:val="0"/>
      <w:marTop w:val="0"/>
      <w:marBottom w:val="0"/>
      <w:divBdr>
        <w:top w:val="none" w:sz="0" w:space="0" w:color="auto"/>
        <w:left w:val="none" w:sz="0" w:space="0" w:color="auto"/>
        <w:bottom w:val="none" w:sz="0" w:space="0" w:color="auto"/>
        <w:right w:val="none" w:sz="0" w:space="0" w:color="auto"/>
      </w:divBdr>
    </w:div>
    <w:div w:id="371005117">
      <w:bodyDiv w:val="1"/>
      <w:marLeft w:val="0"/>
      <w:marRight w:val="0"/>
      <w:marTop w:val="0"/>
      <w:marBottom w:val="0"/>
      <w:divBdr>
        <w:top w:val="none" w:sz="0" w:space="0" w:color="auto"/>
        <w:left w:val="none" w:sz="0" w:space="0" w:color="auto"/>
        <w:bottom w:val="none" w:sz="0" w:space="0" w:color="auto"/>
        <w:right w:val="none" w:sz="0" w:space="0" w:color="auto"/>
      </w:divBdr>
    </w:div>
    <w:div w:id="371080504">
      <w:bodyDiv w:val="1"/>
      <w:marLeft w:val="0"/>
      <w:marRight w:val="0"/>
      <w:marTop w:val="0"/>
      <w:marBottom w:val="0"/>
      <w:divBdr>
        <w:top w:val="none" w:sz="0" w:space="0" w:color="auto"/>
        <w:left w:val="none" w:sz="0" w:space="0" w:color="auto"/>
        <w:bottom w:val="none" w:sz="0" w:space="0" w:color="auto"/>
        <w:right w:val="none" w:sz="0" w:space="0" w:color="auto"/>
      </w:divBdr>
    </w:div>
    <w:div w:id="371153073">
      <w:bodyDiv w:val="1"/>
      <w:marLeft w:val="0"/>
      <w:marRight w:val="0"/>
      <w:marTop w:val="0"/>
      <w:marBottom w:val="0"/>
      <w:divBdr>
        <w:top w:val="none" w:sz="0" w:space="0" w:color="auto"/>
        <w:left w:val="none" w:sz="0" w:space="0" w:color="auto"/>
        <w:bottom w:val="none" w:sz="0" w:space="0" w:color="auto"/>
        <w:right w:val="none" w:sz="0" w:space="0" w:color="auto"/>
      </w:divBdr>
    </w:div>
    <w:div w:id="371196947">
      <w:bodyDiv w:val="1"/>
      <w:marLeft w:val="0"/>
      <w:marRight w:val="0"/>
      <w:marTop w:val="0"/>
      <w:marBottom w:val="0"/>
      <w:divBdr>
        <w:top w:val="none" w:sz="0" w:space="0" w:color="auto"/>
        <w:left w:val="none" w:sz="0" w:space="0" w:color="auto"/>
        <w:bottom w:val="none" w:sz="0" w:space="0" w:color="auto"/>
        <w:right w:val="none" w:sz="0" w:space="0" w:color="auto"/>
      </w:divBdr>
    </w:div>
    <w:div w:id="371227804">
      <w:bodyDiv w:val="1"/>
      <w:marLeft w:val="0"/>
      <w:marRight w:val="0"/>
      <w:marTop w:val="0"/>
      <w:marBottom w:val="0"/>
      <w:divBdr>
        <w:top w:val="none" w:sz="0" w:space="0" w:color="auto"/>
        <w:left w:val="none" w:sz="0" w:space="0" w:color="auto"/>
        <w:bottom w:val="none" w:sz="0" w:space="0" w:color="auto"/>
        <w:right w:val="none" w:sz="0" w:space="0" w:color="auto"/>
      </w:divBdr>
    </w:div>
    <w:div w:id="371467871">
      <w:bodyDiv w:val="1"/>
      <w:marLeft w:val="0"/>
      <w:marRight w:val="0"/>
      <w:marTop w:val="0"/>
      <w:marBottom w:val="0"/>
      <w:divBdr>
        <w:top w:val="none" w:sz="0" w:space="0" w:color="auto"/>
        <w:left w:val="none" w:sz="0" w:space="0" w:color="auto"/>
        <w:bottom w:val="none" w:sz="0" w:space="0" w:color="auto"/>
        <w:right w:val="none" w:sz="0" w:space="0" w:color="auto"/>
      </w:divBdr>
    </w:div>
    <w:div w:id="371535158">
      <w:bodyDiv w:val="1"/>
      <w:marLeft w:val="0"/>
      <w:marRight w:val="0"/>
      <w:marTop w:val="0"/>
      <w:marBottom w:val="0"/>
      <w:divBdr>
        <w:top w:val="none" w:sz="0" w:space="0" w:color="auto"/>
        <w:left w:val="none" w:sz="0" w:space="0" w:color="auto"/>
        <w:bottom w:val="none" w:sz="0" w:space="0" w:color="auto"/>
        <w:right w:val="none" w:sz="0" w:space="0" w:color="auto"/>
      </w:divBdr>
    </w:div>
    <w:div w:id="371613253">
      <w:bodyDiv w:val="1"/>
      <w:marLeft w:val="0"/>
      <w:marRight w:val="0"/>
      <w:marTop w:val="0"/>
      <w:marBottom w:val="0"/>
      <w:divBdr>
        <w:top w:val="none" w:sz="0" w:space="0" w:color="auto"/>
        <w:left w:val="none" w:sz="0" w:space="0" w:color="auto"/>
        <w:bottom w:val="none" w:sz="0" w:space="0" w:color="auto"/>
        <w:right w:val="none" w:sz="0" w:space="0" w:color="auto"/>
      </w:divBdr>
    </w:div>
    <w:div w:id="371613324">
      <w:bodyDiv w:val="1"/>
      <w:marLeft w:val="0"/>
      <w:marRight w:val="0"/>
      <w:marTop w:val="0"/>
      <w:marBottom w:val="0"/>
      <w:divBdr>
        <w:top w:val="none" w:sz="0" w:space="0" w:color="auto"/>
        <w:left w:val="none" w:sz="0" w:space="0" w:color="auto"/>
        <w:bottom w:val="none" w:sz="0" w:space="0" w:color="auto"/>
        <w:right w:val="none" w:sz="0" w:space="0" w:color="auto"/>
      </w:divBdr>
    </w:div>
    <w:div w:id="371662172">
      <w:bodyDiv w:val="1"/>
      <w:marLeft w:val="0"/>
      <w:marRight w:val="0"/>
      <w:marTop w:val="0"/>
      <w:marBottom w:val="0"/>
      <w:divBdr>
        <w:top w:val="none" w:sz="0" w:space="0" w:color="auto"/>
        <w:left w:val="none" w:sz="0" w:space="0" w:color="auto"/>
        <w:bottom w:val="none" w:sz="0" w:space="0" w:color="auto"/>
        <w:right w:val="none" w:sz="0" w:space="0" w:color="auto"/>
      </w:divBdr>
    </w:div>
    <w:div w:id="371731159">
      <w:bodyDiv w:val="1"/>
      <w:marLeft w:val="0"/>
      <w:marRight w:val="0"/>
      <w:marTop w:val="0"/>
      <w:marBottom w:val="0"/>
      <w:divBdr>
        <w:top w:val="none" w:sz="0" w:space="0" w:color="auto"/>
        <w:left w:val="none" w:sz="0" w:space="0" w:color="auto"/>
        <w:bottom w:val="none" w:sz="0" w:space="0" w:color="auto"/>
        <w:right w:val="none" w:sz="0" w:space="0" w:color="auto"/>
      </w:divBdr>
    </w:div>
    <w:div w:id="371734206">
      <w:bodyDiv w:val="1"/>
      <w:marLeft w:val="0"/>
      <w:marRight w:val="0"/>
      <w:marTop w:val="0"/>
      <w:marBottom w:val="0"/>
      <w:divBdr>
        <w:top w:val="none" w:sz="0" w:space="0" w:color="auto"/>
        <w:left w:val="none" w:sz="0" w:space="0" w:color="auto"/>
        <w:bottom w:val="none" w:sz="0" w:space="0" w:color="auto"/>
        <w:right w:val="none" w:sz="0" w:space="0" w:color="auto"/>
      </w:divBdr>
    </w:div>
    <w:div w:id="371808541">
      <w:bodyDiv w:val="1"/>
      <w:marLeft w:val="0"/>
      <w:marRight w:val="0"/>
      <w:marTop w:val="0"/>
      <w:marBottom w:val="0"/>
      <w:divBdr>
        <w:top w:val="none" w:sz="0" w:space="0" w:color="auto"/>
        <w:left w:val="none" w:sz="0" w:space="0" w:color="auto"/>
        <w:bottom w:val="none" w:sz="0" w:space="0" w:color="auto"/>
        <w:right w:val="none" w:sz="0" w:space="0" w:color="auto"/>
      </w:divBdr>
    </w:div>
    <w:div w:id="371882610">
      <w:bodyDiv w:val="1"/>
      <w:marLeft w:val="0"/>
      <w:marRight w:val="0"/>
      <w:marTop w:val="0"/>
      <w:marBottom w:val="0"/>
      <w:divBdr>
        <w:top w:val="none" w:sz="0" w:space="0" w:color="auto"/>
        <w:left w:val="none" w:sz="0" w:space="0" w:color="auto"/>
        <w:bottom w:val="none" w:sz="0" w:space="0" w:color="auto"/>
        <w:right w:val="none" w:sz="0" w:space="0" w:color="auto"/>
      </w:divBdr>
    </w:div>
    <w:div w:id="372194692">
      <w:bodyDiv w:val="1"/>
      <w:marLeft w:val="0"/>
      <w:marRight w:val="0"/>
      <w:marTop w:val="0"/>
      <w:marBottom w:val="0"/>
      <w:divBdr>
        <w:top w:val="none" w:sz="0" w:space="0" w:color="auto"/>
        <w:left w:val="none" w:sz="0" w:space="0" w:color="auto"/>
        <w:bottom w:val="none" w:sz="0" w:space="0" w:color="auto"/>
        <w:right w:val="none" w:sz="0" w:space="0" w:color="auto"/>
      </w:divBdr>
    </w:div>
    <w:div w:id="372196737">
      <w:bodyDiv w:val="1"/>
      <w:marLeft w:val="0"/>
      <w:marRight w:val="0"/>
      <w:marTop w:val="0"/>
      <w:marBottom w:val="0"/>
      <w:divBdr>
        <w:top w:val="none" w:sz="0" w:space="0" w:color="auto"/>
        <w:left w:val="none" w:sz="0" w:space="0" w:color="auto"/>
        <w:bottom w:val="none" w:sz="0" w:space="0" w:color="auto"/>
        <w:right w:val="none" w:sz="0" w:space="0" w:color="auto"/>
      </w:divBdr>
    </w:div>
    <w:div w:id="372536042">
      <w:bodyDiv w:val="1"/>
      <w:marLeft w:val="0"/>
      <w:marRight w:val="0"/>
      <w:marTop w:val="0"/>
      <w:marBottom w:val="0"/>
      <w:divBdr>
        <w:top w:val="none" w:sz="0" w:space="0" w:color="auto"/>
        <w:left w:val="none" w:sz="0" w:space="0" w:color="auto"/>
        <w:bottom w:val="none" w:sz="0" w:space="0" w:color="auto"/>
        <w:right w:val="none" w:sz="0" w:space="0" w:color="auto"/>
      </w:divBdr>
    </w:div>
    <w:div w:id="372660247">
      <w:bodyDiv w:val="1"/>
      <w:marLeft w:val="0"/>
      <w:marRight w:val="0"/>
      <w:marTop w:val="0"/>
      <w:marBottom w:val="0"/>
      <w:divBdr>
        <w:top w:val="none" w:sz="0" w:space="0" w:color="auto"/>
        <w:left w:val="none" w:sz="0" w:space="0" w:color="auto"/>
        <w:bottom w:val="none" w:sz="0" w:space="0" w:color="auto"/>
        <w:right w:val="none" w:sz="0" w:space="0" w:color="auto"/>
      </w:divBdr>
    </w:div>
    <w:div w:id="372921118">
      <w:bodyDiv w:val="1"/>
      <w:marLeft w:val="0"/>
      <w:marRight w:val="0"/>
      <w:marTop w:val="0"/>
      <w:marBottom w:val="0"/>
      <w:divBdr>
        <w:top w:val="none" w:sz="0" w:space="0" w:color="auto"/>
        <w:left w:val="none" w:sz="0" w:space="0" w:color="auto"/>
        <w:bottom w:val="none" w:sz="0" w:space="0" w:color="auto"/>
        <w:right w:val="none" w:sz="0" w:space="0" w:color="auto"/>
      </w:divBdr>
    </w:div>
    <w:div w:id="373047465">
      <w:bodyDiv w:val="1"/>
      <w:marLeft w:val="0"/>
      <w:marRight w:val="0"/>
      <w:marTop w:val="0"/>
      <w:marBottom w:val="0"/>
      <w:divBdr>
        <w:top w:val="none" w:sz="0" w:space="0" w:color="auto"/>
        <w:left w:val="none" w:sz="0" w:space="0" w:color="auto"/>
        <w:bottom w:val="none" w:sz="0" w:space="0" w:color="auto"/>
        <w:right w:val="none" w:sz="0" w:space="0" w:color="auto"/>
      </w:divBdr>
    </w:div>
    <w:div w:id="373315010">
      <w:bodyDiv w:val="1"/>
      <w:marLeft w:val="0"/>
      <w:marRight w:val="0"/>
      <w:marTop w:val="0"/>
      <w:marBottom w:val="0"/>
      <w:divBdr>
        <w:top w:val="none" w:sz="0" w:space="0" w:color="auto"/>
        <w:left w:val="none" w:sz="0" w:space="0" w:color="auto"/>
        <w:bottom w:val="none" w:sz="0" w:space="0" w:color="auto"/>
        <w:right w:val="none" w:sz="0" w:space="0" w:color="auto"/>
      </w:divBdr>
    </w:div>
    <w:div w:id="373697511">
      <w:bodyDiv w:val="1"/>
      <w:marLeft w:val="0"/>
      <w:marRight w:val="0"/>
      <w:marTop w:val="0"/>
      <w:marBottom w:val="0"/>
      <w:divBdr>
        <w:top w:val="none" w:sz="0" w:space="0" w:color="auto"/>
        <w:left w:val="none" w:sz="0" w:space="0" w:color="auto"/>
        <w:bottom w:val="none" w:sz="0" w:space="0" w:color="auto"/>
        <w:right w:val="none" w:sz="0" w:space="0" w:color="auto"/>
      </w:divBdr>
    </w:div>
    <w:div w:id="373969368">
      <w:bodyDiv w:val="1"/>
      <w:marLeft w:val="0"/>
      <w:marRight w:val="0"/>
      <w:marTop w:val="0"/>
      <w:marBottom w:val="0"/>
      <w:divBdr>
        <w:top w:val="none" w:sz="0" w:space="0" w:color="auto"/>
        <w:left w:val="none" w:sz="0" w:space="0" w:color="auto"/>
        <w:bottom w:val="none" w:sz="0" w:space="0" w:color="auto"/>
        <w:right w:val="none" w:sz="0" w:space="0" w:color="auto"/>
      </w:divBdr>
    </w:div>
    <w:div w:id="374237699">
      <w:bodyDiv w:val="1"/>
      <w:marLeft w:val="0"/>
      <w:marRight w:val="0"/>
      <w:marTop w:val="0"/>
      <w:marBottom w:val="0"/>
      <w:divBdr>
        <w:top w:val="none" w:sz="0" w:space="0" w:color="auto"/>
        <w:left w:val="none" w:sz="0" w:space="0" w:color="auto"/>
        <w:bottom w:val="none" w:sz="0" w:space="0" w:color="auto"/>
        <w:right w:val="none" w:sz="0" w:space="0" w:color="auto"/>
      </w:divBdr>
    </w:div>
    <w:div w:id="374282162">
      <w:bodyDiv w:val="1"/>
      <w:marLeft w:val="0"/>
      <w:marRight w:val="0"/>
      <w:marTop w:val="0"/>
      <w:marBottom w:val="0"/>
      <w:divBdr>
        <w:top w:val="none" w:sz="0" w:space="0" w:color="auto"/>
        <w:left w:val="none" w:sz="0" w:space="0" w:color="auto"/>
        <w:bottom w:val="none" w:sz="0" w:space="0" w:color="auto"/>
        <w:right w:val="none" w:sz="0" w:space="0" w:color="auto"/>
      </w:divBdr>
    </w:div>
    <w:div w:id="374351524">
      <w:bodyDiv w:val="1"/>
      <w:marLeft w:val="0"/>
      <w:marRight w:val="0"/>
      <w:marTop w:val="0"/>
      <w:marBottom w:val="0"/>
      <w:divBdr>
        <w:top w:val="none" w:sz="0" w:space="0" w:color="auto"/>
        <w:left w:val="none" w:sz="0" w:space="0" w:color="auto"/>
        <w:bottom w:val="none" w:sz="0" w:space="0" w:color="auto"/>
        <w:right w:val="none" w:sz="0" w:space="0" w:color="auto"/>
      </w:divBdr>
    </w:div>
    <w:div w:id="374427705">
      <w:bodyDiv w:val="1"/>
      <w:marLeft w:val="0"/>
      <w:marRight w:val="0"/>
      <w:marTop w:val="0"/>
      <w:marBottom w:val="0"/>
      <w:divBdr>
        <w:top w:val="none" w:sz="0" w:space="0" w:color="auto"/>
        <w:left w:val="none" w:sz="0" w:space="0" w:color="auto"/>
        <w:bottom w:val="none" w:sz="0" w:space="0" w:color="auto"/>
        <w:right w:val="none" w:sz="0" w:space="0" w:color="auto"/>
      </w:divBdr>
    </w:div>
    <w:div w:id="374505348">
      <w:bodyDiv w:val="1"/>
      <w:marLeft w:val="0"/>
      <w:marRight w:val="0"/>
      <w:marTop w:val="0"/>
      <w:marBottom w:val="0"/>
      <w:divBdr>
        <w:top w:val="none" w:sz="0" w:space="0" w:color="auto"/>
        <w:left w:val="none" w:sz="0" w:space="0" w:color="auto"/>
        <w:bottom w:val="none" w:sz="0" w:space="0" w:color="auto"/>
        <w:right w:val="none" w:sz="0" w:space="0" w:color="auto"/>
      </w:divBdr>
    </w:div>
    <w:div w:id="374895670">
      <w:bodyDiv w:val="1"/>
      <w:marLeft w:val="0"/>
      <w:marRight w:val="0"/>
      <w:marTop w:val="0"/>
      <w:marBottom w:val="0"/>
      <w:divBdr>
        <w:top w:val="none" w:sz="0" w:space="0" w:color="auto"/>
        <w:left w:val="none" w:sz="0" w:space="0" w:color="auto"/>
        <w:bottom w:val="none" w:sz="0" w:space="0" w:color="auto"/>
        <w:right w:val="none" w:sz="0" w:space="0" w:color="auto"/>
      </w:divBdr>
    </w:div>
    <w:div w:id="375009909">
      <w:bodyDiv w:val="1"/>
      <w:marLeft w:val="0"/>
      <w:marRight w:val="0"/>
      <w:marTop w:val="0"/>
      <w:marBottom w:val="0"/>
      <w:divBdr>
        <w:top w:val="none" w:sz="0" w:space="0" w:color="auto"/>
        <w:left w:val="none" w:sz="0" w:space="0" w:color="auto"/>
        <w:bottom w:val="none" w:sz="0" w:space="0" w:color="auto"/>
        <w:right w:val="none" w:sz="0" w:space="0" w:color="auto"/>
      </w:divBdr>
    </w:div>
    <w:div w:id="375013252">
      <w:bodyDiv w:val="1"/>
      <w:marLeft w:val="0"/>
      <w:marRight w:val="0"/>
      <w:marTop w:val="0"/>
      <w:marBottom w:val="0"/>
      <w:divBdr>
        <w:top w:val="none" w:sz="0" w:space="0" w:color="auto"/>
        <w:left w:val="none" w:sz="0" w:space="0" w:color="auto"/>
        <w:bottom w:val="none" w:sz="0" w:space="0" w:color="auto"/>
        <w:right w:val="none" w:sz="0" w:space="0" w:color="auto"/>
      </w:divBdr>
    </w:div>
    <w:div w:id="375084158">
      <w:bodyDiv w:val="1"/>
      <w:marLeft w:val="0"/>
      <w:marRight w:val="0"/>
      <w:marTop w:val="0"/>
      <w:marBottom w:val="0"/>
      <w:divBdr>
        <w:top w:val="none" w:sz="0" w:space="0" w:color="auto"/>
        <w:left w:val="none" w:sz="0" w:space="0" w:color="auto"/>
        <w:bottom w:val="none" w:sz="0" w:space="0" w:color="auto"/>
        <w:right w:val="none" w:sz="0" w:space="0" w:color="auto"/>
      </w:divBdr>
    </w:div>
    <w:div w:id="375394591">
      <w:bodyDiv w:val="1"/>
      <w:marLeft w:val="0"/>
      <w:marRight w:val="0"/>
      <w:marTop w:val="0"/>
      <w:marBottom w:val="0"/>
      <w:divBdr>
        <w:top w:val="none" w:sz="0" w:space="0" w:color="auto"/>
        <w:left w:val="none" w:sz="0" w:space="0" w:color="auto"/>
        <w:bottom w:val="none" w:sz="0" w:space="0" w:color="auto"/>
        <w:right w:val="none" w:sz="0" w:space="0" w:color="auto"/>
      </w:divBdr>
    </w:div>
    <w:div w:id="375395367">
      <w:bodyDiv w:val="1"/>
      <w:marLeft w:val="0"/>
      <w:marRight w:val="0"/>
      <w:marTop w:val="0"/>
      <w:marBottom w:val="0"/>
      <w:divBdr>
        <w:top w:val="none" w:sz="0" w:space="0" w:color="auto"/>
        <w:left w:val="none" w:sz="0" w:space="0" w:color="auto"/>
        <w:bottom w:val="none" w:sz="0" w:space="0" w:color="auto"/>
        <w:right w:val="none" w:sz="0" w:space="0" w:color="auto"/>
      </w:divBdr>
    </w:div>
    <w:div w:id="375398405">
      <w:bodyDiv w:val="1"/>
      <w:marLeft w:val="0"/>
      <w:marRight w:val="0"/>
      <w:marTop w:val="0"/>
      <w:marBottom w:val="0"/>
      <w:divBdr>
        <w:top w:val="none" w:sz="0" w:space="0" w:color="auto"/>
        <w:left w:val="none" w:sz="0" w:space="0" w:color="auto"/>
        <w:bottom w:val="none" w:sz="0" w:space="0" w:color="auto"/>
        <w:right w:val="none" w:sz="0" w:space="0" w:color="auto"/>
      </w:divBdr>
    </w:div>
    <w:div w:id="375544316">
      <w:bodyDiv w:val="1"/>
      <w:marLeft w:val="0"/>
      <w:marRight w:val="0"/>
      <w:marTop w:val="0"/>
      <w:marBottom w:val="0"/>
      <w:divBdr>
        <w:top w:val="none" w:sz="0" w:space="0" w:color="auto"/>
        <w:left w:val="none" w:sz="0" w:space="0" w:color="auto"/>
        <w:bottom w:val="none" w:sz="0" w:space="0" w:color="auto"/>
        <w:right w:val="none" w:sz="0" w:space="0" w:color="auto"/>
      </w:divBdr>
    </w:div>
    <w:div w:id="375668739">
      <w:bodyDiv w:val="1"/>
      <w:marLeft w:val="0"/>
      <w:marRight w:val="0"/>
      <w:marTop w:val="0"/>
      <w:marBottom w:val="0"/>
      <w:divBdr>
        <w:top w:val="none" w:sz="0" w:space="0" w:color="auto"/>
        <w:left w:val="none" w:sz="0" w:space="0" w:color="auto"/>
        <w:bottom w:val="none" w:sz="0" w:space="0" w:color="auto"/>
        <w:right w:val="none" w:sz="0" w:space="0" w:color="auto"/>
      </w:divBdr>
    </w:div>
    <w:div w:id="375813531">
      <w:bodyDiv w:val="1"/>
      <w:marLeft w:val="0"/>
      <w:marRight w:val="0"/>
      <w:marTop w:val="0"/>
      <w:marBottom w:val="0"/>
      <w:divBdr>
        <w:top w:val="none" w:sz="0" w:space="0" w:color="auto"/>
        <w:left w:val="none" w:sz="0" w:space="0" w:color="auto"/>
        <w:bottom w:val="none" w:sz="0" w:space="0" w:color="auto"/>
        <w:right w:val="none" w:sz="0" w:space="0" w:color="auto"/>
      </w:divBdr>
    </w:div>
    <w:div w:id="376055763">
      <w:bodyDiv w:val="1"/>
      <w:marLeft w:val="0"/>
      <w:marRight w:val="0"/>
      <w:marTop w:val="0"/>
      <w:marBottom w:val="0"/>
      <w:divBdr>
        <w:top w:val="none" w:sz="0" w:space="0" w:color="auto"/>
        <w:left w:val="none" w:sz="0" w:space="0" w:color="auto"/>
        <w:bottom w:val="none" w:sz="0" w:space="0" w:color="auto"/>
        <w:right w:val="none" w:sz="0" w:space="0" w:color="auto"/>
      </w:divBdr>
    </w:div>
    <w:div w:id="376317442">
      <w:bodyDiv w:val="1"/>
      <w:marLeft w:val="0"/>
      <w:marRight w:val="0"/>
      <w:marTop w:val="0"/>
      <w:marBottom w:val="0"/>
      <w:divBdr>
        <w:top w:val="none" w:sz="0" w:space="0" w:color="auto"/>
        <w:left w:val="none" w:sz="0" w:space="0" w:color="auto"/>
        <w:bottom w:val="none" w:sz="0" w:space="0" w:color="auto"/>
        <w:right w:val="none" w:sz="0" w:space="0" w:color="auto"/>
      </w:divBdr>
    </w:div>
    <w:div w:id="376319166">
      <w:bodyDiv w:val="1"/>
      <w:marLeft w:val="0"/>
      <w:marRight w:val="0"/>
      <w:marTop w:val="0"/>
      <w:marBottom w:val="0"/>
      <w:divBdr>
        <w:top w:val="none" w:sz="0" w:space="0" w:color="auto"/>
        <w:left w:val="none" w:sz="0" w:space="0" w:color="auto"/>
        <w:bottom w:val="none" w:sz="0" w:space="0" w:color="auto"/>
        <w:right w:val="none" w:sz="0" w:space="0" w:color="auto"/>
      </w:divBdr>
    </w:div>
    <w:div w:id="376399077">
      <w:bodyDiv w:val="1"/>
      <w:marLeft w:val="0"/>
      <w:marRight w:val="0"/>
      <w:marTop w:val="0"/>
      <w:marBottom w:val="0"/>
      <w:divBdr>
        <w:top w:val="none" w:sz="0" w:space="0" w:color="auto"/>
        <w:left w:val="none" w:sz="0" w:space="0" w:color="auto"/>
        <w:bottom w:val="none" w:sz="0" w:space="0" w:color="auto"/>
        <w:right w:val="none" w:sz="0" w:space="0" w:color="auto"/>
      </w:divBdr>
    </w:div>
    <w:div w:id="376470394">
      <w:bodyDiv w:val="1"/>
      <w:marLeft w:val="0"/>
      <w:marRight w:val="0"/>
      <w:marTop w:val="0"/>
      <w:marBottom w:val="0"/>
      <w:divBdr>
        <w:top w:val="none" w:sz="0" w:space="0" w:color="auto"/>
        <w:left w:val="none" w:sz="0" w:space="0" w:color="auto"/>
        <w:bottom w:val="none" w:sz="0" w:space="0" w:color="auto"/>
        <w:right w:val="none" w:sz="0" w:space="0" w:color="auto"/>
      </w:divBdr>
    </w:div>
    <w:div w:id="376513860">
      <w:bodyDiv w:val="1"/>
      <w:marLeft w:val="0"/>
      <w:marRight w:val="0"/>
      <w:marTop w:val="0"/>
      <w:marBottom w:val="0"/>
      <w:divBdr>
        <w:top w:val="none" w:sz="0" w:space="0" w:color="auto"/>
        <w:left w:val="none" w:sz="0" w:space="0" w:color="auto"/>
        <w:bottom w:val="none" w:sz="0" w:space="0" w:color="auto"/>
        <w:right w:val="none" w:sz="0" w:space="0" w:color="auto"/>
      </w:divBdr>
    </w:div>
    <w:div w:id="376710287">
      <w:bodyDiv w:val="1"/>
      <w:marLeft w:val="0"/>
      <w:marRight w:val="0"/>
      <w:marTop w:val="0"/>
      <w:marBottom w:val="0"/>
      <w:divBdr>
        <w:top w:val="none" w:sz="0" w:space="0" w:color="auto"/>
        <w:left w:val="none" w:sz="0" w:space="0" w:color="auto"/>
        <w:bottom w:val="none" w:sz="0" w:space="0" w:color="auto"/>
        <w:right w:val="none" w:sz="0" w:space="0" w:color="auto"/>
      </w:divBdr>
    </w:div>
    <w:div w:id="376977376">
      <w:bodyDiv w:val="1"/>
      <w:marLeft w:val="0"/>
      <w:marRight w:val="0"/>
      <w:marTop w:val="0"/>
      <w:marBottom w:val="0"/>
      <w:divBdr>
        <w:top w:val="none" w:sz="0" w:space="0" w:color="auto"/>
        <w:left w:val="none" w:sz="0" w:space="0" w:color="auto"/>
        <w:bottom w:val="none" w:sz="0" w:space="0" w:color="auto"/>
        <w:right w:val="none" w:sz="0" w:space="0" w:color="auto"/>
      </w:divBdr>
    </w:div>
    <w:div w:id="377049551">
      <w:bodyDiv w:val="1"/>
      <w:marLeft w:val="0"/>
      <w:marRight w:val="0"/>
      <w:marTop w:val="0"/>
      <w:marBottom w:val="0"/>
      <w:divBdr>
        <w:top w:val="none" w:sz="0" w:space="0" w:color="auto"/>
        <w:left w:val="none" w:sz="0" w:space="0" w:color="auto"/>
        <w:bottom w:val="none" w:sz="0" w:space="0" w:color="auto"/>
        <w:right w:val="none" w:sz="0" w:space="0" w:color="auto"/>
      </w:divBdr>
    </w:div>
    <w:div w:id="377097294">
      <w:bodyDiv w:val="1"/>
      <w:marLeft w:val="0"/>
      <w:marRight w:val="0"/>
      <w:marTop w:val="0"/>
      <w:marBottom w:val="0"/>
      <w:divBdr>
        <w:top w:val="none" w:sz="0" w:space="0" w:color="auto"/>
        <w:left w:val="none" w:sz="0" w:space="0" w:color="auto"/>
        <w:bottom w:val="none" w:sz="0" w:space="0" w:color="auto"/>
        <w:right w:val="none" w:sz="0" w:space="0" w:color="auto"/>
      </w:divBdr>
    </w:div>
    <w:div w:id="377319150">
      <w:bodyDiv w:val="1"/>
      <w:marLeft w:val="0"/>
      <w:marRight w:val="0"/>
      <w:marTop w:val="0"/>
      <w:marBottom w:val="0"/>
      <w:divBdr>
        <w:top w:val="none" w:sz="0" w:space="0" w:color="auto"/>
        <w:left w:val="none" w:sz="0" w:space="0" w:color="auto"/>
        <w:bottom w:val="none" w:sz="0" w:space="0" w:color="auto"/>
        <w:right w:val="none" w:sz="0" w:space="0" w:color="auto"/>
      </w:divBdr>
    </w:div>
    <w:div w:id="377750357">
      <w:bodyDiv w:val="1"/>
      <w:marLeft w:val="0"/>
      <w:marRight w:val="0"/>
      <w:marTop w:val="0"/>
      <w:marBottom w:val="0"/>
      <w:divBdr>
        <w:top w:val="none" w:sz="0" w:space="0" w:color="auto"/>
        <w:left w:val="none" w:sz="0" w:space="0" w:color="auto"/>
        <w:bottom w:val="none" w:sz="0" w:space="0" w:color="auto"/>
        <w:right w:val="none" w:sz="0" w:space="0" w:color="auto"/>
      </w:divBdr>
    </w:div>
    <w:div w:id="377821065">
      <w:bodyDiv w:val="1"/>
      <w:marLeft w:val="0"/>
      <w:marRight w:val="0"/>
      <w:marTop w:val="0"/>
      <w:marBottom w:val="0"/>
      <w:divBdr>
        <w:top w:val="none" w:sz="0" w:space="0" w:color="auto"/>
        <w:left w:val="none" w:sz="0" w:space="0" w:color="auto"/>
        <w:bottom w:val="none" w:sz="0" w:space="0" w:color="auto"/>
        <w:right w:val="none" w:sz="0" w:space="0" w:color="auto"/>
      </w:divBdr>
    </w:div>
    <w:div w:id="377824100">
      <w:bodyDiv w:val="1"/>
      <w:marLeft w:val="0"/>
      <w:marRight w:val="0"/>
      <w:marTop w:val="0"/>
      <w:marBottom w:val="0"/>
      <w:divBdr>
        <w:top w:val="none" w:sz="0" w:space="0" w:color="auto"/>
        <w:left w:val="none" w:sz="0" w:space="0" w:color="auto"/>
        <w:bottom w:val="none" w:sz="0" w:space="0" w:color="auto"/>
        <w:right w:val="none" w:sz="0" w:space="0" w:color="auto"/>
      </w:divBdr>
    </w:div>
    <w:div w:id="378163134">
      <w:bodyDiv w:val="1"/>
      <w:marLeft w:val="0"/>
      <w:marRight w:val="0"/>
      <w:marTop w:val="0"/>
      <w:marBottom w:val="0"/>
      <w:divBdr>
        <w:top w:val="none" w:sz="0" w:space="0" w:color="auto"/>
        <w:left w:val="none" w:sz="0" w:space="0" w:color="auto"/>
        <w:bottom w:val="none" w:sz="0" w:space="0" w:color="auto"/>
        <w:right w:val="none" w:sz="0" w:space="0" w:color="auto"/>
      </w:divBdr>
    </w:div>
    <w:div w:id="378283926">
      <w:bodyDiv w:val="1"/>
      <w:marLeft w:val="0"/>
      <w:marRight w:val="0"/>
      <w:marTop w:val="0"/>
      <w:marBottom w:val="0"/>
      <w:divBdr>
        <w:top w:val="none" w:sz="0" w:space="0" w:color="auto"/>
        <w:left w:val="none" w:sz="0" w:space="0" w:color="auto"/>
        <w:bottom w:val="none" w:sz="0" w:space="0" w:color="auto"/>
        <w:right w:val="none" w:sz="0" w:space="0" w:color="auto"/>
      </w:divBdr>
    </w:div>
    <w:div w:id="378821674">
      <w:bodyDiv w:val="1"/>
      <w:marLeft w:val="0"/>
      <w:marRight w:val="0"/>
      <w:marTop w:val="0"/>
      <w:marBottom w:val="0"/>
      <w:divBdr>
        <w:top w:val="none" w:sz="0" w:space="0" w:color="auto"/>
        <w:left w:val="none" w:sz="0" w:space="0" w:color="auto"/>
        <w:bottom w:val="none" w:sz="0" w:space="0" w:color="auto"/>
        <w:right w:val="none" w:sz="0" w:space="0" w:color="auto"/>
      </w:divBdr>
    </w:div>
    <w:div w:id="378945607">
      <w:bodyDiv w:val="1"/>
      <w:marLeft w:val="0"/>
      <w:marRight w:val="0"/>
      <w:marTop w:val="0"/>
      <w:marBottom w:val="0"/>
      <w:divBdr>
        <w:top w:val="none" w:sz="0" w:space="0" w:color="auto"/>
        <w:left w:val="none" w:sz="0" w:space="0" w:color="auto"/>
        <w:bottom w:val="none" w:sz="0" w:space="0" w:color="auto"/>
        <w:right w:val="none" w:sz="0" w:space="0" w:color="auto"/>
      </w:divBdr>
    </w:div>
    <w:div w:id="379014659">
      <w:bodyDiv w:val="1"/>
      <w:marLeft w:val="0"/>
      <w:marRight w:val="0"/>
      <w:marTop w:val="0"/>
      <w:marBottom w:val="0"/>
      <w:divBdr>
        <w:top w:val="none" w:sz="0" w:space="0" w:color="auto"/>
        <w:left w:val="none" w:sz="0" w:space="0" w:color="auto"/>
        <w:bottom w:val="none" w:sz="0" w:space="0" w:color="auto"/>
        <w:right w:val="none" w:sz="0" w:space="0" w:color="auto"/>
      </w:divBdr>
    </w:div>
    <w:div w:id="379014849">
      <w:bodyDiv w:val="1"/>
      <w:marLeft w:val="0"/>
      <w:marRight w:val="0"/>
      <w:marTop w:val="0"/>
      <w:marBottom w:val="0"/>
      <w:divBdr>
        <w:top w:val="none" w:sz="0" w:space="0" w:color="auto"/>
        <w:left w:val="none" w:sz="0" w:space="0" w:color="auto"/>
        <w:bottom w:val="none" w:sz="0" w:space="0" w:color="auto"/>
        <w:right w:val="none" w:sz="0" w:space="0" w:color="auto"/>
      </w:divBdr>
    </w:div>
    <w:div w:id="379280820">
      <w:bodyDiv w:val="1"/>
      <w:marLeft w:val="0"/>
      <w:marRight w:val="0"/>
      <w:marTop w:val="0"/>
      <w:marBottom w:val="0"/>
      <w:divBdr>
        <w:top w:val="none" w:sz="0" w:space="0" w:color="auto"/>
        <w:left w:val="none" w:sz="0" w:space="0" w:color="auto"/>
        <w:bottom w:val="none" w:sz="0" w:space="0" w:color="auto"/>
        <w:right w:val="none" w:sz="0" w:space="0" w:color="auto"/>
      </w:divBdr>
    </w:div>
    <w:div w:id="379747399">
      <w:bodyDiv w:val="1"/>
      <w:marLeft w:val="0"/>
      <w:marRight w:val="0"/>
      <w:marTop w:val="0"/>
      <w:marBottom w:val="0"/>
      <w:divBdr>
        <w:top w:val="none" w:sz="0" w:space="0" w:color="auto"/>
        <w:left w:val="none" w:sz="0" w:space="0" w:color="auto"/>
        <w:bottom w:val="none" w:sz="0" w:space="0" w:color="auto"/>
        <w:right w:val="none" w:sz="0" w:space="0" w:color="auto"/>
      </w:divBdr>
    </w:div>
    <w:div w:id="379860791">
      <w:bodyDiv w:val="1"/>
      <w:marLeft w:val="0"/>
      <w:marRight w:val="0"/>
      <w:marTop w:val="0"/>
      <w:marBottom w:val="0"/>
      <w:divBdr>
        <w:top w:val="none" w:sz="0" w:space="0" w:color="auto"/>
        <w:left w:val="none" w:sz="0" w:space="0" w:color="auto"/>
        <w:bottom w:val="none" w:sz="0" w:space="0" w:color="auto"/>
        <w:right w:val="none" w:sz="0" w:space="0" w:color="auto"/>
      </w:divBdr>
    </w:div>
    <w:div w:id="380174433">
      <w:bodyDiv w:val="1"/>
      <w:marLeft w:val="0"/>
      <w:marRight w:val="0"/>
      <w:marTop w:val="0"/>
      <w:marBottom w:val="0"/>
      <w:divBdr>
        <w:top w:val="none" w:sz="0" w:space="0" w:color="auto"/>
        <w:left w:val="none" w:sz="0" w:space="0" w:color="auto"/>
        <w:bottom w:val="none" w:sz="0" w:space="0" w:color="auto"/>
        <w:right w:val="none" w:sz="0" w:space="0" w:color="auto"/>
      </w:divBdr>
    </w:div>
    <w:div w:id="380256049">
      <w:bodyDiv w:val="1"/>
      <w:marLeft w:val="0"/>
      <w:marRight w:val="0"/>
      <w:marTop w:val="0"/>
      <w:marBottom w:val="0"/>
      <w:divBdr>
        <w:top w:val="none" w:sz="0" w:space="0" w:color="auto"/>
        <w:left w:val="none" w:sz="0" w:space="0" w:color="auto"/>
        <w:bottom w:val="none" w:sz="0" w:space="0" w:color="auto"/>
        <w:right w:val="none" w:sz="0" w:space="0" w:color="auto"/>
      </w:divBdr>
    </w:div>
    <w:div w:id="380518656">
      <w:bodyDiv w:val="1"/>
      <w:marLeft w:val="0"/>
      <w:marRight w:val="0"/>
      <w:marTop w:val="0"/>
      <w:marBottom w:val="0"/>
      <w:divBdr>
        <w:top w:val="none" w:sz="0" w:space="0" w:color="auto"/>
        <w:left w:val="none" w:sz="0" w:space="0" w:color="auto"/>
        <w:bottom w:val="none" w:sz="0" w:space="0" w:color="auto"/>
        <w:right w:val="none" w:sz="0" w:space="0" w:color="auto"/>
      </w:divBdr>
    </w:div>
    <w:div w:id="380709282">
      <w:bodyDiv w:val="1"/>
      <w:marLeft w:val="0"/>
      <w:marRight w:val="0"/>
      <w:marTop w:val="0"/>
      <w:marBottom w:val="0"/>
      <w:divBdr>
        <w:top w:val="none" w:sz="0" w:space="0" w:color="auto"/>
        <w:left w:val="none" w:sz="0" w:space="0" w:color="auto"/>
        <w:bottom w:val="none" w:sz="0" w:space="0" w:color="auto"/>
        <w:right w:val="none" w:sz="0" w:space="0" w:color="auto"/>
      </w:divBdr>
    </w:div>
    <w:div w:id="380783941">
      <w:bodyDiv w:val="1"/>
      <w:marLeft w:val="0"/>
      <w:marRight w:val="0"/>
      <w:marTop w:val="0"/>
      <w:marBottom w:val="0"/>
      <w:divBdr>
        <w:top w:val="none" w:sz="0" w:space="0" w:color="auto"/>
        <w:left w:val="none" w:sz="0" w:space="0" w:color="auto"/>
        <w:bottom w:val="none" w:sz="0" w:space="0" w:color="auto"/>
        <w:right w:val="none" w:sz="0" w:space="0" w:color="auto"/>
      </w:divBdr>
    </w:div>
    <w:div w:id="380901938">
      <w:bodyDiv w:val="1"/>
      <w:marLeft w:val="0"/>
      <w:marRight w:val="0"/>
      <w:marTop w:val="0"/>
      <w:marBottom w:val="0"/>
      <w:divBdr>
        <w:top w:val="none" w:sz="0" w:space="0" w:color="auto"/>
        <w:left w:val="none" w:sz="0" w:space="0" w:color="auto"/>
        <w:bottom w:val="none" w:sz="0" w:space="0" w:color="auto"/>
        <w:right w:val="none" w:sz="0" w:space="0" w:color="auto"/>
      </w:divBdr>
    </w:div>
    <w:div w:id="381290504">
      <w:bodyDiv w:val="1"/>
      <w:marLeft w:val="0"/>
      <w:marRight w:val="0"/>
      <w:marTop w:val="0"/>
      <w:marBottom w:val="0"/>
      <w:divBdr>
        <w:top w:val="none" w:sz="0" w:space="0" w:color="auto"/>
        <w:left w:val="none" w:sz="0" w:space="0" w:color="auto"/>
        <w:bottom w:val="none" w:sz="0" w:space="0" w:color="auto"/>
        <w:right w:val="none" w:sz="0" w:space="0" w:color="auto"/>
      </w:divBdr>
    </w:div>
    <w:div w:id="381364710">
      <w:bodyDiv w:val="1"/>
      <w:marLeft w:val="0"/>
      <w:marRight w:val="0"/>
      <w:marTop w:val="0"/>
      <w:marBottom w:val="0"/>
      <w:divBdr>
        <w:top w:val="none" w:sz="0" w:space="0" w:color="auto"/>
        <w:left w:val="none" w:sz="0" w:space="0" w:color="auto"/>
        <w:bottom w:val="none" w:sz="0" w:space="0" w:color="auto"/>
        <w:right w:val="none" w:sz="0" w:space="0" w:color="auto"/>
      </w:divBdr>
    </w:div>
    <w:div w:id="381560456">
      <w:bodyDiv w:val="1"/>
      <w:marLeft w:val="0"/>
      <w:marRight w:val="0"/>
      <w:marTop w:val="0"/>
      <w:marBottom w:val="0"/>
      <w:divBdr>
        <w:top w:val="none" w:sz="0" w:space="0" w:color="auto"/>
        <w:left w:val="none" w:sz="0" w:space="0" w:color="auto"/>
        <w:bottom w:val="none" w:sz="0" w:space="0" w:color="auto"/>
        <w:right w:val="none" w:sz="0" w:space="0" w:color="auto"/>
      </w:divBdr>
    </w:div>
    <w:div w:id="381566278">
      <w:bodyDiv w:val="1"/>
      <w:marLeft w:val="0"/>
      <w:marRight w:val="0"/>
      <w:marTop w:val="0"/>
      <w:marBottom w:val="0"/>
      <w:divBdr>
        <w:top w:val="none" w:sz="0" w:space="0" w:color="auto"/>
        <w:left w:val="none" w:sz="0" w:space="0" w:color="auto"/>
        <w:bottom w:val="none" w:sz="0" w:space="0" w:color="auto"/>
        <w:right w:val="none" w:sz="0" w:space="0" w:color="auto"/>
      </w:divBdr>
    </w:div>
    <w:div w:id="381903300">
      <w:bodyDiv w:val="1"/>
      <w:marLeft w:val="0"/>
      <w:marRight w:val="0"/>
      <w:marTop w:val="0"/>
      <w:marBottom w:val="0"/>
      <w:divBdr>
        <w:top w:val="none" w:sz="0" w:space="0" w:color="auto"/>
        <w:left w:val="none" w:sz="0" w:space="0" w:color="auto"/>
        <w:bottom w:val="none" w:sz="0" w:space="0" w:color="auto"/>
        <w:right w:val="none" w:sz="0" w:space="0" w:color="auto"/>
      </w:divBdr>
    </w:div>
    <w:div w:id="381951353">
      <w:bodyDiv w:val="1"/>
      <w:marLeft w:val="0"/>
      <w:marRight w:val="0"/>
      <w:marTop w:val="0"/>
      <w:marBottom w:val="0"/>
      <w:divBdr>
        <w:top w:val="none" w:sz="0" w:space="0" w:color="auto"/>
        <w:left w:val="none" w:sz="0" w:space="0" w:color="auto"/>
        <w:bottom w:val="none" w:sz="0" w:space="0" w:color="auto"/>
        <w:right w:val="none" w:sz="0" w:space="0" w:color="auto"/>
      </w:divBdr>
    </w:div>
    <w:div w:id="382095085">
      <w:bodyDiv w:val="1"/>
      <w:marLeft w:val="0"/>
      <w:marRight w:val="0"/>
      <w:marTop w:val="0"/>
      <w:marBottom w:val="0"/>
      <w:divBdr>
        <w:top w:val="none" w:sz="0" w:space="0" w:color="auto"/>
        <w:left w:val="none" w:sz="0" w:space="0" w:color="auto"/>
        <w:bottom w:val="none" w:sz="0" w:space="0" w:color="auto"/>
        <w:right w:val="none" w:sz="0" w:space="0" w:color="auto"/>
      </w:divBdr>
    </w:div>
    <w:div w:id="382490471">
      <w:bodyDiv w:val="1"/>
      <w:marLeft w:val="0"/>
      <w:marRight w:val="0"/>
      <w:marTop w:val="0"/>
      <w:marBottom w:val="0"/>
      <w:divBdr>
        <w:top w:val="none" w:sz="0" w:space="0" w:color="auto"/>
        <w:left w:val="none" w:sz="0" w:space="0" w:color="auto"/>
        <w:bottom w:val="none" w:sz="0" w:space="0" w:color="auto"/>
        <w:right w:val="none" w:sz="0" w:space="0" w:color="auto"/>
      </w:divBdr>
    </w:div>
    <w:div w:id="383020853">
      <w:bodyDiv w:val="1"/>
      <w:marLeft w:val="0"/>
      <w:marRight w:val="0"/>
      <w:marTop w:val="0"/>
      <w:marBottom w:val="0"/>
      <w:divBdr>
        <w:top w:val="none" w:sz="0" w:space="0" w:color="auto"/>
        <w:left w:val="none" w:sz="0" w:space="0" w:color="auto"/>
        <w:bottom w:val="none" w:sz="0" w:space="0" w:color="auto"/>
        <w:right w:val="none" w:sz="0" w:space="0" w:color="auto"/>
      </w:divBdr>
    </w:div>
    <w:div w:id="383064273">
      <w:bodyDiv w:val="1"/>
      <w:marLeft w:val="0"/>
      <w:marRight w:val="0"/>
      <w:marTop w:val="0"/>
      <w:marBottom w:val="0"/>
      <w:divBdr>
        <w:top w:val="none" w:sz="0" w:space="0" w:color="auto"/>
        <w:left w:val="none" w:sz="0" w:space="0" w:color="auto"/>
        <w:bottom w:val="none" w:sz="0" w:space="0" w:color="auto"/>
        <w:right w:val="none" w:sz="0" w:space="0" w:color="auto"/>
      </w:divBdr>
    </w:div>
    <w:div w:id="383678260">
      <w:bodyDiv w:val="1"/>
      <w:marLeft w:val="0"/>
      <w:marRight w:val="0"/>
      <w:marTop w:val="0"/>
      <w:marBottom w:val="0"/>
      <w:divBdr>
        <w:top w:val="none" w:sz="0" w:space="0" w:color="auto"/>
        <w:left w:val="none" w:sz="0" w:space="0" w:color="auto"/>
        <w:bottom w:val="none" w:sz="0" w:space="0" w:color="auto"/>
        <w:right w:val="none" w:sz="0" w:space="0" w:color="auto"/>
      </w:divBdr>
    </w:div>
    <w:div w:id="383716954">
      <w:bodyDiv w:val="1"/>
      <w:marLeft w:val="0"/>
      <w:marRight w:val="0"/>
      <w:marTop w:val="0"/>
      <w:marBottom w:val="0"/>
      <w:divBdr>
        <w:top w:val="none" w:sz="0" w:space="0" w:color="auto"/>
        <w:left w:val="none" w:sz="0" w:space="0" w:color="auto"/>
        <w:bottom w:val="none" w:sz="0" w:space="0" w:color="auto"/>
        <w:right w:val="none" w:sz="0" w:space="0" w:color="auto"/>
      </w:divBdr>
    </w:div>
    <w:div w:id="384069628">
      <w:bodyDiv w:val="1"/>
      <w:marLeft w:val="0"/>
      <w:marRight w:val="0"/>
      <w:marTop w:val="0"/>
      <w:marBottom w:val="0"/>
      <w:divBdr>
        <w:top w:val="none" w:sz="0" w:space="0" w:color="auto"/>
        <w:left w:val="none" w:sz="0" w:space="0" w:color="auto"/>
        <w:bottom w:val="none" w:sz="0" w:space="0" w:color="auto"/>
        <w:right w:val="none" w:sz="0" w:space="0" w:color="auto"/>
      </w:divBdr>
    </w:div>
    <w:div w:id="384380508">
      <w:bodyDiv w:val="1"/>
      <w:marLeft w:val="0"/>
      <w:marRight w:val="0"/>
      <w:marTop w:val="0"/>
      <w:marBottom w:val="0"/>
      <w:divBdr>
        <w:top w:val="none" w:sz="0" w:space="0" w:color="auto"/>
        <w:left w:val="none" w:sz="0" w:space="0" w:color="auto"/>
        <w:bottom w:val="none" w:sz="0" w:space="0" w:color="auto"/>
        <w:right w:val="none" w:sz="0" w:space="0" w:color="auto"/>
      </w:divBdr>
    </w:div>
    <w:div w:id="384645383">
      <w:bodyDiv w:val="1"/>
      <w:marLeft w:val="0"/>
      <w:marRight w:val="0"/>
      <w:marTop w:val="0"/>
      <w:marBottom w:val="0"/>
      <w:divBdr>
        <w:top w:val="none" w:sz="0" w:space="0" w:color="auto"/>
        <w:left w:val="none" w:sz="0" w:space="0" w:color="auto"/>
        <w:bottom w:val="none" w:sz="0" w:space="0" w:color="auto"/>
        <w:right w:val="none" w:sz="0" w:space="0" w:color="auto"/>
      </w:divBdr>
    </w:div>
    <w:div w:id="384764050">
      <w:bodyDiv w:val="1"/>
      <w:marLeft w:val="0"/>
      <w:marRight w:val="0"/>
      <w:marTop w:val="0"/>
      <w:marBottom w:val="0"/>
      <w:divBdr>
        <w:top w:val="none" w:sz="0" w:space="0" w:color="auto"/>
        <w:left w:val="none" w:sz="0" w:space="0" w:color="auto"/>
        <w:bottom w:val="none" w:sz="0" w:space="0" w:color="auto"/>
        <w:right w:val="none" w:sz="0" w:space="0" w:color="auto"/>
      </w:divBdr>
    </w:div>
    <w:div w:id="384915855">
      <w:bodyDiv w:val="1"/>
      <w:marLeft w:val="0"/>
      <w:marRight w:val="0"/>
      <w:marTop w:val="0"/>
      <w:marBottom w:val="0"/>
      <w:divBdr>
        <w:top w:val="none" w:sz="0" w:space="0" w:color="auto"/>
        <w:left w:val="none" w:sz="0" w:space="0" w:color="auto"/>
        <w:bottom w:val="none" w:sz="0" w:space="0" w:color="auto"/>
        <w:right w:val="none" w:sz="0" w:space="0" w:color="auto"/>
      </w:divBdr>
    </w:div>
    <w:div w:id="385110786">
      <w:bodyDiv w:val="1"/>
      <w:marLeft w:val="0"/>
      <w:marRight w:val="0"/>
      <w:marTop w:val="0"/>
      <w:marBottom w:val="0"/>
      <w:divBdr>
        <w:top w:val="none" w:sz="0" w:space="0" w:color="auto"/>
        <w:left w:val="none" w:sz="0" w:space="0" w:color="auto"/>
        <w:bottom w:val="none" w:sz="0" w:space="0" w:color="auto"/>
        <w:right w:val="none" w:sz="0" w:space="0" w:color="auto"/>
      </w:divBdr>
    </w:div>
    <w:div w:id="385226124">
      <w:bodyDiv w:val="1"/>
      <w:marLeft w:val="0"/>
      <w:marRight w:val="0"/>
      <w:marTop w:val="0"/>
      <w:marBottom w:val="0"/>
      <w:divBdr>
        <w:top w:val="none" w:sz="0" w:space="0" w:color="auto"/>
        <w:left w:val="none" w:sz="0" w:space="0" w:color="auto"/>
        <w:bottom w:val="none" w:sz="0" w:space="0" w:color="auto"/>
        <w:right w:val="none" w:sz="0" w:space="0" w:color="auto"/>
      </w:divBdr>
    </w:div>
    <w:div w:id="385371489">
      <w:bodyDiv w:val="1"/>
      <w:marLeft w:val="0"/>
      <w:marRight w:val="0"/>
      <w:marTop w:val="0"/>
      <w:marBottom w:val="0"/>
      <w:divBdr>
        <w:top w:val="none" w:sz="0" w:space="0" w:color="auto"/>
        <w:left w:val="none" w:sz="0" w:space="0" w:color="auto"/>
        <w:bottom w:val="none" w:sz="0" w:space="0" w:color="auto"/>
        <w:right w:val="none" w:sz="0" w:space="0" w:color="auto"/>
      </w:divBdr>
    </w:div>
    <w:div w:id="385449273">
      <w:bodyDiv w:val="1"/>
      <w:marLeft w:val="0"/>
      <w:marRight w:val="0"/>
      <w:marTop w:val="0"/>
      <w:marBottom w:val="0"/>
      <w:divBdr>
        <w:top w:val="none" w:sz="0" w:space="0" w:color="auto"/>
        <w:left w:val="none" w:sz="0" w:space="0" w:color="auto"/>
        <w:bottom w:val="none" w:sz="0" w:space="0" w:color="auto"/>
        <w:right w:val="none" w:sz="0" w:space="0" w:color="auto"/>
      </w:divBdr>
    </w:div>
    <w:div w:id="385566070">
      <w:bodyDiv w:val="1"/>
      <w:marLeft w:val="0"/>
      <w:marRight w:val="0"/>
      <w:marTop w:val="0"/>
      <w:marBottom w:val="0"/>
      <w:divBdr>
        <w:top w:val="none" w:sz="0" w:space="0" w:color="auto"/>
        <w:left w:val="none" w:sz="0" w:space="0" w:color="auto"/>
        <w:bottom w:val="none" w:sz="0" w:space="0" w:color="auto"/>
        <w:right w:val="none" w:sz="0" w:space="0" w:color="auto"/>
      </w:divBdr>
    </w:div>
    <w:div w:id="385568869">
      <w:bodyDiv w:val="1"/>
      <w:marLeft w:val="0"/>
      <w:marRight w:val="0"/>
      <w:marTop w:val="0"/>
      <w:marBottom w:val="0"/>
      <w:divBdr>
        <w:top w:val="none" w:sz="0" w:space="0" w:color="auto"/>
        <w:left w:val="none" w:sz="0" w:space="0" w:color="auto"/>
        <w:bottom w:val="none" w:sz="0" w:space="0" w:color="auto"/>
        <w:right w:val="none" w:sz="0" w:space="0" w:color="auto"/>
      </w:divBdr>
    </w:div>
    <w:div w:id="386032992">
      <w:bodyDiv w:val="1"/>
      <w:marLeft w:val="0"/>
      <w:marRight w:val="0"/>
      <w:marTop w:val="0"/>
      <w:marBottom w:val="0"/>
      <w:divBdr>
        <w:top w:val="none" w:sz="0" w:space="0" w:color="auto"/>
        <w:left w:val="none" w:sz="0" w:space="0" w:color="auto"/>
        <w:bottom w:val="none" w:sz="0" w:space="0" w:color="auto"/>
        <w:right w:val="none" w:sz="0" w:space="0" w:color="auto"/>
      </w:divBdr>
    </w:div>
    <w:div w:id="386607083">
      <w:bodyDiv w:val="1"/>
      <w:marLeft w:val="0"/>
      <w:marRight w:val="0"/>
      <w:marTop w:val="0"/>
      <w:marBottom w:val="0"/>
      <w:divBdr>
        <w:top w:val="none" w:sz="0" w:space="0" w:color="auto"/>
        <w:left w:val="none" w:sz="0" w:space="0" w:color="auto"/>
        <w:bottom w:val="none" w:sz="0" w:space="0" w:color="auto"/>
        <w:right w:val="none" w:sz="0" w:space="0" w:color="auto"/>
      </w:divBdr>
    </w:div>
    <w:div w:id="386613073">
      <w:bodyDiv w:val="1"/>
      <w:marLeft w:val="0"/>
      <w:marRight w:val="0"/>
      <w:marTop w:val="0"/>
      <w:marBottom w:val="0"/>
      <w:divBdr>
        <w:top w:val="none" w:sz="0" w:space="0" w:color="auto"/>
        <w:left w:val="none" w:sz="0" w:space="0" w:color="auto"/>
        <w:bottom w:val="none" w:sz="0" w:space="0" w:color="auto"/>
        <w:right w:val="none" w:sz="0" w:space="0" w:color="auto"/>
      </w:divBdr>
    </w:div>
    <w:div w:id="386758838">
      <w:bodyDiv w:val="1"/>
      <w:marLeft w:val="0"/>
      <w:marRight w:val="0"/>
      <w:marTop w:val="0"/>
      <w:marBottom w:val="0"/>
      <w:divBdr>
        <w:top w:val="none" w:sz="0" w:space="0" w:color="auto"/>
        <w:left w:val="none" w:sz="0" w:space="0" w:color="auto"/>
        <w:bottom w:val="none" w:sz="0" w:space="0" w:color="auto"/>
        <w:right w:val="none" w:sz="0" w:space="0" w:color="auto"/>
      </w:divBdr>
    </w:div>
    <w:div w:id="386956752">
      <w:bodyDiv w:val="1"/>
      <w:marLeft w:val="0"/>
      <w:marRight w:val="0"/>
      <w:marTop w:val="0"/>
      <w:marBottom w:val="0"/>
      <w:divBdr>
        <w:top w:val="none" w:sz="0" w:space="0" w:color="auto"/>
        <w:left w:val="none" w:sz="0" w:space="0" w:color="auto"/>
        <w:bottom w:val="none" w:sz="0" w:space="0" w:color="auto"/>
        <w:right w:val="none" w:sz="0" w:space="0" w:color="auto"/>
      </w:divBdr>
    </w:div>
    <w:div w:id="387001714">
      <w:bodyDiv w:val="1"/>
      <w:marLeft w:val="0"/>
      <w:marRight w:val="0"/>
      <w:marTop w:val="0"/>
      <w:marBottom w:val="0"/>
      <w:divBdr>
        <w:top w:val="none" w:sz="0" w:space="0" w:color="auto"/>
        <w:left w:val="none" w:sz="0" w:space="0" w:color="auto"/>
        <w:bottom w:val="none" w:sz="0" w:space="0" w:color="auto"/>
        <w:right w:val="none" w:sz="0" w:space="0" w:color="auto"/>
      </w:divBdr>
    </w:div>
    <w:div w:id="387149416">
      <w:bodyDiv w:val="1"/>
      <w:marLeft w:val="0"/>
      <w:marRight w:val="0"/>
      <w:marTop w:val="0"/>
      <w:marBottom w:val="0"/>
      <w:divBdr>
        <w:top w:val="none" w:sz="0" w:space="0" w:color="auto"/>
        <w:left w:val="none" w:sz="0" w:space="0" w:color="auto"/>
        <w:bottom w:val="none" w:sz="0" w:space="0" w:color="auto"/>
        <w:right w:val="none" w:sz="0" w:space="0" w:color="auto"/>
      </w:divBdr>
    </w:div>
    <w:div w:id="387338726">
      <w:bodyDiv w:val="1"/>
      <w:marLeft w:val="0"/>
      <w:marRight w:val="0"/>
      <w:marTop w:val="0"/>
      <w:marBottom w:val="0"/>
      <w:divBdr>
        <w:top w:val="none" w:sz="0" w:space="0" w:color="auto"/>
        <w:left w:val="none" w:sz="0" w:space="0" w:color="auto"/>
        <w:bottom w:val="none" w:sz="0" w:space="0" w:color="auto"/>
        <w:right w:val="none" w:sz="0" w:space="0" w:color="auto"/>
      </w:divBdr>
    </w:div>
    <w:div w:id="387581365">
      <w:bodyDiv w:val="1"/>
      <w:marLeft w:val="0"/>
      <w:marRight w:val="0"/>
      <w:marTop w:val="0"/>
      <w:marBottom w:val="0"/>
      <w:divBdr>
        <w:top w:val="none" w:sz="0" w:space="0" w:color="auto"/>
        <w:left w:val="none" w:sz="0" w:space="0" w:color="auto"/>
        <w:bottom w:val="none" w:sz="0" w:space="0" w:color="auto"/>
        <w:right w:val="none" w:sz="0" w:space="0" w:color="auto"/>
      </w:divBdr>
    </w:div>
    <w:div w:id="387800537">
      <w:bodyDiv w:val="1"/>
      <w:marLeft w:val="0"/>
      <w:marRight w:val="0"/>
      <w:marTop w:val="0"/>
      <w:marBottom w:val="0"/>
      <w:divBdr>
        <w:top w:val="none" w:sz="0" w:space="0" w:color="auto"/>
        <w:left w:val="none" w:sz="0" w:space="0" w:color="auto"/>
        <w:bottom w:val="none" w:sz="0" w:space="0" w:color="auto"/>
        <w:right w:val="none" w:sz="0" w:space="0" w:color="auto"/>
      </w:divBdr>
    </w:div>
    <w:div w:id="387803575">
      <w:bodyDiv w:val="1"/>
      <w:marLeft w:val="0"/>
      <w:marRight w:val="0"/>
      <w:marTop w:val="0"/>
      <w:marBottom w:val="0"/>
      <w:divBdr>
        <w:top w:val="none" w:sz="0" w:space="0" w:color="auto"/>
        <w:left w:val="none" w:sz="0" w:space="0" w:color="auto"/>
        <w:bottom w:val="none" w:sz="0" w:space="0" w:color="auto"/>
        <w:right w:val="none" w:sz="0" w:space="0" w:color="auto"/>
      </w:divBdr>
    </w:div>
    <w:div w:id="387916591">
      <w:bodyDiv w:val="1"/>
      <w:marLeft w:val="0"/>
      <w:marRight w:val="0"/>
      <w:marTop w:val="0"/>
      <w:marBottom w:val="0"/>
      <w:divBdr>
        <w:top w:val="none" w:sz="0" w:space="0" w:color="auto"/>
        <w:left w:val="none" w:sz="0" w:space="0" w:color="auto"/>
        <w:bottom w:val="none" w:sz="0" w:space="0" w:color="auto"/>
        <w:right w:val="none" w:sz="0" w:space="0" w:color="auto"/>
      </w:divBdr>
    </w:div>
    <w:div w:id="387916816">
      <w:bodyDiv w:val="1"/>
      <w:marLeft w:val="0"/>
      <w:marRight w:val="0"/>
      <w:marTop w:val="0"/>
      <w:marBottom w:val="0"/>
      <w:divBdr>
        <w:top w:val="none" w:sz="0" w:space="0" w:color="auto"/>
        <w:left w:val="none" w:sz="0" w:space="0" w:color="auto"/>
        <w:bottom w:val="none" w:sz="0" w:space="0" w:color="auto"/>
        <w:right w:val="none" w:sz="0" w:space="0" w:color="auto"/>
      </w:divBdr>
    </w:div>
    <w:div w:id="388001133">
      <w:bodyDiv w:val="1"/>
      <w:marLeft w:val="0"/>
      <w:marRight w:val="0"/>
      <w:marTop w:val="0"/>
      <w:marBottom w:val="0"/>
      <w:divBdr>
        <w:top w:val="none" w:sz="0" w:space="0" w:color="auto"/>
        <w:left w:val="none" w:sz="0" w:space="0" w:color="auto"/>
        <w:bottom w:val="none" w:sz="0" w:space="0" w:color="auto"/>
        <w:right w:val="none" w:sz="0" w:space="0" w:color="auto"/>
      </w:divBdr>
    </w:div>
    <w:div w:id="388112951">
      <w:bodyDiv w:val="1"/>
      <w:marLeft w:val="0"/>
      <w:marRight w:val="0"/>
      <w:marTop w:val="0"/>
      <w:marBottom w:val="0"/>
      <w:divBdr>
        <w:top w:val="none" w:sz="0" w:space="0" w:color="auto"/>
        <w:left w:val="none" w:sz="0" w:space="0" w:color="auto"/>
        <w:bottom w:val="none" w:sz="0" w:space="0" w:color="auto"/>
        <w:right w:val="none" w:sz="0" w:space="0" w:color="auto"/>
      </w:divBdr>
    </w:div>
    <w:div w:id="388266149">
      <w:bodyDiv w:val="1"/>
      <w:marLeft w:val="0"/>
      <w:marRight w:val="0"/>
      <w:marTop w:val="0"/>
      <w:marBottom w:val="0"/>
      <w:divBdr>
        <w:top w:val="none" w:sz="0" w:space="0" w:color="auto"/>
        <w:left w:val="none" w:sz="0" w:space="0" w:color="auto"/>
        <w:bottom w:val="none" w:sz="0" w:space="0" w:color="auto"/>
        <w:right w:val="none" w:sz="0" w:space="0" w:color="auto"/>
      </w:divBdr>
    </w:div>
    <w:div w:id="388306318">
      <w:bodyDiv w:val="1"/>
      <w:marLeft w:val="0"/>
      <w:marRight w:val="0"/>
      <w:marTop w:val="0"/>
      <w:marBottom w:val="0"/>
      <w:divBdr>
        <w:top w:val="none" w:sz="0" w:space="0" w:color="auto"/>
        <w:left w:val="none" w:sz="0" w:space="0" w:color="auto"/>
        <w:bottom w:val="none" w:sz="0" w:space="0" w:color="auto"/>
        <w:right w:val="none" w:sz="0" w:space="0" w:color="auto"/>
      </w:divBdr>
    </w:div>
    <w:div w:id="388311866">
      <w:bodyDiv w:val="1"/>
      <w:marLeft w:val="0"/>
      <w:marRight w:val="0"/>
      <w:marTop w:val="0"/>
      <w:marBottom w:val="0"/>
      <w:divBdr>
        <w:top w:val="none" w:sz="0" w:space="0" w:color="auto"/>
        <w:left w:val="none" w:sz="0" w:space="0" w:color="auto"/>
        <w:bottom w:val="none" w:sz="0" w:space="0" w:color="auto"/>
        <w:right w:val="none" w:sz="0" w:space="0" w:color="auto"/>
      </w:divBdr>
    </w:div>
    <w:div w:id="388385630">
      <w:bodyDiv w:val="1"/>
      <w:marLeft w:val="0"/>
      <w:marRight w:val="0"/>
      <w:marTop w:val="0"/>
      <w:marBottom w:val="0"/>
      <w:divBdr>
        <w:top w:val="none" w:sz="0" w:space="0" w:color="auto"/>
        <w:left w:val="none" w:sz="0" w:space="0" w:color="auto"/>
        <w:bottom w:val="none" w:sz="0" w:space="0" w:color="auto"/>
        <w:right w:val="none" w:sz="0" w:space="0" w:color="auto"/>
      </w:divBdr>
    </w:div>
    <w:div w:id="388573980">
      <w:bodyDiv w:val="1"/>
      <w:marLeft w:val="0"/>
      <w:marRight w:val="0"/>
      <w:marTop w:val="0"/>
      <w:marBottom w:val="0"/>
      <w:divBdr>
        <w:top w:val="none" w:sz="0" w:space="0" w:color="auto"/>
        <w:left w:val="none" w:sz="0" w:space="0" w:color="auto"/>
        <w:bottom w:val="none" w:sz="0" w:space="0" w:color="auto"/>
        <w:right w:val="none" w:sz="0" w:space="0" w:color="auto"/>
      </w:divBdr>
    </w:div>
    <w:div w:id="388654079">
      <w:bodyDiv w:val="1"/>
      <w:marLeft w:val="0"/>
      <w:marRight w:val="0"/>
      <w:marTop w:val="0"/>
      <w:marBottom w:val="0"/>
      <w:divBdr>
        <w:top w:val="none" w:sz="0" w:space="0" w:color="auto"/>
        <w:left w:val="none" w:sz="0" w:space="0" w:color="auto"/>
        <w:bottom w:val="none" w:sz="0" w:space="0" w:color="auto"/>
        <w:right w:val="none" w:sz="0" w:space="0" w:color="auto"/>
      </w:divBdr>
    </w:div>
    <w:div w:id="389157168">
      <w:bodyDiv w:val="1"/>
      <w:marLeft w:val="0"/>
      <w:marRight w:val="0"/>
      <w:marTop w:val="0"/>
      <w:marBottom w:val="0"/>
      <w:divBdr>
        <w:top w:val="none" w:sz="0" w:space="0" w:color="auto"/>
        <w:left w:val="none" w:sz="0" w:space="0" w:color="auto"/>
        <w:bottom w:val="none" w:sz="0" w:space="0" w:color="auto"/>
        <w:right w:val="none" w:sz="0" w:space="0" w:color="auto"/>
      </w:divBdr>
    </w:div>
    <w:div w:id="389228119">
      <w:bodyDiv w:val="1"/>
      <w:marLeft w:val="0"/>
      <w:marRight w:val="0"/>
      <w:marTop w:val="0"/>
      <w:marBottom w:val="0"/>
      <w:divBdr>
        <w:top w:val="none" w:sz="0" w:space="0" w:color="auto"/>
        <w:left w:val="none" w:sz="0" w:space="0" w:color="auto"/>
        <w:bottom w:val="none" w:sz="0" w:space="0" w:color="auto"/>
        <w:right w:val="none" w:sz="0" w:space="0" w:color="auto"/>
      </w:divBdr>
    </w:div>
    <w:div w:id="389311658">
      <w:bodyDiv w:val="1"/>
      <w:marLeft w:val="0"/>
      <w:marRight w:val="0"/>
      <w:marTop w:val="0"/>
      <w:marBottom w:val="0"/>
      <w:divBdr>
        <w:top w:val="none" w:sz="0" w:space="0" w:color="auto"/>
        <w:left w:val="none" w:sz="0" w:space="0" w:color="auto"/>
        <w:bottom w:val="none" w:sz="0" w:space="0" w:color="auto"/>
        <w:right w:val="none" w:sz="0" w:space="0" w:color="auto"/>
      </w:divBdr>
    </w:div>
    <w:div w:id="389353167">
      <w:bodyDiv w:val="1"/>
      <w:marLeft w:val="0"/>
      <w:marRight w:val="0"/>
      <w:marTop w:val="0"/>
      <w:marBottom w:val="0"/>
      <w:divBdr>
        <w:top w:val="none" w:sz="0" w:space="0" w:color="auto"/>
        <w:left w:val="none" w:sz="0" w:space="0" w:color="auto"/>
        <w:bottom w:val="none" w:sz="0" w:space="0" w:color="auto"/>
        <w:right w:val="none" w:sz="0" w:space="0" w:color="auto"/>
      </w:divBdr>
    </w:div>
    <w:div w:id="389808159">
      <w:bodyDiv w:val="1"/>
      <w:marLeft w:val="0"/>
      <w:marRight w:val="0"/>
      <w:marTop w:val="0"/>
      <w:marBottom w:val="0"/>
      <w:divBdr>
        <w:top w:val="none" w:sz="0" w:space="0" w:color="auto"/>
        <w:left w:val="none" w:sz="0" w:space="0" w:color="auto"/>
        <w:bottom w:val="none" w:sz="0" w:space="0" w:color="auto"/>
        <w:right w:val="none" w:sz="0" w:space="0" w:color="auto"/>
      </w:divBdr>
    </w:div>
    <w:div w:id="390081350">
      <w:bodyDiv w:val="1"/>
      <w:marLeft w:val="0"/>
      <w:marRight w:val="0"/>
      <w:marTop w:val="0"/>
      <w:marBottom w:val="0"/>
      <w:divBdr>
        <w:top w:val="none" w:sz="0" w:space="0" w:color="auto"/>
        <w:left w:val="none" w:sz="0" w:space="0" w:color="auto"/>
        <w:bottom w:val="none" w:sz="0" w:space="0" w:color="auto"/>
        <w:right w:val="none" w:sz="0" w:space="0" w:color="auto"/>
      </w:divBdr>
    </w:div>
    <w:div w:id="390084042">
      <w:bodyDiv w:val="1"/>
      <w:marLeft w:val="0"/>
      <w:marRight w:val="0"/>
      <w:marTop w:val="0"/>
      <w:marBottom w:val="0"/>
      <w:divBdr>
        <w:top w:val="none" w:sz="0" w:space="0" w:color="auto"/>
        <w:left w:val="none" w:sz="0" w:space="0" w:color="auto"/>
        <w:bottom w:val="none" w:sz="0" w:space="0" w:color="auto"/>
        <w:right w:val="none" w:sz="0" w:space="0" w:color="auto"/>
      </w:divBdr>
    </w:div>
    <w:div w:id="390155251">
      <w:bodyDiv w:val="1"/>
      <w:marLeft w:val="0"/>
      <w:marRight w:val="0"/>
      <w:marTop w:val="0"/>
      <w:marBottom w:val="0"/>
      <w:divBdr>
        <w:top w:val="none" w:sz="0" w:space="0" w:color="auto"/>
        <w:left w:val="none" w:sz="0" w:space="0" w:color="auto"/>
        <w:bottom w:val="none" w:sz="0" w:space="0" w:color="auto"/>
        <w:right w:val="none" w:sz="0" w:space="0" w:color="auto"/>
      </w:divBdr>
    </w:div>
    <w:div w:id="390274586">
      <w:bodyDiv w:val="1"/>
      <w:marLeft w:val="0"/>
      <w:marRight w:val="0"/>
      <w:marTop w:val="0"/>
      <w:marBottom w:val="0"/>
      <w:divBdr>
        <w:top w:val="none" w:sz="0" w:space="0" w:color="auto"/>
        <w:left w:val="none" w:sz="0" w:space="0" w:color="auto"/>
        <w:bottom w:val="none" w:sz="0" w:space="0" w:color="auto"/>
        <w:right w:val="none" w:sz="0" w:space="0" w:color="auto"/>
      </w:divBdr>
    </w:div>
    <w:div w:id="390663851">
      <w:bodyDiv w:val="1"/>
      <w:marLeft w:val="0"/>
      <w:marRight w:val="0"/>
      <w:marTop w:val="0"/>
      <w:marBottom w:val="0"/>
      <w:divBdr>
        <w:top w:val="none" w:sz="0" w:space="0" w:color="auto"/>
        <w:left w:val="none" w:sz="0" w:space="0" w:color="auto"/>
        <w:bottom w:val="none" w:sz="0" w:space="0" w:color="auto"/>
        <w:right w:val="none" w:sz="0" w:space="0" w:color="auto"/>
      </w:divBdr>
    </w:div>
    <w:div w:id="390688260">
      <w:bodyDiv w:val="1"/>
      <w:marLeft w:val="0"/>
      <w:marRight w:val="0"/>
      <w:marTop w:val="0"/>
      <w:marBottom w:val="0"/>
      <w:divBdr>
        <w:top w:val="none" w:sz="0" w:space="0" w:color="auto"/>
        <w:left w:val="none" w:sz="0" w:space="0" w:color="auto"/>
        <w:bottom w:val="none" w:sz="0" w:space="0" w:color="auto"/>
        <w:right w:val="none" w:sz="0" w:space="0" w:color="auto"/>
      </w:divBdr>
    </w:div>
    <w:div w:id="390739296">
      <w:bodyDiv w:val="1"/>
      <w:marLeft w:val="0"/>
      <w:marRight w:val="0"/>
      <w:marTop w:val="0"/>
      <w:marBottom w:val="0"/>
      <w:divBdr>
        <w:top w:val="none" w:sz="0" w:space="0" w:color="auto"/>
        <w:left w:val="none" w:sz="0" w:space="0" w:color="auto"/>
        <w:bottom w:val="none" w:sz="0" w:space="0" w:color="auto"/>
        <w:right w:val="none" w:sz="0" w:space="0" w:color="auto"/>
      </w:divBdr>
    </w:div>
    <w:div w:id="390924181">
      <w:bodyDiv w:val="1"/>
      <w:marLeft w:val="0"/>
      <w:marRight w:val="0"/>
      <w:marTop w:val="0"/>
      <w:marBottom w:val="0"/>
      <w:divBdr>
        <w:top w:val="none" w:sz="0" w:space="0" w:color="auto"/>
        <w:left w:val="none" w:sz="0" w:space="0" w:color="auto"/>
        <w:bottom w:val="none" w:sz="0" w:space="0" w:color="auto"/>
        <w:right w:val="none" w:sz="0" w:space="0" w:color="auto"/>
      </w:divBdr>
    </w:div>
    <w:div w:id="391124018">
      <w:bodyDiv w:val="1"/>
      <w:marLeft w:val="0"/>
      <w:marRight w:val="0"/>
      <w:marTop w:val="0"/>
      <w:marBottom w:val="0"/>
      <w:divBdr>
        <w:top w:val="none" w:sz="0" w:space="0" w:color="auto"/>
        <w:left w:val="none" w:sz="0" w:space="0" w:color="auto"/>
        <w:bottom w:val="none" w:sz="0" w:space="0" w:color="auto"/>
        <w:right w:val="none" w:sz="0" w:space="0" w:color="auto"/>
      </w:divBdr>
    </w:div>
    <w:div w:id="391268469">
      <w:bodyDiv w:val="1"/>
      <w:marLeft w:val="0"/>
      <w:marRight w:val="0"/>
      <w:marTop w:val="0"/>
      <w:marBottom w:val="0"/>
      <w:divBdr>
        <w:top w:val="none" w:sz="0" w:space="0" w:color="auto"/>
        <w:left w:val="none" w:sz="0" w:space="0" w:color="auto"/>
        <w:bottom w:val="none" w:sz="0" w:space="0" w:color="auto"/>
        <w:right w:val="none" w:sz="0" w:space="0" w:color="auto"/>
      </w:divBdr>
    </w:div>
    <w:div w:id="392314311">
      <w:bodyDiv w:val="1"/>
      <w:marLeft w:val="0"/>
      <w:marRight w:val="0"/>
      <w:marTop w:val="0"/>
      <w:marBottom w:val="0"/>
      <w:divBdr>
        <w:top w:val="none" w:sz="0" w:space="0" w:color="auto"/>
        <w:left w:val="none" w:sz="0" w:space="0" w:color="auto"/>
        <w:bottom w:val="none" w:sz="0" w:space="0" w:color="auto"/>
        <w:right w:val="none" w:sz="0" w:space="0" w:color="auto"/>
      </w:divBdr>
    </w:div>
    <w:div w:id="392314822">
      <w:bodyDiv w:val="1"/>
      <w:marLeft w:val="0"/>
      <w:marRight w:val="0"/>
      <w:marTop w:val="0"/>
      <w:marBottom w:val="0"/>
      <w:divBdr>
        <w:top w:val="none" w:sz="0" w:space="0" w:color="auto"/>
        <w:left w:val="none" w:sz="0" w:space="0" w:color="auto"/>
        <w:bottom w:val="none" w:sz="0" w:space="0" w:color="auto"/>
        <w:right w:val="none" w:sz="0" w:space="0" w:color="auto"/>
      </w:divBdr>
    </w:div>
    <w:div w:id="392430870">
      <w:bodyDiv w:val="1"/>
      <w:marLeft w:val="0"/>
      <w:marRight w:val="0"/>
      <w:marTop w:val="0"/>
      <w:marBottom w:val="0"/>
      <w:divBdr>
        <w:top w:val="none" w:sz="0" w:space="0" w:color="auto"/>
        <w:left w:val="none" w:sz="0" w:space="0" w:color="auto"/>
        <w:bottom w:val="none" w:sz="0" w:space="0" w:color="auto"/>
        <w:right w:val="none" w:sz="0" w:space="0" w:color="auto"/>
      </w:divBdr>
    </w:div>
    <w:div w:id="392432901">
      <w:bodyDiv w:val="1"/>
      <w:marLeft w:val="0"/>
      <w:marRight w:val="0"/>
      <w:marTop w:val="0"/>
      <w:marBottom w:val="0"/>
      <w:divBdr>
        <w:top w:val="none" w:sz="0" w:space="0" w:color="auto"/>
        <w:left w:val="none" w:sz="0" w:space="0" w:color="auto"/>
        <w:bottom w:val="none" w:sz="0" w:space="0" w:color="auto"/>
        <w:right w:val="none" w:sz="0" w:space="0" w:color="auto"/>
      </w:divBdr>
    </w:div>
    <w:div w:id="392505118">
      <w:bodyDiv w:val="1"/>
      <w:marLeft w:val="0"/>
      <w:marRight w:val="0"/>
      <w:marTop w:val="0"/>
      <w:marBottom w:val="0"/>
      <w:divBdr>
        <w:top w:val="none" w:sz="0" w:space="0" w:color="auto"/>
        <w:left w:val="none" w:sz="0" w:space="0" w:color="auto"/>
        <w:bottom w:val="none" w:sz="0" w:space="0" w:color="auto"/>
        <w:right w:val="none" w:sz="0" w:space="0" w:color="auto"/>
      </w:divBdr>
    </w:div>
    <w:div w:id="392778133">
      <w:bodyDiv w:val="1"/>
      <w:marLeft w:val="0"/>
      <w:marRight w:val="0"/>
      <w:marTop w:val="0"/>
      <w:marBottom w:val="0"/>
      <w:divBdr>
        <w:top w:val="none" w:sz="0" w:space="0" w:color="auto"/>
        <w:left w:val="none" w:sz="0" w:space="0" w:color="auto"/>
        <w:bottom w:val="none" w:sz="0" w:space="0" w:color="auto"/>
        <w:right w:val="none" w:sz="0" w:space="0" w:color="auto"/>
      </w:divBdr>
    </w:div>
    <w:div w:id="392895512">
      <w:bodyDiv w:val="1"/>
      <w:marLeft w:val="0"/>
      <w:marRight w:val="0"/>
      <w:marTop w:val="0"/>
      <w:marBottom w:val="0"/>
      <w:divBdr>
        <w:top w:val="none" w:sz="0" w:space="0" w:color="auto"/>
        <w:left w:val="none" w:sz="0" w:space="0" w:color="auto"/>
        <w:bottom w:val="none" w:sz="0" w:space="0" w:color="auto"/>
        <w:right w:val="none" w:sz="0" w:space="0" w:color="auto"/>
      </w:divBdr>
    </w:div>
    <w:div w:id="392896370">
      <w:bodyDiv w:val="1"/>
      <w:marLeft w:val="0"/>
      <w:marRight w:val="0"/>
      <w:marTop w:val="0"/>
      <w:marBottom w:val="0"/>
      <w:divBdr>
        <w:top w:val="none" w:sz="0" w:space="0" w:color="auto"/>
        <w:left w:val="none" w:sz="0" w:space="0" w:color="auto"/>
        <w:bottom w:val="none" w:sz="0" w:space="0" w:color="auto"/>
        <w:right w:val="none" w:sz="0" w:space="0" w:color="auto"/>
      </w:divBdr>
    </w:div>
    <w:div w:id="392965904">
      <w:bodyDiv w:val="1"/>
      <w:marLeft w:val="0"/>
      <w:marRight w:val="0"/>
      <w:marTop w:val="0"/>
      <w:marBottom w:val="0"/>
      <w:divBdr>
        <w:top w:val="none" w:sz="0" w:space="0" w:color="auto"/>
        <w:left w:val="none" w:sz="0" w:space="0" w:color="auto"/>
        <w:bottom w:val="none" w:sz="0" w:space="0" w:color="auto"/>
        <w:right w:val="none" w:sz="0" w:space="0" w:color="auto"/>
      </w:divBdr>
    </w:div>
    <w:div w:id="393235778">
      <w:bodyDiv w:val="1"/>
      <w:marLeft w:val="0"/>
      <w:marRight w:val="0"/>
      <w:marTop w:val="0"/>
      <w:marBottom w:val="0"/>
      <w:divBdr>
        <w:top w:val="none" w:sz="0" w:space="0" w:color="auto"/>
        <w:left w:val="none" w:sz="0" w:space="0" w:color="auto"/>
        <w:bottom w:val="none" w:sz="0" w:space="0" w:color="auto"/>
        <w:right w:val="none" w:sz="0" w:space="0" w:color="auto"/>
      </w:divBdr>
    </w:div>
    <w:div w:id="393479416">
      <w:bodyDiv w:val="1"/>
      <w:marLeft w:val="0"/>
      <w:marRight w:val="0"/>
      <w:marTop w:val="0"/>
      <w:marBottom w:val="0"/>
      <w:divBdr>
        <w:top w:val="none" w:sz="0" w:space="0" w:color="auto"/>
        <w:left w:val="none" w:sz="0" w:space="0" w:color="auto"/>
        <w:bottom w:val="none" w:sz="0" w:space="0" w:color="auto"/>
        <w:right w:val="none" w:sz="0" w:space="0" w:color="auto"/>
      </w:divBdr>
    </w:div>
    <w:div w:id="394011731">
      <w:bodyDiv w:val="1"/>
      <w:marLeft w:val="0"/>
      <w:marRight w:val="0"/>
      <w:marTop w:val="0"/>
      <w:marBottom w:val="0"/>
      <w:divBdr>
        <w:top w:val="none" w:sz="0" w:space="0" w:color="auto"/>
        <w:left w:val="none" w:sz="0" w:space="0" w:color="auto"/>
        <w:bottom w:val="none" w:sz="0" w:space="0" w:color="auto"/>
        <w:right w:val="none" w:sz="0" w:space="0" w:color="auto"/>
      </w:divBdr>
    </w:div>
    <w:div w:id="394013922">
      <w:bodyDiv w:val="1"/>
      <w:marLeft w:val="0"/>
      <w:marRight w:val="0"/>
      <w:marTop w:val="0"/>
      <w:marBottom w:val="0"/>
      <w:divBdr>
        <w:top w:val="none" w:sz="0" w:space="0" w:color="auto"/>
        <w:left w:val="none" w:sz="0" w:space="0" w:color="auto"/>
        <w:bottom w:val="none" w:sz="0" w:space="0" w:color="auto"/>
        <w:right w:val="none" w:sz="0" w:space="0" w:color="auto"/>
      </w:divBdr>
    </w:div>
    <w:div w:id="394356530">
      <w:bodyDiv w:val="1"/>
      <w:marLeft w:val="0"/>
      <w:marRight w:val="0"/>
      <w:marTop w:val="0"/>
      <w:marBottom w:val="0"/>
      <w:divBdr>
        <w:top w:val="none" w:sz="0" w:space="0" w:color="auto"/>
        <w:left w:val="none" w:sz="0" w:space="0" w:color="auto"/>
        <w:bottom w:val="none" w:sz="0" w:space="0" w:color="auto"/>
        <w:right w:val="none" w:sz="0" w:space="0" w:color="auto"/>
      </w:divBdr>
    </w:div>
    <w:div w:id="395207779">
      <w:bodyDiv w:val="1"/>
      <w:marLeft w:val="0"/>
      <w:marRight w:val="0"/>
      <w:marTop w:val="0"/>
      <w:marBottom w:val="0"/>
      <w:divBdr>
        <w:top w:val="none" w:sz="0" w:space="0" w:color="auto"/>
        <w:left w:val="none" w:sz="0" w:space="0" w:color="auto"/>
        <w:bottom w:val="none" w:sz="0" w:space="0" w:color="auto"/>
        <w:right w:val="none" w:sz="0" w:space="0" w:color="auto"/>
      </w:divBdr>
    </w:div>
    <w:div w:id="395399664">
      <w:bodyDiv w:val="1"/>
      <w:marLeft w:val="0"/>
      <w:marRight w:val="0"/>
      <w:marTop w:val="0"/>
      <w:marBottom w:val="0"/>
      <w:divBdr>
        <w:top w:val="none" w:sz="0" w:space="0" w:color="auto"/>
        <w:left w:val="none" w:sz="0" w:space="0" w:color="auto"/>
        <w:bottom w:val="none" w:sz="0" w:space="0" w:color="auto"/>
        <w:right w:val="none" w:sz="0" w:space="0" w:color="auto"/>
      </w:divBdr>
    </w:div>
    <w:div w:id="395401941">
      <w:bodyDiv w:val="1"/>
      <w:marLeft w:val="0"/>
      <w:marRight w:val="0"/>
      <w:marTop w:val="0"/>
      <w:marBottom w:val="0"/>
      <w:divBdr>
        <w:top w:val="none" w:sz="0" w:space="0" w:color="auto"/>
        <w:left w:val="none" w:sz="0" w:space="0" w:color="auto"/>
        <w:bottom w:val="none" w:sz="0" w:space="0" w:color="auto"/>
        <w:right w:val="none" w:sz="0" w:space="0" w:color="auto"/>
      </w:divBdr>
    </w:div>
    <w:div w:id="395783340">
      <w:bodyDiv w:val="1"/>
      <w:marLeft w:val="0"/>
      <w:marRight w:val="0"/>
      <w:marTop w:val="0"/>
      <w:marBottom w:val="0"/>
      <w:divBdr>
        <w:top w:val="none" w:sz="0" w:space="0" w:color="auto"/>
        <w:left w:val="none" w:sz="0" w:space="0" w:color="auto"/>
        <w:bottom w:val="none" w:sz="0" w:space="0" w:color="auto"/>
        <w:right w:val="none" w:sz="0" w:space="0" w:color="auto"/>
      </w:divBdr>
    </w:div>
    <w:div w:id="395904919">
      <w:bodyDiv w:val="1"/>
      <w:marLeft w:val="0"/>
      <w:marRight w:val="0"/>
      <w:marTop w:val="0"/>
      <w:marBottom w:val="0"/>
      <w:divBdr>
        <w:top w:val="none" w:sz="0" w:space="0" w:color="auto"/>
        <w:left w:val="none" w:sz="0" w:space="0" w:color="auto"/>
        <w:bottom w:val="none" w:sz="0" w:space="0" w:color="auto"/>
        <w:right w:val="none" w:sz="0" w:space="0" w:color="auto"/>
      </w:divBdr>
    </w:div>
    <w:div w:id="396364184">
      <w:bodyDiv w:val="1"/>
      <w:marLeft w:val="0"/>
      <w:marRight w:val="0"/>
      <w:marTop w:val="0"/>
      <w:marBottom w:val="0"/>
      <w:divBdr>
        <w:top w:val="none" w:sz="0" w:space="0" w:color="auto"/>
        <w:left w:val="none" w:sz="0" w:space="0" w:color="auto"/>
        <w:bottom w:val="none" w:sz="0" w:space="0" w:color="auto"/>
        <w:right w:val="none" w:sz="0" w:space="0" w:color="auto"/>
      </w:divBdr>
    </w:div>
    <w:div w:id="396367269">
      <w:bodyDiv w:val="1"/>
      <w:marLeft w:val="0"/>
      <w:marRight w:val="0"/>
      <w:marTop w:val="0"/>
      <w:marBottom w:val="0"/>
      <w:divBdr>
        <w:top w:val="none" w:sz="0" w:space="0" w:color="auto"/>
        <w:left w:val="none" w:sz="0" w:space="0" w:color="auto"/>
        <w:bottom w:val="none" w:sz="0" w:space="0" w:color="auto"/>
        <w:right w:val="none" w:sz="0" w:space="0" w:color="auto"/>
      </w:divBdr>
    </w:div>
    <w:div w:id="396515423">
      <w:bodyDiv w:val="1"/>
      <w:marLeft w:val="0"/>
      <w:marRight w:val="0"/>
      <w:marTop w:val="0"/>
      <w:marBottom w:val="0"/>
      <w:divBdr>
        <w:top w:val="none" w:sz="0" w:space="0" w:color="auto"/>
        <w:left w:val="none" w:sz="0" w:space="0" w:color="auto"/>
        <w:bottom w:val="none" w:sz="0" w:space="0" w:color="auto"/>
        <w:right w:val="none" w:sz="0" w:space="0" w:color="auto"/>
      </w:divBdr>
    </w:div>
    <w:div w:id="396515929">
      <w:bodyDiv w:val="1"/>
      <w:marLeft w:val="0"/>
      <w:marRight w:val="0"/>
      <w:marTop w:val="0"/>
      <w:marBottom w:val="0"/>
      <w:divBdr>
        <w:top w:val="none" w:sz="0" w:space="0" w:color="auto"/>
        <w:left w:val="none" w:sz="0" w:space="0" w:color="auto"/>
        <w:bottom w:val="none" w:sz="0" w:space="0" w:color="auto"/>
        <w:right w:val="none" w:sz="0" w:space="0" w:color="auto"/>
      </w:divBdr>
    </w:div>
    <w:div w:id="396560083">
      <w:bodyDiv w:val="1"/>
      <w:marLeft w:val="0"/>
      <w:marRight w:val="0"/>
      <w:marTop w:val="0"/>
      <w:marBottom w:val="0"/>
      <w:divBdr>
        <w:top w:val="none" w:sz="0" w:space="0" w:color="auto"/>
        <w:left w:val="none" w:sz="0" w:space="0" w:color="auto"/>
        <w:bottom w:val="none" w:sz="0" w:space="0" w:color="auto"/>
        <w:right w:val="none" w:sz="0" w:space="0" w:color="auto"/>
      </w:divBdr>
    </w:div>
    <w:div w:id="396635205">
      <w:bodyDiv w:val="1"/>
      <w:marLeft w:val="0"/>
      <w:marRight w:val="0"/>
      <w:marTop w:val="0"/>
      <w:marBottom w:val="0"/>
      <w:divBdr>
        <w:top w:val="none" w:sz="0" w:space="0" w:color="auto"/>
        <w:left w:val="none" w:sz="0" w:space="0" w:color="auto"/>
        <w:bottom w:val="none" w:sz="0" w:space="0" w:color="auto"/>
        <w:right w:val="none" w:sz="0" w:space="0" w:color="auto"/>
      </w:divBdr>
    </w:div>
    <w:div w:id="396899961">
      <w:bodyDiv w:val="1"/>
      <w:marLeft w:val="0"/>
      <w:marRight w:val="0"/>
      <w:marTop w:val="0"/>
      <w:marBottom w:val="0"/>
      <w:divBdr>
        <w:top w:val="none" w:sz="0" w:space="0" w:color="auto"/>
        <w:left w:val="none" w:sz="0" w:space="0" w:color="auto"/>
        <w:bottom w:val="none" w:sz="0" w:space="0" w:color="auto"/>
        <w:right w:val="none" w:sz="0" w:space="0" w:color="auto"/>
      </w:divBdr>
    </w:div>
    <w:div w:id="396980300">
      <w:bodyDiv w:val="1"/>
      <w:marLeft w:val="0"/>
      <w:marRight w:val="0"/>
      <w:marTop w:val="0"/>
      <w:marBottom w:val="0"/>
      <w:divBdr>
        <w:top w:val="none" w:sz="0" w:space="0" w:color="auto"/>
        <w:left w:val="none" w:sz="0" w:space="0" w:color="auto"/>
        <w:bottom w:val="none" w:sz="0" w:space="0" w:color="auto"/>
        <w:right w:val="none" w:sz="0" w:space="0" w:color="auto"/>
      </w:divBdr>
    </w:div>
    <w:div w:id="397292218">
      <w:bodyDiv w:val="1"/>
      <w:marLeft w:val="0"/>
      <w:marRight w:val="0"/>
      <w:marTop w:val="0"/>
      <w:marBottom w:val="0"/>
      <w:divBdr>
        <w:top w:val="none" w:sz="0" w:space="0" w:color="auto"/>
        <w:left w:val="none" w:sz="0" w:space="0" w:color="auto"/>
        <w:bottom w:val="none" w:sz="0" w:space="0" w:color="auto"/>
        <w:right w:val="none" w:sz="0" w:space="0" w:color="auto"/>
      </w:divBdr>
    </w:div>
    <w:div w:id="397943422">
      <w:bodyDiv w:val="1"/>
      <w:marLeft w:val="0"/>
      <w:marRight w:val="0"/>
      <w:marTop w:val="0"/>
      <w:marBottom w:val="0"/>
      <w:divBdr>
        <w:top w:val="none" w:sz="0" w:space="0" w:color="auto"/>
        <w:left w:val="none" w:sz="0" w:space="0" w:color="auto"/>
        <w:bottom w:val="none" w:sz="0" w:space="0" w:color="auto"/>
        <w:right w:val="none" w:sz="0" w:space="0" w:color="auto"/>
      </w:divBdr>
    </w:div>
    <w:div w:id="398672217">
      <w:bodyDiv w:val="1"/>
      <w:marLeft w:val="0"/>
      <w:marRight w:val="0"/>
      <w:marTop w:val="0"/>
      <w:marBottom w:val="0"/>
      <w:divBdr>
        <w:top w:val="none" w:sz="0" w:space="0" w:color="auto"/>
        <w:left w:val="none" w:sz="0" w:space="0" w:color="auto"/>
        <w:bottom w:val="none" w:sz="0" w:space="0" w:color="auto"/>
        <w:right w:val="none" w:sz="0" w:space="0" w:color="auto"/>
      </w:divBdr>
    </w:div>
    <w:div w:id="398866467">
      <w:bodyDiv w:val="1"/>
      <w:marLeft w:val="0"/>
      <w:marRight w:val="0"/>
      <w:marTop w:val="0"/>
      <w:marBottom w:val="0"/>
      <w:divBdr>
        <w:top w:val="none" w:sz="0" w:space="0" w:color="auto"/>
        <w:left w:val="none" w:sz="0" w:space="0" w:color="auto"/>
        <w:bottom w:val="none" w:sz="0" w:space="0" w:color="auto"/>
        <w:right w:val="none" w:sz="0" w:space="0" w:color="auto"/>
      </w:divBdr>
    </w:div>
    <w:div w:id="399057608">
      <w:bodyDiv w:val="1"/>
      <w:marLeft w:val="0"/>
      <w:marRight w:val="0"/>
      <w:marTop w:val="0"/>
      <w:marBottom w:val="0"/>
      <w:divBdr>
        <w:top w:val="none" w:sz="0" w:space="0" w:color="auto"/>
        <w:left w:val="none" w:sz="0" w:space="0" w:color="auto"/>
        <w:bottom w:val="none" w:sz="0" w:space="0" w:color="auto"/>
        <w:right w:val="none" w:sz="0" w:space="0" w:color="auto"/>
      </w:divBdr>
    </w:div>
    <w:div w:id="399137379">
      <w:bodyDiv w:val="1"/>
      <w:marLeft w:val="0"/>
      <w:marRight w:val="0"/>
      <w:marTop w:val="0"/>
      <w:marBottom w:val="0"/>
      <w:divBdr>
        <w:top w:val="none" w:sz="0" w:space="0" w:color="auto"/>
        <w:left w:val="none" w:sz="0" w:space="0" w:color="auto"/>
        <w:bottom w:val="none" w:sz="0" w:space="0" w:color="auto"/>
        <w:right w:val="none" w:sz="0" w:space="0" w:color="auto"/>
      </w:divBdr>
    </w:div>
    <w:div w:id="399138017">
      <w:bodyDiv w:val="1"/>
      <w:marLeft w:val="0"/>
      <w:marRight w:val="0"/>
      <w:marTop w:val="0"/>
      <w:marBottom w:val="0"/>
      <w:divBdr>
        <w:top w:val="none" w:sz="0" w:space="0" w:color="auto"/>
        <w:left w:val="none" w:sz="0" w:space="0" w:color="auto"/>
        <w:bottom w:val="none" w:sz="0" w:space="0" w:color="auto"/>
        <w:right w:val="none" w:sz="0" w:space="0" w:color="auto"/>
      </w:divBdr>
    </w:div>
    <w:div w:id="399183244">
      <w:bodyDiv w:val="1"/>
      <w:marLeft w:val="0"/>
      <w:marRight w:val="0"/>
      <w:marTop w:val="0"/>
      <w:marBottom w:val="0"/>
      <w:divBdr>
        <w:top w:val="none" w:sz="0" w:space="0" w:color="auto"/>
        <w:left w:val="none" w:sz="0" w:space="0" w:color="auto"/>
        <w:bottom w:val="none" w:sz="0" w:space="0" w:color="auto"/>
        <w:right w:val="none" w:sz="0" w:space="0" w:color="auto"/>
      </w:divBdr>
    </w:div>
    <w:div w:id="399210026">
      <w:bodyDiv w:val="1"/>
      <w:marLeft w:val="0"/>
      <w:marRight w:val="0"/>
      <w:marTop w:val="0"/>
      <w:marBottom w:val="0"/>
      <w:divBdr>
        <w:top w:val="none" w:sz="0" w:space="0" w:color="auto"/>
        <w:left w:val="none" w:sz="0" w:space="0" w:color="auto"/>
        <w:bottom w:val="none" w:sz="0" w:space="0" w:color="auto"/>
        <w:right w:val="none" w:sz="0" w:space="0" w:color="auto"/>
      </w:divBdr>
    </w:div>
    <w:div w:id="399210730">
      <w:bodyDiv w:val="1"/>
      <w:marLeft w:val="0"/>
      <w:marRight w:val="0"/>
      <w:marTop w:val="0"/>
      <w:marBottom w:val="0"/>
      <w:divBdr>
        <w:top w:val="none" w:sz="0" w:space="0" w:color="auto"/>
        <w:left w:val="none" w:sz="0" w:space="0" w:color="auto"/>
        <w:bottom w:val="none" w:sz="0" w:space="0" w:color="auto"/>
        <w:right w:val="none" w:sz="0" w:space="0" w:color="auto"/>
      </w:divBdr>
    </w:div>
    <w:div w:id="399599967">
      <w:bodyDiv w:val="1"/>
      <w:marLeft w:val="0"/>
      <w:marRight w:val="0"/>
      <w:marTop w:val="0"/>
      <w:marBottom w:val="0"/>
      <w:divBdr>
        <w:top w:val="none" w:sz="0" w:space="0" w:color="auto"/>
        <w:left w:val="none" w:sz="0" w:space="0" w:color="auto"/>
        <w:bottom w:val="none" w:sz="0" w:space="0" w:color="auto"/>
        <w:right w:val="none" w:sz="0" w:space="0" w:color="auto"/>
      </w:divBdr>
    </w:div>
    <w:div w:id="399984349">
      <w:bodyDiv w:val="1"/>
      <w:marLeft w:val="0"/>
      <w:marRight w:val="0"/>
      <w:marTop w:val="0"/>
      <w:marBottom w:val="0"/>
      <w:divBdr>
        <w:top w:val="none" w:sz="0" w:space="0" w:color="auto"/>
        <w:left w:val="none" w:sz="0" w:space="0" w:color="auto"/>
        <w:bottom w:val="none" w:sz="0" w:space="0" w:color="auto"/>
        <w:right w:val="none" w:sz="0" w:space="0" w:color="auto"/>
      </w:divBdr>
    </w:div>
    <w:div w:id="400061541">
      <w:bodyDiv w:val="1"/>
      <w:marLeft w:val="0"/>
      <w:marRight w:val="0"/>
      <w:marTop w:val="0"/>
      <w:marBottom w:val="0"/>
      <w:divBdr>
        <w:top w:val="none" w:sz="0" w:space="0" w:color="auto"/>
        <w:left w:val="none" w:sz="0" w:space="0" w:color="auto"/>
        <w:bottom w:val="none" w:sz="0" w:space="0" w:color="auto"/>
        <w:right w:val="none" w:sz="0" w:space="0" w:color="auto"/>
      </w:divBdr>
    </w:div>
    <w:div w:id="400372538">
      <w:bodyDiv w:val="1"/>
      <w:marLeft w:val="0"/>
      <w:marRight w:val="0"/>
      <w:marTop w:val="0"/>
      <w:marBottom w:val="0"/>
      <w:divBdr>
        <w:top w:val="none" w:sz="0" w:space="0" w:color="auto"/>
        <w:left w:val="none" w:sz="0" w:space="0" w:color="auto"/>
        <w:bottom w:val="none" w:sz="0" w:space="0" w:color="auto"/>
        <w:right w:val="none" w:sz="0" w:space="0" w:color="auto"/>
      </w:divBdr>
    </w:div>
    <w:div w:id="400447414">
      <w:bodyDiv w:val="1"/>
      <w:marLeft w:val="0"/>
      <w:marRight w:val="0"/>
      <w:marTop w:val="0"/>
      <w:marBottom w:val="0"/>
      <w:divBdr>
        <w:top w:val="none" w:sz="0" w:space="0" w:color="auto"/>
        <w:left w:val="none" w:sz="0" w:space="0" w:color="auto"/>
        <w:bottom w:val="none" w:sz="0" w:space="0" w:color="auto"/>
        <w:right w:val="none" w:sz="0" w:space="0" w:color="auto"/>
      </w:divBdr>
    </w:div>
    <w:div w:id="400637814">
      <w:bodyDiv w:val="1"/>
      <w:marLeft w:val="0"/>
      <w:marRight w:val="0"/>
      <w:marTop w:val="0"/>
      <w:marBottom w:val="0"/>
      <w:divBdr>
        <w:top w:val="none" w:sz="0" w:space="0" w:color="auto"/>
        <w:left w:val="none" w:sz="0" w:space="0" w:color="auto"/>
        <w:bottom w:val="none" w:sz="0" w:space="0" w:color="auto"/>
        <w:right w:val="none" w:sz="0" w:space="0" w:color="auto"/>
      </w:divBdr>
    </w:div>
    <w:div w:id="400719084">
      <w:bodyDiv w:val="1"/>
      <w:marLeft w:val="0"/>
      <w:marRight w:val="0"/>
      <w:marTop w:val="0"/>
      <w:marBottom w:val="0"/>
      <w:divBdr>
        <w:top w:val="none" w:sz="0" w:space="0" w:color="auto"/>
        <w:left w:val="none" w:sz="0" w:space="0" w:color="auto"/>
        <w:bottom w:val="none" w:sz="0" w:space="0" w:color="auto"/>
        <w:right w:val="none" w:sz="0" w:space="0" w:color="auto"/>
      </w:divBdr>
    </w:div>
    <w:div w:id="400912276">
      <w:bodyDiv w:val="1"/>
      <w:marLeft w:val="0"/>
      <w:marRight w:val="0"/>
      <w:marTop w:val="0"/>
      <w:marBottom w:val="0"/>
      <w:divBdr>
        <w:top w:val="none" w:sz="0" w:space="0" w:color="auto"/>
        <w:left w:val="none" w:sz="0" w:space="0" w:color="auto"/>
        <w:bottom w:val="none" w:sz="0" w:space="0" w:color="auto"/>
        <w:right w:val="none" w:sz="0" w:space="0" w:color="auto"/>
      </w:divBdr>
    </w:div>
    <w:div w:id="400950712">
      <w:bodyDiv w:val="1"/>
      <w:marLeft w:val="0"/>
      <w:marRight w:val="0"/>
      <w:marTop w:val="0"/>
      <w:marBottom w:val="0"/>
      <w:divBdr>
        <w:top w:val="none" w:sz="0" w:space="0" w:color="auto"/>
        <w:left w:val="none" w:sz="0" w:space="0" w:color="auto"/>
        <w:bottom w:val="none" w:sz="0" w:space="0" w:color="auto"/>
        <w:right w:val="none" w:sz="0" w:space="0" w:color="auto"/>
      </w:divBdr>
    </w:div>
    <w:div w:id="401177893">
      <w:bodyDiv w:val="1"/>
      <w:marLeft w:val="0"/>
      <w:marRight w:val="0"/>
      <w:marTop w:val="0"/>
      <w:marBottom w:val="0"/>
      <w:divBdr>
        <w:top w:val="none" w:sz="0" w:space="0" w:color="auto"/>
        <w:left w:val="none" w:sz="0" w:space="0" w:color="auto"/>
        <w:bottom w:val="none" w:sz="0" w:space="0" w:color="auto"/>
        <w:right w:val="none" w:sz="0" w:space="0" w:color="auto"/>
      </w:divBdr>
    </w:div>
    <w:div w:id="401369360">
      <w:bodyDiv w:val="1"/>
      <w:marLeft w:val="0"/>
      <w:marRight w:val="0"/>
      <w:marTop w:val="0"/>
      <w:marBottom w:val="0"/>
      <w:divBdr>
        <w:top w:val="none" w:sz="0" w:space="0" w:color="auto"/>
        <w:left w:val="none" w:sz="0" w:space="0" w:color="auto"/>
        <w:bottom w:val="none" w:sz="0" w:space="0" w:color="auto"/>
        <w:right w:val="none" w:sz="0" w:space="0" w:color="auto"/>
      </w:divBdr>
    </w:div>
    <w:div w:id="401416805">
      <w:bodyDiv w:val="1"/>
      <w:marLeft w:val="0"/>
      <w:marRight w:val="0"/>
      <w:marTop w:val="0"/>
      <w:marBottom w:val="0"/>
      <w:divBdr>
        <w:top w:val="none" w:sz="0" w:space="0" w:color="auto"/>
        <w:left w:val="none" w:sz="0" w:space="0" w:color="auto"/>
        <w:bottom w:val="none" w:sz="0" w:space="0" w:color="auto"/>
        <w:right w:val="none" w:sz="0" w:space="0" w:color="auto"/>
      </w:divBdr>
    </w:div>
    <w:div w:id="401607671">
      <w:bodyDiv w:val="1"/>
      <w:marLeft w:val="0"/>
      <w:marRight w:val="0"/>
      <w:marTop w:val="0"/>
      <w:marBottom w:val="0"/>
      <w:divBdr>
        <w:top w:val="none" w:sz="0" w:space="0" w:color="auto"/>
        <w:left w:val="none" w:sz="0" w:space="0" w:color="auto"/>
        <w:bottom w:val="none" w:sz="0" w:space="0" w:color="auto"/>
        <w:right w:val="none" w:sz="0" w:space="0" w:color="auto"/>
      </w:divBdr>
    </w:div>
    <w:div w:id="401634828">
      <w:bodyDiv w:val="1"/>
      <w:marLeft w:val="0"/>
      <w:marRight w:val="0"/>
      <w:marTop w:val="0"/>
      <w:marBottom w:val="0"/>
      <w:divBdr>
        <w:top w:val="none" w:sz="0" w:space="0" w:color="auto"/>
        <w:left w:val="none" w:sz="0" w:space="0" w:color="auto"/>
        <w:bottom w:val="none" w:sz="0" w:space="0" w:color="auto"/>
        <w:right w:val="none" w:sz="0" w:space="0" w:color="auto"/>
      </w:divBdr>
    </w:div>
    <w:div w:id="401682133">
      <w:bodyDiv w:val="1"/>
      <w:marLeft w:val="0"/>
      <w:marRight w:val="0"/>
      <w:marTop w:val="0"/>
      <w:marBottom w:val="0"/>
      <w:divBdr>
        <w:top w:val="none" w:sz="0" w:space="0" w:color="auto"/>
        <w:left w:val="none" w:sz="0" w:space="0" w:color="auto"/>
        <w:bottom w:val="none" w:sz="0" w:space="0" w:color="auto"/>
        <w:right w:val="none" w:sz="0" w:space="0" w:color="auto"/>
      </w:divBdr>
    </w:div>
    <w:div w:id="401757613">
      <w:bodyDiv w:val="1"/>
      <w:marLeft w:val="0"/>
      <w:marRight w:val="0"/>
      <w:marTop w:val="0"/>
      <w:marBottom w:val="0"/>
      <w:divBdr>
        <w:top w:val="none" w:sz="0" w:space="0" w:color="auto"/>
        <w:left w:val="none" w:sz="0" w:space="0" w:color="auto"/>
        <w:bottom w:val="none" w:sz="0" w:space="0" w:color="auto"/>
        <w:right w:val="none" w:sz="0" w:space="0" w:color="auto"/>
      </w:divBdr>
    </w:div>
    <w:div w:id="402144734">
      <w:bodyDiv w:val="1"/>
      <w:marLeft w:val="0"/>
      <w:marRight w:val="0"/>
      <w:marTop w:val="0"/>
      <w:marBottom w:val="0"/>
      <w:divBdr>
        <w:top w:val="none" w:sz="0" w:space="0" w:color="auto"/>
        <w:left w:val="none" w:sz="0" w:space="0" w:color="auto"/>
        <w:bottom w:val="none" w:sz="0" w:space="0" w:color="auto"/>
        <w:right w:val="none" w:sz="0" w:space="0" w:color="auto"/>
      </w:divBdr>
    </w:div>
    <w:div w:id="402222835">
      <w:bodyDiv w:val="1"/>
      <w:marLeft w:val="0"/>
      <w:marRight w:val="0"/>
      <w:marTop w:val="0"/>
      <w:marBottom w:val="0"/>
      <w:divBdr>
        <w:top w:val="none" w:sz="0" w:space="0" w:color="auto"/>
        <w:left w:val="none" w:sz="0" w:space="0" w:color="auto"/>
        <w:bottom w:val="none" w:sz="0" w:space="0" w:color="auto"/>
        <w:right w:val="none" w:sz="0" w:space="0" w:color="auto"/>
      </w:divBdr>
    </w:div>
    <w:div w:id="402291582">
      <w:bodyDiv w:val="1"/>
      <w:marLeft w:val="0"/>
      <w:marRight w:val="0"/>
      <w:marTop w:val="0"/>
      <w:marBottom w:val="0"/>
      <w:divBdr>
        <w:top w:val="none" w:sz="0" w:space="0" w:color="auto"/>
        <w:left w:val="none" w:sz="0" w:space="0" w:color="auto"/>
        <w:bottom w:val="none" w:sz="0" w:space="0" w:color="auto"/>
        <w:right w:val="none" w:sz="0" w:space="0" w:color="auto"/>
      </w:divBdr>
    </w:div>
    <w:div w:id="402720767">
      <w:bodyDiv w:val="1"/>
      <w:marLeft w:val="0"/>
      <w:marRight w:val="0"/>
      <w:marTop w:val="0"/>
      <w:marBottom w:val="0"/>
      <w:divBdr>
        <w:top w:val="none" w:sz="0" w:space="0" w:color="auto"/>
        <w:left w:val="none" w:sz="0" w:space="0" w:color="auto"/>
        <w:bottom w:val="none" w:sz="0" w:space="0" w:color="auto"/>
        <w:right w:val="none" w:sz="0" w:space="0" w:color="auto"/>
      </w:divBdr>
    </w:div>
    <w:div w:id="402946811">
      <w:bodyDiv w:val="1"/>
      <w:marLeft w:val="0"/>
      <w:marRight w:val="0"/>
      <w:marTop w:val="0"/>
      <w:marBottom w:val="0"/>
      <w:divBdr>
        <w:top w:val="none" w:sz="0" w:space="0" w:color="auto"/>
        <w:left w:val="none" w:sz="0" w:space="0" w:color="auto"/>
        <w:bottom w:val="none" w:sz="0" w:space="0" w:color="auto"/>
        <w:right w:val="none" w:sz="0" w:space="0" w:color="auto"/>
      </w:divBdr>
    </w:div>
    <w:div w:id="402987615">
      <w:bodyDiv w:val="1"/>
      <w:marLeft w:val="0"/>
      <w:marRight w:val="0"/>
      <w:marTop w:val="0"/>
      <w:marBottom w:val="0"/>
      <w:divBdr>
        <w:top w:val="none" w:sz="0" w:space="0" w:color="auto"/>
        <w:left w:val="none" w:sz="0" w:space="0" w:color="auto"/>
        <w:bottom w:val="none" w:sz="0" w:space="0" w:color="auto"/>
        <w:right w:val="none" w:sz="0" w:space="0" w:color="auto"/>
      </w:divBdr>
    </w:div>
    <w:div w:id="403065402">
      <w:bodyDiv w:val="1"/>
      <w:marLeft w:val="0"/>
      <w:marRight w:val="0"/>
      <w:marTop w:val="0"/>
      <w:marBottom w:val="0"/>
      <w:divBdr>
        <w:top w:val="none" w:sz="0" w:space="0" w:color="auto"/>
        <w:left w:val="none" w:sz="0" w:space="0" w:color="auto"/>
        <w:bottom w:val="none" w:sz="0" w:space="0" w:color="auto"/>
        <w:right w:val="none" w:sz="0" w:space="0" w:color="auto"/>
      </w:divBdr>
    </w:div>
    <w:div w:id="403141414">
      <w:bodyDiv w:val="1"/>
      <w:marLeft w:val="0"/>
      <w:marRight w:val="0"/>
      <w:marTop w:val="0"/>
      <w:marBottom w:val="0"/>
      <w:divBdr>
        <w:top w:val="none" w:sz="0" w:space="0" w:color="auto"/>
        <w:left w:val="none" w:sz="0" w:space="0" w:color="auto"/>
        <w:bottom w:val="none" w:sz="0" w:space="0" w:color="auto"/>
        <w:right w:val="none" w:sz="0" w:space="0" w:color="auto"/>
      </w:divBdr>
    </w:div>
    <w:div w:id="403189722">
      <w:bodyDiv w:val="1"/>
      <w:marLeft w:val="0"/>
      <w:marRight w:val="0"/>
      <w:marTop w:val="0"/>
      <w:marBottom w:val="0"/>
      <w:divBdr>
        <w:top w:val="none" w:sz="0" w:space="0" w:color="auto"/>
        <w:left w:val="none" w:sz="0" w:space="0" w:color="auto"/>
        <w:bottom w:val="none" w:sz="0" w:space="0" w:color="auto"/>
        <w:right w:val="none" w:sz="0" w:space="0" w:color="auto"/>
      </w:divBdr>
    </w:div>
    <w:div w:id="403265216">
      <w:bodyDiv w:val="1"/>
      <w:marLeft w:val="0"/>
      <w:marRight w:val="0"/>
      <w:marTop w:val="0"/>
      <w:marBottom w:val="0"/>
      <w:divBdr>
        <w:top w:val="none" w:sz="0" w:space="0" w:color="auto"/>
        <w:left w:val="none" w:sz="0" w:space="0" w:color="auto"/>
        <w:bottom w:val="none" w:sz="0" w:space="0" w:color="auto"/>
        <w:right w:val="none" w:sz="0" w:space="0" w:color="auto"/>
      </w:divBdr>
    </w:div>
    <w:div w:id="403721384">
      <w:bodyDiv w:val="1"/>
      <w:marLeft w:val="0"/>
      <w:marRight w:val="0"/>
      <w:marTop w:val="0"/>
      <w:marBottom w:val="0"/>
      <w:divBdr>
        <w:top w:val="none" w:sz="0" w:space="0" w:color="auto"/>
        <w:left w:val="none" w:sz="0" w:space="0" w:color="auto"/>
        <w:bottom w:val="none" w:sz="0" w:space="0" w:color="auto"/>
        <w:right w:val="none" w:sz="0" w:space="0" w:color="auto"/>
      </w:divBdr>
    </w:div>
    <w:div w:id="403769851">
      <w:bodyDiv w:val="1"/>
      <w:marLeft w:val="0"/>
      <w:marRight w:val="0"/>
      <w:marTop w:val="0"/>
      <w:marBottom w:val="0"/>
      <w:divBdr>
        <w:top w:val="none" w:sz="0" w:space="0" w:color="auto"/>
        <w:left w:val="none" w:sz="0" w:space="0" w:color="auto"/>
        <w:bottom w:val="none" w:sz="0" w:space="0" w:color="auto"/>
        <w:right w:val="none" w:sz="0" w:space="0" w:color="auto"/>
      </w:divBdr>
    </w:div>
    <w:div w:id="403793714">
      <w:bodyDiv w:val="1"/>
      <w:marLeft w:val="0"/>
      <w:marRight w:val="0"/>
      <w:marTop w:val="0"/>
      <w:marBottom w:val="0"/>
      <w:divBdr>
        <w:top w:val="none" w:sz="0" w:space="0" w:color="auto"/>
        <w:left w:val="none" w:sz="0" w:space="0" w:color="auto"/>
        <w:bottom w:val="none" w:sz="0" w:space="0" w:color="auto"/>
        <w:right w:val="none" w:sz="0" w:space="0" w:color="auto"/>
      </w:divBdr>
    </w:div>
    <w:div w:id="403918004">
      <w:bodyDiv w:val="1"/>
      <w:marLeft w:val="0"/>
      <w:marRight w:val="0"/>
      <w:marTop w:val="0"/>
      <w:marBottom w:val="0"/>
      <w:divBdr>
        <w:top w:val="none" w:sz="0" w:space="0" w:color="auto"/>
        <w:left w:val="none" w:sz="0" w:space="0" w:color="auto"/>
        <w:bottom w:val="none" w:sz="0" w:space="0" w:color="auto"/>
        <w:right w:val="none" w:sz="0" w:space="0" w:color="auto"/>
      </w:divBdr>
    </w:div>
    <w:div w:id="403988841">
      <w:bodyDiv w:val="1"/>
      <w:marLeft w:val="0"/>
      <w:marRight w:val="0"/>
      <w:marTop w:val="0"/>
      <w:marBottom w:val="0"/>
      <w:divBdr>
        <w:top w:val="none" w:sz="0" w:space="0" w:color="auto"/>
        <w:left w:val="none" w:sz="0" w:space="0" w:color="auto"/>
        <w:bottom w:val="none" w:sz="0" w:space="0" w:color="auto"/>
        <w:right w:val="none" w:sz="0" w:space="0" w:color="auto"/>
      </w:divBdr>
    </w:div>
    <w:div w:id="403996289">
      <w:bodyDiv w:val="1"/>
      <w:marLeft w:val="0"/>
      <w:marRight w:val="0"/>
      <w:marTop w:val="0"/>
      <w:marBottom w:val="0"/>
      <w:divBdr>
        <w:top w:val="none" w:sz="0" w:space="0" w:color="auto"/>
        <w:left w:val="none" w:sz="0" w:space="0" w:color="auto"/>
        <w:bottom w:val="none" w:sz="0" w:space="0" w:color="auto"/>
        <w:right w:val="none" w:sz="0" w:space="0" w:color="auto"/>
      </w:divBdr>
    </w:div>
    <w:div w:id="404493745">
      <w:bodyDiv w:val="1"/>
      <w:marLeft w:val="0"/>
      <w:marRight w:val="0"/>
      <w:marTop w:val="0"/>
      <w:marBottom w:val="0"/>
      <w:divBdr>
        <w:top w:val="none" w:sz="0" w:space="0" w:color="auto"/>
        <w:left w:val="none" w:sz="0" w:space="0" w:color="auto"/>
        <w:bottom w:val="none" w:sz="0" w:space="0" w:color="auto"/>
        <w:right w:val="none" w:sz="0" w:space="0" w:color="auto"/>
      </w:divBdr>
    </w:div>
    <w:div w:id="404499304">
      <w:bodyDiv w:val="1"/>
      <w:marLeft w:val="0"/>
      <w:marRight w:val="0"/>
      <w:marTop w:val="0"/>
      <w:marBottom w:val="0"/>
      <w:divBdr>
        <w:top w:val="none" w:sz="0" w:space="0" w:color="auto"/>
        <w:left w:val="none" w:sz="0" w:space="0" w:color="auto"/>
        <w:bottom w:val="none" w:sz="0" w:space="0" w:color="auto"/>
        <w:right w:val="none" w:sz="0" w:space="0" w:color="auto"/>
      </w:divBdr>
    </w:div>
    <w:div w:id="404717475">
      <w:bodyDiv w:val="1"/>
      <w:marLeft w:val="0"/>
      <w:marRight w:val="0"/>
      <w:marTop w:val="0"/>
      <w:marBottom w:val="0"/>
      <w:divBdr>
        <w:top w:val="none" w:sz="0" w:space="0" w:color="auto"/>
        <w:left w:val="none" w:sz="0" w:space="0" w:color="auto"/>
        <w:bottom w:val="none" w:sz="0" w:space="0" w:color="auto"/>
        <w:right w:val="none" w:sz="0" w:space="0" w:color="auto"/>
      </w:divBdr>
    </w:div>
    <w:div w:id="404841195">
      <w:bodyDiv w:val="1"/>
      <w:marLeft w:val="0"/>
      <w:marRight w:val="0"/>
      <w:marTop w:val="0"/>
      <w:marBottom w:val="0"/>
      <w:divBdr>
        <w:top w:val="none" w:sz="0" w:space="0" w:color="auto"/>
        <w:left w:val="none" w:sz="0" w:space="0" w:color="auto"/>
        <w:bottom w:val="none" w:sz="0" w:space="0" w:color="auto"/>
        <w:right w:val="none" w:sz="0" w:space="0" w:color="auto"/>
      </w:divBdr>
    </w:div>
    <w:div w:id="405224014">
      <w:bodyDiv w:val="1"/>
      <w:marLeft w:val="0"/>
      <w:marRight w:val="0"/>
      <w:marTop w:val="0"/>
      <w:marBottom w:val="0"/>
      <w:divBdr>
        <w:top w:val="none" w:sz="0" w:space="0" w:color="auto"/>
        <w:left w:val="none" w:sz="0" w:space="0" w:color="auto"/>
        <w:bottom w:val="none" w:sz="0" w:space="0" w:color="auto"/>
        <w:right w:val="none" w:sz="0" w:space="0" w:color="auto"/>
      </w:divBdr>
    </w:div>
    <w:div w:id="405341708">
      <w:bodyDiv w:val="1"/>
      <w:marLeft w:val="0"/>
      <w:marRight w:val="0"/>
      <w:marTop w:val="0"/>
      <w:marBottom w:val="0"/>
      <w:divBdr>
        <w:top w:val="none" w:sz="0" w:space="0" w:color="auto"/>
        <w:left w:val="none" w:sz="0" w:space="0" w:color="auto"/>
        <w:bottom w:val="none" w:sz="0" w:space="0" w:color="auto"/>
        <w:right w:val="none" w:sz="0" w:space="0" w:color="auto"/>
      </w:divBdr>
    </w:div>
    <w:div w:id="405346896">
      <w:bodyDiv w:val="1"/>
      <w:marLeft w:val="0"/>
      <w:marRight w:val="0"/>
      <w:marTop w:val="0"/>
      <w:marBottom w:val="0"/>
      <w:divBdr>
        <w:top w:val="none" w:sz="0" w:space="0" w:color="auto"/>
        <w:left w:val="none" w:sz="0" w:space="0" w:color="auto"/>
        <w:bottom w:val="none" w:sz="0" w:space="0" w:color="auto"/>
        <w:right w:val="none" w:sz="0" w:space="0" w:color="auto"/>
      </w:divBdr>
    </w:div>
    <w:div w:id="406071220">
      <w:bodyDiv w:val="1"/>
      <w:marLeft w:val="0"/>
      <w:marRight w:val="0"/>
      <w:marTop w:val="0"/>
      <w:marBottom w:val="0"/>
      <w:divBdr>
        <w:top w:val="none" w:sz="0" w:space="0" w:color="auto"/>
        <w:left w:val="none" w:sz="0" w:space="0" w:color="auto"/>
        <w:bottom w:val="none" w:sz="0" w:space="0" w:color="auto"/>
        <w:right w:val="none" w:sz="0" w:space="0" w:color="auto"/>
      </w:divBdr>
    </w:div>
    <w:div w:id="406076836">
      <w:bodyDiv w:val="1"/>
      <w:marLeft w:val="0"/>
      <w:marRight w:val="0"/>
      <w:marTop w:val="0"/>
      <w:marBottom w:val="0"/>
      <w:divBdr>
        <w:top w:val="none" w:sz="0" w:space="0" w:color="auto"/>
        <w:left w:val="none" w:sz="0" w:space="0" w:color="auto"/>
        <w:bottom w:val="none" w:sz="0" w:space="0" w:color="auto"/>
        <w:right w:val="none" w:sz="0" w:space="0" w:color="auto"/>
      </w:divBdr>
    </w:div>
    <w:div w:id="406269009">
      <w:bodyDiv w:val="1"/>
      <w:marLeft w:val="0"/>
      <w:marRight w:val="0"/>
      <w:marTop w:val="0"/>
      <w:marBottom w:val="0"/>
      <w:divBdr>
        <w:top w:val="none" w:sz="0" w:space="0" w:color="auto"/>
        <w:left w:val="none" w:sz="0" w:space="0" w:color="auto"/>
        <w:bottom w:val="none" w:sz="0" w:space="0" w:color="auto"/>
        <w:right w:val="none" w:sz="0" w:space="0" w:color="auto"/>
      </w:divBdr>
    </w:div>
    <w:div w:id="406460770">
      <w:bodyDiv w:val="1"/>
      <w:marLeft w:val="0"/>
      <w:marRight w:val="0"/>
      <w:marTop w:val="0"/>
      <w:marBottom w:val="0"/>
      <w:divBdr>
        <w:top w:val="none" w:sz="0" w:space="0" w:color="auto"/>
        <w:left w:val="none" w:sz="0" w:space="0" w:color="auto"/>
        <w:bottom w:val="none" w:sz="0" w:space="0" w:color="auto"/>
        <w:right w:val="none" w:sz="0" w:space="0" w:color="auto"/>
      </w:divBdr>
    </w:div>
    <w:div w:id="406465414">
      <w:bodyDiv w:val="1"/>
      <w:marLeft w:val="0"/>
      <w:marRight w:val="0"/>
      <w:marTop w:val="0"/>
      <w:marBottom w:val="0"/>
      <w:divBdr>
        <w:top w:val="none" w:sz="0" w:space="0" w:color="auto"/>
        <w:left w:val="none" w:sz="0" w:space="0" w:color="auto"/>
        <w:bottom w:val="none" w:sz="0" w:space="0" w:color="auto"/>
        <w:right w:val="none" w:sz="0" w:space="0" w:color="auto"/>
      </w:divBdr>
    </w:div>
    <w:div w:id="406810838">
      <w:bodyDiv w:val="1"/>
      <w:marLeft w:val="0"/>
      <w:marRight w:val="0"/>
      <w:marTop w:val="0"/>
      <w:marBottom w:val="0"/>
      <w:divBdr>
        <w:top w:val="none" w:sz="0" w:space="0" w:color="auto"/>
        <w:left w:val="none" w:sz="0" w:space="0" w:color="auto"/>
        <w:bottom w:val="none" w:sz="0" w:space="0" w:color="auto"/>
        <w:right w:val="none" w:sz="0" w:space="0" w:color="auto"/>
      </w:divBdr>
    </w:div>
    <w:div w:id="406879099">
      <w:bodyDiv w:val="1"/>
      <w:marLeft w:val="0"/>
      <w:marRight w:val="0"/>
      <w:marTop w:val="0"/>
      <w:marBottom w:val="0"/>
      <w:divBdr>
        <w:top w:val="none" w:sz="0" w:space="0" w:color="auto"/>
        <w:left w:val="none" w:sz="0" w:space="0" w:color="auto"/>
        <w:bottom w:val="none" w:sz="0" w:space="0" w:color="auto"/>
        <w:right w:val="none" w:sz="0" w:space="0" w:color="auto"/>
      </w:divBdr>
    </w:div>
    <w:div w:id="407383578">
      <w:bodyDiv w:val="1"/>
      <w:marLeft w:val="0"/>
      <w:marRight w:val="0"/>
      <w:marTop w:val="0"/>
      <w:marBottom w:val="0"/>
      <w:divBdr>
        <w:top w:val="none" w:sz="0" w:space="0" w:color="auto"/>
        <w:left w:val="none" w:sz="0" w:space="0" w:color="auto"/>
        <w:bottom w:val="none" w:sz="0" w:space="0" w:color="auto"/>
        <w:right w:val="none" w:sz="0" w:space="0" w:color="auto"/>
      </w:divBdr>
    </w:div>
    <w:div w:id="407460075">
      <w:bodyDiv w:val="1"/>
      <w:marLeft w:val="0"/>
      <w:marRight w:val="0"/>
      <w:marTop w:val="0"/>
      <w:marBottom w:val="0"/>
      <w:divBdr>
        <w:top w:val="none" w:sz="0" w:space="0" w:color="auto"/>
        <w:left w:val="none" w:sz="0" w:space="0" w:color="auto"/>
        <w:bottom w:val="none" w:sz="0" w:space="0" w:color="auto"/>
        <w:right w:val="none" w:sz="0" w:space="0" w:color="auto"/>
      </w:divBdr>
    </w:div>
    <w:div w:id="407463387">
      <w:bodyDiv w:val="1"/>
      <w:marLeft w:val="0"/>
      <w:marRight w:val="0"/>
      <w:marTop w:val="0"/>
      <w:marBottom w:val="0"/>
      <w:divBdr>
        <w:top w:val="none" w:sz="0" w:space="0" w:color="auto"/>
        <w:left w:val="none" w:sz="0" w:space="0" w:color="auto"/>
        <w:bottom w:val="none" w:sz="0" w:space="0" w:color="auto"/>
        <w:right w:val="none" w:sz="0" w:space="0" w:color="auto"/>
      </w:divBdr>
    </w:div>
    <w:div w:id="407508535">
      <w:bodyDiv w:val="1"/>
      <w:marLeft w:val="0"/>
      <w:marRight w:val="0"/>
      <w:marTop w:val="0"/>
      <w:marBottom w:val="0"/>
      <w:divBdr>
        <w:top w:val="none" w:sz="0" w:space="0" w:color="auto"/>
        <w:left w:val="none" w:sz="0" w:space="0" w:color="auto"/>
        <w:bottom w:val="none" w:sz="0" w:space="0" w:color="auto"/>
        <w:right w:val="none" w:sz="0" w:space="0" w:color="auto"/>
      </w:divBdr>
    </w:div>
    <w:div w:id="407531879">
      <w:bodyDiv w:val="1"/>
      <w:marLeft w:val="0"/>
      <w:marRight w:val="0"/>
      <w:marTop w:val="0"/>
      <w:marBottom w:val="0"/>
      <w:divBdr>
        <w:top w:val="none" w:sz="0" w:space="0" w:color="auto"/>
        <w:left w:val="none" w:sz="0" w:space="0" w:color="auto"/>
        <w:bottom w:val="none" w:sz="0" w:space="0" w:color="auto"/>
        <w:right w:val="none" w:sz="0" w:space="0" w:color="auto"/>
      </w:divBdr>
    </w:div>
    <w:div w:id="407768890">
      <w:bodyDiv w:val="1"/>
      <w:marLeft w:val="0"/>
      <w:marRight w:val="0"/>
      <w:marTop w:val="0"/>
      <w:marBottom w:val="0"/>
      <w:divBdr>
        <w:top w:val="none" w:sz="0" w:space="0" w:color="auto"/>
        <w:left w:val="none" w:sz="0" w:space="0" w:color="auto"/>
        <w:bottom w:val="none" w:sz="0" w:space="0" w:color="auto"/>
        <w:right w:val="none" w:sz="0" w:space="0" w:color="auto"/>
      </w:divBdr>
    </w:div>
    <w:div w:id="407847014">
      <w:bodyDiv w:val="1"/>
      <w:marLeft w:val="0"/>
      <w:marRight w:val="0"/>
      <w:marTop w:val="0"/>
      <w:marBottom w:val="0"/>
      <w:divBdr>
        <w:top w:val="none" w:sz="0" w:space="0" w:color="auto"/>
        <w:left w:val="none" w:sz="0" w:space="0" w:color="auto"/>
        <w:bottom w:val="none" w:sz="0" w:space="0" w:color="auto"/>
        <w:right w:val="none" w:sz="0" w:space="0" w:color="auto"/>
      </w:divBdr>
    </w:div>
    <w:div w:id="407919072">
      <w:bodyDiv w:val="1"/>
      <w:marLeft w:val="0"/>
      <w:marRight w:val="0"/>
      <w:marTop w:val="0"/>
      <w:marBottom w:val="0"/>
      <w:divBdr>
        <w:top w:val="none" w:sz="0" w:space="0" w:color="auto"/>
        <w:left w:val="none" w:sz="0" w:space="0" w:color="auto"/>
        <w:bottom w:val="none" w:sz="0" w:space="0" w:color="auto"/>
        <w:right w:val="none" w:sz="0" w:space="0" w:color="auto"/>
      </w:divBdr>
    </w:div>
    <w:div w:id="408236122">
      <w:bodyDiv w:val="1"/>
      <w:marLeft w:val="0"/>
      <w:marRight w:val="0"/>
      <w:marTop w:val="0"/>
      <w:marBottom w:val="0"/>
      <w:divBdr>
        <w:top w:val="none" w:sz="0" w:space="0" w:color="auto"/>
        <w:left w:val="none" w:sz="0" w:space="0" w:color="auto"/>
        <w:bottom w:val="none" w:sz="0" w:space="0" w:color="auto"/>
        <w:right w:val="none" w:sz="0" w:space="0" w:color="auto"/>
      </w:divBdr>
    </w:div>
    <w:div w:id="408313246">
      <w:bodyDiv w:val="1"/>
      <w:marLeft w:val="0"/>
      <w:marRight w:val="0"/>
      <w:marTop w:val="0"/>
      <w:marBottom w:val="0"/>
      <w:divBdr>
        <w:top w:val="none" w:sz="0" w:space="0" w:color="auto"/>
        <w:left w:val="none" w:sz="0" w:space="0" w:color="auto"/>
        <w:bottom w:val="none" w:sz="0" w:space="0" w:color="auto"/>
        <w:right w:val="none" w:sz="0" w:space="0" w:color="auto"/>
      </w:divBdr>
    </w:div>
    <w:div w:id="408505059">
      <w:bodyDiv w:val="1"/>
      <w:marLeft w:val="0"/>
      <w:marRight w:val="0"/>
      <w:marTop w:val="0"/>
      <w:marBottom w:val="0"/>
      <w:divBdr>
        <w:top w:val="none" w:sz="0" w:space="0" w:color="auto"/>
        <w:left w:val="none" w:sz="0" w:space="0" w:color="auto"/>
        <w:bottom w:val="none" w:sz="0" w:space="0" w:color="auto"/>
        <w:right w:val="none" w:sz="0" w:space="0" w:color="auto"/>
      </w:divBdr>
    </w:div>
    <w:div w:id="408622270">
      <w:bodyDiv w:val="1"/>
      <w:marLeft w:val="0"/>
      <w:marRight w:val="0"/>
      <w:marTop w:val="0"/>
      <w:marBottom w:val="0"/>
      <w:divBdr>
        <w:top w:val="none" w:sz="0" w:space="0" w:color="auto"/>
        <w:left w:val="none" w:sz="0" w:space="0" w:color="auto"/>
        <w:bottom w:val="none" w:sz="0" w:space="0" w:color="auto"/>
        <w:right w:val="none" w:sz="0" w:space="0" w:color="auto"/>
      </w:divBdr>
    </w:div>
    <w:div w:id="408693739">
      <w:bodyDiv w:val="1"/>
      <w:marLeft w:val="0"/>
      <w:marRight w:val="0"/>
      <w:marTop w:val="0"/>
      <w:marBottom w:val="0"/>
      <w:divBdr>
        <w:top w:val="none" w:sz="0" w:space="0" w:color="auto"/>
        <w:left w:val="none" w:sz="0" w:space="0" w:color="auto"/>
        <w:bottom w:val="none" w:sz="0" w:space="0" w:color="auto"/>
        <w:right w:val="none" w:sz="0" w:space="0" w:color="auto"/>
      </w:divBdr>
    </w:div>
    <w:div w:id="408886151">
      <w:bodyDiv w:val="1"/>
      <w:marLeft w:val="0"/>
      <w:marRight w:val="0"/>
      <w:marTop w:val="0"/>
      <w:marBottom w:val="0"/>
      <w:divBdr>
        <w:top w:val="none" w:sz="0" w:space="0" w:color="auto"/>
        <w:left w:val="none" w:sz="0" w:space="0" w:color="auto"/>
        <w:bottom w:val="none" w:sz="0" w:space="0" w:color="auto"/>
        <w:right w:val="none" w:sz="0" w:space="0" w:color="auto"/>
      </w:divBdr>
    </w:div>
    <w:div w:id="408963172">
      <w:bodyDiv w:val="1"/>
      <w:marLeft w:val="0"/>
      <w:marRight w:val="0"/>
      <w:marTop w:val="0"/>
      <w:marBottom w:val="0"/>
      <w:divBdr>
        <w:top w:val="none" w:sz="0" w:space="0" w:color="auto"/>
        <w:left w:val="none" w:sz="0" w:space="0" w:color="auto"/>
        <w:bottom w:val="none" w:sz="0" w:space="0" w:color="auto"/>
        <w:right w:val="none" w:sz="0" w:space="0" w:color="auto"/>
      </w:divBdr>
    </w:div>
    <w:div w:id="409666058">
      <w:bodyDiv w:val="1"/>
      <w:marLeft w:val="0"/>
      <w:marRight w:val="0"/>
      <w:marTop w:val="0"/>
      <w:marBottom w:val="0"/>
      <w:divBdr>
        <w:top w:val="none" w:sz="0" w:space="0" w:color="auto"/>
        <w:left w:val="none" w:sz="0" w:space="0" w:color="auto"/>
        <w:bottom w:val="none" w:sz="0" w:space="0" w:color="auto"/>
        <w:right w:val="none" w:sz="0" w:space="0" w:color="auto"/>
      </w:divBdr>
    </w:div>
    <w:div w:id="409696432">
      <w:bodyDiv w:val="1"/>
      <w:marLeft w:val="0"/>
      <w:marRight w:val="0"/>
      <w:marTop w:val="0"/>
      <w:marBottom w:val="0"/>
      <w:divBdr>
        <w:top w:val="none" w:sz="0" w:space="0" w:color="auto"/>
        <w:left w:val="none" w:sz="0" w:space="0" w:color="auto"/>
        <w:bottom w:val="none" w:sz="0" w:space="0" w:color="auto"/>
        <w:right w:val="none" w:sz="0" w:space="0" w:color="auto"/>
      </w:divBdr>
    </w:div>
    <w:div w:id="409740075">
      <w:bodyDiv w:val="1"/>
      <w:marLeft w:val="0"/>
      <w:marRight w:val="0"/>
      <w:marTop w:val="0"/>
      <w:marBottom w:val="0"/>
      <w:divBdr>
        <w:top w:val="none" w:sz="0" w:space="0" w:color="auto"/>
        <w:left w:val="none" w:sz="0" w:space="0" w:color="auto"/>
        <w:bottom w:val="none" w:sz="0" w:space="0" w:color="auto"/>
        <w:right w:val="none" w:sz="0" w:space="0" w:color="auto"/>
      </w:divBdr>
    </w:div>
    <w:div w:id="410087042">
      <w:bodyDiv w:val="1"/>
      <w:marLeft w:val="0"/>
      <w:marRight w:val="0"/>
      <w:marTop w:val="0"/>
      <w:marBottom w:val="0"/>
      <w:divBdr>
        <w:top w:val="none" w:sz="0" w:space="0" w:color="auto"/>
        <w:left w:val="none" w:sz="0" w:space="0" w:color="auto"/>
        <w:bottom w:val="none" w:sz="0" w:space="0" w:color="auto"/>
        <w:right w:val="none" w:sz="0" w:space="0" w:color="auto"/>
      </w:divBdr>
    </w:div>
    <w:div w:id="410199774">
      <w:bodyDiv w:val="1"/>
      <w:marLeft w:val="0"/>
      <w:marRight w:val="0"/>
      <w:marTop w:val="0"/>
      <w:marBottom w:val="0"/>
      <w:divBdr>
        <w:top w:val="none" w:sz="0" w:space="0" w:color="auto"/>
        <w:left w:val="none" w:sz="0" w:space="0" w:color="auto"/>
        <w:bottom w:val="none" w:sz="0" w:space="0" w:color="auto"/>
        <w:right w:val="none" w:sz="0" w:space="0" w:color="auto"/>
      </w:divBdr>
    </w:div>
    <w:div w:id="410277851">
      <w:bodyDiv w:val="1"/>
      <w:marLeft w:val="0"/>
      <w:marRight w:val="0"/>
      <w:marTop w:val="0"/>
      <w:marBottom w:val="0"/>
      <w:divBdr>
        <w:top w:val="none" w:sz="0" w:space="0" w:color="auto"/>
        <w:left w:val="none" w:sz="0" w:space="0" w:color="auto"/>
        <w:bottom w:val="none" w:sz="0" w:space="0" w:color="auto"/>
        <w:right w:val="none" w:sz="0" w:space="0" w:color="auto"/>
      </w:divBdr>
    </w:div>
    <w:div w:id="410322340">
      <w:bodyDiv w:val="1"/>
      <w:marLeft w:val="0"/>
      <w:marRight w:val="0"/>
      <w:marTop w:val="0"/>
      <w:marBottom w:val="0"/>
      <w:divBdr>
        <w:top w:val="none" w:sz="0" w:space="0" w:color="auto"/>
        <w:left w:val="none" w:sz="0" w:space="0" w:color="auto"/>
        <w:bottom w:val="none" w:sz="0" w:space="0" w:color="auto"/>
        <w:right w:val="none" w:sz="0" w:space="0" w:color="auto"/>
      </w:divBdr>
    </w:div>
    <w:div w:id="410733161">
      <w:bodyDiv w:val="1"/>
      <w:marLeft w:val="0"/>
      <w:marRight w:val="0"/>
      <w:marTop w:val="0"/>
      <w:marBottom w:val="0"/>
      <w:divBdr>
        <w:top w:val="none" w:sz="0" w:space="0" w:color="auto"/>
        <w:left w:val="none" w:sz="0" w:space="0" w:color="auto"/>
        <w:bottom w:val="none" w:sz="0" w:space="0" w:color="auto"/>
        <w:right w:val="none" w:sz="0" w:space="0" w:color="auto"/>
      </w:divBdr>
    </w:div>
    <w:div w:id="410809676">
      <w:bodyDiv w:val="1"/>
      <w:marLeft w:val="0"/>
      <w:marRight w:val="0"/>
      <w:marTop w:val="0"/>
      <w:marBottom w:val="0"/>
      <w:divBdr>
        <w:top w:val="none" w:sz="0" w:space="0" w:color="auto"/>
        <w:left w:val="none" w:sz="0" w:space="0" w:color="auto"/>
        <w:bottom w:val="none" w:sz="0" w:space="0" w:color="auto"/>
        <w:right w:val="none" w:sz="0" w:space="0" w:color="auto"/>
      </w:divBdr>
    </w:div>
    <w:div w:id="410853058">
      <w:bodyDiv w:val="1"/>
      <w:marLeft w:val="0"/>
      <w:marRight w:val="0"/>
      <w:marTop w:val="0"/>
      <w:marBottom w:val="0"/>
      <w:divBdr>
        <w:top w:val="none" w:sz="0" w:space="0" w:color="auto"/>
        <w:left w:val="none" w:sz="0" w:space="0" w:color="auto"/>
        <w:bottom w:val="none" w:sz="0" w:space="0" w:color="auto"/>
        <w:right w:val="none" w:sz="0" w:space="0" w:color="auto"/>
      </w:divBdr>
    </w:div>
    <w:div w:id="410926404">
      <w:bodyDiv w:val="1"/>
      <w:marLeft w:val="0"/>
      <w:marRight w:val="0"/>
      <w:marTop w:val="0"/>
      <w:marBottom w:val="0"/>
      <w:divBdr>
        <w:top w:val="none" w:sz="0" w:space="0" w:color="auto"/>
        <w:left w:val="none" w:sz="0" w:space="0" w:color="auto"/>
        <w:bottom w:val="none" w:sz="0" w:space="0" w:color="auto"/>
        <w:right w:val="none" w:sz="0" w:space="0" w:color="auto"/>
      </w:divBdr>
    </w:div>
    <w:div w:id="411393351">
      <w:bodyDiv w:val="1"/>
      <w:marLeft w:val="0"/>
      <w:marRight w:val="0"/>
      <w:marTop w:val="0"/>
      <w:marBottom w:val="0"/>
      <w:divBdr>
        <w:top w:val="none" w:sz="0" w:space="0" w:color="auto"/>
        <w:left w:val="none" w:sz="0" w:space="0" w:color="auto"/>
        <w:bottom w:val="none" w:sz="0" w:space="0" w:color="auto"/>
        <w:right w:val="none" w:sz="0" w:space="0" w:color="auto"/>
      </w:divBdr>
    </w:div>
    <w:div w:id="411438919">
      <w:bodyDiv w:val="1"/>
      <w:marLeft w:val="0"/>
      <w:marRight w:val="0"/>
      <w:marTop w:val="0"/>
      <w:marBottom w:val="0"/>
      <w:divBdr>
        <w:top w:val="none" w:sz="0" w:space="0" w:color="auto"/>
        <w:left w:val="none" w:sz="0" w:space="0" w:color="auto"/>
        <w:bottom w:val="none" w:sz="0" w:space="0" w:color="auto"/>
        <w:right w:val="none" w:sz="0" w:space="0" w:color="auto"/>
      </w:divBdr>
    </w:div>
    <w:div w:id="412051234">
      <w:bodyDiv w:val="1"/>
      <w:marLeft w:val="0"/>
      <w:marRight w:val="0"/>
      <w:marTop w:val="0"/>
      <w:marBottom w:val="0"/>
      <w:divBdr>
        <w:top w:val="none" w:sz="0" w:space="0" w:color="auto"/>
        <w:left w:val="none" w:sz="0" w:space="0" w:color="auto"/>
        <w:bottom w:val="none" w:sz="0" w:space="0" w:color="auto"/>
        <w:right w:val="none" w:sz="0" w:space="0" w:color="auto"/>
      </w:divBdr>
    </w:div>
    <w:div w:id="412165494">
      <w:bodyDiv w:val="1"/>
      <w:marLeft w:val="0"/>
      <w:marRight w:val="0"/>
      <w:marTop w:val="0"/>
      <w:marBottom w:val="0"/>
      <w:divBdr>
        <w:top w:val="none" w:sz="0" w:space="0" w:color="auto"/>
        <w:left w:val="none" w:sz="0" w:space="0" w:color="auto"/>
        <w:bottom w:val="none" w:sz="0" w:space="0" w:color="auto"/>
        <w:right w:val="none" w:sz="0" w:space="0" w:color="auto"/>
      </w:divBdr>
    </w:div>
    <w:div w:id="412355529">
      <w:bodyDiv w:val="1"/>
      <w:marLeft w:val="0"/>
      <w:marRight w:val="0"/>
      <w:marTop w:val="0"/>
      <w:marBottom w:val="0"/>
      <w:divBdr>
        <w:top w:val="none" w:sz="0" w:space="0" w:color="auto"/>
        <w:left w:val="none" w:sz="0" w:space="0" w:color="auto"/>
        <w:bottom w:val="none" w:sz="0" w:space="0" w:color="auto"/>
        <w:right w:val="none" w:sz="0" w:space="0" w:color="auto"/>
      </w:divBdr>
    </w:div>
    <w:div w:id="412436646">
      <w:bodyDiv w:val="1"/>
      <w:marLeft w:val="0"/>
      <w:marRight w:val="0"/>
      <w:marTop w:val="0"/>
      <w:marBottom w:val="0"/>
      <w:divBdr>
        <w:top w:val="none" w:sz="0" w:space="0" w:color="auto"/>
        <w:left w:val="none" w:sz="0" w:space="0" w:color="auto"/>
        <w:bottom w:val="none" w:sz="0" w:space="0" w:color="auto"/>
        <w:right w:val="none" w:sz="0" w:space="0" w:color="auto"/>
      </w:divBdr>
    </w:div>
    <w:div w:id="412512098">
      <w:bodyDiv w:val="1"/>
      <w:marLeft w:val="0"/>
      <w:marRight w:val="0"/>
      <w:marTop w:val="0"/>
      <w:marBottom w:val="0"/>
      <w:divBdr>
        <w:top w:val="none" w:sz="0" w:space="0" w:color="auto"/>
        <w:left w:val="none" w:sz="0" w:space="0" w:color="auto"/>
        <w:bottom w:val="none" w:sz="0" w:space="0" w:color="auto"/>
        <w:right w:val="none" w:sz="0" w:space="0" w:color="auto"/>
      </w:divBdr>
    </w:div>
    <w:div w:id="412894609">
      <w:bodyDiv w:val="1"/>
      <w:marLeft w:val="0"/>
      <w:marRight w:val="0"/>
      <w:marTop w:val="0"/>
      <w:marBottom w:val="0"/>
      <w:divBdr>
        <w:top w:val="none" w:sz="0" w:space="0" w:color="auto"/>
        <w:left w:val="none" w:sz="0" w:space="0" w:color="auto"/>
        <w:bottom w:val="none" w:sz="0" w:space="0" w:color="auto"/>
        <w:right w:val="none" w:sz="0" w:space="0" w:color="auto"/>
      </w:divBdr>
    </w:div>
    <w:div w:id="412899035">
      <w:bodyDiv w:val="1"/>
      <w:marLeft w:val="0"/>
      <w:marRight w:val="0"/>
      <w:marTop w:val="0"/>
      <w:marBottom w:val="0"/>
      <w:divBdr>
        <w:top w:val="none" w:sz="0" w:space="0" w:color="auto"/>
        <w:left w:val="none" w:sz="0" w:space="0" w:color="auto"/>
        <w:bottom w:val="none" w:sz="0" w:space="0" w:color="auto"/>
        <w:right w:val="none" w:sz="0" w:space="0" w:color="auto"/>
      </w:divBdr>
    </w:div>
    <w:div w:id="413090595">
      <w:bodyDiv w:val="1"/>
      <w:marLeft w:val="0"/>
      <w:marRight w:val="0"/>
      <w:marTop w:val="0"/>
      <w:marBottom w:val="0"/>
      <w:divBdr>
        <w:top w:val="none" w:sz="0" w:space="0" w:color="auto"/>
        <w:left w:val="none" w:sz="0" w:space="0" w:color="auto"/>
        <w:bottom w:val="none" w:sz="0" w:space="0" w:color="auto"/>
        <w:right w:val="none" w:sz="0" w:space="0" w:color="auto"/>
      </w:divBdr>
    </w:div>
    <w:div w:id="413402084">
      <w:bodyDiv w:val="1"/>
      <w:marLeft w:val="0"/>
      <w:marRight w:val="0"/>
      <w:marTop w:val="0"/>
      <w:marBottom w:val="0"/>
      <w:divBdr>
        <w:top w:val="none" w:sz="0" w:space="0" w:color="auto"/>
        <w:left w:val="none" w:sz="0" w:space="0" w:color="auto"/>
        <w:bottom w:val="none" w:sz="0" w:space="0" w:color="auto"/>
        <w:right w:val="none" w:sz="0" w:space="0" w:color="auto"/>
      </w:divBdr>
    </w:div>
    <w:div w:id="413598547">
      <w:bodyDiv w:val="1"/>
      <w:marLeft w:val="0"/>
      <w:marRight w:val="0"/>
      <w:marTop w:val="0"/>
      <w:marBottom w:val="0"/>
      <w:divBdr>
        <w:top w:val="none" w:sz="0" w:space="0" w:color="auto"/>
        <w:left w:val="none" w:sz="0" w:space="0" w:color="auto"/>
        <w:bottom w:val="none" w:sz="0" w:space="0" w:color="auto"/>
        <w:right w:val="none" w:sz="0" w:space="0" w:color="auto"/>
      </w:divBdr>
    </w:div>
    <w:div w:id="414011905">
      <w:bodyDiv w:val="1"/>
      <w:marLeft w:val="0"/>
      <w:marRight w:val="0"/>
      <w:marTop w:val="0"/>
      <w:marBottom w:val="0"/>
      <w:divBdr>
        <w:top w:val="none" w:sz="0" w:space="0" w:color="auto"/>
        <w:left w:val="none" w:sz="0" w:space="0" w:color="auto"/>
        <w:bottom w:val="none" w:sz="0" w:space="0" w:color="auto"/>
        <w:right w:val="none" w:sz="0" w:space="0" w:color="auto"/>
      </w:divBdr>
    </w:div>
    <w:div w:id="415438780">
      <w:bodyDiv w:val="1"/>
      <w:marLeft w:val="0"/>
      <w:marRight w:val="0"/>
      <w:marTop w:val="0"/>
      <w:marBottom w:val="0"/>
      <w:divBdr>
        <w:top w:val="none" w:sz="0" w:space="0" w:color="auto"/>
        <w:left w:val="none" w:sz="0" w:space="0" w:color="auto"/>
        <w:bottom w:val="none" w:sz="0" w:space="0" w:color="auto"/>
        <w:right w:val="none" w:sz="0" w:space="0" w:color="auto"/>
      </w:divBdr>
    </w:div>
    <w:div w:id="415710433">
      <w:bodyDiv w:val="1"/>
      <w:marLeft w:val="0"/>
      <w:marRight w:val="0"/>
      <w:marTop w:val="0"/>
      <w:marBottom w:val="0"/>
      <w:divBdr>
        <w:top w:val="none" w:sz="0" w:space="0" w:color="auto"/>
        <w:left w:val="none" w:sz="0" w:space="0" w:color="auto"/>
        <w:bottom w:val="none" w:sz="0" w:space="0" w:color="auto"/>
        <w:right w:val="none" w:sz="0" w:space="0" w:color="auto"/>
      </w:divBdr>
    </w:div>
    <w:div w:id="415715876">
      <w:bodyDiv w:val="1"/>
      <w:marLeft w:val="0"/>
      <w:marRight w:val="0"/>
      <w:marTop w:val="0"/>
      <w:marBottom w:val="0"/>
      <w:divBdr>
        <w:top w:val="none" w:sz="0" w:space="0" w:color="auto"/>
        <w:left w:val="none" w:sz="0" w:space="0" w:color="auto"/>
        <w:bottom w:val="none" w:sz="0" w:space="0" w:color="auto"/>
        <w:right w:val="none" w:sz="0" w:space="0" w:color="auto"/>
      </w:divBdr>
    </w:div>
    <w:div w:id="415783829">
      <w:bodyDiv w:val="1"/>
      <w:marLeft w:val="0"/>
      <w:marRight w:val="0"/>
      <w:marTop w:val="0"/>
      <w:marBottom w:val="0"/>
      <w:divBdr>
        <w:top w:val="none" w:sz="0" w:space="0" w:color="auto"/>
        <w:left w:val="none" w:sz="0" w:space="0" w:color="auto"/>
        <w:bottom w:val="none" w:sz="0" w:space="0" w:color="auto"/>
        <w:right w:val="none" w:sz="0" w:space="0" w:color="auto"/>
      </w:divBdr>
    </w:div>
    <w:div w:id="415784020">
      <w:bodyDiv w:val="1"/>
      <w:marLeft w:val="0"/>
      <w:marRight w:val="0"/>
      <w:marTop w:val="0"/>
      <w:marBottom w:val="0"/>
      <w:divBdr>
        <w:top w:val="none" w:sz="0" w:space="0" w:color="auto"/>
        <w:left w:val="none" w:sz="0" w:space="0" w:color="auto"/>
        <w:bottom w:val="none" w:sz="0" w:space="0" w:color="auto"/>
        <w:right w:val="none" w:sz="0" w:space="0" w:color="auto"/>
      </w:divBdr>
    </w:div>
    <w:div w:id="415789541">
      <w:bodyDiv w:val="1"/>
      <w:marLeft w:val="0"/>
      <w:marRight w:val="0"/>
      <w:marTop w:val="0"/>
      <w:marBottom w:val="0"/>
      <w:divBdr>
        <w:top w:val="none" w:sz="0" w:space="0" w:color="auto"/>
        <w:left w:val="none" w:sz="0" w:space="0" w:color="auto"/>
        <w:bottom w:val="none" w:sz="0" w:space="0" w:color="auto"/>
        <w:right w:val="none" w:sz="0" w:space="0" w:color="auto"/>
      </w:divBdr>
    </w:div>
    <w:div w:id="415828392">
      <w:bodyDiv w:val="1"/>
      <w:marLeft w:val="0"/>
      <w:marRight w:val="0"/>
      <w:marTop w:val="0"/>
      <w:marBottom w:val="0"/>
      <w:divBdr>
        <w:top w:val="none" w:sz="0" w:space="0" w:color="auto"/>
        <w:left w:val="none" w:sz="0" w:space="0" w:color="auto"/>
        <w:bottom w:val="none" w:sz="0" w:space="0" w:color="auto"/>
        <w:right w:val="none" w:sz="0" w:space="0" w:color="auto"/>
      </w:divBdr>
    </w:div>
    <w:div w:id="415976957">
      <w:bodyDiv w:val="1"/>
      <w:marLeft w:val="0"/>
      <w:marRight w:val="0"/>
      <w:marTop w:val="0"/>
      <w:marBottom w:val="0"/>
      <w:divBdr>
        <w:top w:val="none" w:sz="0" w:space="0" w:color="auto"/>
        <w:left w:val="none" w:sz="0" w:space="0" w:color="auto"/>
        <w:bottom w:val="none" w:sz="0" w:space="0" w:color="auto"/>
        <w:right w:val="none" w:sz="0" w:space="0" w:color="auto"/>
      </w:divBdr>
    </w:div>
    <w:div w:id="415979064">
      <w:bodyDiv w:val="1"/>
      <w:marLeft w:val="0"/>
      <w:marRight w:val="0"/>
      <w:marTop w:val="0"/>
      <w:marBottom w:val="0"/>
      <w:divBdr>
        <w:top w:val="none" w:sz="0" w:space="0" w:color="auto"/>
        <w:left w:val="none" w:sz="0" w:space="0" w:color="auto"/>
        <w:bottom w:val="none" w:sz="0" w:space="0" w:color="auto"/>
        <w:right w:val="none" w:sz="0" w:space="0" w:color="auto"/>
      </w:divBdr>
    </w:div>
    <w:div w:id="416176987">
      <w:bodyDiv w:val="1"/>
      <w:marLeft w:val="0"/>
      <w:marRight w:val="0"/>
      <w:marTop w:val="0"/>
      <w:marBottom w:val="0"/>
      <w:divBdr>
        <w:top w:val="none" w:sz="0" w:space="0" w:color="auto"/>
        <w:left w:val="none" w:sz="0" w:space="0" w:color="auto"/>
        <w:bottom w:val="none" w:sz="0" w:space="0" w:color="auto"/>
        <w:right w:val="none" w:sz="0" w:space="0" w:color="auto"/>
      </w:divBdr>
    </w:div>
    <w:div w:id="416249764">
      <w:bodyDiv w:val="1"/>
      <w:marLeft w:val="0"/>
      <w:marRight w:val="0"/>
      <w:marTop w:val="0"/>
      <w:marBottom w:val="0"/>
      <w:divBdr>
        <w:top w:val="none" w:sz="0" w:space="0" w:color="auto"/>
        <w:left w:val="none" w:sz="0" w:space="0" w:color="auto"/>
        <w:bottom w:val="none" w:sz="0" w:space="0" w:color="auto"/>
        <w:right w:val="none" w:sz="0" w:space="0" w:color="auto"/>
      </w:divBdr>
    </w:div>
    <w:div w:id="416363053">
      <w:bodyDiv w:val="1"/>
      <w:marLeft w:val="0"/>
      <w:marRight w:val="0"/>
      <w:marTop w:val="0"/>
      <w:marBottom w:val="0"/>
      <w:divBdr>
        <w:top w:val="none" w:sz="0" w:space="0" w:color="auto"/>
        <w:left w:val="none" w:sz="0" w:space="0" w:color="auto"/>
        <w:bottom w:val="none" w:sz="0" w:space="0" w:color="auto"/>
        <w:right w:val="none" w:sz="0" w:space="0" w:color="auto"/>
      </w:divBdr>
    </w:div>
    <w:div w:id="416556488">
      <w:bodyDiv w:val="1"/>
      <w:marLeft w:val="0"/>
      <w:marRight w:val="0"/>
      <w:marTop w:val="0"/>
      <w:marBottom w:val="0"/>
      <w:divBdr>
        <w:top w:val="none" w:sz="0" w:space="0" w:color="auto"/>
        <w:left w:val="none" w:sz="0" w:space="0" w:color="auto"/>
        <w:bottom w:val="none" w:sz="0" w:space="0" w:color="auto"/>
        <w:right w:val="none" w:sz="0" w:space="0" w:color="auto"/>
      </w:divBdr>
    </w:div>
    <w:div w:id="416824225">
      <w:bodyDiv w:val="1"/>
      <w:marLeft w:val="0"/>
      <w:marRight w:val="0"/>
      <w:marTop w:val="0"/>
      <w:marBottom w:val="0"/>
      <w:divBdr>
        <w:top w:val="none" w:sz="0" w:space="0" w:color="auto"/>
        <w:left w:val="none" w:sz="0" w:space="0" w:color="auto"/>
        <w:bottom w:val="none" w:sz="0" w:space="0" w:color="auto"/>
        <w:right w:val="none" w:sz="0" w:space="0" w:color="auto"/>
      </w:divBdr>
    </w:div>
    <w:div w:id="416900806">
      <w:bodyDiv w:val="1"/>
      <w:marLeft w:val="0"/>
      <w:marRight w:val="0"/>
      <w:marTop w:val="0"/>
      <w:marBottom w:val="0"/>
      <w:divBdr>
        <w:top w:val="none" w:sz="0" w:space="0" w:color="auto"/>
        <w:left w:val="none" w:sz="0" w:space="0" w:color="auto"/>
        <w:bottom w:val="none" w:sz="0" w:space="0" w:color="auto"/>
        <w:right w:val="none" w:sz="0" w:space="0" w:color="auto"/>
      </w:divBdr>
    </w:div>
    <w:div w:id="416946036">
      <w:bodyDiv w:val="1"/>
      <w:marLeft w:val="0"/>
      <w:marRight w:val="0"/>
      <w:marTop w:val="0"/>
      <w:marBottom w:val="0"/>
      <w:divBdr>
        <w:top w:val="none" w:sz="0" w:space="0" w:color="auto"/>
        <w:left w:val="none" w:sz="0" w:space="0" w:color="auto"/>
        <w:bottom w:val="none" w:sz="0" w:space="0" w:color="auto"/>
        <w:right w:val="none" w:sz="0" w:space="0" w:color="auto"/>
      </w:divBdr>
    </w:div>
    <w:div w:id="417140853">
      <w:bodyDiv w:val="1"/>
      <w:marLeft w:val="0"/>
      <w:marRight w:val="0"/>
      <w:marTop w:val="0"/>
      <w:marBottom w:val="0"/>
      <w:divBdr>
        <w:top w:val="none" w:sz="0" w:space="0" w:color="auto"/>
        <w:left w:val="none" w:sz="0" w:space="0" w:color="auto"/>
        <w:bottom w:val="none" w:sz="0" w:space="0" w:color="auto"/>
        <w:right w:val="none" w:sz="0" w:space="0" w:color="auto"/>
      </w:divBdr>
    </w:div>
    <w:div w:id="417216301">
      <w:bodyDiv w:val="1"/>
      <w:marLeft w:val="0"/>
      <w:marRight w:val="0"/>
      <w:marTop w:val="0"/>
      <w:marBottom w:val="0"/>
      <w:divBdr>
        <w:top w:val="none" w:sz="0" w:space="0" w:color="auto"/>
        <w:left w:val="none" w:sz="0" w:space="0" w:color="auto"/>
        <w:bottom w:val="none" w:sz="0" w:space="0" w:color="auto"/>
        <w:right w:val="none" w:sz="0" w:space="0" w:color="auto"/>
      </w:divBdr>
    </w:div>
    <w:div w:id="417412931">
      <w:bodyDiv w:val="1"/>
      <w:marLeft w:val="0"/>
      <w:marRight w:val="0"/>
      <w:marTop w:val="0"/>
      <w:marBottom w:val="0"/>
      <w:divBdr>
        <w:top w:val="none" w:sz="0" w:space="0" w:color="auto"/>
        <w:left w:val="none" w:sz="0" w:space="0" w:color="auto"/>
        <w:bottom w:val="none" w:sz="0" w:space="0" w:color="auto"/>
        <w:right w:val="none" w:sz="0" w:space="0" w:color="auto"/>
      </w:divBdr>
    </w:div>
    <w:div w:id="417597496">
      <w:bodyDiv w:val="1"/>
      <w:marLeft w:val="0"/>
      <w:marRight w:val="0"/>
      <w:marTop w:val="0"/>
      <w:marBottom w:val="0"/>
      <w:divBdr>
        <w:top w:val="none" w:sz="0" w:space="0" w:color="auto"/>
        <w:left w:val="none" w:sz="0" w:space="0" w:color="auto"/>
        <w:bottom w:val="none" w:sz="0" w:space="0" w:color="auto"/>
        <w:right w:val="none" w:sz="0" w:space="0" w:color="auto"/>
      </w:divBdr>
    </w:div>
    <w:div w:id="417799039">
      <w:bodyDiv w:val="1"/>
      <w:marLeft w:val="0"/>
      <w:marRight w:val="0"/>
      <w:marTop w:val="0"/>
      <w:marBottom w:val="0"/>
      <w:divBdr>
        <w:top w:val="none" w:sz="0" w:space="0" w:color="auto"/>
        <w:left w:val="none" w:sz="0" w:space="0" w:color="auto"/>
        <w:bottom w:val="none" w:sz="0" w:space="0" w:color="auto"/>
        <w:right w:val="none" w:sz="0" w:space="0" w:color="auto"/>
      </w:divBdr>
    </w:div>
    <w:div w:id="418059919">
      <w:bodyDiv w:val="1"/>
      <w:marLeft w:val="0"/>
      <w:marRight w:val="0"/>
      <w:marTop w:val="0"/>
      <w:marBottom w:val="0"/>
      <w:divBdr>
        <w:top w:val="none" w:sz="0" w:space="0" w:color="auto"/>
        <w:left w:val="none" w:sz="0" w:space="0" w:color="auto"/>
        <w:bottom w:val="none" w:sz="0" w:space="0" w:color="auto"/>
        <w:right w:val="none" w:sz="0" w:space="0" w:color="auto"/>
      </w:divBdr>
    </w:div>
    <w:div w:id="418258207">
      <w:bodyDiv w:val="1"/>
      <w:marLeft w:val="0"/>
      <w:marRight w:val="0"/>
      <w:marTop w:val="0"/>
      <w:marBottom w:val="0"/>
      <w:divBdr>
        <w:top w:val="none" w:sz="0" w:space="0" w:color="auto"/>
        <w:left w:val="none" w:sz="0" w:space="0" w:color="auto"/>
        <w:bottom w:val="none" w:sz="0" w:space="0" w:color="auto"/>
        <w:right w:val="none" w:sz="0" w:space="0" w:color="auto"/>
      </w:divBdr>
    </w:div>
    <w:div w:id="418402846">
      <w:bodyDiv w:val="1"/>
      <w:marLeft w:val="0"/>
      <w:marRight w:val="0"/>
      <w:marTop w:val="0"/>
      <w:marBottom w:val="0"/>
      <w:divBdr>
        <w:top w:val="none" w:sz="0" w:space="0" w:color="auto"/>
        <w:left w:val="none" w:sz="0" w:space="0" w:color="auto"/>
        <w:bottom w:val="none" w:sz="0" w:space="0" w:color="auto"/>
        <w:right w:val="none" w:sz="0" w:space="0" w:color="auto"/>
      </w:divBdr>
    </w:div>
    <w:div w:id="418719254">
      <w:bodyDiv w:val="1"/>
      <w:marLeft w:val="0"/>
      <w:marRight w:val="0"/>
      <w:marTop w:val="0"/>
      <w:marBottom w:val="0"/>
      <w:divBdr>
        <w:top w:val="none" w:sz="0" w:space="0" w:color="auto"/>
        <w:left w:val="none" w:sz="0" w:space="0" w:color="auto"/>
        <w:bottom w:val="none" w:sz="0" w:space="0" w:color="auto"/>
        <w:right w:val="none" w:sz="0" w:space="0" w:color="auto"/>
      </w:divBdr>
    </w:div>
    <w:div w:id="418793552">
      <w:bodyDiv w:val="1"/>
      <w:marLeft w:val="0"/>
      <w:marRight w:val="0"/>
      <w:marTop w:val="0"/>
      <w:marBottom w:val="0"/>
      <w:divBdr>
        <w:top w:val="none" w:sz="0" w:space="0" w:color="auto"/>
        <w:left w:val="none" w:sz="0" w:space="0" w:color="auto"/>
        <w:bottom w:val="none" w:sz="0" w:space="0" w:color="auto"/>
        <w:right w:val="none" w:sz="0" w:space="0" w:color="auto"/>
      </w:divBdr>
    </w:div>
    <w:div w:id="419061905">
      <w:bodyDiv w:val="1"/>
      <w:marLeft w:val="0"/>
      <w:marRight w:val="0"/>
      <w:marTop w:val="0"/>
      <w:marBottom w:val="0"/>
      <w:divBdr>
        <w:top w:val="none" w:sz="0" w:space="0" w:color="auto"/>
        <w:left w:val="none" w:sz="0" w:space="0" w:color="auto"/>
        <w:bottom w:val="none" w:sz="0" w:space="0" w:color="auto"/>
        <w:right w:val="none" w:sz="0" w:space="0" w:color="auto"/>
      </w:divBdr>
    </w:div>
    <w:div w:id="419183979">
      <w:bodyDiv w:val="1"/>
      <w:marLeft w:val="0"/>
      <w:marRight w:val="0"/>
      <w:marTop w:val="0"/>
      <w:marBottom w:val="0"/>
      <w:divBdr>
        <w:top w:val="none" w:sz="0" w:space="0" w:color="auto"/>
        <w:left w:val="none" w:sz="0" w:space="0" w:color="auto"/>
        <w:bottom w:val="none" w:sz="0" w:space="0" w:color="auto"/>
        <w:right w:val="none" w:sz="0" w:space="0" w:color="auto"/>
      </w:divBdr>
    </w:div>
    <w:div w:id="419566827">
      <w:bodyDiv w:val="1"/>
      <w:marLeft w:val="0"/>
      <w:marRight w:val="0"/>
      <w:marTop w:val="0"/>
      <w:marBottom w:val="0"/>
      <w:divBdr>
        <w:top w:val="none" w:sz="0" w:space="0" w:color="auto"/>
        <w:left w:val="none" w:sz="0" w:space="0" w:color="auto"/>
        <w:bottom w:val="none" w:sz="0" w:space="0" w:color="auto"/>
        <w:right w:val="none" w:sz="0" w:space="0" w:color="auto"/>
      </w:divBdr>
    </w:div>
    <w:div w:id="419907109">
      <w:bodyDiv w:val="1"/>
      <w:marLeft w:val="0"/>
      <w:marRight w:val="0"/>
      <w:marTop w:val="0"/>
      <w:marBottom w:val="0"/>
      <w:divBdr>
        <w:top w:val="none" w:sz="0" w:space="0" w:color="auto"/>
        <w:left w:val="none" w:sz="0" w:space="0" w:color="auto"/>
        <w:bottom w:val="none" w:sz="0" w:space="0" w:color="auto"/>
        <w:right w:val="none" w:sz="0" w:space="0" w:color="auto"/>
      </w:divBdr>
    </w:div>
    <w:div w:id="419907225">
      <w:bodyDiv w:val="1"/>
      <w:marLeft w:val="0"/>
      <w:marRight w:val="0"/>
      <w:marTop w:val="0"/>
      <w:marBottom w:val="0"/>
      <w:divBdr>
        <w:top w:val="none" w:sz="0" w:space="0" w:color="auto"/>
        <w:left w:val="none" w:sz="0" w:space="0" w:color="auto"/>
        <w:bottom w:val="none" w:sz="0" w:space="0" w:color="auto"/>
        <w:right w:val="none" w:sz="0" w:space="0" w:color="auto"/>
      </w:divBdr>
    </w:div>
    <w:div w:id="420107148">
      <w:bodyDiv w:val="1"/>
      <w:marLeft w:val="0"/>
      <w:marRight w:val="0"/>
      <w:marTop w:val="0"/>
      <w:marBottom w:val="0"/>
      <w:divBdr>
        <w:top w:val="none" w:sz="0" w:space="0" w:color="auto"/>
        <w:left w:val="none" w:sz="0" w:space="0" w:color="auto"/>
        <w:bottom w:val="none" w:sz="0" w:space="0" w:color="auto"/>
        <w:right w:val="none" w:sz="0" w:space="0" w:color="auto"/>
      </w:divBdr>
    </w:div>
    <w:div w:id="420182776">
      <w:bodyDiv w:val="1"/>
      <w:marLeft w:val="0"/>
      <w:marRight w:val="0"/>
      <w:marTop w:val="0"/>
      <w:marBottom w:val="0"/>
      <w:divBdr>
        <w:top w:val="none" w:sz="0" w:space="0" w:color="auto"/>
        <w:left w:val="none" w:sz="0" w:space="0" w:color="auto"/>
        <w:bottom w:val="none" w:sz="0" w:space="0" w:color="auto"/>
        <w:right w:val="none" w:sz="0" w:space="0" w:color="auto"/>
      </w:divBdr>
    </w:div>
    <w:div w:id="420640306">
      <w:bodyDiv w:val="1"/>
      <w:marLeft w:val="0"/>
      <w:marRight w:val="0"/>
      <w:marTop w:val="0"/>
      <w:marBottom w:val="0"/>
      <w:divBdr>
        <w:top w:val="none" w:sz="0" w:space="0" w:color="auto"/>
        <w:left w:val="none" w:sz="0" w:space="0" w:color="auto"/>
        <w:bottom w:val="none" w:sz="0" w:space="0" w:color="auto"/>
        <w:right w:val="none" w:sz="0" w:space="0" w:color="auto"/>
      </w:divBdr>
    </w:div>
    <w:div w:id="420681100">
      <w:bodyDiv w:val="1"/>
      <w:marLeft w:val="0"/>
      <w:marRight w:val="0"/>
      <w:marTop w:val="0"/>
      <w:marBottom w:val="0"/>
      <w:divBdr>
        <w:top w:val="none" w:sz="0" w:space="0" w:color="auto"/>
        <w:left w:val="none" w:sz="0" w:space="0" w:color="auto"/>
        <w:bottom w:val="none" w:sz="0" w:space="0" w:color="auto"/>
        <w:right w:val="none" w:sz="0" w:space="0" w:color="auto"/>
      </w:divBdr>
    </w:div>
    <w:div w:id="420686825">
      <w:bodyDiv w:val="1"/>
      <w:marLeft w:val="0"/>
      <w:marRight w:val="0"/>
      <w:marTop w:val="0"/>
      <w:marBottom w:val="0"/>
      <w:divBdr>
        <w:top w:val="none" w:sz="0" w:space="0" w:color="auto"/>
        <w:left w:val="none" w:sz="0" w:space="0" w:color="auto"/>
        <w:bottom w:val="none" w:sz="0" w:space="0" w:color="auto"/>
        <w:right w:val="none" w:sz="0" w:space="0" w:color="auto"/>
      </w:divBdr>
    </w:div>
    <w:div w:id="421145950">
      <w:bodyDiv w:val="1"/>
      <w:marLeft w:val="0"/>
      <w:marRight w:val="0"/>
      <w:marTop w:val="0"/>
      <w:marBottom w:val="0"/>
      <w:divBdr>
        <w:top w:val="none" w:sz="0" w:space="0" w:color="auto"/>
        <w:left w:val="none" w:sz="0" w:space="0" w:color="auto"/>
        <w:bottom w:val="none" w:sz="0" w:space="0" w:color="auto"/>
        <w:right w:val="none" w:sz="0" w:space="0" w:color="auto"/>
      </w:divBdr>
    </w:div>
    <w:div w:id="421294420">
      <w:bodyDiv w:val="1"/>
      <w:marLeft w:val="0"/>
      <w:marRight w:val="0"/>
      <w:marTop w:val="0"/>
      <w:marBottom w:val="0"/>
      <w:divBdr>
        <w:top w:val="none" w:sz="0" w:space="0" w:color="auto"/>
        <w:left w:val="none" w:sz="0" w:space="0" w:color="auto"/>
        <w:bottom w:val="none" w:sz="0" w:space="0" w:color="auto"/>
        <w:right w:val="none" w:sz="0" w:space="0" w:color="auto"/>
      </w:divBdr>
    </w:div>
    <w:div w:id="421342966">
      <w:bodyDiv w:val="1"/>
      <w:marLeft w:val="0"/>
      <w:marRight w:val="0"/>
      <w:marTop w:val="0"/>
      <w:marBottom w:val="0"/>
      <w:divBdr>
        <w:top w:val="none" w:sz="0" w:space="0" w:color="auto"/>
        <w:left w:val="none" w:sz="0" w:space="0" w:color="auto"/>
        <w:bottom w:val="none" w:sz="0" w:space="0" w:color="auto"/>
        <w:right w:val="none" w:sz="0" w:space="0" w:color="auto"/>
      </w:divBdr>
    </w:div>
    <w:div w:id="421416997">
      <w:bodyDiv w:val="1"/>
      <w:marLeft w:val="0"/>
      <w:marRight w:val="0"/>
      <w:marTop w:val="0"/>
      <w:marBottom w:val="0"/>
      <w:divBdr>
        <w:top w:val="none" w:sz="0" w:space="0" w:color="auto"/>
        <w:left w:val="none" w:sz="0" w:space="0" w:color="auto"/>
        <w:bottom w:val="none" w:sz="0" w:space="0" w:color="auto"/>
        <w:right w:val="none" w:sz="0" w:space="0" w:color="auto"/>
      </w:divBdr>
    </w:div>
    <w:div w:id="421419721">
      <w:bodyDiv w:val="1"/>
      <w:marLeft w:val="0"/>
      <w:marRight w:val="0"/>
      <w:marTop w:val="0"/>
      <w:marBottom w:val="0"/>
      <w:divBdr>
        <w:top w:val="none" w:sz="0" w:space="0" w:color="auto"/>
        <w:left w:val="none" w:sz="0" w:space="0" w:color="auto"/>
        <w:bottom w:val="none" w:sz="0" w:space="0" w:color="auto"/>
        <w:right w:val="none" w:sz="0" w:space="0" w:color="auto"/>
      </w:divBdr>
    </w:div>
    <w:div w:id="421537576">
      <w:bodyDiv w:val="1"/>
      <w:marLeft w:val="0"/>
      <w:marRight w:val="0"/>
      <w:marTop w:val="0"/>
      <w:marBottom w:val="0"/>
      <w:divBdr>
        <w:top w:val="none" w:sz="0" w:space="0" w:color="auto"/>
        <w:left w:val="none" w:sz="0" w:space="0" w:color="auto"/>
        <w:bottom w:val="none" w:sz="0" w:space="0" w:color="auto"/>
        <w:right w:val="none" w:sz="0" w:space="0" w:color="auto"/>
      </w:divBdr>
    </w:div>
    <w:div w:id="421950179">
      <w:bodyDiv w:val="1"/>
      <w:marLeft w:val="0"/>
      <w:marRight w:val="0"/>
      <w:marTop w:val="0"/>
      <w:marBottom w:val="0"/>
      <w:divBdr>
        <w:top w:val="none" w:sz="0" w:space="0" w:color="auto"/>
        <w:left w:val="none" w:sz="0" w:space="0" w:color="auto"/>
        <w:bottom w:val="none" w:sz="0" w:space="0" w:color="auto"/>
        <w:right w:val="none" w:sz="0" w:space="0" w:color="auto"/>
      </w:divBdr>
    </w:div>
    <w:div w:id="421994896">
      <w:bodyDiv w:val="1"/>
      <w:marLeft w:val="0"/>
      <w:marRight w:val="0"/>
      <w:marTop w:val="0"/>
      <w:marBottom w:val="0"/>
      <w:divBdr>
        <w:top w:val="none" w:sz="0" w:space="0" w:color="auto"/>
        <w:left w:val="none" w:sz="0" w:space="0" w:color="auto"/>
        <w:bottom w:val="none" w:sz="0" w:space="0" w:color="auto"/>
        <w:right w:val="none" w:sz="0" w:space="0" w:color="auto"/>
      </w:divBdr>
    </w:div>
    <w:div w:id="422065798">
      <w:bodyDiv w:val="1"/>
      <w:marLeft w:val="0"/>
      <w:marRight w:val="0"/>
      <w:marTop w:val="0"/>
      <w:marBottom w:val="0"/>
      <w:divBdr>
        <w:top w:val="none" w:sz="0" w:space="0" w:color="auto"/>
        <w:left w:val="none" w:sz="0" w:space="0" w:color="auto"/>
        <w:bottom w:val="none" w:sz="0" w:space="0" w:color="auto"/>
        <w:right w:val="none" w:sz="0" w:space="0" w:color="auto"/>
      </w:divBdr>
    </w:div>
    <w:div w:id="422188845">
      <w:bodyDiv w:val="1"/>
      <w:marLeft w:val="0"/>
      <w:marRight w:val="0"/>
      <w:marTop w:val="0"/>
      <w:marBottom w:val="0"/>
      <w:divBdr>
        <w:top w:val="none" w:sz="0" w:space="0" w:color="auto"/>
        <w:left w:val="none" w:sz="0" w:space="0" w:color="auto"/>
        <w:bottom w:val="none" w:sz="0" w:space="0" w:color="auto"/>
        <w:right w:val="none" w:sz="0" w:space="0" w:color="auto"/>
      </w:divBdr>
    </w:div>
    <w:div w:id="422460760">
      <w:bodyDiv w:val="1"/>
      <w:marLeft w:val="0"/>
      <w:marRight w:val="0"/>
      <w:marTop w:val="0"/>
      <w:marBottom w:val="0"/>
      <w:divBdr>
        <w:top w:val="none" w:sz="0" w:space="0" w:color="auto"/>
        <w:left w:val="none" w:sz="0" w:space="0" w:color="auto"/>
        <w:bottom w:val="none" w:sz="0" w:space="0" w:color="auto"/>
        <w:right w:val="none" w:sz="0" w:space="0" w:color="auto"/>
      </w:divBdr>
    </w:div>
    <w:div w:id="422648930">
      <w:bodyDiv w:val="1"/>
      <w:marLeft w:val="0"/>
      <w:marRight w:val="0"/>
      <w:marTop w:val="0"/>
      <w:marBottom w:val="0"/>
      <w:divBdr>
        <w:top w:val="none" w:sz="0" w:space="0" w:color="auto"/>
        <w:left w:val="none" w:sz="0" w:space="0" w:color="auto"/>
        <w:bottom w:val="none" w:sz="0" w:space="0" w:color="auto"/>
        <w:right w:val="none" w:sz="0" w:space="0" w:color="auto"/>
      </w:divBdr>
    </w:div>
    <w:div w:id="422654855">
      <w:bodyDiv w:val="1"/>
      <w:marLeft w:val="0"/>
      <w:marRight w:val="0"/>
      <w:marTop w:val="0"/>
      <w:marBottom w:val="0"/>
      <w:divBdr>
        <w:top w:val="none" w:sz="0" w:space="0" w:color="auto"/>
        <w:left w:val="none" w:sz="0" w:space="0" w:color="auto"/>
        <w:bottom w:val="none" w:sz="0" w:space="0" w:color="auto"/>
        <w:right w:val="none" w:sz="0" w:space="0" w:color="auto"/>
      </w:divBdr>
    </w:div>
    <w:div w:id="422840989">
      <w:bodyDiv w:val="1"/>
      <w:marLeft w:val="0"/>
      <w:marRight w:val="0"/>
      <w:marTop w:val="0"/>
      <w:marBottom w:val="0"/>
      <w:divBdr>
        <w:top w:val="none" w:sz="0" w:space="0" w:color="auto"/>
        <w:left w:val="none" w:sz="0" w:space="0" w:color="auto"/>
        <w:bottom w:val="none" w:sz="0" w:space="0" w:color="auto"/>
        <w:right w:val="none" w:sz="0" w:space="0" w:color="auto"/>
      </w:divBdr>
    </w:div>
    <w:div w:id="422990838">
      <w:bodyDiv w:val="1"/>
      <w:marLeft w:val="0"/>
      <w:marRight w:val="0"/>
      <w:marTop w:val="0"/>
      <w:marBottom w:val="0"/>
      <w:divBdr>
        <w:top w:val="none" w:sz="0" w:space="0" w:color="auto"/>
        <w:left w:val="none" w:sz="0" w:space="0" w:color="auto"/>
        <w:bottom w:val="none" w:sz="0" w:space="0" w:color="auto"/>
        <w:right w:val="none" w:sz="0" w:space="0" w:color="auto"/>
      </w:divBdr>
    </w:div>
    <w:div w:id="423114277">
      <w:bodyDiv w:val="1"/>
      <w:marLeft w:val="0"/>
      <w:marRight w:val="0"/>
      <w:marTop w:val="0"/>
      <w:marBottom w:val="0"/>
      <w:divBdr>
        <w:top w:val="none" w:sz="0" w:space="0" w:color="auto"/>
        <w:left w:val="none" w:sz="0" w:space="0" w:color="auto"/>
        <w:bottom w:val="none" w:sz="0" w:space="0" w:color="auto"/>
        <w:right w:val="none" w:sz="0" w:space="0" w:color="auto"/>
      </w:divBdr>
    </w:div>
    <w:div w:id="423192604">
      <w:bodyDiv w:val="1"/>
      <w:marLeft w:val="0"/>
      <w:marRight w:val="0"/>
      <w:marTop w:val="0"/>
      <w:marBottom w:val="0"/>
      <w:divBdr>
        <w:top w:val="none" w:sz="0" w:space="0" w:color="auto"/>
        <w:left w:val="none" w:sz="0" w:space="0" w:color="auto"/>
        <w:bottom w:val="none" w:sz="0" w:space="0" w:color="auto"/>
        <w:right w:val="none" w:sz="0" w:space="0" w:color="auto"/>
      </w:divBdr>
    </w:div>
    <w:div w:id="423501919">
      <w:bodyDiv w:val="1"/>
      <w:marLeft w:val="0"/>
      <w:marRight w:val="0"/>
      <w:marTop w:val="0"/>
      <w:marBottom w:val="0"/>
      <w:divBdr>
        <w:top w:val="none" w:sz="0" w:space="0" w:color="auto"/>
        <w:left w:val="none" w:sz="0" w:space="0" w:color="auto"/>
        <w:bottom w:val="none" w:sz="0" w:space="0" w:color="auto"/>
        <w:right w:val="none" w:sz="0" w:space="0" w:color="auto"/>
      </w:divBdr>
    </w:div>
    <w:div w:id="423579336">
      <w:bodyDiv w:val="1"/>
      <w:marLeft w:val="0"/>
      <w:marRight w:val="0"/>
      <w:marTop w:val="0"/>
      <w:marBottom w:val="0"/>
      <w:divBdr>
        <w:top w:val="none" w:sz="0" w:space="0" w:color="auto"/>
        <w:left w:val="none" w:sz="0" w:space="0" w:color="auto"/>
        <w:bottom w:val="none" w:sz="0" w:space="0" w:color="auto"/>
        <w:right w:val="none" w:sz="0" w:space="0" w:color="auto"/>
      </w:divBdr>
    </w:div>
    <w:div w:id="424040619">
      <w:bodyDiv w:val="1"/>
      <w:marLeft w:val="0"/>
      <w:marRight w:val="0"/>
      <w:marTop w:val="0"/>
      <w:marBottom w:val="0"/>
      <w:divBdr>
        <w:top w:val="none" w:sz="0" w:space="0" w:color="auto"/>
        <w:left w:val="none" w:sz="0" w:space="0" w:color="auto"/>
        <w:bottom w:val="none" w:sz="0" w:space="0" w:color="auto"/>
        <w:right w:val="none" w:sz="0" w:space="0" w:color="auto"/>
      </w:divBdr>
    </w:div>
    <w:div w:id="424157219">
      <w:bodyDiv w:val="1"/>
      <w:marLeft w:val="0"/>
      <w:marRight w:val="0"/>
      <w:marTop w:val="0"/>
      <w:marBottom w:val="0"/>
      <w:divBdr>
        <w:top w:val="none" w:sz="0" w:space="0" w:color="auto"/>
        <w:left w:val="none" w:sz="0" w:space="0" w:color="auto"/>
        <w:bottom w:val="none" w:sz="0" w:space="0" w:color="auto"/>
        <w:right w:val="none" w:sz="0" w:space="0" w:color="auto"/>
      </w:divBdr>
    </w:div>
    <w:div w:id="424158648">
      <w:bodyDiv w:val="1"/>
      <w:marLeft w:val="0"/>
      <w:marRight w:val="0"/>
      <w:marTop w:val="0"/>
      <w:marBottom w:val="0"/>
      <w:divBdr>
        <w:top w:val="none" w:sz="0" w:space="0" w:color="auto"/>
        <w:left w:val="none" w:sz="0" w:space="0" w:color="auto"/>
        <w:bottom w:val="none" w:sz="0" w:space="0" w:color="auto"/>
        <w:right w:val="none" w:sz="0" w:space="0" w:color="auto"/>
      </w:divBdr>
    </w:div>
    <w:div w:id="424304785">
      <w:bodyDiv w:val="1"/>
      <w:marLeft w:val="0"/>
      <w:marRight w:val="0"/>
      <w:marTop w:val="0"/>
      <w:marBottom w:val="0"/>
      <w:divBdr>
        <w:top w:val="none" w:sz="0" w:space="0" w:color="auto"/>
        <w:left w:val="none" w:sz="0" w:space="0" w:color="auto"/>
        <w:bottom w:val="none" w:sz="0" w:space="0" w:color="auto"/>
        <w:right w:val="none" w:sz="0" w:space="0" w:color="auto"/>
      </w:divBdr>
    </w:div>
    <w:div w:id="424349324">
      <w:bodyDiv w:val="1"/>
      <w:marLeft w:val="0"/>
      <w:marRight w:val="0"/>
      <w:marTop w:val="0"/>
      <w:marBottom w:val="0"/>
      <w:divBdr>
        <w:top w:val="none" w:sz="0" w:space="0" w:color="auto"/>
        <w:left w:val="none" w:sz="0" w:space="0" w:color="auto"/>
        <w:bottom w:val="none" w:sz="0" w:space="0" w:color="auto"/>
        <w:right w:val="none" w:sz="0" w:space="0" w:color="auto"/>
      </w:divBdr>
    </w:div>
    <w:div w:id="424350924">
      <w:bodyDiv w:val="1"/>
      <w:marLeft w:val="0"/>
      <w:marRight w:val="0"/>
      <w:marTop w:val="0"/>
      <w:marBottom w:val="0"/>
      <w:divBdr>
        <w:top w:val="none" w:sz="0" w:space="0" w:color="auto"/>
        <w:left w:val="none" w:sz="0" w:space="0" w:color="auto"/>
        <w:bottom w:val="none" w:sz="0" w:space="0" w:color="auto"/>
        <w:right w:val="none" w:sz="0" w:space="0" w:color="auto"/>
      </w:divBdr>
    </w:div>
    <w:div w:id="424375543">
      <w:bodyDiv w:val="1"/>
      <w:marLeft w:val="0"/>
      <w:marRight w:val="0"/>
      <w:marTop w:val="0"/>
      <w:marBottom w:val="0"/>
      <w:divBdr>
        <w:top w:val="none" w:sz="0" w:space="0" w:color="auto"/>
        <w:left w:val="none" w:sz="0" w:space="0" w:color="auto"/>
        <w:bottom w:val="none" w:sz="0" w:space="0" w:color="auto"/>
        <w:right w:val="none" w:sz="0" w:space="0" w:color="auto"/>
      </w:divBdr>
    </w:div>
    <w:div w:id="424572702">
      <w:bodyDiv w:val="1"/>
      <w:marLeft w:val="0"/>
      <w:marRight w:val="0"/>
      <w:marTop w:val="0"/>
      <w:marBottom w:val="0"/>
      <w:divBdr>
        <w:top w:val="none" w:sz="0" w:space="0" w:color="auto"/>
        <w:left w:val="none" w:sz="0" w:space="0" w:color="auto"/>
        <w:bottom w:val="none" w:sz="0" w:space="0" w:color="auto"/>
        <w:right w:val="none" w:sz="0" w:space="0" w:color="auto"/>
      </w:divBdr>
    </w:div>
    <w:div w:id="424574068">
      <w:bodyDiv w:val="1"/>
      <w:marLeft w:val="0"/>
      <w:marRight w:val="0"/>
      <w:marTop w:val="0"/>
      <w:marBottom w:val="0"/>
      <w:divBdr>
        <w:top w:val="none" w:sz="0" w:space="0" w:color="auto"/>
        <w:left w:val="none" w:sz="0" w:space="0" w:color="auto"/>
        <w:bottom w:val="none" w:sz="0" w:space="0" w:color="auto"/>
        <w:right w:val="none" w:sz="0" w:space="0" w:color="auto"/>
      </w:divBdr>
    </w:div>
    <w:div w:id="425421079">
      <w:bodyDiv w:val="1"/>
      <w:marLeft w:val="0"/>
      <w:marRight w:val="0"/>
      <w:marTop w:val="0"/>
      <w:marBottom w:val="0"/>
      <w:divBdr>
        <w:top w:val="none" w:sz="0" w:space="0" w:color="auto"/>
        <w:left w:val="none" w:sz="0" w:space="0" w:color="auto"/>
        <w:bottom w:val="none" w:sz="0" w:space="0" w:color="auto"/>
        <w:right w:val="none" w:sz="0" w:space="0" w:color="auto"/>
      </w:divBdr>
    </w:div>
    <w:div w:id="425805363">
      <w:bodyDiv w:val="1"/>
      <w:marLeft w:val="0"/>
      <w:marRight w:val="0"/>
      <w:marTop w:val="0"/>
      <w:marBottom w:val="0"/>
      <w:divBdr>
        <w:top w:val="none" w:sz="0" w:space="0" w:color="auto"/>
        <w:left w:val="none" w:sz="0" w:space="0" w:color="auto"/>
        <w:bottom w:val="none" w:sz="0" w:space="0" w:color="auto"/>
        <w:right w:val="none" w:sz="0" w:space="0" w:color="auto"/>
      </w:divBdr>
    </w:div>
    <w:div w:id="425813564">
      <w:bodyDiv w:val="1"/>
      <w:marLeft w:val="0"/>
      <w:marRight w:val="0"/>
      <w:marTop w:val="0"/>
      <w:marBottom w:val="0"/>
      <w:divBdr>
        <w:top w:val="none" w:sz="0" w:space="0" w:color="auto"/>
        <w:left w:val="none" w:sz="0" w:space="0" w:color="auto"/>
        <w:bottom w:val="none" w:sz="0" w:space="0" w:color="auto"/>
        <w:right w:val="none" w:sz="0" w:space="0" w:color="auto"/>
      </w:divBdr>
    </w:div>
    <w:div w:id="425854874">
      <w:bodyDiv w:val="1"/>
      <w:marLeft w:val="0"/>
      <w:marRight w:val="0"/>
      <w:marTop w:val="0"/>
      <w:marBottom w:val="0"/>
      <w:divBdr>
        <w:top w:val="none" w:sz="0" w:space="0" w:color="auto"/>
        <w:left w:val="none" w:sz="0" w:space="0" w:color="auto"/>
        <w:bottom w:val="none" w:sz="0" w:space="0" w:color="auto"/>
        <w:right w:val="none" w:sz="0" w:space="0" w:color="auto"/>
      </w:divBdr>
    </w:div>
    <w:div w:id="426121714">
      <w:bodyDiv w:val="1"/>
      <w:marLeft w:val="0"/>
      <w:marRight w:val="0"/>
      <w:marTop w:val="0"/>
      <w:marBottom w:val="0"/>
      <w:divBdr>
        <w:top w:val="none" w:sz="0" w:space="0" w:color="auto"/>
        <w:left w:val="none" w:sz="0" w:space="0" w:color="auto"/>
        <w:bottom w:val="none" w:sz="0" w:space="0" w:color="auto"/>
        <w:right w:val="none" w:sz="0" w:space="0" w:color="auto"/>
      </w:divBdr>
    </w:div>
    <w:div w:id="426463905">
      <w:bodyDiv w:val="1"/>
      <w:marLeft w:val="0"/>
      <w:marRight w:val="0"/>
      <w:marTop w:val="0"/>
      <w:marBottom w:val="0"/>
      <w:divBdr>
        <w:top w:val="none" w:sz="0" w:space="0" w:color="auto"/>
        <w:left w:val="none" w:sz="0" w:space="0" w:color="auto"/>
        <w:bottom w:val="none" w:sz="0" w:space="0" w:color="auto"/>
        <w:right w:val="none" w:sz="0" w:space="0" w:color="auto"/>
      </w:divBdr>
    </w:div>
    <w:div w:id="426773697">
      <w:bodyDiv w:val="1"/>
      <w:marLeft w:val="0"/>
      <w:marRight w:val="0"/>
      <w:marTop w:val="0"/>
      <w:marBottom w:val="0"/>
      <w:divBdr>
        <w:top w:val="none" w:sz="0" w:space="0" w:color="auto"/>
        <w:left w:val="none" w:sz="0" w:space="0" w:color="auto"/>
        <w:bottom w:val="none" w:sz="0" w:space="0" w:color="auto"/>
        <w:right w:val="none" w:sz="0" w:space="0" w:color="auto"/>
      </w:divBdr>
    </w:div>
    <w:div w:id="426847352">
      <w:bodyDiv w:val="1"/>
      <w:marLeft w:val="0"/>
      <w:marRight w:val="0"/>
      <w:marTop w:val="0"/>
      <w:marBottom w:val="0"/>
      <w:divBdr>
        <w:top w:val="none" w:sz="0" w:space="0" w:color="auto"/>
        <w:left w:val="none" w:sz="0" w:space="0" w:color="auto"/>
        <w:bottom w:val="none" w:sz="0" w:space="0" w:color="auto"/>
        <w:right w:val="none" w:sz="0" w:space="0" w:color="auto"/>
      </w:divBdr>
    </w:div>
    <w:div w:id="426922924">
      <w:bodyDiv w:val="1"/>
      <w:marLeft w:val="0"/>
      <w:marRight w:val="0"/>
      <w:marTop w:val="0"/>
      <w:marBottom w:val="0"/>
      <w:divBdr>
        <w:top w:val="none" w:sz="0" w:space="0" w:color="auto"/>
        <w:left w:val="none" w:sz="0" w:space="0" w:color="auto"/>
        <w:bottom w:val="none" w:sz="0" w:space="0" w:color="auto"/>
        <w:right w:val="none" w:sz="0" w:space="0" w:color="auto"/>
      </w:divBdr>
    </w:div>
    <w:div w:id="427387263">
      <w:bodyDiv w:val="1"/>
      <w:marLeft w:val="0"/>
      <w:marRight w:val="0"/>
      <w:marTop w:val="0"/>
      <w:marBottom w:val="0"/>
      <w:divBdr>
        <w:top w:val="none" w:sz="0" w:space="0" w:color="auto"/>
        <w:left w:val="none" w:sz="0" w:space="0" w:color="auto"/>
        <w:bottom w:val="none" w:sz="0" w:space="0" w:color="auto"/>
        <w:right w:val="none" w:sz="0" w:space="0" w:color="auto"/>
      </w:divBdr>
    </w:div>
    <w:div w:id="427428688">
      <w:bodyDiv w:val="1"/>
      <w:marLeft w:val="0"/>
      <w:marRight w:val="0"/>
      <w:marTop w:val="0"/>
      <w:marBottom w:val="0"/>
      <w:divBdr>
        <w:top w:val="none" w:sz="0" w:space="0" w:color="auto"/>
        <w:left w:val="none" w:sz="0" w:space="0" w:color="auto"/>
        <w:bottom w:val="none" w:sz="0" w:space="0" w:color="auto"/>
        <w:right w:val="none" w:sz="0" w:space="0" w:color="auto"/>
      </w:divBdr>
    </w:div>
    <w:div w:id="428041234">
      <w:bodyDiv w:val="1"/>
      <w:marLeft w:val="0"/>
      <w:marRight w:val="0"/>
      <w:marTop w:val="0"/>
      <w:marBottom w:val="0"/>
      <w:divBdr>
        <w:top w:val="none" w:sz="0" w:space="0" w:color="auto"/>
        <w:left w:val="none" w:sz="0" w:space="0" w:color="auto"/>
        <w:bottom w:val="none" w:sz="0" w:space="0" w:color="auto"/>
        <w:right w:val="none" w:sz="0" w:space="0" w:color="auto"/>
      </w:divBdr>
    </w:div>
    <w:div w:id="428426083">
      <w:bodyDiv w:val="1"/>
      <w:marLeft w:val="0"/>
      <w:marRight w:val="0"/>
      <w:marTop w:val="0"/>
      <w:marBottom w:val="0"/>
      <w:divBdr>
        <w:top w:val="none" w:sz="0" w:space="0" w:color="auto"/>
        <w:left w:val="none" w:sz="0" w:space="0" w:color="auto"/>
        <w:bottom w:val="none" w:sz="0" w:space="0" w:color="auto"/>
        <w:right w:val="none" w:sz="0" w:space="0" w:color="auto"/>
      </w:divBdr>
    </w:div>
    <w:div w:id="428544093">
      <w:bodyDiv w:val="1"/>
      <w:marLeft w:val="0"/>
      <w:marRight w:val="0"/>
      <w:marTop w:val="0"/>
      <w:marBottom w:val="0"/>
      <w:divBdr>
        <w:top w:val="none" w:sz="0" w:space="0" w:color="auto"/>
        <w:left w:val="none" w:sz="0" w:space="0" w:color="auto"/>
        <w:bottom w:val="none" w:sz="0" w:space="0" w:color="auto"/>
        <w:right w:val="none" w:sz="0" w:space="0" w:color="auto"/>
      </w:divBdr>
    </w:div>
    <w:div w:id="428627766">
      <w:bodyDiv w:val="1"/>
      <w:marLeft w:val="0"/>
      <w:marRight w:val="0"/>
      <w:marTop w:val="0"/>
      <w:marBottom w:val="0"/>
      <w:divBdr>
        <w:top w:val="none" w:sz="0" w:space="0" w:color="auto"/>
        <w:left w:val="none" w:sz="0" w:space="0" w:color="auto"/>
        <w:bottom w:val="none" w:sz="0" w:space="0" w:color="auto"/>
        <w:right w:val="none" w:sz="0" w:space="0" w:color="auto"/>
      </w:divBdr>
    </w:div>
    <w:div w:id="428745512">
      <w:bodyDiv w:val="1"/>
      <w:marLeft w:val="0"/>
      <w:marRight w:val="0"/>
      <w:marTop w:val="0"/>
      <w:marBottom w:val="0"/>
      <w:divBdr>
        <w:top w:val="none" w:sz="0" w:space="0" w:color="auto"/>
        <w:left w:val="none" w:sz="0" w:space="0" w:color="auto"/>
        <w:bottom w:val="none" w:sz="0" w:space="0" w:color="auto"/>
        <w:right w:val="none" w:sz="0" w:space="0" w:color="auto"/>
      </w:divBdr>
    </w:div>
    <w:div w:id="429202804">
      <w:bodyDiv w:val="1"/>
      <w:marLeft w:val="0"/>
      <w:marRight w:val="0"/>
      <w:marTop w:val="0"/>
      <w:marBottom w:val="0"/>
      <w:divBdr>
        <w:top w:val="none" w:sz="0" w:space="0" w:color="auto"/>
        <w:left w:val="none" w:sz="0" w:space="0" w:color="auto"/>
        <w:bottom w:val="none" w:sz="0" w:space="0" w:color="auto"/>
        <w:right w:val="none" w:sz="0" w:space="0" w:color="auto"/>
      </w:divBdr>
    </w:div>
    <w:div w:id="429590317">
      <w:bodyDiv w:val="1"/>
      <w:marLeft w:val="0"/>
      <w:marRight w:val="0"/>
      <w:marTop w:val="0"/>
      <w:marBottom w:val="0"/>
      <w:divBdr>
        <w:top w:val="none" w:sz="0" w:space="0" w:color="auto"/>
        <w:left w:val="none" w:sz="0" w:space="0" w:color="auto"/>
        <w:bottom w:val="none" w:sz="0" w:space="0" w:color="auto"/>
        <w:right w:val="none" w:sz="0" w:space="0" w:color="auto"/>
      </w:divBdr>
    </w:div>
    <w:div w:id="430318405">
      <w:bodyDiv w:val="1"/>
      <w:marLeft w:val="0"/>
      <w:marRight w:val="0"/>
      <w:marTop w:val="0"/>
      <w:marBottom w:val="0"/>
      <w:divBdr>
        <w:top w:val="none" w:sz="0" w:space="0" w:color="auto"/>
        <w:left w:val="none" w:sz="0" w:space="0" w:color="auto"/>
        <w:bottom w:val="none" w:sz="0" w:space="0" w:color="auto"/>
        <w:right w:val="none" w:sz="0" w:space="0" w:color="auto"/>
      </w:divBdr>
    </w:div>
    <w:div w:id="430399861">
      <w:bodyDiv w:val="1"/>
      <w:marLeft w:val="0"/>
      <w:marRight w:val="0"/>
      <w:marTop w:val="0"/>
      <w:marBottom w:val="0"/>
      <w:divBdr>
        <w:top w:val="none" w:sz="0" w:space="0" w:color="auto"/>
        <w:left w:val="none" w:sz="0" w:space="0" w:color="auto"/>
        <w:bottom w:val="none" w:sz="0" w:space="0" w:color="auto"/>
        <w:right w:val="none" w:sz="0" w:space="0" w:color="auto"/>
      </w:divBdr>
    </w:div>
    <w:div w:id="430780977">
      <w:bodyDiv w:val="1"/>
      <w:marLeft w:val="0"/>
      <w:marRight w:val="0"/>
      <w:marTop w:val="0"/>
      <w:marBottom w:val="0"/>
      <w:divBdr>
        <w:top w:val="none" w:sz="0" w:space="0" w:color="auto"/>
        <w:left w:val="none" w:sz="0" w:space="0" w:color="auto"/>
        <w:bottom w:val="none" w:sz="0" w:space="0" w:color="auto"/>
        <w:right w:val="none" w:sz="0" w:space="0" w:color="auto"/>
      </w:divBdr>
    </w:div>
    <w:div w:id="430784426">
      <w:bodyDiv w:val="1"/>
      <w:marLeft w:val="0"/>
      <w:marRight w:val="0"/>
      <w:marTop w:val="0"/>
      <w:marBottom w:val="0"/>
      <w:divBdr>
        <w:top w:val="none" w:sz="0" w:space="0" w:color="auto"/>
        <w:left w:val="none" w:sz="0" w:space="0" w:color="auto"/>
        <w:bottom w:val="none" w:sz="0" w:space="0" w:color="auto"/>
        <w:right w:val="none" w:sz="0" w:space="0" w:color="auto"/>
      </w:divBdr>
    </w:div>
    <w:div w:id="430980456">
      <w:bodyDiv w:val="1"/>
      <w:marLeft w:val="0"/>
      <w:marRight w:val="0"/>
      <w:marTop w:val="0"/>
      <w:marBottom w:val="0"/>
      <w:divBdr>
        <w:top w:val="none" w:sz="0" w:space="0" w:color="auto"/>
        <w:left w:val="none" w:sz="0" w:space="0" w:color="auto"/>
        <w:bottom w:val="none" w:sz="0" w:space="0" w:color="auto"/>
        <w:right w:val="none" w:sz="0" w:space="0" w:color="auto"/>
      </w:divBdr>
    </w:div>
    <w:div w:id="431123476">
      <w:bodyDiv w:val="1"/>
      <w:marLeft w:val="0"/>
      <w:marRight w:val="0"/>
      <w:marTop w:val="0"/>
      <w:marBottom w:val="0"/>
      <w:divBdr>
        <w:top w:val="none" w:sz="0" w:space="0" w:color="auto"/>
        <w:left w:val="none" w:sz="0" w:space="0" w:color="auto"/>
        <w:bottom w:val="none" w:sz="0" w:space="0" w:color="auto"/>
        <w:right w:val="none" w:sz="0" w:space="0" w:color="auto"/>
      </w:divBdr>
    </w:div>
    <w:div w:id="431127265">
      <w:bodyDiv w:val="1"/>
      <w:marLeft w:val="0"/>
      <w:marRight w:val="0"/>
      <w:marTop w:val="0"/>
      <w:marBottom w:val="0"/>
      <w:divBdr>
        <w:top w:val="none" w:sz="0" w:space="0" w:color="auto"/>
        <w:left w:val="none" w:sz="0" w:space="0" w:color="auto"/>
        <w:bottom w:val="none" w:sz="0" w:space="0" w:color="auto"/>
        <w:right w:val="none" w:sz="0" w:space="0" w:color="auto"/>
      </w:divBdr>
    </w:div>
    <w:div w:id="431168059">
      <w:bodyDiv w:val="1"/>
      <w:marLeft w:val="0"/>
      <w:marRight w:val="0"/>
      <w:marTop w:val="0"/>
      <w:marBottom w:val="0"/>
      <w:divBdr>
        <w:top w:val="none" w:sz="0" w:space="0" w:color="auto"/>
        <w:left w:val="none" w:sz="0" w:space="0" w:color="auto"/>
        <w:bottom w:val="none" w:sz="0" w:space="0" w:color="auto"/>
        <w:right w:val="none" w:sz="0" w:space="0" w:color="auto"/>
      </w:divBdr>
    </w:div>
    <w:div w:id="431316405">
      <w:bodyDiv w:val="1"/>
      <w:marLeft w:val="0"/>
      <w:marRight w:val="0"/>
      <w:marTop w:val="0"/>
      <w:marBottom w:val="0"/>
      <w:divBdr>
        <w:top w:val="none" w:sz="0" w:space="0" w:color="auto"/>
        <w:left w:val="none" w:sz="0" w:space="0" w:color="auto"/>
        <w:bottom w:val="none" w:sz="0" w:space="0" w:color="auto"/>
        <w:right w:val="none" w:sz="0" w:space="0" w:color="auto"/>
      </w:divBdr>
    </w:div>
    <w:div w:id="431978128">
      <w:bodyDiv w:val="1"/>
      <w:marLeft w:val="0"/>
      <w:marRight w:val="0"/>
      <w:marTop w:val="0"/>
      <w:marBottom w:val="0"/>
      <w:divBdr>
        <w:top w:val="none" w:sz="0" w:space="0" w:color="auto"/>
        <w:left w:val="none" w:sz="0" w:space="0" w:color="auto"/>
        <w:bottom w:val="none" w:sz="0" w:space="0" w:color="auto"/>
        <w:right w:val="none" w:sz="0" w:space="0" w:color="auto"/>
      </w:divBdr>
    </w:div>
    <w:div w:id="432167471">
      <w:bodyDiv w:val="1"/>
      <w:marLeft w:val="0"/>
      <w:marRight w:val="0"/>
      <w:marTop w:val="0"/>
      <w:marBottom w:val="0"/>
      <w:divBdr>
        <w:top w:val="none" w:sz="0" w:space="0" w:color="auto"/>
        <w:left w:val="none" w:sz="0" w:space="0" w:color="auto"/>
        <w:bottom w:val="none" w:sz="0" w:space="0" w:color="auto"/>
        <w:right w:val="none" w:sz="0" w:space="0" w:color="auto"/>
      </w:divBdr>
    </w:div>
    <w:div w:id="432483525">
      <w:bodyDiv w:val="1"/>
      <w:marLeft w:val="0"/>
      <w:marRight w:val="0"/>
      <w:marTop w:val="0"/>
      <w:marBottom w:val="0"/>
      <w:divBdr>
        <w:top w:val="none" w:sz="0" w:space="0" w:color="auto"/>
        <w:left w:val="none" w:sz="0" w:space="0" w:color="auto"/>
        <w:bottom w:val="none" w:sz="0" w:space="0" w:color="auto"/>
        <w:right w:val="none" w:sz="0" w:space="0" w:color="auto"/>
      </w:divBdr>
    </w:div>
    <w:div w:id="432745720">
      <w:bodyDiv w:val="1"/>
      <w:marLeft w:val="0"/>
      <w:marRight w:val="0"/>
      <w:marTop w:val="0"/>
      <w:marBottom w:val="0"/>
      <w:divBdr>
        <w:top w:val="none" w:sz="0" w:space="0" w:color="auto"/>
        <w:left w:val="none" w:sz="0" w:space="0" w:color="auto"/>
        <w:bottom w:val="none" w:sz="0" w:space="0" w:color="auto"/>
        <w:right w:val="none" w:sz="0" w:space="0" w:color="auto"/>
      </w:divBdr>
    </w:div>
    <w:div w:id="432895805">
      <w:bodyDiv w:val="1"/>
      <w:marLeft w:val="0"/>
      <w:marRight w:val="0"/>
      <w:marTop w:val="0"/>
      <w:marBottom w:val="0"/>
      <w:divBdr>
        <w:top w:val="none" w:sz="0" w:space="0" w:color="auto"/>
        <w:left w:val="none" w:sz="0" w:space="0" w:color="auto"/>
        <w:bottom w:val="none" w:sz="0" w:space="0" w:color="auto"/>
        <w:right w:val="none" w:sz="0" w:space="0" w:color="auto"/>
      </w:divBdr>
    </w:div>
    <w:div w:id="433019051">
      <w:bodyDiv w:val="1"/>
      <w:marLeft w:val="0"/>
      <w:marRight w:val="0"/>
      <w:marTop w:val="0"/>
      <w:marBottom w:val="0"/>
      <w:divBdr>
        <w:top w:val="none" w:sz="0" w:space="0" w:color="auto"/>
        <w:left w:val="none" w:sz="0" w:space="0" w:color="auto"/>
        <w:bottom w:val="none" w:sz="0" w:space="0" w:color="auto"/>
        <w:right w:val="none" w:sz="0" w:space="0" w:color="auto"/>
      </w:divBdr>
    </w:div>
    <w:div w:id="433211156">
      <w:bodyDiv w:val="1"/>
      <w:marLeft w:val="0"/>
      <w:marRight w:val="0"/>
      <w:marTop w:val="0"/>
      <w:marBottom w:val="0"/>
      <w:divBdr>
        <w:top w:val="none" w:sz="0" w:space="0" w:color="auto"/>
        <w:left w:val="none" w:sz="0" w:space="0" w:color="auto"/>
        <w:bottom w:val="none" w:sz="0" w:space="0" w:color="auto"/>
        <w:right w:val="none" w:sz="0" w:space="0" w:color="auto"/>
      </w:divBdr>
    </w:div>
    <w:div w:id="433675811">
      <w:bodyDiv w:val="1"/>
      <w:marLeft w:val="0"/>
      <w:marRight w:val="0"/>
      <w:marTop w:val="0"/>
      <w:marBottom w:val="0"/>
      <w:divBdr>
        <w:top w:val="none" w:sz="0" w:space="0" w:color="auto"/>
        <w:left w:val="none" w:sz="0" w:space="0" w:color="auto"/>
        <w:bottom w:val="none" w:sz="0" w:space="0" w:color="auto"/>
        <w:right w:val="none" w:sz="0" w:space="0" w:color="auto"/>
      </w:divBdr>
    </w:div>
    <w:div w:id="434401858">
      <w:bodyDiv w:val="1"/>
      <w:marLeft w:val="0"/>
      <w:marRight w:val="0"/>
      <w:marTop w:val="0"/>
      <w:marBottom w:val="0"/>
      <w:divBdr>
        <w:top w:val="none" w:sz="0" w:space="0" w:color="auto"/>
        <w:left w:val="none" w:sz="0" w:space="0" w:color="auto"/>
        <w:bottom w:val="none" w:sz="0" w:space="0" w:color="auto"/>
        <w:right w:val="none" w:sz="0" w:space="0" w:color="auto"/>
      </w:divBdr>
    </w:div>
    <w:div w:id="434449962">
      <w:bodyDiv w:val="1"/>
      <w:marLeft w:val="0"/>
      <w:marRight w:val="0"/>
      <w:marTop w:val="0"/>
      <w:marBottom w:val="0"/>
      <w:divBdr>
        <w:top w:val="none" w:sz="0" w:space="0" w:color="auto"/>
        <w:left w:val="none" w:sz="0" w:space="0" w:color="auto"/>
        <w:bottom w:val="none" w:sz="0" w:space="0" w:color="auto"/>
        <w:right w:val="none" w:sz="0" w:space="0" w:color="auto"/>
      </w:divBdr>
    </w:div>
    <w:div w:id="434908427">
      <w:bodyDiv w:val="1"/>
      <w:marLeft w:val="0"/>
      <w:marRight w:val="0"/>
      <w:marTop w:val="0"/>
      <w:marBottom w:val="0"/>
      <w:divBdr>
        <w:top w:val="none" w:sz="0" w:space="0" w:color="auto"/>
        <w:left w:val="none" w:sz="0" w:space="0" w:color="auto"/>
        <w:bottom w:val="none" w:sz="0" w:space="0" w:color="auto"/>
        <w:right w:val="none" w:sz="0" w:space="0" w:color="auto"/>
      </w:divBdr>
    </w:div>
    <w:div w:id="434980113">
      <w:bodyDiv w:val="1"/>
      <w:marLeft w:val="0"/>
      <w:marRight w:val="0"/>
      <w:marTop w:val="0"/>
      <w:marBottom w:val="0"/>
      <w:divBdr>
        <w:top w:val="none" w:sz="0" w:space="0" w:color="auto"/>
        <w:left w:val="none" w:sz="0" w:space="0" w:color="auto"/>
        <w:bottom w:val="none" w:sz="0" w:space="0" w:color="auto"/>
        <w:right w:val="none" w:sz="0" w:space="0" w:color="auto"/>
      </w:divBdr>
    </w:div>
    <w:div w:id="434984754">
      <w:bodyDiv w:val="1"/>
      <w:marLeft w:val="0"/>
      <w:marRight w:val="0"/>
      <w:marTop w:val="0"/>
      <w:marBottom w:val="0"/>
      <w:divBdr>
        <w:top w:val="none" w:sz="0" w:space="0" w:color="auto"/>
        <w:left w:val="none" w:sz="0" w:space="0" w:color="auto"/>
        <w:bottom w:val="none" w:sz="0" w:space="0" w:color="auto"/>
        <w:right w:val="none" w:sz="0" w:space="0" w:color="auto"/>
      </w:divBdr>
    </w:div>
    <w:div w:id="435057413">
      <w:bodyDiv w:val="1"/>
      <w:marLeft w:val="0"/>
      <w:marRight w:val="0"/>
      <w:marTop w:val="0"/>
      <w:marBottom w:val="0"/>
      <w:divBdr>
        <w:top w:val="none" w:sz="0" w:space="0" w:color="auto"/>
        <w:left w:val="none" w:sz="0" w:space="0" w:color="auto"/>
        <w:bottom w:val="none" w:sz="0" w:space="0" w:color="auto"/>
        <w:right w:val="none" w:sz="0" w:space="0" w:color="auto"/>
      </w:divBdr>
    </w:div>
    <w:div w:id="435100681">
      <w:bodyDiv w:val="1"/>
      <w:marLeft w:val="0"/>
      <w:marRight w:val="0"/>
      <w:marTop w:val="0"/>
      <w:marBottom w:val="0"/>
      <w:divBdr>
        <w:top w:val="none" w:sz="0" w:space="0" w:color="auto"/>
        <w:left w:val="none" w:sz="0" w:space="0" w:color="auto"/>
        <w:bottom w:val="none" w:sz="0" w:space="0" w:color="auto"/>
        <w:right w:val="none" w:sz="0" w:space="0" w:color="auto"/>
      </w:divBdr>
    </w:div>
    <w:div w:id="435174519">
      <w:bodyDiv w:val="1"/>
      <w:marLeft w:val="0"/>
      <w:marRight w:val="0"/>
      <w:marTop w:val="0"/>
      <w:marBottom w:val="0"/>
      <w:divBdr>
        <w:top w:val="none" w:sz="0" w:space="0" w:color="auto"/>
        <w:left w:val="none" w:sz="0" w:space="0" w:color="auto"/>
        <w:bottom w:val="none" w:sz="0" w:space="0" w:color="auto"/>
        <w:right w:val="none" w:sz="0" w:space="0" w:color="auto"/>
      </w:divBdr>
    </w:div>
    <w:div w:id="435180443">
      <w:bodyDiv w:val="1"/>
      <w:marLeft w:val="0"/>
      <w:marRight w:val="0"/>
      <w:marTop w:val="0"/>
      <w:marBottom w:val="0"/>
      <w:divBdr>
        <w:top w:val="none" w:sz="0" w:space="0" w:color="auto"/>
        <w:left w:val="none" w:sz="0" w:space="0" w:color="auto"/>
        <w:bottom w:val="none" w:sz="0" w:space="0" w:color="auto"/>
        <w:right w:val="none" w:sz="0" w:space="0" w:color="auto"/>
      </w:divBdr>
    </w:div>
    <w:div w:id="435250014">
      <w:bodyDiv w:val="1"/>
      <w:marLeft w:val="0"/>
      <w:marRight w:val="0"/>
      <w:marTop w:val="0"/>
      <w:marBottom w:val="0"/>
      <w:divBdr>
        <w:top w:val="none" w:sz="0" w:space="0" w:color="auto"/>
        <w:left w:val="none" w:sz="0" w:space="0" w:color="auto"/>
        <w:bottom w:val="none" w:sz="0" w:space="0" w:color="auto"/>
        <w:right w:val="none" w:sz="0" w:space="0" w:color="auto"/>
      </w:divBdr>
    </w:div>
    <w:div w:id="435296781">
      <w:bodyDiv w:val="1"/>
      <w:marLeft w:val="0"/>
      <w:marRight w:val="0"/>
      <w:marTop w:val="0"/>
      <w:marBottom w:val="0"/>
      <w:divBdr>
        <w:top w:val="none" w:sz="0" w:space="0" w:color="auto"/>
        <w:left w:val="none" w:sz="0" w:space="0" w:color="auto"/>
        <w:bottom w:val="none" w:sz="0" w:space="0" w:color="auto"/>
        <w:right w:val="none" w:sz="0" w:space="0" w:color="auto"/>
      </w:divBdr>
    </w:div>
    <w:div w:id="435442368">
      <w:bodyDiv w:val="1"/>
      <w:marLeft w:val="0"/>
      <w:marRight w:val="0"/>
      <w:marTop w:val="0"/>
      <w:marBottom w:val="0"/>
      <w:divBdr>
        <w:top w:val="none" w:sz="0" w:space="0" w:color="auto"/>
        <w:left w:val="none" w:sz="0" w:space="0" w:color="auto"/>
        <w:bottom w:val="none" w:sz="0" w:space="0" w:color="auto"/>
        <w:right w:val="none" w:sz="0" w:space="0" w:color="auto"/>
      </w:divBdr>
    </w:div>
    <w:div w:id="435642766">
      <w:bodyDiv w:val="1"/>
      <w:marLeft w:val="0"/>
      <w:marRight w:val="0"/>
      <w:marTop w:val="0"/>
      <w:marBottom w:val="0"/>
      <w:divBdr>
        <w:top w:val="none" w:sz="0" w:space="0" w:color="auto"/>
        <w:left w:val="none" w:sz="0" w:space="0" w:color="auto"/>
        <w:bottom w:val="none" w:sz="0" w:space="0" w:color="auto"/>
        <w:right w:val="none" w:sz="0" w:space="0" w:color="auto"/>
      </w:divBdr>
    </w:div>
    <w:div w:id="435710119">
      <w:bodyDiv w:val="1"/>
      <w:marLeft w:val="0"/>
      <w:marRight w:val="0"/>
      <w:marTop w:val="0"/>
      <w:marBottom w:val="0"/>
      <w:divBdr>
        <w:top w:val="none" w:sz="0" w:space="0" w:color="auto"/>
        <w:left w:val="none" w:sz="0" w:space="0" w:color="auto"/>
        <w:bottom w:val="none" w:sz="0" w:space="0" w:color="auto"/>
        <w:right w:val="none" w:sz="0" w:space="0" w:color="auto"/>
      </w:divBdr>
    </w:div>
    <w:div w:id="435755166">
      <w:bodyDiv w:val="1"/>
      <w:marLeft w:val="0"/>
      <w:marRight w:val="0"/>
      <w:marTop w:val="0"/>
      <w:marBottom w:val="0"/>
      <w:divBdr>
        <w:top w:val="none" w:sz="0" w:space="0" w:color="auto"/>
        <w:left w:val="none" w:sz="0" w:space="0" w:color="auto"/>
        <w:bottom w:val="none" w:sz="0" w:space="0" w:color="auto"/>
        <w:right w:val="none" w:sz="0" w:space="0" w:color="auto"/>
      </w:divBdr>
    </w:div>
    <w:div w:id="435907344">
      <w:bodyDiv w:val="1"/>
      <w:marLeft w:val="0"/>
      <w:marRight w:val="0"/>
      <w:marTop w:val="0"/>
      <w:marBottom w:val="0"/>
      <w:divBdr>
        <w:top w:val="none" w:sz="0" w:space="0" w:color="auto"/>
        <w:left w:val="none" w:sz="0" w:space="0" w:color="auto"/>
        <w:bottom w:val="none" w:sz="0" w:space="0" w:color="auto"/>
        <w:right w:val="none" w:sz="0" w:space="0" w:color="auto"/>
      </w:divBdr>
    </w:div>
    <w:div w:id="436097966">
      <w:bodyDiv w:val="1"/>
      <w:marLeft w:val="0"/>
      <w:marRight w:val="0"/>
      <w:marTop w:val="0"/>
      <w:marBottom w:val="0"/>
      <w:divBdr>
        <w:top w:val="none" w:sz="0" w:space="0" w:color="auto"/>
        <w:left w:val="none" w:sz="0" w:space="0" w:color="auto"/>
        <w:bottom w:val="none" w:sz="0" w:space="0" w:color="auto"/>
        <w:right w:val="none" w:sz="0" w:space="0" w:color="auto"/>
      </w:divBdr>
    </w:div>
    <w:div w:id="436365237">
      <w:bodyDiv w:val="1"/>
      <w:marLeft w:val="0"/>
      <w:marRight w:val="0"/>
      <w:marTop w:val="0"/>
      <w:marBottom w:val="0"/>
      <w:divBdr>
        <w:top w:val="none" w:sz="0" w:space="0" w:color="auto"/>
        <w:left w:val="none" w:sz="0" w:space="0" w:color="auto"/>
        <w:bottom w:val="none" w:sz="0" w:space="0" w:color="auto"/>
        <w:right w:val="none" w:sz="0" w:space="0" w:color="auto"/>
      </w:divBdr>
    </w:div>
    <w:div w:id="436681562">
      <w:bodyDiv w:val="1"/>
      <w:marLeft w:val="0"/>
      <w:marRight w:val="0"/>
      <w:marTop w:val="0"/>
      <w:marBottom w:val="0"/>
      <w:divBdr>
        <w:top w:val="none" w:sz="0" w:space="0" w:color="auto"/>
        <w:left w:val="none" w:sz="0" w:space="0" w:color="auto"/>
        <w:bottom w:val="none" w:sz="0" w:space="0" w:color="auto"/>
        <w:right w:val="none" w:sz="0" w:space="0" w:color="auto"/>
      </w:divBdr>
    </w:div>
    <w:div w:id="436684083">
      <w:bodyDiv w:val="1"/>
      <w:marLeft w:val="0"/>
      <w:marRight w:val="0"/>
      <w:marTop w:val="0"/>
      <w:marBottom w:val="0"/>
      <w:divBdr>
        <w:top w:val="none" w:sz="0" w:space="0" w:color="auto"/>
        <w:left w:val="none" w:sz="0" w:space="0" w:color="auto"/>
        <w:bottom w:val="none" w:sz="0" w:space="0" w:color="auto"/>
        <w:right w:val="none" w:sz="0" w:space="0" w:color="auto"/>
      </w:divBdr>
    </w:div>
    <w:div w:id="436801014">
      <w:bodyDiv w:val="1"/>
      <w:marLeft w:val="0"/>
      <w:marRight w:val="0"/>
      <w:marTop w:val="0"/>
      <w:marBottom w:val="0"/>
      <w:divBdr>
        <w:top w:val="none" w:sz="0" w:space="0" w:color="auto"/>
        <w:left w:val="none" w:sz="0" w:space="0" w:color="auto"/>
        <w:bottom w:val="none" w:sz="0" w:space="0" w:color="auto"/>
        <w:right w:val="none" w:sz="0" w:space="0" w:color="auto"/>
      </w:divBdr>
    </w:div>
    <w:div w:id="436871172">
      <w:bodyDiv w:val="1"/>
      <w:marLeft w:val="0"/>
      <w:marRight w:val="0"/>
      <w:marTop w:val="0"/>
      <w:marBottom w:val="0"/>
      <w:divBdr>
        <w:top w:val="none" w:sz="0" w:space="0" w:color="auto"/>
        <w:left w:val="none" w:sz="0" w:space="0" w:color="auto"/>
        <w:bottom w:val="none" w:sz="0" w:space="0" w:color="auto"/>
        <w:right w:val="none" w:sz="0" w:space="0" w:color="auto"/>
      </w:divBdr>
    </w:div>
    <w:div w:id="436995694">
      <w:bodyDiv w:val="1"/>
      <w:marLeft w:val="0"/>
      <w:marRight w:val="0"/>
      <w:marTop w:val="0"/>
      <w:marBottom w:val="0"/>
      <w:divBdr>
        <w:top w:val="none" w:sz="0" w:space="0" w:color="auto"/>
        <w:left w:val="none" w:sz="0" w:space="0" w:color="auto"/>
        <w:bottom w:val="none" w:sz="0" w:space="0" w:color="auto"/>
        <w:right w:val="none" w:sz="0" w:space="0" w:color="auto"/>
      </w:divBdr>
    </w:div>
    <w:div w:id="437025937">
      <w:bodyDiv w:val="1"/>
      <w:marLeft w:val="0"/>
      <w:marRight w:val="0"/>
      <w:marTop w:val="0"/>
      <w:marBottom w:val="0"/>
      <w:divBdr>
        <w:top w:val="none" w:sz="0" w:space="0" w:color="auto"/>
        <w:left w:val="none" w:sz="0" w:space="0" w:color="auto"/>
        <w:bottom w:val="none" w:sz="0" w:space="0" w:color="auto"/>
        <w:right w:val="none" w:sz="0" w:space="0" w:color="auto"/>
      </w:divBdr>
    </w:div>
    <w:div w:id="437330268">
      <w:bodyDiv w:val="1"/>
      <w:marLeft w:val="0"/>
      <w:marRight w:val="0"/>
      <w:marTop w:val="0"/>
      <w:marBottom w:val="0"/>
      <w:divBdr>
        <w:top w:val="none" w:sz="0" w:space="0" w:color="auto"/>
        <w:left w:val="none" w:sz="0" w:space="0" w:color="auto"/>
        <w:bottom w:val="none" w:sz="0" w:space="0" w:color="auto"/>
        <w:right w:val="none" w:sz="0" w:space="0" w:color="auto"/>
      </w:divBdr>
    </w:div>
    <w:div w:id="437405871">
      <w:bodyDiv w:val="1"/>
      <w:marLeft w:val="0"/>
      <w:marRight w:val="0"/>
      <w:marTop w:val="0"/>
      <w:marBottom w:val="0"/>
      <w:divBdr>
        <w:top w:val="none" w:sz="0" w:space="0" w:color="auto"/>
        <w:left w:val="none" w:sz="0" w:space="0" w:color="auto"/>
        <w:bottom w:val="none" w:sz="0" w:space="0" w:color="auto"/>
        <w:right w:val="none" w:sz="0" w:space="0" w:color="auto"/>
      </w:divBdr>
    </w:div>
    <w:div w:id="437525774">
      <w:bodyDiv w:val="1"/>
      <w:marLeft w:val="0"/>
      <w:marRight w:val="0"/>
      <w:marTop w:val="0"/>
      <w:marBottom w:val="0"/>
      <w:divBdr>
        <w:top w:val="none" w:sz="0" w:space="0" w:color="auto"/>
        <w:left w:val="none" w:sz="0" w:space="0" w:color="auto"/>
        <w:bottom w:val="none" w:sz="0" w:space="0" w:color="auto"/>
        <w:right w:val="none" w:sz="0" w:space="0" w:color="auto"/>
      </w:divBdr>
    </w:div>
    <w:div w:id="437876550">
      <w:bodyDiv w:val="1"/>
      <w:marLeft w:val="0"/>
      <w:marRight w:val="0"/>
      <w:marTop w:val="0"/>
      <w:marBottom w:val="0"/>
      <w:divBdr>
        <w:top w:val="none" w:sz="0" w:space="0" w:color="auto"/>
        <w:left w:val="none" w:sz="0" w:space="0" w:color="auto"/>
        <w:bottom w:val="none" w:sz="0" w:space="0" w:color="auto"/>
        <w:right w:val="none" w:sz="0" w:space="0" w:color="auto"/>
      </w:divBdr>
    </w:div>
    <w:div w:id="437915553">
      <w:bodyDiv w:val="1"/>
      <w:marLeft w:val="0"/>
      <w:marRight w:val="0"/>
      <w:marTop w:val="0"/>
      <w:marBottom w:val="0"/>
      <w:divBdr>
        <w:top w:val="none" w:sz="0" w:space="0" w:color="auto"/>
        <w:left w:val="none" w:sz="0" w:space="0" w:color="auto"/>
        <w:bottom w:val="none" w:sz="0" w:space="0" w:color="auto"/>
        <w:right w:val="none" w:sz="0" w:space="0" w:color="auto"/>
      </w:divBdr>
    </w:div>
    <w:div w:id="438110690">
      <w:bodyDiv w:val="1"/>
      <w:marLeft w:val="0"/>
      <w:marRight w:val="0"/>
      <w:marTop w:val="0"/>
      <w:marBottom w:val="0"/>
      <w:divBdr>
        <w:top w:val="none" w:sz="0" w:space="0" w:color="auto"/>
        <w:left w:val="none" w:sz="0" w:space="0" w:color="auto"/>
        <w:bottom w:val="none" w:sz="0" w:space="0" w:color="auto"/>
        <w:right w:val="none" w:sz="0" w:space="0" w:color="auto"/>
      </w:divBdr>
    </w:div>
    <w:div w:id="438182426">
      <w:bodyDiv w:val="1"/>
      <w:marLeft w:val="0"/>
      <w:marRight w:val="0"/>
      <w:marTop w:val="0"/>
      <w:marBottom w:val="0"/>
      <w:divBdr>
        <w:top w:val="none" w:sz="0" w:space="0" w:color="auto"/>
        <w:left w:val="none" w:sz="0" w:space="0" w:color="auto"/>
        <w:bottom w:val="none" w:sz="0" w:space="0" w:color="auto"/>
        <w:right w:val="none" w:sz="0" w:space="0" w:color="auto"/>
      </w:divBdr>
    </w:div>
    <w:div w:id="438332860">
      <w:bodyDiv w:val="1"/>
      <w:marLeft w:val="0"/>
      <w:marRight w:val="0"/>
      <w:marTop w:val="0"/>
      <w:marBottom w:val="0"/>
      <w:divBdr>
        <w:top w:val="none" w:sz="0" w:space="0" w:color="auto"/>
        <w:left w:val="none" w:sz="0" w:space="0" w:color="auto"/>
        <w:bottom w:val="none" w:sz="0" w:space="0" w:color="auto"/>
        <w:right w:val="none" w:sz="0" w:space="0" w:color="auto"/>
      </w:divBdr>
    </w:div>
    <w:div w:id="438523073">
      <w:bodyDiv w:val="1"/>
      <w:marLeft w:val="0"/>
      <w:marRight w:val="0"/>
      <w:marTop w:val="0"/>
      <w:marBottom w:val="0"/>
      <w:divBdr>
        <w:top w:val="none" w:sz="0" w:space="0" w:color="auto"/>
        <w:left w:val="none" w:sz="0" w:space="0" w:color="auto"/>
        <w:bottom w:val="none" w:sz="0" w:space="0" w:color="auto"/>
        <w:right w:val="none" w:sz="0" w:space="0" w:color="auto"/>
      </w:divBdr>
    </w:div>
    <w:div w:id="439036505">
      <w:bodyDiv w:val="1"/>
      <w:marLeft w:val="0"/>
      <w:marRight w:val="0"/>
      <w:marTop w:val="0"/>
      <w:marBottom w:val="0"/>
      <w:divBdr>
        <w:top w:val="none" w:sz="0" w:space="0" w:color="auto"/>
        <w:left w:val="none" w:sz="0" w:space="0" w:color="auto"/>
        <w:bottom w:val="none" w:sz="0" w:space="0" w:color="auto"/>
        <w:right w:val="none" w:sz="0" w:space="0" w:color="auto"/>
      </w:divBdr>
    </w:div>
    <w:div w:id="439227803">
      <w:bodyDiv w:val="1"/>
      <w:marLeft w:val="0"/>
      <w:marRight w:val="0"/>
      <w:marTop w:val="0"/>
      <w:marBottom w:val="0"/>
      <w:divBdr>
        <w:top w:val="none" w:sz="0" w:space="0" w:color="auto"/>
        <w:left w:val="none" w:sz="0" w:space="0" w:color="auto"/>
        <w:bottom w:val="none" w:sz="0" w:space="0" w:color="auto"/>
        <w:right w:val="none" w:sz="0" w:space="0" w:color="auto"/>
      </w:divBdr>
    </w:div>
    <w:div w:id="439493133">
      <w:bodyDiv w:val="1"/>
      <w:marLeft w:val="0"/>
      <w:marRight w:val="0"/>
      <w:marTop w:val="0"/>
      <w:marBottom w:val="0"/>
      <w:divBdr>
        <w:top w:val="none" w:sz="0" w:space="0" w:color="auto"/>
        <w:left w:val="none" w:sz="0" w:space="0" w:color="auto"/>
        <w:bottom w:val="none" w:sz="0" w:space="0" w:color="auto"/>
        <w:right w:val="none" w:sz="0" w:space="0" w:color="auto"/>
      </w:divBdr>
    </w:div>
    <w:div w:id="439567064">
      <w:bodyDiv w:val="1"/>
      <w:marLeft w:val="0"/>
      <w:marRight w:val="0"/>
      <w:marTop w:val="0"/>
      <w:marBottom w:val="0"/>
      <w:divBdr>
        <w:top w:val="none" w:sz="0" w:space="0" w:color="auto"/>
        <w:left w:val="none" w:sz="0" w:space="0" w:color="auto"/>
        <w:bottom w:val="none" w:sz="0" w:space="0" w:color="auto"/>
        <w:right w:val="none" w:sz="0" w:space="0" w:color="auto"/>
      </w:divBdr>
    </w:div>
    <w:div w:id="439644852">
      <w:bodyDiv w:val="1"/>
      <w:marLeft w:val="0"/>
      <w:marRight w:val="0"/>
      <w:marTop w:val="0"/>
      <w:marBottom w:val="0"/>
      <w:divBdr>
        <w:top w:val="none" w:sz="0" w:space="0" w:color="auto"/>
        <w:left w:val="none" w:sz="0" w:space="0" w:color="auto"/>
        <w:bottom w:val="none" w:sz="0" w:space="0" w:color="auto"/>
        <w:right w:val="none" w:sz="0" w:space="0" w:color="auto"/>
      </w:divBdr>
    </w:div>
    <w:div w:id="439689869">
      <w:bodyDiv w:val="1"/>
      <w:marLeft w:val="0"/>
      <w:marRight w:val="0"/>
      <w:marTop w:val="0"/>
      <w:marBottom w:val="0"/>
      <w:divBdr>
        <w:top w:val="none" w:sz="0" w:space="0" w:color="auto"/>
        <w:left w:val="none" w:sz="0" w:space="0" w:color="auto"/>
        <w:bottom w:val="none" w:sz="0" w:space="0" w:color="auto"/>
        <w:right w:val="none" w:sz="0" w:space="0" w:color="auto"/>
      </w:divBdr>
    </w:div>
    <w:div w:id="439691349">
      <w:bodyDiv w:val="1"/>
      <w:marLeft w:val="0"/>
      <w:marRight w:val="0"/>
      <w:marTop w:val="0"/>
      <w:marBottom w:val="0"/>
      <w:divBdr>
        <w:top w:val="none" w:sz="0" w:space="0" w:color="auto"/>
        <w:left w:val="none" w:sz="0" w:space="0" w:color="auto"/>
        <w:bottom w:val="none" w:sz="0" w:space="0" w:color="auto"/>
        <w:right w:val="none" w:sz="0" w:space="0" w:color="auto"/>
      </w:divBdr>
    </w:div>
    <w:div w:id="439759015">
      <w:bodyDiv w:val="1"/>
      <w:marLeft w:val="0"/>
      <w:marRight w:val="0"/>
      <w:marTop w:val="0"/>
      <w:marBottom w:val="0"/>
      <w:divBdr>
        <w:top w:val="none" w:sz="0" w:space="0" w:color="auto"/>
        <w:left w:val="none" w:sz="0" w:space="0" w:color="auto"/>
        <w:bottom w:val="none" w:sz="0" w:space="0" w:color="auto"/>
        <w:right w:val="none" w:sz="0" w:space="0" w:color="auto"/>
      </w:divBdr>
    </w:div>
    <w:div w:id="439766708">
      <w:bodyDiv w:val="1"/>
      <w:marLeft w:val="0"/>
      <w:marRight w:val="0"/>
      <w:marTop w:val="0"/>
      <w:marBottom w:val="0"/>
      <w:divBdr>
        <w:top w:val="none" w:sz="0" w:space="0" w:color="auto"/>
        <w:left w:val="none" w:sz="0" w:space="0" w:color="auto"/>
        <w:bottom w:val="none" w:sz="0" w:space="0" w:color="auto"/>
        <w:right w:val="none" w:sz="0" w:space="0" w:color="auto"/>
      </w:divBdr>
    </w:div>
    <w:div w:id="440151394">
      <w:bodyDiv w:val="1"/>
      <w:marLeft w:val="0"/>
      <w:marRight w:val="0"/>
      <w:marTop w:val="0"/>
      <w:marBottom w:val="0"/>
      <w:divBdr>
        <w:top w:val="none" w:sz="0" w:space="0" w:color="auto"/>
        <w:left w:val="none" w:sz="0" w:space="0" w:color="auto"/>
        <w:bottom w:val="none" w:sz="0" w:space="0" w:color="auto"/>
        <w:right w:val="none" w:sz="0" w:space="0" w:color="auto"/>
      </w:divBdr>
    </w:div>
    <w:div w:id="440220925">
      <w:bodyDiv w:val="1"/>
      <w:marLeft w:val="0"/>
      <w:marRight w:val="0"/>
      <w:marTop w:val="0"/>
      <w:marBottom w:val="0"/>
      <w:divBdr>
        <w:top w:val="none" w:sz="0" w:space="0" w:color="auto"/>
        <w:left w:val="none" w:sz="0" w:space="0" w:color="auto"/>
        <w:bottom w:val="none" w:sz="0" w:space="0" w:color="auto"/>
        <w:right w:val="none" w:sz="0" w:space="0" w:color="auto"/>
      </w:divBdr>
    </w:div>
    <w:div w:id="440340472">
      <w:bodyDiv w:val="1"/>
      <w:marLeft w:val="0"/>
      <w:marRight w:val="0"/>
      <w:marTop w:val="0"/>
      <w:marBottom w:val="0"/>
      <w:divBdr>
        <w:top w:val="none" w:sz="0" w:space="0" w:color="auto"/>
        <w:left w:val="none" w:sz="0" w:space="0" w:color="auto"/>
        <w:bottom w:val="none" w:sz="0" w:space="0" w:color="auto"/>
        <w:right w:val="none" w:sz="0" w:space="0" w:color="auto"/>
      </w:divBdr>
    </w:div>
    <w:div w:id="440688036">
      <w:bodyDiv w:val="1"/>
      <w:marLeft w:val="0"/>
      <w:marRight w:val="0"/>
      <w:marTop w:val="0"/>
      <w:marBottom w:val="0"/>
      <w:divBdr>
        <w:top w:val="none" w:sz="0" w:space="0" w:color="auto"/>
        <w:left w:val="none" w:sz="0" w:space="0" w:color="auto"/>
        <w:bottom w:val="none" w:sz="0" w:space="0" w:color="auto"/>
        <w:right w:val="none" w:sz="0" w:space="0" w:color="auto"/>
      </w:divBdr>
    </w:div>
    <w:div w:id="440879340">
      <w:bodyDiv w:val="1"/>
      <w:marLeft w:val="0"/>
      <w:marRight w:val="0"/>
      <w:marTop w:val="0"/>
      <w:marBottom w:val="0"/>
      <w:divBdr>
        <w:top w:val="none" w:sz="0" w:space="0" w:color="auto"/>
        <w:left w:val="none" w:sz="0" w:space="0" w:color="auto"/>
        <w:bottom w:val="none" w:sz="0" w:space="0" w:color="auto"/>
        <w:right w:val="none" w:sz="0" w:space="0" w:color="auto"/>
      </w:divBdr>
    </w:div>
    <w:div w:id="441077568">
      <w:bodyDiv w:val="1"/>
      <w:marLeft w:val="0"/>
      <w:marRight w:val="0"/>
      <w:marTop w:val="0"/>
      <w:marBottom w:val="0"/>
      <w:divBdr>
        <w:top w:val="none" w:sz="0" w:space="0" w:color="auto"/>
        <w:left w:val="none" w:sz="0" w:space="0" w:color="auto"/>
        <w:bottom w:val="none" w:sz="0" w:space="0" w:color="auto"/>
        <w:right w:val="none" w:sz="0" w:space="0" w:color="auto"/>
      </w:divBdr>
    </w:div>
    <w:div w:id="441343393">
      <w:bodyDiv w:val="1"/>
      <w:marLeft w:val="0"/>
      <w:marRight w:val="0"/>
      <w:marTop w:val="0"/>
      <w:marBottom w:val="0"/>
      <w:divBdr>
        <w:top w:val="none" w:sz="0" w:space="0" w:color="auto"/>
        <w:left w:val="none" w:sz="0" w:space="0" w:color="auto"/>
        <w:bottom w:val="none" w:sz="0" w:space="0" w:color="auto"/>
        <w:right w:val="none" w:sz="0" w:space="0" w:color="auto"/>
      </w:divBdr>
    </w:div>
    <w:div w:id="441533518">
      <w:bodyDiv w:val="1"/>
      <w:marLeft w:val="0"/>
      <w:marRight w:val="0"/>
      <w:marTop w:val="0"/>
      <w:marBottom w:val="0"/>
      <w:divBdr>
        <w:top w:val="none" w:sz="0" w:space="0" w:color="auto"/>
        <w:left w:val="none" w:sz="0" w:space="0" w:color="auto"/>
        <w:bottom w:val="none" w:sz="0" w:space="0" w:color="auto"/>
        <w:right w:val="none" w:sz="0" w:space="0" w:color="auto"/>
      </w:divBdr>
    </w:div>
    <w:div w:id="441997840">
      <w:bodyDiv w:val="1"/>
      <w:marLeft w:val="0"/>
      <w:marRight w:val="0"/>
      <w:marTop w:val="0"/>
      <w:marBottom w:val="0"/>
      <w:divBdr>
        <w:top w:val="none" w:sz="0" w:space="0" w:color="auto"/>
        <w:left w:val="none" w:sz="0" w:space="0" w:color="auto"/>
        <w:bottom w:val="none" w:sz="0" w:space="0" w:color="auto"/>
        <w:right w:val="none" w:sz="0" w:space="0" w:color="auto"/>
      </w:divBdr>
    </w:div>
    <w:div w:id="442382744">
      <w:bodyDiv w:val="1"/>
      <w:marLeft w:val="0"/>
      <w:marRight w:val="0"/>
      <w:marTop w:val="0"/>
      <w:marBottom w:val="0"/>
      <w:divBdr>
        <w:top w:val="none" w:sz="0" w:space="0" w:color="auto"/>
        <w:left w:val="none" w:sz="0" w:space="0" w:color="auto"/>
        <w:bottom w:val="none" w:sz="0" w:space="0" w:color="auto"/>
        <w:right w:val="none" w:sz="0" w:space="0" w:color="auto"/>
      </w:divBdr>
    </w:div>
    <w:div w:id="442699899">
      <w:bodyDiv w:val="1"/>
      <w:marLeft w:val="0"/>
      <w:marRight w:val="0"/>
      <w:marTop w:val="0"/>
      <w:marBottom w:val="0"/>
      <w:divBdr>
        <w:top w:val="none" w:sz="0" w:space="0" w:color="auto"/>
        <w:left w:val="none" w:sz="0" w:space="0" w:color="auto"/>
        <w:bottom w:val="none" w:sz="0" w:space="0" w:color="auto"/>
        <w:right w:val="none" w:sz="0" w:space="0" w:color="auto"/>
      </w:divBdr>
    </w:div>
    <w:div w:id="442844946">
      <w:bodyDiv w:val="1"/>
      <w:marLeft w:val="0"/>
      <w:marRight w:val="0"/>
      <w:marTop w:val="0"/>
      <w:marBottom w:val="0"/>
      <w:divBdr>
        <w:top w:val="none" w:sz="0" w:space="0" w:color="auto"/>
        <w:left w:val="none" w:sz="0" w:space="0" w:color="auto"/>
        <w:bottom w:val="none" w:sz="0" w:space="0" w:color="auto"/>
        <w:right w:val="none" w:sz="0" w:space="0" w:color="auto"/>
      </w:divBdr>
    </w:div>
    <w:div w:id="443110824">
      <w:bodyDiv w:val="1"/>
      <w:marLeft w:val="0"/>
      <w:marRight w:val="0"/>
      <w:marTop w:val="0"/>
      <w:marBottom w:val="0"/>
      <w:divBdr>
        <w:top w:val="none" w:sz="0" w:space="0" w:color="auto"/>
        <w:left w:val="none" w:sz="0" w:space="0" w:color="auto"/>
        <w:bottom w:val="none" w:sz="0" w:space="0" w:color="auto"/>
        <w:right w:val="none" w:sz="0" w:space="0" w:color="auto"/>
      </w:divBdr>
    </w:div>
    <w:div w:id="443354321">
      <w:bodyDiv w:val="1"/>
      <w:marLeft w:val="0"/>
      <w:marRight w:val="0"/>
      <w:marTop w:val="0"/>
      <w:marBottom w:val="0"/>
      <w:divBdr>
        <w:top w:val="none" w:sz="0" w:space="0" w:color="auto"/>
        <w:left w:val="none" w:sz="0" w:space="0" w:color="auto"/>
        <w:bottom w:val="none" w:sz="0" w:space="0" w:color="auto"/>
        <w:right w:val="none" w:sz="0" w:space="0" w:color="auto"/>
      </w:divBdr>
    </w:div>
    <w:div w:id="443883164">
      <w:bodyDiv w:val="1"/>
      <w:marLeft w:val="0"/>
      <w:marRight w:val="0"/>
      <w:marTop w:val="0"/>
      <w:marBottom w:val="0"/>
      <w:divBdr>
        <w:top w:val="none" w:sz="0" w:space="0" w:color="auto"/>
        <w:left w:val="none" w:sz="0" w:space="0" w:color="auto"/>
        <w:bottom w:val="none" w:sz="0" w:space="0" w:color="auto"/>
        <w:right w:val="none" w:sz="0" w:space="0" w:color="auto"/>
      </w:divBdr>
    </w:div>
    <w:div w:id="444276420">
      <w:bodyDiv w:val="1"/>
      <w:marLeft w:val="0"/>
      <w:marRight w:val="0"/>
      <w:marTop w:val="0"/>
      <w:marBottom w:val="0"/>
      <w:divBdr>
        <w:top w:val="none" w:sz="0" w:space="0" w:color="auto"/>
        <w:left w:val="none" w:sz="0" w:space="0" w:color="auto"/>
        <w:bottom w:val="none" w:sz="0" w:space="0" w:color="auto"/>
        <w:right w:val="none" w:sz="0" w:space="0" w:color="auto"/>
      </w:divBdr>
    </w:div>
    <w:div w:id="444429160">
      <w:bodyDiv w:val="1"/>
      <w:marLeft w:val="0"/>
      <w:marRight w:val="0"/>
      <w:marTop w:val="0"/>
      <w:marBottom w:val="0"/>
      <w:divBdr>
        <w:top w:val="none" w:sz="0" w:space="0" w:color="auto"/>
        <w:left w:val="none" w:sz="0" w:space="0" w:color="auto"/>
        <w:bottom w:val="none" w:sz="0" w:space="0" w:color="auto"/>
        <w:right w:val="none" w:sz="0" w:space="0" w:color="auto"/>
      </w:divBdr>
    </w:div>
    <w:div w:id="444813895">
      <w:bodyDiv w:val="1"/>
      <w:marLeft w:val="0"/>
      <w:marRight w:val="0"/>
      <w:marTop w:val="0"/>
      <w:marBottom w:val="0"/>
      <w:divBdr>
        <w:top w:val="none" w:sz="0" w:space="0" w:color="auto"/>
        <w:left w:val="none" w:sz="0" w:space="0" w:color="auto"/>
        <w:bottom w:val="none" w:sz="0" w:space="0" w:color="auto"/>
        <w:right w:val="none" w:sz="0" w:space="0" w:color="auto"/>
      </w:divBdr>
    </w:div>
    <w:div w:id="445465372">
      <w:bodyDiv w:val="1"/>
      <w:marLeft w:val="0"/>
      <w:marRight w:val="0"/>
      <w:marTop w:val="0"/>
      <w:marBottom w:val="0"/>
      <w:divBdr>
        <w:top w:val="none" w:sz="0" w:space="0" w:color="auto"/>
        <w:left w:val="none" w:sz="0" w:space="0" w:color="auto"/>
        <w:bottom w:val="none" w:sz="0" w:space="0" w:color="auto"/>
        <w:right w:val="none" w:sz="0" w:space="0" w:color="auto"/>
      </w:divBdr>
    </w:div>
    <w:div w:id="445807286">
      <w:bodyDiv w:val="1"/>
      <w:marLeft w:val="0"/>
      <w:marRight w:val="0"/>
      <w:marTop w:val="0"/>
      <w:marBottom w:val="0"/>
      <w:divBdr>
        <w:top w:val="none" w:sz="0" w:space="0" w:color="auto"/>
        <w:left w:val="none" w:sz="0" w:space="0" w:color="auto"/>
        <w:bottom w:val="none" w:sz="0" w:space="0" w:color="auto"/>
        <w:right w:val="none" w:sz="0" w:space="0" w:color="auto"/>
      </w:divBdr>
    </w:div>
    <w:div w:id="445976318">
      <w:bodyDiv w:val="1"/>
      <w:marLeft w:val="0"/>
      <w:marRight w:val="0"/>
      <w:marTop w:val="0"/>
      <w:marBottom w:val="0"/>
      <w:divBdr>
        <w:top w:val="none" w:sz="0" w:space="0" w:color="auto"/>
        <w:left w:val="none" w:sz="0" w:space="0" w:color="auto"/>
        <w:bottom w:val="none" w:sz="0" w:space="0" w:color="auto"/>
        <w:right w:val="none" w:sz="0" w:space="0" w:color="auto"/>
      </w:divBdr>
    </w:div>
    <w:div w:id="446001495">
      <w:bodyDiv w:val="1"/>
      <w:marLeft w:val="0"/>
      <w:marRight w:val="0"/>
      <w:marTop w:val="0"/>
      <w:marBottom w:val="0"/>
      <w:divBdr>
        <w:top w:val="none" w:sz="0" w:space="0" w:color="auto"/>
        <w:left w:val="none" w:sz="0" w:space="0" w:color="auto"/>
        <w:bottom w:val="none" w:sz="0" w:space="0" w:color="auto"/>
        <w:right w:val="none" w:sz="0" w:space="0" w:color="auto"/>
      </w:divBdr>
    </w:div>
    <w:div w:id="446121461">
      <w:bodyDiv w:val="1"/>
      <w:marLeft w:val="0"/>
      <w:marRight w:val="0"/>
      <w:marTop w:val="0"/>
      <w:marBottom w:val="0"/>
      <w:divBdr>
        <w:top w:val="none" w:sz="0" w:space="0" w:color="auto"/>
        <w:left w:val="none" w:sz="0" w:space="0" w:color="auto"/>
        <w:bottom w:val="none" w:sz="0" w:space="0" w:color="auto"/>
        <w:right w:val="none" w:sz="0" w:space="0" w:color="auto"/>
      </w:divBdr>
    </w:div>
    <w:div w:id="446582993">
      <w:bodyDiv w:val="1"/>
      <w:marLeft w:val="0"/>
      <w:marRight w:val="0"/>
      <w:marTop w:val="0"/>
      <w:marBottom w:val="0"/>
      <w:divBdr>
        <w:top w:val="none" w:sz="0" w:space="0" w:color="auto"/>
        <w:left w:val="none" w:sz="0" w:space="0" w:color="auto"/>
        <w:bottom w:val="none" w:sz="0" w:space="0" w:color="auto"/>
        <w:right w:val="none" w:sz="0" w:space="0" w:color="auto"/>
      </w:divBdr>
    </w:div>
    <w:div w:id="446655659">
      <w:bodyDiv w:val="1"/>
      <w:marLeft w:val="0"/>
      <w:marRight w:val="0"/>
      <w:marTop w:val="0"/>
      <w:marBottom w:val="0"/>
      <w:divBdr>
        <w:top w:val="none" w:sz="0" w:space="0" w:color="auto"/>
        <w:left w:val="none" w:sz="0" w:space="0" w:color="auto"/>
        <w:bottom w:val="none" w:sz="0" w:space="0" w:color="auto"/>
        <w:right w:val="none" w:sz="0" w:space="0" w:color="auto"/>
      </w:divBdr>
    </w:div>
    <w:div w:id="446894135">
      <w:bodyDiv w:val="1"/>
      <w:marLeft w:val="0"/>
      <w:marRight w:val="0"/>
      <w:marTop w:val="0"/>
      <w:marBottom w:val="0"/>
      <w:divBdr>
        <w:top w:val="none" w:sz="0" w:space="0" w:color="auto"/>
        <w:left w:val="none" w:sz="0" w:space="0" w:color="auto"/>
        <w:bottom w:val="none" w:sz="0" w:space="0" w:color="auto"/>
        <w:right w:val="none" w:sz="0" w:space="0" w:color="auto"/>
      </w:divBdr>
    </w:div>
    <w:div w:id="447117535">
      <w:bodyDiv w:val="1"/>
      <w:marLeft w:val="0"/>
      <w:marRight w:val="0"/>
      <w:marTop w:val="0"/>
      <w:marBottom w:val="0"/>
      <w:divBdr>
        <w:top w:val="none" w:sz="0" w:space="0" w:color="auto"/>
        <w:left w:val="none" w:sz="0" w:space="0" w:color="auto"/>
        <w:bottom w:val="none" w:sz="0" w:space="0" w:color="auto"/>
        <w:right w:val="none" w:sz="0" w:space="0" w:color="auto"/>
      </w:divBdr>
    </w:div>
    <w:div w:id="447313068">
      <w:bodyDiv w:val="1"/>
      <w:marLeft w:val="0"/>
      <w:marRight w:val="0"/>
      <w:marTop w:val="0"/>
      <w:marBottom w:val="0"/>
      <w:divBdr>
        <w:top w:val="none" w:sz="0" w:space="0" w:color="auto"/>
        <w:left w:val="none" w:sz="0" w:space="0" w:color="auto"/>
        <w:bottom w:val="none" w:sz="0" w:space="0" w:color="auto"/>
        <w:right w:val="none" w:sz="0" w:space="0" w:color="auto"/>
      </w:divBdr>
    </w:div>
    <w:div w:id="447356714">
      <w:bodyDiv w:val="1"/>
      <w:marLeft w:val="0"/>
      <w:marRight w:val="0"/>
      <w:marTop w:val="0"/>
      <w:marBottom w:val="0"/>
      <w:divBdr>
        <w:top w:val="none" w:sz="0" w:space="0" w:color="auto"/>
        <w:left w:val="none" w:sz="0" w:space="0" w:color="auto"/>
        <w:bottom w:val="none" w:sz="0" w:space="0" w:color="auto"/>
        <w:right w:val="none" w:sz="0" w:space="0" w:color="auto"/>
      </w:divBdr>
    </w:div>
    <w:div w:id="447431611">
      <w:bodyDiv w:val="1"/>
      <w:marLeft w:val="0"/>
      <w:marRight w:val="0"/>
      <w:marTop w:val="0"/>
      <w:marBottom w:val="0"/>
      <w:divBdr>
        <w:top w:val="none" w:sz="0" w:space="0" w:color="auto"/>
        <w:left w:val="none" w:sz="0" w:space="0" w:color="auto"/>
        <w:bottom w:val="none" w:sz="0" w:space="0" w:color="auto"/>
        <w:right w:val="none" w:sz="0" w:space="0" w:color="auto"/>
      </w:divBdr>
    </w:div>
    <w:div w:id="447504767">
      <w:bodyDiv w:val="1"/>
      <w:marLeft w:val="0"/>
      <w:marRight w:val="0"/>
      <w:marTop w:val="0"/>
      <w:marBottom w:val="0"/>
      <w:divBdr>
        <w:top w:val="none" w:sz="0" w:space="0" w:color="auto"/>
        <w:left w:val="none" w:sz="0" w:space="0" w:color="auto"/>
        <w:bottom w:val="none" w:sz="0" w:space="0" w:color="auto"/>
        <w:right w:val="none" w:sz="0" w:space="0" w:color="auto"/>
      </w:divBdr>
    </w:div>
    <w:div w:id="447550104">
      <w:bodyDiv w:val="1"/>
      <w:marLeft w:val="0"/>
      <w:marRight w:val="0"/>
      <w:marTop w:val="0"/>
      <w:marBottom w:val="0"/>
      <w:divBdr>
        <w:top w:val="none" w:sz="0" w:space="0" w:color="auto"/>
        <w:left w:val="none" w:sz="0" w:space="0" w:color="auto"/>
        <w:bottom w:val="none" w:sz="0" w:space="0" w:color="auto"/>
        <w:right w:val="none" w:sz="0" w:space="0" w:color="auto"/>
      </w:divBdr>
    </w:div>
    <w:div w:id="447626669">
      <w:bodyDiv w:val="1"/>
      <w:marLeft w:val="0"/>
      <w:marRight w:val="0"/>
      <w:marTop w:val="0"/>
      <w:marBottom w:val="0"/>
      <w:divBdr>
        <w:top w:val="none" w:sz="0" w:space="0" w:color="auto"/>
        <w:left w:val="none" w:sz="0" w:space="0" w:color="auto"/>
        <w:bottom w:val="none" w:sz="0" w:space="0" w:color="auto"/>
        <w:right w:val="none" w:sz="0" w:space="0" w:color="auto"/>
      </w:divBdr>
    </w:div>
    <w:div w:id="447822016">
      <w:bodyDiv w:val="1"/>
      <w:marLeft w:val="0"/>
      <w:marRight w:val="0"/>
      <w:marTop w:val="0"/>
      <w:marBottom w:val="0"/>
      <w:divBdr>
        <w:top w:val="none" w:sz="0" w:space="0" w:color="auto"/>
        <w:left w:val="none" w:sz="0" w:space="0" w:color="auto"/>
        <w:bottom w:val="none" w:sz="0" w:space="0" w:color="auto"/>
        <w:right w:val="none" w:sz="0" w:space="0" w:color="auto"/>
      </w:divBdr>
    </w:div>
    <w:div w:id="447968819">
      <w:bodyDiv w:val="1"/>
      <w:marLeft w:val="0"/>
      <w:marRight w:val="0"/>
      <w:marTop w:val="0"/>
      <w:marBottom w:val="0"/>
      <w:divBdr>
        <w:top w:val="none" w:sz="0" w:space="0" w:color="auto"/>
        <w:left w:val="none" w:sz="0" w:space="0" w:color="auto"/>
        <w:bottom w:val="none" w:sz="0" w:space="0" w:color="auto"/>
        <w:right w:val="none" w:sz="0" w:space="0" w:color="auto"/>
      </w:divBdr>
    </w:div>
    <w:div w:id="448088433">
      <w:bodyDiv w:val="1"/>
      <w:marLeft w:val="0"/>
      <w:marRight w:val="0"/>
      <w:marTop w:val="0"/>
      <w:marBottom w:val="0"/>
      <w:divBdr>
        <w:top w:val="none" w:sz="0" w:space="0" w:color="auto"/>
        <w:left w:val="none" w:sz="0" w:space="0" w:color="auto"/>
        <w:bottom w:val="none" w:sz="0" w:space="0" w:color="auto"/>
        <w:right w:val="none" w:sz="0" w:space="0" w:color="auto"/>
      </w:divBdr>
    </w:div>
    <w:div w:id="448355974">
      <w:bodyDiv w:val="1"/>
      <w:marLeft w:val="0"/>
      <w:marRight w:val="0"/>
      <w:marTop w:val="0"/>
      <w:marBottom w:val="0"/>
      <w:divBdr>
        <w:top w:val="none" w:sz="0" w:space="0" w:color="auto"/>
        <w:left w:val="none" w:sz="0" w:space="0" w:color="auto"/>
        <w:bottom w:val="none" w:sz="0" w:space="0" w:color="auto"/>
        <w:right w:val="none" w:sz="0" w:space="0" w:color="auto"/>
      </w:divBdr>
    </w:div>
    <w:div w:id="448356191">
      <w:bodyDiv w:val="1"/>
      <w:marLeft w:val="0"/>
      <w:marRight w:val="0"/>
      <w:marTop w:val="0"/>
      <w:marBottom w:val="0"/>
      <w:divBdr>
        <w:top w:val="none" w:sz="0" w:space="0" w:color="auto"/>
        <w:left w:val="none" w:sz="0" w:space="0" w:color="auto"/>
        <w:bottom w:val="none" w:sz="0" w:space="0" w:color="auto"/>
        <w:right w:val="none" w:sz="0" w:space="0" w:color="auto"/>
      </w:divBdr>
    </w:div>
    <w:div w:id="448620602">
      <w:bodyDiv w:val="1"/>
      <w:marLeft w:val="0"/>
      <w:marRight w:val="0"/>
      <w:marTop w:val="0"/>
      <w:marBottom w:val="0"/>
      <w:divBdr>
        <w:top w:val="none" w:sz="0" w:space="0" w:color="auto"/>
        <w:left w:val="none" w:sz="0" w:space="0" w:color="auto"/>
        <w:bottom w:val="none" w:sz="0" w:space="0" w:color="auto"/>
        <w:right w:val="none" w:sz="0" w:space="0" w:color="auto"/>
      </w:divBdr>
    </w:div>
    <w:div w:id="448863102">
      <w:bodyDiv w:val="1"/>
      <w:marLeft w:val="0"/>
      <w:marRight w:val="0"/>
      <w:marTop w:val="0"/>
      <w:marBottom w:val="0"/>
      <w:divBdr>
        <w:top w:val="none" w:sz="0" w:space="0" w:color="auto"/>
        <w:left w:val="none" w:sz="0" w:space="0" w:color="auto"/>
        <w:bottom w:val="none" w:sz="0" w:space="0" w:color="auto"/>
        <w:right w:val="none" w:sz="0" w:space="0" w:color="auto"/>
      </w:divBdr>
    </w:div>
    <w:div w:id="448938530">
      <w:bodyDiv w:val="1"/>
      <w:marLeft w:val="0"/>
      <w:marRight w:val="0"/>
      <w:marTop w:val="0"/>
      <w:marBottom w:val="0"/>
      <w:divBdr>
        <w:top w:val="none" w:sz="0" w:space="0" w:color="auto"/>
        <w:left w:val="none" w:sz="0" w:space="0" w:color="auto"/>
        <w:bottom w:val="none" w:sz="0" w:space="0" w:color="auto"/>
        <w:right w:val="none" w:sz="0" w:space="0" w:color="auto"/>
      </w:divBdr>
    </w:div>
    <w:div w:id="449280506">
      <w:bodyDiv w:val="1"/>
      <w:marLeft w:val="0"/>
      <w:marRight w:val="0"/>
      <w:marTop w:val="0"/>
      <w:marBottom w:val="0"/>
      <w:divBdr>
        <w:top w:val="none" w:sz="0" w:space="0" w:color="auto"/>
        <w:left w:val="none" w:sz="0" w:space="0" w:color="auto"/>
        <w:bottom w:val="none" w:sz="0" w:space="0" w:color="auto"/>
        <w:right w:val="none" w:sz="0" w:space="0" w:color="auto"/>
      </w:divBdr>
    </w:div>
    <w:div w:id="449400011">
      <w:bodyDiv w:val="1"/>
      <w:marLeft w:val="0"/>
      <w:marRight w:val="0"/>
      <w:marTop w:val="0"/>
      <w:marBottom w:val="0"/>
      <w:divBdr>
        <w:top w:val="none" w:sz="0" w:space="0" w:color="auto"/>
        <w:left w:val="none" w:sz="0" w:space="0" w:color="auto"/>
        <w:bottom w:val="none" w:sz="0" w:space="0" w:color="auto"/>
        <w:right w:val="none" w:sz="0" w:space="0" w:color="auto"/>
      </w:divBdr>
    </w:div>
    <w:div w:id="449512997">
      <w:bodyDiv w:val="1"/>
      <w:marLeft w:val="0"/>
      <w:marRight w:val="0"/>
      <w:marTop w:val="0"/>
      <w:marBottom w:val="0"/>
      <w:divBdr>
        <w:top w:val="none" w:sz="0" w:space="0" w:color="auto"/>
        <w:left w:val="none" w:sz="0" w:space="0" w:color="auto"/>
        <w:bottom w:val="none" w:sz="0" w:space="0" w:color="auto"/>
        <w:right w:val="none" w:sz="0" w:space="0" w:color="auto"/>
      </w:divBdr>
    </w:div>
    <w:div w:id="449594554">
      <w:bodyDiv w:val="1"/>
      <w:marLeft w:val="0"/>
      <w:marRight w:val="0"/>
      <w:marTop w:val="0"/>
      <w:marBottom w:val="0"/>
      <w:divBdr>
        <w:top w:val="none" w:sz="0" w:space="0" w:color="auto"/>
        <w:left w:val="none" w:sz="0" w:space="0" w:color="auto"/>
        <w:bottom w:val="none" w:sz="0" w:space="0" w:color="auto"/>
        <w:right w:val="none" w:sz="0" w:space="0" w:color="auto"/>
      </w:divBdr>
    </w:div>
    <w:div w:id="449665689">
      <w:bodyDiv w:val="1"/>
      <w:marLeft w:val="0"/>
      <w:marRight w:val="0"/>
      <w:marTop w:val="0"/>
      <w:marBottom w:val="0"/>
      <w:divBdr>
        <w:top w:val="none" w:sz="0" w:space="0" w:color="auto"/>
        <w:left w:val="none" w:sz="0" w:space="0" w:color="auto"/>
        <w:bottom w:val="none" w:sz="0" w:space="0" w:color="auto"/>
        <w:right w:val="none" w:sz="0" w:space="0" w:color="auto"/>
      </w:divBdr>
    </w:div>
    <w:div w:id="449738190">
      <w:bodyDiv w:val="1"/>
      <w:marLeft w:val="0"/>
      <w:marRight w:val="0"/>
      <w:marTop w:val="0"/>
      <w:marBottom w:val="0"/>
      <w:divBdr>
        <w:top w:val="none" w:sz="0" w:space="0" w:color="auto"/>
        <w:left w:val="none" w:sz="0" w:space="0" w:color="auto"/>
        <w:bottom w:val="none" w:sz="0" w:space="0" w:color="auto"/>
        <w:right w:val="none" w:sz="0" w:space="0" w:color="auto"/>
      </w:divBdr>
    </w:div>
    <w:div w:id="450051171">
      <w:bodyDiv w:val="1"/>
      <w:marLeft w:val="0"/>
      <w:marRight w:val="0"/>
      <w:marTop w:val="0"/>
      <w:marBottom w:val="0"/>
      <w:divBdr>
        <w:top w:val="none" w:sz="0" w:space="0" w:color="auto"/>
        <w:left w:val="none" w:sz="0" w:space="0" w:color="auto"/>
        <w:bottom w:val="none" w:sz="0" w:space="0" w:color="auto"/>
        <w:right w:val="none" w:sz="0" w:space="0" w:color="auto"/>
      </w:divBdr>
    </w:div>
    <w:div w:id="450633695">
      <w:bodyDiv w:val="1"/>
      <w:marLeft w:val="0"/>
      <w:marRight w:val="0"/>
      <w:marTop w:val="0"/>
      <w:marBottom w:val="0"/>
      <w:divBdr>
        <w:top w:val="none" w:sz="0" w:space="0" w:color="auto"/>
        <w:left w:val="none" w:sz="0" w:space="0" w:color="auto"/>
        <w:bottom w:val="none" w:sz="0" w:space="0" w:color="auto"/>
        <w:right w:val="none" w:sz="0" w:space="0" w:color="auto"/>
      </w:divBdr>
    </w:div>
    <w:div w:id="450637671">
      <w:bodyDiv w:val="1"/>
      <w:marLeft w:val="0"/>
      <w:marRight w:val="0"/>
      <w:marTop w:val="0"/>
      <w:marBottom w:val="0"/>
      <w:divBdr>
        <w:top w:val="none" w:sz="0" w:space="0" w:color="auto"/>
        <w:left w:val="none" w:sz="0" w:space="0" w:color="auto"/>
        <w:bottom w:val="none" w:sz="0" w:space="0" w:color="auto"/>
        <w:right w:val="none" w:sz="0" w:space="0" w:color="auto"/>
      </w:divBdr>
    </w:div>
    <w:div w:id="450712022">
      <w:bodyDiv w:val="1"/>
      <w:marLeft w:val="0"/>
      <w:marRight w:val="0"/>
      <w:marTop w:val="0"/>
      <w:marBottom w:val="0"/>
      <w:divBdr>
        <w:top w:val="none" w:sz="0" w:space="0" w:color="auto"/>
        <w:left w:val="none" w:sz="0" w:space="0" w:color="auto"/>
        <w:bottom w:val="none" w:sz="0" w:space="0" w:color="auto"/>
        <w:right w:val="none" w:sz="0" w:space="0" w:color="auto"/>
      </w:divBdr>
    </w:div>
    <w:div w:id="450781978">
      <w:bodyDiv w:val="1"/>
      <w:marLeft w:val="0"/>
      <w:marRight w:val="0"/>
      <w:marTop w:val="0"/>
      <w:marBottom w:val="0"/>
      <w:divBdr>
        <w:top w:val="none" w:sz="0" w:space="0" w:color="auto"/>
        <w:left w:val="none" w:sz="0" w:space="0" w:color="auto"/>
        <w:bottom w:val="none" w:sz="0" w:space="0" w:color="auto"/>
        <w:right w:val="none" w:sz="0" w:space="0" w:color="auto"/>
      </w:divBdr>
    </w:div>
    <w:div w:id="450979529">
      <w:bodyDiv w:val="1"/>
      <w:marLeft w:val="0"/>
      <w:marRight w:val="0"/>
      <w:marTop w:val="0"/>
      <w:marBottom w:val="0"/>
      <w:divBdr>
        <w:top w:val="none" w:sz="0" w:space="0" w:color="auto"/>
        <w:left w:val="none" w:sz="0" w:space="0" w:color="auto"/>
        <w:bottom w:val="none" w:sz="0" w:space="0" w:color="auto"/>
        <w:right w:val="none" w:sz="0" w:space="0" w:color="auto"/>
      </w:divBdr>
    </w:div>
    <w:div w:id="451019389">
      <w:bodyDiv w:val="1"/>
      <w:marLeft w:val="0"/>
      <w:marRight w:val="0"/>
      <w:marTop w:val="0"/>
      <w:marBottom w:val="0"/>
      <w:divBdr>
        <w:top w:val="none" w:sz="0" w:space="0" w:color="auto"/>
        <w:left w:val="none" w:sz="0" w:space="0" w:color="auto"/>
        <w:bottom w:val="none" w:sz="0" w:space="0" w:color="auto"/>
        <w:right w:val="none" w:sz="0" w:space="0" w:color="auto"/>
      </w:divBdr>
    </w:div>
    <w:div w:id="451019776">
      <w:bodyDiv w:val="1"/>
      <w:marLeft w:val="0"/>
      <w:marRight w:val="0"/>
      <w:marTop w:val="0"/>
      <w:marBottom w:val="0"/>
      <w:divBdr>
        <w:top w:val="none" w:sz="0" w:space="0" w:color="auto"/>
        <w:left w:val="none" w:sz="0" w:space="0" w:color="auto"/>
        <w:bottom w:val="none" w:sz="0" w:space="0" w:color="auto"/>
        <w:right w:val="none" w:sz="0" w:space="0" w:color="auto"/>
      </w:divBdr>
    </w:div>
    <w:div w:id="451242594">
      <w:bodyDiv w:val="1"/>
      <w:marLeft w:val="0"/>
      <w:marRight w:val="0"/>
      <w:marTop w:val="0"/>
      <w:marBottom w:val="0"/>
      <w:divBdr>
        <w:top w:val="none" w:sz="0" w:space="0" w:color="auto"/>
        <w:left w:val="none" w:sz="0" w:space="0" w:color="auto"/>
        <w:bottom w:val="none" w:sz="0" w:space="0" w:color="auto"/>
        <w:right w:val="none" w:sz="0" w:space="0" w:color="auto"/>
      </w:divBdr>
    </w:div>
    <w:div w:id="451362743">
      <w:bodyDiv w:val="1"/>
      <w:marLeft w:val="0"/>
      <w:marRight w:val="0"/>
      <w:marTop w:val="0"/>
      <w:marBottom w:val="0"/>
      <w:divBdr>
        <w:top w:val="none" w:sz="0" w:space="0" w:color="auto"/>
        <w:left w:val="none" w:sz="0" w:space="0" w:color="auto"/>
        <w:bottom w:val="none" w:sz="0" w:space="0" w:color="auto"/>
        <w:right w:val="none" w:sz="0" w:space="0" w:color="auto"/>
      </w:divBdr>
    </w:div>
    <w:div w:id="451755051">
      <w:bodyDiv w:val="1"/>
      <w:marLeft w:val="0"/>
      <w:marRight w:val="0"/>
      <w:marTop w:val="0"/>
      <w:marBottom w:val="0"/>
      <w:divBdr>
        <w:top w:val="none" w:sz="0" w:space="0" w:color="auto"/>
        <w:left w:val="none" w:sz="0" w:space="0" w:color="auto"/>
        <w:bottom w:val="none" w:sz="0" w:space="0" w:color="auto"/>
        <w:right w:val="none" w:sz="0" w:space="0" w:color="auto"/>
      </w:divBdr>
    </w:div>
    <w:div w:id="451945506">
      <w:bodyDiv w:val="1"/>
      <w:marLeft w:val="0"/>
      <w:marRight w:val="0"/>
      <w:marTop w:val="0"/>
      <w:marBottom w:val="0"/>
      <w:divBdr>
        <w:top w:val="none" w:sz="0" w:space="0" w:color="auto"/>
        <w:left w:val="none" w:sz="0" w:space="0" w:color="auto"/>
        <w:bottom w:val="none" w:sz="0" w:space="0" w:color="auto"/>
        <w:right w:val="none" w:sz="0" w:space="0" w:color="auto"/>
      </w:divBdr>
    </w:div>
    <w:div w:id="451946589">
      <w:bodyDiv w:val="1"/>
      <w:marLeft w:val="0"/>
      <w:marRight w:val="0"/>
      <w:marTop w:val="0"/>
      <w:marBottom w:val="0"/>
      <w:divBdr>
        <w:top w:val="none" w:sz="0" w:space="0" w:color="auto"/>
        <w:left w:val="none" w:sz="0" w:space="0" w:color="auto"/>
        <w:bottom w:val="none" w:sz="0" w:space="0" w:color="auto"/>
        <w:right w:val="none" w:sz="0" w:space="0" w:color="auto"/>
      </w:divBdr>
    </w:div>
    <w:div w:id="452019400">
      <w:bodyDiv w:val="1"/>
      <w:marLeft w:val="0"/>
      <w:marRight w:val="0"/>
      <w:marTop w:val="0"/>
      <w:marBottom w:val="0"/>
      <w:divBdr>
        <w:top w:val="none" w:sz="0" w:space="0" w:color="auto"/>
        <w:left w:val="none" w:sz="0" w:space="0" w:color="auto"/>
        <w:bottom w:val="none" w:sz="0" w:space="0" w:color="auto"/>
        <w:right w:val="none" w:sz="0" w:space="0" w:color="auto"/>
      </w:divBdr>
    </w:div>
    <w:div w:id="452334923">
      <w:bodyDiv w:val="1"/>
      <w:marLeft w:val="0"/>
      <w:marRight w:val="0"/>
      <w:marTop w:val="0"/>
      <w:marBottom w:val="0"/>
      <w:divBdr>
        <w:top w:val="none" w:sz="0" w:space="0" w:color="auto"/>
        <w:left w:val="none" w:sz="0" w:space="0" w:color="auto"/>
        <w:bottom w:val="none" w:sz="0" w:space="0" w:color="auto"/>
        <w:right w:val="none" w:sz="0" w:space="0" w:color="auto"/>
      </w:divBdr>
    </w:div>
    <w:div w:id="452945940">
      <w:bodyDiv w:val="1"/>
      <w:marLeft w:val="0"/>
      <w:marRight w:val="0"/>
      <w:marTop w:val="0"/>
      <w:marBottom w:val="0"/>
      <w:divBdr>
        <w:top w:val="none" w:sz="0" w:space="0" w:color="auto"/>
        <w:left w:val="none" w:sz="0" w:space="0" w:color="auto"/>
        <w:bottom w:val="none" w:sz="0" w:space="0" w:color="auto"/>
        <w:right w:val="none" w:sz="0" w:space="0" w:color="auto"/>
      </w:divBdr>
    </w:div>
    <w:div w:id="453402397">
      <w:bodyDiv w:val="1"/>
      <w:marLeft w:val="0"/>
      <w:marRight w:val="0"/>
      <w:marTop w:val="0"/>
      <w:marBottom w:val="0"/>
      <w:divBdr>
        <w:top w:val="none" w:sz="0" w:space="0" w:color="auto"/>
        <w:left w:val="none" w:sz="0" w:space="0" w:color="auto"/>
        <w:bottom w:val="none" w:sz="0" w:space="0" w:color="auto"/>
        <w:right w:val="none" w:sz="0" w:space="0" w:color="auto"/>
      </w:divBdr>
    </w:div>
    <w:div w:id="453718894">
      <w:bodyDiv w:val="1"/>
      <w:marLeft w:val="0"/>
      <w:marRight w:val="0"/>
      <w:marTop w:val="0"/>
      <w:marBottom w:val="0"/>
      <w:divBdr>
        <w:top w:val="none" w:sz="0" w:space="0" w:color="auto"/>
        <w:left w:val="none" w:sz="0" w:space="0" w:color="auto"/>
        <w:bottom w:val="none" w:sz="0" w:space="0" w:color="auto"/>
        <w:right w:val="none" w:sz="0" w:space="0" w:color="auto"/>
      </w:divBdr>
    </w:div>
    <w:div w:id="453790413">
      <w:bodyDiv w:val="1"/>
      <w:marLeft w:val="0"/>
      <w:marRight w:val="0"/>
      <w:marTop w:val="0"/>
      <w:marBottom w:val="0"/>
      <w:divBdr>
        <w:top w:val="none" w:sz="0" w:space="0" w:color="auto"/>
        <w:left w:val="none" w:sz="0" w:space="0" w:color="auto"/>
        <w:bottom w:val="none" w:sz="0" w:space="0" w:color="auto"/>
        <w:right w:val="none" w:sz="0" w:space="0" w:color="auto"/>
      </w:divBdr>
    </w:div>
    <w:div w:id="453837299">
      <w:bodyDiv w:val="1"/>
      <w:marLeft w:val="0"/>
      <w:marRight w:val="0"/>
      <w:marTop w:val="0"/>
      <w:marBottom w:val="0"/>
      <w:divBdr>
        <w:top w:val="none" w:sz="0" w:space="0" w:color="auto"/>
        <w:left w:val="none" w:sz="0" w:space="0" w:color="auto"/>
        <w:bottom w:val="none" w:sz="0" w:space="0" w:color="auto"/>
        <w:right w:val="none" w:sz="0" w:space="0" w:color="auto"/>
      </w:divBdr>
    </w:div>
    <w:div w:id="453908206">
      <w:bodyDiv w:val="1"/>
      <w:marLeft w:val="0"/>
      <w:marRight w:val="0"/>
      <w:marTop w:val="0"/>
      <w:marBottom w:val="0"/>
      <w:divBdr>
        <w:top w:val="none" w:sz="0" w:space="0" w:color="auto"/>
        <w:left w:val="none" w:sz="0" w:space="0" w:color="auto"/>
        <w:bottom w:val="none" w:sz="0" w:space="0" w:color="auto"/>
        <w:right w:val="none" w:sz="0" w:space="0" w:color="auto"/>
      </w:divBdr>
    </w:div>
    <w:div w:id="454371575">
      <w:bodyDiv w:val="1"/>
      <w:marLeft w:val="0"/>
      <w:marRight w:val="0"/>
      <w:marTop w:val="0"/>
      <w:marBottom w:val="0"/>
      <w:divBdr>
        <w:top w:val="none" w:sz="0" w:space="0" w:color="auto"/>
        <w:left w:val="none" w:sz="0" w:space="0" w:color="auto"/>
        <w:bottom w:val="none" w:sz="0" w:space="0" w:color="auto"/>
        <w:right w:val="none" w:sz="0" w:space="0" w:color="auto"/>
      </w:divBdr>
    </w:div>
    <w:div w:id="454443929">
      <w:bodyDiv w:val="1"/>
      <w:marLeft w:val="0"/>
      <w:marRight w:val="0"/>
      <w:marTop w:val="0"/>
      <w:marBottom w:val="0"/>
      <w:divBdr>
        <w:top w:val="none" w:sz="0" w:space="0" w:color="auto"/>
        <w:left w:val="none" w:sz="0" w:space="0" w:color="auto"/>
        <w:bottom w:val="none" w:sz="0" w:space="0" w:color="auto"/>
        <w:right w:val="none" w:sz="0" w:space="0" w:color="auto"/>
      </w:divBdr>
    </w:div>
    <w:div w:id="454520407">
      <w:bodyDiv w:val="1"/>
      <w:marLeft w:val="0"/>
      <w:marRight w:val="0"/>
      <w:marTop w:val="0"/>
      <w:marBottom w:val="0"/>
      <w:divBdr>
        <w:top w:val="none" w:sz="0" w:space="0" w:color="auto"/>
        <w:left w:val="none" w:sz="0" w:space="0" w:color="auto"/>
        <w:bottom w:val="none" w:sz="0" w:space="0" w:color="auto"/>
        <w:right w:val="none" w:sz="0" w:space="0" w:color="auto"/>
      </w:divBdr>
    </w:div>
    <w:div w:id="454645640">
      <w:bodyDiv w:val="1"/>
      <w:marLeft w:val="0"/>
      <w:marRight w:val="0"/>
      <w:marTop w:val="0"/>
      <w:marBottom w:val="0"/>
      <w:divBdr>
        <w:top w:val="none" w:sz="0" w:space="0" w:color="auto"/>
        <w:left w:val="none" w:sz="0" w:space="0" w:color="auto"/>
        <w:bottom w:val="none" w:sz="0" w:space="0" w:color="auto"/>
        <w:right w:val="none" w:sz="0" w:space="0" w:color="auto"/>
      </w:divBdr>
    </w:div>
    <w:div w:id="454756843">
      <w:bodyDiv w:val="1"/>
      <w:marLeft w:val="0"/>
      <w:marRight w:val="0"/>
      <w:marTop w:val="0"/>
      <w:marBottom w:val="0"/>
      <w:divBdr>
        <w:top w:val="none" w:sz="0" w:space="0" w:color="auto"/>
        <w:left w:val="none" w:sz="0" w:space="0" w:color="auto"/>
        <w:bottom w:val="none" w:sz="0" w:space="0" w:color="auto"/>
        <w:right w:val="none" w:sz="0" w:space="0" w:color="auto"/>
      </w:divBdr>
    </w:div>
    <w:div w:id="455366705">
      <w:bodyDiv w:val="1"/>
      <w:marLeft w:val="0"/>
      <w:marRight w:val="0"/>
      <w:marTop w:val="0"/>
      <w:marBottom w:val="0"/>
      <w:divBdr>
        <w:top w:val="none" w:sz="0" w:space="0" w:color="auto"/>
        <w:left w:val="none" w:sz="0" w:space="0" w:color="auto"/>
        <w:bottom w:val="none" w:sz="0" w:space="0" w:color="auto"/>
        <w:right w:val="none" w:sz="0" w:space="0" w:color="auto"/>
      </w:divBdr>
    </w:div>
    <w:div w:id="455563009">
      <w:bodyDiv w:val="1"/>
      <w:marLeft w:val="0"/>
      <w:marRight w:val="0"/>
      <w:marTop w:val="0"/>
      <w:marBottom w:val="0"/>
      <w:divBdr>
        <w:top w:val="none" w:sz="0" w:space="0" w:color="auto"/>
        <w:left w:val="none" w:sz="0" w:space="0" w:color="auto"/>
        <w:bottom w:val="none" w:sz="0" w:space="0" w:color="auto"/>
        <w:right w:val="none" w:sz="0" w:space="0" w:color="auto"/>
      </w:divBdr>
    </w:div>
    <w:div w:id="455874654">
      <w:bodyDiv w:val="1"/>
      <w:marLeft w:val="0"/>
      <w:marRight w:val="0"/>
      <w:marTop w:val="0"/>
      <w:marBottom w:val="0"/>
      <w:divBdr>
        <w:top w:val="none" w:sz="0" w:space="0" w:color="auto"/>
        <w:left w:val="none" w:sz="0" w:space="0" w:color="auto"/>
        <w:bottom w:val="none" w:sz="0" w:space="0" w:color="auto"/>
        <w:right w:val="none" w:sz="0" w:space="0" w:color="auto"/>
      </w:divBdr>
    </w:div>
    <w:div w:id="455879887">
      <w:bodyDiv w:val="1"/>
      <w:marLeft w:val="0"/>
      <w:marRight w:val="0"/>
      <w:marTop w:val="0"/>
      <w:marBottom w:val="0"/>
      <w:divBdr>
        <w:top w:val="none" w:sz="0" w:space="0" w:color="auto"/>
        <w:left w:val="none" w:sz="0" w:space="0" w:color="auto"/>
        <w:bottom w:val="none" w:sz="0" w:space="0" w:color="auto"/>
        <w:right w:val="none" w:sz="0" w:space="0" w:color="auto"/>
      </w:divBdr>
    </w:div>
    <w:div w:id="455950069">
      <w:bodyDiv w:val="1"/>
      <w:marLeft w:val="0"/>
      <w:marRight w:val="0"/>
      <w:marTop w:val="0"/>
      <w:marBottom w:val="0"/>
      <w:divBdr>
        <w:top w:val="none" w:sz="0" w:space="0" w:color="auto"/>
        <w:left w:val="none" w:sz="0" w:space="0" w:color="auto"/>
        <w:bottom w:val="none" w:sz="0" w:space="0" w:color="auto"/>
        <w:right w:val="none" w:sz="0" w:space="0" w:color="auto"/>
      </w:divBdr>
    </w:div>
    <w:div w:id="455952929">
      <w:bodyDiv w:val="1"/>
      <w:marLeft w:val="0"/>
      <w:marRight w:val="0"/>
      <w:marTop w:val="0"/>
      <w:marBottom w:val="0"/>
      <w:divBdr>
        <w:top w:val="none" w:sz="0" w:space="0" w:color="auto"/>
        <w:left w:val="none" w:sz="0" w:space="0" w:color="auto"/>
        <w:bottom w:val="none" w:sz="0" w:space="0" w:color="auto"/>
        <w:right w:val="none" w:sz="0" w:space="0" w:color="auto"/>
      </w:divBdr>
    </w:div>
    <w:div w:id="456146575">
      <w:bodyDiv w:val="1"/>
      <w:marLeft w:val="0"/>
      <w:marRight w:val="0"/>
      <w:marTop w:val="0"/>
      <w:marBottom w:val="0"/>
      <w:divBdr>
        <w:top w:val="none" w:sz="0" w:space="0" w:color="auto"/>
        <w:left w:val="none" w:sz="0" w:space="0" w:color="auto"/>
        <w:bottom w:val="none" w:sz="0" w:space="0" w:color="auto"/>
        <w:right w:val="none" w:sz="0" w:space="0" w:color="auto"/>
      </w:divBdr>
    </w:div>
    <w:div w:id="456147356">
      <w:bodyDiv w:val="1"/>
      <w:marLeft w:val="0"/>
      <w:marRight w:val="0"/>
      <w:marTop w:val="0"/>
      <w:marBottom w:val="0"/>
      <w:divBdr>
        <w:top w:val="none" w:sz="0" w:space="0" w:color="auto"/>
        <w:left w:val="none" w:sz="0" w:space="0" w:color="auto"/>
        <w:bottom w:val="none" w:sz="0" w:space="0" w:color="auto"/>
        <w:right w:val="none" w:sz="0" w:space="0" w:color="auto"/>
      </w:divBdr>
    </w:div>
    <w:div w:id="456339609">
      <w:bodyDiv w:val="1"/>
      <w:marLeft w:val="0"/>
      <w:marRight w:val="0"/>
      <w:marTop w:val="0"/>
      <w:marBottom w:val="0"/>
      <w:divBdr>
        <w:top w:val="none" w:sz="0" w:space="0" w:color="auto"/>
        <w:left w:val="none" w:sz="0" w:space="0" w:color="auto"/>
        <w:bottom w:val="none" w:sz="0" w:space="0" w:color="auto"/>
        <w:right w:val="none" w:sz="0" w:space="0" w:color="auto"/>
      </w:divBdr>
    </w:div>
    <w:div w:id="456411432">
      <w:bodyDiv w:val="1"/>
      <w:marLeft w:val="0"/>
      <w:marRight w:val="0"/>
      <w:marTop w:val="0"/>
      <w:marBottom w:val="0"/>
      <w:divBdr>
        <w:top w:val="none" w:sz="0" w:space="0" w:color="auto"/>
        <w:left w:val="none" w:sz="0" w:space="0" w:color="auto"/>
        <w:bottom w:val="none" w:sz="0" w:space="0" w:color="auto"/>
        <w:right w:val="none" w:sz="0" w:space="0" w:color="auto"/>
      </w:divBdr>
    </w:div>
    <w:div w:id="456722670">
      <w:bodyDiv w:val="1"/>
      <w:marLeft w:val="0"/>
      <w:marRight w:val="0"/>
      <w:marTop w:val="0"/>
      <w:marBottom w:val="0"/>
      <w:divBdr>
        <w:top w:val="none" w:sz="0" w:space="0" w:color="auto"/>
        <w:left w:val="none" w:sz="0" w:space="0" w:color="auto"/>
        <w:bottom w:val="none" w:sz="0" w:space="0" w:color="auto"/>
        <w:right w:val="none" w:sz="0" w:space="0" w:color="auto"/>
      </w:divBdr>
    </w:div>
    <w:div w:id="456879869">
      <w:bodyDiv w:val="1"/>
      <w:marLeft w:val="0"/>
      <w:marRight w:val="0"/>
      <w:marTop w:val="0"/>
      <w:marBottom w:val="0"/>
      <w:divBdr>
        <w:top w:val="none" w:sz="0" w:space="0" w:color="auto"/>
        <w:left w:val="none" w:sz="0" w:space="0" w:color="auto"/>
        <w:bottom w:val="none" w:sz="0" w:space="0" w:color="auto"/>
        <w:right w:val="none" w:sz="0" w:space="0" w:color="auto"/>
      </w:divBdr>
    </w:div>
    <w:div w:id="456918755">
      <w:bodyDiv w:val="1"/>
      <w:marLeft w:val="0"/>
      <w:marRight w:val="0"/>
      <w:marTop w:val="0"/>
      <w:marBottom w:val="0"/>
      <w:divBdr>
        <w:top w:val="none" w:sz="0" w:space="0" w:color="auto"/>
        <w:left w:val="none" w:sz="0" w:space="0" w:color="auto"/>
        <w:bottom w:val="none" w:sz="0" w:space="0" w:color="auto"/>
        <w:right w:val="none" w:sz="0" w:space="0" w:color="auto"/>
      </w:divBdr>
    </w:div>
    <w:div w:id="457066391">
      <w:bodyDiv w:val="1"/>
      <w:marLeft w:val="0"/>
      <w:marRight w:val="0"/>
      <w:marTop w:val="0"/>
      <w:marBottom w:val="0"/>
      <w:divBdr>
        <w:top w:val="none" w:sz="0" w:space="0" w:color="auto"/>
        <w:left w:val="none" w:sz="0" w:space="0" w:color="auto"/>
        <w:bottom w:val="none" w:sz="0" w:space="0" w:color="auto"/>
        <w:right w:val="none" w:sz="0" w:space="0" w:color="auto"/>
      </w:divBdr>
    </w:div>
    <w:div w:id="457142524">
      <w:bodyDiv w:val="1"/>
      <w:marLeft w:val="0"/>
      <w:marRight w:val="0"/>
      <w:marTop w:val="0"/>
      <w:marBottom w:val="0"/>
      <w:divBdr>
        <w:top w:val="none" w:sz="0" w:space="0" w:color="auto"/>
        <w:left w:val="none" w:sz="0" w:space="0" w:color="auto"/>
        <w:bottom w:val="none" w:sz="0" w:space="0" w:color="auto"/>
        <w:right w:val="none" w:sz="0" w:space="0" w:color="auto"/>
      </w:divBdr>
    </w:div>
    <w:div w:id="457337830">
      <w:bodyDiv w:val="1"/>
      <w:marLeft w:val="0"/>
      <w:marRight w:val="0"/>
      <w:marTop w:val="0"/>
      <w:marBottom w:val="0"/>
      <w:divBdr>
        <w:top w:val="none" w:sz="0" w:space="0" w:color="auto"/>
        <w:left w:val="none" w:sz="0" w:space="0" w:color="auto"/>
        <w:bottom w:val="none" w:sz="0" w:space="0" w:color="auto"/>
        <w:right w:val="none" w:sz="0" w:space="0" w:color="auto"/>
      </w:divBdr>
    </w:div>
    <w:div w:id="457574712">
      <w:bodyDiv w:val="1"/>
      <w:marLeft w:val="0"/>
      <w:marRight w:val="0"/>
      <w:marTop w:val="0"/>
      <w:marBottom w:val="0"/>
      <w:divBdr>
        <w:top w:val="none" w:sz="0" w:space="0" w:color="auto"/>
        <w:left w:val="none" w:sz="0" w:space="0" w:color="auto"/>
        <w:bottom w:val="none" w:sz="0" w:space="0" w:color="auto"/>
        <w:right w:val="none" w:sz="0" w:space="0" w:color="auto"/>
      </w:divBdr>
    </w:div>
    <w:div w:id="457771217">
      <w:bodyDiv w:val="1"/>
      <w:marLeft w:val="0"/>
      <w:marRight w:val="0"/>
      <w:marTop w:val="0"/>
      <w:marBottom w:val="0"/>
      <w:divBdr>
        <w:top w:val="none" w:sz="0" w:space="0" w:color="auto"/>
        <w:left w:val="none" w:sz="0" w:space="0" w:color="auto"/>
        <w:bottom w:val="none" w:sz="0" w:space="0" w:color="auto"/>
        <w:right w:val="none" w:sz="0" w:space="0" w:color="auto"/>
      </w:divBdr>
    </w:div>
    <w:div w:id="457839751">
      <w:bodyDiv w:val="1"/>
      <w:marLeft w:val="0"/>
      <w:marRight w:val="0"/>
      <w:marTop w:val="0"/>
      <w:marBottom w:val="0"/>
      <w:divBdr>
        <w:top w:val="none" w:sz="0" w:space="0" w:color="auto"/>
        <w:left w:val="none" w:sz="0" w:space="0" w:color="auto"/>
        <w:bottom w:val="none" w:sz="0" w:space="0" w:color="auto"/>
        <w:right w:val="none" w:sz="0" w:space="0" w:color="auto"/>
      </w:divBdr>
    </w:div>
    <w:div w:id="457843865">
      <w:bodyDiv w:val="1"/>
      <w:marLeft w:val="0"/>
      <w:marRight w:val="0"/>
      <w:marTop w:val="0"/>
      <w:marBottom w:val="0"/>
      <w:divBdr>
        <w:top w:val="none" w:sz="0" w:space="0" w:color="auto"/>
        <w:left w:val="none" w:sz="0" w:space="0" w:color="auto"/>
        <w:bottom w:val="none" w:sz="0" w:space="0" w:color="auto"/>
        <w:right w:val="none" w:sz="0" w:space="0" w:color="auto"/>
      </w:divBdr>
    </w:div>
    <w:div w:id="458258098">
      <w:bodyDiv w:val="1"/>
      <w:marLeft w:val="0"/>
      <w:marRight w:val="0"/>
      <w:marTop w:val="0"/>
      <w:marBottom w:val="0"/>
      <w:divBdr>
        <w:top w:val="none" w:sz="0" w:space="0" w:color="auto"/>
        <w:left w:val="none" w:sz="0" w:space="0" w:color="auto"/>
        <w:bottom w:val="none" w:sz="0" w:space="0" w:color="auto"/>
        <w:right w:val="none" w:sz="0" w:space="0" w:color="auto"/>
      </w:divBdr>
    </w:div>
    <w:div w:id="458494013">
      <w:bodyDiv w:val="1"/>
      <w:marLeft w:val="0"/>
      <w:marRight w:val="0"/>
      <w:marTop w:val="0"/>
      <w:marBottom w:val="0"/>
      <w:divBdr>
        <w:top w:val="none" w:sz="0" w:space="0" w:color="auto"/>
        <w:left w:val="none" w:sz="0" w:space="0" w:color="auto"/>
        <w:bottom w:val="none" w:sz="0" w:space="0" w:color="auto"/>
        <w:right w:val="none" w:sz="0" w:space="0" w:color="auto"/>
      </w:divBdr>
    </w:div>
    <w:div w:id="459497386">
      <w:bodyDiv w:val="1"/>
      <w:marLeft w:val="0"/>
      <w:marRight w:val="0"/>
      <w:marTop w:val="0"/>
      <w:marBottom w:val="0"/>
      <w:divBdr>
        <w:top w:val="none" w:sz="0" w:space="0" w:color="auto"/>
        <w:left w:val="none" w:sz="0" w:space="0" w:color="auto"/>
        <w:bottom w:val="none" w:sz="0" w:space="0" w:color="auto"/>
        <w:right w:val="none" w:sz="0" w:space="0" w:color="auto"/>
      </w:divBdr>
    </w:div>
    <w:div w:id="459543739">
      <w:bodyDiv w:val="1"/>
      <w:marLeft w:val="0"/>
      <w:marRight w:val="0"/>
      <w:marTop w:val="0"/>
      <w:marBottom w:val="0"/>
      <w:divBdr>
        <w:top w:val="none" w:sz="0" w:space="0" w:color="auto"/>
        <w:left w:val="none" w:sz="0" w:space="0" w:color="auto"/>
        <w:bottom w:val="none" w:sz="0" w:space="0" w:color="auto"/>
        <w:right w:val="none" w:sz="0" w:space="0" w:color="auto"/>
      </w:divBdr>
    </w:div>
    <w:div w:id="459609660">
      <w:bodyDiv w:val="1"/>
      <w:marLeft w:val="0"/>
      <w:marRight w:val="0"/>
      <w:marTop w:val="0"/>
      <w:marBottom w:val="0"/>
      <w:divBdr>
        <w:top w:val="none" w:sz="0" w:space="0" w:color="auto"/>
        <w:left w:val="none" w:sz="0" w:space="0" w:color="auto"/>
        <w:bottom w:val="none" w:sz="0" w:space="0" w:color="auto"/>
        <w:right w:val="none" w:sz="0" w:space="0" w:color="auto"/>
      </w:divBdr>
    </w:div>
    <w:div w:id="459886213">
      <w:bodyDiv w:val="1"/>
      <w:marLeft w:val="0"/>
      <w:marRight w:val="0"/>
      <w:marTop w:val="0"/>
      <w:marBottom w:val="0"/>
      <w:divBdr>
        <w:top w:val="none" w:sz="0" w:space="0" w:color="auto"/>
        <w:left w:val="none" w:sz="0" w:space="0" w:color="auto"/>
        <w:bottom w:val="none" w:sz="0" w:space="0" w:color="auto"/>
        <w:right w:val="none" w:sz="0" w:space="0" w:color="auto"/>
      </w:divBdr>
    </w:div>
    <w:div w:id="460198845">
      <w:bodyDiv w:val="1"/>
      <w:marLeft w:val="0"/>
      <w:marRight w:val="0"/>
      <w:marTop w:val="0"/>
      <w:marBottom w:val="0"/>
      <w:divBdr>
        <w:top w:val="none" w:sz="0" w:space="0" w:color="auto"/>
        <w:left w:val="none" w:sz="0" w:space="0" w:color="auto"/>
        <w:bottom w:val="none" w:sz="0" w:space="0" w:color="auto"/>
        <w:right w:val="none" w:sz="0" w:space="0" w:color="auto"/>
      </w:divBdr>
    </w:div>
    <w:div w:id="460684473">
      <w:bodyDiv w:val="1"/>
      <w:marLeft w:val="0"/>
      <w:marRight w:val="0"/>
      <w:marTop w:val="0"/>
      <w:marBottom w:val="0"/>
      <w:divBdr>
        <w:top w:val="none" w:sz="0" w:space="0" w:color="auto"/>
        <w:left w:val="none" w:sz="0" w:space="0" w:color="auto"/>
        <w:bottom w:val="none" w:sz="0" w:space="0" w:color="auto"/>
        <w:right w:val="none" w:sz="0" w:space="0" w:color="auto"/>
      </w:divBdr>
    </w:div>
    <w:div w:id="461191932">
      <w:bodyDiv w:val="1"/>
      <w:marLeft w:val="0"/>
      <w:marRight w:val="0"/>
      <w:marTop w:val="0"/>
      <w:marBottom w:val="0"/>
      <w:divBdr>
        <w:top w:val="none" w:sz="0" w:space="0" w:color="auto"/>
        <w:left w:val="none" w:sz="0" w:space="0" w:color="auto"/>
        <w:bottom w:val="none" w:sz="0" w:space="0" w:color="auto"/>
        <w:right w:val="none" w:sz="0" w:space="0" w:color="auto"/>
      </w:divBdr>
    </w:div>
    <w:div w:id="461271356">
      <w:bodyDiv w:val="1"/>
      <w:marLeft w:val="0"/>
      <w:marRight w:val="0"/>
      <w:marTop w:val="0"/>
      <w:marBottom w:val="0"/>
      <w:divBdr>
        <w:top w:val="none" w:sz="0" w:space="0" w:color="auto"/>
        <w:left w:val="none" w:sz="0" w:space="0" w:color="auto"/>
        <w:bottom w:val="none" w:sz="0" w:space="0" w:color="auto"/>
        <w:right w:val="none" w:sz="0" w:space="0" w:color="auto"/>
      </w:divBdr>
    </w:div>
    <w:div w:id="461386338">
      <w:bodyDiv w:val="1"/>
      <w:marLeft w:val="0"/>
      <w:marRight w:val="0"/>
      <w:marTop w:val="0"/>
      <w:marBottom w:val="0"/>
      <w:divBdr>
        <w:top w:val="none" w:sz="0" w:space="0" w:color="auto"/>
        <w:left w:val="none" w:sz="0" w:space="0" w:color="auto"/>
        <w:bottom w:val="none" w:sz="0" w:space="0" w:color="auto"/>
        <w:right w:val="none" w:sz="0" w:space="0" w:color="auto"/>
      </w:divBdr>
    </w:div>
    <w:div w:id="461508565">
      <w:bodyDiv w:val="1"/>
      <w:marLeft w:val="0"/>
      <w:marRight w:val="0"/>
      <w:marTop w:val="0"/>
      <w:marBottom w:val="0"/>
      <w:divBdr>
        <w:top w:val="none" w:sz="0" w:space="0" w:color="auto"/>
        <w:left w:val="none" w:sz="0" w:space="0" w:color="auto"/>
        <w:bottom w:val="none" w:sz="0" w:space="0" w:color="auto"/>
        <w:right w:val="none" w:sz="0" w:space="0" w:color="auto"/>
      </w:divBdr>
    </w:div>
    <w:div w:id="461536352">
      <w:bodyDiv w:val="1"/>
      <w:marLeft w:val="0"/>
      <w:marRight w:val="0"/>
      <w:marTop w:val="0"/>
      <w:marBottom w:val="0"/>
      <w:divBdr>
        <w:top w:val="none" w:sz="0" w:space="0" w:color="auto"/>
        <w:left w:val="none" w:sz="0" w:space="0" w:color="auto"/>
        <w:bottom w:val="none" w:sz="0" w:space="0" w:color="auto"/>
        <w:right w:val="none" w:sz="0" w:space="0" w:color="auto"/>
      </w:divBdr>
    </w:div>
    <w:div w:id="461577581">
      <w:bodyDiv w:val="1"/>
      <w:marLeft w:val="0"/>
      <w:marRight w:val="0"/>
      <w:marTop w:val="0"/>
      <w:marBottom w:val="0"/>
      <w:divBdr>
        <w:top w:val="none" w:sz="0" w:space="0" w:color="auto"/>
        <w:left w:val="none" w:sz="0" w:space="0" w:color="auto"/>
        <w:bottom w:val="none" w:sz="0" w:space="0" w:color="auto"/>
        <w:right w:val="none" w:sz="0" w:space="0" w:color="auto"/>
      </w:divBdr>
    </w:div>
    <w:div w:id="461658797">
      <w:bodyDiv w:val="1"/>
      <w:marLeft w:val="0"/>
      <w:marRight w:val="0"/>
      <w:marTop w:val="0"/>
      <w:marBottom w:val="0"/>
      <w:divBdr>
        <w:top w:val="none" w:sz="0" w:space="0" w:color="auto"/>
        <w:left w:val="none" w:sz="0" w:space="0" w:color="auto"/>
        <w:bottom w:val="none" w:sz="0" w:space="0" w:color="auto"/>
        <w:right w:val="none" w:sz="0" w:space="0" w:color="auto"/>
      </w:divBdr>
    </w:div>
    <w:div w:id="461702820">
      <w:bodyDiv w:val="1"/>
      <w:marLeft w:val="0"/>
      <w:marRight w:val="0"/>
      <w:marTop w:val="0"/>
      <w:marBottom w:val="0"/>
      <w:divBdr>
        <w:top w:val="none" w:sz="0" w:space="0" w:color="auto"/>
        <w:left w:val="none" w:sz="0" w:space="0" w:color="auto"/>
        <w:bottom w:val="none" w:sz="0" w:space="0" w:color="auto"/>
        <w:right w:val="none" w:sz="0" w:space="0" w:color="auto"/>
      </w:divBdr>
    </w:div>
    <w:div w:id="462161676">
      <w:bodyDiv w:val="1"/>
      <w:marLeft w:val="0"/>
      <w:marRight w:val="0"/>
      <w:marTop w:val="0"/>
      <w:marBottom w:val="0"/>
      <w:divBdr>
        <w:top w:val="none" w:sz="0" w:space="0" w:color="auto"/>
        <w:left w:val="none" w:sz="0" w:space="0" w:color="auto"/>
        <w:bottom w:val="none" w:sz="0" w:space="0" w:color="auto"/>
        <w:right w:val="none" w:sz="0" w:space="0" w:color="auto"/>
      </w:divBdr>
    </w:div>
    <w:div w:id="462770126">
      <w:bodyDiv w:val="1"/>
      <w:marLeft w:val="0"/>
      <w:marRight w:val="0"/>
      <w:marTop w:val="0"/>
      <w:marBottom w:val="0"/>
      <w:divBdr>
        <w:top w:val="none" w:sz="0" w:space="0" w:color="auto"/>
        <w:left w:val="none" w:sz="0" w:space="0" w:color="auto"/>
        <w:bottom w:val="none" w:sz="0" w:space="0" w:color="auto"/>
        <w:right w:val="none" w:sz="0" w:space="0" w:color="auto"/>
      </w:divBdr>
    </w:div>
    <w:div w:id="462888206">
      <w:bodyDiv w:val="1"/>
      <w:marLeft w:val="0"/>
      <w:marRight w:val="0"/>
      <w:marTop w:val="0"/>
      <w:marBottom w:val="0"/>
      <w:divBdr>
        <w:top w:val="none" w:sz="0" w:space="0" w:color="auto"/>
        <w:left w:val="none" w:sz="0" w:space="0" w:color="auto"/>
        <w:bottom w:val="none" w:sz="0" w:space="0" w:color="auto"/>
        <w:right w:val="none" w:sz="0" w:space="0" w:color="auto"/>
      </w:divBdr>
    </w:div>
    <w:div w:id="463160042">
      <w:bodyDiv w:val="1"/>
      <w:marLeft w:val="0"/>
      <w:marRight w:val="0"/>
      <w:marTop w:val="0"/>
      <w:marBottom w:val="0"/>
      <w:divBdr>
        <w:top w:val="none" w:sz="0" w:space="0" w:color="auto"/>
        <w:left w:val="none" w:sz="0" w:space="0" w:color="auto"/>
        <w:bottom w:val="none" w:sz="0" w:space="0" w:color="auto"/>
        <w:right w:val="none" w:sz="0" w:space="0" w:color="auto"/>
      </w:divBdr>
    </w:div>
    <w:div w:id="463498883">
      <w:bodyDiv w:val="1"/>
      <w:marLeft w:val="0"/>
      <w:marRight w:val="0"/>
      <w:marTop w:val="0"/>
      <w:marBottom w:val="0"/>
      <w:divBdr>
        <w:top w:val="none" w:sz="0" w:space="0" w:color="auto"/>
        <w:left w:val="none" w:sz="0" w:space="0" w:color="auto"/>
        <w:bottom w:val="none" w:sz="0" w:space="0" w:color="auto"/>
        <w:right w:val="none" w:sz="0" w:space="0" w:color="auto"/>
      </w:divBdr>
    </w:div>
    <w:div w:id="463623457">
      <w:bodyDiv w:val="1"/>
      <w:marLeft w:val="0"/>
      <w:marRight w:val="0"/>
      <w:marTop w:val="0"/>
      <w:marBottom w:val="0"/>
      <w:divBdr>
        <w:top w:val="none" w:sz="0" w:space="0" w:color="auto"/>
        <w:left w:val="none" w:sz="0" w:space="0" w:color="auto"/>
        <w:bottom w:val="none" w:sz="0" w:space="0" w:color="auto"/>
        <w:right w:val="none" w:sz="0" w:space="0" w:color="auto"/>
      </w:divBdr>
    </w:div>
    <w:div w:id="463625878">
      <w:bodyDiv w:val="1"/>
      <w:marLeft w:val="0"/>
      <w:marRight w:val="0"/>
      <w:marTop w:val="0"/>
      <w:marBottom w:val="0"/>
      <w:divBdr>
        <w:top w:val="none" w:sz="0" w:space="0" w:color="auto"/>
        <w:left w:val="none" w:sz="0" w:space="0" w:color="auto"/>
        <w:bottom w:val="none" w:sz="0" w:space="0" w:color="auto"/>
        <w:right w:val="none" w:sz="0" w:space="0" w:color="auto"/>
      </w:divBdr>
    </w:div>
    <w:div w:id="463740939">
      <w:bodyDiv w:val="1"/>
      <w:marLeft w:val="0"/>
      <w:marRight w:val="0"/>
      <w:marTop w:val="0"/>
      <w:marBottom w:val="0"/>
      <w:divBdr>
        <w:top w:val="none" w:sz="0" w:space="0" w:color="auto"/>
        <w:left w:val="none" w:sz="0" w:space="0" w:color="auto"/>
        <w:bottom w:val="none" w:sz="0" w:space="0" w:color="auto"/>
        <w:right w:val="none" w:sz="0" w:space="0" w:color="auto"/>
      </w:divBdr>
    </w:div>
    <w:div w:id="463894561">
      <w:bodyDiv w:val="1"/>
      <w:marLeft w:val="0"/>
      <w:marRight w:val="0"/>
      <w:marTop w:val="0"/>
      <w:marBottom w:val="0"/>
      <w:divBdr>
        <w:top w:val="none" w:sz="0" w:space="0" w:color="auto"/>
        <w:left w:val="none" w:sz="0" w:space="0" w:color="auto"/>
        <w:bottom w:val="none" w:sz="0" w:space="0" w:color="auto"/>
        <w:right w:val="none" w:sz="0" w:space="0" w:color="auto"/>
      </w:divBdr>
    </w:div>
    <w:div w:id="463929896">
      <w:bodyDiv w:val="1"/>
      <w:marLeft w:val="0"/>
      <w:marRight w:val="0"/>
      <w:marTop w:val="0"/>
      <w:marBottom w:val="0"/>
      <w:divBdr>
        <w:top w:val="none" w:sz="0" w:space="0" w:color="auto"/>
        <w:left w:val="none" w:sz="0" w:space="0" w:color="auto"/>
        <w:bottom w:val="none" w:sz="0" w:space="0" w:color="auto"/>
        <w:right w:val="none" w:sz="0" w:space="0" w:color="auto"/>
      </w:divBdr>
    </w:div>
    <w:div w:id="463934012">
      <w:bodyDiv w:val="1"/>
      <w:marLeft w:val="0"/>
      <w:marRight w:val="0"/>
      <w:marTop w:val="0"/>
      <w:marBottom w:val="0"/>
      <w:divBdr>
        <w:top w:val="none" w:sz="0" w:space="0" w:color="auto"/>
        <w:left w:val="none" w:sz="0" w:space="0" w:color="auto"/>
        <w:bottom w:val="none" w:sz="0" w:space="0" w:color="auto"/>
        <w:right w:val="none" w:sz="0" w:space="0" w:color="auto"/>
      </w:divBdr>
    </w:div>
    <w:div w:id="464010275">
      <w:bodyDiv w:val="1"/>
      <w:marLeft w:val="0"/>
      <w:marRight w:val="0"/>
      <w:marTop w:val="0"/>
      <w:marBottom w:val="0"/>
      <w:divBdr>
        <w:top w:val="none" w:sz="0" w:space="0" w:color="auto"/>
        <w:left w:val="none" w:sz="0" w:space="0" w:color="auto"/>
        <w:bottom w:val="none" w:sz="0" w:space="0" w:color="auto"/>
        <w:right w:val="none" w:sz="0" w:space="0" w:color="auto"/>
      </w:divBdr>
    </w:div>
    <w:div w:id="464079863">
      <w:bodyDiv w:val="1"/>
      <w:marLeft w:val="0"/>
      <w:marRight w:val="0"/>
      <w:marTop w:val="0"/>
      <w:marBottom w:val="0"/>
      <w:divBdr>
        <w:top w:val="none" w:sz="0" w:space="0" w:color="auto"/>
        <w:left w:val="none" w:sz="0" w:space="0" w:color="auto"/>
        <w:bottom w:val="none" w:sz="0" w:space="0" w:color="auto"/>
        <w:right w:val="none" w:sz="0" w:space="0" w:color="auto"/>
      </w:divBdr>
    </w:div>
    <w:div w:id="464126554">
      <w:bodyDiv w:val="1"/>
      <w:marLeft w:val="0"/>
      <w:marRight w:val="0"/>
      <w:marTop w:val="0"/>
      <w:marBottom w:val="0"/>
      <w:divBdr>
        <w:top w:val="none" w:sz="0" w:space="0" w:color="auto"/>
        <w:left w:val="none" w:sz="0" w:space="0" w:color="auto"/>
        <w:bottom w:val="none" w:sz="0" w:space="0" w:color="auto"/>
        <w:right w:val="none" w:sz="0" w:space="0" w:color="auto"/>
      </w:divBdr>
    </w:div>
    <w:div w:id="464205040">
      <w:bodyDiv w:val="1"/>
      <w:marLeft w:val="0"/>
      <w:marRight w:val="0"/>
      <w:marTop w:val="0"/>
      <w:marBottom w:val="0"/>
      <w:divBdr>
        <w:top w:val="none" w:sz="0" w:space="0" w:color="auto"/>
        <w:left w:val="none" w:sz="0" w:space="0" w:color="auto"/>
        <w:bottom w:val="none" w:sz="0" w:space="0" w:color="auto"/>
        <w:right w:val="none" w:sz="0" w:space="0" w:color="auto"/>
      </w:divBdr>
    </w:div>
    <w:div w:id="464276739">
      <w:bodyDiv w:val="1"/>
      <w:marLeft w:val="0"/>
      <w:marRight w:val="0"/>
      <w:marTop w:val="0"/>
      <w:marBottom w:val="0"/>
      <w:divBdr>
        <w:top w:val="none" w:sz="0" w:space="0" w:color="auto"/>
        <w:left w:val="none" w:sz="0" w:space="0" w:color="auto"/>
        <w:bottom w:val="none" w:sz="0" w:space="0" w:color="auto"/>
        <w:right w:val="none" w:sz="0" w:space="0" w:color="auto"/>
      </w:divBdr>
    </w:div>
    <w:div w:id="464391868">
      <w:bodyDiv w:val="1"/>
      <w:marLeft w:val="0"/>
      <w:marRight w:val="0"/>
      <w:marTop w:val="0"/>
      <w:marBottom w:val="0"/>
      <w:divBdr>
        <w:top w:val="none" w:sz="0" w:space="0" w:color="auto"/>
        <w:left w:val="none" w:sz="0" w:space="0" w:color="auto"/>
        <w:bottom w:val="none" w:sz="0" w:space="0" w:color="auto"/>
        <w:right w:val="none" w:sz="0" w:space="0" w:color="auto"/>
      </w:divBdr>
    </w:div>
    <w:div w:id="464472602">
      <w:bodyDiv w:val="1"/>
      <w:marLeft w:val="0"/>
      <w:marRight w:val="0"/>
      <w:marTop w:val="0"/>
      <w:marBottom w:val="0"/>
      <w:divBdr>
        <w:top w:val="none" w:sz="0" w:space="0" w:color="auto"/>
        <w:left w:val="none" w:sz="0" w:space="0" w:color="auto"/>
        <w:bottom w:val="none" w:sz="0" w:space="0" w:color="auto"/>
        <w:right w:val="none" w:sz="0" w:space="0" w:color="auto"/>
      </w:divBdr>
    </w:div>
    <w:div w:id="464739925">
      <w:bodyDiv w:val="1"/>
      <w:marLeft w:val="0"/>
      <w:marRight w:val="0"/>
      <w:marTop w:val="0"/>
      <w:marBottom w:val="0"/>
      <w:divBdr>
        <w:top w:val="none" w:sz="0" w:space="0" w:color="auto"/>
        <w:left w:val="none" w:sz="0" w:space="0" w:color="auto"/>
        <w:bottom w:val="none" w:sz="0" w:space="0" w:color="auto"/>
        <w:right w:val="none" w:sz="0" w:space="0" w:color="auto"/>
      </w:divBdr>
    </w:div>
    <w:div w:id="464741012">
      <w:bodyDiv w:val="1"/>
      <w:marLeft w:val="0"/>
      <w:marRight w:val="0"/>
      <w:marTop w:val="0"/>
      <w:marBottom w:val="0"/>
      <w:divBdr>
        <w:top w:val="none" w:sz="0" w:space="0" w:color="auto"/>
        <w:left w:val="none" w:sz="0" w:space="0" w:color="auto"/>
        <w:bottom w:val="none" w:sz="0" w:space="0" w:color="auto"/>
        <w:right w:val="none" w:sz="0" w:space="0" w:color="auto"/>
      </w:divBdr>
    </w:div>
    <w:div w:id="465466715">
      <w:bodyDiv w:val="1"/>
      <w:marLeft w:val="0"/>
      <w:marRight w:val="0"/>
      <w:marTop w:val="0"/>
      <w:marBottom w:val="0"/>
      <w:divBdr>
        <w:top w:val="none" w:sz="0" w:space="0" w:color="auto"/>
        <w:left w:val="none" w:sz="0" w:space="0" w:color="auto"/>
        <w:bottom w:val="none" w:sz="0" w:space="0" w:color="auto"/>
        <w:right w:val="none" w:sz="0" w:space="0" w:color="auto"/>
      </w:divBdr>
    </w:div>
    <w:div w:id="465512950">
      <w:bodyDiv w:val="1"/>
      <w:marLeft w:val="0"/>
      <w:marRight w:val="0"/>
      <w:marTop w:val="0"/>
      <w:marBottom w:val="0"/>
      <w:divBdr>
        <w:top w:val="none" w:sz="0" w:space="0" w:color="auto"/>
        <w:left w:val="none" w:sz="0" w:space="0" w:color="auto"/>
        <w:bottom w:val="none" w:sz="0" w:space="0" w:color="auto"/>
        <w:right w:val="none" w:sz="0" w:space="0" w:color="auto"/>
      </w:divBdr>
    </w:div>
    <w:div w:id="465588581">
      <w:bodyDiv w:val="1"/>
      <w:marLeft w:val="0"/>
      <w:marRight w:val="0"/>
      <w:marTop w:val="0"/>
      <w:marBottom w:val="0"/>
      <w:divBdr>
        <w:top w:val="none" w:sz="0" w:space="0" w:color="auto"/>
        <w:left w:val="none" w:sz="0" w:space="0" w:color="auto"/>
        <w:bottom w:val="none" w:sz="0" w:space="0" w:color="auto"/>
        <w:right w:val="none" w:sz="0" w:space="0" w:color="auto"/>
      </w:divBdr>
    </w:div>
    <w:div w:id="465706373">
      <w:bodyDiv w:val="1"/>
      <w:marLeft w:val="0"/>
      <w:marRight w:val="0"/>
      <w:marTop w:val="0"/>
      <w:marBottom w:val="0"/>
      <w:divBdr>
        <w:top w:val="none" w:sz="0" w:space="0" w:color="auto"/>
        <w:left w:val="none" w:sz="0" w:space="0" w:color="auto"/>
        <w:bottom w:val="none" w:sz="0" w:space="0" w:color="auto"/>
        <w:right w:val="none" w:sz="0" w:space="0" w:color="auto"/>
      </w:divBdr>
    </w:div>
    <w:div w:id="465899175">
      <w:bodyDiv w:val="1"/>
      <w:marLeft w:val="0"/>
      <w:marRight w:val="0"/>
      <w:marTop w:val="0"/>
      <w:marBottom w:val="0"/>
      <w:divBdr>
        <w:top w:val="none" w:sz="0" w:space="0" w:color="auto"/>
        <w:left w:val="none" w:sz="0" w:space="0" w:color="auto"/>
        <w:bottom w:val="none" w:sz="0" w:space="0" w:color="auto"/>
        <w:right w:val="none" w:sz="0" w:space="0" w:color="auto"/>
      </w:divBdr>
    </w:div>
    <w:div w:id="466048447">
      <w:bodyDiv w:val="1"/>
      <w:marLeft w:val="0"/>
      <w:marRight w:val="0"/>
      <w:marTop w:val="0"/>
      <w:marBottom w:val="0"/>
      <w:divBdr>
        <w:top w:val="none" w:sz="0" w:space="0" w:color="auto"/>
        <w:left w:val="none" w:sz="0" w:space="0" w:color="auto"/>
        <w:bottom w:val="none" w:sz="0" w:space="0" w:color="auto"/>
        <w:right w:val="none" w:sz="0" w:space="0" w:color="auto"/>
      </w:divBdr>
    </w:div>
    <w:div w:id="466512436">
      <w:bodyDiv w:val="1"/>
      <w:marLeft w:val="0"/>
      <w:marRight w:val="0"/>
      <w:marTop w:val="0"/>
      <w:marBottom w:val="0"/>
      <w:divBdr>
        <w:top w:val="none" w:sz="0" w:space="0" w:color="auto"/>
        <w:left w:val="none" w:sz="0" w:space="0" w:color="auto"/>
        <w:bottom w:val="none" w:sz="0" w:space="0" w:color="auto"/>
        <w:right w:val="none" w:sz="0" w:space="0" w:color="auto"/>
      </w:divBdr>
    </w:div>
    <w:div w:id="466749484">
      <w:bodyDiv w:val="1"/>
      <w:marLeft w:val="0"/>
      <w:marRight w:val="0"/>
      <w:marTop w:val="0"/>
      <w:marBottom w:val="0"/>
      <w:divBdr>
        <w:top w:val="none" w:sz="0" w:space="0" w:color="auto"/>
        <w:left w:val="none" w:sz="0" w:space="0" w:color="auto"/>
        <w:bottom w:val="none" w:sz="0" w:space="0" w:color="auto"/>
        <w:right w:val="none" w:sz="0" w:space="0" w:color="auto"/>
      </w:divBdr>
    </w:div>
    <w:div w:id="467095645">
      <w:bodyDiv w:val="1"/>
      <w:marLeft w:val="0"/>
      <w:marRight w:val="0"/>
      <w:marTop w:val="0"/>
      <w:marBottom w:val="0"/>
      <w:divBdr>
        <w:top w:val="none" w:sz="0" w:space="0" w:color="auto"/>
        <w:left w:val="none" w:sz="0" w:space="0" w:color="auto"/>
        <w:bottom w:val="none" w:sz="0" w:space="0" w:color="auto"/>
        <w:right w:val="none" w:sz="0" w:space="0" w:color="auto"/>
      </w:divBdr>
    </w:div>
    <w:div w:id="467166059">
      <w:bodyDiv w:val="1"/>
      <w:marLeft w:val="0"/>
      <w:marRight w:val="0"/>
      <w:marTop w:val="0"/>
      <w:marBottom w:val="0"/>
      <w:divBdr>
        <w:top w:val="none" w:sz="0" w:space="0" w:color="auto"/>
        <w:left w:val="none" w:sz="0" w:space="0" w:color="auto"/>
        <w:bottom w:val="none" w:sz="0" w:space="0" w:color="auto"/>
        <w:right w:val="none" w:sz="0" w:space="0" w:color="auto"/>
      </w:divBdr>
    </w:div>
    <w:div w:id="467210244">
      <w:bodyDiv w:val="1"/>
      <w:marLeft w:val="0"/>
      <w:marRight w:val="0"/>
      <w:marTop w:val="0"/>
      <w:marBottom w:val="0"/>
      <w:divBdr>
        <w:top w:val="none" w:sz="0" w:space="0" w:color="auto"/>
        <w:left w:val="none" w:sz="0" w:space="0" w:color="auto"/>
        <w:bottom w:val="none" w:sz="0" w:space="0" w:color="auto"/>
        <w:right w:val="none" w:sz="0" w:space="0" w:color="auto"/>
      </w:divBdr>
    </w:div>
    <w:div w:id="467280700">
      <w:bodyDiv w:val="1"/>
      <w:marLeft w:val="0"/>
      <w:marRight w:val="0"/>
      <w:marTop w:val="0"/>
      <w:marBottom w:val="0"/>
      <w:divBdr>
        <w:top w:val="none" w:sz="0" w:space="0" w:color="auto"/>
        <w:left w:val="none" w:sz="0" w:space="0" w:color="auto"/>
        <w:bottom w:val="none" w:sz="0" w:space="0" w:color="auto"/>
        <w:right w:val="none" w:sz="0" w:space="0" w:color="auto"/>
      </w:divBdr>
    </w:div>
    <w:div w:id="467359367">
      <w:bodyDiv w:val="1"/>
      <w:marLeft w:val="0"/>
      <w:marRight w:val="0"/>
      <w:marTop w:val="0"/>
      <w:marBottom w:val="0"/>
      <w:divBdr>
        <w:top w:val="none" w:sz="0" w:space="0" w:color="auto"/>
        <w:left w:val="none" w:sz="0" w:space="0" w:color="auto"/>
        <w:bottom w:val="none" w:sz="0" w:space="0" w:color="auto"/>
        <w:right w:val="none" w:sz="0" w:space="0" w:color="auto"/>
      </w:divBdr>
    </w:div>
    <w:div w:id="467433905">
      <w:bodyDiv w:val="1"/>
      <w:marLeft w:val="0"/>
      <w:marRight w:val="0"/>
      <w:marTop w:val="0"/>
      <w:marBottom w:val="0"/>
      <w:divBdr>
        <w:top w:val="none" w:sz="0" w:space="0" w:color="auto"/>
        <w:left w:val="none" w:sz="0" w:space="0" w:color="auto"/>
        <w:bottom w:val="none" w:sz="0" w:space="0" w:color="auto"/>
        <w:right w:val="none" w:sz="0" w:space="0" w:color="auto"/>
      </w:divBdr>
    </w:div>
    <w:div w:id="467549136">
      <w:bodyDiv w:val="1"/>
      <w:marLeft w:val="0"/>
      <w:marRight w:val="0"/>
      <w:marTop w:val="0"/>
      <w:marBottom w:val="0"/>
      <w:divBdr>
        <w:top w:val="none" w:sz="0" w:space="0" w:color="auto"/>
        <w:left w:val="none" w:sz="0" w:space="0" w:color="auto"/>
        <w:bottom w:val="none" w:sz="0" w:space="0" w:color="auto"/>
        <w:right w:val="none" w:sz="0" w:space="0" w:color="auto"/>
      </w:divBdr>
    </w:div>
    <w:div w:id="467630352">
      <w:bodyDiv w:val="1"/>
      <w:marLeft w:val="0"/>
      <w:marRight w:val="0"/>
      <w:marTop w:val="0"/>
      <w:marBottom w:val="0"/>
      <w:divBdr>
        <w:top w:val="none" w:sz="0" w:space="0" w:color="auto"/>
        <w:left w:val="none" w:sz="0" w:space="0" w:color="auto"/>
        <w:bottom w:val="none" w:sz="0" w:space="0" w:color="auto"/>
        <w:right w:val="none" w:sz="0" w:space="0" w:color="auto"/>
      </w:divBdr>
    </w:div>
    <w:div w:id="467674430">
      <w:bodyDiv w:val="1"/>
      <w:marLeft w:val="0"/>
      <w:marRight w:val="0"/>
      <w:marTop w:val="0"/>
      <w:marBottom w:val="0"/>
      <w:divBdr>
        <w:top w:val="none" w:sz="0" w:space="0" w:color="auto"/>
        <w:left w:val="none" w:sz="0" w:space="0" w:color="auto"/>
        <w:bottom w:val="none" w:sz="0" w:space="0" w:color="auto"/>
        <w:right w:val="none" w:sz="0" w:space="0" w:color="auto"/>
      </w:divBdr>
    </w:div>
    <w:div w:id="467675010">
      <w:bodyDiv w:val="1"/>
      <w:marLeft w:val="0"/>
      <w:marRight w:val="0"/>
      <w:marTop w:val="0"/>
      <w:marBottom w:val="0"/>
      <w:divBdr>
        <w:top w:val="none" w:sz="0" w:space="0" w:color="auto"/>
        <w:left w:val="none" w:sz="0" w:space="0" w:color="auto"/>
        <w:bottom w:val="none" w:sz="0" w:space="0" w:color="auto"/>
        <w:right w:val="none" w:sz="0" w:space="0" w:color="auto"/>
      </w:divBdr>
    </w:div>
    <w:div w:id="467748055">
      <w:bodyDiv w:val="1"/>
      <w:marLeft w:val="0"/>
      <w:marRight w:val="0"/>
      <w:marTop w:val="0"/>
      <w:marBottom w:val="0"/>
      <w:divBdr>
        <w:top w:val="none" w:sz="0" w:space="0" w:color="auto"/>
        <w:left w:val="none" w:sz="0" w:space="0" w:color="auto"/>
        <w:bottom w:val="none" w:sz="0" w:space="0" w:color="auto"/>
        <w:right w:val="none" w:sz="0" w:space="0" w:color="auto"/>
      </w:divBdr>
    </w:div>
    <w:div w:id="467816665">
      <w:bodyDiv w:val="1"/>
      <w:marLeft w:val="0"/>
      <w:marRight w:val="0"/>
      <w:marTop w:val="0"/>
      <w:marBottom w:val="0"/>
      <w:divBdr>
        <w:top w:val="none" w:sz="0" w:space="0" w:color="auto"/>
        <w:left w:val="none" w:sz="0" w:space="0" w:color="auto"/>
        <w:bottom w:val="none" w:sz="0" w:space="0" w:color="auto"/>
        <w:right w:val="none" w:sz="0" w:space="0" w:color="auto"/>
      </w:divBdr>
    </w:div>
    <w:div w:id="467862825">
      <w:bodyDiv w:val="1"/>
      <w:marLeft w:val="0"/>
      <w:marRight w:val="0"/>
      <w:marTop w:val="0"/>
      <w:marBottom w:val="0"/>
      <w:divBdr>
        <w:top w:val="none" w:sz="0" w:space="0" w:color="auto"/>
        <w:left w:val="none" w:sz="0" w:space="0" w:color="auto"/>
        <w:bottom w:val="none" w:sz="0" w:space="0" w:color="auto"/>
        <w:right w:val="none" w:sz="0" w:space="0" w:color="auto"/>
      </w:divBdr>
    </w:div>
    <w:div w:id="468010418">
      <w:bodyDiv w:val="1"/>
      <w:marLeft w:val="0"/>
      <w:marRight w:val="0"/>
      <w:marTop w:val="0"/>
      <w:marBottom w:val="0"/>
      <w:divBdr>
        <w:top w:val="none" w:sz="0" w:space="0" w:color="auto"/>
        <w:left w:val="none" w:sz="0" w:space="0" w:color="auto"/>
        <w:bottom w:val="none" w:sz="0" w:space="0" w:color="auto"/>
        <w:right w:val="none" w:sz="0" w:space="0" w:color="auto"/>
      </w:divBdr>
    </w:div>
    <w:div w:id="468398001">
      <w:bodyDiv w:val="1"/>
      <w:marLeft w:val="0"/>
      <w:marRight w:val="0"/>
      <w:marTop w:val="0"/>
      <w:marBottom w:val="0"/>
      <w:divBdr>
        <w:top w:val="none" w:sz="0" w:space="0" w:color="auto"/>
        <w:left w:val="none" w:sz="0" w:space="0" w:color="auto"/>
        <w:bottom w:val="none" w:sz="0" w:space="0" w:color="auto"/>
        <w:right w:val="none" w:sz="0" w:space="0" w:color="auto"/>
      </w:divBdr>
    </w:div>
    <w:div w:id="468868101">
      <w:bodyDiv w:val="1"/>
      <w:marLeft w:val="0"/>
      <w:marRight w:val="0"/>
      <w:marTop w:val="0"/>
      <w:marBottom w:val="0"/>
      <w:divBdr>
        <w:top w:val="none" w:sz="0" w:space="0" w:color="auto"/>
        <w:left w:val="none" w:sz="0" w:space="0" w:color="auto"/>
        <w:bottom w:val="none" w:sz="0" w:space="0" w:color="auto"/>
        <w:right w:val="none" w:sz="0" w:space="0" w:color="auto"/>
      </w:divBdr>
    </w:div>
    <w:div w:id="470173207">
      <w:bodyDiv w:val="1"/>
      <w:marLeft w:val="0"/>
      <w:marRight w:val="0"/>
      <w:marTop w:val="0"/>
      <w:marBottom w:val="0"/>
      <w:divBdr>
        <w:top w:val="none" w:sz="0" w:space="0" w:color="auto"/>
        <w:left w:val="none" w:sz="0" w:space="0" w:color="auto"/>
        <w:bottom w:val="none" w:sz="0" w:space="0" w:color="auto"/>
        <w:right w:val="none" w:sz="0" w:space="0" w:color="auto"/>
      </w:divBdr>
    </w:div>
    <w:div w:id="470370845">
      <w:bodyDiv w:val="1"/>
      <w:marLeft w:val="0"/>
      <w:marRight w:val="0"/>
      <w:marTop w:val="0"/>
      <w:marBottom w:val="0"/>
      <w:divBdr>
        <w:top w:val="none" w:sz="0" w:space="0" w:color="auto"/>
        <w:left w:val="none" w:sz="0" w:space="0" w:color="auto"/>
        <w:bottom w:val="none" w:sz="0" w:space="0" w:color="auto"/>
        <w:right w:val="none" w:sz="0" w:space="0" w:color="auto"/>
      </w:divBdr>
    </w:div>
    <w:div w:id="470563164">
      <w:bodyDiv w:val="1"/>
      <w:marLeft w:val="0"/>
      <w:marRight w:val="0"/>
      <w:marTop w:val="0"/>
      <w:marBottom w:val="0"/>
      <w:divBdr>
        <w:top w:val="none" w:sz="0" w:space="0" w:color="auto"/>
        <w:left w:val="none" w:sz="0" w:space="0" w:color="auto"/>
        <w:bottom w:val="none" w:sz="0" w:space="0" w:color="auto"/>
        <w:right w:val="none" w:sz="0" w:space="0" w:color="auto"/>
      </w:divBdr>
    </w:div>
    <w:div w:id="470640119">
      <w:bodyDiv w:val="1"/>
      <w:marLeft w:val="0"/>
      <w:marRight w:val="0"/>
      <w:marTop w:val="0"/>
      <w:marBottom w:val="0"/>
      <w:divBdr>
        <w:top w:val="none" w:sz="0" w:space="0" w:color="auto"/>
        <w:left w:val="none" w:sz="0" w:space="0" w:color="auto"/>
        <w:bottom w:val="none" w:sz="0" w:space="0" w:color="auto"/>
        <w:right w:val="none" w:sz="0" w:space="0" w:color="auto"/>
      </w:divBdr>
    </w:div>
    <w:div w:id="470709490">
      <w:bodyDiv w:val="1"/>
      <w:marLeft w:val="0"/>
      <w:marRight w:val="0"/>
      <w:marTop w:val="0"/>
      <w:marBottom w:val="0"/>
      <w:divBdr>
        <w:top w:val="none" w:sz="0" w:space="0" w:color="auto"/>
        <w:left w:val="none" w:sz="0" w:space="0" w:color="auto"/>
        <w:bottom w:val="none" w:sz="0" w:space="0" w:color="auto"/>
        <w:right w:val="none" w:sz="0" w:space="0" w:color="auto"/>
      </w:divBdr>
    </w:div>
    <w:div w:id="470751625">
      <w:bodyDiv w:val="1"/>
      <w:marLeft w:val="0"/>
      <w:marRight w:val="0"/>
      <w:marTop w:val="0"/>
      <w:marBottom w:val="0"/>
      <w:divBdr>
        <w:top w:val="none" w:sz="0" w:space="0" w:color="auto"/>
        <w:left w:val="none" w:sz="0" w:space="0" w:color="auto"/>
        <w:bottom w:val="none" w:sz="0" w:space="0" w:color="auto"/>
        <w:right w:val="none" w:sz="0" w:space="0" w:color="auto"/>
      </w:divBdr>
    </w:div>
    <w:div w:id="470825568">
      <w:bodyDiv w:val="1"/>
      <w:marLeft w:val="0"/>
      <w:marRight w:val="0"/>
      <w:marTop w:val="0"/>
      <w:marBottom w:val="0"/>
      <w:divBdr>
        <w:top w:val="none" w:sz="0" w:space="0" w:color="auto"/>
        <w:left w:val="none" w:sz="0" w:space="0" w:color="auto"/>
        <w:bottom w:val="none" w:sz="0" w:space="0" w:color="auto"/>
        <w:right w:val="none" w:sz="0" w:space="0" w:color="auto"/>
      </w:divBdr>
    </w:div>
    <w:div w:id="471020020">
      <w:bodyDiv w:val="1"/>
      <w:marLeft w:val="0"/>
      <w:marRight w:val="0"/>
      <w:marTop w:val="0"/>
      <w:marBottom w:val="0"/>
      <w:divBdr>
        <w:top w:val="none" w:sz="0" w:space="0" w:color="auto"/>
        <w:left w:val="none" w:sz="0" w:space="0" w:color="auto"/>
        <w:bottom w:val="none" w:sz="0" w:space="0" w:color="auto"/>
        <w:right w:val="none" w:sz="0" w:space="0" w:color="auto"/>
      </w:divBdr>
    </w:div>
    <w:div w:id="471293049">
      <w:bodyDiv w:val="1"/>
      <w:marLeft w:val="0"/>
      <w:marRight w:val="0"/>
      <w:marTop w:val="0"/>
      <w:marBottom w:val="0"/>
      <w:divBdr>
        <w:top w:val="none" w:sz="0" w:space="0" w:color="auto"/>
        <w:left w:val="none" w:sz="0" w:space="0" w:color="auto"/>
        <w:bottom w:val="none" w:sz="0" w:space="0" w:color="auto"/>
        <w:right w:val="none" w:sz="0" w:space="0" w:color="auto"/>
      </w:divBdr>
    </w:div>
    <w:div w:id="471677317">
      <w:bodyDiv w:val="1"/>
      <w:marLeft w:val="0"/>
      <w:marRight w:val="0"/>
      <w:marTop w:val="0"/>
      <w:marBottom w:val="0"/>
      <w:divBdr>
        <w:top w:val="none" w:sz="0" w:space="0" w:color="auto"/>
        <w:left w:val="none" w:sz="0" w:space="0" w:color="auto"/>
        <w:bottom w:val="none" w:sz="0" w:space="0" w:color="auto"/>
        <w:right w:val="none" w:sz="0" w:space="0" w:color="auto"/>
      </w:divBdr>
    </w:div>
    <w:div w:id="471755843">
      <w:bodyDiv w:val="1"/>
      <w:marLeft w:val="0"/>
      <w:marRight w:val="0"/>
      <w:marTop w:val="0"/>
      <w:marBottom w:val="0"/>
      <w:divBdr>
        <w:top w:val="none" w:sz="0" w:space="0" w:color="auto"/>
        <w:left w:val="none" w:sz="0" w:space="0" w:color="auto"/>
        <w:bottom w:val="none" w:sz="0" w:space="0" w:color="auto"/>
        <w:right w:val="none" w:sz="0" w:space="0" w:color="auto"/>
      </w:divBdr>
    </w:div>
    <w:div w:id="472018219">
      <w:bodyDiv w:val="1"/>
      <w:marLeft w:val="0"/>
      <w:marRight w:val="0"/>
      <w:marTop w:val="0"/>
      <w:marBottom w:val="0"/>
      <w:divBdr>
        <w:top w:val="none" w:sz="0" w:space="0" w:color="auto"/>
        <w:left w:val="none" w:sz="0" w:space="0" w:color="auto"/>
        <w:bottom w:val="none" w:sz="0" w:space="0" w:color="auto"/>
        <w:right w:val="none" w:sz="0" w:space="0" w:color="auto"/>
      </w:divBdr>
    </w:div>
    <w:div w:id="472061728">
      <w:bodyDiv w:val="1"/>
      <w:marLeft w:val="0"/>
      <w:marRight w:val="0"/>
      <w:marTop w:val="0"/>
      <w:marBottom w:val="0"/>
      <w:divBdr>
        <w:top w:val="none" w:sz="0" w:space="0" w:color="auto"/>
        <w:left w:val="none" w:sz="0" w:space="0" w:color="auto"/>
        <w:bottom w:val="none" w:sz="0" w:space="0" w:color="auto"/>
        <w:right w:val="none" w:sz="0" w:space="0" w:color="auto"/>
      </w:divBdr>
    </w:div>
    <w:div w:id="472143185">
      <w:bodyDiv w:val="1"/>
      <w:marLeft w:val="0"/>
      <w:marRight w:val="0"/>
      <w:marTop w:val="0"/>
      <w:marBottom w:val="0"/>
      <w:divBdr>
        <w:top w:val="none" w:sz="0" w:space="0" w:color="auto"/>
        <w:left w:val="none" w:sz="0" w:space="0" w:color="auto"/>
        <w:bottom w:val="none" w:sz="0" w:space="0" w:color="auto"/>
        <w:right w:val="none" w:sz="0" w:space="0" w:color="auto"/>
      </w:divBdr>
    </w:div>
    <w:div w:id="472525730">
      <w:bodyDiv w:val="1"/>
      <w:marLeft w:val="0"/>
      <w:marRight w:val="0"/>
      <w:marTop w:val="0"/>
      <w:marBottom w:val="0"/>
      <w:divBdr>
        <w:top w:val="none" w:sz="0" w:space="0" w:color="auto"/>
        <w:left w:val="none" w:sz="0" w:space="0" w:color="auto"/>
        <w:bottom w:val="none" w:sz="0" w:space="0" w:color="auto"/>
        <w:right w:val="none" w:sz="0" w:space="0" w:color="auto"/>
      </w:divBdr>
    </w:div>
    <w:div w:id="472868994">
      <w:bodyDiv w:val="1"/>
      <w:marLeft w:val="0"/>
      <w:marRight w:val="0"/>
      <w:marTop w:val="0"/>
      <w:marBottom w:val="0"/>
      <w:divBdr>
        <w:top w:val="none" w:sz="0" w:space="0" w:color="auto"/>
        <w:left w:val="none" w:sz="0" w:space="0" w:color="auto"/>
        <w:bottom w:val="none" w:sz="0" w:space="0" w:color="auto"/>
        <w:right w:val="none" w:sz="0" w:space="0" w:color="auto"/>
      </w:divBdr>
    </w:div>
    <w:div w:id="472984221">
      <w:bodyDiv w:val="1"/>
      <w:marLeft w:val="0"/>
      <w:marRight w:val="0"/>
      <w:marTop w:val="0"/>
      <w:marBottom w:val="0"/>
      <w:divBdr>
        <w:top w:val="none" w:sz="0" w:space="0" w:color="auto"/>
        <w:left w:val="none" w:sz="0" w:space="0" w:color="auto"/>
        <w:bottom w:val="none" w:sz="0" w:space="0" w:color="auto"/>
        <w:right w:val="none" w:sz="0" w:space="0" w:color="auto"/>
      </w:divBdr>
    </w:div>
    <w:div w:id="472985309">
      <w:bodyDiv w:val="1"/>
      <w:marLeft w:val="0"/>
      <w:marRight w:val="0"/>
      <w:marTop w:val="0"/>
      <w:marBottom w:val="0"/>
      <w:divBdr>
        <w:top w:val="none" w:sz="0" w:space="0" w:color="auto"/>
        <w:left w:val="none" w:sz="0" w:space="0" w:color="auto"/>
        <w:bottom w:val="none" w:sz="0" w:space="0" w:color="auto"/>
        <w:right w:val="none" w:sz="0" w:space="0" w:color="auto"/>
      </w:divBdr>
    </w:div>
    <w:div w:id="473258348">
      <w:bodyDiv w:val="1"/>
      <w:marLeft w:val="0"/>
      <w:marRight w:val="0"/>
      <w:marTop w:val="0"/>
      <w:marBottom w:val="0"/>
      <w:divBdr>
        <w:top w:val="none" w:sz="0" w:space="0" w:color="auto"/>
        <w:left w:val="none" w:sz="0" w:space="0" w:color="auto"/>
        <w:bottom w:val="none" w:sz="0" w:space="0" w:color="auto"/>
        <w:right w:val="none" w:sz="0" w:space="0" w:color="auto"/>
      </w:divBdr>
    </w:div>
    <w:div w:id="473328241">
      <w:bodyDiv w:val="1"/>
      <w:marLeft w:val="0"/>
      <w:marRight w:val="0"/>
      <w:marTop w:val="0"/>
      <w:marBottom w:val="0"/>
      <w:divBdr>
        <w:top w:val="none" w:sz="0" w:space="0" w:color="auto"/>
        <w:left w:val="none" w:sz="0" w:space="0" w:color="auto"/>
        <w:bottom w:val="none" w:sz="0" w:space="0" w:color="auto"/>
        <w:right w:val="none" w:sz="0" w:space="0" w:color="auto"/>
      </w:divBdr>
    </w:div>
    <w:div w:id="473378307">
      <w:bodyDiv w:val="1"/>
      <w:marLeft w:val="0"/>
      <w:marRight w:val="0"/>
      <w:marTop w:val="0"/>
      <w:marBottom w:val="0"/>
      <w:divBdr>
        <w:top w:val="none" w:sz="0" w:space="0" w:color="auto"/>
        <w:left w:val="none" w:sz="0" w:space="0" w:color="auto"/>
        <w:bottom w:val="none" w:sz="0" w:space="0" w:color="auto"/>
        <w:right w:val="none" w:sz="0" w:space="0" w:color="auto"/>
      </w:divBdr>
    </w:div>
    <w:div w:id="473452343">
      <w:bodyDiv w:val="1"/>
      <w:marLeft w:val="0"/>
      <w:marRight w:val="0"/>
      <w:marTop w:val="0"/>
      <w:marBottom w:val="0"/>
      <w:divBdr>
        <w:top w:val="none" w:sz="0" w:space="0" w:color="auto"/>
        <w:left w:val="none" w:sz="0" w:space="0" w:color="auto"/>
        <w:bottom w:val="none" w:sz="0" w:space="0" w:color="auto"/>
        <w:right w:val="none" w:sz="0" w:space="0" w:color="auto"/>
      </w:divBdr>
    </w:div>
    <w:div w:id="473525326">
      <w:bodyDiv w:val="1"/>
      <w:marLeft w:val="0"/>
      <w:marRight w:val="0"/>
      <w:marTop w:val="0"/>
      <w:marBottom w:val="0"/>
      <w:divBdr>
        <w:top w:val="none" w:sz="0" w:space="0" w:color="auto"/>
        <w:left w:val="none" w:sz="0" w:space="0" w:color="auto"/>
        <w:bottom w:val="none" w:sz="0" w:space="0" w:color="auto"/>
        <w:right w:val="none" w:sz="0" w:space="0" w:color="auto"/>
      </w:divBdr>
    </w:div>
    <w:div w:id="473526743">
      <w:bodyDiv w:val="1"/>
      <w:marLeft w:val="0"/>
      <w:marRight w:val="0"/>
      <w:marTop w:val="0"/>
      <w:marBottom w:val="0"/>
      <w:divBdr>
        <w:top w:val="none" w:sz="0" w:space="0" w:color="auto"/>
        <w:left w:val="none" w:sz="0" w:space="0" w:color="auto"/>
        <w:bottom w:val="none" w:sz="0" w:space="0" w:color="auto"/>
        <w:right w:val="none" w:sz="0" w:space="0" w:color="auto"/>
      </w:divBdr>
    </w:div>
    <w:div w:id="473715160">
      <w:bodyDiv w:val="1"/>
      <w:marLeft w:val="0"/>
      <w:marRight w:val="0"/>
      <w:marTop w:val="0"/>
      <w:marBottom w:val="0"/>
      <w:divBdr>
        <w:top w:val="none" w:sz="0" w:space="0" w:color="auto"/>
        <w:left w:val="none" w:sz="0" w:space="0" w:color="auto"/>
        <w:bottom w:val="none" w:sz="0" w:space="0" w:color="auto"/>
        <w:right w:val="none" w:sz="0" w:space="0" w:color="auto"/>
      </w:divBdr>
    </w:div>
    <w:div w:id="473958141">
      <w:bodyDiv w:val="1"/>
      <w:marLeft w:val="0"/>
      <w:marRight w:val="0"/>
      <w:marTop w:val="0"/>
      <w:marBottom w:val="0"/>
      <w:divBdr>
        <w:top w:val="none" w:sz="0" w:space="0" w:color="auto"/>
        <w:left w:val="none" w:sz="0" w:space="0" w:color="auto"/>
        <w:bottom w:val="none" w:sz="0" w:space="0" w:color="auto"/>
        <w:right w:val="none" w:sz="0" w:space="0" w:color="auto"/>
      </w:divBdr>
    </w:div>
    <w:div w:id="474033290">
      <w:bodyDiv w:val="1"/>
      <w:marLeft w:val="0"/>
      <w:marRight w:val="0"/>
      <w:marTop w:val="0"/>
      <w:marBottom w:val="0"/>
      <w:divBdr>
        <w:top w:val="none" w:sz="0" w:space="0" w:color="auto"/>
        <w:left w:val="none" w:sz="0" w:space="0" w:color="auto"/>
        <w:bottom w:val="none" w:sz="0" w:space="0" w:color="auto"/>
        <w:right w:val="none" w:sz="0" w:space="0" w:color="auto"/>
      </w:divBdr>
    </w:div>
    <w:div w:id="474489147">
      <w:bodyDiv w:val="1"/>
      <w:marLeft w:val="0"/>
      <w:marRight w:val="0"/>
      <w:marTop w:val="0"/>
      <w:marBottom w:val="0"/>
      <w:divBdr>
        <w:top w:val="none" w:sz="0" w:space="0" w:color="auto"/>
        <w:left w:val="none" w:sz="0" w:space="0" w:color="auto"/>
        <w:bottom w:val="none" w:sz="0" w:space="0" w:color="auto"/>
        <w:right w:val="none" w:sz="0" w:space="0" w:color="auto"/>
      </w:divBdr>
    </w:div>
    <w:div w:id="474835342">
      <w:bodyDiv w:val="1"/>
      <w:marLeft w:val="0"/>
      <w:marRight w:val="0"/>
      <w:marTop w:val="0"/>
      <w:marBottom w:val="0"/>
      <w:divBdr>
        <w:top w:val="none" w:sz="0" w:space="0" w:color="auto"/>
        <w:left w:val="none" w:sz="0" w:space="0" w:color="auto"/>
        <w:bottom w:val="none" w:sz="0" w:space="0" w:color="auto"/>
        <w:right w:val="none" w:sz="0" w:space="0" w:color="auto"/>
      </w:divBdr>
    </w:div>
    <w:div w:id="474877303">
      <w:bodyDiv w:val="1"/>
      <w:marLeft w:val="0"/>
      <w:marRight w:val="0"/>
      <w:marTop w:val="0"/>
      <w:marBottom w:val="0"/>
      <w:divBdr>
        <w:top w:val="none" w:sz="0" w:space="0" w:color="auto"/>
        <w:left w:val="none" w:sz="0" w:space="0" w:color="auto"/>
        <w:bottom w:val="none" w:sz="0" w:space="0" w:color="auto"/>
        <w:right w:val="none" w:sz="0" w:space="0" w:color="auto"/>
      </w:divBdr>
    </w:div>
    <w:div w:id="475147370">
      <w:bodyDiv w:val="1"/>
      <w:marLeft w:val="0"/>
      <w:marRight w:val="0"/>
      <w:marTop w:val="0"/>
      <w:marBottom w:val="0"/>
      <w:divBdr>
        <w:top w:val="none" w:sz="0" w:space="0" w:color="auto"/>
        <w:left w:val="none" w:sz="0" w:space="0" w:color="auto"/>
        <w:bottom w:val="none" w:sz="0" w:space="0" w:color="auto"/>
        <w:right w:val="none" w:sz="0" w:space="0" w:color="auto"/>
      </w:divBdr>
    </w:div>
    <w:div w:id="475225962">
      <w:bodyDiv w:val="1"/>
      <w:marLeft w:val="0"/>
      <w:marRight w:val="0"/>
      <w:marTop w:val="0"/>
      <w:marBottom w:val="0"/>
      <w:divBdr>
        <w:top w:val="none" w:sz="0" w:space="0" w:color="auto"/>
        <w:left w:val="none" w:sz="0" w:space="0" w:color="auto"/>
        <w:bottom w:val="none" w:sz="0" w:space="0" w:color="auto"/>
        <w:right w:val="none" w:sz="0" w:space="0" w:color="auto"/>
      </w:divBdr>
    </w:div>
    <w:div w:id="475418871">
      <w:bodyDiv w:val="1"/>
      <w:marLeft w:val="0"/>
      <w:marRight w:val="0"/>
      <w:marTop w:val="0"/>
      <w:marBottom w:val="0"/>
      <w:divBdr>
        <w:top w:val="none" w:sz="0" w:space="0" w:color="auto"/>
        <w:left w:val="none" w:sz="0" w:space="0" w:color="auto"/>
        <w:bottom w:val="none" w:sz="0" w:space="0" w:color="auto"/>
        <w:right w:val="none" w:sz="0" w:space="0" w:color="auto"/>
      </w:divBdr>
    </w:div>
    <w:div w:id="475799638">
      <w:bodyDiv w:val="1"/>
      <w:marLeft w:val="0"/>
      <w:marRight w:val="0"/>
      <w:marTop w:val="0"/>
      <w:marBottom w:val="0"/>
      <w:divBdr>
        <w:top w:val="none" w:sz="0" w:space="0" w:color="auto"/>
        <w:left w:val="none" w:sz="0" w:space="0" w:color="auto"/>
        <w:bottom w:val="none" w:sz="0" w:space="0" w:color="auto"/>
        <w:right w:val="none" w:sz="0" w:space="0" w:color="auto"/>
      </w:divBdr>
    </w:div>
    <w:div w:id="476071574">
      <w:bodyDiv w:val="1"/>
      <w:marLeft w:val="0"/>
      <w:marRight w:val="0"/>
      <w:marTop w:val="0"/>
      <w:marBottom w:val="0"/>
      <w:divBdr>
        <w:top w:val="none" w:sz="0" w:space="0" w:color="auto"/>
        <w:left w:val="none" w:sz="0" w:space="0" w:color="auto"/>
        <w:bottom w:val="none" w:sz="0" w:space="0" w:color="auto"/>
        <w:right w:val="none" w:sz="0" w:space="0" w:color="auto"/>
      </w:divBdr>
    </w:div>
    <w:div w:id="476411897">
      <w:bodyDiv w:val="1"/>
      <w:marLeft w:val="0"/>
      <w:marRight w:val="0"/>
      <w:marTop w:val="0"/>
      <w:marBottom w:val="0"/>
      <w:divBdr>
        <w:top w:val="none" w:sz="0" w:space="0" w:color="auto"/>
        <w:left w:val="none" w:sz="0" w:space="0" w:color="auto"/>
        <w:bottom w:val="none" w:sz="0" w:space="0" w:color="auto"/>
        <w:right w:val="none" w:sz="0" w:space="0" w:color="auto"/>
      </w:divBdr>
    </w:div>
    <w:div w:id="476455911">
      <w:bodyDiv w:val="1"/>
      <w:marLeft w:val="0"/>
      <w:marRight w:val="0"/>
      <w:marTop w:val="0"/>
      <w:marBottom w:val="0"/>
      <w:divBdr>
        <w:top w:val="none" w:sz="0" w:space="0" w:color="auto"/>
        <w:left w:val="none" w:sz="0" w:space="0" w:color="auto"/>
        <w:bottom w:val="none" w:sz="0" w:space="0" w:color="auto"/>
        <w:right w:val="none" w:sz="0" w:space="0" w:color="auto"/>
      </w:divBdr>
    </w:div>
    <w:div w:id="476729218">
      <w:bodyDiv w:val="1"/>
      <w:marLeft w:val="0"/>
      <w:marRight w:val="0"/>
      <w:marTop w:val="0"/>
      <w:marBottom w:val="0"/>
      <w:divBdr>
        <w:top w:val="none" w:sz="0" w:space="0" w:color="auto"/>
        <w:left w:val="none" w:sz="0" w:space="0" w:color="auto"/>
        <w:bottom w:val="none" w:sz="0" w:space="0" w:color="auto"/>
        <w:right w:val="none" w:sz="0" w:space="0" w:color="auto"/>
      </w:divBdr>
    </w:div>
    <w:div w:id="476730661">
      <w:bodyDiv w:val="1"/>
      <w:marLeft w:val="0"/>
      <w:marRight w:val="0"/>
      <w:marTop w:val="0"/>
      <w:marBottom w:val="0"/>
      <w:divBdr>
        <w:top w:val="none" w:sz="0" w:space="0" w:color="auto"/>
        <w:left w:val="none" w:sz="0" w:space="0" w:color="auto"/>
        <w:bottom w:val="none" w:sz="0" w:space="0" w:color="auto"/>
        <w:right w:val="none" w:sz="0" w:space="0" w:color="auto"/>
      </w:divBdr>
    </w:div>
    <w:div w:id="477111516">
      <w:bodyDiv w:val="1"/>
      <w:marLeft w:val="0"/>
      <w:marRight w:val="0"/>
      <w:marTop w:val="0"/>
      <w:marBottom w:val="0"/>
      <w:divBdr>
        <w:top w:val="none" w:sz="0" w:space="0" w:color="auto"/>
        <w:left w:val="none" w:sz="0" w:space="0" w:color="auto"/>
        <w:bottom w:val="none" w:sz="0" w:space="0" w:color="auto"/>
        <w:right w:val="none" w:sz="0" w:space="0" w:color="auto"/>
      </w:divBdr>
    </w:div>
    <w:div w:id="477303048">
      <w:bodyDiv w:val="1"/>
      <w:marLeft w:val="0"/>
      <w:marRight w:val="0"/>
      <w:marTop w:val="0"/>
      <w:marBottom w:val="0"/>
      <w:divBdr>
        <w:top w:val="none" w:sz="0" w:space="0" w:color="auto"/>
        <w:left w:val="none" w:sz="0" w:space="0" w:color="auto"/>
        <w:bottom w:val="none" w:sz="0" w:space="0" w:color="auto"/>
        <w:right w:val="none" w:sz="0" w:space="0" w:color="auto"/>
      </w:divBdr>
    </w:div>
    <w:div w:id="477306763">
      <w:bodyDiv w:val="1"/>
      <w:marLeft w:val="0"/>
      <w:marRight w:val="0"/>
      <w:marTop w:val="0"/>
      <w:marBottom w:val="0"/>
      <w:divBdr>
        <w:top w:val="none" w:sz="0" w:space="0" w:color="auto"/>
        <w:left w:val="none" w:sz="0" w:space="0" w:color="auto"/>
        <w:bottom w:val="none" w:sz="0" w:space="0" w:color="auto"/>
        <w:right w:val="none" w:sz="0" w:space="0" w:color="auto"/>
      </w:divBdr>
    </w:div>
    <w:div w:id="477384552">
      <w:bodyDiv w:val="1"/>
      <w:marLeft w:val="0"/>
      <w:marRight w:val="0"/>
      <w:marTop w:val="0"/>
      <w:marBottom w:val="0"/>
      <w:divBdr>
        <w:top w:val="none" w:sz="0" w:space="0" w:color="auto"/>
        <w:left w:val="none" w:sz="0" w:space="0" w:color="auto"/>
        <w:bottom w:val="none" w:sz="0" w:space="0" w:color="auto"/>
        <w:right w:val="none" w:sz="0" w:space="0" w:color="auto"/>
      </w:divBdr>
    </w:div>
    <w:div w:id="477848208">
      <w:bodyDiv w:val="1"/>
      <w:marLeft w:val="0"/>
      <w:marRight w:val="0"/>
      <w:marTop w:val="0"/>
      <w:marBottom w:val="0"/>
      <w:divBdr>
        <w:top w:val="none" w:sz="0" w:space="0" w:color="auto"/>
        <w:left w:val="none" w:sz="0" w:space="0" w:color="auto"/>
        <w:bottom w:val="none" w:sz="0" w:space="0" w:color="auto"/>
        <w:right w:val="none" w:sz="0" w:space="0" w:color="auto"/>
      </w:divBdr>
    </w:div>
    <w:div w:id="477963109">
      <w:bodyDiv w:val="1"/>
      <w:marLeft w:val="0"/>
      <w:marRight w:val="0"/>
      <w:marTop w:val="0"/>
      <w:marBottom w:val="0"/>
      <w:divBdr>
        <w:top w:val="none" w:sz="0" w:space="0" w:color="auto"/>
        <w:left w:val="none" w:sz="0" w:space="0" w:color="auto"/>
        <w:bottom w:val="none" w:sz="0" w:space="0" w:color="auto"/>
        <w:right w:val="none" w:sz="0" w:space="0" w:color="auto"/>
      </w:divBdr>
    </w:div>
    <w:div w:id="478116542">
      <w:bodyDiv w:val="1"/>
      <w:marLeft w:val="0"/>
      <w:marRight w:val="0"/>
      <w:marTop w:val="0"/>
      <w:marBottom w:val="0"/>
      <w:divBdr>
        <w:top w:val="none" w:sz="0" w:space="0" w:color="auto"/>
        <w:left w:val="none" w:sz="0" w:space="0" w:color="auto"/>
        <w:bottom w:val="none" w:sz="0" w:space="0" w:color="auto"/>
        <w:right w:val="none" w:sz="0" w:space="0" w:color="auto"/>
      </w:divBdr>
    </w:div>
    <w:div w:id="478116755">
      <w:bodyDiv w:val="1"/>
      <w:marLeft w:val="0"/>
      <w:marRight w:val="0"/>
      <w:marTop w:val="0"/>
      <w:marBottom w:val="0"/>
      <w:divBdr>
        <w:top w:val="none" w:sz="0" w:space="0" w:color="auto"/>
        <w:left w:val="none" w:sz="0" w:space="0" w:color="auto"/>
        <w:bottom w:val="none" w:sz="0" w:space="0" w:color="auto"/>
        <w:right w:val="none" w:sz="0" w:space="0" w:color="auto"/>
      </w:divBdr>
    </w:div>
    <w:div w:id="478764589">
      <w:bodyDiv w:val="1"/>
      <w:marLeft w:val="0"/>
      <w:marRight w:val="0"/>
      <w:marTop w:val="0"/>
      <w:marBottom w:val="0"/>
      <w:divBdr>
        <w:top w:val="none" w:sz="0" w:space="0" w:color="auto"/>
        <w:left w:val="none" w:sz="0" w:space="0" w:color="auto"/>
        <w:bottom w:val="none" w:sz="0" w:space="0" w:color="auto"/>
        <w:right w:val="none" w:sz="0" w:space="0" w:color="auto"/>
      </w:divBdr>
    </w:div>
    <w:div w:id="478808481">
      <w:bodyDiv w:val="1"/>
      <w:marLeft w:val="0"/>
      <w:marRight w:val="0"/>
      <w:marTop w:val="0"/>
      <w:marBottom w:val="0"/>
      <w:divBdr>
        <w:top w:val="none" w:sz="0" w:space="0" w:color="auto"/>
        <w:left w:val="none" w:sz="0" w:space="0" w:color="auto"/>
        <w:bottom w:val="none" w:sz="0" w:space="0" w:color="auto"/>
        <w:right w:val="none" w:sz="0" w:space="0" w:color="auto"/>
      </w:divBdr>
    </w:div>
    <w:div w:id="479075014">
      <w:bodyDiv w:val="1"/>
      <w:marLeft w:val="0"/>
      <w:marRight w:val="0"/>
      <w:marTop w:val="0"/>
      <w:marBottom w:val="0"/>
      <w:divBdr>
        <w:top w:val="none" w:sz="0" w:space="0" w:color="auto"/>
        <w:left w:val="none" w:sz="0" w:space="0" w:color="auto"/>
        <w:bottom w:val="none" w:sz="0" w:space="0" w:color="auto"/>
        <w:right w:val="none" w:sz="0" w:space="0" w:color="auto"/>
      </w:divBdr>
    </w:div>
    <w:div w:id="479083896">
      <w:bodyDiv w:val="1"/>
      <w:marLeft w:val="0"/>
      <w:marRight w:val="0"/>
      <w:marTop w:val="0"/>
      <w:marBottom w:val="0"/>
      <w:divBdr>
        <w:top w:val="none" w:sz="0" w:space="0" w:color="auto"/>
        <w:left w:val="none" w:sz="0" w:space="0" w:color="auto"/>
        <w:bottom w:val="none" w:sz="0" w:space="0" w:color="auto"/>
        <w:right w:val="none" w:sz="0" w:space="0" w:color="auto"/>
      </w:divBdr>
    </w:div>
    <w:div w:id="479614484">
      <w:bodyDiv w:val="1"/>
      <w:marLeft w:val="0"/>
      <w:marRight w:val="0"/>
      <w:marTop w:val="0"/>
      <w:marBottom w:val="0"/>
      <w:divBdr>
        <w:top w:val="none" w:sz="0" w:space="0" w:color="auto"/>
        <w:left w:val="none" w:sz="0" w:space="0" w:color="auto"/>
        <w:bottom w:val="none" w:sz="0" w:space="0" w:color="auto"/>
        <w:right w:val="none" w:sz="0" w:space="0" w:color="auto"/>
      </w:divBdr>
    </w:div>
    <w:div w:id="479736059">
      <w:bodyDiv w:val="1"/>
      <w:marLeft w:val="0"/>
      <w:marRight w:val="0"/>
      <w:marTop w:val="0"/>
      <w:marBottom w:val="0"/>
      <w:divBdr>
        <w:top w:val="none" w:sz="0" w:space="0" w:color="auto"/>
        <w:left w:val="none" w:sz="0" w:space="0" w:color="auto"/>
        <w:bottom w:val="none" w:sz="0" w:space="0" w:color="auto"/>
        <w:right w:val="none" w:sz="0" w:space="0" w:color="auto"/>
      </w:divBdr>
    </w:div>
    <w:div w:id="480005870">
      <w:bodyDiv w:val="1"/>
      <w:marLeft w:val="0"/>
      <w:marRight w:val="0"/>
      <w:marTop w:val="0"/>
      <w:marBottom w:val="0"/>
      <w:divBdr>
        <w:top w:val="none" w:sz="0" w:space="0" w:color="auto"/>
        <w:left w:val="none" w:sz="0" w:space="0" w:color="auto"/>
        <w:bottom w:val="none" w:sz="0" w:space="0" w:color="auto"/>
        <w:right w:val="none" w:sz="0" w:space="0" w:color="auto"/>
      </w:divBdr>
    </w:div>
    <w:div w:id="480118806">
      <w:bodyDiv w:val="1"/>
      <w:marLeft w:val="0"/>
      <w:marRight w:val="0"/>
      <w:marTop w:val="0"/>
      <w:marBottom w:val="0"/>
      <w:divBdr>
        <w:top w:val="none" w:sz="0" w:space="0" w:color="auto"/>
        <w:left w:val="none" w:sz="0" w:space="0" w:color="auto"/>
        <w:bottom w:val="none" w:sz="0" w:space="0" w:color="auto"/>
        <w:right w:val="none" w:sz="0" w:space="0" w:color="auto"/>
      </w:divBdr>
    </w:div>
    <w:div w:id="480197089">
      <w:bodyDiv w:val="1"/>
      <w:marLeft w:val="0"/>
      <w:marRight w:val="0"/>
      <w:marTop w:val="0"/>
      <w:marBottom w:val="0"/>
      <w:divBdr>
        <w:top w:val="none" w:sz="0" w:space="0" w:color="auto"/>
        <w:left w:val="none" w:sz="0" w:space="0" w:color="auto"/>
        <w:bottom w:val="none" w:sz="0" w:space="0" w:color="auto"/>
        <w:right w:val="none" w:sz="0" w:space="0" w:color="auto"/>
      </w:divBdr>
    </w:div>
    <w:div w:id="480774574">
      <w:bodyDiv w:val="1"/>
      <w:marLeft w:val="0"/>
      <w:marRight w:val="0"/>
      <w:marTop w:val="0"/>
      <w:marBottom w:val="0"/>
      <w:divBdr>
        <w:top w:val="none" w:sz="0" w:space="0" w:color="auto"/>
        <w:left w:val="none" w:sz="0" w:space="0" w:color="auto"/>
        <w:bottom w:val="none" w:sz="0" w:space="0" w:color="auto"/>
        <w:right w:val="none" w:sz="0" w:space="0" w:color="auto"/>
      </w:divBdr>
    </w:div>
    <w:div w:id="480923583">
      <w:bodyDiv w:val="1"/>
      <w:marLeft w:val="0"/>
      <w:marRight w:val="0"/>
      <w:marTop w:val="0"/>
      <w:marBottom w:val="0"/>
      <w:divBdr>
        <w:top w:val="none" w:sz="0" w:space="0" w:color="auto"/>
        <w:left w:val="none" w:sz="0" w:space="0" w:color="auto"/>
        <w:bottom w:val="none" w:sz="0" w:space="0" w:color="auto"/>
        <w:right w:val="none" w:sz="0" w:space="0" w:color="auto"/>
      </w:divBdr>
    </w:div>
    <w:div w:id="481048515">
      <w:bodyDiv w:val="1"/>
      <w:marLeft w:val="0"/>
      <w:marRight w:val="0"/>
      <w:marTop w:val="0"/>
      <w:marBottom w:val="0"/>
      <w:divBdr>
        <w:top w:val="none" w:sz="0" w:space="0" w:color="auto"/>
        <w:left w:val="none" w:sz="0" w:space="0" w:color="auto"/>
        <w:bottom w:val="none" w:sz="0" w:space="0" w:color="auto"/>
        <w:right w:val="none" w:sz="0" w:space="0" w:color="auto"/>
      </w:divBdr>
    </w:div>
    <w:div w:id="481504013">
      <w:bodyDiv w:val="1"/>
      <w:marLeft w:val="0"/>
      <w:marRight w:val="0"/>
      <w:marTop w:val="0"/>
      <w:marBottom w:val="0"/>
      <w:divBdr>
        <w:top w:val="none" w:sz="0" w:space="0" w:color="auto"/>
        <w:left w:val="none" w:sz="0" w:space="0" w:color="auto"/>
        <w:bottom w:val="none" w:sz="0" w:space="0" w:color="auto"/>
        <w:right w:val="none" w:sz="0" w:space="0" w:color="auto"/>
      </w:divBdr>
    </w:div>
    <w:div w:id="481507214">
      <w:bodyDiv w:val="1"/>
      <w:marLeft w:val="0"/>
      <w:marRight w:val="0"/>
      <w:marTop w:val="0"/>
      <w:marBottom w:val="0"/>
      <w:divBdr>
        <w:top w:val="none" w:sz="0" w:space="0" w:color="auto"/>
        <w:left w:val="none" w:sz="0" w:space="0" w:color="auto"/>
        <w:bottom w:val="none" w:sz="0" w:space="0" w:color="auto"/>
        <w:right w:val="none" w:sz="0" w:space="0" w:color="auto"/>
      </w:divBdr>
    </w:div>
    <w:div w:id="481653599">
      <w:bodyDiv w:val="1"/>
      <w:marLeft w:val="0"/>
      <w:marRight w:val="0"/>
      <w:marTop w:val="0"/>
      <w:marBottom w:val="0"/>
      <w:divBdr>
        <w:top w:val="none" w:sz="0" w:space="0" w:color="auto"/>
        <w:left w:val="none" w:sz="0" w:space="0" w:color="auto"/>
        <w:bottom w:val="none" w:sz="0" w:space="0" w:color="auto"/>
        <w:right w:val="none" w:sz="0" w:space="0" w:color="auto"/>
      </w:divBdr>
    </w:div>
    <w:div w:id="482163797">
      <w:bodyDiv w:val="1"/>
      <w:marLeft w:val="0"/>
      <w:marRight w:val="0"/>
      <w:marTop w:val="0"/>
      <w:marBottom w:val="0"/>
      <w:divBdr>
        <w:top w:val="none" w:sz="0" w:space="0" w:color="auto"/>
        <w:left w:val="none" w:sz="0" w:space="0" w:color="auto"/>
        <w:bottom w:val="none" w:sz="0" w:space="0" w:color="auto"/>
        <w:right w:val="none" w:sz="0" w:space="0" w:color="auto"/>
      </w:divBdr>
    </w:div>
    <w:div w:id="482357586">
      <w:bodyDiv w:val="1"/>
      <w:marLeft w:val="0"/>
      <w:marRight w:val="0"/>
      <w:marTop w:val="0"/>
      <w:marBottom w:val="0"/>
      <w:divBdr>
        <w:top w:val="none" w:sz="0" w:space="0" w:color="auto"/>
        <w:left w:val="none" w:sz="0" w:space="0" w:color="auto"/>
        <w:bottom w:val="none" w:sz="0" w:space="0" w:color="auto"/>
        <w:right w:val="none" w:sz="0" w:space="0" w:color="auto"/>
      </w:divBdr>
    </w:div>
    <w:div w:id="482700389">
      <w:bodyDiv w:val="1"/>
      <w:marLeft w:val="0"/>
      <w:marRight w:val="0"/>
      <w:marTop w:val="0"/>
      <w:marBottom w:val="0"/>
      <w:divBdr>
        <w:top w:val="none" w:sz="0" w:space="0" w:color="auto"/>
        <w:left w:val="none" w:sz="0" w:space="0" w:color="auto"/>
        <w:bottom w:val="none" w:sz="0" w:space="0" w:color="auto"/>
        <w:right w:val="none" w:sz="0" w:space="0" w:color="auto"/>
      </w:divBdr>
    </w:div>
    <w:div w:id="482894487">
      <w:bodyDiv w:val="1"/>
      <w:marLeft w:val="0"/>
      <w:marRight w:val="0"/>
      <w:marTop w:val="0"/>
      <w:marBottom w:val="0"/>
      <w:divBdr>
        <w:top w:val="none" w:sz="0" w:space="0" w:color="auto"/>
        <w:left w:val="none" w:sz="0" w:space="0" w:color="auto"/>
        <w:bottom w:val="none" w:sz="0" w:space="0" w:color="auto"/>
        <w:right w:val="none" w:sz="0" w:space="0" w:color="auto"/>
      </w:divBdr>
    </w:div>
    <w:div w:id="483205098">
      <w:bodyDiv w:val="1"/>
      <w:marLeft w:val="0"/>
      <w:marRight w:val="0"/>
      <w:marTop w:val="0"/>
      <w:marBottom w:val="0"/>
      <w:divBdr>
        <w:top w:val="none" w:sz="0" w:space="0" w:color="auto"/>
        <w:left w:val="none" w:sz="0" w:space="0" w:color="auto"/>
        <w:bottom w:val="none" w:sz="0" w:space="0" w:color="auto"/>
        <w:right w:val="none" w:sz="0" w:space="0" w:color="auto"/>
      </w:divBdr>
    </w:div>
    <w:div w:id="483280195">
      <w:bodyDiv w:val="1"/>
      <w:marLeft w:val="0"/>
      <w:marRight w:val="0"/>
      <w:marTop w:val="0"/>
      <w:marBottom w:val="0"/>
      <w:divBdr>
        <w:top w:val="none" w:sz="0" w:space="0" w:color="auto"/>
        <w:left w:val="none" w:sz="0" w:space="0" w:color="auto"/>
        <w:bottom w:val="none" w:sz="0" w:space="0" w:color="auto"/>
        <w:right w:val="none" w:sz="0" w:space="0" w:color="auto"/>
      </w:divBdr>
    </w:div>
    <w:div w:id="483401321">
      <w:bodyDiv w:val="1"/>
      <w:marLeft w:val="0"/>
      <w:marRight w:val="0"/>
      <w:marTop w:val="0"/>
      <w:marBottom w:val="0"/>
      <w:divBdr>
        <w:top w:val="none" w:sz="0" w:space="0" w:color="auto"/>
        <w:left w:val="none" w:sz="0" w:space="0" w:color="auto"/>
        <w:bottom w:val="none" w:sz="0" w:space="0" w:color="auto"/>
        <w:right w:val="none" w:sz="0" w:space="0" w:color="auto"/>
      </w:divBdr>
    </w:div>
    <w:div w:id="483593766">
      <w:bodyDiv w:val="1"/>
      <w:marLeft w:val="0"/>
      <w:marRight w:val="0"/>
      <w:marTop w:val="0"/>
      <w:marBottom w:val="0"/>
      <w:divBdr>
        <w:top w:val="none" w:sz="0" w:space="0" w:color="auto"/>
        <w:left w:val="none" w:sz="0" w:space="0" w:color="auto"/>
        <w:bottom w:val="none" w:sz="0" w:space="0" w:color="auto"/>
        <w:right w:val="none" w:sz="0" w:space="0" w:color="auto"/>
      </w:divBdr>
    </w:div>
    <w:div w:id="483595009">
      <w:bodyDiv w:val="1"/>
      <w:marLeft w:val="0"/>
      <w:marRight w:val="0"/>
      <w:marTop w:val="0"/>
      <w:marBottom w:val="0"/>
      <w:divBdr>
        <w:top w:val="none" w:sz="0" w:space="0" w:color="auto"/>
        <w:left w:val="none" w:sz="0" w:space="0" w:color="auto"/>
        <w:bottom w:val="none" w:sz="0" w:space="0" w:color="auto"/>
        <w:right w:val="none" w:sz="0" w:space="0" w:color="auto"/>
      </w:divBdr>
    </w:div>
    <w:div w:id="483856695">
      <w:bodyDiv w:val="1"/>
      <w:marLeft w:val="0"/>
      <w:marRight w:val="0"/>
      <w:marTop w:val="0"/>
      <w:marBottom w:val="0"/>
      <w:divBdr>
        <w:top w:val="none" w:sz="0" w:space="0" w:color="auto"/>
        <w:left w:val="none" w:sz="0" w:space="0" w:color="auto"/>
        <w:bottom w:val="none" w:sz="0" w:space="0" w:color="auto"/>
        <w:right w:val="none" w:sz="0" w:space="0" w:color="auto"/>
      </w:divBdr>
    </w:div>
    <w:div w:id="484008069">
      <w:bodyDiv w:val="1"/>
      <w:marLeft w:val="0"/>
      <w:marRight w:val="0"/>
      <w:marTop w:val="0"/>
      <w:marBottom w:val="0"/>
      <w:divBdr>
        <w:top w:val="none" w:sz="0" w:space="0" w:color="auto"/>
        <w:left w:val="none" w:sz="0" w:space="0" w:color="auto"/>
        <w:bottom w:val="none" w:sz="0" w:space="0" w:color="auto"/>
        <w:right w:val="none" w:sz="0" w:space="0" w:color="auto"/>
      </w:divBdr>
    </w:div>
    <w:div w:id="484051894">
      <w:bodyDiv w:val="1"/>
      <w:marLeft w:val="0"/>
      <w:marRight w:val="0"/>
      <w:marTop w:val="0"/>
      <w:marBottom w:val="0"/>
      <w:divBdr>
        <w:top w:val="none" w:sz="0" w:space="0" w:color="auto"/>
        <w:left w:val="none" w:sz="0" w:space="0" w:color="auto"/>
        <w:bottom w:val="none" w:sz="0" w:space="0" w:color="auto"/>
        <w:right w:val="none" w:sz="0" w:space="0" w:color="auto"/>
      </w:divBdr>
    </w:div>
    <w:div w:id="484443316">
      <w:bodyDiv w:val="1"/>
      <w:marLeft w:val="0"/>
      <w:marRight w:val="0"/>
      <w:marTop w:val="0"/>
      <w:marBottom w:val="0"/>
      <w:divBdr>
        <w:top w:val="none" w:sz="0" w:space="0" w:color="auto"/>
        <w:left w:val="none" w:sz="0" w:space="0" w:color="auto"/>
        <w:bottom w:val="none" w:sz="0" w:space="0" w:color="auto"/>
        <w:right w:val="none" w:sz="0" w:space="0" w:color="auto"/>
      </w:divBdr>
    </w:div>
    <w:div w:id="484736705">
      <w:bodyDiv w:val="1"/>
      <w:marLeft w:val="0"/>
      <w:marRight w:val="0"/>
      <w:marTop w:val="0"/>
      <w:marBottom w:val="0"/>
      <w:divBdr>
        <w:top w:val="none" w:sz="0" w:space="0" w:color="auto"/>
        <w:left w:val="none" w:sz="0" w:space="0" w:color="auto"/>
        <w:bottom w:val="none" w:sz="0" w:space="0" w:color="auto"/>
        <w:right w:val="none" w:sz="0" w:space="0" w:color="auto"/>
      </w:divBdr>
    </w:div>
    <w:div w:id="485123405">
      <w:bodyDiv w:val="1"/>
      <w:marLeft w:val="0"/>
      <w:marRight w:val="0"/>
      <w:marTop w:val="0"/>
      <w:marBottom w:val="0"/>
      <w:divBdr>
        <w:top w:val="none" w:sz="0" w:space="0" w:color="auto"/>
        <w:left w:val="none" w:sz="0" w:space="0" w:color="auto"/>
        <w:bottom w:val="none" w:sz="0" w:space="0" w:color="auto"/>
        <w:right w:val="none" w:sz="0" w:space="0" w:color="auto"/>
      </w:divBdr>
    </w:div>
    <w:div w:id="485173838">
      <w:bodyDiv w:val="1"/>
      <w:marLeft w:val="0"/>
      <w:marRight w:val="0"/>
      <w:marTop w:val="0"/>
      <w:marBottom w:val="0"/>
      <w:divBdr>
        <w:top w:val="none" w:sz="0" w:space="0" w:color="auto"/>
        <w:left w:val="none" w:sz="0" w:space="0" w:color="auto"/>
        <w:bottom w:val="none" w:sz="0" w:space="0" w:color="auto"/>
        <w:right w:val="none" w:sz="0" w:space="0" w:color="auto"/>
      </w:divBdr>
    </w:div>
    <w:div w:id="485322776">
      <w:bodyDiv w:val="1"/>
      <w:marLeft w:val="0"/>
      <w:marRight w:val="0"/>
      <w:marTop w:val="0"/>
      <w:marBottom w:val="0"/>
      <w:divBdr>
        <w:top w:val="none" w:sz="0" w:space="0" w:color="auto"/>
        <w:left w:val="none" w:sz="0" w:space="0" w:color="auto"/>
        <w:bottom w:val="none" w:sz="0" w:space="0" w:color="auto"/>
        <w:right w:val="none" w:sz="0" w:space="0" w:color="auto"/>
      </w:divBdr>
    </w:div>
    <w:div w:id="485366841">
      <w:bodyDiv w:val="1"/>
      <w:marLeft w:val="0"/>
      <w:marRight w:val="0"/>
      <w:marTop w:val="0"/>
      <w:marBottom w:val="0"/>
      <w:divBdr>
        <w:top w:val="none" w:sz="0" w:space="0" w:color="auto"/>
        <w:left w:val="none" w:sz="0" w:space="0" w:color="auto"/>
        <w:bottom w:val="none" w:sz="0" w:space="0" w:color="auto"/>
        <w:right w:val="none" w:sz="0" w:space="0" w:color="auto"/>
      </w:divBdr>
    </w:div>
    <w:div w:id="485509247">
      <w:bodyDiv w:val="1"/>
      <w:marLeft w:val="0"/>
      <w:marRight w:val="0"/>
      <w:marTop w:val="0"/>
      <w:marBottom w:val="0"/>
      <w:divBdr>
        <w:top w:val="none" w:sz="0" w:space="0" w:color="auto"/>
        <w:left w:val="none" w:sz="0" w:space="0" w:color="auto"/>
        <w:bottom w:val="none" w:sz="0" w:space="0" w:color="auto"/>
        <w:right w:val="none" w:sz="0" w:space="0" w:color="auto"/>
      </w:divBdr>
    </w:div>
    <w:div w:id="485628887">
      <w:bodyDiv w:val="1"/>
      <w:marLeft w:val="0"/>
      <w:marRight w:val="0"/>
      <w:marTop w:val="0"/>
      <w:marBottom w:val="0"/>
      <w:divBdr>
        <w:top w:val="none" w:sz="0" w:space="0" w:color="auto"/>
        <w:left w:val="none" w:sz="0" w:space="0" w:color="auto"/>
        <w:bottom w:val="none" w:sz="0" w:space="0" w:color="auto"/>
        <w:right w:val="none" w:sz="0" w:space="0" w:color="auto"/>
      </w:divBdr>
    </w:div>
    <w:div w:id="485777637">
      <w:bodyDiv w:val="1"/>
      <w:marLeft w:val="0"/>
      <w:marRight w:val="0"/>
      <w:marTop w:val="0"/>
      <w:marBottom w:val="0"/>
      <w:divBdr>
        <w:top w:val="none" w:sz="0" w:space="0" w:color="auto"/>
        <w:left w:val="none" w:sz="0" w:space="0" w:color="auto"/>
        <w:bottom w:val="none" w:sz="0" w:space="0" w:color="auto"/>
        <w:right w:val="none" w:sz="0" w:space="0" w:color="auto"/>
      </w:divBdr>
    </w:div>
    <w:div w:id="485901755">
      <w:bodyDiv w:val="1"/>
      <w:marLeft w:val="0"/>
      <w:marRight w:val="0"/>
      <w:marTop w:val="0"/>
      <w:marBottom w:val="0"/>
      <w:divBdr>
        <w:top w:val="none" w:sz="0" w:space="0" w:color="auto"/>
        <w:left w:val="none" w:sz="0" w:space="0" w:color="auto"/>
        <w:bottom w:val="none" w:sz="0" w:space="0" w:color="auto"/>
        <w:right w:val="none" w:sz="0" w:space="0" w:color="auto"/>
      </w:divBdr>
    </w:div>
    <w:div w:id="486825847">
      <w:bodyDiv w:val="1"/>
      <w:marLeft w:val="0"/>
      <w:marRight w:val="0"/>
      <w:marTop w:val="0"/>
      <w:marBottom w:val="0"/>
      <w:divBdr>
        <w:top w:val="none" w:sz="0" w:space="0" w:color="auto"/>
        <w:left w:val="none" w:sz="0" w:space="0" w:color="auto"/>
        <w:bottom w:val="none" w:sz="0" w:space="0" w:color="auto"/>
        <w:right w:val="none" w:sz="0" w:space="0" w:color="auto"/>
      </w:divBdr>
    </w:div>
    <w:div w:id="487212779">
      <w:bodyDiv w:val="1"/>
      <w:marLeft w:val="0"/>
      <w:marRight w:val="0"/>
      <w:marTop w:val="0"/>
      <w:marBottom w:val="0"/>
      <w:divBdr>
        <w:top w:val="none" w:sz="0" w:space="0" w:color="auto"/>
        <w:left w:val="none" w:sz="0" w:space="0" w:color="auto"/>
        <w:bottom w:val="none" w:sz="0" w:space="0" w:color="auto"/>
        <w:right w:val="none" w:sz="0" w:space="0" w:color="auto"/>
      </w:divBdr>
    </w:div>
    <w:div w:id="487326655">
      <w:bodyDiv w:val="1"/>
      <w:marLeft w:val="0"/>
      <w:marRight w:val="0"/>
      <w:marTop w:val="0"/>
      <w:marBottom w:val="0"/>
      <w:divBdr>
        <w:top w:val="none" w:sz="0" w:space="0" w:color="auto"/>
        <w:left w:val="none" w:sz="0" w:space="0" w:color="auto"/>
        <w:bottom w:val="none" w:sz="0" w:space="0" w:color="auto"/>
        <w:right w:val="none" w:sz="0" w:space="0" w:color="auto"/>
      </w:divBdr>
    </w:div>
    <w:div w:id="487597822">
      <w:bodyDiv w:val="1"/>
      <w:marLeft w:val="0"/>
      <w:marRight w:val="0"/>
      <w:marTop w:val="0"/>
      <w:marBottom w:val="0"/>
      <w:divBdr>
        <w:top w:val="none" w:sz="0" w:space="0" w:color="auto"/>
        <w:left w:val="none" w:sz="0" w:space="0" w:color="auto"/>
        <w:bottom w:val="none" w:sz="0" w:space="0" w:color="auto"/>
        <w:right w:val="none" w:sz="0" w:space="0" w:color="auto"/>
      </w:divBdr>
    </w:div>
    <w:div w:id="487598094">
      <w:bodyDiv w:val="1"/>
      <w:marLeft w:val="0"/>
      <w:marRight w:val="0"/>
      <w:marTop w:val="0"/>
      <w:marBottom w:val="0"/>
      <w:divBdr>
        <w:top w:val="none" w:sz="0" w:space="0" w:color="auto"/>
        <w:left w:val="none" w:sz="0" w:space="0" w:color="auto"/>
        <w:bottom w:val="none" w:sz="0" w:space="0" w:color="auto"/>
        <w:right w:val="none" w:sz="0" w:space="0" w:color="auto"/>
      </w:divBdr>
    </w:div>
    <w:div w:id="487671580">
      <w:bodyDiv w:val="1"/>
      <w:marLeft w:val="0"/>
      <w:marRight w:val="0"/>
      <w:marTop w:val="0"/>
      <w:marBottom w:val="0"/>
      <w:divBdr>
        <w:top w:val="none" w:sz="0" w:space="0" w:color="auto"/>
        <w:left w:val="none" w:sz="0" w:space="0" w:color="auto"/>
        <w:bottom w:val="none" w:sz="0" w:space="0" w:color="auto"/>
        <w:right w:val="none" w:sz="0" w:space="0" w:color="auto"/>
      </w:divBdr>
    </w:div>
    <w:div w:id="487865220">
      <w:bodyDiv w:val="1"/>
      <w:marLeft w:val="0"/>
      <w:marRight w:val="0"/>
      <w:marTop w:val="0"/>
      <w:marBottom w:val="0"/>
      <w:divBdr>
        <w:top w:val="none" w:sz="0" w:space="0" w:color="auto"/>
        <w:left w:val="none" w:sz="0" w:space="0" w:color="auto"/>
        <w:bottom w:val="none" w:sz="0" w:space="0" w:color="auto"/>
        <w:right w:val="none" w:sz="0" w:space="0" w:color="auto"/>
      </w:divBdr>
    </w:div>
    <w:div w:id="487939094">
      <w:bodyDiv w:val="1"/>
      <w:marLeft w:val="0"/>
      <w:marRight w:val="0"/>
      <w:marTop w:val="0"/>
      <w:marBottom w:val="0"/>
      <w:divBdr>
        <w:top w:val="none" w:sz="0" w:space="0" w:color="auto"/>
        <w:left w:val="none" w:sz="0" w:space="0" w:color="auto"/>
        <w:bottom w:val="none" w:sz="0" w:space="0" w:color="auto"/>
        <w:right w:val="none" w:sz="0" w:space="0" w:color="auto"/>
      </w:divBdr>
    </w:div>
    <w:div w:id="487939457">
      <w:bodyDiv w:val="1"/>
      <w:marLeft w:val="0"/>
      <w:marRight w:val="0"/>
      <w:marTop w:val="0"/>
      <w:marBottom w:val="0"/>
      <w:divBdr>
        <w:top w:val="none" w:sz="0" w:space="0" w:color="auto"/>
        <w:left w:val="none" w:sz="0" w:space="0" w:color="auto"/>
        <w:bottom w:val="none" w:sz="0" w:space="0" w:color="auto"/>
        <w:right w:val="none" w:sz="0" w:space="0" w:color="auto"/>
      </w:divBdr>
    </w:div>
    <w:div w:id="488255899">
      <w:bodyDiv w:val="1"/>
      <w:marLeft w:val="0"/>
      <w:marRight w:val="0"/>
      <w:marTop w:val="0"/>
      <w:marBottom w:val="0"/>
      <w:divBdr>
        <w:top w:val="none" w:sz="0" w:space="0" w:color="auto"/>
        <w:left w:val="none" w:sz="0" w:space="0" w:color="auto"/>
        <w:bottom w:val="none" w:sz="0" w:space="0" w:color="auto"/>
        <w:right w:val="none" w:sz="0" w:space="0" w:color="auto"/>
      </w:divBdr>
    </w:div>
    <w:div w:id="488324351">
      <w:bodyDiv w:val="1"/>
      <w:marLeft w:val="0"/>
      <w:marRight w:val="0"/>
      <w:marTop w:val="0"/>
      <w:marBottom w:val="0"/>
      <w:divBdr>
        <w:top w:val="none" w:sz="0" w:space="0" w:color="auto"/>
        <w:left w:val="none" w:sz="0" w:space="0" w:color="auto"/>
        <w:bottom w:val="none" w:sz="0" w:space="0" w:color="auto"/>
        <w:right w:val="none" w:sz="0" w:space="0" w:color="auto"/>
      </w:divBdr>
    </w:div>
    <w:div w:id="488446537">
      <w:bodyDiv w:val="1"/>
      <w:marLeft w:val="0"/>
      <w:marRight w:val="0"/>
      <w:marTop w:val="0"/>
      <w:marBottom w:val="0"/>
      <w:divBdr>
        <w:top w:val="none" w:sz="0" w:space="0" w:color="auto"/>
        <w:left w:val="none" w:sz="0" w:space="0" w:color="auto"/>
        <w:bottom w:val="none" w:sz="0" w:space="0" w:color="auto"/>
        <w:right w:val="none" w:sz="0" w:space="0" w:color="auto"/>
      </w:divBdr>
    </w:div>
    <w:div w:id="488524054">
      <w:bodyDiv w:val="1"/>
      <w:marLeft w:val="0"/>
      <w:marRight w:val="0"/>
      <w:marTop w:val="0"/>
      <w:marBottom w:val="0"/>
      <w:divBdr>
        <w:top w:val="none" w:sz="0" w:space="0" w:color="auto"/>
        <w:left w:val="none" w:sz="0" w:space="0" w:color="auto"/>
        <w:bottom w:val="none" w:sz="0" w:space="0" w:color="auto"/>
        <w:right w:val="none" w:sz="0" w:space="0" w:color="auto"/>
      </w:divBdr>
    </w:div>
    <w:div w:id="488908515">
      <w:bodyDiv w:val="1"/>
      <w:marLeft w:val="0"/>
      <w:marRight w:val="0"/>
      <w:marTop w:val="0"/>
      <w:marBottom w:val="0"/>
      <w:divBdr>
        <w:top w:val="none" w:sz="0" w:space="0" w:color="auto"/>
        <w:left w:val="none" w:sz="0" w:space="0" w:color="auto"/>
        <w:bottom w:val="none" w:sz="0" w:space="0" w:color="auto"/>
        <w:right w:val="none" w:sz="0" w:space="0" w:color="auto"/>
      </w:divBdr>
    </w:div>
    <w:div w:id="488911084">
      <w:bodyDiv w:val="1"/>
      <w:marLeft w:val="0"/>
      <w:marRight w:val="0"/>
      <w:marTop w:val="0"/>
      <w:marBottom w:val="0"/>
      <w:divBdr>
        <w:top w:val="none" w:sz="0" w:space="0" w:color="auto"/>
        <w:left w:val="none" w:sz="0" w:space="0" w:color="auto"/>
        <w:bottom w:val="none" w:sz="0" w:space="0" w:color="auto"/>
        <w:right w:val="none" w:sz="0" w:space="0" w:color="auto"/>
      </w:divBdr>
    </w:div>
    <w:div w:id="489057791">
      <w:bodyDiv w:val="1"/>
      <w:marLeft w:val="0"/>
      <w:marRight w:val="0"/>
      <w:marTop w:val="0"/>
      <w:marBottom w:val="0"/>
      <w:divBdr>
        <w:top w:val="none" w:sz="0" w:space="0" w:color="auto"/>
        <w:left w:val="none" w:sz="0" w:space="0" w:color="auto"/>
        <w:bottom w:val="none" w:sz="0" w:space="0" w:color="auto"/>
        <w:right w:val="none" w:sz="0" w:space="0" w:color="auto"/>
      </w:divBdr>
    </w:div>
    <w:div w:id="489249245">
      <w:bodyDiv w:val="1"/>
      <w:marLeft w:val="0"/>
      <w:marRight w:val="0"/>
      <w:marTop w:val="0"/>
      <w:marBottom w:val="0"/>
      <w:divBdr>
        <w:top w:val="none" w:sz="0" w:space="0" w:color="auto"/>
        <w:left w:val="none" w:sz="0" w:space="0" w:color="auto"/>
        <w:bottom w:val="none" w:sz="0" w:space="0" w:color="auto"/>
        <w:right w:val="none" w:sz="0" w:space="0" w:color="auto"/>
      </w:divBdr>
    </w:div>
    <w:div w:id="489445196">
      <w:bodyDiv w:val="1"/>
      <w:marLeft w:val="0"/>
      <w:marRight w:val="0"/>
      <w:marTop w:val="0"/>
      <w:marBottom w:val="0"/>
      <w:divBdr>
        <w:top w:val="none" w:sz="0" w:space="0" w:color="auto"/>
        <w:left w:val="none" w:sz="0" w:space="0" w:color="auto"/>
        <w:bottom w:val="none" w:sz="0" w:space="0" w:color="auto"/>
        <w:right w:val="none" w:sz="0" w:space="0" w:color="auto"/>
      </w:divBdr>
    </w:div>
    <w:div w:id="489446130">
      <w:bodyDiv w:val="1"/>
      <w:marLeft w:val="0"/>
      <w:marRight w:val="0"/>
      <w:marTop w:val="0"/>
      <w:marBottom w:val="0"/>
      <w:divBdr>
        <w:top w:val="none" w:sz="0" w:space="0" w:color="auto"/>
        <w:left w:val="none" w:sz="0" w:space="0" w:color="auto"/>
        <w:bottom w:val="none" w:sz="0" w:space="0" w:color="auto"/>
        <w:right w:val="none" w:sz="0" w:space="0" w:color="auto"/>
      </w:divBdr>
    </w:div>
    <w:div w:id="489716552">
      <w:bodyDiv w:val="1"/>
      <w:marLeft w:val="0"/>
      <w:marRight w:val="0"/>
      <w:marTop w:val="0"/>
      <w:marBottom w:val="0"/>
      <w:divBdr>
        <w:top w:val="none" w:sz="0" w:space="0" w:color="auto"/>
        <w:left w:val="none" w:sz="0" w:space="0" w:color="auto"/>
        <w:bottom w:val="none" w:sz="0" w:space="0" w:color="auto"/>
        <w:right w:val="none" w:sz="0" w:space="0" w:color="auto"/>
      </w:divBdr>
    </w:div>
    <w:div w:id="489910262">
      <w:bodyDiv w:val="1"/>
      <w:marLeft w:val="0"/>
      <w:marRight w:val="0"/>
      <w:marTop w:val="0"/>
      <w:marBottom w:val="0"/>
      <w:divBdr>
        <w:top w:val="none" w:sz="0" w:space="0" w:color="auto"/>
        <w:left w:val="none" w:sz="0" w:space="0" w:color="auto"/>
        <w:bottom w:val="none" w:sz="0" w:space="0" w:color="auto"/>
        <w:right w:val="none" w:sz="0" w:space="0" w:color="auto"/>
      </w:divBdr>
    </w:div>
    <w:div w:id="489947154">
      <w:bodyDiv w:val="1"/>
      <w:marLeft w:val="0"/>
      <w:marRight w:val="0"/>
      <w:marTop w:val="0"/>
      <w:marBottom w:val="0"/>
      <w:divBdr>
        <w:top w:val="none" w:sz="0" w:space="0" w:color="auto"/>
        <w:left w:val="none" w:sz="0" w:space="0" w:color="auto"/>
        <w:bottom w:val="none" w:sz="0" w:space="0" w:color="auto"/>
        <w:right w:val="none" w:sz="0" w:space="0" w:color="auto"/>
      </w:divBdr>
    </w:div>
    <w:div w:id="490366794">
      <w:bodyDiv w:val="1"/>
      <w:marLeft w:val="0"/>
      <w:marRight w:val="0"/>
      <w:marTop w:val="0"/>
      <w:marBottom w:val="0"/>
      <w:divBdr>
        <w:top w:val="none" w:sz="0" w:space="0" w:color="auto"/>
        <w:left w:val="none" w:sz="0" w:space="0" w:color="auto"/>
        <w:bottom w:val="none" w:sz="0" w:space="0" w:color="auto"/>
        <w:right w:val="none" w:sz="0" w:space="0" w:color="auto"/>
      </w:divBdr>
    </w:div>
    <w:div w:id="490368380">
      <w:bodyDiv w:val="1"/>
      <w:marLeft w:val="0"/>
      <w:marRight w:val="0"/>
      <w:marTop w:val="0"/>
      <w:marBottom w:val="0"/>
      <w:divBdr>
        <w:top w:val="none" w:sz="0" w:space="0" w:color="auto"/>
        <w:left w:val="none" w:sz="0" w:space="0" w:color="auto"/>
        <w:bottom w:val="none" w:sz="0" w:space="0" w:color="auto"/>
        <w:right w:val="none" w:sz="0" w:space="0" w:color="auto"/>
      </w:divBdr>
    </w:div>
    <w:div w:id="490484842">
      <w:bodyDiv w:val="1"/>
      <w:marLeft w:val="0"/>
      <w:marRight w:val="0"/>
      <w:marTop w:val="0"/>
      <w:marBottom w:val="0"/>
      <w:divBdr>
        <w:top w:val="none" w:sz="0" w:space="0" w:color="auto"/>
        <w:left w:val="none" w:sz="0" w:space="0" w:color="auto"/>
        <w:bottom w:val="none" w:sz="0" w:space="0" w:color="auto"/>
        <w:right w:val="none" w:sz="0" w:space="0" w:color="auto"/>
      </w:divBdr>
    </w:div>
    <w:div w:id="490560496">
      <w:bodyDiv w:val="1"/>
      <w:marLeft w:val="0"/>
      <w:marRight w:val="0"/>
      <w:marTop w:val="0"/>
      <w:marBottom w:val="0"/>
      <w:divBdr>
        <w:top w:val="none" w:sz="0" w:space="0" w:color="auto"/>
        <w:left w:val="none" w:sz="0" w:space="0" w:color="auto"/>
        <w:bottom w:val="none" w:sz="0" w:space="0" w:color="auto"/>
        <w:right w:val="none" w:sz="0" w:space="0" w:color="auto"/>
      </w:divBdr>
    </w:div>
    <w:div w:id="490685008">
      <w:bodyDiv w:val="1"/>
      <w:marLeft w:val="0"/>
      <w:marRight w:val="0"/>
      <w:marTop w:val="0"/>
      <w:marBottom w:val="0"/>
      <w:divBdr>
        <w:top w:val="none" w:sz="0" w:space="0" w:color="auto"/>
        <w:left w:val="none" w:sz="0" w:space="0" w:color="auto"/>
        <w:bottom w:val="none" w:sz="0" w:space="0" w:color="auto"/>
        <w:right w:val="none" w:sz="0" w:space="0" w:color="auto"/>
      </w:divBdr>
    </w:div>
    <w:div w:id="491071862">
      <w:bodyDiv w:val="1"/>
      <w:marLeft w:val="0"/>
      <w:marRight w:val="0"/>
      <w:marTop w:val="0"/>
      <w:marBottom w:val="0"/>
      <w:divBdr>
        <w:top w:val="none" w:sz="0" w:space="0" w:color="auto"/>
        <w:left w:val="none" w:sz="0" w:space="0" w:color="auto"/>
        <w:bottom w:val="none" w:sz="0" w:space="0" w:color="auto"/>
        <w:right w:val="none" w:sz="0" w:space="0" w:color="auto"/>
      </w:divBdr>
    </w:div>
    <w:div w:id="491215922">
      <w:bodyDiv w:val="1"/>
      <w:marLeft w:val="0"/>
      <w:marRight w:val="0"/>
      <w:marTop w:val="0"/>
      <w:marBottom w:val="0"/>
      <w:divBdr>
        <w:top w:val="none" w:sz="0" w:space="0" w:color="auto"/>
        <w:left w:val="none" w:sz="0" w:space="0" w:color="auto"/>
        <w:bottom w:val="none" w:sz="0" w:space="0" w:color="auto"/>
        <w:right w:val="none" w:sz="0" w:space="0" w:color="auto"/>
      </w:divBdr>
    </w:div>
    <w:div w:id="491259500">
      <w:bodyDiv w:val="1"/>
      <w:marLeft w:val="0"/>
      <w:marRight w:val="0"/>
      <w:marTop w:val="0"/>
      <w:marBottom w:val="0"/>
      <w:divBdr>
        <w:top w:val="none" w:sz="0" w:space="0" w:color="auto"/>
        <w:left w:val="none" w:sz="0" w:space="0" w:color="auto"/>
        <w:bottom w:val="none" w:sz="0" w:space="0" w:color="auto"/>
        <w:right w:val="none" w:sz="0" w:space="0" w:color="auto"/>
      </w:divBdr>
    </w:div>
    <w:div w:id="491795157">
      <w:bodyDiv w:val="1"/>
      <w:marLeft w:val="0"/>
      <w:marRight w:val="0"/>
      <w:marTop w:val="0"/>
      <w:marBottom w:val="0"/>
      <w:divBdr>
        <w:top w:val="none" w:sz="0" w:space="0" w:color="auto"/>
        <w:left w:val="none" w:sz="0" w:space="0" w:color="auto"/>
        <w:bottom w:val="none" w:sz="0" w:space="0" w:color="auto"/>
        <w:right w:val="none" w:sz="0" w:space="0" w:color="auto"/>
      </w:divBdr>
    </w:div>
    <w:div w:id="492067851">
      <w:bodyDiv w:val="1"/>
      <w:marLeft w:val="0"/>
      <w:marRight w:val="0"/>
      <w:marTop w:val="0"/>
      <w:marBottom w:val="0"/>
      <w:divBdr>
        <w:top w:val="none" w:sz="0" w:space="0" w:color="auto"/>
        <w:left w:val="none" w:sz="0" w:space="0" w:color="auto"/>
        <w:bottom w:val="none" w:sz="0" w:space="0" w:color="auto"/>
        <w:right w:val="none" w:sz="0" w:space="0" w:color="auto"/>
      </w:divBdr>
    </w:div>
    <w:div w:id="492333765">
      <w:bodyDiv w:val="1"/>
      <w:marLeft w:val="0"/>
      <w:marRight w:val="0"/>
      <w:marTop w:val="0"/>
      <w:marBottom w:val="0"/>
      <w:divBdr>
        <w:top w:val="none" w:sz="0" w:space="0" w:color="auto"/>
        <w:left w:val="none" w:sz="0" w:space="0" w:color="auto"/>
        <w:bottom w:val="none" w:sz="0" w:space="0" w:color="auto"/>
        <w:right w:val="none" w:sz="0" w:space="0" w:color="auto"/>
      </w:divBdr>
    </w:div>
    <w:div w:id="492523524">
      <w:bodyDiv w:val="1"/>
      <w:marLeft w:val="0"/>
      <w:marRight w:val="0"/>
      <w:marTop w:val="0"/>
      <w:marBottom w:val="0"/>
      <w:divBdr>
        <w:top w:val="none" w:sz="0" w:space="0" w:color="auto"/>
        <w:left w:val="none" w:sz="0" w:space="0" w:color="auto"/>
        <w:bottom w:val="none" w:sz="0" w:space="0" w:color="auto"/>
        <w:right w:val="none" w:sz="0" w:space="0" w:color="auto"/>
      </w:divBdr>
    </w:div>
    <w:div w:id="492526185">
      <w:bodyDiv w:val="1"/>
      <w:marLeft w:val="0"/>
      <w:marRight w:val="0"/>
      <w:marTop w:val="0"/>
      <w:marBottom w:val="0"/>
      <w:divBdr>
        <w:top w:val="none" w:sz="0" w:space="0" w:color="auto"/>
        <w:left w:val="none" w:sz="0" w:space="0" w:color="auto"/>
        <w:bottom w:val="none" w:sz="0" w:space="0" w:color="auto"/>
        <w:right w:val="none" w:sz="0" w:space="0" w:color="auto"/>
      </w:divBdr>
    </w:div>
    <w:div w:id="492986598">
      <w:bodyDiv w:val="1"/>
      <w:marLeft w:val="0"/>
      <w:marRight w:val="0"/>
      <w:marTop w:val="0"/>
      <w:marBottom w:val="0"/>
      <w:divBdr>
        <w:top w:val="none" w:sz="0" w:space="0" w:color="auto"/>
        <w:left w:val="none" w:sz="0" w:space="0" w:color="auto"/>
        <w:bottom w:val="none" w:sz="0" w:space="0" w:color="auto"/>
        <w:right w:val="none" w:sz="0" w:space="0" w:color="auto"/>
      </w:divBdr>
    </w:div>
    <w:div w:id="493028415">
      <w:bodyDiv w:val="1"/>
      <w:marLeft w:val="0"/>
      <w:marRight w:val="0"/>
      <w:marTop w:val="0"/>
      <w:marBottom w:val="0"/>
      <w:divBdr>
        <w:top w:val="none" w:sz="0" w:space="0" w:color="auto"/>
        <w:left w:val="none" w:sz="0" w:space="0" w:color="auto"/>
        <w:bottom w:val="none" w:sz="0" w:space="0" w:color="auto"/>
        <w:right w:val="none" w:sz="0" w:space="0" w:color="auto"/>
      </w:divBdr>
    </w:div>
    <w:div w:id="493031228">
      <w:bodyDiv w:val="1"/>
      <w:marLeft w:val="0"/>
      <w:marRight w:val="0"/>
      <w:marTop w:val="0"/>
      <w:marBottom w:val="0"/>
      <w:divBdr>
        <w:top w:val="none" w:sz="0" w:space="0" w:color="auto"/>
        <w:left w:val="none" w:sz="0" w:space="0" w:color="auto"/>
        <w:bottom w:val="none" w:sz="0" w:space="0" w:color="auto"/>
        <w:right w:val="none" w:sz="0" w:space="0" w:color="auto"/>
      </w:divBdr>
    </w:div>
    <w:div w:id="493185526">
      <w:bodyDiv w:val="1"/>
      <w:marLeft w:val="0"/>
      <w:marRight w:val="0"/>
      <w:marTop w:val="0"/>
      <w:marBottom w:val="0"/>
      <w:divBdr>
        <w:top w:val="none" w:sz="0" w:space="0" w:color="auto"/>
        <w:left w:val="none" w:sz="0" w:space="0" w:color="auto"/>
        <w:bottom w:val="none" w:sz="0" w:space="0" w:color="auto"/>
        <w:right w:val="none" w:sz="0" w:space="0" w:color="auto"/>
      </w:divBdr>
    </w:div>
    <w:div w:id="493378807">
      <w:bodyDiv w:val="1"/>
      <w:marLeft w:val="0"/>
      <w:marRight w:val="0"/>
      <w:marTop w:val="0"/>
      <w:marBottom w:val="0"/>
      <w:divBdr>
        <w:top w:val="none" w:sz="0" w:space="0" w:color="auto"/>
        <w:left w:val="none" w:sz="0" w:space="0" w:color="auto"/>
        <w:bottom w:val="none" w:sz="0" w:space="0" w:color="auto"/>
        <w:right w:val="none" w:sz="0" w:space="0" w:color="auto"/>
      </w:divBdr>
    </w:div>
    <w:div w:id="493569559">
      <w:bodyDiv w:val="1"/>
      <w:marLeft w:val="0"/>
      <w:marRight w:val="0"/>
      <w:marTop w:val="0"/>
      <w:marBottom w:val="0"/>
      <w:divBdr>
        <w:top w:val="none" w:sz="0" w:space="0" w:color="auto"/>
        <w:left w:val="none" w:sz="0" w:space="0" w:color="auto"/>
        <w:bottom w:val="none" w:sz="0" w:space="0" w:color="auto"/>
        <w:right w:val="none" w:sz="0" w:space="0" w:color="auto"/>
      </w:divBdr>
    </w:div>
    <w:div w:id="493617580">
      <w:bodyDiv w:val="1"/>
      <w:marLeft w:val="0"/>
      <w:marRight w:val="0"/>
      <w:marTop w:val="0"/>
      <w:marBottom w:val="0"/>
      <w:divBdr>
        <w:top w:val="none" w:sz="0" w:space="0" w:color="auto"/>
        <w:left w:val="none" w:sz="0" w:space="0" w:color="auto"/>
        <w:bottom w:val="none" w:sz="0" w:space="0" w:color="auto"/>
        <w:right w:val="none" w:sz="0" w:space="0" w:color="auto"/>
      </w:divBdr>
    </w:div>
    <w:div w:id="493762093">
      <w:bodyDiv w:val="1"/>
      <w:marLeft w:val="0"/>
      <w:marRight w:val="0"/>
      <w:marTop w:val="0"/>
      <w:marBottom w:val="0"/>
      <w:divBdr>
        <w:top w:val="none" w:sz="0" w:space="0" w:color="auto"/>
        <w:left w:val="none" w:sz="0" w:space="0" w:color="auto"/>
        <w:bottom w:val="none" w:sz="0" w:space="0" w:color="auto"/>
        <w:right w:val="none" w:sz="0" w:space="0" w:color="auto"/>
      </w:divBdr>
    </w:div>
    <w:div w:id="493880169">
      <w:bodyDiv w:val="1"/>
      <w:marLeft w:val="0"/>
      <w:marRight w:val="0"/>
      <w:marTop w:val="0"/>
      <w:marBottom w:val="0"/>
      <w:divBdr>
        <w:top w:val="none" w:sz="0" w:space="0" w:color="auto"/>
        <w:left w:val="none" w:sz="0" w:space="0" w:color="auto"/>
        <w:bottom w:val="none" w:sz="0" w:space="0" w:color="auto"/>
        <w:right w:val="none" w:sz="0" w:space="0" w:color="auto"/>
      </w:divBdr>
    </w:div>
    <w:div w:id="494035864">
      <w:bodyDiv w:val="1"/>
      <w:marLeft w:val="0"/>
      <w:marRight w:val="0"/>
      <w:marTop w:val="0"/>
      <w:marBottom w:val="0"/>
      <w:divBdr>
        <w:top w:val="none" w:sz="0" w:space="0" w:color="auto"/>
        <w:left w:val="none" w:sz="0" w:space="0" w:color="auto"/>
        <w:bottom w:val="none" w:sz="0" w:space="0" w:color="auto"/>
        <w:right w:val="none" w:sz="0" w:space="0" w:color="auto"/>
      </w:divBdr>
    </w:div>
    <w:div w:id="494106671">
      <w:bodyDiv w:val="1"/>
      <w:marLeft w:val="0"/>
      <w:marRight w:val="0"/>
      <w:marTop w:val="0"/>
      <w:marBottom w:val="0"/>
      <w:divBdr>
        <w:top w:val="none" w:sz="0" w:space="0" w:color="auto"/>
        <w:left w:val="none" w:sz="0" w:space="0" w:color="auto"/>
        <w:bottom w:val="none" w:sz="0" w:space="0" w:color="auto"/>
        <w:right w:val="none" w:sz="0" w:space="0" w:color="auto"/>
      </w:divBdr>
    </w:div>
    <w:div w:id="494733319">
      <w:bodyDiv w:val="1"/>
      <w:marLeft w:val="0"/>
      <w:marRight w:val="0"/>
      <w:marTop w:val="0"/>
      <w:marBottom w:val="0"/>
      <w:divBdr>
        <w:top w:val="none" w:sz="0" w:space="0" w:color="auto"/>
        <w:left w:val="none" w:sz="0" w:space="0" w:color="auto"/>
        <w:bottom w:val="none" w:sz="0" w:space="0" w:color="auto"/>
        <w:right w:val="none" w:sz="0" w:space="0" w:color="auto"/>
      </w:divBdr>
    </w:div>
    <w:div w:id="494998434">
      <w:bodyDiv w:val="1"/>
      <w:marLeft w:val="0"/>
      <w:marRight w:val="0"/>
      <w:marTop w:val="0"/>
      <w:marBottom w:val="0"/>
      <w:divBdr>
        <w:top w:val="none" w:sz="0" w:space="0" w:color="auto"/>
        <w:left w:val="none" w:sz="0" w:space="0" w:color="auto"/>
        <w:bottom w:val="none" w:sz="0" w:space="0" w:color="auto"/>
        <w:right w:val="none" w:sz="0" w:space="0" w:color="auto"/>
      </w:divBdr>
    </w:div>
    <w:div w:id="495154222">
      <w:bodyDiv w:val="1"/>
      <w:marLeft w:val="0"/>
      <w:marRight w:val="0"/>
      <w:marTop w:val="0"/>
      <w:marBottom w:val="0"/>
      <w:divBdr>
        <w:top w:val="none" w:sz="0" w:space="0" w:color="auto"/>
        <w:left w:val="none" w:sz="0" w:space="0" w:color="auto"/>
        <w:bottom w:val="none" w:sz="0" w:space="0" w:color="auto"/>
        <w:right w:val="none" w:sz="0" w:space="0" w:color="auto"/>
      </w:divBdr>
    </w:div>
    <w:div w:id="495271830">
      <w:bodyDiv w:val="1"/>
      <w:marLeft w:val="0"/>
      <w:marRight w:val="0"/>
      <w:marTop w:val="0"/>
      <w:marBottom w:val="0"/>
      <w:divBdr>
        <w:top w:val="none" w:sz="0" w:space="0" w:color="auto"/>
        <w:left w:val="none" w:sz="0" w:space="0" w:color="auto"/>
        <w:bottom w:val="none" w:sz="0" w:space="0" w:color="auto"/>
        <w:right w:val="none" w:sz="0" w:space="0" w:color="auto"/>
      </w:divBdr>
    </w:div>
    <w:div w:id="495726320">
      <w:bodyDiv w:val="1"/>
      <w:marLeft w:val="0"/>
      <w:marRight w:val="0"/>
      <w:marTop w:val="0"/>
      <w:marBottom w:val="0"/>
      <w:divBdr>
        <w:top w:val="none" w:sz="0" w:space="0" w:color="auto"/>
        <w:left w:val="none" w:sz="0" w:space="0" w:color="auto"/>
        <w:bottom w:val="none" w:sz="0" w:space="0" w:color="auto"/>
        <w:right w:val="none" w:sz="0" w:space="0" w:color="auto"/>
      </w:divBdr>
    </w:div>
    <w:div w:id="495727725">
      <w:bodyDiv w:val="1"/>
      <w:marLeft w:val="0"/>
      <w:marRight w:val="0"/>
      <w:marTop w:val="0"/>
      <w:marBottom w:val="0"/>
      <w:divBdr>
        <w:top w:val="none" w:sz="0" w:space="0" w:color="auto"/>
        <w:left w:val="none" w:sz="0" w:space="0" w:color="auto"/>
        <w:bottom w:val="none" w:sz="0" w:space="0" w:color="auto"/>
        <w:right w:val="none" w:sz="0" w:space="0" w:color="auto"/>
      </w:divBdr>
    </w:div>
    <w:div w:id="495922590">
      <w:bodyDiv w:val="1"/>
      <w:marLeft w:val="0"/>
      <w:marRight w:val="0"/>
      <w:marTop w:val="0"/>
      <w:marBottom w:val="0"/>
      <w:divBdr>
        <w:top w:val="none" w:sz="0" w:space="0" w:color="auto"/>
        <w:left w:val="none" w:sz="0" w:space="0" w:color="auto"/>
        <w:bottom w:val="none" w:sz="0" w:space="0" w:color="auto"/>
        <w:right w:val="none" w:sz="0" w:space="0" w:color="auto"/>
      </w:divBdr>
    </w:div>
    <w:div w:id="495924259">
      <w:bodyDiv w:val="1"/>
      <w:marLeft w:val="0"/>
      <w:marRight w:val="0"/>
      <w:marTop w:val="0"/>
      <w:marBottom w:val="0"/>
      <w:divBdr>
        <w:top w:val="none" w:sz="0" w:space="0" w:color="auto"/>
        <w:left w:val="none" w:sz="0" w:space="0" w:color="auto"/>
        <w:bottom w:val="none" w:sz="0" w:space="0" w:color="auto"/>
        <w:right w:val="none" w:sz="0" w:space="0" w:color="auto"/>
      </w:divBdr>
    </w:div>
    <w:div w:id="496270432">
      <w:bodyDiv w:val="1"/>
      <w:marLeft w:val="0"/>
      <w:marRight w:val="0"/>
      <w:marTop w:val="0"/>
      <w:marBottom w:val="0"/>
      <w:divBdr>
        <w:top w:val="none" w:sz="0" w:space="0" w:color="auto"/>
        <w:left w:val="none" w:sz="0" w:space="0" w:color="auto"/>
        <w:bottom w:val="none" w:sz="0" w:space="0" w:color="auto"/>
        <w:right w:val="none" w:sz="0" w:space="0" w:color="auto"/>
      </w:divBdr>
    </w:div>
    <w:div w:id="496455534">
      <w:bodyDiv w:val="1"/>
      <w:marLeft w:val="0"/>
      <w:marRight w:val="0"/>
      <w:marTop w:val="0"/>
      <w:marBottom w:val="0"/>
      <w:divBdr>
        <w:top w:val="none" w:sz="0" w:space="0" w:color="auto"/>
        <w:left w:val="none" w:sz="0" w:space="0" w:color="auto"/>
        <w:bottom w:val="none" w:sz="0" w:space="0" w:color="auto"/>
        <w:right w:val="none" w:sz="0" w:space="0" w:color="auto"/>
      </w:divBdr>
    </w:div>
    <w:div w:id="496507518">
      <w:bodyDiv w:val="1"/>
      <w:marLeft w:val="0"/>
      <w:marRight w:val="0"/>
      <w:marTop w:val="0"/>
      <w:marBottom w:val="0"/>
      <w:divBdr>
        <w:top w:val="none" w:sz="0" w:space="0" w:color="auto"/>
        <w:left w:val="none" w:sz="0" w:space="0" w:color="auto"/>
        <w:bottom w:val="none" w:sz="0" w:space="0" w:color="auto"/>
        <w:right w:val="none" w:sz="0" w:space="0" w:color="auto"/>
      </w:divBdr>
    </w:div>
    <w:div w:id="496580776">
      <w:bodyDiv w:val="1"/>
      <w:marLeft w:val="0"/>
      <w:marRight w:val="0"/>
      <w:marTop w:val="0"/>
      <w:marBottom w:val="0"/>
      <w:divBdr>
        <w:top w:val="none" w:sz="0" w:space="0" w:color="auto"/>
        <w:left w:val="none" w:sz="0" w:space="0" w:color="auto"/>
        <w:bottom w:val="none" w:sz="0" w:space="0" w:color="auto"/>
        <w:right w:val="none" w:sz="0" w:space="0" w:color="auto"/>
      </w:divBdr>
    </w:div>
    <w:div w:id="496961655">
      <w:bodyDiv w:val="1"/>
      <w:marLeft w:val="0"/>
      <w:marRight w:val="0"/>
      <w:marTop w:val="0"/>
      <w:marBottom w:val="0"/>
      <w:divBdr>
        <w:top w:val="none" w:sz="0" w:space="0" w:color="auto"/>
        <w:left w:val="none" w:sz="0" w:space="0" w:color="auto"/>
        <w:bottom w:val="none" w:sz="0" w:space="0" w:color="auto"/>
        <w:right w:val="none" w:sz="0" w:space="0" w:color="auto"/>
      </w:divBdr>
    </w:div>
    <w:div w:id="497112841">
      <w:bodyDiv w:val="1"/>
      <w:marLeft w:val="0"/>
      <w:marRight w:val="0"/>
      <w:marTop w:val="0"/>
      <w:marBottom w:val="0"/>
      <w:divBdr>
        <w:top w:val="none" w:sz="0" w:space="0" w:color="auto"/>
        <w:left w:val="none" w:sz="0" w:space="0" w:color="auto"/>
        <w:bottom w:val="none" w:sz="0" w:space="0" w:color="auto"/>
        <w:right w:val="none" w:sz="0" w:space="0" w:color="auto"/>
      </w:divBdr>
    </w:div>
    <w:div w:id="497304530">
      <w:bodyDiv w:val="1"/>
      <w:marLeft w:val="0"/>
      <w:marRight w:val="0"/>
      <w:marTop w:val="0"/>
      <w:marBottom w:val="0"/>
      <w:divBdr>
        <w:top w:val="none" w:sz="0" w:space="0" w:color="auto"/>
        <w:left w:val="none" w:sz="0" w:space="0" w:color="auto"/>
        <w:bottom w:val="none" w:sz="0" w:space="0" w:color="auto"/>
        <w:right w:val="none" w:sz="0" w:space="0" w:color="auto"/>
      </w:divBdr>
    </w:div>
    <w:div w:id="498275667">
      <w:bodyDiv w:val="1"/>
      <w:marLeft w:val="0"/>
      <w:marRight w:val="0"/>
      <w:marTop w:val="0"/>
      <w:marBottom w:val="0"/>
      <w:divBdr>
        <w:top w:val="none" w:sz="0" w:space="0" w:color="auto"/>
        <w:left w:val="none" w:sz="0" w:space="0" w:color="auto"/>
        <w:bottom w:val="none" w:sz="0" w:space="0" w:color="auto"/>
        <w:right w:val="none" w:sz="0" w:space="0" w:color="auto"/>
      </w:divBdr>
    </w:div>
    <w:div w:id="498421825">
      <w:bodyDiv w:val="1"/>
      <w:marLeft w:val="0"/>
      <w:marRight w:val="0"/>
      <w:marTop w:val="0"/>
      <w:marBottom w:val="0"/>
      <w:divBdr>
        <w:top w:val="none" w:sz="0" w:space="0" w:color="auto"/>
        <w:left w:val="none" w:sz="0" w:space="0" w:color="auto"/>
        <w:bottom w:val="none" w:sz="0" w:space="0" w:color="auto"/>
        <w:right w:val="none" w:sz="0" w:space="0" w:color="auto"/>
      </w:divBdr>
    </w:div>
    <w:div w:id="498424191">
      <w:bodyDiv w:val="1"/>
      <w:marLeft w:val="0"/>
      <w:marRight w:val="0"/>
      <w:marTop w:val="0"/>
      <w:marBottom w:val="0"/>
      <w:divBdr>
        <w:top w:val="none" w:sz="0" w:space="0" w:color="auto"/>
        <w:left w:val="none" w:sz="0" w:space="0" w:color="auto"/>
        <w:bottom w:val="none" w:sz="0" w:space="0" w:color="auto"/>
        <w:right w:val="none" w:sz="0" w:space="0" w:color="auto"/>
      </w:divBdr>
    </w:div>
    <w:div w:id="498469377">
      <w:bodyDiv w:val="1"/>
      <w:marLeft w:val="0"/>
      <w:marRight w:val="0"/>
      <w:marTop w:val="0"/>
      <w:marBottom w:val="0"/>
      <w:divBdr>
        <w:top w:val="none" w:sz="0" w:space="0" w:color="auto"/>
        <w:left w:val="none" w:sz="0" w:space="0" w:color="auto"/>
        <w:bottom w:val="none" w:sz="0" w:space="0" w:color="auto"/>
        <w:right w:val="none" w:sz="0" w:space="0" w:color="auto"/>
      </w:divBdr>
    </w:div>
    <w:div w:id="498816561">
      <w:bodyDiv w:val="1"/>
      <w:marLeft w:val="0"/>
      <w:marRight w:val="0"/>
      <w:marTop w:val="0"/>
      <w:marBottom w:val="0"/>
      <w:divBdr>
        <w:top w:val="none" w:sz="0" w:space="0" w:color="auto"/>
        <w:left w:val="none" w:sz="0" w:space="0" w:color="auto"/>
        <w:bottom w:val="none" w:sz="0" w:space="0" w:color="auto"/>
        <w:right w:val="none" w:sz="0" w:space="0" w:color="auto"/>
      </w:divBdr>
    </w:div>
    <w:div w:id="498884614">
      <w:bodyDiv w:val="1"/>
      <w:marLeft w:val="0"/>
      <w:marRight w:val="0"/>
      <w:marTop w:val="0"/>
      <w:marBottom w:val="0"/>
      <w:divBdr>
        <w:top w:val="none" w:sz="0" w:space="0" w:color="auto"/>
        <w:left w:val="none" w:sz="0" w:space="0" w:color="auto"/>
        <w:bottom w:val="none" w:sz="0" w:space="0" w:color="auto"/>
        <w:right w:val="none" w:sz="0" w:space="0" w:color="auto"/>
      </w:divBdr>
    </w:div>
    <w:div w:id="498884683">
      <w:bodyDiv w:val="1"/>
      <w:marLeft w:val="0"/>
      <w:marRight w:val="0"/>
      <w:marTop w:val="0"/>
      <w:marBottom w:val="0"/>
      <w:divBdr>
        <w:top w:val="none" w:sz="0" w:space="0" w:color="auto"/>
        <w:left w:val="none" w:sz="0" w:space="0" w:color="auto"/>
        <w:bottom w:val="none" w:sz="0" w:space="0" w:color="auto"/>
        <w:right w:val="none" w:sz="0" w:space="0" w:color="auto"/>
      </w:divBdr>
    </w:div>
    <w:div w:id="499006420">
      <w:bodyDiv w:val="1"/>
      <w:marLeft w:val="0"/>
      <w:marRight w:val="0"/>
      <w:marTop w:val="0"/>
      <w:marBottom w:val="0"/>
      <w:divBdr>
        <w:top w:val="none" w:sz="0" w:space="0" w:color="auto"/>
        <w:left w:val="none" w:sz="0" w:space="0" w:color="auto"/>
        <w:bottom w:val="none" w:sz="0" w:space="0" w:color="auto"/>
        <w:right w:val="none" w:sz="0" w:space="0" w:color="auto"/>
      </w:divBdr>
    </w:div>
    <w:div w:id="499195537">
      <w:bodyDiv w:val="1"/>
      <w:marLeft w:val="0"/>
      <w:marRight w:val="0"/>
      <w:marTop w:val="0"/>
      <w:marBottom w:val="0"/>
      <w:divBdr>
        <w:top w:val="none" w:sz="0" w:space="0" w:color="auto"/>
        <w:left w:val="none" w:sz="0" w:space="0" w:color="auto"/>
        <w:bottom w:val="none" w:sz="0" w:space="0" w:color="auto"/>
        <w:right w:val="none" w:sz="0" w:space="0" w:color="auto"/>
      </w:divBdr>
    </w:div>
    <w:div w:id="499203363">
      <w:bodyDiv w:val="1"/>
      <w:marLeft w:val="0"/>
      <w:marRight w:val="0"/>
      <w:marTop w:val="0"/>
      <w:marBottom w:val="0"/>
      <w:divBdr>
        <w:top w:val="none" w:sz="0" w:space="0" w:color="auto"/>
        <w:left w:val="none" w:sz="0" w:space="0" w:color="auto"/>
        <w:bottom w:val="none" w:sz="0" w:space="0" w:color="auto"/>
        <w:right w:val="none" w:sz="0" w:space="0" w:color="auto"/>
      </w:divBdr>
    </w:div>
    <w:div w:id="499320168">
      <w:bodyDiv w:val="1"/>
      <w:marLeft w:val="0"/>
      <w:marRight w:val="0"/>
      <w:marTop w:val="0"/>
      <w:marBottom w:val="0"/>
      <w:divBdr>
        <w:top w:val="none" w:sz="0" w:space="0" w:color="auto"/>
        <w:left w:val="none" w:sz="0" w:space="0" w:color="auto"/>
        <w:bottom w:val="none" w:sz="0" w:space="0" w:color="auto"/>
        <w:right w:val="none" w:sz="0" w:space="0" w:color="auto"/>
      </w:divBdr>
    </w:div>
    <w:div w:id="499395999">
      <w:bodyDiv w:val="1"/>
      <w:marLeft w:val="0"/>
      <w:marRight w:val="0"/>
      <w:marTop w:val="0"/>
      <w:marBottom w:val="0"/>
      <w:divBdr>
        <w:top w:val="none" w:sz="0" w:space="0" w:color="auto"/>
        <w:left w:val="none" w:sz="0" w:space="0" w:color="auto"/>
        <w:bottom w:val="none" w:sz="0" w:space="0" w:color="auto"/>
        <w:right w:val="none" w:sz="0" w:space="0" w:color="auto"/>
      </w:divBdr>
    </w:div>
    <w:div w:id="499464499">
      <w:bodyDiv w:val="1"/>
      <w:marLeft w:val="0"/>
      <w:marRight w:val="0"/>
      <w:marTop w:val="0"/>
      <w:marBottom w:val="0"/>
      <w:divBdr>
        <w:top w:val="none" w:sz="0" w:space="0" w:color="auto"/>
        <w:left w:val="none" w:sz="0" w:space="0" w:color="auto"/>
        <w:bottom w:val="none" w:sz="0" w:space="0" w:color="auto"/>
        <w:right w:val="none" w:sz="0" w:space="0" w:color="auto"/>
      </w:divBdr>
    </w:div>
    <w:div w:id="500050239">
      <w:bodyDiv w:val="1"/>
      <w:marLeft w:val="0"/>
      <w:marRight w:val="0"/>
      <w:marTop w:val="0"/>
      <w:marBottom w:val="0"/>
      <w:divBdr>
        <w:top w:val="none" w:sz="0" w:space="0" w:color="auto"/>
        <w:left w:val="none" w:sz="0" w:space="0" w:color="auto"/>
        <w:bottom w:val="none" w:sz="0" w:space="0" w:color="auto"/>
        <w:right w:val="none" w:sz="0" w:space="0" w:color="auto"/>
      </w:divBdr>
    </w:div>
    <w:div w:id="500239145">
      <w:bodyDiv w:val="1"/>
      <w:marLeft w:val="0"/>
      <w:marRight w:val="0"/>
      <w:marTop w:val="0"/>
      <w:marBottom w:val="0"/>
      <w:divBdr>
        <w:top w:val="none" w:sz="0" w:space="0" w:color="auto"/>
        <w:left w:val="none" w:sz="0" w:space="0" w:color="auto"/>
        <w:bottom w:val="none" w:sz="0" w:space="0" w:color="auto"/>
        <w:right w:val="none" w:sz="0" w:space="0" w:color="auto"/>
      </w:divBdr>
    </w:div>
    <w:div w:id="500317185">
      <w:bodyDiv w:val="1"/>
      <w:marLeft w:val="0"/>
      <w:marRight w:val="0"/>
      <w:marTop w:val="0"/>
      <w:marBottom w:val="0"/>
      <w:divBdr>
        <w:top w:val="none" w:sz="0" w:space="0" w:color="auto"/>
        <w:left w:val="none" w:sz="0" w:space="0" w:color="auto"/>
        <w:bottom w:val="none" w:sz="0" w:space="0" w:color="auto"/>
        <w:right w:val="none" w:sz="0" w:space="0" w:color="auto"/>
      </w:divBdr>
    </w:div>
    <w:div w:id="500507707">
      <w:bodyDiv w:val="1"/>
      <w:marLeft w:val="0"/>
      <w:marRight w:val="0"/>
      <w:marTop w:val="0"/>
      <w:marBottom w:val="0"/>
      <w:divBdr>
        <w:top w:val="none" w:sz="0" w:space="0" w:color="auto"/>
        <w:left w:val="none" w:sz="0" w:space="0" w:color="auto"/>
        <w:bottom w:val="none" w:sz="0" w:space="0" w:color="auto"/>
        <w:right w:val="none" w:sz="0" w:space="0" w:color="auto"/>
      </w:divBdr>
    </w:div>
    <w:div w:id="500589319">
      <w:bodyDiv w:val="1"/>
      <w:marLeft w:val="0"/>
      <w:marRight w:val="0"/>
      <w:marTop w:val="0"/>
      <w:marBottom w:val="0"/>
      <w:divBdr>
        <w:top w:val="none" w:sz="0" w:space="0" w:color="auto"/>
        <w:left w:val="none" w:sz="0" w:space="0" w:color="auto"/>
        <w:bottom w:val="none" w:sz="0" w:space="0" w:color="auto"/>
        <w:right w:val="none" w:sz="0" w:space="0" w:color="auto"/>
      </w:divBdr>
    </w:div>
    <w:div w:id="500704965">
      <w:bodyDiv w:val="1"/>
      <w:marLeft w:val="0"/>
      <w:marRight w:val="0"/>
      <w:marTop w:val="0"/>
      <w:marBottom w:val="0"/>
      <w:divBdr>
        <w:top w:val="none" w:sz="0" w:space="0" w:color="auto"/>
        <w:left w:val="none" w:sz="0" w:space="0" w:color="auto"/>
        <w:bottom w:val="none" w:sz="0" w:space="0" w:color="auto"/>
        <w:right w:val="none" w:sz="0" w:space="0" w:color="auto"/>
      </w:divBdr>
    </w:div>
    <w:div w:id="501042523">
      <w:bodyDiv w:val="1"/>
      <w:marLeft w:val="0"/>
      <w:marRight w:val="0"/>
      <w:marTop w:val="0"/>
      <w:marBottom w:val="0"/>
      <w:divBdr>
        <w:top w:val="none" w:sz="0" w:space="0" w:color="auto"/>
        <w:left w:val="none" w:sz="0" w:space="0" w:color="auto"/>
        <w:bottom w:val="none" w:sz="0" w:space="0" w:color="auto"/>
        <w:right w:val="none" w:sz="0" w:space="0" w:color="auto"/>
      </w:divBdr>
    </w:div>
    <w:div w:id="501089372">
      <w:bodyDiv w:val="1"/>
      <w:marLeft w:val="0"/>
      <w:marRight w:val="0"/>
      <w:marTop w:val="0"/>
      <w:marBottom w:val="0"/>
      <w:divBdr>
        <w:top w:val="none" w:sz="0" w:space="0" w:color="auto"/>
        <w:left w:val="none" w:sz="0" w:space="0" w:color="auto"/>
        <w:bottom w:val="none" w:sz="0" w:space="0" w:color="auto"/>
        <w:right w:val="none" w:sz="0" w:space="0" w:color="auto"/>
      </w:divBdr>
    </w:div>
    <w:div w:id="501091099">
      <w:bodyDiv w:val="1"/>
      <w:marLeft w:val="0"/>
      <w:marRight w:val="0"/>
      <w:marTop w:val="0"/>
      <w:marBottom w:val="0"/>
      <w:divBdr>
        <w:top w:val="none" w:sz="0" w:space="0" w:color="auto"/>
        <w:left w:val="none" w:sz="0" w:space="0" w:color="auto"/>
        <w:bottom w:val="none" w:sz="0" w:space="0" w:color="auto"/>
        <w:right w:val="none" w:sz="0" w:space="0" w:color="auto"/>
      </w:divBdr>
    </w:div>
    <w:div w:id="501094120">
      <w:bodyDiv w:val="1"/>
      <w:marLeft w:val="0"/>
      <w:marRight w:val="0"/>
      <w:marTop w:val="0"/>
      <w:marBottom w:val="0"/>
      <w:divBdr>
        <w:top w:val="none" w:sz="0" w:space="0" w:color="auto"/>
        <w:left w:val="none" w:sz="0" w:space="0" w:color="auto"/>
        <w:bottom w:val="none" w:sz="0" w:space="0" w:color="auto"/>
        <w:right w:val="none" w:sz="0" w:space="0" w:color="auto"/>
      </w:divBdr>
    </w:div>
    <w:div w:id="501353921">
      <w:bodyDiv w:val="1"/>
      <w:marLeft w:val="0"/>
      <w:marRight w:val="0"/>
      <w:marTop w:val="0"/>
      <w:marBottom w:val="0"/>
      <w:divBdr>
        <w:top w:val="none" w:sz="0" w:space="0" w:color="auto"/>
        <w:left w:val="none" w:sz="0" w:space="0" w:color="auto"/>
        <w:bottom w:val="none" w:sz="0" w:space="0" w:color="auto"/>
        <w:right w:val="none" w:sz="0" w:space="0" w:color="auto"/>
      </w:divBdr>
    </w:div>
    <w:div w:id="501354400">
      <w:bodyDiv w:val="1"/>
      <w:marLeft w:val="0"/>
      <w:marRight w:val="0"/>
      <w:marTop w:val="0"/>
      <w:marBottom w:val="0"/>
      <w:divBdr>
        <w:top w:val="none" w:sz="0" w:space="0" w:color="auto"/>
        <w:left w:val="none" w:sz="0" w:space="0" w:color="auto"/>
        <w:bottom w:val="none" w:sz="0" w:space="0" w:color="auto"/>
        <w:right w:val="none" w:sz="0" w:space="0" w:color="auto"/>
      </w:divBdr>
    </w:div>
    <w:div w:id="501354468">
      <w:bodyDiv w:val="1"/>
      <w:marLeft w:val="0"/>
      <w:marRight w:val="0"/>
      <w:marTop w:val="0"/>
      <w:marBottom w:val="0"/>
      <w:divBdr>
        <w:top w:val="none" w:sz="0" w:space="0" w:color="auto"/>
        <w:left w:val="none" w:sz="0" w:space="0" w:color="auto"/>
        <w:bottom w:val="none" w:sz="0" w:space="0" w:color="auto"/>
        <w:right w:val="none" w:sz="0" w:space="0" w:color="auto"/>
      </w:divBdr>
    </w:div>
    <w:div w:id="501817029">
      <w:bodyDiv w:val="1"/>
      <w:marLeft w:val="0"/>
      <w:marRight w:val="0"/>
      <w:marTop w:val="0"/>
      <w:marBottom w:val="0"/>
      <w:divBdr>
        <w:top w:val="none" w:sz="0" w:space="0" w:color="auto"/>
        <w:left w:val="none" w:sz="0" w:space="0" w:color="auto"/>
        <w:bottom w:val="none" w:sz="0" w:space="0" w:color="auto"/>
        <w:right w:val="none" w:sz="0" w:space="0" w:color="auto"/>
      </w:divBdr>
    </w:div>
    <w:div w:id="502165483">
      <w:bodyDiv w:val="1"/>
      <w:marLeft w:val="0"/>
      <w:marRight w:val="0"/>
      <w:marTop w:val="0"/>
      <w:marBottom w:val="0"/>
      <w:divBdr>
        <w:top w:val="none" w:sz="0" w:space="0" w:color="auto"/>
        <w:left w:val="none" w:sz="0" w:space="0" w:color="auto"/>
        <w:bottom w:val="none" w:sz="0" w:space="0" w:color="auto"/>
        <w:right w:val="none" w:sz="0" w:space="0" w:color="auto"/>
      </w:divBdr>
    </w:div>
    <w:div w:id="502357514">
      <w:bodyDiv w:val="1"/>
      <w:marLeft w:val="0"/>
      <w:marRight w:val="0"/>
      <w:marTop w:val="0"/>
      <w:marBottom w:val="0"/>
      <w:divBdr>
        <w:top w:val="none" w:sz="0" w:space="0" w:color="auto"/>
        <w:left w:val="none" w:sz="0" w:space="0" w:color="auto"/>
        <w:bottom w:val="none" w:sz="0" w:space="0" w:color="auto"/>
        <w:right w:val="none" w:sz="0" w:space="0" w:color="auto"/>
      </w:divBdr>
    </w:div>
    <w:div w:id="502429141">
      <w:bodyDiv w:val="1"/>
      <w:marLeft w:val="0"/>
      <w:marRight w:val="0"/>
      <w:marTop w:val="0"/>
      <w:marBottom w:val="0"/>
      <w:divBdr>
        <w:top w:val="none" w:sz="0" w:space="0" w:color="auto"/>
        <w:left w:val="none" w:sz="0" w:space="0" w:color="auto"/>
        <w:bottom w:val="none" w:sz="0" w:space="0" w:color="auto"/>
        <w:right w:val="none" w:sz="0" w:space="0" w:color="auto"/>
      </w:divBdr>
    </w:div>
    <w:div w:id="502471750">
      <w:bodyDiv w:val="1"/>
      <w:marLeft w:val="0"/>
      <w:marRight w:val="0"/>
      <w:marTop w:val="0"/>
      <w:marBottom w:val="0"/>
      <w:divBdr>
        <w:top w:val="none" w:sz="0" w:space="0" w:color="auto"/>
        <w:left w:val="none" w:sz="0" w:space="0" w:color="auto"/>
        <w:bottom w:val="none" w:sz="0" w:space="0" w:color="auto"/>
        <w:right w:val="none" w:sz="0" w:space="0" w:color="auto"/>
      </w:divBdr>
    </w:div>
    <w:div w:id="502596908">
      <w:bodyDiv w:val="1"/>
      <w:marLeft w:val="0"/>
      <w:marRight w:val="0"/>
      <w:marTop w:val="0"/>
      <w:marBottom w:val="0"/>
      <w:divBdr>
        <w:top w:val="none" w:sz="0" w:space="0" w:color="auto"/>
        <w:left w:val="none" w:sz="0" w:space="0" w:color="auto"/>
        <w:bottom w:val="none" w:sz="0" w:space="0" w:color="auto"/>
        <w:right w:val="none" w:sz="0" w:space="0" w:color="auto"/>
      </w:divBdr>
    </w:div>
    <w:div w:id="502823685">
      <w:bodyDiv w:val="1"/>
      <w:marLeft w:val="0"/>
      <w:marRight w:val="0"/>
      <w:marTop w:val="0"/>
      <w:marBottom w:val="0"/>
      <w:divBdr>
        <w:top w:val="none" w:sz="0" w:space="0" w:color="auto"/>
        <w:left w:val="none" w:sz="0" w:space="0" w:color="auto"/>
        <w:bottom w:val="none" w:sz="0" w:space="0" w:color="auto"/>
        <w:right w:val="none" w:sz="0" w:space="0" w:color="auto"/>
      </w:divBdr>
    </w:div>
    <w:div w:id="502864099">
      <w:bodyDiv w:val="1"/>
      <w:marLeft w:val="0"/>
      <w:marRight w:val="0"/>
      <w:marTop w:val="0"/>
      <w:marBottom w:val="0"/>
      <w:divBdr>
        <w:top w:val="none" w:sz="0" w:space="0" w:color="auto"/>
        <w:left w:val="none" w:sz="0" w:space="0" w:color="auto"/>
        <w:bottom w:val="none" w:sz="0" w:space="0" w:color="auto"/>
        <w:right w:val="none" w:sz="0" w:space="0" w:color="auto"/>
      </w:divBdr>
    </w:div>
    <w:div w:id="502864405">
      <w:bodyDiv w:val="1"/>
      <w:marLeft w:val="0"/>
      <w:marRight w:val="0"/>
      <w:marTop w:val="0"/>
      <w:marBottom w:val="0"/>
      <w:divBdr>
        <w:top w:val="none" w:sz="0" w:space="0" w:color="auto"/>
        <w:left w:val="none" w:sz="0" w:space="0" w:color="auto"/>
        <w:bottom w:val="none" w:sz="0" w:space="0" w:color="auto"/>
        <w:right w:val="none" w:sz="0" w:space="0" w:color="auto"/>
      </w:divBdr>
    </w:div>
    <w:div w:id="503017182">
      <w:bodyDiv w:val="1"/>
      <w:marLeft w:val="0"/>
      <w:marRight w:val="0"/>
      <w:marTop w:val="0"/>
      <w:marBottom w:val="0"/>
      <w:divBdr>
        <w:top w:val="none" w:sz="0" w:space="0" w:color="auto"/>
        <w:left w:val="none" w:sz="0" w:space="0" w:color="auto"/>
        <w:bottom w:val="none" w:sz="0" w:space="0" w:color="auto"/>
        <w:right w:val="none" w:sz="0" w:space="0" w:color="auto"/>
      </w:divBdr>
    </w:div>
    <w:div w:id="503203635">
      <w:bodyDiv w:val="1"/>
      <w:marLeft w:val="0"/>
      <w:marRight w:val="0"/>
      <w:marTop w:val="0"/>
      <w:marBottom w:val="0"/>
      <w:divBdr>
        <w:top w:val="none" w:sz="0" w:space="0" w:color="auto"/>
        <w:left w:val="none" w:sz="0" w:space="0" w:color="auto"/>
        <w:bottom w:val="none" w:sz="0" w:space="0" w:color="auto"/>
        <w:right w:val="none" w:sz="0" w:space="0" w:color="auto"/>
      </w:divBdr>
    </w:div>
    <w:div w:id="503319592">
      <w:bodyDiv w:val="1"/>
      <w:marLeft w:val="0"/>
      <w:marRight w:val="0"/>
      <w:marTop w:val="0"/>
      <w:marBottom w:val="0"/>
      <w:divBdr>
        <w:top w:val="none" w:sz="0" w:space="0" w:color="auto"/>
        <w:left w:val="none" w:sz="0" w:space="0" w:color="auto"/>
        <w:bottom w:val="none" w:sz="0" w:space="0" w:color="auto"/>
        <w:right w:val="none" w:sz="0" w:space="0" w:color="auto"/>
      </w:divBdr>
    </w:div>
    <w:div w:id="503472129">
      <w:bodyDiv w:val="1"/>
      <w:marLeft w:val="0"/>
      <w:marRight w:val="0"/>
      <w:marTop w:val="0"/>
      <w:marBottom w:val="0"/>
      <w:divBdr>
        <w:top w:val="none" w:sz="0" w:space="0" w:color="auto"/>
        <w:left w:val="none" w:sz="0" w:space="0" w:color="auto"/>
        <w:bottom w:val="none" w:sz="0" w:space="0" w:color="auto"/>
        <w:right w:val="none" w:sz="0" w:space="0" w:color="auto"/>
      </w:divBdr>
    </w:div>
    <w:div w:id="503520706">
      <w:bodyDiv w:val="1"/>
      <w:marLeft w:val="0"/>
      <w:marRight w:val="0"/>
      <w:marTop w:val="0"/>
      <w:marBottom w:val="0"/>
      <w:divBdr>
        <w:top w:val="none" w:sz="0" w:space="0" w:color="auto"/>
        <w:left w:val="none" w:sz="0" w:space="0" w:color="auto"/>
        <w:bottom w:val="none" w:sz="0" w:space="0" w:color="auto"/>
        <w:right w:val="none" w:sz="0" w:space="0" w:color="auto"/>
      </w:divBdr>
    </w:div>
    <w:div w:id="503864973">
      <w:bodyDiv w:val="1"/>
      <w:marLeft w:val="0"/>
      <w:marRight w:val="0"/>
      <w:marTop w:val="0"/>
      <w:marBottom w:val="0"/>
      <w:divBdr>
        <w:top w:val="none" w:sz="0" w:space="0" w:color="auto"/>
        <w:left w:val="none" w:sz="0" w:space="0" w:color="auto"/>
        <w:bottom w:val="none" w:sz="0" w:space="0" w:color="auto"/>
        <w:right w:val="none" w:sz="0" w:space="0" w:color="auto"/>
      </w:divBdr>
    </w:div>
    <w:div w:id="503932288">
      <w:bodyDiv w:val="1"/>
      <w:marLeft w:val="0"/>
      <w:marRight w:val="0"/>
      <w:marTop w:val="0"/>
      <w:marBottom w:val="0"/>
      <w:divBdr>
        <w:top w:val="none" w:sz="0" w:space="0" w:color="auto"/>
        <w:left w:val="none" w:sz="0" w:space="0" w:color="auto"/>
        <w:bottom w:val="none" w:sz="0" w:space="0" w:color="auto"/>
        <w:right w:val="none" w:sz="0" w:space="0" w:color="auto"/>
      </w:divBdr>
    </w:div>
    <w:div w:id="504396826">
      <w:bodyDiv w:val="1"/>
      <w:marLeft w:val="0"/>
      <w:marRight w:val="0"/>
      <w:marTop w:val="0"/>
      <w:marBottom w:val="0"/>
      <w:divBdr>
        <w:top w:val="none" w:sz="0" w:space="0" w:color="auto"/>
        <w:left w:val="none" w:sz="0" w:space="0" w:color="auto"/>
        <w:bottom w:val="none" w:sz="0" w:space="0" w:color="auto"/>
        <w:right w:val="none" w:sz="0" w:space="0" w:color="auto"/>
      </w:divBdr>
    </w:div>
    <w:div w:id="504443971">
      <w:bodyDiv w:val="1"/>
      <w:marLeft w:val="0"/>
      <w:marRight w:val="0"/>
      <w:marTop w:val="0"/>
      <w:marBottom w:val="0"/>
      <w:divBdr>
        <w:top w:val="none" w:sz="0" w:space="0" w:color="auto"/>
        <w:left w:val="none" w:sz="0" w:space="0" w:color="auto"/>
        <w:bottom w:val="none" w:sz="0" w:space="0" w:color="auto"/>
        <w:right w:val="none" w:sz="0" w:space="0" w:color="auto"/>
      </w:divBdr>
    </w:div>
    <w:div w:id="504591158">
      <w:bodyDiv w:val="1"/>
      <w:marLeft w:val="0"/>
      <w:marRight w:val="0"/>
      <w:marTop w:val="0"/>
      <w:marBottom w:val="0"/>
      <w:divBdr>
        <w:top w:val="none" w:sz="0" w:space="0" w:color="auto"/>
        <w:left w:val="none" w:sz="0" w:space="0" w:color="auto"/>
        <w:bottom w:val="none" w:sz="0" w:space="0" w:color="auto"/>
        <w:right w:val="none" w:sz="0" w:space="0" w:color="auto"/>
      </w:divBdr>
    </w:div>
    <w:div w:id="504899283">
      <w:bodyDiv w:val="1"/>
      <w:marLeft w:val="0"/>
      <w:marRight w:val="0"/>
      <w:marTop w:val="0"/>
      <w:marBottom w:val="0"/>
      <w:divBdr>
        <w:top w:val="none" w:sz="0" w:space="0" w:color="auto"/>
        <w:left w:val="none" w:sz="0" w:space="0" w:color="auto"/>
        <w:bottom w:val="none" w:sz="0" w:space="0" w:color="auto"/>
        <w:right w:val="none" w:sz="0" w:space="0" w:color="auto"/>
      </w:divBdr>
    </w:div>
    <w:div w:id="504906597">
      <w:bodyDiv w:val="1"/>
      <w:marLeft w:val="0"/>
      <w:marRight w:val="0"/>
      <w:marTop w:val="0"/>
      <w:marBottom w:val="0"/>
      <w:divBdr>
        <w:top w:val="none" w:sz="0" w:space="0" w:color="auto"/>
        <w:left w:val="none" w:sz="0" w:space="0" w:color="auto"/>
        <w:bottom w:val="none" w:sz="0" w:space="0" w:color="auto"/>
        <w:right w:val="none" w:sz="0" w:space="0" w:color="auto"/>
      </w:divBdr>
    </w:div>
    <w:div w:id="504907792">
      <w:bodyDiv w:val="1"/>
      <w:marLeft w:val="0"/>
      <w:marRight w:val="0"/>
      <w:marTop w:val="0"/>
      <w:marBottom w:val="0"/>
      <w:divBdr>
        <w:top w:val="none" w:sz="0" w:space="0" w:color="auto"/>
        <w:left w:val="none" w:sz="0" w:space="0" w:color="auto"/>
        <w:bottom w:val="none" w:sz="0" w:space="0" w:color="auto"/>
        <w:right w:val="none" w:sz="0" w:space="0" w:color="auto"/>
      </w:divBdr>
    </w:div>
    <w:div w:id="505050826">
      <w:bodyDiv w:val="1"/>
      <w:marLeft w:val="0"/>
      <w:marRight w:val="0"/>
      <w:marTop w:val="0"/>
      <w:marBottom w:val="0"/>
      <w:divBdr>
        <w:top w:val="none" w:sz="0" w:space="0" w:color="auto"/>
        <w:left w:val="none" w:sz="0" w:space="0" w:color="auto"/>
        <w:bottom w:val="none" w:sz="0" w:space="0" w:color="auto"/>
        <w:right w:val="none" w:sz="0" w:space="0" w:color="auto"/>
      </w:divBdr>
    </w:div>
    <w:div w:id="505437067">
      <w:bodyDiv w:val="1"/>
      <w:marLeft w:val="0"/>
      <w:marRight w:val="0"/>
      <w:marTop w:val="0"/>
      <w:marBottom w:val="0"/>
      <w:divBdr>
        <w:top w:val="none" w:sz="0" w:space="0" w:color="auto"/>
        <w:left w:val="none" w:sz="0" w:space="0" w:color="auto"/>
        <w:bottom w:val="none" w:sz="0" w:space="0" w:color="auto"/>
        <w:right w:val="none" w:sz="0" w:space="0" w:color="auto"/>
      </w:divBdr>
    </w:div>
    <w:div w:id="505485102">
      <w:bodyDiv w:val="1"/>
      <w:marLeft w:val="0"/>
      <w:marRight w:val="0"/>
      <w:marTop w:val="0"/>
      <w:marBottom w:val="0"/>
      <w:divBdr>
        <w:top w:val="none" w:sz="0" w:space="0" w:color="auto"/>
        <w:left w:val="none" w:sz="0" w:space="0" w:color="auto"/>
        <w:bottom w:val="none" w:sz="0" w:space="0" w:color="auto"/>
        <w:right w:val="none" w:sz="0" w:space="0" w:color="auto"/>
      </w:divBdr>
    </w:div>
    <w:div w:id="506022321">
      <w:bodyDiv w:val="1"/>
      <w:marLeft w:val="0"/>
      <w:marRight w:val="0"/>
      <w:marTop w:val="0"/>
      <w:marBottom w:val="0"/>
      <w:divBdr>
        <w:top w:val="none" w:sz="0" w:space="0" w:color="auto"/>
        <w:left w:val="none" w:sz="0" w:space="0" w:color="auto"/>
        <w:bottom w:val="none" w:sz="0" w:space="0" w:color="auto"/>
        <w:right w:val="none" w:sz="0" w:space="0" w:color="auto"/>
      </w:divBdr>
    </w:div>
    <w:div w:id="506139743">
      <w:bodyDiv w:val="1"/>
      <w:marLeft w:val="0"/>
      <w:marRight w:val="0"/>
      <w:marTop w:val="0"/>
      <w:marBottom w:val="0"/>
      <w:divBdr>
        <w:top w:val="none" w:sz="0" w:space="0" w:color="auto"/>
        <w:left w:val="none" w:sz="0" w:space="0" w:color="auto"/>
        <w:bottom w:val="none" w:sz="0" w:space="0" w:color="auto"/>
        <w:right w:val="none" w:sz="0" w:space="0" w:color="auto"/>
      </w:divBdr>
    </w:div>
    <w:div w:id="506211811">
      <w:bodyDiv w:val="1"/>
      <w:marLeft w:val="0"/>
      <w:marRight w:val="0"/>
      <w:marTop w:val="0"/>
      <w:marBottom w:val="0"/>
      <w:divBdr>
        <w:top w:val="none" w:sz="0" w:space="0" w:color="auto"/>
        <w:left w:val="none" w:sz="0" w:space="0" w:color="auto"/>
        <w:bottom w:val="none" w:sz="0" w:space="0" w:color="auto"/>
        <w:right w:val="none" w:sz="0" w:space="0" w:color="auto"/>
      </w:divBdr>
    </w:div>
    <w:div w:id="506215836">
      <w:bodyDiv w:val="1"/>
      <w:marLeft w:val="0"/>
      <w:marRight w:val="0"/>
      <w:marTop w:val="0"/>
      <w:marBottom w:val="0"/>
      <w:divBdr>
        <w:top w:val="none" w:sz="0" w:space="0" w:color="auto"/>
        <w:left w:val="none" w:sz="0" w:space="0" w:color="auto"/>
        <w:bottom w:val="none" w:sz="0" w:space="0" w:color="auto"/>
        <w:right w:val="none" w:sz="0" w:space="0" w:color="auto"/>
      </w:divBdr>
    </w:div>
    <w:div w:id="506288385">
      <w:bodyDiv w:val="1"/>
      <w:marLeft w:val="0"/>
      <w:marRight w:val="0"/>
      <w:marTop w:val="0"/>
      <w:marBottom w:val="0"/>
      <w:divBdr>
        <w:top w:val="none" w:sz="0" w:space="0" w:color="auto"/>
        <w:left w:val="none" w:sz="0" w:space="0" w:color="auto"/>
        <w:bottom w:val="none" w:sz="0" w:space="0" w:color="auto"/>
        <w:right w:val="none" w:sz="0" w:space="0" w:color="auto"/>
      </w:divBdr>
    </w:div>
    <w:div w:id="506291527">
      <w:bodyDiv w:val="1"/>
      <w:marLeft w:val="0"/>
      <w:marRight w:val="0"/>
      <w:marTop w:val="0"/>
      <w:marBottom w:val="0"/>
      <w:divBdr>
        <w:top w:val="none" w:sz="0" w:space="0" w:color="auto"/>
        <w:left w:val="none" w:sz="0" w:space="0" w:color="auto"/>
        <w:bottom w:val="none" w:sz="0" w:space="0" w:color="auto"/>
        <w:right w:val="none" w:sz="0" w:space="0" w:color="auto"/>
      </w:divBdr>
    </w:div>
    <w:div w:id="506333617">
      <w:bodyDiv w:val="1"/>
      <w:marLeft w:val="0"/>
      <w:marRight w:val="0"/>
      <w:marTop w:val="0"/>
      <w:marBottom w:val="0"/>
      <w:divBdr>
        <w:top w:val="none" w:sz="0" w:space="0" w:color="auto"/>
        <w:left w:val="none" w:sz="0" w:space="0" w:color="auto"/>
        <w:bottom w:val="none" w:sz="0" w:space="0" w:color="auto"/>
        <w:right w:val="none" w:sz="0" w:space="0" w:color="auto"/>
      </w:divBdr>
    </w:div>
    <w:div w:id="506746914">
      <w:bodyDiv w:val="1"/>
      <w:marLeft w:val="0"/>
      <w:marRight w:val="0"/>
      <w:marTop w:val="0"/>
      <w:marBottom w:val="0"/>
      <w:divBdr>
        <w:top w:val="none" w:sz="0" w:space="0" w:color="auto"/>
        <w:left w:val="none" w:sz="0" w:space="0" w:color="auto"/>
        <w:bottom w:val="none" w:sz="0" w:space="0" w:color="auto"/>
        <w:right w:val="none" w:sz="0" w:space="0" w:color="auto"/>
      </w:divBdr>
    </w:div>
    <w:div w:id="506753770">
      <w:bodyDiv w:val="1"/>
      <w:marLeft w:val="0"/>
      <w:marRight w:val="0"/>
      <w:marTop w:val="0"/>
      <w:marBottom w:val="0"/>
      <w:divBdr>
        <w:top w:val="none" w:sz="0" w:space="0" w:color="auto"/>
        <w:left w:val="none" w:sz="0" w:space="0" w:color="auto"/>
        <w:bottom w:val="none" w:sz="0" w:space="0" w:color="auto"/>
        <w:right w:val="none" w:sz="0" w:space="0" w:color="auto"/>
      </w:divBdr>
    </w:div>
    <w:div w:id="506795476">
      <w:bodyDiv w:val="1"/>
      <w:marLeft w:val="0"/>
      <w:marRight w:val="0"/>
      <w:marTop w:val="0"/>
      <w:marBottom w:val="0"/>
      <w:divBdr>
        <w:top w:val="none" w:sz="0" w:space="0" w:color="auto"/>
        <w:left w:val="none" w:sz="0" w:space="0" w:color="auto"/>
        <w:bottom w:val="none" w:sz="0" w:space="0" w:color="auto"/>
        <w:right w:val="none" w:sz="0" w:space="0" w:color="auto"/>
      </w:divBdr>
    </w:div>
    <w:div w:id="506822425">
      <w:bodyDiv w:val="1"/>
      <w:marLeft w:val="0"/>
      <w:marRight w:val="0"/>
      <w:marTop w:val="0"/>
      <w:marBottom w:val="0"/>
      <w:divBdr>
        <w:top w:val="none" w:sz="0" w:space="0" w:color="auto"/>
        <w:left w:val="none" w:sz="0" w:space="0" w:color="auto"/>
        <w:bottom w:val="none" w:sz="0" w:space="0" w:color="auto"/>
        <w:right w:val="none" w:sz="0" w:space="0" w:color="auto"/>
      </w:divBdr>
    </w:div>
    <w:div w:id="506865448">
      <w:bodyDiv w:val="1"/>
      <w:marLeft w:val="0"/>
      <w:marRight w:val="0"/>
      <w:marTop w:val="0"/>
      <w:marBottom w:val="0"/>
      <w:divBdr>
        <w:top w:val="none" w:sz="0" w:space="0" w:color="auto"/>
        <w:left w:val="none" w:sz="0" w:space="0" w:color="auto"/>
        <w:bottom w:val="none" w:sz="0" w:space="0" w:color="auto"/>
        <w:right w:val="none" w:sz="0" w:space="0" w:color="auto"/>
      </w:divBdr>
    </w:div>
    <w:div w:id="507184227">
      <w:bodyDiv w:val="1"/>
      <w:marLeft w:val="0"/>
      <w:marRight w:val="0"/>
      <w:marTop w:val="0"/>
      <w:marBottom w:val="0"/>
      <w:divBdr>
        <w:top w:val="none" w:sz="0" w:space="0" w:color="auto"/>
        <w:left w:val="none" w:sz="0" w:space="0" w:color="auto"/>
        <w:bottom w:val="none" w:sz="0" w:space="0" w:color="auto"/>
        <w:right w:val="none" w:sz="0" w:space="0" w:color="auto"/>
      </w:divBdr>
    </w:div>
    <w:div w:id="507405826">
      <w:bodyDiv w:val="1"/>
      <w:marLeft w:val="0"/>
      <w:marRight w:val="0"/>
      <w:marTop w:val="0"/>
      <w:marBottom w:val="0"/>
      <w:divBdr>
        <w:top w:val="none" w:sz="0" w:space="0" w:color="auto"/>
        <w:left w:val="none" w:sz="0" w:space="0" w:color="auto"/>
        <w:bottom w:val="none" w:sz="0" w:space="0" w:color="auto"/>
        <w:right w:val="none" w:sz="0" w:space="0" w:color="auto"/>
      </w:divBdr>
    </w:div>
    <w:div w:id="507449754">
      <w:bodyDiv w:val="1"/>
      <w:marLeft w:val="0"/>
      <w:marRight w:val="0"/>
      <w:marTop w:val="0"/>
      <w:marBottom w:val="0"/>
      <w:divBdr>
        <w:top w:val="none" w:sz="0" w:space="0" w:color="auto"/>
        <w:left w:val="none" w:sz="0" w:space="0" w:color="auto"/>
        <w:bottom w:val="none" w:sz="0" w:space="0" w:color="auto"/>
        <w:right w:val="none" w:sz="0" w:space="0" w:color="auto"/>
      </w:divBdr>
    </w:div>
    <w:div w:id="507477895">
      <w:bodyDiv w:val="1"/>
      <w:marLeft w:val="0"/>
      <w:marRight w:val="0"/>
      <w:marTop w:val="0"/>
      <w:marBottom w:val="0"/>
      <w:divBdr>
        <w:top w:val="none" w:sz="0" w:space="0" w:color="auto"/>
        <w:left w:val="none" w:sz="0" w:space="0" w:color="auto"/>
        <w:bottom w:val="none" w:sz="0" w:space="0" w:color="auto"/>
        <w:right w:val="none" w:sz="0" w:space="0" w:color="auto"/>
      </w:divBdr>
    </w:div>
    <w:div w:id="507526239">
      <w:bodyDiv w:val="1"/>
      <w:marLeft w:val="0"/>
      <w:marRight w:val="0"/>
      <w:marTop w:val="0"/>
      <w:marBottom w:val="0"/>
      <w:divBdr>
        <w:top w:val="none" w:sz="0" w:space="0" w:color="auto"/>
        <w:left w:val="none" w:sz="0" w:space="0" w:color="auto"/>
        <w:bottom w:val="none" w:sz="0" w:space="0" w:color="auto"/>
        <w:right w:val="none" w:sz="0" w:space="0" w:color="auto"/>
      </w:divBdr>
    </w:div>
    <w:div w:id="507595397">
      <w:bodyDiv w:val="1"/>
      <w:marLeft w:val="0"/>
      <w:marRight w:val="0"/>
      <w:marTop w:val="0"/>
      <w:marBottom w:val="0"/>
      <w:divBdr>
        <w:top w:val="none" w:sz="0" w:space="0" w:color="auto"/>
        <w:left w:val="none" w:sz="0" w:space="0" w:color="auto"/>
        <w:bottom w:val="none" w:sz="0" w:space="0" w:color="auto"/>
        <w:right w:val="none" w:sz="0" w:space="0" w:color="auto"/>
      </w:divBdr>
    </w:div>
    <w:div w:id="507601819">
      <w:bodyDiv w:val="1"/>
      <w:marLeft w:val="0"/>
      <w:marRight w:val="0"/>
      <w:marTop w:val="0"/>
      <w:marBottom w:val="0"/>
      <w:divBdr>
        <w:top w:val="none" w:sz="0" w:space="0" w:color="auto"/>
        <w:left w:val="none" w:sz="0" w:space="0" w:color="auto"/>
        <w:bottom w:val="none" w:sz="0" w:space="0" w:color="auto"/>
        <w:right w:val="none" w:sz="0" w:space="0" w:color="auto"/>
      </w:divBdr>
    </w:div>
    <w:div w:id="507671937">
      <w:bodyDiv w:val="1"/>
      <w:marLeft w:val="0"/>
      <w:marRight w:val="0"/>
      <w:marTop w:val="0"/>
      <w:marBottom w:val="0"/>
      <w:divBdr>
        <w:top w:val="none" w:sz="0" w:space="0" w:color="auto"/>
        <w:left w:val="none" w:sz="0" w:space="0" w:color="auto"/>
        <w:bottom w:val="none" w:sz="0" w:space="0" w:color="auto"/>
        <w:right w:val="none" w:sz="0" w:space="0" w:color="auto"/>
      </w:divBdr>
    </w:div>
    <w:div w:id="507795818">
      <w:bodyDiv w:val="1"/>
      <w:marLeft w:val="0"/>
      <w:marRight w:val="0"/>
      <w:marTop w:val="0"/>
      <w:marBottom w:val="0"/>
      <w:divBdr>
        <w:top w:val="none" w:sz="0" w:space="0" w:color="auto"/>
        <w:left w:val="none" w:sz="0" w:space="0" w:color="auto"/>
        <w:bottom w:val="none" w:sz="0" w:space="0" w:color="auto"/>
        <w:right w:val="none" w:sz="0" w:space="0" w:color="auto"/>
      </w:divBdr>
    </w:div>
    <w:div w:id="507868362">
      <w:bodyDiv w:val="1"/>
      <w:marLeft w:val="0"/>
      <w:marRight w:val="0"/>
      <w:marTop w:val="0"/>
      <w:marBottom w:val="0"/>
      <w:divBdr>
        <w:top w:val="none" w:sz="0" w:space="0" w:color="auto"/>
        <w:left w:val="none" w:sz="0" w:space="0" w:color="auto"/>
        <w:bottom w:val="none" w:sz="0" w:space="0" w:color="auto"/>
        <w:right w:val="none" w:sz="0" w:space="0" w:color="auto"/>
      </w:divBdr>
    </w:div>
    <w:div w:id="507915671">
      <w:bodyDiv w:val="1"/>
      <w:marLeft w:val="0"/>
      <w:marRight w:val="0"/>
      <w:marTop w:val="0"/>
      <w:marBottom w:val="0"/>
      <w:divBdr>
        <w:top w:val="none" w:sz="0" w:space="0" w:color="auto"/>
        <w:left w:val="none" w:sz="0" w:space="0" w:color="auto"/>
        <w:bottom w:val="none" w:sz="0" w:space="0" w:color="auto"/>
        <w:right w:val="none" w:sz="0" w:space="0" w:color="auto"/>
      </w:divBdr>
    </w:div>
    <w:div w:id="508374955">
      <w:bodyDiv w:val="1"/>
      <w:marLeft w:val="0"/>
      <w:marRight w:val="0"/>
      <w:marTop w:val="0"/>
      <w:marBottom w:val="0"/>
      <w:divBdr>
        <w:top w:val="none" w:sz="0" w:space="0" w:color="auto"/>
        <w:left w:val="none" w:sz="0" w:space="0" w:color="auto"/>
        <w:bottom w:val="none" w:sz="0" w:space="0" w:color="auto"/>
        <w:right w:val="none" w:sz="0" w:space="0" w:color="auto"/>
      </w:divBdr>
    </w:div>
    <w:div w:id="508375090">
      <w:bodyDiv w:val="1"/>
      <w:marLeft w:val="0"/>
      <w:marRight w:val="0"/>
      <w:marTop w:val="0"/>
      <w:marBottom w:val="0"/>
      <w:divBdr>
        <w:top w:val="none" w:sz="0" w:space="0" w:color="auto"/>
        <w:left w:val="none" w:sz="0" w:space="0" w:color="auto"/>
        <w:bottom w:val="none" w:sz="0" w:space="0" w:color="auto"/>
        <w:right w:val="none" w:sz="0" w:space="0" w:color="auto"/>
      </w:divBdr>
    </w:div>
    <w:div w:id="508449687">
      <w:bodyDiv w:val="1"/>
      <w:marLeft w:val="0"/>
      <w:marRight w:val="0"/>
      <w:marTop w:val="0"/>
      <w:marBottom w:val="0"/>
      <w:divBdr>
        <w:top w:val="none" w:sz="0" w:space="0" w:color="auto"/>
        <w:left w:val="none" w:sz="0" w:space="0" w:color="auto"/>
        <w:bottom w:val="none" w:sz="0" w:space="0" w:color="auto"/>
        <w:right w:val="none" w:sz="0" w:space="0" w:color="auto"/>
      </w:divBdr>
    </w:div>
    <w:div w:id="508565068">
      <w:bodyDiv w:val="1"/>
      <w:marLeft w:val="0"/>
      <w:marRight w:val="0"/>
      <w:marTop w:val="0"/>
      <w:marBottom w:val="0"/>
      <w:divBdr>
        <w:top w:val="none" w:sz="0" w:space="0" w:color="auto"/>
        <w:left w:val="none" w:sz="0" w:space="0" w:color="auto"/>
        <w:bottom w:val="none" w:sz="0" w:space="0" w:color="auto"/>
        <w:right w:val="none" w:sz="0" w:space="0" w:color="auto"/>
      </w:divBdr>
    </w:div>
    <w:div w:id="508639799">
      <w:bodyDiv w:val="1"/>
      <w:marLeft w:val="0"/>
      <w:marRight w:val="0"/>
      <w:marTop w:val="0"/>
      <w:marBottom w:val="0"/>
      <w:divBdr>
        <w:top w:val="none" w:sz="0" w:space="0" w:color="auto"/>
        <w:left w:val="none" w:sz="0" w:space="0" w:color="auto"/>
        <w:bottom w:val="none" w:sz="0" w:space="0" w:color="auto"/>
        <w:right w:val="none" w:sz="0" w:space="0" w:color="auto"/>
      </w:divBdr>
    </w:div>
    <w:div w:id="508643465">
      <w:bodyDiv w:val="1"/>
      <w:marLeft w:val="0"/>
      <w:marRight w:val="0"/>
      <w:marTop w:val="0"/>
      <w:marBottom w:val="0"/>
      <w:divBdr>
        <w:top w:val="none" w:sz="0" w:space="0" w:color="auto"/>
        <w:left w:val="none" w:sz="0" w:space="0" w:color="auto"/>
        <w:bottom w:val="none" w:sz="0" w:space="0" w:color="auto"/>
        <w:right w:val="none" w:sz="0" w:space="0" w:color="auto"/>
      </w:divBdr>
    </w:div>
    <w:div w:id="508714745">
      <w:bodyDiv w:val="1"/>
      <w:marLeft w:val="0"/>
      <w:marRight w:val="0"/>
      <w:marTop w:val="0"/>
      <w:marBottom w:val="0"/>
      <w:divBdr>
        <w:top w:val="none" w:sz="0" w:space="0" w:color="auto"/>
        <w:left w:val="none" w:sz="0" w:space="0" w:color="auto"/>
        <w:bottom w:val="none" w:sz="0" w:space="0" w:color="auto"/>
        <w:right w:val="none" w:sz="0" w:space="0" w:color="auto"/>
      </w:divBdr>
    </w:div>
    <w:div w:id="508831004">
      <w:bodyDiv w:val="1"/>
      <w:marLeft w:val="0"/>
      <w:marRight w:val="0"/>
      <w:marTop w:val="0"/>
      <w:marBottom w:val="0"/>
      <w:divBdr>
        <w:top w:val="none" w:sz="0" w:space="0" w:color="auto"/>
        <w:left w:val="none" w:sz="0" w:space="0" w:color="auto"/>
        <w:bottom w:val="none" w:sz="0" w:space="0" w:color="auto"/>
        <w:right w:val="none" w:sz="0" w:space="0" w:color="auto"/>
      </w:divBdr>
    </w:div>
    <w:div w:id="509680357">
      <w:bodyDiv w:val="1"/>
      <w:marLeft w:val="0"/>
      <w:marRight w:val="0"/>
      <w:marTop w:val="0"/>
      <w:marBottom w:val="0"/>
      <w:divBdr>
        <w:top w:val="none" w:sz="0" w:space="0" w:color="auto"/>
        <w:left w:val="none" w:sz="0" w:space="0" w:color="auto"/>
        <w:bottom w:val="none" w:sz="0" w:space="0" w:color="auto"/>
        <w:right w:val="none" w:sz="0" w:space="0" w:color="auto"/>
      </w:divBdr>
    </w:div>
    <w:div w:id="509685336">
      <w:bodyDiv w:val="1"/>
      <w:marLeft w:val="0"/>
      <w:marRight w:val="0"/>
      <w:marTop w:val="0"/>
      <w:marBottom w:val="0"/>
      <w:divBdr>
        <w:top w:val="none" w:sz="0" w:space="0" w:color="auto"/>
        <w:left w:val="none" w:sz="0" w:space="0" w:color="auto"/>
        <w:bottom w:val="none" w:sz="0" w:space="0" w:color="auto"/>
        <w:right w:val="none" w:sz="0" w:space="0" w:color="auto"/>
      </w:divBdr>
    </w:div>
    <w:div w:id="509874311">
      <w:bodyDiv w:val="1"/>
      <w:marLeft w:val="0"/>
      <w:marRight w:val="0"/>
      <w:marTop w:val="0"/>
      <w:marBottom w:val="0"/>
      <w:divBdr>
        <w:top w:val="none" w:sz="0" w:space="0" w:color="auto"/>
        <w:left w:val="none" w:sz="0" w:space="0" w:color="auto"/>
        <w:bottom w:val="none" w:sz="0" w:space="0" w:color="auto"/>
        <w:right w:val="none" w:sz="0" w:space="0" w:color="auto"/>
      </w:divBdr>
    </w:div>
    <w:div w:id="509947324">
      <w:bodyDiv w:val="1"/>
      <w:marLeft w:val="0"/>
      <w:marRight w:val="0"/>
      <w:marTop w:val="0"/>
      <w:marBottom w:val="0"/>
      <w:divBdr>
        <w:top w:val="none" w:sz="0" w:space="0" w:color="auto"/>
        <w:left w:val="none" w:sz="0" w:space="0" w:color="auto"/>
        <w:bottom w:val="none" w:sz="0" w:space="0" w:color="auto"/>
        <w:right w:val="none" w:sz="0" w:space="0" w:color="auto"/>
      </w:divBdr>
    </w:div>
    <w:div w:id="509948928">
      <w:bodyDiv w:val="1"/>
      <w:marLeft w:val="0"/>
      <w:marRight w:val="0"/>
      <w:marTop w:val="0"/>
      <w:marBottom w:val="0"/>
      <w:divBdr>
        <w:top w:val="none" w:sz="0" w:space="0" w:color="auto"/>
        <w:left w:val="none" w:sz="0" w:space="0" w:color="auto"/>
        <w:bottom w:val="none" w:sz="0" w:space="0" w:color="auto"/>
        <w:right w:val="none" w:sz="0" w:space="0" w:color="auto"/>
      </w:divBdr>
    </w:div>
    <w:div w:id="510068500">
      <w:bodyDiv w:val="1"/>
      <w:marLeft w:val="0"/>
      <w:marRight w:val="0"/>
      <w:marTop w:val="0"/>
      <w:marBottom w:val="0"/>
      <w:divBdr>
        <w:top w:val="none" w:sz="0" w:space="0" w:color="auto"/>
        <w:left w:val="none" w:sz="0" w:space="0" w:color="auto"/>
        <w:bottom w:val="none" w:sz="0" w:space="0" w:color="auto"/>
        <w:right w:val="none" w:sz="0" w:space="0" w:color="auto"/>
      </w:divBdr>
    </w:div>
    <w:div w:id="510535526">
      <w:bodyDiv w:val="1"/>
      <w:marLeft w:val="0"/>
      <w:marRight w:val="0"/>
      <w:marTop w:val="0"/>
      <w:marBottom w:val="0"/>
      <w:divBdr>
        <w:top w:val="none" w:sz="0" w:space="0" w:color="auto"/>
        <w:left w:val="none" w:sz="0" w:space="0" w:color="auto"/>
        <w:bottom w:val="none" w:sz="0" w:space="0" w:color="auto"/>
        <w:right w:val="none" w:sz="0" w:space="0" w:color="auto"/>
      </w:divBdr>
    </w:div>
    <w:div w:id="510726964">
      <w:bodyDiv w:val="1"/>
      <w:marLeft w:val="0"/>
      <w:marRight w:val="0"/>
      <w:marTop w:val="0"/>
      <w:marBottom w:val="0"/>
      <w:divBdr>
        <w:top w:val="none" w:sz="0" w:space="0" w:color="auto"/>
        <w:left w:val="none" w:sz="0" w:space="0" w:color="auto"/>
        <w:bottom w:val="none" w:sz="0" w:space="0" w:color="auto"/>
        <w:right w:val="none" w:sz="0" w:space="0" w:color="auto"/>
      </w:divBdr>
    </w:div>
    <w:div w:id="510796521">
      <w:bodyDiv w:val="1"/>
      <w:marLeft w:val="0"/>
      <w:marRight w:val="0"/>
      <w:marTop w:val="0"/>
      <w:marBottom w:val="0"/>
      <w:divBdr>
        <w:top w:val="none" w:sz="0" w:space="0" w:color="auto"/>
        <w:left w:val="none" w:sz="0" w:space="0" w:color="auto"/>
        <w:bottom w:val="none" w:sz="0" w:space="0" w:color="auto"/>
        <w:right w:val="none" w:sz="0" w:space="0" w:color="auto"/>
      </w:divBdr>
    </w:div>
    <w:div w:id="511071267">
      <w:bodyDiv w:val="1"/>
      <w:marLeft w:val="0"/>
      <w:marRight w:val="0"/>
      <w:marTop w:val="0"/>
      <w:marBottom w:val="0"/>
      <w:divBdr>
        <w:top w:val="none" w:sz="0" w:space="0" w:color="auto"/>
        <w:left w:val="none" w:sz="0" w:space="0" w:color="auto"/>
        <w:bottom w:val="none" w:sz="0" w:space="0" w:color="auto"/>
        <w:right w:val="none" w:sz="0" w:space="0" w:color="auto"/>
      </w:divBdr>
    </w:div>
    <w:div w:id="511071609">
      <w:bodyDiv w:val="1"/>
      <w:marLeft w:val="0"/>
      <w:marRight w:val="0"/>
      <w:marTop w:val="0"/>
      <w:marBottom w:val="0"/>
      <w:divBdr>
        <w:top w:val="none" w:sz="0" w:space="0" w:color="auto"/>
        <w:left w:val="none" w:sz="0" w:space="0" w:color="auto"/>
        <w:bottom w:val="none" w:sz="0" w:space="0" w:color="auto"/>
        <w:right w:val="none" w:sz="0" w:space="0" w:color="auto"/>
      </w:divBdr>
    </w:div>
    <w:div w:id="511408571">
      <w:bodyDiv w:val="1"/>
      <w:marLeft w:val="0"/>
      <w:marRight w:val="0"/>
      <w:marTop w:val="0"/>
      <w:marBottom w:val="0"/>
      <w:divBdr>
        <w:top w:val="none" w:sz="0" w:space="0" w:color="auto"/>
        <w:left w:val="none" w:sz="0" w:space="0" w:color="auto"/>
        <w:bottom w:val="none" w:sz="0" w:space="0" w:color="auto"/>
        <w:right w:val="none" w:sz="0" w:space="0" w:color="auto"/>
      </w:divBdr>
    </w:div>
    <w:div w:id="511409302">
      <w:bodyDiv w:val="1"/>
      <w:marLeft w:val="0"/>
      <w:marRight w:val="0"/>
      <w:marTop w:val="0"/>
      <w:marBottom w:val="0"/>
      <w:divBdr>
        <w:top w:val="none" w:sz="0" w:space="0" w:color="auto"/>
        <w:left w:val="none" w:sz="0" w:space="0" w:color="auto"/>
        <w:bottom w:val="none" w:sz="0" w:space="0" w:color="auto"/>
        <w:right w:val="none" w:sz="0" w:space="0" w:color="auto"/>
      </w:divBdr>
    </w:div>
    <w:div w:id="511575224">
      <w:bodyDiv w:val="1"/>
      <w:marLeft w:val="0"/>
      <w:marRight w:val="0"/>
      <w:marTop w:val="0"/>
      <w:marBottom w:val="0"/>
      <w:divBdr>
        <w:top w:val="none" w:sz="0" w:space="0" w:color="auto"/>
        <w:left w:val="none" w:sz="0" w:space="0" w:color="auto"/>
        <w:bottom w:val="none" w:sz="0" w:space="0" w:color="auto"/>
        <w:right w:val="none" w:sz="0" w:space="0" w:color="auto"/>
      </w:divBdr>
    </w:div>
    <w:div w:id="511602480">
      <w:bodyDiv w:val="1"/>
      <w:marLeft w:val="0"/>
      <w:marRight w:val="0"/>
      <w:marTop w:val="0"/>
      <w:marBottom w:val="0"/>
      <w:divBdr>
        <w:top w:val="none" w:sz="0" w:space="0" w:color="auto"/>
        <w:left w:val="none" w:sz="0" w:space="0" w:color="auto"/>
        <w:bottom w:val="none" w:sz="0" w:space="0" w:color="auto"/>
        <w:right w:val="none" w:sz="0" w:space="0" w:color="auto"/>
      </w:divBdr>
    </w:div>
    <w:div w:id="511720337">
      <w:bodyDiv w:val="1"/>
      <w:marLeft w:val="0"/>
      <w:marRight w:val="0"/>
      <w:marTop w:val="0"/>
      <w:marBottom w:val="0"/>
      <w:divBdr>
        <w:top w:val="none" w:sz="0" w:space="0" w:color="auto"/>
        <w:left w:val="none" w:sz="0" w:space="0" w:color="auto"/>
        <w:bottom w:val="none" w:sz="0" w:space="0" w:color="auto"/>
        <w:right w:val="none" w:sz="0" w:space="0" w:color="auto"/>
      </w:divBdr>
    </w:div>
    <w:div w:id="511841606">
      <w:bodyDiv w:val="1"/>
      <w:marLeft w:val="0"/>
      <w:marRight w:val="0"/>
      <w:marTop w:val="0"/>
      <w:marBottom w:val="0"/>
      <w:divBdr>
        <w:top w:val="none" w:sz="0" w:space="0" w:color="auto"/>
        <w:left w:val="none" w:sz="0" w:space="0" w:color="auto"/>
        <w:bottom w:val="none" w:sz="0" w:space="0" w:color="auto"/>
        <w:right w:val="none" w:sz="0" w:space="0" w:color="auto"/>
      </w:divBdr>
    </w:div>
    <w:div w:id="512064529">
      <w:bodyDiv w:val="1"/>
      <w:marLeft w:val="0"/>
      <w:marRight w:val="0"/>
      <w:marTop w:val="0"/>
      <w:marBottom w:val="0"/>
      <w:divBdr>
        <w:top w:val="none" w:sz="0" w:space="0" w:color="auto"/>
        <w:left w:val="none" w:sz="0" w:space="0" w:color="auto"/>
        <w:bottom w:val="none" w:sz="0" w:space="0" w:color="auto"/>
        <w:right w:val="none" w:sz="0" w:space="0" w:color="auto"/>
      </w:divBdr>
    </w:div>
    <w:div w:id="512110060">
      <w:bodyDiv w:val="1"/>
      <w:marLeft w:val="0"/>
      <w:marRight w:val="0"/>
      <w:marTop w:val="0"/>
      <w:marBottom w:val="0"/>
      <w:divBdr>
        <w:top w:val="none" w:sz="0" w:space="0" w:color="auto"/>
        <w:left w:val="none" w:sz="0" w:space="0" w:color="auto"/>
        <w:bottom w:val="none" w:sz="0" w:space="0" w:color="auto"/>
        <w:right w:val="none" w:sz="0" w:space="0" w:color="auto"/>
      </w:divBdr>
    </w:div>
    <w:div w:id="512232014">
      <w:bodyDiv w:val="1"/>
      <w:marLeft w:val="0"/>
      <w:marRight w:val="0"/>
      <w:marTop w:val="0"/>
      <w:marBottom w:val="0"/>
      <w:divBdr>
        <w:top w:val="none" w:sz="0" w:space="0" w:color="auto"/>
        <w:left w:val="none" w:sz="0" w:space="0" w:color="auto"/>
        <w:bottom w:val="none" w:sz="0" w:space="0" w:color="auto"/>
        <w:right w:val="none" w:sz="0" w:space="0" w:color="auto"/>
      </w:divBdr>
    </w:div>
    <w:div w:id="512499464">
      <w:bodyDiv w:val="1"/>
      <w:marLeft w:val="0"/>
      <w:marRight w:val="0"/>
      <w:marTop w:val="0"/>
      <w:marBottom w:val="0"/>
      <w:divBdr>
        <w:top w:val="none" w:sz="0" w:space="0" w:color="auto"/>
        <w:left w:val="none" w:sz="0" w:space="0" w:color="auto"/>
        <w:bottom w:val="none" w:sz="0" w:space="0" w:color="auto"/>
        <w:right w:val="none" w:sz="0" w:space="0" w:color="auto"/>
      </w:divBdr>
    </w:div>
    <w:div w:id="512770531">
      <w:bodyDiv w:val="1"/>
      <w:marLeft w:val="0"/>
      <w:marRight w:val="0"/>
      <w:marTop w:val="0"/>
      <w:marBottom w:val="0"/>
      <w:divBdr>
        <w:top w:val="none" w:sz="0" w:space="0" w:color="auto"/>
        <w:left w:val="none" w:sz="0" w:space="0" w:color="auto"/>
        <w:bottom w:val="none" w:sz="0" w:space="0" w:color="auto"/>
        <w:right w:val="none" w:sz="0" w:space="0" w:color="auto"/>
      </w:divBdr>
    </w:div>
    <w:div w:id="512885787">
      <w:bodyDiv w:val="1"/>
      <w:marLeft w:val="0"/>
      <w:marRight w:val="0"/>
      <w:marTop w:val="0"/>
      <w:marBottom w:val="0"/>
      <w:divBdr>
        <w:top w:val="none" w:sz="0" w:space="0" w:color="auto"/>
        <w:left w:val="none" w:sz="0" w:space="0" w:color="auto"/>
        <w:bottom w:val="none" w:sz="0" w:space="0" w:color="auto"/>
        <w:right w:val="none" w:sz="0" w:space="0" w:color="auto"/>
      </w:divBdr>
    </w:div>
    <w:div w:id="512914992">
      <w:bodyDiv w:val="1"/>
      <w:marLeft w:val="0"/>
      <w:marRight w:val="0"/>
      <w:marTop w:val="0"/>
      <w:marBottom w:val="0"/>
      <w:divBdr>
        <w:top w:val="none" w:sz="0" w:space="0" w:color="auto"/>
        <w:left w:val="none" w:sz="0" w:space="0" w:color="auto"/>
        <w:bottom w:val="none" w:sz="0" w:space="0" w:color="auto"/>
        <w:right w:val="none" w:sz="0" w:space="0" w:color="auto"/>
      </w:divBdr>
    </w:div>
    <w:div w:id="513030998">
      <w:bodyDiv w:val="1"/>
      <w:marLeft w:val="0"/>
      <w:marRight w:val="0"/>
      <w:marTop w:val="0"/>
      <w:marBottom w:val="0"/>
      <w:divBdr>
        <w:top w:val="none" w:sz="0" w:space="0" w:color="auto"/>
        <w:left w:val="none" w:sz="0" w:space="0" w:color="auto"/>
        <w:bottom w:val="none" w:sz="0" w:space="0" w:color="auto"/>
        <w:right w:val="none" w:sz="0" w:space="0" w:color="auto"/>
      </w:divBdr>
    </w:div>
    <w:div w:id="513082304">
      <w:bodyDiv w:val="1"/>
      <w:marLeft w:val="0"/>
      <w:marRight w:val="0"/>
      <w:marTop w:val="0"/>
      <w:marBottom w:val="0"/>
      <w:divBdr>
        <w:top w:val="none" w:sz="0" w:space="0" w:color="auto"/>
        <w:left w:val="none" w:sz="0" w:space="0" w:color="auto"/>
        <w:bottom w:val="none" w:sz="0" w:space="0" w:color="auto"/>
        <w:right w:val="none" w:sz="0" w:space="0" w:color="auto"/>
      </w:divBdr>
    </w:div>
    <w:div w:id="513108538">
      <w:bodyDiv w:val="1"/>
      <w:marLeft w:val="0"/>
      <w:marRight w:val="0"/>
      <w:marTop w:val="0"/>
      <w:marBottom w:val="0"/>
      <w:divBdr>
        <w:top w:val="none" w:sz="0" w:space="0" w:color="auto"/>
        <w:left w:val="none" w:sz="0" w:space="0" w:color="auto"/>
        <w:bottom w:val="none" w:sz="0" w:space="0" w:color="auto"/>
        <w:right w:val="none" w:sz="0" w:space="0" w:color="auto"/>
      </w:divBdr>
    </w:div>
    <w:div w:id="513350587">
      <w:bodyDiv w:val="1"/>
      <w:marLeft w:val="0"/>
      <w:marRight w:val="0"/>
      <w:marTop w:val="0"/>
      <w:marBottom w:val="0"/>
      <w:divBdr>
        <w:top w:val="none" w:sz="0" w:space="0" w:color="auto"/>
        <w:left w:val="none" w:sz="0" w:space="0" w:color="auto"/>
        <w:bottom w:val="none" w:sz="0" w:space="0" w:color="auto"/>
        <w:right w:val="none" w:sz="0" w:space="0" w:color="auto"/>
      </w:divBdr>
    </w:div>
    <w:div w:id="513423004">
      <w:bodyDiv w:val="1"/>
      <w:marLeft w:val="0"/>
      <w:marRight w:val="0"/>
      <w:marTop w:val="0"/>
      <w:marBottom w:val="0"/>
      <w:divBdr>
        <w:top w:val="none" w:sz="0" w:space="0" w:color="auto"/>
        <w:left w:val="none" w:sz="0" w:space="0" w:color="auto"/>
        <w:bottom w:val="none" w:sz="0" w:space="0" w:color="auto"/>
        <w:right w:val="none" w:sz="0" w:space="0" w:color="auto"/>
      </w:divBdr>
    </w:div>
    <w:div w:id="513494065">
      <w:bodyDiv w:val="1"/>
      <w:marLeft w:val="0"/>
      <w:marRight w:val="0"/>
      <w:marTop w:val="0"/>
      <w:marBottom w:val="0"/>
      <w:divBdr>
        <w:top w:val="none" w:sz="0" w:space="0" w:color="auto"/>
        <w:left w:val="none" w:sz="0" w:space="0" w:color="auto"/>
        <w:bottom w:val="none" w:sz="0" w:space="0" w:color="auto"/>
        <w:right w:val="none" w:sz="0" w:space="0" w:color="auto"/>
      </w:divBdr>
    </w:div>
    <w:div w:id="513543171">
      <w:bodyDiv w:val="1"/>
      <w:marLeft w:val="0"/>
      <w:marRight w:val="0"/>
      <w:marTop w:val="0"/>
      <w:marBottom w:val="0"/>
      <w:divBdr>
        <w:top w:val="none" w:sz="0" w:space="0" w:color="auto"/>
        <w:left w:val="none" w:sz="0" w:space="0" w:color="auto"/>
        <w:bottom w:val="none" w:sz="0" w:space="0" w:color="auto"/>
        <w:right w:val="none" w:sz="0" w:space="0" w:color="auto"/>
      </w:divBdr>
    </w:div>
    <w:div w:id="513569267">
      <w:bodyDiv w:val="1"/>
      <w:marLeft w:val="0"/>
      <w:marRight w:val="0"/>
      <w:marTop w:val="0"/>
      <w:marBottom w:val="0"/>
      <w:divBdr>
        <w:top w:val="none" w:sz="0" w:space="0" w:color="auto"/>
        <w:left w:val="none" w:sz="0" w:space="0" w:color="auto"/>
        <w:bottom w:val="none" w:sz="0" w:space="0" w:color="auto"/>
        <w:right w:val="none" w:sz="0" w:space="0" w:color="auto"/>
      </w:divBdr>
    </w:div>
    <w:div w:id="513619246">
      <w:bodyDiv w:val="1"/>
      <w:marLeft w:val="0"/>
      <w:marRight w:val="0"/>
      <w:marTop w:val="0"/>
      <w:marBottom w:val="0"/>
      <w:divBdr>
        <w:top w:val="none" w:sz="0" w:space="0" w:color="auto"/>
        <w:left w:val="none" w:sz="0" w:space="0" w:color="auto"/>
        <w:bottom w:val="none" w:sz="0" w:space="0" w:color="auto"/>
        <w:right w:val="none" w:sz="0" w:space="0" w:color="auto"/>
      </w:divBdr>
    </w:div>
    <w:div w:id="513691039">
      <w:bodyDiv w:val="1"/>
      <w:marLeft w:val="0"/>
      <w:marRight w:val="0"/>
      <w:marTop w:val="0"/>
      <w:marBottom w:val="0"/>
      <w:divBdr>
        <w:top w:val="none" w:sz="0" w:space="0" w:color="auto"/>
        <w:left w:val="none" w:sz="0" w:space="0" w:color="auto"/>
        <w:bottom w:val="none" w:sz="0" w:space="0" w:color="auto"/>
        <w:right w:val="none" w:sz="0" w:space="0" w:color="auto"/>
      </w:divBdr>
    </w:div>
    <w:div w:id="513691604">
      <w:bodyDiv w:val="1"/>
      <w:marLeft w:val="0"/>
      <w:marRight w:val="0"/>
      <w:marTop w:val="0"/>
      <w:marBottom w:val="0"/>
      <w:divBdr>
        <w:top w:val="none" w:sz="0" w:space="0" w:color="auto"/>
        <w:left w:val="none" w:sz="0" w:space="0" w:color="auto"/>
        <w:bottom w:val="none" w:sz="0" w:space="0" w:color="auto"/>
        <w:right w:val="none" w:sz="0" w:space="0" w:color="auto"/>
      </w:divBdr>
    </w:div>
    <w:div w:id="513691819">
      <w:bodyDiv w:val="1"/>
      <w:marLeft w:val="0"/>
      <w:marRight w:val="0"/>
      <w:marTop w:val="0"/>
      <w:marBottom w:val="0"/>
      <w:divBdr>
        <w:top w:val="none" w:sz="0" w:space="0" w:color="auto"/>
        <w:left w:val="none" w:sz="0" w:space="0" w:color="auto"/>
        <w:bottom w:val="none" w:sz="0" w:space="0" w:color="auto"/>
        <w:right w:val="none" w:sz="0" w:space="0" w:color="auto"/>
      </w:divBdr>
    </w:div>
    <w:div w:id="514273573">
      <w:bodyDiv w:val="1"/>
      <w:marLeft w:val="0"/>
      <w:marRight w:val="0"/>
      <w:marTop w:val="0"/>
      <w:marBottom w:val="0"/>
      <w:divBdr>
        <w:top w:val="none" w:sz="0" w:space="0" w:color="auto"/>
        <w:left w:val="none" w:sz="0" w:space="0" w:color="auto"/>
        <w:bottom w:val="none" w:sz="0" w:space="0" w:color="auto"/>
        <w:right w:val="none" w:sz="0" w:space="0" w:color="auto"/>
      </w:divBdr>
    </w:div>
    <w:div w:id="514462791">
      <w:bodyDiv w:val="1"/>
      <w:marLeft w:val="0"/>
      <w:marRight w:val="0"/>
      <w:marTop w:val="0"/>
      <w:marBottom w:val="0"/>
      <w:divBdr>
        <w:top w:val="none" w:sz="0" w:space="0" w:color="auto"/>
        <w:left w:val="none" w:sz="0" w:space="0" w:color="auto"/>
        <w:bottom w:val="none" w:sz="0" w:space="0" w:color="auto"/>
        <w:right w:val="none" w:sz="0" w:space="0" w:color="auto"/>
      </w:divBdr>
    </w:div>
    <w:div w:id="514609625">
      <w:bodyDiv w:val="1"/>
      <w:marLeft w:val="0"/>
      <w:marRight w:val="0"/>
      <w:marTop w:val="0"/>
      <w:marBottom w:val="0"/>
      <w:divBdr>
        <w:top w:val="none" w:sz="0" w:space="0" w:color="auto"/>
        <w:left w:val="none" w:sz="0" w:space="0" w:color="auto"/>
        <w:bottom w:val="none" w:sz="0" w:space="0" w:color="auto"/>
        <w:right w:val="none" w:sz="0" w:space="0" w:color="auto"/>
      </w:divBdr>
    </w:div>
    <w:div w:id="514804620">
      <w:bodyDiv w:val="1"/>
      <w:marLeft w:val="0"/>
      <w:marRight w:val="0"/>
      <w:marTop w:val="0"/>
      <w:marBottom w:val="0"/>
      <w:divBdr>
        <w:top w:val="none" w:sz="0" w:space="0" w:color="auto"/>
        <w:left w:val="none" w:sz="0" w:space="0" w:color="auto"/>
        <w:bottom w:val="none" w:sz="0" w:space="0" w:color="auto"/>
        <w:right w:val="none" w:sz="0" w:space="0" w:color="auto"/>
      </w:divBdr>
    </w:div>
    <w:div w:id="515457945">
      <w:bodyDiv w:val="1"/>
      <w:marLeft w:val="0"/>
      <w:marRight w:val="0"/>
      <w:marTop w:val="0"/>
      <w:marBottom w:val="0"/>
      <w:divBdr>
        <w:top w:val="none" w:sz="0" w:space="0" w:color="auto"/>
        <w:left w:val="none" w:sz="0" w:space="0" w:color="auto"/>
        <w:bottom w:val="none" w:sz="0" w:space="0" w:color="auto"/>
        <w:right w:val="none" w:sz="0" w:space="0" w:color="auto"/>
      </w:divBdr>
    </w:div>
    <w:div w:id="515510105">
      <w:bodyDiv w:val="1"/>
      <w:marLeft w:val="0"/>
      <w:marRight w:val="0"/>
      <w:marTop w:val="0"/>
      <w:marBottom w:val="0"/>
      <w:divBdr>
        <w:top w:val="none" w:sz="0" w:space="0" w:color="auto"/>
        <w:left w:val="none" w:sz="0" w:space="0" w:color="auto"/>
        <w:bottom w:val="none" w:sz="0" w:space="0" w:color="auto"/>
        <w:right w:val="none" w:sz="0" w:space="0" w:color="auto"/>
      </w:divBdr>
    </w:div>
    <w:div w:id="515660965">
      <w:bodyDiv w:val="1"/>
      <w:marLeft w:val="0"/>
      <w:marRight w:val="0"/>
      <w:marTop w:val="0"/>
      <w:marBottom w:val="0"/>
      <w:divBdr>
        <w:top w:val="none" w:sz="0" w:space="0" w:color="auto"/>
        <w:left w:val="none" w:sz="0" w:space="0" w:color="auto"/>
        <w:bottom w:val="none" w:sz="0" w:space="0" w:color="auto"/>
        <w:right w:val="none" w:sz="0" w:space="0" w:color="auto"/>
      </w:divBdr>
    </w:div>
    <w:div w:id="515966543">
      <w:bodyDiv w:val="1"/>
      <w:marLeft w:val="0"/>
      <w:marRight w:val="0"/>
      <w:marTop w:val="0"/>
      <w:marBottom w:val="0"/>
      <w:divBdr>
        <w:top w:val="none" w:sz="0" w:space="0" w:color="auto"/>
        <w:left w:val="none" w:sz="0" w:space="0" w:color="auto"/>
        <w:bottom w:val="none" w:sz="0" w:space="0" w:color="auto"/>
        <w:right w:val="none" w:sz="0" w:space="0" w:color="auto"/>
      </w:divBdr>
    </w:div>
    <w:div w:id="516315267">
      <w:bodyDiv w:val="1"/>
      <w:marLeft w:val="0"/>
      <w:marRight w:val="0"/>
      <w:marTop w:val="0"/>
      <w:marBottom w:val="0"/>
      <w:divBdr>
        <w:top w:val="none" w:sz="0" w:space="0" w:color="auto"/>
        <w:left w:val="none" w:sz="0" w:space="0" w:color="auto"/>
        <w:bottom w:val="none" w:sz="0" w:space="0" w:color="auto"/>
        <w:right w:val="none" w:sz="0" w:space="0" w:color="auto"/>
      </w:divBdr>
    </w:div>
    <w:div w:id="516433129">
      <w:bodyDiv w:val="1"/>
      <w:marLeft w:val="0"/>
      <w:marRight w:val="0"/>
      <w:marTop w:val="0"/>
      <w:marBottom w:val="0"/>
      <w:divBdr>
        <w:top w:val="none" w:sz="0" w:space="0" w:color="auto"/>
        <w:left w:val="none" w:sz="0" w:space="0" w:color="auto"/>
        <w:bottom w:val="none" w:sz="0" w:space="0" w:color="auto"/>
        <w:right w:val="none" w:sz="0" w:space="0" w:color="auto"/>
      </w:divBdr>
    </w:div>
    <w:div w:id="516504006">
      <w:bodyDiv w:val="1"/>
      <w:marLeft w:val="0"/>
      <w:marRight w:val="0"/>
      <w:marTop w:val="0"/>
      <w:marBottom w:val="0"/>
      <w:divBdr>
        <w:top w:val="none" w:sz="0" w:space="0" w:color="auto"/>
        <w:left w:val="none" w:sz="0" w:space="0" w:color="auto"/>
        <w:bottom w:val="none" w:sz="0" w:space="0" w:color="auto"/>
        <w:right w:val="none" w:sz="0" w:space="0" w:color="auto"/>
      </w:divBdr>
    </w:div>
    <w:div w:id="516508772">
      <w:bodyDiv w:val="1"/>
      <w:marLeft w:val="0"/>
      <w:marRight w:val="0"/>
      <w:marTop w:val="0"/>
      <w:marBottom w:val="0"/>
      <w:divBdr>
        <w:top w:val="none" w:sz="0" w:space="0" w:color="auto"/>
        <w:left w:val="none" w:sz="0" w:space="0" w:color="auto"/>
        <w:bottom w:val="none" w:sz="0" w:space="0" w:color="auto"/>
        <w:right w:val="none" w:sz="0" w:space="0" w:color="auto"/>
      </w:divBdr>
    </w:div>
    <w:div w:id="516575628">
      <w:bodyDiv w:val="1"/>
      <w:marLeft w:val="0"/>
      <w:marRight w:val="0"/>
      <w:marTop w:val="0"/>
      <w:marBottom w:val="0"/>
      <w:divBdr>
        <w:top w:val="none" w:sz="0" w:space="0" w:color="auto"/>
        <w:left w:val="none" w:sz="0" w:space="0" w:color="auto"/>
        <w:bottom w:val="none" w:sz="0" w:space="0" w:color="auto"/>
        <w:right w:val="none" w:sz="0" w:space="0" w:color="auto"/>
      </w:divBdr>
    </w:div>
    <w:div w:id="516695895">
      <w:bodyDiv w:val="1"/>
      <w:marLeft w:val="0"/>
      <w:marRight w:val="0"/>
      <w:marTop w:val="0"/>
      <w:marBottom w:val="0"/>
      <w:divBdr>
        <w:top w:val="none" w:sz="0" w:space="0" w:color="auto"/>
        <w:left w:val="none" w:sz="0" w:space="0" w:color="auto"/>
        <w:bottom w:val="none" w:sz="0" w:space="0" w:color="auto"/>
        <w:right w:val="none" w:sz="0" w:space="0" w:color="auto"/>
      </w:divBdr>
    </w:div>
    <w:div w:id="516848447">
      <w:bodyDiv w:val="1"/>
      <w:marLeft w:val="0"/>
      <w:marRight w:val="0"/>
      <w:marTop w:val="0"/>
      <w:marBottom w:val="0"/>
      <w:divBdr>
        <w:top w:val="none" w:sz="0" w:space="0" w:color="auto"/>
        <w:left w:val="none" w:sz="0" w:space="0" w:color="auto"/>
        <w:bottom w:val="none" w:sz="0" w:space="0" w:color="auto"/>
        <w:right w:val="none" w:sz="0" w:space="0" w:color="auto"/>
      </w:divBdr>
    </w:div>
    <w:div w:id="517230825">
      <w:bodyDiv w:val="1"/>
      <w:marLeft w:val="0"/>
      <w:marRight w:val="0"/>
      <w:marTop w:val="0"/>
      <w:marBottom w:val="0"/>
      <w:divBdr>
        <w:top w:val="none" w:sz="0" w:space="0" w:color="auto"/>
        <w:left w:val="none" w:sz="0" w:space="0" w:color="auto"/>
        <w:bottom w:val="none" w:sz="0" w:space="0" w:color="auto"/>
        <w:right w:val="none" w:sz="0" w:space="0" w:color="auto"/>
      </w:divBdr>
    </w:div>
    <w:div w:id="517694244">
      <w:bodyDiv w:val="1"/>
      <w:marLeft w:val="0"/>
      <w:marRight w:val="0"/>
      <w:marTop w:val="0"/>
      <w:marBottom w:val="0"/>
      <w:divBdr>
        <w:top w:val="none" w:sz="0" w:space="0" w:color="auto"/>
        <w:left w:val="none" w:sz="0" w:space="0" w:color="auto"/>
        <w:bottom w:val="none" w:sz="0" w:space="0" w:color="auto"/>
        <w:right w:val="none" w:sz="0" w:space="0" w:color="auto"/>
      </w:divBdr>
    </w:div>
    <w:div w:id="517932795">
      <w:bodyDiv w:val="1"/>
      <w:marLeft w:val="0"/>
      <w:marRight w:val="0"/>
      <w:marTop w:val="0"/>
      <w:marBottom w:val="0"/>
      <w:divBdr>
        <w:top w:val="none" w:sz="0" w:space="0" w:color="auto"/>
        <w:left w:val="none" w:sz="0" w:space="0" w:color="auto"/>
        <w:bottom w:val="none" w:sz="0" w:space="0" w:color="auto"/>
        <w:right w:val="none" w:sz="0" w:space="0" w:color="auto"/>
      </w:divBdr>
    </w:div>
    <w:div w:id="517961691">
      <w:bodyDiv w:val="1"/>
      <w:marLeft w:val="0"/>
      <w:marRight w:val="0"/>
      <w:marTop w:val="0"/>
      <w:marBottom w:val="0"/>
      <w:divBdr>
        <w:top w:val="none" w:sz="0" w:space="0" w:color="auto"/>
        <w:left w:val="none" w:sz="0" w:space="0" w:color="auto"/>
        <w:bottom w:val="none" w:sz="0" w:space="0" w:color="auto"/>
        <w:right w:val="none" w:sz="0" w:space="0" w:color="auto"/>
      </w:divBdr>
    </w:div>
    <w:div w:id="518080390">
      <w:bodyDiv w:val="1"/>
      <w:marLeft w:val="0"/>
      <w:marRight w:val="0"/>
      <w:marTop w:val="0"/>
      <w:marBottom w:val="0"/>
      <w:divBdr>
        <w:top w:val="none" w:sz="0" w:space="0" w:color="auto"/>
        <w:left w:val="none" w:sz="0" w:space="0" w:color="auto"/>
        <w:bottom w:val="none" w:sz="0" w:space="0" w:color="auto"/>
        <w:right w:val="none" w:sz="0" w:space="0" w:color="auto"/>
      </w:divBdr>
    </w:div>
    <w:div w:id="518082878">
      <w:bodyDiv w:val="1"/>
      <w:marLeft w:val="0"/>
      <w:marRight w:val="0"/>
      <w:marTop w:val="0"/>
      <w:marBottom w:val="0"/>
      <w:divBdr>
        <w:top w:val="none" w:sz="0" w:space="0" w:color="auto"/>
        <w:left w:val="none" w:sz="0" w:space="0" w:color="auto"/>
        <w:bottom w:val="none" w:sz="0" w:space="0" w:color="auto"/>
        <w:right w:val="none" w:sz="0" w:space="0" w:color="auto"/>
      </w:divBdr>
    </w:div>
    <w:div w:id="518156205">
      <w:bodyDiv w:val="1"/>
      <w:marLeft w:val="0"/>
      <w:marRight w:val="0"/>
      <w:marTop w:val="0"/>
      <w:marBottom w:val="0"/>
      <w:divBdr>
        <w:top w:val="none" w:sz="0" w:space="0" w:color="auto"/>
        <w:left w:val="none" w:sz="0" w:space="0" w:color="auto"/>
        <w:bottom w:val="none" w:sz="0" w:space="0" w:color="auto"/>
        <w:right w:val="none" w:sz="0" w:space="0" w:color="auto"/>
      </w:divBdr>
    </w:div>
    <w:div w:id="518156663">
      <w:bodyDiv w:val="1"/>
      <w:marLeft w:val="0"/>
      <w:marRight w:val="0"/>
      <w:marTop w:val="0"/>
      <w:marBottom w:val="0"/>
      <w:divBdr>
        <w:top w:val="none" w:sz="0" w:space="0" w:color="auto"/>
        <w:left w:val="none" w:sz="0" w:space="0" w:color="auto"/>
        <w:bottom w:val="none" w:sz="0" w:space="0" w:color="auto"/>
        <w:right w:val="none" w:sz="0" w:space="0" w:color="auto"/>
      </w:divBdr>
    </w:div>
    <w:div w:id="518204818">
      <w:bodyDiv w:val="1"/>
      <w:marLeft w:val="0"/>
      <w:marRight w:val="0"/>
      <w:marTop w:val="0"/>
      <w:marBottom w:val="0"/>
      <w:divBdr>
        <w:top w:val="none" w:sz="0" w:space="0" w:color="auto"/>
        <w:left w:val="none" w:sz="0" w:space="0" w:color="auto"/>
        <w:bottom w:val="none" w:sz="0" w:space="0" w:color="auto"/>
        <w:right w:val="none" w:sz="0" w:space="0" w:color="auto"/>
      </w:divBdr>
    </w:div>
    <w:div w:id="518618742">
      <w:bodyDiv w:val="1"/>
      <w:marLeft w:val="0"/>
      <w:marRight w:val="0"/>
      <w:marTop w:val="0"/>
      <w:marBottom w:val="0"/>
      <w:divBdr>
        <w:top w:val="none" w:sz="0" w:space="0" w:color="auto"/>
        <w:left w:val="none" w:sz="0" w:space="0" w:color="auto"/>
        <w:bottom w:val="none" w:sz="0" w:space="0" w:color="auto"/>
        <w:right w:val="none" w:sz="0" w:space="0" w:color="auto"/>
      </w:divBdr>
    </w:div>
    <w:div w:id="518811533">
      <w:bodyDiv w:val="1"/>
      <w:marLeft w:val="0"/>
      <w:marRight w:val="0"/>
      <w:marTop w:val="0"/>
      <w:marBottom w:val="0"/>
      <w:divBdr>
        <w:top w:val="none" w:sz="0" w:space="0" w:color="auto"/>
        <w:left w:val="none" w:sz="0" w:space="0" w:color="auto"/>
        <w:bottom w:val="none" w:sz="0" w:space="0" w:color="auto"/>
        <w:right w:val="none" w:sz="0" w:space="0" w:color="auto"/>
      </w:divBdr>
    </w:div>
    <w:div w:id="519047547">
      <w:bodyDiv w:val="1"/>
      <w:marLeft w:val="0"/>
      <w:marRight w:val="0"/>
      <w:marTop w:val="0"/>
      <w:marBottom w:val="0"/>
      <w:divBdr>
        <w:top w:val="none" w:sz="0" w:space="0" w:color="auto"/>
        <w:left w:val="none" w:sz="0" w:space="0" w:color="auto"/>
        <w:bottom w:val="none" w:sz="0" w:space="0" w:color="auto"/>
        <w:right w:val="none" w:sz="0" w:space="0" w:color="auto"/>
      </w:divBdr>
    </w:div>
    <w:div w:id="519314518">
      <w:bodyDiv w:val="1"/>
      <w:marLeft w:val="0"/>
      <w:marRight w:val="0"/>
      <w:marTop w:val="0"/>
      <w:marBottom w:val="0"/>
      <w:divBdr>
        <w:top w:val="none" w:sz="0" w:space="0" w:color="auto"/>
        <w:left w:val="none" w:sz="0" w:space="0" w:color="auto"/>
        <w:bottom w:val="none" w:sz="0" w:space="0" w:color="auto"/>
        <w:right w:val="none" w:sz="0" w:space="0" w:color="auto"/>
      </w:divBdr>
    </w:div>
    <w:div w:id="519702424">
      <w:bodyDiv w:val="1"/>
      <w:marLeft w:val="0"/>
      <w:marRight w:val="0"/>
      <w:marTop w:val="0"/>
      <w:marBottom w:val="0"/>
      <w:divBdr>
        <w:top w:val="none" w:sz="0" w:space="0" w:color="auto"/>
        <w:left w:val="none" w:sz="0" w:space="0" w:color="auto"/>
        <w:bottom w:val="none" w:sz="0" w:space="0" w:color="auto"/>
        <w:right w:val="none" w:sz="0" w:space="0" w:color="auto"/>
      </w:divBdr>
    </w:div>
    <w:div w:id="519705791">
      <w:bodyDiv w:val="1"/>
      <w:marLeft w:val="0"/>
      <w:marRight w:val="0"/>
      <w:marTop w:val="0"/>
      <w:marBottom w:val="0"/>
      <w:divBdr>
        <w:top w:val="none" w:sz="0" w:space="0" w:color="auto"/>
        <w:left w:val="none" w:sz="0" w:space="0" w:color="auto"/>
        <w:bottom w:val="none" w:sz="0" w:space="0" w:color="auto"/>
        <w:right w:val="none" w:sz="0" w:space="0" w:color="auto"/>
      </w:divBdr>
    </w:div>
    <w:div w:id="520314219">
      <w:bodyDiv w:val="1"/>
      <w:marLeft w:val="0"/>
      <w:marRight w:val="0"/>
      <w:marTop w:val="0"/>
      <w:marBottom w:val="0"/>
      <w:divBdr>
        <w:top w:val="none" w:sz="0" w:space="0" w:color="auto"/>
        <w:left w:val="none" w:sz="0" w:space="0" w:color="auto"/>
        <w:bottom w:val="none" w:sz="0" w:space="0" w:color="auto"/>
        <w:right w:val="none" w:sz="0" w:space="0" w:color="auto"/>
      </w:divBdr>
    </w:div>
    <w:div w:id="520552501">
      <w:bodyDiv w:val="1"/>
      <w:marLeft w:val="0"/>
      <w:marRight w:val="0"/>
      <w:marTop w:val="0"/>
      <w:marBottom w:val="0"/>
      <w:divBdr>
        <w:top w:val="none" w:sz="0" w:space="0" w:color="auto"/>
        <w:left w:val="none" w:sz="0" w:space="0" w:color="auto"/>
        <w:bottom w:val="none" w:sz="0" w:space="0" w:color="auto"/>
        <w:right w:val="none" w:sz="0" w:space="0" w:color="auto"/>
      </w:divBdr>
    </w:div>
    <w:div w:id="520555503">
      <w:bodyDiv w:val="1"/>
      <w:marLeft w:val="0"/>
      <w:marRight w:val="0"/>
      <w:marTop w:val="0"/>
      <w:marBottom w:val="0"/>
      <w:divBdr>
        <w:top w:val="none" w:sz="0" w:space="0" w:color="auto"/>
        <w:left w:val="none" w:sz="0" w:space="0" w:color="auto"/>
        <w:bottom w:val="none" w:sz="0" w:space="0" w:color="auto"/>
        <w:right w:val="none" w:sz="0" w:space="0" w:color="auto"/>
      </w:divBdr>
    </w:div>
    <w:div w:id="520584424">
      <w:bodyDiv w:val="1"/>
      <w:marLeft w:val="0"/>
      <w:marRight w:val="0"/>
      <w:marTop w:val="0"/>
      <w:marBottom w:val="0"/>
      <w:divBdr>
        <w:top w:val="none" w:sz="0" w:space="0" w:color="auto"/>
        <w:left w:val="none" w:sz="0" w:space="0" w:color="auto"/>
        <w:bottom w:val="none" w:sz="0" w:space="0" w:color="auto"/>
        <w:right w:val="none" w:sz="0" w:space="0" w:color="auto"/>
      </w:divBdr>
    </w:div>
    <w:div w:id="520705649">
      <w:bodyDiv w:val="1"/>
      <w:marLeft w:val="0"/>
      <w:marRight w:val="0"/>
      <w:marTop w:val="0"/>
      <w:marBottom w:val="0"/>
      <w:divBdr>
        <w:top w:val="none" w:sz="0" w:space="0" w:color="auto"/>
        <w:left w:val="none" w:sz="0" w:space="0" w:color="auto"/>
        <w:bottom w:val="none" w:sz="0" w:space="0" w:color="auto"/>
        <w:right w:val="none" w:sz="0" w:space="0" w:color="auto"/>
      </w:divBdr>
    </w:div>
    <w:div w:id="520777726">
      <w:bodyDiv w:val="1"/>
      <w:marLeft w:val="0"/>
      <w:marRight w:val="0"/>
      <w:marTop w:val="0"/>
      <w:marBottom w:val="0"/>
      <w:divBdr>
        <w:top w:val="none" w:sz="0" w:space="0" w:color="auto"/>
        <w:left w:val="none" w:sz="0" w:space="0" w:color="auto"/>
        <w:bottom w:val="none" w:sz="0" w:space="0" w:color="auto"/>
        <w:right w:val="none" w:sz="0" w:space="0" w:color="auto"/>
      </w:divBdr>
    </w:div>
    <w:div w:id="520822594">
      <w:bodyDiv w:val="1"/>
      <w:marLeft w:val="0"/>
      <w:marRight w:val="0"/>
      <w:marTop w:val="0"/>
      <w:marBottom w:val="0"/>
      <w:divBdr>
        <w:top w:val="none" w:sz="0" w:space="0" w:color="auto"/>
        <w:left w:val="none" w:sz="0" w:space="0" w:color="auto"/>
        <w:bottom w:val="none" w:sz="0" w:space="0" w:color="auto"/>
        <w:right w:val="none" w:sz="0" w:space="0" w:color="auto"/>
      </w:divBdr>
    </w:div>
    <w:div w:id="520977728">
      <w:bodyDiv w:val="1"/>
      <w:marLeft w:val="0"/>
      <w:marRight w:val="0"/>
      <w:marTop w:val="0"/>
      <w:marBottom w:val="0"/>
      <w:divBdr>
        <w:top w:val="none" w:sz="0" w:space="0" w:color="auto"/>
        <w:left w:val="none" w:sz="0" w:space="0" w:color="auto"/>
        <w:bottom w:val="none" w:sz="0" w:space="0" w:color="auto"/>
        <w:right w:val="none" w:sz="0" w:space="0" w:color="auto"/>
      </w:divBdr>
    </w:div>
    <w:div w:id="521089680">
      <w:bodyDiv w:val="1"/>
      <w:marLeft w:val="0"/>
      <w:marRight w:val="0"/>
      <w:marTop w:val="0"/>
      <w:marBottom w:val="0"/>
      <w:divBdr>
        <w:top w:val="none" w:sz="0" w:space="0" w:color="auto"/>
        <w:left w:val="none" w:sz="0" w:space="0" w:color="auto"/>
        <w:bottom w:val="none" w:sz="0" w:space="0" w:color="auto"/>
        <w:right w:val="none" w:sz="0" w:space="0" w:color="auto"/>
      </w:divBdr>
    </w:div>
    <w:div w:id="521096343">
      <w:bodyDiv w:val="1"/>
      <w:marLeft w:val="0"/>
      <w:marRight w:val="0"/>
      <w:marTop w:val="0"/>
      <w:marBottom w:val="0"/>
      <w:divBdr>
        <w:top w:val="none" w:sz="0" w:space="0" w:color="auto"/>
        <w:left w:val="none" w:sz="0" w:space="0" w:color="auto"/>
        <w:bottom w:val="none" w:sz="0" w:space="0" w:color="auto"/>
        <w:right w:val="none" w:sz="0" w:space="0" w:color="auto"/>
      </w:divBdr>
    </w:div>
    <w:div w:id="521287145">
      <w:bodyDiv w:val="1"/>
      <w:marLeft w:val="0"/>
      <w:marRight w:val="0"/>
      <w:marTop w:val="0"/>
      <w:marBottom w:val="0"/>
      <w:divBdr>
        <w:top w:val="none" w:sz="0" w:space="0" w:color="auto"/>
        <w:left w:val="none" w:sz="0" w:space="0" w:color="auto"/>
        <w:bottom w:val="none" w:sz="0" w:space="0" w:color="auto"/>
        <w:right w:val="none" w:sz="0" w:space="0" w:color="auto"/>
      </w:divBdr>
    </w:div>
    <w:div w:id="521751397">
      <w:bodyDiv w:val="1"/>
      <w:marLeft w:val="0"/>
      <w:marRight w:val="0"/>
      <w:marTop w:val="0"/>
      <w:marBottom w:val="0"/>
      <w:divBdr>
        <w:top w:val="none" w:sz="0" w:space="0" w:color="auto"/>
        <w:left w:val="none" w:sz="0" w:space="0" w:color="auto"/>
        <w:bottom w:val="none" w:sz="0" w:space="0" w:color="auto"/>
        <w:right w:val="none" w:sz="0" w:space="0" w:color="auto"/>
      </w:divBdr>
    </w:div>
    <w:div w:id="522136913">
      <w:bodyDiv w:val="1"/>
      <w:marLeft w:val="0"/>
      <w:marRight w:val="0"/>
      <w:marTop w:val="0"/>
      <w:marBottom w:val="0"/>
      <w:divBdr>
        <w:top w:val="none" w:sz="0" w:space="0" w:color="auto"/>
        <w:left w:val="none" w:sz="0" w:space="0" w:color="auto"/>
        <w:bottom w:val="none" w:sz="0" w:space="0" w:color="auto"/>
        <w:right w:val="none" w:sz="0" w:space="0" w:color="auto"/>
      </w:divBdr>
    </w:div>
    <w:div w:id="522476208">
      <w:bodyDiv w:val="1"/>
      <w:marLeft w:val="0"/>
      <w:marRight w:val="0"/>
      <w:marTop w:val="0"/>
      <w:marBottom w:val="0"/>
      <w:divBdr>
        <w:top w:val="none" w:sz="0" w:space="0" w:color="auto"/>
        <w:left w:val="none" w:sz="0" w:space="0" w:color="auto"/>
        <w:bottom w:val="none" w:sz="0" w:space="0" w:color="auto"/>
        <w:right w:val="none" w:sz="0" w:space="0" w:color="auto"/>
      </w:divBdr>
    </w:div>
    <w:div w:id="522480608">
      <w:bodyDiv w:val="1"/>
      <w:marLeft w:val="0"/>
      <w:marRight w:val="0"/>
      <w:marTop w:val="0"/>
      <w:marBottom w:val="0"/>
      <w:divBdr>
        <w:top w:val="none" w:sz="0" w:space="0" w:color="auto"/>
        <w:left w:val="none" w:sz="0" w:space="0" w:color="auto"/>
        <w:bottom w:val="none" w:sz="0" w:space="0" w:color="auto"/>
        <w:right w:val="none" w:sz="0" w:space="0" w:color="auto"/>
      </w:divBdr>
    </w:div>
    <w:div w:id="522550611">
      <w:bodyDiv w:val="1"/>
      <w:marLeft w:val="0"/>
      <w:marRight w:val="0"/>
      <w:marTop w:val="0"/>
      <w:marBottom w:val="0"/>
      <w:divBdr>
        <w:top w:val="none" w:sz="0" w:space="0" w:color="auto"/>
        <w:left w:val="none" w:sz="0" w:space="0" w:color="auto"/>
        <w:bottom w:val="none" w:sz="0" w:space="0" w:color="auto"/>
        <w:right w:val="none" w:sz="0" w:space="0" w:color="auto"/>
      </w:divBdr>
    </w:div>
    <w:div w:id="522715766">
      <w:bodyDiv w:val="1"/>
      <w:marLeft w:val="0"/>
      <w:marRight w:val="0"/>
      <w:marTop w:val="0"/>
      <w:marBottom w:val="0"/>
      <w:divBdr>
        <w:top w:val="none" w:sz="0" w:space="0" w:color="auto"/>
        <w:left w:val="none" w:sz="0" w:space="0" w:color="auto"/>
        <w:bottom w:val="none" w:sz="0" w:space="0" w:color="auto"/>
        <w:right w:val="none" w:sz="0" w:space="0" w:color="auto"/>
      </w:divBdr>
    </w:div>
    <w:div w:id="522717056">
      <w:bodyDiv w:val="1"/>
      <w:marLeft w:val="0"/>
      <w:marRight w:val="0"/>
      <w:marTop w:val="0"/>
      <w:marBottom w:val="0"/>
      <w:divBdr>
        <w:top w:val="none" w:sz="0" w:space="0" w:color="auto"/>
        <w:left w:val="none" w:sz="0" w:space="0" w:color="auto"/>
        <w:bottom w:val="none" w:sz="0" w:space="0" w:color="auto"/>
        <w:right w:val="none" w:sz="0" w:space="0" w:color="auto"/>
      </w:divBdr>
    </w:div>
    <w:div w:id="522742738">
      <w:bodyDiv w:val="1"/>
      <w:marLeft w:val="0"/>
      <w:marRight w:val="0"/>
      <w:marTop w:val="0"/>
      <w:marBottom w:val="0"/>
      <w:divBdr>
        <w:top w:val="none" w:sz="0" w:space="0" w:color="auto"/>
        <w:left w:val="none" w:sz="0" w:space="0" w:color="auto"/>
        <w:bottom w:val="none" w:sz="0" w:space="0" w:color="auto"/>
        <w:right w:val="none" w:sz="0" w:space="0" w:color="auto"/>
      </w:divBdr>
    </w:div>
    <w:div w:id="522746436">
      <w:bodyDiv w:val="1"/>
      <w:marLeft w:val="0"/>
      <w:marRight w:val="0"/>
      <w:marTop w:val="0"/>
      <w:marBottom w:val="0"/>
      <w:divBdr>
        <w:top w:val="none" w:sz="0" w:space="0" w:color="auto"/>
        <w:left w:val="none" w:sz="0" w:space="0" w:color="auto"/>
        <w:bottom w:val="none" w:sz="0" w:space="0" w:color="auto"/>
        <w:right w:val="none" w:sz="0" w:space="0" w:color="auto"/>
      </w:divBdr>
    </w:div>
    <w:div w:id="522985106">
      <w:bodyDiv w:val="1"/>
      <w:marLeft w:val="0"/>
      <w:marRight w:val="0"/>
      <w:marTop w:val="0"/>
      <w:marBottom w:val="0"/>
      <w:divBdr>
        <w:top w:val="none" w:sz="0" w:space="0" w:color="auto"/>
        <w:left w:val="none" w:sz="0" w:space="0" w:color="auto"/>
        <w:bottom w:val="none" w:sz="0" w:space="0" w:color="auto"/>
        <w:right w:val="none" w:sz="0" w:space="0" w:color="auto"/>
      </w:divBdr>
    </w:div>
    <w:div w:id="523135278">
      <w:bodyDiv w:val="1"/>
      <w:marLeft w:val="0"/>
      <w:marRight w:val="0"/>
      <w:marTop w:val="0"/>
      <w:marBottom w:val="0"/>
      <w:divBdr>
        <w:top w:val="none" w:sz="0" w:space="0" w:color="auto"/>
        <w:left w:val="none" w:sz="0" w:space="0" w:color="auto"/>
        <w:bottom w:val="none" w:sz="0" w:space="0" w:color="auto"/>
        <w:right w:val="none" w:sz="0" w:space="0" w:color="auto"/>
      </w:divBdr>
    </w:div>
    <w:div w:id="523177678">
      <w:bodyDiv w:val="1"/>
      <w:marLeft w:val="0"/>
      <w:marRight w:val="0"/>
      <w:marTop w:val="0"/>
      <w:marBottom w:val="0"/>
      <w:divBdr>
        <w:top w:val="none" w:sz="0" w:space="0" w:color="auto"/>
        <w:left w:val="none" w:sz="0" w:space="0" w:color="auto"/>
        <w:bottom w:val="none" w:sz="0" w:space="0" w:color="auto"/>
        <w:right w:val="none" w:sz="0" w:space="0" w:color="auto"/>
      </w:divBdr>
    </w:div>
    <w:div w:id="523205036">
      <w:bodyDiv w:val="1"/>
      <w:marLeft w:val="0"/>
      <w:marRight w:val="0"/>
      <w:marTop w:val="0"/>
      <w:marBottom w:val="0"/>
      <w:divBdr>
        <w:top w:val="none" w:sz="0" w:space="0" w:color="auto"/>
        <w:left w:val="none" w:sz="0" w:space="0" w:color="auto"/>
        <w:bottom w:val="none" w:sz="0" w:space="0" w:color="auto"/>
        <w:right w:val="none" w:sz="0" w:space="0" w:color="auto"/>
      </w:divBdr>
    </w:div>
    <w:div w:id="523372755">
      <w:bodyDiv w:val="1"/>
      <w:marLeft w:val="0"/>
      <w:marRight w:val="0"/>
      <w:marTop w:val="0"/>
      <w:marBottom w:val="0"/>
      <w:divBdr>
        <w:top w:val="none" w:sz="0" w:space="0" w:color="auto"/>
        <w:left w:val="none" w:sz="0" w:space="0" w:color="auto"/>
        <w:bottom w:val="none" w:sz="0" w:space="0" w:color="auto"/>
        <w:right w:val="none" w:sz="0" w:space="0" w:color="auto"/>
      </w:divBdr>
    </w:div>
    <w:div w:id="523981716">
      <w:bodyDiv w:val="1"/>
      <w:marLeft w:val="0"/>
      <w:marRight w:val="0"/>
      <w:marTop w:val="0"/>
      <w:marBottom w:val="0"/>
      <w:divBdr>
        <w:top w:val="none" w:sz="0" w:space="0" w:color="auto"/>
        <w:left w:val="none" w:sz="0" w:space="0" w:color="auto"/>
        <w:bottom w:val="none" w:sz="0" w:space="0" w:color="auto"/>
        <w:right w:val="none" w:sz="0" w:space="0" w:color="auto"/>
      </w:divBdr>
    </w:div>
    <w:div w:id="524028584">
      <w:bodyDiv w:val="1"/>
      <w:marLeft w:val="0"/>
      <w:marRight w:val="0"/>
      <w:marTop w:val="0"/>
      <w:marBottom w:val="0"/>
      <w:divBdr>
        <w:top w:val="none" w:sz="0" w:space="0" w:color="auto"/>
        <w:left w:val="none" w:sz="0" w:space="0" w:color="auto"/>
        <w:bottom w:val="none" w:sz="0" w:space="0" w:color="auto"/>
        <w:right w:val="none" w:sz="0" w:space="0" w:color="auto"/>
      </w:divBdr>
    </w:div>
    <w:div w:id="524055267">
      <w:bodyDiv w:val="1"/>
      <w:marLeft w:val="0"/>
      <w:marRight w:val="0"/>
      <w:marTop w:val="0"/>
      <w:marBottom w:val="0"/>
      <w:divBdr>
        <w:top w:val="none" w:sz="0" w:space="0" w:color="auto"/>
        <w:left w:val="none" w:sz="0" w:space="0" w:color="auto"/>
        <w:bottom w:val="none" w:sz="0" w:space="0" w:color="auto"/>
        <w:right w:val="none" w:sz="0" w:space="0" w:color="auto"/>
      </w:divBdr>
    </w:div>
    <w:div w:id="524095978">
      <w:bodyDiv w:val="1"/>
      <w:marLeft w:val="0"/>
      <w:marRight w:val="0"/>
      <w:marTop w:val="0"/>
      <w:marBottom w:val="0"/>
      <w:divBdr>
        <w:top w:val="none" w:sz="0" w:space="0" w:color="auto"/>
        <w:left w:val="none" w:sz="0" w:space="0" w:color="auto"/>
        <w:bottom w:val="none" w:sz="0" w:space="0" w:color="auto"/>
        <w:right w:val="none" w:sz="0" w:space="0" w:color="auto"/>
      </w:divBdr>
    </w:div>
    <w:div w:id="524296194">
      <w:bodyDiv w:val="1"/>
      <w:marLeft w:val="0"/>
      <w:marRight w:val="0"/>
      <w:marTop w:val="0"/>
      <w:marBottom w:val="0"/>
      <w:divBdr>
        <w:top w:val="none" w:sz="0" w:space="0" w:color="auto"/>
        <w:left w:val="none" w:sz="0" w:space="0" w:color="auto"/>
        <w:bottom w:val="none" w:sz="0" w:space="0" w:color="auto"/>
        <w:right w:val="none" w:sz="0" w:space="0" w:color="auto"/>
      </w:divBdr>
    </w:div>
    <w:div w:id="524752035">
      <w:bodyDiv w:val="1"/>
      <w:marLeft w:val="0"/>
      <w:marRight w:val="0"/>
      <w:marTop w:val="0"/>
      <w:marBottom w:val="0"/>
      <w:divBdr>
        <w:top w:val="none" w:sz="0" w:space="0" w:color="auto"/>
        <w:left w:val="none" w:sz="0" w:space="0" w:color="auto"/>
        <w:bottom w:val="none" w:sz="0" w:space="0" w:color="auto"/>
        <w:right w:val="none" w:sz="0" w:space="0" w:color="auto"/>
      </w:divBdr>
    </w:div>
    <w:div w:id="525023867">
      <w:bodyDiv w:val="1"/>
      <w:marLeft w:val="0"/>
      <w:marRight w:val="0"/>
      <w:marTop w:val="0"/>
      <w:marBottom w:val="0"/>
      <w:divBdr>
        <w:top w:val="none" w:sz="0" w:space="0" w:color="auto"/>
        <w:left w:val="none" w:sz="0" w:space="0" w:color="auto"/>
        <w:bottom w:val="none" w:sz="0" w:space="0" w:color="auto"/>
        <w:right w:val="none" w:sz="0" w:space="0" w:color="auto"/>
      </w:divBdr>
    </w:div>
    <w:div w:id="525215951">
      <w:bodyDiv w:val="1"/>
      <w:marLeft w:val="0"/>
      <w:marRight w:val="0"/>
      <w:marTop w:val="0"/>
      <w:marBottom w:val="0"/>
      <w:divBdr>
        <w:top w:val="none" w:sz="0" w:space="0" w:color="auto"/>
        <w:left w:val="none" w:sz="0" w:space="0" w:color="auto"/>
        <w:bottom w:val="none" w:sz="0" w:space="0" w:color="auto"/>
        <w:right w:val="none" w:sz="0" w:space="0" w:color="auto"/>
      </w:divBdr>
    </w:div>
    <w:div w:id="525486807">
      <w:bodyDiv w:val="1"/>
      <w:marLeft w:val="0"/>
      <w:marRight w:val="0"/>
      <w:marTop w:val="0"/>
      <w:marBottom w:val="0"/>
      <w:divBdr>
        <w:top w:val="none" w:sz="0" w:space="0" w:color="auto"/>
        <w:left w:val="none" w:sz="0" w:space="0" w:color="auto"/>
        <w:bottom w:val="none" w:sz="0" w:space="0" w:color="auto"/>
        <w:right w:val="none" w:sz="0" w:space="0" w:color="auto"/>
      </w:divBdr>
    </w:div>
    <w:div w:id="525677770">
      <w:bodyDiv w:val="1"/>
      <w:marLeft w:val="0"/>
      <w:marRight w:val="0"/>
      <w:marTop w:val="0"/>
      <w:marBottom w:val="0"/>
      <w:divBdr>
        <w:top w:val="none" w:sz="0" w:space="0" w:color="auto"/>
        <w:left w:val="none" w:sz="0" w:space="0" w:color="auto"/>
        <w:bottom w:val="none" w:sz="0" w:space="0" w:color="auto"/>
        <w:right w:val="none" w:sz="0" w:space="0" w:color="auto"/>
      </w:divBdr>
    </w:div>
    <w:div w:id="525797636">
      <w:bodyDiv w:val="1"/>
      <w:marLeft w:val="0"/>
      <w:marRight w:val="0"/>
      <w:marTop w:val="0"/>
      <w:marBottom w:val="0"/>
      <w:divBdr>
        <w:top w:val="none" w:sz="0" w:space="0" w:color="auto"/>
        <w:left w:val="none" w:sz="0" w:space="0" w:color="auto"/>
        <w:bottom w:val="none" w:sz="0" w:space="0" w:color="auto"/>
        <w:right w:val="none" w:sz="0" w:space="0" w:color="auto"/>
      </w:divBdr>
    </w:div>
    <w:div w:id="525948535">
      <w:bodyDiv w:val="1"/>
      <w:marLeft w:val="0"/>
      <w:marRight w:val="0"/>
      <w:marTop w:val="0"/>
      <w:marBottom w:val="0"/>
      <w:divBdr>
        <w:top w:val="none" w:sz="0" w:space="0" w:color="auto"/>
        <w:left w:val="none" w:sz="0" w:space="0" w:color="auto"/>
        <w:bottom w:val="none" w:sz="0" w:space="0" w:color="auto"/>
        <w:right w:val="none" w:sz="0" w:space="0" w:color="auto"/>
      </w:divBdr>
    </w:div>
    <w:div w:id="526139034">
      <w:bodyDiv w:val="1"/>
      <w:marLeft w:val="0"/>
      <w:marRight w:val="0"/>
      <w:marTop w:val="0"/>
      <w:marBottom w:val="0"/>
      <w:divBdr>
        <w:top w:val="none" w:sz="0" w:space="0" w:color="auto"/>
        <w:left w:val="none" w:sz="0" w:space="0" w:color="auto"/>
        <w:bottom w:val="none" w:sz="0" w:space="0" w:color="auto"/>
        <w:right w:val="none" w:sz="0" w:space="0" w:color="auto"/>
      </w:divBdr>
    </w:div>
    <w:div w:id="526258519">
      <w:bodyDiv w:val="1"/>
      <w:marLeft w:val="0"/>
      <w:marRight w:val="0"/>
      <w:marTop w:val="0"/>
      <w:marBottom w:val="0"/>
      <w:divBdr>
        <w:top w:val="none" w:sz="0" w:space="0" w:color="auto"/>
        <w:left w:val="none" w:sz="0" w:space="0" w:color="auto"/>
        <w:bottom w:val="none" w:sz="0" w:space="0" w:color="auto"/>
        <w:right w:val="none" w:sz="0" w:space="0" w:color="auto"/>
      </w:divBdr>
    </w:div>
    <w:div w:id="526527013">
      <w:bodyDiv w:val="1"/>
      <w:marLeft w:val="0"/>
      <w:marRight w:val="0"/>
      <w:marTop w:val="0"/>
      <w:marBottom w:val="0"/>
      <w:divBdr>
        <w:top w:val="none" w:sz="0" w:space="0" w:color="auto"/>
        <w:left w:val="none" w:sz="0" w:space="0" w:color="auto"/>
        <w:bottom w:val="none" w:sz="0" w:space="0" w:color="auto"/>
        <w:right w:val="none" w:sz="0" w:space="0" w:color="auto"/>
      </w:divBdr>
    </w:div>
    <w:div w:id="526715540">
      <w:bodyDiv w:val="1"/>
      <w:marLeft w:val="0"/>
      <w:marRight w:val="0"/>
      <w:marTop w:val="0"/>
      <w:marBottom w:val="0"/>
      <w:divBdr>
        <w:top w:val="none" w:sz="0" w:space="0" w:color="auto"/>
        <w:left w:val="none" w:sz="0" w:space="0" w:color="auto"/>
        <w:bottom w:val="none" w:sz="0" w:space="0" w:color="auto"/>
        <w:right w:val="none" w:sz="0" w:space="0" w:color="auto"/>
      </w:divBdr>
    </w:div>
    <w:div w:id="526717220">
      <w:bodyDiv w:val="1"/>
      <w:marLeft w:val="0"/>
      <w:marRight w:val="0"/>
      <w:marTop w:val="0"/>
      <w:marBottom w:val="0"/>
      <w:divBdr>
        <w:top w:val="none" w:sz="0" w:space="0" w:color="auto"/>
        <w:left w:val="none" w:sz="0" w:space="0" w:color="auto"/>
        <w:bottom w:val="none" w:sz="0" w:space="0" w:color="auto"/>
        <w:right w:val="none" w:sz="0" w:space="0" w:color="auto"/>
      </w:divBdr>
    </w:div>
    <w:div w:id="526918472">
      <w:bodyDiv w:val="1"/>
      <w:marLeft w:val="0"/>
      <w:marRight w:val="0"/>
      <w:marTop w:val="0"/>
      <w:marBottom w:val="0"/>
      <w:divBdr>
        <w:top w:val="none" w:sz="0" w:space="0" w:color="auto"/>
        <w:left w:val="none" w:sz="0" w:space="0" w:color="auto"/>
        <w:bottom w:val="none" w:sz="0" w:space="0" w:color="auto"/>
        <w:right w:val="none" w:sz="0" w:space="0" w:color="auto"/>
      </w:divBdr>
    </w:div>
    <w:div w:id="527334939">
      <w:bodyDiv w:val="1"/>
      <w:marLeft w:val="0"/>
      <w:marRight w:val="0"/>
      <w:marTop w:val="0"/>
      <w:marBottom w:val="0"/>
      <w:divBdr>
        <w:top w:val="none" w:sz="0" w:space="0" w:color="auto"/>
        <w:left w:val="none" w:sz="0" w:space="0" w:color="auto"/>
        <w:bottom w:val="none" w:sz="0" w:space="0" w:color="auto"/>
        <w:right w:val="none" w:sz="0" w:space="0" w:color="auto"/>
      </w:divBdr>
    </w:div>
    <w:div w:id="527371564">
      <w:bodyDiv w:val="1"/>
      <w:marLeft w:val="0"/>
      <w:marRight w:val="0"/>
      <w:marTop w:val="0"/>
      <w:marBottom w:val="0"/>
      <w:divBdr>
        <w:top w:val="none" w:sz="0" w:space="0" w:color="auto"/>
        <w:left w:val="none" w:sz="0" w:space="0" w:color="auto"/>
        <w:bottom w:val="none" w:sz="0" w:space="0" w:color="auto"/>
        <w:right w:val="none" w:sz="0" w:space="0" w:color="auto"/>
      </w:divBdr>
    </w:div>
    <w:div w:id="527380398">
      <w:bodyDiv w:val="1"/>
      <w:marLeft w:val="0"/>
      <w:marRight w:val="0"/>
      <w:marTop w:val="0"/>
      <w:marBottom w:val="0"/>
      <w:divBdr>
        <w:top w:val="none" w:sz="0" w:space="0" w:color="auto"/>
        <w:left w:val="none" w:sz="0" w:space="0" w:color="auto"/>
        <w:bottom w:val="none" w:sz="0" w:space="0" w:color="auto"/>
        <w:right w:val="none" w:sz="0" w:space="0" w:color="auto"/>
      </w:divBdr>
    </w:div>
    <w:div w:id="527717794">
      <w:bodyDiv w:val="1"/>
      <w:marLeft w:val="0"/>
      <w:marRight w:val="0"/>
      <w:marTop w:val="0"/>
      <w:marBottom w:val="0"/>
      <w:divBdr>
        <w:top w:val="none" w:sz="0" w:space="0" w:color="auto"/>
        <w:left w:val="none" w:sz="0" w:space="0" w:color="auto"/>
        <w:bottom w:val="none" w:sz="0" w:space="0" w:color="auto"/>
        <w:right w:val="none" w:sz="0" w:space="0" w:color="auto"/>
      </w:divBdr>
    </w:div>
    <w:div w:id="527839105">
      <w:bodyDiv w:val="1"/>
      <w:marLeft w:val="0"/>
      <w:marRight w:val="0"/>
      <w:marTop w:val="0"/>
      <w:marBottom w:val="0"/>
      <w:divBdr>
        <w:top w:val="none" w:sz="0" w:space="0" w:color="auto"/>
        <w:left w:val="none" w:sz="0" w:space="0" w:color="auto"/>
        <w:bottom w:val="none" w:sz="0" w:space="0" w:color="auto"/>
        <w:right w:val="none" w:sz="0" w:space="0" w:color="auto"/>
      </w:divBdr>
    </w:div>
    <w:div w:id="528035429">
      <w:bodyDiv w:val="1"/>
      <w:marLeft w:val="0"/>
      <w:marRight w:val="0"/>
      <w:marTop w:val="0"/>
      <w:marBottom w:val="0"/>
      <w:divBdr>
        <w:top w:val="none" w:sz="0" w:space="0" w:color="auto"/>
        <w:left w:val="none" w:sz="0" w:space="0" w:color="auto"/>
        <w:bottom w:val="none" w:sz="0" w:space="0" w:color="auto"/>
        <w:right w:val="none" w:sz="0" w:space="0" w:color="auto"/>
      </w:divBdr>
    </w:div>
    <w:div w:id="528110039">
      <w:bodyDiv w:val="1"/>
      <w:marLeft w:val="0"/>
      <w:marRight w:val="0"/>
      <w:marTop w:val="0"/>
      <w:marBottom w:val="0"/>
      <w:divBdr>
        <w:top w:val="none" w:sz="0" w:space="0" w:color="auto"/>
        <w:left w:val="none" w:sz="0" w:space="0" w:color="auto"/>
        <w:bottom w:val="none" w:sz="0" w:space="0" w:color="auto"/>
        <w:right w:val="none" w:sz="0" w:space="0" w:color="auto"/>
      </w:divBdr>
    </w:div>
    <w:div w:id="528495975">
      <w:bodyDiv w:val="1"/>
      <w:marLeft w:val="0"/>
      <w:marRight w:val="0"/>
      <w:marTop w:val="0"/>
      <w:marBottom w:val="0"/>
      <w:divBdr>
        <w:top w:val="none" w:sz="0" w:space="0" w:color="auto"/>
        <w:left w:val="none" w:sz="0" w:space="0" w:color="auto"/>
        <w:bottom w:val="none" w:sz="0" w:space="0" w:color="auto"/>
        <w:right w:val="none" w:sz="0" w:space="0" w:color="auto"/>
      </w:divBdr>
    </w:div>
    <w:div w:id="528639009">
      <w:bodyDiv w:val="1"/>
      <w:marLeft w:val="0"/>
      <w:marRight w:val="0"/>
      <w:marTop w:val="0"/>
      <w:marBottom w:val="0"/>
      <w:divBdr>
        <w:top w:val="none" w:sz="0" w:space="0" w:color="auto"/>
        <w:left w:val="none" w:sz="0" w:space="0" w:color="auto"/>
        <w:bottom w:val="none" w:sz="0" w:space="0" w:color="auto"/>
        <w:right w:val="none" w:sz="0" w:space="0" w:color="auto"/>
      </w:divBdr>
    </w:div>
    <w:div w:id="528686384">
      <w:bodyDiv w:val="1"/>
      <w:marLeft w:val="0"/>
      <w:marRight w:val="0"/>
      <w:marTop w:val="0"/>
      <w:marBottom w:val="0"/>
      <w:divBdr>
        <w:top w:val="none" w:sz="0" w:space="0" w:color="auto"/>
        <w:left w:val="none" w:sz="0" w:space="0" w:color="auto"/>
        <w:bottom w:val="none" w:sz="0" w:space="0" w:color="auto"/>
        <w:right w:val="none" w:sz="0" w:space="0" w:color="auto"/>
      </w:divBdr>
    </w:div>
    <w:div w:id="528686817">
      <w:bodyDiv w:val="1"/>
      <w:marLeft w:val="0"/>
      <w:marRight w:val="0"/>
      <w:marTop w:val="0"/>
      <w:marBottom w:val="0"/>
      <w:divBdr>
        <w:top w:val="none" w:sz="0" w:space="0" w:color="auto"/>
        <w:left w:val="none" w:sz="0" w:space="0" w:color="auto"/>
        <w:bottom w:val="none" w:sz="0" w:space="0" w:color="auto"/>
        <w:right w:val="none" w:sz="0" w:space="0" w:color="auto"/>
      </w:divBdr>
    </w:div>
    <w:div w:id="529072595">
      <w:bodyDiv w:val="1"/>
      <w:marLeft w:val="0"/>
      <w:marRight w:val="0"/>
      <w:marTop w:val="0"/>
      <w:marBottom w:val="0"/>
      <w:divBdr>
        <w:top w:val="none" w:sz="0" w:space="0" w:color="auto"/>
        <w:left w:val="none" w:sz="0" w:space="0" w:color="auto"/>
        <w:bottom w:val="none" w:sz="0" w:space="0" w:color="auto"/>
        <w:right w:val="none" w:sz="0" w:space="0" w:color="auto"/>
      </w:divBdr>
    </w:div>
    <w:div w:id="529075314">
      <w:bodyDiv w:val="1"/>
      <w:marLeft w:val="0"/>
      <w:marRight w:val="0"/>
      <w:marTop w:val="0"/>
      <w:marBottom w:val="0"/>
      <w:divBdr>
        <w:top w:val="none" w:sz="0" w:space="0" w:color="auto"/>
        <w:left w:val="none" w:sz="0" w:space="0" w:color="auto"/>
        <w:bottom w:val="none" w:sz="0" w:space="0" w:color="auto"/>
        <w:right w:val="none" w:sz="0" w:space="0" w:color="auto"/>
      </w:divBdr>
    </w:div>
    <w:div w:id="529415981">
      <w:bodyDiv w:val="1"/>
      <w:marLeft w:val="0"/>
      <w:marRight w:val="0"/>
      <w:marTop w:val="0"/>
      <w:marBottom w:val="0"/>
      <w:divBdr>
        <w:top w:val="none" w:sz="0" w:space="0" w:color="auto"/>
        <w:left w:val="none" w:sz="0" w:space="0" w:color="auto"/>
        <w:bottom w:val="none" w:sz="0" w:space="0" w:color="auto"/>
        <w:right w:val="none" w:sz="0" w:space="0" w:color="auto"/>
      </w:divBdr>
    </w:div>
    <w:div w:id="529417685">
      <w:bodyDiv w:val="1"/>
      <w:marLeft w:val="0"/>
      <w:marRight w:val="0"/>
      <w:marTop w:val="0"/>
      <w:marBottom w:val="0"/>
      <w:divBdr>
        <w:top w:val="none" w:sz="0" w:space="0" w:color="auto"/>
        <w:left w:val="none" w:sz="0" w:space="0" w:color="auto"/>
        <w:bottom w:val="none" w:sz="0" w:space="0" w:color="auto"/>
        <w:right w:val="none" w:sz="0" w:space="0" w:color="auto"/>
      </w:divBdr>
    </w:div>
    <w:div w:id="529732786">
      <w:bodyDiv w:val="1"/>
      <w:marLeft w:val="0"/>
      <w:marRight w:val="0"/>
      <w:marTop w:val="0"/>
      <w:marBottom w:val="0"/>
      <w:divBdr>
        <w:top w:val="none" w:sz="0" w:space="0" w:color="auto"/>
        <w:left w:val="none" w:sz="0" w:space="0" w:color="auto"/>
        <w:bottom w:val="none" w:sz="0" w:space="0" w:color="auto"/>
        <w:right w:val="none" w:sz="0" w:space="0" w:color="auto"/>
      </w:divBdr>
    </w:div>
    <w:div w:id="529953049">
      <w:bodyDiv w:val="1"/>
      <w:marLeft w:val="0"/>
      <w:marRight w:val="0"/>
      <w:marTop w:val="0"/>
      <w:marBottom w:val="0"/>
      <w:divBdr>
        <w:top w:val="none" w:sz="0" w:space="0" w:color="auto"/>
        <w:left w:val="none" w:sz="0" w:space="0" w:color="auto"/>
        <w:bottom w:val="none" w:sz="0" w:space="0" w:color="auto"/>
        <w:right w:val="none" w:sz="0" w:space="0" w:color="auto"/>
      </w:divBdr>
    </w:div>
    <w:div w:id="530076808">
      <w:bodyDiv w:val="1"/>
      <w:marLeft w:val="0"/>
      <w:marRight w:val="0"/>
      <w:marTop w:val="0"/>
      <w:marBottom w:val="0"/>
      <w:divBdr>
        <w:top w:val="none" w:sz="0" w:space="0" w:color="auto"/>
        <w:left w:val="none" w:sz="0" w:space="0" w:color="auto"/>
        <w:bottom w:val="none" w:sz="0" w:space="0" w:color="auto"/>
        <w:right w:val="none" w:sz="0" w:space="0" w:color="auto"/>
      </w:divBdr>
    </w:div>
    <w:div w:id="530383038">
      <w:bodyDiv w:val="1"/>
      <w:marLeft w:val="0"/>
      <w:marRight w:val="0"/>
      <w:marTop w:val="0"/>
      <w:marBottom w:val="0"/>
      <w:divBdr>
        <w:top w:val="none" w:sz="0" w:space="0" w:color="auto"/>
        <w:left w:val="none" w:sz="0" w:space="0" w:color="auto"/>
        <w:bottom w:val="none" w:sz="0" w:space="0" w:color="auto"/>
        <w:right w:val="none" w:sz="0" w:space="0" w:color="auto"/>
      </w:divBdr>
    </w:div>
    <w:div w:id="530413417">
      <w:bodyDiv w:val="1"/>
      <w:marLeft w:val="0"/>
      <w:marRight w:val="0"/>
      <w:marTop w:val="0"/>
      <w:marBottom w:val="0"/>
      <w:divBdr>
        <w:top w:val="none" w:sz="0" w:space="0" w:color="auto"/>
        <w:left w:val="none" w:sz="0" w:space="0" w:color="auto"/>
        <w:bottom w:val="none" w:sz="0" w:space="0" w:color="auto"/>
        <w:right w:val="none" w:sz="0" w:space="0" w:color="auto"/>
      </w:divBdr>
    </w:div>
    <w:div w:id="530723782">
      <w:bodyDiv w:val="1"/>
      <w:marLeft w:val="0"/>
      <w:marRight w:val="0"/>
      <w:marTop w:val="0"/>
      <w:marBottom w:val="0"/>
      <w:divBdr>
        <w:top w:val="none" w:sz="0" w:space="0" w:color="auto"/>
        <w:left w:val="none" w:sz="0" w:space="0" w:color="auto"/>
        <w:bottom w:val="none" w:sz="0" w:space="0" w:color="auto"/>
        <w:right w:val="none" w:sz="0" w:space="0" w:color="auto"/>
      </w:divBdr>
    </w:div>
    <w:div w:id="530843941">
      <w:bodyDiv w:val="1"/>
      <w:marLeft w:val="0"/>
      <w:marRight w:val="0"/>
      <w:marTop w:val="0"/>
      <w:marBottom w:val="0"/>
      <w:divBdr>
        <w:top w:val="none" w:sz="0" w:space="0" w:color="auto"/>
        <w:left w:val="none" w:sz="0" w:space="0" w:color="auto"/>
        <w:bottom w:val="none" w:sz="0" w:space="0" w:color="auto"/>
        <w:right w:val="none" w:sz="0" w:space="0" w:color="auto"/>
      </w:divBdr>
    </w:div>
    <w:div w:id="530849833">
      <w:bodyDiv w:val="1"/>
      <w:marLeft w:val="0"/>
      <w:marRight w:val="0"/>
      <w:marTop w:val="0"/>
      <w:marBottom w:val="0"/>
      <w:divBdr>
        <w:top w:val="none" w:sz="0" w:space="0" w:color="auto"/>
        <w:left w:val="none" w:sz="0" w:space="0" w:color="auto"/>
        <w:bottom w:val="none" w:sz="0" w:space="0" w:color="auto"/>
        <w:right w:val="none" w:sz="0" w:space="0" w:color="auto"/>
      </w:divBdr>
    </w:div>
    <w:div w:id="531068124">
      <w:bodyDiv w:val="1"/>
      <w:marLeft w:val="0"/>
      <w:marRight w:val="0"/>
      <w:marTop w:val="0"/>
      <w:marBottom w:val="0"/>
      <w:divBdr>
        <w:top w:val="none" w:sz="0" w:space="0" w:color="auto"/>
        <w:left w:val="none" w:sz="0" w:space="0" w:color="auto"/>
        <w:bottom w:val="none" w:sz="0" w:space="0" w:color="auto"/>
        <w:right w:val="none" w:sz="0" w:space="0" w:color="auto"/>
      </w:divBdr>
    </w:div>
    <w:div w:id="531261988">
      <w:bodyDiv w:val="1"/>
      <w:marLeft w:val="0"/>
      <w:marRight w:val="0"/>
      <w:marTop w:val="0"/>
      <w:marBottom w:val="0"/>
      <w:divBdr>
        <w:top w:val="none" w:sz="0" w:space="0" w:color="auto"/>
        <w:left w:val="none" w:sz="0" w:space="0" w:color="auto"/>
        <w:bottom w:val="none" w:sz="0" w:space="0" w:color="auto"/>
        <w:right w:val="none" w:sz="0" w:space="0" w:color="auto"/>
      </w:divBdr>
    </w:div>
    <w:div w:id="531379110">
      <w:bodyDiv w:val="1"/>
      <w:marLeft w:val="0"/>
      <w:marRight w:val="0"/>
      <w:marTop w:val="0"/>
      <w:marBottom w:val="0"/>
      <w:divBdr>
        <w:top w:val="none" w:sz="0" w:space="0" w:color="auto"/>
        <w:left w:val="none" w:sz="0" w:space="0" w:color="auto"/>
        <w:bottom w:val="none" w:sz="0" w:space="0" w:color="auto"/>
        <w:right w:val="none" w:sz="0" w:space="0" w:color="auto"/>
      </w:divBdr>
    </w:div>
    <w:div w:id="531696060">
      <w:bodyDiv w:val="1"/>
      <w:marLeft w:val="0"/>
      <w:marRight w:val="0"/>
      <w:marTop w:val="0"/>
      <w:marBottom w:val="0"/>
      <w:divBdr>
        <w:top w:val="none" w:sz="0" w:space="0" w:color="auto"/>
        <w:left w:val="none" w:sz="0" w:space="0" w:color="auto"/>
        <w:bottom w:val="none" w:sz="0" w:space="0" w:color="auto"/>
        <w:right w:val="none" w:sz="0" w:space="0" w:color="auto"/>
      </w:divBdr>
    </w:div>
    <w:div w:id="531917848">
      <w:bodyDiv w:val="1"/>
      <w:marLeft w:val="0"/>
      <w:marRight w:val="0"/>
      <w:marTop w:val="0"/>
      <w:marBottom w:val="0"/>
      <w:divBdr>
        <w:top w:val="none" w:sz="0" w:space="0" w:color="auto"/>
        <w:left w:val="none" w:sz="0" w:space="0" w:color="auto"/>
        <w:bottom w:val="none" w:sz="0" w:space="0" w:color="auto"/>
        <w:right w:val="none" w:sz="0" w:space="0" w:color="auto"/>
      </w:divBdr>
    </w:div>
    <w:div w:id="531917955">
      <w:bodyDiv w:val="1"/>
      <w:marLeft w:val="0"/>
      <w:marRight w:val="0"/>
      <w:marTop w:val="0"/>
      <w:marBottom w:val="0"/>
      <w:divBdr>
        <w:top w:val="none" w:sz="0" w:space="0" w:color="auto"/>
        <w:left w:val="none" w:sz="0" w:space="0" w:color="auto"/>
        <w:bottom w:val="none" w:sz="0" w:space="0" w:color="auto"/>
        <w:right w:val="none" w:sz="0" w:space="0" w:color="auto"/>
      </w:divBdr>
    </w:div>
    <w:div w:id="531920398">
      <w:bodyDiv w:val="1"/>
      <w:marLeft w:val="0"/>
      <w:marRight w:val="0"/>
      <w:marTop w:val="0"/>
      <w:marBottom w:val="0"/>
      <w:divBdr>
        <w:top w:val="none" w:sz="0" w:space="0" w:color="auto"/>
        <w:left w:val="none" w:sz="0" w:space="0" w:color="auto"/>
        <w:bottom w:val="none" w:sz="0" w:space="0" w:color="auto"/>
        <w:right w:val="none" w:sz="0" w:space="0" w:color="auto"/>
      </w:divBdr>
    </w:div>
    <w:div w:id="532041459">
      <w:bodyDiv w:val="1"/>
      <w:marLeft w:val="0"/>
      <w:marRight w:val="0"/>
      <w:marTop w:val="0"/>
      <w:marBottom w:val="0"/>
      <w:divBdr>
        <w:top w:val="none" w:sz="0" w:space="0" w:color="auto"/>
        <w:left w:val="none" w:sz="0" w:space="0" w:color="auto"/>
        <w:bottom w:val="none" w:sz="0" w:space="0" w:color="auto"/>
        <w:right w:val="none" w:sz="0" w:space="0" w:color="auto"/>
      </w:divBdr>
    </w:div>
    <w:div w:id="532301804">
      <w:bodyDiv w:val="1"/>
      <w:marLeft w:val="0"/>
      <w:marRight w:val="0"/>
      <w:marTop w:val="0"/>
      <w:marBottom w:val="0"/>
      <w:divBdr>
        <w:top w:val="none" w:sz="0" w:space="0" w:color="auto"/>
        <w:left w:val="none" w:sz="0" w:space="0" w:color="auto"/>
        <w:bottom w:val="none" w:sz="0" w:space="0" w:color="auto"/>
        <w:right w:val="none" w:sz="0" w:space="0" w:color="auto"/>
      </w:divBdr>
    </w:div>
    <w:div w:id="532427659">
      <w:bodyDiv w:val="1"/>
      <w:marLeft w:val="0"/>
      <w:marRight w:val="0"/>
      <w:marTop w:val="0"/>
      <w:marBottom w:val="0"/>
      <w:divBdr>
        <w:top w:val="none" w:sz="0" w:space="0" w:color="auto"/>
        <w:left w:val="none" w:sz="0" w:space="0" w:color="auto"/>
        <w:bottom w:val="none" w:sz="0" w:space="0" w:color="auto"/>
        <w:right w:val="none" w:sz="0" w:space="0" w:color="auto"/>
      </w:divBdr>
    </w:div>
    <w:div w:id="532695028">
      <w:bodyDiv w:val="1"/>
      <w:marLeft w:val="0"/>
      <w:marRight w:val="0"/>
      <w:marTop w:val="0"/>
      <w:marBottom w:val="0"/>
      <w:divBdr>
        <w:top w:val="none" w:sz="0" w:space="0" w:color="auto"/>
        <w:left w:val="none" w:sz="0" w:space="0" w:color="auto"/>
        <w:bottom w:val="none" w:sz="0" w:space="0" w:color="auto"/>
        <w:right w:val="none" w:sz="0" w:space="0" w:color="auto"/>
      </w:divBdr>
    </w:div>
    <w:div w:id="532964081">
      <w:bodyDiv w:val="1"/>
      <w:marLeft w:val="0"/>
      <w:marRight w:val="0"/>
      <w:marTop w:val="0"/>
      <w:marBottom w:val="0"/>
      <w:divBdr>
        <w:top w:val="none" w:sz="0" w:space="0" w:color="auto"/>
        <w:left w:val="none" w:sz="0" w:space="0" w:color="auto"/>
        <w:bottom w:val="none" w:sz="0" w:space="0" w:color="auto"/>
        <w:right w:val="none" w:sz="0" w:space="0" w:color="auto"/>
      </w:divBdr>
    </w:div>
    <w:div w:id="533032731">
      <w:bodyDiv w:val="1"/>
      <w:marLeft w:val="0"/>
      <w:marRight w:val="0"/>
      <w:marTop w:val="0"/>
      <w:marBottom w:val="0"/>
      <w:divBdr>
        <w:top w:val="none" w:sz="0" w:space="0" w:color="auto"/>
        <w:left w:val="none" w:sz="0" w:space="0" w:color="auto"/>
        <w:bottom w:val="none" w:sz="0" w:space="0" w:color="auto"/>
        <w:right w:val="none" w:sz="0" w:space="0" w:color="auto"/>
      </w:divBdr>
    </w:div>
    <w:div w:id="533229953">
      <w:bodyDiv w:val="1"/>
      <w:marLeft w:val="0"/>
      <w:marRight w:val="0"/>
      <w:marTop w:val="0"/>
      <w:marBottom w:val="0"/>
      <w:divBdr>
        <w:top w:val="none" w:sz="0" w:space="0" w:color="auto"/>
        <w:left w:val="none" w:sz="0" w:space="0" w:color="auto"/>
        <w:bottom w:val="none" w:sz="0" w:space="0" w:color="auto"/>
        <w:right w:val="none" w:sz="0" w:space="0" w:color="auto"/>
      </w:divBdr>
    </w:div>
    <w:div w:id="533349779">
      <w:bodyDiv w:val="1"/>
      <w:marLeft w:val="0"/>
      <w:marRight w:val="0"/>
      <w:marTop w:val="0"/>
      <w:marBottom w:val="0"/>
      <w:divBdr>
        <w:top w:val="none" w:sz="0" w:space="0" w:color="auto"/>
        <w:left w:val="none" w:sz="0" w:space="0" w:color="auto"/>
        <w:bottom w:val="none" w:sz="0" w:space="0" w:color="auto"/>
        <w:right w:val="none" w:sz="0" w:space="0" w:color="auto"/>
      </w:divBdr>
    </w:div>
    <w:div w:id="533469576">
      <w:bodyDiv w:val="1"/>
      <w:marLeft w:val="0"/>
      <w:marRight w:val="0"/>
      <w:marTop w:val="0"/>
      <w:marBottom w:val="0"/>
      <w:divBdr>
        <w:top w:val="none" w:sz="0" w:space="0" w:color="auto"/>
        <w:left w:val="none" w:sz="0" w:space="0" w:color="auto"/>
        <w:bottom w:val="none" w:sz="0" w:space="0" w:color="auto"/>
        <w:right w:val="none" w:sz="0" w:space="0" w:color="auto"/>
      </w:divBdr>
    </w:div>
    <w:div w:id="533540942">
      <w:bodyDiv w:val="1"/>
      <w:marLeft w:val="0"/>
      <w:marRight w:val="0"/>
      <w:marTop w:val="0"/>
      <w:marBottom w:val="0"/>
      <w:divBdr>
        <w:top w:val="none" w:sz="0" w:space="0" w:color="auto"/>
        <w:left w:val="none" w:sz="0" w:space="0" w:color="auto"/>
        <w:bottom w:val="none" w:sz="0" w:space="0" w:color="auto"/>
        <w:right w:val="none" w:sz="0" w:space="0" w:color="auto"/>
      </w:divBdr>
    </w:div>
    <w:div w:id="533932453">
      <w:bodyDiv w:val="1"/>
      <w:marLeft w:val="0"/>
      <w:marRight w:val="0"/>
      <w:marTop w:val="0"/>
      <w:marBottom w:val="0"/>
      <w:divBdr>
        <w:top w:val="none" w:sz="0" w:space="0" w:color="auto"/>
        <w:left w:val="none" w:sz="0" w:space="0" w:color="auto"/>
        <w:bottom w:val="none" w:sz="0" w:space="0" w:color="auto"/>
        <w:right w:val="none" w:sz="0" w:space="0" w:color="auto"/>
      </w:divBdr>
    </w:div>
    <w:div w:id="534002363">
      <w:bodyDiv w:val="1"/>
      <w:marLeft w:val="0"/>
      <w:marRight w:val="0"/>
      <w:marTop w:val="0"/>
      <w:marBottom w:val="0"/>
      <w:divBdr>
        <w:top w:val="none" w:sz="0" w:space="0" w:color="auto"/>
        <w:left w:val="none" w:sz="0" w:space="0" w:color="auto"/>
        <w:bottom w:val="none" w:sz="0" w:space="0" w:color="auto"/>
        <w:right w:val="none" w:sz="0" w:space="0" w:color="auto"/>
      </w:divBdr>
    </w:div>
    <w:div w:id="534006082">
      <w:bodyDiv w:val="1"/>
      <w:marLeft w:val="0"/>
      <w:marRight w:val="0"/>
      <w:marTop w:val="0"/>
      <w:marBottom w:val="0"/>
      <w:divBdr>
        <w:top w:val="none" w:sz="0" w:space="0" w:color="auto"/>
        <w:left w:val="none" w:sz="0" w:space="0" w:color="auto"/>
        <w:bottom w:val="none" w:sz="0" w:space="0" w:color="auto"/>
        <w:right w:val="none" w:sz="0" w:space="0" w:color="auto"/>
      </w:divBdr>
    </w:div>
    <w:div w:id="534125537">
      <w:bodyDiv w:val="1"/>
      <w:marLeft w:val="0"/>
      <w:marRight w:val="0"/>
      <w:marTop w:val="0"/>
      <w:marBottom w:val="0"/>
      <w:divBdr>
        <w:top w:val="none" w:sz="0" w:space="0" w:color="auto"/>
        <w:left w:val="none" w:sz="0" w:space="0" w:color="auto"/>
        <w:bottom w:val="none" w:sz="0" w:space="0" w:color="auto"/>
        <w:right w:val="none" w:sz="0" w:space="0" w:color="auto"/>
      </w:divBdr>
    </w:div>
    <w:div w:id="534198299">
      <w:bodyDiv w:val="1"/>
      <w:marLeft w:val="0"/>
      <w:marRight w:val="0"/>
      <w:marTop w:val="0"/>
      <w:marBottom w:val="0"/>
      <w:divBdr>
        <w:top w:val="none" w:sz="0" w:space="0" w:color="auto"/>
        <w:left w:val="none" w:sz="0" w:space="0" w:color="auto"/>
        <w:bottom w:val="none" w:sz="0" w:space="0" w:color="auto"/>
        <w:right w:val="none" w:sz="0" w:space="0" w:color="auto"/>
      </w:divBdr>
    </w:div>
    <w:div w:id="534394035">
      <w:bodyDiv w:val="1"/>
      <w:marLeft w:val="0"/>
      <w:marRight w:val="0"/>
      <w:marTop w:val="0"/>
      <w:marBottom w:val="0"/>
      <w:divBdr>
        <w:top w:val="none" w:sz="0" w:space="0" w:color="auto"/>
        <w:left w:val="none" w:sz="0" w:space="0" w:color="auto"/>
        <w:bottom w:val="none" w:sz="0" w:space="0" w:color="auto"/>
        <w:right w:val="none" w:sz="0" w:space="0" w:color="auto"/>
      </w:divBdr>
    </w:div>
    <w:div w:id="534394672">
      <w:bodyDiv w:val="1"/>
      <w:marLeft w:val="0"/>
      <w:marRight w:val="0"/>
      <w:marTop w:val="0"/>
      <w:marBottom w:val="0"/>
      <w:divBdr>
        <w:top w:val="none" w:sz="0" w:space="0" w:color="auto"/>
        <w:left w:val="none" w:sz="0" w:space="0" w:color="auto"/>
        <w:bottom w:val="none" w:sz="0" w:space="0" w:color="auto"/>
        <w:right w:val="none" w:sz="0" w:space="0" w:color="auto"/>
      </w:divBdr>
    </w:div>
    <w:div w:id="534465144">
      <w:bodyDiv w:val="1"/>
      <w:marLeft w:val="0"/>
      <w:marRight w:val="0"/>
      <w:marTop w:val="0"/>
      <w:marBottom w:val="0"/>
      <w:divBdr>
        <w:top w:val="none" w:sz="0" w:space="0" w:color="auto"/>
        <w:left w:val="none" w:sz="0" w:space="0" w:color="auto"/>
        <w:bottom w:val="none" w:sz="0" w:space="0" w:color="auto"/>
        <w:right w:val="none" w:sz="0" w:space="0" w:color="auto"/>
      </w:divBdr>
    </w:div>
    <w:div w:id="534580316">
      <w:bodyDiv w:val="1"/>
      <w:marLeft w:val="0"/>
      <w:marRight w:val="0"/>
      <w:marTop w:val="0"/>
      <w:marBottom w:val="0"/>
      <w:divBdr>
        <w:top w:val="none" w:sz="0" w:space="0" w:color="auto"/>
        <w:left w:val="none" w:sz="0" w:space="0" w:color="auto"/>
        <w:bottom w:val="none" w:sz="0" w:space="0" w:color="auto"/>
        <w:right w:val="none" w:sz="0" w:space="0" w:color="auto"/>
      </w:divBdr>
    </w:div>
    <w:div w:id="534927794">
      <w:bodyDiv w:val="1"/>
      <w:marLeft w:val="0"/>
      <w:marRight w:val="0"/>
      <w:marTop w:val="0"/>
      <w:marBottom w:val="0"/>
      <w:divBdr>
        <w:top w:val="none" w:sz="0" w:space="0" w:color="auto"/>
        <w:left w:val="none" w:sz="0" w:space="0" w:color="auto"/>
        <w:bottom w:val="none" w:sz="0" w:space="0" w:color="auto"/>
        <w:right w:val="none" w:sz="0" w:space="0" w:color="auto"/>
      </w:divBdr>
    </w:div>
    <w:div w:id="535124336">
      <w:bodyDiv w:val="1"/>
      <w:marLeft w:val="0"/>
      <w:marRight w:val="0"/>
      <w:marTop w:val="0"/>
      <w:marBottom w:val="0"/>
      <w:divBdr>
        <w:top w:val="none" w:sz="0" w:space="0" w:color="auto"/>
        <w:left w:val="none" w:sz="0" w:space="0" w:color="auto"/>
        <w:bottom w:val="none" w:sz="0" w:space="0" w:color="auto"/>
        <w:right w:val="none" w:sz="0" w:space="0" w:color="auto"/>
      </w:divBdr>
    </w:div>
    <w:div w:id="535193022">
      <w:bodyDiv w:val="1"/>
      <w:marLeft w:val="0"/>
      <w:marRight w:val="0"/>
      <w:marTop w:val="0"/>
      <w:marBottom w:val="0"/>
      <w:divBdr>
        <w:top w:val="none" w:sz="0" w:space="0" w:color="auto"/>
        <w:left w:val="none" w:sz="0" w:space="0" w:color="auto"/>
        <w:bottom w:val="none" w:sz="0" w:space="0" w:color="auto"/>
        <w:right w:val="none" w:sz="0" w:space="0" w:color="auto"/>
      </w:divBdr>
    </w:div>
    <w:div w:id="535393904">
      <w:bodyDiv w:val="1"/>
      <w:marLeft w:val="0"/>
      <w:marRight w:val="0"/>
      <w:marTop w:val="0"/>
      <w:marBottom w:val="0"/>
      <w:divBdr>
        <w:top w:val="none" w:sz="0" w:space="0" w:color="auto"/>
        <w:left w:val="none" w:sz="0" w:space="0" w:color="auto"/>
        <w:bottom w:val="none" w:sz="0" w:space="0" w:color="auto"/>
        <w:right w:val="none" w:sz="0" w:space="0" w:color="auto"/>
      </w:divBdr>
    </w:div>
    <w:div w:id="535777569">
      <w:bodyDiv w:val="1"/>
      <w:marLeft w:val="0"/>
      <w:marRight w:val="0"/>
      <w:marTop w:val="0"/>
      <w:marBottom w:val="0"/>
      <w:divBdr>
        <w:top w:val="none" w:sz="0" w:space="0" w:color="auto"/>
        <w:left w:val="none" w:sz="0" w:space="0" w:color="auto"/>
        <w:bottom w:val="none" w:sz="0" w:space="0" w:color="auto"/>
        <w:right w:val="none" w:sz="0" w:space="0" w:color="auto"/>
      </w:divBdr>
    </w:div>
    <w:div w:id="535890508">
      <w:bodyDiv w:val="1"/>
      <w:marLeft w:val="0"/>
      <w:marRight w:val="0"/>
      <w:marTop w:val="0"/>
      <w:marBottom w:val="0"/>
      <w:divBdr>
        <w:top w:val="none" w:sz="0" w:space="0" w:color="auto"/>
        <w:left w:val="none" w:sz="0" w:space="0" w:color="auto"/>
        <w:bottom w:val="none" w:sz="0" w:space="0" w:color="auto"/>
        <w:right w:val="none" w:sz="0" w:space="0" w:color="auto"/>
      </w:divBdr>
    </w:div>
    <w:div w:id="535974036">
      <w:bodyDiv w:val="1"/>
      <w:marLeft w:val="0"/>
      <w:marRight w:val="0"/>
      <w:marTop w:val="0"/>
      <w:marBottom w:val="0"/>
      <w:divBdr>
        <w:top w:val="none" w:sz="0" w:space="0" w:color="auto"/>
        <w:left w:val="none" w:sz="0" w:space="0" w:color="auto"/>
        <w:bottom w:val="none" w:sz="0" w:space="0" w:color="auto"/>
        <w:right w:val="none" w:sz="0" w:space="0" w:color="auto"/>
      </w:divBdr>
    </w:div>
    <w:div w:id="536047595">
      <w:bodyDiv w:val="1"/>
      <w:marLeft w:val="0"/>
      <w:marRight w:val="0"/>
      <w:marTop w:val="0"/>
      <w:marBottom w:val="0"/>
      <w:divBdr>
        <w:top w:val="none" w:sz="0" w:space="0" w:color="auto"/>
        <w:left w:val="none" w:sz="0" w:space="0" w:color="auto"/>
        <w:bottom w:val="none" w:sz="0" w:space="0" w:color="auto"/>
        <w:right w:val="none" w:sz="0" w:space="0" w:color="auto"/>
      </w:divBdr>
    </w:div>
    <w:div w:id="536159591">
      <w:bodyDiv w:val="1"/>
      <w:marLeft w:val="0"/>
      <w:marRight w:val="0"/>
      <w:marTop w:val="0"/>
      <w:marBottom w:val="0"/>
      <w:divBdr>
        <w:top w:val="none" w:sz="0" w:space="0" w:color="auto"/>
        <w:left w:val="none" w:sz="0" w:space="0" w:color="auto"/>
        <w:bottom w:val="none" w:sz="0" w:space="0" w:color="auto"/>
        <w:right w:val="none" w:sz="0" w:space="0" w:color="auto"/>
      </w:divBdr>
    </w:div>
    <w:div w:id="536820383">
      <w:bodyDiv w:val="1"/>
      <w:marLeft w:val="0"/>
      <w:marRight w:val="0"/>
      <w:marTop w:val="0"/>
      <w:marBottom w:val="0"/>
      <w:divBdr>
        <w:top w:val="none" w:sz="0" w:space="0" w:color="auto"/>
        <w:left w:val="none" w:sz="0" w:space="0" w:color="auto"/>
        <w:bottom w:val="none" w:sz="0" w:space="0" w:color="auto"/>
        <w:right w:val="none" w:sz="0" w:space="0" w:color="auto"/>
      </w:divBdr>
    </w:div>
    <w:div w:id="536969140">
      <w:bodyDiv w:val="1"/>
      <w:marLeft w:val="0"/>
      <w:marRight w:val="0"/>
      <w:marTop w:val="0"/>
      <w:marBottom w:val="0"/>
      <w:divBdr>
        <w:top w:val="none" w:sz="0" w:space="0" w:color="auto"/>
        <w:left w:val="none" w:sz="0" w:space="0" w:color="auto"/>
        <w:bottom w:val="none" w:sz="0" w:space="0" w:color="auto"/>
        <w:right w:val="none" w:sz="0" w:space="0" w:color="auto"/>
      </w:divBdr>
    </w:div>
    <w:div w:id="537279699">
      <w:bodyDiv w:val="1"/>
      <w:marLeft w:val="0"/>
      <w:marRight w:val="0"/>
      <w:marTop w:val="0"/>
      <w:marBottom w:val="0"/>
      <w:divBdr>
        <w:top w:val="none" w:sz="0" w:space="0" w:color="auto"/>
        <w:left w:val="none" w:sz="0" w:space="0" w:color="auto"/>
        <w:bottom w:val="none" w:sz="0" w:space="0" w:color="auto"/>
        <w:right w:val="none" w:sz="0" w:space="0" w:color="auto"/>
      </w:divBdr>
    </w:div>
    <w:div w:id="537282678">
      <w:bodyDiv w:val="1"/>
      <w:marLeft w:val="0"/>
      <w:marRight w:val="0"/>
      <w:marTop w:val="0"/>
      <w:marBottom w:val="0"/>
      <w:divBdr>
        <w:top w:val="none" w:sz="0" w:space="0" w:color="auto"/>
        <w:left w:val="none" w:sz="0" w:space="0" w:color="auto"/>
        <w:bottom w:val="none" w:sz="0" w:space="0" w:color="auto"/>
        <w:right w:val="none" w:sz="0" w:space="0" w:color="auto"/>
      </w:divBdr>
    </w:div>
    <w:div w:id="537548384">
      <w:bodyDiv w:val="1"/>
      <w:marLeft w:val="0"/>
      <w:marRight w:val="0"/>
      <w:marTop w:val="0"/>
      <w:marBottom w:val="0"/>
      <w:divBdr>
        <w:top w:val="none" w:sz="0" w:space="0" w:color="auto"/>
        <w:left w:val="none" w:sz="0" w:space="0" w:color="auto"/>
        <w:bottom w:val="none" w:sz="0" w:space="0" w:color="auto"/>
        <w:right w:val="none" w:sz="0" w:space="0" w:color="auto"/>
      </w:divBdr>
    </w:div>
    <w:div w:id="537671293">
      <w:bodyDiv w:val="1"/>
      <w:marLeft w:val="0"/>
      <w:marRight w:val="0"/>
      <w:marTop w:val="0"/>
      <w:marBottom w:val="0"/>
      <w:divBdr>
        <w:top w:val="none" w:sz="0" w:space="0" w:color="auto"/>
        <w:left w:val="none" w:sz="0" w:space="0" w:color="auto"/>
        <w:bottom w:val="none" w:sz="0" w:space="0" w:color="auto"/>
        <w:right w:val="none" w:sz="0" w:space="0" w:color="auto"/>
      </w:divBdr>
    </w:div>
    <w:div w:id="537745225">
      <w:bodyDiv w:val="1"/>
      <w:marLeft w:val="0"/>
      <w:marRight w:val="0"/>
      <w:marTop w:val="0"/>
      <w:marBottom w:val="0"/>
      <w:divBdr>
        <w:top w:val="none" w:sz="0" w:space="0" w:color="auto"/>
        <w:left w:val="none" w:sz="0" w:space="0" w:color="auto"/>
        <w:bottom w:val="none" w:sz="0" w:space="0" w:color="auto"/>
        <w:right w:val="none" w:sz="0" w:space="0" w:color="auto"/>
      </w:divBdr>
    </w:div>
    <w:div w:id="537815374">
      <w:bodyDiv w:val="1"/>
      <w:marLeft w:val="0"/>
      <w:marRight w:val="0"/>
      <w:marTop w:val="0"/>
      <w:marBottom w:val="0"/>
      <w:divBdr>
        <w:top w:val="none" w:sz="0" w:space="0" w:color="auto"/>
        <w:left w:val="none" w:sz="0" w:space="0" w:color="auto"/>
        <w:bottom w:val="none" w:sz="0" w:space="0" w:color="auto"/>
        <w:right w:val="none" w:sz="0" w:space="0" w:color="auto"/>
      </w:divBdr>
    </w:div>
    <w:div w:id="537856064">
      <w:bodyDiv w:val="1"/>
      <w:marLeft w:val="0"/>
      <w:marRight w:val="0"/>
      <w:marTop w:val="0"/>
      <w:marBottom w:val="0"/>
      <w:divBdr>
        <w:top w:val="none" w:sz="0" w:space="0" w:color="auto"/>
        <w:left w:val="none" w:sz="0" w:space="0" w:color="auto"/>
        <w:bottom w:val="none" w:sz="0" w:space="0" w:color="auto"/>
        <w:right w:val="none" w:sz="0" w:space="0" w:color="auto"/>
      </w:divBdr>
    </w:div>
    <w:div w:id="538011572">
      <w:bodyDiv w:val="1"/>
      <w:marLeft w:val="0"/>
      <w:marRight w:val="0"/>
      <w:marTop w:val="0"/>
      <w:marBottom w:val="0"/>
      <w:divBdr>
        <w:top w:val="none" w:sz="0" w:space="0" w:color="auto"/>
        <w:left w:val="none" w:sz="0" w:space="0" w:color="auto"/>
        <w:bottom w:val="none" w:sz="0" w:space="0" w:color="auto"/>
        <w:right w:val="none" w:sz="0" w:space="0" w:color="auto"/>
      </w:divBdr>
    </w:div>
    <w:div w:id="538131068">
      <w:bodyDiv w:val="1"/>
      <w:marLeft w:val="0"/>
      <w:marRight w:val="0"/>
      <w:marTop w:val="0"/>
      <w:marBottom w:val="0"/>
      <w:divBdr>
        <w:top w:val="none" w:sz="0" w:space="0" w:color="auto"/>
        <w:left w:val="none" w:sz="0" w:space="0" w:color="auto"/>
        <w:bottom w:val="none" w:sz="0" w:space="0" w:color="auto"/>
        <w:right w:val="none" w:sz="0" w:space="0" w:color="auto"/>
      </w:divBdr>
    </w:div>
    <w:div w:id="538323400">
      <w:bodyDiv w:val="1"/>
      <w:marLeft w:val="0"/>
      <w:marRight w:val="0"/>
      <w:marTop w:val="0"/>
      <w:marBottom w:val="0"/>
      <w:divBdr>
        <w:top w:val="none" w:sz="0" w:space="0" w:color="auto"/>
        <w:left w:val="none" w:sz="0" w:space="0" w:color="auto"/>
        <w:bottom w:val="none" w:sz="0" w:space="0" w:color="auto"/>
        <w:right w:val="none" w:sz="0" w:space="0" w:color="auto"/>
      </w:divBdr>
    </w:div>
    <w:div w:id="538325125">
      <w:bodyDiv w:val="1"/>
      <w:marLeft w:val="0"/>
      <w:marRight w:val="0"/>
      <w:marTop w:val="0"/>
      <w:marBottom w:val="0"/>
      <w:divBdr>
        <w:top w:val="none" w:sz="0" w:space="0" w:color="auto"/>
        <w:left w:val="none" w:sz="0" w:space="0" w:color="auto"/>
        <w:bottom w:val="none" w:sz="0" w:space="0" w:color="auto"/>
        <w:right w:val="none" w:sz="0" w:space="0" w:color="auto"/>
      </w:divBdr>
    </w:div>
    <w:div w:id="538400133">
      <w:bodyDiv w:val="1"/>
      <w:marLeft w:val="0"/>
      <w:marRight w:val="0"/>
      <w:marTop w:val="0"/>
      <w:marBottom w:val="0"/>
      <w:divBdr>
        <w:top w:val="none" w:sz="0" w:space="0" w:color="auto"/>
        <w:left w:val="none" w:sz="0" w:space="0" w:color="auto"/>
        <w:bottom w:val="none" w:sz="0" w:space="0" w:color="auto"/>
        <w:right w:val="none" w:sz="0" w:space="0" w:color="auto"/>
      </w:divBdr>
    </w:div>
    <w:div w:id="538670410">
      <w:bodyDiv w:val="1"/>
      <w:marLeft w:val="0"/>
      <w:marRight w:val="0"/>
      <w:marTop w:val="0"/>
      <w:marBottom w:val="0"/>
      <w:divBdr>
        <w:top w:val="none" w:sz="0" w:space="0" w:color="auto"/>
        <w:left w:val="none" w:sz="0" w:space="0" w:color="auto"/>
        <w:bottom w:val="none" w:sz="0" w:space="0" w:color="auto"/>
        <w:right w:val="none" w:sz="0" w:space="0" w:color="auto"/>
      </w:divBdr>
    </w:div>
    <w:div w:id="539123968">
      <w:bodyDiv w:val="1"/>
      <w:marLeft w:val="0"/>
      <w:marRight w:val="0"/>
      <w:marTop w:val="0"/>
      <w:marBottom w:val="0"/>
      <w:divBdr>
        <w:top w:val="none" w:sz="0" w:space="0" w:color="auto"/>
        <w:left w:val="none" w:sz="0" w:space="0" w:color="auto"/>
        <w:bottom w:val="none" w:sz="0" w:space="0" w:color="auto"/>
        <w:right w:val="none" w:sz="0" w:space="0" w:color="auto"/>
      </w:divBdr>
    </w:div>
    <w:div w:id="539514863">
      <w:bodyDiv w:val="1"/>
      <w:marLeft w:val="0"/>
      <w:marRight w:val="0"/>
      <w:marTop w:val="0"/>
      <w:marBottom w:val="0"/>
      <w:divBdr>
        <w:top w:val="none" w:sz="0" w:space="0" w:color="auto"/>
        <w:left w:val="none" w:sz="0" w:space="0" w:color="auto"/>
        <w:bottom w:val="none" w:sz="0" w:space="0" w:color="auto"/>
        <w:right w:val="none" w:sz="0" w:space="0" w:color="auto"/>
      </w:divBdr>
    </w:div>
    <w:div w:id="540017962">
      <w:bodyDiv w:val="1"/>
      <w:marLeft w:val="0"/>
      <w:marRight w:val="0"/>
      <w:marTop w:val="0"/>
      <w:marBottom w:val="0"/>
      <w:divBdr>
        <w:top w:val="none" w:sz="0" w:space="0" w:color="auto"/>
        <w:left w:val="none" w:sz="0" w:space="0" w:color="auto"/>
        <w:bottom w:val="none" w:sz="0" w:space="0" w:color="auto"/>
        <w:right w:val="none" w:sz="0" w:space="0" w:color="auto"/>
      </w:divBdr>
    </w:div>
    <w:div w:id="540048133">
      <w:bodyDiv w:val="1"/>
      <w:marLeft w:val="0"/>
      <w:marRight w:val="0"/>
      <w:marTop w:val="0"/>
      <w:marBottom w:val="0"/>
      <w:divBdr>
        <w:top w:val="none" w:sz="0" w:space="0" w:color="auto"/>
        <w:left w:val="none" w:sz="0" w:space="0" w:color="auto"/>
        <w:bottom w:val="none" w:sz="0" w:space="0" w:color="auto"/>
        <w:right w:val="none" w:sz="0" w:space="0" w:color="auto"/>
      </w:divBdr>
    </w:div>
    <w:div w:id="540362114">
      <w:bodyDiv w:val="1"/>
      <w:marLeft w:val="0"/>
      <w:marRight w:val="0"/>
      <w:marTop w:val="0"/>
      <w:marBottom w:val="0"/>
      <w:divBdr>
        <w:top w:val="none" w:sz="0" w:space="0" w:color="auto"/>
        <w:left w:val="none" w:sz="0" w:space="0" w:color="auto"/>
        <w:bottom w:val="none" w:sz="0" w:space="0" w:color="auto"/>
        <w:right w:val="none" w:sz="0" w:space="0" w:color="auto"/>
      </w:divBdr>
    </w:div>
    <w:div w:id="540441002">
      <w:bodyDiv w:val="1"/>
      <w:marLeft w:val="0"/>
      <w:marRight w:val="0"/>
      <w:marTop w:val="0"/>
      <w:marBottom w:val="0"/>
      <w:divBdr>
        <w:top w:val="none" w:sz="0" w:space="0" w:color="auto"/>
        <w:left w:val="none" w:sz="0" w:space="0" w:color="auto"/>
        <w:bottom w:val="none" w:sz="0" w:space="0" w:color="auto"/>
        <w:right w:val="none" w:sz="0" w:space="0" w:color="auto"/>
      </w:divBdr>
    </w:div>
    <w:div w:id="540678888">
      <w:bodyDiv w:val="1"/>
      <w:marLeft w:val="0"/>
      <w:marRight w:val="0"/>
      <w:marTop w:val="0"/>
      <w:marBottom w:val="0"/>
      <w:divBdr>
        <w:top w:val="none" w:sz="0" w:space="0" w:color="auto"/>
        <w:left w:val="none" w:sz="0" w:space="0" w:color="auto"/>
        <w:bottom w:val="none" w:sz="0" w:space="0" w:color="auto"/>
        <w:right w:val="none" w:sz="0" w:space="0" w:color="auto"/>
      </w:divBdr>
    </w:div>
    <w:div w:id="540898641">
      <w:bodyDiv w:val="1"/>
      <w:marLeft w:val="0"/>
      <w:marRight w:val="0"/>
      <w:marTop w:val="0"/>
      <w:marBottom w:val="0"/>
      <w:divBdr>
        <w:top w:val="none" w:sz="0" w:space="0" w:color="auto"/>
        <w:left w:val="none" w:sz="0" w:space="0" w:color="auto"/>
        <w:bottom w:val="none" w:sz="0" w:space="0" w:color="auto"/>
        <w:right w:val="none" w:sz="0" w:space="0" w:color="auto"/>
      </w:divBdr>
    </w:div>
    <w:div w:id="541065685">
      <w:bodyDiv w:val="1"/>
      <w:marLeft w:val="0"/>
      <w:marRight w:val="0"/>
      <w:marTop w:val="0"/>
      <w:marBottom w:val="0"/>
      <w:divBdr>
        <w:top w:val="none" w:sz="0" w:space="0" w:color="auto"/>
        <w:left w:val="none" w:sz="0" w:space="0" w:color="auto"/>
        <w:bottom w:val="none" w:sz="0" w:space="0" w:color="auto"/>
        <w:right w:val="none" w:sz="0" w:space="0" w:color="auto"/>
      </w:divBdr>
    </w:div>
    <w:div w:id="541329151">
      <w:bodyDiv w:val="1"/>
      <w:marLeft w:val="0"/>
      <w:marRight w:val="0"/>
      <w:marTop w:val="0"/>
      <w:marBottom w:val="0"/>
      <w:divBdr>
        <w:top w:val="none" w:sz="0" w:space="0" w:color="auto"/>
        <w:left w:val="none" w:sz="0" w:space="0" w:color="auto"/>
        <w:bottom w:val="none" w:sz="0" w:space="0" w:color="auto"/>
        <w:right w:val="none" w:sz="0" w:space="0" w:color="auto"/>
      </w:divBdr>
    </w:div>
    <w:div w:id="541476224">
      <w:bodyDiv w:val="1"/>
      <w:marLeft w:val="0"/>
      <w:marRight w:val="0"/>
      <w:marTop w:val="0"/>
      <w:marBottom w:val="0"/>
      <w:divBdr>
        <w:top w:val="none" w:sz="0" w:space="0" w:color="auto"/>
        <w:left w:val="none" w:sz="0" w:space="0" w:color="auto"/>
        <w:bottom w:val="none" w:sz="0" w:space="0" w:color="auto"/>
        <w:right w:val="none" w:sz="0" w:space="0" w:color="auto"/>
      </w:divBdr>
    </w:div>
    <w:div w:id="541596100">
      <w:bodyDiv w:val="1"/>
      <w:marLeft w:val="0"/>
      <w:marRight w:val="0"/>
      <w:marTop w:val="0"/>
      <w:marBottom w:val="0"/>
      <w:divBdr>
        <w:top w:val="none" w:sz="0" w:space="0" w:color="auto"/>
        <w:left w:val="none" w:sz="0" w:space="0" w:color="auto"/>
        <w:bottom w:val="none" w:sz="0" w:space="0" w:color="auto"/>
        <w:right w:val="none" w:sz="0" w:space="0" w:color="auto"/>
      </w:divBdr>
    </w:div>
    <w:div w:id="541602080">
      <w:bodyDiv w:val="1"/>
      <w:marLeft w:val="0"/>
      <w:marRight w:val="0"/>
      <w:marTop w:val="0"/>
      <w:marBottom w:val="0"/>
      <w:divBdr>
        <w:top w:val="none" w:sz="0" w:space="0" w:color="auto"/>
        <w:left w:val="none" w:sz="0" w:space="0" w:color="auto"/>
        <w:bottom w:val="none" w:sz="0" w:space="0" w:color="auto"/>
        <w:right w:val="none" w:sz="0" w:space="0" w:color="auto"/>
      </w:divBdr>
    </w:div>
    <w:div w:id="541744125">
      <w:bodyDiv w:val="1"/>
      <w:marLeft w:val="0"/>
      <w:marRight w:val="0"/>
      <w:marTop w:val="0"/>
      <w:marBottom w:val="0"/>
      <w:divBdr>
        <w:top w:val="none" w:sz="0" w:space="0" w:color="auto"/>
        <w:left w:val="none" w:sz="0" w:space="0" w:color="auto"/>
        <w:bottom w:val="none" w:sz="0" w:space="0" w:color="auto"/>
        <w:right w:val="none" w:sz="0" w:space="0" w:color="auto"/>
      </w:divBdr>
    </w:div>
    <w:div w:id="541869271">
      <w:bodyDiv w:val="1"/>
      <w:marLeft w:val="0"/>
      <w:marRight w:val="0"/>
      <w:marTop w:val="0"/>
      <w:marBottom w:val="0"/>
      <w:divBdr>
        <w:top w:val="none" w:sz="0" w:space="0" w:color="auto"/>
        <w:left w:val="none" w:sz="0" w:space="0" w:color="auto"/>
        <w:bottom w:val="none" w:sz="0" w:space="0" w:color="auto"/>
        <w:right w:val="none" w:sz="0" w:space="0" w:color="auto"/>
      </w:divBdr>
    </w:div>
    <w:div w:id="542136219">
      <w:bodyDiv w:val="1"/>
      <w:marLeft w:val="0"/>
      <w:marRight w:val="0"/>
      <w:marTop w:val="0"/>
      <w:marBottom w:val="0"/>
      <w:divBdr>
        <w:top w:val="none" w:sz="0" w:space="0" w:color="auto"/>
        <w:left w:val="none" w:sz="0" w:space="0" w:color="auto"/>
        <w:bottom w:val="none" w:sz="0" w:space="0" w:color="auto"/>
        <w:right w:val="none" w:sz="0" w:space="0" w:color="auto"/>
      </w:divBdr>
    </w:div>
    <w:div w:id="542904527">
      <w:bodyDiv w:val="1"/>
      <w:marLeft w:val="0"/>
      <w:marRight w:val="0"/>
      <w:marTop w:val="0"/>
      <w:marBottom w:val="0"/>
      <w:divBdr>
        <w:top w:val="none" w:sz="0" w:space="0" w:color="auto"/>
        <w:left w:val="none" w:sz="0" w:space="0" w:color="auto"/>
        <w:bottom w:val="none" w:sz="0" w:space="0" w:color="auto"/>
        <w:right w:val="none" w:sz="0" w:space="0" w:color="auto"/>
      </w:divBdr>
    </w:div>
    <w:div w:id="542981391">
      <w:bodyDiv w:val="1"/>
      <w:marLeft w:val="0"/>
      <w:marRight w:val="0"/>
      <w:marTop w:val="0"/>
      <w:marBottom w:val="0"/>
      <w:divBdr>
        <w:top w:val="none" w:sz="0" w:space="0" w:color="auto"/>
        <w:left w:val="none" w:sz="0" w:space="0" w:color="auto"/>
        <w:bottom w:val="none" w:sz="0" w:space="0" w:color="auto"/>
        <w:right w:val="none" w:sz="0" w:space="0" w:color="auto"/>
      </w:divBdr>
    </w:div>
    <w:div w:id="543104911">
      <w:bodyDiv w:val="1"/>
      <w:marLeft w:val="0"/>
      <w:marRight w:val="0"/>
      <w:marTop w:val="0"/>
      <w:marBottom w:val="0"/>
      <w:divBdr>
        <w:top w:val="none" w:sz="0" w:space="0" w:color="auto"/>
        <w:left w:val="none" w:sz="0" w:space="0" w:color="auto"/>
        <w:bottom w:val="none" w:sz="0" w:space="0" w:color="auto"/>
        <w:right w:val="none" w:sz="0" w:space="0" w:color="auto"/>
      </w:divBdr>
    </w:div>
    <w:div w:id="543105335">
      <w:bodyDiv w:val="1"/>
      <w:marLeft w:val="0"/>
      <w:marRight w:val="0"/>
      <w:marTop w:val="0"/>
      <w:marBottom w:val="0"/>
      <w:divBdr>
        <w:top w:val="none" w:sz="0" w:space="0" w:color="auto"/>
        <w:left w:val="none" w:sz="0" w:space="0" w:color="auto"/>
        <w:bottom w:val="none" w:sz="0" w:space="0" w:color="auto"/>
        <w:right w:val="none" w:sz="0" w:space="0" w:color="auto"/>
      </w:divBdr>
    </w:div>
    <w:div w:id="543448621">
      <w:bodyDiv w:val="1"/>
      <w:marLeft w:val="0"/>
      <w:marRight w:val="0"/>
      <w:marTop w:val="0"/>
      <w:marBottom w:val="0"/>
      <w:divBdr>
        <w:top w:val="none" w:sz="0" w:space="0" w:color="auto"/>
        <w:left w:val="none" w:sz="0" w:space="0" w:color="auto"/>
        <w:bottom w:val="none" w:sz="0" w:space="0" w:color="auto"/>
        <w:right w:val="none" w:sz="0" w:space="0" w:color="auto"/>
      </w:divBdr>
    </w:div>
    <w:div w:id="543562811">
      <w:bodyDiv w:val="1"/>
      <w:marLeft w:val="0"/>
      <w:marRight w:val="0"/>
      <w:marTop w:val="0"/>
      <w:marBottom w:val="0"/>
      <w:divBdr>
        <w:top w:val="none" w:sz="0" w:space="0" w:color="auto"/>
        <w:left w:val="none" w:sz="0" w:space="0" w:color="auto"/>
        <w:bottom w:val="none" w:sz="0" w:space="0" w:color="auto"/>
        <w:right w:val="none" w:sz="0" w:space="0" w:color="auto"/>
      </w:divBdr>
    </w:div>
    <w:div w:id="543831354">
      <w:bodyDiv w:val="1"/>
      <w:marLeft w:val="0"/>
      <w:marRight w:val="0"/>
      <w:marTop w:val="0"/>
      <w:marBottom w:val="0"/>
      <w:divBdr>
        <w:top w:val="none" w:sz="0" w:space="0" w:color="auto"/>
        <w:left w:val="none" w:sz="0" w:space="0" w:color="auto"/>
        <w:bottom w:val="none" w:sz="0" w:space="0" w:color="auto"/>
        <w:right w:val="none" w:sz="0" w:space="0" w:color="auto"/>
      </w:divBdr>
    </w:div>
    <w:div w:id="544102374">
      <w:bodyDiv w:val="1"/>
      <w:marLeft w:val="0"/>
      <w:marRight w:val="0"/>
      <w:marTop w:val="0"/>
      <w:marBottom w:val="0"/>
      <w:divBdr>
        <w:top w:val="none" w:sz="0" w:space="0" w:color="auto"/>
        <w:left w:val="none" w:sz="0" w:space="0" w:color="auto"/>
        <w:bottom w:val="none" w:sz="0" w:space="0" w:color="auto"/>
        <w:right w:val="none" w:sz="0" w:space="0" w:color="auto"/>
      </w:divBdr>
    </w:div>
    <w:div w:id="544294763">
      <w:bodyDiv w:val="1"/>
      <w:marLeft w:val="0"/>
      <w:marRight w:val="0"/>
      <w:marTop w:val="0"/>
      <w:marBottom w:val="0"/>
      <w:divBdr>
        <w:top w:val="none" w:sz="0" w:space="0" w:color="auto"/>
        <w:left w:val="none" w:sz="0" w:space="0" w:color="auto"/>
        <w:bottom w:val="none" w:sz="0" w:space="0" w:color="auto"/>
        <w:right w:val="none" w:sz="0" w:space="0" w:color="auto"/>
      </w:divBdr>
    </w:div>
    <w:div w:id="544492598">
      <w:bodyDiv w:val="1"/>
      <w:marLeft w:val="0"/>
      <w:marRight w:val="0"/>
      <w:marTop w:val="0"/>
      <w:marBottom w:val="0"/>
      <w:divBdr>
        <w:top w:val="none" w:sz="0" w:space="0" w:color="auto"/>
        <w:left w:val="none" w:sz="0" w:space="0" w:color="auto"/>
        <w:bottom w:val="none" w:sz="0" w:space="0" w:color="auto"/>
        <w:right w:val="none" w:sz="0" w:space="0" w:color="auto"/>
      </w:divBdr>
    </w:div>
    <w:div w:id="544560733">
      <w:bodyDiv w:val="1"/>
      <w:marLeft w:val="0"/>
      <w:marRight w:val="0"/>
      <w:marTop w:val="0"/>
      <w:marBottom w:val="0"/>
      <w:divBdr>
        <w:top w:val="none" w:sz="0" w:space="0" w:color="auto"/>
        <w:left w:val="none" w:sz="0" w:space="0" w:color="auto"/>
        <w:bottom w:val="none" w:sz="0" w:space="0" w:color="auto"/>
        <w:right w:val="none" w:sz="0" w:space="0" w:color="auto"/>
      </w:divBdr>
    </w:div>
    <w:div w:id="544634477">
      <w:bodyDiv w:val="1"/>
      <w:marLeft w:val="0"/>
      <w:marRight w:val="0"/>
      <w:marTop w:val="0"/>
      <w:marBottom w:val="0"/>
      <w:divBdr>
        <w:top w:val="none" w:sz="0" w:space="0" w:color="auto"/>
        <w:left w:val="none" w:sz="0" w:space="0" w:color="auto"/>
        <w:bottom w:val="none" w:sz="0" w:space="0" w:color="auto"/>
        <w:right w:val="none" w:sz="0" w:space="0" w:color="auto"/>
      </w:divBdr>
    </w:div>
    <w:div w:id="544872526">
      <w:bodyDiv w:val="1"/>
      <w:marLeft w:val="0"/>
      <w:marRight w:val="0"/>
      <w:marTop w:val="0"/>
      <w:marBottom w:val="0"/>
      <w:divBdr>
        <w:top w:val="none" w:sz="0" w:space="0" w:color="auto"/>
        <w:left w:val="none" w:sz="0" w:space="0" w:color="auto"/>
        <w:bottom w:val="none" w:sz="0" w:space="0" w:color="auto"/>
        <w:right w:val="none" w:sz="0" w:space="0" w:color="auto"/>
      </w:divBdr>
    </w:div>
    <w:div w:id="544949991">
      <w:bodyDiv w:val="1"/>
      <w:marLeft w:val="0"/>
      <w:marRight w:val="0"/>
      <w:marTop w:val="0"/>
      <w:marBottom w:val="0"/>
      <w:divBdr>
        <w:top w:val="none" w:sz="0" w:space="0" w:color="auto"/>
        <w:left w:val="none" w:sz="0" w:space="0" w:color="auto"/>
        <w:bottom w:val="none" w:sz="0" w:space="0" w:color="auto"/>
        <w:right w:val="none" w:sz="0" w:space="0" w:color="auto"/>
      </w:divBdr>
    </w:div>
    <w:div w:id="545029547">
      <w:bodyDiv w:val="1"/>
      <w:marLeft w:val="0"/>
      <w:marRight w:val="0"/>
      <w:marTop w:val="0"/>
      <w:marBottom w:val="0"/>
      <w:divBdr>
        <w:top w:val="none" w:sz="0" w:space="0" w:color="auto"/>
        <w:left w:val="none" w:sz="0" w:space="0" w:color="auto"/>
        <w:bottom w:val="none" w:sz="0" w:space="0" w:color="auto"/>
        <w:right w:val="none" w:sz="0" w:space="0" w:color="auto"/>
      </w:divBdr>
    </w:div>
    <w:div w:id="545483744">
      <w:bodyDiv w:val="1"/>
      <w:marLeft w:val="0"/>
      <w:marRight w:val="0"/>
      <w:marTop w:val="0"/>
      <w:marBottom w:val="0"/>
      <w:divBdr>
        <w:top w:val="none" w:sz="0" w:space="0" w:color="auto"/>
        <w:left w:val="none" w:sz="0" w:space="0" w:color="auto"/>
        <w:bottom w:val="none" w:sz="0" w:space="0" w:color="auto"/>
        <w:right w:val="none" w:sz="0" w:space="0" w:color="auto"/>
      </w:divBdr>
    </w:div>
    <w:div w:id="545799533">
      <w:bodyDiv w:val="1"/>
      <w:marLeft w:val="0"/>
      <w:marRight w:val="0"/>
      <w:marTop w:val="0"/>
      <w:marBottom w:val="0"/>
      <w:divBdr>
        <w:top w:val="none" w:sz="0" w:space="0" w:color="auto"/>
        <w:left w:val="none" w:sz="0" w:space="0" w:color="auto"/>
        <w:bottom w:val="none" w:sz="0" w:space="0" w:color="auto"/>
        <w:right w:val="none" w:sz="0" w:space="0" w:color="auto"/>
      </w:divBdr>
    </w:div>
    <w:div w:id="545987835">
      <w:bodyDiv w:val="1"/>
      <w:marLeft w:val="0"/>
      <w:marRight w:val="0"/>
      <w:marTop w:val="0"/>
      <w:marBottom w:val="0"/>
      <w:divBdr>
        <w:top w:val="none" w:sz="0" w:space="0" w:color="auto"/>
        <w:left w:val="none" w:sz="0" w:space="0" w:color="auto"/>
        <w:bottom w:val="none" w:sz="0" w:space="0" w:color="auto"/>
        <w:right w:val="none" w:sz="0" w:space="0" w:color="auto"/>
      </w:divBdr>
    </w:div>
    <w:div w:id="546379731">
      <w:bodyDiv w:val="1"/>
      <w:marLeft w:val="0"/>
      <w:marRight w:val="0"/>
      <w:marTop w:val="0"/>
      <w:marBottom w:val="0"/>
      <w:divBdr>
        <w:top w:val="none" w:sz="0" w:space="0" w:color="auto"/>
        <w:left w:val="none" w:sz="0" w:space="0" w:color="auto"/>
        <w:bottom w:val="none" w:sz="0" w:space="0" w:color="auto"/>
        <w:right w:val="none" w:sz="0" w:space="0" w:color="auto"/>
      </w:divBdr>
    </w:div>
    <w:div w:id="546382864">
      <w:bodyDiv w:val="1"/>
      <w:marLeft w:val="0"/>
      <w:marRight w:val="0"/>
      <w:marTop w:val="0"/>
      <w:marBottom w:val="0"/>
      <w:divBdr>
        <w:top w:val="none" w:sz="0" w:space="0" w:color="auto"/>
        <w:left w:val="none" w:sz="0" w:space="0" w:color="auto"/>
        <w:bottom w:val="none" w:sz="0" w:space="0" w:color="auto"/>
        <w:right w:val="none" w:sz="0" w:space="0" w:color="auto"/>
      </w:divBdr>
    </w:div>
    <w:div w:id="546525693">
      <w:bodyDiv w:val="1"/>
      <w:marLeft w:val="0"/>
      <w:marRight w:val="0"/>
      <w:marTop w:val="0"/>
      <w:marBottom w:val="0"/>
      <w:divBdr>
        <w:top w:val="none" w:sz="0" w:space="0" w:color="auto"/>
        <w:left w:val="none" w:sz="0" w:space="0" w:color="auto"/>
        <w:bottom w:val="none" w:sz="0" w:space="0" w:color="auto"/>
        <w:right w:val="none" w:sz="0" w:space="0" w:color="auto"/>
      </w:divBdr>
    </w:div>
    <w:div w:id="546573949">
      <w:bodyDiv w:val="1"/>
      <w:marLeft w:val="0"/>
      <w:marRight w:val="0"/>
      <w:marTop w:val="0"/>
      <w:marBottom w:val="0"/>
      <w:divBdr>
        <w:top w:val="none" w:sz="0" w:space="0" w:color="auto"/>
        <w:left w:val="none" w:sz="0" w:space="0" w:color="auto"/>
        <w:bottom w:val="none" w:sz="0" w:space="0" w:color="auto"/>
        <w:right w:val="none" w:sz="0" w:space="0" w:color="auto"/>
      </w:divBdr>
    </w:div>
    <w:div w:id="546990372">
      <w:bodyDiv w:val="1"/>
      <w:marLeft w:val="0"/>
      <w:marRight w:val="0"/>
      <w:marTop w:val="0"/>
      <w:marBottom w:val="0"/>
      <w:divBdr>
        <w:top w:val="none" w:sz="0" w:space="0" w:color="auto"/>
        <w:left w:val="none" w:sz="0" w:space="0" w:color="auto"/>
        <w:bottom w:val="none" w:sz="0" w:space="0" w:color="auto"/>
        <w:right w:val="none" w:sz="0" w:space="0" w:color="auto"/>
      </w:divBdr>
    </w:div>
    <w:div w:id="547112222">
      <w:bodyDiv w:val="1"/>
      <w:marLeft w:val="0"/>
      <w:marRight w:val="0"/>
      <w:marTop w:val="0"/>
      <w:marBottom w:val="0"/>
      <w:divBdr>
        <w:top w:val="none" w:sz="0" w:space="0" w:color="auto"/>
        <w:left w:val="none" w:sz="0" w:space="0" w:color="auto"/>
        <w:bottom w:val="none" w:sz="0" w:space="0" w:color="auto"/>
        <w:right w:val="none" w:sz="0" w:space="0" w:color="auto"/>
      </w:divBdr>
    </w:div>
    <w:div w:id="547229998">
      <w:bodyDiv w:val="1"/>
      <w:marLeft w:val="0"/>
      <w:marRight w:val="0"/>
      <w:marTop w:val="0"/>
      <w:marBottom w:val="0"/>
      <w:divBdr>
        <w:top w:val="none" w:sz="0" w:space="0" w:color="auto"/>
        <w:left w:val="none" w:sz="0" w:space="0" w:color="auto"/>
        <w:bottom w:val="none" w:sz="0" w:space="0" w:color="auto"/>
        <w:right w:val="none" w:sz="0" w:space="0" w:color="auto"/>
      </w:divBdr>
    </w:div>
    <w:div w:id="547376939">
      <w:bodyDiv w:val="1"/>
      <w:marLeft w:val="0"/>
      <w:marRight w:val="0"/>
      <w:marTop w:val="0"/>
      <w:marBottom w:val="0"/>
      <w:divBdr>
        <w:top w:val="none" w:sz="0" w:space="0" w:color="auto"/>
        <w:left w:val="none" w:sz="0" w:space="0" w:color="auto"/>
        <w:bottom w:val="none" w:sz="0" w:space="0" w:color="auto"/>
        <w:right w:val="none" w:sz="0" w:space="0" w:color="auto"/>
      </w:divBdr>
    </w:div>
    <w:div w:id="547566342">
      <w:bodyDiv w:val="1"/>
      <w:marLeft w:val="0"/>
      <w:marRight w:val="0"/>
      <w:marTop w:val="0"/>
      <w:marBottom w:val="0"/>
      <w:divBdr>
        <w:top w:val="none" w:sz="0" w:space="0" w:color="auto"/>
        <w:left w:val="none" w:sz="0" w:space="0" w:color="auto"/>
        <w:bottom w:val="none" w:sz="0" w:space="0" w:color="auto"/>
        <w:right w:val="none" w:sz="0" w:space="0" w:color="auto"/>
      </w:divBdr>
    </w:div>
    <w:div w:id="547687044">
      <w:bodyDiv w:val="1"/>
      <w:marLeft w:val="0"/>
      <w:marRight w:val="0"/>
      <w:marTop w:val="0"/>
      <w:marBottom w:val="0"/>
      <w:divBdr>
        <w:top w:val="none" w:sz="0" w:space="0" w:color="auto"/>
        <w:left w:val="none" w:sz="0" w:space="0" w:color="auto"/>
        <w:bottom w:val="none" w:sz="0" w:space="0" w:color="auto"/>
        <w:right w:val="none" w:sz="0" w:space="0" w:color="auto"/>
      </w:divBdr>
    </w:div>
    <w:div w:id="548034278">
      <w:bodyDiv w:val="1"/>
      <w:marLeft w:val="0"/>
      <w:marRight w:val="0"/>
      <w:marTop w:val="0"/>
      <w:marBottom w:val="0"/>
      <w:divBdr>
        <w:top w:val="none" w:sz="0" w:space="0" w:color="auto"/>
        <w:left w:val="none" w:sz="0" w:space="0" w:color="auto"/>
        <w:bottom w:val="none" w:sz="0" w:space="0" w:color="auto"/>
        <w:right w:val="none" w:sz="0" w:space="0" w:color="auto"/>
      </w:divBdr>
    </w:div>
    <w:div w:id="548036161">
      <w:bodyDiv w:val="1"/>
      <w:marLeft w:val="0"/>
      <w:marRight w:val="0"/>
      <w:marTop w:val="0"/>
      <w:marBottom w:val="0"/>
      <w:divBdr>
        <w:top w:val="none" w:sz="0" w:space="0" w:color="auto"/>
        <w:left w:val="none" w:sz="0" w:space="0" w:color="auto"/>
        <w:bottom w:val="none" w:sz="0" w:space="0" w:color="auto"/>
        <w:right w:val="none" w:sz="0" w:space="0" w:color="auto"/>
      </w:divBdr>
    </w:div>
    <w:div w:id="548108963">
      <w:bodyDiv w:val="1"/>
      <w:marLeft w:val="0"/>
      <w:marRight w:val="0"/>
      <w:marTop w:val="0"/>
      <w:marBottom w:val="0"/>
      <w:divBdr>
        <w:top w:val="none" w:sz="0" w:space="0" w:color="auto"/>
        <w:left w:val="none" w:sz="0" w:space="0" w:color="auto"/>
        <w:bottom w:val="none" w:sz="0" w:space="0" w:color="auto"/>
        <w:right w:val="none" w:sz="0" w:space="0" w:color="auto"/>
      </w:divBdr>
    </w:div>
    <w:div w:id="548230941">
      <w:bodyDiv w:val="1"/>
      <w:marLeft w:val="0"/>
      <w:marRight w:val="0"/>
      <w:marTop w:val="0"/>
      <w:marBottom w:val="0"/>
      <w:divBdr>
        <w:top w:val="none" w:sz="0" w:space="0" w:color="auto"/>
        <w:left w:val="none" w:sz="0" w:space="0" w:color="auto"/>
        <w:bottom w:val="none" w:sz="0" w:space="0" w:color="auto"/>
        <w:right w:val="none" w:sz="0" w:space="0" w:color="auto"/>
      </w:divBdr>
    </w:div>
    <w:div w:id="548340791">
      <w:bodyDiv w:val="1"/>
      <w:marLeft w:val="0"/>
      <w:marRight w:val="0"/>
      <w:marTop w:val="0"/>
      <w:marBottom w:val="0"/>
      <w:divBdr>
        <w:top w:val="none" w:sz="0" w:space="0" w:color="auto"/>
        <w:left w:val="none" w:sz="0" w:space="0" w:color="auto"/>
        <w:bottom w:val="none" w:sz="0" w:space="0" w:color="auto"/>
        <w:right w:val="none" w:sz="0" w:space="0" w:color="auto"/>
      </w:divBdr>
    </w:div>
    <w:div w:id="548346239">
      <w:bodyDiv w:val="1"/>
      <w:marLeft w:val="0"/>
      <w:marRight w:val="0"/>
      <w:marTop w:val="0"/>
      <w:marBottom w:val="0"/>
      <w:divBdr>
        <w:top w:val="none" w:sz="0" w:space="0" w:color="auto"/>
        <w:left w:val="none" w:sz="0" w:space="0" w:color="auto"/>
        <w:bottom w:val="none" w:sz="0" w:space="0" w:color="auto"/>
        <w:right w:val="none" w:sz="0" w:space="0" w:color="auto"/>
      </w:divBdr>
    </w:div>
    <w:div w:id="548539647">
      <w:bodyDiv w:val="1"/>
      <w:marLeft w:val="0"/>
      <w:marRight w:val="0"/>
      <w:marTop w:val="0"/>
      <w:marBottom w:val="0"/>
      <w:divBdr>
        <w:top w:val="none" w:sz="0" w:space="0" w:color="auto"/>
        <w:left w:val="none" w:sz="0" w:space="0" w:color="auto"/>
        <w:bottom w:val="none" w:sz="0" w:space="0" w:color="auto"/>
        <w:right w:val="none" w:sz="0" w:space="0" w:color="auto"/>
      </w:divBdr>
    </w:div>
    <w:div w:id="548609852">
      <w:bodyDiv w:val="1"/>
      <w:marLeft w:val="0"/>
      <w:marRight w:val="0"/>
      <w:marTop w:val="0"/>
      <w:marBottom w:val="0"/>
      <w:divBdr>
        <w:top w:val="none" w:sz="0" w:space="0" w:color="auto"/>
        <w:left w:val="none" w:sz="0" w:space="0" w:color="auto"/>
        <w:bottom w:val="none" w:sz="0" w:space="0" w:color="auto"/>
        <w:right w:val="none" w:sz="0" w:space="0" w:color="auto"/>
      </w:divBdr>
    </w:div>
    <w:div w:id="548879251">
      <w:bodyDiv w:val="1"/>
      <w:marLeft w:val="0"/>
      <w:marRight w:val="0"/>
      <w:marTop w:val="0"/>
      <w:marBottom w:val="0"/>
      <w:divBdr>
        <w:top w:val="none" w:sz="0" w:space="0" w:color="auto"/>
        <w:left w:val="none" w:sz="0" w:space="0" w:color="auto"/>
        <w:bottom w:val="none" w:sz="0" w:space="0" w:color="auto"/>
        <w:right w:val="none" w:sz="0" w:space="0" w:color="auto"/>
      </w:divBdr>
    </w:div>
    <w:div w:id="548953938">
      <w:bodyDiv w:val="1"/>
      <w:marLeft w:val="0"/>
      <w:marRight w:val="0"/>
      <w:marTop w:val="0"/>
      <w:marBottom w:val="0"/>
      <w:divBdr>
        <w:top w:val="none" w:sz="0" w:space="0" w:color="auto"/>
        <w:left w:val="none" w:sz="0" w:space="0" w:color="auto"/>
        <w:bottom w:val="none" w:sz="0" w:space="0" w:color="auto"/>
        <w:right w:val="none" w:sz="0" w:space="0" w:color="auto"/>
      </w:divBdr>
    </w:div>
    <w:div w:id="549267456">
      <w:bodyDiv w:val="1"/>
      <w:marLeft w:val="0"/>
      <w:marRight w:val="0"/>
      <w:marTop w:val="0"/>
      <w:marBottom w:val="0"/>
      <w:divBdr>
        <w:top w:val="none" w:sz="0" w:space="0" w:color="auto"/>
        <w:left w:val="none" w:sz="0" w:space="0" w:color="auto"/>
        <w:bottom w:val="none" w:sz="0" w:space="0" w:color="auto"/>
        <w:right w:val="none" w:sz="0" w:space="0" w:color="auto"/>
      </w:divBdr>
    </w:div>
    <w:div w:id="549416812">
      <w:bodyDiv w:val="1"/>
      <w:marLeft w:val="0"/>
      <w:marRight w:val="0"/>
      <w:marTop w:val="0"/>
      <w:marBottom w:val="0"/>
      <w:divBdr>
        <w:top w:val="none" w:sz="0" w:space="0" w:color="auto"/>
        <w:left w:val="none" w:sz="0" w:space="0" w:color="auto"/>
        <w:bottom w:val="none" w:sz="0" w:space="0" w:color="auto"/>
        <w:right w:val="none" w:sz="0" w:space="0" w:color="auto"/>
      </w:divBdr>
    </w:div>
    <w:div w:id="549540697">
      <w:bodyDiv w:val="1"/>
      <w:marLeft w:val="0"/>
      <w:marRight w:val="0"/>
      <w:marTop w:val="0"/>
      <w:marBottom w:val="0"/>
      <w:divBdr>
        <w:top w:val="none" w:sz="0" w:space="0" w:color="auto"/>
        <w:left w:val="none" w:sz="0" w:space="0" w:color="auto"/>
        <w:bottom w:val="none" w:sz="0" w:space="0" w:color="auto"/>
        <w:right w:val="none" w:sz="0" w:space="0" w:color="auto"/>
      </w:divBdr>
    </w:div>
    <w:div w:id="549654793">
      <w:bodyDiv w:val="1"/>
      <w:marLeft w:val="0"/>
      <w:marRight w:val="0"/>
      <w:marTop w:val="0"/>
      <w:marBottom w:val="0"/>
      <w:divBdr>
        <w:top w:val="none" w:sz="0" w:space="0" w:color="auto"/>
        <w:left w:val="none" w:sz="0" w:space="0" w:color="auto"/>
        <w:bottom w:val="none" w:sz="0" w:space="0" w:color="auto"/>
        <w:right w:val="none" w:sz="0" w:space="0" w:color="auto"/>
      </w:divBdr>
    </w:div>
    <w:div w:id="549728889">
      <w:bodyDiv w:val="1"/>
      <w:marLeft w:val="0"/>
      <w:marRight w:val="0"/>
      <w:marTop w:val="0"/>
      <w:marBottom w:val="0"/>
      <w:divBdr>
        <w:top w:val="none" w:sz="0" w:space="0" w:color="auto"/>
        <w:left w:val="none" w:sz="0" w:space="0" w:color="auto"/>
        <w:bottom w:val="none" w:sz="0" w:space="0" w:color="auto"/>
        <w:right w:val="none" w:sz="0" w:space="0" w:color="auto"/>
      </w:divBdr>
    </w:div>
    <w:div w:id="549803427">
      <w:bodyDiv w:val="1"/>
      <w:marLeft w:val="0"/>
      <w:marRight w:val="0"/>
      <w:marTop w:val="0"/>
      <w:marBottom w:val="0"/>
      <w:divBdr>
        <w:top w:val="none" w:sz="0" w:space="0" w:color="auto"/>
        <w:left w:val="none" w:sz="0" w:space="0" w:color="auto"/>
        <w:bottom w:val="none" w:sz="0" w:space="0" w:color="auto"/>
        <w:right w:val="none" w:sz="0" w:space="0" w:color="auto"/>
      </w:divBdr>
    </w:div>
    <w:div w:id="549918795">
      <w:bodyDiv w:val="1"/>
      <w:marLeft w:val="0"/>
      <w:marRight w:val="0"/>
      <w:marTop w:val="0"/>
      <w:marBottom w:val="0"/>
      <w:divBdr>
        <w:top w:val="none" w:sz="0" w:space="0" w:color="auto"/>
        <w:left w:val="none" w:sz="0" w:space="0" w:color="auto"/>
        <w:bottom w:val="none" w:sz="0" w:space="0" w:color="auto"/>
        <w:right w:val="none" w:sz="0" w:space="0" w:color="auto"/>
      </w:divBdr>
    </w:div>
    <w:div w:id="550309337">
      <w:bodyDiv w:val="1"/>
      <w:marLeft w:val="0"/>
      <w:marRight w:val="0"/>
      <w:marTop w:val="0"/>
      <w:marBottom w:val="0"/>
      <w:divBdr>
        <w:top w:val="none" w:sz="0" w:space="0" w:color="auto"/>
        <w:left w:val="none" w:sz="0" w:space="0" w:color="auto"/>
        <w:bottom w:val="none" w:sz="0" w:space="0" w:color="auto"/>
        <w:right w:val="none" w:sz="0" w:space="0" w:color="auto"/>
      </w:divBdr>
    </w:div>
    <w:div w:id="550311104">
      <w:bodyDiv w:val="1"/>
      <w:marLeft w:val="0"/>
      <w:marRight w:val="0"/>
      <w:marTop w:val="0"/>
      <w:marBottom w:val="0"/>
      <w:divBdr>
        <w:top w:val="none" w:sz="0" w:space="0" w:color="auto"/>
        <w:left w:val="none" w:sz="0" w:space="0" w:color="auto"/>
        <w:bottom w:val="none" w:sz="0" w:space="0" w:color="auto"/>
        <w:right w:val="none" w:sz="0" w:space="0" w:color="auto"/>
      </w:divBdr>
    </w:div>
    <w:div w:id="550651303">
      <w:bodyDiv w:val="1"/>
      <w:marLeft w:val="0"/>
      <w:marRight w:val="0"/>
      <w:marTop w:val="0"/>
      <w:marBottom w:val="0"/>
      <w:divBdr>
        <w:top w:val="none" w:sz="0" w:space="0" w:color="auto"/>
        <w:left w:val="none" w:sz="0" w:space="0" w:color="auto"/>
        <w:bottom w:val="none" w:sz="0" w:space="0" w:color="auto"/>
        <w:right w:val="none" w:sz="0" w:space="0" w:color="auto"/>
      </w:divBdr>
    </w:div>
    <w:div w:id="550918539">
      <w:bodyDiv w:val="1"/>
      <w:marLeft w:val="0"/>
      <w:marRight w:val="0"/>
      <w:marTop w:val="0"/>
      <w:marBottom w:val="0"/>
      <w:divBdr>
        <w:top w:val="none" w:sz="0" w:space="0" w:color="auto"/>
        <w:left w:val="none" w:sz="0" w:space="0" w:color="auto"/>
        <w:bottom w:val="none" w:sz="0" w:space="0" w:color="auto"/>
        <w:right w:val="none" w:sz="0" w:space="0" w:color="auto"/>
      </w:divBdr>
    </w:div>
    <w:div w:id="551428433">
      <w:bodyDiv w:val="1"/>
      <w:marLeft w:val="0"/>
      <w:marRight w:val="0"/>
      <w:marTop w:val="0"/>
      <w:marBottom w:val="0"/>
      <w:divBdr>
        <w:top w:val="none" w:sz="0" w:space="0" w:color="auto"/>
        <w:left w:val="none" w:sz="0" w:space="0" w:color="auto"/>
        <w:bottom w:val="none" w:sz="0" w:space="0" w:color="auto"/>
        <w:right w:val="none" w:sz="0" w:space="0" w:color="auto"/>
      </w:divBdr>
    </w:div>
    <w:div w:id="551582641">
      <w:bodyDiv w:val="1"/>
      <w:marLeft w:val="0"/>
      <w:marRight w:val="0"/>
      <w:marTop w:val="0"/>
      <w:marBottom w:val="0"/>
      <w:divBdr>
        <w:top w:val="none" w:sz="0" w:space="0" w:color="auto"/>
        <w:left w:val="none" w:sz="0" w:space="0" w:color="auto"/>
        <w:bottom w:val="none" w:sz="0" w:space="0" w:color="auto"/>
        <w:right w:val="none" w:sz="0" w:space="0" w:color="auto"/>
      </w:divBdr>
    </w:div>
    <w:div w:id="551695952">
      <w:bodyDiv w:val="1"/>
      <w:marLeft w:val="0"/>
      <w:marRight w:val="0"/>
      <w:marTop w:val="0"/>
      <w:marBottom w:val="0"/>
      <w:divBdr>
        <w:top w:val="none" w:sz="0" w:space="0" w:color="auto"/>
        <w:left w:val="none" w:sz="0" w:space="0" w:color="auto"/>
        <w:bottom w:val="none" w:sz="0" w:space="0" w:color="auto"/>
        <w:right w:val="none" w:sz="0" w:space="0" w:color="auto"/>
      </w:divBdr>
    </w:div>
    <w:div w:id="552011991">
      <w:bodyDiv w:val="1"/>
      <w:marLeft w:val="0"/>
      <w:marRight w:val="0"/>
      <w:marTop w:val="0"/>
      <w:marBottom w:val="0"/>
      <w:divBdr>
        <w:top w:val="none" w:sz="0" w:space="0" w:color="auto"/>
        <w:left w:val="none" w:sz="0" w:space="0" w:color="auto"/>
        <w:bottom w:val="none" w:sz="0" w:space="0" w:color="auto"/>
        <w:right w:val="none" w:sz="0" w:space="0" w:color="auto"/>
      </w:divBdr>
    </w:div>
    <w:div w:id="552083068">
      <w:bodyDiv w:val="1"/>
      <w:marLeft w:val="0"/>
      <w:marRight w:val="0"/>
      <w:marTop w:val="0"/>
      <w:marBottom w:val="0"/>
      <w:divBdr>
        <w:top w:val="none" w:sz="0" w:space="0" w:color="auto"/>
        <w:left w:val="none" w:sz="0" w:space="0" w:color="auto"/>
        <w:bottom w:val="none" w:sz="0" w:space="0" w:color="auto"/>
        <w:right w:val="none" w:sz="0" w:space="0" w:color="auto"/>
      </w:divBdr>
    </w:div>
    <w:div w:id="552160369">
      <w:bodyDiv w:val="1"/>
      <w:marLeft w:val="0"/>
      <w:marRight w:val="0"/>
      <w:marTop w:val="0"/>
      <w:marBottom w:val="0"/>
      <w:divBdr>
        <w:top w:val="none" w:sz="0" w:space="0" w:color="auto"/>
        <w:left w:val="none" w:sz="0" w:space="0" w:color="auto"/>
        <w:bottom w:val="none" w:sz="0" w:space="0" w:color="auto"/>
        <w:right w:val="none" w:sz="0" w:space="0" w:color="auto"/>
      </w:divBdr>
    </w:div>
    <w:div w:id="552427653">
      <w:bodyDiv w:val="1"/>
      <w:marLeft w:val="0"/>
      <w:marRight w:val="0"/>
      <w:marTop w:val="0"/>
      <w:marBottom w:val="0"/>
      <w:divBdr>
        <w:top w:val="none" w:sz="0" w:space="0" w:color="auto"/>
        <w:left w:val="none" w:sz="0" w:space="0" w:color="auto"/>
        <w:bottom w:val="none" w:sz="0" w:space="0" w:color="auto"/>
        <w:right w:val="none" w:sz="0" w:space="0" w:color="auto"/>
      </w:divBdr>
    </w:div>
    <w:div w:id="552739431">
      <w:bodyDiv w:val="1"/>
      <w:marLeft w:val="0"/>
      <w:marRight w:val="0"/>
      <w:marTop w:val="0"/>
      <w:marBottom w:val="0"/>
      <w:divBdr>
        <w:top w:val="none" w:sz="0" w:space="0" w:color="auto"/>
        <w:left w:val="none" w:sz="0" w:space="0" w:color="auto"/>
        <w:bottom w:val="none" w:sz="0" w:space="0" w:color="auto"/>
        <w:right w:val="none" w:sz="0" w:space="0" w:color="auto"/>
      </w:divBdr>
    </w:div>
    <w:div w:id="552809094">
      <w:bodyDiv w:val="1"/>
      <w:marLeft w:val="0"/>
      <w:marRight w:val="0"/>
      <w:marTop w:val="0"/>
      <w:marBottom w:val="0"/>
      <w:divBdr>
        <w:top w:val="none" w:sz="0" w:space="0" w:color="auto"/>
        <w:left w:val="none" w:sz="0" w:space="0" w:color="auto"/>
        <w:bottom w:val="none" w:sz="0" w:space="0" w:color="auto"/>
        <w:right w:val="none" w:sz="0" w:space="0" w:color="auto"/>
      </w:divBdr>
    </w:div>
    <w:div w:id="553464932">
      <w:bodyDiv w:val="1"/>
      <w:marLeft w:val="0"/>
      <w:marRight w:val="0"/>
      <w:marTop w:val="0"/>
      <w:marBottom w:val="0"/>
      <w:divBdr>
        <w:top w:val="none" w:sz="0" w:space="0" w:color="auto"/>
        <w:left w:val="none" w:sz="0" w:space="0" w:color="auto"/>
        <w:bottom w:val="none" w:sz="0" w:space="0" w:color="auto"/>
        <w:right w:val="none" w:sz="0" w:space="0" w:color="auto"/>
      </w:divBdr>
    </w:div>
    <w:div w:id="553740485">
      <w:bodyDiv w:val="1"/>
      <w:marLeft w:val="0"/>
      <w:marRight w:val="0"/>
      <w:marTop w:val="0"/>
      <w:marBottom w:val="0"/>
      <w:divBdr>
        <w:top w:val="none" w:sz="0" w:space="0" w:color="auto"/>
        <w:left w:val="none" w:sz="0" w:space="0" w:color="auto"/>
        <w:bottom w:val="none" w:sz="0" w:space="0" w:color="auto"/>
        <w:right w:val="none" w:sz="0" w:space="0" w:color="auto"/>
      </w:divBdr>
    </w:div>
    <w:div w:id="553781618">
      <w:bodyDiv w:val="1"/>
      <w:marLeft w:val="0"/>
      <w:marRight w:val="0"/>
      <w:marTop w:val="0"/>
      <w:marBottom w:val="0"/>
      <w:divBdr>
        <w:top w:val="none" w:sz="0" w:space="0" w:color="auto"/>
        <w:left w:val="none" w:sz="0" w:space="0" w:color="auto"/>
        <w:bottom w:val="none" w:sz="0" w:space="0" w:color="auto"/>
        <w:right w:val="none" w:sz="0" w:space="0" w:color="auto"/>
      </w:divBdr>
    </w:div>
    <w:div w:id="553856814">
      <w:bodyDiv w:val="1"/>
      <w:marLeft w:val="0"/>
      <w:marRight w:val="0"/>
      <w:marTop w:val="0"/>
      <w:marBottom w:val="0"/>
      <w:divBdr>
        <w:top w:val="none" w:sz="0" w:space="0" w:color="auto"/>
        <w:left w:val="none" w:sz="0" w:space="0" w:color="auto"/>
        <w:bottom w:val="none" w:sz="0" w:space="0" w:color="auto"/>
        <w:right w:val="none" w:sz="0" w:space="0" w:color="auto"/>
      </w:divBdr>
    </w:div>
    <w:div w:id="554008177">
      <w:bodyDiv w:val="1"/>
      <w:marLeft w:val="0"/>
      <w:marRight w:val="0"/>
      <w:marTop w:val="0"/>
      <w:marBottom w:val="0"/>
      <w:divBdr>
        <w:top w:val="none" w:sz="0" w:space="0" w:color="auto"/>
        <w:left w:val="none" w:sz="0" w:space="0" w:color="auto"/>
        <w:bottom w:val="none" w:sz="0" w:space="0" w:color="auto"/>
        <w:right w:val="none" w:sz="0" w:space="0" w:color="auto"/>
      </w:divBdr>
    </w:div>
    <w:div w:id="554201589">
      <w:bodyDiv w:val="1"/>
      <w:marLeft w:val="0"/>
      <w:marRight w:val="0"/>
      <w:marTop w:val="0"/>
      <w:marBottom w:val="0"/>
      <w:divBdr>
        <w:top w:val="none" w:sz="0" w:space="0" w:color="auto"/>
        <w:left w:val="none" w:sz="0" w:space="0" w:color="auto"/>
        <w:bottom w:val="none" w:sz="0" w:space="0" w:color="auto"/>
        <w:right w:val="none" w:sz="0" w:space="0" w:color="auto"/>
      </w:divBdr>
    </w:div>
    <w:div w:id="554321438">
      <w:bodyDiv w:val="1"/>
      <w:marLeft w:val="0"/>
      <w:marRight w:val="0"/>
      <w:marTop w:val="0"/>
      <w:marBottom w:val="0"/>
      <w:divBdr>
        <w:top w:val="none" w:sz="0" w:space="0" w:color="auto"/>
        <w:left w:val="none" w:sz="0" w:space="0" w:color="auto"/>
        <w:bottom w:val="none" w:sz="0" w:space="0" w:color="auto"/>
        <w:right w:val="none" w:sz="0" w:space="0" w:color="auto"/>
      </w:divBdr>
    </w:div>
    <w:div w:id="554436686">
      <w:bodyDiv w:val="1"/>
      <w:marLeft w:val="0"/>
      <w:marRight w:val="0"/>
      <w:marTop w:val="0"/>
      <w:marBottom w:val="0"/>
      <w:divBdr>
        <w:top w:val="none" w:sz="0" w:space="0" w:color="auto"/>
        <w:left w:val="none" w:sz="0" w:space="0" w:color="auto"/>
        <w:bottom w:val="none" w:sz="0" w:space="0" w:color="auto"/>
        <w:right w:val="none" w:sz="0" w:space="0" w:color="auto"/>
      </w:divBdr>
    </w:div>
    <w:div w:id="554703883">
      <w:bodyDiv w:val="1"/>
      <w:marLeft w:val="0"/>
      <w:marRight w:val="0"/>
      <w:marTop w:val="0"/>
      <w:marBottom w:val="0"/>
      <w:divBdr>
        <w:top w:val="none" w:sz="0" w:space="0" w:color="auto"/>
        <w:left w:val="none" w:sz="0" w:space="0" w:color="auto"/>
        <w:bottom w:val="none" w:sz="0" w:space="0" w:color="auto"/>
        <w:right w:val="none" w:sz="0" w:space="0" w:color="auto"/>
      </w:divBdr>
    </w:div>
    <w:div w:id="554899640">
      <w:bodyDiv w:val="1"/>
      <w:marLeft w:val="0"/>
      <w:marRight w:val="0"/>
      <w:marTop w:val="0"/>
      <w:marBottom w:val="0"/>
      <w:divBdr>
        <w:top w:val="none" w:sz="0" w:space="0" w:color="auto"/>
        <w:left w:val="none" w:sz="0" w:space="0" w:color="auto"/>
        <w:bottom w:val="none" w:sz="0" w:space="0" w:color="auto"/>
        <w:right w:val="none" w:sz="0" w:space="0" w:color="auto"/>
      </w:divBdr>
    </w:div>
    <w:div w:id="555047216">
      <w:bodyDiv w:val="1"/>
      <w:marLeft w:val="0"/>
      <w:marRight w:val="0"/>
      <w:marTop w:val="0"/>
      <w:marBottom w:val="0"/>
      <w:divBdr>
        <w:top w:val="none" w:sz="0" w:space="0" w:color="auto"/>
        <w:left w:val="none" w:sz="0" w:space="0" w:color="auto"/>
        <w:bottom w:val="none" w:sz="0" w:space="0" w:color="auto"/>
        <w:right w:val="none" w:sz="0" w:space="0" w:color="auto"/>
      </w:divBdr>
    </w:div>
    <w:div w:id="555160926">
      <w:bodyDiv w:val="1"/>
      <w:marLeft w:val="0"/>
      <w:marRight w:val="0"/>
      <w:marTop w:val="0"/>
      <w:marBottom w:val="0"/>
      <w:divBdr>
        <w:top w:val="none" w:sz="0" w:space="0" w:color="auto"/>
        <w:left w:val="none" w:sz="0" w:space="0" w:color="auto"/>
        <w:bottom w:val="none" w:sz="0" w:space="0" w:color="auto"/>
        <w:right w:val="none" w:sz="0" w:space="0" w:color="auto"/>
      </w:divBdr>
    </w:div>
    <w:div w:id="555162174">
      <w:bodyDiv w:val="1"/>
      <w:marLeft w:val="0"/>
      <w:marRight w:val="0"/>
      <w:marTop w:val="0"/>
      <w:marBottom w:val="0"/>
      <w:divBdr>
        <w:top w:val="none" w:sz="0" w:space="0" w:color="auto"/>
        <w:left w:val="none" w:sz="0" w:space="0" w:color="auto"/>
        <w:bottom w:val="none" w:sz="0" w:space="0" w:color="auto"/>
        <w:right w:val="none" w:sz="0" w:space="0" w:color="auto"/>
      </w:divBdr>
    </w:div>
    <w:div w:id="555165700">
      <w:bodyDiv w:val="1"/>
      <w:marLeft w:val="0"/>
      <w:marRight w:val="0"/>
      <w:marTop w:val="0"/>
      <w:marBottom w:val="0"/>
      <w:divBdr>
        <w:top w:val="none" w:sz="0" w:space="0" w:color="auto"/>
        <w:left w:val="none" w:sz="0" w:space="0" w:color="auto"/>
        <w:bottom w:val="none" w:sz="0" w:space="0" w:color="auto"/>
        <w:right w:val="none" w:sz="0" w:space="0" w:color="auto"/>
      </w:divBdr>
    </w:div>
    <w:div w:id="555357655">
      <w:bodyDiv w:val="1"/>
      <w:marLeft w:val="0"/>
      <w:marRight w:val="0"/>
      <w:marTop w:val="0"/>
      <w:marBottom w:val="0"/>
      <w:divBdr>
        <w:top w:val="none" w:sz="0" w:space="0" w:color="auto"/>
        <w:left w:val="none" w:sz="0" w:space="0" w:color="auto"/>
        <w:bottom w:val="none" w:sz="0" w:space="0" w:color="auto"/>
        <w:right w:val="none" w:sz="0" w:space="0" w:color="auto"/>
      </w:divBdr>
    </w:div>
    <w:div w:id="555362147">
      <w:bodyDiv w:val="1"/>
      <w:marLeft w:val="0"/>
      <w:marRight w:val="0"/>
      <w:marTop w:val="0"/>
      <w:marBottom w:val="0"/>
      <w:divBdr>
        <w:top w:val="none" w:sz="0" w:space="0" w:color="auto"/>
        <w:left w:val="none" w:sz="0" w:space="0" w:color="auto"/>
        <w:bottom w:val="none" w:sz="0" w:space="0" w:color="auto"/>
        <w:right w:val="none" w:sz="0" w:space="0" w:color="auto"/>
      </w:divBdr>
    </w:div>
    <w:div w:id="555556016">
      <w:bodyDiv w:val="1"/>
      <w:marLeft w:val="0"/>
      <w:marRight w:val="0"/>
      <w:marTop w:val="0"/>
      <w:marBottom w:val="0"/>
      <w:divBdr>
        <w:top w:val="none" w:sz="0" w:space="0" w:color="auto"/>
        <w:left w:val="none" w:sz="0" w:space="0" w:color="auto"/>
        <w:bottom w:val="none" w:sz="0" w:space="0" w:color="auto"/>
        <w:right w:val="none" w:sz="0" w:space="0" w:color="auto"/>
      </w:divBdr>
    </w:div>
    <w:div w:id="555748953">
      <w:bodyDiv w:val="1"/>
      <w:marLeft w:val="0"/>
      <w:marRight w:val="0"/>
      <w:marTop w:val="0"/>
      <w:marBottom w:val="0"/>
      <w:divBdr>
        <w:top w:val="none" w:sz="0" w:space="0" w:color="auto"/>
        <w:left w:val="none" w:sz="0" w:space="0" w:color="auto"/>
        <w:bottom w:val="none" w:sz="0" w:space="0" w:color="auto"/>
        <w:right w:val="none" w:sz="0" w:space="0" w:color="auto"/>
      </w:divBdr>
    </w:div>
    <w:div w:id="555825598">
      <w:bodyDiv w:val="1"/>
      <w:marLeft w:val="0"/>
      <w:marRight w:val="0"/>
      <w:marTop w:val="0"/>
      <w:marBottom w:val="0"/>
      <w:divBdr>
        <w:top w:val="none" w:sz="0" w:space="0" w:color="auto"/>
        <w:left w:val="none" w:sz="0" w:space="0" w:color="auto"/>
        <w:bottom w:val="none" w:sz="0" w:space="0" w:color="auto"/>
        <w:right w:val="none" w:sz="0" w:space="0" w:color="auto"/>
      </w:divBdr>
    </w:div>
    <w:div w:id="556090667">
      <w:bodyDiv w:val="1"/>
      <w:marLeft w:val="0"/>
      <w:marRight w:val="0"/>
      <w:marTop w:val="0"/>
      <w:marBottom w:val="0"/>
      <w:divBdr>
        <w:top w:val="none" w:sz="0" w:space="0" w:color="auto"/>
        <w:left w:val="none" w:sz="0" w:space="0" w:color="auto"/>
        <w:bottom w:val="none" w:sz="0" w:space="0" w:color="auto"/>
        <w:right w:val="none" w:sz="0" w:space="0" w:color="auto"/>
      </w:divBdr>
    </w:div>
    <w:div w:id="556279592">
      <w:bodyDiv w:val="1"/>
      <w:marLeft w:val="0"/>
      <w:marRight w:val="0"/>
      <w:marTop w:val="0"/>
      <w:marBottom w:val="0"/>
      <w:divBdr>
        <w:top w:val="none" w:sz="0" w:space="0" w:color="auto"/>
        <w:left w:val="none" w:sz="0" w:space="0" w:color="auto"/>
        <w:bottom w:val="none" w:sz="0" w:space="0" w:color="auto"/>
        <w:right w:val="none" w:sz="0" w:space="0" w:color="auto"/>
      </w:divBdr>
    </w:div>
    <w:div w:id="556622970">
      <w:bodyDiv w:val="1"/>
      <w:marLeft w:val="0"/>
      <w:marRight w:val="0"/>
      <w:marTop w:val="0"/>
      <w:marBottom w:val="0"/>
      <w:divBdr>
        <w:top w:val="none" w:sz="0" w:space="0" w:color="auto"/>
        <w:left w:val="none" w:sz="0" w:space="0" w:color="auto"/>
        <w:bottom w:val="none" w:sz="0" w:space="0" w:color="auto"/>
        <w:right w:val="none" w:sz="0" w:space="0" w:color="auto"/>
      </w:divBdr>
    </w:div>
    <w:div w:id="556625613">
      <w:bodyDiv w:val="1"/>
      <w:marLeft w:val="0"/>
      <w:marRight w:val="0"/>
      <w:marTop w:val="0"/>
      <w:marBottom w:val="0"/>
      <w:divBdr>
        <w:top w:val="none" w:sz="0" w:space="0" w:color="auto"/>
        <w:left w:val="none" w:sz="0" w:space="0" w:color="auto"/>
        <w:bottom w:val="none" w:sz="0" w:space="0" w:color="auto"/>
        <w:right w:val="none" w:sz="0" w:space="0" w:color="auto"/>
      </w:divBdr>
    </w:div>
    <w:div w:id="556866946">
      <w:bodyDiv w:val="1"/>
      <w:marLeft w:val="0"/>
      <w:marRight w:val="0"/>
      <w:marTop w:val="0"/>
      <w:marBottom w:val="0"/>
      <w:divBdr>
        <w:top w:val="none" w:sz="0" w:space="0" w:color="auto"/>
        <w:left w:val="none" w:sz="0" w:space="0" w:color="auto"/>
        <w:bottom w:val="none" w:sz="0" w:space="0" w:color="auto"/>
        <w:right w:val="none" w:sz="0" w:space="0" w:color="auto"/>
      </w:divBdr>
    </w:div>
    <w:div w:id="556867430">
      <w:bodyDiv w:val="1"/>
      <w:marLeft w:val="0"/>
      <w:marRight w:val="0"/>
      <w:marTop w:val="0"/>
      <w:marBottom w:val="0"/>
      <w:divBdr>
        <w:top w:val="none" w:sz="0" w:space="0" w:color="auto"/>
        <w:left w:val="none" w:sz="0" w:space="0" w:color="auto"/>
        <w:bottom w:val="none" w:sz="0" w:space="0" w:color="auto"/>
        <w:right w:val="none" w:sz="0" w:space="0" w:color="auto"/>
      </w:divBdr>
    </w:div>
    <w:div w:id="557277267">
      <w:bodyDiv w:val="1"/>
      <w:marLeft w:val="0"/>
      <w:marRight w:val="0"/>
      <w:marTop w:val="0"/>
      <w:marBottom w:val="0"/>
      <w:divBdr>
        <w:top w:val="none" w:sz="0" w:space="0" w:color="auto"/>
        <w:left w:val="none" w:sz="0" w:space="0" w:color="auto"/>
        <w:bottom w:val="none" w:sz="0" w:space="0" w:color="auto"/>
        <w:right w:val="none" w:sz="0" w:space="0" w:color="auto"/>
      </w:divBdr>
    </w:div>
    <w:div w:id="557480065">
      <w:bodyDiv w:val="1"/>
      <w:marLeft w:val="0"/>
      <w:marRight w:val="0"/>
      <w:marTop w:val="0"/>
      <w:marBottom w:val="0"/>
      <w:divBdr>
        <w:top w:val="none" w:sz="0" w:space="0" w:color="auto"/>
        <w:left w:val="none" w:sz="0" w:space="0" w:color="auto"/>
        <w:bottom w:val="none" w:sz="0" w:space="0" w:color="auto"/>
        <w:right w:val="none" w:sz="0" w:space="0" w:color="auto"/>
      </w:divBdr>
    </w:div>
    <w:div w:id="557670281">
      <w:bodyDiv w:val="1"/>
      <w:marLeft w:val="0"/>
      <w:marRight w:val="0"/>
      <w:marTop w:val="0"/>
      <w:marBottom w:val="0"/>
      <w:divBdr>
        <w:top w:val="none" w:sz="0" w:space="0" w:color="auto"/>
        <w:left w:val="none" w:sz="0" w:space="0" w:color="auto"/>
        <w:bottom w:val="none" w:sz="0" w:space="0" w:color="auto"/>
        <w:right w:val="none" w:sz="0" w:space="0" w:color="auto"/>
      </w:divBdr>
    </w:div>
    <w:div w:id="557865685">
      <w:bodyDiv w:val="1"/>
      <w:marLeft w:val="0"/>
      <w:marRight w:val="0"/>
      <w:marTop w:val="0"/>
      <w:marBottom w:val="0"/>
      <w:divBdr>
        <w:top w:val="none" w:sz="0" w:space="0" w:color="auto"/>
        <w:left w:val="none" w:sz="0" w:space="0" w:color="auto"/>
        <w:bottom w:val="none" w:sz="0" w:space="0" w:color="auto"/>
        <w:right w:val="none" w:sz="0" w:space="0" w:color="auto"/>
      </w:divBdr>
    </w:div>
    <w:div w:id="557938856">
      <w:bodyDiv w:val="1"/>
      <w:marLeft w:val="0"/>
      <w:marRight w:val="0"/>
      <w:marTop w:val="0"/>
      <w:marBottom w:val="0"/>
      <w:divBdr>
        <w:top w:val="none" w:sz="0" w:space="0" w:color="auto"/>
        <w:left w:val="none" w:sz="0" w:space="0" w:color="auto"/>
        <w:bottom w:val="none" w:sz="0" w:space="0" w:color="auto"/>
        <w:right w:val="none" w:sz="0" w:space="0" w:color="auto"/>
      </w:divBdr>
    </w:div>
    <w:div w:id="557977926">
      <w:bodyDiv w:val="1"/>
      <w:marLeft w:val="0"/>
      <w:marRight w:val="0"/>
      <w:marTop w:val="0"/>
      <w:marBottom w:val="0"/>
      <w:divBdr>
        <w:top w:val="none" w:sz="0" w:space="0" w:color="auto"/>
        <w:left w:val="none" w:sz="0" w:space="0" w:color="auto"/>
        <w:bottom w:val="none" w:sz="0" w:space="0" w:color="auto"/>
        <w:right w:val="none" w:sz="0" w:space="0" w:color="auto"/>
      </w:divBdr>
    </w:div>
    <w:div w:id="558128789">
      <w:bodyDiv w:val="1"/>
      <w:marLeft w:val="0"/>
      <w:marRight w:val="0"/>
      <w:marTop w:val="0"/>
      <w:marBottom w:val="0"/>
      <w:divBdr>
        <w:top w:val="none" w:sz="0" w:space="0" w:color="auto"/>
        <w:left w:val="none" w:sz="0" w:space="0" w:color="auto"/>
        <w:bottom w:val="none" w:sz="0" w:space="0" w:color="auto"/>
        <w:right w:val="none" w:sz="0" w:space="0" w:color="auto"/>
      </w:divBdr>
    </w:div>
    <w:div w:id="558131549">
      <w:bodyDiv w:val="1"/>
      <w:marLeft w:val="0"/>
      <w:marRight w:val="0"/>
      <w:marTop w:val="0"/>
      <w:marBottom w:val="0"/>
      <w:divBdr>
        <w:top w:val="none" w:sz="0" w:space="0" w:color="auto"/>
        <w:left w:val="none" w:sz="0" w:space="0" w:color="auto"/>
        <w:bottom w:val="none" w:sz="0" w:space="0" w:color="auto"/>
        <w:right w:val="none" w:sz="0" w:space="0" w:color="auto"/>
      </w:divBdr>
    </w:div>
    <w:div w:id="558251246">
      <w:bodyDiv w:val="1"/>
      <w:marLeft w:val="0"/>
      <w:marRight w:val="0"/>
      <w:marTop w:val="0"/>
      <w:marBottom w:val="0"/>
      <w:divBdr>
        <w:top w:val="none" w:sz="0" w:space="0" w:color="auto"/>
        <w:left w:val="none" w:sz="0" w:space="0" w:color="auto"/>
        <w:bottom w:val="none" w:sz="0" w:space="0" w:color="auto"/>
        <w:right w:val="none" w:sz="0" w:space="0" w:color="auto"/>
      </w:divBdr>
    </w:div>
    <w:div w:id="558395030">
      <w:bodyDiv w:val="1"/>
      <w:marLeft w:val="0"/>
      <w:marRight w:val="0"/>
      <w:marTop w:val="0"/>
      <w:marBottom w:val="0"/>
      <w:divBdr>
        <w:top w:val="none" w:sz="0" w:space="0" w:color="auto"/>
        <w:left w:val="none" w:sz="0" w:space="0" w:color="auto"/>
        <w:bottom w:val="none" w:sz="0" w:space="0" w:color="auto"/>
        <w:right w:val="none" w:sz="0" w:space="0" w:color="auto"/>
      </w:divBdr>
    </w:div>
    <w:div w:id="558440342">
      <w:bodyDiv w:val="1"/>
      <w:marLeft w:val="0"/>
      <w:marRight w:val="0"/>
      <w:marTop w:val="0"/>
      <w:marBottom w:val="0"/>
      <w:divBdr>
        <w:top w:val="none" w:sz="0" w:space="0" w:color="auto"/>
        <w:left w:val="none" w:sz="0" w:space="0" w:color="auto"/>
        <w:bottom w:val="none" w:sz="0" w:space="0" w:color="auto"/>
        <w:right w:val="none" w:sz="0" w:space="0" w:color="auto"/>
      </w:divBdr>
    </w:div>
    <w:div w:id="558515189">
      <w:bodyDiv w:val="1"/>
      <w:marLeft w:val="0"/>
      <w:marRight w:val="0"/>
      <w:marTop w:val="0"/>
      <w:marBottom w:val="0"/>
      <w:divBdr>
        <w:top w:val="none" w:sz="0" w:space="0" w:color="auto"/>
        <w:left w:val="none" w:sz="0" w:space="0" w:color="auto"/>
        <w:bottom w:val="none" w:sz="0" w:space="0" w:color="auto"/>
        <w:right w:val="none" w:sz="0" w:space="0" w:color="auto"/>
      </w:divBdr>
    </w:div>
    <w:div w:id="558631314">
      <w:bodyDiv w:val="1"/>
      <w:marLeft w:val="0"/>
      <w:marRight w:val="0"/>
      <w:marTop w:val="0"/>
      <w:marBottom w:val="0"/>
      <w:divBdr>
        <w:top w:val="none" w:sz="0" w:space="0" w:color="auto"/>
        <w:left w:val="none" w:sz="0" w:space="0" w:color="auto"/>
        <w:bottom w:val="none" w:sz="0" w:space="0" w:color="auto"/>
        <w:right w:val="none" w:sz="0" w:space="0" w:color="auto"/>
      </w:divBdr>
    </w:div>
    <w:div w:id="558706008">
      <w:bodyDiv w:val="1"/>
      <w:marLeft w:val="0"/>
      <w:marRight w:val="0"/>
      <w:marTop w:val="0"/>
      <w:marBottom w:val="0"/>
      <w:divBdr>
        <w:top w:val="none" w:sz="0" w:space="0" w:color="auto"/>
        <w:left w:val="none" w:sz="0" w:space="0" w:color="auto"/>
        <w:bottom w:val="none" w:sz="0" w:space="0" w:color="auto"/>
        <w:right w:val="none" w:sz="0" w:space="0" w:color="auto"/>
      </w:divBdr>
    </w:div>
    <w:div w:id="558784952">
      <w:bodyDiv w:val="1"/>
      <w:marLeft w:val="0"/>
      <w:marRight w:val="0"/>
      <w:marTop w:val="0"/>
      <w:marBottom w:val="0"/>
      <w:divBdr>
        <w:top w:val="none" w:sz="0" w:space="0" w:color="auto"/>
        <w:left w:val="none" w:sz="0" w:space="0" w:color="auto"/>
        <w:bottom w:val="none" w:sz="0" w:space="0" w:color="auto"/>
        <w:right w:val="none" w:sz="0" w:space="0" w:color="auto"/>
      </w:divBdr>
    </w:div>
    <w:div w:id="558900700">
      <w:bodyDiv w:val="1"/>
      <w:marLeft w:val="0"/>
      <w:marRight w:val="0"/>
      <w:marTop w:val="0"/>
      <w:marBottom w:val="0"/>
      <w:divBdr>
        <w:top w:val="none" w:sz="0" w:space="0" w:color="auto"/>
        <w:left w:val="none" w:sz="0" w:space="0" w:color="auto"/>
        <w:bottom w:val="none" w:sz="0" w:space="0" w:color="auto"/>
        <w:right w:val="none" w:sz="0" w:space="0" w:color="auto"/>
      </w:divBdr>
    </w:div>
    <w:div w:id="559025447">
      <w:bodyDiv w:val="1"/>
      <w:marLeft w:val="0"/>
      <w:marRight w:val="0"/>
      <w:marTop w:val="0"/>
      <w:marBottom w:val="0"/>
      <w:divBdr>
        <w:top w:val="none" w:sz="0" w:space="0" w:color="auto"/>
        <w:left w:val="none" w:sz="0" w:space="0" w:color="auto"/>
        <w:bottom w:val="none" w:sz="0" w:space="0" w:color="auto"/>
        <w:right w:val="none" w:sz="0" w:space="0" w:color="auto"/>
      </w:divBdr>
    </w:div>
    <w:div w:id="559248851">
      <w:bodyDiv w:val="1"/>
      <w:marLeft w:val="0"/>
      <w:marRight w:val="0"/>
      <w:marTop w:val="0"/>
      <w:marBottom w:val="0"/>
      <w:divBdr>
        <w:top w:val="none" w:sz="0" w:space="0" w:color="auto"/>
        <w:left w:val="none" w:sz="0" w:space="0" w:color="auto"/>
        <w:bottom w:val="none" w:sz="0" w:space="0" w:color="auto"/>
        <w:right w:val="none" w:sz="0" w:space="0" w:color="auto"/>
      </w:divBdr>
    </w:div>
    <w:div w:id="559481067">
      <w:bodyDiv w:val="1"/>
      <w:marLeft w:val="0"/>
      <w:marRight w:val="0"/>
      <w:marTop w:val="0"/>
      <w:marBottom w:val="0"/>
      <w:divBdr>
        <w:top w:val="none" w:sz="0" w:space="0" w:color="auto"/>
        <w:left w:val="none" w:sz="0" w:space="0" w:color="auto"/>
        <w:bottom w:val="none" w:sz="0" w:space="0" w:color="auto"/>
        <w:right w:val="none" w:sz="0" w:space="0" w:color="auto"/>
      </w:divBdr>
    </w:div>
    <w:div w:id="559754291">
      <w:bodyDiv w:val="1"/>
      <w:marLeft w:val="0"/>
      <w:marRight w:val="0"/>
      <w:marTop w:val="0"/>
      <w:marBottom w:val="0"/>
      <w:divBdr>
        <w:top w:val="none" w:sz="0" w:space="0" w:color="auto"/>
        <w:left w:val="none" w:sz="0" w:space="0" w:color="auto"/>
        <w:bottom w:val="none" w:sz="0" w:space="0" w:color="auto"/>
        <w:right w:val="none" w:sz="0" w:space="0" w:color="auto"/>
      </w:divBdr>
    </w:div>
    <w:div w:id="559904361">
      <w:bodyDiv w:val="1"/>
      <w:marLeft w:val="0"/>
      <w:marRight w:val="0"/>
      <w:marTop w:val="0"/>
      <w:marBottom w:val="0"/>
      <w:divBdr>
        <w:top w:val="none" w:sz="0" w:space="0" w:color="auto"/>
        <w:left w:val="none" w:sz="0" w:space="0" w:color="auto"/>
        <w:bottom w:val="none" w:sz="0" w:space="0" w:color="auto"/>
        <w:right w:val="none" w:sz="0" w:space="0" w:color="auto"/>
      </w:divBdr>
    </w:div>
    <w:div w:id="560215907">
      <w:bodyDiv w:val="1"/>
      <w:marLeft w:val="0"/>
      <w:marRight w:val="0"/>
      <w:marTop w:val="0"/>
      <w:marBottom w:val="0"/>
      <w:divBdr>
        <w:top w:val="none" w:sz="0" w:space="0" w:color="auto"/>
        <w:left w:val="none" w:sz="0" w:space="0" w:color="auto"/>
        <w:bottom w:val="none" w:sz="0" w:space="0" w:color="auto"/>
        <w:right w:val="none" w:sz="0" w:space="0" w:color="auto"/>
      </w:divBdr>
    </w:div>
    <w:div w:id="560362331">
      <w:bodyDiv w:val="1"/>
      <w:marLeft w:val="0"/>
      <w:marRight w:val="0"/>
      <w:marTop w:val="0"/>
      <w:marBottom w:val="0"/>
      <w:divBdr>
        <w:top w:val="none" w:sz="0" w:space="0" w:color="auto"/>
        <w:left w:val="none" w:sz="0" w:space="0" w:color="auto"/>
        <w:bottom w:val="none" w:sz="0" w:space="0" w:color="auto"/>
        <w:right w:val="none" w:sz="0" w:space="0" w:color="auto"/>
      </w:divBdr>
    </w:div>
    <w:div w:id="560558803">
      <w:bodyDiv w:val="1"/>
      <w:marLeft w:val="0"/>
      <w:marRight w:val="0"/>
      <w:marTop w:val="0"/>
      <w:marBottom w:val="0"/>
      <w:divBdr>
        <w:top w:val="none" w:sz="0" w:space="0" w:color="auto"/>
        <w:left w:val="none" w:sz="0" w:space="0" w:color="auto"/>
        <w:bottom w:val="none" w:sz="0" w:space="0" w:color="auto"/>
        <w:right w:val="none" w:sz="0" w:space="0" w:color="auto"/>
      </w:divBdr>
    </w:div>
    <w:div w:id="561017922">
      <w:bodyDiv w:val="1"/>
      <w:marLeft w:val="0"/>
      <w:marRight w:val="0"/>
      <w:marTop w:val="0"/>
      <w:marBottom w:val="0"/>
      <w:divBdr>
        <w:top w:val="none" w:sz="0" w:space="0" w:color="auto"/>
        <w:left w:val="none" w:sz="0" w:space="0" w:color="auto"/>
        <w:bottom w:val="none" w:sz="0" w:space="0" w:color="auto"/>
        <w:right w:val="none" w:sz="0" w:space="0" w:color="auto"/>
      </w:divBdr>
    </w:div>
    <w:div w:id="561066341">
      <w:bodyDiv w:val="1"/>
      <w:marLeft w:val="0"/>
      <w:marRight w:val="0"/>
      <w:marTop w:val="0"/>
      <w:marBottom w:val="0"/>
      <w:divBdr>
        <w:top w:val="none" w:sz="0" w:space="0" w:color="auto"/>
        <w:left w:val="none" w:sz="0" w:space="0" w:color="auto"/>
        <w:bottom w:val="none" w:sz="0" w:space="0" w:color="auto"/>
        <w:right w:val="none" w:sz="0" w:space="0" w:color="auto"/>
      </w:divBdr>
    </w:div>
    <w:div w:id="561252549">
      <w:bodyDiv w:val="1"/>
      <w:marLeft w:val="0"/>
      <w:marRight w:val="0"/>
      <w:marTop w:val="0"/>
      <w:marBottom w:val="0"/>
      <w:divBdr>
        <w:top w:val="none" w:sz="0" w:space="0" w:color="auto"/>
        <w:left w:val="none" w:sz="0" w:space="0" w:color="auto"/>
        <w:bottom w:val="none" w:sz="0" w:space="0" w:color="auto"/>
        <w:right w:val="none" w:sz="0" w:space="0" w:color="auto"/>
      </w:divBdr>
    </w:div>
    <w:div w:id="561327060">
      <w:bodyDiv w:val="1"/>
      <w:marLeft w:val="0"/>
      <w:marRight w:val="0"/>
      <w:marTop w:val="0"/>
      <w:marBottom w:val="0"/>
      <w:divBdr>
        <w:top w:val="none" w:sz="0" w:space="0" w:color="auto"/>
        <w:left w:val="none" w:sz="0" w:space="0" w:color="auto"/>
        <w:bottom w:val="none" w:sz="0" w:space="0" w:color="auto"/>
        <w:right w:val="none" w:sz="0" w:space="0" w:color="auto"/>
      </w:divBdr>
    </w:div>
    <w:div w:id="561334944">
      <w:bodyDiv w:val="1"/>
      <w:marLeft w:val="0"/>
      <w:marRight w:val="0"/>
      <w:marTop w:val="0"/>
      <w:marBottom w:val="0"/>
      <w:divBdr>
        <w:top w:val="none" w:sz="0" w:space="0" w:color="auto"/>
        <w:left w:val="none" w:sz="0" w:space="0" w:color="auto"/>
        <w:bottom w:val="none" w:sz="0" w:space="0" w:color="auto"/>
        <w:right w:val="none" w:sz="0" w:space="0" w:color="auto"/>
      </w:divBdr>
    </w:div>
    <w:div w:id="561521431">
      <w:bodyDiv w:val="1"/>
      <w:marLeft w:val="0"/>
      <w:marRight w:val="0"/>
      <w:marTop w:val="0"/>
      <w:marBottom w:val="0"/>
      <w:divBdr>
        <w:top w:val="none" w:sz="0" w:space="0" w:color="auto"/>
        <w:left w:val="none" w:sz="0" w:space="0" w:color="auto"/>
        <w:bottom w:val="none" w:sz="0" w:space="0" w:color="auto"/>
        <w:right w:val="none" w:sz="0" w:space="0" w:color="auto"/>
      </w:divBdr>
    </w:div>
    <w:div w:id="561599629">
      <w:bodyDiv w:val="1"/>
      <w:marLeft w:val="0"/>
      <w:marRight w:val="0"/>
      <w:marTop w:val="0"/>
      <w:marBottom w:val="0"/>
      <w:divBdr>
        <w:top w:val="none" w:sz="0" w:space="0" w:color="auto"/>
        <w:left w:val="none" w:sz="0" w:space="0" w:color="auto"/>
        <w:bottom w:val="none" w:sz="0" w:space="0" w:color="auto"/>
        <w:right w:val="none" w:sz="0" w:space="0" w:color="auto"/>
      </w:divBdr>
    </w:div>
    <w:div w:id="561720862">
      <w:bodyDiv w:val="1"/>
      <w:marLeft w:val="0"/>
      <w:marRight w:val="0"/>
      <w:marTop w:val="0"/>
      <w:marBottom w:val="0"/>
      <w:divBdr>
        <w:top w:val="none" w:sz="0" w:space="0" w:color="auto"/>
        <w:left w:val="none" w:sz="0" w:space="0" w:color="auto"/>
        <w:bottom w:val="none" w:sz="0" w:space="0" w:color="auto"/>
        <w:right w:val="none" w:sz="0" w:space="0" w:color="auto"/>
      </w:divBdr>
    </w:div>
    <w:div w:id="561871560">
      <w:bodyDiv w:val="1"/>
      <w:marLeft w:val="0"/>
      <w:marRight w:val="0"/>
      <w:marTop w:val="0"/>
      <w:marBottom w:val="0"/>
      <w:divBdr>
        <w:top w:val="none" w:sz="0" w:space="0" w:color="auto"/>
        <w:left w:val="none" w:sz="0" w:space="0" w:color="auto"/>
        <w:bottom w:val="none" w:sz="0" w:space="0" w:color="auto"/>
        <w:right w:val="none" w:sz="0" w:space="0" w:color="auto"/>
      </w:divBdr>
    </w:div>
    <w:div w:id="561915328">
      <w:bodyDiv w:val="1"/>
      <w:marLeft w:val="0"/>
      <w:marRight w:val="0"/>
      <w:marTop w:val="0"/>
      <w:marBottom w:val="0"/>
      <w:divBdr>
        <w:top w:val="none" w:sz="0" w:space="0" w:color="auto"/>
        <w:left w:val="none" w:sz="0" w:space="0" w:color="auto"/>
        <w:bottom w:val="none" w:sz="0" w:space="0" w:color="auto"/>
        <w:right w:val="none" w:sz="0" w:space="0" w:color="auto"/>
      </w:divBdr>
    </w:div>
    <w:div w:id="561990274">
      <w:bodyDiv w:val="1"/>
      <w:marLeft w:val="0"/>
      <w:marRight w:val="0"/>
      <w:marTop w:val="0"/>
      <w:marBottom w:val="0"/>
      <w:divBdr>
        <w:top w:val="none" w:sz="0" w:space="0" w:color="auto"/>
        <w:left w:val="none" w:sz="0" w:space="0" w:color="auto"/>
        <w:bottom w:val="none" w:sz="0" w:space="0" w:color="auto"/>
        <w:right w:val="none" w:sz="0" w:space="0" w:color="auto"/>
      </w:divBdr>
    </w:div>
    <w:div w:id="562065166">
      <w:bodyDiv w:val="1"/>
      <w:marLeft w:val="0"/>
      <w:marRight w:val="0"/>
      <w:marTop w:val="0"/>
      <w:marBottom w:val="0"/>
      <w:divBdr>
        <w:top w:val="none" w:sz="0" w:space="0" w:color="auto"/>
        <w:left w:val="none" w:sz="0" w:space="0" w:color="auto"/>
        <w:bottom w:val="none" w:sz="0" w:space="0" w:color="auto"/>
        <w:right w:val="none" w:sz="0" w:space="0" w:color="auto"/>
      </w:divBdr>
    </w:div>
    <w:div w:id="562065320">
      <w:bodyDiv w:val="1"/>
      <w:marLeft w:val="0"/>
      <w:marRight w:val="0"/>
      <w:marTop w:val="0"/>
      <w:marBottom w:val="0"/>
      <w:divBdr>
        <w:top w:val="none" w:sz="0" w:space="0" w:color="auto"/>
        <w:left w:val="none" w:sz="0" w:space="0" w:color="auto"/>
        <w:bottom w:val="none" w:sz="0" w:space="0" w:color="auto"/>
        <w:right w:val="none" w:sz="0" w:space="0" w:color="auto"/>
      </w:divBdr>
    </w:div>
    <w:div w:id="562103318">
      <w:bodyDiv w:val="1"/>
      <w:marLeft w:val="0"/>
      <w:marRight w:val="0"/>
      <w:marTop w:val="0"/>
      <w:marBottom w:val="0"/>
      <w:divBdr>
        <w:top w:val="none" w:sz="0" w:space="0" w:color="auto"/>
        <w:left w:val="none" w:sz="0" w:space="0" w:color="auto"/>
        <w:bottom w:val="none" w:sz="0" w:space="0" w:color="auto"/>
        <w:right w:val="none" w:sz="0" w:space="0" w:color="auto"/>
      </w:divBdr>
    </w:div>
    <w:div w:id="562371386">
      <w:bodyDiv w:val="1"/>
      <w:marLeft w:val="0"/>
      <w:marRight w:val="0"/>
      <w:marTop w:val="0"/>
      <w:marBottom w:val="0"/>
      <w:divBdr>
        <w:top w:val="none" w:sz="0" w:space="0" w:color="auto"/>
        <w:left w:val="none" w:sz="0" w:space="0" w:color="auto"/>
        <w:bottom w:val="none" w:sz="0" w:space="0" w:color="auto"/>
        <w:right w:val="none" w:sz="0" w:space="0" w:color="auto"/>
      </w:divBdr>
    </w:div>
    <w:div w:id="562568446">
      <w:bodyDiv w:val="1"/>
      <w:marLeft w:val="0"/>
      <w:marRight w:val="0"/>
      <w:marTop w:val="0"/>
      <w:marBottom w:val="0"/>
      <w:divBdr>
        <w:top w:val="none" w:sz="0" w:space="0" w:color="auto"/>
        <w:left w:val="none" w:sz="0" w:space="0" w:color="auto"/>
        <w:bottom w:val="none" w:sz="0" w:space="0" w:color="auto"/>
        <w:right w:val="none" w:sz="0" w:space="0" w:color="auto"/>
      </w:divBdr>
    </w:div>
    <w:div w:id="562761163">
      <w:bodyDiv w:val="1"/>
      <w:marLeft w:val="0"/>
      <w:marRight w:val="0"/>
      <w:marTop w:val="0"/>
      <w:marBottom w:val="0"/>
      <w:divBdr>
        <w:top w:val="none" w:sz="0" w:space="0" w:color="auto"/>
        <w:left w:val="none" w:sz="0" w:space="0" w:color="auto"/>
        <w:bottom w:val="none" w:sz="0" w:space="0" w:color="auto"/>
        <w:right w:val="none" w:sz="0" w:space="0" w:color="auto"/>
      </w:divBdr>
    </w:div>
    <w:div w:id="562763452">
      <w:bodyDiv w:val="1"/>
      <w:marLeft w:val="0"/>
      <w:marRight w:val="0"/>
      <w:marTop w:val="0"/>
      <w:marBottom w:val="0"/>
      <w:divBdr>
        <w:top w:val="none" w:sz="0" w:space="0" w:color="auto"/>
        <w:left w:val="none" w:sz="0" w:space="0" w:color="auto"/>
        <w:bottom w:val="none" w:sz="0" w:space="0" w:color="auto"/>
        <w:right w:val="none" w:sz="0" w:space="0" w:color="auto"/>
      </w:divBdr>
    </w:div>
    <w:div w:id="562832120">
      <w:bodyDiv w:val="1"/>
      <w:marLeft w:val="0"/>
      <w:marRight w:val="0"/>
      <w:marTop w:val="0"/>
      <w:marBottom w:val="0"/>
      <w:divBdr>
        <w:top w:val="none" w:sz="0" w:space="0" w:color="auto"/>
        <w:left w:val="none" w:sz="0" w:space="0" w:color="auto"/>
        <w:bottom w:val="none" w:sz="0" w:space="0" w:color="auto"/>
        <w:right w:val="none" w:sz="0" w:space="0" w:color="auto"/>
      </w:divBdr>
    </w:div>
    <w:div w:id="562954250">
      <w:bodyDiv w:val="1"/>
      <w:marLeft w:val="0"/>
      <w:marRight w:val="0"/>
      <w:marTop w:val="0"/>
      <w:marBottom w:val="0"/>
      <w:divBdr>
        <w:top w:val="none" w:sz="0" w:space="0" w:color="auto"/>
        <w:left w:val="none" w:sz="0" w:space="0" w:color="auto"/>
        <w:bottom w:val="none" w:sz="0" w:space="0" w:color="auto"/>
        <w:right w:val="none" w:sz="0" w:space="0" w:color="auto"/>
      </w:divBdr>
    </w:div>
    <w:div w:id="562984475">
      <w:bodyDiv w:val="1"/>
      <w:marLeft w:val="0"/>
      <w:marRight w:val="0"/>
      <w:marTop w:val="0"/>
      <w:marBottom w:val="0"/>
      <w:divBdr>
        <w:top w:val="none" w:sz="0" w:space="0" w:color="auto"/>
        <w:left w:val="none" w:sz="0" w:space="0" w:color="auto"/>
        <w:bottom w:val="none" w:sz="0" w:space="0" w:color="auto"/>
        <w:right w:val="none" w:sz="0" w:space="0" w:color="auto"/>
      </w:divBdr>
    </w:div>
    <w:div w:id="563183155">
      <w:bodyDiv w:val="1"/>
      <w:marLeft w:val="0"/>
      <w:marRight w:val="0"/>
      <w:marTop w:val="0"/>
      <w:marBottom w:val="0"/>
      <w:divBdr>
        <w:top w:val="none" w:sz="0" w:space="0" w:color="auto"/>
        <w:left w:val="none" w:sz="0" w:space="0" w:color="auto"/>
        <w:bottom w:val="none" w:sz="0" w:space="0" w:color="auto"/>
        <w:right w:val="none" w:sz="0" w:space="0" w:color="auto"/>
      </w:divBdr>
    </w:div>
    <w:div w:id="563373044">
      <w:bodyDiv w:val="1"/>
      <w:marLeft w:val="0"/>
      <w:marRight w:val="0"/>
      <w:marTop w:val="0"/>
      <w:marBottom w:val="0"/>
      <w:divBdr>
        <w:top w:val="none" w:sz="0" w:space="0" w:color="auto"/>
        <w:left w:val="none" w:sz="0" w:space="0" w:color="auto"/>
        <w:bottom w:val="none" w:sz="0" w:space="0" w:color="auto"/>
        <w:right w:val="none" w:sz="0" w:space="0" w:color="auto"/>
      </w:divBdr>
    </w:div>
    <w:div w:id="563486900">
      <w:bodyDiv w:val="1"/>
      <w:marLeft w:val="0"/>
      <w:marRight w:val="0"/>
      <w:marTop w:val="0"/>
      <w:marBottom w:val="0"/>
      <w:divBdr>
        <w:top w:val="none" w:sz="0" w:space="0" w:color="auto"/>
        <w:left w:val="none" w:sz="0" w:space="0" w:color="auto"/>
        <w:bottom w:val="none" w:sz="0" w:space="0" w:color="auto"/>
        <w:right w:val="none" w:sz="0" w:space="0" w:color="auto"/>
      </w:divBdr>
    </w:div>
    <w:div w:id="563636880">
      <w:bodyDiv w:val="1"/>
      <w:marLeft w:val="0"/>
      <w:marRight w:val="0"/>
      <w:marTop w:val="0"/>
      <w:marBottom w:val="0"/>
      <w:divBdr>
        <w:top w:val="none" w:sz="0" w:space="0" w:color="auto"/>
        <w:left w:val="none" w:sz="0" w:space="0" w:color="auto"/>
        <w:bottom w:val="none" w:sz="0" w:space="0" w:color="auto"/>
        <w:right w:val="none" w:sz="0" w:space="0" w:color="auto"/>
      </w:divBdr>
    </w:div>
    <w:div w:id="563953512">
      <w:bodyDiv w:val="1"/>
      <w:marLeft w:val="0"/>
      <w:marRight w:val="0"/>
      <w:marTop w:val="0"/>
      <w:marBottom w:val="0"/>
      <w:divBdr>
        <w:top w:val="none" w:sz="0" w:space="0" w:color="auto"/>
        <w:left w:val="none" w:sz="0" w:space="0" w:color="auto"/>
        <w:bottom w:val="none" w:sz="0" w:space="0" w:color="auto"/>
        <w:right w:val="none" w:sz="0" w:space="0" w:color="auto"/>
      </w:divBdr>
    </w:div>
    <w:div w:id="564069419">
      <w:bodyDiv w:val="1"/>
      <w:marLeft w:val="0"/>
      <w:marRight w:val="0"/>
      <w:marTop w:val="0"/>
      <w:marBottom w:val="0"/>
      <w:divBdr>
        <w:top w:val="none" w:sz="0" w:space="0" w:color="auto"/>
        <w:left w:val="none" w:sz="0" w:space="0" w:color="auto"/>
        <w:bottom w:val="none" w:sz="0" w:space="0" w:color="auto"/>
        <w:right w:val="none" w:sz="0" w:space="0" w:color="auto"/>
      </w:divBdr>
    </w:div>
    <w:div w:id="564150151">
      <w:bodyDiv w:val="1"/>
      <w:marLeft w:val="0"/>
      <w:marRight w:val="0"/>
      <w:marTop w:val="0"/>
      <w:marBottom w:val="0"/>
      <w:divBdr>
        <w:top w:val="none" w:sz="0" w:space="0" w:color="auto"/>
        <w:left w:val="none" w:sz="0" w:space="0" w:color="auto"/>
        <w:bottom w:val="none" w:sz="0" w:space="0" w:color="auto"/>
        <w:right w:val="none" w:sz="0" w:space="0" w:color="auto"/>
      </w:divBdr>
    </w:div>
    <w:div w:id="564419237">
      <w:bodyDiv w:val="1"/>
      <w:marLeft w:val="0"/>
      <w:marRight w:val="0"/>
      <w:marTop w:val="0"/>
      <w:marBottom w:val="0"/>
      <w:divBdr>
        <w:top w:val="none" w:sz="0" w:space="0" w:color="auto"/>
        <w:left w:val="none" w:sz="0" w:space="0" w:color="auto"/>
        <w:bottom w:val="none" w:sz="0" w:space="0" w:color="auto"/>
        <w:right w:val="none" w:sz="0" w:space="0" w:color="auto"/>
      </w:divBdr>
    </w:div>
    <w:div w:id="564796428">
      <w:bodyDiv w:val="1"/>
      <w:marLeft w:val="0"/>
      <w:marRight w:val="0"/>
      <w:marTop w:val="0"/>
      <w:marBottom w:val="0"/>
      <w:divBdr>
        <w:top w:val="none" w:sz="0" w:space="0" w:color="auto"/>
        <w:left w:val="none" w:sz="0" w:space="0" w:color="auto"/>
        <w:bottom w:val="none" w:sz="0" w:space="0" w:color="auto"/>
        <w:right w:val="none" w:sz="0" w:space="0" w:color="auto"/>
      </w:divBdr>
    </w:div>
    <w:div w:id="565267148">
      <w:bodyDiv w:val="1"/>
      <w:marLeft w:val="0"/>
      <w:marRight w:val="0"/>
      <w:marTop w:val="0"/>
      <w:marBottom w:val="0"/>
      <w:divBdr>
        <w:top w:val="none" w:sz="0" w:space="0" w:color="auto"/>
        <w:left w:val="none" w:sz="0" w:space="0" w:color="auto"/>
        <w:bottom w:val="none" w:sz="0" w:space="0" w:color="auto"/>
        <w:right w:val="none" w:sz="0" w:space="0" w:color="auto"/>
      </w:divBdr>
    </w:div>
    <w:div w:id="565535458">
      <w:bodyDiv w:val="1"/>
      <w:marLeft w:val="0"/>
      <w:marRight w:val="0"/>
      <w:marTop w:val="0"/>
      <w:marBottom w:val="0"/>
      <w:divBdr>
        <w:top w:val="none" w:sz="0" w:space="0" w:color="auto"/>
        <w:left w:val="none" w:sz="0" w:space="0" w:color="auto"/>
        <w:bottom w:val="none" w:sz="0" w:space="0" w:color="auto"/>
        <w:right w:val="none" w:sz="0" w:space="0" w:color="auto"/>
      </w:divBdr>
    </w:div>
    <w:div w:id="565802877">
      <w:bodyDiv w:val="1"/>
      <w:marLeft w:val="0"/>
      <w:marRight w:val="0"/>
      <w:marTop w:val="0"/>
      <w:marBottom w:val="0"/>
      <w:divBdr>
        <w:top w:val="none" w:sz="0" w:space="0" w:color="auto"/>
        <w:left w:val="none" w:sz="0" w:space="0" w:color="auto"/>
        <w:bottom w:val="none" w:sz="0" w:space="0" w:color="auto"/>
        <w:right w:val="none" w:sz="0" w:space="0" w:color="auto"/>
      </w:divBdr>
    </w:div>
    <w:div w:id="565844920">
      <w:bodyDiv w:val="1"/>
      <w:marLeft w:val="0"/>
      <w:marRight w:val="0"/>
      <w:marTop w:val="0"/>
      <w:marBottom w:val="0"/>
      <w:divBdr>
        <w:top w:val="none" w:sz="0" w:space="0" w:color="auto"/>
        <w:left w:val="none" w:sz="0" w:space="0" w:color="auto"/>
        <w:bottom w:val="none" w:sz="0" w:space="0" w:color="auto"/>
        <w:right w:val="none" w:sz="0" w:space="0" w:color="auto"/>
      </w:divBdr>
    </w:div>
    <w:div w:id="565919082">
      <w:bodyDiv w:val="1"/>
      <w:marLeft w:val="0"/>
      <w:marRight w:val="0"/>
      <w:marTop w:val="0"/>
      <w:marBottom w:val="0"/>
      <w:divBdr>
        <w:top w:val="none" w:sz="0" w:space="0" w:color="auto"/>
        <w:left w:val="none" w:sz="0" w:space="0" w:color="auto"/>
        <w:bottom w:val="none" w:sz="0" w:space="0" w:color="auto"/>
        <w:right w:val="none" w:sz="0" w:space="0" w:color="auto"/>
      </w:divBdr>
    </w:div>
    <w:div w:id="565992899">
      <w:bodyDiv w:val="1"/>
      <w:marLeft w:val="0"/>
      <w:marRight w:val="0"/>
      <w:marTop w:val="0"/>
      <w:marBottom w:val="0"/>
      <w:divBdr>
        <w:top w:val="none" w:sz="0" w:space="0" w:color="auto"/>
        <w:left w:val="none" w:sz="0" w:space="0" w:color="auto"/>
        <w:bottom w:val="none" w:sz="0" w:space="0" w:color="auto"/>
        <w:right w:val="none" w:sz="0" w:space="0" w:color="auto"/>
      </w:divBdr>
    </w:div>
    <w:div w:id="565995785">
      <w:bodyDiv w:val="1"/>
      <w:marLeft w:val="0"/>
      <w:marRight w:val="0"/>
      <w:marTop w:val="0"/>
      <w:marBottom w:val="0"/>
      <w:divBdr>
        <w:top w:val="none" w:sz="0" w:space="0" w:color="auto"/>
        <w:left w:val="none" w:sz="0" w:space="0" w:color="auto"/>
        <w:bottom w:val="none" w:sz="0" w:space="0" w:color="auto"/>
        <w:right w:val="none" w:sz="0" w:space="0" w:color="auto"/>
      </w:divBdr>
    </w:div>
    <w:div w:id="566189903">
      <w:bodyDiv w:val="1"/>
      <w:marLeft w:val="0"/>
      <w:marRight w:val="0"/>
      <w:marTop w:val="0"/>
      <w:marBottom w:val="0"/>
      <w:divBdr>
        <w:top w:val="none" w:sz="0" w:space="0" w:color="auto"/>
        <w:left w:val="none" w:sz="0" w:space="0" w:color="auto"/>
        <w:bottom w:val="none" w:sz="0" w:space="0" w:color="auto"/>
        <w:right w:val="none" w:sz="0" w:space="0" w:color="auto"/>
      </w:divBdr>
    </w:div>
    <w:div w:id="566496055">
      <w:bodyDiv w:val="1"/>
      <w:marLeft w:val="0"/>
      <w:marRight w:val="0"/>
      <w:marTop w:val="0"/>
      <w:marBottom w:val="0"/>
      <w:divBdr>
        <w:top w:val="none" w:sz="0" w:space="0" w:color="auto"/>
        <w:left w:val="none" w:sz="0" w:space="0" w:color="auto"/>
        <w:bottom w:val="none" w:sz="0" w:space="0" w:color="auto"/>
        <w:right w:val="none" w:sz="0" w:space="0" w:color="auto"/>
      </w:divBdr>
    </w:div>
    <w:div w:id="566572634">
      <w:bodyDiv w:val="1"/>
      <w:marLeft w:val="0"/>
      <w:marRight w:val="0"/>
      <w:marTop w:val="0"/>
      <w:marBottom w:val="0"/>
      <w:divBdr>
        <w:top w:val="none" w:sz="0" w:space="0" w:color="auto"/>
        <w:left w:val="none" w:sz="0" w:space="0" w:color="auto"/>
        <w:bottom w:val="none" w:sz="0" w:space="0" w:color="auto"/>
        <w:right w:val="none" w:sz="0" w:space="0" w:color="auto"/>
      </w:divBdr>
    </w:div>
    <w:div w:id="566649234">
      <w:bodyDiv w:val="1"/>
      <w:marLeft w:val="0"/>
      <w:marRight w:val="0"/>
      <w:marTop w:val="0"/>
      <w:marBottom w:val="0"/>
      <w:divBdr>
        <w:top w:val="none" w:sz="0" w:space="0" w:color="auto"/>
        <w:left w:val="none" w:sz="0" w:space="0" w:color="auto"/>
        <w:bottom w:val="none" w:sz="0" w:space="0" w:color="auto"/>
        <w:right w:val="none" w:sz="0" w:space="0" w:color="auto"/>
      </w:divBdr>
    </w:div>
    <w:div w:id="566695683">
      <w:bodyDiv w:val="1"/>
      <w:marLeft w:val="0"/>
      <w:marRight w:val="0"/>
      <w:marTop w:val="0"/>
      <w:marBottom w:val="0"/>
      <w:divBdr>
        <w:top w:val="none" w:sz="0" w:space="0" w:color="auto"/>
        <w:left w:val="none" w:sz="0" w:space="0" w:color="auto"/>
        <w:bottom w:val="none" w:sz="0" w:space="0" w:color="auto"/>
        <w:right w:val="none" w:sz="0" w:space="0" w:color="auto"/>
      </w:divBdr>
    </w:div>
    <w:div w:id="566838894">
      <w:bodyDiv w:val="1"/>
      <w:marLeft w:val="0"/>
      <w:marRight w:val="0"/>
      <w:marTop w:val="0"/>
      <w:marBottom w:val="0"/>
      <w:divBdr>
        <w:top w:val="none" w:sz="0" w:space="0" w:color="auto"/>
        <w:left w:val="none" w:sz="0" w:space="0" w:color="auto"/>
        <w:bottom w:val="none" w:sz="0" w:space="0" w:color="auto"/>
        <w:right w:val="none" w:sz="0" w:space="0" w:color="auto"/>
      </w:divBdr>
    </w:div>
    <w:div w:id="566847041">
      <w:bodyDiv w:val="1"/>
      <w:marLeft w:val="0"/>
      <w:marRight w:val="0"/>
      <w:marTop w:val="0"/>
      <w:marBottom w:val="0"/>
      <w:divBdr>
        <w:top w:val="none" w:sz="0" w:space="0" w:color="auto"/>
        <w:left w:val="none" w:sz="0" w:space="0" w:color="auto"/>
        <w:bottom w:val="none" w:sz="0" w:space="0" w:color="auto"/>
        <w:right w:val="none" w:sz="0" w:space="0" w:color="auto"/>
      </w:divBdr>
    </w:div>
    <w:div w:id="566963354">
      <w:bodyDiv w:val="1"/>
      <w:marLeft w:val="0"/>
      <w:marRight w:val="0"/>
      <w:marTop w:val="0"/>
      <w:marBottom w:val="0"/>
      <w:divBdr>
        <w:top w:val="none" w:sz="0" w:space="0" w:color="auto"/>
        <w:left w:val="none" w:sz="0" w:space="0" w:color="auto"/>
        <w:bottom w:val="none" w:sz="0" w:space="0" w:color="auto"/>
        <w:right w:val="none" w:sz="0" w:space="0" w:color="auto"/>
      </w:divBdr>
    </w:div>
    <w:div w:id="567155017">
      <w:bodyDiv w:val="1"/>
      <w:marLeft w:val="0"/>
      <w:marRight w:val="0"/>
      <w:marTop w:val="0"/>
      <w:marBottom w:val="0"/>
      <w:divBdr>
        <w:top w:val="none" w:sz="0" w:space="0" w:color="auto"/>
        <w:left w:val="none" w:sz="0" w:space="0" w:color="auto"/>
        <w:bottom w:val="none" w:sz="0" w:space="0" w:color="auto"/>
        <w:right w:val="none" w:sz="0" w:space="0" w:color="auto"/>
      </w:divBdr>
    </w:div>
    <w:div w:id="567349219">
      <w:bodyDiv w:val="1"/>
      <w:marLeft w:val="0"/>
      <w:marRight w:val="0"/>
      <w:marTop w:val="0"/>
      <w:marBottom w:val="0"/>
      <w:divBdr>
        <w:top w:val="none" w:sz="0" w:space="0" w:color="auto"/>
        <w:left w:val="none" w:sz="0" w:space="0" w:color="auto"/>
        <w:bottom w:val="none" w:sz="0" w:space="0" w:color="auto"/>
        <w:right w:val="none" w:sz="0" w:space="0" w:color="auto"/>
      </w:divBdr>
    </w:div>
    <w:div w:id="567349408">
      <w:bodyDiv w:val="1"/>
      <w:marLeft w:val="0"/>
      <w:marRight w:val="0"/>
      <w:marTop w:val="0"/>
      <w:marBottom w:val="0"/>
      <w:divBdr>
        <w:top w:val="none" w:sz="0" w:space="0" w:color="auto"/>
        <w:left w:val="none" w:sz="0" w:space="0" w:color="auto"/>
        <w:bottom w:val="none" w:sz="0" w:space="0" w:color="auto"/>
        <w:right w:val="none" w:sz="0" w:space="0" w:color="auto"/>
      </w:divBdr>
    </w:div>
    <w:div w:id="567687217">
      <w:bodyDiv w:val="1"/>
      <w:marLeft w:val="0"/>
      <w:marRight w:val="0"/>
      <w:marTop w:val="0"/>
      <w:marBottom w:val="0"/>
      <w:divBdr>
        <w:top w:val="none" w:sz="0" w:space="0" w:color="auto"/>
        <w:left w:val="none" w:sz="0" w:space="0" w:color="auto"/>
        <w:bottom w:val="none" w:sz="0" w:space="0" w:color="auto"/>
        <w:right w:val="none" w:sz="0" w:space="0" w:color="auto"/>
      </w:divBdr>
    </w:div>
    <w:div w:id="567693255">
      <w:bodyDiv w:val="1"/>
      <w:marLeft w:val="0"/>
      <w:marRight w:val="0"/>
      <w:marTop w:val="0"/>
      <w:marBottom w:val="0"/>
      <w:divBdr>
        <w:top w:val="none" w:sz="0" w:space="0" w:color="auto"/>
        <w:left w:val="none" w:sz="0" w:space="0" w:color="auto"/>
        <w:bottom w:val="none" w:sz="0" w:space="0" w:color="auto"/>
        <w:right w:val="none" w:sz="0" w:space="0" w:color="auto"/>
      </w:divBdr>
    </w:div>
    <w:div w:id="567883664">
      <w:bodyDiv w:val="1"/>
      <w:marLeft w:val="0"/>
      <w:marRight w:val="0"/>
      <w:marTop w:val="0"/>
      <w:marBottom w:val="0"/>
      <w:divBdr>
        <w:top w:val="none" w:sz="0" w:space="0" w:color="auto"/>
        <w:left w:val="none" w:sz="0" w:space="0" w:color="auto"/>
        <w:bottom w:val="none" w:sz="0" w:space="0" w:color="auto"/>
        <w:right w:val="none" w:sz="0" w:space="0" w:color="auto"/>
      </w:divBdr>
    </w:div>
    <w:div w:id="567958882">
      <w:bodyDiv w:val="1"/>
      <w:marLeft w:val="0"/>
      <w:marRight w:val="0"/>
      <w:marTop w:val="0"/>
      <w:marBottom w:val="0"/>
      <w:divBdr>
        <w:top w:val="none" w:sz="0" w:space="0" w:color="auto"/>
        <w:left w:val="none" w:sz="0" w:space="0" w:color="auto"/>
        <w:bottom w:val="none" w:sz="0" w:space="0" w:color="auto"/>
        <w:right w:val="none" w:sz="0" w:space="0" w:color="auto"/>
      </w:divBdr>
    </w:div>
    <w:div w:id="568073178">
      <w:bodyDiv w:val="1"/>
      <w:marLeft w:val="0"/>
      <w:marRight w:val="0"/>
      <w:marTop w:val="0"/>
      <w:marBottom w:val="0"/>
      <w:divBdr>
        <w:top w:val="none" w:sz="0" w:space="0" w:color="auto"/>
        <w:left w:val="none" w:sz="0" w:space="0" w:color="auto"/>
        <w:bottom w:val="none" w:sz="0" w:space="0" w:color="auto"/>
        <w:right w:val="none" w:sz="0" w:space="0" w:color="auto"/>
      </w:divBdr>
    </w:div>
    <w:div w:id="568156079">
      <w:bodyDiv w:val="1"/>
      <w:marLeft w:val="0"/>
      <w:marRight w:val="0"/>
      <w:marTop w:val="0"/>
      <w:marBottom w:val="0"/>
      <w:divBdr>
        <w:top w:val="none" w:sz="0" w:space="0" w:color="auto"/>
        <w:left w:val="none" w:sz="0" w:space="0" w:color="auto"/>
        <w:bottom w:val="none" w:sz="0" w:space="0" w:color="auto"/>
        <w:right w:val="none" w:sz="0" w:space="0" w:color="auto"/>
      </w:divBdr>
    </w:div>
    <w:div w:id="568157483">
      <w:bodyDiv w:val="1"/>
      <w:marLeft w:val="0"/>
      <w:marRight w:val="0"/>
      <w:marTop w:val="0"/>
      <w:marBottom w:val="0"/>
      <w:divBdr>
        <w:top w:val="none" w:sz="0" w:space="0" w:color="auto"/>
        <w:left w:val="none" w:sz="0" w:space="0" w:color="auto"/>
        <w:bottom w:val="none" w:sz="0" w:space="0" w:color="auto"/>
        <w:right w:val="none" w:sz="0" w:space="0" w:color="auto"/>
      </w:divBdr>
    </w:div>
    <w:div w:id="568200325">
      <w:bodyDiv w:val="1"/>
      <w:marLeft w:val="0"/>
      <w:marRight w:val="0"/>
      <w:marTop w:val="0"/>
      <w:marBottom w:val="0"/>
      <w:divBdr>
        <w:top w:val="none" w:sz="0" w:space="0" w:color="auto"/>
        <w:left w:val="none" w:sz="0" w:space="0" w:color="auto"/>
        <w:bottom w:val="none" w:sz="0" w:space="0" w:color="auto"/>
        <w:right w:val="none" w:sz="0" w:space="0" w:color="auto"/>
      </w:divBdr>
    </w:div>
    <w:div w:id="568612335">
      <w:bodyDiv w:val="1"/>
      <w:marLeft w:val="0"/>
      <w:marRight w:val="0"/>
      <w:marTop w:val="0"/>
      <w:marBottom w:val="0"/>
      <w:divBdr>
        <w:top w:val="none" w:sz="0" w:space="0" w:color="auto"/>
        <w:left w:val="none" w:sz="0" w:space="0" w:color="auto"/>
        <w:bottom w:val="none" w:sz="0" w:space="0" w:color="auto"/>
        <w:right w:val="none" w:sz="0" w:space="0" w:color="auto"/>
      </w:divBdr>
    </w:div>
    <w:div w:id="568734838">
      <w:bodyDiv w:val="1"/>
      <w:marLeft w:val="0"/>
      <w:marRight w:val="0"/>
      <w:marTop w:val="0"/>
      <w:marBottom w:val="0"/>
      <w:divBdr>
        <w:top w:val="none" w:sz="0" w:space="0" w:color="auto"/>
        <w:left w:val="none" w:sz="0" w:space="0" w:color="auto"/>
        <w:bottom w:val="none" w:sz="0" w:space="0" w:color="auto"/>
        <w:right w:val="none" w:sz="0" w:space="0" w:color="auto"/>
      </w:divBdr>
    </w:div>
    <w:div w:id="568736948">
      <w:bodyDiv w:val="1"/>
      <w:marLeft w:val="0"/>
      <w:marRight w:val="0"/>
      <w:marTop w:val="0"/>
      <w:marBottom w:val="0"/>
      <w:divBdr>
        <w:top w:val="none" w:sz="0" w:space="0" w:color="auto"/>
        <w:left w:val="none" w:sz="0" w:space="0" w:color="auto"/>
        <w:bottom w:val="none" w:sz="0" w:space="0" w:color="auto"/>
        <w:right w:val="none" w:sz="0" w:space="0" w:color="auto"/>
      </w:divBdr>
    </w:div>
    <w:div w:id="568737557">
      <w:bodyDiv w:val="1"/>
      <w:marLeft w:val="0"/>
      <w:marRight w:val="0"/>
      <w:marTop w:val="0"/>
      <w:marBottom w:val="0"/>
      <w:divBdr>
        <w:top w:val="none" w:sz="0" w:space="0" w:color="auto"/>
        <w:left w:val="none" w:sz="0" w:space="0" w:color="auto"/>
        <w:bottom w:val="none" w:sz="0" w:space="0" w:color="auto"/>
        <w:right w:val="none" w:sz="0" w:space="0" w:color="auto"/>
      </w:divBdr>
    </w:div>
    <w:div w:id="568809507">
      <w:bodyDiv w:val="1"/>
      <w:marLeft w:val="0"/>
      <w:marRight w:val="0"/>
      <w:marTop w:val="0"/>
      <w:marBottom w:val="0"/>
      <w:divBdr>
        <w:top w:val="none" w:sz="0" w:space="0" w:color="auto"/>
        <w:left w:val="none" w:sz="0" w:space="0" w:color="auto"/>
        <w:bottom w:val="none" w:sz="0" w:space="0" w:color="auto"/>
        <w:right w:val="none" w:sz="0" w:space="0" w:color="auto"/>
      </w:divBdr>
    </w:div>
    <w:div w:id="568809522">
      <w:bodyDiv w:val="1"/>
      <w:marLeft w:val="0"/>
      <w:marRight w:val="0"/>
      <w:marTop w:val="0"/>
      <w:marBottom w:val="0"/>
      <w:divBdr>
        <w:top w:val="none" w:sz="0" w:space="0" w:color="auto"/>
        <w:left w:val="none" w:sz="0" w:space="0" w:color="auto"/>
        <w:bottom w:val="none" w:sz="0" w:space="0" w:color="auto"/>
        <w:right w:val="none" w:sz="0" w:space="0" w:color="auto"/>
      </w:divBdr>
    </w:div>
    <w:div w:id="568811369">
      <w:bodyDiv w:val="1"/>
      <w:marLeft w:val="0"/>
      <w:marRight w:val="0"/>
      <w:marTop w:val="0"/>
      <w:marBottom w:val="0"/>
      <w:divBdr>
        <w:top w:val="none" w:sz="0" w:space="0" w:color="auto"/>
        <w:left w:val="none" w:sz="0" w:space="0" w:color="auto"/>
        <w:bottom w:val="none" w:sz="0" w:space="0" w:color="auto"/>
        <w:right w:val="none" w:sz="0" w:space="0" w:color="auto"/>
      </w:divBdr>
    </w:div>
    <w:div w:id="569195049">
      <w:bodyDiv w:val="1"/>
      <w:marLeft w:val="0"/>
      <w:marRight w:val="0"/>
      <w:marTop w:val="0"/>
      <w:marBottom w:val="0"/>
      <w:divBdr>
        <w:top w:val="none" w:sz="0" w:space="0" w:color="auto"/>
        <w:left w:val="none" w:sz="0" w:space="0" w:color="auto"/>
        <w:bottom w:val="none" w:sz="0" w:space="0" w:color="auto"/>
        <w:right w:val="none" w:sz="0" w:space="0" w:color="auto"/>
      </w:divBdr>
    </w:div>
    <w:div w:id="569197270">
      <w:bodyDiv w:val="1"/>
      <w:marLeft w:val="0"/>
      <w:marRight w:val="0"/>
      <w:marTop w:val="0"/>
      <w:marBottom w:val="0"/>
      <w:divBdr>
        <w:top w:val="none" w:sz="0" w:space="0" w:color="auto"/>
        <w:left w:val="none" w:sz="0" w:space="0" w:color="auto"/>
        <w:bottom w:val="none" w:sz="0" w:space="0" w:color="auto"/>
        <w:right w:val="none" w:sz="0" w:space="0" w:color="auto"/>
      </w:divBdr>
    </w:div>
    <w:div w:id="569340916">
      <w:bodyDiv w:val="1"/>
      <w:marLeft w:val="0"/>
      <w:marRight w:val="0"/>
      <w:marTop w:val="0"/>
      <w:marBottom w:val="0"/>
      <w:divBdr>
        <w:top w:val="none" w:sz="0" w:space="0" w:color="auto"/>
        <w:left w:val="none" w:sz="0" w:space="0" w:color="auto"/>
        <w:bottom w:val="none" w:sz="0" w:space="0" w:color="auto"/>
        <w:right w:val="none" w:sz="0" w:space="0" w:color="auto"/>
      </w:divBdr>
    </w:div>
    <w:div w:id="569538954">
      <w:bodyDiv w:val="1"/>
      <w:marLeft w:val="0"/>
      <w:marRight w:val="0"/>
      <w:marTop w:val="0"/>
      <w:marBottom w:val="0"/>
      <w:divBdr>
        <w:top w:val="none" w:sz="0" w:space="0" w:color="auto"/>
        <w:left w:val="none" w:sz="0" w:space="0" w:color="auto"/>
        <w:bottom w:val="none" w:sz="0" w:space="0" w:color="auto"/>
        <w:right w:val="none" w:sz="0" w:space="0" w:color="auto"/>
      </w:divBdr>
    </w:div>
    <w:div w:id="569659623">
      <w:bodyDiv w:val="1"/>
      <w:marLeft w:val="0"/>
      <w:marRight w:val="0"/>
      <w:marTop w:val="0"/>
      <w:marBottom w:val="0"/>
      <w:divBdr>
        <w:top w:val="none" w:sz="0" w:space="0" w:color="auto"/>
        <w:left w:val="none" w:sz="0" w:space="0" w:color="auto"/>
        <w:bottom w:val="none" w:sz="0" w:space="0" w:color="auto"/>
        <w:right w:val="none" w:sz="0" w:space="0" w:color="auto"/>
      </w:divBdr>
    </w:div>
    <w:div w:id="569852427">
      <w:bodyDiv w:val="1"/>
      <w:marLeft w:val="0"/>
      <w:marRight w:val="0"/>
      <w:marTop w:val="0"/>
      <w:marBottom w:val="0"/>
      <w:divBdr>
        <w:top w:val="none" w:sz="0" w:space="0" w:color="auto"/>
        <w:left w:val="none" w:sz="0" w:space="0" w:color="auto"/>
        <w:bottom w:val="none" w:sz="0" w:space="0" w:color="auto"/>
        <w:right w:val="none" w:sz="0" w:space="0" w:color="auto"/>
      </w:divBdr>
    </w:div>
    <w:div w:id="570190699">
      <w:bodyDiv w:val="1"/>
      <w:marLeft w:val="0"/>
      <w:marRight w:val="0"/>
      <w:marTop w:val="0"/>
      <w:marBottom w:val="0"/>
      <w:divBdr>
        <w:top w:val="none" w:sz="0" w:space="0" w:color="auto"/>
        <w:left w:val="none" w:sz="0" w:space="0" w:color="auto"/>
        <w:bottom w:val="none" w:sz="0" w:space="0" w:color="auto"/>
        <w:right w:val="none" w:sz="0" w:space="0" w:color="auto"/>
      </w:divBdr>
    </w:div>
    <w:div w:id="570239087">
      <w:bodyDiv w:val="1"/>
      <w:marLeft w:val="0"/>
      <w:marRight w:val="0"/>
      <w:marTop w:val="0"/>
      <w:marBottom w:val="0"/>
      <w:divBdr>
        <w:top w:val="none" w:sz="0" w:space="0" w:color="auto"/>
        <w:left w:val="none" w:sz="0" w:space="0" w:color="auto"/>
        <w:bottom w:val="none" w:sz="0" w:space="0" w:color="auto"/>
        <w:right w:val="none" w:sz="0" w:space="0" w:color="auto"/>
      </w:divBdr>
    </w:div>
    <w:div w:id="570310216">
      <w:bodyDiv w:val="1"/>
      <w:marLeft w:val="0"/>
      <w:marRight w:val="0"/>
      <w:marTop w:val="0"/>
      <w:marBottom w:val="0"/>
      <w:divBdr>
        <w:top w:val="none" w:sz="0" w:space="0" w:color="auto"/>
        <w:left w:val="none" w:sz="0" w:space="0" w:color="auto"/>
        <w:bottom w:val="none" w:sz="0" w:space="0" w:color="auto"/>
        <w:right w:val="none" w:sz="0" w:space="0" w:color="auto"/>
      </w:divBdr>
    </w:div>
    <w:div w:id="570429714">
      <w:bodyDiv w:val="1"/>
      <w:marLeft w:val="0"/>
      <w:marRight w:val="0"/>
      <w:marTop w:val="0"/>
      <w:marBottom w:val="0"/>
      <w:divBdr>
        <w:top w:val="none" w:sz="0" w:space="0" w:color="auto"/>
        <w:left w:val="none" w:sz="0" w:space="0" w:color="auto"/>
        <w:bottom w:val="none" w:sz="0" w:space="0" w:color="auto"/>
        <w:right w:val="none" w:sz="0" w:space="0" w:color="auto"/>
      </w:divBdr>
    </w:div>
    <w:div w:id="570626654">
      <w:bodyDiv w:val="1"/>
      <w:marLeft w:val="0"/>
      <w:marRight w:val="0"/>
      <w:marTop w:val="0"/>
      <w:marBottom w:val="0"/>
      <w:divBdr>
        <w:top w:val="none" w:sz="0" w:space="0" w:color="auto"/>
        <w:left w:val="none" w:sz="0" w:space="0" w:color="auto"/>
        <w:bottom w:val="none" w:sz="0" w:space="0" w:color="auto"/>
        <w:right w:val="none" w:sz="0" w:space="0" w:color="auto"/>
      </w:divBdr>
    </w:div>
    <w:div w:id="570820345">
      <w:bodyDiv w:val="1"/>
      <w:marLeft w:val="0"/>
      <w:marRight w:val="0"/>
      <w:marTop w:val="0"/>
      <w:marBottom w:val="0"/>
      <w:divBdr>
        <w:top w:val="none" w:sz="0" w:space="0" w:color="auto"/>
        <w:left w:val="none" w:sz="0" w:space="0" w:color="auto"/>
        <w:bottom w:val="none" w:sz="0" w:space="0" w:color="auto"/>
        <w:right w:val="none" w:sz="0" w:space="0" w:color="auto"/>
      </w:divBdr>
    </w:div>
    <w:div w:id="570849759">
      <w:bodyDiv w:val="1"/>
      <w:marLeft w:val="0"/>
      <w:marRight w:val="0"/>
      <w:marTop w:val="0"/>
      <w:marBottom w:val="0"/>
      <w:divBdr>
        <w:top w:val="none" w:sz="0" w:space="0" w:color="auto"/>
        <w:left w:val="none" w:sz="0" w:space="0" w:color="auto"/>
        <w:bottom w:val="none" w:sz="0" w:space="0" w:color="auto"/>
        <w:right w:val="none" w:sz="0" w:space="0" w:color="auto"/>
      </w:divBdr>
    </w:div>
    <w:div w:id="571082768">
      <w:bodyDiv w:val="1"/>
      <w:marLeft w:val="0"/>
      <w:marRight w:val="0"/>
      <w:marTop w:val="0"/>
      <w:marBottom w:val="0"/>
      <w:divBdr>
        <w:top w:val="none" w:sz="0" w:space="0" w:color="auto"/>
        <w:left w:val="none" w:sz="0" w:space="0" w:color="auto"/>
        <w:bottom w:val="none" w:sz="0" w:space="0" w:color="auto"/>
        <w:right w:val="none" w:sz="0" w:space="0" w:color="auto"/>
      </w:divBdr>
    </w:div>
    <w:div w:id="571428805">
      <w:bodyDiv w:val="1"/>
      <w:marLeft w:val="0"/>
      <w:marRight w:val="0"/>
      <w:marTop w:val="0"/>
      <w:marBottom w:val="0"/>
      <w:divBdr>
        <w:top w:val="none" w:sz="0" w:space="0" w:color="auto"/>
        <w:left w:val="none" w:sz="0" w:space="0" w:color="auto"/>
        <w:bottom w:val="none" w:sz="0" w:space="0" w:color="auto"/>
        <w:right w:val="none" w:sz="0" w:space="0" w:color="auto"/>
      </w:divBdr>
    </w:div>
    <w:div w:id="571962871">
      <w:bodyDiv w:val="1"/>
      <w:marLeft w:val="0"/>
      <w:marRight w:val="0"/>
      <w:marTop w:val="0"/>
      <w:marBottom w:val="0"/>
      <w:divBdr>
        <w:top w:val="none" w:sz="0" w:space="0" w:color="auto"/>
        <w:left w:val="none" w:sz="0" w:space="0" w:color="auto"/>
        <w:bottom w:val="none" w:sz="0" w:space="0" w:color="auto"/>
        <w:right w:val="none" w:sz="0" w:space="0" w:color="auto"/>
      </w:divBdr>
    </w:div>
    <w:div w:id="571963248">
      <w:bodyDiv w:val="1"/>
      <w:marLeft w:val="0"/>
      <w:marRight w:val="0"/>
      <w:marTop w:val="0"/>
      <w:marBottom w:val="0"/>
      <w:divBdr>
        <w:top w:val="none" w:sz="0" w:space="0" w:color="auto"/>
        <w:left w:val="none" w:sz="0" w:space="0" w:color="auto"/>
        <w:bottom w:val="none" w:sz="0" w:space="0" w:color="auto"/>
        <w:right w:val="none" w:sz="0" w:space="0" w:color="auto"/>
      </w:divBdr>
    </w:div>
    <w:div w:id="571964931">
      <w:bodyDiv w:val="1"/>
      <w:marLeft w:val="0"/>
      <w:marRight w:val="0"/>
      <w:marTop w:val="0"/>
      <w:marBottom w:val="0"/>
      <w:divBdr>
        <w:top w:val="none" w:sz="0" w:space="0" w:color="auto"/>
        <w:left w:val="none" w:sz="0" w:space="0" w:color="auto"/>
        <w:bottom w:val="none" w:sz="0" w:space="0" w:color="auto"/>
        <w:right w:val="none" w:sz="0" w:space="0" w:color="auto"/>
      </w:divBdr>
    </w:div>
    <w:div w:id="572282278">
      <w:bodyDiv w:val="1"/>
      <w:marLeft w:val="0"/>
      <w:marRight w:val="0"/>
      <w:marTop w:val="0"/>
      <w:marBottom w:val="0"/>
      <w:divBdr>
        <w:top w:val="none" w:sz="0" w:space="0" w:color="auto"/>
        <w:left w:val="none" w:sz="0" w:space="0" w:color="auto"/>
        <w:bottom w:val="none" w:sz="0" w:space="0" w:color="auto"/>
        <w:right w:val="none" w:sz="0" w:space="0" w:color="auto"/>
      </w:divBdr>
    </w:div>
    <w:div w:id="572391543">
      <w:bodyDiv w:val="1"/>
      <w:marLeft w:val="0"/>
      <w:marRight w:val="0"/>
      <w:marTop w:val="0"/>
      <w:marBottom w:val="0"/>
      <w:divBdr>
        <w:top w:val="none" w:sz="0" w:space="0" w:color="auto"/>
        <w:left w:val="none" w:sz="0" w:space="0" w:color="auto"/>
        <w:bottom w:val="none" w:sz="0" w:space="0" w:color="auto"/>
        <w:right w:val="none" w:sz="0" w:space="0" w:color="auto"/>
      </w:divBdr>
    </w:div>
    <w:div w:id="572394870">
      <w:bodyDiv w:val="1"/>
      <w:marLeft w:val="0"/>
      <w:marRight w:val="0"/>
      <w:marTop w:val="0"/>
      <w:marBottom w:val="0"/>
      <w:divBdr>
        <w:top w:val="none" w:sz="0" w:space="0" w:color="auto"/>
        <w:left w:val="none" w:sz="0" w:space="0" w:color="auto"/>
        <w:bottom w:val="none" w:sz="0" w:space="0" w:color="auto"/>
        <w:right w:val="none" w:sz="0" w:space="0" w:color="auto"/>
      </w:divBdr>
    </w:div>
    <w:div w:id="572663180">
      <w:bodyDiv w:val="1"/>
      <w:marLeft w:val="0"/>
      <w:marRight w:val="0"/>
      <w:marTop w:val="0"/>
      <w:marBottom w:val="0"/>
      <w:divBdr>
        <w:top w:val="none" w:sz="0" w:space="0" w:color="auto"/>
        <w:left w:val="none" w:sz="0" w:space="0" w:color="auto"/>
        <w:bottom w:val="none" w:sz="0" w:space="0" w:color="auto"/>
        <w:right w:val="none" w:sz="0" w:space="0" w:color="auto"/>
      </w:divBdr>
    </w:div>
    <w:div w:id="572860925">
      <w:bodyDiv w:val="1"/>
      <w:marLeft w:val="0"/>
      <w:marRight w:val="0"/>
      <w:marTop w:val="0"/>
      <w:marBottom w:val="0"/>
      <w:divBdr>
        <w:top w:val="none" w:sz="0" w:space="0" w:color="auto"/>
        <w:left w:val="none" w:sz="0" w:space="0" w:color="auto"/>
        <w:bottom w:val="none" w:sz="0" w:space="0" w:color="auto"/>
        <w:right w:val="none" w:sz="0" w:space="0" w:color="auto"/>
      </w:divBdr>
    </w:div>
    <w:div w:id="573055183">
      <w:bodyDiv w:val="1"/>
      <w:marLeft w:val="0"/>
      <w:marRight w:val="0"/>
      <w:marTop w:val="0"/>
      <w:marBottom w:val="0"/>
      <w:divBdr>
        <w:top w:val="none" w:sz="0" w:space="0" w:color="auto"/>
        <w:left w:val="none" w:sz="0" w:space="0" w:color="auto"/>
        <w:bottom w:val="none" w:sz="0" w:space="0" w:color="auto"/>
        <w:right w:val="none" w:sz="0" w:space="0" w:color="auto"/>
      </w:divBdr>
    </w:div>
    <w:div w:id="573390526">
      <w:bodyDiv w:val="1"/>
      <w:marLeft w:val="0"/>
      <w:marRight w:val="0"/>
      <w:marTop w:val="0"/>
      <w:marBottom w:val="0"/>
      <w:divBdr>
        <w:top w:val="none" w:sz="0" w:space="0" w:color="auto"/>
        <w:left w:val="none" w:sz="0" w:space="0" w:color="auto"/>
        <w:bottom w:val="none" w:sz="0" w:space="0" w:color="auto"/>
        <w:right w:val="none" w:sz="0" w:space="0" w:color="auto"/>
      </w:divBdr>
    </w:div>
    <w:div w:id="574054630">
      <w:bodyDiv w:val="1"/>
      <w:marLeft w:val="0"/>
      <w:marRight w:val="0"/>
      <w:marTop w:val="0"/>
      <w:marBottom w:val="0"/>
      <w:divBdr>
        <w:top w:val="none" w:sz="0" w:space="0" w:color="auto"/>
        <w:left w:val="none" w:sz="0" w:space="0" w:color="auto"/>
        <w:bottom w:val="none" w:sz="0" w:space="0" w:color="auto"/>
        <w:right w:val="none" w:sz="0" w:space="0" w:color="auto"/>
      </w:divBdr>
    </w:div>
    <w:div w:id="574127902">
      <w:bodyDiv w:val="1"/>
      <w:marLeft w:val="0"/>
      <w:marRight w:val="0"/>
      <w:marTop w:val="0"/>
      <w:marBottom w:val="0"/>
      <w:divBdr>
        <w:top w:val="none" w:sz="0" w:space="0" w:color="auto"/>
        <w:left w:val="none" w:sz="0" w:space="0" w:color="auto"/>
        <w:bottom w:val="none" w:sz="0" w:space="0" w:color="auto"/>
        <w:right w:val="none" w:sz="0" w:space="0" w:color="auto"/>
      </w:divBdr>
    </w:div>
    <w:div w:id="574239254">
      <w:bodyDiv w:val="1"/>
      <w:marLeft w:val="0"/>
      <w:marRight w:val="0"/>
      <w:marTop w:val="0"/>
      <w:marBottom w:val="0"/>
      <w:divBdr>
        <w:top w:val="none" w:sz="0" w:space="0" w:color="auto"/>
        <w:left w:val="none" w:sz="0" w:space="0" w:color="auto"/>
        <w:bottom w:val="none" w:sz="0" w:space="0" w:color="auto"/>
        <w:right w:val="none" w:sz="0" w:space="0" w:color="auto"/>
      </w:divBdr>
    </w:div>
    <w:div w:id="574514085">
      <w:bodyDiv w:val="1"/>
      <w:marLeft w:val="0"/>
      <w:marRight w:val="0"/>
      <w:marTop w:val="0"/>
      <w:marBottom w:val="0"/>
      <w:divBdr>
        <w:top w:val="none" w:sz="0" w:space="0" w:color="auto"/>
        <w:left w:val="none" w:sz="0" w:space="0" w:color="auto"/>
        <w:bottom w:val="none" w:sz="0" w:space="0" w:color="auto"/>
        <w:right w:val="none" w:sz="0" w:space="0" w:color="auto"/>
      </w:divBdr>
    </w:div>
    <w:div w:id="574703884">
      <w:bodyDiv w:val="1"/>
      <w:marLeft w:val="0"/>
      <w:marRight w:val="0"/>
      <w:marTop w:val="0"/>
      <w:marBottom w:val="0"/>
      <w:divBdr>
        <w:top w:val="none" w:sz="0" w:space="0" w:color="auto"/>
        <w:left w:val="none" w:sz="0" w:space="0" w:color="auto"/>
        <w:bottom w:val="none" w:sz="0" w:space="0" w:color="auto"/>
        <w:right w:val="none" w:sz="0" w:space="0" w:color="auto"/>
      </w:divBdr>
    </w:div>
    <w:div w:id="575013047">
      <w:bodyDiv w:val="1"/>
      <w:marLeft w:val="0"/>
      <w:marRight w:val="0"/>
      <w:marTop w:val="0"/>
      <w:marBottom w:val="0"/>
      <w:divBdr>
        <w:top w:val="none" w:sz="0" w:space="0" w:color="auto"/>
        <w:left w:val="none" w:sz="0" w:space="0" w:color="auto"/>
        <w:bottom w:val="none" w:sz="0" w:space="0" w:color="auto"/>
        <w:right w:val="none" w:sz="0" w:space="0" w:color="auto"/>
      </w:divBdr>
    </w:div>
    <w:div w:id="575088564">
      <w:bodyDiv w:val="1"/>
      <w:marLeft w:val="0"/>
      <w:marRight w:val="0"/>
      <w:marTop w:val="0"/>
      <w:marBottom w:val="0"/>
      <w:divBdr>
        <w:top w:val="none" w:sz="0" w:space="0" w:color="auto"/>
        <w:left w:val="none" w:sz="0" w:space="0" w:color="auto"/>
        <w:bottom w:val="none" w:sz="0" w:space="0" w:color="auto"/>
        <w:right w:val="none" w:sz="0" w:space="0" w:color="auto"/>
      </w:divBdr>
    </w:div>
    <w:div w:id="575166308">
      <w:bodyDiv w:val="1"/>
      <w:marLeft w:val="0"/>
      <w:marRight w:val="0"/>
      <w:marTop w:val="0"/>
      <w:marBottom w:val="0"/>
      <w:divBdr>
        <w:top w:val="none" w:sz="0" w:space="0" w:color="auto"/>
        <w:left w:val="none" w:sz="0" w:space="0" w:color="auto"/>
        <w:bottom w:val="none" w:sz="0" w:space="0" w:color="auto"/>
        <w:right w:val="none" w:sz="0" w:space="0" w:color="auto"/>
      </w:divBdr>
    </w:div>
    <w:div w:id="575169381">
      <w:bodyDiv w:val="1"/>
      <w:marLeft w:val="0"/>
      <w:marRight w:val="0"/>
      <w:marTop w:val="0"/>
      <w:marBottom w:val="0"/>
      <w:divBdr>
        <w:top w:val="none" w:sz="0" w:space="0" w:color="auto"/>
        <w:left w:val="none" w:sz="0" w:space="0" w:color="auto"/>
        <w:bottom w:val="none" w:sz="0" w:space="0" w:color="auto"/>
        <w:right w:val="none" w:sz="0" w:space="0" w:color="auto"/>
      </w:divBdr>
    </w:div>
    <w:div w:id="575360586">
      <w:bodyDiv w:val="1"/>
      <w:marLeft w:val="0"/>
      <w:marRight w:val="0"/>
      <w:marTop w:val="0"/>
      <w:marBottom w:val="0"/>
      <w:divBdr>
        <w:top w:val="none" w:sz="0" w:space="0" w:color="auto"/>
        <w:left w:val="none" w:sz="0" w:space="0" w:color="auto"/>
        <w:bottom w:val="none" w:sz="0" w:space="0" w:color="auto"/>
        <w:right w:val="none" w:sz="0" w:space="0" w:color="auto"/>
      </w:divBdr>
    </w:div>
    <w:div w:id="575480008">
      <w:bodyDiv w:val="1"/>
      <w:marLeft w:val="0"/>
      <w:marRight w:val="0"/>
      <w:marTop w:val="0"/>
      <w:marBottom w:val="0"/>
      <w:divBdr>
        <w:top w:val="none" w:sz="0" w:space="0" w:color="auto"/>
        <w:left w:val="none" w:sz="0" w:space="0" w:color="auto"/>
        <w:bottom w:val="none" w:sz="0" w:space="0" w:color="auto"/>
        <w:right w:val="none" w:sz="0" w:space="0" w:color="auto"/>
      </w:divBdr>
    </w:div>
    <w:div w:id="575630097">
      <w:bodyDiv w:val="1"/>
      <w:marLeft w:val="0"/>
      <w:marRight w:val="0"/>
      <w:marTop w:val="0"/>
      <w:marBottom w:val="0"/>
      <w:divBdr>
        <w:top w:val="none" w:sz="0" w:space="0" w:color="auto"/>
        <w:left w:val="none" w:sz="0" w:space="0" w:color="auto"/>
        <w:bottom w:val="none" w:sz="0" w:space="0" w:color="auto"/>
        <w:right w:val="none" w:sz="0" w:space="0" w:color="auto"/>
      </w:divBdr>
    </w:div>
    <w:div w:id="575896667">
      <w:bodyDiv w:val="1"/>
      <w:marLeft w:val="0"/>
      <w:marRight w:val="0"/>
      <w:marTop w:val="0"/>
      <w:marBottom w:val="0"/>
      <w:divBdr>
        <w:top w:val="none" w:sz="0" w:space="0" w:color="auto"/>
        <w:left w:val="none" w:sz="0" w:space="0" w:color="auto"/>
        <w:bottom w:val="none" w:sz="0" w:space="0" w:color="auto"/>
        <w:right w:val="none" w:sz="0" w:space="0" w:color="auto"/>
      </w:divBdr>
    </w:div>
    <w:div w:id="575941139">
      <w:bodyDiv w:val="1"/>
      <w:marLeft w:val="0"/>
      <w:marRight w:val="0"/>
      <w:marTop w:val="0"/>
      <w:marBottom w:val="0"/>
      <w:divBdr>
        <w:top w:val="none" w:sz="0" w:space="0" w:color="auto"/>
        <w:left w:val="none" w:sz="0" w:space="0" w:color="auto"/>
        <w:bottom w:val="none" w:sz="0" w:space="0" w:color="auto"/>
        <w:right w:val="none" w:sz="0" w:space="0" w:color="auto"/>
      </w:divBdr>
    </w:div>
    <w:div w:id="575942934">
      <w:bodyDiv w:val="1"/>
      <w:marLeft w:val="0"/>
      <w:marRight w:val="0"/>
      <w:marTop w:val="0"/>
      <w:marBottom w:val="0"/>
      <w:divBdr>
        <w:top w:val="none" w:sz="0" w:space="0" w:color="auto"/>
        <w:left w:val="none" w:sz="0" w:space="0" w:color="auto"/>
        <w:bottom w:val="none" w:sz="0" w:space="0" w:color="auto"/>
        <w:right w:val="none" w:sz="0" w:space="0" w:color="auto"/>
      </w:divBdr>
    </w:div>
    <w:div w:id="575943255">
      <w:bodyDiv w:val="1"/>
      <w:marLeft w:val="0"/>
      <w:marRight w:val="0"/>
      <w:marTop w:val="0"/>
      <w:marBottom w:val="0"/>
      <w:divBdr>
        <w:top w:val="none" w:sz="0" w:space="0" w:color="auto"/>
        <w:left w:val="none" w:sz="0" w:space="0" w:color="auto"/>
        <w:bottom w:val="none" w:sz="0" w:space="0" w:color="auto"/>
        <w:right w:val="none" w:sz="0" w:space="0" w:color="auto"/>
      </w:divBdr>
    </w:div>
    <w:div w:id="575943297">
      <w:bodyDiv w:val="1"/>
      <w:marLeft w:val="0"/>
      <w:marRight w:val="0"/>
      <w:marTop w:val="0"/>
      <w:marBottom w:val="0"/>
      <w:divBdr>
        <w:top w:val="none" w:sz="0" w:space="0" w:color="auto"/>
        <w:left w:val="none" w:sz="0" w:space="0" w:color="auto"/>
        <w:bottom w:val="none" w:sz="0" w:space="0" w:color="auto"/>
        <w:right w:val="none" w:sz="0" w:space="0" w:color="auto"/>
      </w:divBdr>
    </w:div>
    <w:div w:id="576210777">
      <w:bodyDiv w:val="1"/>
      <w:marLeft w:val="0"/>
      <w:marRight w:val="0"/>
      <w:marTop w:val="0"/>
      <w:marBottom w:val="0"/>
      <w:divBdr>
        <w:top w:val="none" w:sz="0" w:space="0" w:color="auto"/>
        <w:left w:val="none" w:sz="0" w:space="0" w:color="auto"/>
        <w:bottom w:val="none" w:sz="0" w:space="0" w:color="auto"/>
        <w:right w:val="none" w:sz="0" w:space="0" w:color="auto"/>
      </w:divBdr>
    </w:div>
    <w:div w:id="576324257">
      <w:bodyDiv w:val="1"/>
      <w:marLeft w:val="0"/>
      <w:marRight w:val="0"/>
      <w:marTop w:val="0"/>
      <w:marBottom w:val="0"/>
      <w:divBdr>
        <w:top w:val="none" w:sz="0" w:space="0" w:color="auto"/>
        <w:left w:val="none" w:sz="0" w:space="0" w:color="auto"/>
        <w:bottom w:val="none" w:sz="0" w:space="0" w:color="auto"/>
        <w:right w:val="none" w:sz="0" w:space="0" w:color="auto"/>
      </w:divBdr>
    </w:div>
    <w:div w:id="576867931">
      <w:bodyDiv w:val="1"/>
      <w:marLeft w:val="0"/>
      <w:marRight w:val="0"/>
      <w:marTop w:val="0"/>
      <w:marBottom w:val="0"/>
      <w:divBdr>
        <w:top w:val="none" w:sz="0" w:space="0" w:color="auto"/>
        <w:left w:val="none" w:sz="0" w:space="0" w:color="auto"/>
        <w:bottom w:val="none" w:sz="0" w:space="0" w:color="auto"/>
        <w:right w:val="none" w:sz="0" w:space="0" w:color="auto"/>
      </w:divBdr>
    </w:div>
    <w:div w:id="577060598">
      <w:bodyDiv w:val="1"/>
      <w:marLeft w:val="0"/>
      <w:marRight w:val="0"/>
      <w:marTop w:val="0"/>
      <w:marBottom w:val="0"/>
      <w:divBdr>
        <w:top w:val="none" w:sz="0" w:space="0" w:color="auto"/>
        <w:left w:val="none" w:sz="0" w:space="0" w:color="auto"/>
        <w:bottom w:val="none" w:sz="0" w:space="0" w:color="auto"/>
        <w:right w:val="none" w:sz="0" w:space="0" w:color="auto"/>
      </w:divBdr>
    </w:div>
    <w:div w:id="577205704">
      <w:bodyDiv w:val="1"/>
      <w:marLeft w:val="0"/>
      <w:marRight w:val="0"/>
      <w:marTop w:val="0"/>
      <w:marBottom w:val="0"/>
      <w:divBdr>
        <w:top w:val="none" w:sz="0" w:space="0" w:color="auto"/>
        <w:left w:val="none" w:sz="0" w:space="0" w:color="auto"/>
        <w:bottom w:val="none" w:sz="0" w:space="0" w:color="auto"/>
        <w:right w:val="none" w:sz="0" w:space="0" w:color="auto"/>
      </w:divBdr>
    </w:div>
    <w:div w:id="577831463">
      <w:bodyDiv w:val="1"/>
      <w:marLeft w:val="0"/>
      <w:marRight w:val="0"/>
      <w:marTop w:val="0"/>
      <w:marBottom w:val="0"/>
      <w:divBdr>
        <w:top w:val="none" w:sz="0" w:space="0" w:color="auto"/>
        <w:left w:val="none" w:sz="0" w:space="0" w:color="auto"/>
        <w:bottom w:val="none" w:sz="0" w:space="0" w:color="auto"/>
        <w:right w:val="none" w:sz="0" w:space="0" w:color="auto"/>
      </w:divBdr>
    </w:div>
    <w:div w:id="577985667">
      <w:bodyDiv w:val="1"/>
      <w:marLeft w:val="0"/>
      <w:marRight w:val="0"/>
      <w:marTop w:val="0"/>
      <w:marBottom w:val="0"/>
      <w:divBdr>
        <w:top w:val="none" w:sz="0" w:space="0" w:color="auto"/>
        <w:left w:val="none" w:sz="0" w:space="0" w:color="auto"/>
        <w:bottom w:val="none" w:sz="0" w:space="0" w:color="auto"/>
        <w:right w:val="none" w:sz="0" w:space="0" w:color="auto"/>
      </w:divBdr>
    </w:div>
    <w:div w:id="578054145">
      <w:bodyDiv w:val="1"/>
      <w:marLeft w:val="0"/>
      <w:marRight w:val="0"/>
      <w:marTop w:val="0"/>
      <w:marBottom w:val="0"/>
      <w:divBdr>
        <w:top w:val="none" w:sz="0" w:space="0" w:color="auto"/>
        <w:left w:val="none" w:sz="0" w:space="0" w:color="auto"/>
        <w:bottom w:val="none" w:sz="0" w:space="0" w:color="auto"/>
        <w:right w:val="none" w:sz="0" w:space="0" w:color="auto"/>
      </w:divBdr>
    </w:div>
    <w:div w:id="578099164">
      <w:bodyDiv w:val="1"/>
      <w:marLeft w:val="0"/>
      <w:marRight w:val="0"/>
      <w:marTop w:val="0"/>
      <w:marBottom w:val="0"/>
      <w:divBdr>
        <w:top w:val="none" w:sz="0" w:space="0" w:color="auto"/>
        <w:left w:val="none" w:sz="0" w:space="0" w:color="auto"/>
        <w:bottom w:val="none" w:sz="0" w:space="0" w:color="auto"/>
        <w:right w:val="none" w:sz="0" w:space="0" w:color="auto"/>
      </w:divBdr>
    </w:div>
    <w:div w:id="578172897">
      <w:bodyDiv w:val="1"/>
      <w:marLeft w:val="0"/>
      <w:marRight w:val="0"/>
      <w:marTop w:val="0"/>
      <w:marBottom w:val="0"/>
      <w:divBdr>
        <w:top w:val="none" w:sz="0" w:space="0" w:color="auto"/>
        <w:left w:val="none" w:sz="0" w:space="0" w:color="auto"/>
        <w:bottom w:val="none" w:sz="0" w:space="0" w:color="auto"/>
        <w:right w:val="none" w:sz="0" w:space="0" w:color="auto"/>
      </w:divBdr>
    </w:div>
    <w:div w:id="578290300">
      <w:bodyDiv w:val="1"/>
      <w:marLeft w:val="0"/>
      <w:marRight w:val="0"/>
      <w:marTop w:val="0"/>
      <w:marBottom w:val="0"/>
      <w:divBdr>
        <w:top w:val="none" w:sz="0" w:space="0" w:color="auto"/>
        <w:left w:val="none" w:sz="0" w:space="0" w:color="auto"/>
        <w:bottom w:val="none" w:sz="0" w:space="0" w:color="auto"/>
        <w:right w:val="none" w:sz="0" w:space="0" w:color="auto"/>
      </w:divBdr>
    </w:div>
    <w:div w:id="578290800">
      <w:bodyDiv w:val="1"/>
      <w:marLeft w:val="0"/>
      <w:marRight w:val="0"/>
      <w:marTop w:val="0"/>
      <w:marBottom w:val="0"/>
      <w:divBdr>
        <w:top w:val="none" w:sz="0" w:space="0" w:color="auto"/>
        <w:left w:val="none" w:sz="0" w:space="0" w:color="auto"/>
        <w:bottom w:val="none" w:sz="0" w:space="0" w:color="auto"/>
        <w:right w:val="none" w:sz="0" w:space="0" w:color="auto"/>
      </w:divBdr>
    </w:div>
    <w:div w:id="578487547">
      <w:bodyDiv w:val="1"/>
      <w:marLeft w:val="0"/>
      <w:marRight w:val="0"/>
      <w:marTop w:val="0"/>
      <w:marBottom w:val="0"/>
      <w:divBdr>
        <w:top w:val="none" w:sz="0" w:space="0" w:color="auto"/>
        <w:left w:val="none" w:sz="0" w:space="0" w:color="auto"/>
        <w:bottom w:val="none" w:sz="0" w:space="0" w:color="auto"/>
        <w:right w:val="none" w:sz="0" w:space="0" w:color="auto"/>
      </w:divBdr>
    </w:div>
    <w:div w:id="578636982">
      <w:bodyDiv w:val="1"/>
      <w:marLeft w:val="0"/>
      <w:marRight w:val="0"/>
      <w:marTop w:val="0"/>
      <w:marBottom w:val="0"/>
      <w:divBdr>
        <w:top w:val="none" w:sz="0" w:space="0" w:color="auto"/>
        <w:left w:val="none" w:sz="0" w:space="0" w:color="auto"/>
        <w:bottom w:val="none" w:sz="0" w:space="0" w:color="auto"/>
        <w:right w:val="none" w:sz="0" w:space="0" w:color="auto"/>
      </w:divBdr>
    </w:div>
    <w:div w:id="578637051">
      <w:bodyDiv w:val="1"/>
      <w:marLeft w:val="0"/>
      <w:marRight w:val="0"/>
      <w:marTop w:val="0"/>
      <w:marBottom w:val="0"/>
      <w:divBdr>
        <w:top w:val="none" w:sz="0" w:space="0" w:color="auto"/>
        <w:left w:val="none" w:sz="0" w:space="0" w:color="auto"/>
        <w:bottom w:val="none" w:sz="0" w:space="0" w:color="auto"/>
        <w:right w:val="none" w:sz="0" w:space="0" w:color="auto"/>
      </w:divBdr>
    </w:div>
    <w:div w:id="578715485">
      <w:bodyDiv w:val="1"/>
      <w:marLeft w:val="0"/>
      <w:marRight w:val="0"/>
      <w:marTop w:val="0"/>
      <w:marBottom w:val="0"/>
      <w:divBdr>
        <w:top w:val="none" w:sz="0" w:space="0" w:color="auto"/>
        <w:left w:val="none" w:sz="0" w:space="0" w:color="auto"/>
        <w:bottom w:val="none" w:sz="0" w:space="0" w:color="auto"/>
        <w:right w:val="none" w:sz="0" w:space="0" w:color="auto"/>
      </w:divBdr>
    </w:div>
    <w:div w:id="578759886">
      <w:bodyDiv w:val="1"/>
      <w:marLeft w:val="0"/>
      <w:marRight w:val="0"/>
      <w:marTop w:val="0"/>
      <w:marBottom w:val="0"/>
      <w:divBdr>
        <w:top w:val="none" w:sz="0" w:space="0" w:color="auto"/>
        <w:left w:val="none" w:sz="0" w:space="0" w:color="auto"/>
        <w:bottom w:val="none" w:sz="0" w:space="0" w:color="auto"/>
        <w:right w:val="none" w:sz="0" w:space="0" w:color="auto"/>
      </w:divBdr>
    </w:div>
    <w:div w:id="578833096">
      <w:bodyDiv w:val="1"/>
      <w:marLeft w:val="0"/>
      <w:marRight w:val="0"/>
      <w:marTop w:val="0"/>
      <w:marBottom w:val="0"/>
      <w:divBdr>
        <w:top w:val="none" w:sz="0" w:space="0" w:color="auto"/>
        <w:left w:val="none" w:sz="0" w:space="0" w:color="auto"/>
        <w:bottom w:val="none" w:sz="0" w:space="0" w:color="auto"/>
        <w:right w:val="none" w:sz="0" w:space="0" w:color="auto"/>
      </w:divBdr>
    </w:div>
    <w:div w:id="579408546">
      <w:bodyDiv w:val="1"/>
      <w:marLeft w:val="0"/>
      <w:marRight w:val="0"/>
      <w:marTop w:val="0"/>
      <w:marBottom w:val="0"/>
      <w:divBdr>
        <w:top w:val="none" w:sz="0" w:space="0" w:color="auto"/>
        <w:left w:val="none" w:sz="0" w:space="0" w:color="auto"/>
        <w:bottom w:val="none" w:sz="0" w:space="0" w:color="auto"/>
        <w:right w:val="none" w:sz="0" w:space="0" w:color="auto"/>
      </w:divBdr>
    </w:div>
    <w:div w:id="579563664">
      <w:bodyDiv w:val="1"/>
      <w:marLeft w:val="0"/>
      <w:marRight w:val="0"/>
      <w:marTop w:val="0"/>
      <w:marBottom w:val="0"/>
      <w:divBdr>
        <w:top w:val="none" w:sz="0" w:space="0" w:color="auto"/>
        <w:left w:val="none" w:sz="0" w:space="0" w:color="auto"/>
        <w:bottom w:val="none" w:sz="0" w:space="0" w:color="auto"/>
        <w:right w:val="none" w:sz="0" w:space="0" w:color="auto"/>
      </w:divBdr>
    </w:div>
    <w:div w:id="579682860">
      <w:bodyDiv w:val="1"/>
      <w:marLeft w:val="0"/>
      <w:marRight w:val="0"/>
      <w:marTop w:val="0"/>
      <w:marBottom w:val="0"/>
      <w:divBdr>
        <w:top w:val="none" w:sz="0" w:space="0" w:color="auto"/>
        <w:left w:val="none" w:sz="0" w:space="0" w:color="auto"/>
        <w:bottom w:val="none" w:sz="0" w:space="0" w:color="auto"/>
        <w:right w:val="none" w:sz="0" w:space="0" w:color="auto"/>
      </w:divBdr>
    </w:div>
    <w:div w:id="579872233">
      <w:bodyDiv w:val="1"/>
      <w:marLeft w:val="0"/>
      <w:marRight w:val="0"/>
      <w:marTop w:val="0"/>
      <w:marBottom w:val="0"/>
      <w:divBdr>
        <w:top w:val="none" w:sz="0" w:space="0" w:color="auto"/>
        <w:left w:val="none" w:sz="0" w:space="0" w:color="auto"/>
        <w:bottom w:val="none" w:sz="0" w:space="0" w:color="auto"/>
        <w:right w:val="none" w:sz="0" w:space="0" w:color="auto"/>
      </w:divBdr>
    </w:div>
    <w:div w:id="579948811">
      <w:bodyDiv w:val="1"/>
      <w:marLeft w:val="0"/>
      <w:marRight w:val="0"/>
      <w:marTop w:val="0"/>
      <w:marBottom w:val="0"/>
      <w:divBdr>
        <w:top w:val="none" w:sz="0" w:space="0" w:color="auto"/>
        <w:left w:val="none" w:sz="0" w:space="0" w:color="auto"/>
        <w:bottom w:val="none" w:sz="0" w:space="0" w:color="auto"/>
        <w:right w:val="none" w:sz="0" w:space="0" w:color="auto"/>
      </w:divBdr>
    </w:div>
    <w:div w:id="580142233">
      <w:bodyDiv w:val="1"/>
      <w:marLeft w:val="0"/>
      <w:marRight w:val="0"/>
      <w:marTop w:val="0"/>
      <w:marBottom w:val="0"/>
      <w:divBdr>
        <w:top w:val="none" w:sz="0" w:space="0" w:color="auto"/>
        <w:left w:val="none" w:sz="0" w:space="0" w:color="auto"/>
        <w:bottom w:val="none" w:sz="0" w:space="0" w:color="auto"/>
        <w:right w:val="none" w:sz="0" w:space="0" w:color="auto"/>
      </w:divBdr>
    </w:div>
    <w:div w:id="580257683">
      <w:bodyDiv w:val="1"/>
      <w:marLeft w:val="0"/>
      <w:marRight w:val="0"/>
      <w:marTop w:val="0"/>
      <w:marBottom w:val="0"/>
      <w:divBdr>
        <w:top w:val="none" w:sz="0" w:space="0" w:color="auto"/>
        <w:left w:val="none" w:sz="0" w:space="0" w:color="auto"/>
        <w:bottom w:val="none" w:sz="0" w:space="0" w:color="auto"/>
        <w:right w:val="none" w:sz="0" w:space="0" w:color="auto"/>
      </w:divBdr>
    </w:div>
    <w:div w:id="580483448">
      <w:bodyDiv w:val="1"/>
      <w:marLeft w:val="0"/>
      <w:marRight w:val="0"/>
      <w:marTop w:val="0"/>
      <w:marBottom w:val="0"/>
      <w:divBdr>
        <w:top w:val="none" w:sz="0" w:space="0" w:color="auto"/>
        <w:left w:val="none" w:sz="0" w:space="0" w:color="auto"/>
        <w:bottom w:val="none" w:sz="0" w:space="0" w:color="auto"/>
        <w:right w:val="none" w:sz="0" w:space="0" w:color="auto"/>
      </w:divBdr>
    </w:div>
    <w:div w:id="580867857">
      <w:bodyDiv w:val="1"/>
      <w:marLeft w:val="0"/>
      <w:marRight w:val="0"/>
      <w:marTop w:val="0"/>
      <w:marBottom w:val="0"/>
      <w:divBdr>
        <w:top w:val="none" w:sz="0" w:space="0" w:color="auto"/>
        <w:left w:val="none" w:sz="0" w:space="0" w:color="auto"/>
        <w:bottom w:val="none" w:sz="0" w:space="0" w:color="auto"/>
        <w:right w:val="none" w:sz="0" w:space="0" w:color="auto"/>
      </w:divBdr>
    </w:div>
    <w:div w:id="580874551">
      <w:bodyDiv w:val="1"/>
      <w:marLeft w:val="0"/>
      <w:marRight w:val="0"/>
      <w:marTop w:val="0"/>
      <w:marBottom w:val="0"/>
      <w:divBdr>
        <w:top w:val="none" w:sz="0" w:space="0" w:color="auto"/>
        <w:left w:val="none" w:sz="0" w:space="0" w:color="auto"/>
        <w:bottom w:val="none" w:sz="0" w:space="0" w:color="auto"/>
        <w:right w:val="none" w:sz="0" w:space="0" w:color="auto"/>
      </w:divBdr>
    </w:div>
    <w:div w:id="581112178">
      <w:bodyDiv w:val="1"/>
      <w:marLeft w:val="0"/>
      <w:marRight w:val="0"/>
      <w:marTop w:val="0"/>
      <w:marBottom w:val="0"/>
      <w:divBdr>
        <w:top w:val="none" w:sz="0" w:space="0" w:color="auto"/>
        <w:left w:val="none" w:sz="0" w:space="0" w:color="auto"/>
        <w:bottom w:val="none" w:sz="0" w:space="0" w:color="auto"/>
        <w:right w:val="none" w:sz="0" w:space="0" w:color="auto"/>
      </w:divBdr>
    </w:div>
    <w:div w:id="581257927">
      <w:bodyDiv w:val="1"/>
      <w:marLeft w:val="0"/>
      <w:marRight w:val="0"/>
      <w:marTop w:val="0"/>
      <w:marBottom w:val="0"/>
      <w:divBdr>
        <w:top w:val="none" w:sz="0" w:space="0" w:color="auto"/>
        <w:left w:val="none" w:sz="0" w:space="0" w:color="auto"/>
        <w:bottom w:val="none" w:sz="0" w:space="0" w:color="auto"/>
        <w:right w:val="none" w:sz="0" w:space="0" w:color="auto"/>
      </w:divBdr>
    </w:div>
    <w:div w:id="581525471">
      <w:bodyDiv w:val="1"/>
      <w:marLeft w:val="0"/>
      <w:marRight w:val="0"/>
      <w:marTop w:val="0"/>
      <w:marBottom w:val="0"/>
      <w:divBdr>
        <w:top w:val="none" w:sz="0" w:space="0" w:color="auto"/>
        <w:left w:val="none" w:sz="0" w:space="0" w:color="auto"/>
        <w:bottom w:val="none" w:sz="0" w:space="0" w:color="auto"/>
        <w:right w:val="none" w:sz="0" w:space="0" w:color="auto"/>
      </w:divBdr>
    </w:div>
    <w:div w:id="581574123">
      <w:bodyDiv w:val="1"/>
      <w:marLeft w:val="0"/>
      <w:marRight w:val="0"/>
      <w:marTop w:val="0"/>
      <w:marBottom w:val="0"/>
      <w:divBdr>
        <w:top w:val="none" w:sz="0" w:space="0" w:color="auto"/>
        <w:left w:val="none" w:sz="0" w:space="0" w:color="auto"/>
        <w:bottom w:val="none" w:sz="0" w:space="0" w:color="auto"/>
        <w:right w:val="none" w:sz="0" w:space="0" w:color="auto"/>
      </w:divBdr>
    </w:div>
    <w:div w:id="582565454">
      <w:bodyDiv w:val="1"/>
      <w:marLeft w:val="0"/>
      <w:marRight w:val="0"/>
      <w:marTop w:val="0"/>
      <w:marBottom w:val="0"/>
      <w:divBdr>
        <w:top w:val="none" w:sz="0" w:space="0" w:color="auto"/>
        <w:left w:val="none" w:sz="0" w:space="0" w:color="auto"/>
        <w:bottom w:val="none" w:sz="0" w:space="0" w:color="auto"/>
        <w:right w:val="none" w:sz="0" w:space="0" w:color="auto"/>
      </w:divBdr>
    </w:div>
    <w:div w:id="582878658">
      <w:bodyDiv w:val="1"/>
      <w:marLeft w:val="0"/>
      <w:marRight w:val="0"/>
      <w:marTop w:val="0"/>
      <w:marBottom w:val="0"/>
      <w:divBdr>
        <w:top w:val="none" w:sz="0" w:space="0" w:color="auto"/>
        <w:left w:val="none" w:sz="0" w:space="0" w:color="auto"/>
        <w:bottom w:val="none" w:sz="0" w:space="0" w:color="auto"/>
        <w:right w:val="none" w:sz="0" w:space="0" w:color="auto"/>
      </w:divBdr>
    </w:div>
    <w:div w:id="582952736">
      <w:bodyDiv w:val="1"/>
      <w:marLeft w:val="0"/>
      <w:marRight w:val="0"/>
      <w:marTop w:val="0"/>
      <w:marBottom w:val="0"/>
      <w:divBdr>
        <w:top w:val="none" w:sz="0" w:space="0" w:color="auto"/>
        <w:left w:val="none" w:sz="0" w:space="0" w:color="auto"/>
        <w:bottom w:val="none" w:sz="0" w:space="0" w:color="auto"/>
        <w:right w:val="none" w:sz="0" w:space="0" w:color="auto"/>
      </w:divBdr>
    </w:div>
    <w:div w:id="582959892">
      <w:bodyDiv w:val="1"/>
      <w:marLeft w:val="0"/>
      <w:marRight w:val="0"/>
      <w:marTop w:val="0"/>
      <w:marBottom w:val="0"/>
      <w:divBdr>
        <w:top w:val="none" w:sz="0" w:space="0" w:color="auto"/>
        <w:left w:val="none" w:sz="0" w:space="0" w:color="auto"/>
        <w:bottom w:val="none" w:sz="0" w:space="0" w:color="auto"/>
        <w:right w:val="none" w:sz="0" w:space="0" w:color="auto"/>
      </w:divBdr>
    </w:div>
    <w:div w:id="583026232">
      <w:bodyDiv w:val="1"/>
      <w:marLeft w:val="0"/>
      <w:marRight w:val="0"/>
      <w:marTop w:val="0"/>
      <w:marBottom w:val="0"/>
      <w:divBdr>
        <w:top w:val="none" w:sz="0" w:space="0" w:color="auto"/>
        <w:left w:val="none" w:sz="0" w:space="0" w:color="auto"/>
        <w:bottom w:val="none" w:sz="0" w:space="0" w:color="auto"/>
        <w:right w:val="none" w:sz="0" w:space="0" w:color="auto"/>
      </w:divBdr>
    </w:div>
    <w:div w:id="583225720">
      <w:bodyDiv w:val="1"/>
      <w:marLeft w:val="0"/>
      <w:marRight w:val="0"/>
      <w:marTop w:val="0"/>
      <w:marBottom w:val="0"/>
      <w:divBdr>
        <w:top w:val="none" w:sz="0" w:space="0" w:color="auto"/>
        <w:left w:val="none" w:sz="0" w:space="0" w:color="auto"/>
        <w:bottom w:val="none" w:sz="0" w:space="0" w:color="auto"/>
        <w:right w:val="none" w:sz="0" w:space="0" w:color="auto"/>
      </w:divBdr>
    </w:div>
    <w:div w:id="583491999">
      <w:bodyDiv w:val="1"/>
      <w:marLeft w:val="0"/>
      <w:marRight w:val="0"/>
      <w:marTop w:val="0"/>
      <w:marBottom w:val="0"/>
      <w:divBdr>
        <w:top w:val="none" w:sz="0" w:space="0" w:color="auto"/>
        <w:left w:val="none" w:sz="0" w:space="0" w:color="auto"/>
        <w:bottom w:val="none" w:sz="0" w:space="0" w:color="auto"/>
        <w:right w:val="none" w:sz="0" w:space="0" w:color="auto"/>
      </w:divBdr>
    </w:div>
    <w:div w:id="583610728">
      <w:bodyDiv w:val="1"/>
      <w:marLeft w:val="0"/>
      <w:marRight w:val="0"/>
      <w:marTop w:val="0"/>
      <w:marBottom w:val="0"/>
      <w:divBdr>
        <w:top w:val="none" w:sz="0" w:space="0" w:color="auto"/>
        <w:left w:val="none" w:sz="0" w:space="0" w:color="auto"/>
        <w:bottom w:val="none" w:sz="0" w:space="0" w:color="auto"/>
        <w:right w:val="none" w:sz="0" w:space="0" w:color="auto"/>
      </w:divBdr>
    </w:div>
    <w:div w:id="583958492">
      <w:bodyDiv w:val="1"/>
      <w:marLeft w:val="0"/>
      <w:marRight w:val="0"/>
      <w:marTop w:val="0"/>
      <w:marBottom w:val="0"/>
      <w:divBdr>
        <w:top w:val="none" w:sz="0" w:space="0" w:color="auto"/>
        <w:left w:val="none" w:sz="0" w:space="0" w:color="auto"/>
        <w:bottom w:val="none" w:sz="0" w:space="0" w:color="auto"/>
        <w:right w:val="none" w:sz="0" w:space="0" w:color="auto"/>
      </w:divBdr>
    </w:div>
    <w:div w:id="584341912">
      <w:bodyDiv w:val="1"/>
      <w:marLeft w:val="0"/>
      <w:marRight w:val="0"/>
      <w:marTop w:val="0"/>
      <w:marBottom w:val="0"/>
      <w:divBdr>
        <w:top w:val="none" w:sz="0" w:space="0" w:color="auto"/>
        <w:left w:val="none" w:sz="0" w:space="0" w:color="auto"/>
        <w:bottom w:val="none" w:sz="0" w:space="0" w:color="auto"/>
        <w:right w:val="none" w:sz="0" w:space="0" w:color="auto"/>
      </w:divBdr>
    </w:div>
    <w:div w:id="584608229">
      <w:bodyDiv w:val="1"/>
      <w:marLeft w:val="0"/>
      <w:marRight w:val="0"/>
      <w:marTop w:val="0"/>
      <w:marBottom w:val="0"/>
      <w:divBdr>
        <w:top w:val="none" w:sz="0" w:space="0" w:color="auto"/>
        <w:left w:val="none" w:sz="0" w:space="0" w:color="auto"/>
        <w:bottom w:val="none" w:sz="0" w:space="0" w:color="auto"/>
        <w:right w:val="none" w:sz="0" w:space="0" w:color="auto"/>
      </w:divBdr>
    </w:div>
    <w:div w:id="584612476">
      <w:bodyDiv w:val="1"/>
      <w:marLeft w:val="0"/>
      <w:marRight w:val="0"/>
      <w:marTop w:val="0"/>
      <w:marBottom w:val="0"/>
      <w:divBdr>
        <w:top w:val="none" w:sz="0" w:space="0" w:color="auto"/>
        <w:left w:val="none" w:sz="0" w:space="0" w:color="auto"/>
        <w:bottom w:val="none" w:sz="0" w:space="0" w:color="auto"/>
        <w:right w:val="none" w:sz="0" w:space="0" w:color="auto"/>
      </w:divBdr>
    </w:div>
    <w:div w:id="584656568">
      <w:bodyDiv w:val="1"/>
      <w:marLeft w:val="0"/>
      <w:marRight w:val="0"/>
      <w:marTop w:val="0"/>
      <w:marBottom w:val="0"/>
      <w:divBdr>
        <w:top w:val="none" w:sz="0" w:space="0" w:color="auto"/>
        <w:left w:val="none" w:sz="0" w:space="0" w:color="auto"/>
        <w:bottom w:val="none" w:sz="0" w:space="0" w:color="auto"/>
        <w:right w:val="none" w:sz="0" w:space="0" w:color="auto"/>
      </w:divBdr>
    </w:div>
    <w:div w:id="584725113">
      <w:bodyDiv w:val="1"/>
      <w:marLeft w:val="0"/>
      <w:marRight w:val="0"/>
      <w:marTop w:val="0"/>
      <w:marBottom w:val="0"/>
      <w:divBdr>
        <w:top w:val="none" w:sz="0" w:space="0" w:color="auto"/>
        <w:left w:val="none" w:sz="0" w:space="0" w:color="auto"/>
        <w:bottom w:val="none" w:sz="0" w:space="0" w:color="auto"/>
        <w:right w:val="none" w:sz="0" w:space="0" w:color="auto"/>
      </w:divBdr>
    </w:div>
    <w:div w:id="584730105">
      <w:bodyDiv w:val="1"/>
      <w:marLeft w:val="0"/>
      <w:marRight w:val="0"/>
      <w:marTop w:val="0"/>
      <w:marBottom w:val="0"/>
      <w:divBdr>
        <w:top w:val="none" w:sz="0" w:space="0" w:color="auto"/>
        <w:left w:val="none" w:sz="0" w:space="0" w:color="auto"/>
        <w:bottom w:val="none" w:sz="0" w:space="0" w:color="auto"/>
        <w:right w:val="none" w:sz="0" w:space="0" w:color="auto"/>
      </w:divBdr>
    </w:div>
    <w:div w:id="584802558">
      <w:bodyDiv w:val="1"/>
      <w:marLeft w:val="0"/>
      <w:marRight w:val="0"/>
      <w:marTop w:val="0"/>
      <w:marBottom w:val="0"/>
      <w:divBdr>
        <w:top w:val="none" w:sz="0" w:space="0" w:color="auto"/>
        <w:left w:val="none" w:sz="0" w:space="0" w:color="auto"/>
        <w:bottom w:val="none" w:sz="0" w:space="0" w:color="auto"/>
        <w:right w:val="none" w:sz="0" w:space="0" w:color="auto"/>
      </w:divBdr>
    </w:div>
    <w:div w:id="584803070">
      <w:bodyDiv w:val="1"/>
      <w:marLeft w:val="0"/>
      <w:marRight w:val="0"/>
      <w:marTop w:val="0"/>
      <w:marBottom w:val="0"/>
      <w:divBdr>
        <w:top w:val="none" w:sz="0" w:space="0" w:color="auto"/>
        <w:left w:val="none" w:sz="0" w:space="0" w:color="auto"/>
        <w:bottom w:val="none" w:sz="0" w:space="0" w:color="auto"/>
        <w:right w:val="none" w:sz="0" w:space="0" w:color="auto"/>
      </w:divBdr>
    </w:div>
    <w:div w:id="584805167">
      <w:bodyDiv w:val="1"/>
      <w:marLeft w:val="0"/>
      <w:marRight w:val="0"/>
      <w:marTop w:val="0"/>
      <w:marBottom w:val="0"/>
      <w:divBdr>
        <w:top w:val="none" w:sz="0" w:space="0" w:color="auto"/>
        <w:left w:val="none" w:sz="0" w:space="0" w:color="auto"/>
        <w:bottom w:val="none" w:sz="0" w:space="0" w:color="auto"/>
        <w:right w:val="none" w:sz="0" w:space="0" w:color="auto"/>
      </w:divBdr>
    </w:div>
    <w:div w:id="584849029">
      <w:bodyDiv w:val="1"/>
      <w:marLeft w:val="0"/>
      <w:marRight w:val="0"/>
      <w:marTop w:val="0"/>
      <w:marBottom w:val="0"/>
      <w:divBdr>
        <w:top w:val="none" w:sz="0" w:space="0" w:color="auto"/>
        <w:left w:val="none" w:sz="0" w:space="0" w:color="auto"/>
        <w:bottom w:val="none" w:sz="0" w:space="0" w:color="auto"/>
        <w:right w:val="none" w:sz="0" w:space="0" w:color="auto"/>
      </w:divBdr>
    </w:div>
    <w:div w:id="584874743">
      <w:bodyDiv w:val="1"/>
      <w:marLeft w:val="0"/>
      <w:marRight w:val="0"/>
      <w:marTop w:val="0"/>
      <w:marBottom w:val="0"/>
      <w:divBdr>
        <w:top w:val="none" w:sz="0" w:space="0" w:color="auto"/>
        <w:left w:val="none" w:sz="0" w:space="0" w:color="auto"/>
        <w:bottom w:val="none" w:sz="0" w:space="0" w:color="auto"/>
        <w:right w:val="none" w:sz="0" w:space="0" w:color="auto"/>
      </w:divBdr>
    </w:div>
    <w:div w:id="585116154">
      <w:bodyDiv w:val="1"/>
      <w:marLeft w:val="0"/>
      <w:marRight w:val="0"/>
      <w:marTop w:val="0"/>
      <w:marBottom w:val="0"/>
      <w:divBdr>
        <w:top w:val="none" w:sz="0" w:space="0" w:color="auto"/>
        <w:left w:val="none" w:sz="0" w:space="0" w:color="auto"/>
        <w:bottom w:val="none" w:sz="0" w:space="0" w:color="auto"/>
        <w:right w:val="none" w:sz="0" w:space="0" w:color="auto"/>
      </w:divBdr>
    </w:div>
    <w:div w:id="585265116">
      <w:bodyDiv w:val="1"/>
      <w:marLeft w:val="0"/>
      <w:marRight w:val="0"/>
      <w:marTop w:val="0"/>
      <w:marBottom w:val="0"/>
      <w:divBdr>
        <w:top w:val="none" w:sz="0" w:space="0" w:color="auto"/>
        <w:left w:val="none" w:sz="0" w:space="0" w:color="auto"/>
        <w:bottom w:val="none" w:sz="0" w:space="0" w:color="auto"/>
        <w:right w:val="none" w:sz="0" w:space="0" w:color="auto"/>
      </w:divBdr>
    </w:div>
    <w:div w:id="585310740">
      <w:bodyDiv w:val="1"/>
      <w:marLeft w:val="0"/>
      <w:marRight w:val="0"/>
      <w:marTop w:val="0"/>
      <w:marBottom w:val="0"/>
      <w:divBdr>
        <w:top w:val="none" w:sz="0" w:space="0" w:color="auto"/>
        <w:left w:val="none" w:sz="0" w:space="0" w:color="auto"/>
        <w:bottom w:val="none" w:sz="0" w:space="0" w:color="auto"/>
        <w:right w:val="none" w:sz="0" w:space="0" w:color="auto"/>
      </w:divBdr>
    </w:div>
    <w:div w:id="585378486">
      <w:bodyDiv w:val="1"/>
      <w:marLeft w:val="0"/>
      <w:marRight w:val="0"/>
      <w:marTop w:val="0"/>
      <w:marBottom w:val="0"/>
      <w:divBdr>
        <w:top w:val="none" w:sz="0" w:space="0" w:color="auto"/>
        <w:left w:val="none" w:sz="0" w:space="0" w:color="auto"/>
        <w:bottom w:val="none" w:sz="0" w:space="0" w:color="auto"/>
        <w:right w:val="none" w:sz="0" w:space="0" w:color="auto"/>
      </w:divBdr>
    </w:div>
    <w:div w:id="585652209">
      <w:bodyDiv w:val="1"/>
      <w:marLeft w:val="0"/>
      <w:marRight w:val="0"/>
      <w:marTop w:val="0"/>
      <w:marBottom w:val="0"/>
      <w:divBdr>
        <w:top w:val="none" w:sz="0" w:space="0" w:color="auto"/>
        <w:left w:val="none" w:sz="0" w:space="0" w:color="auto"/>
        <w:bottom w:val="none" w:sz="0" w:space="0" w:color="auto"/>
        <w:right w:val="none" w:sz="0" w:space="0" w:color="auto"/>
      </w:divBdr>
    </w:div>
    <w:div w:id="585841617">
      <w:bodyDiv w:val="1"/>
      <w:marLeft w:val="0"/>
      <w:marRight w:val="0"/>
      <w:marTop w:val="0"/>
      <w:marBottom w:val="0"/>
      <w:divBdr>
        <w:top w:val="none" w:sz="0" w:space="0" w:color="auto"/>
        <w:left w:val="none" w:sz="0" w:space="0" w:color="auto"/>
        <w:bottom w:val="none" w:sz="0" w:space="0" w:color="auto"/>
        <w:right w:val="none" w:sz="0" w:space="0" w:color="auto"/>
      </w:divBdr>
    </w:div>
    <w:div w:id="585849916">
      <w:bodyDiv w:val="1"/>
      <w:marLeft w:val="0"/>
      <w:marRight w:val="0"/>
      <w:marTop w:val="0"/>
      <w:marBottom w:val="0"/>
      <w:divBdr>
        <w:top w:val="none" w:sz="0" w:space="0" w:color="auto"/>
        <w:left w:val="none" w:sz="0" w:space="0" w:color="auto"/>
        <w:bottom w:val="none" w:sz="0" w:space="0" w:color="auto"/>
        <w:right w:val="none" w:sz="0" w:space="0" w:color="auto"/>
      </w:divBdr>
    </w:div>
    <w:div w:id="586160253">
      <w:bodyDiv w:val="1"/>
      <w:marLeft w:val="0"/>
      <w:marRight w:val="0"/>
      <w:marTop w:val="0"/>
      <w:marBottom w:val="0"/>
      <w:divBdr>
        <w:top w:val="none" w:sz="0" w:space="0" w:color="auto"/>
        <w:left w:val="none" w:sz="0" w:space="0" w:color="auto"/>
        <w:bottom w:val="none" w:sz="0" w:space="0" w:color="auto"/>
        <w:right w:val="none" w:sz="0" w:space="0" w:color="auto"/>
      </w:divBdr>
    </w:div>
    <w:div w:id="586229395">
      <w:bodyDiv w:val="1"/>
      <w:marLeft w:val="0"/>
      <w:marRight w:val="0"/>
      <w:marTop w:val="0"/>
      <w:marBottom w:val="0"/>
      <w:divBdr>
        <w:top w:val="none" w:sz="0" w:space="0" w:color="auto"/>
        <w:left w:val="none" w:sz="0" w:space="0" w:color="auto"/>
        <w:bottom w:val="none" w:sz="0" w:space="0" w:color="auto"/>
        <w:right w:val="none" w:sz="0" w:space="0" w:color="auto"/>
      </w:divBdr>
    </w:div>
    <w:div w:id="586353652">
      <w:bodyDiv w:val="1"/>
      <w:marLeft w:val="0"/>
      <w:marRight w:val="0"/>
      <w:marTop w:val="0"/>
      <w:marBottom w:val="0"/>
      <w:divBdr>
        <w:top w:val="none" w:sz="0" w:space="0" w:color="auto"/>
        <w:left w:val="none" w:sz="0" w:space="0" w:color="auto"/>
        <w:bottom w:val="none" w:sz="0" w:space="0" w:color="auto"/>
        <w:right w:val="none" w:sz="0" w:space="0" w:color="auto"/>
      </w:divBdr>
    </w:div>
    <w:div w:id="586497110">
      <w:bodyDiv w:val="1"/>
      <w:marLeft w:val="0"/>
      <w:marRight w:val="0"/>
      <w:marTop w:val="0"/>
      <w:marBottom w:val="0"/>
      <w:divBdr>
        <w:top w:val="none" w:sz="0" w:space="0" w:color="auto"/>
        <w:left w:val="none" w:sz="0" w:space="0" w:color="auto"/>
        <w:bottom w:val="none" w:sz="0" w:space="0" w:color="auto"/>
        <w:right w:val="none" w:sz="0" w:space="0" w:color="auto"/>
      </w:divBdr>
    </w:div>
    <w:div w:id="586500015">
      <w:bodyDiv w:val="1"/>
      <w:marLeft w:val="0"/>
      <w:marRight w:val="0"/>
      <w:marTop w:val="0"/>
      <w:marBottom w:val="0"/>
      <w:divBdr>
        <w:top w:val="none" w:sz="0" w:space="0" w:color="auto"/>
        <w:left w:val="none" w:sz="0" w:space="0" w:color="auto"/>
        <w:bottom w:val="none" w:sz="0" w:space="0" w:color="auto"/>
        <w:right w:val="none" w:sz="0" w:space="0" w:color="auto"/>
      </w:divBdr>
    </w:div>
    <w:div w:id="586695925">
      <w:bodyDiv w:val="1"/>
      <w:marLeft w:val="0"/>
      <w:marRight w:val="0"/>
      <w:marTop w:val="0"/>
      <w:marBottom w:val="0"/>
      <w:divBdr>
        <w:top w:val="none" w:sz="0" w:space="0" w:color="auto"/>
        <w:left w:val="none" w:sz="0" w:space="0" w:color="auto"/>
        <w:bottom w:val="none" w:sz="0" w:space="0" w:color="auto"/>
        <w:right w:val="none" w:sz="0" w:space="0" w:color="auto"/>
      </w:divBdr>
    </w:div>
    <w:div w:id="587151825">
      <w:bodyDiv w:val="1"/>
      <w:marLeft w:val="0"/>
      <w:marRight w:val="0"/>
      <w:marTop w:val="0"/>
      <w:marBottom w:val="0"/>
      <w:divBdr>
        <w:top w:val="none" w:sz="0" w:space="0" w:color="auto"/>
        <w:left w:val="none" w:sz="0" w:space="0" w:color="auto"/>
        <w:bottom w:val="none" w:sz="0" w:space="0" w:color="auto"/>
        <w:right w:val="none" w:sz="0" w:space="0" w:color="auto"/>
      </w:divBdr>
    </w:div>
    <w:div w:id="587420535">
      <w:bodyDiv w:val="1"/>
      <w:marLeft w:val="0"/>
      <w:marRight w:val="0"/>
      <w:marTop w:val="0"/>
      <w:marBottom w:val="0"/>
      <w:divBdr>
        <w:top w:val="none" w:sz="0" w:space="0" w:color="auto"/>
        <w:left w:val="none" w:sz="0" w:space="0" w:color="auto"/>
        <w:bottom w:val="none" w:sz="0" w:space="0" w:color="auto"/>
        <w:right w:val="none" w:sz="0" w:space="0" w:color="auto"/>
      </w:divBdr>
    </w:div>
    <w:div w:id="587618932">
      <w:bodyDiv w:val="1"/>
      <w:marLeft w:val="0"/>
      <w:marRight w:val="0"/>
      <w:marTop w:val="0"/>
      <w:marBottom w:val="0"/>
      <w:divBdr>
        <w:top w:val="none" w:sz="0" w:space="0" w:color="auto"/>
        <w:left w:val="none" w:sz="0" w:space="0" w:color="auto"/>
        <w:bottom w:val="none" w:sz="0" w:space="0" w:color="auto"/>
        <w:right w:val="none" w:sz="0" w:space="0" w:color="auto"/>
      </w:divBdr>
    </w:div>
    <w:div w:id="587735425">
      <w:bodyDiv w:val="1"/>
      <w:marLeft w:val="0"/>
      <w:marRight w:val="0"/>
      <w:marTop w:val="0"/>
      <w:marBottom w:val="0"/>
      <w:divBdr>
        <w:top w:val="none" w:sz="0" w:space="0" w:color="auto"/>
        <w:left w:val="none" w:sz="0" w:space="0" w:color="auto"/>
        <w:bottom w:val="none" w:sz="0" w:space="0" w:color="auto"/>
        <w:right w:val="none" w:sz="0" w:space="0" w:color="auto"/>
      </w:divBdr>
    </w:div>
    <w:div w:id="588075863">
      <w:bodyDiv w:val="1"/>
      <w:marLeft w:val="0"/>
      <w:marRight w:val="0"/>
      <w:marTop w:val="0"/>
      <w:marBottom w:val="0"/>
      <w:divBdr>
        <w:top w:val="none" w:sz="0" w:space="0" w:color="auto"/>
        <w:left w:val="none" w:sz="0" w:space="0" w:color="auto"/>
        <w:bottom w:val="none" w:sz="0" w:space="0" w:color="auto"/>
        <w:right w:val="none" w:sz="0" w:space="0" w:color="auto"/>
      </w:divBdr>
    </w:div>
    <w:div w:id="588276699">
      <w:bodyDiv w:val="1"/>
      <w:marLeft w:val="0"/>
      <w:marRight w:val="0"/>
      <w:marTop w:val="0"/>
      <w:marBottom w:val="0"/>
      <w:divBdr>
        <w:top w:val="none" w:sz="0" w:space="0" w:color="auto"/>
        <w:left w:val="none" w:sz="0" w:space="0" w:color="auto"/>
        <w:bottom w:val="none" w:sz="0" w:space="0" w:color="auto"/>
        <w:right w:val="none" w:sz="0" w:space="0" w:color="auto"/>
      </w:divBdr>
    </w:div>
    <w:div w:id="588344954">
      <w:bodyDiv w:val="1"/>
      <w:marLeft w:val="0"/>
      <w:marRight w:val="0"/>
      <w:marTop w:val="0"/>
      <w:marBottom w:val="0"/>
      <w:divBdr>
        <w:top w:val="none" w:sz="0" w:space="0" w:color="auto"/>
        <w:left w:val="none" w:sz="0" w:space="0" w:color="auto"/>
        <w:bottom w:val="none" w:sz="0" w:space="0" w:color="auto"/>
        <w:right w:val="none" w:sz="0" w:space="0" w:color="auto"/>
      </w:divBdr>
    </w:div>
    <w:div w:id="588780293">
      <w:bodyDiv w:val="1"/>
      <w:marLeft w:val="0"/>
      <w:marRight w:val="0"/>
      <w:marTop w:val="0"/>
      <w:marBottom w:val="0"/>
      <w:divBdr>
        <w:top w:val="none" w:sz="0" w:space="0" w:color="auto"/>
        <w:left w:val="none" w:sz="0" w:space="0" w:color="auto"/>
        <w:bottom w:val="none" w:sz="0" w:space="0" w:color="auto"/>
        <w:right w:val="none" w:sz="0" w:space="0" w:color="auto"/>
      </w:divBdr>
    </w:div>
    <w:div w:id="588850612">
      <w:bodyDiv w:val="1"/>
      <w:marLeft w:val="0"/>
      <w:marRight w:val="0"/>
      <w:marTop w:val="0"/>
      <w:marBottom w:val="0"/>
      <w:divBdr>
        <w:top w:val="none" w:sz="0" w:space="0" w:color="auto"/>
        <w:left w:val="none" w:sz="0" w:space="0" w:color="auto"/>
        <w:bottom w:val="none" w:sz="0" w:space="0" w:color="auto"/>
        <w:right w:val="none" w:sz="0" w:space="0" w:color="auto"/>
      </w:divBdr>
    </w:div>
    <w:div w:id="589234979">
      <w:bodyDiv w:val="1"/>
      <w:marLeft w:val="0"/>
      <w:marRight w:val="0"/>
      <w:marTop w:val="0"/>
      <w:marBottom w:val="0"/>
      <w:divBdr>
        <w:top w:val="none" w:sz="0" w:space="0" w:color="auto"/>
        <w:left w:val="none" w:sz="0" w:space="0" w:color="auto"/>
        <w:bottom w:val="none" w:sz="0" w:space="0" w:color="auto"/>
        <w:right w:val="none" w:sz="0" w:space="0" w:color="auto"/>
      </w:divBdr>
    </w:div>
    <w:div w:id="589241078">
      <w:bodyDiv w:val="1"/>
      <w:marLeft w:val="0"/>
      <w:marRight w:val="0"/>
      <w:marTop w:val="0"/>
      <w:marBottom w:val="0"/>
      <w:divBdr>
        <w:top w:val="none" w:sz="0" w:space="0" w:color="auto"/>
        <w:left w:val="none" w:sz="0" w:space="0" w:color="auto"/>
        <w:bottom w:val="none" w:sz="0" w:space="0" w:color="auto"/>
        <w:right w:val="none" w:sz="0" w:space="0" w:color="auto"/>
      </w:divBdr>
    </w:div>
    <w:div w:id="589655328">
      <w:bodyDiv w:val="1"/>
      <w:marLeft w:val="0"/>
      <w:marRight w:val="0"/>
      <w:marTop w:val="0"/>
      <w:marBottom w:val="0"/>
      <w:divBdr>
        <w:top w:val="none" w:sz="0" w:space="0" w:color="auto"/>
        <w:left w:val="none" w:sz="0" w:space="0" w:color="auto"/>
        <w:bottom w:val="none" w:sz="0" w:space="0" w:color="auto"/>
        <w:right w:val="none" w:sz="0" w:space="0" w:color="auto"/>
      </w:divBdr>
    </w:div>
    <w:div w:id="589657917">
      <w:bodyDiv w:val="1"/>
      <w:marLeft w:val="0"/>
      <w:marRight w:val="0"/>
      <w:marTop w:val="0"/>
      <w:marBottom w:val="0"/>
      <w:divBdr>
        <w:top w:val="none" w:sz="0" w:space="0" w:color="auto"/>
        <w:left w:val="none" w:sz="0" w:space="0" w:color="auto"/>
        <w:bottom w:val="none" w:sz="0" w:space="0" w:color="auto"/>
        <w:right w:val="none" w:sz="0" w:space="0" w:color="auto"/>
      </w:divBdr>
    </w:div>
    <w:div w:id="589966054">
      <w:bodyDiv w:val="1"/>
      <w:marLeft w:val="0"/>
      <w:marRight w:val="0"/>
      <w:marTop w:val="0"/>
      <w:marBottom w:val="0"/>
      <w:divBdr>
        <w:top w:val="none" w:sz="0" w:space="0" w:color="auto"/>
        <w:left w:val="none" w:sz="0" w:space="0" w:color="auto"/>
        <w:bottom w:val="none" w:sz="0" w:space="0" w:color="auto"/>
        <w:right w:val="none" w:sz="0" w:space="0" w:color="auto"/>
      </w:divBdr>
    </w:div>
    <w:div w:id="589971035">
      <w:bodyDiv w:val="1"/>
      <w:marLeft w:val="0"/>
      <w:marRight w:val="0"/>
      <w:marTop w:val="0"/>
      <w:marBottom w:val="0"/>
      <w:divBdr>
        <w:top w:val="none" w:sz="0" w:space="0" w:color="auto"/>
        <w:left w:val="none" w:sz="0" w:space="0" w:color="auto"/>
        <w:bottom w:val="none" w:sz="0" w:space="0" w:color="auto"/>
        <w:right w:val="none" w:sz="0" w:space="0" w:color="auto"/>
      </w:divBdr>
    </w:div>
    <w:div w:id="589974246">
      <w:bodyDiv w:val="1"/>
      <w:marLeft w:val="0"/>
      <w:marRight w:val="0"/>
      <w:marTop w:val="0"/>
      <w:marBottom w:val="0"/>
      <w:divBdr>
        <w:top w:val="none" w:sz="0" w:space="0" w:color="auto"/>
        <w:left w:val="none" w:sz="0" w:space="0" w:color="auto"/>
        <w:bottom w:val="none" w:sz="0" w:space="0" w:color="auto"/>
        <w:right w:val="none" w:sz="0" w:space="0" w:color="auto"/>
      </w:divBdr>
    </w:div>
    <w:div w:id="590351936">
      <w:bodyDiv w:val="1"/>
      <w:marLeft w:val="0"/>
      <w:marRight w:val="0"/>
      <w:marTop w:val="0"/>
      <w:marBottom w:val="0"/>
      <w:divBdr>
        <w:top w:val="none" w:sz="0" w:space="0" w:color="auto"/>
        <w:left w:val="none" w:sz="0" w:space="0" w:color="auto"/>
        <w:bottom w:val="none" w:sz="0" w:space="0" w:color="auto"/>
        <w:right w:val="none" w:sz="0" w:space="0" w:color="auto"/>
      </w:divBdr>
    </w:div>
    <w:div w:id="590627680">
      <w:bodyDiv w:val="1"/>
      <w:marLeft w:val="0"/>
      <w:marRight w:val="0"/>
      <w:marTop w:val="0"/>
      <w:marBottom w:val="0"/>
      <w:divBdr>
        <w:top w:val="none" w:sz="0" w:space="0" w:color="auto"/>
        <w:left w:val="none" w:sz="0" w:space="0" w:color="auto"/>
        <w:bottom w:val="none" w:sz="0" w:space="0" w:color="auto"/>
        <w:right w:val="none" w:sz="0" w:space="0" w:color="auto"/>
      </w:divBdr>
    </w:div>
    <w:div w:id="591013083">
      <w:bodyDiv w:val="1"/>
      <w:marLeft w:val="0"/>
      <w:marRight w:val="0"/>
      <w:marTop w:val="0"/>
      <w:marBottom w:val="0"/>
      <w:divBdr>
        <w:top w:val="none" w:sz="0" w:space="0" w:color="auto"/>
        <w:left w:val="none" w:sz="0" w:space="0" w:color="auto"/>
        <w:bottom w:val="none" w:sz="0" w:space="0" w:color="auto"/>
        <w:right w:val="none" w:sz="0" w:space="0" w:color="auto"/>
      </w:divBdr>
    </w:div>
    <w:div w:id="591013886">
      <w:bodyDiv w:val="1"/>
      <w:marLeft w:val="0"/>
      <w:marRight w:val="0"/>
      <w:marTop w:val="0"/>
      <w:marBottom w:val="0"/>
      <w:divBdr>
        <w:top w:val="none" w:sz="0" w:space="0" w:color="auto"/>
        <w:left w:val="none" w:sz="0" w:space="0" w:color="auto"/>
        <w:bottom w:val="none" w:sz="0" w:space="0" w:color="auto"/>
        <w:right w:val="none" w:sz="0" w:space="0" w:color="auto"/>
      </w:divBdr>
    </w:div>
    <w:div w:id="591278904">
      <w:bodyDiv w:val="1"/>
      <w:marLeft w:val="0"/>
      <w:marRight w:val="0"/>
      <w:marTop w:val="0"/>
      <w:marBottom w:val="0"/>
      <w:divBdr>
        <w:top w:val="none" w:sz="0" w:space="0" w:color="auto"/>
        <w:left w:val="none" w:sz="0" w:space="0" w:color="auto"/>
        <w:bottom w:val="none" w:sz="0" w:space="0" w:color="auto"/>
        <w:right w:val="none" w:sz="0" w:space="0" w:color="auto"/>
      </w:divBdr>
    </w:div>
    <w:div w:id="591285530">
      <w:bodyDiv w:val="1"/>
      <w:marLeft w:val="0"/>
      <w:marRight w:val="0"/>
      <w:marTop w:val="0"/>
      <w:marBottom w:val="0"/>
      <w:divBdr>
        <w:top w:val="none" w:sz="0" w:space="0" w:color="auto"/>
        <w:left w:val="none" w:sz="0" w:space="0" w:color="auto"/>
        <w:bottom w:val="none" w:sz="0" w:space="0" w:color="auto"/>
        <w:right w:val="none" w:sz="0" w:space="0" w:color="auto"/>
      </w:divBdr>
    </w:div>
    <w:div w:id="591403460">
      <w:bodyDiv w:val="1"/>
      <w:marLeft w:val="0"/>
      <w:marRight w:val="0"/>
      <w:marTop w:val="0"/>
      <w:marBottom w:val="0"/>
      <w:divBdr>
        <w:top w:val="none" w:sz="0" w:space="0" w:color="auto"/>
        <w:left w:val="none" w:sz="0" w:space="0" w:color="auto"/>
        <w:bottom w:val="none" w:sz="0" w:space="0" w:color="auto"/>
        <w:right w:val="none" w:sz="0" w:space="0" w:color="auto"/>
      </w:divBdr>
    </w:div>
    <w:div w:id="591471513">
      <w:bodyDiv w:val="1"/>
      <w:marLeft w:val="0"/>
      <w:marRight w:val="0"/>
      <w:marTop w:val="0"/>
      <w:marBottom w:val="0"/>
      <w:divBdr>
        <w:top w:val="none" w:sz="0" w:space="0" w:color="auto"/>
        <w:left w:val="none" w:sz="0" w:space="0" w:color="auto"/>
        <w:bottom w:val="none" w:sz="0" w:space="0" w:color="auto"/>
        <w:right w:val="none" w:sz="0" w:space="0" w:color="auto"/>
      </w:divBdr>
    </w:div>
    <w:div w:id="592202634">
      <w:bodyDiv w:val="1"/>
      <w:marLeft w:val="0"/>
      <w:marRight w:val="0"/>
      <w:marTop w:val="0"/>
      <w:marBottom w:val="0"/>
      <w:divBdr>
        <w:top w:val="none" w:sz="0" w:space="0" w:color="auto"/>
        <w:left w:val="none" w:sz="0" w:space="0" w:color="auto"/>
        <w:bottom w:val="none" w:sz="0" w:space="0" w:color="auto"/>
        <w:right w:val="none" w:sz="0" w:space="0" w:color="auto"/>
      </w:divBdr>
    </w:div>
    <w:div w:id="592396125">
      <w:bodyDiv w:val="1"/>
      <w:marLeft w:val="0"/>
      <w:marRight w:val="0"/>
      <w:marTop w:val="0"/>
      <w:marBottom w:val="0"/>
      <w:divBdr>
        <w:top w:val="none" w:sz="0" w:space="0" w:color="auto"/>
        <w:left w:val="none" w:sz="0" w:space="0" w:color="auto"/>
        <w:bottom w:val="none" w:sz="0" w:space="0" w:color="auto"/>
        <w:right w:val="none" w:sz="0" w:space="0" w:color="auto"/>
      </w:divBdr>
    </w:div>
    <w:div w:id="592906033">
      <w:bodyDiv w:val="1"/>
      <w:marLeft w:val="0"/>
      <w:marRight w:val="0"/>
      <w:marTop w:val="0"/>
      <w:marBottom w:val="0"/>
      <w:divBdr>
        <w:top w:val="none" w:sz="0" w:space="0" w:color="auto"/>
        <w:left w:val="none" w:sz="0" w:space="0" w:color="auto"/>
        <w:bottom w:val="none" w:sz="0" w:space="0" w:color="auto"/>
        <w:right w:val="none" w:sz="0" w:space="0" w:color="auto"/>
      </w:divBdr>
    </w:div>
    <w:div w:id="592931547">
      <w:bodyDiv w:val="1"/>
      <w:marLeft w:val="0"/>
      <w:marRight w:val="0"/>
      <w:marTop w:val="0"/>
      <w:marBottom w:val="0"/>
      <w:divBdr>
        <w:top w:val="none" w:sz="0" w:space="0" w:color="auto"/>
        <w:left w:val="none" w:sz="0" w:space="0" w:color="auto"/>
        <w:bottom w:val="none" w:sz="0" w:space="0" w:color="auto"/>
        <w:right w:val="none" w:sz="0" w:space="0" w:color="auto"/>
      </w:divBdr>
    </w:div>
    <w:div w:id="593050381">
      <w:bodyDiv w:val="1"/>
      <w:marLeft w:val="0"/>
      <w:marRight w:val="0"/>
      <w:marTop w:val="0"/>
      <w:marBottom w:val="0"/>
      <w:divBdr>
        <w:top w:val="none" w:sz="0" w:space="0" w:color="auto"/>
        <w:left w:val="none" w:sz="0" w:space="0" w:color="auto"/>
        <w:bottom w:val="none" w:sz="0" w:space="0" w:color="auto"/>
        <w:right w:val="none" w:sz="0" w:space="0" w:color="auto"/>
      </w:divBdr>
    </w:div>
    <w:div w:id="593054676">
      <w:bodyDiv w:val="1"/>
      <w:marLeft w:val="0"/>
      <w:marRight w:val="0"/>
      <w:marTop w:val="0"/>
      <w:marBottom w:val="0"/>
      <w:divBdr>
        <w:top w:val="none" w:sz="0" w:space="0" w:color="auto"/>
        <w:left w:val="none" w:sz="0" w:space="0" w:color="auto"/>
        <w:bottom w:val="none" w:sz="0" w:space="0" w:color="auto"/>
        <w:right w:val="none" w:sz="0" w:space="0" w:color="auto"/>
      </w:divBdr>
    </w:div>
    <w:div w:id="593633101">
      <w:bodyDiv w:val="1"/>
      <w:marLeft w:val="0"/>
      <w:marRight w:val="0"/>
      <w:marTop w:val="0"/>
      <w:marBottom w:val="0"/>
      <w:divBdr>
        <w:top w:val="none" w:sz="0" w:space="0" w:color="auto"/>
        <w:left w:val="none" w:sz="0" w:space="0" w:color="auto"/>
        <w:bottom w:val="none" w:sz="0" w:space="0" w:color="auto"/>
        <w:right w:val="none" w:sz="0" w:space="0" w:color="auto"/>
      </w:divBdr>
    </w:div>
    <w:div w:id="593782981">
      <w:bodyDiv w:val="1"/>
      <w:marLeft w:val="0"/>
      <w:marRight w:val="0"/>
      <w:marTop w:val="0"/>
      <w:marBottom w:val="0"/>
      <w:divBdr>
        <w:top w:val="none" w:sz="0" w:space="0" w:color="auto"/>
        <w:left w:val="none" w:sz="0" w:space="0" w:color="auto"/>
        <w:bottom w:val="none" w:sz="0" w:space="0" w:color="auto"/>
        <w:right w:val="none" w:sz="0" w:space="0" w:color="auto"/>
      </w:divBdr>
    </w:div>
    <w:div w:id="594094115">
      <w:bodyDiv w:val="1"/>
      <w:marLeft w:val="0"/>
      <w:marRight w:val="0"/>
      <w:marTop w:val="0"/>
      <w:marBottom w:val="0"/>
      <w:divBdr>
        <w:top w:val="none" w:sz="0" w:space="0" w:color="auto"/>
        <w:left w:val="none" w:sz="0" w:space="0" w:color="auto"/>
        <w:bottom w:val="none" w:sz="0" w:space="0" w:color="auto"/>
        <w:right w:val="none" w:sz="0" w:space="0" w:color="auto"/>
      </w:divBdr>
    </w:div>
    <w:div w:id="594166971">
      <w:bodyDiv w:val="1"/>
      <w:marLeft w:val="0"/>
      <w:marRight w:val="0"/>
      <w:marTop w:val="0"/>
      <w:marBottom w:val="0"/>
      <w:divBdr>
        <w:top w:val="none" w:sz="0" w:space="0" w:color="auto"/>
        <w:left w:val="none" w:sz="0" w:space="0" w:color="auto"/>
        <w:bottom w:val="none" w:sz="0" w:space="0" w:color="auto"/>
        <w:right w:val="none" w:sz="0" w:space="0" w:color="auto"/>
      </w:divBdr>
    </w:div>
    <w:div w:id="594169207">
      <w:bodyDiv w:val="1"/>
      <w:marLeft w:val="0"/>
      <w:marRight w:val="0"/>
      <w:marTop w:val="0"/>
      <w:marBottom w:val="0"/>
      <w:divBdr>
        <w:top w:val="none" w:sz="0" w:space="0" w:color="auto"/>
        <w:left w:val="none" w:sz="0" w:space="0" w:color="auto"/>
        <w:bottom w:val="none" w:sz="0" w:space="0" w:color="auto"/>
        <w:right w:val="none" w:sz="0" w:space="0" w:color="auto"/>
      </w:divBdr>
    </w:div>
    <w:div w:id="594217332">
      <w:bodyDiv w:val="1"/>
      <w:marLeft w:val="0"/>
      <w:marRight w:val="0"/>
      <w:marTop w:val="0"/>
      <w:marBottom w:val="0"/>
      <w:divBdr>
        <w:top w:val="none" w:sz="0" w:space="0" w:color="auto"/>
        <w:left w:val="none" w:sz="0" w:space="0" w:color="auto"/>
        <w:bottom w:val="none" w:sz="0" w:space="0" w:color="auto"/>
        <w:right w:val="none" w:sz="0" w:space="0" w:color="auto"/>
      </w:divBdr>
    </w:div>
    <w:div w:id="594290586">
      <w:bodyDiv w:val="1"/>
      <w:marLeft w:val="0"/>
      <w:marRight w:val="0"/>
      <w:marTop w:val="0"/>
      <w:marBottom w:val="0"/>
      <w:divBdr>
        <w:top w:val="none" w:sz="0" w:space="0" w:color="auto"/>
        <w:left w:val="none" w:sz="0" w:space="0" w:color="auto"/>
        <w:bottom w:val="none" w:sz="0" w:space="0" w:color="auto"/>
        <w:right w:val="none" w:sz="0" w:space="0" w:color="auto"/>
      </w:divBdr>
    </w:div>
    <w:div w:id="594443628">
      <w:bodyDiv w:val="1"/>
      <w:marLeft w:val="0"/>
      <w:marRight w:val="0"/>
      <w:marTop w:val="0"/>
      <w:marBottom w:val="0"/>
      <w:divBdr>
        <w:top w:val="none" w:sz="0" w:space="0" w:color="auto"/>
        <w:left w:val="none" w:sz="0" w:space="0" w:color="auto"/>
        <w:bottom w:val="none" w:sz="0" w:space="0" w:color="auto"/>
        <w:right w:val="none" w:sz="0" w:space="0" w:color="auto"/>
      </w:divBdr>
    </w:div>
    <w:div w:id="595014204">
      <w:bodyDiv w:val="1"/>
      <w:marLeft w:val="0"/>
      <w:marRight w:val="0"/>
      <w:marTop w:val="0"/>
      <w:marBottom w:val="0"/>
      <w:divBdr>
        <w:top w:val="none" w:sz="0" w:space="0" w:color="auto"/>
        <w:left w:val="none" w:sz="0" w:space="0" w:color="auto"/>
        <w:bottom w:val="none" w:sz="0" w:space="0" w:color="auto"/>
        <w:right w:val="none" w:sz="0" w:space="0" w:color="auto"/>
      </w:divBdr>
    </w:div>
    <w:div w:id="595014320">
      <w:bodyDiv w:val="1"/>
      <w:marLeft w:val="0"/>
      <w:marRight w:val="0"/>
      <w:marTop w:val="0"/>
      <w:marBottom w:val="0"/>
      <w:divBdr>
        <w:top w:val="none" w:sz="0" w:space="0" w:color="auto"/>
        <w:left w:val="none" w:sz="0" w:space="0" w:color="auto"/>
        <w:bottom w:val="none" w:sz="0" w:space="0" w:color="auto"/>
        <w:right w:val="none" w:sz="0" w:space="0" w:color="auto"/>
      </w:divBdr>
    </w:div>
    <w:div w:id="595095504">
      <w:bodyDiv w:val="1"/>
      <w:marLeft w:val="0"/>
      <w:marRight w:val="0"/>
      <w:marTop w:val="0"/>
      <w:marBottom w:val="0"/>
      <w:divBdr>
        <w:top w:val="none" w:sz="0" w:space="0" w:color="auto"/>
        <w:left w:val="none" w:sz="0" w:space="0" w:color="auto"/>
        <w:bottom w:val="none" w:sz="0" w:space="0" w:color="auto"/>
        <w:right w:val="none" w:sz="0" w:space="0" w:color="auto"/>
      </w:divBdr>
    </w:div>
    <w:div w:id="595099256">
      <w:bodyDiv w:val="1"/>
      <w:marLeft w:val="0"/>
      <w:marRight w:val="0"/>
      <w:marTop w:val="0"/>
      <w:marBottom w:val="0"/>
      <w:divBdr>
        <w:top w:val="none" w:sz="0" w:space="0" w:color="auto"/>
        <w:left w:val="none" w:sz="0" w:space="0" w:color="auto"/>
        <w:bottom w:val="none" w:sz="0" w:space="0" w:color="auto"/>
        <w:right w:val="none" w:sz="0" w:space="0" w:color="auto"/>
      </w:divBdr>
    </w:div>
    <w:div w:id="595138934">
      <w:bodyDiv w:val="1"/>
      <w:marLeft w:val="0"/>
      <w:marRight w:val="0"/>
      <w:marTop w:val="0"/>
      <w:marBottom w:val="0"/>
      <w:divBdr>
        <w:top w:val="none" w:sz="0" w:space="0" w:color="auto"/>
        <w:left w:val="none" w:sz="0" w:space="0" w:color="auto"/>
        <w:bottom w:val="none" w:sz="0" w:space="0" w:color="auto"/>
        <w:right w:val="none" w:sz="0" w:space="0" w:color="auto"/>
      </w:divBdr>
    </w:div>
    <w:div w:id="595402438">
      <w:bodyDiv w:val="1"/>
      <w:marLeft w:val="0"/>
      <w:marRight w:val="0"/>
      <w:marTop w:val="0"/>
      <w:marBottom w:val="0"/>
      <w:divBdr>
        <w:top w:val="none" w:sz="0" w:space="0" w:color="auto"/>
        <w:left w:val="none" w:sz="0" w:space="0" w:color="auto"/>
        <w:bottom w:val="none" w:sz="0" w:space="0" w:color="auto"/>
        <w:right w:val="none" w:sz="0" w:space="0" w:color="auto"/>
      </w:divBdr>
    </w:div>
    <w:div w:id="595753321">
      <w:bodyDiv w:val="1"/>
      <w:marLeft w:val="0"/>
      <w:marRight w:val="0"/>
      <w:marTop w:val="0"/>
      <w:marBottom w:val="0"/>
      <w:divBdr>
        <w:top w:val="none" w:sz="0" w:space="0" w:color="auto"/>
        <w:left w:val="none" w:sz="0" w:space="0" w:color="auto"/>
        <w:bottom w:val="none" w:sz="0" w:space="0" w:color="auto"/>
        <w:right w:val="none" w:sz="0" w:space="0" w:color="auto"/>
      </w:divBdr>
    </w:div>
    <w:div w:id="596138003">
      <w:bodyDiv w:val="1"/>
      <w:marLeft w:val="0"/>
      <w:marRight w:val="0"/>
      <w:marTop w:val="0"/>
      <w:marBottom w:val="0"/>
      <w:divBdr>
        <w:top w:val="none" w:sz="0" w:space="0" w:color="auto"/>
        <w:left w:val="none" w:sz="0" w:space="0" w:color="auto"/>
        <w:bottom w:val="none" w:sz="0" w:space="0" w:color="auto"/>
        <w:right w:val="none" w:sz="0" w:space="0" w:color="auto"/>
      </w:divBdr>
    </w:div>
    <w:div w:id="596332444">
      <w:bodyDiv w:val="1"/>
      <w:marLeft w:val="0"/>
      <w:marRight w:val="0"/>
      <w:marTop w:val="0"/>
      <w:marBottom w:val="0"/>
      <w:divBdr>
        <w:top w:val="none" w:sz="0" w:space="0" w:color="auto"/>
        <w:left w:val="none" w:sz="0" w:space="0" w:color="auto"/>
        <w:bottom w:val="none" w:sz="0" w:space="0" w:color="auto"/>
        <w:right w:val="none" w:sz="0" w:space="0" w:color="auto"/>
      </w:divBdr>
    </w:div>
    <w:div w:id="596405049">
      <w:bodyDiv w:val="1"/>
      <w:marLeft w:val="0"/>
      <w:marRight w:val="0"/>
      <w:marTop w:val="0"/>
      <w:marBottom w:val="0"/>
      <w:divBdr>
        <w:top w:val="none" w:sz="0" w:space="0" w:color="auto"/>
        <w:left w:val="none" w:sz="0" w:space="0" w:color="auto"/>
        <w:bottom w:val="none" w:sz="0" w:space="0" w:color="auto"/>
        <w:right w:val="none" w:sz="0" w:space="0" w:color="auto"/>
      </w:divBdr>
    </w:div>
    <w:div w:id="596451640">
      <w:bodyDiv w:val="1"/>
      <w:marLeft w:val="0"/>
      <w:marRight w:val="0"/>
      <w:marTop w:val="0"/>
      <w:marBottom w:val="0"/>
      <w:divBdr>
        <w:top w:val="none" w:sz="0" w:space="0" w:color="auto"/>
        <w:left w:val="none" w:sz="0" w:space="0" w:color="auto"/>
        <w:bottom w:val="none" w:sz="0" w:space="0" w:color="auto"/>
        <w:right w:val="none" w:sz="0" w:space="0" w:color="auto"/>
      </w:divBdr>
    </w:div>
    <w:div w:id="596523883">
      <w:bodyDiv w:val="1"/>
      <w:marLeft w:val="0"/>
      <w:marRight w:val="0"/>
      <w:marTop w:val="0"/>
      <w:marBottom w:val="0"/>
      <w:divBdr>
        <w:top w:val="none" w:sz="0" w:space="0" w:color="auto"/>
        <w:left w:val="none" w:sz="0" w:space="0" w:color="auto"/>
        <w:bottom w:val="none" w:sz="0" w:space="0" w:color="auto"/>
        <w:right w:val="none" w:sz="0" w:space="0" w:color="auto"/>
      </w:divBdr>
    </w:div>
    <w:div w:id="596526535">
      <w:bodyDiv w:val="1"/>
      <w:marLeft w:val="0"/>
      <w:marRight w:val="0"/>
      <w:marTop w:val="0"/>
      <w:marBottom w:val="0"/>
      <w:divBdr>
        <w:top w:val="none" w:sz="0" w:space="0" w:color="auto"/>
        <w:left w:val="none" w:sz="0" w:space="0" w:color="auto"/>
        <w:bottom w:val="none" w:sz="0" w:space="0" w:color="auto"/>
        <w:right w:val="none" w:sz="0" w:space="0" w:color="auto"/>
      </w:divBdr>
    </w:div>
    <w:div w:id="596718991">
      <w:bodyDiv w:val="1"/>
      <w:marLeft w:val="0"/>
      <w:marRight w:val="0"/>
      <w:marTop w:val="0"/>
      <w:marBottom w:val="0"/>
      <w:divBdr>
        <w:top w:val="none" w:sz="0" w:space="0" w:color="auto"/>
        <w:left w:val="none" w:sz="0" w:space="0" w:color="auto"/>
        <w:bottom w:val="none" w:sz="0" w:space="0" w:color="auto"/>
        <w:right w:val="none" w:sz="0" w:space="0" w:color="auto"/>
      </w:divBdr>
    </w:div>
    <w:div w:id="596787683">
      <w:bodyDiv w:val="1"/>
      <w:marLeft w:val="0"/>
      <w:marRight w:val="0"/>
      <w:marTop w:val="0"/>
      <w:marBottom w:val="0"/>
      <w:divBdr>
        <w:top w:val="none" w:sz="0" w:space="0" w:color="auto"/>
        <w:left w:val="none" w:sz="0" w:space="0" w:color="auto"/>
        <w:bottom w:val="none" w:sz="0" w:space="0" w:color="auto"/>
        <w:right w:val="none" w:sz="0" w:space="0" w:color="auto"/>
      </w:divBdr>
    </w:div>
    <w:div w:id="596788605">
      <w:bodyDiv w:val="1"/>
      <w:marLeft w:val="0"/>
      <w:marRight w:val="0"/>
      <w:marTop w:val="0"/>
      <w:marBottom w:val="0"/>
      <w:divBdr>
        <w:top w:val="none" w:sz="0" w:space="0" w:color="auto"/>
        <w:left w:val="none" w:sz="0" w:space="0" w:color="auto"/>
        <w:bottom w:val="none" w:sz="0" w:space="0" w:color="auto"/>
        <w:right w:val="none" w:sz="0" w:space="0" w:color="auto"/>
      </w:divBdr>
    </w:div>
    <w:div w:id="596867015">
      <w:bodyDiv w:val="1"/>
      <w:marLeft w:val="0"/>
      <w:marRight w:val="0"/>
      <w:marTop w:val="0"/>
      <w:marBottom w:val="0"/>
      <w:divBdr>
        <w:top w:val="none" w:sz="0" w:space="0" w:color="auto"/>
        <w:left w:val="none" w:sz="0" w:space="0" w:color="auto"/>
        <w:bottom w:val="none" w:sz="0" w:space="0" w:color="auto"/>
        <w:right w:val="none" w:sz="0" w:space="0" w:color="auto"/>
      </w:divBdr>
    </w:div>
    <w:div w:id="596986607">
      <w:bodyDiv w:val="1"/>
      <w:marLeft w:val="0"/>
      <w:marRight w:val="0"/>
      <w:marTop w:val="0"/>
      <w:marBottom w:val="0"/>
      <w:divBdr>
        <w:top w:val="none" w:sz="0" w:space="0" w:color="auto"/>
        <w:left w:val="none" w:sz="0" w:space="0" w:color="auto"/>
        <w:bottom w:val="none" w:sz="0" w:space="0" w:color="auto"/>
        <w:right w:val="none" w:sz="0" w:space="0" w:color="auto"/>
      </w:divBdr>
    </w:div>
    <w:div w:id="597249027">
      <w:bodyDiv w:val="1"/>
      <w:marLeft w:val="0"/>
      <w:marRight w:val="0"/>
      <w:marTop w:val="0"/>
      <w:marBottom w:val="0"/>
      <w:divBdr>
        <w:top w:val="none" w:sz="0" w:space="0" w:color="auto"/>
        <w:left w:val="none" w:sz="0" w:space="0" w:color="auto"/>
        <w:bottom w:val="none" w:sz="0" w:space="0" w:color="auto"/>
        <w:right w:val="none" w:sz="0" w:space="0" w:color="auto"/>
      </w:divBdr>
    </w:div>
    <w:div w:id="598028961">
      <w:bodyDiv w:val="1"/>
      <w:marLeft w:val="0"/>
      <w:marRight w:val="0"/>
      <w:marTop w:val="0"/>
      <w:marBottom w:val="0"/>
      <w:divBdr>
        <w:top w:val="none" w:sz="0" w:space="0" w:color="auto"/>
        <w:left w:val="none" w:sz="0" w:space="0" w:color="auto"/>
        <w:bottom w:val="none" w:sz="0" w:space="0" w:color="auto"/>
        <w:right w:val="none" w:sz="0" w:space="0" w:color="auto"/>
      </w:divBdr>
    </w:div>
    <w:div w:id="598369847">
      <w:bodyDiv w:val="1"/>
      <w:marLeft w:val="0"/>
      <w:marRight w:val="0"/>
      <w:marTop w:val="0"/>
      <w:marBottom w:val="0"/>
      <w:divBdr>
        <w:top w:val="none" w:sz="0" w:space="0" w:color="auto"/>
        <w:left w:val="none" w:sz="0" w:space="0" w:color="auto"/>
        <w:bottom w:val="none" w:sz="0" w:space="0" w:color="auto"/>
        <w:right w:val="none" w:sz="0" w:space="0" w:color="auto"/>
      </w:divBdr>
    </w:div>
    <w:div w:id="598756223">
      <w:bodyDiv w:val="1"/>
      <w:marLeft w:val="0"/>
      <w:marRight w:val="0"/>
      <w:marTop w:val="0"/>
      <w:marBottom w:val="0"/>
      <w:divBdr>
        <w:top w:val="none" w:sz="0" w:space="0" w:color="auto"/>
        <w:left w:val="none" w:sz="0" w:space="0" w:color="auto"/>
        <w:bottom w:val="none" w:sz="0" w:space="0" w:color="auto"/>
        <w:right w:val="none" w:sz="0" w:space="0" w:color="auto"/>
      </w:divBdr>
    </w:div>
    <w:div w:id="599801158">
      <w:bodyDiv w:val="1"/>
      <w:marLeft w:val="0"/>
      <w:marRight w:val="0"/>
      <w:marTop w:val="0"/>
      <w:marBottom w:val="0"/>
      <w:divBdr>
        <w:top w:val="none" w:sz="0" w:space="0" w:color="auto"/>
        <w:left w:val="none" w:sz="0" w:space="0" w:color="auto"/>
        <w:bottom w:val="none" w:sz="0" w:space="0" w:color="auto"/>
        <w:right w:val="none" w:sz="0" w:space="0" w:color="auto"/>
      </w:divBdr>
    </w:div>
    <w:div w:id="599917852">
      <w:bodyDiv w:val="1"/>
      <w:marLeft w:val="0"/>
      <w:marRight w:val="0"/>
      <w:marTop w:val="0"/>
      <w:marBottom w:val="0"/>
      <w:divBdr>
        <w:top w:val="none" w:sz="0" w:space="0" w:color="auto"/>
        <w:left w:val="none" w:sz="0" w:space="0" w:color="auto"/>
        <w:bottom w:val="none" w:sz="0" w:space="0" w:color="auto"/>
        <w:right w:val="none" w:sz="0" w:space="0" w:color="auto"/>
      </w:divBdr>
    </w:div>
    <w:div w:id="599947247">
      <w:bodyDiv w:val="1"/>
      <w:marLeft w:val="0"/>
      <w:marRight w:val="0"/>
      <w:marTop w:val="0"/>
      <w:marBottom w:val="0"/>
      <w:divBdr>
        <w:top w:val="none" w:sz="0" w:space="0" w:color="auto"/>
        <w:left w:val="none" w:sz="0" w:space="0" w:color="auto"/>
        <w:bottom w:val="none" w:sz="0" w:space="0" w:color="auto"/>
        <w:right w:val="none" w:sz="0" w:space="0" w:color="auto"/>
      </w:divBdr>
    </w:div>
    <w:div w:id="599991040">
      <w:bodyDiv w:val="1"/>
      <w:marLeft w:val="0"/>
      <w:marRight w:val="0"/>
      <w:marTop w:val="0"/>
      <w:marBottom w:val="0"/>
      <w:divBdr>
        <w:top w:val="none" w:sz="0" w:space="0" w:color="auto"/>
        <w:left w:val="none" w:sz="0" w:space="0" w:color="auto"/>
        <w:bottom w:val="none" w:sz="0" w:space="0" w:color="auto"/>
        <w:right w:val="none" w:sz="0" w:space="0" w:color="auto"/>
      </w:divBdr>
    </w:div>
    <w:div w:id="599992240">
      <w:bodyDiv w:val="1"/>
      <w:marLeft w:val="0"/>
      <w:marRight w:val="0"/>
      <w:marTop w:val="0"/>
      <w:marBottom w:val="0"/>
      <w:divBdr>
        <w:top w:val="none" w:sz="0" w:space="0" w:color="auto"/>
        <w:left w:val="none" w:sz="0" w:space="0" w:color="auto"/>
        <w:bottom w:val="none" w:sz="0" w:space="0" w:color="auto"/>
        <w:right w:val="none" w:sz="0" w:space="0" w:color="auto"/>
      </w:divBdr>
    </w:div>
    <w:div w:id="600069506">
      <w:bodyDiv w:val="1"/>
      <w:marLeft w:val="0"/>
      <w:marRight w:val="0"/>
      <w:marTop w:val="0"/>
      <w:marBottom w:val="0"/>
      <w:divBdr>
        <w:top w:val="none" w:sz="0" w:space="0" w:color="auto"/>
        <w:left w:val="none" w:sz="0" w:space="0" w:color="auto"/>
        <w:bottom w:val="none" w:sz="0" w:space="0" w:color="auto"/>
        <w:right w:val="none" w:sz="0" w:space="0" w:color="auto"/>
      </w:divBdr>
    </w:div>
    <w:div w:id="600341423">
      <w:bodyDiv w:val="1"/>
      <w:marLeft w:val="0"/>
      <w:marRight w:val="0"/>
      <w:marTop w:val="0"/>
      <w:marBottom w:val="0"/>
      <w:divBdr>
        <w:top w:val="none" w:sz="0" w:space="0" w:color="auto"/>
        <w:left w:val="none" w:sz="0" w:space="0" w:color="auto"/>
        <w:bottom w:val="none" w:sz="0" w:space="0" w:color="auto"/>
        <w:right w:val="none" w:sz="0" w:space="0" w:color="auto"/>
      </w:divBdr>
    </w:div>
    <w:div w:id="600993160">
      <w:bodyDiv w:val="1"/>
      <w:marLeft w:val="0"/>
      <w:marRight w:val="0"/>
      <w:marTop w:val="0"/>
      <w:marBottom w:val="0"/>
      <w:divBdr>
        <w:top w:val="none" w:sz="0" w:space="0" w:color="auto"/>
        <w:left w:val="none" w:sz="0" w:space="0" w:color="auto"/>
        <w:bottom w:val="none" w:sz="0" w:space="0" w:color="auto"/>
        <w:right w:val="none" w:sz="0" w:space="0" w:color="auto"/>
      </w:divBdr>
    </w:div>
    <w:div w:id="601380289">
      <w:bodyDiv w:val="1"/>
      <w:marLeft w:val="0"/>
      <w:marRight w:val="0"/>
      <w:marTop w:val="0"/>
      <w:marBottom w:val="0"/>
      <w:divBdr>
        <w:top w:val="none" w:sz="0" w:space="0" w:color="auto"/>
        <w:left w:val="none" w:sz="0" w:space="0" w:color="auto"/>
        <w:bottom w:val="none" w:sz="0" w:space="0" w:color="auto"/>
        <w:right w:val="none" w:sz="0" w:space="0" w:color="auto"/>
      </w:divBdr>
    </w:div>
    <w:div w:id="601424352">
      <w:bodyDiv w:val="1"/>
      <w:marLeft w:val="0"/>
      <w:marRight w:val="0"/>
      <w:marTop w:val="0"/>
      <w:marBottom w:val="0"/>
      <w:divBdr>
        <w:top w:val="none" w:sz="0" w:space="0" w:color="auto"/>
        <w:left w:val="none" w:sz="0" w:space="0" w:color="auto"/>
        <w:bottom w:val="none" w:sz="0" w:space="0" w:color="auto"/>
        <w:right w:val="none" w:sz="0" w:space="0" w:color="auto"/>
      </w:divBdr>
    </w:div>
    <w:div w:id="601642977">
      <w:bodyDiv w:val="1"/>
      <w:marLeft w:val="0"/>
      <w:marRight w:val="0"/>
      <w:marTop w:val="0"/>
      <w:marBottom w:val="0"/>
      <w:divBdr>
        <w:top w:val="none" w:sz="0" w:space="0" w:color="auto"/>
        <w:left w:val="none" w:sz="0" w:space="0" w:color="auto"/>
        <w:bottom w:val="none" w:sz="0" w:space="0" w:color="auto"/>
        <w:right w:val="none" w:sz="0" w:space="0" w:color="auto"/>
      </w:divBdr>
    </w:div>
    <w:div w:id="601643106">
      <w:bodyDiv w:val="1"/>
      <w:marLeft w:val="0"/>
      <w:marRight w:val="0"/>
      <w:marTop w:val="0"/>
      <w:marBottom w:val="0"/>
      <w:divBdr>
        <w:top w:val="none" w:sz="0" w:space="0" w:color="auto"/>
        <w:left w:val="none" w:sz="0" w:space="0" w:color="auto"/>
        <w:bottom w:val="none" w:sz="0" w:space="0" w:color="auto"/>
        <w:right w:val="none" w:sz="0" w:space="0" w:color="auto"/>
      </w:divBdr>
    </w:div>
    <w:div w:id="601886121">
      <w:bodyDiv w:val="1"/>
      <w:marLeft w:val="0"/>
      <w:marRight w:val="0"/>
      <w:marTop w:val="0"/>
      <w:marBottom w:val="0"/>
      <w:divBdr>
        <w:top w:val="none" w:sz="0" w:space="0" w:color="auto"/>
        <w:left w:val="none" w:sz="0" w:space="0" w:color="auto"/>
        <w:bottom w:val="none" w:sz="0" w:space="0" w:color="auto"/>
        <w:right w:val="none" w:sz="0" w:space="0" w:color="auto"/>
      </w:divBdr>
    </w:div>
    <w:div w:id="601960645">
      <w:bodyDiv w:val="1"/>
      <w:marLeft w:val="0"/>
      <w:marRight w:val="0"/>
      <w:marTop w:val="0"/>
      <w:marBottom w:val="0"/>
      <w:divBdr>
        <w:top w:val="none" w:sz="0" w:space="0" w:color="auto"/>
        <w:left w:val="none" w:sz="0" w:space="0" w:color="auto"/>
        <w:bottom w:val="none" w:sz="0" w:space="0" w:color="auto"/>
        <w:right w:val="none" w:sz="0" w:space="0" w:color="auto"/>
      </w:divBdr>
    </w:div>
    <w:div w:id="602036744">
      <w:bodyDiv w:val="1"/>
      <w:marLeft w:val="0"/>
      <w:marRight w:val="0"/>
      <w:marTop w:val="0"/>
      <w:marBottom w:val="0"/>
      <w:divBdr>
        <w:top w:val="none" w:sz="0" w:space="0" w:color="auto"/>
        <w:left w:val="none" w:sz="0" w:space="0" w:color="auto"/>
        <w:bottom w:val="none" w:sz="0" w:space="0" w:color="auto"/>
        <w:right w:val="none" w:sz="0" w:space="0" w:color="auto"/>
      </w:divBdr>
    </w:div>
    <w:div w:id="602149534">
      <w:bodyDiv w:val="1"/>
      <w:marLeft w:val="0"/>
      <w:marRight w:val="0"/>
      <w:marTop w:val="0"/>
      <w:marBottom w:val="0"/>
      <w:divBdr>
        <w:top w:val="none" w:sz="0" w:space="0" w:color="auto"/>
        <w:left w:val="none" w:sz="0" w:space="0" w:color="auto"/>
        <w:bottom w:val="none" w:sz="0" w:space="0" w:color="auto"/>
        <w:right w:val="none" w:sz="0" w:space="0" w:color="auto"/>
      </w:divBdr>
    </w:div>
    <w:div w:id="602301727">
      <w:bodyDiv w:val="1"/>
      <w:marLeft w:val="0"/>
      <w:marRight w:val="0"/>
      <w:marTop w:val="0"/>
      <w:marBottom w:val="0"/>
      <w:divBdr>
        <w:top w:val="none" w:sz="0" w:space="0" w:color="auto"/>
        <w:left w:val="none" w:sz="0" w:space="0" w:color="auto"/>
        <w:bottom w:val="none" w:sz="0" w:space="0" w:color="auto"/>
        <w:right w:val="none" w:sz="0" w:space="0" w:color="auto"/>
      </w:divBdr>
    </w:div>
    <w:div w:id="602305075">
      <w:bodyDiv w:val="1"/>
      <w:marLeft w:val="0"/>
      <w:marRight w:val="0"/>
      <w:marTop w:val="0"/>
      <w:marBottom w:val="0"/>
      <w:divBdr>
        <w:top w:val="none" w:sz="0" w:space="0" w:color="auto"/>
        <w:left w:val="none" w:sz="0" w:space="0" w:color="auto"/>
        <w:bottom w:val="none" w:sz="0" w:space="0" w:color="auto"/>
        <w:right w:val="none" w:sz="0" w:space="0" w:color="auto"/>
      </w:divBdr>
    </w:div>
    <w:div w:id="602348670">
      <w:bodyDiv w:val="1"/>
      <w:marLeft w:val="0"/>
      <w:marRight w:val="0"/>
      <w:marTop w:val="0"/>
      <w:marBottom w:val="0"/>
      <w:divBdr>
        <w:top w:val="none" w:sz="0" w:space="0" w:color="auto"/>
        <w:left w:val="none" w:sz="0" w:space="0" w:color="auto"/>
        <w:bottom w:val="none" w:sz="0" w:space="0" w:color="auto"/>
        <w:right w:val="none" w:sz="0" w:space="0" w:color="auto"/>
      </w:divBdr>
    </w:div>
    <w:div w:id="602420510">
      <w:bodyDiv w:val="1"/>
      <w:marLeft w:val="0"/>
      <w:marRight w:val="0"/>
      <w:marTop w:val="0"/>
      <w:marBottom w:val="0"/>
      <w:divBdr>
        <w:top w:val="none" w:sz="0" w:space="0" w:color="auto"/>
        <w:left w:val="none" w:sz="0" w:space="0" w:color="auto"/>
        <w:bottom w:val="none" w:sz="0" w:space="0" w:color="auto"/>
        <w:right w:val="none" w:sz="0" w:space="0" w:color="auto"/>
      </w:divBdr>
    </w:div>
    <w:div w:id="602498795">
      <w:bodyDiv w:val="1"/>
      <w:marLeft w:val="0"/>
      <w:marRight w:val="0"/>
      <w:marTop w:val="0"/>
      <w:marBottom w:val="0"/>
      <w:divBdr>
        <w:top w:val="none" w:sz="0" w:space="0" w:color="auto"/>
        <w:left w:val="none" w:sz="0" w:space="0" w:color="auto"/>
        <w:bottom w:val="none" w:sz="0" w:space="0" w:color="auto"/>
        <w:right w:val="none" w:sz="0" w:space="0" w:color="auto"/>
      </w:divBdr>
    </w:div>
    <w:div w:id="602614679">
      <w:bodyDiv w:val="1"/>
      <w:marLeft w:val="0"/>
      <w:marRight w:val="0"/>
      <w:marTop w:val="0"/>
      <w:marBottom w:val="0"/>
      <w:divBdr>
        <w:top w:val="none" w:sz="0" w:space="0" w:color="auto"/>
        <w:left w:val="none" w:sz="0" w:space="0" w:color="auto"/>
        <w:bottom w:val="none" w:sz="0" w:space="0" w:color="auto"/>
        <w:right w:val="none" w:sz="0" w:space="0" w:color="auto"/>
      </w:divBdr>
    </w:div>
    <w:div w:id="603339799">
      <w:bodyDiv w:val="1"/>
      <w:marLeft w:val="0"/>
      <w:marRight w:val="0"/>
      <w:marTop w:val="0"/>
      <w:marBottom w:val="0"/>
      <w:divBdr>
        <w:top w:val="none" w:sz="0" w:space="0" w:color="auto"/>
        <w:left w:val="none" w:sz="0" w:space="0" w:color="auto"/>
        <w:bottom w:val="none" w:sz="0" w:space="0" w:color="auto"/>
        <w:right w:val="none" w:sz="0" w:space="0" w:color="auto"/>
      </w:divBdr>
    </w:div>
    <w:div w:id="603613970">
      <w:bodyDiv w:val="1"/>
      <w:marLeft w:val="0"/>
      <w:marRight w:val="0"/>
      <w:marTop w:val="0"/>
      <w:marBottom w:val="0"/>
      <w:divBdr>
        <w:top w:val="none" w:sz="0" w:space="0" w:color="auto"/>
        <w:left w:val="none" w:sz="0" w:space="0" w:color="auto"/>
        <w:bottom w:val="none" w:sz="0" w:space="0" w:color="auto"/>
        <w:right w:val="none" w:sz="0" w:space="0" w:color="auto"/>
      </w:divBdr>
    </w:div>
    <w:div w:id="604309248">
      <w:bodyDiv w:val="1"/>
      <w:marLeft w:val="0"/>
      <w:marRight w:val="0"/>
      <w:marTop w:val="0"/>
      <w:marBottom w:val="0"/>
      <w:divBdr>
        <w:top w:val="none" w:sz="0" w:space="0" w:color="auto"/>
        <w:left w:val="none" w:sz="0" w:space="0" w:color="auto"/>
        <w:bottom w:val="none" w:sz="0" w:space="0" w:color="auto"/>
        <w:right w:val="none" w:sz="0" w:space="0" w:color="auto"/>
      </w:divBdr>
    </w:div>
    <w:div w:id="604507091">
      <w:bodyDiv w:val="1"/>
      <w:marLeft w:val="0"/>
      <w:marRight w:val="0"/>
      <w:marTop w:val="0"/>
      <w:marBottom w:val="0"/>
      <w:divBdr>
        <w:top w:val="none" w:sz="0" w:space="0" w:color="auto"/>
        <w:left w:val="none" w:sz="0" w:space="0" w:color="auto"/>
        <w:bottom w:val="none" w:sz="0" w:space="0" w:color="auto"/>
        <w:right w:val="none" w:sz="0" w:space="0" w:color="auto"/>
      </w:divBdr>
    </w:div>
    <w:div w:id="604580796">
      <w:bodyDiv w:val="1"/>
      <w:marLeft w:val="0"/>
      <w:marRight w:val="0"/>
      <w:marTop w:val="0"/>
      <w:marBottom w:val="0"/>
      <w:divBdr>
        <w:top w:val="none" w:sz="0" w:space="0" w:color="auto"/>
        <w:left w:val="none" w:sz="0" w:space="0" w:color="auto"/>
        <w:bottom w:val="none" w:sz="0" w:space="0" w:color="auto"/>
        <w:right w:val="none" w:sz="0" w:space="0" w:color="auto"/>
      </w:divBdr>
    </w:div>
    <w:div w:id="604777530">
      <w:bodyDiv w:val="1"/>
      <w:marLeft w:val="0"/>
      <w:marRight w:val="0"/>
      <w:marTop w:val="0"/>
      <w:marBottom w:val="0"/>
      <w:divBdr>
        <w:top w:val="none" w:sz="0" w:space="0" w:color="auto"/>
        <w:left w:val="none" w:sz="0" w:space="0" w:color="auto"/>
        <w:bottom w:val="none" w:sz="0" w:space="0" w:color="auto"/>
        <w:right w:val="none" w:sz="0" w:space="0" w:color="auto"/>
      </w:divBdr>
    </w:div>
    <w:div w:id="604848018">
      <w:bodyDiv w:val="1"/>
      <w:marLeft w:val="0"/>
      <w:marRight w:val="0"/>
      <w:marTop w:val="0"/>
      <w:marBottom w:val="0"/>
      <w:divBdr>
        <w:top w:val="none" w:sz="0" w:space="0" w:color="auto"/>
        <w:left w:val="none" w:sz="0" w:space="0" w:color="auto"/>
        <w:bottom w:val="none" w:sz="0" w:space="0" w:color="auto"/>
        <w:right w:val="none" w:sz="0" w:space="0" w:color="auto"/>
      </w:divBdr>
    </w:div>
    <w:div w:id="605234550">
      <w:bodyDiv w:val="1"/>
      <w:marLeft w:val="0"/>
      <w:marRight w:val="0"/>
      <w:marTop w:val="0"/>
      <w:marBottom w:val="0"/>
      <w:divBdr>
        <w:top w:val="none" w:sz="0" w:space="0" w:color="auto"/>
        <w:left w:val="none" w:sz="0" w:space="0" w:color="auto"/>
        <w:bottom w:val="none" w:sz="0" w:space="0" w:color="auto"/>
        <w:right w:val="none" w:sz="0" w:space="0" w:color="auto"/>
      </w:divBdr>
    </w:div>
    <w:div w:id="605886637">
      <w:bodyDiv w:val="1"/>
      <w:marLeft w:val="0"/>
      <w:marRight w:val="0"/>
      <w:marTop w:val="0"/>
      <w:marBottom w:val="0"/>
      <w:divBdr>
        <w:top w:val="none" w:sz="0" w:space="0" w:color="auto"/>
        <w:left w:val="none" w:sz="0" w:space="0" w:color="auto"/>
        <w:bottom w:val="none" w:sz="0" w:space="0" w:color="auto"/>
        <w:right w:val="none" w:sz="0" w:space="0" w:color="auto"/>
      </w:divBdr>
    </w:div>
    <w:div w:id="605967867">
      <w:bodyDiv w:val="1"/>
      <w:marLeft w:val="0"/>
      <w:marRight w:val="0"/>
      <w:marTop w:val="0"/>
      <w:marBottom w:val="0"/>
      <w:divBdr>
        <w:top w:val="none" w:sz="0" w:space="0" w:color="auto"/>
        <w:left w:val="none" w:sz="0" w:space="0" w:color="auto"/>
        <w:bottom w:val="none" w:sz="0" w:space="0" w:color="auto"/>
        <w:right w:val="none" w:sz="0" w:space="0" w:color="auto"/>
      </w:divBdr>
    </w:div>
    <w:div w:id="606038897">
      <w:bodyDiv w:val="1"/>
      <w:marLeft w:val="0"/>
      <w:marRight w:val="0"/>
      <w:marTop w:val="0"/>
      <w:marBottom w:val="0"/>
      <w:divBdr>
        <w:top w:val="none" w:sz="0" w:space="0" w:color="auto"/>
        <w:left w:val="none" w:sz="0" w:space="0" w:color="auto"/>
        <w:bottom w:val="none" w:sz="0" w:space="0" w:color="auto"/>
        <w:right w:val="none" w:sz="0" w:space="0" w:color="auto"/>
      </w:divBdr>
    </w:div>
    <w:div w:id="606042583">
      <w:bodyDiv w:val="1"/>
      <w:marLeft w:val="0"/>
      <w:marRight w:val="0"/>
      <w:marTop w:val="0"/>
      <w:marBottom w:val="0"/>
      <w:divBdr>
        <w:top w:val="none" w:sz="0" w:space="0" w:color="auto"/>
        <w:left w:val="none" w:sz="0" w:space="0" w:color="auto"/>
        <w:bottom w:val="none" w:sz="0" w:space="0" w:color="auto"/>
        <w:right w:val="none" w:sz="0" w:space="0" w:color="auto"/>
      </w:divBdr>
    </w:div>
    <w:div w:id="606080539">
      <w:bodyDiv w:val="1"/>
      <w:marLeft w:val="0"/>
      <w:marRight w:val="0"/>
      <w:marTop w:val="0"/>
      <w:marBottom w:val="0"/>
      <w:divBdr>
        <w:top w:val="none" w:sz="0" w:space="0" w:color="auto"/>
        <w:left w:val="none" w:sz="0" w:space="0" w:color="auto"/>
        <w:bottom w:val="none" w:sz="0" w:space="0" w:color="auto"/>
        <w:right w:val="none" w:sz="0" w:space="0" w:color="auto"/>
      </w:divBdr>
    </w:div>
    <w:div w:id="606085515">
      <w:bodyDiv w:val="1"/>
      <w:marLeft w:val="0"/>
      <w:marRight w:val="0"/>
      <w:marTop w:val="0"/>
      <w:marBottom w:val="0"/>
      <w:divBdr>
        <w:top w:val="none" w:sz="0" w:space="0" w:color="auto"/>
        <w:left w:val="none" w:sz="0" w:space="0" w:color="auto"/>
        <w:bottom w:val="none" w:sz="0" w:space="0" w:color="auto"/>
        <w:right w:val="none" w:sz="0" w:space="0" w:color="auto"/>
      </w:divBdr>
    </w:div>
    <w:div w:id="606163260">
      <w:bodyDiv w:val="1"/>
      <w:marLeft w:val="0"/>
      <w:marRight w:val="0"/>
      <w:marTop w:val="0"/>
      <w:marBottom w:val="0"/>
      <w:divBdr>
        <w:top w:val="none" w:sz="0" w:space="0" w:color="auto"/>
        <w:left w:val="none" w:sz="0" w:space="0" w:color="auto"/>
        <w:bottom w:val="none" w:sz="0" w:space="0" w:color="auto"/>
        <w:right w:val="none" w:sz="0" w:space="0" w:color="auto"/>
      </w:divBdr>
    </w:div>
    <w:div w:id="606233125">
      <w:bodyDiv w:val="1"/>
      <w:marLeft w:val="0"/>
      <w:marRight w:val="0"/>
      <w:marTop w:val="0"/>
      <w:marBottom w:val="0"/>
      <w:divBdr>
        <w:top w:val="none" w:sz="0" w:space="0" w:color="auto"/>
        <w:left w:val="none" w:sz="0" w:space="0" w:color="auto"/>
        <w:bottom w:val="none" w:sz="0" w:space="0" w:color="auto"/>
        <w:right w:val="none" w:sz="0" w:space="0" w:color="auto"/>
      </w:divBdr>
    </w:div>
    <w:div w:id="606238060">
      <w:bodyDiv w:val="1"/>
      <w:marLeft w:val="0"/>
      <w:marRight w:val="0"/>
      <w:marTop w:val="0"/>
      <w:marBottom w:val="0"/>
      <w:divBdr>
        <w:top w:val="none" w:sz="0" w:space="0" w:color="auto"/>
        <w:left w:val="none" w:sz="0" w:space="0" w:color="auto"/>
        <w:bottom w:val="none" w:sz="0" w:space="0" w:color="auto"/>
        <w:right w:val="none" w:sz="0" w:space="0" w:color="auto"/>
      </w:divBdr>
    </w:div>
    <w:div w:id="606352888">
      <w:bodyDiv w:val="1"/>
      <w:marLeft w:val="0"/>
      <w:marRight w:val="0"/>
      <w:marTop w:val="0"/>
      <w:marBottom w:val="0"/>
      <w:divBdr>
        <w:top w:val="none" w:sz="0" w:space="0" w:color="auto"/>
        <w:left w:val="none" w:sz="0" w:space="0" w:color="auto"/>
        <w:bottom w:val="none" w:sz="0" w:space="0" w:color="auto"/>
        <w:right w:val="none" w:sz="0" w:space="0" w:color="auto"/>
      </w:divBdr>
    </w:div>
    <w:div w:id="606474302">
      <w:bodyDiv w:val="1"/>
      <w:marLeft w:val="0"/>
      <w:marRight w:val="0"/>
      <w:marTop w:val="0"/>
      <w:marBottom w:val="0"/>
      <w:divBdr>
        <w:top w:val="none" w:sz="0" w:space="0" w:color="auto"/>
        <w:left w:val="none" w:sz="0" w:space="0" w:color="auto"/>
        <w:bottom w:val="none" w:sz="0" w:space="0" w:color="auto"/>
        <w:right w:val="none" w:sz="0" w:space="0" w:color="auto"/>
      </w:divBdr>
    </w:div>
    <w:div w:id="606623931">
      <w:bodyDiv w:val="1"/>
      <w:marLeft w:val="0"/>
      <w:marRight w:val="0"/>
      <w:marTop w:val="0"/>
      <w:marBottom w:val="0"/>
      <w:divBdr>
        <w:top w:val="none" w:sz="0" w:space="0" w:color="auto"/>
        <w:left w:val="none" w:sz="0" w:space="0" w:color="auto"/>
        <w:bottom w:val="none" w:sz="0" w:space="0" w:color="auto"/>
        <w:right w:val="none" w:sz="0" w:space="0" w:color="auto"/>
      </w:divBdr>
    </w:div>
    <w:div w:id="606815993">
      <w:bodyDiv w:val="1"/>
      <w:marLeft w:val="0"/>
      <w:marRight w:val="0"/>
      <w:marTop w:val="0"/>
      <w:marBottom w:val="0"/>
      <w:divBdr>
        <w:top w:val="none" w:sz="0" w:space="0" w:color="auto"/>
        <w:left w:val="none" w:sz="0" w:space="0" w:color="auto"/>
        <w:bottom w:val="none" w:sz="0" w:space="0" w:color="auto"/>
        <w:right w:val="none" w:sz="0" w:space="0" w:color="auto"/>
      </w:divBdr>
    </w:div>
    <w:div w:id="606936286">
      <w:bodyDiv w:val="1"/>
      <w:marLeft w:val="0"/>
      <w:marRight w:val="0"/>
      <w:marTop w:val="0"/>
      <w:marBottom w:val="0"/>
      <w:divBdr>
        <w:top w:val="none" w:sz="0" w:space="0" w:color="auto"/>
        <w:left w:val="none" w:sz="0" w:space="0" w:color="auto"/>
        <w:bottom w:val="none" w:sz="0" w:space="0" w:color="auto"/>
        <w:right w:val="none" w:sz="0" w:space="0" w:color="auto"/>
      </w:divBdr>
    </w:div>
    <w:div w:id="607002473">
      <w:bodyDiv w:val="1"/>
      <w:marLeft w:val="0"/>
      <w:marRight w:val="0"/>
      <w:marTop w:val="0"/>
      <w:marBottom w:val="0"/>
      <w:divBdr>
        <w:top w:val="none" w:sz="0" w:space="0" w:color="auto"/>
        <w:left w:val="none" w:sz="0" w:space="0" w:color="auto"/>
        <w:bottom w:val="none" w:sz="0" w:space="0" w:color="auto"/>
        <w:right w:val="none" w:sz="0" w:space="0" w:color="auto"/>
      </w:divBdr>
    </w:div>
    <w:div w:id="607322986">
      <w:bodyDiv w:val="1"/>
      <w:marLeft w:val="0"/>
      <w:marRight w:val="0"/>
      <w:marTop w:val="0"/>
      <w:marBottom w:val="0"/>
      <w:divBdr>
        <w:top w:val="none" w:sz="0" w:space="0" w:color="auto"/>
        <w:left w:val="none" w:sz="0" w:space="0" w:color="auto"/>
        <w:bottom w:val="none" w:sz="0" w:space="0" w:color="auto"/>
        <w:right w:val="none" w:sz="0" w:space="0" w:color="auto"/>
      </w:divBdr>
    </w:div>
    <w:div w:id="607395232">
      <w:bodyDiv w:val="1"/>
      <w:marLeft w:val="0"/>
      <w:marRight w:val="0"/>
      <w:marTop w:val="0"/>
      <w:marBottom w:val="0"/>
      <w:divBdr>
        <w:top w:val="none" w:sz="0" w:space="0" w:color="auto"/>
        <w:left w:val="none" w:sz="0" w:space="0" w:color="auto"/>
        <w:bottom w:val="none" w:sz="0" w:space="0" w:color="auto"/>
        <w:right w:val="none" w:sz="0" w:space="0" w:color="auto"/>
      </w:divBdr>
    </w:div>
    <w:div w:id="607664439">
      <w:bodyDiv w:val="1"/>
      <w:marLeft w:val="0"/>
      <w:marRight w:val="0"/>
      <w:marTop w:val="0"/>
      <w:marBottom w:val="0"/>
      <w:divBdr>
        <w:top w:val="none" w:sz="0" w:space="0" w:color="auto"/>
        <w:left w:val="none" w:sz="0" w:space="0" w:color="auto"/>
        <w:bottom w:val="none" w:sz="0" w:space="0" w:color="auto"/>
        <w:right w:val="none" w:sz="0" w:space="0" w:color="auto"/>
      </w:divBdr>
    </w:div>
    <w:div w:id="607935635">
      <w:bodyDiv w:val="1"/>
      <w:marLeft w:val="0"/>
      <w:marRight w:val="0"/>
      <w:marTop w:val="0"/>
      <w:marBottom w:val="0"/>
      <w:divBdr>
        <w:top w:val="none" w:sz="0" w:space="0" w:color="auto"/>
        <w:left w:val="none" w:sz="0" w:space="0" w:color="auto"/>
        <w:bottom w:val="none" w:sz="0" w:space="0" w:color="auto"/>
        <w:right w:val="none" w:sz="0" w:space="0" w:color="auto"/>
      </w:divBdr>
    </w:div>
    <w:div w:id="607977967">
      <w:bodyDiv w:val="1"/>
      <w:marLeft w:val="0"/>
      <w:marRight w:val="0"/>
      <w:marTop w:val="0"/>
      <w:marBottom w:val="0"/>
      <w:divBdr>
        <w:top w:val="none" w:sz="0" w:space="0" w:color="auto"/>
        <w:left w:val="none" w:sz="0" w:space="0" w:color="auto"/>
        <w:bottom w:val="none" w:sz="0" w:space="0" w:color="auto"/>
        <w:right w:val="none" w:sz="0" w:space="0" w:color="auto"/>
      </w:divBdr>
    </w:div>
    <w:div w:id="608003686">
      <w:bodyDiv w:val="1"/>
      <w:marLeft w:val="0"/>
      <w:marRight w:val="0"/>
      <w:marTop w:val="0"/>
      <w:marBottom w:val="0"/>
      <w:divBdr>
        <w:top w:val="none" w:sz="0" w:space="0" w:color="auto"/>
        <w:left w:val="none" w:sz="0" w:space="0" w:color="auto"/>
        <w:bottom w:val="none" w:sz="0" w:space="0" w:color="auto"/>
        <w:right w:val="none" w:sz="0" w:space="0" w:color="auto"/>
      </w:divBdr>
    </w:div>
    <w:div w:id="608271152">
      <w:bodyDiv w:val="1"/>
      <w:marLeft w:val="0"/>
      <w:marRight w:val="0"/>
      <w:marTop w:val="0"/>
      <w:marBottom w:val="0"/>
      <w:divBdr>
        <w:top w:val="none" w:sz="0" w:space="0" w:color="auto"/>
        <w:left w:val="none" w:sz="0" w:space="0" w:color="auto"/>
        <w:bottom w:val="none" w:sz="0" w:space="0" w:color="auto"/>
        <w:right w:val="none" w:sz="0" w:space="0" w:color="auto"/>
      </w:divBdr>
    </w:div>
    <w:div w:id="608395877">
      <w:bodyDiv w:val="1"/>
      <w:marLeft w:val="0"/>
      <w:marRight w:val="0"/>
      <w:marTop w:val="0"/>
      <w:marBottom w:val="0"/>
      <w:divBdr>
        <w:top w:val="none" w:sz="0" w:space="0" w:color="auto"/>
        <w:left w:val="none" w:sz="0" w:space="0" w:color="auto"/>
        <w:bottom w:val="none" w:sz="0" w:space="0" w:color="auto"/>
        <w:right w:val="none" w:sz="0" w:space="0" w:color="auto"/>
      </w:divBdr>
    </w:div>
    <w:div w:id="608509053">
      <w:bodyDiv w:val="1"/>
      <w:marLeft w:val="0"/>
      <w:marRight w:val="0"/>
      <w:marTop w:val="0"/>
      <w:marBottom w:val="0"/>
      <w:divBdr>
        <w:top w:val="none" w:sz="0" w:space="0" w:color="auto"/>
        <w:left w:val="none" w:sz="0" w:space="0" w:color="auto"/>
        <w:bottom w:val="none" w:sz="0" w:space="0" w:color="auto"/>
        <w:right w:val="none" w:sz="0" w:space="0" w:color="auto"/>
      </w:divBdr>
    </w:div>
    <w:div w:id="608588780">
      <w:bodyDiv w:val="1"/>
      <w:marLeft w:val="0"/>
      <w:marRight w:val="0"/>
      <w:marTop w:val="0"/>
      <w:marBottom w:val="0"/>
      <w:divBdr>
        <w:top w:val="none" w:sz="0" w:space="0" w:color="auto"/>
        <w:left w:val="none" w:sz="0" w:space="0" w:color="auto"/>
        <w:bottom w:val="none" w:sz="0" w:space="0" w:color="auto"/>
        <w:right w:val="none" w:sz="0" w:space="0" w:color="auto"/>
      </w:divBdr>
    </w:div>
    <w:div w:id="608588833">
      <w:bodyDiv w:val="1"/>
      <w:marLeft w:val="0"/>
      <w:marRight w:val="0"/>
      <w:marTop w:val="0"/>
      <w:marBottom w:val="0"/>
      <w:divBdr>
        <w:top w:val="none" w:sz="0" w:space="0" w:color="auto"/>
        <w:left w:val="none" w:sz="0" w:space="0" w:color="auto"/>
        <w:bottom w:val="none" w:sz="0" w:space="0" w:color="auto"/>
        <w:right w:val="none" w:sz="0" w:space="0" w:color="auto"/>
      </w:divBdr>
    </w:div>
    <w:div w:id="609362151">
      <w:bodyDiv w:val="1"/>
      <w:marLeft w:val="0"/>
      <w:marRight w:val="0"/>
      <w:marTop w:val="0"/>
      <w:marBottom w:val="0"/>
      <w:divBdr>
        <w:top w:val="none" w:sz="0" w:space="0" w:color="auto"/>
        <w:left w:val="none" w:sz="0" w:space="0" w:color="auto"/>
        <w:bottom w:val="none" w:sz="0" w:space="0" w:color="auto"/>
        <w:right w:val="none" w:sz="0" w:space="0" w:color="auto"/>
      </w:divBdr>
    </w:div>
    <w:div w:id="609506826">
      <w:bodyDiv w:val="1"/>
      <w:marLeft w:val="0"/>
      <w:marRight w:val="0"/>
      <w:marTop w:val="0"/>
      <w:marBottom w:val="0"/>
      <w:divBdr>
        <w:top w:val="none" w:sz="0" w:space="0" w:color="auto"/>
        <w:left w:val="none" w:sz="0" w:space="0" w:color="auto"/>
        <w:bottom w:val="none" w:sz="0" w:space="0" w:color="auto"/>
        <w:right w:val="none" w:sz="0" w:space="0" w:color="auto"/>
      </w:divBdr>
    </w:div>
    <w:div w:id="609582878">
      <w:bodyDiv w:val="1"/>
      <w:marLeft w:val="0"/>
      <w:marRight w:val="0"/>
      <w:marTop w:val="0"/>
      <w:marBottom w:val="0"/>
      <w:divBdr>
        <w:top w:val="none" w:sz="0" w:space="0" w:color="auto"/>
        <w:left w:val="none" w:sz="0" w:space="0" w:color="auto"/>
        <w:bottom w:val="none" w:sz="0" w:space="0" w:color="auto"/>
        <w:right w:val="none" w:sz="0" w:space="0" w:color="auto"/>
      </w:divBdr>
    </w:div>
    <w:div w:id="609821184">
      <w:bodyDiv w:val="1"/>
      <w:marLeft w:val="0"/>
      <w:marRight w:val="0"/>
      <w:marTop w:val="0"/>
      <w:marBottom w:val="0"/>
      <w:divBdr>
        <w:top w:val="none" w:sz="0" w:space="0" w:color="auto"/>
        <w:left w:val="none" w:sz="0" w:space="0" w:color="auto"/>
        <w:bottom w:val="none" w:sz="0" w:space="0" w:color="auto"/>
        <w:right w:val="none" w:sz="0" w:space="0" w:color="auto"/>
      </w:divBdr>
    </w:div>
    <w:div w:id="609967550">
      <w:bodyDiv w:val="1"/>
      <w:marLeft w:val="0"/>
      <w:marRight w:val="0"/>
      <w:marTop w:val="0"/>
      <w:marBottom w:val="0"/>
      <w:divBdr>
        <w:top w:val="none" w:sz="0" w:space="0" w:color="auto"/>
        <w:left w:val="none" w:sz="0" w:space="0" w:color="auto"/>
        <w:bottom w:val="none" w:sz="0" w:space="0" w:color="auto"/>
        <w:right w:val="none" w:sz="0" w:space="0" w:color="auto"/>
      </w:divBdr>
    </w:div>
    <w:div w:id="610355856">
      <w:bodyDiv w:val="1"/>
      <w:marLeft w:val="0"/>
      <w:marRight w:val="0"/>
      <w:marTop w:val="0"/>
      <w:marBottom w:val="0"/>
      <w:divBdr>
        <w:top w:val="none" w:sz="0" w:space="0" w:color="auto"/>
        <w:left w:val="none" w:sz="0" w:space="0" w:color="auto"/>
        <w:bottom w:val="none" w:sz="0" w:space="0" w:color="auto"/>
        <w:right w:val="none" w:sz="0" w:space="0" w:color="auto"/>
      </w:divBdr>
    </w:div>
    <w:div w:id="610472455">
      <w:bodyDiv w:val="1"/>
      <w:marLeft w:val="0"/>
      <w:marRight w:val="0"/>
      <w:marTop w:val="0"/>
      <w:marBottom w:val="0"/>
      <w:divBdr>
        <w:top w:val="none" w:sz="0" w:space="0" w:color="auto"/>
        <w:left w:val="none" w:sz="0" w:space="0" w:color="auto"/>
        <w:bottom w:val="none" w:sz="0" w:space="0" w:color="auto"/>
        <w:right w:val="none" w:sz="0" w:space="0" w:color="auto"/>
      </w:divBdr>
    </w:div>
    <w:div w:id="610549967">
      <w:bodyDiv w:val="1"/>
      <w:marLeft w:val="0"/>
      <w:marRight w:val="0"/>
      <w:marTop w:val="0"/>
      <w:marBottom w:val="0"/>
      <w:divBdr>
        <w:top w:val="none" w:sz="0" w:space="0" w:color="auto"/>
        <w:left w:val="none" w:sz="0" w:space="0" w:color="auto"/>
        <w:bottom w:val="none" w:sz="0" w:space="0" w:color="auto"/>
        <w:right w:val="none" w:sz="0" w:space="0" w:color="auto"/>
      </w:divBdr>
    </w:div>
    <w:div w:id="610669037">
      <w:bodyDiv w:val="1"/>
      <w:marLeft w:val="0"/>
      <w:marRight w:val="0"/>
      <w:marTop w:val="0"/>
      <w:marBottom w:val="0"/>
      <w:divBdr>
        <w:top w:val="none" w:sz="0" w:space="0" w:color="auto"/>
        <w:left w:val="none" w:sz="0" w:space="0" w:color="auto"/>
        <w:bottom w:val="none" w:sz="0" w:space="0" w:color="auto"/>
        <w:right w:val="none" w:sz="0" w:space="0" w:color="auto"/>
      </w:divBdr>
    </w:div>
    <w:div w:id="610817602">
      <w:bodyDiv w:val="1"/>
      <w:marLeft w:val="0"/>
      <w:marRight w:val="0"/>
      <w:marTop w:val="0"/>
      <w:marBottom w:val="0"/>
      <w:divBdr>
        <w:top w:val="none" w:sz="0" w:space="0" w:color="auto"/>
        <w:left w:val="none" w:sz="0" w:space="0" w:color="auto"/>
        <w:bottom w:val="none" w:sz="0" w:space="0" w:color="auto"/>
        <w:right w:val="none" w:sz="0" w:space="0" w:color="auto"/>
      </w:divBdr>
    </w:div>
    <w:div w:id="610823828">
      <w:bodyDiv w:val="1"/>
      <w:marLeft w:val="0"/>
      <w:marRight w:val="0"/>
      <w:marTop w:val="0"/>
      <w:marBottom w:val="0"/>
      <w:divBdr>
        <w:top w:val="none" w:sz="0" w:space="0" w:color="auto"/>
        <w:left w:val="none" w:sz="0" w:space="0" w:color="auto"/>
        <w:bottom w:val="none" w:sz="0" w:space="0" w:color="auto"/>
        <w:right w:val="none" w:sz="0" w:space="0" w:color="auto"/>
      </w:divBdr>
    </w:div>
    <w:div w:id="611013161">
      <w:bodyDiv w:val="1"/>
      <w:marLeft w:val="0"/>
      <w:marRight w:val="0"/>
      <w:marTop w:val="0"/>
      <w:marBottom w:val="0"/>
      <w:divBdr>
        <w:top w:val="none" w:sz="0" w:space="0" w:color="auto"/>
        <w:left w:val="none" w:sz="0" w:space="0" w:color="auto"/>
        <w:bottom w:val="none" w:sz="0" w:space="0" w:color="auto"/>
        <w:right w:val="none" w:sz="0" w:space="0" w:color="auto"/>
      </w:divBdr>
    </w:div>
    <w:div w:id="611285414">
      <w:bodyDiv w:val="1"/>
      <w:marLeft w:val="0"/>
      <w:marRight w:val="0"/>
      <w:marTop w:val="0"/>
      <w:marBottom w:val="0"/>
      <w:divBdr>
        <w:top w:val="none" w:sz="0" w:space="0" w:color="auto"/>
        <w:left w:val="none" w:sz="0" w:space="0" w:color="auto"/>
        <w:bottom w:val="none" w:sz="0" w:space="0" w:color="auto"/>
        <w:right w:val="none" w:sz="0" w:space="0" w:color="auto"/>
      </w:divBdr>
    </w:div>
    <w:div w:id="611396415">
      <w:bodyDiv w:val="1"/>
      <w:marLeft w:val="0"/>
      <w:marRight w:val="0"/>
      <w:marTop w:val="0"/>
      <w:marBottom w:val="0"/>
      <w:divBdr>
        <w:top w:val="none" w:sz="0" w:space="0" w:color="auto"/>
        <w:left w:val="none" w:sz="0" w:space="0" w:color="auto"/>
        <w:bottom w:val="none" w:sz="0" w:space="0" w:color="auto"/>
        <w:right w:val="none" w:sz="0" w:space="0" w:color="auto"/>
      </w:divBdr>
    </w:div>
    <w:div w:id="611549129">
      <w:bodyDiv w:val="1"/>
      <w:marLeft w:val="0"/>
      <w:marRight w:val="0"/>
      <w:marTop w:val="0"/>
      <w:marBottom w:val="0"/>
      <w:divBdr>
        <w:top w:val="none" w:sz="0" w:space="0" w:color="auto"/>
        <w:left w:val="none" w:sz="0" w:space="0" w:color="auto"/>
        <w:bottom w:val="none" w:sz="0" w:space="0" w:color="auto"/>
        <w:right w:val="none" w:sz="0" w:space="0" w:color="auto"/>
      </w:divBdr>
    </w:div>
    <w:div w:id="611590546">
      <w:bodyDiv w:val="1"/>
      <w:marLeft w:val="0"/>
      <w:marRight w:val="0"/>
      <w:marTop w:val="0"/>
      <w:marBottom w:val="0"/>
      <w:divBdr>
        <w:top w:val="none" w:sz="0" w:space="0" w:color="auto"/>
        <w:left w:val="none" w:sz="0" w:space="0" w:color="auto"/>
        <w:bottom w:val="none" w:sz="0" w:space="0" w:color="auto"/>
        <w:right w:val="none" w:sz="0" w:space="0" w:color="auto"/>
      </w:divBdr>
    </w:div>
    <w:div w:id="611786374">
      <w:bodyDiv w:val="1"/>
      <w:marLeft w:val="0"/>
      <w:marRight w:val="0"/>
      <w:marTop w:val="0"/>
      <w:marBottom w:val="0"/>
      <w:divBdr>
        <w:top w:val="none" w:sz="0" w:space="0" w:color="auto"/>
        <w:left w:val="none" w:sz="0" w:space="0" w:color="auto"/>
        <w:bottom w:val="none" w:sz="0" w:space="0" w:color="auto"/>
        <w:right w:val="none" w:sz="0" w:space="0" w:color="auto"/>
      </w:divBdr>
    </w:div>
    <w:div w:id="611788128">
      <w:bodyDiv w:val="1"/>
      <w:marLeft w:val="0"/>
      <w:marRight w:val="0"/>
      <w:marTop w:val="0"/>
      <w:marBottom w:val="0"/>
      <w:divBdr>
        <w:top w:val="none" w:sz="0" w:space="0" w:color="auto"/>
        <w:left w:val="none" w:sz="0" w:space="0" w:color="auto"/>
        <w:bottom w:val="none" w:sz="0" w:space="0" w:color="auto"/>
        <w:right w:val="none" w:sz="0" w:space="0" w:color="auto"/>
      </w:divBdr>
    </w:div>
    <w:div w:id="611867079">
      <w:bodyDiv w:val="1"/>
      <w:marLeft w:val="0"/>
      <w:marRight w:val="0"/>
      <w:marTop w:val="0"/>
      <w:marBottom w:val="0"/>
      <w:divBdr>
        <w:top w:val="none" w:sz="0" w:space="0" w:color="auto"/>
        <w:left w:val="none" w:sz="0" w:space="0" w:color="auto"/>
        <w:bottom w:val="none" w:sz="0" w:space="0" w:color="auto"/>
        <w:right w:val="none" w:sz="0" w:space="0" w:color="auto"/>
      </w:divBdr>
    </w:div>
    <w:div w:id="612328138">
      <w:bodyDiv w:val="1"/>
      <w:marLeft w:val="0"/>
      <w:marRight w:val="0"/>
      <w:marTop w:val="0"/>
      <w:marBottom w:val="0"/>
      <w:divBdr>
        <w:top w:val="none" w:sz="0" w:space="0" w:color="auto"/>
        <w:left w:val="none" w:sz="0" w:space="0" w:color="auto"/>
        <w:bottom w:val="none" w:sz="0" w:space="0" w:color="auto"/>
        <w:right w:val="none" w:sz="0" w:space="0" w:color="auto"/>
      </w:divBdr>
    </w:div>
    <w:div w:id="612370062">
      <w:bodyDiv w:val="1"/>
      <w:marLeft w:val="0"/>
      <w:marRight w:val="0"/>
      <w:marTop w:val="0"/>
      <w:marBottom w:val="0"/>
      <w:divBdr>
        <w:top w:val="none" w:sz="0" w:space="0" w:color="auto"/>
        <w:left w:val="none" w:sz="0" w:space="0" w:color="auto"/>
        <w:bottom w:val="none" w:sz="0" w:space="0" w:color="auto"/>
        <w:right w:val="none" w:sz="0" w:space="0" w:color="auto"/>
      </w:divBdr>
    </w:div>
    <w:div w:id="612859153">
      <w:bodyDiv w:val="1"/>
      <w:marLeft w:val="0"/>
      <w:marRight w:val="0"/>
      <w:marTop w:val="0"/>
      <w:marBottom w:val="0"/>
      <w:divBdr>
        <w:top w:val="none" w:sz="0" w:space="0" w:color="auto"/>
        <w:left w:val="none" w:sz="0" w:space="0" w:color="auto"/>
        <w:bottom w:val="none" w:sz="0" w:space="0" w:color="auto"/>
        <w:right w:val="none" w:sz="0" w:space="0" w:color="auto"/>
      </w:divBdr>
    </w:div>
    <w:div w:id="613054470">
      <w:bodyDiv w:val="1"/>
      <w:marLeft w:val="0"/>
      <w:marRight w:val="0"/>
      <w:marTop w:val="0"/>
      <w:marBottom w:val="0"/>
      <w:divBdr>
        <w:top w:val="none" w:sz="0" w:space="0" w:color="auto"/>
        <w:left w:val="none" w:sz="0" w:space="0" w:color="auto"/>
        <w:bottom w:val="none" w:sz="0" w:space="0" w:color="auto"/>
        <w:right w:val="none" w:sz="0" w:space="0" w:color="auto"/>
      </w:divBdr>
    </w:div>
    <w:div w:id="613288491">
      <w:bodyDiv w:val="1"/>
      <w:marLeft w:val="0"/>
      <w:marRight w:val="0"/>
      <w:marTop w:val="0"/>
      <w:marBottom w:val="0"/>
      <w:divBdr>
        <w:top w:val="none" w:sz="0" w:space="0" w:color="auto"/>
        <w:left w:val="none" w:sz="0" w:space="0" w:color="auto"/>
        <w:bottom w:val="none" w:sz="0" w:space="0" w:color="auto"/>
        <w:right w:val="none" w:sz="0" w:space="0" w:color="auto"/>
      </w:divBdr>
    </w:div>
    <w:div w:id="613368025">
      <w:bodyDiv w:val="1"/>
      <w:marLeft w:val="0"/>
      <w:marRight w:val="0"/>
      <w:marTop w:val="0"/>
      <w:marBottom w:val="0"/>
      <w:divBdr>
        <w:top w:val="none" w:sz="0" w:space="0" w:color="auto"/>
        <w:left w:val="none" w:sz="0" w:space="0" w:color="auto"/>
        <w:bottom w:val="none" w:sz="0" w:space="0" w:color="auto"/>
        <w:right w:val="none" w:sz="0" w:space="0" w:color="auto"/>
      </w:divBdr>
    </w:div>
    <w:div w:id="613444595">
      <w:bodyDiv w:val="1"/>
      <w:marLeft w:val="0"/>
      <w:marRight w:val="0"/>
      <w:marTop w:val="0"/>
      <w:marBottom w:val="0"/>
      <w:divBdr>
        <w:top w:val="none" w:sz="0" w:space="0" w:color="auto"/>
        <w:left w:val="none" w:sz="0" w:space="0" w:color="auto"/>
        <w:bottom w:val="none" w:sz="0" w:space="0" w:color="auto"/>
        <w:right w:val="none" w:sz="0" w:space="0" w:color="auto"/>
      </w:divBdr>
    </w:div>
    <w:div w:id="613709841">
      <w:bodyDiv w:val="1"/>
      <w:marLeft w:val="0"/>
      <w:marRight w:val="0"/>
      <w:marTop w:val="0"/>
      <w:marBottom w:val="0"/>
      <w:divBdr>
        <w:top w:val="none" w:sz="0" w:space="0" w:color="auto"/>
        <w:left w:val="none" w:sz="0" w:space="0" w:color="auto"/>
        <w:bottom w:val="none" w:sz="0" w:space="0" w:color="auto"/>
        <w:right w:val="none" w:sz="0" w:space="0" w:color="auto"/>
      </w:divBdr>
    </w:div>
    <w:div w:id="613833067">
      <w:bodyDiv w:val="1"/>
      <w:marLeft w:val="0"/>
      <w:marRight w:val="0"/>
      <w:marTop w:val="0"/>
      <w:marBottom w:val="0"/>
      <w:divBdr>
        <w:top w:val="none" w:sz="0" w:space="0" w:color="auto"/>
        <w:left w:val="none" w:sz="0" w:space="0" w:color="auto"/>
        <w:bottom w:val="none" w:sz="0" w:space="0" w:color="auto"/>
        <w:right w:val="none" w:sz="0" w:space="0" w:color="auto"/>
      </w:divBdr>
    </w:div>
    <w:div w:id="614018989">
      <w:bodyDiv w:val="1"/>
      <w:marLeft w:val="0"/>
      <w:marRight w:val="0"/>
      <w:marTop w:val="0"/>
      <w:marBottom w:val="0"/>
      <w:divBdr>
        <w:top w:val="none" w:sz="0" w:space="0" w:color="auto"/>
        <w:left w:val="none" w:sz="0" w:space="0" w:color="auto"/>
        <w:bottom w:val="none" w:sz="0" w:space="0" w:color="auto"/>
        <w:right w:val="none" w:sz="0" w:space="0" w:color="auto"/>
      </w:divBdr>
    </w:div>
    <w:div w:id="614168368">
      <w:bodyDiv w:val="1"/>
      <w:marLeft w:val="0"/>
      <w:marRight w:val="0"/>
      <w:marTop w:val="0"/>
      <w:marBottom w:val="0"/>
      <w:divBdr>
        <w:top w:val="none" w:sz="0" w:space="0" w:color="auto"/>
        <w:left w:val="none" w:sz="0" w:space="0" w:color="auto"/>
        <w:bottom w:val="none" w:sz="0" w:space="0" w:color="auto"/>
        <w:right w:val="none" w:sz="0" w:space="0" w:color="auto"/>
      </w:divBdr>
    </w:div>
    <w:div w:id="614169655">
      <w:bodyDiv w:val="1"/>
      <w:marLeft w:val="0"/>
      <w:marRight w:val="0"/>
      <w:marTop w:val="0"/>
      <w:marBottom w:val="0"/>
      <w:divBdr>
        <w:top w:val="none" w:sz="0" w:space="0" w:color="auto"/>
        <w:left w:val="none" w:sz="0" w:space="0" w:color="auto"/>
        <w:bottom w:val="none" w:sz="0" w:space="0" w:color="auto"/>
        <w:right w:val="none" w:sz="0" w:space="0" w:color="auto"/>
      </w:divBdr>
    </w:div>
    <w:div w:id="614287190">
      <w:bodyDiv w:val="1"/>
      <w:marLeft w:val="0"/>
      <w:marRight w:val="0"/>
      <w:marTop w:val="0"/>
      <w:marBottom w:val="0"/>
      <w:divBdr>
        <w:top w:val="none" w:sz="0" w:space="0" w:color="auto"/>
        <w:left w:val="none" w:sz="0" w:space="0" w:color="auto"/>
        <w:bottom w:val="none" w:sz="0" w:space="0" w:color="auto"/>
        <w:right w:val="none" w:sz="0" w:space="0" w:color="auto"/>
      </w:divBdr>
    </w:div>
    <w:div w:id="614292385">
      <w:bodyDiv w:val="1"/>
      <w:marLeft w:val="0"/>
      <w:marRight w:val="0"/>
      <w:marTop w:val="0"/>
      <w:marBottom w:val="0"/>
      <w:divBdr>
        <w:top w:val="none" w:sz="0" w:space="0" w:color="auto"/>
        <w:left w:val="none" w:sz="0" w:space="0" w:color="auto"/>
        <w:bottom w:val="none" w:sz="0" w:space="0" w:color="auto"/>
        <w:right w:val="none" w:sz="0" w:space="0" w:color="auto"/>
      </w:divBdr>
    </w:div>
    <w:div w:id="614678383">
      <w:bodyDiv w:val="1"/>
      <w:marLeft w:val="0"/>
      <w:marRight w:val="0"/>
      <w:marTop w:val="0"/>
      <w:marBottom w:val="0"/>
      <w:divBdr>
        <w:top w:val="none" w:sz="0" w:space="0" w:color="auto"/>
        <w:left w:val="none" w:sz="0" w:space="0" w:color="auto"/>
        <w:bottom w:val="none" w:sz="0" w:space="0" w:color="auto"/>
        <w:right w:val="none" w:sz="0" w:space="0" w:color="auto"/>
      </w:divBdr>
    </w:div>
    <w:div w:id="614795085">
      <w:bodyDiv w:val="1"/>
      <w:marLeft w:val="0"/>
      <w:marRight w:val="0"/>
      <w:marTop w:val="0"/>
      <w:marBottom w:val="0"/>
      <w:divBdr>
        <w:top w:val="none" w:sz="0" w:space="0" w:color="auto"/>
        <w:left w:val="none" w:sz="0" w:space="0" w:color="auto"/>
        <w:bottom w:val="none" w:sz="0" w:space="0" w:color="auto"/>
        <w:right w:val="none" w:sz="0" w:space="0" w:color="auto"/>
      </w:divBdr>
    </w:div>
    <w:div w:id="614799607">
      <w:bodyDiv w:val="1"/>
      <w:marLeft w:val="0"/>
      <w:marRight w:val="0"/>
      <w:marTop w:val="0"/>
      <w:marBottom w:val="0"/>
      <w:divBdr>
        <w:top w:val="none" w:sz="0" w:space="0" w:color="auto"/>
        <w:left w:val="none" w:sz="0" w:space="0" w:color="auto"/>
        <w:bottom w:val="none" w:sz="0" w:space="0" w:color="auto"/>
        <w:right w:val="none" w:sz="0" w:space="0" w:color="auto"/>
      </w:divBdr>
    </w:div>
    <w:div w:id="615021435">
      <w:bodyDiv w:val="1"/>
      <w:marLeft w:val="0"/>
      <w:marRight w:val="0"/>
      <w:marTop w:val="0"/>
      <w:marBottom w:val="0"/>
      <w:divBdr>
        <w:top w:val="none" w:sz="0" w:space="0" w:color="auto"/>
        <w:left w:val="none" w:sz="0" w:space="0" w:color="auto"/>
        <w:bottom w:val="none" w:sz="0" w:space="0" w:color="auto"/>
        <w:right w:val="none" w:sz="0" w:space="0" w:color="auto"/>
      </w:divBdr>
    </w:div>
    <w:div w:id="615328223">
      <w:bodyDiv w:val="1"/>
      <w:marLeft w:val="0"/>
      <w:marRight w:val="0"/>
      <w:marTop w:val="0"/>
      <w:marBottom w:val="0"/>
      <w:divBdr>
        <w:top w:val="none" w:sz="0" w:space="0" w:color="auto"/>
        <w:left w:val="none" w:sz="0" w:space="0" w:color="auto"/>
        <w:bottom w:val="none" w:sz="0" w:space="0" w:color="auto"/>
        <w:right w:val="none" w:sz="0" w:space="0" w:color="auto"/>
      </w:divBdr>
    </w:div>
    <w:div w:id="615521233">
      <w:bodyDiv w:val="1"/>
      <w:marLeft w:val="0"/>
      <w:marRight w:val="0"/>
      <w:marTop w:val="0"/>
      <w:marBottom w:val="0"/>
      <w:divBdr>
        <w:top w:val="none" w:sz="0" w:space="0" w:color="auto"/>
        <w:left w:val="none" w:sz="0" w:space="0" w:color="auto"/>
        <w:bottom w:val="none" w:sz="0" w:space="0" w:color="auto"/>
        <w:right w:val="none" w:sz="0" w:space="0" w:color="auto"/>
      </w:divBdr>
    </w:div>
    <w:div w:id="615523058">
      <w:bodyDiv w:val="1"/>
      <w:marLeft w:val="0"/>
      <w:marRight w:val="0"/>
      <w:marTop w:val="0"/>
      <w:marBottom w:val="0"/>
      <w:divBdr>
        <w:top w:val="none" w:sz="0" w:space="0" w:color="auto"/>
        <w:left w:val="none" w:sz="0" w:space="0" w:color="auto"/>
        <w:bottom w:val="none" w:sz="0" w:space="0" w:color="auto"/>
        <w:right w:val="none" w:sz="0" w:space="0" w:color="auto"/>
      </w:divBdr>
    </w:div>
    <w:div w:id="615718041">
      <w:bodyDiv w:val="1"/>
      <w:marLeft w:val="0"/>
      <w:marRight w:val="0"/>
      <w:marTop w:val="0"/>
      <w:marBottom w:val="0"/>
      <w:divBdr>
        <w:top w:val="none" w:sz="0" w:space="0" w:color="auto"/>
        <w:left w:val="none" w:sz="0" w:space="0" w:color="auto"/>
        <w:bottom w:val="none" w:sz="0" w:space="0" w:color="auto"/>
        <w:right w:val="none" w:sz="0" w:space="0" w:color="auto"/>
      </w:divBdr>
    </w:div>
    <w:div w:id="615791276">
      <w:bodyDiv w:val="1"/>
      <w:marLeft w:val="0"/>
      <w:marRight w:val="0"/>
      <w:marTop w:val="0"/>
      <w:marBottom w:val="0"/>
      <w:divBdr>
        <w:top w:val="none" w:sz="0" w:space="0" w:color="auto"/>
        <w:left w:val="none" w:sz="0" w:space="0" w:color="auto"/>
        <w:bottom w:val="none" w:sz="0" w:space="0" w:color="auto"/>
        <w:right w:val="none" w:sz="0" w:space="0" w:color="auto"/>
      </w:divBdr>
    </w:div>
    <w:div w:id="615866638">
      <w:bodyDiv w:val="1"/>
      <w:marLeft w:val="0"/>
      <w:marRight w:val="0"/>
      <w:marTop w:val="0"/>
      <w:marBottom w:val="0"/>
      <w:divBdr>
        <w:top w:val="none" w:sz="0" w:space="0" w:color="auto"/>
        <w:left w:val="none" w:sz="0" w:space="0" w:color="auto"/>
        <w:bottom w:val="none" w:sz="0" w:space="0" w:color="auto"/>
        <w:right w:val="none" w:sz="0" w:space="0" w:color="auto"/>
      </w:divBdr>
    </w:div>
    <w:div w:id="615910667">
      <w:bodyDiv w:val="1"/>
      <w:marLeft w:val="0"/>
      <w:marRight w:val="0"/>
      <w:marTop w:val="0"/>
      <w:marBottom w:val="0"/>
      <w:divBdr>
        <w:top w:val="none" w:sz="0" w:space="0" w:color="auto"/>
        <w:left w:val="none" w:sz="0" w:space="0" w:color="auto"/>
        <w:bottom w:val="none" w:sz="0" w:space="0" w:color="auto"/>
        <w:right w:val="none" w:sz="0" w:space="0" w:color="auto"/>
      </w:divBdr>
    </w:div>
    <w:div w:id="616106775">
      <w:bodyDiv w:val="1"/>
      <w:marLeft w:val="0"/>
      <w:marRight w:val="0"/>
      <w:marTop w:val="0"/>
      <w:marBottom w:val="0"/>
      <w:divBdr>
        <w:top w:val="none" w:sz="0" w:space="0" w:color="auto"/>
        <w:left w:val="none" w:sz="0" w:space="0" w:color="auto"/>
        <w:bottom w:val="none" w:sz="0" w:space="0" w:color="auto"/>
        <w:right w:val="none" w:sz="0" w:space="0" w:color="auto"/>
      </w:divBdr>
    </w:div>
    <w:div w:id="616377258">
      <w:bodyDiv w:val="1"/>
      <w:marLeft w:val="0"/>
      <w:marRight w:val="0"/>
      <w:marTop w:val="0"/>
      <w:marBottom w:val="0"/>
      <w:divBdr>
        <w:top w:val="none" w:sz="0" w:space="0" w:color="auto"/>
        <w:left w:val="none" w:sz="0" w:space="0" w:color="auto"/>
        <w:bottom w:val="none" w:sz="0" w:space="0" w:color="auto"/>
        <w:right w:val="none" w:sz="0" w:space="0" w:color="auto"/>
      </w:divBdr>
    </w:div>
    <w:div w:id="616644876">
      <w:bodyDiv w:val="1"/>
      <w:marLeft w:val="0"/>
      <w:marRight w:val="0"/>
      <w:marTop w:val="0"/>
      <w:marBottom w:val="0"/>
      <w:divBdr>
        <w:top w:val="none" w:sz="0" w:space="0" w:color="auto"/>
        <w:left w:val="none" w:sz="0" w:space="0" w:color="auto"/>
        <w:bottom w:val="none" w:sz="0" w:space="0" w:color="auto"/>
        <w:right w:val="none" w:sz="0" w:space="0" w:color="auto"/>
      </w:divBdr>
    </w:div>
    <w:div w:id="616789805">
      <w:bodyDiv w:val="1"/>
      <w:marLeft w:val="0"/>
      <w:marRight w:val="0"/>
      <w:marTop w:val="0"/>
      <w:marBottom w:val="0"/>
      <w:divBdr>
        <w:top w:val="none" w:sz="0" w:space="0" w:color="auto"/>
        <w:left w:val="none" w:sz="0" w:space="0" w:color="auto"/>
        <w:bottom w:val="none" w:sz="0" w:space="0" w:color="auto"/>
        <w:right w:val="none" w:sz="0" w:space="0" w:color="auto"/>
      </w:divBdr>
    </w:div>
    <w:div w:id="616911621">
      <w:bodyDiv w:val="1"/>
      <w:marLeft w:val="0"/>
      <w:marRight w:val="0"/>
      <w:marTop w:val="0"/>
      <w:marBottom w:val="0"/>
      <w:divBdr>
        <w:top w:val="none" w:sz="0" w:space="0" w:color="auto"/>
        <w:left w:val="none" w:sz="0" w:space="0" w:color="auto"/>
        <w:bottom w:val="none" w:sz="0" w:space="0" w:color="auto"/>
        <w:right w:val="none" w:sz="0" w:space="0" w:color="auto"/>
      </w:divBdr>
    </w:div>
    <w:div w:id="617222265">
      <w:bodyDiv w:val="1"/>
      <w:marLeft w:val="0"/>
      <w:marRight w:val="0"/>
      <w:marTop w:val="0"/>
      <w:marBottom w:val="0"/>
      <w:divBdr>
        <w:top w:val="none" w:sz="0" w:space="0" w:color="auto"/>
        <w:left w:val="none" w:sz="0" w:space="0" w:color="auto"/>
        <w:bottom w:val="none" w:sz="0" w:space="0" w:color="auto"/>
        <w:right w:val="none" w:sz="0" w:space="0" w:color="auto"/>
      </w:divBdr>
    </w:div>
    <w:div w:id="617564137">
      <w:bodyDiv w:val="1"/>
      <w:marLeft w:val="0"/>
      <w:marRight w:val="0"/>
      <w:marTop w:val="0"/>
      <w:marBottom w:val="0"/>
      <w:divBdr>
        <w:top w:val="none" w:sz="0" w:space="0" w:color="auto"/>
        <w:left w:val="none" w:sz="0" w:space="0" w:color="auto"/>
        <w:bottom w:val="none" w:sz="0" w:space="0" w:color="auto"/>
        <w:right w:val="none" w:sz="0" w:space="0" w:color="auto"/>
      </w:divBdr>
    </w:div>
    <w:div w:id="617682685">
      <w:bodyDiv w:val="1"/>
      <w:marLeft w:val="0"/>
      <w:marRight w:val="0"/>
      <w:marTop w:val="0"/>
      <w:marBottom w:val="0"/>
      <w:divBdr>
        <w:top w:val="none" w:sz="0" w:space="0" w:color="auto"/>
        <w:left w:val="none" w:sz="0" w:space="0" w:color="auto"/>
        <w:bottom w:val="none" w:sz="0" w:space="0" w:color="auto"/>
        <w:right w:val="none" w:sz="0" w:space="0" w:color="auto"/>
      </w:divBdr>
    </w:div>
    <w:div w:id="617834584">
      <w:bodyDiv w:val="1"/>
      <w:marLeft w:val="0"/>
      <w:marRight w:val="0"/>
      <w:marTop w:val="0"/>
      <w:marBottom w:val="0"/>
      <w:divBdr>
        <w:top w:val="none" w:sz="0" w:space="0" w:color="auto"/>
        <w:left w:val="none" w:sz="0" w:space="0" w:color="auto"/>
        <w:bottom w:val="none" w:sz="0" w:space="0" w:color="auto"/>
        <w:right w:val="none" w:sz="0" w:space="0" w:color="auto"/>
      </w:divBdr>
    </w:div>
    <w:div w:id="617877760">
      <w:bodyDiv w:val="1"/>
      <w:marLeft w:val="0"/>
      <w:marRight w:val="0"/>
      <w:marTop w:val="0"/>
      <w:marBottom w:val="0"/>
      <w:divBdr>
        <w:top w:val="none" w:sz="0" w:space="0" w:color="auto"/>
        <w:left w:val="none" w:sz="0" w:space="0" w:color="auto"/>
        <w:bottom w:val="none" w:sz="0" w:space="0" w:color="auto"/>
        <w:right w:val="none" w:sz="0" w:space="0" w:color="auto"/>
      </w:divBdr>
    </w:div>
    <w:div w:id="618027322">
      <w:bodyDiv w:val="1"/>
      <w:marLeft w:val="0"/>
      <w:marRight w:val="0"/>
      <w:marTop w:val="0"/>
      <w:marBottom w:val="0"/>
      <w:divBdr>
        <w:top w:val="none" w:sz="0" w:space="0" w:color="auto"/>
        <w:left w:val="none" w:sz="0" w:space="0" w:color="auto"/>
        <w:bottom w:val="none" w:sz="0" w:space="0" w:color="auto"/>
        <w:right w:val="none" w:sz="0" w:space="0" w:color="auto"/>
      </w:divBdr>
    </w:div>
    <w:div w:id="618075150">
      <w:bodyDiv w:val="1"/>
      <w:marLeft w:val="0"/>
      <w:marRight w:val="0"/>
      <w:marTop w:val="0"/>
      <w:marBottom w:val="0"/>
      <w:divBdr>
        <w:top w:val="none" w:sz="0" w:space="0" w:color="auto"/>
        <w:left w:val="none" w:sz="0" w:space="0" w:color="auto"/>
        <w:bottom w:val="none" w:sz="0" w:space="0" w:color="auto"/>
        <w:right w:val="none" w:sz="0" w:space="0" w:color="auto"/>
      </w:divBdr>
    </w:div>
    <w:div w:id="618340182">
      <w:bodyDiv w:val="1"/>
      <w:marLeft w:val="0"/>
      <w:marRight w:val="0"/>
      <w:marTop w:val="0"/>
      <w:marBottom w:val="0"/>
      <w:divBdr>
        <w:top w:val="none" w:sz="0" w:space="0" w:color="auto"/>
        <w:left w:val="none" w:sz="0" w:space="0" w:color="auto"/>
        <w:bottom w:val="none" w:sz="0" w:space="0" w:color="auto"/>
        <w:right w:val="none" w:sz="0" w:space="0" w:color="auto"/>
      </w:divBdr>
    </w:div>
    <w:div w:id="618419095">
      <w:bodyDiv w:val="1"/>
      <w:marLeft w:val="0"/>
      <w:marRight w:val="0"/>
      <w:marTop w:val="0"/>
      <w:marBottom w:val="0"/>
      <w:divBdr>
        <w:top w:val="none" w:sz="0" w:space="0" w:color="auto"/>
        <w:left w:val="none" w:sz="0" w:space="0" w:color="auto"/>
        <w:bottom w:val="none" w:sz="0" w:space="0" w:color="auto"/>
        <w:right w:val="none" w:sz="0" w:space="0" w:color="auto"/>
      </w:divBdr>
    </w:div>
    <w:div w:id="618534240">
      <w:bodyDiv w:val="1"/>
      <w:marLeft w:val="0"/>
      <w:marRight w:val="0"/>
      <w:marTop w:val="0"/>
      <w:marBottom w:val="0"/>
      <w:divBdr>
        <w:top w:val="none" w:sz="0" w:space="0" w:color="auto"/>
        <w:left w:val="none" w:sz="0" w:space="0" w:color="auto"/>
        <w:bottom w:val="none" w:sz="0" w:space="0" w:color="auto"/>
        <w:right w:val="none" w:sz="0" w:space="0" w:color="auto"/>
      </w:divBdr>
    </w:div>
    <w:div w:id="618538078">
      <w:bodyDiv w:val="1"/>
      <w:marLeft w:val="0"/>
      <w:marRight w:val="0"/>
      <w:marTop w:val="0"/>
      <w:marBottom w:val="0"/>
      <w:divBdr>
        <w:top w:val="none" w:sz="0" w:space="0" w:color="auto"/>
        <w:left w:val="none" w:sz="0" w:space="0" w:color="auto"/>
        <w:bottom w:val="none" w:sz="0" w:space="0" w:color="auto"/>
        <w:right w:val="none" w:sz="0" w:space="0" w:color="auto"/>
      </w:divBdr>
    </w:div>
    <w:div w:id="618683006">
      <w:bodyDiv w:val="1"/>
      <w:marLeft w:val="0"/>
      <w:marRight w:val="0"/>
      <w:marTop w:val="0"/>
      <w:marBottom w:val="0"/>
      <w:divBdr>
        <w:top w:val="none" w:sz="0" w:space="0" w:color="auto"/>
        <w:left w:val="none" w:sz="0" w:space="0" w:color="auto"/>
        <w:bottom w:val="none" w:sz="0" w:space="0" w:color="auto"/>
        <w:right w:val="none" w:sz="0" w:space="0" w:color="auto"/>
      </w:divBdr>
    </w:div>
    <w:div w:id="618798939">
      <w:bodyDiv w:val="1"/>
      <w:marLeft w:val="0"/>
      <w:marRight w:val="0"/>
      <w:marTop w:val="0"/>
      <w:marBottom w:val="0"/>
      <w:divBdr>
        <w:top w:val="none" w:sz="0" w:space="0" w:color="auto"/>
        <w:left w:val="none" w:sz="0" w:space="0" w:color="auto"/>
        <w:bottom w:val="none" w:sz="0" w:space="0" w:color="auto"/>
        <w:right w:val="none" w:sz="0" w:space="0" w:color="auto"/>
      </w:divBdr>
    </w:div>
    <w:div w:id="618995339">
      <w:bodyDiv w:val="1"/>
      <w:marLeft w:val="0"/>
      <w:marRight w:val="0"/>
      <w:marTop w:val="0"/>
      <w:marBottom w:val="0"/>
      <w:divBdr>
        <w:top w:val="none" w:sz="0" w:space="0" w:color="auto"/>
        <w:left w:val="none" w:sz="0" w:space="0" w:color="auto"/>
        <w:bottom w:val="none" w:sz="0" w:space="0" w:color="auto"/>
        <w:right w:val="none" w:sz="0" w:space="0" w:color="auto"/>
      </w:divBdr>
    </w:div>
    <w:div w:id="619386600">
      <w:bodyDiv w:val="1"/>
      <w:marLeft w:val="0"/>
      <w:marRight w:val="0"/>
      <w:marTop w:val="0"/>
      <w:marBottom w:val="0"/>
      <w:divBdr>
        <w:top w:val="none" w:sz="0" w:space="0" w:color="auto"/>
        <w:left w:val="none" w:sz="0" w:space="0" w:color="auto"/>
        <w:bottom w:val="none" w:sz="0" w:space="0" w:color="auto"/>
        <w:right w:val="none" w:sz="0" w:space="0" w:color="auto"/>
      </w:divBdr>
    </w:div>
    <w:div w:id="619531660">
      <w:bodyDiv w:val="1"/>
      <w:marLeft w:val="0"/>
      <w:marRight w:val="0"/>
      <w:marTop w:val="0"/>
      <w:marBottom w:val="0"/>
      <w:divBdr>
        <w:top w:val="none" w:sz="0" w:space="0" w:color="auto"/>
        <w:left w:val="none" w:sz="0" w:space="0" w:color="auto"/>
        <w:bottom w:val="none" w:sz="0" w:space="0" w:color="auto"/>
        <w:right w:val="none" w:sz="0" w:space="0" w:color="auto"/>
      </w:divBdr>
    </w:div>
    <w:div w:id="619536835">
      <w:bodyDiv w:val="1"/>
      <w:marLeft w:val="0"/>
      <w:marRight w:val="0"/>
      <w:marTop w:val="0"/>
      <w:marBottom w:val="0"/>
      <w:divBdr>
        <w:top w:val="none" w:sz="0" w:space="0" w:color="auto"/>
        <w:left w:val="none" w:sz="0" w:space="0" w:color="auto"/>
        <w:bottom w:val="none" w:sz="0" w:space="0" w:color="auto"/>
        <w:right w:val="none" w:sz="0" w:space="0" w:color="auto"/>
      </w:divBdr>
    </w:div>
    <w:div w:id="619608201">
      <w:bodyDiv w:val="1"/>
      <w:marLeft w:val="0"/>
      <w:marRight w:val="0"/>
      <w:marTop w:val="0"/>
      <w:marBottom w:val="0"/>
      <w:divBdr>
        <w:top w:val="none" w:sz="0" w:space="0" w:color="auto"/>
        <w:left w:val="none" w:sz="0" w:space="0" w:color="auto"/>
        <w:bottom w:val="none" w:sz="0" w:space="0" w:color="auto"/>
        <w:right w:val="none" w:sz="0" w:space="0" w:color="auto"/>
      </w:divBdr>
    </w:div>
    <w:div w:id="619723155">
      <w:bodyDiv w:val="1"/>
      <w:marLeft w:val="0"/>
      <w:marRight w:val="0"/>
      <w:marTop w:val="0"/>
      <w:marBottom w:val="0"/>
      <w:divBdr>
        <w:top w:val="none" w:sz="0" w:space="0" w:color="auto"/>
        <w:left w:val="none" w:sz="0" w:space="0" w:color="auto"/>
        <w:bottom w:val="none" w:sz="0" w:space="0" w:color="auto"/>
        <w:right w:val="none" w:sz="0" w:space="0" w:color="auto"/>
      </w:divBdr>
    </w:div>
    <w:div w:id="619992641">
      <w:bodyDiv w:val="1"/>
      <w:marLeft w:val="0"/>
      <w:marRight w:val="0"/>
      <w:marTop w:val="0"/>
      <w:marBottom w:val="0"/>
      <w:divBdr>
        <w:top w:val="none" w:sz="0" w:space="0" w:color="auto"/>
        <w:left w:val="none" w:sz="0" w:space="0" w:color="auto"/>
        <w:bottom w:val="none" w:sz="0" w:space="0" w:color="auto"/>
        <w:right w:val="none" w:sz="0" w:space="0" w:color="auto"/>
      </w:divBdr>
    </w:div>
    <w:div w:id="620111398">
      <w:bodyDiv w:val="1"/>
      <w:marLeft w:val="0"/>
      <w:marRight w:val="0"/>
      <w:marTop w:val="0"/>
      <w:marBottom w:val="0"/>
      <w:divBdr>
        <w:top w:val="none" w:sz="0" w:space="0" w:color="auto"/>
        <w:left w:val="none" w:sz="0" w:space="0" w:color="auto"/>
        <w:bottom w:val="none" w:sz="0" w:space="0" w:color="auto"/>
        <w:right w:val="none" w:sz="0" w:space="0" w:color="auto"/>
      </w:divBdr>
    </w:div>
    <w:div w:id="620847636">
      <w:bodyDiv w:val="1"/>
      <w:marLeft w:val="0"/>
      <w:marRight w:val="0"/>
      <w:marTop w:val="0"/>
      <w:marBottom w:val="0"/>
      <w:divBdr>
        <w:top w:val="none" w:sz="0" w:space="0" w:color="auto"/>
        <w:left w:val="none" w:sz="0" w:space="0" w:color="auto"/>
        <w:bottom w:val="none" w:sz="0" w:space="0" w:color="auto"/>
        <w:right w:val="none" w:sz="0" w:space="0" w:color="auto"/>
      </w:divBdr>
    </w:div>
    <w:div w:id="620964575">
      <w:bodyDiv w:val="1"/>
      <w:marLeft w:val="0"/>
      <w:marRight w:val="0"/>
      <w:marTop w:val="0"/>
      <w:marBottom w:val="0"/>
      <w:divBdr>
        <w:top w:val="none" w:sz="0" w:space="0" w:color="auto"/>
        <w:left w:val="none" w:sz="0" w:space="0" w:color="auto"/>
        <w:bottom w:val="none" w:sz="0" w:space="0" w:color="auto"/>
        <w:right w:val="none" w:sz="0" w:space="0" w:color="auto"/>
      </w:divBdr>
    </w:div>
    <w:div w:id="621349521">
      <w:bodyDiv w:val="1"/>
      <w:marLeft w:val="0"/>
      <w:marRight w:val="0"/>
      <w:marTop w:val="0"/>
      <w:marBottom w:val="0"/>
      <w:divBdr>
        <w:top w:val="none" w:sz="0" w:space="0" w:color="auto"/>
        <w:left w:val="none" w:sz="0" w:space="0" w:color="auto"/>
        <w:bottom w:val="none" w:sz="0" w:space="0" w:color="auto"/>
        <w:right w:val="none" w:sz="0" w:space="0" w:color="auto"/>
      </w:divBdr>
    </w:div>
    <w:div w:id="621501059">
      <w:bodyDiv w:val="1"/>
      <w:marLeft w:val="0"/>
      <w:marRight w:val="0"/>
      <w:marTop w:val="0"/>
      <w:marBottom w:val="0"/>
      <w:divBdr>
        <w:top w:val="none" w:sz="0" w:space="0" w:color="auto"/>
        <w:left w:val="none" w:sz="0" w:space="0" w:color="auto"/>
        <w:bottom w:val="none" w:sz="0" w:space="0" w:color="auto"/>
        <w:right w:val="none" w:sz="0" w:space="0" w:color="auto"/>
      </w:divBdr>
    </w:div>
    <w:div w:id="621576152">
      <w:bodyDiv w:val="1"/>
      <w:marLeft w:val="0"/>
      <w:marRight w:val="0"/>
      <w:marTop w:val="0"/>
      <w:marBottom w:val="0"/>
      <w:divBdr>
        <w:top w:val="none" w:sz="0" w:space="0" w:color="auto"/>
        <w:left w:val="none" w:sz="0" w:space="0" w:color="auto"/>
        <w:bottom w:val="none" w:sz="0" w:space="0" w:color="auto"/>
        <w:right w:val="none" w:sz="0" w:space="0" w:color="auto"/>
      </w:divBdr>
    </w:div>
    <w:div w:id="621613816">
      <w:bodyDiv w:val="1"/>
      <w:marLeft w:val="0"/>
      <w:marRight w:val="0"/>
      <w:marTop w:val="0"/>
      <w:marBottom w:val="0"/>
      <w:divBdr>
        <w:top w:val="none" w:sz="0" w:space="0" w:color="auto"/>
        <w:left w:val="none" w:sz="0" w:space="0" w:color="auto"/>
        <w:bottom w:val="none" w:sz="0" w:space="0" w:color="auto"/>
        <w:right w:val="none" w:sz="0" w:space="0" w:color="auto"/>
      </w:divBdr>
    </w:div>
    <w:div w:id="621616586">
      <w:bodyDiv w:val="1"/>
      <w:marLeft w:val="0"/>
      <w:marRight w:val="0"/>
      <w:marTop w:val="0"/>
      <w:marBottom w:val="0"/>
      <w:divBdr>
        <w:top w:val="none" w:sz="0" w:space="0" w:color="auto"/>
        <w:left w:val="none" w:sz="0" w:space="0" w:color="auto"/>
        <w:bottom w:val="none" w:sz="0" w:space="0" w:color="auto"/>
        <w:right w:val="none" w:sz="0" w:space="0" w:color="auto"/>
      </w:divBdr>
    </w:div>
    <w:div w:id="621880350">
      <w:bodyDiv w:val="1"/>
      <w:marLeft w:val="0"/>
      <w:marRight w:val="0"/>
      <w:marTop w:val="0"/>
      <w:marBottom w:val="0"/>
      <w:divBdr>
        <w:top w:val="none" w:sz="0" w:space="0" w:color="auto"/>
        <w:left w:val="none" w:sz="0" w:space="0" w:color="auto"/>
        <w:bottom w:val="none" w:sz="0" w:space="0" w:color="auto"/>
        <w:right w:val="none" w:sz="0" w:space="0" w:color="auto"/>
      </w:divBdr>
    </w:div>
    <w:div w:id="622156267">
      <w:bodyDiv w:val="1"/>
      <w:marLeft w:val="0"/>
      <w:marRight w:val="0"/>
      <w:marTop w:val="0"/>
      <w:marBottom w:val="0"/>
      <w:divBdr>
        <w:top w:val="none" w:sz="0" w:space="0" w:color="auto"/>
        <w:left w:val="none" w:sz="0" w:space="0" w:color="auto"/>
        <w:bottom w:val="none" w:sz="0" w:space="0" w:color="auto"/>
        <w:right w:val="none" w:sz="0" w:space="0" w:color="auto"/>
      </w:divBdr>
    </w:div>
    <w:div w:id="622231124">
      <w:bodyDiv w:val="1"/>
      <w:marLeft w:val="0"/>
      <w:marRight w:val="0"/>
      <w:marTop w:val="0"/>
      <w:marBottom w:val="0"/>
      <w:divBdr>
        <w:top w:val="none" w:sz="0" w:space="0" w:color="auto"/>
        <w:left w:val="none" w:sz="0" w:space="0" w:color="auto"/>
        <w:bottom w:val="none" w:sz="0" w:space="0" w:color="auto"/>
        <w:right w:val="none" w:sz="0" w:space="0" w:color="auto"/>
      </w:divBdr>
    </w:div>
    <w:div w:id="622418051">
      <w:bodyDiv w:val="1"/>
      <w:marLeft w:val="0"/>
      <w:marRight w:val="0"/>
      <w:marTop w:val="0"/>
      <w:marBottom w:val="0"/>
      <w:divBdr>
        <w:top w:val="none" w:sz="0" w:space="0" w:color="auto"/>
        <w:left w:val="none" w:sz="0" w:space="0" w:color="auto"/>
        <w:bottom w:val="none" w:sz="0" w:space="0" w:color="auto"/>
        <w:right w:val="none" w:sz="0" w:space="0" w:color="auto"/>
      </w:divBdr>
    </w:div>
    <w:div w:id="622493643">
      <w:bodyDiv w:val="1"/>
      <w:marLeft w:val="0"/>
      <w:marRight w:val="0"/>
      <w:marTop w:val="0"/>
      <w:marBottom w:val="0"/>
      <w:divBdr>
        <w:top w:val="none" w:sz="0" w:space="0" w:color="auto"/>
        <w:left w:val="none" w:sz="0" w:space="0" w:color="auto"/>
        <w:bottom w:val="none" w:sz="0" w:space="0" w:color="auto"/>
        <w:right w:val="none" w:sz="0" w:space="0" w:color="auto"/>
      </w:divBdr>
    </w:div>
    <w:div w:id="622880523">
      <w:bodyDiv w:val="1"/>
      <w:marLeft w:val="0"/>
      <w:marRight w:val="0"/>
      <w:marTop w:val="0"/>
      <w:marBottom w:val="0"/>
      <w:divBdr>
        <w:top w:val="none" w:sz="0" w:space="0" w:color="auto"/>
        <w:left w:val="none" w:sz="0" w:space="0" w:color="auto"/>
        <w:bottom w:val="none" w:sz="0" w:space="0" w:color="auto"/>
        <w:right w:val="none" w:sz="0" w:space="0" w:color="auto"/>
      </w:divBdr>
    </w:div>
    <w:div w:id="623003167">
      <w:bodyDiv w:val="1"/>
      <w:marLeft w:val="0"/>
      <w:marRight w:val="0"/>
      <w:marTop w:val="0"/>
      <w:marBottom w:val="0"/>
      <w:divBdr>
        <w:top w:val="none" w:sz="0" w:space="0" w:color="auto"/>
        <w:left w:val="none" w:sz="0" w:space="0" w:color="auto"/>
        <w:bottom w:val="none" w:sz="0" w:space="0" w:color="auto"/>
        <w:right w:val="none" w:sz="0" w:space="0" w:color="auto"/>
      </w:divBdr>
    </w:div>
    <w:div w:id="623079969">
      <w:bodyDiv w:val="1"/>
      <w:marLeft w:val="0"/>
      <w:marRight w:val="0"/>
      <w:marTop w:val="0"/>
      <w:marBottom w:val="0"/>
      <w:divBdr>
        <w:top w:val="none" w:sz="0" w:space="0" w:color="auto"/>
        <w:left w:val="none" w:sz="0" w:space="0" w:color="auto"/>
        <w:bottom w:val="none" w:sz="0" w:space="0" w:color="auto"/>
        <w:right w:val="none" w:sz="0" w:space="0" w:color="auto"/>
      </w:divBdr>
    </w:div>
    <w:div w:id="623196387">
      <w:bodyDiv w:val="1"/>
      <w:marLeft w:val="0"/>
      <w:marRight w:val="0"/>
      <w:marTop w:val="0"/>
      <w:marBottom w:val="0"/>
      <w:divBdr>
        <w:top w:val="none" w:sz="0" w:space="0" w:color="auto"/>
        <w:left w:val="none" w:sz="0" w:space="0" w:color="auto"/>
        <w:bottom w:val="none" w:sz="0" w:space="0" w:color="auto"/>
        <w:right w:val="none" w:sz="0" w:space="0" w:color="auto"/>
      </w:divBdr>
    </w:div>
    <w:div w:id="623271405">
      <w:bodyDiv w:val="1"/>
      <w:marLeft w:val="0"/>
      <w:marRight w:val="0"/>
      <w:marTop w:val="0"/>
      <w:marBottom w:val="0"/>
      <w:divBdr>
        <w:top w:val="none" w:sz="0" w:space="0" w:color="auto"/>
        <w:left w:val="none" w:sz="0" w:space="0" w:color="auto"/>
        <w:bottom w:val="none" w:sz="0" w:space="0" w:color="auto"/>
        <w:right w:val="none" w:sz="0" w:space="0" w:color="auto"/>
      </w:divBdr>
    </w:div>
    <w:div w:id="623461263">
      <w:bodyDiv w:val="1"/>
      <w:marLeft w:val="0"/>
      <w:marRight w:val="0"/>
      <w:marTop w:val="0"/>
      <w:marBottom w:val="0"/>
      <w:divBdr>
        <w:top w:val="none" w:sz="0" w:space="0" w:color="auto"/>
        <w:left w:val="none" w:sz="0" w:space="0" w:color="auto"/>
        <w:bottom w:val="none" w:sz="0" w:space="0" w:color="auto"/>
        <w:right w:val="none" w:sz="0" w:space="0" w:color="auto"/>
      </w:divBdr>
    </w:div>
    <w:div w:id="623465856">
      <w:bodyDiv w:val="1"/>
      <w:marLeft w:val="0"/>
      <w:marRight w:val="0"/>
      <w:marTop w:val="0"/>
      <w:marBottom w:val="0"/>
      <w:divBdr>
        <w:top w:val="none" w:sz="0" w:space="0" w:color="auto"/>
        <w:left w:val="none" w:sz="0" w:space="0" w:color="auto"/>
        <w:bottom w:val="none" w:sz="0" w:space="0" w:color="auto"/>
        <w:right w:val="none" w:sz="0" w:space="0" w:color="auto"/>
      </w:divBdr>
    </w:div>
    <w:div w:id="623656775">
      <w:bodyDiv w:val="1"/>
      <w:marLeft w:val="0"/>
      <w:marRight w:val="0"/>
      <w:marTop w:val="0"/>
      <w:marBottom w:val="0"/>
      <w:divBdr>
        <w:top w:val="none" w:sz="0" w:space="0" w:color="auto"/>
        <w:left w:val="none" w:sz="0" w:space="0" w:color="auto"/>
        <w:bottom w:val="none" w:sz="0" w:space="0" w:color="auto"/>
        <w:right w:val="none" w:sz="0" w:space="0" w:color="auto"/>
      </w:divBdr>
    </w:div>
    <w:div w:id="623851790">
      <w:bodyDiv w:val="1"/>
      <w:marLeft w:val="0"/>
      <w:marRight w:val="0"/>
      <w:marTop w:val="0"/>
      <w:marBottom w:val="0"/>
      <w:divBdr>
        <w:top w:val="none" w:sz="0" w:space="0" w:color="auto"/>
        <w:left w:val="none" w:sz="0" w:space="0" w:color="auto"/>
        <w:bottom w:val="none" w:sz="0" w:space="0" w:color="auto"/>
        <w:right w:val="none" w:sz="0" w:space="0" w:color="auto"/>
      </w:divBdr>
    </w:div>
    <w:div w:id="624048609">
      <w:bodyDiv w:val="1"/>
      <w:marLeft w:val="0"/>
      <w:marRight w:val="0"/>
      <w:marTop w:val="0"/>
      <w:marBottom w:val="0"/>
      <w:divBdr>
        <w:top w:val="none" w:sz="0" w:space="0" w:color="auto"/>
        <w:left w:val="none" w:sz="0" w:space="0" w:color="auto"/>
        <w:bottom w:val="none" w:sz="0" w:space="0" w:color="auto"/>
        <w:right w:val="none" w:sz="0" w:space="0" w:color="auto"/>
      </w:divBdr>
    </w:div>
    <w:div w:id="624432279">
      <w:bodyDiv w:val="1"/>
      <w:marLeft w:val="0"/>
      <w:marRight w:val="0"/>
      <w:marTop w:val="0"/>
      <w:marBottom w:val="0"/>
      <w:divBdr>
        <w:top w:val="none" w:sz="0" w:space="0" w:color="auto"/>
        <w:left w:val="none" w:sz="0" w:space="0" w:color="auto"/>
        <w:bottom w:val="none" w:sz="0" w:space="0" w:color="auto"/>
        <w:right w:val="none" w:sz="0" w:space="0" w:color="auto"/>
      </w:divBdr>
    </w:div>
    <w:div w:id="624507065">
      <w:bodyDiv w:val="1"/>
      <w:marLeft w:val="0"/>
      <w:marRight w:val="0"/>
      <w:marTop w:val="0"/>
      <w:marBottom w:val="0"/>
      <w:divBdr>
        <w:top w:val="none" w:sz="0" w:space="0" w:color="auto"/>
        <w:left w:val="none" w:sz="0" w:space="0" w:color="auto"/>
        <w:bottom w:val="none" w:sz="0" w:space="0" w:color="auto"/>
        <w:right w:val="none" w:sz="0" w:space="0" w:color="auto"/>
      </w:divBdr>
    </w:div>
    <w:div w:id="625043684">
      <w:bodyDiv w:val="1"/>
      <w:marLeft w:val="0"/>
      <w:marRight w:val="0"/>
      <w:marTop w:val="0"/>
      <w:marBottom w:val="0"/>
      <w:divBdr>
        <w:top w:val="none" w:sz="0" w:space="0" w:color="auto"/>
        <w:left w:val="none" w:sz="0" w:space="0" w:color="auto"/>
        <w:bottom w:val="none" w:sz="0" w:space="0" w:color="auto"/>
        <w:right w:val="none" w:sz="0" w:space="0" w:color="auto"/>
      </w:divBdr>
    </w:div>
    <w:div w:id="625239058">
      <w:bodyDiv w:val="1"/>
      <w:marLeft w:val="0"/>
      <w:marRight w:val="0"/>
      <w:marTop w:val="0"/>
      <w:marBottom w:val="0"/>
      <w:divBdr>
        <w:top w:val="none" w:sz="0" w:space="0" w:color="auto"/>
        <w:left w:val="none" w:sz="0" w:space="0" w:color="auto"/>
        <w:bottom w:val="none" w:sz="0" w:space="0" w:color="auto"/>
        <w:right w:val="none" w:sz="0" w:space="0" w:color="auto"/>
      </w:divBdr>
    </w:div>
    <w:div w:id="625283701">
      <w:bodyDiv w:val="1"/>
      <w:marLeft w:val="0"/>
      <w:marRight w:val="0"/>
      <w:marTop w:val="0"/>
      <w:marBottom w:val="0"/>
      <w:divBdr>
        <w:top w:val="none" w:sz="0" w:space="0" w:color="auto"/>
        <w:left w:val="none" w:sz="0" w:space="0" w:color="auto"/>
        <w:bottom w:val="none" w:sz="0" w:space="0" w:color="auto"/>
        <w:right w:val="none" w:sz="0" w:space="0" w:color="auto"/>
      </w:divBdr>
    </w:div>
    <w:div w:id="625625582">
      <w:bodyDiv w:val="1"/>
      <w:marLeft w:val="0"/>
      <w:marRight w:val="0"/>
      <w:marTop w:val="0"/>
      <w:marBottom w:val="0"/>
      <w:divBdr>
        <w:top w:val="none" w:sz="0" w:space="0" w:color="auto"/>
        <w:left w:val="none" w:sz="0" w:space="0" w:color="auto"/>
        <w:bottom w:val="none" w:sz="0" w:space="0" w:color="auto"/>
        <w:right w:val="none" w:sz="0" w:space="0" w:color="auto"/>
      </w:divBdr>
    </w:div>
    <w:div w:id="626086349">
      <w:bodyDiv w:val="1"/>
      <w:marLeft w:val="0"/>
      <w:marRight w:val="0"/>
      <w:marTop w:val="0"/>
      <w:marBottom w:val="0"/>
      <w:divBdr>
        <w:top w:val="none" w:sz="0" w:space="0" w:color="auto"/>
        <w:left w:val="none" w:sz="0" w:space="0" w:color="auto"/>
        <w:bottom w:val="none" w:sz="0" w:space="0" w:color="auto"/>
        <w:right w:val="none" w:sz="0" w:space="0" w:color="auto"/>
      </w:divBdr>
    </w:div>
    <w:div w:id="626355499">
      <w:bodyDiv w:val="1"/>
      <w:marLeft w:val="0"/>
      <w:marRight w:val="0"/>
      <w:marTop w:val="0"/>
      <w:marBottom w:val="0"/>
      <w:divBdr>
        <w:top w:val="none" w:sz="0" w:space="0" w:color="auto"/>
        <w:left w:val="none" w:sz="0" w:space="0" w:color="auto"/>
        <w:bottom w:val="none" w:sz="0" w:space="0" w:color="auto"/>
        <w:right w:val="none" w:sz="0" w:space="0" w:color="auto"/>
      </w:divBdr>
    </w:div>
    <w:div w:id="627080433">
      <w:bodyDiv w:val="1"/>
      <w:marLeft w:val="0"/>
      <w:marRight w:val="0"/>
      <w:marTop w:val="0"/>
      <w:marBottom w:val="0"/>
      <w:divBdr>
        <w:top w:val="none" w:sz="0" w:space="0" w:color="auto"/>
        <w:left w:val="none" w:sz="0" w:space="0" w:color="auto"/>
        <w:bottom w:val="none" w:sz="0" w:space="0" w:color="auto"/>
        <w:right w:val="none" w:sz="0" w:space="0" w:color="auto"/>
      </w:divBdr>
    </w:div>
    <w:div w:id="627784231">
      <w:bodyDiv w:val="1"/>
      <w:marLeft w:val="0"/>
      <w:marRight w:val="0"/>
      <w:marTop w:val="0"/>
      <w:marBottom w:val="0"/>
      <w:divBdr>
        <w:top w:val="none" w:sz="0" w:space="0" w:color="auto"/>
        <w:left w:val="none" w:sz="0" w:space="0" w:color="auto"/>
        <w:bottom w:val="none" w:sz="0" w:space="0" w:color="auto"/>
        <w:right w:val="none" w:sz="0" w:space="0" w:color="auto"/>
      </w:divBdr>
    </w:div>
    <w:div w:id="628780694">
      <w:bodyDiv w:val="1"/>
      <w:marLeft w:val="0"/>
      <w:marRight w:val="0"/>
      <w:marTop w:val="0"/>
      <w:marBottom w:val="0"/>
      <w:divBdr>
        <w:top w:val="none" w:sz="0" w:space="0" w:color="auto"/>
        <w:left w:val="none" w:sz="0" w:space="0" w:color="auto"/>
        <w:bottom w:val="none" w:sz="0" w:space="0" w:color="auto"/>
        <w:right w:val="none" w:sz="0" w:space="0" w:color="auto"/>
      </w:divBdr>
    </w:div>
    <w:div w:id="628822130">
      <w:bodyDiv w:val="1"/>
      <w:marLeft w:val="0"/>
      <w:marRight w:val="0"/>
      <w:marTop w:val="0"/>
      <w:marBottom w:val="0"/>
      <w:divBdr>
        <w:top w:val="none" w:sz="0" w:space="0" w:color="auto"/>
        <w:left w:val="none" w:sz="0" w:space="0" w:color="auto"/>
        <w:bottom w:val="none" w:sz="0" w:space="0" w:color="auto"/>
        <w:right w:val="none" w:sz="0" w:space="0" w:color="auto"/>
      </w:divBdr>
    </w:div>
    <w:div w:id="628822771">
      <w:bodyDiv w:val="1"/>
      <w:marLeft w:val="0"/>
      <w:marRight w:val="0"/>
      <w:marTop w:val="0"/>
      <w:marBottom w:val="0"/>
      <w:divBdr>
        <w:top w:val="none" w:sz="0" w:space="0" w:color="auto"/>
        <w:left w:val="none" w:sz="0" w:space="0" w:color="auto"/>
        <w:bottom w:val="none" w:sz="0" w:space="0" w:color="auto"/>
        <w:right w:val="none" w:sz="0" w:space="0" w:color="auto"/>
      </w:divBdr>
    </w:div>
    <w:div w:id="629016014">
      <w:bodyDiv w:val="1"/>
      <w:marLeft w:val="0"/>
      <w:marRight w:val="0"/>
      <w:marTop w:val="0"/>
      <w:marBottom w:val="0"/>
      <w:divBdr>
        <w:top w:val="none" w:sz="0" w:space="0" w:color="auto"/>
        <w:left w:val="none" w:sz="0" w:space="0" w:color="auto"/>
        <w:bottom w:val="none" w:sz="0" w:space="0" w:color="auto"/>
        <w:right w:val="none" w:sz="0" w:space="0" w:color="auto"/>
      </w:divBdr>
    </w:div>
    <w:div w:id="629095137">
      <w:bodyDiv w:val="1"/>
      <w:marLeft w:val="0"/>
      <w:marRight w:val="0"/>
      <w:marTop w:val="0"/>
      <w:marBottom w:val="0"/>
      <w:divBdr>
        <w:top w:val="none" w:sz="0" w:space="0" w:color="auto"/>
        <w:left w:val="none" w:sz="0" w:space="0" w:color="auto"/>
        <w:bottom w:val="none" w:sz="0" w:space="0" w:color="auto"/>
        <w:right w:val="none" w:sz="0" w:space="0" w:color="auto"/>
      </w:divBdr>
    </w:div>
    <w:div w:id="629281814">
      <w:bodyDiv w:val="1"/>
      <w:marLeft w:val="0"/>
      <w:marRight w:val="0"/>
      <w:marTop w:val="0"/>
      <w:marBottom w:val="0"/>
      <w:divBdr>
        <w:top w:val="none" w:sz="0" w:space="0" w:color="auto"/>
        <w:left w:val="none" w:sz="0" w:space="0" w:color="auto"/>
        <w:bottom w:val="none" w:sz="0" w:space="0" w:color="auto"/>
        <w:right w:val="none" w:sz="0" w:space="0" w:color="auto"/>
      </w:divBdr>
    </w:div>
    <w:div w:id="629437055">
      <w:bodyDiv w:val="1"/>
      <w:marLeft w:val="0"/>
      <w:marRight w:val="0"/>
      <w:marTop w:val="0"/>
      <w:marBottom w:val="0"/>
      <w:divBdr>
        <w:top w:val="none" w:sz="0" w:space="0" w:color="auto"/>
        <w:left w:val="none" w:sz="0" w:space="0" w:color="auto"/>
        <w:bottom w:val="none" w:sz="0" w:space="0" w:color="auto"/>
        <w:right w:val="none" w:sz="0" w:space="0" w:color="auto"/>
      </w:divBdr>
    </w:div>
    <w:div w:id="629478330">
      <w:bodyDiv w:val="1"/>
      <w:marLeft w:val="0"/>
      <w:marRight w:val="0"/>
      <w:marTop w:val="0"/>
      <w:marBottom w:val="0"/>
      <w:divBdr>
        <w:top w:val="none" w:sz="0" w:space="0" w:color="auto"/>
        <w:left w:val="none" w:sz="0" w:space="0" w:color="auto"/>
        <w:bottom w:val="none" w:sz="0" w:space="0" w:color="auto"/>
        <w:right w:val="none" w:sz="0" w:space="0" w:color="auto"/>
      </w:divBdr>
    </w:div>
    <w:div w:id="629484155">
      <w:bodyDiv w:val="1"/>
      <w:marLeft w:val="0"/>
      <w:marRight w:val="0"/>
      <w:marTop w:val="0"/>
      <w:marBottom w:val="0"/>
      <w:divBdr>
        <w:top w:val="none" w:sz="0" w:space="0" w:color="auto"/>
        <w:left w:val="none" w:sz="0" w:space="0" w:color="auto"/>
        <w:bottom w:val="none" w:sz="0" w:space="0" w:color="auto"/>
        <w:right w:val="none" w:sz="0" w:space="0" w:color="auto"/>
      </w:divBdr>
    </w:div>
    <w:div w:id="629671497">
      <w:bodyDiv w:val="1"/>
      <w:marLeft w:val="0"/>
      <w:marRight w:val="0"/>
      <w:marTop w:val="0"/>
      <w:marBottom w:val="0"/>
      <w:divBdr>
        <w:top w:val="none" w:sz="0" w:space="0" w:color="auto"/>
        <w:left w:val="none" w:sz="0" w:space="0" w:color="auto"/>
        <w:bottom w:val="none" w:sz="0" w:space="0" w:color="auto"/>
        <w:right w:val="none" w:sz="0" w:space="0" w:color="auto"/>
      </w:divBdr>
    </w:div>
    <w:div w:id="629870781">
      <w:bodyDiv w:val="1"/>
      <w:marLeft w:val="0"/>
      <w:marRight w:val="0"/>
      <w:marTop w:val="0"/>
      <w:marBottom w:val="0"/>
      <w:divBdr>
        <w:top w:val="none" w:sz="0" w:space="0" w:color="auto"/>
        <w:left w:val="none" w:sz="0" w:space="0" w:color="auto"/>
        <w:bottom w:val="none" w:sz="0" w:space="0" w:color="auto"/>
        <w:right w:val="none" w:sz="0" w:space="0" w:color="auto"/>
      </w:divBdr>
    </w:div>
    <w:div w:id="630289403">
      <w:bodyDiv w:val="1"/>
      <w:marLeft w:val="0"/>
      <w:marRight w:val="0"/>
      <w:marTop w:val="0"/>
      <w:marBottom w:val="0"/>
      <w:divBdr>
        <w:top w:val="none" w:sz="0" w:space="0" w:color="auto"/>
        <w:left w:val="none" w:sz="0" w:space="0" w:color="auto"/>
        <w:bottom w:val="none" w:sz="0" w:space="0" w:color="auto"/>
        <w:right w:val="none" w:sz="0" w:space="0" w:color="auto"/>
      </w:divBdr>
    </w:div>
    <w:div w:id="630331050">
      <w:bodyDiv w:val="1"/>
      <w:marLeft w:val="0"/>
      <w:marRight w:val="0"/>
      <w:marTop w:val="0"/>
      <w:marBottom w:val="0"/>
      <w:divBdr>
        <w:top w:val="none" w:sz="0" w:space="0" w:color="auto"/>
        <w:left w:val="none" w:sz="0" w:space="0" w:color="auto"/>
        <w:bottom w:val="none" w:sz="0" w:space="0" w:color="auto"/>
        <w:right w:val="none" w:sz="0" w:space="0" w:color="auto"/>
      </w:divBdr>
    </w:div>
    <w:div w:id="630405894">
      <w:bodyDiv w:val="1"/>
      <w:marLeft w:val="0"/>
      <w:marRight w:val="0"/>
      <w:marTop w:val="0"/>
      <w:marBottom w:val="0"/>
      <w:divBdr>
        <w:top w:val="none" w:sz="0" w:space="0" w:color="auto"/>
        <w:left w:val="none" w:sz="0" w:space="0" w:color="auto"/>
        <w:bottom w:val="none" w:sz="0" w:space="0" w:color="auto"/>
        <w:right w:val="none" w:sz="0" w:space="0" w:color="auto"/>
      </w:divBdr>
    </w:div>
    <w:div w:id="630793209">
      <w:bodyDiv w:val="1"/>
      <w:marLeft w:val="0"/>
      <w:marRight w:val="0"/>
      <w:marTop w:val="0"/>
      <w:marBottom w:val="0"/>
      <w:divBdr>
        <w:top w:val="none" w:sz="0" w:space="0" w:color="auto"/>
        <w:left w:val="none" w:sz="0" w:space="0" w:color="auto"/>
        <w:bottom w:val="none" w:sz="0" w:space="0" w:color="auto"/>
        <w:right w:val="none" w:sz="0" w:space="0" w:color="auto"/>
      </w:divBdr>
    </w:div>
    <w:div w:id="630937289">
      <w:bodyDiv w:val="1"/>
      <w:marLeft w:val="0"/>
      <w:marRight w:val="0"/>
      <w:marTop w:val="0"/>
      <w:marBottom w:val="0"/>
      <w:divBdr>
        <w:top w:val="none" w:sz="0" w:space="0" w:color="auto"/>
        <w:left w:val="none" w:sz="0" w:space="0" w:color="auto"/>
        <w:bottom w:val="none" w:sz="0" w:space="0" w:color="auto"/>
        <w:right w:val="none" w:sz="0" w:space="0" w:color="auto"/>
      </w:divBdr>
    </w:div>
    <w:div w:id="630937331">
      <w:bodyDiv w:val="1"/>
      <w:marLeft w:val="0"/>
      <w:marRight w:val="0"/>
      <w:marTop w:val="0"/>
      <w:marBottom w:val="0"/>
      <w:divBdr>
        <w:top w:val="none" w:sz="0" w:space="0" w:color="auto"/>
        <w:left w:val="none" w:sz="0" w:space="0" w:color="auto"/>
        <w:bottom w:val="none" w:sz="0" w:space="0" w:color="auto"/>
        <w:right w:val="none" w:sz="0" w:space="0" w:color="auto"/>
      </w:divBdr>
    </w:div>
    <w:div w:id="630945240">
      <w:bodyDiv w:val="1"/>
      <w:marLeft w:val="0"/>
      <w:marRight w:val="0"/>
      <w:marTop w:val="0"/>
      <w:marBottom w:val="0"/>
      <w:divBdr>
        <w:top w:val="none" w:sz="0" w:space="0" w:color="auto"/>
        <w:left w:val="none" w:sz="0" w:space="0" w:color="auto"/>
        <w:bottom w:val="none" w:sz="0" w:space="0" w:color="auto"/>
        <w:right w:val="none" w:sz="0" w:space="0" w:color="auto"/>
      </w:divBdr>
    </w:div>
    <w:div w:id="631445661">
      <w:bodyDiv w:val="1"/>
      <w:marLeft w:val="0"/>
      <w:marRight w:val="0"/>
      <w:marTop w:val="0"/>
      <w:marBottom w:val="0"/>
      <w:divBdr>
        <w:top w:val="none" w:sz="0" w:space="0" w:color="auto"/>
        <w:left w:val="none" w:sz="0" w:space="0" w:color="auto"/>
        <w:bottom w:val="none" w:sz="0" w:space="0" w:color="auto"/>
        <w:right w:val="none" w:sz="0" w:space="0" w:color="auto"/>
      </w:divBdr>
    </w:div>
    <w:div w:id="631448363">
      <w:bodyDiv w:val="1"/>
      <w:marLeft w:val="0"/>
      <w:marRight w:val="0"/>
      <w:marTop w:val="0"/>
      <w:marBottom w:val="0"/>
      <w:divBdr>
        <w:top w:val="none" w:sz="0" w:space="0" w:color="auto"/>
        <w:left w:val="none" w:sz="0" w:space="0" w:color="auto"/>
        <w:bottom w:val="none" w:sz="0" w:space="0" w:color="auto"/>
        <w:right w:val="none" w:sz="0" w:space="0" w:color="auto"/>
      </w:divBdr>
    </w:div>
    <w:div w:id="631982107">
      <w:bodyDiv w:val="1"/>
      <w:marLeft w:val="0"/>
      <w:marRight w:val="0"/>
      <w:marTop w:val="0"/>
      <w:marBottom w:val="0"/>
      <w:divBdr>
        <w:top w:val="none" w:sz="0" w:space="0" w:color="auto"/>
        <w:left w:val="none" w:sz="0" w:space="0" w:color="auto"/>
        <w:bottom w:val="none" w:sz="0" w:space="0" w:color="auto"/>
        <w:right w:val="none" w:sz="0" w:space="0" w:color="auto"/>
      </w:divBdr>
    </w:div>
    <w:div w:id="632055407">
      <w:bodyDiv w:val="1"/>
      <w:marLeft w:val="0"/>
      <w:marRight w:val="0"/>
      <w:marTop w:val="0"/>
      <w:marBottom w:val="0"/>
      <w:divBdr>
        <w:top w:val="none" w:sz="0" w:space="0" w:color="auto"/>
        <w:left w:val="none" w:sz="0" w:space="0" w:color="auto"/>
        <w:bottom w:val="none" w:sz="0" w:space="0" w:color="auto"/>
        <w:right w:val="none" w:sz="0" w:space="0" w:color="auto"/>
      </w:divBdr>
    </w:div>
    <w:div w:id="632635103">
      <w:bodyDiv w:val="1"/>
      <w:marLeft w:val="0"/>
      <w:marRight w:val="0"/>
      <w:marTop w:val="0"/>
      <w:marBottom w:val="0"/>
      <w:divBdr>
        <w:top w:val="none" w:sz="0" w:space="0" w:color="auto"/>
        <w:left w:val="none" w:sz="0" w:space="0" w:color="auto"/>
        <w:bottom w:val="none" w:sz="0" w:space="0" w:color="auto"/>
        <w:right w:val="none" w:sz="0" w:space="0" w:color="auto"/>
      </w:divBdr>
    </w:div>
    <w:div w:id="632640697">
      <w:bodyDiv w:val="1"/>
      <w:marLeft w:val="0"/>
      <w:marRight w:val="0"/>
      <w:marTop w:val="0"/>
      <w:marBottom w:val="0"/>
      <w:divBdr>
        <w:top w:val="none" w:sz="0" w:space="0" w:color="auto"/>
        <w:left w:val="none" w:sz="0" w:space="0" w:color="auto"/>
        <w:bottom w:val="none" w:sz="0" w:space="0" w:color="auto"/>
        <w:right w:val="none" w:sz="0" w:space="0" w:color="auto"/>
      </w:divBdr>
    </w:div>
    <w:div w:id="632711945">
      <w:bodyDiv w:val="1"/>
      <w:marLeft w:val="0"/>
      <w:marRight w:val="0"/>
      <w:marTop w:val="0"/>
      <w:marBottom w:val="0"/>
      <w:divBdr>
        <w:top w:val="none" w:sz="0" w:space="0" w:color="auto"/>
        <w:left w:val="none" w:sz="0" w:space="0" w:color="auto"/>
        <w:bottom w:val="none" w:sz="0" w:space="0" w:color="auto"/>
        <w:right w:val="none" w:sz="0" w:space="0" w:color="auto"/>
      </w:divBdr>
    </w:div>
    <w:div w:id="632829650">
      <w:bodyDiv w:val="1"/>
      <w:marLeft w:val="0"/>
      <w:marRight w:val="0"/>
      <w:marTop w:val="0"/>
      <w:marBottom w:val="0"/>
      <w:divBdr>
        <w:top w:val="none" w:sz="0" w:space="0" w:color="auto"/>
        <w:left w:val="none" w:sz="0" w:space="0" w:color="auto"/>
        <w:bottom w:val="none" w:sz="0" w:space="0" w:color="auto"/>
        <w:right w:val="none" w:sz="0" w:space="0" w:color="auto"/>
      </w:divBdr>
    </w:div>
    <w:div w:id="632834202">
      <w:bodyDiv w:val="1"/>
      <w:marLeft w:val="0"/>
      <w:marRight w:val="0"/>
      <w:marTop w:val="0"/>
      <w:marBottom w:val="0"/>
      <w:divBdr>
        <w:top w:val="none" w:sz="0" w:space="0" w:color="auto"/>
        <w:left w:val="none" w:sz="0" w:space="0" w:color="auto"/>
        <w:bottom w:val="none" w:sz="0" w:space="0" w:color="auto"/>
        <w:right w:val="none" w:sz="0" w:space="0" w:color="auto"/>
      </w:divBdr>
    </w:div>
    <w:div w:id="632834356">
      <w:bodyDiv w:val="1"/>
      <w:marLeft w:val="0"/>
      <w:marRight w:val="0"/>
      <w:marTop w:val="0"/>
      <w:marBottom w:val="0"/>
      <w:divBdr>
        <w:top w:val="none" w:sz="0" w:space="0" w:color="auto"/>
        <w:left w:val="none" w:sz="0" w:space="0" w:color="auto"/>
        <w:bottom w:val="none" w:sz="0" w:space="0" w:color="auto"/>
        <w:right w:val="none" w:sz="0" w:space="0" w:color="auto"/>
      </w:divBdr>
    </w:div>
    <w:div w:id="633371202">
      <w:bodyDiv w:val="1"/>
      <w:marLeft w:val="0"/>
      <w:marRight w:val="0"/>
      <w:marTop w:val="0"/>
      <w:marBottom w:val="0"/>
      <w:divBdr>
        <w:top w:val="none" w:sz="0" w:space="0" w:color="auto"/>
        <w:left w:val="none" w:sz="0" w:space="0" w:color="auto"/>
        <w:bottom w:val="none" w:sz="0" w:space="0" w:color="auto"/>
        <w:right w:val="none" w:sz="0" w:space="0" w:color="auto"/>
      </w:divBdr>
    </w:div>
    <w:div w:id="633604423">
      <w:bodyDiv w:val="1"/>
      <w:marLeft w:val="0"/>
      <w:marRight w:val="0"/>
      <w:marTop w:val="0"/>
      <w:marBottom w:val="0"/>
      <w:divBdr>
        <w:top w:val="none" w:sz="0" w:space="0" w:color="auto"/>
        <w:left w:val="none" w:sz="0" w:space="0" w:color="auto"/>
        <w:bottom w:val="none" w:sz="0" w:space="0" w:color="auto"/>
        <w:right w:val="none" w:sz="0" w:space="0" w:color="auto"/>
      </w:divBdr>
    </w:div>
    <w:div w:id="633634447">
      <w:bodyDiv w:val="1"/>
      <w:marLeft w:val="0"/>
      <w:marRight w:val="0"/>
      <w:marTop w:val="0"/>
      <w:marBottom w:val="0"/>
      <w:divBdr>
        <w:top w:val="none" w:sz="0" w:space="0" w:color="auto"/>
        <w:left w:val="none" w:sz="0" w:space="0" w:color="auto"/>
        <w:bottom w:val="none" w:sz="0" w:space="0" w:color="auto"/>
        <w:right w:val="none" w:sz="0" w:space="0" w:color="auto"/>
      </w:divBdr>
    </w:div>
    <w:div w:id="634019924">
      <w:bodyDiv w:val="1"/>
      <w:marLeft w:val="0"/>
      <w:marRight w:val="0"/>
      <w:marTop w:val="0"/>
      <w:marBottom w:val="0"/>
      <w:divBdr>
        <w:top w:val="none" w:sz="0" w:space="0" w:color="auto"/>
        <w:left w:val="none" w:sz="0" w:space="0" w:color="auto"/>
        <w:bottom w:val="none" w:sz="0" w:space="0" w:color="auto"/>
        <w:right w:val="none" w:sz="0" w:space="0" w:color="auto"/>
      </w:divBdr>
    </w:div>
    <w:div w:id="634258474">
      <w:bodyDiv w:val="1"/>
      <w:marLeft w:val="0"/>
      <w:marRight w:val="0"/>
      <w:marTop w:val="0"/>
      <w:marBottom w:val="0"/>
      <w:divBdr>
        <w:top w:val="none" w:sz="0" w:space="0" w:color="auto"/>
        <w:left w:val="none" w:sz="0" w:space="0" w:color="auto"/>
        <w:bottom w:val="none" w:sz="0" w:space="0" w:color="auto"/>
        <w:right w:val="none" w:sz="0" w:space="0" w:color="auto"/>
      </w:divBdr>
    </w:div>
    <w:div w:id="634288002">
      <w:bodyDiv w:val="1"/>
      <w:marLeft w:val="0"/>
      <w:marRight w:val="0"/>
      <w:marTop w:val="0"/>
      <w:marBottom w:val="0"/>
      <w:divBdr>
        <w:top w:val="none" w:sz="0" w:space="0" w:color="auto"/>
        <w:left w:val="none" w:sz="0" w:space="0" w:color="auto"/>
        <w:bottom w:val="none" w:sz="0" w:space="0" w:color="auto"/>
        <w:right w:val="none" w:sz="0" w:space="0" w:color="auto"/>
      </w:divBdr>
    </w:div>
    <w:div w:id="634457084">
      <w:bodyDiv w:val="1"/>
      <w:marLeft w:val="0"/>
      <w:marRight w:val="0"/>
      <w:marTop w:val="0"/>
      <w:marBottom w:val="0"/>
      <w:divBdr>
        <w:top w:val="none" w:sz="0" w:space="0" w:color="auto"/>
        <w:left w:val="none" w:sz="0" w:space="0" w:color="auto"/>
        <w:bottom w:val="none" w:sz="0" w:space="0" w:color="auto"/>
        <w:right w:val="none" w:sz="0" w:space="0" w:color="auto"/>
      </w:divBdr>
    </w:div>
    <w:div w:id="634719579">
      <w:bodyDiv w:val="1"/>
      <w:marLeft w:val="0"/>
      <w:marRight w:val="0"/>
      <w:marTop w:val="0"/>
      <w:marBottom w:val="0"/>
      <w:divBdr>
        <w:top w:val="none" w:sz="0" w:space="0" w:color="auto"/>
        <w:left w:val="none" w:sz="0" w:space="0" w:color="auto"/>
        <w:bottom w:val="none" w:sz="0" w:space="0" w:color="auto"/>
        <w:right w:val="none" w:sz="0" w:space="0" w:color="auto"/>
      </w:divBdr>
    </w:div>
    <w:div w:id="634793307">
      <w:bodyDiv w:val="1"/>
      <w:marLeft w:val="0"/>
      <w:marRight w:val="0"/>
      <w:marTop w:val="0"/>
      <w:marBottom w:val="0"/>
      <w:divBdr>
        <w:top w:val="none" w:sz="0" w:space="0" w:color="auto"/>
        <w:left w:val="none" w:sz="0" w:space="0" w:color="auto"/>
        <w:bottom w:val="none" w:sz="0" w:space="0" w:color="auto"/>
        <w:right w:val="none" w:sz="0" w:space="0" w:color="auto"/>
      </w:divBdr>
    </w:div>
    <w:div w:id="634798746">
      <w:bodyDiv w:val="1"/>
      <w:marLeft w:val="0"/>
      <w:marRight w:val="0"/>
      <w:marTop w:val="0"/>
      <w:marBottom w:val="0"/>
      <w:divBdr>
        <w:top w:val="none" w:sz="0" w:space="0" w:color="auto"/>
        <w:left w:val="none" w:sz="0" w:space="0" w:color="auto"/>
        <w:bottom w:val="none" w:sz="0" w:space="0" w:color="auto"/>
        <w:right w:val="none" w:sz="0" w:space="0" w:color="auto"/>
      </w:divBdr>
    </w:div>
    <w:div w:id="634868849">
      <w:bodyDiv w:val="1"/>
      <w:marLeft w:val="0"/>
      <w:marRight w:val="0"/>
      <w:marTop w:val="0"/>
      <w:marBottom w:val="0"/>
      <w:divBdr>
        <w:top w:val="none" w:sz="0" w:space="0" w:color="auto"/>
        <w:left w:val="none" w:sz="0" w:space="0" w:color="auto"/>
        <w:bottom w:val="none" w:sz="0" w:space="0" w:color="auto"/>
        <w:right w:val="none" w:sz="0" w:space="0" w:color="auto"/>
      </w:divBdr>
    </w:div>
    <w:div w:id="635179755">
      <w:bodyDiv w:val="1"/>
      <w:marLeft w:val="0"/>
      <w:marRight w:val="0"/>
      <w:marTop w:val="0"/>
      <w:marBottom w:val="0"/>
      <w:divBdr>
        <w:top w:val="none" w:sz="0" w:space="0" w:color="auto"/>
        <w:left w:val="none" w:sz="0" w:space="0" w:color="auto"/>
        <w:bottom w:val="none" w:sz="0" w:space="0" w:color="auto"/>
        <w:right w:val="none" w:sz="0" w:space="0" w:color="auto"/>
      </w:divBdr>
    </w:div>
    <w:div w:id="635918431">
      <w:bodyDiv w:val="1"/>
      <w:marLeft w:val="0"/>
      <w:marRight w:val="0"/>
      <w:marTop w:val="0"/>
      <w:marBottom w:val="0"/>
      <w:divBdr>
        <w:top w:val="none" w:sz="0" w:space="0" w:color="auto"/>
        <w:left w:val="none" w:sz="0" w:space="0" w:color="auto"/>
        <w:bottom w:val="none" w:sz="0" w:space="0" w:color="auto"/>
        <w:right w:val="none" w:sz="0" w:space="0" w:color="auto"/>
      </w:divBdr>
    </w:div>
    <w:div w:id="636028266">
      <w:bodyDiv w:val="1"/>
      <w:marLeft w:val="0"/>
      <w:marRight w:val="0"/>
      <w:marTop w:val="0"/>
      <w:marBottom w:val="0"/>
      <w:divBdr>
        <w:top w:val="none" w:sz="0" w:space="0" w:color="auto"/>
        <w:left w:val="none" w:sz="0" w:space="0" w:color="auto"/>
        <w:bottom w:val="none" w:sz="0" w:space="0" w:color="auto"/>
        <w:right w:val="none" w:sz="0" w:space="0" w:color="auto"/>
      </w:divBdr>
    </w:div>
    <w:div w:id="636186411">
      <w:bodyDiv w:val="1"/>
      <w:marLeft w:val="0"/>
      <w:marRight w:val="0"/>
      <w:marTop w:val="0"/>
      <w:marBottom w:val="0"/>
      <w:divBdr>
        <w:top w:val="none" w:sz="0" w:space="0" w:color="auto"/>
        <w:left w:val="none" w:sz="0" w:space="0" w:color="auto"/>
        <w:bottom w:val="none" w:sz="0" w:space="0" w:color="auto"/>
        <w:right w:val="none" w:sz="0" w:space="0" w:color="auto"/>
      </w:divBdr>
    </w:div>
    <w:div w:id="636225342">
      <w:bodyDiv w:val="1"/>
      <w:marLeft w:val="0"/>
      <w:marRight w:val="0"/>
      <w:marTop w:val="0"/>
      <w:marBottom w:val="0"/>
      <w:divBdr>
        <w:top w:val="none" w:sz="0" w:space="0" w:color="auto"/>
        <w:left w:val="none" w:sz="0" w:space="0" w:color="auto"/>
        <w:bottom w:val="none" w:sz="0" w:space="0" w:color="auto"/>
        <w:right w:val="none" w:sz="0" w:space="0" w:color="auto"/>
      </w:divBdr>
    </w:div>
    <w:div w:id="636492434">
      <w:bodyDiv w:val="1"/>
      <w:marLeft w:val="0"/>
      <w:marRight w:val="0"/>
      <w:marTop w:val="0"/>
      <w:marBottom w:val="0"/>
      <w:divBdr>
        <w:top w:val="none" w:sz="0" w:space="0" w:color="auto"/>
        <w:left w:val="none" w:sz="0" w:space="0" w:color="auto"/>
        <w:bottom w:val="none" w:sz="0" w:space="0" w:color="auto"/>
        <w:right w:val="none" w:sz="0" w:space="0" w:color="auto"/>
      </w:divBdr>
    </w:div>
    <w:div w:id="636493382">
      <w:bodyDiv w:val="1"/>
      <w:marLeft w:val="0"/>
      <w:marRight w:val="0"/>
      <w:marTop w:val="0"/>
      <w:marBottom w:val="0"/>
      <w:divBdr>
        <w:top w:val="none" w:sz="0" w:space="0" w:color="auto"/>
        <w:left w:val="none" w:sz="0" w:space="0" w:color="auto"/>
        <w:bottom w:val="none" w:sz="0" w:space="0" w:color="auto"/>
        <w:right w:val="none" w:sz="0" w:space="0" w:color="auto"/>
      </w:divBdr>
    </w:div>
    <w:div w:id="636494803">
      <w:bodyDiv w:val="1"/>
      <w:marLeft w:val="0"/>
      <w:marRight w:val="0"/>
      <w:marTop w:val="0"/>
      <w:marBottom w:val="0"/>
      <w:divBdr>
        <w:top w:val="none" w:sz="0" w:space="0" w:color="auto"/>
        <w:left w:val="none" w:sz="0" w:space="0" w:color="auto"/>
        <w:bottom w:val="none" w:sz="0" w:space="0" w:color="auto"/>
        <w:right w:val="none" w:sz="0" w:space="0" w:color="auto"/>
      </w:divBdr>
    </w:div>
    <w:div w:id="636573272">
      <w:bodyDiv w:val="1"/>
      <w:marLeft w:val="0"/>
      <w:marRight w:val="0"/>
      <w:marTop w:val="0"/>
      <w:marBottom w:val="0"/>
      <w:divBdr>
        <w:top w:val="none" w:sz="0" w:space="0" w:color="auto"/>
        <w:left w:val="none" w:sz="0" w:space="0" w:color="auto"/>
        <w:bottom w:val="none" w:sz="0" w:space="0" w:color="auto"/>
        <w:right w:val="none" w:sz="0" w:space="0" w:color="auto"/>
      </w:divBdr>
    </w:div>
    <w:div w:id="636649376">
      <w:bodyDiv w:val="1"/>
      <w:marLeft w:val="0"/>
      <w:marRight w:val="0"/>
      <w:marTop w:val="0"/>
      <w:marBottom w:val="0"/>
      <w:divBdr>
        <w:top w:val="none" w:sz="0" w:space="0" w:color="auto"/>
        <w:left w:val="none" w:sz="0" w:space="0" w:color="auto"/>
        <w:bottom w:val="none" w:sz="0" w:space="0" w:color="auto"/>
        <w:right w:val="none" w:sz="0" w:space="0" w:color="auto"/>
      </w:divBdr>
    </w:div>
    <w:div w:id="636764552">
      <w:bodyDiv w:val="1"/>
      <w:marLeft w:val="0"/>
      <w:marRight w:val="0"/>
      <w:marTop w:val="0"/>
      <w:marBottom w:val="0"/>
      <w:divBdr>
        <w:top w:val="none" w:sz="0" w:space="0" w:color="auto"/>
        <w:left w:val="none" w:sz="0" w:space="0" w:color="auto"/>
        <w:bottom w:val="none" w:sz="0" w:space="0" w:color="auto"/>
        <w:right w:val="none" w:sz="0" w:space="0" w:color="auto"/>
      </w:divBdr>
    </w:div>
    <w:div w:id="636957075">
      <w:bodyDiv w:val="1"/>
      <w:marLeft w:val="0"/>
      <w:marRight w:val="0"/>
      <w:marTop w:val="0"/>
      <w:marBottom w:val="0"/>
      <w:divBdr>
        <w:top w:val="none" w:sz="0" w:space="0" w:color="auto"/>
        <w:left w:val="none" w:sz="0" w:space="0" w:color="auto"/>
        <w:bottom w:val="none" w:sz="0" w:space="0" w:color="auto"/>
        <w:right w:val="none" w:sz="0" w:space="0" w:color="auto"/>
      </w:divBdr>
    </w:div>
    <w:div w:id="637027072">
      <w:bodyDiv w:val="1"/>
      <w:marLeft w:val="0"/>
      <w:marRight w:val="0"/>
      <w:marTop w:val="0"/>
      <w:marBottom w:val="0"/>
      <w:divBdr>
        <w:top w:val="none" w:sz="0" w:space="0" w:color="auto"/>
        <w:left w:val="none" w:sz="0" w:space="0" w:color="auto"/>
        <w:bottom w:val="none" w:sz="0" w:space="0" w:color="auto"/>
        <w:right w:val="none" w:sz="0" w:space="0" w:color="auto"/>
      </w:divBdr>
    </w:div>
    <w:div w:id="637029139">
      <w:bodyDiv w:val="1"/>
      <w:marLeft w:val="0"/>
      <w:marRight w:val="0"/>
      <w:marTop w:val="0"/>
      <w:marBottom w:val="0"/>
      <w:divBdr>
        <w:top w:val="none" w:sz="0" w:space="0" w:color="auto"/>
        <w:left w:val="none" w:sz="0" w:space="0" w:color="auto"/>
        <w:bottom w:val="none" w:sz="0" w:space="0" w:color="auto"/>
        <w:right w:val="none" w:sz="0" w:space="0" w:color="auto"/>
      </w:divBdr>
    </w:div>
    <w:div w:id="637033530">
      <w:bodyDiv w:val="1"/>
      <w:marLeft w:val="0"/>
      <w:marRight w:val="0"/>
      <w:marTop w:val="0"/>
      <w:marBottom w:val="0"/>
      <w:divBdr>
        <w:top w:val="none" w:sz="0" w:space="0" w:color="auto"/>
        <w:left w:val="none" w:sz="0" w:space="0" w:color="auto"/>
        <w:bottom w:val="none" w:sz="0" w:space="0" w:color="auto"/>
        <w:right w:val="none" w:sz="0" w:space="0" w:color="auto"/>
      </w:divBdr>
    </w:div>
    <w:div w:id="637299249">
      <w:bodyDiv w:val="1"/>
      <w:marLeft w:val="0"/>
      <w:marRight w:val="0"/>
      <w:marTop w:val="0"/>
      <w:marBottom w:val="0"/>
      <w:divBdr>
        <w:top w:val="none" w:sz="0" w:space="0" w:color="auto"/>
        <w:left w:val="none" w:sz="0" w:space="0" w:color="auto"/>
        <w:bottom w:val="none" w:sz="0" w:space="0" w:color="auto"/>
        <w:right w:val="none" w:sz="0" w:space="0" w:color="auto"/>
      </w:divBdr>
    </w:div>
    <w:div w:id="637338873">
      <w:bodyDiv w:val="1"/>
      <w:marLeft w:val="0"/>
      <w:marRight w:val="0"/>
      <w:marTop w:val="0"/>
      <w:marBottom w:val="0"/>
      <w:divBdr>
        <w:top w:val="none" w:sz="0" w:space="0" w:color="auto"/>
        <w:left w:val="none" w:sz="0" w:space="0" w:color="auto"/>
        <w:bottom w:val="none" w:sz="0" w:space="0" w:color="auto"/>
        <w:right w:val="none" w:sz="0" w:space="0" w:color="auto"/>
      </w:divBdr>
    </w:div>
    <w:div w:id="637415667">
      <w:bodyDiv w:val="1"/>
      <w:marLeft w:val="0"/>
      <w:marRight w:val="0"/>
      <w:marTop w:val="0"/>
      <w:marBottom w:val="0"/>
      <w:divBdr>
        <w:top w:val="none" w:sz="0" w:space="0" w:color="auto"/>
        <w:left w:val="none" w:sz="0" w:space="0" w:color="auto"/>
        <w:bottom w:val="none" w:sz="0" w:space="0" w:color="auto"/>
        <w:right w:val="none" w:sz="0" w:space="0" w:color="auto"/>
      </w:divBdr>
    </w:div>
    <w:div w:id="637683779">
      <w:bodyDiv w:val="1"/>
      <w:marLeft w:val="0"/>
      <w:marRight w:val="0"/>
      <w:marTop w:val="0"/>
      <w:marBottom w:val="0"/>
      <w:divBdr>
        <w:top w:val="none" w:sz="0" w:space="0" w:color="auto"/>
        <w:left w:val="none" w:sz="0" w:space="0" w:color="auto"/>
        <w:bottom w:val="none" w:sz="0" w:space="0" w:color="auto"/>
        <w:right w:val="none" w:sz="0" w:space="0" w:color="auto"/>
      </w:divBdr>
    </w:div>
    <w:div w:id="637733615">
      <w:bodyDiv w:val="1"/>
      <w:marLeft w:val="0"/>
      <w:marRight w:val="0"/>
      <w:marTop w:val="0"/>
      <w:marBottom w:val="0"/>
      <w:divBdr>
        <w:top w:val="none" w:sz="0" w:space="0" w:color="auto"/>
        <w:left w:val="none" w:sz="0" w:space="0" w:color="auto"/>
        <w:bottom w:val="none" w:sz="0" w:space="0" w:color="auto"/>
        <w:right w:val="none" w:sz="0" w:space="0" w:color="auto"/>
      </w:divBdr>
    </w:div>
    <w:div w:id="637803752">
      <w:bodyDiv w:val="1"/>
      <w:marLeft w:val="0"/>
      <w:marRight w:val="0"/>
      <w:marTop w:val="0"/>
      <w:marBottom w:val="0"/>
      <w:divBdr>
        <w:top w:val="none" w:sz="0" w:space="0" w:color="auto"/>
        <w:left w:val="none" w:sz="0" w:space="0" w:color="auto"/>
        <w:bottom w:val="none" w:sz="0" w:space="0" w:color="auto"/>
        <w:right w:val="none" w:sz="0" w:space="0" w:color="auto"/>
      </w:divBdr>
    </w:div>
    <w:div w:id="637883416">
      <w:bodyDiv w:val="1"/>
      <w:marLeft w:val="0"/>
      <w:marRight w:val="0"/>
      <w:marTop w:val="0"/>
      <w:marBottom w:val="0"/>
      <w:divBdr>
        <w:top w:val="none" w:sz="0" w:space="0" w:color="auto"/>
        <w:left w:val="none" w:sz="0" w:space="0" w:color="auto"/>
        <w:bottom w:val="none" w:sz="0" w:space="0" w:color="auto"/>
        <w:right w:val="none" w:sz="0" w:space="0" w:color="auto"/>
      </w:divBdr>
    </w:div>
    <w:div w:id="638190389">
      <w:bodyDiv w:val="1"/>
      <w:marLeft w:val="0"/>
      <w:marRight w:val="0"/>
      <w:marTop w:val="0"/>
      <w:marBottom w:val="0"/>
      <w:divBdr>
        <w:top w:val="none" w:sz="0" w:space="0" w:color="auto"/>
        <w:left w:val="none" w:sz="0" w:space="0" w:color="auto"/>
        <w:bottom w:val="none" w:sz="0" w:space="0" w:color="auto"/>
        <w:right w:val="none" w:sz="0" w:space="0" w:color="auto"/>
      </w:divBdr>
    </w:div>
    <w:div w:id="638270366">
      <w:bodyDiv w:val="1"/>
      <w:marLeft w:val="0"/>
      <w:marRight w:val="0"/>
      <w:marTop w:val="0"/>
      <w:marBottom w:val="0"/>
      <w:divBdr>
        <w:top w:val="none" w:sz="0" w:space="0" w:color="auto"/>
        <w:left w:val="none" w:sz="0" w:space="0" w:color="auto"/>
        <w:bottom w:val="none" w:sz="0" w:space="0" w:color="auto"/>
        <w:right w:val="none" w:sz="0" w:space="0" w:color="auto"/>
      </w:divBdr>
    </w:div>
    <w:div w:id="638464883">
      <w:bodyDiv w:val="1"/>
      <w:marLeft w:val="0"/>
      <w:marRight w:val="0"/>
      <w:marTop w:val="0"/>
      <w:marBottom w:val="0"/>
      <w:divBdr>
        <w:top w:val="none" w:sz="0" w:space="0" w:color="auto"/>
        <w:left w:val="none" w:sz="0" w:space="0" w:color="auto"/>
        <w:bottom w:val="none" w:sz="0" w:space="0" w:color="auto"/>
        <w:right w:val="none" w:sz="0" w:space="0" w:color="auto"/>
      </w:divBdr>
    </w:div>
    <w:div w:id="638537281">
      <w:bodyDiv w:val="1"/>
      <w:marLeft w:val="0"/>
      <w:marRight w:val="0"/>
      <w:marTop w:val="0"/>
      <w:marBottom w:val="0"/>
      <w:divBdr>
        <w:top w:val="none" w:sz="0" w:space="0" w:color="auto"/>
        <w:left w:val="none" w:sz="0" w:space="0" w:color="auto"/>
        <w:bottom w:val="none" w:sz="0" w:space="0" w:color="auto"/>
        <w:right w:val="none" w:sz="0" w:space="0" w:color="auto"/>
      </w:divBdr>
    </w:div>
    <w:div w:id="639073819">
      <w:bodyDiv w:val="1"/>
      <w:marLeft w:val="0"/>
      <w:marRight w:val="0"/>
      <w:marTop w:val="0"/>
      <w:marBottom w:val="0"/>
      <w:divBdr>
        <w:top w:val="none" w:sz="0" w:space="0" w:color="auto"/>
        <w:left w:val="none" w:sz="0" w:space="0" w:color="auto"/>
        <w:bottom w:val="none" w:sz="0" w:space="0" w:color="auto"/>
        <w:right w:val="none" w:sz="0" w:space="0" w:color="auto"/>
      </w:divBdr>
    </w:div>
    <w:div w:id="639306632">
      <w:bodyDiv w:val="1"/>
      <w:marLeft w:val="0"/>
      <w:marRight w:val="0"/>
      <w:marTop w:val="0"/>
      <w:marBottom w:val="0"/>
      <w:divBdr>
        <w:top w:val="none" w:sz="0" w:space="0" w:color="auto"/>
        <w:left w:val="none" w:sz="0" w:space="0" w:color="auto"/>
        <w:bottom w:val="none" w:sz="0" w:space="0" w:color="auto"/>
        <w:right w:val="none" w:sz="0" w:space="0" w:color="auto"/>
      </w:divBdr>
    </w:div>
    <w:div w:id="639770412">
      <w:bodyDiv w:val="1"/>
      <w:marLeft w:val="0"/>
      <w:marRight w:val="0"/>
      <w:marTop w:val="0"/>
      <w:marBottom w:val="0"/>
      <w:divBdr>
        <w:top w:val="none" w:sz="0" w:space="0" w:color="auto"/>
        <w:left w:val="none" w:sz="0" w:space="0" w:color="auto"/>
        <w:bottom w:val="none" w:sz="0" w:space="0" w:color="auto"/>
        <w:right w:val="none" w:sz="0" w:space="0" w:color="auto"/>
      </w:divBdr>
    </w:div>
    <w:div w:id="640425609">
      <w:bodyDiv w:val="1"/>
      <w:marLeft w:val="0"/>
      <w:marRight w:val="0"/>
      <w:marTop w:val="0"/>
      <w:marBottom w:val="0"/>
      <w:divBdr>
        <w:top w:val="none" w:sz="0" w:space="0" w:color="auto"/>
        <w:left w:val="none" w:sz="0" w:space="0" w:color="auto"/>
        <w:bottom w:val="none" w:sz="0" w:space="0" w:color="auto"/>
        <w:right w:val="none" w:sz="0" w:space="0" w:color="auto"/>
      </w:divBdr>
    </w:div>
    <w:div w:id="640773212">
      <w:bodyDiv w:val="1"/>
      <w:marLeft w:val="0"/>
      <w:marRight w:val="0"/>
      <w:marTop w:val="0"/>
      <w:marBottom w:val="0"/>
      <w:divBdr>
        <w:top w:val="none" w:sz="0" w:space="0" w:color="auto"/>
        <w:left w:val="none" w:sz="0" w:space="0" w:color="auto"/>
        <w:bottom w:val="none" w:sz="0" w:space="0" w:color="auto"/>
        <w:right w:val="none" w:sz="0" w:space="0" w:color="auto"/>
      </w:divBdr>
    </w:div>
    <w:div w:id="641734888">
      <w:bodyDiv w:val="1"/>
      <w:marLeft w:val="0"/>
      <w:marRight w:val="0"/>
      <w:marTop w:val="0"/>
      <w:marBottom w:val="0"/>
      <w:divBdr>
        <w:top w:val="none" w:sz="0" w:space="0" w:color="auto"/>
        <w:left w:val="none" w:sz="0" w:space="0" w:color="auto"/>
        <w:bottom w:val="none" w:sz="0" w:space="0" w:color="auto"/>
        <w:right w:val="none" w:sz="0" w:space="0" w:color="auto"/>
      </w:divBdr>
    </w:div>
    <w:div w:id="641737529">
      <w:bodyDiv w:val="1"/>
      <w:marLeft w:val="0"/>
      <w:marRight w:val="0"/>
      <w:marTop w:val="0"/>
      <w:marBottom w:val="0"/>
      <w:divBdr>
        <w:top w:val="none" w:sz="0" w:space="0" w:color="auto"/>
        <w:left w:val="none" w:sz="0" w:space="0" w:color="auto"/>
        <w:bottom w:val="none" w:sz="0" w:space="0" w:color="auto"/>
        <w:right w:val="none" w:sz="0" w:space="0" w:color="auto"/>
      </w:divBdr>
    </w:div>
    <w:div w:id="641811540">
      <w:bodyDiv w:val="1"/>
      <w:marLeft w:val="0"/>
      <w:marRight w:val="0"/>
      <w:marTop w:val="0"/>
      <w:marBottom w:val="0"/>
      <w:divBdr>
        <w:top w:val="none" w:sz="0" w:space="0" w:color="auto"/>
        <w:left w:val="none" w:sz="0" w:space="0" w:color="auto"/>
        <w:bottom w:val="none" w:sz="0" w:space="0" w:color="auto"/>
        <w:right w:val="none" w:sz="0" w:space="0" w:color="auto"/>
      </w:divBdr>
    </w:div>
    <w:div w:id="641886185">
      <w:bodyDiv w:val="1"/>
      <w:marLeft w:val="0"/>
      <w:marRight w:val="0"/>
      <w:marTop w:val="0"/>
      <w:marBottom w:val="0"/>
      <w:divBdr>
        <w:top w:val="none" w:sz="0" w:space="0" w:color="auto"/>
        <w:left w:val="none" w:sz="0" w:space="0" w:color="auto"/>
        <w:bottom w:val="none" w:sz="0" w:space="0" w:color="auto"/>
        <w:right w:val="none" w:sz="0" w:space="0" w:color="auto"/>
      </w:divBdr>
    </w:div>
    <w:div w:id="642194781">
      <w:bodyDiv w:val="1"/>
      <w:marLeft w:val="0"/>
      <w:marRight w:val="0"/>
      <w:marTop w:val="0"/>
      <w:marBottom w:val="0"/>
      <w:divBdr>
        <w:top w:val="none" w:sz="0" w:space="0" w:color="auto"/>
        <w:left w:val="none" w:sz="0" w:space="0" w:color="auto"/>
        <w:bottom w:val="none" w:sz="0" w:space="0" w:color="auto"/>
        <w:right w:val="none" w:sz="0" w:space="0" w:color="auto"/>
      </w:divBdr>
    </w:div>
    <w:div w:id="642388472">
      <w:bodyDiv w:val="1"/>
      <w:marLeft w:val="0"/>
      <w:marRight w:val="0"/>
      <w:marTop w:val="0"/>
      <w:marBottom w:val="0"/>
      <w:divBdr>
        <w:top w:val="none" w:sz="0" w:space="0" w:color="auto"/>
        <w:left w:val="none" w:sz="0" w:space="0" w:color="auto"/>
        <w:bottom w:val="none" w:sz="0" w:space="0" w:color="auto"/>
        <w:right w:val="none" w:sz="0" w:space="0" w:color="auto"/>
      </w:divBdr>
    </w:div>
    <w:div w:id="642464146">
      <w:bodyDiv w:val="1"/>
      <w:marLeft w:val="0"/>
      <w:marRight w:val="0"/>
      <w:marTop w:val="0"/>
      <w:marBottom w:val="0"/>
      <w:divBdr>
        <w:top w:val="none" w:sz="0" w:space="0" w:color="auto"/>
        <w:left w:val="none" w:sz="0" w:space="0" w:color="auto"/>
        <w:bottom w:val="none" w:sz="0" w:space="0" w:color="auto"/>
        <w:right w:val="none" w:sz="0" w:space="0" w:color="auto"/>
      </w:divBdr>
    </w:div>
    <w:div w:id="642466179">
      <w:bodyDiv w:val="1"/>
      <w:marLeft w:val="0"/>
      <w:marRight w:val="0"/>
      <w:marTop w:val="0"/>
      <w:marBottom w:val="0"/>
      <w:divBdr>
        <w:top w:val="none" w:sz="0" w:space="0" w:color="auto"/>
        <w:left w:val="none" w:sz="0" w:space="0" w:color="auto"/>
        <w:bottom w:val="none" w:sz="0" w:space="0" w:color="auto"/>
        <w:right w:val="none" w:sz="0" w:space="0" w:color="auto"/>
      </w:divBdr>
    </w:div>
    <w:div w:id="642660929">
      <w:bodyDiv w:val="1"/>
      <w:marLeft w:val="0"/>
      <w:marRight w:val="0"/>
      <w:marTop w:val="0"/>
      <w:marBottom w:val="0"/>
      <w:divBdr>
        <w:top w:val="none" w:sz="0" w:space="0" w:color="auto"/>
        <w:left w:val="none" w:sz="0" w:space="0" w:color="auto"/>
        <w:bottom w:val="none" w:sz="0" w:space="0" w:color="auto"/>
        <w:right w:val="none" w:sz="0" w:space="0" w:color="auto"/>
      </w:divBdr>
    </w:div>
    <w:div w:id="642780345">
      <w:bodyDiv w:val="1"/>
      <w:marLeft w:val="0"/>
      <w:marRight w:val="0"/>
      <w:marTop w:val="0"/>
      <w:marBottom w:val="0"/>
      <w:divBdr>
        <w:top w:val="none" w:sz="0" w:space="0" w:color="auto"/>
        <w:left w:val="none" w:sz="0" w:space="0" w:color="auto"/>
        <w:bottom w:val="none" w:sz="0" w:space="0" w:color="auto"/>
        <w:right w:val="none" w:sz="0" w:space="0" w:color="auto"/>
      </w:divBdr>
    </w:div>
    <w:div w:id="642806682">
      <w:bodyDiv w:val="1"/>
      <w:marLeft w:val="0"/>
      <w:marRight w:val="0"/>
      <w:marTop w:val="0"/>
      <w:marBottom w:val="0"/>
      <w:divBdr>
        <w:top w:val="none" w:sz="0" w:space="0" w:color="auto"/>
        <w:left w:val="none" w:sz="0" w:space="0" w:color="auto"/>
        <w:bottom w:val="none" w:sz="0" w:space="0" w:color="auto"/>
        <w:right w:val="none" w:sz="0" w:space="0" w:color="auto"/>
      </w:divBdr>
    </w:div>
    <w:div w:id="642855852">
      <w:bodyDiv w:val="1"/>
      <w:marLeft w:val="0"/>
      <w:marRight w:val="0"/>
      <w:marTop w:val="0"/>
      <w:marBottom w:val="0"/>
      <w:divBdr>
        <w:top w:val="none" w:sz="0" w:space="0" w:color="auto"/>
        <w:left w:val="none" w:sz="0" w:space="0" w:color="auto"/>
        <w:bottom w:val="none" w:sz="0" w:space="0" w:color="auto"/>
        <w:right w:val="none" w:sz="0" w:space="0" w:color="auto"/>
      </w:divBdr>
    </w:div>
    <w:div w:id="642929796">
      <w:bodyDiv w:val="1"/>
      <w:marLeft w:val="0"/>
      <w:marRight w:val="0"/>
      <w:marTop w:val="0"/>
      <w:marBottom w:val="0"/>
      <w:divBdr>
        <w:top w:val="none" w:sz="0" w:space="0" w:color="auto"/>
        <w:left w:val="none" w:sz="0" w:space="0" w:color="auto"/>
        <w:bottom w:val="none" w:sz="0" w:space="0" w:color="auto"/>
        <w:right w:val="none" w:sz="0" w:space="0" w:color="auto"/>
      </w:divBdr>
    </w:div>
    <w:div w:id="643238430">
      <w:bodyDiv w:val="1"/>
      <w:marLeft w:val="0"/>
      <w:marRight w:val="0"/>
      <w:marTop w:val="0"/>
      <w:marBottom w:val="0"/>
      <w:divBdr>
        <w:top w:val="none" w:sz="0" w:space="0" w:color="auto"/>
        <w:left w:val="none" w:sz="0" w:space="0" w:color="auto"/>
        <w:bottom w:val="none" w:sz="0" w:space="0" w:color="auto"/>
        <w:right w:val="none" w:sz="0" w:space="0" w:color="auto"/>
      </w:divBdr>
    </w:div>
    <w:div w:id="643245114">
      <w:bodyDiv w:val="1"/>
      <w:marLeft w:val="0"/>
      <w:marRight w:val="0"/>
      <w:marTop w:val="0"/>
      <w:marBottom w:val="0"/>
      <w:divBdr>
        <w:top w:val="none" w:sz="0" w:space="0" w:color="auto"/>
        <w:left w:val="none" w:sz="0" w:space="0" w:color="auto"/>
        <w:bottom w:val="none" w:sz="0" w:space="0" w:color="auto"/>
        <w:right w:val="none" w:sz="0" w:space="0" w:color="auto"/>
      </w:divBdr>
    </w:div>
    <w:div w:id="643313366">
      <w:bodyDiv w:val="1"/>
      <w:marLeft w:val="0"/>
      <w:marRight w:val="0"/>
      <w:marTop w:val="0"/>
      <w:marBottom w:val="0"/>
      <w:divBdr>
        <w:top w:val="none" w:sz="0" w:space="0" w:color="auto"/>
        <w:left w:val="none" w:sz="0" w:space="0" w:color="auto"/>
        <w:bottom w:val="none" w:sz="0" w:space="0" w:color="auto"/>
        <w:right w:val="none" w:sz="0" w:space="0" w:color="auto"/>
      </w:divBdr>
    </w:div>
    <w:div w:id="643437119">
      <w:bodyDiv w:val="1"/>
      <w:marLeft w:val="0"/>
      <w:marRight w:val="0"/>
      <w:marTop w:val="0"/>
      <w:marBottom w:val="0"/>
      <w:divBdr>
        <w:top w:val="none" w:sz="0" w:space="0" w:color="auto"/>
        <w:left w:val="none" w:sz="0" w:space="0" w:color="auto"/>
        <w:bottom w:val="none" w:sz="0" w:space="0" w:color="auto"/>
        <w:right w:val="none" w:sz="0" w:space="0" w:color="auto"/>
      </w:divBdr>
    </w:div>
    <w:div w:id="643513654">
      <w:bodyDiv w:val="1"/>
      <w:marLeft w:val="0"/>
      <w:marRight w:val="0"/>
      <w:marTop w:val="0"/>
      <w:marBottom w:val="0"/>
      <w:divBdr>
        <w:top w:val="none" w:sz="0" w:space="0" w:color="auto"/>
        <w:left w:val="none" w:sz="0" w:space="0" w:color="auto"/>
        <w:bottom w:val="none" w:sz="0" w:space="0" w:color="auto"/>
        <w:right w:val="none" w:sz="0" w:space="0" w:color="auto"/>
      </w:divBdr>
    </w:div>
    <w:div w:id="643586833">
      <w:bodyDiv w:val="1"/>
      <w:marLeft w:val="0"/>
      <w:marRight w:val="0"/>
      <w:marTop w:val="0"/>
      <w:marBottom w:val="0"/>
      <w:divBdr>
        <w:top w:val="none" w:sz="0" w:space="0" w:color="auto"/>
        <w:left w:val="none" w:sz="0" w:space="0" w:color="auto"/>
        <w:bottom w:val="none" w:sz="0" w:space="0" w:color="auto"/>
        <w:right w:val="none" w:sz="0" w:space="0" w:color="auto"/>
      </w:divBdr>
    </w:div>
    <w:div w:id="643894306">
      <w:bodyDiv w:val="1"/>
      <w:marLeft w:val="0"/>
      <w:marRight w:val="0"/>
      <w:marTop w:val="0"/>
      <w:marBottom w:val="0"/>
      <w:divBdr>
        <w:top w:val="none" w:sz="0" w:space="0" w:color="auto"/>
        <w:left w:val="none" w:sz="0" w:space="0" w:color="auto"/>
        <w:bottom w:val="none" w:sz="0" w:space="0" w:color="auto"/>
        <w:right w:val="none" w:sz="0" w:space="0" w:color="auto"/>
      </w:divBdr>
    </w:div>
    <w:div w:id="644890997">
      <w:bodyDiv w:val="1"/>
      <w:marLeft w:val="0"/>
      <w:marRight w:val="0"/>
      <w:marTop w:val="0"/>
      <w:marBottom w:val="0"/>
      <w:divBdr>
        <w:top w:val="none" w:sz="0" w:space="0" w:color="auto"/>
        <w:left w:val="none" w:sz="0" w:space="0" w:color="auto"/>
        <w:bottom w:val="none" w:sz="0" w:space="0" w:color="auto"/>
        <w:right w:val="none" w:sz="0" w:space="0" w:color="auto"/>
      </w:divBdr>
    </w:div>
    <w:div w:id="645091550">
      <w:bodyDiv w:val="1"/>
      <w:marLeft w:val="0"/>
      <w:marRight w:val="0"/>
      <w:marTop w:val="0"/>
      <w:marBottom w:val="0"/>
      <w:divBdr>
        <w:top w:val="none" w:sz="0" w:space="0" w:color="auto"/>
        <w:left w:val="none" w:sz="0" w:space="0" w:color="auto"/>
        <w:bottom w:val="none" w:sz="0" w:space="0" w:color="auto"/>
        <w:right w:val="none" w:sz="0" w:space="0" w:color="auto"/>
      </w:divBdr>
    </w:div>
    <w:div w:id="645167183">
      <w:bodyDiv w:val="1"/>
      <w:marLeft w:val="0"/>
      <w:marRight w:val="0"/>
      <w:marTop w:val="0"/>
      <w:marBottom w:val="0"/>
      <w:divBdr>
        <w:top w:val="none" w:sz="0" w:space="0" w:color="auto"/>
        <w:left w:val="none" w:sz="0" w:space="0" w:color="auto"/>
        <w:bottom w:val="none" w:sz="0" w:space="0" w:color="auto"/>
        <w:right w:val="none" w:sz="0" w:space="0" w:color="auto"/>
      </w:divBdr>
    </w:div>
    <w:div w:id="645476724">
      <w:bodyDiv w:val="1"/>
      <w:marLeft w:val="0"/>
      <w:marRight w:val="0"/>
      <w:marTop w:val="0"/>
      <w:marBottom w:val="0"/>
      <w:divBdr>
        <w:top w:val="none" w:sz="0" w:space="0" w:color="auto"/>
        <w:left w:val="none" w:sz="0" w:space="0" w:color="auto"/>
        <w:bottom w:val="none" w:sz="0" w:space="0" w:color="auto"/>
        <w:right w:val="none" w:sz="0" w:space="0" w:color="auto"/>
      </w:divBdr>
    </w:div>
    <w:div w:id="645545320">
      <w:bodyDiv w:val="1"/>
      <w:marLeft w:val="0"/>
      <w:marRight w:val="0"/>
      <w:marTop w:val="0"/>
      <w:marBottom w:val="0"/>
      <w:divBdr>
        <w:top w:val="none" w:sz="0" w:space="0" w:color="auto"/>
        <w:left w:val="none" w:sz="0" w:space="0" w:color="auto"/>
        <w:bottom w:val="none" w:sz="0" w:space="0" w:color="auto"/>
        <w:right w:val="none" w:sz="0" w:space="0" w:color="auto"/>
      </w:divBdr>
    </w:div>
    <w:div w:id="645664683">
      <w:bodyDiv w:val="1"/>
      <w:marLeft w:val="0"/>
      <w:marRight w:val="0"/>
      <w:marTop w:val="0"/>
      <w:marBottom w:val="0"/>
      <w:divBdr>
        <w:top w:val="none" w:sz="0" w:space="0" w:color="auto"/>
        <w:left w:val="none" w:sz="0" w:space="0" w:color="auto"/>
        <w:bottom w:val="none" w:sz="0" w:space="0" w:color="auto"/>
        <w:right w:val="none" w:sz="0" w:space="0" w:color="auto"/>
      </w:divBdr>
    </w:div>
    <w:div w:id="645741777">
      <w:bodyDiv w:val="1"/>
      <w:marLeft w:val="0"/>
      <w:marRight w:val="0"/>
      <w:marTop w:val="0"/>
      <w:marBottom w:val="0"/>
      <w:divBdr>
        <w:top w:val="none" w:sz="0" w:space="0" w:color="auto"/>
        <w:left w:val="none" w:sz="0" w:space="0" w:color="auto"/>
        <w:bottom w:val="none" w:sz="0" w:space="0" w:color="auto"/>
        <w:right w:val="none" w:sz="0" w:space="0" w:color="auto"/>
      </w:divBdr>
    </w:div>
    <w:div w:id="646013644">
      <w:bodyDiv w:val="1"/>
      <w:marLeft w:val="0"/>
      <w:marRight w:val="0"/>
      <w:marTop w:val="0"/>
      <w:marBottom w:val="0"/>
      <w:divBdr>
        <w:top w:val="none" w:sz="0" w:space="0" w:color="auto"/>
        <w:left w:val="none" w:sz="0" w:space="0" w:color="auto"/>
        <w:bottom w:val="none" w:sz="0" w:space="0" w:color="auto"/>
        <w:right w:val="none" w:sz="0" w:space="0" w:color="auto"/>
      </w:divBdr>
    </w:div>
    <w:div w:id="646664277">
      <w:bodyDiv w:val="1"/>
      <w:marLeft w:val="0"/>
      <w:marRight w:val="0"/>
      <w:marTop w:val="0"/>
      <w:marBottom w:val="0"/>
      <w:divBdr>
        <w:top w:val="none" w:sz="0" w:space="0" w:color="auto"/>
        <w:left w:val="none" w:sz="0" w:space="0" w:color="auto"/>
        <w:bottom w:val="none" w:sz="0" w:space="0" w:color="auto"/>
        <w:right w:val="none" w:sz="0" w:space="0" w:color="auto"/>
      </w:divBdr>
    </w:div>
    <w:div w:id="646741442">
      <w:bodyDiv w:val="1"/>
      <w:marLeft w:val="0"/>
      <w:marRight w:val="0"/>
      <w:marTop w:val="0"/>
      <w:marBottom w:val="0"/>
      <w:divBdr>
        <w:top w:val="none" w:sz="0" w:space="0" w:color="auto"/>
        <w:left w:val="none" w:sz="0" w:space="0" w:color="auto"/>
        <w:bottom w:val="none" w:sz="0" w:space="0" w:color="auto"/>
        <w:right w:val="none" w:sz="0" w:space="0" w:color="auto"/>
      </w:divBdr>
    </w:div>
    <w:div w:id="646781559">
      <w:bodyDiv w:val="1"/>
      <w:marLeft w:val="0"/>
      <w:marRight w:val="0"/>
      <w:marTop w:val="0"/>
      <w:marBottom w:val="0"/>
      <w:divBdr>
        <w:top w:val="none" w:sz="0" w:space="0" w:color="auto"/>
        <w:left w:val="none" w:sz="0" w:space="0" w:color="auto"/>
        <w:bottom w:val="none" w:sz="0" w:space="0" w:color="auto"/>
        <w:right w:val="none" w:sz="0" w:space="0" w:color="auto"/>
      </w:divBdr>
    </w:div>
    <w:div w:id="647175775">
      <w:bodyDiv w:val="1"/>
      <w:marLeft w:val="0"/>
      <w:marRight w:val="0"/>
      <w:marTop w:val="0"/>
      <w:marBottom w:val="0"/>
      <w:divBdr>
        <w:top w:val="none" w:sz="0" w:space="0" w:color="auto"/>
        <w:left w:val="none" w:sz="0" w:space="0" w:color="auto"/>
        <w:bottom w:val="none" w:sz="0" w:space="0" w:color="auto"/>
        <w:right w:val="none" w:sz="0" w:space="0" w:color="auto"/>
      </w:divBdr>
    </w:div>
    <w:div w:id="647247007">
      <w:bodyDiv w:val="1"/>
      <w:marLeft w:val="0"/>
      <w:marRight w:val="0"/>
      <w:marTop w:val="0"/>
      <w:marBottom w:val="0"/>
      <w:divBdr>
        <w:top w:val="none" w:sz="0" w:space="0" w:color="auto"/>
        <w:left w:val="none" w:sz="0" w:space="0" w:color="auto"/>
        <w:bottom w:val="none" w:sz="0" w:space="0" w:color="auto"/>
        <w:right w:val="none" w:sz="0" w:space="0" w:color="auto"/>
      </w:divBdr>
    </w:div>
    <w:div w:id="647439030">
      <w:bodyDiv w:val="1"/>
      <w:marLeft w:val="0"/>
      <w:marRight w:val="0"/>
      <w:marTop w:val="0"/>
      <w:marBottom w:val="0"/>
      <w:divBdr>
        <w:top w:val="none" w:sz="0" w:space="0" w:color="auto"/>
        <w:left w:val="none" w:sz="0" w:space="0" w:color="auto"/>
        <w:bottom w:val="none" w:sz="0" w:space="0" w:color="auto"/>
        <w:right w:val="none" w:sz="0" w:space="0" w:color="auto"/>
      </w:divBdr>
    </w:div>
    <w:div w:id="647513206">
      <w:bodyDiv w:val="1"/>
      <w:marLeft w:val="0"/>
      <w:marRight w:val="0"/>
      <w:marTop w:val="0"/>
      <w:marBottom w:val="0"/>
      <w:divBdr>
        <w:top w:val="none" w:sz="0" w:space="0" w:color="auto"/>
        <w:left w:val="none" w:sz="0" w:space="0" w:color="auto"/>
        <w:bottom w:val="none" w:sz="0" w:space="0" w:color="auto"/>
        <w:right w:val="none" w:sz="0" w:space="0" w:color="auto"/>
      </w:divBdr>
    </w:div>
    <w:div w:id="647516624">
      <w:bodyDiv w:val="1"/>
      <w:marLeft w:val="0"/>
      <w:marRight w:val="0"/>
      <w:marTop w:val="0"/>
      <w:marBottom w:val="0"/>
      <w:divBdr>
        <w:top w:val="none" w:sz="0" w:space="0" w:color="auto"/>
        <w:left w:val="none" w:sz="0" w:space="0" w:color="auto"/>
        <w:bottom w:val="none" w:sz="0" w:space="0" w:color="auto"/>
        <w:right w:val="none" w:sz="0" w:space="0" w:color="auto"/>
      </w:divBdr>
    </w:div>
    <w:div w:id="647781697">
      <w:bodyDiv w:val="1"/>
      <w:marLeft w:val="0"/>
      <w:marRight w:val="0"/>
      <w:marTop w:val="0"/>
      <w:marBottom w:val="0"/>
      <w:divBdr>
        <w:top w:val="none" w:sz="0" w:space="0" w:color="auto"/>
        <w:left w:val="none" w:sz="0" w:space="0" w:color="auto"/>
        <w:bottom w:val="none" w:sz="0" w:space="0" w:color="auto"/>
        <w:right w:val="none" w:sz="0" w:space="0" w:color="auto"/>
      </w:divBdr>
    </w:div>
    <w:div w:id="647829257">
      <w:bodyDiv w:val="1"/>
      <w:marLeft w:val="0"/>
      <w:marRight w:val="0"/>
      <w:marTop w:val="0"/>
      <w:marBottom w:val="0"/>
      <w:divBdr>
        <w:top w:val="none" w:sz="0" w:space="0" w:color="auto"/>
        <w:left w:val="none" w:sz="0" w:space="0" w:color="auto"/>
        <w:bottom w:val="none" w:sz="0" w:space="0" w:color="auto"/>
        <w:right w:val="none" w:sz="0" w:space="0" w:color="auto"/>
      </w:divBdr>
    </w:div>
    <w:div w:id="647904516">
      <w:bodyDiv w:val="1"/>
      <w:marLeft w:val="0"/>
      <w:marRight w:val="0"/>
      <w:marTop w:val="0"/>
      <w:marBottom w:val="0"/>
      <w:divBdr>
        <w:top w:val="none" w:sz="0" w:space="0" w:color="auto"/>
        <w:left w:val="none" w:sz="0" w:space="0" w:color="auto"/>
        <w:bottom w:val="none" w:sz="0" w:space="0" w:color="auto"/>
        <w:right w:val="none" w:sz="0" w:space="0" w:color="auto"/>
      </w:divBdr>
    </w:div>
    <w:div w:id="647905550">
      <w:bodyDiv w:val="1"/>
      <w:marLeft w:val="0"/>
      <w:marRight w:val="0"/>
      <w:marTop w:val="0"/>
      <w:marBottom w:val="0"/>
      <w:divBdr>
        <w:top w:val="none" w:sz="0" w:space="0" w:color="auto"/>
        <w:left w:val="none" w:sz="0" w:space="0" w:color="auto"/>
        <w:bottom w:val="none" w:sz="0" w:space="0" w:color="auto"/>
        <w:right w:val="none" w:sz="0" w:space="0" w:color="auto"/>
      </w:divBdr>
    </w:div>
    <w:div w:id="648023759">
      <w:bodyDiv w:val="1"/>
      <w:marLeft w:val="0"/>
      <w:marRight w:val="0"/>
      <w:marTop w:val="0"/>
      <w:marBottom w:val="0"/>
      <w:divBdr>
        <w:top w:val="none" w:sz="0" w:space="0" w:color="auto"/>
        <w:left w:val="none" w:sz="0" w:space="0" w:color="auto"/>
        <w:bottom w:val="none" w:sz="0" w:space="0" w:color="auto"/>
        <w:right w:val="none" w:sz="0" w:space="0" w:color="auto"/>
      </w:divBdr>
    </w:div>
    <w:div w:id="648290710">
      <w:bodyDiv w:val="1"/>
      <w:marLeft w:val="0"/>
      <w:marRight w:val="0"/>
      <w:marTop w:val="0"/>
      <w:marBottom w:val="0"/>
      <w:divBdr>
        <w:top w:val="none" w:sz="0" w:space="0" w:color="auto"/>
        <w:left w:val="none" w:sz="0" w:space="0" w:color="auto"/>
        <w:bottom w:val="none" w:sz="0" w:space="0" w:color="auto"/>
        <w:right w:val="none" w:sz="0" w:space="0" w:color="auto"/>
      </w:divBdr>
    </w:div>
    <w:div w:id="648480602">
      <w:bodyDiv w:val="1"/>
      <w:marLeft w:val="0"/>
      <w:marRight w:val="0"/>
      <w:marTop w:val="0"/>
      <w:marBottom w:val="0"/>
      <w:divBdr>
        <w:top w:val="none" w:sz="0" w:space="0" w:color="auto"/>
        <w:left w:val="none" w:sz="0" w:space="0" w:color="auto"/>
        <w:bottom w:val="none" w:sz="0" w:space="0" w:color="auto"/>
        <w:right w:val="none" w:sz="0" w:space="0" w:color="auto"/>
      </w:divBdr>
    </w:div>
    <w:div w:id="649091176">
      <w:bodyDiv w:val="1"/>
      <w:marLeft w:val="0"/>
      <w:marRight w:val="0"/>
      <w:marTop w:val="0"/>
      <w:marBottom w:val="0"/>
      <w:divBdr>
        <w:top w:val="none" w:sz="0" w:space="0" w:color="auto"/>
        <w:left w:val="none" w:sz="0" w:space="0" w:color="auto"/>
        <w:bottom w:val="none" w:sz="0" w:space="0" w:color="auto"/>
        <w:right w:val="none" w:sz="0" w:space="0" w:color="auto"/>
      </w:divBdr>
    </w:div>
    <w:div w:id="649408657">
      <w:bodyDiv w:val="1"/>
      <w:marLeft w:val="0"/>
      <w:marRight w:val="0"/>
      <w:marTop w:val="0"/>
      <w:marBottom w:val="0"/>
      <w:divBdr>
        <w:top w:val="none" w:sz="0" w:space="0" w:color="auto"/>
        <w:left w:val="none" w:sz="0" w:space="0" w:color="auto"/>
        <w:bottom w:val="none" w:sz="0" w:space="0" w:color="auto"/>
        <w:right w:val="none" w:sz="0" w:space="0" w:color="auto"/>
      </w:divBdr>
    </w:div>
    <w:div w:id="649410251">
      <w:bodyDiv w:val="1"/>
      <w:marLeft w:val="0"/>
      <w:marRight w:val="0"/>
      <w:marTop w:val="0"/>
      <w:marBottom w:val="0"/>
      <w:divBdr>
        <w:top w:val="none" w:sz="0" w:space="0" w:color="auto"/>
        <w:left w:val="none" w:sz="0" w:space="0" w:color="auto"/>
        <w:bottom w:val="none" w:sz="0" w:space="0" w:color="auto"/>
        <w:right w:val="none" w:sz="0" w:space="0" w:color="auto"/>
      </w:divBdr>
    </w:div>
    <w:div w:id="649484461">
      <w:bodyDiv w:val="1"/>
      <w:marLeft w:val="0"/>
      <w:marRight w:val="0"/>
      <w:marTop w:val="0"/>
      <w:marBottom w:val="0"/>
      <w:divBdr>
        <w:top w:val="none" w:sz="0" w:space="0" w:color="auto"/>
        <w:left w:val="none" w:sz="0" w:space="0" w:color="auto"/>
        <w:bottom w:val="none" w:sz="0" w:space="0" w:color="auto"/>
        <w:right w:val="none" w:sz="0" w:space="0" w:color="auto"/>
      </w:divBdr>
    </w:div>
    <w:div w:id="649555672">
      <w:bodyDiv w:val="1"/>
      <w:marLeft w:val="0"/>
      <w:marRight w:val="0"/>
      <w:marTop w:val="0"/>
      <w:marBottom w:val="0"/>
      <w:divBdr>
        <w:top w:val="none" w:sz="0" w:space="0" w:color="auto"/>
        <w:left w:val="none" w:sz="0" w:space="0" w:color="auto"/>
        <w:bottom w:val="none" w:sz="0" w:space="0" w:color="auto"/>
        <w:right w:val="none" w:sz="0" w:space="0" w:color="auto"/>
      </w:divBdr>
    </w:div>
    <w:div w:id="649598177">
      <w:bodyDiv w:val="1"/>
      <w:marLeft w:val="0"/>
      <w:marRight w:val="0"/>
      <w:marTop w:val="0"/>
      <w:marBottom w:val="0"/>
      <w:divBdr>
        <w:top w:val="none" w:sz="0" w:space="0" w:color="auto"/>
        <w:left w:val="none" w:sz="0" w:space="0" w:color="auto"/>
        <w:bottom w:val="none" w:sz="0" w:space="0" w:color="auto"/>
        <w:right w:val="none" w:sz="0" w:space="0" w:color="auto"/>
      </w:divBdr>
    </w:div>
    <w:div w:id="649990950">
      <w:bodyDiv w:val="1"/>
      <w:marLeft w:val="0"/>
      <w:marRight w:val="0"/>
      <w:marTop w:val="0"/>
      <w:marBottom w:val="0"/>
      <w:divBdr>
        <w:top w:val="none" w:sz="0" w:space="0" w:color="auto"/>
        <w:left w:val="none" w:sz="0" w:space="0" w:color="auto"/>
        <w:bottom w:val="none" w:sz="0" w:space="0" w:color="auto"/>
        <w:right w:val="none" w:sz="0" w:space="0" w:color="auto"/>
      </w:divBdr>
    </w:div>
    <w:div w:id="650135530">
      <w:bodyDiv w:val="1"/>
      <w:marLeft w:val="0"/>
      <w:marRight w:val="0"/>
      <w:marTop w:val="0"/>
      <w:marBottom w:val="0"/>
      <w:divBdr>
        <w:top w:val="none" w:sz="0" w:space="0" w:color="auto"/>
        <w:left w:val="none" w:sz="0" w:space="0" w:color="auto"/>
        <w:bottom w:val="none" w:sz="0" w:space="0" w:color="auto"/>
        <w:right w:val="none" w:sz="0" w:space="0" w:color="auto"/>
      </w:divBdr>
    </w:div>
    <w:div w:id="650209462">
      <w:bodyDiv w:val="1"/>
      <w:marLeft w:val="0"/>
      <w:marRight w:val="0"/>
      <w:marTop w:val="0"/>
      <w:marBottom w:val="0"/>
      <w:divBdr>
        <w:top w:val="none" w:sz="0" w:space="0" w:color="auto"/>
        <w:left w:val="none" w:sz="0" w:space="0" w:color="auto"/>
        <w:bottom w:val="none" w:sz="0" w:space="0" w:color="auto"/>
        <w:right w:val="none" w:sz="0" w:space="0" w:color="auto"/>
      </w:divBdr>
    </w:div>
    <w:div w:id="650329577">
      <w:bodyDiv w:val="1"/>
      <w:marLeft w:val="0"/>
      <w:marRight w:val="0"/>
      <w:marTop w:val="0"/>
      <w:marBottom w:val="0"/>
      <w:divBdr>
        <w:top w:val="none" w:sz="0" w:space="0" w:color="auto"/>
        <w:left w:val="none" w:sz="0" w:space="0" w:color="auto"/>
        <w:bottom w:val="none" w:sz="0" w:space="0" w:color="auto"/>
        <w:right w:val="none" w:sz="0" w:space="0" w:color="auto"/>
      </w:divBdr>
    </w:div>
    <w:div w:id="650402799">
      <w:bodyDiv w:val="1"/>
      <w:marLeft w:val="0"/>
      <w:marRight w:val="0"/>
      <w:marTop w:val="0"/>
      <w:marBottom w:val="0"/>
      <w:divBdr>
        <w:top w:val="none" w:sz="0" w:space="0" w:color="auto"/>
        <w:left w:val="none" w:sz="0" w:space="0" w:color="auto"/>
        <w:bottom w:val="none" w:sz="0" w:space="0" w:color="auto"/>
        <w:right w:val="none" w:sz="0" w:space="0" w:color="auto"/>
      </w:divBdr>
    </w:div>
    <w:div w:id="650671562">
      <w:bodyDiv w:val="1"/>
      <w:marLeft w:val="0"/>
      <w:marRight w:val="0"/>
      <w:marTop w:val="0"/>
      <w:marBottom w:val="0"/>
      <w:divBdr>
        <w:top w:val="none" w:sz="0" w:space="0" w:color="auto"/>
        <w:left w:val="none" w:sz="0" w:space="0" w:color="auto"/>
        <w:bottom w:val="none" w:sz="0" w:space="0" w:color="auto"/>
        <w:right w:val="none" w:sz="0" w:space="0" w:color="auto"/>
      </w:divBdr>
    </w:div>
    <w:div w:id="650866890">
      <w:bodyDiv w:val="1"/>
      <w:marLeft w:val="0"/>
      <w:marRight w:val="0"/>
      <w:marTop w:val="0"/>
      <w:marBottom w:val="0"/>
      <w:divBdr>
        <w:top w:val="none" w:sz="0" w:space="0" w:color="auto"/>
        <w:left w:val="none" w:sz="0" w:space="0" w:color="auto"/>
        <w:bottom w:val="none" w:sz="0" w:space="0" w:color="auto"/>
        <w:right w:val="none" w:sz="0" w:space="0" w:color="auto"/>
      </w:divBdr>
    </w:div>
    <w:div w:id="651249672">
      <w:bodyDiv w:val="1"/>
      <w:marLeft w:val="0"/>
      <w:marRight w:val="0"/>
      <w:marTop w:val="0"/>
      <w:marBottom w:val="0"/>
      <w:divBdr>
        <w:top w:val="none" w:sz="0" w:space="0" w:color="auto"/>
        <w:left w:val="none" w:sz="0" w:space="0" w:color="auto"/>
        <w:bottom w:val="none" w:sz="0" w:space="0" w:color="auto"/>
        <w:right w:val="none" w:sz="0" w:space="0" w:color="auto"/>
      </w:divBdr>
    </w:div>
    <w:div w:id="651251356">
      <w:bodyDiv w:val="1"/>
      <w:marLeft w:val="0"/>
      <w:marRight w:val="0"/>
      <w:marTop w:val="0"/>
      <w:marBottom w:val="0"/>
      <w:divBdr>
        <w:top w:val="none" w:sz="0" w:space="0" w:color="auto"/>
        <w:left w:val="none" w:sz="0" w:space="0" w:color="auto"/>
        <w:bottom w:val="none" w:sz="0" w:space="0" w:color="auto"/>
        <w:right w:val="none" w:sz="0" w:space="0" w:color="auto"/>
      </w:divBdr>
    </w:div>
    <w:div w:id="651328310">
      <w:bodyDiv w:val="1"/>
      <w:marLeft w:val="0"/>
      <w:marRight w:val="0"/>
      <w:marTop w:val="0"/>
      <w:marBottom w:val="0"/>
      <w:divBdr>
        <w:top w:val="none" w:sz="0" w:space="0" w:color="auto"/>
        <w:left w:val="none" w:sz="0" w:space="0" w:color="auto"/>
        <w:bottom w:val="none" w:sz="0" w:space="0" w:color="auto"/>
        <w:right w:val="none" w:sz="0" w:space="0" w:color="auto"/>
      </w:divBdr>
    </w:div>
    <w:div w:id="651570322">
      <w:bodyDiv w:val="1"/>
      <w:marLeft w:val="0"/>
      <w:marRight w:val="0"/>
      <w:marTop w:val="0"/>
      <w:marBottom w:val="0"/>
      <w:divBdr>
        <w:top w:val="none" w:sz="0" w:space="0" w:color="auto"/>
        <w:left w:val="none" w:sz="0" w:space="0" w:color="auto"/>
        <w:bottom w:val="none" w:sz="0" w:space="0" w:color="auto"/>
        <w:right w:val="none" w:sz="0" w:space="0" w:color="auto"/>
      </w:divBdr>
    </w:div>
    <w:div w:id="651758758">
      <w:bodyDiv w:val="1"/>
      <w:marLeft w:val="0"/>
      <w:marRight w:val="0"/>
      <w:marTop w:val="0"/>
      <w:marBottom w:val="0"/>
      <w:divBdr>
        <w:top w:val="none" w:sz="0" w:space="0" w:color="auto"/>
        <w:left w:val="none" w:sz="0" w:space="0" w:color="auto"/>
        <w:bottom w:val="none" w:sz="0" w:space="0" w:color="auto"/>
        <w:right w:val="none" w:sz="0" w:space="0" w:color="auto"/>
      </w:divBdr>
    </w:div>
    <w:div w:id="651836122">
      <w:bodyDiv w:val="1"/>
      <w:marLeft w:val="0"/>
      <w:marRight w:val="0"/>
      <w:marTop w:val="0"/>
      <w:marBottom w:val="0"/>
      <w:divBdr>
        <w:top w:val="none" w:sz="0" w:space="0" w:color="auto"/>
        <w:left w:val="none" w:sz="0" w:space="0" w:color="auto"/>
        <w:bottom w:val="none" w:sz="0" w:space="0" w:color="auto"/>
        <w:right w:val="none" w:sz="0" w:space="0" w:color="auto"/>
      </w:divBdr>
    </w:div>
    <w:div w:id="652025392">
      <w:bodyDiv w:val="1"/>
      <w:marLeft w:val="0"/>
      <w:marRight w:val="0"/>
      <w:marTop w:val="0"/>
      <w:marBottom w:val="0"/>
      <w:divBdr>
        <w:top w:val="none" w:sz="0" w:space="0" w:color="auto"/>
        <w:left w:val="none" w:sz="0" w:space="0" w:color="auto"/>
        <w:bottom w:val="none" w:sz="0" w:space="0" w:color="auto"/>
        <w:right w:val="none" w:sz="0" w:space="0" w:color="auto"/>
      </w:divBdr>
    </w:div>
    <w:div w:id="652292636">
      <w:bodyDiv w:val="1"/>
      <w:marLeft w:val="0"/>
      <w:marRight w:val="0"/>
      <w:marTop w:val="0"/>
      <w:marBottom w:val="0"/>
      <w:divBdr>
        <w:top w:val="none" w:sz="0" w:space="0" w:color="auto"/>
        <w:left w:val="none" w:sz="0" w:space="0" w:color="auto"/>
        <w:bottom w:val="none" w:sz="0" w:space="0" w:color="auto"/>
        <w:right w:val="none" w:sz="0" w:space="0" w:color="auto"/>
      </w:divBdr>
    </w:div>
    <w:div w:id="652415529">
      <w:bodyDiv w:val="1"/>
      <w:marLeft w:val="0"/>
      <w:marRight w:val="0"/>
      <w:marTop w:val="0"/>
      <w:marBottom w:val="0"/>
      <w:divBdr>
        <w:top w:val="none" w:sz="0" w:space="0" w:color="auto"/>
        <w:left w:val="none" w:sz="0" w:space="0" w:color="auto"/>
        <w:bottom w:val="none" w:sz="0" w:space="0" w:color="auto"/>
        <w:right w:val="none" w:sz="0" w:space="0" w:color="auto"/>
      </w:divBdr>
    </w:div>
    <w:div w:id="652876372">
      <w:bodyDiv w:val="1"/>
      <w:marLeft w:val="0"/>
      <w:marRight w:val="0"/>
      <w:marTop w:val="0"/>
      <w:marBottom w:val="0"/>
      <w:divBdr>
        <w:top w:val="none" w:sz="0" w:space="0" w:color="auto"/>
        <w:left w:val="none" w:sz="0" w:space="0" w:color="auto"/>
        <w:bottom w:val="none" w:sz="0" w:space="0" w:color="auto"/>
        <w:right w:val="none" w:sz="0" w:space="0" w:color="auto"/>
      </w:divBdr>
    </w:div>
    <w:div w:id="653145009">
      <w:bodyDiv w:val="1"/>
      <w:marLeft w:val="0"/>
      <w:marRight w:val="0"/>
      <w:marTop w:val="0"/>
      <w:marBottom w:val="0"/>
      <w:divBdr>
        <w:top w:val="none" w:sz="0" w:space="0" w:color="auto"/>
        <w:left w:val="none" w:sz="0" w:space="0" w:color="auto"/>
        <w:bottom w:val="none" w:sz="0" w:space="0" w:color="auto"/>
        <w:right w:val="none" w:sz="0" w:space="0" w:color="auto"/>
      </w:divBdr>
    </w:div>
    <w:div w:id="653219253">
      <w:bodyDiv w:val="1"/>
      <w:marLeft w:val="0"/>
      <w:marRight w:val="0"/>
      <w:marTop w:val="0"/>
      <w:marBottom w:val="0"/>
      <w:divBdr>
        <w:top w:val="none" w:sz="0" w:space="0" w:color="auto"/>
        <w:left w:val="none" w:sz="0" w:space="0" w:color="auto"/>
        <w:bottom w:val="none" w:sz="0" w:space="0" w:color="auto"/>
        <w:right w:val="none" w:sz="0" w:space="0" w:color="auto"/>
      </w:divBdr>
    </w:div>
    <w:div w:id="653223492">
      <w:bodyDiv w:val="1"/>
      <w:marLeft w:val="0"/>
      <w:marRight w:val="0"/>
      <w:marTop w:val="0"/>
      <w:marBottom w:val="0"/>
      <w:divBdr>
        <w:top w:val="none" w:sz="0" w:space="0" w:color="auto"/>
        <w:left w:val="none" w:sz="0" w:space="0" w:color="auto"/>
        <w:bottom w:val="none" w:sz="0" w:space="0" w:color="auto"/>
        <w:right w:val="none" w:sz="0" w:space="0" w:color="auto"/>
      </w:divBdr>
    </w:div>
    <w:div w:id="653487274">
      <w:bodyDiv w:val="1"/>
      <w:marLeft w:val="0"/>
      <w:marRight w:val="0"/>
      <w:marTop w:val="0"/>
      <w:marBottom w:val="0"/>
      <w:divBdr>
        <w:top w:val="none" w:sz="0" w:space="0" w:color="auto"/>
        <w:left w:val="none" w:sz="0" w:space="0" w:color="auto"/>
        <w:bottom w:val="none" w:sz="0" w:space="0" w:color="auto"/>
        <w:right w:val="none" w:sz="0" w:space="0" w:color="auto"/>
      </w:divBdr>
    </w:div>
    <w:div w:id="653604141">
      <w:bodyDiv w:val="1"/>
      <w:marLeft w:val="0"/>
      <w:marRight w:val="0"/>
      <w:marTop w:val="0"/>
      <w:marBottom w:val="0"/>
      <w:divBdr>
        <w:top w:val="none" w:sz="0" w:space="0" w:color="auto"/>
        <w:left w:val="none" w:sz="0" w:space="0" w:color="auto"/>
        <w:bottom w:val="none" w:sz="0" w:space="0" w:color="auto"/>
        <w:right w:val="none" w:sz="0" w:space="0" w:color="auto"/>
      </w:divBdr>
    </w:div>
    <w:div w:id="653798335">
      <w:bodyDiv w:val="1"/>
      <w:marLeft w:val="0"/>
      <w:marRight w:val="0"/>
      <w:marTop w:val="0"/>
      <w:marBottom w:val="0"/>
      <w:divBdr>
        <w:top w:val="none" w:sz="0" w:space="0" w:color="auto"/>
        <w:left w:val="none" w:sz="0" w:space="0" w:color="auto"/>
        <w:bottom w:val="none" w:sz="0" w:space="0" w:color="auto"/>
        <w:right w:val="none" w:sz="0" w:space="0" w:color="auto"/>
      </w:divBdr>
    </w:div>
    <w:div w:id="653919273">
      <w:bodyDiv w:val="1"/>
      <w:marLeft w:val="0"/>
      <w:marRight w:val="0"/>
      <w:marTop w:val="0"/>
      <w:marBottom w:val="0"/>
      <w:divBdr>
        <w:top w:val="none" w:sz="0" w:space="0" w:color="auto"/>
        <w:left w:val="none" w:sz="0" w:space="0" w:color="auto"/>
        <w:bottom w:val="none" w:sz="0" w:space="0" w:color="auto"/>
        <w:right w:val="none" w:sz="0" w:space="0" w:color="auto"/>
      </w:divBdr>
    </w:div>
    <w:div w:id="654068658">
      <w:bodyDiv w:val="1"/>
      <w:marLeft w:val="0"/>
      <w:marRight w:val="0"/>
      <w:marTop w:val="0"/>
      <w:marBottom w:val="0"/>
      <w:divBdr>
        <w:top w:val="none" w:sz="0" w:space="0" w:color="auto"/>
        <w:left w:val="none" w:sz="0" w:space="0" w:color="auto"/>
        <w:bottom w:val="none" w:sz="0" w:space="0" w:color="auto"/>
        <w:right w:val="none" w:sz="0" w:space="0" w:color="auto"/>
      </w:divBdr>
    </w:div>
    <w:div w:id="654145692">
      <w:bodyDiv w:val="1"/>
      <w:marLeft w:val="0"/>
      <w:marRight w:val="0"/>
      <w:marTop w:val="0"/>
      <w:marBottom w:val="0"/>
      <w:divBdr>
        <w:top w:val="none" w:sz="0" w:space="0" w:color="auto"/>
        <w:left w:val="none" w:sz="0" w:space="0" w:color="auto"/>
        <w:bottom w:val="none" w:sz="0" w:space="0" w:color="auto"/>
        <w:right w:val="none" w:sz="0" w:space="0" w:color="auto"/>
      </w:divBdr>
    </w:div>
    <w:div w:id="654185530">
      <w:bodyDiv w:val="1"/>
      <w:marLeft w:val="0"/>
      <w:marRight w:val="0"/>
      <w:marTop w:val="0"/>
      <w:marBottom w:val="0"/>
      <w:divBdr>
        <w:top w:val="none" w:sz="0" w:space="0" w:color="auto"/>
        <w:left w:val="none" w:sz="0" w:space="0" w:color="auto"/>
        <w:bottom w:val="none" w:sz="0" w:space="0" w:color="auto"/>
        <w:right w:val="none" w:sz="0" w:space="0" w:color="auto"/>
      </w:divBdr>
    </w:div>
    <w:div w:id="654190151">
      <w:bodyDiv w:val="1"/>
      <w:marLeft w:val="0"/>
      <w:marRight w:val="0"/>
      <w:marTop w:val="0"/>
      <w:marBottom w:val="0"/>
      <w:divBdr>
        <w:top w:val="none" w:sz="0" w:space="0" w:color="auto"/>
        <w:left w:val="none" w:sz="0" w:space="0" w:color="auto"/>
        <w:bottom w:val="none" w:sz="0" w:space="0" w:color="auto"/>
        <w:right w:val="none" w:sz="0" w:space="0" w:color="auto"/>
      </w:divBdr>
    </w:div>
    <w:div w:id="654257871">
      <w:bodyDiv w:val="1"/>
      <w:marLeft w:val="0"/>
      <w:marRight w:val="0"/>
      <w:marTop w:val="0"/>
      <w:marBottom w:val="0"/>
      <w:divBdr>
        <w:top w:val="none" w:sz="0" w:space="0" w:color="auto"/>
        <w:left w:val="none" w:sz="0" w:space="0" w:color="auto"/>
        <w:bottom w:val="none" w:sz="0" w:space="0" w:color="auto"/>
        <w:right w:val="none" w:sz="0" w:space="0" w:color="auto"/>
      </w:divBdr>
    </w:div>
    <w:div w:id="654382346">
      <w:bodyDiv w:val="1"/>
      <w:marLeft w:val="0"/>
      <w:marRight w:val="0"/>
      <w:marTop w:val="0"/>
      <w:marBottom w:val="0"/>
      <w:divBdr>
        <w:top w:val="none" w:sz="0" w:space="0" w:color="auto"/>
        <w:left w:val="none" w:sz="0" w:space="0" w:color="auto"/>
        <w:bottom w:val="none" w:sz="0" w:space="0" w:color="auto"/>
        <w:right w:val="none" w:sz="0" w:space="0" w:color="auto"/>
      </w:divBdr>
    </w:div>
    <w:div w:id="654528883">
      <w:bodyDiv w:val="1"/>
      <w:marLeft w:val="0"/>
      <w:marRight w:val="0"/>
      <w:marTop w:val="0"/>
      <w:marBottom w:val="0"/>
      <w:divBdr>
        <w:top w:val="none" w:sz="0" w:space="0" w:color="auto"/>
        <w:left w:val="none" w:sz="0" w:space="0" w:color="auto"/>
        <w:bottom w:val="none" w:sz="0" w:space="0" w:color="auto"/>
        <w:right w:val="none" w:sz="0" w:space="0" w:color="auto"/>
      </w:divBdr>
    </w:div>
    <w:div w:id="654601488">
      <w:bodyDiv w:val="1"/>
      <w:marLeft w:val="0"/>
      <w:marRight w:val="0"/>
      <w:marTop w:val="0"/>
      <w:marBottom w:val="0"/>
      <w:divBdr>
        <w:top w:val="none" w:sz="0" w:space="0" w:color="auto"/>
        <w:left w:val="none" w:sz="0" w:space="0" w:color="auto"/>
        <w:bottom w:val="none" w:sz="0" w:space="0" w:color="auto"/>
        <w:right w:val="none" w:sz="0" w:space="0" w:color="auto"/>
      </w:divBdr>
    </w:div>
    <w:div w:id="654914755">
      <w:bodyDiv w:val="1"/>
      <w:marLeft w:val="0"/>
      <w:marRight w:val="0"/>
      <w:marTop w:val="0"/>
      <w:marBottom w:val="0"/>
      <w:divBdr>
        <w:top w:val="none" w:sz="0" w:space="0" w:color="auto"/>
        <w:left w:val="none" w:sz="0" w:space="0" w:color="auto"/>
        <w:bottom w:val="none" w:sz="0" w:space="0" w:color="auto"/>
        <w:right w:val="none" w:sz="0" w:space="0" w:color="auto"/>
      </w:divBdr>
    </w:div>
    <w:div w:id="654920037">
      <w:bodyDiv w:val="1"/>
      <w:marLeft w:val="0"/>
      <w:marRight w:val="0"/>
      <w:marTop w:val="0"/>
      <w:marBottom w:val="0"/>
      <w:divBdr>
        <w:top w:val="none" w:sz="0" w:space="0" w:color="auto"/>
        <w:left w:val="none" w:sz="0" w:space="0" w:color="auto"/>
        <w:bottom w:val="none" w:sz="0" w:space="0" w:color="auto"/>
        <w:right w:val="none" w:sz="0" w:space="0" w:color="auto"/>
      </w:divBdr>
    </w:div>
    <w:div w:id="654920914">
      <w:bodyDiv w:val="1"/>
      <w:marLeft w:val="0"/>
      <w:marRight w:val="0"/>
      <w:marTop w:val="0"/>
      <w:marBottom w:val="0"/>
      <w:divBdr>
        <w:top w:val="none" w:sz="0" w:space="0" w:color="auto"/>
        <w:left w:val="none" w:sz="0" w:space="0" w:color="auto"/>
        <w:bottom w:val="none" w:sz="0" w:space="0" w:color="auto"/>
        <w:right w:val="none" w:sz="0" w:space="0" w:color="auto"/>
      </w:divBdr>
    </w:div>
    <w:div w:id="655307238">
      <w:bodyDiv w:val="1"/>
      <w:marLeft w:val="0"/>
      <w:marRight w:val="0"/>
      <w:marTop w:val="0"/>
      <w:marBottom w:val="0"/>
      <w:divBdr>
        <w:top w:val="none" w:sz="0" w:space="0" w:color="auto"/>
        <w:left w:val="none" w:sz="0" w:space="0" w:color="auto"/>
        <w:bottom w:val="none" w:sz="0" w:space="0" w:color="auto"/>
        <w:right w:val="none" w:sz="0" w:space="0" w:color="auto"/>
      </w:divBdr>
    </w:div>
    <w:div w:id="655457082">
      <w:bodyDiv w:val="1"/>
      <w:marLeft w:val="0"/>
      <w:marRight w:val="0"/>
      <w:marTop w:val="0"/>
      <w:marBottom w:val="0"/>
      <w:divBdr>
        <w:top w:val="none" w:sz="0" w:space="0" w:color="auto"/>
        <w:left w:val="none" w:sz="0" w:space="0" w:color="auto"/>
        <w:bottom w:val="none" w:sz="0" w:space="0" w:color="auto"/>
        <w:right w:val="none" w:sz="0" w:space="0" w:color="auto"/>
      </w:divBdr>
    </w:div>
    <w:div w:id="655571653">
      <w:bodyDiv w:val="1"/>
      <w:marLeft w:val="0"/>
      <w:marRight w:val="0"/>
      <w:marTop w:val="0"/>
      <w:marBottom w:val="0"/>
      <w:divBdr>
        <w:top w:val="none" w:sz="0" w:space="0" w:color="auto"/>
        <w:left w:val="none" w:sz="0" w:space="0" w:color="auto"/>
        <w:bottom w:val="none" w:sz="0" w:space="0" w:color="auto"/>
        <w:right w:val="none" w:sz="0" w:space="0" w:color="auto"/>
      </w:divBdr>
    </w:div>
    <w:div w:id="655913643">
      <w:bodyDiv w:val="1"/>
      <w:marLeft w:val="0"/>
      <w:marRight w:val="0"/>
      <w:marTop w:val="0"/>
      <w:marBottom w:val="0"/>
      <w:divBdr>
        <w:top w:val="none" w:sz="0" w:space="0" w:color="auto"/>
        <w:left w:val="none" w:sz="0" w:space="0" w:color="auto"/>
        <w:bottom w:val="none" w:sz="0" w:space="0" w:color="auto"/>
        <w:right w:val="none" w:sz="0" w:space="0" w:color="auto"/>
      </w:divBdr>
    </w:div>
    <w:div w:id="655961629">
      <w:bodyDiv w:val="1"/>
      <w:marLeft w:val="0"/>
      <w:marRight w:val="0"/>
      <w:marTop w:val="0"/>
      <w:marBottom w:val="0"/>
      <w:divBdr>
        <w:top w:val="none" w:sz="0" w:space="0" w:color="auto"/>
        <w:left w:val="none" w:sz="0" w:space="0" w:color="auto"/>
        <w:bottom w:val="none" w:sz="0" w:space="0" w:color="auto"/>
        <w:right w:val="none" w:sz="0" w:space="0" w:color="auto"/>
      </w:divBdr>
    </w:div>
    <w:div w:id="656226007">
      <w:bodyDiv w:val="1"/>
      <w:marLeft w:val="0"/>
      <w:marRight w:val="0"/>
      <w:marTop w:val="0"/>
      <w:marBottom w:val="0"/>
      <w:divBdr>
        <w:top w:val="none" w:sz="0" w:space="0" w:color="auto"/>
        <w:left w:val="none" w:sz="0" w:space="0" w:color="auto"/>
        <w:bottom w:val="none" w:sz="0" w:space="0" w:color="auto"/>
        <w:right w:val="none" w:sz="0" w:space="0" w:color="auto"/>
      </w:divBdr>
    </w:div>
    <w:div w:id="656348892">
      <w:bodyDiv w:val="1"/>
      <w:marLeft w:val="0"/>
      <w:marRight w:val="0"/>
      <w:marTop w:val="0"/>
      <w:marBottom w:val="0"/>
      <w:divBdr>
        <w:top w:val="none" w:sz="0" w:space="0" w:color="auto"/>
        <w:left w:val="none" w:sz="0" w:space="0" w:color="auto"/>
        <w:bottom w:val="none" w:sz="0" w:space="0" w:color="auto"/>
        <w:right w:val="none" w:sz="0" w:space="0" w:color="auto"/>
      </w:divBdr>
    </w:div>
    <w:div w:id="656568131">
      <w:bodyDiv w:val="1"/>
      <w:marLeft w:val="0"/>
      <w:marRight w:val="0"/>
      <w:marTop w:val="0"/>
      <w:marBottom w:val="0"/>
      <w:divBdr>
        <w:top w:val="none" w:sz="0" w:space="0" w:color="auto"/>
        <w:left w:val="none" w:sz="0" w:space="0" w:color="auto"/>
        <w:bottom w:val="none" w:sz="0" w:space="0" w:color="auto"/>
        <w:right w:val="none" w:sz="0" w:space="0" w:color="auto"/>
      </w:divBdr>
    </w:div>
    <w:div w:id="656694071">
      <w:bodyDiv w:val="1"/>
      <w:marLeft w:val="0"/>
      <w:marRight w:val="0"/>
      <w:marTop w:val="0"/>
      <w:marBottom w:val="0"/>
      <w:divBdr>
        <w:top w:val="none" w:sz="0" w:space="0" w:color="auto"/>
        <w:left w:val="none" w:sz="0" w:space="0" w:color="auto"/>
        <w:bottom w:val="none" w:sz="0" w:space="0" w:color="auto"/>
        <w:right w:val="none" w:sz="0" w:space="0" w:color="auto"/>
      </w:divBdr>
    </w:div>
    <w:div w:id="656807676">
      <w:bodyDiv w:val="1"/>
      <w:marLeft w:val="0"/>
      <w:marRight w:val="0"/>
      <w:marTop w:val="0"/>
      <w:marBottom w:val="0"/>
      <w:divBdr>
        <w:top w:val="none" w:sz="0" w:space="0" w:color="auto"/>
        <w:left w:val="none" w:sz="0" w:space="0" w:color="auto"/>
        <w:bottom w:val="none" w:sz="0" w:space="0" w:color="auto"/>
        <w:right w:val="none" w:sz="0" w:space="0" w:color="auto"/>
      </w:divBdr>
    </w:div>
    <w:div w:id="656883915">
      <w:bodyDiv w:val="1"/>
      <w:marLeft w:val="0"/>
      <w:marRight w:val="0"/>
      <w:marTop w:val="0"/>
      <w:marBottom w:val="0"/>
      <w:divBdr>
        <w:top w:val="none" w:sz="0" w:space="0" w:color="auto"/>
        <w:left w:val="none" w:sz="0" w:space="0" w:color="auto"/>
        <w:bottom w:val="none" w:sz="0" w:space="0" w:color="auto"/>
        <w:right w:val="none" w:sz="0" w:space="0" w:color="auto"/>
      </w:divBdr>
    </w:div>
    <w:div w:id="657150583">
      <w:bodyDiv w:val="1"/>
      <w:marLeft w:val="0"/>
      <w:marRight w:val="0"/>
      <w:marTop w:val="0"/>
      <w:marBottom w:val="0"/>
      <w:divBdr>
        <w:top w:val="none" w:sz="0" w:space="0" w:color="auto"/>
        <w:left w:val="none" w:sz="0" w:space="0" w:color="auto"/>
        <w:bottom w:val="none" w:sz="0" w:space="0" w:color="auto"/>
        <w:right w:val="none" w:sz="0" w:space="0" w:color="auto"/>
      </w:divBdr>
    </w:div>
    <w:div w:id="657464647">
      <w:bodyDiv w:val="1"/>
      <w:marLeft w:val="0"/>
      <w:marRight w:val="0"/>
      <w:marTop w:val="0"/>
      <w:marBottom w:val="0"/>
      <w:divBdr>
        <w:top w:val="none" w:sz="0" w:space="0" w:color="auto"/>
        <w:left w:val="none" w:sz="0" w:space="0" w:color="auto"/>
        <w:bottom w:val="none" w:sz="0" w:space="0" w:color="auto"/>
        <w:right w:val="none" w:sz="0" w:space="0" w:color="auto"/>
      </w:divBdr>
    </w:div>
    <w:div w:id="657535250">
      <w:bodyDiv w:val="1"/>
      <w:marLeft w:val="0"/>
      <w:marRight w:val="0"/>
      <w:marTop w:val="0"/>
      <w:marBottom w:val="0"/>
      <w:divBdr>
        <w:top w:val="none" w:sz="0" w:space="0" w:color="auto"/>
        <w:left w:val="none" w:sz="0" w:space="0" w:color="auto"/>
        <w:bottom w:val="none" w:sz="0" w:space="0" w:color="auto"/>
        <w:right w:val="none" w:sz="0" w:space="0" w:color="auto"/>
      </w:divBdr>
    </w:div>
    <w:div w:id="657538960">
      <w:bodyDiv w:val="1"/>
      <w:marLeft w:val="0"/>
      <w:marRight w:val="0"/>
      <w:marTop w:val="0"/>
      <w:marBottom w:val="0"/>
      <w:divBdr>
        <w:top w:val="none" w:sz="0" w:space="0" w:color="auto"/>
        <w:left w:val="none" w:sz="0" w:space="0" w:color="auto"/>
        <w:bottom w:val="none" w:sz="0" w:space="0" w:color="auto"/>
        <w:right w:val="none" w:sz="0" w:space="0" w:color="auto"/>
      </w:divBdr>
    </w:div>
    <w:div w:id="657657869">
      <w:bodyDiv w:val="1"/>
      <w:marLeft w:val="0"/>
      <w:marRight w:val="0"/>
      <w:marTop w:val="0"/>
      <w:marBottom w:val="0"/>
      <w:divBdr>
        <w:top w:val="none" w:sz="0" w:space="0" w:color="auto"/>
        <w:left w:val="none" w:sz="0" w:space="0" w:color="auto"/>
        <w:bottom w:val="none" w:sz="0" w:space="0" w:color="auto"/>
        <w:right w:val="none" w:sz="0" w:space="0" w:color="auto"/>
      </w:divBdr>
    </w:div>
    <w:div w:id="658120199">
      <w:bodyDiv w:val="1"/>
      <w:marLeft w:val="0"/>
      <w:marRight w:val="0"/>
      <w:marTop w:val="0"/>
      <w:marBottom w:val="0"/>
      <w:divBdr>
        <w:top w:val="none" w:sz="0" w:space="0" w:color="auto"/>
        <w:left w:val="none" w:sz="0" w:space="0" w:color="auto"/>
        <w:bottom w:val="none" w:sz="0" w:space="0" w:color="auto"/>
        <w:right w:val="none" w:sz="0" w:space="0" w:color="auto"/>
      </w:divBdr>
    </w:div>
    <w:div w:id="658506855">
      <w:bodyDiv w:val="1"/>
      <w:marLeft w:val="0"/>
      <w:marRight w:val="0"/>
      <w:marTop w:val="0"/>
      <w:marBottom w:val="0"/>
      <w:divBdr>
        <w:top w:val="none" w:sz="0" w:space="0" w:color="auto"/>
        <w:left w:val="none" w:sz="0" w:space="0" w:color="auto"/>
        <w:bottom w:val="none" w:sz="0" w:space="0" w:color="auto"/>
        <w:right w:val="none" w:sz="0" w:space="0" w:color="auto"/>
      </w:divBdr>
    </w:div>
    <w:div w:id="658728037">
      <w:bodyDiv w:val="1"/>
      <w:marLeft w:val="0"/>
      <w:marRight w:val="0"/>
      <w:marTop w:val="0"/>
      <w:marBottom w:val="0"/>
      <w:divBdr>
        <w:top w:val="none" w:sz="0" w:space="0" w:color="auto"/>
        <w:left w:val="none" w:sz="0" w:space="0" w:color="auto"/>
        <w:bottom w:val="none" w:sz="0" w:space="0" w:color="auto"/>
        <w:right w:val="none" w:sz="0" w:space="0" w:color="auto"/>
      </w:divBdr>
    </w:div>
    <w:div w:id="658772144">
      <w:bodyDiv w:val="1"/>
      <w:marLeft w:val="0"/>
      <w:marRight w:val="0"/>
      <w:marTop w:val="0"/>
      <w:marBottom w:val="0"/>
      <w:divBdr>
        <w:top w:val="none" w:sz="0" w:space="0" w:color="auto"/>
        <w:left w:val="none" w:sz="0" w:space="0" w:color="auto"/>
        <w:bottom w:val="none" w:sz="0" w:space="0" w:color="auto"/>
        <w:right w:val="none" w:sz="0" w:space="0" w:color="auto"/>
      </w:divBdr>
    </w:div>
    <w:div w:id="658970294">
      <w:bodyDiv w:val="1"/>
      <w:marLeft w:val="0"/>
      <w:marRight w:val="0"/>
      <w:marTop w:val="0"/>
      <w:marBottom w:val="0"/>
      <w:divBdr>
        <w:top w:val="none" w:sz="0" w:space="0" w:color="auto"/>
        <w:left w:val="none" w:sz="0" w:space="0" w:color="auto"/>
        <w:bottom w:val="none" w:sz="0" w:space="0" w:color="auto"/>
        <w:right w:val="none" w:sz="0" w:space="0" w:color="auto"/>
      </w:divBdr>
    </w:div>
    <w:div w:id="659120409">
      <w:bodyDiv w:val="1"/>
      <w:marLeft w:val="0"/>
      <w:marRight w:val="0"/>
      <w:marTop w:val="0"/>
      <w:marBottom w:val="0"/>
      <w:divBdr>
        <w:top w:val="none" w:sz="0" w:space="0" w:color="auto"/>
        <w:left w:val="none" w:sz="0" w:space="0" w:color="auto"/>
        <w:bottom w:val="none" w:sz="0" w:space="0" w:color="auto"/>
        <w:right w:val="none" w:sz="0" w:space="0" w:color="auto"/>
      </w:divBdr>
    </w:div>
    <w:div w:id="659382269">
      <w:bodyDiv w:val="1"/>
      <w:marLeft w:val="0"/>
      <w:marRight w:val="0"/>
      <w:marTop w:val="0"/>
      <w:marBottom w:val="0"/>
      <w:divBdr>
        <w:top w:val="none" w:sz="0" w:space="0" w:color="auto"/>
        <w:left w:val="none" w:sz="0" w:space="0" w:color="auto"/>
        <w:bottom w:val="none" w:sz="0" w:space="0" w:color="auto"/>
        <w:right w:val="none" w:sz="0" w:space="0" w:color="auto"/>
      </w:divBdr>
    </w:div>
    <w:div w:id="659894090">
      <w:bodyDiv w:val="1"/>
      <w:marLeft w:val="0"/>
      <w:marRight w:val="0"/>
      <w:marTop w:val="0"/>
      <w:marBottom w:val="0"/>
      <w:divBdr>
        <w:top w:val="none" w:sz="0" w:space="0" w:color="auto"/>
        <w:left w:val="none" w:sz="0" w:space="0" w:color="auto"/>
        <w:bottom w:val="none" w:sz="0" w:space="0" w:color="auto"/>
        <w:right w:val="none" w:sz="0" w:space="0" w:color="auto"/>
      </w:divBdr>
    </w:div>
    <w:div w:id="660306773">
      <w:bodyDiv w:val="1"/>
      <w:marLeft w:val="0"/>
      <w:marRight w:val="0"/>
      <w:marTop w:val="0"/>
      <w:marBottom w:val="0"/>
      <w:divBdr>
        <w:top w:val="none" w:sz="0" w:space="0" w:color="auto"/>
        <w:left w:val="none" w:sz="0" w:space="0" w:color="auto"/>
        <w:bottom w:val="none" w:sz="0" w:space="0" w:color="auto"/>
        <w:right w:val="none" w:sz="0" w:space="0" w:color="auto"/>
      </w:divBdr>
    </w:div>
    <w:div w:id="660349140">
      <w:bodyDiv w:val="1"/>
      <w:marLeft w:val="0"/>
      <w:marRight w:val="0"/>
      <w:marTop w:val="0"/>
      <w:marBottom w:val="0"/>
      <w:divBdr>
        <w:top w:val="none" w:sz="0" w:space="0" w:color="auto"/>
        <w:left w:val="none" w:sz="0" w:space="0" w:color="auto"/>
        <w:bottom w:val="none" w:sz="0" w:space="0" w:color="auto"/>
        <w:right w:val="none" w:sz="0" w:space="0" w:color="auto"/>
      </w:divBdr>
    </w:div>
    <w:div w:id="660502337">
      <w:bodyDiv w:val="1"/>
      <w:marLeft w:val="0"/>
      <w:marRight w:val="0"/>
      <w:marTop w:val="0"/>
      <w:marBottom w:val="0"/>
      <w:divBdr>
        <w:top w:val="none" w:sz="0" w:space="0" w:color="auto"/>
        <w:left w:val="none" w:sz="0" w:space="0" w:color="auto"/>
        <w:bottom w:val="none" w:sz="0" w:space="0" w:color="auto"/>
        <w:right w:val="none" w:sz="0" w:space="0" w:color="auto"/>
      </w:divBdr>
    </w:div>
    <w:div w:id="660546678">
      <w:bodyDiv w:val="1"/>
      <w:marLeft w:val="0"/>
      <w:marRight w:val="0"/>
      <w:marTop w:val="0"/>
      <w:marBottom w:val="0"/>
      <w:divBdr>
        <w:top w:val="none" w:sz="0" w:space="0" w:color="auto"/>
        <w:left w:val="none" w:sz="0" w:space="0" w:color="auto"/>
        <w:bottom w:val="none" w:sz="0" w:space="0" w:color="auto"/>
        <w:right w:val="none" w:sz="0" w:space="0" w:color="auto"/>
      </w:divBdr>
    </w:div>
    <w:div w:id="660739097">
      <w:bodyDiv w:val="1"/>
      <w:marLeft w:val="0"/>
      <w:marRight w:val="0"/>
      <w:marTop w:val="0"/>
      <w:marBottom w:val="0"/>
      <w:divBdr>
        <w:top w:val="none" w:sz="0" w:space="0" w:color="auto"/>
        <w:left w:val="none" w:sz="0" w:space="0" w:color="auto"/>
        <w:bottom w:val="none" w:sz="0" w:space="0" w:color="auto"/>
        <w:right w:val="none" w:sz="0" w:space="0" w:color="auto"/>
      </w:divBdr>
    </w:div>
    <w:div w:id="660739261">
      <w:bodyDiv w:val="1"/>
      <w:marLeft w:val="0"/>
      <w:marRight w:val="0"/>
      <w:marTop w:val="0"/>
      <w:marBottom w:val="0"/>
      <w:divBdr>
        <w:top w:val="none" w:sz="0" w:space="0" w:color="auto"/>
        <w:left w:val="none" w:sz="0" w:space="0" w:color="auto"/>
        <w:bottom w:val="none" w:sz="0" w:space="0" w:color="auto"/>
        <w:right w:val="none" w:sz="0" w:space="0" w:color="auto"/>
      </w:divBdr>
    </w:div>
    <w:div w:id="660817584">
      <w:bodyDiv w:val="1"/>
      <w:marLeft w:val="0"/>
      <w:marRight w:val="0"/>
      <w:marTop w:val="0"/>
      <w:marBottom w:val="0"/>
      <w:divBdr>
        <w:top w:val="none" w:sz="0" w:space="0" w:color="auto"/>
        <w:left w:val="none" w:sz="0" w:space="0" w:color="auto"/>
        <w:bottom w:val="none" w:sz="0" w:space="0" w:color="auto"/>
        <w:right w:val="none" w:sz="0" w:space="0" w:color="auto"/>
      </w:divBdr>
    </w:div>
    <w:div w:id="660894376">
      <w:bodyDiv w:val="1"/>
      <w:marLeft w:val="0"/>
      <w:marRight w:val="0"/>
      <w:marTop w:val="0"/>
      <w:marBottom w:val="0"/>
      <w:divBdr>
        <w:top w:val="none" w:sz="0" w:space="0" w:color="auto"/>
        <w:left w:val="none" w:sz="0" w:space="0" w:color="auto"/>
        <w:bottom w:val="none" w:sz="0" w:space="0" w:color="auto"/>
        <w:right w:val="none" w:sz="0" w:space="0" w:color="auto"/>
      </w:divBdr>
    </w:div>
    <w:div w:id="661085234">
      <w:bodyDiv w:val="1"/>
      <w:marLeft w:val="0"/>
      <w:marRight w:val="0"/>
      <w:marTop w:val="0"/>
      <w:marBottom w:val="0"/>
      <w:divBdr>
        <w:top w:val="none" w:sz="0" w:space="0" w:color="auto"/>
        <w:left w:val="none" w:sz="0" w:space="0" w:color="auto"/>
        <w:bottom w:val="none" w:sz="0" w:space="0" w:color="auto"/>
        <w:right w:val="none" w:sz="0" w:space="0" w:color="auto"/>
      </w:divBdr>
    </w:div>
    <w:div w:id="661086693">
      <w:bodyDiv w:val="1"/>
      <w:marLeft w:val="0"/>
      <w:marRight w:val="0"/>
      <w:marTop w:val="0"/>
      <w:marBottom w:val="0"/>
      <w:divBdr>
        <w:top w:val="none" w:sz="0" w:space="0" w:color="auto"/>
        <w:left w:val="none" w:sz="0" w:space="0" w:color="auto"/>
        <w:bottom w:val="none" w:sz="0" w:space="0" w:color="auto"/>
        <w:right w:val="none" w:sz="0" w:space="0" w:color="auto"/>
      </w:divBdr>
    </w:div>
    <w:div w:id="661204826">
      <w:bodyDiv w:val="1"/>
      <w:marLeft w:val="0"/>
      <w:marRight w:val="0"/>
      <w:marTop w:val="0"/>
      <w:marBottom w:val="0"/>
      <w:divBdr>
        <w:top w:val="none" w:sz="0" w:space="0" w:color="auto"/>
        <w:left w:val="none" w:sz="0" w:space="0" w:color="auto"/>
        <w:bottom w:val="none" w:sz="0" w:space="0" w:color="auto"/>
        <w:right w:val="none" w:sz="0" w:space="0" w:color="auto"/>
      </w:divBdr>
    </w:div>
    <w:div w:id="661277530">
      <w:bodyDiv w:val="1"/>
      <w:marLeft w:val="0"/>
      <w:marRight w:val="0"/>
      <w:marTop w:val="0"/>
      <w:marBottom w:val="0"/>
      <w:divBdr>
        <w:top w:val="none" w:sz="0" w:space="0" w:color="auto"/>
        <w:left w:val="none" w:sz="0" w:space="0" w:color="auto"/>
        <w:bottom w:val="none" w:sz="0" w:space="0" w:color="auto"/>
        <w:right w:val="none" w:sz="0" w:space="0" w:color="auto"/>
      </w:divBdr>
    </w:div>
    <w:div w:id="661393977">
      <w:bodyDiv w:val="1"/>
      <w:marLeft w:val="0"/>
      <w:marRight w:val="0"/>
      <w:marTop w:val="0"/>
      <w:marBottom w:val="0"/>
      <w:divBdr>
        <w:top w:val="none" w:sz="0" w:space="0" w:color="auto"/>
        <w:left w:val="none" w:sz="0" w:space="0" w:color="auto"/>
        <w:bottom w:val="none" w:sz="0" w:space="0" w:color="auto"/>
        <w:right w:val="none" w:sz="0" w:space="0" w:color="auto"/>
      </w:divBdr>
    </w:div>
    <w:div w:id="661466463">
      <w:bodyDiv w:val="1"/>
      <w:marLeft w:val="0"/>
      <w:marRight w:val="0"/>
      <w:marTop w:val="0"/>
      <w:marBottom w:val="0"/>
      <w:divBdr>
        <w:top w:val="none" w:sz="0" w:space="0" w:color="auto"/>
        <w:left w:val="none" w:sz="0" w:space="0" w:color="auto"/>
        <w:bottom w:val="none" w:sz="0" w:space="0" w:color="auto"/>
        <w:right w:val="none" w:sz="0" w:space="0" w:color="auto"/>
      </w:divBdr>
    </w:div>
    <w:div w:id="662128056">
      <w:bodyDiv w:val="1"/>
      <w:marLeft w:val="0"/>
      <w:marRight w:val="0"/>
      <w:marTop w:val="0"/>
      <w:marBottom w:val="0"/>
      <w:divBdr>
        <w:top w:val="none" w:sz="0" w:space="0" w:color="auto"/>
        <w:left w:val="none" w:sz="0" w:space="0" w:color="auto"/>
        <w:bottom w:val="none" w:sz="0" w:space="0" w:color="auto"/>
        <w:right w:val="none" w:sz="0" w:space="0" w:color="auto"/>
      </w:divBdr>
    </w:div>
    <w:div w:id="662202436">
      <w:bodyDiv w:val="1"/>
      <w:marLeft w:val="0"/>
      <w:marRight w:val="0"/>
      <w:marTop w:val="0"/>
      <w:marBottom w:val="0"/>
      <w:divBdr>
        <w:top w:val="none" w:sz="0" w:space="0" w:color="auto"/>
        <w:left w:val="none" w:sz="0" w:space="0" w:color="auto"/>
        <w:bottom w:val="none" w:sz="0" w:space="0" w:color="auto"/>
        <w:right w:val="none" w:sz="0" w:space="0" w:color="auto"/>
      </w:divBdr>
    </w:div>
    <w:div w:id="662246312">
      <w:bodyDiv w:val="1"/>
      <w:marLeft w:val="0"/>
      <w:marRight w:val="0"/>
      <w:marTop w:val="0"/>
      <w:marBottom w:val="0"/>
      <w:divBdr>
        <w:top w:val="none" w:sz="0" w:space="0" w:color="auto"/>
        <w:left w:val="none" w:sz="0" w:space="0" w:color="auto"/>
        <w:bottom w:val="none" w:sz="0" w:space="0" w:color="auto"/>
        <w:right w:val="none" w:sz="0" w:space="0" w:color="auto"/>
      </w:divBdr>
    </w:div>
    <w:div w:id="662587931">
      <w:bodyDiv w:val="1"/>
      <w:marLeft w:val="0"/>
      <w:marRight w:val="0"/>
      <w:marTop w:val="0"/>
      <w:marBottom w:val="0"/>
      <w:divBdr>
        <w:top w:val="none" w:sz="0" w:space="0" w:color="auto"/>
        <w:left w:val="none" w:sz="0" w:space="0" w:color="auto"/>
        <w:bottom w:val="none" w:sz="0" w:space="0" w:color="auto"/>
        <w:right w:val="none" w:sz="0" w:space="0" w:color="auto"/>
      </w:divBdr>
    </w:div>
    <w:div w:id="663049064">
      <w:bodyDiv w:val="1"/>
      <w:marLeft w:val="0"/>
      <w:marRight w:val="0"/>
      <w:marTop w:val="0"/>
      <w:marBottom w:val="0"/>
      <w:divBdr>
        <w:top w:val="none" w:sz="0" w:space="0" w:color="auto"/>
        <w:left w:val="none" w:sz="0" w:space="0" w:color="auto"/>
        <w:bottom w:val="none" w:sz="0" w:space="0" w:color="auto"/>
        <w:right w:val="none" w:sz="0" w:space="0" w:color="auto"/>
      </w:divBdr>
    </w:div>
    <w:div w:id="663241668">
      <w:bodyDiv w:val="1"/>
      <w:marLeft w:val="0"/>
      <w:marRight w:val="0"/>
      <w:marTop w:val="0"/>
      <w:marBottom w:val="0"/>
      <w:divBdr>
        <w:top w:val="none" w:sz="0" w:space="0" w:color="auto"/>
        <w:left w:val="none" w:sz="0" w:space="0" w:color="auto"/>
        <w:bottom w:val="none" w:sz="0" w:space="0" w:color="auto"/>
        <w:right w:val="none" w:sz="0" w:space="0" w:color="auto"/>
      </w:divBdr>
    </w:div>
    <w:div w:id="663434665">
      <w:bodyDiv w:val="1"/>
      <w:marLeft w:val="0"/>
      <w:marRight w:val="0"/>
      <w:marTop w:val="0"/>
      <w:marBottom w:val="0"/>
      <w:divBdr>
        <w:top w:val="none" w:sz="0" w:space="0" w:color="auto"/>
        <w:left w:val="none" w:sz="0" w:space="0" w:color="auto"/>
        <w:bottom w:val="none" w:sz="0" w:space="0" w:color="auto"/>
        <w:right w:val="none" w:sz="0" w:space="0" w:color="auto"/>
      </w:divBdr>
    </w:div>
    <w:div w:id="663899447">
      <w:bodyDiv w:val="1"/>
      <w:marLeft w:val="0"/>
      <w:marRight w:val="0"/>
      <w:marTop w:val="0"/>
      <w:marBottom w:val="0"/>
      <w:divBdr>
        <w:top w:val="none" w:sz="0" w:space="0" w:color="auto"/>
        <w:left w:val="none" w:sz="0" w:space="0" w:color="auto"/>
        <w:bottom w:val="none" w:sz="0" w:space="0" w:color="auto"/>
        <w:right w:val="none" w:sz="0" w:space="0" w:color="auto"/>
      </w:divBdr>
    </w:div>
    <w:div w:id="663975875">
      <w:bodyDiv w:val="1"/>
      <w:marLeft w:val="0"/>
      <w:marRight w:val="0"/>
      <w:marTop w:val="0"/>
      <w:marBottom w:val="0"/>
      <w:divBdr>
        <w:top w:val="none" w:sz="0" w:space="0" w:color="auto"/>
        <w:left w:val="none" w:sz="0" w:space="0" w:color="auto"/>
        <w:bottom w:val="none" w:sz="0" w:space="0" w:color="auto"/>
        <w:right w:val="none" w:sz="0" w:space="0" w:color="auto"/>
      </w:divBdr>
    </w:div>
    <w:div w:id="664088111">
      <w:bodyDiv w:val="1"/>
      <w:marLeft w:val="0"/>
      <w:marRight w:val="0"/>
      <w:marTop w:val="0"/>
      <w:marBottom w:val="0"/>
      <w:divBdr>
        <w:top w:val="none" w:sz="0" w:space="0" w:color="auto"/>
        <w:left w:val="none" w:sz="0" w:space="0" w:color="auto"/>
        <w:bottom w:val="none" w:sz="0" w:space="0" w:color="auto"/>
        <w:right w:val="none" w:sz="0" w:space="0" w:color="auto"/>
      </w:divBdr>
    </w:div>
    <w:div w:id="664554019">
      <w:bodyDiv w:val="1"/>
      <w:marLeft w:val="0"/>
      <w:marRight w:val="0"/>
      <w:marTop w:val="0"/>
      <w:marBottom w:val="0"/>
      <w:divBdr>
        <w:top w:val="none" w:sz="0" w:space="0" w:color="auto"/>
        <w:left w:val="none" w:sz="0" w:space="0" w:color="auto"/>
        <w:bottom w:val="none" w:sz="0" w:space="0" w:color="auto"/>
        <w:right w:val="none" w:sz="0" w:space="0" w:color="auto"/>
      </w:divBdr>
    </w:div>
    <w:div w:id="664671807">
      <w:bodyDiv w:val="1"/>
      <w:marLeft w:val="0"/>
      <w:marRight w:val="0"/>
      <w:marTop w:val="0"/>
      <w:marBottom w:val="0"/>
      <w:divBdr>
        <w:top w:val="none" w:sz="0" w:space="0" w:color="auto"/>
        <w:left w:val="none" w:sz="0" w:space="0" w:color="auto"/>
        <w:bottom w:val="none" w:sz="0" w:space="0" w:color="auto"/>
        <w:right w:val="none" w:sz="0" w:space="0" w:color="auto"/>
      </w:divBdr>
    </w:div>
    <w:div w:id="664672424">
      <w:bodyDiv w:val="1"/>
      <w:marLeft w:val="0"/>
      <w:marRight w:val="0"/>
      <w:marTop w:val="0"/>
      <w:marBottom w:val="0"/>
      <w:divBdr>
        <w:top w:val="none" w:sz="0" w:space="0" w:color="auto"/>
        <w:left w:val="none" w:sz="0" w:space="0" w:color="auto"/>
        <w:bottom w:val="none" w:sz="0" w:space="0" w:color="auto"/>
        <w:right w:val="none" w:sz="0" w:space="0" w:color="auto"/>
      </w:divBdr>
    </w:div>
    <w:div w:id="664866110">
      <w:bodyDiv w:val="1"/>
      <w:marLeft w:val="0"/>
      <w:marRight w:val="0"/>
      <w:marTop w:val="0"/>
      <w:marBottom w:val="0"/>
      <w:divBdr>
        <w:top w:val="none" w:sz="0" w:space="0" w:color="auto"/>
        <w:left w:val="none" w:sz="0" w:space="0" w:color="auto"/>
        <w:bottom w:val="none" w:sz="0" w:space="0" w:color="auto"/>
        <w:right w:val="none" w:sz="0" w:space="0" w:color="auto"/>
      </w:divBdr>
    </w:div>
    <w:div w:id="664937129">
      <w:bodyDiv w:val="1"/>
      <w:marLeft w:val="0"/>
      <w:marRight w:val="0"/>
      <w:marTop w:val="0"/>
      <w:marBottom w:val="0"/>
      <w:divBdr>
        <w:top w:val="none" w:sz="0" w:space="0" w:color="auto"/>
        <w:left w:val="none" w:sz="0" w:space="0" w:color="auto"/>
        <w:bottom w:val="none" w:sz="0" w:space="0" w:color="auto"/>
        <w:right w:val="none" w:sz="0" w:space="0" w:color="auto"/>
      </w:divBdr>
    </w:div>
    <w:div w:id="664941841">
      <w:bodyDiv w:val="1"/>
      <w:marLeft w:val="0"/>
      <w:marRight w:val="0"/>
      <w:marTop w:val="0"/>
      <w:marBottom w:val="0"/>
      <w:divBdr>
        <w:top w:val="none" w:sz="0" w:space="0" w:color="auto"/>
        <w:left w:val="none" w:sz="0" w:space="0" w:color="auto"/>
        <w:bottom w:val="none" w:sz="0" w:space="0" w:color="auto"/>
        <w:right w:val="none" w:sz="0" w:space="0" w:color="auto"/>
      </w:divBdr>
    </w:div>
    <w:div w:id="665012619">
      <w:bodyDiv w:val="1"/>
      <w:marLeft w:val="0"/>
      <w:marRight w:val="0"/>
      <w:marTop w:val="0"/>
      <w:marBottom w:val="0"/>
      <w:divBdr>
        <w:top w:val="none" w:sz="0" w:space="0" w:color="auto"/>
        <w:left w:val="none" w:sz="0" w:space="0" w:color="auto"/>
        <w:bottom w:val="none" w:sz="0" w:space="0" w:color="auto"/>
        <w:right w:val="none" w:sz="0" w:space="0" w:color="auto"/>
      </w:divBdr>
    </w:div>
    <w:div w:id="665086104">
      <w:bodyDiv w:val="1"/>
      <w:marLeft w:val="0"/>
      <w:marRight w:val="0"/>
      <w:marTop w:val="0"/>
      <w:marBottom w:val="0"/>
      <w:divBdr>
        <w:top w:val="none" w:sz="0" w:space="0" w:color="auto"/>
        <w:left w:val="none" w:sz="0" w:space="0" w:color="auto"/>
        <w:bottom w:val="none" w:sz="0" w:space="0" w:color="auto"/>
        <w:right w:val="none" w:sz="0" w:space="0" w:color="auto"/>
      </w:divBdr>
    </w:div>
    <w:div w:id="665086425">
      <w:bodyDiv w:val="1"/>
      <w:marLeft w:val="0"/>
      <w:marRight w:val="0"/>
      <w:marTop w:val="0"/>
      <w:marBottom w:val="0"/>
      <w:divBdr>
        <w:top w:val="none" w:sz="0" w:space="0" w:color="auto"/>
        <w:left w:val="none" w:sz="0" w:space="0" w:color="auto"/>
        <w:bottom w:val="none" w:sz="0" w:space="0" w:color="auto"/>
        <w:right w:val="none" w:sz="0" w:space="0" w:color="auto"/>
      </w:divBdr>
    </w:div>
    <w:div w:id="665135563">
      <w:bodyDiv w:val="1"/>
      <w:marLeft w:val="0"/>
      <w:marRight w:val="0"/>
      <w:marTop w:val="0"/>
      <w:marBottom w:val="0"/>
      <w:divBdr>
        <w:top w:val="none" w:sz="0" w:space="0" w:color="auto"/>
        <w:left w:val="none" w:sz="0" w:space="0" w:color="auto"/>
        <w:bottom w:val="none" w:sz="0" w:space="0" w:color="auto"/>
        <w:right w:val="none" w:sz="0" w:space="0" w:color="auto"/>
      </w:divBdr>
    </w:div>
    <w:div w:id="665518647">
      <w:bodyDiv w:val="1"/>
      <w:marLeft w:val="0"/>
      <w:marRight w:val="0"/>
      <w:marTop w:val="0"/>
      <w:marBottom w:val="0"/>
      <w:divBdr>
        <w:top w:val="none" w:sz="0" w:space="0" w:color="auto"/>
        <w:left w:val="none" w:sz="0" w:space="0" w:color="auto"/>
        <w:bottom w:val="none" w:sz="0" w:space="0" w:color="auto"/>
        <w:right w:val="none" w:sz="0" w:space="0" w:color="auto"/>
      </w:divBdr>
    </w:div>
    <w:div w:id="665522813">
      <w:bodyDiv w:val="1"/>
      <w:marLeft w:val="0"/>
      <w:marRight w:val="0"/>
      <w:marTop w:val="0"/>
      <w:marBottom w:val="0"/>
      <w:divBdr>
        <w:top w:val="none" w:sz="0" w:space="0" w:color="auto"/>
        <w:left w:val="none" w:sz="0" w:space="0" w:color="auto"/>
        <w:bottom w:val="none" w:sz="0" w:space="0" w:color="auto"/>
        <w:right w:val="none" w:sz="0" w:space="0" w:color="auto"/>
      </w:divBdr>
    </w:div>
    <w:div w:id="665745633">
      <w:bodyDiv w:val="1"/>
      <w:marLeft w:val="0"/>
      <w:marRight w:val="0"/>
      <w:marTop w:val="0"/>
      <w:marBottom w:val="0"/>
      <w:divBdr>
        <w:top w:val="none" w:sz="0" w:space="0" w:color="auto"/>
        <w:left w:val="none" w:sz="0" w:space="0" w:color="auto"/>
        <w:bottom w:val="none" w:sz="0" w:space="0" w:color="auto"/>
        <w:right w:val="none" w:sz="0" w:space="0" w:color="auto"/>
      </w:divBdr>
    </w:div>
    <w:div w:id="665792802">
      <w:bodyDiv w:val="1"/>
      <w:marLeft w:val="0"/>
      <w:marRight w:val="0"/>
      <w:marTop w:val="0"/>
      <w:marBottom w:val="0"/>
      <w:divBdr>
        <w:top w:val="none" w:sz="0" w:space="0" w:color="auto"/>
        <w:left w:val="none" w:sz="0" w:space="0" w:color="auto"/>
        <w:bottom w:val="none" w:sz="0" w:space="0" w:color="auto"/>
        <w:right w:val="none" w:sz="0" w:space="0" w:color="auto"/>
      </w:divBdr>
    </w:div>
    <w:div w:id="665860790">
      <w:bodyDiv w:val="1"/>
      <w:marLeft w:val="0"/>
      <w:marRight w:val="0"/>
      <w:marTop w:val="0"/>
      <w:marBottom w:val="0"/>
      <w:divBdr>
        <w:top w:val="none" w:sz="0" w:space="0" w:color="auto"/>
        <w:left w:val="none" w:sz="0" w:space="0" w:color="auto"/>
        <w:bottom w:val="none" w:sz="0" w:space="0" w:color="auto"/>
        <w:right w:val="none" w:sz="0" w:space="0" w:color="auto"/>
      </w:divBdr>
    </w:div>
    <w:div w:id="665934236">
      <w:bodyDiv w:val="1"/>
      <w:marLeft w:val="0"/>
      <w:marRight w:val="0"/>
      <w:marTop w:val="0"/>
      <w:marBottom w:val="0"/>
      <w:divBdr>
        <w:top w:val="none" w:sz="0" w:space="0" w:color="auto"/>
        <w:left w:val="none" w:sz="0" w:space="0" w:color="auto"/>
        <w:bottom w:val="none" w:sz="0" w:space="0" w:color="auto"/>
        <w:right w:val="none" w:sz="0" w:space="0" w:color="auto"/>
      </w:divBdr>
    </w:div>
    <w:div w:id="665940958">
      <w:bodyDiv w:val="1"/>
      <w:marLeft w:val="0"/>
      <w:marRight w:val="0"/>
      <w:marTop w:val="0"/>
      <w:marBottom w:val="0"/>
      <w:divBdr>
        <w:top w:val="none" w:sz="0" w:space="0" w:color="auto"/>
        <w:left w:val="none" w:sz="0" w:space="0" w:color="auto"/>
        <w:bottom w:val="none" w:sz="0" w:space="0" w:color="auto"/>
        <w:right w:val="none" w:sz="0" w:space="0" w:color="auto"/>
      </w:divBdr>
    </w:div>
    <w:div w:id="666128575">
      <w:bodyDiv w:val="1"/>
      <w:marLeft w:val="0"/>
      <w:marRight w:val="0"/>
      <w:marTop w:val="0"/>
      <w:marBottom w:val="0"/>
      <w:divBdr>
        <w:top w:val="none" w:sz="0" w:space="0" w:color="auto"/>
        <w:left w:val="none" w:sz="0" w:space="0" w:color="auto"/>
        <w:bottom w:val="none" w:sz="0" w:space="0" w:color="auto"/>
        <w:right w:val="none" w:sz="0" w:space="0" w:color="auto"/>
      </w:divBdr>
    </w:div>
    <w:div w:id="666251377">
      <w:bodyDiv w:val="1"/>
      <w:marLeft w:val="0"/>
      <w:marRight w:val="0"/>
      <w:marTop w:val="0"/>
      <w:marBottom w:val="0"/>
      <w:divBdr>
        <w:top w:val="none" w:sz="0" w:space="0" w:color="auto"/>
        <w:left w:val="none" w:sz="0" w:space="0" w:color="auto"/>
        <w:bottom w:val="none" w:sz="0" w:space="0" w:color="auto"/>
        <w:right w:val="none" w:sz="0" w:space="0" w:color="auto"/>
      </w:divBdr>
    </w:div>
    <w:div w:id="666785313">
      <w:bodyDiv w:val="1"/>
      <w:marLeft w:val="0"/>
      <w:marRight w:val="0"/>
      <w:marTop w:val="0"/>
      <w:marBottom w:val="0"/>
      <w:divBdr>
        <w:top w:val="none" w:sz="0" w:space="0" w:color="auto"/>
        <w:left w:val="none" w:sz="0" w:space="0" w:color="auto"/>
        <w:bottom w:val="none" w:sz="0" w:space="0" w:color="auto"/>
        <w:right w:val="none" w:sz="0" w:space="0" w:color="auto"/>
      </w:divBdr>
    </w:div>
    <w:div w:id="667095589">
      <w:bodyDiv w:val="1"/>
      <w:marLeft w:val="0"/>
      <w:marRight w:val="0"/>
      <w:marTop w:val="0"/>
      <w:marBottom w:val="0"/>
      <w:divBdr>
        <w:top w:val="none" w:sz="0" w:space="0" w:color="auto"/>
        <w:left w:val="none" w:sz="0" w:space="0" w:color="auto"/>
        <w:bottom w:val="none" w:sz="0" w:space="0" w:color="auto"/>
        <w:right w:val="none" w:sz="0" w:space="0" w:color="auto"/>
      </w:divBdr>
    </w:div>
    <w:div w:id="667171059">
      <w:bodyDiv w:val="1"/>
      <w:marLeft w:val="0"/>
      <w:marRight w:val="0"/>
      <w:marTop w:val="0"/>
      <w:marBottom w:val="0"/>
      <w:divBdr>
        <w:top w:val="none" w:sz="0" w:space="0" w:color="auto"/>
        <w:left w:val="none" w:sz="0" w:space="0" w:color="auto"/>
        <w:bottom w:val="none" w:sz="0" w:space="0" w:color="auto"/>
        <w:right w:val="none" w:sz="0" w:space="0" w:color="auto"/>
      </w:divBdr>
    </w:div>
    <w:div w:id="667289527">
      <w:bodyDiv w:val="1"/>
      <w:marLeft w:val="0"/>
      <w:marRight w:val="0"/>
      <w:marTop w:val="0"/>
      <w:marBottom w:val="0"/>
      <w:divBdr>
        <w:top w:val="none" w:sz="0" w:space="0" w:color="auto"/>
        <w:left w:val="none" w:sz="0" w:space="0" w:color="auto"/>
        <w:bottom w:val="none" w:sz="0" w:space="0" w:color="auto"/>
        <w:right w:val="none" w:sz="0" w:space="0" w:color="auto"/>
      </w:divBdr>
    </w:div>
    <w:div w:id="667513983">
      <w:bodyDiv w:val="1"/>
      <w:marLeft w:val="0"/>
      <w:marRight w:val="0"/>
      <w:marTop w:val="0"/>
      <w:marBottom w:val="0"/>
      <w:divBdr>
        <w:top w:val="none" w:sz="0" w:space="0" w:color="auto"/>
        <w:left w:val="none" w:sz="0" w:space="0" w:color="auto"/>
        <w:bottom w:val="none" w:sz="0" w:space="0" w:color="auto"/>
        <w:right w:val="none" w:sz="0" w:space="0" w:color="auto"/>
      </w:divBdr>
    </w:div>
    <w:div w:id="667711187">
      <w:bodyDiv w:val="1"/>
      <w:marLeft w:val="0"/>
      <w:marRight w:val="0"/>
      <w:marTop w:val="0"/>
      <w:marBottom w:val="0"/>
      <w:divBdr>
        <w:top w:val="none" w:sz="0" w:space="0" w:color="auto"/>
        <w:left w:val="none" w:sz="0" w:space="0" w:color="auto"/>
        <w:bottom w:val="none" w:sz="0" w:space="0" w:color="auto"/>
        <w:right w:val="none" w:sz="0" w:space="0" w:color="auto"/>
      </w:divBdr>
    </w:div>
    <w:div w:id="667757124">
      <w:bodyDiv w:val="1"/>
      <w:marLeft w:val="0"/>
      <w:marRight w:val="0"/>
      <w:marTop w:val="0"/>
      <w:marBottom w:val="0"/>
      <w:divBdr>
        <w:top w:val="none" w:sz="0" w:space="0" w:color="auto"/>
        <w:left w:val="none" w:sz="0" w:space="0" w:color="auto"/>
        <w:bottom w:val="none" w:sz="0" w:space="0" w:color="auto"/>
        <w:right w:val="none" w:sz="0" w:space="0" w:color="auto"/>
      </w:divBdr>
    </w:div>
    <w:div w:id="667828462">
      <w:bodyDiv w:val="1"/>
      <w:marLeft w:val="0"/>
      <w:marRight w:val="0"/>
      <w:marTop w:val="0"/>
      <w:marBottom w:val="0"/>
      <w:divBdr>
        <w:top w:val="none" w:sz="0" w:space="0" w:color="auto"/>
        <w:left w:val="none" w:sz="0" w:space="0" w:color="auto"/>
        <w:bottom w:val="none" w:sz="0" w:space="0" w:color="auto"/>
        <w:right w:val="none" w:sz="0" w:space="0" w:color="auto"/>
      </w:divBdr>
    </w:div>
    <w:div w:id="668557510">
      <w:bodyDiv w:val="1"/>
      <w:marLeft w:val="0"/>
      <w:marRight w:val="0"/>
      <w:marTop w:val="0"/>
      <w:marBottom w:val="0"/>
      <w:divBdr>
        <w:top w:val="none" w:sz="0" w:space="0" w:color="auto"/>
        <w:left w:val="none" w:sz="0" w:space="0" w:color="auto"/>
        <w:bottom w:val="none" w:sz="0" w:space="0" w:color="auto"/>
        <w:right w:val="none" w:sz="0" w:space="0" w:color="auto"/>
      </w:divBdr>
    </w:div>
    <w:div w:id="668678727">
      <w:bodyDiv w:val="1"/>
      <w:marLeft w:val="0"/>
      <w:marRight w:val="0"/>
      <w:marTop w:val="0"/>
      <w:marBottom w:val="0"/>
      <w:divBdr>
        <w:top w:val="none" w:sz="0" w:space="0" w:color="auto"/>
        <w:left w:val="none" w:sz="0" w:space="0" w:color="auto"/>
        <w:bottom w:val="none" w:sz="0" w:space="0" w:color="auto"/>
        <w:right w:val="none" w:sz="0" w:space="0" w:color="auto"/>
      </w:divBdr>
    </w:div>
    <w:div w:id="668949806">
      <w:bodyDiv w:val="1"/>
      <w:marLeft w:val="0"/>
      <w:marRight w:val="0"/>
      <w:marTop w:val="0"/>
      <w:marBottom w:val="0"/>
      <w:divBdr>
        <w:top w:val="none" w:sz="0" w:space="0" w:color="auto"/>
        <w:left w:val="none" w:sz="0" w:space="0" w:color="auto"/>
        <w:bottom w:val="none" w:sz="0" w:space="0" w:color="auto"/>
        <w:right w:val="none" w:sz="0" w:space="0" w:color="auto"/>
      </w:divBdr>
    </w:div>
    <w:div w:id="669409215">
      <w:bodyDiv w:val="1"/>
      <w:marLeft w:val="0"/>
      <w:marRight w:val="0"/>
      <w:marTop w:val="0"/>
      <w:marBottom w:val="0"/>
      <w:divBdr>
        <w:top w:val="none" w:sz="0" w:space="0" w:color="auto"/>
        <w:left w:val="none" w:sz="0" w:space="0" w:color="auto"/>
        <w:bottom w:val="none" w:sz="0" w:space="0" w:color="auto"/>
        <w:right w:val="none" w:sz="0" w:space="0" w:color="auto"/>
      </w:divBdr>
    </w:div>
    <w:div w:id="669411938">
      <w:bodyDiv w:val="1"/>
      <w:marLeft w:val="0"/>
      <w:marRight w:val="0"/>
      <w:marTop w:val="0"/>
      <w:marBottom w:val="0"/>
      <w:divBdr>
        <w:top w:val="none" w:sz="0" w:space="0" w:color="auto"/>
        <w:left w:val="none" w:sz="0" w:space="0" w:color="auto"/>
        <w:bottom w:val="none" w:sz="0" w:space="0" w:color="auto"/>
        <w:right w:val="none" w:sz="0" w:space="0" w:color="auto"/>
      </w:divBdr>
    </w:div>
    <w:div w:id="669606272">
      <w:bodyDiv w:val="1"/>
      <w:marLeft w:val="0"/>
      <w:marRight w:val="0"/>
      <w:marTop w:val="0"/>
      <w:marBottom w:val="0"/>
      <w:divBdr>
        <w:top w:val="none" w:sz="0" w:space="0" w:color="auto"/>
        <w:left w:val="none" w:sz="0" w:space="0" w:color="auto"/>
        <w:bottom w:val="none" w:sz="0" w:space="0" w:color="auto"/>
        <w:right w:val="none" w:sz="0" w:space="0" w:color="auto"/>
      </w:divBdr>
    </w:div>
    <w:div w:id="669677913">
      <w:bodyDiv w:val="1"/>
      <w:marLeft w:val="0"/>
      <w:marRight w:val="0"/>
      <w:marTop w:val="0"/>
      <w:marBottom w:val="0"/>
      <w:divBdr>
        <w:top w:val="none" w:sz="0" w:space="0" w:color="auto"/>
        <w:left w:val="none" w:sz="0" w:space="0" w:color="auto"/>
        <w:bottom w:val="none" w:sz="0" w:space="0" w:color="auto"/>
        <w:right w:val="none" w:sz="0" w:space="0" w:color="auto"/>
      </w:divBdr>
    </w:div>
    <w:div w:id="669715576">
      <w:bodyDiv w:val="1"/>
      <w:marLeft w:val="0"/>
      <w:marRight w:val="0"/>
      <w:marTop w:val="0"/>
      <w:marBottom w:val="0"/>
      <w:divBdr>
        <w:top w:val="none" w:sz="0" w:space="0" w:color="auto"/>
        <w:left w:val="none" w:sz="0" w:space="0" w:color="auto"/>
        <w:bottom w:val="none" w:sz="0" w:space="0" w:color="auto"/>
        <w:right w:val="none" w:sz="0" w:space="0" w:color="auto"/>
      </w:divBdr>
    </w:div>
    <w:div w:id="669792102">
      <w:bodyDiv w:val="1"/>
      <w:marLeft w:val="0"/>
      <w:marRight w:val="0"/>
      <w:marTop w:val="0"/>
      <w:marBottom w:val="0"/>
      <w:divBdr>
        <w:top w:val="none" w:sz="0" w:space="0" w:color="auto"/>
        <w:left w:val="none" w:sz="0" w:space="0" w:color="auto"/>
        <w:bottom w:val="none" w:sz="0" w:space="0" w:color="auto"/>
        <w:right w:val="none" w:sz="0" w:space="0" w:color="auto"/>
      </w:divBdr>
    </w:div>
    <w:div w:id="669910023">
      <w:bodyDiv w:val="1"/>
      <w:marLeft w:val="0"/>
      <w:marRight w:val="0"/>
      <w:marTop w:val="0"/>
      <w:marBottom w:val="0"/>
      <w:divBdr>
        <w:top w:val="none" w:sz="0" w:space="0" w:color="auto"/>
        <w:left w:val="none" w:sz="0" w:space="0" w:color="auto"/>
        <w:bottom w:val="none" w:sz="0" w:space="0" w:color="auto"/>
        <w:right w:val="none" w:sz="0" w:space="0" w:color="auto"/>
      </w:divBdr>
    </w:div>
    <w:div w:id="669910746">
      <w:bodyDiv w:val="1"/>
      <w:marLeft w:val="0"/>
      <w:marRight w:val="0"/>
      <w:marTop w:val="0"/>
      <w:marBottom w:val="0"/>
      <w:divBdr>
        <w:top w:val="none" w:sz="0" w:space="0" w:color="auto"/>
        <w:left w:val="none" w:sz="0" w:space="0" w:color="auto"/>
        <w:bottom w:val="none" w:sz="0" w:space="0" w:color="auto"/>
        <w:right w:val="none" w:sz="0" w:space="0" w:color="auto"/>
      </w:divBdr>
    </w:div>
    <w:div w:id="670062129">
      <w:bodyDiv w:val="1"/>
      <w:marLeft w:val="0"/>
      <w:marRight w:val="0"/>
      <w:marTop w:val="0"/>
      <w:marBottom w:val="0"/>
      <w:divBdr>
        <w:top w:val="none" w:sz="0" w:space="0" w:color="auto"/>
        <w:left w:val="none" w:sz="0" w:space="0" w:color="auto"/>
        <w:bottom w:val="none" w:sz="0" w:space="0" w:color="auto"/>
        <w:right w:val="none" w:sz="0" w:space="0" w:color="auto"/>
      </w:divBdr>
    </w:div>
    <w:div w:id="670066456">
      <w:bodyDiv w:val="1"/>
      <w:marLeft w:val="0"/>
      <w:marRight w:val="0"/>
      <w:marTop w:val="0"/>
      <w:marBottom w:val="0"/>
      <w:divBdr>
        <w:top w:val="none" w:sz="0" w:space="0" w:color="auto"/>
        <w:left w:val="none" w:sz="0" w:space="0" w:color="auto"/>
        <w:bottom w:val="none" w:sz="0" w:space="0" w:color="auto"/>
        <w:right w:val="none" w:sz="0" w:space="0" w:color="auto"/>
      </w:divBdr>
    </w:div>
    <w:div w:id="670333360">
      <w:bodyDiv w:val="1"/>
      <w:marLeft w:val="0"/>
      <w:marRight w:val="0"/>
      <w:marTop w:val="0"/>
      <w:marBottom w:val="0"/>
      <w:divBdr>
        <w:top w:val="none" w:sz="0" w:space="0" w:color="auto"/>
        <w:left w:val="none" w:sz="0" w:space="0" w:color="auto"/>
        <w:bottom w:val="none" w:sz="0" w:space="0" w:color="auto"/>
        <w:right w:val="none" w:sz="0" w:space="0" w:color="auto"/>
      </w:divBdr>
    </w:div>
    <w:div w:id="671028582">
      <w:bodyDiv w:val="1"/>
      <w:marLeft w:val="0"/>
      <w:marRight w:val="0"/>
      <w:marTop w:val="0"/>
      <w:marBottom w:val="0"/>
      <w:divBdr>
        <w:top w:val="none" w:sz="0" w:space="0" w:color="auto"/>
        <w:left w:val="none" w:sz="0" w:space="0" w:color="auto"/>
        <w:bottom w:val="none" w:sz="0" w:space="0" w:color="auto"/>
        <w:right w:val="none" w:sz="0" w:space="0" w:color="auto"/>
      </w:divBdr>
    </w:div>
    <w:div w:id="671029372">
      <w:bodyDiv w:val="1"/>
      <w:marLeft w:val="0"/>
      <w:marRight w:val="0"/>
      <w:marTop w:val="0"/>
      <w:marBottom w:val="0"/>
      <w:divBdr>
        <w:top w:val="none" w:sz="0" w:space="0" w:color="auto"/>
        <w:left w:val="none" w:sz="0" w:space="0" w:color="auto"/>
        <w:bottom w:val="none" w:sz="0" w:space="0" w:color="auto"/>
        <w:right w:val="none" w:sz="0" w:space="0" w:color="auto"/>
      </w:divBdr>
    </w:div>
    <w:div w:id="671108892">
      <w:bodyDiv w:val="1"/>
      <w:marLeft w:val="0"/>
      <w:marRight w:val="0"/>
      <w:marTop w:val="0"/>
      <w:marBottom w:val="0"/>
      <w:divBdr>
        <w:top w:val="none" w:sz="0" w:space="0" w:color="auto"/>
        <w:left w:val="none" w:sz="0" w:space="0" w:color="auto"/>
        <w:bottom w:val="none" w:sz="0" w:space="0" w:color="auto"/>
        <w:right w:val="none" w:sz="0" w:space="0" w:color="auto"/>
      </w:divBdr>
    </w:div>
    <w:div w:id="671488613">
      <w:bodyDiv w:val="1"/>
      <w:marLeft w:val="0"/>
      <w:marRight w:val="0"/>
      <w:marTop w:val="0"/>
      <w:marBottom w:val="0"/>
      <w:divBdr>
        <w:top w:val="none" w:sz="0" w:space="0" w:color="auto"/>
        <w:left w:val="none" w:sz="0" w:space="0" w:color="auto"/>
        <w:bottom w:val="none" w:sz="0" w:space="0" w:color="auto"/>
        <w:right w:val="none" w:sz="0" w:space="0" w:color="auto"/>
      </w:divBdr>
    </w:div>
    <w:div w:id="671640635">
      <w:bodyDiv w:val="1"/>
      <w:marLeft w:val="0"/>
      <w:marRight w:val="0"/>
      <w:marTop w:val="0"/>
      <w:marBottom w:val="0"/>
      <w:divBdr>
        <w:top w:val="none" w:sz="0" w:space="0" w:color="auto"/>
        <w:left w:val="none" w:sz="0" w:space="0" w:color="auto"/>
        <w:bottom w:val="none" w:sz="0" w:space="0" w:color="auto"/>
        <w:right w:val="none" w:sz="0" w:space="0" w:color="auto"/>
      </w:divBdr>
    </w:div>
    <w:div w:id="671641420">
      <w:bodyDiv w:val="1"/>
      <w:marLeft w:val="0"/>
      <w:marRight w:val="0"/>
      <w:marTop w:val="0"/>
      <w:marBottom w:val="0"/>
      <w:divBdr>
        <w:top w:val="none" w:sz="0" w:space="0" w:color="auto"/>
        <w:left w:val="none" w:sz="0" w:space="0" w:color="auto"/>
        <w:bottom w:val="none" w:sz="0" w:space="0" w:color="auto"/>
        <w:right w:val="none" w:sz="0" w:space="0" w:color="auto"/>
      </w:divBdr>
    </w:div>
    <w:div w:id="671761921">
      <w:bodyDiv w:val="1"/>
      <w:marLeft w:val="0"/>
      <w:marRight w:val="0"/>
      <w:marTop w:val="0"/>
      <w:marBottom w:val="0"/>
      <w:divBdr>
        <w:top w:val="none" w:sz="0" w:space="0" w:color="auto"/>
        <w:left w:val="none" w:sz="0" w:space="0" w:color="auto"/>
        <w:bottom w:val="none" w:sz="0" w:space="0" w:color="auto"/>
        <w:right w:val="none" w:sz="0" w:space="0" w:color="auto"/>
      </w:divBdr>
    </w:div>
    <w:div w:id="672222065">
      <w:bodyDiv w:val="1"/>
      <w:marLeft w:val="0"/>
      <w:marRight w:val="0"/>
      <w:marTop w:val="0"/>
      <w:marBottom w:val="0"/>
      <w:divBdr>
        <w:top w:val="none" w:sz="0" w:space="0" w:color="auto"/>
        <w:left w:val="none" w:sz="0" w:space="0" w:color="auto"/>
        <w:bottom w:val="none" w:sz="0" w:space="0" w:color="auto"/>
        <w:right w:val="none" w:sz="0" w:space="0" w:color="auto"/>
      </w:divBdr>
    </w:div>
    <w:div w:id="672298400">
      <w:bodyDiv w:val="1"/>
      <w:marLeft w:val="0"/>
      <w:marRight w:val="0"/>
      <w:marTop w:val="0"/>
      <w:marBottom w:val="0"/>
      <w:divBdr>
        <w:top w:val="none" w:sz="0" w:space="0" w:color="auto"/>
        <w:left w:val="none" w:sz="0" w:space="0" w:color="auto"/>
        <w:bottom w:val="none" w:sz="0" w:space="0" w:color="auto"/>
        <w:right w:val="none" w:sz="0" w:space="0" w:color="auto"/>
      </w:divBdr>
    </w:div>
    <w:div w:id="672298724">
      <w:bodyDiv w:val="1"/>
      <w:marLeft w:val="0"/>
      <w:marRight w:val="0"/>
      <w:marTop w:val="0"/>
      <w:marBottom w:val="0"/>
      <w:divBdr>
        <w:top w:val="none" w:sz="0" w:space="0" w:color="auto"/>
        <w:left w:val="none" w:sz="0" w:space="0" w:color="auto"/>
        <w:bottom w:val="none" w:sz="0" w:space="0" w:color="auto"/>
        <w:right w:val="none" w:sz="0" w:space="0" w:color="auto"/>
      </w:divBdr>
    </w:div>
    <w:div w:id="672487934">
      <w:bodyDiv w:val="1"/>
      <w:marLeft w:val="0"/>
      <w:marRight w:val="0"/>
      <w:marTop w:val="0"/>
      <w:marBottom w:val="0"/>
      <w:divBdr>
        <w:top w:val="none" w:sz="0" w:space="0" w:color="auto"/>
        <w:left w:val="none" w:sz="0" w:space="0" w:color="auto"/>
        <w:bottom w:val="none" w:sz="0" w:space="0" w:color="auto"/>
        <w:right w:val="none" w:sz="0" w:space="0" w:color="auto"/>
      </w:divBdr>
    </w:div>
    <w:div w:id="672612808">
      <w:bodyDiv w:val="1"/>
      <w:marLeft w:val="0"/>
      <w:marRight w:val="0"/>
      <w:marTop w:val="0"/>
      <w:marBottom w:val="0"/>
      <w:divBdr>
        <w:top w:val="none" w:sz="0" w:space="0" w:color="auto"/>
        <w:left w:val="none" w:sz="0" w:space="0" w:color="auto"/>
        <w:bottom w:val="none" w:sz="0" w:space="0" w:color="auto"/>
        <w:right w:val="none" w:sz="0" w:space="0" w:color="auto"/>
      </w:divBdr>
    </w:div>
    <w:div w:id="672805073">
      <w:bodyDiv w:val="1"/>
      <w:marLeft w:val="0"/>
      <w:marRight w:val="0"/>
      <w:marTop w:val="0"/>
      <w:marBottom w:val="0"/>
      <w:divBdr>
        <w:top w:val="none" w:sz="0" w:space="0" w:color="auto"/>
        <w:left w:val="none" w:sz="0" w:space="0" w:color="auto"/>
        <w:bottom w:val="none" w:sz="0" w:space="0" w:color="auto"/>
        <w:right w:val="none" w:sz="0" w:space="0" w:color="auto"/>
      </w:divBdr>
    </w:div>
    <w:div w:id="672877410">
      <w:bodyDiv w:val="1"/>
      <w:marLeft w:val="0"/>
      <w:marRight w:val="0"/>
      <w:marTop w:val="0"/>
      <w:marBottom w:val="0"/>
      <w:divBdr>
        <w:top w:val="none" w:sz="0" w:space="0" w:color="auto"/>
        <w:left w:val="none" w:sz="0" w:space="0" w:color="auto"/>
        <w:bottom w:val="none" w:sz="0" w:space="0" w:color="auto"/>
        <w:right w:val="none" w:sz="0" w:space="0" w:color="auto"/>
      </w:divBdr>
    </w:div>
    <w:div w:id="672951806">
      <w:bodyDiv w:val="1"/>
      <w:marLeft w:val="0"/>
      <w:marRight w:val="0"/>
      <w:marTop w:val="0"/>
      <w:marBottom w:val="0"/>
      <w:divBdr>
        <w:top w:val="none" w:sz="0" w:space="0" w:color="auto"/>
        <w:left w:val="none" w:sz="0" w:space="0" w:color="auto"/>
        <w:bottom w:val="none" w:sz="0" w:space="0" w:color="auto"/>
        <w:right w:val="none" w:sz="0" w:space="0" w:color="auto"/>
      </w:divBdr>
    </w:div>
    <w:div w:id="672995602">
      <w:bodyDiv w:val="1"/>
      <w:marLeft w:val="0"/>
      <w:marRight w:val="0"/>
      <w:marTop w:val="0"/>
      <w:marBottom w:val="0"/>
      <w:divBdr>
        <w:top w:val="none" w:sz="0" w:space="0" w:color="auto"/>
        <w:left w:val="none" w:sz="0" w:space="0" w:color="auto"/>
        <w:bottom w:val="none" w:sz="0" w:space="0" w:color="auto"/>
        <w:right w:val="none" w:sz="0" w:space="0" w:color="auto"/>
      </w:divBdr>
    </w:div>
    <w:div w:id="673383476">
      <w:bodyDiv w:val="1"/>
      <w:marLeft w:val="0"/>
      <w:marRight w:val="0"/>
      <w:marTop w:val="0"/>
      <w:marBottom w:val="0"/>
      <w:divBdr>
        <w:top w:val="none" w:sz="0" w:space="0" w:color="auto"/>
        <w:left w:val="none" w:sz="0" w:space="0" w:color="auto"/>
        <w:bottom w:val="none" w:sz="0" w:space="0" w:color="auto"/>
        <w:right w:val="none" w:sz="0" w:space="0" w:color="auto"/>
      </w:divBdr>
    </w:div>
    <w:div w:id="674192724">
      <w:bodyDiv w:val="1"/>
      <w:marLeft w:val="0"/>
      <w:marRight w:val="0"/>
      <w:marTop w:val="0"/>
      <w:marBottom w:val="0"/>
      <w:divBdr>
        <w:top w:val="none" w:sz="0" w:space="0" w:color="auto"/>
        <w:left w:val="none" w:sz="0" w:space="0" w:color="auto"/>
        <w:bottom w:val="none" w:sz="0" w:space="0" w:color="auto"/>
        <w:right w:val="none" w:sz="0" w:space="0" w:color="auto"/>
      </w:divBdr>
    </w:div>
    <w:div w:id="674261108">
      <w:bodyDiv w:val="1"/>
      <w:marLeft w:val="0"/>
      <w:marRight w:val="0"/>
      <w:marTop w:val="0"/>
      <w:marBottom w:val="0"/>
      <w:divBdr>
        <w:top w:val="none" w:sz="0" w:space="0" w:color="auto"/>
        <w:left w:val="none" w:sz="0" w:space="0" w:color="auto"/>
        <w:bottom w:val="none" w:sz="0" w:space="0" w:color="auto"/>
        <w:right w:val="none" w:sz="0" w:space="0" w:color="auto"/>
      </w:divBdr>
    </w:div>
    <w:div w:id="674765198">
      <w:bodyDiv w:val="1"/>
      <w:marLeft w:val="0"/>
      <w:marRight w:val="0"/>
      <w:marTop w:val="0"/>
      <w:marBottom w:val="0"/>
      <w:divBdr>
        <w:top w:val="none" w:sz="0" w:space="0" w:color="auto"/>
        <w:left w:val="none" w:sz="0" w:space="0" w:color="auto"/>
        <w:bottom w:val="none" w:sz="0" w:space="0" w:color="auto"/>
        <w:right w:val="none" w:sz="0" w:space="0" w:color="auto"/>
      </w:divBdr>
    </w:div>
    <w:div w:id="675302264">
      <w:bodyDiv w:val="1"/>
      <w:marLeft w:val="0"/>
      <w:marRight w:val="0"/>
      <w:marTop w:val="0"/>
      <w:marBottom w:val="0"/>
      <w:divBdr>
        <w:top w:val="none" w:sz="0" w:space="0" w:color="auto"/>
        <w:left w:val="none" w:sz="0" w:space="0" w:color="auto"/>
        <w:bottom w:val="none" w:sz="0" w:space="0" w:color="auto"/>
        <w:right w:val="none" w:sz="0" w:space="0" w:color="auto"/>
      </w:divBdr>
    </w:div>
    <w:div w:id="675377640">
      <w:bodyDiv w:val="1"/>
      <w:marLeft w:val="0"/>
      <w:marRight w:val="0"/>
      <w:marTop w:val="0"/>
      <w:marBottom w:val="0"/>
      <w:divBdr>
        <w:top w:val="none" w:sz="0" w:space="0" w:color="auto"/>
        <w:left w:val="none" w:sz="0" w:space="0" w:color="auto"/>
        <w:bottom w:val="none" w:sz="0" w:space="0" w:color="auto"/>
        <w:right w:val="none" w:sz="0" w:space="0" w:color="auto"/>
      </w:divBdr>
    </w:div>
    <w:div w:id="675420011">
      <w:bodyDiv w:val="1"/>
      <w:marLeft w:val="0"/>
      <w:marRight w:val="0"/>
      <w:marTop w:val="0"/>
      <w:marBottom w:val="0"/>
      <w:divBdr>
        <w:top w:val="none" w:sz="0" w:space="0" w:color="auto"/>
        <w:left w:val="none" w:sz="0" w:space="0" w:color="auto"/>
        <w:bottom w:val="none" w:sz="0" w:space="0" w:color="auto"/>
        <w:right w:val="none" w:sz="0" w:space="0" w:color="auto"/>
      </w:divBdr>
    </w:div>
    <w:div w:id="675617890">
      <w:bodyDiv w:val="1"/>
      <w:marLeft w:val="0"/>
      <w:marRight w:val="0"/>
      <w:marTop w:val="0"/>
      <w:marBottom w:val="0"/>
      <w:divBdr>
        <w:top w:val="none" w:sz="0" w:space="0" w:color="auto"/>
        <w:left w:val="none" w:sz="0" w:space="0" w:color="auto"/>
        <w:bottom w:val="none" w:sz="0" w:space="0" w:color="auto"/>
        <w:right w:val="none" w:sz="0" w:space="0" w:color="auto"/>
      </w:divBdr>
    </w:div>
    <w:div w:id="675770024">
      <w:bodyDiv w:val="1"/>
      <w:marLeft w:val="0"/>
      <w:marRight w:val="0"/>
      <w:marTop w:val="0"/>
      <w:marBottom w:val="0"/>
      <w:divBdr>
        <w:top w:val="none" w:sz="0" w:space="0" w:color="auto"/>
        <w:left w:val="none" w:sz="0" w:space="0" w:color="auto"/>
        <w:bottom w:val="none" w:sz="0" w:space="0" w:color="auto"/>
        <w:right w:val="none" w:sz="0" w:space="0" w:color="auto"/>
      </w:divBdr>
    </w:div>
    <w:div w:id="676156240">
      <w:bodyDiv w:val="1"/>
      <w:marLeft w:val="0"/>
      <w:marRight w:val="0"/>
      <w:marTop w:val="0"/>
      <w:marBottom w:val="0"/>
      <w:divBdr>
        <w:top w:val="none" w:sz="0" w:space="0" w:color="auto"/>
        <w:left w:val="none" w:sz="0" w:space="0" w:color="auto"/>
        <w:bottom w:val="none" w:sz="0" w:space="0" w:color="auto"/>
        <w:right w:val="none" w:sz="0" w:space="0" w:color="auto"/>
      </w:divBdr>
    </w:div>
    <w:div w:id="676227929">
      <w:bodyDiv w:val="1"/>
      <w:marLeft w:val="0"/>
      <w:marRight w:val="0"/>
      <w:marTop w:val="0"/>
      <w:marBottom w:val="0"/>
      <w:divBdr>
        <w:top w:val="none" w:sz="0" w:space="0" w:color="auto"/>
        <w:left w:val="none" w:sz="0" w:space="0" w:color="auto"/>
        <w:bottom w:val="none" w:sz="0" w:space="0" w:color="auto"/>
        <w:right w:val="none" w:sz="0" w:space="0" w:color="auto"/>
      </w:divBdr>
    </w:div>
    <w:div w:id="676272427">
      <w:bodyDiv w:val="1"/>
      <w:marLeft w:val="0"/>
      <w:marRight w:val="0"/>
      <w:marTop w:val="0"/>
      <w:marBottom w:val="0"/>
      <w:divBdr>
        <w:top w:val="none" w:sz="0" w:space="0" w:color="auto"/>
        <w:left w:val="none" w:sz="0" w:space="0" w:color="auto"/>
        <w:bottom w:val="none" w:sz="0" w:space="0" w:color="auto"/>
        <w:right w:val="none" w:sz="0" w:space="0" w:color="auto"/>
      </w:divBdr>
    </w:div>
    <w:div w:id="676616944">
      <w:bodyDiv w:val="1"/>
      <w:marLeft w:val="0"/>
      <w:marRight w:val="0"/>
      <w:marTop w:val="0"/>
      <w:marBottom w:val="0"/>
      <w:divBdr>
        <w:top w:val="none" w:sz="0" w:space="0" w:color="auto"/>
        <w:left w:val="none" w:sz="0" w:space="0" w:color="auto"/>
        <w:bottom w:val="none" w:sz="0" w:space="0" w:color="auto"/>
        <w:right w:val="none" w:sz="0" w:space="0" w:color="auto"/>
      </w:divBdr>
    </w:div>
    <w:div w:id="676732480">
      <w:bodyDiv w:val="1"/>
      <w:marLeft w:val="0"/>
      <w:marRight w:val="0"/>
      <w:marTop w:val="0"/>
      <w:marBottom w:val="0"/>
      <w:divBdr>
        <w:top w:val="none" w:sz="0" w:space="0" w:color="auto"/>
        <w:left w:val="none" w:sz="0" w:space="0" w:color="auto"/>
        <w:bottom w:val="none" w:sz="0" w:space="0" w:color="auto"/>
        <w:right w:val="none" w:sz="0" w:space="0" w:color="auto"/>
      </w:divBdr>
    </w:div>
    <w:div w:id="676882907">
      <w:bodyDiv w:val="1"/>
      <w:marLeft w:val="0"/>
      <w:marRight w:val="0"/>
      <w:marTop w:val="0"/>
      <w:marBottom w:val="0"/>
      <w:divBdr>
        <w:top w:val="none" w:sz="0" w:space="0" w:color="auto"/>
        <w:left w:val="none" w:sz="0" w:space="0" w:color="auto"/>
        <w:bottom w:val="none" w:sz="0" w:space="0" w:color="auto"/>
        <w:right w:val="none" w:sz="0" w:space="0" w:color="auto"/>
      </w:divBdr>
    </w:div>
    <w:div w:id="676928118">
      <w:bodyDiv w:val="1"/>
      <w:marLeft w:val="0"/>
      <w:marRight w:val="0"/>
      <w:marTop w:val="0"/>
      <w:marBottom w:val="0"/>
      <w:divBdr>
        <w:top w:val="none" w:sz="0" w:space="0" w:color="auto"/>
        <w:left w:val="none" w:sz="0" w:space="0" w:color="auto"/>
        <w:bottom w:val="none" w:sz="0" w:space="0" w:color="auto"/>
        <w:right w:val="none" w:sz="0" w:space="0" w:color="auto"/>
      </w:divBdr>
    </w:div>
    <w:div w:id="677191714">
      <w:bodyDiv w:val="1"/>
      <w:marLeft w:val="0"/>
      <w:marRight w:val="0"/>
      <w:marTop w:val="0"/>
      <w:marBottom w:val="0"/>
      <w:divBdr>
        <w:top w:val="none" w:sz="0" w:space="0" w:color="auto"/>
        <w:left w:val="none" w:sz="0" w:space="0" w:color="auto"/>
        <w:bottom w:val="none" w:sz="0" w:space="0" w:color="auto"/>
        <w:right w:val="none" w:sz="0" w:space="0" w:color="auto"/>
      </w:divBdr>
    </w:div>
    <w:div w:id="677271214">
      <w:bodyDiv w:val="1"/>
      <w:marLeft w:val="0"/>
      <w:marRight w:val="0"/>
      <w:marTop w:val="0"/>
      <w:marBottom w:val="0"/>
      <w:divBdr>
        <w:top w:val="none" w:sz="0" w:space="0" w:color="auto"/>
        <w:left w:val="none" w:sz="0" w:space="0" w:color="auto"/>
        <w:bottom w:val="none" w:sz="0" w:space="0" w:color="auto"/>
        <w:right w:val="none" w:sz="0" w:space="0" w:color="auto"/>
      </w:divBdr>
    </w:div>
    <w:div w:id="677344374">
      <w:bodyDiv w:val="1"/>
      <w:marLeft w:val="0"/>
      <w:marRight w:val="0"/>
      <w:marTop w:val="0"/>
      <w:marBottom w:val="0"/>
      <w:divBdr>
        <w:top w:val="none" w:sz="0" w:space="0" w:color="auto"/>
        <w:left w:val="none" w:sz="0" w:space="0" w:color="auto"/>
        <w:bottom w:val="none" w:sz="0" w:space="0" w:color="auto"/>
        <w:right w:val="none" w:sz="0" w:space="0" w:color="auto"/>
      </w:divBdr>
    </w:div>
    <w:div w:id="677460076">
      <w:bodyDiv w:val="1"/>
      <w:marLeft w:val="0"/>
      <w:marRight w:val="0"/>
      <w:marTop w:val="0"/>
      <w:marBottom w:val="0"/>
      <w:divBdr>
        <w:top w:val="none" w:sz="0" w:space="0" w:color="auto"/>
        <w:left w:val="none" w:sz="0" w:space="0" w:color="auto"/>
        <w:bottom w:val="none" w:sz="0" w:space="0" w:color="auto"/>
        <w:right w:val="none" w:sz="0" w:space="0" w:color="auto"/>
      </w:divBdr>
    </w:div>
    <w:div w:id="677776076">
      <w:bodyDiv w:val="1"/>
      <w:marLeft w:val="0"/>
      <w:marRight w:val="0"/>
      <w:marTop w:val="0"/>
      <w:marBottom w:val="0"/>
      <w:divBdr>
        <w:top w:val="none" w:sz="0" w:space="0" w:color="auto"/>
        <w:left w:val="none" w:sz="0" w:space="0" w:color="auto"/>
        <w:bottom w:val="none" w:sz="0" w:space="0" w:color="auto"/>
        <w:right w:val="none" w:sz="0" w:space="0" w:color="auto"/>
      </w:divBdr>
    </w:div>
    <w:div w:id="678434536">
      <w:bodyDiv w:val="1"/>
      <w:marLeft w:val="0"/>
      <w:marRight w:val="0"/>
      <w:marTop w:val="0"/>
      <w:marBottom w:val="0"/>
      <w:divBdr>
        <w:top w:val="none" w:sz="0" w:space="0" w:color="auto"/>
        <w:left w:val="none" w:sz="0" w:space="0" w:color="auto"/>
        <w:bottom w:val="none" w:sz="0" w:space="0" w:color="auto"/>
        <w:right w:val="none" w:sz="0" w:space="0" w:color="auto"/>
      </w:divBdr>
    </w:div>
    <w:div w:id="678505588">
      <w:bodyDiv w:val="1"/>
      <w:marLeft w:val="0"/>
      <w:marRight w:val="0"/>
      <w:marTop w:val="0"/>
      <w:marBottom w:val="0"/>
      <w:divBdr>
        <w:top w:val="none" w:sz="0" w:space="0" w:color="auto"/>
        <w:left w:val="none" w:sz="0" w:space="0" w:color="auto"/>
        <w:bottom w:val="none" w:sz="0" w:space="0" w:color="auto"/>
        <w:right w:val="none" w:sz="0" w:space="0" w:color="auto"/>
      </w:divBdr>
    </w:div>
    <w:div w:id="678773490">
      <w:bodyDiv w:val="1"/>
      <w:marLeft w:val="0"/>
      <w:marRight w:val="0"/>
      <w:marTop w:val="0"/>
      <w:marBottom w:val="0"/>
      <w:divBdr>
        <w:top w:val="none" w:sz="0" w:space="0" w:color="auto"/>
        <w:left w:val="none" w:sz="0" w:space="0" w:color="auto"/>
        <w:bottom w:val="none" w:sz="0" w:space="0" w:color="auto"/>
        <w:right w:val="none" w:sz="0" w:space="0" w:color="auto"/>
      </w:divBdr>
    </w:div>
    <w:div w:id="678851429">
      <w:bodyDiv w:val="1"/>
      <w:marLeft w:val="0"/>
      <w:marRight w:val="0"/>
      <w:marTop w:val="0"/>
      <w:marBottom w:val="0"/>
      <w:divBdr>
        <w:top w:val="none" w:sz="0" w:space="0" w:color="auto"/>
        <w:left w:val="none" w:sz="0" w:space="0" w:color="auto"/>
        <w:bottom w:val="none" w:sz="0" w:space="0" w:color="auto"/>
        <w:right w:val="none" w:sz="0" w:space="0" w:color="auto"/>
      </w:divBdr>
    </w:div>
    <w:div w:id="678969377">
      <w:bodyDiv w:val="1"/>
      <w:marLeft w:val="0"/>
      <w:marRight w:val="0"/>
      <w:marTop w:val="0"/>
      <w:marBottom w:val="0"/>
      <w:divBdr>
        <w:top w:val="none" w:sz="0" w:space="0" w:color="auto"/>
        <w:left w:val="none" w:sz="0" w:space="0" w:color="auto"/>
        <w:bottom w:val="none" w:sz="0" w:space="0" w:color="auto"/>
        <w:right w:val="none" w:sz="0" w:space="0" w:color="auto"/>
      </w:divBdr>
    </w:div>
    <w:div w:id="679048533">
      <w:bodyDiv w:val="1"/>
      <w:marLeft w:val="0"/>
      <w:marRight w:val="0"/>
      <w:marTop w:val="0"/>
      <w:marBottom w:val="0"/>
      <w:divBdr>
        <w:top w:val="none" w:sz="0" w:space="0" w:color="auto"/>
        <w:left w:val="none" w:sz="0" w:space="0" w:color="auto"/>
        <w:bottom w:val="none" w:sz="0" w:space="0" w:color="auto"/>
        <w:right w:val="none" w:sz="0" w:space="0" w:color="auto"/>
      </w:divBdr>
    </w:div>
    <w:div w:id="679745733">
      <w:bodyDiv w:val="1"/>
      <w:marLeft w:val="0"/>
      <w:marRight w:val="0"/>
      <w:marTop w:val="0"/>
      <w:marBottom w:val="0"/>
      <w:divBdr>
        <w:top w:val="none" w:sz="0" w:space="0" w:color="auto"/>
        <w:left w:val="none" w:sz="0" w:space="0" w:color="auto"/>
        <w:bottom w:val="none" w:sz="0" w:space="0" w:color="auto"/>
        <w:right w:val="none" w:sz="0" w:space="0" w:color="auto"/>
      </w:divBdr>
    </w:div>
    <w:div w:id="679746271">
      <w:bodyDiv w:val="1"/>
      <w:marLeft w:val="0"/>
      <w:marRight w:val="0"/>
      <w:marTop w:val="0"/>
      <w:marBottom w:val="0"/>
      <w:divBdr>
        <w:top w:val="none" w:sz="0" w:space="0" w:color="auto"/>
        <w:left w:val="none" w:sz="0" w:space="0" w:color="auto"/>
        <w:bottom w:val="none" w:sz="0" w:space="0" w:color="auto"/>
        <w:right w:val="none" w:sz="0" w:space="0" w:color="auto"/>
      </w:divBdr>
    </w:div>
    <w:div w:id="680162396">
      <w:bodyDiv w:val="1"/>
      <w:marLeft w:val="0"/>
      <w:marRight w:val="0"/>
      <w:marTop w:val="0"/>
      <w:marBottom w:val="0"/>
      <w:divBdr>
        <w:top w:val="none" w:sz="0" w:space="0" w:color="auto"/>
        <w:left w:val="none" w:sz="0" w:space="0" w:color="auto"/>
        <w:bottom w:val="none" w:sz="0" w:space="0" w:color="auto"/>
        <w:right w:val="none" w:sz="0" w:space="0" w:color="auto"/>
      </w:divBdr>
    </w:div>
    <w:div w:id="680281694">
      <w:bodyDiv w:val="1"/>
      <w:marLeft w:val="0"/>
      <w:marRight w:val="0"/>
      <w:marTop w:val="0"/>
      <w:marBottom w:val="0"/>
      <w:divBdr>
        <w:top w:val="none" w:sz="0" w:space="0" w:color="auto"/>
        <w:left w:val="none" w:sz="0" w:space="0" w:color="auto"/>
        <w:bottom w:val="none" w:sz="0" w:space="0" w:color="auto"/>
        <w:right w:val="none" w:sz="0" w:space="0" w:color="auto"/>
      </w:divBdr>
    </w:div>
    <w:div w:id="680358959">
      <w:bodyDiv w:val="1"/>
      <w:marLeft w:val="0"/>
      <w:marRight w:val="0"/>
      <w:marTop w:val="0"/>
      <w:marBottom w:val="0"/>
      <w:divBdr>
        <w:top w:val="none" w:sz="0" w:space="0" w:color="auto"/>
        <w:left w:val="none" w:sz="0" w:space="0" w:color="auto"/>
        <w:bottom w:val="none" w:sz="0" w:space="0" w:color="auto"/>
        <w:right w:val="none" w:sz="0" w:space="0" w:color="auto"/>
      </w:divBdr>
    </w:div>
    <w:div w:id="680425581">
      <w:bodyDiv w:val="1"/>
      <w:marLeft w:val="0"/>
      <w:marRight w:val="0"/>
      <w:marTop w:val="0"/>
      <w:marBottom w:val="0"/>
      <w:divBdr>
        <w:top w:val="none" w:sz="0" w:space="0" w:color="auto"/>
        <w:left w:val="none" w:sz="0" w:space="0" w:color="auto"/>
        <w:bottom w:val="none" w:sz="0" w:space="0" w:color="auto"/>
        <w:right w:val="none" w:sz="0" w:space="0" w:color="auto"/>
      </w:divBdr>
    </w:div>
    <w:div w:id="680468491">
      <w:bodyDiv w:val="1"/>
      <w:marLeft w:val="0"/>
      <w:marRight w:val="0"/>
      <w:marTop w:val="0"/>
      <w:marBottom w:val="0"/>
      <w:divBdr>
        <w:top w:val="none" w:sz="0" w:space="0" w:color="auto"/>
        <w:left w:val="none" w:sz="0" w:space="0" w:color="auto"/>
        <w:bottom w:val="none" w:sz="0" w:space="0" w:color="auto"/>
        <w:right w:val="none" w:sz="0" w:space="0" w:color="auto"/>
      </w:divBdr>
    </w:div>
    <w:div w:id="680477230">
      <w:bodyDiv w:val="1"/>
      <w:marLeft w:val="0"/>
      <w:marRight w:val="0"/>
      <w:marTop w:val="0"/>
      <w:marBottom w:val="0"/>
      <w:divBdr>
        <w:top w:val="none" w:sz="0" w:space="0" w:color="auto"/>
        <w:left w:val="none" w:sz="0" w:space="0" w:color="auto"/>
        <w:bottom w:val="none" w:sz="0" w:space="0" w:color="auto"/>
        <w:right w:val="none" w:sz="0" w:space="0" w:color="auto"/>
      </w:divBdr>
    </w:div>
    <w:div w:id="681008212">
      <w:bodyDiv w:val="1"/>
      <w:marLeft w:val="0"/>
      <w:marRight w:val="0"/>
      <w:marTop w:val="0"/>
      <w:marBottom w:val="0"/>
      <w:divBdr>
        <w:top w:val="none" w:sz="0" w:space="0" w:color="auto"/>
        <w:left w:val="none" w:sz="0" w:space="0" w:color="auto"/>
        <w:bottom w:val="none" w:sz="0" w:space="0" w:color="auto"/>
        <w:right w:val="none" w:sz="0" w:space="0" w:color="auto"/>
      </w:divBdr>
    </w:div>
    <w:div w:id="681051633">
      <w:bodyDiv w:val="1"/>
      <w:marLeft w:val="0"/>
      <w:marRight w:val="0"/>
      <w:marTop w:val="0"/>
      <w:marBottom w:val="0"/>
      <w:divBdr>
        <w:top w:val="none" w:sz="0" w:space="0" w:color="auto"/>
        <w:left w:val="none" w:sz="0" w:space="0" w:color="auto"/>
        <w:bottom w:val="none" w:sz="0" w:space="0" w:color="auto"/>
        <w:right w:val="none" w:sz="0" w:space="0" w:color="auto"/>
      </w:divBdr>
    </w:div>
    <w:div w:id="681131678">
      <w:bodyDiv w:val="1"/>
      <w:marLeft w:val="0"/>
      <w:marRight w:val="0"/>
      <w:marTop w:val="0"/>
      <w:marBottom w:val="0"/>
      <w:divBdr>
        <w:top w:val="none" w:sz="0" w:space="0" w:color="auto"/>
        <w:left w:val="none" w:sz="0" w:space="0" w:color="auto"/>
        <w:bottom w:val="none" w:sz="0" w:space="0" w:color="auto"/>
        <w:right w:val="none" w:sz="0" w:space="0" w:color="auto"/>
      </w:divBdr>
    </w:div>
    <w:div w:id="681276026">
      <w:bodyDiv w:val="1"/>
      <w:marLeft w:val="0"/>
      <w:marRight w:val="0"/>
      <w:marTop w:val="0"/>
      <w:marBottom w:val="0"/>
      <w:divBdr>
        <w:top w:val="none" w:sz="0" w:space="0" w:color="auto"/>
        <w:left w:val="none" w:sz="0" w:space="0" w:color="auto"/>
        <w:bottom w:val="none" w:sz="0" w:space="0" w:color="auto"/>
        <w:right w:val="none" w:sz="0" w:space="0" w:color="auto"/>
      </w:divBdr>
    </w:div>
    <w:div w:id="681517969">
      <w:bodyDiv w:val="1"/>
      <w:marLeft w:val="0"/>
      <w:marRight w:val="0"/>
      <w:marTop w:val="0"/>
      <w:marBottom w:val="0"/>
      <w:divBdr>
        <w:top w:val="none" w:sz="0" w:space="0" w:color="auto"/>
        <w:left w:val="none" w:sz="0" w:space="0" w:color="auto"/>
        <w:bottom w:val="none" w:sz="0" w:space="0" w:color="auto"/>
        <w:right w:val="none" w:sz="0" w:space="0" w:color="auto"/>
      </w:divBdr>
    </w:div>
    <w:div w:id="681518090">
      <w:bodyDiv w:val="1"/>
      <w:marLeft w:val="0"/>
      <w:marRight w:val="0"/>
      <w:marTop w:val="0"/>
      <w:marBottom w:val="0"/>
      <w:divBdr>
        <w:top w:val="none" w:sz="0" w:space="0" w:color="auto"/>
        <w:left w:val="none" w:sz="0" w:space="0" w:color="auto"/>
        <w:bottom w:val="none" w:sz="0" w:space="0" w:color="auto"/>
        <w:right w:val="none" w:sz="0" w:space="0" w:color="auto"/>
      </w:divBdr>
    </w:div>
    <w:div w:id="681592007">
      <w:bodyDiv w:val="1"/>
      <w:marLeft w:val="0"/>
      <w:marRight w:val="0"/>
      <w:marTop w:val="0"/>
      <w:marBottom w:val="0"/>
      <w:divBdr>
        <w:top w:val="none" w:sz="0" w:space="0" w:color="auto"/>
        <w:left w:val="none" w:sz="0" w:space="0" w:color="auto"/>
        <w:bottom w:val="none" w:sz="0" w:space="0" w:color="auto"/>
        <w:right w:val="none" w:sz="0" w:space="0" w:color="auto"/>
      </w:divBdr>
    </w:div>
    <w:div w:id="681667501">
      <w:bodyDiv w:val="1"/>
      <w:marLeft w:val="0"/>
      <w:marRight w:val="0"/>
      <w:marTop w:val="0"/>
      <w:marBottom w:val="0"/>
      <w:divBdr>
        <w:top w:val="none" w:sz="0" w:space="0" w:color="auto"/>
        <w:left w:val="none" w:sz="0" w:space="0" w:color="auto"/>
        <w:bottom w:val="none" w:sz="0" w:space="0" w:color="auto"/>
        <w:right w:val="none" w:sz="0" w:space="0" w:color="auto"/>
      </w:divBdr>
    </w:div>
    <w:div w:id="681736958">
      <w:bodyDiv w:val="1"/>
      <w:marLeft w:val="0"/>
      <w:marRight w:val="0"/>
      <w:marTop w:val="0"/>
      <w:marBottom w:val="0"/>
      <w:divBdr>
        <w:top w:val="none" w:sz="0" w:space="0" w:color="auto"/>
        <w:left w:val="none" w:sz="0" w:space="0" w:color="auto"/>
        <w:bottom w:val="none" w:sz="0" w:space="0" w:color="auto"/>
        <w:right w:val="none" w:sz="0" w:space="0" w:color="auto"/>
      </w:divBdr>
    </w:div>
    <w:div w:id="681973273">
      <w:bodyDiv w:val="1"/>
      <w:marLeft w:val="0"/>
      <w:marRight w:val="0"/>
      <w:marTop w:val="0"/>
      <w:marBottom w:val="0"/>
      <w:divBdr>
        <w:top w:val="none" w:sz="0" w:space="0" w:color="auto"/>
        <w:left w:val="none" w:sz="0" w:space="0" w:color="auto"/>
        <w:bottom w:val="none" w:sz="0" w:space="0" w:color="auto"/>
        <w:right w:val="none" w:sz="0" w:space="0" w:color="auto"/>
      </w:divBdr>
    </w:div>
    <w:div w:id="682440387">
      <w:bodyDiv w:val="1"/>
      <w:marLeft w:val="0"/>
      <w:marRight w:val="0"/>
      <w:marTop w:val="0"/>
      <w:marBottom w:val="0"/>
      <w:divBdr>
        <w:top w:val="none" w:sz="0" w:space="0" w:color="auto"/>
        <w:left w:val="none" w:sz="0" w:space="0" w:color="auto"/>
        <w:bottom w:val="none" w:sz="0" w:space="0" w:color="auto"/>
        <w:right w:val="none" w:sz="0" w:space="0" w:color="auto"/>
      </w:divBdr>
    </w:div>
    <w:div w:id="682630653">
      <w:bodyDiv w:val="1"/>
      <w:marLeft w:val="0"/>
      <w:marRight w:val="0"/>
      <w:marTop w:val="0"/>
      <w:marBottom w:val="0"/>
      <w:divBdr>
        <w:top w:val="none" w:sz="0" w:space="0" w:color="auto"/>
        <w:left w:val="none" w:sz="0" w:space="0" w:color="auto"/>
        <w:bottom w:val="none" w:sz="0" w:space="0" w:color="auto"/>
        <w:right w:val="none" w:sz="0" w:space="0" w:color="auto"/>
      </w:divBdr>
    </w:div>
    <w:div w:id="682820684">
      <w:bodyDiv w:val="1"/>
      <w:marLeft w:val="0"/>
      <w:marRight w:val="0"/>
      <w:marTop w:val="0"/>
      <w:marBottom w:val="0"/>
      <w:divBdr>
        <w:top w:val="none" w:sz="0" w:space="0" w:color="auto"/>
        <w:left w:val="none" w:sz="0" w:space="0" w:color="auto"/>
        <w:bottom w:val="none" w:sz="0" w:space="0" w:color="auto"/>
        <w:right w:val="none" w:sz="0" w:space="0" w:color="auto"/>
      </w:divBdr>
    </w:div>
    <w:div w:id="682827504">
      <w:bodyDiv w:val="1"/>
      <w:marLeft w:val="0"/>
      <w:marRight w:val="0"/>
      <w:marTop w:val="0"/>
      <w:marBottom w:val="0"/>
      <w:divBdr>
        <w:top w:val="none" w:sz="0" w:space="0" w:color="auto"/>
        <w:left w:val="none" w:sz="0" w:space="0" w:color="auto"/>
        <w:bottom w:val="none" w:sz="0" w:space="0" w:color="auto"/>
        <w:right w:val="none" w:sz="0" w:space="0" w:color="auto"/>
      </w:divBdr>
    </w:div>
    <w:div w:id="683097583">
      <w:bodyDiv w:val="1"/>
      <w:marLeft w:val="0"/>
      <w:marRight w:val="0"/>
      <w:marTop w:val="0"/>
      <w:marBottom w:val="0"/>
      <w:divBdr>
        <w:top w:val="none" w:sz="0" w:space="0" w:color="auto"/>
        <w:left w:val="none" w:sz="0" w:space="0" w:color="auto"/>
        <w:bottom w:val="none" w:sz="0" w:space="0" w:color="auto"/>
        <w:right w:val="none" w:sz="0" w:space="0" w:color="auto"/>
      </w:divBdr>
    </w:div>
    <w:div w:id="683436581">
      <w:bodyDiv w:val="1"/>
      <w:marLeft w:val="0"/>
      <w:marRight w:val="0"/>
      <w:marTop w:val="0"/>
      <w:marBottom w:val="0"/>
      <w:divBdr>
        <w:top w:val="none" w:sz="0" w:space="0" w:color="auto"/>
        <w:left w:val="none" w:sz="0" w:space="0" w:color="auto"/>
        <w:bottom w:val="none" w:sz="0" w:space="0" w:color="auto"/>
        <w:right w:val="none" w:sz="0" w:space="0" w:color="auto"/>
      </w:divBdr>
    </w:div>
    <w:div w:id="683481830">
      <w:bodyDiv w:val="1"/>
      <w:marLeft w:val="0"/>
      <w:marRight w:val="0"/>
      <w:marTop w:val="0"/>
      <w:marBottom w:val="0"/>
      <w:divBdr>
        <w:top w:val="none" w:sz="0" w:space="0" w:color="auto"/>
        <w:left w:val="none" w:sz="0" w:space="0" w:color="auto"/>
        <w:bottom w:val="none" w:sz="0" w:space="0" w:color="auto"/>
        <w:right w:val="none" w:sz="0" w:space="0" w:color="auto"/>
      </w:divBdr>
    </w:div>
    <w:div w:id="683747693">
      <w:bodyDiv w:val="1"/>
      <w:marLeft w:val="0"/>
      <w:marRight w:val="0"/>
      <w:marTop w:val="0"/>
      <w:marBottom w:val="0"/>
      <w:divBdr>
        <w:top w:val="none" w:sz="0" w:space="0" w:color="auto"/>
        <w:left w:val="none" w:sz="0" w:space="0" w:color="auto"/>
        <w:bottom w:val="none" w:sz="0" w:space="0" w:color="auto"/>
        <w:right w:val="none" w:sz="0" w:space="0" w:color="auto"/>
      </w:divBdr>
    </w:div>
    <w:div w:id="683822584">
      <w:bodyDiv w:val="1"/>
      <w:marLeft w:val="0"/>
      <w:marRight w:val="0"/>
      <w:marTop w:val="0"/>
      <w:marBottom w:val="0"/>
      <w:divBdr>
        <w:top w:val="none" w:sz="0" w:space="0" w:color="auto"/>
        <w:left w:val="none" w:sz="0" w:space="0" w:color="auto"/>
        <w:bottom w:val="none" w:sz="0" w:space="0" w:color="auto"/>
        <w:right w:val="none" w:sz="0" w:space="0" w:color="auto"/>
      </w:divBdr>
    </w:div>
    <w:div w:id="684283950">
      <w:bodyDiv w:val="1"/>
      <w:marLeft w:val="0"/>
      <w:marRight w:val="0"/>
      <w:marTop w:val="0"/>
      <w:marBottom w:val="0"/>
      <w:divBdr>
        <w:top w:val="none" w:sz="0" w:space="0" w:color="auto"/>
        <w:left w:val="none" w:sz="0" w:space="0" w:color="auto"/>
        <w:bottom w:val="none" w:sz="0" w:space="0" w:color="auto"/>
        <w:right w:val="none" w:sz="0" w:space="0" w:color="auto"/>
      </w:divBdr>
    </w:div>
    <w:div w:id="684597366">
      <w:bodyDiv w:val="1"/>
      <w:marLeft w:val="0"/>
      <w:marRight w:val="0"/>
      <w:marTop w:val="0"/>
      <w:marBottom w:val="0"/>
      <w:divBdr>
        <w:top w:val="none" w:sz="0" w:space="0" w:color="auto"/>
        <w:left w:val="none" w:sz="0" w:space="0" w:color="auto"/>
        <w:bottom w:val="none" w:sz="0" w:space="0" w:color="auto"/>
        <w:right w:val="none" w:sz="0" w:space="0" w:color="auto"/>
      </w:divBdr>
    </w:div>
    <w:div w:id="684746948">
      <w:bodyDiv w:val="1"/>
      <w:marLeft w:val="0"/>
      <w:marRight w:val="0"/>
      <w:marTop w:val="0"/>
      <w:marBottom w:val="0"/>
      <w:divBdr>
        <w:top w:val="none" w:sz="0" w:space="0" w:color="auto"/>
        <w:left w:val="none" w:sz="0" w:space="0" w:color="auto"/>
        <w:bottom w:val="none" w:sz="0" w:space="0" w:color="auto"/>
        <w:right w:val="none" w:sz="0" w:space="0" w:color="auto"/>
      </w:divBdr>
    </w:div>
    <w:div w:id="684794103">
      <w:bodyDiv w:val="1"/>
      <w:marLeft w:val="0"/>
      <w:marRight w:val="0"/>
      <w:marTop w:val="0"/>
      <w:marBottom w:val="0"/>
      <w:divBdr>
        <w:top w:val="none" w:sz="0" w:space="0" w:color="auto"/>
        <w:left w:val="none" w:sz="0" w:space="0" w:color="auto"/>
        <w:bottom w:val="none" w:sz="0" w:space="0" w:color="auto"/>
        <w:right w:val="none" w:sz="0" w:space="0" w:color="auto"/>
      </w:divBdr>
    </w:div>
    <w:div w:id="684939315">
      <w:bodyDiv w:val="1"/>
      <w:marLeft w:val="0"/>
      <w:marRight w:val="0"/>
      <w:marTop w:val="0"/>
      <w:marBottom w:val="0"/>
      <w:divBdr>
        <w:top w:val="none" w:sz="0" w:space="0" w:color="auto"/>
        <w:left w:val="none" w:sz="0" w:space="0" w:color="auto"/>
        <w:bottom w:val="none" w:sz="0" w:space="0" w:color="auto"/>
        <w:right w:val="none" w:sz="0" w:space="0" w:color="auto"/>
      </w:divBdr>
    </w:div>
    <w:div w:id="685182301">
      <w:bodyDiv w:val="1"/>
      <w:marLeft w:val="0"/>
      <w:marRight w:val="0"/>
      <w:marTop w:val="0"/>
      <w:marBottom w:val="0"/>
      <w:divBdr>
        <w:top w:val="none" w:sz="0" w:space="0" w:color="auto"/>
        <w:left w:val="none" w:sz="0" w:space="0" w:color="auto"/>
        <w:bottom w:val="none" w:sz="0" w:space="0" w:color="auto"/>
        <w:right w:val="none" w:sz="0" w:space="0" w:color="auto"/>
      </w:divBdr>
    </w:div>
    <w:div w:id="685211185">
      <w:bodyDiv w:val="1"/>
      <w:marLeft w:val="0"/>
      <w:marRight w:val="0"/>
      <w:marTop w:val="0"/>
      <w:marBottom w:val="0"/>
      <w:divBdr>
        <w:top w:val="none" w:sz="0" w:space="0" w:color="auto"/>
        <w:left w:val="none" w:sz="0" w:space="0" w:color="auto"/>
        <w:bottom w:val="none" w:sz="0" w:space="0" w:color="auto"/>
        <w:right w:val="none" w:sz="0" w:space="0" w:color="auto"/>
      </w:divBdr>
    </w:div>
    <w:div w:id="685329672">
      <w:bodyDiv w:val="1"/>
      <w:marLeft w:val="0"/>
      <w:marRight w:val="0"/>
      <w:marTop w:val="0"/>
      <w:marBottom w:val="0"/>
      <w:divBdr>
        <w:top w:val="none" w:sz="0" w:space="0" w:color="auto"/>
        <w:left w:val="none" w:sz="0" w:space="0" w:color="auto"/>
        <w:bottom w:val="none" w:sz="0" w:space="0" w:color="auto"/>
        <w:right w:val="none" w:sz="0" w:space="0" w:color="auto"/>
      </w:divBdr>
    </w:div>
    <w:div w:id="685525488">
      <w:bodyDiv w:val="1"/>
      <w:marLeft w:val="0"/>
      <w:marRight w:val="0"/>
      <w:marTop w:val="0"/>
      <w:marBottom w:val="0"/>
      <w:divBdr>
        <w:top w:val="none" w:sz="0" w:space="0" w:color="auto"/>
        <w:left w:val="none" w:sz="0" w:space="0" w:color="auto"/>
        <w:bottom w:val="none" w:sz="0" w:space="0" w:color="auto"/>
        <w:right w:val="none" w:sz="0" w:space="0" w:color="auto"/>
      </w:divBdr>
    </w:div>
    <w:div w:id="685638885">
      <w:bodyDiv w:val="1"/>
      <w:marLeft w:val="0"/>
      <w:marRight w:val="0"/>
      <w:marTop w:val="0"/>
      <w:marBottom w:val="0"/>
      <w:divBdr>
        <w:top w:val="none" w:sz="0" w:space="0" w:color="auto"/>
        <w:left w:val="none" w:sz="0" w:space="0" w:color="auto"/>
        <w:bottom w:val="none" w:sz="0" w:space="0" w:color="auto"/>
        <w:right w:val="none" w:sz="0" w:space="0" w:color="auto"/>
      </w:divBdr>
    </w:div>
    <w:div w:id="685642587">
      <w:bodyDiv w:val="1"/>
      <w:marLeft w:val="0"/>
      <w:marRight w:val="0"/>
      <w:marTop w:val="0"/>
      <w:marBottom w:val="0"/>
      <w:divBdr>
        <w:top w:val="none" w:sz="0" w:space="0" w:color="auto"/>
        <w:left w:val="none" w:sz="0" w:space="0" w:color="auto"/>
        <w:bottom w:val="none" w:sz="0" w:space="0" w:color="auto"/>
        <w:right w:val="none" w:sz="0" w:space="0" w:color="auto"/>
      </w:divBdr>
    </w:div>
    <w:div w:id="685834799">
      <w:bodyDiv w:val="1"/>
      <w:marLeft w:val="0"/>
      <w:marRight w:val="0"/>
      <w:marTop w:val="0"/>
      <w:marBottom w:val="0"/>
      <w:divBdr>
        <w:top w:val="none" w:sz="0" w:space="0" w:color="auto"/>
        <w:left w:val="none" w:sz="0" w:space="0" w:color="auto"/>
        <w:bottom w:val="none" w:sz="0" w:space="0" w:color="auto"/>
        <w:right w:val="none" w:sz="0" w:space="0" w:color="auto"/>
      </w:divBdr>
    </w:div>
    <w:div w:id="686054042">
      <w:bodyDiv w:val="1"/>
      <w:marLeft w:val="0"/>
      <w:marRight w:val="0"/>
      <w:marTop w:val="0"/>
      <w:marBottom w:val="0"/>
      <w:divBdr>
        <w:top w:val="none" w:sz="0" w:space="0" w:color="auto"/>
        <w:left w:val="none" w:sz="0" w:space="0" w:color="auto"/>
        <w:bottom w:val="none" w:sz="0" w:space="0" w:color="auto"/>
        <w:right w:val="none" w:sz="0" w:space="0" w:color="auto"/>
      </w:divBdr>
    </w:div>
    <w:div w:id="686057740">
      <w:bodyDiv w:val="1"/>
      <w:marLeft w:val="0"/>
      <w:marRight w:val="0"/>
      <w:marTop w:val="0"/>
      <w:marBottom w:val="0"/>
      <w:divBdr>
        <w:top w:val="none" w:sz="0" w:space="0" w:color="auto"/>
        <w:left w:val="none" w:sz="0" w:space="0" w:color="auto"/>
        <w:bottom w:val="none" w:sz="0" w:space="0" w:color="auto"/>
        <w:right w:val="none" w:sz="0" w:space="0" w:color="auto"/>
      </w:divBdr>
    </w:div>
    <w:div w:id="686562880">
      <w:bodyDiv w:val="1"/>
      <w:marLeft w:val="0"/>
      <w:marRight w:val="0"/>
      <w:marTop w:val="0"/>
      <w:marBottom w:val="0"/>
      <w:divBdr>
        <w:top w:val="none" w:sz="0" w:space="0" w:color="auto"/>
        <w:left w:val="none" w:sz="0" w:space="0" w:color="auto"/>
        <w:bottom w:val="none" w:sz="0" w:space="0" w:color="auto"/>
        <w:right w:val="none" w:sz="0" w:space="0" w:color="auto"/>
      </w:divBdr>
    </w:div>
    <w:div w:id="686759177">
      <w:bodyDiv w:val="1"/>
      <w:marLeft w:val="0"/>
      <w:marRight w:val="0"/>
      <w:marTop w:val="0"/>
      <w:marBottom w:val="0"/>
      <w:divBdr>
        <w:top w:val="none" w:sz="0" w:space="0" w:color="auto"/>
        <w:left w:val="none" w:sz="0" w:space="0" w:color="auto"/>
        <w:bottom w:val="none" w:sz="0" w:space="0" w:color="auto"/>
        <w:right w:val="none" w:sz="0" w:space="0" w:color="auto"/>
      </w:divBdr>
    </w:div>
    <w:div w:id="686832475">
      <w:bodyDiv w:val="1"/>
      <w:marLeft w:val="0"/>
      <w:marRight w:val="0"/>
      <w:marTop w:val="0"/>
      <w:marBottom w:val="0"/>
      <w:divBdr>
        <w:top w:val="none" w:sz="0" w:space="0" w:color="auto"/>
        <w:left w:val="none" w:sz="0" w:space="0" w:color="auto"/>
        <w:bottom w:val="none" w:sz="0" w:space="0" w:color="auto"/>
        <w:right w:val="none" w:sz="0" w:space="0" w:color="auto"/>
      </w:divBdr>
    </w:div>
    <w:div w:id="686949133">
      <w:bodyDiv w:val="1"/>
      <w:marLeft w:val="0"/>
      <w:marRight w:val="0"/>
      <w:marTop w:val="0"/>
      <w:marBottom w:val="0"/>
      <w:divBdr>
        <w:top w:val="none" w:sz="0" w:space="0" w:color="auto"/>
        <w:left w:val="none" w:sz="0" w:space="0" w:color="auto"/>
        <w:bottom w:val="none" w:sz="0" w:space="0" w:color="auto"/>
        <w:right w:val="none" w:sz="0" w:space="0" w:color="auto"/>
      </w:divBdr>
    </w:div>
    <w:div w:id="687029151">
      <w:bodyDiv w:val="1"/>
      <w:marLeft w:val="0"/>
      <w:marRight w:val="0"/>
      <w:marTop w:val="0"/>
      <w:marBottom w:val="0"/>
      <w:divBdr>
        <w:top w:val="none" w:sz="0" w:space="0" w:color="auto"/>
        <w:left w:val="none" w:sz="0" w:space="0" w:color="auto"/>
        <w:bottom w:val="none" w:sz="0" w:space="0" w:color="auto"/>
        <w:right w:val="none" w:sz="0" w:space="0" w:color="auto"/>
      </w:divBdr>
    </w:div>
    <w:div w:id="687146495">
      <w:bodyDiv w:val="1"/>
      <w:marLeft w:val="0"/>
      <w:marRight w:val="0"/>
      <w:marTop w:val="0"/>
      <w:marBottom w:val="0"/>
      <w:divBdr>
        <w:top w:val="none" w:sz="0" w:space="0" w:color="auto"/>
        <w:left w:val="none" w:sz="0" w:space="0" w:color="auto"/>
        <w:bottom w:val="none" w:sz="0" w:space="0" w:color="auto"/>
        <w:right w:val="none" w:sz="0" w:space="0" w:color="auto"/>
      </w:divBdr>
    </w:div>
    <w:div w:id="687147923">
      <w:bodyDiv w:val="1"/>
      <w:marLeft w:val="0"/>
      <w:marRight w:val="0"/>
      <w:marTop w:val="0"/>
      <w:marBottom w:val="0"/>
      <w:divBdr>
        <w:top w:val="none" w:sz="0" w:space="0" w:color="auto"/>
        <w:left w:val="none" w:sz="0" w:space="0" w:color="auto"/>
        <w:bottom w:val="none" w:sz="0" w:space="0" w:color="auto"/>
        <w:right w:val="none" w:sz="0" w:space="0" w:color="auto"/>
      </w:divBdr>
    </w:div>
    <w:div w:id="687372133">
      <w:bodyDiv w:val="1"/>
      <w:marLeft w:val="0"/>
      <w:marRight w:val="0"/>
      <w:marTop w:val="0"/>
      <w:marBottom w:val="0"/>
      <w:divBdr>
        <w:top w:val="none" w:sz="0" w:space="0" w:color="auto"/>
        <w:left w:val="none" w:sz="0" w:space="0" w:color="auto"/>
        <w:bottom w:val="none" w:sz="0" w:space="0" w:color="auto"/>
        <w:right w:val="none" w:sz="0" w:space="0" w:color="auto"/>
      </w:divBdr>
    </w:div>
    <w:div w:id="687410830">
      <w:bodyDiv w:val="1"/>
      <w:marLeft w:val="0"/>
      <w:marRight w:val="0"/>
      <w:marTop w:val="0"/>
      <w:marBottom w:val="0"/>
      <w:divBdr>
        <w:top w:val="none" w:sz="0" w:space="0" w:color="auto"/>
        <w:left w:val="none" w:sz="0" w:space="0" w:color="auto"/>
        <w:bottom w:val="none" w:sz="0" w:space="0" w:color="auto"/>
        <w:right w:val="none" w:sz="0" w:space="0" w:color="auto"/>
      </w:divBdr>
    </w:div>
    <w:div w:id="687566825">
      <w:bodyDiv w:val="1"/>
      <w:marLeft w:val="0"/>
      <w:marRight w:val="0"/>
      <w:marTop w:val="0"/>
      <w:marBottom w:val="0"/>
      <w:divBdr>
        <w:top w:val="none" w:sz="0" w:space="0" w:color="auto"/>
        <w:left w:val="none" w:sz="0" w:space="0" w:color="auto"/>
        <w:bottom w:val="none" w:sz="0" w:space="0" w:color="auto"/>
        <w:right w:val="none" w:sz="0" w:space="0" w:color="auto"/>
      </w:divBdr>
    </w:div>
    <w:div w:id="687677457">
      <w:bodyDiv w:val="1"/>
      <w:marLeft w:val="0"/>
      <w:marRight w:val="0"/>
      <w:marTop w:val="0"/>
      <w:marBottom w:val="0"/>
      <w:divBdr>
        <w:top w:val="none" w:sz="0" w:space="0" w:color="auto"/>
        <w:left w:val="none" w:sz="0" w:space="0" w:color="auto"/>
        <w:bottom w:val="none" w:sz="0" w:space="0" w:color="auto"/>
        <w:right w:val="none" w:sz="0" w:space="0" w:color="auto"/>
      </w:divBdr>
    </w:div>
    <w:div w:id="687751729">
      <w:bodyDiv w:val="1"/>
      <w:marLeft w:val="0"/>
      <w:marRight w:val="0"/>
      <w:marTop w:val="0"/>
      <w:marBottom w:val="0"/>
      <w:divBdr>
        <w:top w:val="none" w:sz="0" w:space="0" w:color="auto"/>
        <w:left w:val="none" w:sz="0" w:space="0" w:color="auto"/>
        <w:bottom w:val="none" w:sz="0" w:space="0" w:color="auto"/>
        <w:right w:val="none" w:sz="0" w:space="0" w:color="auto"/>
      </w:divBdr>
    </w:div>
    <w:div w:id="687754794">
      <w:bodyDiv w:val="1"/>
      <w:marLeft w:val="0"/>
      <w:marRight w:val="0"/>
      <w:marTop w:val="0"/>
      <w:marBottom w:val="0"/>
      <w:divBdr>
        <w:top w:val="none" w:sz="0" w:space="0" w:color="auto"/>
        <w:left w:val="none" w:sz="0" w:space="0" w:color="auto"/>
        <w:bottom w:val="none" w:sz="0" w:space="0" w:color="auto"/>
        <w:right w:val="none" w:sz="0" w:space="0" w:color="auto"/>
      </w:divBdr>
    </w:div>
    <w:div w:id="687828005">
      <w:bodyDiv w:val="1"/>
      <w:marLeft w:val="0"/>
      <w:marRight w:val="0"/>
      <w:marTop w:val="0"/>
      <w:marBottom w:val="0"/>
      <w:divBdr>
        <w:top w:val="none" w:sz="0" w:space="0" w:color="auto"/>
        <w:left w:val="none" w:sz="0" w:space="0" w:color="auto"/>
        <w:bottom w:val="none" w:sz="0" w:space="0" w:color="auto"/>
        <w:right w:val="none" w:sz="0" w:space="0" w:color="auto"/>
      </w:divBdr>
    </w:div>
    <w:div w:id="688142122">
      <w:bodyDiv w:val="1"/>
      <w:marLeft w:val="0"/>
      <w:marRight w:val="0"/>
      <w:marTop w:val="0"/>
      <w:marBottom w:val="0"/>
      <w:divBdr>
        <w:top w:val="none" w:sz="0" w:space="0" w:color="auto"/>
        <w:left w:val="none" w:sz="0" w:space="0" w:color="auto"/>
        <w:bottom w:val="none" w:sz="0" w:space="0" w:color="auto"/>
        <w:right w:val="none" w:sz="0" w:space="0" w:color="auto"/>
      </w:divBdr>
    </w:div>
    <w:div w:id="688261197">
      <w:bodyDiv w:val="1"/>
      <w:marLeft w:val="0"/>
      <w:marRight w:val="0"/>
      <w:marTop w:val="0"/>
      <w:marBottom w:val="0"/>
      <w:divBdr>
        <w:top w:val="none" w:sz="0" w:space="0" w:color="auto"/>
        <w:left w:val="none" w:sz="0" w:space="0" w:color="auto"/>
        <w:bottom w:val="none" w:sz="0" w:space="0" w:color="auto"/>
        <w:right w:val="none" w:sz="0" w:space="0" w:color="auto"/>
      </w:divBdr>
    </w:div>
    <w:div w:id="688873058">
      <w:bodyDiv w:val="1"/>
      <w:marLeft w:val="0"/>
      <w:marRight w:val="0"/>
      <w:marTop w:val="0"/>
      <w:marBottom w:val="0"/>
      <w:divBdr>
        <w:top w:val="none" w:sz="0" w:space="0" w:color="auto"/>
        <w:left w:val="none" w:sz="0" w:space="0" w:color="auto"/>
        <w:bottom w:val="none" w:sz="0" w:space="0" w:color="auto"/>
        <w:right w:val="none" w:sz="0" w:space="0" w:color="auto"/>
      </w:divBdr>
    </w:div>
    <w:div w:id="688915059">
      <w:bodyDiv w:val="1"/>
      <w:marLeft w:val="0"/>
      <w:marRight w:val="0"/>
      <w:marTop w:val="0"/>
      <w:marBottom w:val="0"/>
      <w:divBdr>
        <w:top w:val="none" w:sz="0" w:space="0" w:color="auto"/>
        <w:left w:val="none" w:sz="0" w:space="0" w:color="auto"/>
        <w:bottom w:val="none" w:sz="0" w:space="0" w:color="auto"/>
        <w:right w:val="none" w:sz="0" w:space="0" w:color="auto"/>
      </w:divBdr>
    </w:div>
    <w:div w:id="688947053">
      <w:bodyDiv w:val="1"/>
      <w:marLeft w:val="0"/>
      <w:marRight w:val="0"/>
      <w:marTop w:val="0"/>
      <w:marBottom w:val="0"/>
      <w:divBdr>
        <w:top w:val="none" w:sz="0" w:space="0" w:color="auto"/>
        <w:left w:val="none" w:sz="0" w:space="0" w:color="auto"/>
        <w:bottom w:val="none" w:sz="0" w:space="0" w:color="auto"/>
        <w:right w:val="none" w:sz="0" w:space="0" w:color="auto"/>
      </w:divBdr>
    </w:div>
    <w:div w:id="689258800">
      <w:bodyDiv w:val="1"/>
      <w:marLeft w:val="0"/>
      <w:marRight w:val="0"/>
      <w:marTop w:val="0"/>
      <w:marBottom w:val="0"/>
      <w:divBdr>
        <w:top w:val="none" w:sz="0" w:space="0" w:color="auto"/>
        <w:left w:val="none" w:sz="0" w:space="0" w:color="auto"/>
        <w:bottom w:val="none" w:sz="0" w:space="0" w:color="auto"/>
        <w:right w:val="none" w:sz="0" w:space="0" w:color="auto"/>
      </w:divBdr>
    </w:div>
    <w:div w:id="689456753">
      <w:bodyDiv w:val="1"/>
      <w:marLeft w:val="0"/>
      <w:marRight w:val="0"/>
      <w:marTop w:val="0"/>
      <w:marBottom w:val="0"/>
      <w:divBdr>
        <w:top w:val="none" w:sz="0" w:space="0" w:color="auto"/>
        <w:left w:val="none" w:sz="0" w:space="0" w:color="auto"/>
        <w:bottom w:val="none" w:sz="0" w:space="0" w:color="auto"/>
        <w:right w:val="none" w:sz="0" w:space="0" w:color="auto"/>
      </w:divBdr>
    </w:div>
    <w:div w:id="689457651">
      <w:bodyDiv w:val="1"/>
      <w:marLeft w:val="0"/>
      <w:marRight w:val="0"/>
      <w:marTop w:val="0"/>
      <w:marBottom w:val="0"/>
      <w:divBdr>
        <w:top w:val="none" w:sz="0" w:space="0" w:color="auto"/>
        <w:left w:val="none" w:sz="0" w:space="0" w:color="auto"/>
        <w:bottom w:val="none" w:sz="0" w:space="0" w:color="auto"/>
        <w:right w:val="none" w:sz="0" w:space="0" w:color="auto"/>
      </w:divBdr>
    </w:div>
    <w:div w:id="689837722">
      <w:bodyDiv w:val="1"/>
      <w:marLeft w:val="0"/>
      <w:marRight w:val="0"/>
      <w:marTop w:val="0"/>
      <w:marBottom w:val="0"/>
      <w:divBdr>
        <w:top w:val="none" w:sz="0" w:space="0" w:color="auto"/>
        <w:left w:val="none" w:sz="0" w:space="0" w:color="auto"/>
        <w:bottom w:val="none" w:sz="0" w:space="0" w:color="auto"/>
        <w:right w:val="none" w:sz="0" w:space="0" w:color="auto"/>
      </w:divBdr>
    </w:div>
    <w:div w:id="689844544">
      <w:bodyDiv w:val="1"/>
      <w:marLeft w:val="0"/>
      <w:marRight w:val="0"/>
      <w:marTop w:val="0"/>
      <w:marBottom w:val="0"/>
      <w:divBdr>
        <w:top w:val="none" w:sz="0" w:space="0" w:color="auto"/>
        <w:left w:val="none" w:sz="0" w:space="0" w:color="auto"/>
        <w:bottom w:val="none" w:sz="0" w:space="0" w:color="auto"/>
        <w:right w:val="none" w:sz="0" w:space="0" w:color="auto"/>
      </w:divBdr>
    </w:div>
    <w:div w:id="689915955">
      <w:bodyDiv w:val="1"/>
      <w:marLeft w:val="0"/>
      <w:marRight w:val="0"/>
      <w:marTop w:val="0"/>
      <w:marBottom w:val="0"/>
      <w:divBdr>
        <w:top w:val="none" w:sz="0" w:space="0" w:color="auto"/>
        <w:left w:val="none" w:sz="0" w:space="0" w:color="auto"/>
        <w:bottom w:val="none" w:sz="0" w:space="0" w:color="auto"/>
        <w:right w:val="none" w:sz="0" w:space="0" w:color="auto"/>
      </w:divBdr>
    </w:div>
    <w:div w:id="689986912">
      <w:bodyDiv w:val="1"/>
      <w:marLeft w:val="0"/>
      <w:marRight w:val="0"/>
      <w:marTop w:val="0"/>
      <w:marBottom w:val="0"/>
      <w:divBdr>
        <w:top w:val="none" w:sz="0" w:space="0" w:color="auto"/>
        <w:left w:val="none" w:sz="0" w:space="0" w:color="auto"/>
        <w:bottom w:val="none" w:sz="0" w:space="0" w:color="auto"/>
        <w:right w:val="none" w:sz="0" w:space="0" w:color="auto"/>
      </w:divBdr>
    </w:div>
    <w:div w:id="690037010">
      <w:bodyDiv w:val="1"/>
      <w:marLeft w:val="0"/>
      <w:marRight w:val="0"/>
      <w:marTop w:val="0"/>
      <w:marBottom w:val="0"/>
      <w:divBdr>
        <w:top w:val="none" w:sz="0" w:space="0" w:color="auto"/>
        <w:left w:val="none" w:sz="0" w:space="0" w:color="auto"/>
        <w:bottom w:val="none" w:sz="0" w:space="0" w:color="auto"/>
        <w:right w:val="none" w:sz="0" w:space="0" w:color="auto"/>
      </w:divBdr>
    </w:div>
    <w:div w:id="690182412">
      <w:bodyDiv w:val="1"/>
      <w:marLeft w:val="0"/>
      <w:marRight w:val="0"/>
      <w:marTop w:val="0"/>
      <w:marBottom w:val="0"/>
      <w:divBdr>
        <w:top w:val="none" w:sz="0" w:space="0" w:color="auto"/>
        <w:left w:val="none" w:sz="0" w:space="0" w:color="auto"/>
        <w:bottom w:val="none" w:sz="0" w:space="0" w:color="auto"/>
        <w:right w:val="none" w:sz="0" w:space="0" w:color="auto"/>
      </w:divBdr>
    </w:div>
    <w:div w:id="690226637">
      <w:bodyDiv w:val="1"/>
      <w:marLeft w:val="0"/>
      <w:marRight w:val="0"/>
      <w:marTop w:val="0"/>
      <w:marBottom w:val="0"/>
      <w:divBdr>
        <w:top w:val="none" w:sz="0" w:space="0" w:color="auto"/>
        <w:left w:val="none" w:sz="0" w:space="0" w:color="auto"/>
        <w:bottom w:val="none" w:sz="0" w:space="0" w:color="auto"/>
        <w:right w:val="none" w:sz="0" w:space="0" w:color="auto"/>
      </w:divBdr>
    </w:div>
    <w:div w:id="690230252">
      <w:bodyDiv w:val="1"/>
      <w:marLeft w:val="0"/>
      <w:marRight w:val="0"/>
      <w:marTop w:val="0"/>
      <w:marBottom w:val="0"/>
      <w:divBdr>
        <w:top w:val="none" w:sz="0" w:space="0" w:color="auto"/>
        <w:left w:val="none" w:sz="0" w:space="0" w:color="auto"/>
        <w:bottom w:val="none" w:sz="0" w:space="0" w:color="auto"/>
        <w:right w:val="none" w:sz="0" w:space="0" w:color="auto"/>
      </w:divBdr>
    </w:div>
    <w:div w:id="690692122">
      <w:bodyDiv w:val="1"/>
      <w:marLeft w:val="0"/>
      <w:marRight w:val="0"/>
      <w:marTop w:val="0"/>
      <w:marBottom w:val="0"/>
      <w:divBdr>
        <w:top w:val="none" w:sz="0" w:space="0" w:color="auto"/>
        <w:left w:val="none" w:sz="0" w:space="0" w:color="auto"/>
        <w:bottom w:val="none" w:sz="0" w:space="0" w:color="auto"/>
        <w:right w:val="none" w:sz="0" w:space="0" w:color="auto"/>
      </w:divBdr>
    </w:div>
    <w:div w:id="691030958">
      <w:bodyDiv w:val="1"/>
      <w:marLeft w:val="0"/>
      <w:marRight w:val="0"/>
      <w:marTop w:val="0"/>
      <w:marBottom w:val="0"/>
      <w:divBdr>
        <w:top w:val="none" w:sz="0" w:space="0" w:color="auto"/>
        <w:left w:val="none" w:sz="0" w:space="0" w:color="auto"/>
        <w:bottom w:val="none" w:sz="0" w:space="0" w:color="auto"/>
        <w:right w:val="none" w:sz="0" w:space="0" w:color="auto"/>
      </w:divBdr>
    </w:div>
    <w:div w:id="691150360">
      <w:bodyDiv w:val="1"/>
      <w:marLeft w:val="0"/>
      <w:marRight w:val="0"/>
      <w:marTop w:val="0"/>
      <w:marBottom w:val="0"/>
      <w:divBdr>
        <w:top w:val="none" w:sz="0" w:space="0" w:color="auto"/>
        <w:left w:val="none" w:sz="0" w:space="0" w:color="auto"/>
        <w:bottom w:val="none" w:sz="0" w:space="0" w:color="auto"/>
        <w:right w:val="none" w:sz="0" w:space="0" w:color="auto"/>
      </w:divBdr>
    </w:div>
    <w:div w:id="691224827">
      <w:bodyDiv w:val="1"/>
      <w:marLeft w:val="0"/>
      <w:marRight w:val="0"/>
      <w:marTop w:val="0"/>
      <w:marBottom w:val="0"/>
      <w:divBdr>
        <w:top w:val="none" w:sz="0" w:space="0" w:color="auto"/>
        <w:left w:val="none" w:sz="0" w:space="0" w:color="auto"/>
        <w:bottom w:val="none" w:sz="0" w:space="0" w:color="auto"/>
        <w:right w:val="none" w:sz="0" w:space="0" w:color="auto"/>
      </w:divBdr>
    </w:div>
    <w:div w:id="691345406">
      <w:bodyDiv w:val="1"/>
      <w:marLeft w:val="0"/>
      <w:marRight w:val="0"/>
      <w:marTop w:val="0"/>
      <w:marBottom w:val="0"/>
      <w:divBdr>
        <w:top w:val="none" w:sz="0" w:space="0" w:color="auto"/>
        <w:left w:val="none" w:sz="0" w:space="0" w:color="auto"/>
        <w:bottom w:val="none" w:sz="0" w:space="0" w:color="auto"/>
        <w:right w:val="none" w:sz="0" w:space="0" w:color="auto"/>
      </w:divBdr>
    </w:div>
    <w:div w:id="691417507">
      <w:bodyDiv w:val="1"/>
      <w:marLeft w:val="0"/>
      <w:marRight w:val="0"/>
      <w:marTop w:val="0"/>
      <w:marBottom w:val="0"/>
      <w:divBdr>
        <w:top w:val="none" w:sz="0" w:space="0" w:color="auto"/>
        <w:left w:val="none" w:sz="0" w:space="0" w:color="auto"/>
        <w:bottom w:val="none" w:sz="0" w:space="0" w:color="auto"/>
        <w:right w:val="none" w:sz="0" w:space="0" w:color="auto"/>
      </w:divBdr>
    </w:div>
    <w:div w:id="691540074">
      <w:bodyDiv w:val="1"/>
      <w:marLeft w:val="0"/>
      <w:marRight w:val="0"/>
      <w:marTop w:val="0"/>
      <w:marBottom w:val="0"/>
      <w:divBdr>
        <w:top w:val="none" w:sz="0" w:space="0" w:color="auto"/>
        <w:left w:val="none" w:sz="0" w:space="0" w:color="auto"/>
        <w:bottom w:val="none" w:sz="0" w:space="0" w:color="auto"/>
        <w:right w:val="none" w:sz="0" w:space="0" w:color="auto"/>
      </w:divBdr>
    </w:div>
    <w:div w:id="691688045">
      <w:bodyDiv w:val="1"/>
      <w:marLeft w:val="0"/>
      <w:marRight w:val="0"/>
      <w:marTop w:val="0"/>
      <w:marBottom w:val="0"/>
      <w:divBdr>
        <w:top w:val="none" w:sz="0" w:space="0" w:color="auto"/>
        <w:left w:val="none" w:sz="0" w:space="0" w:color="auto"/>
        <w:bottom w:val="none" w:sz="0" w:space="0" w:color="auto"/>
        <w:right w:val="none" w:sz="0" w:space="0" w:color="auto"/>
      </w:divBdr>
    </w:div>
    <w:div w:id="692077860">
      <w:bodyDiv w:val="1"/>
      <w:marLeft w:val="0"/>
      <w:marRight w:val="0"/>
      <w:marTop w:val="0"/>
      <w:marBottom w:val="0"/>
      <w:divBdr>
        <w:top w:val="none" w:sz="0" w:space="0" w:color="auto"/>
        <w:left w:val="none" w:sz="0" w:space="0" w:color="auto"/>
        <w:bottom w:val="none" w:sz="0" w:space="0" w:color="auto"/>
        <w:right w:val="none" w:sz="0" w:space="0" w:color="auto"/>
      </w:divBdr>
    </w:div>
    <w:div w:id="692078949">
      <w:bodyDiv w:val="1"/>
      <w:marLeft w:val="0"/>
      <w:marRight w:val="0"/>
      <w:marTop w:val="0"/>
      <w:marBottom w:val="0"/>
      <w:divBdr>
        <w:top w:val="none" w:sz="0" w:space="0" w:color="auto"/>
        <w:left w:val="none" w:sz="0" w:space="0" w:color="auto"/>
        <w:bottom w:val="none" w:sz="0" w:space="0" w:color="auto"/>
        <w:right w:val="none" w:sz="0" w:space="0" w:color="auto"/>
      </w:divBdr>
    </w:div>
    <w:div w:id="692417797">
      <w:bodyDiv w:val="1"/>
      <w:marLeft w:val="0"/>
      <w:marRight w:val="0"/>
      <w:marTop w:val="0"/>
      <w:marBottom w:val="0"/>
      <w:divBdr>
        <w:top w:val="none" w:sz="0" w:space="0" w:color="auto"/>
        <w:left w:val="none" w:sz="0" w:space="0" w:color="auto"/>
        <w:bottom w:val="none" w:sz="0" w:space="0" w:color="auto"/>
        <w:right w:val="none" w:sz="0" w:space="0" w:color="auto"/>
      </w:divBdr>
    </w:div>
    <w:div w:id="692612037">
      <w:bodyDiv w:val="1"/>
      <w:marLeft w:val="0"/>
      <w:marRight w:val="0"/>
      <w:marTop w:val="0"/>
      <w:marBottom w:val="0"/>
      <w:divBdr>
        <w:top w:val="none" w:sz="0" w:space="0" w:color="auto"/>
        <w:left w:val="none" w:sz="0" w:space="0" w:color="auto"/>
        <w:bottom w:val="none" w:sz="0" w:space="0" w:color="auto"/>
        <w:right w:val="none" w:sz="0" w:space="0" w:color="auto"/>
      </w:divBdr>
    </w:div>
    <w:div w:id="692614896">
      <w:bodyDiv w:val="1"/>
      <w:marLeft w:val="0"/>
      <w:marRight w:val="0"/>
      <w:marTop w:val="0"/>
      <w:marBottom w:val="0"/>
      <w:divBdr>
        <w:top w:val="none" w:sz="0" w:space="0" w:color="auto"/>
        <w:left w:val="none" w:sz="0" w:space="0" w:color="auto"/>
        <w:bottom w:val="none" w:sz="0" w:space="0" w:color="auto"/>
        <w:right w:val="none" w:sz="0" w:space="0" w:color="auto"/>
      </w:divBdr>
    </w:div>
    <w:div w:id="693070463">
      <w:bodyDiv w:val="1"/>
      <w:marLeft w:val="0"/>
      <w:marRight w:val="0"/>
      <w:marTop w:val="0"/>
      <w:marBottom w:val="0"/>
      <w:divBdr>
        <w:top w:val="none" w:sz="0" w:space="0" w:color="auto"/>
        <w:left w:val="none" w:sz="0" w:space="0" w:color="auto"/>
        <w:bottom w:val="none" w:sz="0" w:space="0" w:color="auto"/>
        <w:right w:val="none" w:sz="0" w:space="0" w:color="auto"/>
      </w:divBdr>
    </w:div>
    <w:div w:id="693075209">
      <w:bodyDiv w:val="1"/>
      <w:marLeft w:val="0"/>
      <w:marRight w:val="0"/>
      <w:marTop w:val="0"/>
      <w:marBottom w:val="0"/>
      <w:divBdr>
        <w:top w:val="none" w:sz="0" w:space="0" w:color="auto"/>
        <w:left w:val="none" w:sz="0" w:space="0" w:color="auto"/>
        <w:bottom w:val="none" w:sz="0" w:space="0" w:color="auto"/>
        <w:right w:val="none" w:sz="0" w:space="0" w:color="auto"/>
      </w:divBdr>
    </w:div>
    <w:div w:id="693312281">
      <w:bodyDiv w:val="1"/>
      <w:marLeft w:val="0"/>
      <w:marRight w:val="0"/>
      <w:marTop w:val="0"/>
      <w:marBottom w:val="0"/>
      <w:divBdr>
        <w:top w:val="none" w:sz="0" w:space="0" w:color="auto"/>
        <w:left w:val="none" w:sz="0" w:space="0" w:color="auto"/>
        <w:bottom w:val="none" w:sz="0" w:space="0" w:color="auto"/>
        <w:right w:val="none" w:sz="0" w:space="0" w:color="auto"/>
      </w:divBdr>
    </w:div>
    <w:div w:id="693651212">
      <w:bodyDiv w:val="1"/>
      <w:marLeft w:val="0"/>
      <w:marRight w:val="0"/>
      <w:marTop w:val="0"/>
      <w:marBottom w:val="0"/>
      <w:divBdr>
        <w:top w:val="none" w:sz="0" w:space="0" w:color="auto"/>
        <w:left w:val="none" w:sz="0" w:space="0" w:color="auto"/>
        <w:bottom w:val="none" w:sz="0" w:space="0" w:color="auto"/>
        <w:right w:val="none" w:sz="0" w:space="0" w:color="auto"/>
      </w:divBdr>
    </w:div>
    <w:div w:id="693651236">
      <w:bodyDiv w:val="1"/>
      <w:marLeft w:val="0"/>
      <w:marRight w:val="0"/>
      <w:marTop w:val="0"/>
      <w:marBottom w:val="0"/>
      <w:divBdr>
        <w:top w:val="none" w:sz="0" w:space="0" w:color="auto"/>
        <w:left w:val="none" w:sz="0" w:space="0" w:color="auto"/>
        <w:bottom w:val="none" w:sz="0" w:space="0" w:color="auto"/>
        <w:right w:val="none" w:sz="0" w:space="0" w:color="auto"/>
      </w:divBdr>
    </w:div>
    <w:div w:id="693657171">
      <w:bodyDiv w:val="1"/>
      <w:marLeft w:val="0"/>
      <w:marRight w:val="0"/>
      <w:marTop w:val="0"/>
      <w:marBottom w:val="0"/>
      <w:divBdr>
        <w:top w:val="none" w:sz="0" w:space="0" w:color="auto"/>
        <w:left w:val="none" w:sz="0" w:space="0" w:color="auto"/>
        <w:bottom w:val="none" w:sz="0" w:space="0" w:color="auto"/>
        <w:right w:val="none" w:sz="0" w:space="0" w:color="auto"/>
      </w:divBdr>
    </w:div>
    <w:div w:id="693843468">
      <w:bodyDiv w:val="1"/>
      <w:marLeft w:val="0"/>
      <w:marRight w:val="0"/>
      <w:marTop w:val="0"/>
      <w:marBottom w:val="0"/>
      <w:divBdr>
        <w:top w:val="none" w:sz="0" w:space="0" w:color="auto"/>
        <w:left w:val="none" w:sz="0" w:space="0" w:color="auto"/>
        <w:bottom w:val="none" w:sz="0" w:space="0" w:color="auto"/>
        <w:right w:val="none" w:sz="0" w:space="0" w:color="auto"/>
      </w:divBdr>
    </w:div>
    <w:div w:id="694119643">
      <w:bodyDiv w:val="1"/>
      <w:marLeft w:val="0"/>
      <w:marRight w:val="0"/>
      <w:marTop w:val="0"/>
      <w:marBottom w:val="0"/>
      <w:divBdr>
        <w:top w:val="none" w:sz="0" w:space="0" w:color="auto"/>
        <w:left w:val="none" w:sz="0" w:space="0" w:color="auto"/>
        <w:bottom w:val="none" w:sz="0" w:space="0" w:color="auto"/>
        <w:right w:val="none" w:sz="0" w:space="0" w:color="auto"/>
      </w:divBdr>
    </w:div>
    <w:div w:id="694306389">
      <w:bodyDiv w:val="1"/>
      <w:marLeft w:val="0"/>
      <w:marRight w:val="0"/>
      <w:marTop w:val="0"/>
      <w:marBottom w:val="0"/>
      <w:divBdr>
        <w:top w:val="none" w:sz="0" w:space="0" w:color="auto"/>
        <w:left w:val="none" w:sz="0" w:space="0" w:color="auto"/>
        <w:bottom w:val="none" w:sz="0" w:space="0" w:color="auto"/>
        <w:right w:val="none" w:sz="0" w:space="0" w:color="auto"/>
      </w:divBdr>
    </w:div>
    <w:div w:id="694422306">
      <w:bodyDiv w:val="1"/>
      <w:marLeft w:val="0"/>
      <w:marRight w:val="0"/>
      <w:marTop w:val="0"/>
      <w:marBottom w:val="0"/>
      <w:divBdr>
        <w:top w:val="none" w:sz="0" w:space="0" w:color="auto"/>
        <w:left w:val="none" w:sz="0" w:space="0" w:color="auto"/>
        <w:bottom w:val="none" w:sz="0" w:space="0" w:color="auto"/>
        <w:right w:val="none" w:sz="0" w:space="0" w:color="auto"/>
      </w:divBdr>
    </w:div>
    <w:div w:id="694498538">
      <w:bodyDiv w:val="1"/>
      <w:marLeft w:val="0"/>
      <w:marRight w:val="0"/>
      <w:marTop w:val="0"/>
      <w:marBottom w:val="0"/>
      <w:divBdr>
        <w:top w:val="none" w:sz="0" w:space="0" w:color="auto"/>
        <w:left w:val="none" w:sz="0" w:space="0" w:color="auto"/>
        <w:bottom w:val="none" w:sz="0" w:space="0" w:color="auto"/>
        <w:right w:val="none" w:sz="0" w:space="0" w:color="auto"/>
      </w:divBdr>
    </w:div>
    <w:div w:id="694505052">
      <w:bodyDiv w:val="1"/>
      <w:marLeft w:val="0"/>
      <w:marRight w:val="0"/>
      <w:marTop w:val="0"/>
      <w:marBottom w:val="0"/>
      <w:divBdr>
        <w:top w:val="none" w:sz="0" w:space="0" w:color="auto"/>
        <w:left w:val="none" w:sz="0" w:space="0" w:color="auto"/>
        <w:bottom w:val="none" w:sz="0" w:space="0" w:color="auto"/>
        <w:right w:val="none" w:sz="0" w:space="0" w:color="auto"/>
      </w:divBdr>
    </w:div>
    <w:div w:id="694699779">
      <w:bodyDiv w:val="1"/>
      <w:marLeft w:val="0"/>
      <w:marRight w:val="0"/>
      <w:marTop w:val="0"/>
      <w:marBottom w:val="0"/>
      <w:divBdr>
        <w:top w:val="none" w:sz="0" w:space="0" w:color="auto"/>
        <w:left w:val="none" w:sz="0" w:space="0" w:color="auto"/>
        <w:bottom w:val="none" w:sz="0" w:space="0" w:color="auto"/>
        <w:right w:val="none" w:sz="0" w:space="0" w:color="auto"/>
      </w:divBdr>
    </w:div>
    <w:div w:id="694772654">
      <w:bodyDiv w:val="1"/>
      <w:marLeft w:val="0"/>
      <w:marRight w:val="0"/>
      <w:marTop w:val="0"/>
      <w:marBottom w:val="0"/>
      <w:divBdr>
        <w:top w:val="none" w:sz="0" w:space="0" w:color="auto"/>
        <w:left w:val="none" w:sz="0" w:space="0" w:color="auto"/>
        <w:bottom w:val="none" w:sz="0" w:space="0" w:color="auto"/>
        <w:right w:val="none" w:sz="0" w:space="0" w:color="auto"/>
      </w:divBdr>
    </w:div>
    <w:div w:id="694961178">
      <w:bodyDiv w:val="1"/>
      <w:marLeft w:val="0"/>
      <w:marRight w:val="0"/>
      <w:marTop w:val="0"/>
      <w:marBottom w:val="0"/>
      <w:divBdr>
        <w:top w:val="none" w:sz="0" w:space="0" w:color="auto"/>
        <w:left w:val="none" w:sz="0" w:space="0" w:color="auto"/>
        <w:bottom w:val="none" w:sz="0" w:space="0" w:color="auto"/>
        <w:right w:val="none" w:sz="0" w:space="0" w:color="auto"/>
      </w:divBdr>
    </w:div>
    <w:div w:id="695086438">
      <w:bodyDiv w:val="1"/>
      <w:marLeft w:val="0"/>
      <w:marRight w:val="0"/>
      <w:marTop w:val="0"/>
      <w:marBottom w:val="0"/>
      <w:divBdr>
        <w:top w:val="none" w:sz="0" w:space="0" w:color="auto"/>
        <w:left w:val="none" w:sz="0" w:space="0" w:color="auto"/>
        <w:bottom w:val="none" w:sz="0" w:space="0" w:color="auto"/>
        <w:right w:val="none" w:sz="0" w:space="0" w:color="auto"/>
      </w:divBdr>
    </w:div>
    <w:div w:id="695272191">
      <w:bodyDiv w:val="1"/>
      <w:marLeft w:val="0"/>
      <w:marRight w:val="0"/>
      <w:marTop w:val="0"/>
      <w:marBottom w:val="0"/>
      <w:divBdr>
        <w:top w:val="none" w:sz="0" w:space="0" w:color="auto"/>
        <w:left w:val="none" w:sz="0" w:space="0" w:color="auto"/>
        <w:bottom w:val="none" w:sz="0" w:space="0" w:color="auto"/>
        <w:right w:val="none" w:sz="0" w:space="0" w:color="auto"/>
      </w:divBdr>
    </w:div>
    <w:div w:id="695426150">
      <w:bodyDiv w:val="1"/>
      <w:marLeft w:val="0"/>
      <w:marRight w:val="0"/>
      <w:marTop w:val="0"/>
      <w:marBottom w:val="0"/>
      <w:divBdr>
        <w:top w:val="none" w:sz="0" w:space="0" w:color="auto"/>
        <w:left w:val="none" w:sz="0" w:space="0" w:color="auto"/>
        <w:bottom w:val="none" w:sz="0" w:space="0" w:color="auto"/>
        <w:right w:val="none" w:sz="0" w:space="0" w:color="auto"/>
      </w:divBdr>
    </w:div>
    <w:div w:id="695692966">
      <w:bodyDiv w:val="1"/>
      <w:marLeft w:val="0"/>
      <w:marRight w:val="0"/>
      <w:marTop w:val="0"/>
      <w:marBottom w:val="0"/>
      <w:divBdr>
        <w:top w:val="none" w:sz="0" w:space="0" w:color="auto"/>
        <w:left w:val="none" w:sz="0" w:space="0" w:color="auto"/>
        <w:bottom w:val="none" w:sz="0" w:space="0" w:color="auto"/>
        <w:right w:val="none" w:sz="0" w:space="0" w:color="auto"/>
      </w:divBdr>
    </w:div>
    <w:div w:id="695811436">
      <w:bodyDiv w:val="1"/>
      <w:marLeft w:val="0"/>
      <w:marRight w:val="0"/>
      <w:marTop w:val="0"/>
      <w:marBottom w:val="0"/>
      <w:divBdr>
        <w:top w:val="none" w:sz="0" w:space="0" w:color="auto"/>
        <w:left w:val="none" w:sz="0" w:space="0" w:color="auto"/>
        <w:bottom w:val="none" w:sz="0" w:space="0" w:color="auto"/>
        <w:right w:val="none" w:sz="0" w:space="0" w:color="auto"/>
      </w:divBdr>
    </w:div>
    <w:div w:id="696009453">
      <w:bodyDiv w:val="1"/>
      <w:marLeft w:val="0"/>
      <w:marRight w:val="0"/>
      <w:marTop w:val="0"/>
      <w:marBottom w:val="0"/>
      <w:divBdr>
        <w:top w:val="none" w:sz="0" w:space="0" w:color="auto"/>
        <w:left w:val="none" w:sz="0" w:space="0" w:color="auto"/>
        <w:bottom w:val="none" w:sz="0" w:space="0" w:color="auto"/>
        <w:right w:val="none" w:sz="0" w:space="0" w:color="auto"/>
      </w:divBdr>
    </w:div>
    <w:div w:id="696345792">
      <w:bodyDiv w:val="1"/>
      <w:marLeft w:val="0"/>
      <w:marRight w:val="0"/>
      <w:marTop w:val="0"/>
      <w:marBottom w:val="0"/>
      <w:divBdr>
        <w:top w:val="none" w:sz="0" w:space="0" w:color="auto"/>
        <w:left w:val="none" w:sz="0" w:space="0" w:color="auto"/>
        <w:bottom w:val="none" w:sz="0" w:space="0" w:color="auto"/>
        <w:right w:val="none" w:sz="0" w:space="0" w:color="auto"/>
      </w:divBdr>
    </w:div>
    <w:div w:id="696614069">
      <w:bodyDiv w:val="1"/>
      <w:marLeft w:val="0"/>
      <w:marRight w:val="0"/>
      <w:marTop w:val="0"/>
      <w:marBottom w:val="0"/>
      <w:divBdr>
        <w:top w:val="none" w:sz="0" w:space="0" w:color="auto"/>
        <w:left w:val="none" w:sz="0" w:space="0" w:color="auto"/>
        <w:bottom w:val="none" w:sz="0" w:space="0" w:color="auto"/>
        <w:right w:val="none" w:sz="0" w:space="0" w:color="auto"/>
      </w:divBdr>
    </w:div>
    <w:div w:id="696853926">
      <w:bodyDiv w:val="1"/>
      <w:marLeft w:val="0"/>
      <w:marRight w:val="0"/>
      <w:marTop w:val="0"/>
      <w:marBottom w:val="0"/>
      <w:divBdr>
        <w:top w:val="none" w:sz="0" w:space="0" w:color="auto"/>
        <w:left w:val="none" w:sz="0" w:space="0" w:color="auto"/>
        <w:bottom w:val="none" w:sz="0" w:space="0" w:color="auto"/>
        <w:right w:val="none" w:sz="0" w:space="0" w:color="auto"/>
      </w:divBdr>
    </w:div>
    <w:div w:id="697043253">
      <w:bodyDiv w:val="1"/>
      <w:marLeft w:val="0"/>
      <w:marRight w:val="0"/>
      <w:marTop w:val="0"/>
      <w:marBottom w:val="0"/>
      <w:divBdr>
        <w:top w:val="none" w:sz="0" w:space="0" w:color="auto"/>
        <w:left w:val="none" w:sz="0" w:space="0" w:color="auto"/>
        <w:bottom w:val="none" w:sz="0" w:space="0" w:color="auto"/>
        <w:right w:val="none" w:sz="0" w:space="0" w:color="auto"/>
      </w:divBdr>
    </w:div>
    <w:div w:id="697123324">
      <w:bodyDiv w:val="1"/>
      <w:marLeft w:val="0"/>
      <w:marRight w:val="0"/>
      <w:marTop w:val="0"/>
      <w:marBottom w:val="0"/>
      <w:divBdr>
        <w:top w:val="none" w:sz="0" w:space="0" w:color="auto"/>
        <w:left w:val="none" w:sz="0" w:space="0" w:color="auto"/>
        <w:bottom w:val="none" w:sz="0" w:space="0" w:color="auto"/>
        <w:right w:val="none" w:sz="0" w:space="0" w:color="auto"/>
      </w:divBdr>
    </w:div>
    <w:div w:id="697320390">
      <w:bodyDiv w:val="1"/>
      <w:marLeft w:val="0"/>
      <w:marRight w:val="0"/>
      <w:marTop w:val="0"/>
      <w:marBottom w:val="0"/>
      <w:divBdr>
        <w:top w:val="none" w:sz="0" w:space="0" w:color="auto"/>
        <w:left w:val="none" w:sz="0" w:space="0" w:color="auto"/>
        <w:bottom w:val="none" w:sz="0" w:space="0" w:color="auto"/>
        <w:right w:val="none" w:sz="0" w:space="0" w:color="auto"/>
      </w:divBdr>
    </w:div>
    <w:div w:id="697585451">
      <w:bodyDiv w:val="1"/>
      <w:marLeft w:val="0"/>
      <w:marRight w:val="0"/>
      <w:marTop w:val="0"/>
      <w:marBottom w:val="0"/>
      <w:divBdr>
        <w:top w:val="none" w:sz="0" w:space="0" w:color="auto"/>
        <w:left w:val="none" w:sz="0" w:space="0" w:color="auto"/>
        <w:bottom w:val="none" w:sz="0" w:space="0" w:color="auto"/>
        <w:right w:val="none" w:sz="0" w:space="0" w:color="auto"/>
      </w:divBdr>
    </w:div>
    <w:div w:id="697899929">
      <w:bodyDiv w:val="1"/>
      <w:marLeft w:val="0"/>
      <w:marRight w:val="0"/>
      <w:marTop w:val="0"/>
      <w:marBottom w:val="0"/>
      <w:divBdr>
        <w:top w:val="none" w:sz="0" w:space="0" w:color="auto"/>
        <w:left w:val="none" w:sz="0" w:space="0" w:color="auto"/>
        <w:bottom w:val="none" w:sz="0" w:space="0" w:color="auto"/>
        <w:right w:val="none" w:sz="0" w:space="0" w:color="auto"/>
      </w:divBdr>
    </w:div>
    <w:div w:id="697968594">
      <w:bodyDiv w:val="1"/>
      <w:marLeft w:val="0"/>
      <w:marRight w:val="0"/>
      <w:marTop w:val="0"/>
      <w:marBottom w:val="0"/>
      <w:divBdr>
        <w:top w:val="none" w:sz="0" w:space="0" w:color="auto"/>
        <w:left w:val="none" w:sz="0" w:space="0" w:color="auto"/>
        <w:bottom w:val="none" w:sz="0" w:space="0" w:color="auto"/>
        <w:right w:val="none" w:sz="0" w:space="0" w:color="auto"/>
      </w:divBdr>
    </w:div>
    <w:div w:id="698286219">
      <w:bodyDiv w:val="1"/>
      <w:marLeft w:val="0"/>
      <w:marRight w:val="0"/>
      <w:marTop w:val="0"/>
      <w:marBottom w:val="0"/>
      <w:divBdr>
        <w:top w:val="none" w:sz="0" w:space="0" w:color="auto"/>
        <w:left w:val="none" w:sz="0" w:space="0" w:color="auto"/>
        <w:bottom w:val="none" w:sz="0" w:space="0" w:color="auto"/>
        <w:right w:val="none" w:sz="0" w:space="0" w:color="auto"/>
      </w:divBdr>
    </w:div>
    <w:div w:id="698508574">
      <w:bodyDiv w:val="1"/>
      <w:marLeft w:val="0"/>
      <w:marRight w:val="0"/>
      <w:marTop w:val="0"/>
      <w:marBottom w:val="0"/>
      <w:divBdr>
        <w:top w:val="none" w:sz="0" w:space="0" w:color="auto"/>
        <w:left w:val="none" w:sz="0" w:space="0" w:color="auto"/>
        <w:bottom w:val="none" w:sz="0" w:space="0" w:color="auto"/>
        <w:right w:val="none" w:sz="0" w:space="0" w:color="auto"/>
      </w:divBdr>
    </w:div>
    <w:div w:id="698549099">
      <w:bodyDiv w:val="1"/>
      <w:marLeft w:val="0"/>
      <w:marRight w:val="0"/>
      <w:marTop w:val="0"/>
      <w:marBottom w:val="0"/>
      <w:divBdr>
        <w:top w:val="none" w:sz="0" w:space="0" w:color="auto"/>
        <w:left w:val="none" w:sz="0" w:space="0" w:color="auto"/>
        <w:bottom w:val="none" w:sz="0" w:space="0" w:color="auto"/>
        <w:right w:val="none" w:sz="0" w:space="0" w:color="auto"/>
      </w:divBdr>
    </w:div>
    <w:div w:id="698702453">
      <w:bodyDiv w:val="1"/>
      <w:marLeft w:val="0"/>
      <w:marRight w:val="0"/>
      <w:marTop w:val="0"/>
      <w:marBottom w:val="0"/>
      <w:divBdr>
        <w:top w:val="none" w:sz="0" w:space="0" w:color="auto"/>
        <w:left w:val="none" w:sz="0" w:space="0" w:color="auto"/>
        <w:bottom w:val="none" w:sz="0" w:space="0" w:color="auto"/>
        <w:right w:val="none" w:sz="0" w:space="0" w:color="auto"/>
      </w:divBdr>
    </w:div>
    <w:div w:id="698703487">
      <w:bodyDiv w:val="1"/>
      <w:marLeft w:val="0"/>
      <w:marRight w:val="0"/>
      <w:marTop w:val="0"/>
      <w:marBottom w:val="0"/>
      <w:divBdr>
        <w:top w:val="none" w:sz="0" w:space="0" w:color="auto"/>
        <w:left w:val="none" w:sz="0" w:space="0" w:color="auto"/>
        <w:bottom w:val="none" w:sz="0" w:space="0" w:color="auto"/>
        <w:right w:val="none" w:sz="0" w:space="0" w:color="auto"/>
      </w:divBdr>
    </w:div>
    <w:div w:id="698895900">
      <w:bodyDiv w:val="1"/>
      <w:marLeft w:val="0"/>
      <w:marRight w:val="0"/>
      <w:marTop w:val="0"/>
      <w:marBottom w:val="0"/>
      <w:divBdr>
        <w:top w:val="none" w:sz="0" w:space="0" w:color="auto"/>
        <w:left w:val="none" w:sz="0" w:space="0" w:color="auto"/>
        <w:bottom w:val="none" w:sz="0" w:space="0" w:color="auto"/>
        <w:right w:val="none" w:sz="0" w:space="0" w:color="auto"/>
      </w:divBdr>
    </w:div>
    <w:div w:id="699008995">
      <w:bodyDiv w:val="1"/>
      <w:marLeft w:val="0"/>
      <w:marRight w:val="0"/>
      <w:marTop w:val="0"/>
      <w:marBottom w:val="0"/>
      <w:divBdr>
        <w:top w:val="none" w:sz="0" w:space="0" w:color="auto"/>
        <w:left w:val="none" w:sz="0" w:space="0" w:color="auto"/>
        <w:bottom w:val="none" w:sz="0" w:space="0" w:color="auto"/>
        <w:right w:val="none" w:sz="0" w:space="0" w:color="auto"/>
      </w:divBdr>
    </w:div>
    <w:div w:id="699159597">
      <w:bodyDiv w:val="1"/>
      <w:marLeft w:val="0"/>
      <w:marRight w:val="0"/>
      <w:marTop w:val="0"/>
      <w:marBottom w:val="0"/>
      <w:divBdr>
        <w:top w:val="none" w:sz="0" w:space="0" w:color="auto"/>
        <w:left w:val="none" w:sz="0" w:space="0" w:color="auto"/>
        <w:bottom w:val="none" w:sz="0" w:space="0" w:color="auto"/>
        <w:right w:val="none" w:sz="0" w:space="0" w:color="auto"/>
      </w:divBdr>
    </w:div>
    <w:div w:id="699206543">
      <w:bodyDiv w:val="1"/>
      <w:marLeft w:val="0"/>
      <w:marRight w:val="0"/>
      <w:marTop w:val="0"/>
      <w:marBottom w:val="0"/>
      <w:divBdr>
        <w:top w:val="none" w:sz="0" w:space="0" w:color="auto"/>
        <w:left w:val="none" w:sz="0" w:space="0" w:color="auto"/>
        <w:bottom w:val="none" w:sz="0" w:space="0" w:color="auto"/>
        <w:right w:val="none" w:sz="0" w:space="0" w:color="auto"/>
      </w:divBdr>
    </w:div>
    <w:div w:id="699209024">
      <w:bodyDiv w:val="1"/>
      <w:marLeft w:val="0"/>
      <w:marRight w:val="0"/>
      <w:marTop w:val="0"/>
      <w:marBottom w:val="0"/>
      <w:divBdr>
        <w:top w:val="none" w:sz="0" w:space="0" w:color="auto"/>
        <w:left w:val="none" w:sz="0" w:space="0" w:color="auto"/>
        <w:bottom w:val="none" w:sz="0" w:space="0" w:color="auto"/>
        <w:right w:val="none" w:sz="0" w:space="0" w:color="auto"/>
      </w:divBdr>
    </w:div>
    <w:div w:id="699282827">
      <w:bodyDiv w:val="1"/>
      <w:marLeft w:val="0"/>
      <w:marRight w:val="0"/>
      <w:marTop w:val="0"/>
      <w:marBottom w:val="0"/>
      <w:divBdr>
        <w:top w:val="none" w:sz="0" w:space="0" w:color="auto"/>
        <w:left w:val="none" w:sz="0" w:space="0" w:color="auto"/>
        <w:bottom w:val="none" w:sz="0" w:space="0" w:color="auto"/>
        <w:right w:val="none" w:sz="0" w:space="0" w:color="auto"/>
      </w:divBdr>
    </w:div>
    <w:div w:id="699282980">
      <w:bodyDiv w:val="1"/>
      <w:marLeft w:val="0"/>
      <w:marRight w:val="0"/>
      <w:marTop w:val="0"/>
      <w:marBottom w:val="0"/>
      <w:divBdr>
        <w:top w:val="none" w:sz="0" w:space="0" w:color="auto"/>
        <w:left w:val="none" w:sz="0" w:space="0" w:color="auto"/>
        <w:bottom w:val="none" w:sz="0" w:space="0" w:color="auto"/>
        <w:right w:val="none" w:sz="0" w:space="0" w:color="auto"/>
      </w:divBdr>
    </w:div>
    <w:div w:id="699286128">
      <w:bodyDiv w:val="1"/>
      <w:marLeft w:val="0"/>
      <w:marRight w:val="0"/>
      <w:marTop w:val="0"/>
      <w:marBottom w:val="0"/>
      <w:divBdr>
        <w:top w:val="none" w:sz="0" w:space="0" w:color="auto"/>
        <w:left w:val="none" w:sz="0" w:space="0" w:color="auto"/>
        <w:bottom w:val="none" w:sz="0" w:space="0" w:color="auto"/>
        <w:right w:val="none" w:sz="0" w:space="0" w:color="auto"/>
      </w:divBdr>
    </w:div>
    <w:div w:id="700280063">
      <w:bodyDiv w:val="1"/>
      <w:marLeft w:val="0"/>
      <w:marRight w:val="0"/>
      <w:marTop w:val="0"/>
      <w:marBottom w:val="0"/>
      <w:divBdr>
        <w:top w:val="none" w:sz="0" w:space="0" w:color="auto"/>
        <w:left w:val="none" w:sz="0" w:space="0" w:color="auto"/>
        <w:bottom w:val="none" w:sz="0" w:space="0" w:color="auto"/>
        <w:right w:val="none" w:sz="0" w:space="0" w:color="auto"/>
      </w:divBdr>
    </w:div>
    <w:div w:id="700282000">
      <w:bodyDiv w:val="1"/>
      <w:marLeft w:val="0"/>
      <w:marRight w:val="0"/>
      <w:marTop w:val="0"/>
      <w:marBottom w:val="0"/>
      <w:divBdr>
        <w:top w:val="none" w:sz="0" w:space="0" w:color="auto"/>
        <w:left w:val="none" w:sz="0" w:space="0" w:color="auto"/>
        <w:bottom w:val="none" w:sz="0" w:space="0" w:color="auto"/>
        <w:right w:val="none" w:sz="0" w:space="0" w:color="auto"/>
      </w:divBdr>
    </w:div>
    <w:div w:id="700399134">
      <w:bodyDiv w:val="1"/>
      <w:marLeft w:val="0"/>
      <w:marRight w:val="0"/>
      <w:marTop w:val="0"/>
      <w:marBottom w:val="0"/>
      <w:divBdr>
        <w:top w:val="none" w:sz="0" w:space="0" w:color="auto"/>
        <w:left w:val="none" w:sz="0" w:space="0" w:color="auto"/>
        <w:bottom w:val="none" w:sz="0" w:space="0" w:color="auto"/>
        <w:right w:val="none" w:sz="0" w:space="0" w:color="auto"/>
      </w:divBdr>
    </w:div>
    <w:div w:id="700739223">
      <w:bodyDiv w:val="1"/>
      <w:marLeft w:val="0"/>
      <w:marRight w:val="0"/>
      <w:marTop w:val="0"/>
      <w:marBottom w:val="0"/>
      <w:divBdr>
        <w:top w:val="none" w:sz="0" w:space="0" w:color="auto"/>
        <w:left w:val="none" w:sz="0" w:space="0" w:color="auto"/>
        <w:bottom w:val="none" w:sz="0" w:space="0" w:color="auto"/>
        <w:right w:val="none" w:sz="0" w:space="0" w:color="auto"/>
      </w:divBdr>
    </w:div>
    <w:div w:id="701366535">
      <w:bodyDiv w:val="1"/>
      <w:marLeft w:val="0"/>
      <w:marRight w:val="0"/>
      <w:marTop w:val="0"/>
      <w:marBottom w:val="0"/>
      <w:divBdr>
        <w:top w:val="none" w:sz="0" w:space="0" w:color="auto"/>
        <w:left w:val="none" w:sz="0" w:space="0" w:color="auto"/>
        <w:bottom w:val="none" w:sz="0" w:space="0" w:color="auto"/>
        <w:right w:val="none" w:sz="0" w:space="0" w:color="auto"/>
      </w:divBdr>
    </w:div>
    <w:div w:id="701440167">
      <w:bodyDiv w:val="1"/>
      <w:marLeft w:val="0"/>
      <w:marRight w:val="0"/>
      <w:marTop w:val="0"/>
      <w:marBottom w:val="0"/>
      <w:divBdr>
        <w:top w:val="none" w:sz="0" w:space="0" w:color="auto"/>
        <w:left w:val="none" w:sz="0" w:space="0" w:color="auto"/>
        <w:bottom w:val="none" w:sz="0" w:space="0" w:color="auto"/>
        <w:right w:val="none" w:sz="0" w:space="0" w:color="auto"/>
      </w:divBdr>
    </w:div>
    <w:div w:id="701442144">
      <w:bodyDiv w:val="1"/>
      <w:marLeft w:val="0"/>
      <w:marRight w:val="0"/>
      <w:marTop w:val="0"/>
      <w:marBottom w:val="0"/>
      <w:divBdr>
        <w:top w:val="none" w:sz="0" w:space="0" w:color="auto"/>
        <w:left w:val="none" w:sz="0" w:space="0" w:color="auto"/>
        <w:bottom w:val="none" w:sz="0" w:space="0" w:color="auto"/>
        <w:right w:val="none" w:sz="0" w:space="0" w:color="auto"/>
      </w:divBdr>
    </w:div>
    <w:div w:id="701514034">
      <w:bodyDiv w:val="1"/>
      <w:marLeft w:val="0"/>
      <w:marRight w:val="0"/>
      <w:marTop w:val="0"/>
      <w:marBottom w:val="0"/>
      <w:divBdr>
        <w:top w:val="none" w:sz="0" w:space="0" w:color="auto"/>
        <w:left w:val="none" w:sz="0" w:space="0" w:color="auto"/>
        <w:bottom w:val="none" w:sz="0" w:space="0" w:color="auto"/>
        <w:right w:val="none" w:sz="0" w:space="0" w:color="auto"/>
      </w:divBdr>
    </w:div>
    <w:div w:id="701516633">
      <w:bodyDiv w:val="1"/>
      <w:marLeft w:val="0"/>
      <w:marRight w:val="0"/>
      <w:marTop w:val="0"/>
      <w:marBottom w:val="0"/>
      <w:divBdr>
        <w:top w:val="none" w:sz="0" w:space="0" w:color="auto"/>
        <w:left w:val="none" w:sz="0" w:space="0" w:color="auto"/>
        <w:bottom w:val="none" w:sz="0" w:space="0" w:color="auto"/>
        <w:right w:val="none" w:sz="0" w:space="0" w:color="auto"/>
      </w:divBdr>
    </w:div>
    <w:div w:id="701788268">
      <w:bodyDiv w:val="1"/>
      <w:marLeft w:val="0"/>
      <w:marRight w:val="0"/>
      <w:marTop w:val="0"/>
      <w:marBottom w:val="0"/>
      <w:divBdr>
        <w:top w:val="none" w:sz="0" w:space="0" w:color="auto"/>
        <w:left w:val="none" w:sz="0" w:space="0" w:color="auto"/>
        <w:bottom w:val="none" w:sz="0" w:space="0" w:color="auto"/>
        <w:right w:val="none" w:sz="0" w:space="0" w:color="auto"/>
      </w:divBdr>
    </w:div>
    <w:div w:id="702049834">
      <w:bodyDiv w:val="1"/>
      <w:marLeft w:val="0"/>
      <w:marRight w:val="0"/>
      <w:marTop w:val="0"/>
      <w:marBottom w:val="0"/>
      <w:divBdr>
        <w:top w:val="none" w:sz="0" w:space="0" w:color="auto"/>
        <w:left w:val="none" w:sz="0" w:space="0" w:color="auto"/>
        <w:bottom w:val="none" w:sz="0" w:space="0" w:color="auto"/>
        <w:right w:val="none" w:sz="0" w:space="0" w:color="auto"/>
      </w:divBdr>
    </w:div>
    <w:div w:id="702093654">
      <w:bodyDiv w:val="1"/>
      <w:marLeft w:val="0"/>
      <w:marRight w:val="0"/>
      <w:marTop w:val="0"/>
      <w:marBottom w:val="0"/>
      <w:divBdr>
        <w:top w:val="none" w:sz="0" w:space="0" w:color="auto"/>
        <w:left w:val="none" w:sz="0" w:space="0" w:color="auto"/>
        <w:bottom w:val="none" w:sz="0" w:space="0" w:color="auto"/>
        <w:right w:val="none" w:sz="0" w:space="0" w:color="auto"/>
      </w:divBdr>
    </w:div>
    <w:div w:id="702095186">
      <w:bodyDiv w:val="1"/>
      <w:marLeft w:val="0"/>
      <w:marRight w:val="0"/>
      <w:marTop w:val="0"/>
      <w:marBottom w:val="0"/>
      <w:divBdr>
        <w:top w:val="none" w:sz="0" w:space="0" w:color="auto"/>
        <w:left w:val="none" w:sz="0" w:space="0" w:color="auto"/>
        <w:bottom w:val="none" w:sz="0" w:space="0" w:color="auto"/>
        <w:right w:val="none" w:sz="0" w:space="0" w:color="auto"/>
      </w:divBdr>
    </w:div>
    <w:div w:id="702441340">
      <w:bodyDiv w:val="1"/>
      <w:marLeft w:val="0"/>
      <w:marRight w:val="0"/>
      <w:marTop w:val="0"/>
      <w:marBottom w:val="0"/>
      <w:divBdr>
        <w:top w:val="none" w:sz="0" w:space="0" w:color="auto"/>
        <w:left w:val="none" w:sz="0" w:space="0" w:color="auto"/>
        <w:bottom w:val="none" w:sz="0" w:space="0" w:color="auto"/>
        <w:right w:val="none" w:sz="0" w:space="0" w:color="auto"/>
      </w:divBdr>
    </w:div>
    <w:div w:id="702558090">
      <w:bodyDiv w:val="1"/>
      <w:marLeft w:val="0"/>
      <w:marRight w:val="0"/>
      <w:marTop w:val="0"/>
      <w:marBottom w:val="0"/>
      <w:divBdr>
        <w:top w:val="none" w:sz="0" w:space="0" w:color="auto"/>
        <w:left w:val="none" w:sz="0" w:space="0" w:color="auto"/>
        <w:bottom w:val="none" w:sz="0" w:space="0" w:color="auto"/>
        <w:right w:val="none" w:sz="0" w:space="0" w:color="auto"/>
      </w:divBdr>
    </w:div>
    <w:div w:id="702748665">
      <w:bodyDiv w:val="1"/>
      <w:marLeft w:val="0"/>
      <w:marRight w:val="0"/>
      <w:marTop w:val="0"/>
      <w:marBottom w:val="0"/>
      <w:divBdr>
        <w:top w:val="none" w:sz="0" w:space="0" w:color="auto"/>
        <w:left w:val="none" w:sz="0" w:space="0" w:color="auto"/>
        <w:bottom w:val="none" w:sz="0" w:space="0" w:color="auto"/>
        <w:right w:val="none" w:sz="0" w:space="0" w:color="auto"/>
      </w:divBdr>
    </w:div>
    <w:div w:id="703021293">
      <w:bodyDiv w:val="1"/>
      <w:marLeft w:val="0"/>
      <w:marRight w:val="0"/>
      <w:marTop w:val="0"/>
      <w:marBottom w:val="0"/>
      <w:divBdr>
        <w:top w:val="none" w:sz="0" w:space="0" w:color="auto"/>
        <w:left w:val="none" w:sz="0" w:space="0" w:color="auto"/>
        <w:bottom w:val="none" w:sz="0" w:space="0" w:color="auto"/>
        <w:right w:val="none" w:sz="0" w:space="0" w:color="auto"/>
      </w:divBdr>
    </w:div>
    <w:div w:id="703216309">
      <w:bodyDiv w:val="1"/>
      <w:marLeft w:val="0"/>
      <w:marRight w:val="0"/>
      <w:marTop w:val="0"/>
      <w:marBottom w:val="0"/>
      <w:divBdr>
        <w:top w:val="none" w:sz="0" w:space="0" w:color="auto"/>
        <w:left w:val="none" w:sz="0" w:space="0" w:color="auto"/>
        <w:bottom w:val="none" w:sz="0" w:space="0" w:color="auto"/>
        <w:right w:val="none" w:sz="0" w:space="0" w:color="auto"/>
      </w:divBdr>
    </w:div>
    <w:div w:id="703285630">
      <w:bodyDiv w:val="1"/>
      <w:marLeft w:val="0"/>
      <w:marRight w:val="0"/>
      <w:marTop w:val="0"/>
      <w:marBottom w:val="0"/>
      <w:divBdr>
        <w:top w:val="none" w:sz="0" w:space="0" w:color="auto"/>
        <w:left w:val="none" w:sz="0" w:space="0" w:color="auto"/>
        <w:bottom w:val="none" w:sz="0" w:space="0" w:color="auto"/>
        <w:right w:val="none" w:sz="0" w:space="0" w:color="auto"/>
      </w:divBdr>
    </w:div>
    <w:div w:id="703747893">
      <w:bodyDiv w:val="1"/>
      <w:marLeft w:val="0"/>
      <w:marRight w:val="0"/>
      <w:marTop w:val="0"/>
      <w:marBottom w:val="0"/>
      <w:divBdr>
        <w:top w:val="none" w:sz="0" w:space="0" w:color="auto"/>
        <w:left w:val="none" w:sz="0" w:space="0" w:color="auto"/>
        <w:bottom w:val="none" w:sz="0" w:space="0" w:color="auto"/>
        <w:right w:val="none" w:sz="0" w:space="0" w:color="auto"/>
      </w:divBdr>
    </w:div>
    <w:div w:id="703748174">
      <w:bodyDiv w:val="1"/>
      <w:marLeft w:val="0"/>
      <w:marRight w:val="0"/>
      <w:marTop w:val="0"/>
      <w:marBottom w:val="0"/>
      <w:divBdr>
        <w:top w:val="none" w:sz="0" w:space="0" w:color="auto"/>
        <w:left w:val="none" w:sz="0" w:space="0" w:color="auto"/>
        <w:bottom w:val="none" w:sz="0" w:space="0" w:color="auto"/>
        <w:right w:val="none" w:sz="0" w:space="0" w:color="auto"/>
      </w:divBdr>
    </w:div>
    <w:div w:id="704059634">
      <w:bodyDiv w:val="1"/>
      <w:marLeft w:val="0"/>
      <w:marRight w:val="0"/>
      <w:marTop w:val="0"/>
      <w:marBottom w:val="0"/>
      <w:divBdr>
        <w:top w:val="none" w:sz="0" w:space="0" w:color="auto"/>
        <w:left w:val="none" w:sz="0" w:space="0" w:color="auto"/>
        <w:bottom w:val="none" w:sz="0" w:space="0" w:color="auto"/>
        <w:right w:val="none" w:sz="0" w:space="0" w:color="auto"/>
      </w:divBdr>
    </w:div>
    <w:div w:id="704136983">
      <w:bodyDiv w:val="1"/>
      <w:marLeft w:val="0"/>
      <w:marRight w:val="0"/>
      <w:marTop w:val="0"/>
      <w:marBottom w:val="0"/>
      <w:divBdr>
        <w:top w:val="none" w:sz="0" w:space="0" w:color="auto"/>
        <w:left w:val="none" w:sz="0" w:space="0" w:color="auto"/>
        <w:bottom w:val="none" w:sz="0" w:space="0" w:color="auto"/>
        <w:right w:val="none" w:sz="0" w:space="0" w:color="auto"/>
      </w:divBdr>
    </w:div>
    <w:div w:id="704411037">
      <w:bodyDiv w:val="1"/>
      <w:marLeft w:val="0"/>
      <w:marRight w:val="0"/>
      <w:marTop w:val="0"/>
      <w:marBottom w:val="0"/>
      <w:divBdr>
        <w:top w:val="none" w:sz="0" w:space="0" w:color="auto"/>
        <w:left w:val="none" w:sz="0" w:space="0" w:color="auto"/>
        <w:bottom w:val="none" w:sz="0" w:space="0" w:color="auto"/>
        <w:right w:val="none" w:sz="0" w:space="0" w:color="auto"/>
      </w:divBdr>
    </w:div>
    <w:div w:id="704866944">
      <w:bodyDiv w:val="1"/>
      <w:marLeft w:val="0"/>
      <w:marRight w:val="0"/>
      <w:marTop w:val="0"/>
      <w:marBottom w:val="0"/>
      <w:divBdr>
        <w:top w:val="none" w:sz="0" w:space="0" w:color="auto"/>
        <w:left w:val="none" w:sz="0" w:space="0" w:color="auto"/>
        <w:bottom w:val="none" w:sz="0" w:space="0" w:color="auto"/>
        <w:right w:val="none" w:sz="0" w:space="0" w:color="auto"/>
      </w:divBdr>
    </w:div>
    <w:div w:id="704908347">
      <w:bodyDiv w:val="1"/>
      <w:marLeft w:val="0"/>
      <w:marRight w:val="0"/>
      <w:marTop w:val="0"/>
      <w:marBottom w:val="0"/>
      <w:divBdr>
        <w:top w:val="none" w:sz="0" w:space="0" w:color="auto"/>
        <w:left w:val="none" w:sz="0" w:space="0" w:color="auto"/>
        <w:bottom w:val="none" w:sz="0" w:space="0" w:color="auto"/>
        <w:right w:val="none" w:sz="0" w:space="0" w:color="auto"/>
      </w:divBdr>
    </w:div>
    <w:div w:id="704911918">
      <w:bodyDiv w:val="1"/>
      <w:marLeft w:val="0"/>
      <w:marRight w:val="0"/>
      <w:marTop w:val="0"/>
      <w:marBottom w:val="0"/>
      <w:divBdr>
        <w:top w:val="none" w:sz="0" w:space="0" w:color="auto"/>
        <w:left w:val="none" w:sz="0" w:space="0" w:color="auto"/>
        <w:bottom w:val="none" w:sz="0" w:space="0" w:color="auto"/>
        <w:right w:val="none" w:sz="0" w:space="0" w:color="auto"/>
      </w:divBdr>
    </w:div>
    <w:div w:id="705104500">
      <w:bodyDiv w:val="1"/>
      <w:marLeft w:val="0"/>
      <w:marRight w:val="0"/>
      <w:marTop w:val="0"/>
      <w:marBottom w:val="0"/>
      <w:divBdr>
        <w:top w:val="none" w:sz="0" w:space="0" w:color="auto"/>
        <w:left w:val="none" w:sz="0" w:space="0" w:color="auto"/>
        <w:bottom w:val="none" w:sz="0" w:space="0" w:color="auto"/>
        <w:right w:val="none" w:sz="0" w:space="0" w:color="auto"/>
      </w:divBdr>
    </w:div>
    <w:div w:id="705106241">
      <w:bodyDiv w:val="1"/>
      <w:marLeft w:val="0"/>
      <w:marRight w:val="0"/>
      <w:marTop w:val="0"/>
      <w:marBottom w:val="0"/>
      <w:divBdr>
        <w:top w:val="none" w:sz="0" w:space="0" w:color="auto"/>
        <w:left w:val="none" w:sz="0" w:space="0" w:color="auto"/>
        <w:bottom w:val="none" w:sz="0" w:space="0" w:color="auto"/>
        <w:right w:val="none" w:sz="0" w:space="0" w:color="auto"/>
      </w:divBdr>
    </w:div>
    <w:div w:id="705177764">
      <w:bodyDiv w:val="1"/>
      <w:marLeft w:val="0"/>
      <w:marRight w:val="0"/>
      <w:marTop w:val="0"/>
      <w:marBottom w:val="0"/>
      <w:divBdr>
        <w:top w:val="none" w:sz="0" w:space="0" w:color="auto"/>
        <w:left w:val="none" w:sz="0" w:space="0" w:color="auto"/>
        <w:bottom w:val="none" w:sz="0" w:space="0" w:color="auto"/>
        <w:right w:val="none" w:sz="0" w:space="0" w:color="auto"/>
      </w:divBdr>
    </w:div>
    <w:div w:id="705376637">
      <w:bodyDiv w:val="1"/>
      <w:marLeft w:val="0"/>
      <w:marRight w:val="0"/>
      <w:marTop w:val="0"/>
      <w:marBottom w:val="0"/>
      <w:divBdr>
        <w:top w:val="none" w:sz="0" w:space="0" w:color="auto"/>
        <w:left w:val="none" w:sz="0" w:space="0" w:color="auto"/>
        <w:bottom w:val="none" w:sz="0" w:space="0" w:color="auto"/>
        <w:right w:val="none" w:sz="0" w:space="0" w:color="auto"/>
      </w:divBdr>
    </w:div>
    <w:div w:id="705564628">
      <w:bodyDiv w:val="1"/>
      <w:marLeft w:val="0"/>
      <w:marRight w:val="0"/>
      <w:marTop w:val="0"/>
      <w:marBottom w:val="0"/>
      <w:divBdr>
        <w:top w:val="none" w:sz="0" w:space="0" w:color="auto"/>
        <w:left w:val="none" w:sz="0" w:space="0" w:color="auto"/>
        <w:bottom w:val="none" w:sz="0" w:space="0" w:color="auto"/>
        <w:right w:val="none" w:sz="0" w:space="0" w:color="auto"/>
      </w:divBdr>
    </w:div>
    <w:div w:id="705716408">
      <w:bodyDiv w:val="1"/>
      <w:marLeft w:val="0"/>
      <w:marRight w:val="0"/>
      <w:marTop w:val="0"/>
      <w:marBottom w:val="0"/>
      <w:divBdr>
        <w:top w:val="none" w:sz="0" w:space="0" w:color="auto"/>
        <w:left w:val="none" w:sz="0" w:space="0" w:color="auto"/>
        <w:bottom w:val="none" w:sz="0" w:space="0" w:color="auto"/>
        <w:right w:val="none" w:sz="0" w:space="0" w:color="auto"/>
      </w:divBdr>
    </w:div>
    <w:div w:id="705718635">
      <w:bodyDiv w:val="1"/>
      <w:marLeft w:val="0"/>
      <w:marRight w:val="0"/>
      <w:marTop w:val="0"/>
      <w:marBottom w:val="0"/>
      <w:divBdr>
        <w:top w:val="none" w:sz="0" w:space="0" w:color="auto"/>
        <w:left w:val="none" w:sz="0" w:space="0" w:color="auto"/>
        <w:bottom w:val="none" w:sz="0" w:space="0" w:color="auto"/>
        <w:right w:val="none" w:sz="0" w:space="0" w:color="auto"/>
      </w:divBdr>
    </w:div>
    <w:div w:id="705907051">
      <w:bodyDiv w:val="1"/>
      <w:marLeft w:val="0"/>
      <w:marRight w:val="0"/>
      <w:marTop w:val="0"/>
      <w:marBottom w:val="0"/>
      <w:divBdr>
        <w:top w:val="none" w:sz="0" w:space="0" w:color="auto"/>
        <w:left w:val="none" w:sz="0" w:space="0" w:color="auto"/>
        <w:bottom w:val="none" w:sz="0" w:space="0" w:color="auto"/>
        <w:right w:val="none" w:sz="0" w:space="0" w:color="auto"/>
      </w:divBdr>
    </w:div>
    <w:div w:id="706413616">
      <w:bodyDiv w:val="1"/>
      <w:marLeft w:val="0"/>
      <w:marRight w:val="0"/>
      <w:marTop w:val="0"/>
      <w:marBottom w:val="0"/>
      <w:divBdr>
        <w:top w:val="none" w:sz="0" w:space="0" w:color="auto"/>
        <w:left w:val="none" w:sz="0" w:space="0" w:color="auto"/>
        <w:bottom w:val="none" w:sz="0" w:space="0" w:color="auto"/>
        <w:right w:val="none" w:sz="0" w:space="0" w:color="auto"/>
      </w:divBdr>
    </w:div>
    <w:div w:id="706755752">
      <w:bodyDiv w:val="1"/>
      <w:marLeft w:val="0"/>
      <w:marRight w:val="0"/>
      <w:marTop w:val="0"/>
      <w:marBottom w:val="0"/>
      <w:divBdr>
        <w:top w:val="none" w:sz="0" w:space="0" w:color="auto"/>
        <w:left w:val="none" w:sz="0" w:space="0" w:color="auto"/>
        <w:bottom w:val="none" w:sz="0" w:space="0" w:color="auto"/>
        <w:right w:val="none" w:sz="0" w:space="0" w:color="auto"/>
      </w:divBdr>
    </w:div>
    <w:div w:id="706834981">
      <w:bodyDiv w:val="1"/>
      <w:marLeft w:val="0"/>
      <w:marRight w:val="0"/>
      <w:marTop w:val="0"/>
      <w:marBottom w:val="0"/>
      <w:divBdr>
        <w:top w:val="none" w:sz="0" w:space="0" w:color="auto"/>
        <w:left w:val="none" w:sz="0" w:space="0" w:color="auto"/>
        <w:bottom w:val="none" w:sz="0" w:space="0" w:color="auto"/>
        <w:right w:val="none" w:sz="0" w:space="0" w:color="auto"/>
      </w:divBdr>
    </w:div>
    <w:div w:id="706835569">
      <w:bodyDiv w:val="1"/>
      <w:marLeft w:val="0"/>
      <w:marRight w:val="0"/>
      <w:marTop w:val="0"/>
      <w:marBottom w:val="0"/>
      <w:divBdr>
        <w:top w:val="none" w:sz="0" w:space="0" w:color="auto"/>
        <w:left w:val="none" w:sz="0" w:space="0" w:color="auto"/>
        <w:bottom w:val="none" w:sz="0" w:space="0" w:color="auto"/>
        <w:right w:val="none" w:sz="0" w:space="0" w:color="auto"/>
      </w:divBdr>
    </w:div>
    <w:div w:id="706877214">
      <w:bodyDiv w:val="1"/>
      <w:marLeft w:val="0"/>
      <w:marRight w:val="0"/>
      <w:marTop w:val="0"/>
      <w:marBottom w:val="0"/>
      <w:divBdr>
        <w:top w:val="none" w:sz="0" w:space="0" w:color="auto"/>
        <w:left w:val="none" w:sz="0" w:space="0" w:color="auto"/>
        <w:bottom w:val="none" w:sz="0" w:space="0" w:color="auto"/>
        <w:right w:val="none" w:sz="0" w:space="0" w:color="auto"/>
      </w:divBdr>
    </w:div>
    <w:div w:id="707027168">
      <w:bodyDiv w:val="1"/>
      <w:marLeft w:val="0"/>
      <w:marRight w:val="0"/>
      <w:marTop w:val="0"/>
      <w:marBottom w:val="0"/>
      <w:divBdr>
        <w:top w:val="none" w:sz="0" w:space="0" w:color="auto"/>
        <w:left w:val="none" w:sz="0" w:space="0" w:color="auto"/>
        <w:bottom w:val="none" w:sz="0" w:space="0" w:color="auto"/>
        <w:right w:val="none" w:sz="0" w:space="0" w:color="auto"/>
      </w:divBdr>
    </w:div>
    <w:div w:id="707098105">
      <w:bodyDiv w:val="1"/>
      <w:marLeft w:val="0"/>
      <w:marRight w:val="0"/>
      <w:marTop w:val="0"/>
      <w:marBottom w:val="0"/>
      <w:divBdr>
        <w:top w:val="none" w:sz="0" w:space="0" w:color="auto"/>
        <w:left w:val="none" w:sz="0" w:space="0" w:color="auto"/>
        <w:bottom w:val="none" w:sz="0" w:space="0" w:color="auto"/>
        <w:right w:val="none" w:sz="0" w:space="0" w:color="auto"/>
      </w:divBdr>
    </w:div>
    <w:div w:id="707218820">
      <w:bodyDiv w:val="1"/>
      <w:marLeft w:val="0"/>
      <w:marRight w:val="0"/>
      <w:marTop w:val="0"/>
      <w:marBottom w:val="0"/>
      <w:divBdr>
        <w:top w:val="none" w:sz="0" w:space="0" w:color="auto"/>
        <w:left w:val="none" w:sz="0" w:space="0" w:color="auto"/>
        <w:bottom w:val="none" w:sz="0" w:space="0" w:color="auto"/>
        <w:right w:val="none" w:sz="0" w:space="0" w:color="auto"/>
      </w:divBdr>
    </w:div>
    <w:div w:id="707412956">
      <w:bodyDiv w:val="1"/>
      <w:marLeft w:val="0"/>
      <w:marRight w:val="0"/>
      <w:marTop w:val="0"/>
      <w:marBottom w:val="0"/>
      <w:divBdr>
        <w:top w:val="none" w:sz="0" w:space="0" w:color="auto"/>
        <w:left w:val="none" w:sz="0" w:space="0" w:color="auto"/>
        <w:bottom w:val="none" w:sz="0" w:space="0" w:color="auto"/>
        <w:right w:val="none" w:sz="0" w:space="0" w:color="auto"/>
      </w:divBdr>
    </w:div>
    <w:div w:id="707417502">
      <w:bodyDiv w:val="1"/>
      <w:marLeft w:val="0"/>
      <w:marRight w:val="0"/>
      <w:marTop w:val="0"/>
      <w:marBottom w:val="0"/>
      <w:divBdr>
        <w:top w:val="none" w:sz="0" w:space="0" w:color="auto"/>
        <w:left w:val="none" w:sz="0" w:space="0" w:color="auto"/>
        <w:bottom w:val="none" w:sz="0" w:space="0" w:color="auto"/>
        <w:right w:val="none" w:sz="0" w:space="0" w:color="auto"/>
      </w:divBdr>
    </w:div>
    <w:div w:id="707872566">
      <w:bodyDiv w:val="1"/>
      <w:marLeft w:val="0"/>
      <w:marRight w:val="0"/>
      <w:marTop w:val="0"/>
      <w:marBottom w:val="0"/>
      <w:divBdr>
        <w:top w:val="none" w:sz="0" w:space="0" w:color="auto"/>
        <w:left w:val="none" w:sz="0" w:space="0" w:color="auto"/>
        <w:bottom w:val="none" w:sz="0" w:space="0" w:color="auto"/>
        <w:right w:val="none" w:sz="0" w:space="0" w:color="auto"/>
      </w:divBdr>
    </w:div>
    <w:div w:id="707922197">
      <w:bodyDiv w:val="1"/>
      <w:marLeft w:val="0"/>
      <w:marRight w:val="0"/>
      <w:marTop w:val="0"/>
      <w:marBottom w:val="0"/>
      <w:divBdr>
        <w:top w:val="none" w:sz="0" w:space="0" w:color="auto"/>
        <w:left w:val="none" w:sz="0" w:space="0" w:color="auto"/>
        <w:bottom w:val="none" w:sz="0" w:space="0" w:color="auto"/>
        <w:right w:val="none" w:sz="0" w:space="0" w:color="auto"/>
      </w:divBdr>
    </w:div>
    <w:div w:id="707949880">
      <w:bodyDiv w:val="1"/>
      <w:marLeft w:val="0"/>
      <w:marRight w:val="0"/>
      <w:marTop w:val="0"/>
      <w:marBottom w:val="0"/>
      <w:divBdr>
        <w:top w:val="none" w:sz="0" w:space="0" w:color="auto"/>
        <w:left w:val="none" w:sz="0" w:space="0" w:color="auto"/>
        <w:bottom w:val="none" w:sz="0" w:space="0" w:color="auto"/>
        <w:right w:val="none" w:sz="0" w:space="0" w:color="auto"/>
      </w:divBdr>
    </w:div>
    <w:div w:id="707991487">
      <w:bodyDiv w:val="1"/>
      <w:marLeft w:val="0"/>
      <w:marRight w:val="0"/>
      <w:marTop w:val="0"/>
      <w:marBottom w:val="0"/>
      <w:divBdr>
        <w:top w:val="none" w:sz="0" w:space="0" w:color="auto"/>
        <w:left w:val="none" w:sz="0" w:space="0" w:color="auto"/>
        <w:bottom w:val="none" w:sz="0" w:space="0" w:color="auto"/>
        <w:right w:val="none" w:sz="0" w:space="0" w:color="auto"/>
      </w:divBdr>
    </w:div>
    <w:div w:id="707996967">
      <w:bodyDiv w:val="1"/>
      <w:marLeft w:val="0"/>
      <w:marRight w:val="0"/>
      <w:marTop w:val="0"/>
      <w:marBottom w:val="0"/>
      <w:divBdr>
        <w:top w:val="none" w:sz="0" w:space="0" w:color="auto"/>
        <w:left w:val="none" w:sz="0" w:space="0" w:color="auto"/>
        <w:bottom w:val="none" w:sz="0" w:space="0" w:color="auto"/>
        <w:right w:val="none" w:sz="0" w:space="0" w:color="auto"/>
      </w:divBdr>
    </w:div>
    <w:div w:id="708533183">
      <w:bodyDiv w:val="1"/>
      <w:marLeft w:val="0"/>
      <w:marRight w:val="0"/>
      <w:marTop w:val="0"/>
      <w:marBottom w:val="0"/>
      <w:divBdr>
        <w:top w:val="none" w:sz="0" w:space="0" w:color="auto"/>
        <w:left w:val="none" w:sz="0" w:space="0" w:color="auto"/>
        <w:bottom w:val="none" w:sz="0" w:space="0" w:color="auto"/>
        <w:right w:val="none" w:sz="0" w:space="0" w:color="auto"/>
      </w:divBdr>
    </w:div>
    <w:div w:id="708994381">
      <w:bodyDiv w:val="1"/>
      <w:marLeft w:val="0"/>
      <w:marRight w:val="0"/>
      <w:marTop w:val="0"/>
      <w:marBottom w:val="0"/>
      <w:divBdr>
        <w:top w:val="none" w:sz="0" w:space="0" w:color="auto"/>
        <w:left w:val="none" w:sz="0" w:space="0" w:color="auto"/>
        <w:bottom w:val="none" w:sz="0" w:space="0" w:color="auto"/>
        <w:right w:val="none" w:sz="0" w:space="0" w:color="auto"/>
      </w:divBdr>
    </w:div>
    <w:div w:id="709384567">
      <w:bodyDiv w:val="1"/>
      <w:marLeft w:val="0"/>
      <w:marRight w:val="0"/>
      <w:marTop w:val="0"/>
      <w:marBottom w:val="0"/>
      <w:divBdr>
        <w:top w:val="none" w:sz="0" w:space="0" w:color="auto"/>
        <w:left w:val="none" w:sz="0" w:space="0" w:color="auto"/>
        <w:bottom w:val="none" w:sz="0" w:space="0" w:color="auto"/>
        <w:right w:val="none" w:sz="0" w:space="0" w:color="auto"/>
      </w:divBdr>
    </w:div>
    <w:div w:id="709455398">
      <w:bodyDiv w:val="1"/>
      <w:marLeft w:val="0"/>
      <w:marRight w:val="0"/>
      <w:marTop w:val="0"/>
      <w:marBottom w:val="0"/>
      <w:divBdr>
        <w:top w:val="none" w:sz="0" w:space="0" w:color="auto"/>
        <w:left w:val="none" w:sz="0" w:space="0" w:color="auto"/>
        <w:bottom w:val="none" w:sz="0" w:space="0" w:color="auto"/>
        <w:right w:val="none" w:sz="0" w:space="0" w:color="auto"/>
      </w:divBdr>
    </w:div>
    <w:div w:id="709495424">
      <w:bodyDiv w:val="1"/>
      <w:marLeft w:val="0"/>
      <w:marRight w:val="0"/>
      <w:marTop w:val="0"/>
      <w:marBottom w:val="0"/>
      <w:divBdr>
        <w:top w:val="none" w:sz="0" w:space="0" w:color="auto"/>
        <w:left w:val="none" w:sz="0" w:space="0" w:color="auto"/>
        <w:bottom w:val="none" w:sz="0" w:space="0" w:color="auto"/>
        <w:right w:val="none" w:sz="0" w:space="0" w:color="auto"/>
      </w:divBdr>
    </w:div>
    <w:div w:id="709646462">
      <w:bodyDiv w:val="1"/>
      <w:marLeft w:val="0"/>
      <w:marRight w:val="0"/>
      <w:marTop w:val="0"/>
      <w:marBottom w:val="0"/>
      <w:divBdr>
        <w:top w:val="none" w:sz="0" w:space="0" w:color="auto"/>
        <w:left w:val="none" w:sz="0" w:space="0" w:color="auto"/>
        <w:bottom w:val="none" w:sz="0" w:space="0" w:color="auto"/>
        <w:right w:val="none" w:sz="0" w:space="0" w:color="auto"/>
      </w:divBdr>
    </w:div>
    <w:div w:id="709963012">
      <w:bodyDiv w:val="1"/>
      <w:marLeft w:val="0"/>
      <w:marRight w:val="0"/>
      <w:marTop w:val="0"/>
      <w:marBottom w:val="0"/>
      <w:divBdr>
        <w:top w:val="none" w:sz="0" w:space="0" w:color="auto"/>
        <w:left w:val="none" w:sz="0" w:space="0" w:color="auto"/>
        <w:bottom w:val="none" w:sz="0" w:space="0" w:color="auto"/>
        <w:right w:val="none" w:sz="0" w:space="0" w:color="auto"/>
      </w:divBdr>
    </w:div>
    <w:div w:id="710148449">
      <w:bodyDiv w:val="1"/>
      <w:marLeft w:val="0"/>
      <w:marRight w:val="0"/>
      <w:marTop w:val="0"/>
      <w:marBottom w:val="0"/>
      <w:divBdr>
        <w:top w:val="none" w:sz="0" w:space="0" w:color="auto"/>
        <w:left w:val="none" w:sz="0" w:space="0" w:color="auto"/>
        <w:bottom w:val="none" w:sz="0" w:space="0" w:color="auto"/>
        <w:right w:val="none" w:sz="0" w:space="0" w:color="auto"/>
      </w:divBdr>
    </w:div>
    <w:div w:id="710149326">
      <w:bodyDiv w:val="1"/>
      <w:marLeft w:val="0"/>
      <w:marRight w:val="0"/>
      <w:marTop w:val="0"/>
      <w:marBottom w:val="0"/>
      <w:divBdr>
        <w:top w:val="none" w:sz="0" w:space="0" w:color="auto"/>
        <w:left w:val="none" w:sz="0" w:space="0" w:color="auto"/>
        <w:bottom w:val="none" w:sz="0" w:space="0" w:color="auto"/>
        <w:right w:val="none" w:sz="0" w:space="0" w:color="auto"/>
      </w:divBdr>
    </w:div>
    <w:div w:id="710303794">
      <w:bodyDiv w:val="1"/>
      <w:marLeft w:val="0"/>
      <w:marRight w:val="0"/>
      <w:marTop w:val="0"/>
      <w:marBottom w:val="0"/>
      <w:divBdr>
        <w:top w:val="none" w:sz="0" w:space="0" w:color="auto"/>
        <w:left w:val="none" w:sz="0" w:space="0" w:color="auto"/>
        <w:bottom w:val="none" w:sz="0" w:space="0" w:color="auto"/>
        <w:right w:val="none" w:sz="0" w:space="0" w:color="auto"/>
      </w:divBdr>
    </w:div>
    <w:div w:id="710419813">
      <w:bodyDiv w:val="1"/>
      <w:marLeft w:val="0"/>
      <w:marRight w:val="0"/>
      <w:marTop w:val="0"/>
      <w:marBottom w:val="0"/>
      <w:divBdr>
        <w:top w:val="none" w:sz="0" w:space="0" w:color="auto"/>
        <w:left w:val="none" w:sz="0" w:space="0" w:color="auto"/>
        <w:bottom w:val="none" w:sz="0" w:space="0" w:color="auto"/>
        <w:right w:val="none" w:sz="0" w:space="0" w:color="auto"/>
      </w:divBdr>
    </w:div>
    <w:div w:id="710501900">
      <w:bodyDiv w:val="1"/>
      <w:marLeft w:val="0"/>
      <w:marRight w:val="0"/>
      <w:marTop w:val="0"/>
      <w:marBottom w:val="0"/>
      <w:divBdr>
        <w:top w:val="none" w:sz="0" w:space="0" w:color="auto"/>
        <w:left w:val="none" w:sz="0" w:space="0" w:color="auto"/>
        <w:bottom w:val="none" w:sz="0" w:space="0" w:color="auto"/>
        <w:right w:val="none" w:sz="0" w:space="0" w:color="auto"/>
      </w:divBdr>
    </w:div>
    <w:div w:id="710613687">
      <w:bodyDiv w:val="1"/>
      <w:marLeft w:val="0"/>
      <w:marRight w:val="0"/>
      <w:marTop w:val="0"/>
      <w:marBottom w:val="0"/>
      <w:divBdr>
        <w:top w:val="none" w:sz="0" w:space="0" w:color="auto"/>
        <w:left w:val="none" w:sz="0" w:space="0" w:color="auto"/>
        <w:bottom w:val="none" w:sz="0" w:space="0" w:color="auto"/>
        <w:right w:val="none" w:sz="0" w:space="0" w:color="auto"/>
      </w:divBdr>
    </w:div>
    <w:div w:id="710619122">
      <w:bodyDiv w:val="1"/>
      <w:marLeft w:val="0"/>
      <w:marRight w:val="0"/>
      <w:marTop w:val="0"/>
      <w:marBottom w:val="0"/>
      <w:divBdr>
        <w:top w:val="none" w:sz="0" w:space="0" w:color="auto"/>
        <w:left w:val="none" w:sz="0" w:space="0" w:color="auto"/>
        <w:bottom w:val="none" w:sz="0" w:space="0" w:color="auto"/>
        <w:right w:val="none" w:sz="0" w:space="0" w:color="auto"/>
      </w:divBdr>
    </w:div>
    <w:div w:id="710619213">
      <w:bodyDiv w:val="1"/>
      <w:marLeft w:val="0"/>
      <w:marRight w:val="0"/>
      <w:marTop w:val="0"/>
      <w:marBottom w:val="0"/>
      <w:divBdr>
        <w:top w:val="none" w:sz="0" w:space="0" w:color="auto"/>
        <w:left w:val="none" w:sz="0" w:space="0" w:color="auto"/>
        <w:bottom w:val="none" w:sz="0" w:space="0" w:color="auto"/>
        <w:right w:val="none" w:sz="0" w:space="0" w:color="auto"/>
      </w:divBdr>
    </w:div>
    <w:div w:id="710693037">
      <w:bodyDiv w:val="1"/>
      <w:marLeft w:val="0"/>
      <w:marRight w:val="0"/>
      <w:marTop w:val="0"/>
      <w:marBottom w:val="0"/>
      <w:divBdr>
        <w:top w:val="none" w:sz="0" w:space="0" w:color="auto"/>
        <w:left w:val="none" w:sz="0" w:space="0" w:color="auto"/>
        <w:bottom w:val="none" w:sz="0" w:space="0" w:color="auto"/>
        <w:right w:val="none" w:sz="0" w:space="0" w:color="auto"/>
      </w:divBdr>
    </w:div>
    <w:div w:id="710810653">
      <w:bodyDiv w:val="1"/>
      <w:marLeft w:val="0"/>
      <w:marRight w:val="0"/>
      <w:marTop w:val="0"/>
      <w:marBottom w:val="0"/>
      <w:divBdr>
        <w:top w:val="none" w:sz="0" w:space="0" w:color="auto"/>
        <w:left w:val="none" w:sz="0" w:space="0" w:color="auto"/>
        <w:bottom w:val="none" w:sz="0" w:space="0" w:color="auto"/>
        <w:right w:val="none" w:sz="0" w:space="0" w:color="auto"/>
      </w:divBdr>
    </w:div>
    <w:div w:id="710885279">
      <w:bodyDiv w:val="1"/>
      <w:marLeft w:val="0"/>
      <w:marRight w:val="0"/>
      <w:marTop w:val="0"/>
      <w:marBottom w:val="0"/>
      <w:divBdr>
        <w:top w:val="none" w:sz="0" w:space="0" w:color="auto"/>
        <w:left w:val="none" w:sz="0" w:space="0" w:color="auto"/>
        <w:bottom w:val="none" w:sz="0" w:space="0" w:color="auto"/>
        <w:right w:val="none" w:sz="0" w:space="0" w:color="auto"/>
      </w:divBdr>
    </w:div>
    <w:div w:id="711001916">
      <w:bodyDiv w:val="1"/>
      <w:marLeft w:val="0"/>
      <w:marRight w:val="0"/>
      <w:marTop w:val="0"/>
      <w:marBottom w:val="0"/>
      <w:divBdr>
        <w:top w:val="none" w:sz="0" w:space="0" w:color="auto"/>
        <w:left w:val="none" w:sz="0" w:space="0" w:color="auto"/>
        <w:bottom w:val="none" w:sz="0" w:space="0" w:color="auto"/>
        <w:right w:val="none" w:sz="0" w:space="0" w:color="auto"/>
      </w:divBdr>
    </w:div>
    <w:div w:id="711153484">
      <w:bodyDiv w:val="1"/>
      <w:marLeft w:val="0"/>
      <w:marRight w:val="0"/>
      <w:marTop w:val="0"/>
      <w:marBottom w:val="0"/>
      <w:divBdr>
        <w:top w:val="none" w:sz="0" w:space="0" w:color="auto"/>
        <w:left w:val="none" w:sz="0" w:space="0" w:color="auto"/>
        <w:bottom w:val="none" w:sz="0" w:space="0" w:color="auto"/>
        <w:right w:val="none" w:sz="0" w:space="0" w:color="auto"/>
      </w:divBdr>
    </w:div>
    <w:div w:id="711198704">
      <w:bodyDiv w:val="1"/>
      <w:marLeft w:val="0"/>
      <w:marRight w:val="0"/>
      <w:marTop w:val="0"/>
      <w:marBottom w:val="0"/>
      <w:divBdr>
        <w:top w:val="none" w:sz="0" w:space="0" w:color="auto"/>
        <w:left w:val="none" w:sz="0" w:space="0" w:color="auto"/>
        <w:bottom w:val="none" w:sz="0" w:space="0" w:color="auto"/>
        <w:right w:val="none" w:sz="0" w:space="0" w:color="auto"/>
      </w:divBdr>
    </w:div>
    <w:div w:id="711265403">
      <w:bodyDiv w:val="1"/>
      <w:marLeft w:val="0"/>
      <w:marRight w:val="0"/>
      <w:marTop w:val="0"/>
      <w:marBottom w:val="0"/>
      <w:divBdr>
        <w:top w:val="none" w:sz="0" w:space="0" w:color="auto"/>
        <w:left w:val="none" w:sz="0" w:space="0" w:color="auto"/>
        <w:bottom w:val="none" w:sz="0" w:space="0" w:color="auto"/>
        <w:right w:val="none" w:sz="0" w:space="0" w:color="auto"/>
      </w:divBdr>
    </w:div>
    <w:div w:id="711271317">
      <w:bodyDiv w:val="1"/>
      <w:marLeft w:val="0"/>
      <w:marRight w:val="0"/>
      <w:marTop w:val="0"/>
      <w:marBottom w:val="0"/>
      <w:divBdr>
        <w:top w:val="none" w:sz="0" w:space="0" w:color="auto"/>
        <w:left w:val="none" w:sz="0" w:space="0" w:color="auto"/>
        <w:bottom w:val="none" w:sz="0" w:space="0" w:color="auto"/>
        <w:right w:val="none" w:sz="0" w:space="0" w:color="auto"/>
      </w:divBdr>
    </w:div>
    <w:div w:id="711614771">
      <w:bodyDiv w:val="1"/>
      <w:marLeft w:val="0"/>
      <w:marRight w:val="0"/>
      <w:marTop w:val="0"/>
      <w:marBottom w:val="0"/>
      <w:divBdr>
        <w:top w:val="none" w:sz="0" w:space="0" w:color="auto"/>
        <w:left w:val="none" w:sz="0" w:space="0" w:color="auto"/>
        <w:bottom w:val="none" w:sz="0" w:space="0" w:color="auto"/>
        <w:right w:val="none" w:sz="0" w:space="0" w:color="auto"/>
      </w:divBdr>
    </w:div>
    <w:div w:id="711657462">
      <w:bodyDiv w:val="1"/>
      <w:marLeft w:val="0"/>
      <w:marRight w:val="0"/>
      <w:marTop w:val="0"/>
      <w:marBottom w:val="0"/>
      <w:divBdr>
        <w:top w:val="none" w:sz="0" w:space="0" w:color="auto"/>
        <w:left w:val="none" w:sz="0" w:space="0" w:color="auto"/>
        <w:bottom w:val="none" w:sz="0" w:space="0" w:color="auto"/>
        <w:right w:val="none" w:sz="0" w:space="0" w:color="auto"/>
      </w:divBdr>
    </w:div>
    <w:div w:id="711730504">
      <w:bodyDiv w:val="1"/>
      <w:marLeft w:val="0"/>
      <w:marRight w:val="0"/>
      <w:marTop w:val="0"/>
      <w:marBottom w:val="0"/>
      <w:divBdr>
        <w:top w:val="none" w:sz="0" w:space="0" w:color="auto"/>
        <w:left w:val="none" w:sz="0" w:space="0" w:color="auto"/>
        <w:bottom w:val="none" w:sz="0" w:space="0" w:color="auto"/>
        <w:right w:val="none" w:sz="0" w:space="0" w:color="auto"/>
      </w:divBdr>
    </w:div>
    <w:div w:id="711802801">
      <w:bodyDiv w:val="1"/>
      <w:marLeft w:val="0"/>
      <w:marRight w:val="0"/>
      <w:marTop w:val="0"/>
      <w:marBottom w:val="0"/>
      <w:divBdr>
        <w:top w:val="none" w:sz="0" w:space="0" w:color="auto"/>
        <w:left w:val="none" w:sz="0" w:space="0" w:color="auto"/>
        <w:bottom w:val="none" w:sz="0" w:space="0" w:color="auto"/>
        <w:right w:val="none" w:sz="0" w:space="0" w:color="auto"/>
      </w:divBdr>
    </w:div>
    <w:div w:id="712003856">
      <w:bodyDiv w:val="1"/>
      <w:marLeft w:val="0"/>
      <w:marRight w:val="0"/>
      <w:marTop w:val="0"/>
      <w:marBottom w:val="0"/>
      <w:divBdr>
        <w:top w:val="none" w:sz="0" w:space="0" w:color="auto"/>
        <w:left w:val="none" w:sz="0" w:space="0" w:color="auto"/>
        <w:bottom w:val="none" w:sz="0" w:space="0" w:color="auto"/>
        <w:right w:val="none" w:sz="0" w:space="0" w:color="auto"/>
      </w:divBdr>
    </w:div>
    <w:div w:id="712081079">
      <w:bodyDiv w:val="1"/>
      <w:marLeft w:val="0"/>
      <w:marRight w:val="0"/>
      <w:marTop w:val="0"/>
      <w:marBottom w:val="0"/>
      <w:divBdr>
        <w:top w:val="none" w:sz="0" w:space="0" w:color="auto"/>
        <w:left w:val="none" w:sz="0" w:space="0" w:color="auto"/>
        <w:bottom w:val="none" w:sz="0" w:space="0" w:color="auto"/>
        <w:right w:val="none" w:sz="0" w:space="0" w:color="auto"/>
      </w:divBdr>
    </w:div>
    <w:div w:id="712770844">
      <w:bodyDiv w:val="1"/>
      <w:marLeft w:val="0"/>
      <w:marRight w:val="0"/>
      <w:marTop w:val="0"/>
      <w:marBottom w:val="0"/>
      <w:divBdr>
        <w:top w:val="none" w:sz="0" w:space="0" w:color="auto"/>
        <w:left w:val="none" w:sz="0" w:space="0" w:color="auto"/>
        <w:bottom w:val="none" w:sz="0" w:space="0" w:color="auto"/>
        <w:right w:val="none" w:sz="0" w:space="0" w:color="auto"/>
      </w:divBdr>
    </w:div>
    <w:div w:id="712773860">
      <w:bodyDiv w:val="1"/>
      <w:marLeft w:val="0"/>
      <w:marRight w:val="0"/>
      <w:marTop w:val="0"/>
      <w:marBottom w:val="0"/>
      <w:divBdr>
        <w:top w:val="none" w:sz="0" w:space="0" w:color="auto"/>
        <w:left w:val="none" w:sz="0" w:space="0" w:color="auto"/>
        <w:bottom w:val="none" w:sz="0" w:space="0" w:color="auto"/>
        <w:right w:val="none" w:sz="0" w:space="0" w:color="auto"/>
      </w:divBdr>
    </w:div>
    <w:div w:id="712853167">
      <w:bodyDiv w:val="1"/>
      <w:marLeft w:val="0"/>
      <w:marRight w:val="0"/>
      <w:marTop w:val="0"/>
      <w:marBottom w:val="0"/>
      <w:divBdr>
        <w:top w:val="none" w:sz="0" w:space="0" w:color="auto"/>
        <w:left w:val="none" w:sz="0" w:space="0" w:color="auto"/>
        <w:bottom w:val="none" w:sz="0" w:space="0" w:color="auto"/>
        <w:right w:val="none" w:sz="0" w:space="0" w:color="auto"/>
      </w:divBdr>
    </w:div>
    <w:div w:id="712920693">
      <w:bodyDiv w:val="1"/>
      <w:marLeft w:val="0"/>
      <w:marRight w:val="0"/>
      <w:marTop w:val="0"/>
      <w:marBottom w:val="0"/>
      <w:divBdr>
        <w:top w:val="none" w:sz="0" w:space="0" w:color="auto"/>
        <w:left w:val="none" w:sz="0" w:space="0" w:color="auto"/>
        <w:bottom w:val="none" w:sz="0" w:space="0" w:color="auto"/>
        <w:right w:val="none" w:sz="0" w:space="0" w:color="auto"/>
      </w:divBdr>
    </w:div>
    <w:div w:id="713236611">
      <w:bodyDiv w:val="1"/>
      <w:marLeft w:val="0"/>
      <w:marRight w:val="0"/>
      <w:marTop w:val="0"/>
      <w:marBottom w:val="0"/>
      <w:divBdr>
        <w:top w:val="none" w:sz="0" w:space="0" w:color="auto"/>
        <w:left w:val="none" w:sz="0" w:space="0" w:color="auto"/>
        <w:bottom w:val="none" w:sz="0" w:space="0" w:color="auto"/>
        <w:right w:val="none" w:sz="0" w:space="0" w:color="auto"/>
      </w:divBdr>
    </w:div>
    <w:div w:id="713503011">
      <w:bodyDiv w:val="1"/>
      <w:marLeft w:val="0"/>
      <w:marRight w:val="0"/>
      <w:marTop w:val="0"/>
      <w:marBottom w:val="0"/>
      <w:divBdr>
        <w:top w:val="none" w:sz="0" w:space="0" w:color="auto"/>
        <w:left w:val="none" w:sz="0" w:space="0" w:color="auto"/>
        <w:bottom w:val="none" w:sz="0" w:space="0" w:color="auto"/>
        <w:right w:val="none" w:sz="0" w:space="0" w:color="auto"/>
      </w:divBdr>
    </w:div>
    <w:div w:id="713503102">
      <w:bodyDiv w:val="1"/>
      <w:marLeft w:val="0"/>
      <w:marRight w:val="0"/>
      <w:marTop w:val="0"/>
      <w:marBottom w:val="0"/>
      <w:divBdr>
        <w:top w:val="none" w:sz="0" w:space="0" w:color="auto"/>
        <w:left w:val="none" w:sz="0" w:space="0" w:color="auto"/>
        <w:bottom w:val="none" w:sz="0" w:space="0" w:color="auto"/>
        <w:right w:val="none" w:sz="0" w:space="0" w:color="auto"/>
      </w:divBdr>
    </w:div>
    <w:div w:id="713579345">
      <w:bodyDiv w:val="1"/>
      <w:marLeft w:val="0"/>
      <w:marRight w:val="0"/>
      <w:marTop w:val="0"/>
      <w:marBottom w:val="0"/>
      <w:divBdr>
        <w:top w:val="none" w:sz="0" w:space="0" w:color="auto"/>
        <w:left w:val="none" w:sz="0" w:space="0" w:color="auto"/>
        <w:bottom w:val="none" w:sz="0" w:space="0" w:color="auto"/>
        <w:right w:val="none" w:sz="0" w:space="0" w:color="auto"/>
      </w:divBdr>
    </w:div>
    <w:div w:id="713702699">
      <w:bodyDiv w:val="1"/>
      <w:marLeft w:val="0"/>
      <w:marRight w:val="0"/>
      <w:marTop w:val="0"/>
      <w:marBottom w:val="0"/>
      <w:divBdr>
        <w:top w:val="none" w:sz="0" w:space="0" w:color="auto"/>
        <w:left w:val="none" w:sz="0" w:space="0" w:color="auto"/>
        <w:bottom w:val="none" w:sz="0" w:space="0" w:color="auto"/>
        <w:right w:val="none" w:sz="0" w:space="0" w:color="auto"/>
      </w:divBdr>
    </w:div>
    <w:div w:id="713778297">
      <w:bodyDiv w:val="1"/>
      <w:marLeft w:val="0"/>
      <w:marRight w:val="0"/>
      <w:marTop w:val="0"/>
      <w:marBottom w:val="0"/>
      <w:divBdr>
        <w:top w:val="none" w:sz="0" w:space="0" w:color="auto"/>
        <w:left w:val="none" w:sz="0" w:space="0" w:color="auto"/>
        <w:bottom w:val="none" w:sz="0" w:space="0" w:color="auto"/>
        <w:right w:val="none" w:sz="0" w:space="0" w:color="auto"/>
      </w:divBdr>
    </w:div>
    <w:div w:id="714084127">
      <w:bodyDiv w:val="1"/>
      <w:marLeft w:val="0"/>
      <w:marRight w:val="0"/>
      <w:marTop w:val="0"/>
      <w:marBottom w:val="0"/>
      <w:divBdr>
        <w:top w:val="none" w:sz="0" w:space="0" w:color="auto"/>
        <w:left w:val="none" w:sz="0" w:space="0" w:color="auto"/>
        <w:bottom w:val="none" w:sz="0" w:space="0" w:color="auto"/>
        <w:right w:val="none" w:sz="0" w:space="0" w:color="auto"/>
      </w:divBdr>
    </w:div>
    <w:div w:id="714625007">
      <w:bodyDiv w:val="1"/>
      <w:marLeft w:val="0"/>
      <w:marRight w:val="0"/>
      <w:marTop w:val="0"/>
      <w:marBottom w:val="0"/>
      <w:divBdr>
        <w:top w:val="none" w:sz="0" w:space="0" w:color="auto"/>
        <w:left w:val="none" w:sz="0" w:space="0" w:color="auto"/>
        <w:bottom w:val="none" w:sz="0" w:space="0" w:color="auto"/>
        <w:right w:val="none" w:sz="0" w:space="0" w:color="auto"/>
      </w:divBdr>
    </w:div>
    <w:div w:id="714693260">
      <w:bodyDiv w:val="1"/>
      <w:marLeft w:val="0"/>
      <w:marRight w:val="0"/>
      <w:marTop w:val="0"/>
      <w:marBottom w:val="0"/>
      <w:divBdr>
        <w:top w:val="none" w:sz="0" w:space="0" w:color="auto"/>
        <w:left w:val="none" w:sz="0" w:space="0" w:color="auto"/>
        <w:bottom w:val="none" w:sz="0" w:space="0" w:color="auto"/>
        <w:right w:val="none" w:sz="0" w:space="0" w:color="auto"/>
      </w:divBdr>
    </w:div>
    <w:div w:id="714701065">
      <w:bodyDiv w:val="1"/>
      <w:marLeft w:val="0"/>
      <w:marRight w:val="0"/>
      <w:marTop w:val="0"/>
      <w:marBottom w:val="0"/>
      <w:divBdr>
        <w:top w:val="none" w:sz="0" w:space="0" w:color="auto"/>
        <w:left w:val="none" w:sz="0" w:space="0" w:color="auto"/>
        <w:bottom w:val="none" w:sz="0" w:space="0" w:color="auto"/>
        <w:right w:val="none" w:sz="0" w:space="0" w:color="auto"/>
      </w:divBdr>
    </w:div>
    <w:div w:id="714887232">
      <w:bodyDiv w:val="1"/>
      <w:marLeft w:val="0"/>
      <w:marRight w:val="0"/>
      <w:marTop w:val="0"/>
      <w:marBottom w:val="0"/>
      <w:divBdr>
        <w:top w:val="none" w:sz="0" w:space="0" w:color="auto"/>
        <w:left w:val="none" w:sz="0" w:space="0" w:color="auto"/>
        <w:bottom w:val="none" w:sz="0" w:space="0" w:color="auto"/>
        <w:right w:val="none" w:sz="0" w:space="0" w:color="auto"/>
      </w:divBdr>
    </w:div>
    <w:div w:id="714892902">
      <w:bodyDiv w:val="1"/>
      <w:marLeft w:val="0"/>
      <w:marRight w:val="0"/>
      <w:marTop w:val="0"/>
      <w:marBottom w:val="0"/>
      <w:divBdr>
        <w:top w:val="none" w:sz="0" w:space="0" w:color="auto"/>
        <w:left w:val="none" w:sz="0" w:space="0" w:color="auto"/>
        <w:bottom w:val="none" w:sz="0" w:space="0" w:color="auto"/>
        <w:right w:val="none" w:sz="0" w:space="0" w:color="auto"/>
      </w:divBdr>
    </w:div>
    <w:div w:id="715087854">
      <w:bodyDiv w:val="1"/>
      <w:marLeft w:val="0"/>
      <w:marRight w:val="0"/>
      <w:marTop w:val="0"/>
      <w:marBottom w:val="0"/>
      <w:divBdr>
        <w:top w:val="none" w:sz="0" w:space="0" w:color="auto"/>
        <w:left w:val="none" w:sz="0" w:space="0" w:color="auto"/>
        <w:bottom w:val="none" w:sz="0" w:space="0" w:color="auto"/>
        <w:right w:val="none" w:sz="0" w:space="0" w:color="auto"/>
      </w:divBdr>
    </w:div>
    <w:div w:id="715159889">
      <w:bodyDiv w:val="1"/>
      <w:marLeft w:val="0"/>
      <w:marRight w:val="0"/>
      <w:marTop w:val="0"/>
      <w:marBottom w:val="0"/>
      <w:divBdr>
        <w:top w:val="none" w:sz="0" w:space="0" w:color="auto"/>
        <w:left w:val="none" w:sz="0" w:space="0" w:color="auto"/>
        <w:bottom w:val="none" w:sz="0" w:space="0" w:color="auto"/>
        <w:right w:val="none" w:sz="0" w:space="0" w:color="auto"/>
      </w:divBdr>
    </w:div>
    <w:div w:id="715395115">
      <w:bodyDiv w:val="1"/>
      <w:marLeft w:val="0"/>
      <w:marRight w:val="0"/>
      <w:marTop w:val="0"/>
      <w:marBottom w:val="0"/>
      <w:divBdr>
        <w:top w:val="none" w:sz="0" w:space="0" w:color="auto"/>
        <w:left w:val="none" w:sz="0" w:space="0" w:color="auto"/>
        <w:bottom w:val="none" w:sz="0" w:space="0" w:color="auto"/>
        <w:right w:val="none" w:sz="0" w:space="0" w:color="auto"/>
      </w:divBdr>
    </w:div>
    <w:div w:id="715475395">
      <w:bodyDiv w:val="1"/>
      <w:marLeft w:val="0"/>
      <w:marRight w:val="0"/>
      <w:marTop w:val="0"/>
      <w:marBottom w:val="0"/>
      <w:divBdr>
        <w:top w:val="none" w:sz="0" w:space="0" w:color="auto"/>
        <w:left w:val="none" w:sz="0" w:space="0" w:color="auto"/>
        <w:bottom w:val="none" w:sz="0" w:space="0" w:color="auto"/>
        <w:right w:val="none" w:sz="0" w:space="0" w:color="auto"/>
      </w:divBdr>
    </w:div>
    <w:div w:id="715666686">
      <w:bodyDiv w:val="1"/>
      <w:marLeft w:val="0"/>
      <w:marRight w:val="0"/>
      <w:marTop w:val="0"/>
      <w:marBottom w:val="0"/>
      <w:divBdr>
        <w:top w:val="none" w:sz="0" w:space="0" w:color="auto"/>
        <w:left w:val="none" w:sz="0" w:space="0" w:color="auto"/>
        <w:bottom w:val="none" w:sz="0" w:space="0" w:color="auto"/>
        <w:right w:val="none" w:sz="0" w:space="0" w:color="auto"/>
      </w:divBdr>
    </w:div>
    <w:div w:id="716129157">
      <w:bodyDiv w:val="1"/>
      <w:marLeft w:val="0"/>
      <w:marRight w:val="0"/>
      <w:marTop w:val="0"/>
      <w:marBottom w:val="0"/>
      <w:divBdr>
        <w:top w:val="none" w:sz="0" w:space="0" w:color="auto"/>
        <w:left w:val="none" w:sz="0" w:space="0" w:color="auto"/>
        <w:bottom w:val="none" w:sz="0" w:space="0" w:color="auto"/>
        <w:right w:val="none" w:sz="0" w:space="0" w:color="auto"/>
      </w:divBdr>
    </w:div>
    <w:div w:id="716465451">
      <w:bodyDiv w:val="1"/>
      <w:marLeft w:val="0"/>
      <w:marRight w:val="0"/>
      <w:marTop w:val="0"/>
      <w:marBottom w:val="0"/>
      <w:divBdr>
        <w:top w:val="none" w:sz="0" w:space="0" w:color="auto"/>
        <w:left w:val="none" w:sz="0" w:space="0" w:color="auto"/>
        <w:bottom w:val="none" w:sz="0" w:space="0" w:color="auto"/>
        <w:right w:val="none" w:sz="0" w:space="0" w:color="auto"/>
      </w:divBdr>
    </w:div>
    <w:div w:id="716660215">
      <w:bodyDiv w:val="1"/>
      <w:marLeft w:val="0"/>
      <w:marRight w:val="0"/>
      <w:marTop w:val="0"/>
      <w:marBottom w:val="0"/>
      <w:divBdr>
        <w:top w:val="none" w:sz="0" w:space="0" w:color="auto"/>
        <w:left w:val="none" w:sz="0" w:space="0" w:color="auto"/>
        <w:bottom w:val="none" w:sz="0" w:space="0" w:color="auto"/>
        <w:right w:val="none" w:sz="0" w:space="0" w:color="auto"/>
      </w:divBdr>
    </w:div>
    <w:div w:id="716777598">
      <w:bodyDiv w:val="1"/>
      <w:marLeft w:val="0"/>
      <w:marRight w:val="0"/>
      <w:marTop w:val="0"/>
      <w:marBottom w:val="0"/>
      <w:divBdr>
        <w:top w:val="none" w:sz="0" w:space="0" w:color="auto"/>
        <w:left w:val="none" w:sz="0" w:space="0" w:color="auto"/>
        <w:bottom w:val="none" w:sz="0" w:space="0" w:color="auto"/>
        <w:right w:val="none" w:sz="0" w:space="0" w:color="auto"/>
      </w:divBdr>
    </w:div>
    <w:div w:id="716779078">
      <w:bodyDiv w:val="1"/>
      <w:marLeft w:val="0"/>
      <w:marRight w:val="0"/>
      <w:marTop w:val="0"/>
      <w:marBottom w:val="0"/>
      <w:divBdr>
        <w:top w:val="none" w:sz="0" w:space="0" w:color="auto"/>
        <w:left w:val="none" w:sz="0" w:space="0" w:color="auto"/>
        <w:bottom w:val="none" w:sz="0" w:space="0" w:color="auto"/>
        <w:right w:val="none" w:sz="0" w:space="0" w:color="auto"/>
      </w:divBdr>
    </w:div>
    <w:div w:id="717126650">
      <w:bodyDiv w:val="1"/>
      <w:marLeft w:val="0"/>
      <w:marRight w:val="0"/>
      <w:marTop w:val="0"/>
      <w:marBottom w:val="0"/>
      <w:divBdr>
        <w:top w:val="none" w:sz="0" w:space="0" w:color="auto"/>
        <w:left w:val="none" w:sz="0" w:space="0" w:color="auto"/>
        <w:bottom w:val="none" w:sz="0" w:space="0" w:color="auto"/>
        <w:right w:val="none" w:sz="0" w:space="0" w:color="auto"/>
      </w:divBdr>
    </w:div>
    <w:div w:id="717357849">
      <w:bodyDiv w:val="1"/>
      <w:marLeft w:val="0"/>
      <w:marRight w:val="0"/>
      <w:marTop w:val="0"/>
      <w:marBottom w:val="0"/>
      <w:divBdr>
        <w:top w:val="none" w:sz="0" w:space="0" w:color="auto"/>
        <w:left w:val="none" w:sz="0" w:space="0" w:color="auto"/>
        <w:bottom w:val="none" w:sz="0" w:space="0" w:color="auto"/>
        <w:right w:val="none" w:sz="0" w:space="0" w:color="auto"/>
      </w:divBdr>
    </w:div>
    <w:div w:id="717389175">
      <w:bodyDiv w:val="1"/>
      <w:marLeft w:val="0"/>
      <w:marRight w:val="0"/>
      <w:marTop w:val="0"/>
      <w:marBottom w:val="0"/>
      <w:divBdr>
        <w:top w:val="none" w:sz="0" w:space="0" w:color="auto"/>
        <w:left w:val="none" w:sz="0" w:space="0" w:color="auto"/>
        <w:bottom w:val="none" w:sz="0" w:space="0" w:color="auto"/>
        <w:right w:val="none" w:sz="0" w:space="0" w:color="auto"/>
      </w:divBdr>
    </w:div>
    <w:div w:id="717775686">
      <w:bodyDiv w:val="1"/>
      <w:marLeft w:val="0"/>
      <w:marRight w:val="0"/>
      <w:marTop w:val="0"/>
      <w:marBottom w:val="0"/>
      <w:divBdr>
        <w:top w:val="none" w:sz="0" w:space="0" w:color="auto"/>
        <w:left w:val="none" w:sz="0" w:space="0" w:color="auto"/>
        <w:bottom w:val="none" w:sz="0" w:space="0" w:color="auto"/>
        <w:right w:val="none" w:sz="0" w:space="0" w:color="auto"/>
      </w:divBdr>
    </w:div>
    <w:div w:id="717970450">
      <w:bodyDiv w:val="1"/>
      <w:marLeft w:val="0"/>
      <w:marRight w:val="0"/>
      <w:marTop w:val="0"/>
      <w:marBottom w:val="0"/>
      <w:divBdr>
        <w:top w:val="none" w:sz="0" w:space="0" w:color="auto"/>
        <w:left w:val="none" w:sz="0" w:space="0" w:color="auto"/>
        <w:bottom w:val="none" w:sz="0" w:space="0" w:color="auto"/>
        <w:right w:val="none" w:sz="0" w:space="0" w:color="auto"/>
      </w:divBdr>
    </w:div>
    <w:div w:id="718168361">
      <w:bodyDiv w:val="1"/>
      <w:marLeft w:val="0"/>
      <w:marRight w:val="0"/>
      <w:marTop w:val="0"/>
      <w:marBottom w:val="0"/>
      <w:divBdr>
        <w:top w:val="none" w:sz="0" w:space="0" w:color="auto"/>
        <w:left w:val="none" w:sz="0" w:space="0" w:color="auto"/>
        <w:bottom w:val="none" w:sz="0" w:space="0" w:color="auto"/>
        <w:right w:val="none" w:sz="0" w:space="0" w:color="auto"/>
      </w:divBdr>
    </w:div>
    <w:div w:id="718289287">
      <w:bodyDiv w:val="1"/>
      <w:marLeft w:val="0"/>
      <w:marRight w:val="0"/>
      <w:marTop w:val="0"/>
      <w:marBottom w:val="0"/>
      <w:divBdr>
        <w:top w:val="none" w:sz="0" w:space="0" w:color="auto"/>
        <w:left w:val="none" w:sz="0" w:space="0" w:color="auto"/>
        <w:bottom w:val="none" w:sz="0" w:space="0" w:color="auto"/>
        <w:right w:val="none" w:sz="0" w:space="0" w:color="auto"/>
      </w:divBdr>
    </w:div>
    <w:div w:id="718356693">
      <w:bodyDiv w:val="1"/>
      <w:marLeft w:val="0"/>
      <w:marRight w:val="0"/>
      <w:marTop w:val="0"/>
      <w:marBottom w:val="0"/>
      <w:divBdr>
        <w:top w:val="none" w:sz="0" w:space="0" w:color="auto"/>
        <w:left w:val="none" w:sz="0" w:space="0" w:color="auto"/>
        <w:bottom w:val="none" w:sz="0" w:space="0" w:color="auto"/>
        <w:right w:val="none" w:sz="0" w:space="0" w:color="auto"/>
      </w:divBdr>
    </w:div>
    <w:div w:id="718633652">
      <w:bodyDiv w:val="1"/>
      <w:marLeft w:val="0"/>
      <w:marRight w:val="0"/>
      <w:marTop w:val="0"/>
      <w:marBottom w:val="0"/>
      <w:divBdr>
        <w:top w:val="none" w:sz="0" w:space="0" w:color="auto"/>
        <w:left w:val="none" w:sz="0" w:space="0" w:color="auto"/>
        <w:bottom w:val="none" w:sz="0" w:space="0" w:color="auto"/>
        <w:right w:val="none" w:sz="0" w:space="0" w:color="auto"/>
      </w:divBdr>
    </w:div>
    <w:div w:id="718673810">
      <w:bodyDiv w:val="1"/>
      <w:marLeft w:val="0"/>
      <w:marRight w:val="0"/>
      <w:marTop w:val="0"/>
      <w:marBottom w:val="0"/>
      <w:divBdr>
        <w:top w:val="none" w:sz="0" w:space="0" w:color="auto"/>
        <w:left w:val="none" w:sz="0" w:space="0" w:color="auto"/>
        <w:bottom w:val="none" w:sz="0" w:space="0" w:color="auto"/>
        <w:right w:val="none" w:sz="0" w:space="0" w:color="auto"/>
      </w:divBdr>
    </w:div>
    <w:div w:id="718745626">
      <w:bodyDiv w:val="1"/>
      <w:marLeft w:val="0"/>
      <w:marRight w:val="0"/>
      <w:marTop w:val="0"/>
      <w:marBottom w:val="0"/>
      <w:divBdr>
        <w:top w:val="none" w:sz="0" w:space="0" w:color="auto"/>
        <w:left w:val="none" w:sz="0" w:space="0" w:color="auto"/>
        <w:bottom w:val="none" w:sz="0" w:space="0" w:color="auto"/>
        <w:right w:val="none" w:sz="0" w:space="0" w:color="auto"/>
      </w:divBdr>
    </w:div>
    <w:div w:id="718817790">
      <w:bodyDiv w:val="1"/>
      <w:marLeft w:val="0"/>
      <w:marRight w:val="0"/>
      <w:marTop w:val="0"/>
      <w:marBottom w:val="0"/>
      <w:divBdr>
        <w:top w:val="none" w:sz="0" w:space="0" w:color="auto"/>
        <w:left w:val="none" w:sz="0" w:space="0" w:color="auto"/>
        <w:bottom w:val="none" w:sz="0" w:space="0" w:color="auto"/>
        <w:right w:val="none" w:sz="0" w:space="0" w:color="auto"/>
      </w:divBdr>
    </w:div>
    <w:div w:id="718869753">
      <w:bodyDiv w:val="1"/>
      <w:marLeft w:val="0"/>
      <w:marRight w:val="0"/>
      <w:marTop w:val="0"/>
      <w:marBottom w:val="0"/>
      <w:divBdr>
        <w:top w:val="none" w:sz="0" w:space="0" w:color="auto"/>
        <w:left w:val="none" w:sz="0" w:space="0" w:color="auto"/>
        <w:bottom w:val="none" w:sz="0" w:space="0" w:color="auto"/>
        <w:right w:val="none" w:sz="0" w:space="0" w:color="auto"/>
      </w:divBdr>
    </w:div>
    <w:div w:id="719090078">
      <w:bodyDiv w:val="1"/>
      <w:marLeft w:val="0"/>
      <w:marRight w:val="0"/>
      <w:marTop w:val="0"/>
      <w:marBottom w:val="0"/>
      <w:divBdr>
        <w:top w:val="none" w:sz="0" w:space="0" w:color="auto"/>
        <w:left w:val="none" w:sz="0" w:space="0" w:color="auto"/>
        <w:bottom w:val="none" w:sz="0" w:space="0" w:color="auto"/>
        <w:right w:val="none" w:sz="0" w:space="0" w:color="auto"/>
      </w:divBdr>
    </w:div>
    <w:div w:id="719129100">
      <w:bodyDiv w:val="1"/>
      <w:marLeft w:val="0"/>
      <w:marRight w:val="0"/>
      <w:marTop w:val="0"/>
      <w:marBottom w:val="0"/>
      <w:divBdr>
        <w:top w:val="none" w:sz="0" w:space="0" w:color="auto"/>
        <w:left w:val="none" w:sz="0" w:space="0" w:color="auto"/>
        <w:bottom w:val="none" w:sz="0" w:space="0" w:color="auto"/>
        <w:right w:val="none" w:sz="0" w:space="0" w:color="auto"/>
      </w:divBdr>
    </w:div>
    <w:div w:id="719136753">
      <w:bodyDiv w:val="1"/>
      <w:marLeft w:val="0"/>
      <w:marRight w:val="0"/>
      <w:marTop w:val="0"/>
      <w:marBottom w:val="0"/>
      <w:divBdr>
        <w:top w:val="none" w:sz="0" w:space="0" w:color="auto"/>
        <w:left w:val="none" w:sz="0" w:space="0" w:color="auto"/>
        <w:bottom w:val="none" w:sz="0" w:space="0" w:color="auto"/>
        <w:right w:val="none" w:sz="0" w:space="0" w:color="auto"/>
      </w:divBdr>
    </w:div>
    <w:div w:id="719212989">
      <w:bodyDiv w:val="1"/>
      <w:marLeft w:val="0"/>
      <w:marRight w:val="0"/>
      <w:marTop w:val="0"/>
      <w:marBottom w:val="0"/>
      <w:divBdr>
        <w:top w:val="none" w:sz="0" w:space="0" w:color="auto"/>
        <w:left w:val="none" w:sz="0" w:space="0" w:color="auto"/>
        <w:bottom w:val="none" w:sz="0" w:space="0" w:color="auto"/>
        <w:right w:val="none" w:sz="0" w:space="0" w:color="auto"/>
      </w:divBdr>
    </w:div>
    <w:div w:id="719599378">
      <w:bodyDiv w:val="1"/>
      <w:marLeft w:val="0"/>
      <w:marRight w:val="0"/>
      <w:marTop w:val="0"/>
      <w:marBottom w:val="0"/>
      <w:divBdr>
        <w:top w:val="none" w:sz="0" w:space="0" w:color="auto"/>
        <w:left w:val="none" w:sz="0" w:space="0" w:color="auto"/>
        <w:bottom w:val="none" w:sz="0" w:space="0" w:color="auto"/>
        <w:right w:val="none" w:sz="0" w:space="0" w:color="auto"/>
      </w:divBdr>
    </w:div>
    <w:div w:id="719671345">
      <w:bodyDiv w:val="1"/>
      <w:marLeft w:val="0"/>
      <w:marRight w:val="0"/>
      <w:marTop w:val="0"/>
      <w:marBottom w:val="0"/>
      <w:divBdr>
        <w:top w:val="none" w:sz="0" w:space="0" w:color="auto"/>
        <w:left w:val="none" w:sz="0" w:space="0" w:color="auto"/>
        <w:bottom w:val="none" w:sz="0" w:space="0" w:color="auto"/>
        <w:right w:val="none" w:sz="0" w:space="0" w:color="auto"/>
      </w:divBdr>
    </w:div>
    <w:div w:id="719793104">
      <w:bodyDiv w:val="1"/>
      <w:marLeft w:val="0"/>
      <w:marRight w:val="0"/>
      <w:marTop w:val="0"/>
      <w:marBottom w:val="0"/>
      <w:divBdr>
        <w:top w:val="none" w:sz="0" w:space="0" w:color="auto"/>
        <w:left w:val="none" w:sz="0" w:space="0" w:color="auto"/>
        <w:bottom w:val="none" w:sz="0" w:space="0" w:color="auto"/>
        <w:right w:val="none" w:sz="0" w:space="0" w:color="auto"/>
      </w:divBdr>
    </w:div>
    <w:div w:id="719942347">
      <w:bodyDiv w:val="1"/>
      <w:marLeft w:val="0"/>
      <w:marRight w:val="0"/>
      <w:marTop w:val="0"/>
      <w:marBottom w:val="0"/>
      <w:divBdr>
        <w:top w:val="none" w:sz="0" w:space="0" w:color="auto"/>
        <w:left w:val="none" w:sz="0" w:space="0" w:color="auto"/>
        <w:bottom w:val="none" w:sz="0" w:space="0" w:color="auto"/>
        <w:right w:val="none" w:sz="0" w:space="0" w:color="auto"/>
      </w:divBdr>
    </w:div>
    <w:div w:id="720834856">
      <w:bodyDiv w:val="1"/>
      <w:marLeft w:val="0"/>
      <w:marRight w:val="0"/>
      <w:marTop w:val="0"/>
      <w:marBottom w:val="0"/>
      <w:divBdr>
        <w:top w:val="none" w:sz="0" w:space="0" w:color="auto"/>
        <w:left w:val="none" w:sz="0" w:space="0" w:color="auto"/>
        <w:bottom w:val="none" w:sz="0" w:space="0" w:color="auto"/>
        <w:right w:val="none" w:sz="0" w:space="0" w:color="auto"/>
      </w:divBdr>
    </w:div>
    <w:div w:id="720904269">
      <w:bodyDiv w:val="1"/>
      <w:marLeft w:val="0"/>
      <w:marRight w:val="0"/>
      <w:marTop w:val="0"/>
      <w:marBottom w:val="0"/>
      <w:divBdr>
        <w:top w:val="none" w:sz="0" w:space="0" w:color="auto"/>
        <w:left w:val="none" w:sz="0" w:space="0" w:color="auto"/>
        <w:bottom w:val="none" w:sz="0" w:space="0" w:color="auto"/>
        <w:right w:val="none" w:sz="0" w:space="0" w:color="auto"/>
      </w:divBdr>
    </w:div>
    <w:div w:id="721058022">
      <w:bodyDiv w:val="1"/>
      <w:marLeft w:val="0"/>
      <w:marRight w:val="0"/>
      <w:marTop w:val="0"/>
      <w:marBottom w:val="0"/>
      <w:divBdr>
        <w:top w:val="none" w:sz="0" w:space="0" w:color="auto"/>
        <w:left w:val="none" w:sz="0" w:space="0" w:color="auto"/>
        <w:bottom w:val="none" w:sz="0" w:space="0" w:color="auto"/>
        <w:right w:val="none" w:sz="0" w:space="0" w:color="auto"/>
      </w:divBdr>
    </w:div>
    <w:div w:id="721100136">
      <w:bodyDiv w:val="1"/>
      <w:marLeft w:val="0"/>
      <w:marRight w:val="0"/>
      <w:marTop w:val="0"/>
      <w:marBottom w:val="0"/>
      <w:divBdr>
        <w:top w:val="none" w:sz="0" w:space="0" w:color="auto"/>
        <w:left w:val="none" w:sz="0" w:space="0" w:color="auto"/>
        <w:bottom w:val="none" w:sz="0" w:space="0" w:color="auto"/>
        <w:right w:val="none" w:sz="0" w:space="0" w:color="auto"/>
      </w:divBdr>
    </w:div>
    <w:div w:id="721295879">
      <w:bodyDiv w:val="1"/>
      <w:marLeft w:val="0"/>
      <w:marRight w:val="0"/>
      <w:marTop w:val="0"/>
      <w:marBottom w:val="0"/>
      <w:divBdr>
        <w:top w:val="none" w:sz="0" w:space="0" w:color="auto"/>
        <w:left w:val="none" w:sz="0" w:space="0" w:color="auto"/>
        <w:bottom w:val="none" w:sz="0" w:space="0" w:color="auto"/>
        <w:right w:val="none" w:sz="0" w:space="0" w:color="auto"/>
      </w:divBdr>
    </w:div>
    <w:div w:id="721370125">
      <w:bodyDiv w:val="1"/>
      <w:marLeft w:val="0"/>
      <w:marRight w:val="0"/>
      <w:marTop w:val="0"/>
      <w:marBottom w:val="0"/>
      <w:divBdr>
        <w:top w:val="none" w:sz="0" w:space="0" w:color="auto"/>
        <w:left w:val="none" w:sz="0" w:space="0" w:color="auto"/>
        <w:bottom w:val="none" w:sz="0" w:space="0" w:color="auto"/>
        <w:right w:val="none" w:sz="0" w:space="0" w:color="auto"/>
      </w:divBdr>
    </w:div>
    <w:div w:id="721488859">
      <w:bodyDiv w:val="1"/>
      <w:marLeft w:val="0"/>
      <w:marRight w:val="0"/>
      <w:marTop w:val="0"/>
      <w:marBottom w:val="0"/>
      <w:divBdr>
        <w:top w:val="none" w:sz="0" w:space="0" w:color="auto"/>
        <w:left w:val="none" w:sz="0" w:space="0" w:color="auto"/>
        <w:bottom w:val="none" w:sz="0" w:space="0" w:color="auto"/>
        <w:right w:val="none" w:sz="0" w:space="0" w:color="auto"/>
      </w:divBdr>
    </w:div>
    <w:div w:id="721559987">
      <w:bodyDiv w:val="1"/>
      <w:marLeft w:val="0"/>
      <w:marRight w:val="0"/>
      <w:marTop w:val="0"/>
      <w:marBottom w:val="0"/>
      <w:divBdr>
        <w:top w:val="none" w:sz="0" w:space="0" w:color="auto"/>
        <w:left w:val="none" w:sz="0" w:space="0" w:color="auto"/>
        <w:bottom w:val="none" w:sz="0" w:space="0" w:color="auto"/>
        <w:right w:val="none" w:sz="0" w:space="0" w:color="auto"/>
      </w:divBdr>
    </w:div>
    <w:div w:id="721636743">
      <w:bodyDiv w:val="1"/>
      <w:marLeft w:val="0"/>
      <w:marRight w:val="0"/>
      <w:marTop w:val="0"/>
      <w:marBottom w:val="0"/>
      <w:divBdr>
        <w:top w:val="none" w:sz="0" w:space="0" w:color="auto"/>
        <w:left w:val="none" w:sz="0" w:space="0" w:color="auto"/>
        <w:bottom w:val="none" w:sz="0" w:space="0" w:color="auto"/>
        <w:right w:val="none" w:sz="0" w:space="0" w:color="auto"/>
      </w:divBdr>
    </w:div>
    <w:div w:id="722213033">
      <w:bodyDiv w:val="1"/>
      <w:marLeft w:val="0"/>
      <w:marRight w:val="0"/>
      <w:marTop w:val="0"/>
      <w:marBottom w:val="0"/>
      <w:divBdr>
        <w:top w:val="none" w:sz="0" w:space="0" w:color="auto"/>
        <w:left w:val="none" w:sz="0" w:space="0" w:color="auto"/>
        <w:bottom w:val="none" w:sz="0" w:space="0" w:color="auto"/>
        <w:right w:val="none" w:sz="0" w:space="0" w:color="auto"/>
      </w:divBdr>
    </w:div>
    <w:div w:id="722288932">
      <w:bodyDiv w:val="1"/>
      <w:marLeft w:val="0"/>
      <w:marRight w:val="0"/>
      <w:marTop w:val="0"/>
      <w:marBottom w:val="0"/>
      <w:divBdr>
        <w:top w:val="none" w:sz="0" w:space="0" w:color="auto"/>
        <w:left w:val="none" w:sz="0" w:space="0" w:color="auto"/>
        <w:bottom w:val="none" w:sz="0" w:space="0" w:color="auto"/>
        <w:right w:val="none" w:sz="0" w:space="0" w:color="auto"/>
      </w:divBdr>
    </w:div>
    <w:div w:id="722289027">
      <w:bodyDiv w:val="1"/>
      <w:marLeft w:val="0"/>
      <w:marRight w:val="0"/>
      <w:marTop w:val="0"/>
      <w:marBottom w:val="0"/>
      <w:divBdr>
        <w:top w:val="none" w:sz="0" w:space="0" w:color="auto"/>
        <w:left w:val="none" w:sz="0" w:space="0" w:color="auto"/>
        <w:bottom w:val="none" w:sz="0" w:space="0" w:color="auto"/>
        <w:right w:val="none" w:sz="0" w:space="0" w:color="auto"/>
      </w:divBdr>
    </w:div>
    <w:div w:id="722409896">
      <w:bodyDiv w:val="1"/>
      <w:marLeft w:val="0"/>
      <w:marRight w:val="0"/>
      <w:marTop w:val="0"/>
      <w:marBottom w:val="0"/>
      <w:divBdr>
        <w:top w:val="none" w:sz="0" w:space="0" w:color="auto"/>
        <w:left w:val="none" w:sz="0" w:space="0" w:color="auto"/>
        <w:bottom w:val="none" w:sz="0" w:space="0" w:color="auto"/>
        <w:right w:val="none" w:sz="0" w:space="0" w:color="auto"/>
      </w:divBdr>
    </w:div>
    <w:div w:id="722680937">
      <w:bodyDiv w:val="1"/>
      <w:marLeft w:val="0"/>
      <w:marRight w:val="0"/>
      <w:marTop w:val="0"/>
      <w:marBottom w:val="0"/>
      <w:divBdr>
        <w:top w:val="none" w:sz="0" w:space="0" w:color="auto"/>
        <w:left w:val="none" w:sz="0" w:space="0" w:color="auto"/>
        <w:bottom w:val="none" w:sz="0" w:space="0" w:color="auto"/>
        <w:right w:val="none" w:sz="0" w:space="0" w:color="auto"/>
      </w:divBdr>
    </w:div>
    <w:div w:id="722750900">
      <w:bodyDiv w:val="1"/>
      <w:marLeft w:val="0"/>
      <w:marRight w:val="0"/>
      <w:marTop w:val="0"/>
      <w:marBottom w:val="0"/>
      <w:divBdr>
        <w:top w:val="none" w:sz="0" w:space="0" w:color="auto"/>
        <w:left w:val="none" w:sz="0" w:space="0" w:color="auto"/>
        <w:bottom w:val="none" w:sz="0" w:space="0" w:color="auto"/>
        <w:right w:val="none" w:sz="0" w:space="0" w:color="auto"/>
      </w:divBdr>
    </w:div>
    <w:div w:id="722758565">
      <w:bodyDiv w:val="1"/>
      <w:marLeft w:val="0"/>
      <w:marRight w:val="0"/>
      <w:marTop w:val="0"/>
      <w:marBottom w:val="0"/>
      <w:divBdr>
        <w:top w:val="none" w:sz="0" w:space="0" w:color="auto"/>
        <w:left w:val="none" w:sz="0" w:space="0" w:color="auto"/>
        <w:bottom w:val="none" w:sz="0" w:space="0" w:color="auto"/>
        <w:right w:val="none" w:sz="0" w:space="0" w:color="auto"/>
      </w:divBdr>
    </w:div>
    <w:div w:id="722826495">
      <w:bodyDiv w:val="1"/>
      <w:marLeft w:val="0"/>
      <w:marRight w:val="0"/>
      <w:marTop w:val="0"/>
      <w:marBottom w:val="0"/>
      <w:divBdr>
        <w:top w:val="none" w:sz="0" w:space="0" w:color="auto"/>
        <w:left w:val="none" w:sz="0" w:space="0" w:color="auto"/>
        <w:bottom w:val="none" w:sz="0" w:space="0" w:color="auto"/>
        <w:right w:val="none" w:sz="0" w:space="0" w:color="auto"/>
      </w:divBdr>
    </w:div>
    <w:div w:id="722951551">
      <w:bodyDiv w:val="1"/>
      <w:marLeft w:val="0"/>
      <w:marRight w:val="0"/>
      <w:marTop w:val="0"/>
      <w:marBottom w:val="0"/>
      <w:divBdr>
        <w:top w:val="none" w:sz="0" w:space="0" w:color="auto"/>
        <w:left w:val="none" w:sz="0" w:space="0" w:color="auto"/>
        <w:bottom w:val="none" w:sz="0" w:space="0" w:color="auto"/>
        <w:right w:val="none" w:sz="0" w:space="0" w:color="auto"/>
      </w:divBdr>
    </w:div>
    <w:div w:id="723451963">
      <w:bodyDiv w:val="1"/>
      <w:marLeft w:val="0"/>
      <w:marRight w:val="0"/>
      <w:marTop w:val="0"/>
      <w:marBottom w:val="0"/>
      <w:divBdr>
        <w:top w:val="none" w:sz="0" w:space="0" w:color="auto"/>
        <w:left w:val="none" w:sz="0" w:space="0" w:color="auto"/>
        <w:bottom w:val="none" w:sz="0" w:space="0" w:color="auto"/>
        <w:right w:val="none" w:sz="0" w:space="0" w:color="auto"/>
      </w:divBdr>
    </w:div>
    <w:div w:id="723602913">
      <w:bodyDiv w:val="1"/>
      <w:marLeft w:val="0"/>
      <w:marRight w:val="0"/>
      <w:marTop w:val="0"/>
      <w:marBottom w:val="0"/>
      <w:divBdr>
        <w:top w:val="none" w:sz="0" w:space="0" w:color="auto"/>
        <w:left w:val="none" w:sz="0" w:space="0" w:color="auto"/>
        <w:bottom w:val="none" w:sz="0" w:space="0" w:color="auto"/>
        <w:right w:val="none" w:sz="0" w:space="0" w:color="auto"/>
      </w:divBdr>
    </w:div>
    <w:div w:id="723604888">
      <w:bodyDiv w:val="1"/>
      <w:marLeft w:val="0"/>
      <w:marRight w:val="0"/>
      <w:marTop w:val="0"/>
      <w:marBottom w:val="0"/>
      <w:divBdr>
        <w:top w:val="none" w:sz="0" w:space="0" w:color="auto"/>
        <w:left w:val="none" w:sz="0" w:space="0" w:color="auto"/>
        <w:bottom w:val="none" w:sz="0" w:space="0" w:color="auto"/>
        <w:right w:val="none" w:sz="0" w:space="0" w:color="auto"/>
      </w:divBdr>
    </w:div>
    <w:div w:id="723673440">
      <w:bodyDiv w:val="1"/>
      <w:marLeft w:val="0"/>
      <w:marRight w:val="0"/>
      <w:marTop w:val="0"/>
      <w:marBottom w:val="0"/>
      <w:divBdr>
        <w:top w:val="none" w:sz="0" w:space="0" w:color="auto"/>
        <w:left w:val="none" w:sz="0" w:space="0" w:color="auto"/>
        <w:bottom w:val="none" w:sz="0" w:space="0" w:color="auto"/>
        <w:right w:val="none" w:sz="0" w:space="0" w:color="auto"/>
      </w:divBdr>
    </w:div>
    <w:div w:id="724255498">
      <w:bodyDiv w:val="1"/>
      <w:marLeft w:val="0"/>
      <w:marRight w:val="0"/>
      <w:marTop w:val="0"/>
      <w:marBottom w:val="0"/>
      <w:divBdr>
        <w:top w:val="none" w:sz="0" w:space="0" w:color="auto"/>
        <w:left w:val="none" w:sz="0" w:space="0" w:color="auto"/>
        <w:bottom w:val="none" w:sz="0" w:space="0" w:color="auto"/>
        <w:right w:val="none" w:sz="0" w:space="0" w:color="auto"/>
      </w:divBdr>
    </w:div>
    <w:div w:id="724372202">
      <w:bodyDiv w:val="1"/>
      <w:marLeft w:val="0"/>
      <w:marRight w:val="0"/>
      <w:marTop w:val="0"/>
      <w:marBottom w:val="0"/>
      <w:divBdr>
        <w:top w:val="none" w:sz="0" w:space="0" w:color="auto"/>
        <w:left w:val="none" w:sz="0" w:space="0" w:color="auto"/>
        <w:bottom w:val="none" w:sz="0" w:space="0" w:color="auto"/>
        <w:right w:val="none" w:sz="0" w:space="0" w:color="auto"/>
      </w:divBdr>
    </w:div>
    <w:div w:id="724566024">
      <w:bodyDiv w:val="1"/>
      <w:marLeft w:val="0"/>
      <w:marRight w:val="0"/>
      <w:marTop w:val="0"/>
      <w:marBottom w:val="0"/>
      <w:divBdr>
        <w:top w:val="none" w:sz="0" w:space="0" w:color="auto"/>
        <w:left w:val="none" w:sz="0" w:space="0" w:color="auto"/>
        <w:bottom w:val="none" w:sz="0" w:space="0" w:color="auto"/>
        <w:right w:val="none" w:sz="0" w:space="0" w:color="auto"/>
      </w:divBdr>
    </w:div>
    <w:div w:id="724646880">
      <w:bodyDiv w:val="1"/>
      <w:marLeft w:val="0"/>
      <w:marRight w:val="0"/>
      <w:marTop w:val="0"/>
      <w:marBottom w:val="0"/>
      <w:divBdr>
        <w:top w:val="none" w:sz="0" w:space="0" w:color="auto"/>
        <w:left w:val="none" w:sz="0" w:space="0" w:color="auto"/>
        <w:bottom w:val="none" w:sz="0" w:space="0" w:color="auto"/>
        <w:right w:val="none" w:sz="0" w:space="0" w:color="auto"/>
      </w:divBdr>
    </w:div>
    <w:div w:id="724836890">
      <w:bodyDiv w:val="1"/>
      <w:marLeft w:val="0"/>
      <w:marRight w:val="0"/>
      <w:marTop w:val="0"/>
      <w:marBottom w:val="0"/>
      <w:divBdr>
        <w:top w:val="none" w:sz="0" w:space="0" w:color="auto"/>
        <w:left w:val="none" w:sz="0" w:space="0" w:color="auto"/>
        <w:bottom w:val="none" w:sz="0" w:space="0" w:color="auto"/>
        <w:right w:val="none" w:sz="0" w:space="0" w:color="auto"/>
      </w:divBdr>
    </w:div>
    <w:div w:id="725179408">
      <w:bodyDiv w:val="1"/>
      <w:marLeft w:val="0"/>
      <w:marRight w:val="0"/>
      <w:marTop w:val="0"/>
      <w:marBottom w:val="0"/>
      <w:divBdr>
        <w:top w:val="none" w:sz="0" w:space="0" w:color="auto"/>
        <w:left w:val="none" w:sz="0" w:space="0" w:color="auto"/>
        <w:bottom w:val="none" w:sz="0" w:space="0" w:color="auto"/>
        <w:right w:val="none" w:sz="0" w:space="0" w:color="auto"/>
      </w:divBdr>
    </w:div>
    <w:div w:id="725688198">
      <w:bodyDiv w:val="1"/>
      <w:marLeft w:val="0"/>
      <w:marRight w:val="0"/>
      <w:marTop w:val="0"/>
      <w:marBottom w:val="0"/>
      <w:divBdr>
        <w:top w:val="none" w:sz="0" w:space="0" w:color="auto"/>
        <w:left w:val="none" w:sz="0" w:space="0" w:color="auto"/>
        <w:bottom w:val="none" w:sz="0" w:space="0" w:color="auto"/>
        <w:right w:val="none" w:sz="0" w:space="0" w:color="auto"/>
      </w:divBdr>
    </w:div>
    <w:div w:id="726151031">
      <w:bodyDiv w:val="1"/>
      <w:marLeft w:val="0"/>
      <w:marRight w:val="0"/>
      <w:marTop w:val="0"/>
      <w:marBottom w:val="0"/>
      <w:divBdr>
        <w:top w:val="none" w:sz="0" w:space="0" w:color="auto"/>
        <w:left w:val="none" w:sz="0" w:space="0" w:color="auto"/>
        <w:bottom w:val="none" w:sz="0" w:space="0" w:color="auto"/>
        <w:right w:val="none" w:sz="0" w:space="0" w:color="auto"/>
      </w:divBdr>
    </w:div>
    <w:div w:id="726300889">
      <w:bodyDiv w:val="1"/>
      <w:marLeft w:val="0"/>
      <w:marRight w:val="0"/>
      <w:marTop w:val="0"/>
      <w:marBottom w:val="0"/>
      <w:divBdr>
        <w:top w:val="none" w:sz="0" w:space="0" w:color="auto"/>
        <w:left w:val="none" w:sz="0" w:space="0" w:color="auto"/>
        <w:bottom w:val="none" w:sz="0" w:space="0" w:color="auto"/>
        <w:right w:val="none" w:sz="0" w:space="0" w:color="auto"/>
      </w:divBdr>
    </w:div>
    <w:div w:id="726338447">
      <w:bodyDiv w:val="1"/>
      <w:marLeft w:val="0"/>
      <w:marRight w:val="0"/>
      <w:marTop w:val="0"/>
      <w:marBottom w:val="0"/>
      <w:divBdr>
        <w:top w:val="none" w:sz="0" w:space="0" w:color="auto"/>
        <w:left w:val="none" w:sz="0" w:space="0" w:color="auto"/>
        <w:bottom w:val="none" w:sz="0" w:space="0" w:color="auto"/>
        <w:right w:val="none" w:sz="0" w:space="0" w:color="auto"/>
      </w:divBdr>
    </w:div>
    <w:div w:id="726729061">
      <w:bodyDiv w:val="1"/>
      <w:marLeft w:val="0"/>
      <w:marRight w:val="0"/>
      <w:marTop w:val="0"/>
      <w:marBottom w:val="0"/>
      <w:divBdr>
        <w:top w:val="none" w:sz="0" w:space="0" w:color="auto"/>
        <w:left w:val="none" w:sz="0" w:space="0" w:color="auto"/>
        <w:bottom w:val="none" w:sz="0" w:space="0" w:color="auto"/>
        <w:right w:val="none" w:sz="0" w:space="0" w:color="auto"/>
      </w:divBdr>
    </w:div>
    <w:div w:id="727070105">
      <w:bodyDiv w:val="1"/>
      <w:marLeft w:val="0"/>
      <w:marRight w:val="0"/>
      <w:marTop w:val="0"/>
      <w:marBottom w:val="0"/>
      <w:divBdr>
        <w:top w:val="none" w:sz="0" w:space="0" w:color="auto"/>
        <w:left w:val="none" w:sz="0" w:space="0" w:color="auto"/>
        <w:bottom w:val="none" w:sz="0" w:space="0" w:color="auto"/>
        <w:right w:val="none" w:sz="0" w:space="0" w:color="auto"/>
      </w:divBdr>
    </w:div>
    <w:div w:id="727269754">
      <w:bodyDiv w:val="1"/>
      <w:marLeft w:val="0"/>
      <w:marRight w:val="0"/>
      <w:marTop w:val="0"/>
      <w:marBottom w:val="0"/>
      <w:divBdr>
        <w:top w:val="none" w:sz="0" w:space="0" w:color="auto"/>
        <w:left w:val="none" w:sz="0" w:space="0" w:color="auto"/>
        <w:bottom w:val="none" w:sz="0" w:space="0" w:color="auto"/>
        <w:right w:val="none" w:sz="0" w:space="0" w:color="auto"/>
      </w:divBdr>
    </w:div>
    <w:div w:id="727454889">
      <w:bodyDiv w:val="1"/>
      <w:marLeft w:val="0"/>
      <w:marRight w:val="0"/>
      <w:marTop w:val="0"/>
      <w:marBottom w:val="0"/>
      <w:divBdr>
        <w:top w:val="none" w:sz="0" w:space="0" w:color="auto"/>
        <w:left w:val="none" w:sz="0" w:space="0" w:color="auto"/>
        <w:bottom w:val="none" w:sz="0" w:space="0" w:color="auto"/>
        <w:right w:val="none" w:sz="0" w:space="0" w:color="auto"/>
      </w:divBdr>
    </w:div>
    <w:div w:id="727531348">
      <w:bodyDiv w:val="1"/>
      <w:marLeft w:val="0"/>
      <w:marRight w:val="0"/>
      <w:marTop w:val="0"/>
      <w:marBottom w:val="0"/>
      <w:divBdr>
        <w:top w:val="none" w:sz="0" w:space="0" w:color="auto"/>
        <w:left w:val="none" w:sz="0" w:space="0" w:color="auto"/>
        <w:bottom w:val="none" w:sz="0" w:space="0" w:color="auto"/>
        <w:right w:val="none" w:sz="0" w:space="0" w:color="auto"/>
      </w:divBdr>
    </w:div>
    <w:div w:id="727533640">
      <w:bodyDiv w:val="1"/>
      <w:marLeft w:val="0"/>
      <w:marRight w:val="0"/>
      <w:marTop w:val="0"/>
      <w:marBottom w:val="0"/>
      <w:divBdr>
        <w:top w:val="none" w:sz="0" w:space="0" w:color="auto"/>
        <w:left w:val="none" w:sz="0" w:space="0" w:color="auto"/>
        <w:bottom w:val="none" w:sz="0" w:space="0" w:color="auto"/>
        <w:right w:val="none" w:sz="0" w:space="0" w:color="auto"/>
      </w:divBdr>
    </w:div>
    <w:div w:id="727605789">
      <w:bodyDiv w:val="1"/>
      <w:marLeft w:val="0"/>
      <w:marRight w:val="0"/>
      <w:marTop w:val="0"/>
      <w:marBottom w:val="0"/>
      <w:divBdr>
        <w:top w:val="none" w:sz="0" w:space="0" w:color="auto"/>
        <w:left w:val="none" w:sz="0" w:space="0" w:color="auto"/>
        <w:bottom w:val="none" w:sz="0" w:space="0" w:color="auto"/>
        <w:right w:val="none" w:sz="0" w:space="0" w:color="auto"/>
      </w:divBdr>
    </w:div>
    <w:div w:id="727847543">
      <w:bodyDiv w:val="1"/>
      <w:marLeft w:val="0"/>
      <w:marRight w:val="0"/>
      <w:marTop w:val="0"/>
      <w:marBottom w:val="0"/>
      <w:divBdr>
        <w:top w:val="none" w:sz="0" w:space="0" w:color="auto"/>
        <w:left w:val="none" w:sz="0" w:space="0" w:color="auto"/>
        <w:bottom w:val="none" w:sz="0" w:space="0" w:color="auto"/>
        <w:right w:val="none" w:sz="0" w:space="0" w:color="auto"/>
      </w:divBdr>
    </w:div>
    <w:div w:id="727873878">
      <w:bodyDiv w:val="1"/>
      <w:marLeft w:val="0"/>
      <w:marRight w:val="0"/>
      <w:marTop w:val="0"/>
      <w:marBottom w:val="0"/>
      <w:divBdr>
        <w:top w:val="none" w:sz="0" w:space="0" w:color="auto"/>
        <w:left w:val="none" w:sz="0" w:space="0" w:color="auto"/>
        <w:bottom w:val="none" w:sz="0" w:space="0" w:color="auto"/>
        <w:right w:val="none" w:sz="0" w:space="0" w:color="auto"/>
      </w:divBdr>
    </w:div>
    <w:div w:id="727919966">
      <w:bodyDiv w:val="1"/>
      <w:marLeft w:val="0"/>
      <w:marRight w:val="0"/>
      <w:marTop w:val="0"/>
      <w:marBottom w:val="0"/>
      <w:divBdr>
        <w:top w:val="none" w:sz="0" w:space="0" w:color="auto"/>
        <w:left w:val="none" w:sz="0" w:space="0" w:color="auto"/>
        <w:bottom w:val="none" w:sz="0" w:space="0" w:color="auto"/>
        <w:right w:val="none" w:sz="0" w:space="0" w:color="auto"/>
      </w:divBdr>
    </w:div>
    <w:div w:id="728266725">
      <w:bodyDiv w:val="1"/>
      <w:marLeft w:val="0"/>
      <w:marRight w:val="0"/>
      <w:marTop w:val="0"/>
      <w:marBottom w:val="0"/>
      <w:divBdr>
        <w:top w:val="none" w:sz="0" w:space="0" w:color="auto"/>
        <w:left w:val="none" w:sz="0" w:space="0" w:color="auto"/>
        <w:bottom w:val="none" w:sz="0" w:space="0" w:color="auto"/>
        <w:right w:val="none" w:sz="0" w:space="0" w:color="auto"/>
      </w:divBdr>
    </w:div>
    <w:div w:id="728722530">
      <w:bodyDiv w:val="1"/>
      <w:marLeft w:val="0"/>
      <w:marRight w:val="0"/>
      <w:marTop w:val="0"/>
      <w:marBottom w:val="0"/>
      <w:divBdr>
        <w:top w:val="none" w:sz="0" w:space="0" w:color="auto"/>
        <w:left w:val="none" w:sz="0" w:space="0" w:color="auto"/>
        <w:bottom w:val="none" w:sz="0" w:space="0" w:color="auto"/>
        <w:right w:val="none" w:sz="0" w:space="0" w:color="auto"/>
      </w:divBdr>
    </w:div>
    <w:div w:id="729615776">
      <w:bodyDiv w:val="1"/>
      <w:marLeft w:val="0"/>
      <w:marRight w:val="0"/>
      <w:marTop w:val="0"/>
      <w:marBottom w:val="0"/>
      <w:divBdr>
        <w:top w:val="none" w:sz="0" w:space="0" w:color="auto"/>
        <w:left w:val="none" w:sz="0" w:space="0" w:color="auto"/>
        <w:bottom w:val="none" w:sz="0" w:space="0" w:color="auto"/>
        <w:right w:val="none" w:sz="0" w:space="0" w:color="auto"/>
      </w:divBdr>
    </w:div>
    <w:div w:id="729693961">
      <w:bodyDiv w:val="1"/>
      <w:marLeft w:val="0"/>
      <w:marRight w:val="0"/>
      <w:marTop w:val="0"/>
      <w:marBottom w:val="0"/>
      <w:divBdr>
        <w:top w:val="none" w:sz="0" w:space="0" w:color="auto"/>
        <w:left w:val="none" w:sz="0" w:space="0" w:color="auto"/>
        <w:bottom w:val="none" w:sz="0" w:space="0" w:color="auto"/>
        <w:right w:val="none" w:sz="0" w:space="0" w:color="auto"/>
      </w:divBdr>
    </w:div>
    <w:div w:id="729770127">
      <w:bodyDiv w:val="1"/>
      <w:marLeft w:val="0"/>
      <w:marRight w:val="0"/>
      <w:marTop w:val="0"/>
      <w:marBottom w:val="0"/>
      <w:divBdr>
        <w:top w:val="none" w:sz="0" w:space="0" w:color="auto"/>
        <w:left w:val="none" w:sz="0" w:space="0" w:color="auto"/>
        <w:bottom w:val="none" w:sz="0" w:space="0" w:color="auto"/>
        <w:right w:val="none" w:sz="0" w:space="0" w:color="auto"/>
      </w:divBdr>
    </w:div>
    <w:div w:id="729840740">
      <w:bodyDiv w:val="1"/>
      <w:marLeft w:val="0"/>
      <w:marRight w:val="0"/>
      <w:marTop w:val="0"/>
      <w:marBottom w:val="0"/>
      <w:divBdr>
        <w:top w:val="none" w:sz="0" w:space="0" w:color="auto"/>
        <w:left w:val="none" w:sz="0" w:space="0" w:color="auto"/>
        <w:bottom w:val="none" w:sz="0" w:space="0" w:color="auto"/>
        <w:right w:val="none" w:sz="0" w:space="0" w:color="auto"/>
      </w:divBdr>
    </w:div>
    <w:div w:id="729959836">
      <w:bodyDiv w:val="1"/>
      <w:marLeft w:val="0"/>
      <w:marRight w:val="0"/>
      <w:marTop w:val="0"/>
      <w:marBottom w:val="0"/>
      <w:divBdr>
        <w:top w:val="none" w:sz="0" w:space="0" w:color="auto"/>
        <w:left w:val="none" w:sz="0" w:space="0" w:color="auto"/>
        <w:bottom w:val="none" w:sz="0" w:space="0" w:color="auto"/>
        <w:right w:val="none" w:sz="0" w:space="0" w:color="auto"/>
      </w:divBdr>
    </w:div>
    <w:div w:id="729962368">
      <w:bodyDiv w:val="1"/>
      <w:marLeft w:val="0"/>
      <w:marRight w:val="0"/>
      <w:marTop w:val="0"/>
      <w:marBottom w:val="0"/>
      <w:divBdr>
        <w:top w:val="none" w:sz="0" w:space="0" w:color="auto"/>
        <w:left w:val="none" w:sz="0" w:space="0" w:color="auto"/>
        <w:bottom w:val="none" w:sz="0" w:space="0" w:color="auto"/>
        <w:right w:val="none" w:sz="0" w:space="0" w:color="auto"/>
      </w:divBdr>
    </w:div>
    <w:div w:id="730227129">
      <w:bodyDiv w:val="1"/>
      <w:marLeft w:val="0"/>
      <w:marRight w:val="0"/>
      <w:marTop w:val="0"/>
      <w:marBottom w:val="0"/>
      <w:divBdr>
        <w:top w:val="none" w:sz="0" w:space="0" w:color="auto"/>
        <w:left w:val="none" w:sz="0" w:space="0" w:color="auto"/>
        <w:bottom w:val="none" w:sz="0" w:space="0" w:color="auto"/>
        <w:right w:val="none" w:sz="0" w:space="0" w:color="auto"/>
      </w:divBdr>
    </w:div>
    <w:div w:id="730276011">
      <w:bodyDiv w:val="1"/>
      <w:marLeft w:val="0"/>
      <w:marRight w:val="0"/>
      <w:marTop w:val="0"/>
      <w:marBottom w:val="0"/>
      <w:divBdr>
        <w:top w:val="none" w:sz="0" w:space="0" w:color="auto"/>
        <w:left w:val="none" w:sz="0" w:space="0" w:color="auto"/>
        <w:bottom w:val="none" w:sz="0" w:space="0" w:color="auto"/>
        <w:right w:val="none" w:sz="0" w:space="0" w:color="auto"/>
      </w:divBdr>
    </w:div>
    <w:div w:id="730614324">
      <w:bodyDiv w:val="1"/>
      <w:marLeft w:val="0"/>
      <w:marRight w:val="0"/>
      <w:marTop w:val="0"/>
      <w:marBottom w:val="0"/>
      <w:divBdr>
        <w:top w:val="none" w:sz="0" w:space="0" w:color="auto"/>
        <w:left w:val="none" w:sz="0" w:space="0" w:color="auto"/>
        <w:bottom w:val="none" w:sz="0" w:space="0" w:color="auto"/>
        <w:right w:val="none" w:sz="0" w:space="0" w:color="auto"/>
      </w:divBdr>
    </w:div>
    <w:div w:id="730616407">
      <w:bodyDiv w:val="1"/>
      <w:marLeft w:val="0"/>
      <w:marRight w:val="0"/>
      <w:marTop w:val="0"/>
      <w:marBottom w:val="0"/>
      <w:divBdr>
        <w:top w:val="none" w:sz="0" w:space="0" w:color="auto"/>
        <w:left w:val="none" w:sz="0" w:space="0" w:color="auto"/>
        <w:bottom w:val="none" w:sz="0" w:space="0" w:color="auto"/>
        <w:right w:val="none" w:sz="0" w:space="0" w:color="auto"/>
      </w:divBdr>
    </w:div>
    <w:div w:id="730810651">
      <w:bodyDiv w:val="1"/>
      <w:marLeft w:val="0"/>
      <w:marRight w:val="0"/>
      <w:marTop w:val="0"/>
      <w:marBottom w:val="0"/>
      <w:divBdr>
        <w:top w:val="none" w:sz="0" w:space="0" w:color="auto"/>
        <w:left w:val="none" w:sz="0" w:space="0" w:color="auto"/>
        <w:bottom w:val="none" w:sz="0" w:space="0" w:color="auto"/>
        <w:right w:val="none" w:sz="0" w:space="0" w:color="auto"/>
      </w:divBdr>
    </w:div>
    <w:div w:id="731005143">
      <w:bodyDiv w:val="1"/>
      <w:marLeft w:val="0"/>
      <w:marRight w:val="0"/>
      <w:marTop w:val="0"/>
      <w:marBottom w:val="0"/>
      <w:divBdr>
        <w:top w:val="none" w:sz="0" w:space="0" w:color="auto"/>
        <w:left w:val="none" w:sz="0" w:space="0" w:color="auto"/>
        <w:bottom w:val="none" w:sz="0" w:space="0" w:color="auto"/>
        <w:right w:val="none" w:sz="0" w:space="0" w:color="auto"/>
      </w:divBdr>
    </w:div>
    <w:div w:id="731316663">
      <w:bodyDiv w:val="1"/>
      <w:marLeft w:val="0"/>
      <w:marRight w:val="0"/>
      <w:marTop w:val="0"/>
      <w:marBottom w:val="0"/>
      <w:divBdr>
        <w:top w:val="none" w:sz="0" w:space="0" w:color="auto"/>
        <w:left w:val="none" w:sz="0" w:space="0" w:color="auto"/>
        <w:bottom w:val="none" w:sz="0" w:space="0" w:color="auto"/>
        <w:right w:val="none" w:sz="0" w:space="0" w:color="auto"/>
      </w:divBdr>
    </w:div>
    <w:div w:id="731389086">
      <w:bodyDiv w:val="1"/>
      <w:marLeft w:val="0"/>
      <w:marRight w:val="0"/>
      <w:marTop w:val="0"/>
      <w:marBottom w:val="0"/>
      <w:divBdr>
        <w:top w:val="none" w:sz="0" w:space="0" w:color="auto"/>
        <w:left w:val="none" w:sz="0" w:space="0" w:color="auto"/>
        <w:bottom w:val="none" w:sz="0" w:space="0" w:color="auto"/>
        <w:right w:val="none" w:sz="0" w:space="0" w:color="auto"/>
      </w:divBdr>
    </w:div>
    <w:div w:id="731544217">
      <w:bodyDiv w:val="1"/>
      <w:marLeft w:val="0"/>
      <w:marRight w:val="0"/>
      <w:marTop w:val="0"/>
      <w:marBottom w:val="0"/>
      <w:divBdr>
        <w:top w:val="none" w:sz="0" w:space="0" w:color="auto"/>
        <w:left w:val="none" w:sz="0" w:space="0" w:color="auto"/>
        <w:bottom w:val="none" w:sz="0" w:space="0" w:color="auto"/>
        <w:right w:val="none" w:sz="0" w:space="0" w:color="auto"/>
      </w:divBdr>
    </w:div>
    <w:div w:id="731580172">
      <w:bodyDiv w:val="1"/>
      <w:marLeft w:val="0"/>
      <w:marRight w:val="0"/>
      <w:marTop w:val="0"/>
      <w:marBottom w:val="0"/>
      <w:divBdr>
        <w:top w:val="none" w:sz="0" w:space="0" w:color="auto"/>
        <w:left w:val="none" w:sz="0" w:space="0" w:color="auto"/>
        <w:bottom w:val="none" w:sz="0" w:space="0" w:color="auto"/>
        <w:right w:val="none" w:sz="0" w:space="0" w:color="auto"/>
      </w:divBdr>
    </w:div>
    <w:div w:id="731586868">
      <w:bodyDiv w:val="1"/>
      <w:marLeft w:val="0"/>
      <w:marRight w:val="0"/>
      <w:marTop w:val="0"/>
      <w:marBottom w:val="0"/>
      <w:divBdr>
        <w:top w:val="none" w:sz="0" w:space="0" w:color="auto"/>
        <w:left w:val="none" w:sz="0" w:space="0" w:color="auto"/>
        <w:bottom w:val="none" w:sz="0" w:space="0" w:color="auto"/>
        <w:right w:val="none" w:sz="0" w:space="0" w:color="auto"/>
      </w:divBdr>
    </w:div>
    <w:div w:id="731655924">
      <w:bodyDiv w:val="1"/>
      <w:marLeft w:val="0"/>
      <w:marRight w:val="0"/>
      <w:marTop w:val="0"/>
      <w:marBottom w:val="0"/>
      <w:divBdr>
        <w:top w:val="none" w:sz="0" w:space="0" w:color="auto"/>
        <w:left w:val="none" w:sz="0" w:space="0" w:color="auto"/>
        <w:bottom w:val="none" w:sz="0" w:space="0" w:color="auto"/>
        <w:right w:val="none" w:sz="0" w:space="0" w:color="auto"/>
      </w:divBdr>
    </w:div>
    <w:div w:id="731735485">
      <w:bodyDiv w:val="1"/>
      <w:marLeft w:val="0"/>
      <w:marRight w:val="0"/>
      <w:marTop w:val="0"/>
      <w:marBottom w:val="0"/>
      <w:divBdr>
        <w:top w:val="none" w:sz="0" w:space="0" w:color="auto"/>
        <w:left w:val="none" w:sz="0" w:space="0" w:color="auto"/>
        <w:bottom w:val="none" w:sz="0" w:space="0" w:color="auto"/>
        <w:right w:val="none" w:sz="0" w:space="0" w:color="auto"/>
      </w:divBdr>
    </w:div>
    <w:div w:id="731974355">
      <w:bodyDiv w:val="1"/>
      <w:marLeft w:val="0"/>
      <w:marRight w:val="0"/>
      <w:marTop w:val="0"/>
      <w:marBottom w:val="0"/>
      <w:divBdr>
        <w:top w:val="none" w:sz="0" w:space="0" w:color="auto"/>
        <w:left w:val="none" w:sz="0" w:space="0" w:color="auto"/>
        <w:bottom w:val="none" w:sz="0" w:space="0" w:color="auto"/>
        <w:right w:val="none" w:sz="0" w:space="0" w:color="auto"/>
      </w:divBdr>
    </w:div>
    <w:div w:id="732119039">
      <w:bodyDiv w:val="1"/>
      <w:marLeft w:val="0"/>
      <w:marRight w:val="0"/>
      <w:marTop w:val="0"/>
      <w:marBottom w:val="0"/>
      <w:divBdr>
        <w:top w:val="none" w:sz="0" w:space="0" w:color="auto"/>
        <w:left w:val="none" w:sz="0" w:space="0" w:color="auto"/>
        <w:bottom w:val="none" w:sz="0" w:space="0" w:color="auto"/>
        <w:right w:val="none" w:sz="0" w:space="0" w:color="auto"/>
      </w:divBdr>
    </w:div>
    <w:div w:id="732313048">
      <w:bodyDiv w:val="1"/>
      <w:marLeft w:val="0"/>
      <w:marRight w:val="0"/>
      <w:marTop w:val="0"/>
      <w:marBottom w:val="0"/>
      <w:divBdr>
        <w:top w:val="none" w:sz="0" w:space="0" w:color="auto"/>
        <w:left w:val="none" w:sz="0" w:space="0" w:color="auto"/>
        <w:bottom w:val="none" w:sz="0" w:space="0" w:color="auto"/>
        <w:right w:val="none" w:sz="0" w:space="0" w:color="auto"/>
      </w:divBdr>
    </w:div>
    <w:div w:id="732387946">
      <w:bodyDiv w:val="1"/>
      <w:marLeft w:val="0"/>
      <w:marRight w:val="0"/>
      <w:marTop w:val="0"/>
      <w:marBottom w:val="0"/>
      <w:divBdr>
        <w:top w:val="none" w:sz="0" w:space="0" w:color="auto"/>
        <w:left w:val="none" w:sz="0" w:space="0" w:color="auto"/>
        <w:bottom w:val="none" w:sz="0" w:space="0" w:color="auto"/>
        <w:right w:val="none" w:sz="0" w:space="0" w:color="auto"/>
      </w:divBdr>
    </w:div>
    <w:div w:id="732433244">
      <w:bodyDiv w:val="1"/>
      <w:marLeft w:val="0"/>
      <w:marRight w:val="0"/>
      <w:marTop w:val="0"/>
      <w:marBottom w:val="0"/>
      <w:divBdr>
        <w:top w:val="none" w:sz="0" w:space="0" w:color="auto"/>
        <w:left w:val="none" w:sz="0" w:space="0" w:color="auto"/>
        <w:bottom w:val="none" w:sz="0" w:space="0" w:color="auto"/>
        <w:right w:val="none" w:sz="0" w:space="0" w:color="auto"/>
      </w:divBdr>
    </w:div>
    <w:div w:id="732773035">
      <w:bodyDiv w:val="1"/>
      <w:marLeft w:val="0"/>
      <w:marRight w:val="0"/>
      <w:marTop w:val="0"/>
      <w:marBottom w:val="0"/>
      <w:divBdr>
        <w:top w:val="none" w:sz="0" w:space="0" w:color="auto"/>
        <w:left w:val="none" w:sz="0" w:space="0" w:color="auto"/>
        <w:bottom w:val="none" w:sz="0" w:space="0" w:color="auto"/>
        <w:right w:val="none" w:sz="0" w:space="0" w:color="auto"/>
      </w:divBdr>
    </w:div>
    <w:div w:id="732849576">
      <w:bodyDiv w:val="1"/>
      <w:marLeft w:val="0"/>
      <w:marRight w:val="0"/>
      <w:marTop w:val="0"/>
      <w:marBottom w:val="0"/>
      <w:divBdr>
        <w:top w:val="none" w:sz="0" w:space="0" w:color="auto"/>
        <w:left w:val="none" w:sz="0" w:space="0" w:color="auto"/>
        <w:bottom w:val="none" w:sz="0" w:space="0" w:color="auto"/>
        <w:right w:val="none" w:sz="0" w:space="0" w:color="auto"/>
      </w:divBdr>
    </w:div>
    <w:div w:id="732965488">
      <w:bodyDiv w:val="1"/>
      <w:marLeft w:val="0"/>
      <w:marRight w:val="0"/>
      <w:marTop w:val="0"/>
      <w:marBottom w:val="0"/>
      <w:divBdr>
        <w:top w:val="none" w:sz="0" w:space="0" w:color="auto"/>
        <w:left w:val="none" w:sz="0" w:space="0" w:color="auto"/>
        <w:bottom w:val="none" w:sz="0" w:space="0" w:color="auto"/>
        <w:right w:val="none" w:sz="0" w:space="0" w:color="auto"/>
      </w:divBdr>
    </w:div>
    <w:div w:id="733049130">
      <w:bodyDiv w:val="1"/>
      <w:marLeft w:val="0"/>
      <w:marRight w:val="0"/>
      <w:marTop w:val="0"/>
      <w:marBottom w:val="0"/>
      <w:divBdr>
        <w:top w:val="none" w:sz="0" w:space="0" w:color="auto"/>
        <w:left w:val="none" w:sz="0" w:space="0" w:color="auto"/>
        <w:bottom w:val="none" w:sz="0" w:space="0" w:color="auto"/>
        <w:right w:val="none" w:sz="0" w:space="0" w:color="auto"/>
      </w:divBdr>
    </w:div>
    <w:div w:id="733550792">
      <w:bodyDiv w:val="1"/>
      <w:marLeft w:val="0"/>
      <w:marRight w:val="0"/>
      <w:marTop w:val="0"/>
      <w:marBottom w:val="0"/>
      <w:divBdr>
        <w:top w:val="none" w:sz="0" w:space="0" w:color="auto"/>
        <w:left w:val="none" w:sz="0" w:space="0" w:color="auto"/>
        <w:bottom w:val="none" w:sz="0" w:space="0" w:color="auto"/>
        <w:right w:val="none" w:sz="0" w:space="0" w:color="auto"/>
      </w:divBdr>
    </w:div>
    <w:div w:id="734008073">
      <w:bodyDiv w:val="1"/>
      <w:marLeft w:val="0"/>
      <w:marRight w:val="0"/>
      <w:marTop w:val="0"/>
      <w:marBottom w:val="0"/>
      <w:divBdr>
        <w:top w:val="none" w:sz="0" w:space="0" w:color="auto"/>
        <w:left w:val="none" w:sz="0" w:space="0" w:color="auto"/>
        <w:bottom w:val="none" w:sz="0" w:space="0" w:color="auto"/>
        <w:right w:val="none" w:sz="0" w:space="0" w:color="auto"/>
      </w:divBdr>
    </w:div>
    <w:div w:id="734205759">
      <w:bodyDiv w:val="1"/>
      <w:marLeft w:val="0"/>
      <w:marRight w:val="0"/>
      <w:marTop w:val="0"/>
      <w:marBottom w:val="0"/>
      <w:divBdr>
        <w:top w:val="none" w:sz="0" w:space="0" w:color="auto"/>
        <w:left w:val="none" w:sz="0" w:space="0" w:color="auto"/>
        <w:bottom w:val="none" w:sz="0" w:space="0" w:color="auto"/>
        <w:right w:val="none" w:sz="0" w:space="0" w:color="auto"/>
      </w:divBdr>
    </w:div>
    <w:div w:id="734397597">
      <w:bodyDiv w:val="1"/>
      <w:marLeft w:val="0"/>
      <w:marRight w:val="0"/>
      <w:marTop w:val="0"/>
      <w:marBottom w:val="0"/>
      <w:divBdr>
        <w:top w:val="none" w:sz="0" w:space="0" w:color="auto"/>
        <w:left w:val="none" w:sz="0" w:space="0" w:color="auto"/>
        <w:bottom w:val="none" w:sz="0" w:space="0" w:color="auto"/>
        <w:right w:val="none" w:sz="0" w:space="0" w:color="auto"/>
      </w:divBdr>
    </w:div>
    <w:div w:id="734470034">
      <w:bodyDiv w:val="1"/>
      <w:marLeft w:val="0"/>
      <w:marRight w:val="0"/>
      <w:marTop w:val="0"/>
      <w:marBottom w:val="0"/>
      <w:divBdr>
        <w:top w:val="none" w:sz="0" w:space="0" w:color="auto"/>
        <w:left w:val="none" w:sz="0" w:space="0" w:color="auto"/>
        <w:bottom w:val="none" w:sz="0" w:space="0" w:color="auto"/>
        <w:right w:val="none" w:sz="0" w:space="0" w:color="auto"/>
      </w:divBdr>
    </w:div>
    <w:div w:id="734818499">
      <w:bodyDiv w:val="1"/>
      <w:marLeft w:val="0"/>
      <w:marRight w:val="0"/>
      <w:marTop w:val="0"/>
      <w:marBottom w:val="0"/>
      <w:divBdr>
        <w:top w:val="none" w:sz="0" w:space="0" w:color="auto"/>
        <w:left w:val="none" w:sz="0" w:space="0" w:color="auto"/>
        <w:bottom w:val="none" w:sz="0" w:space="0" w:color="auto"/>
        <w:right w:val="none" w:sz="0" w:space="0" w:color="auto"/>
      </w:divBdr>
    </w:div>
    <w:div w:id="735012654">
      <w:bodyDiv w:val="1"/>
      <w:marLeft w:val="0"/>
      <w:marRight w:val="0"/>
      <w:marTop w:val="0"/>
      <w:marBottom w:val="0"/>
      <w:divBdr>
        <w:top w:val="none" w:sz="0" w:space="0" w:color="auto"/>
        <w:left w:val="none" w:sz="0" w:space="0" w:color="auto"/>
        <w:bottom w:val="none" w:sz="0" w:space="0" w:color="auto"/>
        <w:right w:val="none" w:sz="0" w:space="0" w:color="auto"/>
      </w:divBdr>
    </w:div>
    <w:div w:id="735127595">
      <w:bodyDiv w:val="1"/>
      <w:marLeft w:val="0"/>
      <w:marRight w:val="0"/>
      <w:marTop w:val="0"/>
      <w:marBottom w:val="0"/>
      <w:divBdr>
        <w:top w:val="none" w:sz="0" w:space="0" w:color="auto"/>
        <w:left w:val="none" w:sz="0" w:space="0" w:color="auto"/>
        <w:bottom w:val="none" w:sz="0" w:space="0" w:color="auto"/>
        <w:right w:val="none" w:sz="0" w:space="0" w:color="auto"/>
      </w:divBdr>
    </w:div>
    <w:div w:id="735319879">
      <w:bodyDiv w:val="1"/>
      <w:marLeft w:val="0"/>
      <w:marRight w:val="0"/>
      <w:marTop w:val="0"/>
      <w:marBottom w:val="0"/>
      <w:divBdr>
        <w:top w:val="none" w:sz="0" w:space="0" w:color="auto"/>
        <w:left w:val="none" w:sz="0" w:space="0" w:color="auto"/>
        <w:bottom w:val="none" w:sz="0" w:space="0" w:color="auto"/>
        <w:right w:val="none" w:sz="0" w:space="0" w:color="auto"/>
      </w:divBdr>
    </w:div>
    <w:div w:id="735711861">
      <w:bodyDiv w:val="1"/>
      <w:marLeft w:val="0"/>
      <w:marRight w:val="0"/>
      <w:marTop w:val="0"/>
      <w:marBottom w:val="0"/>
      <w:divBdr>
        <w:top w:val="none" w:sz="0" w:space="0" w:color="auto"/>
        <w:left w:val="none" w:sz="0" w:space="0" w:color="auto"/>
        <w:bottom w:val="none" w:sz="0" w:space="0" w:color="auto"/>
        <w:right w:val="none" w:sz="0" w:space="0" w:color="auto"/>
      </w:divBdr>
    </w:div>
    <w:div w:id="735933550">
      <w:bodyDiv w:val="1"/>
      <w:marLeft w:val="0"/>
      <w:marRight w:val="0"/>
      <w:marTop w:val="0"/>
      <w:marBottom w:val="0"/>
      <w:divBdr>
        <w:top w:val="none" w:sz="0" w:space="0" w:color="auto"/>
        <w:left w:val="none" w:sz="0" w:space="0" w:color="auto"/>
        <w:bottom w:val="none" w:sz="0" w:space="0" w:color="auto"/>
        <w:right w:val="none" w:sz="0" w:space="0" w:color="auto"/>
      </w:divBdr>
    </w:div>
    <w:div w:id="735934752">
      <w:bodyDiv w:val="1"/>
      <w:marLeft w:val="0"/>
      <w:marRight w:val="0"/>
      <w:marTop w:val="0"/>
      <w:marBottom w:val="0"/>
      <w:divBdr>
        <w:top w:val="none" w:sz="0" w:space="0" w:color="auto"/>
        <w:left w:val="none" w:sz="0" w:space="0" w:color="auto"/>
        <w:bottom w:val="none" w:sz="0" w:space="0" w:color="auto"/>
        <w:right w:val="none" w:sz="0" w:space="0" w:color="auto"/>
      </w:divBdr>
    </w:div>
    <w:div w:id="736518044">
      <w:bodyDiv w:val="1"/>
      <w:marLeft w:val="0"/>
      <w:marRight w:val="0"/>
      <w:marTop w:val="0"/>
      <w:marBottom w:val="0"/>
      <w:divBdr>
        <w:top w:val="none" w:sz="0" w:space="0" w:color="auto"/>
        <w:left w:val="none" w:sz="0" w:space="0" w:color="auto"/>
        <w:bottom w:val="none" w:sz="0" w:space="0" w:color="auto"/>
        <w:right w:val="none" w:sz="0" w:space="0" w:color="auto"/>
      </w:divBdr>
    </w:div>
    <w:div w:id="736781100">
      <w:bodyDiv w:val="1"/>
      <w:marLeft w:val="0"/>
      <w:marRight w:val="0"/>
      <w:marTop w:val="0"/>
      <w:marBottom w:val="0"/>
      <w:divBdr>
        <w:top w:val="none" w:sz="0" w:space="0" w:color="auto"/>
        <w:left w:val="none" w:sz="0" w:space="0" w:color="auto"/>
        <w:bottom w:val="none" w:sz="0" w:space="0" w:color="auto"/>
        <w:right w:val="none" w:sz="0" w:space="0" w:color="auto"/>
      </w:divBdr>
    </w:div>
    <w:div w:id="737018052">
      <w:bodyDiv w:val="1"/>
      <w:marLeft w:val="0"/>
      <w:marRight w:val="0"/>
      <w:marTop w:val="0"/>
      <w:marBottom w:val="0"/>
      <w:divBdr>
        <w:top w:val="none" w:sz="0" w:space="0" w:color="auto"/>
        <w:left w:val="none" w:sz="0" w:space="0" w:color="auto"/>
        <w:bottom w:val="none" w:sz="0" w:space="0" w:color="auto"/>
        <w:right w:val="none" w:sz="0" w:space="0" w:color="auto"/>
      </w:divBdr>
    </w:div>
    <w:div w:id="737092687">
      <w:bodyDiv w:val="1"/>
      <w:marLeft w:val="0"/>
      <w:marRight w:val="0"/>
      <w:marTop w:val="0"/>
      <w:marBottom w:val="0"/>
      <w:divBdr>
        <w:top w:val="none" w:sz="0" w:space="0" w:color="auto"/>
        <w:left w:val="none" w:sz="0" w:space="0" w:color="auto"/>
        <w:bottom w:val="none" w:sz="0" w:space="0" w:color="auto"/>
        <w:right w:val="none" w:sz="0" w:space="0" w:color="auto"/>
      </w:divBdr>
    </w:div>
    <w:div w:id="737243194">
      <w:bodyDiv w:val="1"/>
      <w:marLeft w:val="0"/>
      <w:marRight w:val="0"/>
      <w:marTop w:val="0"/>
      <w:marBottom w:val="0"/>
      <w:divBdr>
        <w:top w:val="none" w:sz="0" w:space="0" w:color="auto"/>
        <w:left w:val="none" w:sz="0" w:space="0" w:color="auto"/>
        <w:bottom w:val="none" w:sz="0" w:space="0" w:color="auto"/>
        <w:right w:val="none" w:sz="0" w:space="0" w:color="auto"/>
      </w:divBdr>
    </w:div>
    <w:div w:id="737287489">
      <w:bodyDiv w:val="1"/>
      <w:marLeft w:val="0"/>
      <w:marRight w:val="0"/>
      <w:marTop w:val="0"/>
      <w:marBottom w:val="0"/>
      <w:divBdr>
        <w:top w:val="none" w:sz="0" w:space="0" w:color="auto"/>
        <w:left w:val="none" w:sz="0" w:space="0" w:color="auto"/>
        <w:bottom w:val="none" w:sz="0" w:space="0" w:color="auto"/>
        <w:right w:val="none" w:sz="0" w:space="0" w:color="auto"/>
      </w:divBdr>
    </w:div>
    <w:div w:id="737289493">
      <w:bodyDiv w:val="1"/>
      <w:marLeft w:val="0"/>
      <w:marRight w:val="0"/>
      <w:marTop w:val="0"/>
      <w:marBottom w:val="0"/>
      <w:divBdr>
        <w:top w:val="none" w:sz="0" w:space="0" w:color="auto"/>
        <w:left w:val="none" w:sz="0" w:space="0" w:color="auto"/>
        <w:bottom w:val="none" w:sz="0" w:space="0" w:color="auto"/>
        <w:right w:val="none" w:sz="0" w:space="0" w:color="auto"/>
      </w:divBdr>
    </w:div>
    <w:div w:id="737437356">
      <w:bodyDiv w:val="1"/>
      <w:marLeft w:val="0"/>
      <w:marRight w:val="0"/>
      <w:marTop w:val="0"/>
      <w:marBottom w:val="0"/>
      <w:divBdr>
        <w:top w:val="none" w:sz="0" w:space="0" w:color="auto"/>
        <w:left w:val="none" w:sz="0" w:space="0" w:color="auto"/>
        <w:bottom w:val="none" w:sz="0" w:space="0" w:color="auto"/>
        <w:right w:val="none" w:sz="0" w:space="0" w:color="auto"/>
      </w:divBdr>
    </w:div>
    <w:div w:id="737555682">
      <w:bodyDiv w:val="1"/>
      <w:marLeft w:val="0"/>
      <w:marRight w:val="0"/>
      <w:marTop w:val="0"/>
      <w:marBottom w:val="0"/>
      <w:divBdr>
        <w:top w:val="none" w:sz="0" w:space="0" w:color="auto"/>
        <w:left w:val="none" w:sz="0" w:space="0" w:color="auto"/>
        <w:bottom w:val="none" w:sz="0" w:space="0" w:color="auto"/>
        <w:right w:val="none" w:sz="0" w:space="0" w:color="auto"/>
      </w:divBdr>
    </w:div>
    <w:div w:id="737556686">
      <w:bodyDiv w:val="1"/>
      <w:marLeft w:val="0"/>
      <w:marRight w:val="0"/>
      <w:marTop w:val="0"/>
      <w:marBottom w:val="0"/>
      <w:divBdr>
        <w:top w:val="none" w:sz="0" w:space="0" w:color="auto"/>
        <w:left w:val="none" w:sz="0" w:space="0" w:color="auto"/>
        <w:bottom w:val="none" w:sz="0" w:space="0" w:color="auto"/>
        <w:right w:val="none" w:sz="0" w:space="0" w:color="auto"/>
      </w:divBdr>
    </w:div>
    <w:div w:id="737557343">
      <w:bodyDiv w:val="1"/>
      <w:marLeft w:val="0"/>
      <w:marRight w:val="0"/>
      <w:marTop w:val="0"/>
      <w:marBottom w:val="0"/>
      <w:divBdr>
        <w:top w:val="none" w:sz="0" w:space="0" w:color="auto"/>
        <w:left w:val="none" w:sz="0" w:space="0" w:color="auto"/>
        <w:bottom w:val="none" w:sz="0" w:space="0" w:color="auto"/>
        <w:right w:val="none" w:sz="0" w:space="0" w:color="auto"/>
      </w:divBdr>
    </w:div>
    <w:div w:id="737559599">
      <w:bodyDiv w:val="1"/>
      <w:marLeft w:val="0"/>
      <w:marRight w:val="0"/>
      <w:marTop w:val="0"/>
      <w:marBottom w:val="0"/>
      <w:divBdr>
        <w:top w:val="none" w:sz="0" w:space="0" w:color="auto"/>
        <w:left w:val="none" w:sz="0" w:space="0" w:color="auto"/>
        <w:bottom w:val="none" w:sz="0" w:space="0" w:color="auto"/>
        <w:right w:val="none" w:sz="0" w:space="0" w:color="auto"/>
      </w:divBdr>
    </w:div>
    <w:div w:id="737823496">
      <w:bodyDiv w:val="1"/>
      <w:marLeft w:val="0"/>
      <w:marRight w:val="0"/>
      <w:marTop w:val="0"/>
      <w:marBottom w:val="0"/>
      <w:divBdr>
        <w:top w:val="none" w:sz="0" w:space="0" w:color="auto"/>
        <w:left w:val="none" w:sz="0" w:space="0" w:color="auto"/>
        <w:bottom w:val="none" w:sz="0" w:space="0" w:color="auto"/>
        <w:right w:val="none" w:sz="0" w:space="0" w:color="auto"/>
      </w:divBdr>
    </w:div>
    <w:div w:id="737945413">
      <w:bodyDiv w:val="1"/>
      <w:marLeft w:val="0"/>
      <w:marRight w:val="0"/>
      <w:marTop w:val="0"/>
      <w:marBottom w:val="0"/>
      <w:divBdr>
        <w:top w:val="none" w:sz="0" w:space="0" w:color="auto"/>
        <w:left w:val="none" w:sz="0" w:space="0" w:color="auto"/>
        <w:bottom w:val="none" w:sz="0" w:space="0" w:color="auto"/>
        <w:right w:val="none" w:sz="0" w:space="0" w:color="auto"/>
      </w:divBdr>
    </w:div>
    <w:div w:id="738094969">
      <w:bodyDiv w:val="1"/>
      <w:marLeft w:val="0"/>
      <w:marRight w:val="0"/>
      <w:marTop w:val="0"/>
      <w:marBottom w:val="0"/>
      <w:divBdr>
        <w:top w:val="none" w:sz="0" w:space="0" w:color="auto"/>
        <w:left w:val="none" w:sz="0" w:space="0" w:color="auto"/>
        <w:bottom w:val="none" w:sz="0" w:space="0" w:color="auto"/>
        <w:right w:val="none" w:sz="0" w:space="0" w:color="auto"/>
      </w:divBdr>
    </w:div>
    <w:div w:id="738332297">
      <w:bodyDiv w:val="1"/>
      <w:marLeft w:val="0"/>
      <w:marRight w:val="0"/>
      <w:marTop w:val="0"/>
      <w:marBottom w:val="0"/>
      <w:divBdr>
        <w:top w:val="none" w:sz="0" w:space="0" w:color="auto"/>
        <w:left w:val="none" w:sz="0" w:space="0" w:color="auto"/>
        <w:bottom w:val="none" w:sz="0" w:space="0" w:color="auto"/>
        <w:right w:val="none" w:sz="0" w:space="0" w:color="auto"/>
      </w:divBdr>
    </w:div>
    <w:div w:id="738555579">
      <w:bodyDiv w:val="1"/>
      <w:marLeft w:val="0"/>
      <w:marRight w:val="0"/>
      <w:marTop w:val="0"/>
      <w:marBottom w:val="0"/>
      <w:divBdr>
        <w:top w:val="none" w:sz="0" w:space="0" w:color="auto"/>
        <w:left w:val="none" w:sz="0" w:space="0" w:color="auto"/>
        <w:bottom w:val="none" w:sz="0" w:space="0" w:color="auto"/>
        <w:right w:val="none" w:sz="0" w:space="0" w:color="auto"/>
      </w:divBdr>
    </w:div>
    <w:div w:id="738602101">
      <w:bodyDiv w:val="1"/>
      <w:marLeft w:val="0"/>
      <w:marRight w:val="0"/>
      <w:marTop w:val="0"/>
      <w:marBottom w:val="0"/>
      <w:divBdr>
        <w:top w:val="none" w:sz="0" w:space="0" w:color="auto"/>
        <w:left w:val="none" w:sz="0" w:space="0" w:color="auto"/>
        <w:bottom w:val="none" w:sz="0" w:space="0" w:color="auto"/>
        <w:right w:val="none" w:sz="0" w:space="0" w:color="auto"/>
      </w:divBdr>
    </w:div>
    <w:div w:id="738745805">
      <w:bodyDiv w:val="1"/>
      <w:marLeft w:val="0"/>
      <w:marRight w:val="0"/>
      <w:marTop w:val="0"/>
      <w:marBottom w:val="0"/>
      <w:divBdr>
        <w:top w:val="none" w:sz="0" w:space="0" w:color="auto"/>
        <w:left w:val="none" w:sz="0" w:space="0" w:color="auto"/>
        <w:bottom w:val="none" w:sz="0" w:space="0" w:color="auto"/>
        <w:right w:val="none" w:sz="0" w:space="0" w:color="auto"/>
      </w:divBdr>
    </w:div>
    <w:div w:id="738753359">
      <w:bodyDiv w:val="1"/>
      <w:marLeft w:val="0"/>
      <w:marRight w:val="0"/>
      <w:marTop w:val="0"/>
      <w:marBottom w:val="0"/>
      <w:divBdr>
        <w:top w:val="none" w:sz="0" w:space="0" w:color="auto"/>
        <w:left w:val="none" w:sz="0" w:space="0" w:color="auto"/>
        <w:bottom w:val="none" w:sz="0" w:space="0" w:color="auto"/>
        <w:right w:val="none" w:sz="0" w:space="0" w:color="auto"/>
      </w:divBdr>
    </w:div>
    <w:div w:id="738869440">
      <w:bodyDiv w:val="1"/>
      <w:marLeft w:val="0"/>
      <w:marRight w:val="0"/>
      <w:marTop w:val="0"/>
      <w:marBottom w:val="0"/>
      <w:divBdr>
        <w:top w:val="none" w:sz="0" w:space="0" w:color="auto"/>
        <w:left w:val="none" w:sz="0" w:space="0" w:color="auto"/>
        <w:bottom w:val="none" w:sz="0" w:space="0" w:color="auto"/>
        <w:right w:val="none" w:sz="0" w:space="0" w:color="auto"/>
      </w:divBdr>
    </w:div>
    <w:div w:id="738940345">
      <w:bodyDiv w:val="1"/>
      <w:marLeft w:val="0"/>
      <w:marRight w:val="0"/>
      <w:marTop w:val="0"/>
      <w:marBottom w:val="0"/>
      <w:divBdr>
        <w:top w:val="none" w:sz="0" w:space="0" w:color="auto"/>
        <w:left w:val="none" w:sz="0" w:space="0" w:color="auto"/>
        <w:bottom w:val="none" w:sz="0" w:space="0" w:color="auto"/>
        <w:right w:val="none" w:sz="0" w:space="0" w:color="auto"/>
      </w:divBdr>
    </w:div>
    <w:div w:id="738940571">
      <w:bodyDiv w:val="1"/>
      <w:marLeft w:val="0"/>
      <w:marRight w:val="0"/>
      <w:marTop w:val="0"/>
      <w:marBottom w:val="0"/>
      <w:divBdr>
        <w:top w:val="none" w:sz="0" w:space="0" w:color="auto"/>
        <w:left w:val="none" w:sz="0" w:space="0" w:color="auto"/>
        <w:bottom w:val="none" w:sz="0" w:space="0" w:color="auto"/>
        <w:right w:val="none" w:sz="0" w:space="0" w:color="auto"/>
      </w:divBdr>
    </w:div>
    <w:div w:id="739061225">
      <w:bodyDiv w:val="1"/>
      <w:marLeft w:val="0"/>
      <w:marRight w:val="0"/>
      <w:marTop w:val="0"/>
      <w:marBottom w:val="0"/>
      <w:divBdr>
        <w:top w:val="none" w:sz="0" w:space="0" w:color="auto"/>
        <w:left w:val="none" w:sz="0" w:space="0" w:color="auto"/>
        <w:bottom w:val="none" w:sz="0" w:space="0" w:color="auto"/>
        <w:right w:val="none" w:sz="0" w:space="0" w:color="auto"/>
      </w:divBdr>
    </w:div>
    <w:div w:id="739401848">
      <w:bodyDiv w:val="1"/>
      <w:marLeft w:val="0"/>
      <w:marRight w:val="0"/>
      <w:marTop w:val="0"/>
      <w:marBottom w:val="0"/>
      <w:divBdr>
        <w:top w:val="none" w:sz="0" w:space="0" w:color="auto"/>
        <w:left w:val="none" w:sz="0" w:space="0" w:color="auto"/>
        <w:bottom w:val="none" w:sz="0" w:space="0" w:color="auto"/>
        <w:right w:val="none" w:sz="0" w:space="0" w:color="auto"/>
      </w:divBdr>
    </w:div>
    <w:div w:id="739407560">
      <w:bodyDiv w:val="1"/>
      <w:marLeft w:val="0"/>
      <w:marRight w:val="0"/>
      <w:marTop w:val="0"/>
      <w:marBottom w:val="0"/>
      <w:divBdr>
        <w:top w:val="none" w:sz="0" w:space="0" w:color="auto"/>
        <w:left w:val="none" w:sz="0" w:space="0" w:color="auto"/>
        <w:bottom w:val="none" w:sz="0" w:space="0" w:color="auto"/>
        <w:right w:val="none" w:sz="0" w:space="0" w:color="auto"/>
      </w:divBdr>
    </w:div>
    <w:div w:id="739448762">
      <w:bodyDiv w:val="1"/>
      <w:marLeft w:val="0"/>
      <w:marRight w:val="0"/>
      <w:marTop w:val="0"/>
      <w:marBottom w:val="0"/>
      <w:divBdr>
        <w:top w:val="none" w:sz="0" w:space="0" w:color="auto"/>
        <w:left w:val="none" w:sz="0" w:space="0" w:color="auto"/>
        <w:bottom w:val="none" w:sz="0" w:space="0" w:color="auto"/>
        <w:right w:val="none" w:sz="0" w:space="0" w:color="auto"/>
      </w:divBdr>
    </w:div>
    <w:div w:id="739717320">
      <w:bodyDiv w:val="1"/>
      <w:marLeft w:val="0"/>
      <w:marRight w:val="0"/>
      <w:marTop w:val="0"/>
      <w:marBottom w:val="0"/>
      <w:divBdr>
        <w:top w:val="none" w:sz="0" w:space="0" w:color="auto"/>
        <w:left w:val="none" w:sz="0" w:space="0" w:color="auto"/>
        <w:bottom w:val="none" w:sz="0" w:space="0" w:color="auto"/>
        <w:right w:val="none" w:sz="0" w:space="0" w:color="auto"/>
      </w:divBdr>
    </w:div>
    <w:div w:id="739786423">
      <w:bodyDiv w:val="1"/>
      <w:marLeft w:val="0"/>
      <w:marRight w:val="0"/>
      <w:marTop w:val="0"/>
      <w:marBottom w:val="0"/>
      <w:divBdr>
        <w:top w:val="none" w:sz="0" w:space="0" w:color="auto"/>
        <w:left w:val="none" w:sz="0" w:space="0" w:color="auto"/>
        <w:bottom w:val="none" w:sz="0" w:space="0" w:color="auto"/>
        <w:right w:val="none" w:sz="0" w:space="0" w:color="auto"/>
      </w:divBdr>
    </w:div>
    <w:div w:id="739836055">
      <w:bodyDiv w:val="1"/>
      <w:marLeft w:val="0"/>
      <w:marRight w:val="0"/>
      <w:marTop w:val="0"/>
      <w:marBottom w:val="0"/>
      <w:divBdr>
        <w:top w:val="none" w:sz="0" w:space="0" w:color="auto"/>
        <w:left w:val="none" w:sz="0" w:space="0" w:color="auto"/>
        <w:bottom w:val="none" w:sz="0" w:space="0" w:color="auto"/>
        <w:right w:val="none" w:sz="0" w:space="0" w:color="auto"/>
      </w:divBdr>
    </w:div>
    <w:div w:id="740174687">
      <w:bodyDiv w:val="1"/>
      <w:marLeft w:val="0"/>
      <w:marRight w:val="0"/>
      <w:marTop w:val="0"/>
      <w:marBottom w:val="0"/>
      <w:divBdr>
        <w:top w:val="none" w:sz="0" w:space="0" w:color="auto"/>
        <w:left w:val="none" w:sz="0" w:space="0" w:color="auto"/>
        <w:bottom w:val="none" w:sz="0" w:space="0" w:color="auto"/>
        <w:right w:val="none" w:sz="0" w:space="0" w:color="auto"/>
      </w:divBdr>
    </w:div>
    <w:div w:id="740559432">
      <w:bodyDiv w:val="1"/>
      <w:marLeft w:val="0"/>
      <w:marRight w:val="0"/>
      <w:marTop w:val="0"/>
      <w:marBottom w:val="0"/>
      <w:divBdr>
        <w:top w:val="none" w:sz="0" w:space="0" w:color="auto"/>
        <w:left w:val="none" w:sz="0" w:space="0" w:color="auto"/>
        <w:bottom w:val="none" w:sz="0" w:space="0" w:color="auto"/>
        <w:right w:val="none" w:sz="0" w:space="0" w:color="auto"/>
      </w:divBdr>
    </w:div>
    <w:div w:id="740754554">
      <w:bodyDiv w:val="1"/>
      <w:marLeft w:val="0"/>
      <w:marRight w:val="0"/>
      <w:marTop w:val="0"/>
      <w:marBottom w:val="0"/>
      <w:divBdr>
        <w:top w:val="none" w:sz="0" w:space="0" w:color="auto"/>
        <w:left w:val="none" w:sz="0" w:space="0" w:color="auto"/>
        <w:bottom w:val="none" w:sz="0" w:space="0" w:color="auto"/>
        <w:right w:val="none" w:sz="0" w:space="0" w:color="auto"/>
      </w:divBdr>
    </w:div>
    <w:div w:id="740832373">
      <w:bodyDiv w:val="1"/>
      <w:marLeft w:val="0"/>
      <w:marRight w:val="0"/>
      <w:marTop w:val="0"/>
      <w:marBottom w:val="0"/>
      <w:divBdr>
        <w:top w:val="none" w:sz="0" w:space="0" w:color="auto"/>
        <w:left w:val="none" w:sz="0" w:space="0" w:color="auto"/>
        <w:bottom w:val="none" w:sz="0" w:space="0" w:color="auto"/>
        <w:right w:val="none" w:sz="0" w:space="0" w:color="auto"/>
      </w:divBdr>
    </w:div>
    <w:div w:id="740910743">
      <w:bodyDiv w:val="1"/>
      <w:marLeft w:val="0"/>
      <w:marRight w:val="0"/>
      <w:marTop w:val="0"/>
      <w:marBottom w:val="0"/>
      <w:divBdr>
        <w:top w:val="none" w:sz="0" w:space="0" w:color="auto"/>
        <w:left w:val="none" w:sz="0" w:space="0" w:color="auto"/>
        <w:bottom w:val="none" w:sz="0" w:space="0" w:color="auto"/>
        <w:right w:val="none" w:sz="0" w:space="0" w:color="auto"/>
      </w:divBdr>
    </w:div>
    <w:div w:id="741023859">
      <w:bodyDiv w:val="1"/>
      <w:marLeft w:val="0"/>
      <w:marRight w:val="0"/>
      <w:marTop w:val="0"/>
      <w:marBottom w:val="0"/>
      <w:divBdr>
        <w:top w:val="none" w:sz="0" w:space="0" w:color="auto"/>
        <w:left w:val="none" w:sz="0" w:space="0" w:color="auto"/>
        <w:bottom w:val="none" w:sz="0" w:space="0" w:color="auto"/>
        <w:right w:val="none" w:sz="0" w:space="0" w:color="auto"/>
      </w:divBdr>
    </w:div>
    <w:div w:id="741175115">
      <w:bodyDiv w:val="1"/>
      <w:marLeft w:val="0"/>
      <w:marRight w:val="0"/>
      <w:marTop w:val="0"/>
      <w:marBottom w:val="0"/>
      <w:divBdr>
        <w:top w:val="none" w:sz="0" w:space="0" w:color="auto"/>
        <w:left w:val="none" w:sz="0" w:space="0" w:color="auto"/>
        <w:bottom w:val="none" w:sz="0" w:space="0" w:color="auto"/>
        <w:right w:val="none" w:sz="0" w:space="0" w:color="auto"/>
      </w:divBdr>
    </w:div>
    <w:div w:id="741294234">
      <w:bodyDiv w:val="1"/>
      <w:marLeft w:val="0"/>
      <w:marRight w:val="0"/>
      <w:marTop w:val="0"/>
      <w:marBottom w:val="0"/>
      <w:divBdr>
        <w:top w:val="none" w:sz="0" w:space="0" w:color="auto"/>
        <w:left w:val="none" w:sz="0" w:space="0" w:color="auto"/>
        <w:bottom w:val="none" w:sz="0" w:space="0" w:color="auto"/>
        <w:right w:val="none" w:sz="0" w:space="0" w:color="auto"/>
      </w:divBdr>
    </w:div>
    <w:div w:id="741366076">
      <w:bodyDiv w:val="1"/>
      <w:marLeft w:val="0"/>
      <w:marRight w:val="0"/>
      <w:marTop w:val="0"/>
      <w:marBottom w:val="0"/>
      <w:divBdr>
        <w:top w:val="none" w:sz="0" w:space="0" w:color="auto"/>
        <w:left w:val="none" w:sz="0" w:space="0" w:color="auto"/>
        <w:bottom w:val="none" w:sz="0" w:space="0" w:color="auto"/>
        <w:right w:val="none" w:sz="0" w:space="0" w:color="auto"/>
      </w:divBdr>
    </w:div>
    <w:div w:id="741488229">
      <w:bodyDiv w:val="1"/>
      <w:marLeft w:val="0"/>
      <w:marRight w:val="0"/>
      <w:marTop w:val="0"/>
      <w:marBottom w:val="0"/>
      <w:divBdr>
        <w:top w:val="none" w:sz="0" w:space="0" w:color="auto"/>
        <w:left w:val="none" w:sz="0" w:space="0" w:color="auto"/>
        <w:bottom w:val="none" w:sz="0" w:space="0" w:color="auto"/>
        <w:right w:val="none" w:sz="0" w:space="0" w:color="auto"/>
      </w:divBdr>
    </w:div>
    <w:div w:id="741492313">
      <w:bodyDiv w:val="1"/>
      <w:marLeft w:val="0"/>
      <w:marRight w:val="0"/>
      <w:marTop w:val="0"/>
      <w:marBottom w:val="0"/>
      <w:divBdr>
        <w:top w:val="none" w:sz="0" w:space="0" w:color="auto"/>
        <w:left w:val="none" w:sz="0" w:space="0" w:color="auto"/>
        <w:bottom w:val="none" w:sz="0" w:space="0" w:color="auto"/>
        <w:right w:val="none" w:sz="0" w:space="0" w:color="auto"/>
      </w:divBdr>
    </w:div>
    <w:div w:id="741559197">
      <w:bodyDiv w:val="1"/>
      <w:marLeft w:val="0"/>
      <w:marRight w:val="0"/>
      <w:marTop w:val="0"/>
      <w:marBottom w:val="0"/>
      <w:divBdr>
        <w:top w:val="none" w:sz="0" w:space="0" w:color="auto"/>
        <w:left w:val="none" w:sz="0" w:space="0" w:color="auto"/>
        <w:bottom w:val="none" w:sz="0" w:space="0" w:color="auto"/>
        <w:right w:val="none" w:sz="0" w:space="0" w:color="auto"/>
      </w:divBdr>
    </w:div>
    <w:div w:id="741636543">
      <w:bodyDiv w:val="1"/>
      <w:marLeft w:val="0"/>
      <w:marRight w:val="0"/>
      <w:marTop w:val="0"/>
      <w:marBottom w:val="0"/>
      <w:divBdr>
        <w:top w:val="none" w:sz="0" w:space="0" w:color="auto"/>
        <w:left w:val="none" w:sz="0" w:space="0" w:color="auto"/>
        <w:bottom w:val="none" w:sz="0" w:space="0" w:color="auto"/>
        <w:right w:val="none" w:sz="0" w:space="0" w:color="auto"/>
      </w:divBdr>
    </w:div>
    <w:div w:id="741637470">
      <w:bodyDiv w:val="1"/>
      <w:marLeft w:val="0"/>
      <w:marRight w:val="0"/>
      <w:marTop w:val="0"/>
      <w:marBottom w:val="0"/>
      <w:divBdr>
        <w:top w:val="none" w:sz="0" w:space="0" w:color="auto"/>
        <w:left w:val="none" w:sz="0" w:space="0" w:color="auto"/>
        <w:bottom w:val="none" w:sz="0" w:space="0" w:color="auto"/>
        <w:right w:val="none" w:sz="0" w:space="0" w:color="auto"/>
      </w:divBdr>
    </w:div>
    <w:div w:id="741828026">
      <w:bodyDiv w:val="1"/>
      <w:marLeft w:val="0"/>
      <w:marRight w:val="0"/>
      <w:marTop w:val="0"/>
      <w:marBottom w:val="0"/>
      <w:divBdr>
        <w:top w:val="none" w:sz="0" w:space="0" w:color="auto"/>
        <w:left w:val="none" w:sz="0" w:space="0" w:color="auto"/>
        <w:bottom w:val="none" w:sz="0" w:space="0" w:color="auto"/>
        <w:right w:val="none" w:sz="0" w:space="0" w:color="auto"/>
      </w:divBdr>
    </w:div>
    <w:div w:id="741828867">
      <w:bodyDiv w:val="1"/>
      <w:marLeft w:val="0"/>
      <w:marRight w:val="0"/>
      <w:marTop w:val="0"/>
      <w:marBottom w:val="0"/>
      <w:divBdr>
        <w:top w:val="none" w:sz="0" w:space="0" w:color="auto"/>
        <w:left w:val="none" w:sz="0" w:space="0" w:color="auto"/>
        <w:bottom w:val="none" w:sz="0" w:space="0" w:color="auto"/>
        <w:right w:val="none" w:sz="0" w:space="0" w:color="auto"/>
      </w:divBdr>
    </w:div>
    <w:div w:id="741872639">
      <w:bodyDiv w:val="1"/>
      <w:marLeft w:val="0"/>
      <w:marRight w:val="0"/>
      <w:marTop w:val="0"/>
      <w:marBottom w:val="0"/>
      <w:divBdr>
        <w:top w:val="none" w:sz="0" w:space="0" w:color="auto"/>
        <w:left w:val="none" w:sz="0" w:space="0" w:color="auto"/>
        <w:bottom w:val="none" w:sz="0" w:space="0" w:color="auto"/>
        <w:right w:val="none" w:sz="0" w:space="0" w:color="auto"/>
      </w:divBdr>
    </w:div>
    <w:div w:id="742416042">
      <w:bodyDiv w:val="1"/>
      <w:marLeft w:val="0"/>
      <w:marRight w:val="0"/>
      <w:marTop w:val="0"/>
      <w:marBottom w:val="0"/>
      <w:divBdr>
        <w:top w:val="none" w:sz="0" w:space="0" w:color="auto"/>
        <w:left w:val="none" w:sz="0" w:space="0" w:color="auto"/>
        <w:bottom w:val="none" w:sz="0" w:space="0" w:color="auto"/>
        <w:right w:val="none" w:sz="0" w:space="0" w:color="auto"/>
      </w:divBdr>
    </w:div>
    <w:div w:id="742530653">
      <w:bodyDiv w:val="1"/>
      <w:marLeft w:val="0"/>
      <w:marRight w:val="0"/>
      <w:marTop w:val="0"/>
      <w:marBottom w:val="0"/>
      <w:divBdr>
        <w:top w:val="none" w:sz="0" w:space="0" w:color="auto"/>
        <w:left w:val="none" w:sz="0" w:space="0" w:color="auto"/>
        <w:bottom w:val="none" w:sz="0" w:space="0" w:color="auto"/>
        <w:right w:val="none" w:sz="0" w:space="0" w:color="auto"/>
      </w:divBdr>
    </w:div>
    <w:div w:id="742682875">
      <w:bodyDiv w:val="1"/>
      <w:marLeft w:val="0"/>
      <w:marRight w:val="0"/>
      <w:marTop w:val="0"/>
      <w:marBottom w:val="0"/>
      <w:divBdr>
        <w:top w:val="none" w:sz="0" w:space="0" w:color="auto"/>
        <w:left w:val="none" w:sz="0" w:space="0" w:color="auto"/>
        <w:bottom w:val="none" w:sz="0" w:space="0" w:color="auto"/>
        <w:right w:val="none" w:sz="0" w:space="0" w:color="auto"/>
      </w:divBdr>
    </w:div>
    <w:div w:id="742725449">
      <w:bodyDiv w:val="1"/>
      <w:marLeft w:val="0"/>
      <w:marRight w:val="0"/>
      <w:marTop w:val="0"/>
      <w:marBottom w:val="0"/>
      <w:divBdr>
        <w:top w:val="none" w:sz="0" w:space="0" w:color="auto"/>
        <w:left w:val="none" w:sz="0" w:space="0" w:color="auto"/>
        <w:bottom w:val="none" w:sz="0" w:space="0" w:color="auto"/>
        <w:right w:val="none" w:sz="0" w:space="0" w:color="auto"/>
      </w:divBdr>
    </w:div>
    <w:div w:id="742802415">
      <w:bodyDiv w:val="1"/>
      <w:marLeft w:val="0"/>
      <w:marRight w:val="0"/>
      <w:marTop w:val="0"/>
      <w:marBottom w:val="0"/>
      <w:divBdr>
        <w:top w:val="none" w:sz="0" w:space="0" w:color="auto"/>
        <w:left w:val="none" w:sz="0" w:space="0" w:color="auto"/>
        <w:bottom w:val="none" w:sz="0" w:space="0" w:color="auto"/>
        <w:right w:val="none" w:sz="0" w:space="0" w:color="auto"/>
      </w:divBdr>
    </w:div>
    <w:div w:id="742877720">
      <w:bodyDiv w:val="1"/>
      <w:marLeft w:val="0"/>
      <w:marRight w:val="0"/>
      <w:marTop w:val="0"/>
      <w:marBottom w:val="0"/>
      <w:divBdr>
        <w:top w:val="none" w:sz="0" w:space="0" w:color="auto"/>
        <w:left w:val="none" w:sz="0" w:space="0" w:color="auto"/>
        <w:bottom w:val="none" w:sz="0" w:space="0" w:color="auto"/>
        <w:right w:val="none" w:sz="0" w:space="0" w:color="auto"/>
      </w:divBdr>
    </w:div>
    <w:div w:id="742945654">
      <w:bodyDiv w:val="1"/>
      <w:marLeft w:val="0"/>
      <w:marRight w:val="0"/>
      <w:marTop w:val="0"/>
      <w:marBottom w:val="0"/>
      <w:divBdr>
        <w:top w:val="none" w:sz="0" w:space="0" w:color="auto"/>
        <w:left w:val="none" w:sz="0" w:space="0" w:color="auto"/>
        <w:bottom w:val="none" w:sz="0" w:space="0" w:color="auto"/>
        <w:right w:val="none" w:sz="0" w:space="0" w:color="auto"/>
      </w:divBdr>
    </w:div>
    <w:div w:id="743649995">
      <w:bodyDiv w:val="1"/>
      <w:marLeft w:val="0"/>
      <w:marRight w:val="0"/>
      <w:marTop w:val="0"/>
      <w:marBottom w:val="0"/>
      <w:divBdr>
        <w:top w:val="none" w:sz="0" w:space="0" w:color="auto"/>
        <w:left w:val="none" w:sz="0" w:space="0" w:color="auto"/>
        <w:bottom w:val="none" w:sz="0" w:space="0" w:color="auto"/>
        <w:right w:val="none" w:sz="0" w:space="0" w:color="auto"/>
      </w:divBdr>
    </w:div>
    <w:div w:id="743724609">
      <w:bodyDiv w:val="1"/>
      <w:marLeft w:val="0"/>
      <w:marRight w:val="0"/>
      <w:marTop w:val="0"/>
      <w:marBottom w:val="0"/>
      <w:divBdr>
        <w:top w:val="none" w:sz="0" w:space="0" w:color="auto"/>
        <w:left w:val="none" w:sz="0" w:space="0" w:color="auto"/>
        <w:bottom w:val="none" w:sz="0" w:space="0" w:color="auto"/>
        <w:right w:val="none" w:sz="0" w:space="0" w:color="auto"/>
      </w:divBdr>
    </w:div>
    <w:div w:id="744495700">
      <w:bodyDiv w:val="1"/>
      <w:marLeft w:val="0"/>
      <w:marRight w:val="0"/>
      <w:marTop w:val="0"/>
      <w:marBottom w:val="0"/>
      <w:divBdr>
        <w:top w:val="none" w:sz="0" w:space="0" w:color="auto"/>
        <w:left w:val="none" w:sz="0" w:space="0" w:color="auto"/>
        <w:bottom w:val="none" w:sz="0" w:space="0" w:color="auto"/>
        <w:right w:val="none" w:sz="0" w:space="0" w:color="auto"/>
      </w:divBdr>
    </w:div>
    <w:div w:id="744766287">
      <w:bodyDiv w:val="1"/>
      <w:marLeft w:val="0"/>
      <w:marRight w:val="0"/>
      <w:marTop w:val="0"/>
      <w:marBottom w:val="0"/>
      <w:divBdr>
        <w:top w:val="none" w:sz="0" w:space="0" w:color="auto"/>
        <w:left w:val="none" w:sz="0" w:space="0" w:color="auto"/>
        <w:bottom w:val="none" w:sz="0" w:space="0" w:color="auto"/>
        <w:right w:val="none" w:sz="0" w:space="0" w:color="auto"/>
      </w:divBdr>
    </w:div>
    <w:div w:id="744836260">
      <w:bodyDiv w:val="1"/>
      <w:marLeft w:val="0"/>
      <w:marRight w:val="0"/>
      <w:marTop w:val="0"/>
      <w:marBottom w:val="0"/>
      <w:divBdr>
        <w:top w:val="none" w:sz="0" w:space="0" w:color="auto"/>
        <w:left w:val="none" w:sz="0" w:space="0" w:color="auto"/>
        <w:bottom w:val="none" w:sz="0" w:space="0" w:color="auto"/>
        <w:right w:val="none" w:sz="0" w:space="0" w:color="auto"/>
      </w:divBdr>
    </w:div>
    <w:div w:id="744885013">
      <w:bodyDiv w:val="1"/>
      <w:marLeft w:val="0"/>
      <w:marRight w:val="0"/>
      <w:marTop w:val="0"/>
      <w:marBottom w:val="0"/>
      <w:divBdr>
        <w:top w:val="none" w:sz="0" w:space="0" w:color="auto"/>
        <w:left w:val="none" w:sz="0" w:space="0" w:color="auto"/>
        <w:bottom w:val="none" w:sz="0" w:space="0" w:color="auto"/>
        <w:right w:val="none" w:sz="0" w:space="0" w:color="auto"/>
      </w:divBdr>
    </w:div>
    <w:div w:id="744960908">
      <w:bodyDiv w:val="1"/>
      <w:marLeft w:val="0"/>
      <w:marRight w:val="0"/>
      <w:marTop w:val="0"/>
      <w:marBottom w:val="0"/>
      <w:divBdr>
        <w:top w:val="none" w:sz="0" w:space="0" w:color="auto"/>
        <w:left w:val="none" w:sz="0" w:space="0" w:color="auto"/>
        <w:bottom w:val="none" w:sz="0" w:space="0" w:color="auto"/>
        <w:right w:val="none" w:sz="0" w:space="0" w:color="auto"/>
      </w:divBdr>
    </w:div>
    <w:div w:id="745036247">
      <w:bodyDiv w:val="1"/>
      <w:marLeft w:val="0"/>
      <w:marRight w:val="0"/>
      <w:marTop w:val="0"/>
      <w:marBottom w:val="0"/>
      <w:divBdr>
        <w:top w:val="none" w:sz="0" w:space="0" w:color="auto"/>
        <w:left w:val="none" w:sz="0" w:space="0" w:color="auto"/>
        <w:bottom w:val="none" w:sz="0" w:space="0" w:color="auto"/>
        <w:right w:val="none" w:sz="0" w:space="0" w:color="auto"/>
      </w:divBdr>
    </w:div>
    <w:div w:id="745611699">
      <w:bodyDiv w:val="1"/>
      <w:marLeft w:val="0"/>
      <w:marRight w:val="0"/>
      <w:marTop w:val="0"/>
      <w:marBottom w:val="0"/>
      <w:divBdr>
        <w:top w:val="none" w:sz="0" w:space="0" w:color="auto"/>
        <w:left w:val="none" w:sz="0" w:space="0" w:color="auto"/>
        <w:bottom w:val="none" w:sz="0" w:space="0" w:color="auto"/>
        <w:right w:val="none" w:sz="0" w:space="0" w:color="auto"/>
      </w:divBdr>
    </w:div>
    <w:div w:id="745763687">
      <w:bodyDiv w:val="1"/>
      <w:marLeft w:val="0"/>
      <w:marRight w:val="0"/>
      <w:marTop w:val="0"/>
      <w:marBottom w:val="0"/>
      <w:divBdr>
        <w:top w:val="none" w:sz="0" w:space="0" w:color="auto"/>
        <w:left w:val="none" w:sz="0" w:space="0" w:color="auto"/>
        <w:bottom w:val="none" w:sz="0" w:space="0" w:color="auto"/>
        <w:right w:val="none" w:sz="0" w:space="0" w:color="auto"/>
      </w:divBdr>
    </w:div>
    <w:div w:id="745952431">
      <w:bodyDiv w:val="1"/>
      <w:marLeft w:val="0"/>
      <w:marRight w:val="0"/>
      <w:marTop w:val="0"/>
      <w:marBottom w:val="0"/>
      <w:divBdr>
        <w:top w:val="none" w:sz="0" w:space="0" w:color="auto"/>
        <w:left w:val="none" w:sz="0" w:space="0" w:color="auto"/>
        <w:bottom w:val="none" w:sz="0" w:space="0" w:color="auto"/>
        <w:right w:val="none" w:sz="0" w:space="0" w:color="auto"/>
      </w:divBdr>
    </w:div>
    <w:div w:id="746148552">
      <w:bodyDiv w:val="1"/>
      <w:marLeft w:val="0"/>
      <w:marRight w:val="0"/>
      <w:marTop w:val="0"/>
      <w:marBottom w:val="0"/>
      <w:divBdr>
        <w:top w:val="none" w:sz="0" w:space="0" w:color="auto"/>
        <w:left w:val="none" w:sz="0" w:space="0" w:color="auto"/>
        <w:bottom w:val="none" w:sz="0" w:space="0" w:color="auto"/>
        <w:right w:val="none" w:sz="0" w:space="0" w:color="auto"/>
      </w:divBdr>
    </w:div>
    <w:div w:id="746652304">
      <w:bodyDiv w:val="1"/>
      <w:marLeft w:val="0"/>
      <w:marRight w:val="0"/>
      <w:marTop w:val="0"/>
      <w:marBottom w:val="0"/>
      <w:divBdr>
        <w:top w:val="none" w:sz="0" w:space="0" w:color="auto"/>
        <w:left w:val="none" w:sz="0" w:space="0" w:color="auto"/>
        <w:bottom w:val="none" w:sz="0" w:space="0" w:color="auto"/>
        <w:right w:val="none" w:sz="0" w:space="0" w:color="auto"/>
      </w:divBdr>
    </w:div>
    <w:div w:id="746658700">
      <w:bodyDiv w:val="1"/>
      <w:marLeft w:val="0"/>
      <w:marRight w:val="0"/>
      <w:marTop w:val="0"/>
      <w:marBottom w:val="0"/>
      <w:divBdr>
        <w:top w:val="none" w:sz="0" w:space="0" w:color="auto"/>
        <w:left w:val="none" w:sz="0" w:space="0" w:color="auto"/>
        <w:bottom w:val="none" w:sz="0" w:space="0" w:color="auto"/>
        <w:right w:val="none" w:sz="0" w:space="0" w:color="auto"/>
      </w:divBdr>
    </w:div>
    <w:div w:id="746733127">
      <w:bodyDiv w:val="1"/>
      <w:marLeft w:val="0"/>
      <w:marRight w:val="0"/>
      <w:marTop w:val="0"/>
      <w:marBottom w:val="0"/>
      <w:divBdr>
        <w:top w:val="none" w:sz="0" w:space="0" w:color="auto"/>
        <w:left w:val="none" w:sz="0" w:space="0" w:color="auto"/>
        <w:bottom w:val="none" w:sz="0" w:space="0" w:color="auto"/>
        <w:right w:val="none" w:sz="0" w:space="0" w:color="auto"/>
      </w:divBdr>
    </w:div>
    <w:div w:id="747046211">
      <w:bodyDiv w:val="1"/>
      <w:marLeft w:val="0"/>
      <w:marRight w:val="0"/>
      <w:marTop w:val="0"/>
      <w:marBottom w:val="0"/>
      <w:divBdr>
        <w:top w:val="none" w:sz="0" w:space="0" w:color="auto"/>
        <w:left w:val="none" w:sz="0" w:space="0" w:color="auto"/>
        <w:bottom w:val="none" w:sz="0" w:space="0" w:color="auto"/>
        <w:right w:val="none" w:sz="0" w:space="0" w:color="auto"/>
      </w:divBdr>
    </w:div>
    <w:div w:id="747195149">
      <w:bodyDiv w:val="1"/>
      <w:marLeft w:val="0"/>
      <w:marRight w:val="0"/>
      <w:marTop w:val="0"/>
      <w:marBottom w:val="0"/>
      <w:divBdr>
        <w:top w:val="none" w:sz="0" w:space="0" w:color="auto"/>
        <w:left w:val="none" w:sz="0" w:space="0" w:color="auto"/>
        <w:bottom w:val="none" w:sz="0" w:space="0" w:color="auto"/>
        <w:right w:val="none" w:sz="0" w:space="0" w:color="auto"/>
      </w:divBdr>
    </w:div>
    <w:div w:id="747264387">
      <w:bodyDiv w:val="1"/>
      <w:marLeft w:val="0"/>
      <w:marRight w:val="0"/>
      <w:marTop w:val="0"/>
      <w:marBottom w:val="0"/>
      <w:divBdr>
        <w:top w:val="none" w:sz="0" w:space="0" w:color="auto"/>
        <w:left w:val="none" w:sz="0" w:space="0" w:color="auto"/>
        <w:bottom w:val="none" w:sz="0" w:space="0" w:color="auto"/>
        <w:right w:val="none" w:sz="0" w:space="0" w:color="auto"/>
      </w:divBdr>
    </w:div>
    <w:div w:id="747271966">
      <w:bodyDiv w:val="1"/>
      <w:marLeft w:val="0"/>
      <w:marRight w:val="0"/>
      <w:marTop w:val="0"/>
      <w:marBottom w:val="0"/>
      <w:divBdr>
        <w:top w:val="none" w:sz="0" w:space="0" w:color="auto"/>
        <w:left w:val="none" w:sz="0" w:space="0" w:color="auto"/>
        <w:bottom w:val="none" w:sz="0" w:space="0" w:color="auto"/>
        <w:right w:val="none" w:sz="0" w:space="0" w:color="auto"/>
      </w:divBdr>
    </w:div>
    <w:div w:id="747314890">
      <w:bodyDiv w:val="1"/>
      <w:marLeft w:val="0"/>
      <w:marRight w:val="0"/>
      <w:marTop w:val="0"/>
      <w:marBottom w:val="0"/>
      <w:divBdr>
        <w:top w:val="none" w:sz="0" w:space="0" w:color="auto"/>
        <w:left w:val="none" w:sz="0" w:space="0" w:color="auto"/>
        <w:bottom w:val="none" w:sz="0" w:space="0" w:color="auto"/>
        <w:right w:val="none" w:sz="0" w:space="0" w:color="auto"/>
      </w:divBdr>
    </w:div>
    <w:div w:id="747381272">
      <w:bodyDiv w:val="1"/>
      <w:marLeft w:val="0"/>
      <w:marRight w:val="0"/>
      <w:marTop w:val="0"/>
      <w:marBottom w:val="0"/>
      <w:divBdr>
        <w:top w:val="none" w:sz="0" w:space="0" w:color="auto"/>
        <w:left w:val="none" w:sz="0" w:space="0" w:color="auto"/>
        <w:bottom w:val="none" w:sz="0" w:space="0" w:color="auto"/>
        <w:right w:val="none" w:sz="0" w:space="0" w:color="auto"/>
      </w:divBdr>
    </w:div>
    <w:div w:id="747653731">
      <w:bodyDiv w:val="1"/>
      <w:marLeft w:val="0"/>
      <w:marRight w:val="0"/>
      <w:marTop w:val="0"/>
      <w:marBottom w:val="0"/>
      <w:divBdr>
        <w:top w:val="none" w:sz="0" w:space="0" w:color="auto"/>
        <w:left w:val="none" w:sz="0" w:space="0" w:color="auto"/>
        <w:bottom w:val="none" w:sz="0" w:space="0" w:color="auto"/>
        <w:right w:val="none" w:sz="0" w:space="0" w:color="auto"/>
      </w:divBdr>
    </w:div>
    <w:div w:id="747701014">
      <w:bodyDiv w:val="1"/>
      <w:marLeft w:val="0"/>
      <w:marRight w:val="0"/>
      <w:marTop w:val="0"/>
      <w:marBottom w:val="0"/>
      <w:divBdr>
        <w:top w:val="none" w:sz="0" w:space="0" w:color="auto"/>
        <w:left w:val="none" w:sz="0" w:space="0" w:color="auto"/>
        <w:bottom w:val="none" w:sz="0" w:space="0" w:color="auto"/>
        <w:right w:val="none" w:sz="0" w:space="0" w:color="auto"/>
      </w:divBdr>
    </w:div>
    <w:div w:id="747726460">
      <w:bodyDiv w:val="1"/>
      <w:marLeft w:val="0"/>
      <w:marRight w:val="0"/>
      <w:marTop w:val="0"/>
      <w:marBottom w:val="0"/>
      <w:divBdr>
        <w:top w:val="none" w:sz="0" w:space="0" w:color="auto"/>
        <w:left w:val="none" w:sz="0" w:space="0" w:color="auto"/>
        <w:bottom w:val="none" w:sz="0" w:space="0" w:color="auto"/>
        <w:right w:val="none" w:sz="0" w:space="0" w:color="auto"/>
      </w:divBdr>
    </w:div>
    <w:div w:id="747726499">
      <w:bodyDiv w:val="1"/>
      <w:marLeft w:val="0"/>
      <w:marRight w:val="0"/>
      <w:marTop w:val="0"/>
      <w:marBottom w:val="0"/>
      <w:divBdr>
        <w:top w:val="none" w:sz="0" w:space="0" w:color="auto"/>
        <w:left w:val="none" w:sz="0" w:space="0" w:color="auto"/>
        <w:bottom w:val="none" w:sz="0" w:space="0" w:color="auto"/>
        <w:right w:val="none" w:sz="0" w:space="0" w:color="auto"/>
      </w:divBdr>
    </w:div>
    <w:div w:id="748115334">
      <w:bodyDiv w:val="1"/>
      <w:marLeft w:val="0"/>
      <w:marRight w:val="0"/>
      <w:marTop w:val="0"/>
      <w:marBottom w:val="0"/>
      <w:divBdr>
        <w:top w:val="none" w:sz="0" w:space="0" w:color="auto"/>
        <w:left w:val="none" w:sz="0" w:space="0" w:color="auto"/>
        <w:bottom w:val="none" w:sz="0" w:space="0" w:color="auto"/>
        <w:right w:val="none" w:sz="0" w:space="0" w:color="auto"/>
      </w:divBdr>
    </w:div>
    <w:div w:id="748231777">
      <w:bodyDiv w:val="1"/>
      <w:marLeft w:val="0"/>
      <w:marRight w:val="0"/>
      <w:marTop w:val="0"/>
      <w:marBottom w:val="0"/>
      <w:divBdr>
        <w:top w:val="none" w:sz="0" w:space="0" w:color="auto"/>
        <w:left w:val="none" w:sz="0" w:space="0" w:color="auto"/>
        <w:bottom w:val="none" w:sz="0" w:space="0" w:color="auto"/>
        <w:right w:val="none" w:sz="0" w:space="0" w:color="auto"/>
      </w:divBdr>
    </w:div>
    <w:div w:id="748356035">
      <w:bodyDiv w:val="1"/>
      <w:marLeft w:val="0"/>
      <w:marRight w:val="0"/>
      <w:marTop w:val="0"/>
      <w:marBottom w:val="0"/>
      <w:divBdr>
        <w:top w:val="none" w:sz="0" w:space="0" w:color="auto"/>
        <w:left w:val="none" w:sz="0" w:space="0" w:color="auto"/>
        <w:bottom w:val="none" w:sz="0" w:space="0" w:color="auto"/>
        <w:right w:val="none" w:sz="0" w:space="0" w:color="auto"/>
      </w:divBdr>
    </w:div>
    <w:div w:id="748503618">
      <w:bodyDiv w:val="1"/>
      <w:marLeft w:val="0"/>
      <w:marRight w:val="0"/>
      <w:marTop w:val="0"/>
      <w:marBottom w:val="0"/>
      <w:divBdr>
        <w:top w:val="none" w:sz="0" w:space="0" w:color="auto"/>
        <w:left w:val="none" w:sz="0" w:space="0" w:color="auto"/>
        <w:bottom w:val="none" w:sz="0" w:space="0" w:color="auto"/>
        <w:right w:val="none" w:sz="0" w:space="0" w:color="auto"/>
      </w:divBdr>
    </w:div>
    <w:div w:id="749274762">
      <w:bodyDiv w:val="1"/>
      <w:marLeft w:val="0"/>
      <w:marRight w:val="0"/>
      <w:marTop w:val="0"/>
      <w:marBottom w:val="0"/>
      <w:divBdr>
        <w:top w:val="none" w:sz="0" w:space="0" w:color="auto"/>
        <w:left w:val="none" w:sz="0" w:space="0" w:color="auto"/>
        <w:bottom w:val="none" w:sz="0" w:space="0" w:color="auto"/>
        <w:right w:val="none" w:sz="0" w:space="0" w:color="auto"/>
      </w:divBdr>
    </w:div>
    <w:div w:id="749431336">
      <w:bodyDiv w:val="1"/>
      <w:marLeft w:val="0"/>
      <w:marRight w:val="0"/>
      <w:marTop w:val="0"/>
      <w:marBottom w:val="0"/>
      <w:divBdr>
        <w:top w:val="none" w:sz="0" w:space="0" w:color="auto"/>
        <w:left w:val="none" w:sz="0" w:space="0" w:color="auto"/>
        <w:bottom w:val="none" w:sz="0" w:space="0" w:color="auto"/>
        <w:right w:val="none" w:sz="0" w:space="0" w:color="auto"/>
      </w:divBdr>
    </w:div>
    <w:div w:id="750085776">
      <w:bodyDiv w:val="1"/>
      <w:marLeft w:val="0"/>
      <w:marRight w:val="0"/>
      <w:marTop w:val="0"/>
      <w:marBottom w:val="0"/>
      <w:divBdr>
        <w:top w:val="none" w:sz="0" w:space="0" w:color="auto"/>
        <w:left w:val="none" w:sz="0" w:space="0" w:color="auto"/>
        <w:bottom w:val="none" w:sz="0" w:space="0" w:color="auto"/>
        <w:right w:val="none" w:sz="0" w:space="0" w:color="auto"/>
      </w:divBdr>
    </w:div>
    <w:div w:id="750539526">
      <w:bodyDiv w:val="1"/>
      <w:marLeft w:val="0"/>
      <w:marRight w:val="0"/>
      <w:marTop w:val="0"/>
      <w:marBottom w:val="0"/>
      <w:divBdr>
        <w:top w:val="none" w:sz="0" w:space="0" w:color="auto"/>
        <w:left w:val="none" w:sz="0" w:space="0" w:color="auto"/>
        <w:bottom w:val="none" w:sz="0" w:space="0" w:color="auto"/>
        <w:right w:val="none" w:sz="0" w:space="0" w:color="auto"/>
      </w:divBdr>
    </w:div>
    <w:div w:id="750547698">
      <w:bodyDiv w:val="1"/>
      <w:marLeft w:val="0"/>
      <w:marRight w:val="0"/>
      <w:marTop w:val="0"/>
      <w:marBottom w:val="0"/>
      <w:divBdr>
        <w:top w:val="none" w:sz="0" w:space="0" w:color="auto"/>
        <w:left w:val="none" w:sz="0" w:space="0" w:color="auto"/>
        <w:bottom w:val="none" w:sz="0" w:space="0" w:color="auto"/>
        <w:right w:val="none" w:sz="0" w:space="0" w:color="auto"/>
      </w:divBdr>
    </w:div>
    <w:div w:id="751005010">
      <w:bodyDiv w:val="1"/>
      <w:marLeft w:val="0"/>
      <w:marRight w:val="0"/>
      <w:marTop w:val="0"/>
      <w:marBottom w:val="0"/>
      <w:divBdr>
        <w:top w:val="none" w:sz="0" w:space="0" w:color="auto"/>
        <w:left w:val="none" w:sz="0" w:space="0" w:color="auto"/>
        <w:bottom w:val="none" w:sz="0" w:space="0" w:color="auto"/>
        <w:right w:val="none" w:sz="0" w:space="0" w:color="auto"/>
      </w:divBdr>
    </w:div>
    <w:div w:id="751851406">
      <w:bodyDiv w:val="1"/>
      <w:marLeft w:val="0"/>
      <w:marRight w:val="0"/>
      <w:marTop w:val="0"/>
      <w:marBottom w:val="0"/>
      <w:divBdr>
        <w:top w:val="none" w:sz="0" w:space="0" w:color="auto"/>
        <w:left w:val="none" w:sz="0" w:space="0" w:color="auto"/>
        <w:bottom w:val="none" w:sz="0" w:space="0" w:color="auto"/>
        <w:right w:val="none" w:sz="0" w:space="0" w:color="auto"/>
      </w:divBdr>
    </w:div>
    <w:div w:id="751927291">
      <w:bodyDiv w:val="1"/>
      <w:marLeft w:val="0"/>
      <w:marRight w:val="0"/>
      <w:marTop w:val="0"/>
      <w:marBottom w:val="0"/>
      <w:divBdr>
        <w:top w:val="none" w:sz="0" w:space="0" w:color="auto"/>
        <w:left w:val="none" w:sz="0" w:space="0" w:color="auto"/>
        <w:bottom w:val="none" w:sz="0" w:space="0" w:color="auto"/>
        <w:right w:val="none" w:sz="0" w:space="0" w:color="auto"/>
      </w:divBdr>
    </w:div>
    <w:div w:id="752119934">
      <w:bodyDiv w:val="1"/>
      <w:marLeft w:val="0"/>
      <w:marRight w:val="0"/>
      <w:marTop w:val="0"/>
      <w:marBottom w:val="0"/>
      <w:divBdr>
        <w:top w:val="none" w:sz="0" w:space="0" w:color="auto"/>
        <w:left w:val="none" w:sz="0" w:space="0" w:color="auto"/>
        <w:bottom w:val="none" w:sz="0" w:space="0" w:color="auto"/>
        <w:right w:val="none" w:sz="0" w:space="0" w:color="auto"/>
      </w:divBdr>
    </w:div>
    <w:div w:id="752313156">
      <w:bodyDiv w:val="1"/>
      <w:marLeft w:val="0"/>
      <w:marRight w:val="0"/>
      <w:marTop w:val="0"/>
      <w:marBottom w:val="0"/>
      <w:divBdr>
        <w:top w:val="none" w:sz="0" w:space="0" w:color="auto"/>
        <w:left w:val="none" w:sz="0" w:space="0" w:color="auto"/>
        <w:bottom w:val="none" w:sz="0" w:space="0" w:color="auto"/>
        <w:right w:val="none" w:sz="0" w:space="0" w:color="auto"/>
      </w:divBdr>
    </w:div>
    <w:div w:id="752698731">
      <w:bodyDiv w:val="1"/>
      <w:marLeft w:val="0"/>
      <w:marRight w:val="0"/>
      <w:marTop w:val="0"/>
      <w:marBottom w:val="0"/>
      <w:divBdr>
        <w:top w:val="none" w:sz="0" w:space="0" w:color="auto"/>
        <w:left w:val="none" w:sz="0" w:space="0" w:color="auto"/>
        <w:bottom w:val="none" w:sz="0" w:space="0" w:color="auto"/>
        <w:right w:val="none" w:sz="0" w:space="0" w:color="auto"/>
      </w:divBdr>
    </w:div>
    <w:div w:id="752700390">
      <w:bodyDiv w:val="1"/>
      <w:marLeft w:val="0"/>
      <w:marRight w:val="0"/>
      <w:marTop w:val="0"/>
      <w:marBottom w:val="0"/>
      <w:divBdr>
        <w:top w:val="none" w:sz="0" w:space="0" w:color="auto"/>
        <w:left w:val="none" w:sz="0" w:space="0" w:color="auto"/>
        <w:bottom w:val="none" w:sz="0" w:space="0" w:color="auto"/>
        <w:right w:val="none" w:sz="0" w:space="0" w:color="auto"/>
      </w:divBdr>
    </w:div>
    <w:div w:id="753017920">
      <w:bodyDiv w:val="1"/>
      <w:marLeft w:val="0"/>
      <w:marRight w:val="0"/>
      <w:marTop w:val="0"/>
      <w:marBottom w:val="0"/>
      <w:divBdr>
        <w:top w:val="none" w:sz="0" w:space="0" w:color="auto"/>
        <w:left w:val="none" w:sz="0" w:space="0" w:color="auto"/>
        <w:bottom w:val="none" w:sz="0" w:space="0" w:color="auto"/>
        <w:right w:val="none" w:sz="0" w:space="0" w:color="auto"/>
      </w:divBdr>
    </w:div>
    <w:div w:id="753162979">
      <w:bodyDiv w:val="1"/>
      <w:marLeft w:val="0"/>
      <w:marRight w:val="0"/>
      <w:marTop w:val="0"/>
      <w:marBottom w:val="0"/>
      <w:divBdr>
        <w:top w:val="none" w:sz="0" w:space="0" w:color="auto"/>
        <w:left w:val="none" w:sz="0" w:space="0" w:color="auto"/>
        <w:bottom w:val="none" w:sz="0" w:space="0" w:color="auto"/>
        <w:right w:val="none" w:sz="0" w:space="0" w:color="auto"/>
      </w:divBdr>
    </w:div>
    <w:div w:id="753166192">
      <w:bodyDiv w:val="1"/>
      <w:marLeft w:val="0"/>
      <w:marRight w:val="0"/>
      <w:marTop w:val="0"/>
      <w:marBottom w:val="0"/>
      <w:divBdr>
        <w:top w:val="none" w:sz="0" w:space="0" w:color="auto"/>
        <w:left w:val="none" w:sz="0" w:space="0" w:color="auto"/>
        <w:bottom w:val="none" w:sz="0" w:space="0" w:color="auto"/>
        <w:right w:val="none" w:sz="0" w:space="0" w:color="auto"/>
      </w:divBdr>
    </w:div>
    <w:div w:id="753168003">
      <w:bodyDiv w:val="1"/>
      <w:marLeft w:val="0"/>
      <w:marRight w:val="0"/>
      <w:marTop w:val="0"/>
      <w:marBottom w:val="0"/>
      <w:divBdr>
        <w:top w:val="none" w:sz="0" w:space="0" w:color="auto"/>
        <w:left w:val="none" w:sz="0" w:space="0" w:color="auto"/>
        <w:bottom w:val="none" w:sz="0" w:space="0" w:color="auto"/>
        <w:right w:val="none" w:sz="0" w:space="0" w:color="auto"/>
      </w:divBdr>
    </w:div>
    <w:div w:id="753404147">
      <w:bodyDiv w:val="1"/>
      <w:marLeft w:val="0"/>
      <w:marRight w:val="0"/>
      <w:marTop w:val="0"/>
      <w:marBottom w:val="0"/>
      <w:divBdr>
        <w:top w:val="none" w:sz="0" w:space="0" w:color="auto"/>
        <w:left w:val="none" w:sz="0" w:space="0" w:color="auto"/>
        <w:bottom w:val="none" w:sz="0" w:space="0" w:color="auto"/>
        <w:right w:val="none" w:sz="0" w:space="0" w:color="auto"/>
      </w:divBdr>
    </w:div>
    <w:div w:id="753740801">
      <w:bodyDiv w:val="1"/>
      <w:marLeft w:val="0"/>
      <w:marRight w:val="0"/>
      <w:marTop w:val="0"/>
      <w:marBottom w:val="0"/>
      <w:divBdr>
        <w:top w:val="none" w:sz="0" w:space="0" w:color="auto"/>
        <w:left w:val="none" w:sz="0" w:space="0" w:color="auto"/>
        <w:bottom w:val="none" w:sz="0" w:space="0" w:color="auto"/>
        <w:right w:val="none" w:sz="0" w:space="0" w:color="auto"/>
      </w:divBdr>
    </w:div>
    <w:div w:id="754208073">
      <w:bodyDiv w:val="1"/>
      <w:marLeft w:val="0"/>
      <w:marRight w:val="0"/>
      <w:marTop w:val="0"/>
      <w:marBottom w:val="0"/>
      <w:divBdr>
        <w:top w:val="none" w:sz="0" w:space="0" w:color="auto"/>
        <w:left w:val="none" w:sz="0" w:space="0" w:color="auto"/>
        <w:bottom w:val="none" w:sz="0" w:space="0" w:color="auto"/>
        <w:right w:val="none" w:sz="0" w:space="0" w:color="auto"/>
      </w:divBdr>
    </w:div>
    <w:div w:id="754254206">
      <w:bodyDiv w:val="1"/>
      <w:marLeft w:val="0"/>
      <w:marRight w:val="0"/>
      <w:marTop w:val="0"/>
      <w:marBottom w:val="0"/>
      <w:divBdr>
        <w:top w:val="none" w:sz="0" w:space="0" w:color="auto"/>
        <w:left w:val="none" w:sz="0" w:space="0" w:color="auto"/>
        <w:bottom w:val="none" w:sz="0" w:space="0" w:color="auto"/>
        <w:right w:val="none" w:sz="0" w:space="0" w:color="auto"/>
      </w:divBdr>
    </w:div>
    <w:div w:id="754325726">
      <w:bodyDiv w:val="1"/>
      <w:marLeft w:val="0"/>
      <w:marRight w:val="0"/>
      <w:marTop w:val="0"/>
      <w:marBottom w:val="0"/>
      <w:divBdr>
        <w:top w:val="none" w:sz="0" w:space="0" w:color="auto"/>
        <w:left w:val="none" w:sz="0" w:space="0" w:color="auto"/>
        <w:bottom w:val="none" w:sz="0" w:space="0" w:color="auto"/>
        <w:right w:val="none" w:sz="0" w:space="0" w:color="auto"/>
      </w:divBdr>
    </w:div>
    <w:div w:id="754474682">
      <w:bodyDiv w:val="1"/>
      <w:marLeft w:val="0"/>
      <w:marRight w:val="0"/>
      <w:marTop w:val="0"/>
      <w:marBottom w:val="0"/>
      <w:divBdr>
        <w:top w:val="none" w:sz="0" w:space="0" w:color="auto"/>
        <w:left w:val="none" w:sz="0" w:space="0" w:color="auto"/>
        <w:bottom w:val="none" w:sz="0" w:space="0" w:color="auto"/>
        <w:right w:val="none" w:sz="0" w:space="0" w:color="auto"/>
      </w:divBdr>
    </w:div>
    <w:div w:id="754546634">
      <w:bodyDiv w:val="1"/>
      <w:marLeft w:val="0"/>
      <w:marRight w:val="0"/>
      <w:marTop w:val="0"/>
      <w:marBottom w:val="0"/>
      <w:divBdr>
        <w:top w:val="none" w:sz="0" w:space="0" w:color="auto"/>
        <w:left w:val="none" w:sz="0" w:space="0" w:color="auto"/>
        <w:bottom w:val="none" w:sz="0" w:space="0" w:color="auto"/>
        <w:right w:val="none" w:sz="0" w:space="0" w:color="auto"/>
      </w:divBdr>
    </w:div>
    <w:div w:id="754664804">
      <w:bodyDiv w:val="1"/>
      <w:marLeft w:val="0"/>
      <w:marRight w:val="0"/>
      <w:marTop w:val="0"/>
      <w:marBottom w:val="0"/>
      <w:divBdr>
        <w:top w:val="none" w:sz="0" w:space="0" w:color="auto"/>
        <w:left w:val="none" w:sz="0" w:space="0" w:color="auto"/>
        <w:bottom w:val="none" w:sz="0" w:space="0" w:color="auto"/>
        <w:right w:val="none" w:sz="0" w:space="0" w:color="auto"/>
      </w:divBdr>
    </w:div>
    <w:div w:id="754666633">
      <w:bodyDiv w:val="1"/>
      <w:marLeft w:val="0"/>
      <w:marRight w:val="0"/>
      <w:marTop w:val="0"/>
      <w:marBottom w:val="0"/>
      <w:divBdr>
        <w:top w:val="none" w:sz="0" w:space="0" w:color="auto"/>
        <w:left w:val="none" w:sz="0" w:space="0" w:color="auto"/>
        <w:bottom w:val="none" w:sz="0" w:space="0" w:color="auto"/>
        <w:right w:val="none" w:sz="0" w:space="0" w:color="auto"/>
      </w:divBdr>
    </w:div>
    <w:div w:id="754741986">
      <w:bodyDiv w:val="1"/>
      <w:marLeft w:val="0"/>
      <w:marRight w:val="0"/>
      <w:marTop w:val="0"/>
      <w:marBottom w:val="0"/>
      <w:divBdr>
        <w:top w:val="none" w:sz="0" w:space="0" w:color="auto"/>
        <w:left w:val="none" w:sz="0" w:space="0" w:color="auto"/>
        <w:bottom w:val="none" w:sz="0" w:space="0" w:color="auto"/>
        <w:right w:val="none" w:sz="0" w:space="0" w:color="auto"/>
      </w:divBdr>
    </w:div>
    <w:div w:id="754982556">
      <w:bodyDiv w:val="1"/>
      <w:marLeft w:val="0"/>
      <w:marRight w:val="0"/>
      <w:marTop w:val="0"/>
      <w:marBottom w:val="0"/>
      <w:divBdr>
        <w:top w:val="none" w:sz="0" w:space="0" w:color="auto"/>
        <w:left w:val="none" w:sz="0" w:space="0" w:color="auto"/>
        <w:bottom w:val="none" w:sz="0" w:space="0" w:color="auto"/>
        <w:right w:val="none" w:sz="0" w:space="0" w:color="auto"/>
      </w:divBdr>
    </w:div>
    <w:div w:id="755129916">
      <w:bodyDiv w:val="1"/>
      <w:marLeft w:val="0"/>
      <w:marRight w:val="0"/>
      <w:marTop w:val="0"/>
      <w:marBottom w:val="0"/>
      <w:divBdr>
        <w:top w:val="none" w:sz="0" w:space="0" w:color="auto"/>
        <w:left w:val="none" w:sz="0" w:space="0" w:color="auto"/>
        <w:bottom w:val="none" w:sz="0" w:space="0" w:color="auto"/>
        <w:right w:val="none" w:sz="0" w:space="0" w:color="auto"/>
      </w:divBdr>
    </w:div>
    <w:div w:id="755397345">
      <w:bodyDiv w:val="1"/>
      <w:marLeft w:val="0"/>
      <w:marRight w:val="0"/>
      <w:marTop w:val="0"/>
      <w:marBottom w:val="0"/>
      <w:divBdr>
        <w:top w:val="none" w:sz="0" w:space="0" w:color="auto"/>
        <w:left w:val="none" w:sz="0" w:space="0" w:color="auto"/>
        <w:bottom w:val="none" w:sz="0" w:space="0" w:color="auto"/>
        <w:right w:val="none" w:sz="0" w:space="0" w:color="auto"/>
      </w:divBdr>
    </w:div>
    <w:div w:id="755783317">
      <w:bodyDiv w:val="1"/>
      <w:marLeft w:val="0"/>
      <w:marRight w:val="0"/>
      <w:marTop w:val="0"/>
      <w:marBottom w:val="0"/>
      <w:divBdr>
        <w:top w:val="none" w:sz="0" w:space="0" w:color="auto"/>
        <w:left w:val="none" w:sz="0" w:space="0" w:color="auto"/>
        <w:bottom w:val="none" w:sz="0" w:space="0" w:color="auto"/>
        <w:right w:val="none" w:sz="0" w:space="0" w:color="auto"/>
      </w:divBdr>
    </w:div>
    <w:div w:id="755788952">
      <w:bodyDiv w:val="1"/>
      <w:marLeft w:val="0"/>
      <w:marRight w:val="0"/>
      <w:marTop w:val="0"/>
      <w:marBottom w:val="0"/>
      <w:divBdr>
        <w:top w:val="none" w:sz="0" w:space="0" w:color="auto"/>
        <w:left w:val="none" w:sz="0" w:space="0" w:color="auto"/>
        <w:bottom w:val="none" w:sz="0" w:space="0" w:color="auto"/>
        <w:right w:val="none" w:sz="0" w:space="0" w:color="auto"/>
      </w:divBdr>
    </w:div>
    <w:div w:id="755905395">
      <w:bodyDiv w:val="1"/>
      <w:marLeft w:val="0"/>
      <w:marRight w:val="0"/>
      <w:marTop w:val="0"/>
      <w:marBottom w:val="0"/>
      <w:divBdr>
        <w:top w:val="none" w:sz="0" w:space="0" w:color="auto"/>
        <w:left w:val="none" w:sz="0" w:space="0" w:color="auto"/>
        <w:bottom w:val="none" w:sz="0" w:space="0" w:color="auto"/>
        <w:right w:val="none" w:sz="0" w:space="0" w:color="auto"/>
      </w:divBdr>
    </w:div>
    <w:div w:id="755982664">
      <w:bodyDiv w:val="1"/>
      <w:marLeft w:val="0"/>
      <w:marRight w:val="0"/>
      <w:marTop w:val="0"/>
      <w:marBottom w:val="0"/>
      <w:divBdr>
        <w:top w:val="none" w:sz="0" w:space="0" w:color="auto"/>
        <w:left w:val="none" w:sz="0" w:space="0" w:color="auto"/>
        <w:bottom w:val="none" w:sz="0" w:space="0" w:color="auto"/>
        <w:right w:val="none" w:sz="0" w:space="0" w:color="auto"/>
      </w:divBdr>
    </w:div>
    <w:div w:id="756442897">
      <w:bodyDiv w:val="1"/>
      <w:marLeft w:val="0"/>
      <w:marRight w:val="0"/>
      <w:marTop w:val="0"/>
      <w:marBottom w:val="0"/>
      <w:divBdr>
        <w:top w:val="none" w:sz="0" w:space="0" w:color="auto"/>
        <w:left w:val="none" w:sz="0" w:space="0" w:color="auto"/>
        <w:bottom w:val="none" w:sz="0" w:space="0" w:color="auto"/>
        <w:right w:val="none" w:sz="0" w:space="0" w:color="auto"/>
      </w:divBdr>
    </w:div>
    <w:div w:id="756563022">
      <w:bodyDiv w:val="1"/>
      <w:marLeft w:val="0"/>
      <w:marRight w:val="0"/>
      <w:marTop w:val="0"/>
      <w:marBottom w:val="0"/>
      <w:divBdr>
        <w:top w:val="none" w:sz="0" w:space="0" w:color="auto"/>
        <w:left w:val="none" w:sz="0" w:space="0" w:color="auto"/>
        <w:bottom w:val="none" w:sz="0" w:space="0" w:color="auto"/>
        <w:right w:val="none" w:sz="0" w:space="0" w:color="auto"/>
      </w:divBdr>
    </w:div>
    <w:div w:id="756750123">
      <w:bodyDiv w:val="1"/>
      <w:marLeft w:val="0"/>
      <w:marRight w:val="0"/>
      <w:marTop w:val="0"/>
      <w:marBottom w:val="0"/>
      <w:divBdr>
        <w:top w:val="none" w:sz="0" w:space="0" w:color="auto"/>
        <w:left w:val="none" w:sz="0" w:space="0" w:color="auto"/>
        <w:bottom w:val="none" w:sz="0" w:space="0" w:color="auto"/>
        <w:right w:val="none" w:sz="0" w:space="0" w:color="auto"/>
      </w:divBdr>
    </w:div>
    <w:div w:id="756751813">
      <w:bodyDiv w:val="1"/>
      <w:marLeft w:val="0"/>
      <w:marRight w:val="0"/>
      <w:marTop w:val="0"/>
      <w:marBottom w:val="0"/>
      <w:divBdr>
        <w:top w:val="none" w:sz="0" w:space="0" w:color="auto"/>
        <w:left w:val="none" w:sz="0" w:space="0" w:color="auto"/>
        <w:bottom w:val="none" w:sz="0" w:space="0" w:color="auto"/>
        <w:right w:val="none" w:sz="0" w:space="0" w:color="auto"/>
      </w:divBdr>
    </w:div>
    <w:div w:id="756904290">
      <w:bodyDiv w:val="1"/>
      <w:marLeft w:val="0"/>
      <w:marRight w:val="0"/>
      <w:marTop w:val="0"/>
      <w:marBottom w:val="0"/>
      <w:divBdr>
        <w:top w:val="none" w:sz="0" w:space="0" w:color="auto"/>
        <w:left w:val="none" w:sz="0" w:space="0" w:color="auto"/>
        <w:bottom w:val="none" w:sz="0" w:space="0" w:color="auto"/>
        <w:right w:val="none" w:sz="0" w:space="0" w:color="auto"/>
      </w:divBdr>
    </w:div>
    <w:div w:id="756941460">
      <w:bodyDiv w:val="1"/>
      <w:marLeft w:val="0"/>
      <w:marRight w:val="0"/>
      <w:marTop w:val="0"/>
      <w:marBottom w:val="0"/>
      <w:divBdr>
        <w:top w:val="none" w:sz="0" w:space="0" w:color="auto"/>
        <w:left w:val="none" w:sz="0" w:space="0" w:color="auto"/>
        <w:bottom w:val="none" w:sz="0" w:space="0" w:color="auto"/>
        <w:right w:val="none" w:sz="0" w:space="0" w:color="auto"/>
      </w:divBdr>
    </w:div>
    <w:div w:id="756946628">
      <w:bodyDiv w:val="1"/>
      <w:marLeft w:val="0"/>
      <w:marRight w:val="0"/>
      <w:marTop w:val="0"/>
      <w:marBottom w:val="0"/>
      <w:divBdr>
        <w:top w:val="none" w:sz="0" w:space="0" w:color="auto"/>
        <w:left w:val="none" w:sz="0" w:space="0" w:color="auto"/>
        <w:bottom w:val="none" w:sz="0" w:space="0" w:color="auto"/>
        <w:right w:val="none" w:sz="0" w:space="0" w:color="auto"/>
      </w:divBdr>
    </w:div>
    <w:div w:id="757361395">
      <w:bodyDiv w:val="1"/>
      <w:marLeft w:val="0"/>
      <w:marRight w:val="0"/>
      <w:marTop w:val="0"/>
      <w:marBottom w:val="0"/>
      <w:divBdr>
        <w:top w:val="none" w:sz="0" w:space="0" w:color="auto"/>
        <w:left w:val="none" w:sz="0" w:space="0" w:color="auto"/>
        <w:bottom w:val="none" w:sz="0" w:space="0" w:color="auto"/>
        <w:right w:val="none" w:sz="0" w:space="0" w:color="auto"/>
      </w:divBdr>
    </w:div>
    <w:div w:id="757478693">
      <w:bodyDiv w:val="1"/>
      <w:marLeft w:val="0"/>
      <w:marRight w:val="0"/>
      <w:marTop w:val="0"/>
      <w:marBottom w:val="0"/>
      <w:divBdr>
        <w:top w:val="none" w:sz="0" w:space="0" w:color="auto"/>
        <w:left w:val="none" w:sz="0" w:space="0" w:color="auto"/>
        <w:bottom w:val="none" w:sz="0" w:space="0" w:color="auto"/>
        <w:right w:val="none" w:sz="0" w:space="0" w:color="auto"/>
      </w:divBdr>
    </w:div>
    <w:div w:id="757558671">
      <w:bodyDiv w:val="1"/>
      <w:marLeft w:val="0"/>
      <w:marRight w:val="0"/>
      <w:marTop w:val="0"/>
      <w:marBottom w:val="0"/>
      <w:divBdr>
        <w:top w:val="none" w:sz="0" w:space="0" w:color="auto"/>
        <w:left w:val="none" w:sz="0" w:space="0" w:color="auto"/>
        <w:bottom w:val="none" w:sz="0" w:space="0" w:color="auto"/>
        <w:right w:val="none" w:sz="0" w:space="0" w:color="auto"/>
      </w:divBdr>
    </w:div>
    <w:div w:id="757559846">
      <w:bodyDiv w:val="1"/>
      <w:marLeft w:val="0"/>
      <w:marRight w:val="0"/>
      <w:marTop w:val="0"/>
      <w:marBottom w:val="0"/>
      <w:divBdr>
        <w:top w:val="none" w:sz="0" w:space="0" w:color="auto"/>
        <w:left w:val="none" w:sz="0" w:space="0" w:color="auto"/>
        <w:bottom w:val="none" w:sz="0" w:space="0" w:color="auto"/>
        <w:right w:val="none" w:sz="0" w:space="0" w:color="auto"/>
      </w:divBdr>
    </w:div>
    <w:div w:id="757673250">
      <w:bodyDiv w:val="1"/>
      <w:marLeft w:val="0"/>
      <w:marRight w:val="0"/>
      <w:marTop w:val="0"/>
      <w:marBottom w:val="0"/>
      <w:divBdr>
        <w:top w:val="none" w:sz="0" w:space="0" w:color="auto"/>
        <w:left w:val="none" w:sz="0" w:space="0" w:color="auto"/>
        <w:bottom w:val="none" w:sz="0" w:space="0" w:color="auto"/>
        <w:right w:val="none" w:sz="0" w:space="0" w:color="auto"/>
      </w:divBdr>
    </w:div>
    <w:div w:id="757949396">
      <w:bodyDiv w:val="1"/>
      <w:marLeft w:val="0"/>
      <w:marRight w:val="0"/>
      <w:marTop w:val="0"/>
      <w:marBottom w:val="0"/>
      <w:divBdr>
        <w:top w:val="none" w:sz="0" w:space="0" w:color="auto"/>
        <w:left w:val="none" w:sz="0" w:space="0" w:color="auto"/>
        <w:bottom w:val="none" w:sz="0" w:space="0" w:color="auto"/>
        <w:right w:val="none" w:sz="0" w:space="0" w:color="auto"/>
      </w:divBdr>
    </w:div>
    <w:div w:id="758060891">
      <w:bodyDiv w:val="1"/>
      <w:marLeft w:val="0"/>
      <w:marRight w:val="0"/>
      <w:marTop w:val="0"/>
      <w:marBottom w:val="0"/>
      <w:divBdr>
        <w:top w:val="none" w:sz="0" w:space="0" w:color="auto"/>
        <w:left w:val="none" w:sz="0" w:space="0" w:color="auto"/>
        <w:bottom w:val="none" w:sz="0" w:space="0" w:color="auto"/>
        <w:right w:val="none" w:sz="0" w:space="0" w:color="auto"/>
      </w:divBdr>
    </w:div>
    <w:div w:id="758065386">
      <w:bodyDiv w:val="1"/>
      <w:marLeft w:val="0"/>
      <w:marRight w:val="0"/>
      <w:marTop w:val="0"/>
      <w:marBottom w:val="0"/>
      <w:divBdr>
        <w:top w:val="none" w:sz="0" w:space="0" w:color="auto"/>
        <w:left w:val="none" w:sz="0" w:space="0" w:color="auto"/>
        <w:bottom w:val="none" w:sz="0" w:space="0" w:color="auto"/>
        <w:right w:val="none" w:sz="0" w:space="0" w:color="auto"/>
      </w:divBdr>
    </w:div>
    <w:div w:id="758329341">
      <w:bodyDiv w:val="1"/>
      <w:marLeft w:val="0"/>
      <w:marRight w:val="0"/>
      <w:marTop w:val="0"/>
      <w:marBottom w:val="0"/>
      <w:divBdr>
        <w:top w:val="none" w:sz="0" w:space="0" w:color="auto"/>
        <w:left w:val="none" w:sz="0" w:space="0" w:color="auto"/>
        <w:bottom w:val="none" w:sz="0" w:space="0" w:color="auto"/>
        <w:right w:val="none" w:sz="0" w:space="0" w:color="auto"/>
      </w:divBdr>
    </w:div>
    <w:div w:id="758714863">
      <w:bodyDiv w:val="1"/>
      <w:marLeft w:val="0"/>
      <w:marRight w:val="0"/>
      <w:marTop w:val="0"/>
      <w:marBottom w:val="0"/>
      <w:divBdr>
        <w:top w:val="none" w:sz="0" w:space="0" w:color="auto"/>
        <w:left w:val="none" w:sz="0" w:space="0" w:color="auto"/>
        <w:bottom w:val="none" w:sz="0" w:space="0" w:color="auto"/>
        <w:right w:val="none" w:sz="0" w:space="0" w:color="auto"/>
      </w:divBdr>
    </w:div>
    <w:div w:id="758798250">
      <w:bodyDiv w:val="1"/>
      <w:marLeft w:val="0"/>
      <w:marRight w:val="0"/>
      <w:marTop w:val="0"/>
      <w:marBottom w:val="0"/>
      <w:divBdr>
        <w:top w:val="none" w:sz="0" w:space="0" w:color="auto"/>
        <w:left w:val="none" w:sz="0" w:space="0" w:color="auto"/>
        <w:bottom w:val="none" w:sz="0" w:space="0" w:color="auto"/>
        <w:right w:val="none" w:sz="0" w:space="0" w:color="auto"/>
      </w:divBdr>
    </w:div>
    <w:div w:id="758982848">
      <w:bodyDiv w:val="1"/>
      <w:marLeft w:val="0"/>
      <w:marRight w:val="0"/>
      <w:marTop w:val="0"/>
      <w:marBottom w:val="0"/>
      <w:divBdr>
        <w:top w:val="none" w:sz="0" w:space="0" w:color="auto"/>
        <w:left w:val="none" w:sz="0" w:space="0" w:color="auto"/>
        <w:bottom w:val="none" w:sz="0" w:space="0" w:color="auto"/>
        <w:right w:val="none" w:sz="0" w:space="0" w:color="auto"/>
      </w:divBdr>
    </w:div>
    <w:div w:id="758984648">
      <w:bodyDiv w:val="1"/>
      <w:marLeft w:val="0"/>
      <w:marRight w:val="0"/>
      <w:marTop w:val="0"/>
      <w:marBottom w:val="0"/>
      <w:divBdr>
        <w:top w:val="none" w:sz="0" w:space="0" w:color="auto"/>
        <w:left w:val="none" w:sz="0" w:space="0" w:color="auto"/>
        <w:bottom w:val="none" w:sz="0" w:space="0" w:color="auto"/>
        <w:right w:val="none" w:sz="0" w:space="0" w:color="auto"/>
      </w:divBdr>
    </w:div>
    <w:div w:id="759058643">
      <w:bodyDiv w:val="1"/>
      <w:marLeft w:val="0"/>
      <w:marRight w:val="0"/>
      <w:marTop w:val="0"/>
      <w:marBottom w:val="0"/>
      <w:divBdr>
        <w:top w:val="none" w:sz="0" w:space="0" w:color="auto"/>
        <w:left w:val="none" w:sz="0" w:space="0" w:color="auto"/>
        <w:bottom w:val="none" w:sz="0" w:space="0" w:color="auto"/>
        <w:right w:val="none" w:sz="0" w:space="0" w:color="auto"/>
      </w:divBdr>
    </w:div>
    <w:div w:id="759105656">
      <w:bodyDiv w:val="1"/>
      <w:marLeft w:val="0"/>
      <w:marRight w:val="0"/>
      <w:marTop w:val="0"/>
      <w:marBottom w:val="0"/>
      <w:divBdr>
        <w:top w:val="none" w:sz="0" w:space="0" w:color="auto"/>
        <w:left w:val="none" w:sz="0" w:space="0" w:color="auto"/>
        <w:bottom w:val="none" w:sz="0" w:space="0" w:color="auto"/>
        <w:right w:val="none" w:sz="0" w:space="0" w:color="auto"/>
      </w:divBdr>
    </w:div>
    <w:div w:id="759108863">
      <w:bodyDiv w:val="1"/>
      <w:marLeft w:val="0"/>
      <w:marRight w:val="0"/>
      <w:marTop w:val="0"/>
      <w:marBottom w:val="0"/>
      <w:divBdr>
        <w:top w:val="none" w:sz="0" w:space="0" w:color="auto"/>
        <w:left w:val="none" w:sz="0" w:space="0" w:color="auto"/>
        <w:bottom w:val="none" w:sz="0" w:space="0" w:color="auto"/>
        <w:right w:val="none" w:sz="0" w:space="0" w:color="auto"/>
      </w:divBdr>
    </w:div>
    <w:div w:id="759327633">
      <w:bodyDiv w:val="1"/>
      <w:marLeft w:val="0"/>
      <w:marRight w:val="0"/>
      <w:marTop w:val="0"/>
      <w:marBottom w:val="0"/>
      <w:divBdr>
        <w:top w:val="none" w:sz="0" w:space="0" w:color="auto"/>
        <w:left w:val="none" w:sz="0" w:space="0" w:color="auto"/>
        <w:bottom w:val="none" w:sz="0" w:space="0" w:color="auto"/>
        <w:right w:val="none" w:sz="0" w:space="0" w:color="auto"/>
      </w:divBdr>
    </w:div>
    <w:div w:id="759568127">
      <w:bodyDiv w:val="1"/>
      <w:marLeft w:val="0"/>
      <w:marRight w:val="0"/>
      <w:marTop w:val="0"/>
      <w:marBottom w:val="0"/>
      <w:divBdr>
        <w:top w:val="none" w:sz="0" w:space="0" w:color="auto"/>
        <w:left w:val="none" w:sz="0" w:space="0" w:color="auto"/>
        <w:bottom w:val="none" w:sz="0" w:space="0" w:color="auto"/>
        <w:right w:val="none" w:sz="0" w:space="0" w:color="auto"/>
      </w:divBdr>
    </w:div>
    <w:div w:id="759568611">
      <w:bodyDiv w:val="1"/>
      <w:marLeft w:val="0"/>
      <w:marRight w:val="0"/>
      <w:marTop w:val="0"/>
      <w:marBottom w:val="0"/>
      <w:divBdr>
        <w:top w:val="none" w:sz="0" w:space="0" w:color="auto"/>
        <w:left w:val="none" w:sz="0" w:space="0" w:color="auto"/>
        <w:bottom w:val="none" w:sz="0" w:space="0" w:color="auto"/>
        <w:right w:val="none" w:sz="0" w:space="0" w:color="auto"/>
      </w:divBdr>
    </w:div>
    <w:div w:id="759760273">
      <w:bodyDiv w:val="1"/>
      <w:marLeft w:val="0"/>
      <w:marRight w:val="0"/>
      <w:marTop w:val="0"/>
      <w:marBottom w:val="0"/>
      <w:divBdr>
        <w:top w:val="none" w:sz="0" w:space="0" w:color="auto"/>
        <w:left w:val="none" w:sz="0" w:space="0" w:color="auto"/>
        <w:bottom w:val="none" w:sz="0" w:space="0" w:color="auto"/>
        <w:right w:val="none" w:sz="0" w:space="0" w:color="auto"/>
      </w:divBdr>
    </w:div>
    <w:div w:id="759831319">
      <w:bodyDiv w:val="1"/>
      <w:marLeft w:val="0"/>
      <w:marRight w:val="0"/>
      <w:marTop w:val="0"/>
      <w:marBottom w:val="0"/>
      <w:divBdr>
        <w:top w:val="none" w:sz="0" w:space="0" w:color="auto"/>
        <w:left w:val="none" w:sz="0" w:space="0" w:color="auto"/>
        <w:bottom w:val="none" w:sz="0" w:space="0" w:color="auto"/>
        <w:right w:val="none" w:sz="0" w:space="0" w:color="auto"/>
      </w:divBdr>
    </w:div>
    <w:div w:id="759907081">
      <w:bodyDiv w:val="1"/>
      <w:marLeft w:val="0"/>
      <w:marRight w:val="0"/>
      <w:marTop w:val="0"/>
      <w:marBottom w:val="0"/>
      <w:divBdr>
        <w:top w:val="none" w:sz="0" w:space="0" w:color="auto"/>
        <w:left w:val="none" w:sz="0" w:space="0" w:color="auto"/>
        <w:bottom w:val="none" w:sz="0" w:space="0" w:color="auto"/>
        <w:right w:val="none" w:sz="0" w:space="0" w:color="auto"/>
      </w:divBdr>
    </w:div>
    <w:div w:id="760099575">
      <w:bodyDiv w:val="1"/>
      <w:marLeft w:val="0"/>
      <w:marRight w:val="0"/>
      <w:marTop w:val="0"/>
      <w:marBottom w:val="0"/>
      <w:divBdr>
        <w:top w:val="none" w:sz="0" w:space="0" w:color="auto"/>
        <w:left w:val="none" w:sz="0" w:space="0" w:color="auto"/>
        <w:bottom w:val="none" w:sz="0" w:space="0" w:color="auto"/>
        <w:right w:val="none" w:sz="0" w:space="0" w:color="auto"/>
      </w:divBdr>
    </w:div>
    <w:div w:id="760300631">
      <w:bodyDiv w:val="1"/>
      <w:marLeft w:val="0"/>
      <w:marRight w:val="0"/>
      <w:marTop w:val="0"/>
      <w:marBottom w:val="0"/>
      <w:divBdr>
        <w:top w:val="none" w:sz="0" w:space="0" w:color="auto"/>
        <w:left w:val="none" w:sz="0" w:space="0" w:color="auto"/>
        <w:bottom w:val="none" w:sz="0" w:space="0" w:color="auto"/>
        <w:right w:val="none" w:sz="0" w:space="0" w:color="auto"/>
      </w:divBdr>
    </w:div>
    <w:div w:id="760418395">
      <w:bodyDiv w:val="1"/>
      <w:marLeft w:val="0"/>
      <w:marRight w:val="0"/>
      <w:marTop w:val="0"/>
      <w:marBottom w:val="0"/>
      <w:divBdr>
        <w:top w:val="none" w:sz="0" w:space="0" w:color="auto"/>
        <w:left w:val="none" w:sz="0" w:space="0" w:color="auto"/>
        <w:bottom w:val="none" w:sz="0" w:space="0" w:color="auto"/>
        <w:right w:val="none" w:sz="0" w:space="0" w:color="auto"/>
      </w:divBdr>
    </w:div>
    <w:div w:id="760445735">
      <w:bodyDiv w:val="1"/>
      <w:marLeft w:val="0"/>
      <w:marRight w:val="0"/>
      <w:marTop w:val="0"/>
      <w:marBottom w:val="0"/>
      <w:divBdr>
        <w:top w:val="none" w:sz="0" w:space="0" w:color="auto"/>
        <w:left w:val="none" w:sz="0" w:space="0" w:color="auto"/>
        <w:bottom w:val="none" w:sz="0" w:space="0" w:color="auto"/>
        <w:right w:val="none" w:sz="0" w:space="0" w:color="auto"/>
      </w:divBdr>
    </w:div>
    <w:div w:id="760689004">
      <w:bodyDiv w:val="1"/>
      <w:marLeft w:val="0"/>
      <w:marRight w:val="0"/>
      <w:marTop w:val="0"/>
      <w:marBottom w:val="0"/>
      <w:divBdr>
        <w:top w:val="none" w:sz="0" w:space="0" w:color="auto"/>
        <w:left w:val="none" w:sz="0" w:space="0" w:color="auto"/>
        <w:bottom w:val="none" w:sz="0" w:space="0" w:color="auto"/>
        <w:right w:val="none" w:sz="0" w:space="0" w:color="auto"/>
      </w:divBdr>
    </w:div>
    <w:div w:id="760953496">
      <w:bodyDiv w:val="1"/>
      <w:marLeft w:val="0"/>
      <w:marRight w:val="0"/>
      <w:marTop w:val="0"/>
      <w:marBottom w:val="0"/>
      <w:divBdr>
        <w:top w:val="none" w:sz="0" w:space="0" w:color="auto"/>
        <w:left w:val="none" w:sz="0" w:space="0" w:color="auto"/>
        <w:bottom w:val="none" w:sz="0" w:space="0" w:color="auto"/>
        <w:right w:val="none" w:sz="0" w:space="0" w:color="auto"/>
      </w:divBdr>
    </w:div>
    <w:div w:id="761029037">
      <w:bodyDiv w:val="1"/>
      <w:marLeft w:val="0"/>
      <w:marRight w:val="0"/>
      <w:marTop w:val="0"/>
      <w:marBottom w:val="0"/>
      <w:divBdr>
        <w:top w:val="none" w:sz="0" w:space="0" w:color="auto"/>
        <w:left w:val="none" w:sz="0" w:space="0" w:color="auto"/>
        <w:bottom w:val="none" w:sz="0" w:space="0" w:color="auto"/>
        <w:right w:val="none" w:sz="0" w:space="0" w:color="auto"/>
      </w:divBdr>
    </w:div>
    <w:div w:id="761150646">
      <w:bodyDiv w:val="1"/>
      <w:marLeft w:val="0"/>
      <w:marRight w:val="0"/>
      <w:marTop w:val="0"/>
      <w:marBottom w:val="0"/>
      <w:divBdr>
        <w:top w:val="none" w:sz="0" w:space="0" w:color="auto"/>
        <w:left w:val="none" w:sz="0" w:space="0" w:color="auto"/>
        <w:bottom w:val="none" w:sz="0" w:space="0" w:color="auto"/>
        <w:right w:val="none" w:sz="0" w:space="0" w:color="auto"/>
      </w:divBdr>
    </w:div>
    <w:div w:id="761412917">
      <w:bodyDiv w:val="1"/>
      <w:marLeft w:val="0"/>
      <w:marRight w:val="0"/>
      <w:marTop w:val="0"/>
      <w:marBottom w:val="0"/>
      <w:divBdr>
        <w:top w:val="none" w:sz="0" w:space="0" w:color="auto"/>
        <w:left w:val="none" w:sz="0" w:space="0" w:color="auto"/>
        <w:bottom w:val="none" w:sz="0" w:space="0" w:color="auto"/>
        <w:right w:val="none" w:sz="0" w:space="0" w:color="auto"/>
      </w:divBdr>
    </w:div>
    <w:div w:id="761486304">
      <w:bodyDiv w:val="1"/>
      <w:marLeft w:val="0"/>
      <w:marRight w:val="0"/>
      <w:marTop w:val="0"/>
      <w:marBottom w:val="0"/>
      <w:divBdr>
        <w:top w:val="none" w:sz="0" w:space="0" w:color="auto"/>
        <w:left w:val="none" w:sz="0" w:space="0" w:color="auto"/>
        <w:bottom w:val="none" w:sz="0" w:space="0" w:color="auto"/>
        <w:right w:val="none" w:sz="0" w:space="0" w:color="auto"/>
      </w:divBdr>
    </w:div>
    <w:div w:id="761492287">
      <w:bodyDiv w:val="1"/>
      <w:marLeft w:val="0"/>
      <w:marRight w:val="0"/>
      <w:marTop w:val="0"/>
      <w:marBottom w:val="0"/>
      <w:divBdr>
        <w:top w:val="none" w:sz="0" w:space="0" w:color="auto"/>
        <w:left w:val="none" w:sz="0" w:space="0" w:color="auto"/>
        <w:bottom w:val="none" w:sz="0" w:space="0" w:color="auto"/>
        <w:right w:val="none" w:sz="0" w:space="0" w:color="auto"/>
      </w:divBdr>
    </w:div>
    <w:div w:id="761684300">
      <w:bodyDiv w:val="1"/>
      <w:marLeft w:val="0"/>
      <w:marRight w:val="0"/>
      <w:marTop w:val="0"/>
      <w:marBottom w:val="0"/>
      <w:divBdr>
        <w:top w:val="none" w:sz="0" w:space="0" w:color="auto"/>
        <w:left w:val="none" w:sz="0" w:space="0" w:color="auto"/>
        <w:bottom w:val="none" w:sz="0" w:space="0" w:color="auto"/>
        <w:right w:val="none" w:sz="0" w:space="0" w:color="auto"/>
      </w:divBdr>
    </w:div>
    <w:div w:id="761755496">
      <w:bodyDiv w:val="1"/>
      <w:marLeft w:val="0"/>
      <w:marRight w:val="0"/>
      <w:marTop w:val="0"/>
      <w:marBottom w:val="0"/>
      <w:divBdr>
        <w:top w:val="none" w:sz="0" w:space="0" w:color="auto"/>
        <w:left w:val="none" w:sz="0" w:space="0" w:color="auto"/>
        <w:bottom w:val="none" w:sz="0" w:space="0" w:color="auto"/>
        <w:right w:val="none" w:sz="0" w:space="0" w:color="auto"/>
      </w:divBdr>
    </w:div>
    <w:div w:id="762144134">
      <w:bodyDiv w:val="1"/>
      <w:marLeft w:val="0"/>
      <w:marRight w:val="0"/>
      <w:marTop w:val="0"/>
      <w:marBottom w:val="0"/>
      <w:divBdr>
        <w:top w:val="none" w:sz="0" w:space="0" w:color="auto"/>
        <w:left w:val="none" w:sz="0" w:space="0" w:color="auto"/>
        <w:bottom w:val="none" w:sz="0" w:space="0" w:color="auto"/>
        <w:right w:val="none" w:sz="0" w:space="0" w:color="auto"/>
      </w:divBdr>
    </w:div>
    <w:div w:id="762148274">
      <w:bodyDiv w:val="1"/>
      <w:marLeft w:val="0"/>
      <w:marRight w:val="0"/>
      <w:marTop w:val="0"/>
      <w:marBottom w:val="0"/>
      <w:divBdr>
        <w:top w:val="none" w:sz="0" w:space="0" w:color="auto"/>
        <w:left w:val="none" w:sz="0" w:space="0" w:color="auto"/>
        <w:bottom w:val="none" w:sz="0" w:space="0" w:color="auto"/>
        <w:right w:val="none" w:sz="0" w:space="0" w:color="auto"/>
      </w:divBdr>
    </w:div>
    <w:div w:id="762260040">
      <w:bodyDiv w:val="1"/>
      <w:marLeft w:val="0"/>
      <w:marRight w:val="0"/>
      <w:marTop w:val="0"/>
      <w:marBottom w:val="0"/>
      <w:divBdr>
        <w:top w:val="none" w:sz="0" w:space="0" w:color="auto"/>
        <w:left w:val="none" w:sz="0" w:space="0" w:color="auto"/>
        <w:bottom w:val="none" w:sz="0" w:space="0" w:color="auto"/>
        <w:right w:val="none" w:sz="0" w:space="0" w:color="auto"/>
      </w:divBdr>
    </w:div>
    <w:div w:id="762343460">
      <w:bodyDiv w:val="1"/>
      <w:marLeft w:val="0"/>
      <w:marRight w:val="0"/>
      <w:marTop w:val="0"/>
      <w:marBottom w:val="0"/>
      <w:divBdr>
        <w:top w:val="none" w:sz="0" w:space="0" w:color="auto"/>
        <w:left w:val="none" w:sz="0" w:space="0" w:color="auto"/>
        <w:bottom w:val="none" w:sz="0" w:space="0" w:color="auto"/>
        <w:right w:val="none" w:sz="0" w:space="0" w:color="auto"/>
      </w:divBdr>
    </w:div>
    <w:div w:id="762455766">
      <w:bodyDiv w:val="1"/>
      <w:marLeft w:val="0"/>
      <w:marRight w:val="0"/>
      <w:marTop w:val="0"/>
      <w:marBottom w:val="0"/>
      <w:divBdr>
        <w:top w:val="none" w:sz="0" w:space="0" w:color="auto"/>
        <w:left w:val="none" w:sz="0" w:space="0" w:color="auto"/>
        <w:bottom w:val="none" w:sz="0" w:space="0" w:color="auto"/>
        <w:right w:val="none" w:sz="0" w:space="0" w:color="auto"/>
      </w:divBdr>
    </w:div>
    <w:div w:id="762918002">
      <w:bodyDiv w:val="1"/>
      <w:marLeft w:val="0"/>
      <w:marRight w:val="0"/>
      <w:marTop w:val="0"/>
      <w:marBottom w:val="0"/>
      <w:divBdr>
        <w:top w:val="none" w:sz="0" w:space="0" w:color="auto"/>
        <w:left w:val="none" w:sz="0" w:space="0" w:color="auto"/>
        <w:bottom w:val="none" w:sz="0" w:space="0" w:color="auto"/>
        <w:right w:val="none" w:sz="0" w:space="0" w:color="auto"/>
      </w:divBdr>
    </w:div>
    <w:div w:id="762920445">
      <w:bodyDiv w:val="1"/>
      <w:marLeft w:val="0"/>
      <w:marRight w:val="0"/>
      <w:marTop w:val="0"/>
      <w:marBottom w:val="0"/>
      <w:divBdr>
        <w:top w:val="none" w:sz="0" w:space="0" w:color="auto"/>
        <w:left w:val="none" w:sz="0" w:space="0" w:color="auto"/>
        <w:bottom w:val="none" w:sz="0" w:space="0" w:color="auto"/>
        <w:right w:val="none" w:sz="0" w:space="0" w:color="auto"/>
      </w:divBdr>
    </w:div>
    <w:div w:id="762992388">
      <w:bodyDiv w:val="1"/>
      <w:marLeft w:val="0"/>
      <w:marRight w:val="0"/>
      <w:marTop w:val="0"/>
      <w:marBottom w:val="0"/>
      <w:divBdr>
        <w:top w:val="none" w:sz="0" w:space="0" w:color="auto"/>
        <w:left w:val="none" w:sz="0" w:space="0" w:color="auto"/>
        <w:bottom w:val="none" w:sz="0" w:space="0" w:color="auto"/>
        <w:right w:val="none" w:sz="0" w:space="0" w:color="auto"/>
      </w:divBdr>
    </w:div>
    <w:div w:id="763301458">
      <w:bodyDiv w:val="1"/>
      <w:marLeft w:val="0"/>
      <w:marRight w:val="0"/>
      <w:marTop w:val="0"/>
      <w:marBottom w:val="0"/>
      <w:divBdr>
        <w:top w:val="none" w:sz="0" w:space="0" w:color="auto"/>
        <w:left w:val="none" w:sz="0" w:space="0" w:color="auto"/>
        <w:bottom w:val="none" w:sz="0" w:space="0" w:color="auto"/>
        <w:right w:val="none" w:sz="0" w:space="0" w:color="auto"/>
      </w:divBdr>
    </w:div>
    <w:div w:id="763309700">
      <w:bodyDiv w:val="1"/>
      <w:marLeft w:val="0"/>
      <w:marRight w:val="0"/>
      <w:marTop w:val="0"/>
      <w:marBottom w:val="0"/>
      <w:divBdr>
        <w:top w:val="none" w:sz="0" w:space="0" w:color="auto"/>
        <w:left w:val="none" w:sz="0" w:space="0" w:color="auto"/>
        <w:bottom w:val="none" w:sz="0" w:space="0" w:color="auto"/>
        <w:right w:val="none" w:sz="0" w:space="0" w:color="auto"/>
      </w:divBdr>
    </w:div>
    <w:div w:id="763378027">
      <w:bodyDiv w:val="1"/>
      <w:marLeft w:val="0"/>
      <w:marRight w:val="0"/>
      <w:marTop w:val="0"/>
      <w:marBottom w:val="0"/>
      <w:divBdr>
        <w:top w:val="none" w:sz="0" w:space="0" w:color="auto"/>
        <w:left w:val="none" w:sz="0" w:space="0" w:color="auto"/>
        <w:bottom w:val="none" w:sz="0" w:space="0" w:color="auto"/>
        <w:right w:val="none" w:sz="0" w:space="0" w:color="auto"/>
      </w:divBdr>
    </w:div>
    <w:div w:id="763457678">
      <w:bodyDiv w:val="1"/>
      <w:marLeft w:val="0"/>
      <w:marRight w:val="0"/>
      <w:marTop w:val="0"/>
      <w:marBottom w:val="0"/>
      <w:divBdr>
        <w:top w:val="none" w:sz="0" w:space="0" w:color="auto"/>
        <w:left w:val="none" w:sz="0" w:space="0" w:color="auto"/>
        <w:bottom w:val="none" w:sz="0" w:space="0" w:color="auto"/>
        <w:right w:val="none" w:sz="0" w:space="0" w:color="auto"/>
      </w:divBdr>
    </w:div>
    <w:div w:id="763842443">
      <w:bodyDiv w:val="1"/>
      <w:marLeft w:val="0"/>
      <w:marRight w:val="0"/>
      <w:marTop w:val="0"/>
      <w:marBottom w:val="0"/>
      <w:divBdr>
        <w:top w:val="none" w:sz="0" w:space="0" w:color="auto"/>
        <w:left w:val="none" w:sz="0" w:space="0" w:color="auto"/>
        <w:bottom w:val="none" w:sz="0" w:space="0" w:color="auto"/>
        <w:right w:val="none" w:sz="0" w:space="0" w:color="auto"/>
      </w:divBdr>
    </w:div>
    <w:div w:id="763843056">
      <w:bodyDiv w:val="1"/>
      <w:marLeft w:val="0"/>
      <w:marRight w:val="0"/>
      <w:marTop w:val="0"/>
      <w:marBottom w:val="0"/>
      <w:divBdr>
        <w:top w:val="none" w:sz="0" w:space="0" w:color="auto"/>
        <w:left w:val="none" w:sz="0" w:space="0" w:color="auto"/>
        <w:bottom w:val="none" w:sz="0" w:space="0" w:color="auto"/>
        <w:right w:val="none" w:sz="0" w:space="0" w:color="auto"/>
      </w:divBdr>
    </w:div>
    <w:div w:id="763846693">
      <w:bodyDiv w:val="1"/>
      <w:marLeft w:val="0"/>
      <w:marRight w:val="0"/>
      <w:marTop w:val="0"/>
      <w:marBottom w:val="0"/>
      <w:divBdr>
        <w:top w:val="none" w:sz="0" w:space="0" w:color="auto"/>
        <w:left w:val="none" w:sz="0" w:space="0" w:color="auto"/>
        <w:bottom w:val="none" w:sz="0" w:space="0" w:color="auto"/>
        <w:right w:val="none" w:sz="0" w:space="0" w:color="auto"/>
      </w:divBdr>
    </w:div>
    <w:div w:id="763913637">
      <w:bodyDiv w:val="1"/>
      <w:marLeft w:val="0"/>
      <w:marRight w:val="0"/>
      <w:marTop w:val="0"/>
      <w:marBottom w:val="0"/>
      <w:divBdr>
        <w:top w:val="none" w:sz="0" w:space="0" w:color="auto"/>
        <w:left w:val="none" w:sz="0" w:space="0" w:color="auto"/>
        <w:bottom w:val="none" w:sz="0" w:space="0" w:color="auto"/>
        <w:right w:val="none" w:sz="0" w:space="0" w:color="auto"/>
      </w:divBdr>
    </w:div>
    <w:div w:id="763964159">
      <w:bodyDiv w:val="1"/>
      <w:marLeft w:val="0"/>
      <w:marRight w:val="0"/>
      <w:marTop w:val="0"/>
      <w:marBottom w:val="0"/>
      <w:divBdr>
        <w:top w:val="none" w:sz="0" w:space="0" w:color="auto"/>
        <w:left w:val="none" w:sz="0" w:space="0" w:color="auto"/>
        <w:bottom w:val="none" w:sz="0" w:space="0" w:color="auto"/>
        <w:right w:val="none" w:sz="0" w:space="0" w:color="auto"/>
      </w:divBdr>
    </w:div>
    <w:div w:id="764114002">
      <w:bodyDiv w:val="1"/>
      <w:marLeft w:val="0"/>
      <w:marRight w:val="0"/>
      <w:marTop w:val="0"/>
      <w:marBottom w:val="0"/>
      <w:divBdr>
        <w:top w:val="none" w:sz="0" w:space="0" w:color="auto"/>
        <w:left w:val="none" w:sz="0" w:space="0" w:color="auto"/>
        <w:bottom w:val="none" w:sz="0" w:space="0" w:color="auto"/>
        <w:right w:val="none" w:sz="0" w:space="0" w:color="auto"/>
      </w:divBdr>
    </w:div>
    <w:div w:id="764232932">
      <w:bodyDiv w:val="1"/>
      <w:marLeft w:val="0"/>
      <w:marRight w:val="0"/>
      <w:marTop w:val="0"/>
      <w:marBottom w:val="0"/>
      <w:divBdr>
        <w:top w:val="none" w:sz="0" w:space="0" w:color="auto"/>
        <w:left w:val="none" w:sz="0" w:space="0" w:color="auto"/>
        <w:bottom w:val="none" w:sz="0" w:space="0" w:color="auto"/>
        <w:right w:val="none" w:sz="0" w:space="0" w:color="auto"/>
      </w:divBdr>
    </w:div>
    <w:div w:id="764304098">
      <w:bodyDiv w:val="1"/>
      <w:marLeft w:val="0"/>
      <w:marRight w:val="0"/>
      <w:marTop w:val="0"/>
      <w:marBottom w:val="0"/>
      <w:divBdr>
        <w:top w:val="none" w:sz="0" w:space="0" w:color="auto"/>
        <w:left w:val="none" w:sz="0" w:space="0" w:color="auto"/>
        <w:bottom w:val="none" w:sz="0" w:space="0" w:color="auto"/>
        <w:right w:val="none" w:sz="0" w:space="0" w:color="auto"/>
      </w:divBdr>
    </w:div>
    <w:div w:id="764419810">
      <w:bodyDiv w:val="1"/>
      <w:marLeft w:val="0"/>
      <w:marRight w:val="0"/>
      <w:marTop w:val="0"/>
      <w:marBottom w:val="0"/>
      <w:divBdr>
        <w:top w:val="none" w:sz="0" w:space="0" w:color="auto"/>
        <w:left w:val="none" w:sz="0" w:space="0" w:color="auto"/>
        <w:bottom w:val="none" w:sz="0" w:space="0" w:color="auto"/>
        <w:right w:val="none" w:sz="0" w:space="0" w:color="auto"/>
      </w:divBdr>
    </w:div>
    <w:div w:id="764500662">
      <w:bodyDiv w:val="1"/>
      <w:marLeft w:val="0"/>
      <w:marRight w:val="0"/>
      <w:marTop w:val="0"/>
      <w:marBottom w:val="0"/>
      <w:divBdr>
        <w:top w:val="none" w:sz="0" w:space="0" w:color="auto"/>
        <w:left w:val="none" w:sz="0" w:space="0" w:color="auto"/>
        <w:bottom w:val="none" w:sz="0" w:space="0" w:color="auto"/>
        <w:right w:val="none" w:sz="0" w:space="0" w:color="auto"/>
      </w:divBdr>
    </w:div>
    <w:div w:id="764572090">
      <w:bodyDiv w:val="1"/>
      <w:marLeft w:val="0"/>
      <w:marRight w:val="0"/>
      <w:marTop w:val="0"/>
      <w:marBottom w:val="0"/>
      <w:divBdr>
        <w:top w:val="none" w:sz="0" w:space="0" w:color="auto"/>
        <w:left w:val="none" w:sz="0" w:space="0" w:color="auto"/>
        <w:bottom w:val="none" w:sz="0" w:space="0" w:color="auto"/>
        <w:right w:val="none" w:sz="0" w:space="0" w:color="auto"/>
      </w:divBdr>
    </w:div>
    <w:div w:id="764611346">
      <w:bodyDiv w:val="1"/>
      <w:marLeft w:val="0"/>
      <w:marRight w:val="0"/>
      <w:marTop w:val="0"/>
      <w:marBottom w:val="0"/>
      <w:divBdr>
        <w:top w:val="none" w:sz="0" w:space="0" w:color="auto"/>
        <w:left w:val="none" w:sz="0" w:space="0" w:color="auto"/>
        <w:bottom w:val="none" w:sz="0" w:space="0" w:color="auto"/>
        <w:right w:val="none" w:sz="0" w:space="0" w:color="auto"/>
      </w:divBdr>
    </w:div>
    <w:div w:id="764691438">
      <w:bodyDiv w:val="1"/>
      <w:marLeft w:val="0"/>
      <w:marRight w:val="0"/>
      <w:marTop w:val="0"/>
      <w:marBottom w:val="0"/>
      <w:divBdr>
        <w:top w:val="none" w:sz="0" w:space="0" w:color="auto"/>
        <w:left w:val="none" w:sz="0" w:space="0" w:color="auto"/>
        <w:bottom w:val="none" w:sz="0" w:space="0" w:color="auto"/>
        <w:right w:val="none" w:sz="0" w:space="0" w:color="auto"/>
      </w:divBdr>
    </w:div>
    <w:div w:id="764963923">
      <w:bodyDiv w:val="1"/>
      <w:marLeft w:val="0"/>
      <w:marRight w:val="0"/>
      <w:marTop w:val="0"/>
      <w:marBottom w:val="0"/>
      <w:divBdr>
        <w:top w:val="none" w:sz="0" w:space="0" w:color="auto"/>
        <w:left w:val="none" w:sz="0" w:space="0" w:color="auto"/>
        <w:bottom w:val="none" w:sz="0" w:space="0" w:color="auto"/>
        <w:right w:val="none" w:sz="0" w:space="0" w:color="auto"/>
      </w:divBdr>
    </w:div>
    <w:div w:id="765079006">
      <w:bodyDiv w:val="1"/>
      <w:marLeft w:val="0"/>
      <w:marRight w:val="0"/>
      <w:marTop w:val="0"/>
      <w:marBottom w:val="0"/>
      <w:divBdr>
        <w:top w:val="none" w:sz="0" w:space="0" w:color="auto"/>
        <w:left w:val="none" w:sz="0" w:space="0" w:color="auto"/>
        <w:bottom w:val="none" w:sz="0" w:space="0" w:color="auto"/>
        <w:right w:val="none" w:sz="0" w:space="0" w:color="auto"/>
      </w:divBdr>
    </w:div>
    <w:div w:id="765344775">
      <w:bodyDiv w:val="1"/>
      <w:marLeft w:val="0"/>
      <w:marRight w:val="0"/>
      <w:marTop w:val="0"/>
      <w:marBottom w:val="0"/>
      <w:divBdr>
        <w:top w:val="none" w:sz="0" w:space="0" w:color="auto"/>
        <w:left w:val="none" w:sz="0" w:space="0" w:color="auto"/>
        <w:bottom w:val="none" w:sz="0" w:space="0" w:color="auto"/>
        <w:right w:val="none" w:sz="0" w:space="0" w:color="auto"/>
      </w:divBdr>
    </w:div>
    <w:div w:id="766081844">
      <w:bodyDiv w:val="1"/>
      <w:marLeft w:val="0"/>
      <w:marRight w:val="0"/>
      <w:marTop w:val="0"/>
      <w:marBottom w:val="0"/>
      <w:divBdr>
        <w:top w:val="none" w:sz="0" w:space="0" w:color="auto"/>
        <w:left w:val="none" w:sz="0" w:space="0" w:color="auto"/>
        <w:bottom w:val="none" w:sz="0" w:space="0" w:color="auto"/>
        <w:right w:val="none" w:sz="0" w:space="0" w:color="auto"/>
      </w:divBdr>
    </w:div>
    <w:div w:id="766118102">
      <w:bodyDiv w:val="1"/>
      <w:marLeft w:val="0"/>
      <w:marRight w:val="0"/>
      <w:marTop w:val="0"/>
      <w:marBottom w:val="0"/>
      <w:divBdr>
        <w:top w:val="none" w:sz="0" w:space="0" w:color="auto"/>
        <w:left w:val="none" w:sz="0" w:space="0" w:color="auto"/>
        <w:bottom w:val="none" w:sz="0" w:space="0" w:color="auto"/>
        <w:right w:val="none" w:sz="0" w:space="0" w:color="auto"/>
      </w:divBdr>
    </w:div>
    <w:div w:id="766535708">
      <w:bodyDiv w:val="1"/>
      <w:marLeft w:val="0"/>
      <w:marRight w:val="0"/>
      <w:marTop w:val="0"/>
      <w:marBottom w:val="0"/>
      <w:divBdr>
        <w:top w:val="none" w:sz="0" w:space="0" w:color="auto"/>
        <w:left w:val="none" w:sz="0" w:space="0" w:color="auto"/>
        <w:bottom w:val="none" w:sz="0" w:space="0" w:color="auto"/>
        <w:right w:val="none" w:sz="0" w:space="0" w:color="auto"/>
      </w:divBdr>
    </w:div>
    <w:div w:id="766538957">
      <w:bodyDiv w:val="1"/>
      <w:marLeft w:val="0"/>
      <w:marRight w:val="0"/>
      <w:marTop w:val="0"/>
      <w:marBottom w:val="0"/>
      <w:divBdr>
        <w:top w:val="none" w:sz="0" w:space="0" w:color="auto"/>
        <w:left w:val="none" w:sz="0" w:space="0" w:color="auto"/>
        <w:bottom w:val="none" w:sz="0" w:space="0" w:color="auto"/>
        <w:right w:val="none" w:sz="0" w:space="0" w:color="auto"/>
      </w:divBdr>
    </w:div>
    <w:div w:id="766661599">
      <w:bodyDiv w:val="1"/>
      <w:marLeft w:val="0"/>
      <w:marRight w:val="0"/>
      <w:marTop w:val="0"/>
      <w:marBottom w:val="0"/>
      <w:divBdr>
        <w:top w:val="none" w:sz="0" w:space="0" w:color="auto"/>
        <w:left w:val="none" w:sz="0" w:space="0" w:color="auto"/>
        <w:bottom w:val="none" w:sz="0" w:space="0" w:color="auto"/>
        <w:right w:val="none" w:sz="0" w:space="0" w:color="auto"/>
      </w:divBdr>
    </w:div>
    <w:div w:id="766850835">
      <w:bodyDiv w:val="1"/>
      <w:marLeft w:val="0"/>
      <w:marRight w:val="0"/>
      <w:marTop w:val="0"/>
      <w:marBottom w:val="0"/>
      <w:divBdr>
        <w:top w:val="none" w:sz="0" w:space="0" w:color="auto"/>
        <w:left w:val="none" w:sz="0" w:space="0" w:color="auto"/>
        <w:bottom w:val="none" w:sz="0" w:space="0" w:color="auto"/>
        <w:right w:val="none" w:sz="0" w:space="0" w:color="auto"/>
      </w:divBdr>
    </w:div>
    <w:div w:id="767116955">
      <w:bodyDiv w:val="1"/>
      <w:marLeft w:val="0"/>
      <w:marRight w:val="0"/>
      <w:marTop w:val="0"/>
      <w:marBottom w:val="0"/>
      <w:divBdr>
        <w:top w:val="none" w:sz="0" w:space="0" w:color="auto"/>
        <w:left w:val="none" w:sz="0" w:space="0" w:color="auto"/>
        <w:bottom w:val="none" w:sz="0" w:space="0" w:color="auto"/>
        <w:right w:val="none" w:sz="0" w:space="0" w:color="auto"/>
      </w:divBdr>
    </w:div>
    <w:div w:id="767500797">
      <w:bodyDiv w:val="1"/>
      <w:marLeft w:val="0"/>
      <w:marRight w:val="0"/>
      <w:marTop w:val="0"/>
      <w:marBottom w:val="0"/>
      <w:divBdr>
        <w:top w:val="none" w:sz="0" w:space="0" w:color="auto"/>
        <w:left w:val="none" w:sz="0" w:space="0" w:color="auto"/>
        <w:bottom w:val="none" w:sz="0" w:space="0" w:color="auto"/>
        <w:right w:val="none" w:sz="0" w:space="0" w:color="auto"/>
      </w:divBdr>
    </w:div>
    <w:div w:id="767504468">
      <w:bodyDiv w:val="1"/>
      <w:marLeft w:val="0"/>
      <w:marRight w:val="0"/>
      <w:marTop w:val="0"/>
      <w:marBottom w:val="0"/>
      <w:divBdr>
        <w:top w:val="none" w:sz="0" w:space="0" w:color="auto"/>
        <w:left w:val="none" w:sz="0" w:space="0" w:color="auto"/>
        <w:bottom w:val="none" w:sz="0" w:space="0" w:color="auto"/>
        <w:right w:val="none" w:sz="0" w:space="0" w:color="auto"/>
      </w:divBdr>
    </w:div>
    <w:div w:id="767584744">
      <w:bodyDiv w:val="1"/>
      <w:marLeft w:val="0"/>
      <w:marRight w:val="0"/>
      <w:marTop w:val="0"/>
      <w:marBottom w:val="0"/>
      <w:divBdr>
        <w:top w:val="none" w:sz="0" w:space="0" w:color="auto"/>
        <w:left w:val="none" w:sz="0" w:space="0" w:color="auto"/>
        <w:bottom w:val="none" w:sz="0" w:space="0" w:color="auto"/>
        <w:right w:val="none" w:sz="0" w:space="0" w:color="auto"/>
      </w:divBdr>
    </w:div>
    <w:div w:id="767770165">
      <w:bodyDiv w:val="1"/>
      <w:marLeft w:val="0"/>
      <w:marRight w:val="0"/>
      <w:marTop w:val="0"/>
      <w:marBottom w:val="0"/>
      <w:divBdr>
        <w:top w:val="none" w:sz="0" w:space="0" w:color="auto"/>
        <w:left w:val="none" w:sz="0" w:space="0" w:color="auto"/>
        <w:bottom w:val="none" w:sz="0" w:space="0" w:color="auto"/>
        <w:right w:val="none" w:sz="0" w:space="0" w:color="auto"/>
      </w:divBdr>
    </w:div>
    <w:div w:id="767821084">
      <w:bodyDiv w:val="1"/>
      <w:marLeft w:val="0"/>
      <w:marRight w:val="0"/>
      <w:marTop w:val="0"/>
      <w:marBottom w:val="0"/>
      <w:divBdr>
        <w:top w:val="none" w:sz="0" w:space="0" w:color="auto"/>
        <w:left w:val="none" w:sz="0" w:space="0" w:color="auto"/>
        <w:bottom w:val="none" w:sz="0" w:space="0" w:color="auto"/>
        <w:right w:val="none" w:sz="0" w:space="0" w:color="auto"/>
      </w:divBdr>
    </w:div>
    <w:div w:id="767850237">
      <w:bodyDiv w:val="1"/>
      <w:marLeft w:val="0"/>
      <w:marRight w:val="0"/>
      <w:marTop w:val="0"/>
      <w:marBottom w:val="0"/>
      <w:divBdr>
        <w:top w:val="none" w:sz="0" w:space="0" w:color="auto"/>
        <w:left w:val="none" w:sz="0" w:space="0" w:color="auto"/>
        <w:bottom w:val="none" w:sz="0" w:space="0" w:color="auto"/>
        <w:right w:val="none" w:sz="0" w:space="0" w:color="auto"/>
      </w:divBdr>
    </w:div>
    <w:div w:id="767891752">
      <w:bodyDiv w:val="1"/>
      <w:marLeft w:val="0"/>
      <w:marRight w:val="0"/>
      <w:marTop w:val="0"/>
      <w:marBottom w:val="0"/>
      <w:divBdr>
        <w:top w:val="none" w:sz="0" w:space="0" w:color="auto"/>
        <w:left w:val="none" w:sz="0" w:space="0" w:color="auto"/>
        <w:bottom w:val="none" w:sz="0" w:space="0" w:color="auto"/>
        <w:right w:val="none" w:sz="0" w:space="0" w:color="auto"/>
      </w:divBdr>
    </w:div>
    <w:div w:id="768043684">
      <w:bodyDiv w:val="1"/>
      <w:marLeft w:val="0"/>
      <w:marRight w:val="0"/>
      <w:marTop w:val="0"/>
      <w:marBottom w:val="0"/>
      <w:divBdr>
        <w:top w:val="none" w:sz="0" w:space="0" w:color="auto"/>
        <w:left w:val="none" w:sz="0" w:space="0" w:color="auto"/>
        <w:bottom w:val="none" w:sz="0" w:space="0" w:color="auto"/>
        <w:right w:val="none" w:sz="0" w:space="0" w:color="auto"/>
      </w:divBdr>
    </w:div>
    <w:div w:id="768237360">
      <w:bodyDiv w:val="1"/>
      <w:marLeft w:val="0"/>
      <w:marRight w:val="0"/>
      <w:marTop w:val="0"/>
      <w:marBottom w:val="0"/>
      <w:divBdr>
        <w:top w:val="none" w:sz="0" w:space="0" w:color="auto"/>
        <w:left w:val="none" w:sz="0" w:space="0" w:color="auto"/>
        <w:bottom w:val="none" w:sz="0" w:space="0" w:color="auto"/>
        <w:right w:val="none" w:sz="0" w:space="0" w:color="auto"/>
      </w:divBdr>
    </w:div>
    <w:div w:id="768504136">
      <w:bodyDiv w:val="1"/>
      <w:marLeft w:val="0"/>
      <w:marRight w:val="0"/>
      <w:marTop w:val="0"/>
      <w:marBottom w:val="0"/>
      <w:divBdr>
        <w:top w:val="none" w:sz="0" w:space="0" w:color="auto"/>
        <w:left w:val="none" w:sz="0" w:space="0" w:color="auto"/>
        <w:bottom w:val="none" w:sz="0" w:space="0" w:color="auto"/>
        <w:right w:val="none" w:sz="0" w:space="0" w:color="auto"/>
      </w:divBdr>
    </w:div>
    <w:div w:id="768551137">
      <w:bodyDiv w:val="1"/>
      <w:marLeft w:val="0"/>
      <w:marRight w:val="0"/>
      <w:marTop w:val="0"/>
      <w:marBottom w:val="0"/>
      <w:divBdr>
        <w:top w:val="none" w:sz="0" w:space="0" w:color="auto"/>
        <w:left w:val="none" w:sz="0" w:space="0" w:color="auto"/>
        <w:bottom w:val="none" w:sz="0" w:space="0" w:color="auto"/>
        <w:right w:val="none" w:sz="0" w:space="0" w:color="auto"/>
      </w:divBdr>
    </w:div>
    <w:div w:id="768619341">
      <w:bodyDiv w:val="1"/>
      <w:marLeft w:val="0"/>
      <w:marRight w:val="0"/>
      <w:marTop w:val="0"/>
      <w:marBottom w:val="0"/>
      <w:divBdr>
        <w:top w:val="none" w:sz="0" w:space="0" w:color="auto"/>
        <w:left w:val="none" w:sz="0" w:space="0" w:color="auto"/>
        <w:bottom w:val="none" w:sz="0" w:space="0" w:color="auto"/>
        <w:right w:val="none" w:sz="0" w:space="0" w:color="auto"/>
      </w:divBdr>
    </w:div>
    <w:div w:id="768619520">
      <w:bodyDiv w:val="1"/>
      <w:marLeft w:val="0"/>
      <w:marRight w:val="0"/>
      <w:marTop w:val="0"/>
      <w:marBottom w:val="0"/>
      <w:divBdr>
        <w:top w:val="none" w:sz="0" w:space="0" w:color="auto"/>
        <w:left w:val="none" w:sz="0" w:space="0" w:color="auto"/>
        <w:bottom w:val="none" w:sz="0" w:space="0" w:color="auto"/>
        <w:right w:val="none" w:sz="0" w:space="0" w:color="auto"/>
      </w:divBdr>
    </w:div>
    <w:div w:id="768741294">
      <w:bodyDiv w:val="1"/>
      <w:marLeft w:val="0"/>
      <w:marRight w:val="0"/>
      <w:marTop w:val="0"/>
      <w:marBottom w:val="0"/>
      <w:divBdr>
        <w:top w:val="none" w:sz="0" w:space="0" w:color="auto"/>
        <w:left w:val="none" w:sz="0" w:space="0" w:color="auto"/>
        <w:bottom w:val="none" w:sz="0" w:space="0" w:color="auto"/>
        <w:right w:val="none" w:sz="0" w:space="0" w:color="auto"/>
      </w:divBdr>
    </w:div>
    <w:div w:id="769157123">
      <w:bodyDiv w:val="1"/>
      <w:marLeft w:val="0"/>
      <w:marRight w:val="0"/>
      <w:marTop w:val="0"/>
      <w:marBottom w:val="0"/>
      <w:divBdr>
        <w:top w:val="none" w:sz="0" w:space="0" w:color="auto"/>
        <w:left w:val="none" w:sz="0" w:space="0" w:color="auto"/>
        <w:bottom w:val="none" w:sz="0" w:space="0" w:color="auto"/>
        <w:right w:val="none" w:sz="0" w:space="0" w:color="auto"/>
      </w:divBdr>
    </w:div>
    <w:div w:id="769203469">
      <w:bodyDiv w:val="1"/>
      <w:marLeft w:val="0"/>
      <w:marRight w:val="0"/>
      <w:marTop w:val="0"/>
      <w:marBottom w:val="0"/>
      <w:divBdr>
        <w:top w:val="none" w:sz="0" w:space="0" w:color="auto"/>
        <w:left w:val="none" w:sz="0" w:space="0" w:color="auto"/>
        <w:bottom w:val="none" w:sz="0" w:space="0" w:color="auto"/>
        <w:right w:val="none" w:sz="0" w:space="0" w:color="auto"/>
      </w:divBdr>
    </w:div>
    <w:div w:id="769352927">
      <w:bodyDiv w:val="1"/>
      <w:marLeft w:val="0"/>
      <w:marRight w:val="0"/>
      <w:marTop w:val="0"/>
      <w:marBottom w:val="0"/>
      <w:divBdr>
        <w:top w:val="none" w:sz="0" w:space="0" w:color="auto"/>
        <w:left w:val="none" w:sz="0" w:space="0" w:color="auto"/>
        <w:bottom w:val="none" w:sz="0" w:space="0" w:color="auto"/>
        <w:right w:val="none" w:sz="0" w:space="0" w:color="auto"/>
      </w:divBdr>
    </w:div>
    <w:div w:id="769394423">
      <w:bodyDiv w:val="1"/>
      <w:marLeft w:val="0"/>
      <w:marRight w:val="0"/>
      <w:marTop w:val="0"/>
      <w:marBottom w:val="0"/>
      <w:divBdr>
        <w:top w:val="none" w:sz="0" w:space="0" w:color="auto"/>
        <w:left w:val="none" w:sz="0" w:space="0" w:color="auto"/>
        <w:bottom w:val="none" w:sz="0" w:space="0" w:color="auto"/>
        <w:right w:val="none" w:sz="0" w:space="0" w:color="auto"/>
      </w:divBdr>
    </w:div>
    <w:div w:id="769546410">
      <w:bodyDiv w:val="1"/>
      <w:marLeft w:val="0"/>
      <w:marRight w:val="0"/>
      <w:marTop w:val="0"/>
      <w:marBottom w:val="0"/>
      <w:divBdr>
        <w:top w:val="none" w:sz="0" w:space="0" w:color="auto"/>
        <w:left w:val="none" w:sz="0" w:space="0" w:color="auto"/>
        <w:bottom w:val="none" w:sz="0" w:space="0" w:color="auto"/>
        <w:right w:val="none" w:sz="0" w:space="0" w:color="auto"/>
      </w:divBdr>
    </w:div>
    <w:div w:id="769742892">
      <w:bodyDiv w:val="1"/>
      <w:marLeft w:val="0"/>
      <w:marRight w:val="0"/>
      <w:marTop w:val="0"/>
      <w:marBottom w:val="0"/>
      <w:divBdr>
        <w:top w:val="none" w:sz="0" w:space="0" w:color="auto"/>
        <w:left w:val="none" w:sz="0" w:space="0" w:color="auto"/>
        <w:bottom w:val="none" w:sz="0" w:space="0" w:color="auto"/>
        <w:right w:val="none" w:sz="0" w:space="0" w:color="auto"/>
      </w:divBdr>
    </w:div>
    <w:div w:id="769743914">
      <w:bodyDiv w:val="1"/>
      <w:marLeft w:val="0"/>
      <w:marRight w:val="0"/>
      <w:marTop w:val="0"/>
      <w:marBottom w:val="0"/>
      <w:divBdr>
        <w:top w:val="none" w:sz="0" w:space="0" w:color="auto"/>
        <w:left w:val="none" w:sz="0" w:space="0" w:color="auto"/>
        <w:bottom w:val="none" w:sz="0" w:space="0" w:color="auto"/>
        <w:right w:val="none" w:sz="0" w:space="0" w:color="auto"/>
      </w:divBdr>
    </w:div>
    <w:div w:id="769856094">
      <w:bodyDiv w:val="1"/>
      <w:marLeft w:val="0"/>
      <w:marRight w:val="0"/>
      <w:marTop w:val="0"/>
      <w:marBottom w:val="0"/>
      <w:divBdr>
        <w:top w:val="none" w:sz="0" w:space="0" w:color="auto"/>
        <w:left w:val="none" w:sz="0" w:space="0" w:color="auto"/>
        <w:bottom w:val="none" w:sz="0" w:space="0" w:color="auto"/>
        <w:right w:val="none" w:sz="0" w:space="0" w:color="auto"/>
      </w:divBdr>
    </w:div>
    <w:div w:id="770324576">
      <w:bodyDiv w:val="1"/>
      <w:marLeft w:val="0"/>
      <w:marRight w:val="0"/>
      <w:marTop w:val="0"/>
      <w:marBottom w:val="0"/>
      <w:divBdr>
        <w:top w:val="none" w:sz="0" w:space="0" w:color="auto"/>
        <w:left w:val="none" w:sz="0" w:space="0" w:color="auto"/>
        <w:bottom w:val="none" w:sz="0" w:space="0" w:color="auto"/>
        <w:right w:val="none" w:sz="0" w:space="0" w:color="auto"/>
      </w:divBdr>
    </w:div>
    <w:div w:id="770465742">
      <w:bodyDiv w:val="1"/>
      <w:marLeft w:val="0"/>
      <w:marRight w:val="0"/>
      <w:marTop w:val="0"/>
      <w:marBottom w:val="0"/>
      <w:divBdr>
        <w:top w:val="none" w:sz="0" w:space="0" w:color="auto"/>
        <w:left w:val="none" w:sz="0" w:space="0" w:color="auto"/>
        <w:bottom w:val="none" w:sz="0" w:space="0" w:color="auto"/>
        <w:right w:val="none" w:sz="0" w:space="0" w:color="auto"/>
      </w:divBdr>
    </w:div>
    <w:div w:id="770592328">
      <w:bodyDiv w:val="1"/>
      <w:marLeft w:val="0"/>
      <w:marRight w:val="0"/>
      <w:marTop w:val="0"/>
      <w:marBottom w:val="0"/>
      <w:divBdr>
        <w:top w:val="none" w:sz="0" w:space="0" w:color="auto"/>
        <w:left w:val="none" w:sz="0" w:space="0" w:color="auto"/>
        <w:bottom w:val="none" w:sz="0" w:space="0" w:color="auto"/>
        <w:right w:val="none" w:sz="0" w:space="0" w:color="auto"/>
      </w:divBdr>
    </w:div>
    <w:div w:id="770782230">
      <w:bodyDiv w:val="1"/>
      <w:marLeft w:val="0"/>
      <w:marRight w:val="0"/>
      <w:marTop w:val="0"/>
      <w:marBottom w:val="0"/>
      <w:divBdr>
        <w:top w:val="none" w:sz="0" w:space="0" w:color="auto"/>
        <w:left w:val="none" w:sz="0" w:space="0" w:color="auto"/>
        <w:bottom w:val="none" w:sz="0" w:space="0" w:color="auto"/>
        <w:right w:val="none" w:sz="0" w:space="0" w:color="auto"/>
      </w:divBdr>
    </w:div>
    <w:div w:id="770853229">
      <w:bodyDiv w:val="1"/>
      <w:marLeft w:val="0"/>
      <w:marRight w:val="0"/>
      <w:marTop w:val="0"/>
      <w:marBottom w:val="0"/>
      <w:divBdr>
        <w:top w:val="none" w:sz="0" w:space="0" w:color="auto"/>
        <w:left w:val="none" w:sz="0" w:space="0" w:color="auto"/>
        <w:bottom w:val="none" w:sz="0" w:space="0" w:color="auto"/>
        <w:right w:val="none" w:sz="0" w:space="0" w:color="auto"/>
      </w:divBdr>
    </w:div>
    <w:div w:id="770975642">
      <w:bodyDiv w:val="1"/>
      <w:marLeft w:val="0"/>
      <w:marRight w:val="0"/>
      <w:marTop w:val="0"/>
      <w:marBottom w:val="0"/>
      <w:divBdr>
        <w:top w:val="none" w:sz="0" w:space="0" w:color="auto"/>
        <w:left w:val="none" w:sz="0" w:space="0" w:color="auto"/>
        <w:bottom w:val="none" w:sz="0" w:space="0" w:color="auto"/>
        <w:right w:val="none" w:sz="0" w:space="0" w:color="auto"/>
      </w:divBdr>
    </w:div>
    <w:div w:id="770978329">
      <w:bodyDiv w:val="1"/>
      <w:marLeft w:val="0"/>
      <w:marRight w:val="0"/>
      <w:marTop w:val="0"/>
      <w:marBottom w:val="0"/>
      <w:divBdr>
        <w:top w:val="none" w:sz="0" w:space="0" w:color="auto"/>
        <w:left w:val="none" w:sz="0" w:space="0" w:color="auto"/>
        <w:bottom w:val="none" w:sz="0" w:space="0" w:color="auto"/>
        <w:right w:val="none" w:sz="0" w:space="0" w:color="auto"/>
      </w:divBdr>
    </w:div>
    <w:div w:id="771053112">
      <w:bodyDiv w:val="1"/>
      <w:marLeft w:val="0"/>
      <w:marRight w:val="0"/>
      <w:marTop w:val="0"/>
      <w:marBottom w:val="0"/>
      <w:divBdr>
        <w:top w:val="none" w:sz="0" w:space="0" w:color="auto"/>
        <w:left w:val="none" w:sz="0" w:space="0" w:color="auto"/>
        <w:bottom w:val="none" w:sz="0" w:space="0" w:color="auto"/>
        <w:right w:val="none" w:sz="0" w:space="0" w:color="auto"/>
      </w:divBdr>
    </w:div>
    <w:div w:id="771586107">
      <w:bodyDiv w:val="1"/>
      <w:marLeft w:val="0"/>
      <w:marRight w:val="0"/>
      <w:marTop w:val="0"/>
      <w:marBottom w:val="0"/>
      <w:divBdr>
        <w:top w:val="none" w:sz="0" w:space="0" w:color="auto"/>
        <w:left w:val="none" w:sz="0" w:space="0" w:color="auto"/>
        <w:bottom w:val="none" w:sz="0" w:space="0" w:color="auto"/>
        <w:right w:val="none" w:sz="0" w:space="0" w:color="auto"/>
      </w:divBdr>
    </w:div>
    <w:div w:id="771781482">
      <w:bodyDiv w:val="1"/>
      <w:marLeft w:val="0"/>
      <w:marRight w:val="0"/>
      <w:marTop w:val="0"/>
      <w:marBottom w:val="0"/>
      <w:divBdr>
        <w:top w:val="none" w:sz="0" w:space="0" w:color="auto"/>
        <w:left w:val="none" w:sz="0" w:space="0" w:color="auto"/>
        <w:bottom w:val="none" w:sz="0" w:space="0" w:color="auto"/>
        <w:right w:val="none" w:sz="0" w:space="0" w:color="auto"/>
      </w:divBdr>
    </w:div>
    <w:div w:id="772211491">
      <w:bodyDiv w:val="1"/>
      <w:marLeft w:val="0"/>
      <w:marRight w:val="0"/>
      <w:marTop w:val="0"/>
      <w:marBottom w:val="0"/>
      <w:divBdr>
        <w:top w:val="none" w:sz="0" w:space="0" w:color="auto"/>
        <w:left w:val="none" w:sz="0" w:space="0" w:color="auto"/>
        <w:bottom w:val="none" w:sz="0" w:space="0" w:color="auto"/>
        <w:right w:val="none" w:sz="0" w:space="0" w:color="auto"/>
      </w:divBdr>
    </w:div>
    <w:div w:id="772281568">
      <w:bodyDiv w:val="1"/>
      <w:marLeft w:val="0"/>
      <w:marRight w:val="0"/>
      <w:marTop w:val="0"/>
      <w:marBottom w:val="0"/>
      <w:divBdr>
        <w:top w:val="none" w:sz="0" w:space="0" w:color="auto"/>
        <w:left w:val="none" w:sz="0" w:space="0" w:color="auto"/>
        <w:bottom w:val="none" w:sz="0" w:space="0" w:color="auto"/>
        <w:right w:val="none" w:sz="0" w:space="0" w:color="auto"/>
      </w:divBdr>
    </w:div>
    <w:div w:id="772671083">
      <w:bodyDiv w:val="1"/>
      <w:marLeft w:val="0"/>
      <w:marRight w:val="0"/>
      <w:marTop w:val="0"/>
      <w:marBottom w:val="0"/>
      <w:divBdr>
        <w:top w:val="none" w:sz="0" w:space="0" w:color="auto"/>
        <w:left w:val="none" w:sz="0" w:space="0" w:color="auto"/>
        <w:bottom w:val="none" w:sz="0" w:space="0" w:color="auto"/>
        <w:right w:val="none" w:sz="0" w:space="0" w:color="auto"/>
      </w:divBdr>
    </w:div>
    <w:div w:id="772940064">
      <w:bodyDiv w:val="1"/>
      <w:marLeft w:val="0"/>
      <w:marRight w:val="0"/>
      <w:marTop w:val="0"/>
      <w:marBottom w:val="0"/>
      <w:divBdr>
        <w:top w:val="none" w:sz="0" w:space="0" w:color="auto"/>
        <w:left w:val="none" w:sz="0" w:space="0" w:color="auto"/>
        <w:bottom w:val="none" w:sz="0" w:space="0" w:color="auto"/>
        <w:right w:val="none" w:sz="0" w:space="0" w:color="auto"/>
      </w:divBdr>
    </w:div>
    <w:div w:id="773094593">
      <w:bodyDiv w:val="1"/>
      <w:marLeft w:val="0"/>
      <w:marRight w:val="0"/>
      <w:marTop w:val="0"/>
      <w:marBottom w:val="0"/>
      <w:divBdr>
        <w:top w:val="none" w:sz="0" w:space="0" w:color="auto"/>
        <w:left w:val="none" w:sz="0" w:space="0" w:color="auto"/>
        <w:bottom w:val="none" w:sz="0" w:space="0" w:color="auto"/>
        <w:right w:val="none" w:sz="0" w:space="0" w:color="auto"/>
      </w:divBdr>
    </w:div>
    <w:div w:id="773204905">
      <w:bodyDiv w:val="1"/>
      <w:marLeft w:val="0"/>
      <w:marRight w:val="0"/>
      <w:marTop w:val="0"/>
      <w:marBottom w:val="0"/>
      <w:divBdr>
        <w:top w:val="none" w:sz="0" w:space="0" w:color="auto"/>
        <w:left w:val="none" w:sz="0" w:space="0" w:color="auto"/>
        <w:bottom w:val="none" w:sz="0" w:space="0" w:color="auto"/>
        <w:right w:val="none" w:sz="0" w:space="0" w:color="auto"/>
      </w:divBdr>
    </w:div>
    <w:div w:id="773286009">
      <w:bodyDiv w:val="1"/>
      <w:marLeft w:val="0"/>
      <w:marRight w:val="0"/>
      <w:marTop w:val="0"/>
      <w:marBottom w:val="0"/>
      <w:divBdr>
        <w:top w:val="none" w:sz="0" w:space="0" w:color="auto"/>
        <w:left w:val="none" w:sz="0" w:space="0" w:color="auto"/>
        <w:bottom w:val="none" w:sz="0" w:space="0" w:color="auto"/>
        <w:right w:val="none" w:sz="0" w:space="0" w:color="auto"/>
      </w:divBdr>
    </w:div>
    <w:div w:id="773671935">
      <w:bodyDiv w:val="1"/>
      <w:marLeft w:val="0"/>
      <w:marRight w:val="0"/>
      <w:marTop w:val="0"/>
      <w:marBottom w:val="0"/>
      <w:divBdr>
        <w:top w:val="none" w:sz="0" w:space="0" w:color="auto"/>
        <w:left w:val="none" w:sz="0" w:space="0" w:color="auto"/>
        <w:bottom w:val="none" w:sz="0" w:space="0" w:color="auto"/>
        <w:right w:val="none" w:sz="0" w:space="0" w:color="auto"/>
      </w:divBdr>
    </w:div>
    <w:div w:id="773673521">
      <w:bodyDiv w:val="1"/>
      <w:marLeft w:val="0"/>
      <w:marRight w:val="0"/>
      <w:marTop w:val="0"/>
      <w:marBottom w:val="0"/>
      <w:divBdr>
        <w:top w:val="none" w:sz="0" w:space="0" w:color="auto"/>
        <w:left w:val="none" w:sz="0" w:space="0" w:color="auto"/>
        <w:bottom w:val="none" w:sz="0" w:space="0" w:color="auto"/>
        <w:right w:val="none" w:sz="0" w:space="0" w:color="auto"/>
      </w:divBdr>
    </w:div>
    <w:div w:id="773674260">
      <w:bodyDiv w:val="1"/>
      <w:marLeft w:val="0"/>
      <w:marRight w:val="0"/>
      <w:marTop w:val="0"/>
      <w:marBottom w:val="0"/>
      <w:divBdr>
        <w:top w:val="none" w:sz="0" w:space="0" w:color="auto"/>
        <w:left w:val="none" w:sz="0" w:space="0" w:color="auto"/>
        <w:bottom w:val="none" w:sz="0" w:space="0" w:color="auto"/>
        <w:right w:val="none" w:sz="0" w:space="0" w:color="auto"/>
      </w:divBdr>
    </w:div>
    <w:div w:id="773987644">
      <w:bodyDiv w:val="1"/>
      <w:marLeft w:val="0"/>
      <w:marRight w:val="0"/>
      <w:marTop w:val="0"/>
      <w:marBottom w:val="0"/>
      <w:divBdr>
        <w:top w:val="none" w:sz="0" w:space="0" w:color="auto"/>
        <w:left w:val="none" w:sz="0" w:space="0" w:color="auto"/>
        <w:bottom w:val="none" w:sz="0" w:space="0" w:color="auto"/>
        <w:right w:val="none" w:sz="0" w:space="0" w:color="auto"/>
      </w:divBdr>
    </w:div>
    <w:div w:id="774131233">
      <w:bodyDiv w:val="1"/>
      <w:marLeft w:val="0"/>
      <w:marRight w:val="0"/>
      <w:marTop w:val="0"/>
      <w:marBottom w:val="0"/>
      <w:divBdr>
        <w:top w:val="none" w:sz="0" w:space="0" w:color="auto"/>
        <w:left w:val="none" w:sz="0" w:space="0" w:color="auto"/>
        <w:bottom w:val="none" w:sz="0" w:space="0" w:color="auto"/>
        <w:right w:val="none" w:sz="0" w:space="0" w:color="auto"/>
      </w:divBdr>
    </w:div>
    <w:div w:id="774324080">
      <w:bodyDiv w:val="1"/>
      <w:marLeft w:val="0"/>
      <w:marRight w:val="0"/>
      <w:marTop w:val="0"/>
      <w:marBottom w:val="0"/>
      <w:divBdr>
        <w:top w:val="none" w:sz="0" w:space="0" w:color="auto"/>
        <w:left w:val="none" w:sz="0" w:space="0" w:color="auto"/>
        <w:bottom w:val="none" w:sz="0" w:space="0" w:color="auto"/>
        <w:right w:val="none" w:sz="0" w:space="0" w:color="auto"/>
      </w:divBdr>
    </w:div>
    <w:div w:id="774636326">
      <w:bodyDiv w:val="1"/>
      <w:marLeft w:val="0"/>
      <w:marRight w:val="0"/>
      <w:marTop w:val="0"/>
      <w:marBottom w:val="0"/>
      <w:divBdr>
        <w:top w:val="none" w:sz="0" w:space="0" w:color="auto"/>
        <w:left w:val="none" w:sz="0" w:space="0" w:color="auto"/>
        <w:bottom w:val="none" w:sz="0" w:space="0" w:color="auto"/>
        <w:right w:val="none" w:sz="0" w:space="0" w:color="auto"/>
      </w:divBdr>
    </w:div>
    <w:div w:id="774641486">
      <w:bodyDiv w:val="1"/>
      <w:marLeft w:val="0"/>
      <w:marRight w:val="0"/>
      <w:marTop w:val="0"/>
      <w:marBottom w:val="0"/>
      <w:divBdr>
        <w:top w:val="none" w:sz="0" w:space="0" w:color="auto"/>
        <w:left w:val="none" w:sz="0" w:space="0" w:color="auto"/>
        <w:bottom w:val="none" w:sz="0" w:space="0" w:color="auto"/>
        <w:right w:val="none" w:sz="0" w:space="0" w:color="auto"/>
      </w:divBdr>
    </w:div>
    <w:div w:id="774786121">
      <w:bodyDiv w:val="1"/>
      <w:marLeft w:val="0"/>
      <w:marRight w:val="0"/>
      <w:marTop w:val="0"/>
      <w:marBottom w:val="0"/>
      <w:divBdr>
        <w:top w:val="none" w:sz="0" w:space="0" w:color="auto"/>
        <w:left w:val="none" w:sz="0" w:space="0" w:color="auto"/>
        <w:bottom w:val="none" w:sz="0" w:space="0" w:color="auto"/>
        <w:right w:val="none" w:sz="0" w:space="0" w:color="auto"/>
      </w:divBdr>
    </w:div>
    <w:div w:id="775100711">
      <w:bodyDiv w:val="1"/>
      <w:marLeft w:val="0"/>
      <w:marRight w:val="0"/>
      <w:marTop w:val="0"/>
      <w:marBottom w:val="0"/>
      <w:divBdr>
        <w:top w:val="none" w:sz="0" w:space="0" w:color="auto"/>
        <w:left w:val="none" w:sz="0" w:space="0" w:color="auto"/>
        <w:bottom w:val="none" w:sz="0" w:space="0" w:color="auto"/>
        <w:right w:val="none" w:sz="0" w:space="0" w:color="auto"/>
      </w:divBdr>
    </w:div>
    <w:div w:id="775371190">
      <w:bodyDiv w:val="1"/>
      <w:marLeft w:val="0"/>
      <w:marRight w:val="0"/>
      <w:marTop w:val="0"/>
      <w:marBottom w:val="0"/>
      <w:divBdr>
        <w:top w:val="none" w:sz="0" w:space="0" w:color="auto"/>
        <w:left w:val="none" w:sz="0" w:space="0" w:color="auto"/>
        <w:bottom w:val="none" w:sz="0" w:space="0" w:color="auto"/>
        <w:right w:val="none" w:sz="0" w:space="0" w:color="auto"/>
      </w:divBdr>
    </w:div>
    <w:div w:id="775447788">
      <w:bodyDiv w:val="1"/>
      <w:marLeft w:val="0"/>
      <w:marRight w:val="0"/>
      <w:marTop w:val="0"/>
      <w:marBottom w:val="0"/>
      <w:divBdr>
        <w:top w:val="none" w:sz="0" w:space="0" w:color="auto"/>
        <w:left w:val="none" w:sz="0" w:space="0" w:color="auto"/>
        <w:bottom w:val="none" w:sz="0" w:space="0" w:color="auto"/>
        <w:right w:val="none" w:sz="0" w:space="0" w:color="auto"/>
      </w:divBdr>
    </w:div>
    <w:div w:id="775489376">
      <w:bodyDiv w:val="1"/>
      <w:marLeft w:val="0"/>
      <w:marRight w:val="0"/>
      <w:marTop w:val="0"/>
      <w:marBottom w:val="0"/>
      <w:divBdr>
        <w:top w:val="none" w:sz="0" w:space="0" w:color="auto"/>
        <w:left w:val="none" w:sz="0" w:space="0" w:color="auto"/>
        <w:bottom w:val="none" w:sz="0" w:space="0" w:color="auto"/>
        <w:right w:val="none" w:sz="0" w:space="0" w:color="auto"/>
      </w:divBdr>
    </w:div>
    <w:div w:id="775752460">
      <w:bodyDiv w:val="1"/>
      <w:marLeft w:val="0"/>
      <w:marRight w:val="0"/>
      <w:marTop w:val="0"/>
      <w:marBottom w:val="0"/>
      <w:divBdr>
        <w:top w:val="none" w:sz="0" w:space="0" w:color="auto"/>
        <w:left w:val="none" w:sz="0" w:space="0" w:color="auto"/>
        <w:bottom w:val="none" w:sz="0" w:space="0" w:color="auto"/>
        <w:right w:val="none" w:sz="0" w:space="0" w:color="auto"/>
      </w:divBdr>
    </w:div>
    <w:div w:id="776144775">
      <w:bodyDiv w:val="1"/>
      <w:marLeft w:val="0"/>
      <w:marRight w:val="0"/>
      <w:marTop w:val="0"/>
      <w:marBottom w:val="0"/>
      <w:divBdr>
        <w:top w:val="none" w:sz="0" w:space="0" w:color="auto"/>
        <w:left w:val="none" w:sz="0" w:space="0" w:color="auto"/>
        <w:bottom w:val="none" w:sz="0" w:space="0" w:color="auto"/>
        <w:right w:val="none" w:sz="0" w:space="0" w:color="auto"/>
      </w:divBdr>
    </w:div>
    <w:div w:id="776216817">
      <w:bodyDiv w:val="1"/>
      <w:marLeft w:val="0"/>
      <w:marRight w:val="0"/>
      <w:marTop w:val="0"/>
      <w:marBottom w:val="0"/>
      <w:divBdr>
        <w:top w:val="none" w:sz="0" w:space="0" w:color="auto"/>
        <w:left w:val="none" w:sz="0" w:space="0" w:color="auto"/>
        <w:bottom w:val="none" w:sz="0" w:space="0" w:color="auto"/>
        <w:right w:val="none" w:sz="0" w:space="0" w:color="auto"/>
      </w:divBdr>
    </w:div>
    <w:div w:id="776490642">
      <w:bodyDiv w:val="1"/>
      <w:marLeft w:val="0"/>
      <w:marRight w:val="0"/>
      <w:marTop w:val="0"/>
      <w:marBottom w:val="0"/>
      <w:divBdr>
        <w:top w:val="none" w:sz="0" w:space="0" w:color="auto"/>
        <w:left w:val="none" w:sz="0" w:space="0" w:color="auto"/>
        <w:bottom w:val="none" w:sz="0" w:space="0" w:color="auto"/>
        <w:right w:val="none" w:sz="0" w:space="0" w:color="auto"/>
      </w:divBdr>
    </w:div>
    <w:div w:id="776564993">
      <w:bodyDiv w:val="1"/>
      <w:marLeft w:val="0"/>
      <w:marRight w:val="0"/>
      <w:marTop w:val="0"/>
      <w:marBottom w:val="0"/>
      <w:divBdr>
        <w:top w:val="none" w:sz="0" w:space="0" w:color="auto"/>
        <w:left w:val="none" w:sz="0" w:space="0" w:color="auto"/>
        <w:bottom w:val="none" w:sz="0" w:space="0" w:color="auto"/>
        <w:right w:val="none" w:sz="0" w:space="0" w:color="auto"/>
      </w:divBdr>
    </w:div>
    <w:div w:id="776603099">
      <w:bodyDiv w:val="1"/>
      <w:marLeft w:val="0"/>
      <w:marRight w:val="0"/>
      <w:marTop w:val="0"/>
      <w:marBottom w:val="0"/>
      <w:divBdr>
        <w:top w:val="none" w:sz="0" w:space="0" w:color="auto"/>
        <w:left w:val="none" w:sz="0" w:space="0" w:color="auto"/>
        <w:bottom w:val="none" w:sz="0" w:space="0" w:color="auto"/>
        <w:right w:val="none" w:sz="0" w:space="0" w:color="auto"/>
      </w:divBdr>
    </w:div>
    <w:div w:id="777025713">
      <w:bodyDiv w:val="1"/>
      <w:marLeft w:val="0"/>
      <w:marRight w:val="0"/>
      <w:marTop w:val="0"/>
      <w:marBottom w:val="0"/>
      <w:divBdr>
        <w:top w:val="none" w:sz="0" w:space="0" w:color="auto"/>
        <w:left w:val="none" w:sz="0" w:space="0" w:color="auto"/>
        <w:bottom w:val="none" w:sz="0" w:space="0" w:color="auto"/>
        <w:right w:val="none" w:sz="0" w:space="0" w:color="auto"/>
      </w:divBdr>
    </w:div>
    <w:div w:id="777142988">
      <w:bodyDiv w:val="1"/>
      <w:marLeft w:val="0"/>
      <w:marRight w:val="0"/>
      <w:marTop w:val="0"/>
      <w:marBottom w:val="0"/>
      <w:divBdr>
        <w:top w:val="none" w:sz="0" w:space="0" w:color="auto"/>
        <w:left w:val="none" w:sz="0" w:space="0" w:color="auto"/>
        <w:bottom w:val="none" w:sz="0" w:space="0" w:color="auto"/>
        <w:right w:val="none" w:sz="0" w:space="0" w:color="auto"/>
      </w:divBdr>
    </w:div>
    <w:div w:id="777332206">
      <w:bodyDiv w:val="1"/>
      <w:marLeft w:val="0"/>
      <w:marRight w:val="0"/>
      <w:marTop w:val="0"/>
      <w:marBottom w:val="0"/>
      <w:divBdr>
        <w:top w:val="none" w:sz="0" w:space="0" w:color="auto"/>
        <w:left w:val="none" w:sz="0" w:space="0" w:color="auto"/>
        <w:bottom w:val="none" w:sz="0" w:space="0" w:color="auto"/>
        <w:right w:val="none" w:sz="0" w:space="0" w:color="auto"/>
      </w:divBdr>
    </w:div>
    <w:div w:id="777453666">
      <w:bodyDiv w:val="1"/>
      <w:marLeft w:val="0"/>
      <w:marRight w:val="0"/>
      <w:marTop w:val="0"/>
      <w:marBottom w:val="0"/>
      <w:divBdr>
        <w:top w:val="none" w:sz="0" w:space="0" w:color="auto"/>
        <w:left w:val="none" w:sz="0" w:space="0" w:color="auto"/>
        <w:bottom w:val="none" w:sz="0" w:space="0" w:color="auto"/>
        <w:right w:val="none" w:sz="0" w:space="0" w:color="auto"/>
      </w:divBdr>
    </w:div>
    <w:div w:id="777454322">
      <w:bodyDiv w:val="1"/>
      <w:marLeft w:val="0"/>
      <w:marRight w:val="0"/>
      <w:marTop w:val="0"/>
      <w:marBottom w:val="0"/>
      <w:divBdr>
        <w:top w:val="none" w:sz="0" w:space="0" w:color="auto"/>
        <w:left w:val="none" w:sz="0" w:space="0" w:color="auto"/>
        <w:bottom w:val="none" w:sz="0" w:space="0" w:color="auto"/>
        <w:right w:val="none" w:sz="0" w:space="0" w:color="auto"/>
      </w:divBdr>
    </w:div>
    <w:div w:id="777530297">
      <w:bodyDiv w:val="1"/>
      <w:marLeft w:val="0"/>
      <w:marRight w:val="0"/>
      <w:marTop w:val="0"/>
      <w:marBottom w:val="0"/>
      <w:divBdr>
        <w:top w:val="none" w:sz="0" w:space="0" w:color="auto"/>
        <w:left w:val="none" w:sz="0" w:space="0" w:color="auto"/>
        <w:bottom w:val="none" w:sz="0" w:space="0" w:color="auto"/>
        <w:right w:val="none" w:sz="0" w:space="0" w:color="auto"/>
      </w:divBdr>
    </w:div>
    <w:div w:id="777530806">
      <w:bodyDiv w:val="1"/>
      <w:marLeft w:val="0"/>
      <w:marRight w:val="0"/>
      <w:marTop w:val="0"/>
      <w:marBottom w:val="0"/>
      <w:divBdr>
        <w:top w:val="none" w:sz="0" w:space="0" w:color="auto"/>
        <w:left w:val="none" w:sz="0" w:space="0" w:color="auto"/>
        <w:bottom w:val="none" w:sz="0" w:space="0" w:color="auto"/>
        <w:right w:val="none" w:sz="0" w:space="0" w:color="auto"/>
      </w:divBdr>
    </w:div>
    <w:div w:id="777677642">
      <w:bodyDiv w:val="1"/>
      <w:marLeft w:val="0"/>
      <w:marRight w:val="0"/>
      <w:marTop w:val="0"/>
      <w:marBottom w:val="0"/>
      <w:divBdr>
        <w:top w:val="none" w:sz="0" w:space="0" w:color="auto"/>
        <w:left w:val="none" w:sz="0" w:space="0" w:color="auto"/>
        <w:bottom w:val="none" w:sz="0" w:space="0" w:color="auto"/>
        <w:right w:val="none" w:sz="0" w:space="0" w:color="auto"/>
      </w:divBdr>
    </w:div>
    <w:div w:id="777720770">
      <w:bodyDiv w:val="1"/>
      <w:marLeft w:val="0"/>
      <w:marRight w:val="0"/>
      <w:marTop w:val="0"/>
      <w:marBottom w:val="0"/>
      <w:divBdr>
        <w:top w:val="none" w:sz="0" w:space="0" w:color="auto"/>
        <w:left w:val="none" w:sz="0" w:space="0" w:color="auto"/>
        <w:bottom w:val="none" w:sz="0" w:space="0" w:color="auto"/>
        <w:right w:val="none" w:sz="0" w:space="0" w:color="auto"/>
      </w:divBdr>
    </w:div>
    <w:div w:id="777721685">
      <w:bodyDiv w:val="1"/>
      <w:marLeft w:val="0"/>
      <w:marRight w:val="0"/>
      <w:marTop w:val="0"/>
      <w:marBottom w:val="0"/>
      <w:divBdr>
        <w:top w:val="none" w:sz="0" w:space="0" w:color="auto"/>
        <w:left w:val="none" w:sz="0" w:space="0" w:color="auto"/>
        <w:bottom w:val="none" w:sz="0" w:space="0" w:color="auto"/>
        <w:right w:val="none" w:sz="0" w:space="0" w:color="auto"/>
      </w:divBdr>
    </w:div>
    <w:div w:id="777795120">
      <w:bodyDiv w:val="1"/>
      <w:marLeft w:val="0"/>
      <w:marRight w:val="0"/>
      <w:marTop w:val="0"/>
      <w:marBottom w:val="0"/>
      <w:divBdr>
        <w:top w:val="none" w:sz="0" w:space="0" w:color="auto"/>
        <w:left w:val="none" w:sz="0" w:space="0" w:color="auto"/>
        <w:bottom w:val="none" w:sz="0" w:space="0" w:color="auto"/>
        <w:right w:val="none" w:sz="0" w:space="0" w:color="auto"/>
      </w:divBdr>
    </w:div>
    <w:div w:id="777870420">
      <w:bodyDiv w:val="1"/>
      <w:marLeft w:val="0"/>
      <w:marRight w:val="0"/>
      <w:marTop w:val="0"/>
      <w:marBottom w:val="0"/>
      <w:divBdr>
        <w:top w:val="none" w:sz="0" w:space="0" w:color="auto"/>
        <w:left w:val="none" w:sz="0" w:space="0" w:color="auto"/>
        <w:bottom w:val="none" w:sz="0" w:space="0" w:color="auto"/>
        <w:right w:val="none" w:sz="0" w:space="0" w:color="auto"/>
      </w:divBdr>
    </w:div>
    <w:div w:id="778068041">
      <w:bodyDiv w:val="1"/>
      <w:marLeft w:val="0"/>
      <w:marRight w:val="0"/>
      <w:marTop w:val="0"/>
      <w:marBottom w:val="0"/>
      <w:divBdr>
        <w:top w:val="none" w:sz="0" w:space="0" w:color="auto"/>
        <w:left w:val="none" w:sz="0" w:space="0" w:color="auto"/>
        <w:bottom w:val="none" w:sz="0" w:space="0" w:color="auto"/>
        <w:right w:val="none" w:sz="0" w:space="0" w:color="auto"/>
      </w:divBdr>
    </w:div>
    <w:div w:id="778137153">
      <w:bodyDiv w:val="1"/>
      <w:marLeft w:val="0"/>
      <w:marRight w:val="0"/>
      <w:marTop w:val="0"/>
      <w:marBottom w:val="0"/>
      <w:divBdr>
        <w:top w:val="none" w:sz="0" w:space="0" w:color="auto"/>
        <w:left w:val="none" w:sz="0" w:space="0" w:color="auto"/>
        <w:bottom w:val="none" w:sz="0" w:space="0" w:color="auto"/>
        <w:right w:val="none" w:sz="0" w:space="0" w:color="auto"/>
      </w:divBdr>
    </w:div>
    <w:div w:id="778524010">
      <w:bodyDiv w:val="1"/>
      <w:marLeft w:val="0"/>
      <w:marRight w:val="0"/>
      <w:marTop w:val="0"/>
      <w:marBottom w:val="0"/>
      <w:divBdr>
        <w:top w:val="none" w:sz="0" w:space="0" w:color="auto"/>
        <w:left w:val="none" w:sz="0" w:space="0" w:color="auto"/>
        <w:bottom w:val="none" w:sz="0" w:space="0" w:color="auto"/>
        <w:right w:val="none" w:sz="0" w:space="0" w:color="auto"/>
      </w:divBdr>
    </w:div>
    <w:div w:id="778599346">
      <w:bodyDiv w:val="1"/>
      <w:marLeft w:val="0"/>
      <w:marRight w:val="0"/>
      <w:marTop w:val="0"/>
      <w:marBottom w:val="0"/>
      <w:divBdr>
        <w:top w:val="none" w:sz="0" w:space="0" w:color="auto"/>
        <w:left w:val="none" w:sz="0" w:space="0" w:color="auto"/>
        <w:bottom w:val="none" w:sz="0" w:space="0" w:color="auto"/>
        <w:right w:val="none" w:sz="0" w:space="0" w:color="auto"/>
      </w:divBdr>
    </w:div>
    <w:div w:id="778723133">
      <w:bodyDiv w:val="1"/>
      <w:marLeft w:val="0"/>
      <w:marRight w:val="0"/>
      <w:marTop w:val="0"/>
      <w:marBottom w:val="0"/>
      <w:divBdr>
        <w:top w:val="none" w:sz="0" w:space="0" w:color="auto"/>
        <w:left w:val="none" w:sz="0" w:space="0" w:color="auto"/>
        <w:bottom w:val="none" w:sz="0" w:space="0" w:color="auto"/>
        <w:right w:val="none" w:sz="0" w:space="0" w:color="auto"/>
      </w:divBdr>
    </w:div>
    <w:div w:id="778840342">
      <w:bodyDiv w:val="1"/>
      <w:marLeft w:val="0"/>
      <w:marRight w:val="0"/>
      <w:marTop w:val="0"/>
      <w:marBottom w:val="0"/>
      <w:divBdr>
        <w:top w:val="none" w:sz="0" w:space="0" w:color="auto"/>
        <w:left w:val="none" w:sz="0" w:space="0" w:color="auto"/>
        <w:bottom w:val="none" w:sz="0" w:space="0" w:color="auto"/>
        <w:right w:val="none" w:sz="0" w:space="0" w:color="auto"/>
      </w:divBdr>
    </w:div>
    <w:div w:id="779447820">
      <w:bodyDiv w:val="1"/>
      <w:marLeft w:val="0"/>
      <w:marRight w:val="0"/>
      <w:marTop w:val="0"/>
      <w:marBottom w:val="0"/>
      <w:divBdr>
        <w:top w:val="none" w:sz="0" w:space="0" w:color="auto"/>
        <w:left w:val="none" w:sz="0" w:space="0" w:color="auto"/>
        <w:bottom w:val="none" w:sz="0" w:space="0" w:color="auto"/>
        <w:right w:val="none" w:sz="0" w:space="0" w:color="auto"/>
      </w:divBdr>
    </w:div>
    <w:div w:id="779493230">
      <w:bodyDiv w:val="1"/>
      <w:marLeft w:val="0"/>
      <w:marRight w:val="0"/>
      <w:marTop w:val="0"/>
      <w:marBottom w:val="0"/>
      <w:divBdr>
        <w:top w:val="none" w:sz="0" w:space="0" w:color="auto"/>
        <w:left w:val="none" w:sz="0" w:space="0" w:color="auto"/>
        <w:bottom w:val="none" w:sz="0" w:space="0" w:color="auto"/>
        <w:right w:val="none" w:sz="0" w:space="0" w:color="auto"/>
      </w:divBdr>
    </w:div>
    <w:div w:id="779644550">
      <w:bodyDiv w:val="1"/>
      <w:marLeft w:val="0"/>
      <w:marRight w:val="0"/>
      <w:marTop w:val="0"/>
      <w:marBottom w:val="0"/>
      <w:divBdr>
        <w:top w:val="none" w:sz="0" w:space="0" w:color="auto"/>
        <w:left w:val="none" w:sz="0" w:space="0" w:color="auto"/>
        <w:bottom w:val="none" w:sz="0" w:space="0" w:color="auto"/>
        <w:right w:val="none" w:sz="0" w:space="0" w:color="auto"/>
      </w:divBdr>
    </w:div>
    <w:div w:id="779646209">
      <w:bodyDiv w:val="1"/>
      <w:marLeft w:val="0"/>
      <w:marRight w:val="0"/>
      <w:marTop w:val="0"/>
      <w:marBottom w:val="0"/>
      <w:divBdr>
        <w:top w:val="none" w:sz="0" w:space="0" w:color="auto"/>
        <w:left w:val="none" w:sz="0" w:space="0" w:color="auto"/>
        <w:bottom w:val="none" w:sz="0" w:space="0" w:color="auto"/>
        <w:right w:val="none" w:sz="0" w:space="0" w:color="auto"/>
      </w:divBdr>
    </w:div>
    <w:div w:id="779690529">
      <w:bodyDiv w:val="1"/>
      <w:marLeft w:val="0"/>
      <w:marRight w:val="0"/>
      <w:marTop w:val="0"/>
      <w:marBottom w:val="0"/>
      <w:divBdr>
        <w:top w:val="none" w:sz="0" w:space="0" w:color="auto"/>
        <w:left w:val="none" w:sz="0" w:space="0" w:color="auto"/>
        <w:bottom w:val="none" w:sz="0" w:space="0" w:color="auto"/>
        <w:right w:val="none" w:sz="0" w:space="0" w:color="auto"/>
      </w:divBdr>
    </w:div>
    <w:div w:id="779884906">
      <w:bodyDiv w:val="1"/>
      <w:marLeft w:val="0"/>
      <w:marRight w:val="0"/>
      <w:marTop w:val="0"/>
      <w:marBottom w:val="0"/>
      <w:divBdr>
        <w:top w:val="none" w:sz="0" w:space="0" w:color="auto"/>
        <w:left w:val="none" w:sz="0" w:space="0" w:color="auto"/>
        <w:bottom w:val="none" w:sz="0" w:space="0" w:color="auto"/>
        <w:right w:val="none" w:sz="0" w:space="0" w:color="auto"/>
      </w:divBdr>
    </w:div>
    <w:div w:id="779958552">
      <w:bodyDiv w:val="1"/>
      <w:marLeft w:val="0"/>
      <w:marRight w:val="0"/>
      <w:marTop w:val="0"/>
      <w:marBottom w:val="0"/>
      <w:divBdr>
        <w:top w:val="none" w:sz="0" w:space="0" w:color="auto"/>
        <w:left w:val="none" w:sz="0" w:space="0" w:color="auto"/>
        <w:bottom w:val="none" w:sz="0" w:space="0" w:color="auto"/>
        <w:right w:val="none" w:sz="0" w:space="0" w:color="auto"/>
      </w:divBdr>
    </w:div>
    <w:div w:id="780106653">
      <w:bodyDiv w:val="1"/>
      <w:marLeft w:val="0"/>
      <w:marRight w:val="0"/>
      <w:marTop w:val="0"/>
      <w:marBottom w:val="0"/>
      <w:divBdr>
        <w:top w:val="none" w:sz="0" w:space="0" w:color="auto"/>
        <w:left w:val="none" w:sz="0" w:space="0" w:color="auto"/>
        <w:bottom w:val="none" w:sz="0" w:space="0" w:color="auto"/>
        <w:right w:val="none" w:sz="0" w:space="0" w:color="auto"/>
      </w:divBdr>
    </w:div>
    <w:div w:id="780146054">
      <w:bodyDiv w:val="1"/>
      <w:marLeft w:val="0"/>
      <w:marRight w:val="0"/>
      <w:marTop w:val="0"/>
      <w:marBottom w:val="0"/>
      <w:divBdr>
        <w:top w:val="none" w:sz="0" w:space="0" w:color="auto"/>
        <w:left w:val="none" w:sz="0" w:space="0" w:color="auto"/>
        <w:bottom w:val="none" w:sz="0" w:space="0" w:color="auto"/>
        <w:right w:val="none" w:sz="0" w:space="0" w:color="auto"/>
      </w:divBdr>
    </w:div>
    <w:div w:id="780227628">
      <w:bodyDiv w:val="1"/>
      <w:marLeft w:val="0"/>
      <w:marRight w:val="0"/>
      <w:marTop w:val="0"/>
      <w:marBottom w:val="0"/>
      <w:divBdr>
        <w:top w:val="none" w:sz="0" w:space="0" w:color="auto"/>
        <w:left w:val="none" w:sz="0" w:space="0" w:color="auto"/>
        <w:bottom w:val="none" w:sz="0" w:space="0" w:color="auto"/>
        <w:right w:val="none" w:sz="0" w:space="0" w:color="auto"/>
      </w:divBdr>
    </w:div>
    <w:div w:id="780228994">
      <w:bodyDiv w:val="1"/>
      <w:marLeft w:val="0"/>
      <w:marRight w:val="0"/>
      <w:marTop w:val="0"/>
      <w:marBottom w:val="0"/>
      <w:divBdr>
        <w:top w:val="none" w:sz="0" w:space="0" w:color="auto"/>
        <w:left w:val="none" w:sz="0" w:space="0" w:color="auto"/>
        <w:bottom w:val="none" w:sz="0" w:space="0" w:color="auto"/>
        <w:right w:val="none" w:sz="0" w:space="0" w:color="auto"/>
      </w:divBdr>
    </w:div>
    <w:div w:id="780565232">
      <w:bodyDiv w:val="1"/>
      <w:marLeft w:val="0"/>
      <w:marRight w:val="0"/>
      <w:marTop w:val="0"/>
      <w:marBottom w:val="0"/>
      <w:divBdr>
        <w:top w:val="none" w:sz="0" w:space="0" w:color="auto"/>
        <w:left w:val="none" w:sz="0" w:space="0" w:color="auto"/>
        <w:bottom w:val="none" w:sz="0" w:space="0" w:color="auto"/>
        <w:right w:val="none" w:sz="0" w:space="0" w:color="auto"/>
      </w:divBdr>
    </w:div>
    <w:div w:id="780952738">
      <w:bodyDiv w:val="1"/>
      <w:marLeft w:val="0"/>
      <w:marRight w:val="0"/>
      <w:marTop w:val="0"/>
      <w:marBottom w:val="0"/>
      <w:divBdr>
        <w:top w:val="none" w:sz="0" w:space="0" w:color="auto"/>
        <w:left w:val="none" w:sz="0" w:space="0" w:color="auto"/>
        <w:bottom w:val="none" w:sz="0" w:space="0" w:color="auto"/>
        <w:right w:val="none" w:sz="0" w:space="0" w:color="auto"/>
      </w:divBdr>
    </w:div>
    <w:div w:id="780958368">
      <w:bodyDiv w:val="1"/>
      <w:marLeft w:val="0"/>
      <w:marRight w:val="0"/>
      <w:marTop w:val="0"/>
      <w:marBottom w:val="0"/>
      <w:divBdr>
        <w:top w:val="none" w:sz="0" w:space="0" w:color="auto"/>
        <w:left w:val="none" w:sz="0" w:space="0" w:color="auto"/>
        <w:bottom w:val="none" w:sz="0" w:space="0" w:color="auto"/>
        <w:right w:val="none" w:sz="0" w:space="0" w:color="auto"/>
      </w:divBdr>
    </w:div>
    <w:div w:id="781148267">
      <w:bodyDiv w:val="1"/>
      <w:marLeft w:val="0"/>
      <w:marRight w:val="0"/>
      <w:marTop w:val="0"/>
      <w:marBottom w:val="0"/>
      <w:divBdr>
        <w:top w:val="none" w:sz="0" w:space="0" w:color="auto"/>
        <w:left w:val="none" w:sz="0" w:space="0" w:color="auto"/>
        <w:bottom w:val="none" w:sz="0" w:space="0" w:color="auto"/>
        <w:right w:val="none" w:sz="0" w:space="0" w:color="auto"/>
      </w:divBdr>
    </w:div>
    <w:div w:id="781151390">
      <w:bodyDiv w:val="1"/>
      <w:marLeft w:val="0"/>
      <w:marRight w:val="0"/>
      <w:marTop w:val="0"/>
      <w:marBottom w:val="0"/>
      <w:divBdr>
        <w:top w:val="none" w:sz="0" w:space="0" w:color="auto"/>
        <w:left w:val="none" w:sz="0" w:space="0" w:color="auto"/>
        <w:bottom w:val="none" w:sz="0" w:space="0" w:color="auto"/>
        <w:right w:val="none" w:sz="0" w:space="0" w:color="auto"/>
      </w:divBdr>
    </w:div>
    <w:div w:id="781649844">
      <w:bodyDiv w:val="1"/>
      <w:marLeft w:val="0"/>
      <w:marRight w:val="0"/>
      <w:marTop w:val="0"/>
      <w:marBottom w:val="0"/>
      <w:divBdr>
        <w:top w:val="none" w:sz="0" w:space="0" w:color="auto"/>
        <w:left w:val="none" w:sz="0" w:space="0" w:color="auto"/>
        <w:bottom w:val="none" w:sz="0" w:space="0" w:color="auto"/>
        <w:right w:val="none" w:sz="0" w:space="0" w:color="auto"/>
      </w:divBdr>
    </w:div>
    <w:div w:id="781729072">
      <w:bodyDiv w:val="1"/>
      <w:marLeft w:val="0"/>
      <w:marRight w:val="0"/>
      <w:marTop w:val="0"/>
      <w:marBottom w:val="0"/>
      <w:divBdr>
        <w:top w:val="none" w:sz="0" w:space="0" w:color="auto"/>
        <w:left w:val="none" w:sz="0" w:space="0" w:color="auto"/>
        <w:bottom w:val="none" w:sz="0" w:space="0" w:color="auto"/>
        <w:right w:val="none" w:sz="0" w:space="0" w:color="auto"/>
      </w:divBdr>
    </w:div>
    <w:div w:id="781807213">
      <w:bodyDiv w:val="1"/>
      <w:marLeft w:val="0"/>
      <w:marRight w:val="0"/>
      <w:marTop w:val="0"/>
      <w:marBottom w:val="0"/>
      <w:divBdr>
        <w:top w:val="none" w:sz="0" w:space="0" w:color="auto"/>
        <w:left w:val="none" w:sz="0" w:space="0" w:color="auto"/>
        <w:bottom w:val="none" w:sz="0" w:space="0" w:color="auto"/>
        <w:right w:val="none" w:sz="0" w:space="0" w:color="auto"/>
      </w:divBdr>
    </w:div>
    <w:div w:id="781876656">
      <w:bodyDiv w:val="1"/>
      <w:marLeft w:val="0"/>
      <w:marRight w:val="0"/>
      <w:marTop w:val="0"/>
      <w:marBottom w:val="0"/>
      <w:divBdr>
        <w:top w:val="none" w:sz="0" w:space="0" w:color="auto"/>
        <w:left w:val="none" w:sz="0" w:space="0" w:color="auto"/>
        <w:bottom w:val="none" w:sz="0" w:space="0" w:color="auto"/>
        <w:right w:val="none" w:sz="0" w:space="0" w:color="auto"/>
      </w:divBdr>
    </w:div>
    <w:div w:id="781926043">
      <w:bodyDiv w:val="1"/>
      <w:marLeft w:val="0"/>
      <w:marRight w:val="0"/>
      <w:marTop w:val="0"/>
      <w:marBottom w:val="0"/>
      <w:divBdr>
        <w:top w:val="none" w:sz="0" w:space="0" w:color="auto"/>
        <w:left w:val="none" w:sz="0" w:space="0" w:color="auto"/>
        <w:bottom w:val="none" w:sz="0" w:space="0" w:color="auto"/>
        <w:right w:val="none" w:sz="0" w:space="0" w:color="auto"/>
      </w:divBdr>
    </w:div>
    <w:div w:id="782044192">
      <w:bodyDiv w:val="1"/>
      <w:marLeft w:val="0"/>
      <w:marRight w:val="0"/>
      <w:marTop w:val="0"/>
      <w:marBottom w:val="0"/>
      <w:divBdr>
        <w:top w:val="none" w:sz="0" w:space="0" w:color="auto"/>
        <w:left w:val="none" w:sz="0" w:space="0" w:color="auto"/>
        <w:bottom w:val="none" w:sz="0" w:space="0" w:color="auto"/>
        <w:right w:val="none" w:sz="0" w:space="0" w:color="auto"/>
      </w:divBdr>
    </w:div>
    <w:div w:id="782387146">
      <w:bodyDiv w:val="1"/>
      <w:marLeft w:val="0"/>
      <w:marRight w:val="0"/>
      <w:marTop w:val="0"/>
      <w:marBottom w:val="0"/>
      <w:divBdr>
        <w:top w:val="none" w:sz="0" w:space="0" w:color="auto"/>
        <w:left w:val="none" w:sz="0" w:space="0" w:color="auto"/>
        <w:bottom w:val="none" w:sz="0" w:space="0" w:color="auto"/>
        <w:right w:val="none" w:sz="0" w:space="0" w:color="auto"/>
      </w:divBdr>
    </w:div>
    <w:div w:id="782457576">
      <w:bodyDiv w:val="1"/>
      <w:marLeft w:val="0"/>
      <w:marRight w:val="0"/>
      <w:marTop w:val="0"/>
      <w:marBottom w:val="0"/>
      <w:divBdr>
        <w:top w:val="none" w:sz="0" w:space="0" w:color="auto"/>
        <w:left w:val="none" w:sz="0" w:space="0" w:color="auto"/>
        <w:bottom w:val="none" w:sz="0" w:space="0" w:color="auto"/>
        <w:right w:val="none" w:sz="0" w:space="0" w:color="auto"/>
      </w:divBdr>
    </w:div>
    <w:div w:id="782650878">
      <w:bodyDiv w:val="1"/>
      <w:marLeft w:val="0"/>
      <w:marRight w:val="0"/>
      <w:marTop w:val="0"/>
      <w:marBottom w:val="0"/>
      <w:divBdr>
        <w:top w:val="none" w:sz="0" w:space="0" w:color="auto"/>
        <w:left w:val="none" w:sz="0" w:space="0" w:color="auto"/>
        <w:bottom w:val="none" w:sz="0" w:space="0" w:color="auto"/>
        <w:right w:val="none" w:sz="0" w:space="0" w:color="auto"/>
      </w:divBdr>
    </w:div>
    <w:div w:id="782840916">
      <w:bodyDiv w:val="1"/>
      <w:marLeft w:val="0"/>
      <w:marRight w:val="0"/>
      <w:marTop w:val="0"/>
      <w:marBottom w:val="0"/>
      <w:divBdr>
        <w:top w:val="none" w:sz="0" w:space="0" w:color="auto"/>
        <w:left w:val="none" w:sz="0" w:space="0" w:color="auto"/>
        <w:bottom w:val="none" w:sz="0" w:space="0" w:color="auto"/>
        <w:right w:val="none" w:sz="0" w:space="0" w:color="auto"/>
      </w:divBdr>
    </w:div>
    <w:div w:id="782847160">
      <w:bodyDiv w:val="1"/>
      <w:marLeft w:val="0"/>
      <w:marRight w:val="0"/>
      <w:marTop w:val="0"/>
      <w:marBottom w:val="0"/>
      <w:divBdr>
        <w:top w:val="none" w:sz="0" w:space="0" w:color="auto"/>
        <w:left w:val="none" w:sz="0" w:space="0" w:color="auto"/>
        <w:bottom w:val="none" w:sz="0" w:space="0" w:color="auto"/>
        <w:right w:val="none" w:sz="0" w:space="0" w:color="auto"/>
      </w:divBdr>
    </w:div>
    <w:div w:id="782922337">
      <w:bodyDiv w:val="1"/>
      <w:marLeft w:val="0"/>
      <w:marRight w:val="0"/>
      <w:marTop w:val="0"/>
      <w:marBottom w:val="0"/>
      <w:divBdr>
        <w:top w:val="none" w:sz="0" w:space="0" w:color="auto"/>
        <w:left w:val="none" w:sz="0" w:space="0" w:color="auto"/>
        <w:bottom w:val="none" w:sz="0" w:space="0" w:color="auto"/>
        <w:right w:val="none" w:sz="0" w:space="0" w:color="auto"/>
      </w:divBdr>
    </w:div>
    <w:div w:id="782962872">
      <w:bodyDiv w:val="1"/>
      <w:marLeft w:val="0"/>
      <w:marRight w:val="0"/>
      <w:marTop w:val="0"/>
      <w:marBottom w:val="0"/>
      <w:divBdr>
        <w:top w:val="none" w:sz="0" w:space="0" w:color="auto"/>
        <w:left w:val="none" w:sz="0" w:space="0" w:color="auto"/>
        <w:bottom w:val="none" w:sz="0" w:space="0" w:color="auto"/>
        <w:right w:val="none" w:sz="0" w:space="0" w:color="auto"/>
      </w:divBdr>
    </w:div>
    <w:div w:id="783036936">
      <w:bodyDiv w:val="1"/>
      <w:marLeft w:val="0"/>
      <w:marRight w:val="0"/>
      <w:marTop w:val="0"/>
      <w:marBottom w:val="0"/>
      <w:divBdr>
        <w:top w:val="none" w:sz="0" w:space="0" w:color="auto"/>
        <w:left w:val="none" w:sz="0" w:space="0" w:color="auto"/>
        <w:bottom w:val="none" w:sz="0" w:space="0" w:color="auto"/>
        <w:right w:val="none" w:sz="0" w:space="0" w:color="auto"/>
      </w:divBdr>
    </w:div>
    <w:div w:id="783305166">
      <w:bodyDiv w:val="1"/>
      <w:marLeft w:val="0"/>
      <w:marRight w:val="0"/>
      <w:marTop w:val="0"/>
      <w:marBottom w:val="0"/>
      <w:divBdr>
        <w:top w:val="none" w:sz="0" w:space="0" w:color="auto"/>
        <w:left w:val="none" w:sz="0" w:space="0" w:color="auto"/>
        <w:bottom w:val="none" w:sz="0" w:space="0" w:color="auto"/>
        <w:right w:val="none" w:sz="0" w:space="0" w:color="auto"/>
      </w:divBdr>
    </w:div>
    <w:div w:id="783379110">
      <w:bodyDiv w:val="1"/>
      <w:marLeft w:val="0"/>
      <w:marRight w:val="0"/>
      <w:marTop w:val="0"/>
      <w:marBottom w:val="0"/>
      <w:divBdr>
        <w:top w:val="none" w:sz="0" w:space="0" w:color="auto"/>
        <w:left w:val="none" w:sz="0" w:space="0" w:color="auto"/>
        <w:bottom w:val="none" w:sz="0" w:space="0" w:color="auto"/>
        <w:right w:val="none" w:sz="0" w:space="0" w:color="auto"/>
      </w:divBdr>
    </w:div>
    <w:div w:id="783816552">
      <w:bodyDiv w:val="1"/>
      <w:marLeft w:val="0"/>
      <w:marRight w:val="0"/>
      <w:marTop w:val="0"/>
      <w:marBottom w:val="0"/>
      <w:divBdr>
        <w:top w:val="none" w:sz="0" w:space="0" w:color="auto"/>
        <w:left w:val="none" w:sz="0" w:space="0" w:color="auto"/>
        <w:bottom w:val="none" w:sz="0" w:space="0" w:color="auto"/>
        <w:right w:val="none" w:sz="0" w:space="0" w:color="auto"/>
      </w:divBdr>
    </w:div>
    <w:div w:id="783964879">
      <w:bodyDiv w:val="1"/>
      <w:marLeft w:val="0"/>
      <w:marRight w:val="0"/>
      <w:marTop w:val="0"/>
      <w:marBottom w:val="0"/>
      <w:divBdr>
        <w:top w:val="none" w:sz="0" w:space="0" w:color="auto"/>
        <w:left w:val="none" w:sz="0" w:space="0" w:color="auto"/>
        <w:bottom w:val="none" w:sz="0" w:space="0" w:color="auto"/>
        <w:right w:val="none" w:sz="0" w:space="0" w:color="auto"/>
      </w:divBdr>
    </w:div>
    <w:div w:id="784082353">
      <w:bodyDiv w:val="1"/>
      <w:marLeft w:val="0"/>
      <w:marRight w:val="0"/>
      <w:marTop w:val="0"/>
      <w:marBottom w:val="0"/>
      <w:divBdr>
        <w:top w:val="none" w:sz="0" w:space="0" w:color="auto"/>
        <w:left w:val="none" w:sz="0" w:space="0" w:color="auto"/>
        <w:bottom w:val="none" w:sz="0" w:space="0" w:color="auto"/>
        <w:right w:val="none" w:sz="0" w:space="0" w:color="auto"/>
      </w:divBdr>
    </w:div>
    <w:div w:id="784274094">
      <w:bodyDiv w:val="1"/>
      <w:marLeft w:val="0"/>
      <w:marRight w:val="0"/>
      <w:marTop w:val="0"/>
      <w:marBottom w:val="0"/>
      <w:divBdr>
        <w:top w:val="none" w:sz="0" w:space="0" w:color="auto"/>
        <w:left w:val="none" w:sz="0" w:space="0" w:color="auto"/>
        <w:bottom w:val="none" w:sz="0" w:space="0" w:color="auto"/>
        <w:right w:val="none" w:sz="0" w:space="0" w:color="auto"/>
      </w:divBdr>
    </w:div>
    <w:div w:id="784889280">
      <w:bodyDiv w:val="1"/>
      <w:marLeft w:val="0"/>
      <w:marRight w:val="0"/>
      <w:marTop w:val="0"/>
      <w:marBottom w:val="0"/>
      <w:divBdr>
        <w:top w:val="none" w:sz="0" w:space="0" w:color="auto"/>
        <w:left w:val="none" w:sz="0" w:space="0" w:color="auto"/>
        <w:bottom w:val="none" w:sz="0" w:space="0" w:color="auto"/>
        <w:right w:val="none" w:sz="0" w:space="0" w:color="auto"/>
      </w:divBdr>
    </w:div>
    <w:div w:id="785198853">
      <w:bodyDiv w:val="1"/>
      <w:marLeft w:val="0"/>
      <w:marRight w:val="0"/>
      <w:marTop w:val="0"/>
      <w:marBottom w:val="0"/>
      <w:divBdr>
        <w:top w:val="none" w:sz="0" w:space="0" w:color="auto"/>
        <w:left w:val="none" w:sz="0" w:space="0" w:color="auto"/>
        <w:bottom w:val="none" w:sz="0" w:space="0" w:color="auto"/>
        <w:right w:val="none" w:sz="0" w:space="0" w:color="auto"/>
      </w:divBdr>
    </w:div>
    <w:div w:id="785468497">
      <w:bodyDiv w:val="1"/>
      <w:marLeft w:val="0"/>
      <w:marRight w:val="0"/>
      <w:marTop w:val="0"/>
      <w:marBottom w:val="0"/>
      <w:divBdr>
        <w:top w:val="none" w:sz="0" w:space="0" w:color="auto"/>
        <w:left w:val="none" w:sz="0" w:space="0" w:color="auto"/>
        <w:bottom w:val="none" w:sz="0" w:space="0" w:color="auto"/>
        <w:right w:val="none" w:sz="0" w:space="0" w:color="auto"/>
      </w:divBdr>
    </w:div>
    <w:div w:id="785853162">
      <w:bodyDiv w:val="1"/>
      <w:marLeft w:val="0"/>
      <w:marRight w:val="0"/>
      <w:marTop w:val="0"/>
      <w:marBottom w:val="0"/>
      <w:divBdr>
        <w:top w:val="none" w:sz="0" w:space="0" w:color="auto"/>
        <w:left w:val="none" w:sz="0" w:space="0" w:color="auto"/>
        <w:bottom w:val="none" w:sz="0" w:space="0" w:color="auto"/>
        <w:right w:val="none" w:sz="0" w:space="0" w:color="auto"/>
      </w:divBdr>
    </w:div>
    <w:div w:id="786200490">
      <w:bodyDiv w:val="1"/>
      <w:marLeft w:val="0"/>
      <w:marRight w:val="0"/>
      <w:marTop w:val="0"/>
      <w:marBottom w:val="0"/>
      <w:divBdr>
        <w:top w:val="none" w:sz="0" w:space="0" w:color="auto"/>
        <w:left w:val="none" w:sz="0" w:space="0" w:color="auto"/>
        <w:bottom w:val="none" w:sz="0" w:space="0" w:color="auto"/>
        <w:right w:val="none" w:sz="0" w:space="0" w:color="auto"/>
      </w:divBdr>
    </w:div>
    <w:div w:id="786239182">
      <w:bodyDiv w:val="1"/>
      <w:marLeft w:val="0"/>
      <w:marRight w:val="0"/>
      <w:marTop w:val="0"/>
      <w:marBottom w:val="0"/>
      <w:divBdr>
        <w:top w:val="none" w:sz="0" w:space="0" w:color="auto"/>
        <w:left w:val="none" w:sz="0" w:space="0" w:color="auto"/>
        <w:bottom w:val="none" w:sz="0" w:space="0" w:color="auto"/>
        <w:right w:val="none" w:sz="0" w:space="0" w:color="auto"/>
      </w:divBdr>
    </w:div>
    <w:div w:id="786243728">
      <w:bodyDiv w:val="1"/>
      <w:marLeft w:val="0"/>
      <w:marRight w:val="0"/>
      <w:marTop w:val="0"/>
      <w:marBottom w:val="0"/>
      <w:divBdr>
        <w:top w:val="none" w:sz="0" w:space="0" w:color="auto"/>
        <w:left w:val="none" w:sz="0" w:space="0" w:color="auto"/>
        <w:bottom w:val="none" w:sz="0" w:space="0" w:color="auto"/>
        <w:right w:val="none" w:sz="0" w:space="0" w:color="auto"/>
      </w:divBdr>
    </w:div>
    <w:div w:id="786658694">
      <w:bodyDiv w:val="1"/>
      <w:marLeft w:val="0"/>
      <w:marRight w:val="0"/>
      <w:marTop w:val="0"/>
      <w:marBottom w:val="0"/>
      <w:divBdr>
        <w:top w:val="none" w:sz="0" w:space="0" w:color="auto"/>
        <w:left w:val="none" w:sz="0" w:space="0" w:color="auto"/>
        <w:bottom w:val="none" w:sz="0" w:space="0" w:color="auto"/>
        <w:right w:val="none" w:sz="0" w:space="0" w:color="auto"/>
      </w:divBdr>
    </w:div>
    <w:div w:id="786974726">
      <w:bodyDiv w:val="1"/>
      <w:marLeft w:val="0"/>
      <w:marRight w:val="0"/>
      <w:marTop w:val="0"/>
      <w:marBottom w:val="0"/>
      <w:divBdr>
        <w:top w:val="none" w:sz="0" w:space="0" w:color="auto"/>
        <w:left w:val="none" w:sz="0" w:space="0" w:color="auto"/>
        <w:bottom w:val="none" w:sz="0" w:space="0" w:color="auto"/>
        <w:right w:val="none" w:sz="0" w:space="0" w:color="auto"/>
      </w:divBdr>
    </w:div>
    <w:div w:id="787162338">
      <w:bodyDiv w:val="1"/>
      <w:marLeft w:val="0"/>
      <w:marRight w:val="0"/>
      <w:marTop w:val="0"/>
      <w:marBottom w:val="0"/>
      <w:divBdr>
        <w:top w:val="none" w:sz="0" w:space="0" w:color="auto"/>
        <w:left w:val="none" w:sz="0" w:space="0" w:color="auto"/>
        <w:bottom w:val="none" w:sz="0" w:space="0" w:color="auto"/>
        <w:right w:val="none" w:sz="0" w:space="0" w:color="auto"/>
      </w:divBdr>
    </w:div>
    <w:div w:id="787627101">
      <w:bodyDiv w:val="1"/>
      <w:marLeft w:val="0"/>
      <w:marRight w:val="0"/>
      <w:marTop w:val="0"/>
      <w:marBottom w:val="0"/>
      <w:divBdr>
        <w:top w:val="none" w:sz="0" w:space="0" w:color="auto"/>
        <w:left w:val="none" w:sz="0" w:space="0" w:color="auto"/>
        <w:bottom w:val="none" w:sz="0" w:space="0" w:color="auto"/>
        <w:right w:val="none" w:sz="0" w:space="0" w:color="auto"/>
      </w:divBdr>
    </w:div>
    <w:div w:id="788282416">
      <w:bodyDiv w:val="1"/>
      <w:marLeft w:val="0"/>
      <w:marRight w:val="0"/>
      <w:marTop w:val="0"/>
      <w:marBottom w:val="0"/>
      <w:divBdr>
        <w:top w:val="none" w:sz="0" w:space="0" w:color="auto"/>
        <w:left w:val="none" w:sz="0" w:space="0" w:color="auto"/>
        <w:bottom w:val="none" w:sz="0" w:space="0" w:color="auto"/>
        <w:right w:val="none" w:sz="0" w:space="0" w:color="auto"/>
      </w:divBdr>
    </w:div>
    <w:div w:id="788552694">
      <w:bodyDiv w:val="1"/>
      <w:marLeft w:val="0"/>
      <w:marRight w:val="0"/>
      <w:marTop w:val="0"/>
      <w:marBottom w:val="0"/>
      <w:divBdr>
        <w:top w:val="none" w:sz="0" w:space="0" w:color="auto"/>
        <w:left w:val="none" w:sz="0" w:space="0" w:color="auto"/>
        <w:bottom w:val="none" w:sz="0" w:space="0" w:color="auto"/>
        <w:right w:val="none" w:sz="0" w:space="0" w:color="auto"/>
      </w:divBdr>
    </w:div>
    <w:div w:id="788816240">
      <w:bodyDiv w:val="1"/>
      <w:marLeft w:val="0"/>
      <w:marRight w:val="0"/>
      <w:marTop w:val="0"/>
      <w:marBottom w:val="0"/>
      <w:divBdr>
        <w:top w:val="none" w:sz="0" w:space="0" w:color="auto"/>
        <w:left w:val="none" w:sz="0" w:space="0" w:color="auto"/>
        <w:bottom w:val="none" w:sz="0" w:space="0" w:color="auto"/>
        <w:right w:val="none" w:sz="0" w:space="0" w:color="auto"/>
      </w:divBdr>
    </w:div>
    <w:div w:id="788817802">
      <w:bodyDiv w:val="1"/>
      <w:marLeft w:val="0"/>
      <w:marRight w:val="0"/>
      <w:marTop w:val="0"/>
      <w:marBottom w:val="0"/>
      <w:divBdr>
        <w:top w:val="none" w:sz="0" w:space="0" w:color="auto"/>
        <w:left w:val="none" w:sz="0" w:space="0" w:color="auto"/>
        <w:bottom w:val="none" w:sz="0" w:space="0" w:color="auto"/>
        <w:right w:val="none" w:sz="0" w:space="0" w:color="auto"/>
      </w:divBdr>
    </w:div>
    <w:div w:id="789006868">
      <w:bodyDiv w:val="1"/>
      <w:marLeft w:val="0"/>
      <w:marRight w:val="0"/>
      <w:marTop w:val="0"/>
      <w:marBottom w:val="0"/>
      <w:divBdr>
        <w:top w:val="none" w:sz="0" w:space="0" w:color="auto"/>
        <w:left w:val="none" w:sz="0" w:space="0" w:color="auto"/>
        <w:bottom w:val="none" w:sz="0" w:space="0" w:color="auto"/>
        <w:right w:val="none" w:sz="0" w:space="0" w:color="auto"/>
      </w:divBdr>
    </w:div>
    <w:div w:id="789204217">
      <w:bodyDiv w:val="1"/>
      <w:marLeft w:val="0"/>
      <w:marRight w:val="0"/>
      <w:marTop w:val="0"/>
      <w:marBottom w:val="0"/>
      <w:divBdr>
        <w:top w:val="none" w:sz="0" w:space="0" w:color="auto"/>
        <w:left w:val="none" w:sz="0" w:space="0" w:color="auto"/>
        <w:bottom w:val="none" w:sz="0" w:space="0" w:color="auto"/>
        <w:right w:val="none" w:sz="0" w:space="0" w:color="auto"/>
      </w:divBdr>
    </w:div>
    <w:div w:id="789514006">
      <w:bodyDiv w:val="1"/>
      <w:marLeft w:val="0"/>
      <w:marRight w:val="0"/>
      <w:marTop w:val="0"/>
      <w:marBottom w:val="0"/>
      <w:divBdr>
        <w:top w:val="none" w:sz="0" w:space="0" w:color="auto"/>
        <w:left w:val="none" w:sz="0" w:space="0" w:color="auto"/>
        <w:bottom w:val="none" w:sz="0" w:space="0" w:color="auto"/>
        <w:right w:val="none" w:sz="0" w:space="0" w:color="auto"/>
      </w:divBdr>
    </w:div>
    <w:div w:id="789514659">
      <w:bodyDiv w:val="1"/>
      <w:marLeft w:val="0"/>
      <w:marRight w:val="0"/>
      <w:marTop w:val="0"/>
      <w:marBottom w:val="0"/>
      <w:divBdr>
        <w:top w:val="none" w:sz="0" w:space="0" w:color="auto"/>
        <w:left w:val="none" w:sz="0" w:space="0" w:color="auto"/>
        <w:bottom w:val="none" w:sz="0" w:space="0" w:color="auto"/>
        <w:right w:val="none" w:sz="0" w:space="0" w:color="auto"/>
      </w:divBdr>
    </w:div>
    <w:div w:id="789586453">
      <w:bodyDiv w:val="1"/>
      <w:marLeft w:val="0"/>
      <w:marRight w:val="0"/>
      <w:marTop w:val="0"/>
      <w:marBottom w:val="0"/>
      <w:divBdr>
        <w:top w:val="none" w:sz="0" w:space="0" w:color="auto"/>
        <w:left w:val="none" w:sz="0" w:space="0" w:color="auto"/>
        <w:bottom w:val="none" w:sz="0" w:space="0" w:color="auto"/>
        <w:right w:val="none" w:sz="0" w:space="0" w:color="auto"/>
      </w:divBdr>
    </w:div>
    <w:div w:id="789784332">
      <w:bodyDiv w:val="1"/>
      <w:marLeft w:val="0"/>
      <w:marRight w:val="0"/>
      <w:marTop w:val="0"/>
      <w:marBottom w:val="0"/>
      <w:divBdr>
        <w:top w:val="none" w:sz="0" w:space="0" w:color="auto"/>
        <w:left w:val="none" w:sz="0" w:space="0" w:color="auto"/>
        <w:bottom w:val="none" w:sz="0" w:space="0" w:color="auto"/>
        <w:right w:val="none" w:sz="0" w:space="0" w:color="auto"/>
      </w:divBdr>
    </w:div>
    <w:div w:id="790319962">
      <w:bodyDiv w:val="1"/>
      <w:marLeft w:val="0"/>
      <w:marRight w:val="0"/>
      <w:marTop w:val="0"/>
      <w:marBottom w:val="0"/>
      <w:divBdr>
        <w:top w:val="none" w:sz="0" w:space="0" w:color="auto"/>
        <w:left w:val="none" w:sz="0" w:space="0" w:color="auto"/>
        <w:bottom w:val="none" w:sz="0" w:space="0" w:color="auto"/>
        <w:right w:val="none" w:sz="0" w:space="0" w:color="auto"/>
      </w:divBdr>
    </w:div>
    <w:div w:id="790442608">
      <w:bodyDiv w:val="1"/>
      <w:marLeft w:val="0"/>
      <w:marRight w:val="0"/>
      <w:marTop w:val="0"/>
      <w:marBottom w:val="0"/>
      <w:divBdr>
        <w:top w:val="none" w:sz="0" w:space="0" w:color="auto"/>
        <w:left w:val="none" w:sz="0" w:space="0" w:color="auto"/>
        <w:bottom w:val="none" w:sz="0" w:space="0" w:color="auto"/>
        <w:right w:val="none" w:sz="0" w:space="0" w:color="auto"/>
      </w:divBdr>
    </w:div>
    <w:div w:id="790517531">
      <w:bodyDiv w:val="1"/>
      <w:marLeft w:val="0"/>
      <w:marRight w:val="0"/>
      <w:marTop w:val="0"/>
      <w:marBottom w:val="0"/>
      <w:divBdr>
        <w:top w:val="none" w:sz="0" w:space="0" w:color="auto"/>
        <w:left w:val="none" w:sz="0" w:space="0" w:color="auto"/>
        <w:bottom w:val="none" w:sz="0" w:space="0" w:color="auto"/>
        <w:right w:val="none" w:sz="0" w:space="0" w:color="auto"/>
      </w:divBdr>
    </w:div>
    <w:div w:id="790705980">
      <w:bodyDiv w:val="1"/>
      <w:marLeft w:val="0"/>
      <w:marRight w:val="0"/>
      <w:marTop w:val="0"/>
      <w:marBottom w:val="0"/>
      <w:divBdr>
        <w:top w:val="none" w:sz="0" w:space="0" w:color="auto"/>
        <w:left w:val="none" w:sz="0" w:space="0" w:color="auto"/>
        <w:bottom w:val="none" w:sz="0" w:space="0" w:color="auto"/>
        <w:right w:val="none" w:sz="0" w:space="0" w:color="auto"/>
      </w:divBdr>
    </w:div>
    <w:div w:id="790782740">
      <w:bodyDiv w:val="1"/>
      <w:marLeft w:val="0"/>
      <w:marRight w:val="0"/>
      <w:marTop w:val="0"/>
      <w:marBottom w:val="0"/>
      <w:divBdr>
        <w:top w:val="none" w:sz="0" w:space="0" w:color="auto"/>
        <w:left w:val="none" w:sz="0" w:space="0" w:color="auto"/>
        <w:bottom w:val="none" w:sz="0" w:space="0" w:color="auto"/>
        <w:right w:val="none" w:sz="0" w:space="0" w:color="auto"/>
      </w:divBdr>
    </w:div>
    <w:div w:id="790899390">
      <w:bodyDiv w:val="1"/>
      <w:marLeft w:val="0"/>
      <w:marRight w:val="0"/>
      <w:marTop w:val="0"/>
      <w:marBottom w:val="0"/>
      <w:divBdr>
        <w:top w:val="none" w:sz="0" w:space="0" w:color="auto"/>
        <w:left w:val="none" w:sz="0" w:space="0" w:color="auto"/>
        <w:bottom w:val="none" w:sz="0" w:space="0" w:color="auto"/>
        <w:right w:val="none" w:sz="0" w:space="0" w:color="auto"/>
      </w:divBdr>
    </w:div>
    <w:div w:id="790899684">
      <w:bodyDiv w:val="1"/>
      <w:marLeft w:val="0"/>
      <w:marRight w:val="0"/>
      <w:marTop w:val="0"/>
      <w:marBottom w:val="0"/>
      <w:divBdr>
        <w:top w:val="none" w:sz="0" w:space="0" w:color="auto"/>
        <w:left w:val="none" w:sz="0" w:space="0" w:color="auto"/>
        <w:bottom w:val="none" w:sz="0" w:space="0" w:color="auto"/>
        <w:right w:val="none" w:sz="0" w:space="0" w:color="auto"/>
      </w:divBdr>
    </w:div>
    <w:div w:id="791092454">
      <w:bodyDiv w:val="1"/>
      <w:marLeft w:val="0"/>
      <w:marRight w:val="0"/>
      <w:marTop w:val="0"/>
      <w:marBottom w:val="0"/>
      <w:divBdr>
        <w:top w:val="none" w:sz="0" w:space="0" w:color="auto"/>
        <w:left w:val="none" w:sz="0" w:space="0" w:color="auto"/>
        <w:bottom w:val="none" w:sz="0" w:space="0" w:color="auto"/>
        <w:right w:val="none" w:sz="0" w:space="0" w:color="auto"/>
      </w:divBdr>
    </w:div>
    <w:div w:id="792214978">
      <w:bodyDiv w:val="1"/>
      <w:marLeft w:val="0"/>
      <w:marRight w:val="0"/>
      <w:marTop w:val="0"/>
      <w:marBottom w:val="0"/>
      <w:divBdr>
        <w:top w:val="none" w:sz="0" w:space="0" w:color="auto"/>
        <w:left w:val="none" w:sz="0" w:space="0" w:color="auto"/>
        <w:bottom w:val="none" w:sz="0" w:space="0" w:color="auto"/>
        <w:right w:val="none" w:sz="0" w:space="0" w:color="auto"/>
      </w:divBdr>
    </w:div>
    <w:div w:id="792334881">
      <w:bodyDiv w:val="1"/>
      <w:marLeft w:val="0"/>
      <w:marRight w:val="0"/>
      <w:marTop w:val="0"/>
      <w:marBottom w:val="0"/>
      <w:divBdr>
        <w:top w:val="none" w:sz="0" w:space="0" w:color="auto"/>
        <w:left w:val="none" w:sz="0" w:space="0" w:color="auto"/>
        <w:bottom w:val="none" w:sz="0" w:space="0" w:color="auto"/>
        <w:right w:val="none" w:sz="0" w:space="0" w:color="auto"/>
      </w:divBdr>
    </w:div>
    <w:div w:id="792528065">
      <w:bodyDiv w:val="1"/>
      <w:marLeft w:val="0"/>
      <w:marRight w:val="0"/>
      <w:marTop w:val="0"/>
      <w:marBottom w:val="0"/>
      <w:divBdr>
        <w:top w:val="none" w:sz="0" w:space="0" w:color="auto"/>
        <w:left w:val="none" w:sz="0" w:space="0" w:color="auto"/>
        <w:bottom w:val="none" w:sz="0" w:space="0" w:color="auto"/>
        <w:right w:val="none" w:sz="0" w:space="0" w:color="auto"/>
      </w:divBdr>
    </w:div>
    <w:div w:id="792676891">
      <w:bodyDiv w:val="1"/>
      <w:marLeft w:val="0"/>
      <w:marRight w:val="0"/>
      <w:marTop w:val="0"/>
      <w:marBottom w:val="0"/>
      <w:divBdr>
        <w:top w:val="none" w:sz="0" w:space="0" w:color="auto"/>
        <w:left w:val="none" w:sz="0" w:space="0" w:color="auto"/>
        <w:bottom w:val="none" w:sz="0" w:space="0" w:color="auto"/>
        <w:right w:val="none" w:sz="0" w:space="0" w:color="auto"/>
      </w:divBdr>
    </w:div>
    <w:div w:id="792751848">
      <w:bodyDiv w:val="1"/>
      <w:marLeft w:val="0"/>
      <w:marRight w:val="0"/>
      <w:marTop w:val="0"/>
      <w:marBottom w:val="0"/>
      <w:divBdr>
        <w:top w:val="none" w:sz="0" w:space="0" w:color="auto"/>
        <w:left w:val="none" w:sz="0" w:space="0" w:color="auto"/>
        <w:bottom w:val="none" w:sz="0" w:space="0" w:color="auto"/>
        <w:right w:val="none" w:sz="0" w:space="0" w:color="auto"/>
      </w:divBdr>
    </w:div>
    <w:div w:id="792752209">
      <w:bodyDiv w:val="1"/>
      <w:marLeft w:val="0"/>
      <w:marRight w:val="0"/>
      <w:marTop w:val="0"/>
      <w:marBottom w:val="0"/>
      <w:divBdr>
        <w:top w:val="none" w:sz="0" w:space="0" w:color="auto"/>
        <w:left w:val="none" w:sz="0" w:space="0" w:color="auto"/>
        <w:bottom w:val="none" w:sz="0" w:space="0" w:color="auto"/>
        <w:right w:val="none" w:sz="0" w:space="0" w:color="auto"/>
      </w:divBdr>
    </w:div>
    <w:div w:id="792793818">
      <w:bodyDiv w:val="1"/>
      <w:marLeft w:val="0"/>
      <w:marRight w:val="0"/>
      <w:marTop w:val="0"/>
      <w:marBottom w:val="0"/>
      <w:divBdr>
        <w:top w:val="none" w:sz="0" w:space="0" w:color="auto"/>
        <w:left w:val="none" w:sz="0" w:space="0" w:color="auto"/>
        <w:bottom w:val="none" w:sz="0" w:space="0" w:color="auto"/>
        <w:right w:val="none" w:sz="0" w:space="0" w:color="auto"/>
      </w:divBdr>
    </w:div>
    <w:div w:id="792871939">
      <w:bodyDiv w:val="1"/>
      <w:marLeft w:val="0"/>
      <w:marRight w:val="0"/>
      <w:marTop w:val="0"/>
      <w:marBottom w:val="0"/>
      <w:divBdr>
        <w:top w:val="none" w:sz="0" w:space="0" w:color="auto"/>
        <w:left w:val="none" w:sz="0" w:space="0" w:color="auto"/>
        <w:bottom w:val="none" w:sz="0" w:space="0" w:color="auto"/>
        <w:right w:val="none" w:sz="0" w:space="0" w:color="auto"/>
      </w:divBdr>
    </w:div>
    <w:div w:id="793714042">
      <w:bodyDiv w:val="1"/>
      <w:marLeft w:val="0"/>
      <w:marRight w:val="0"/>
      <w:marTop w:val="0"/>
      <w:marBottom w:val="0"/>
      <w:divBdr>
        <w:top w:val="none" w:sz="0" w:space="0" w:color="auto"/>
        <w:left w:val="none" w:sz="0" w:space="0" w:color="auto"/>
        <w:bottom w:val="none" w:sz="0" w:space="0" w:color="auto"/>
        <w:right w:val="none" w:sz="0" w:space="0" w:color="auto"/>
      </w:divBdr>
    </w:div>
    <w:div w:id="793907755">
      <w:bodyDiv w:val="1"/>
      <w:marLeft w:val="0"/>
      <w:marRight w:val="0"/>
      <w:marTop w:val="0"/>
      <w:marBottom w:val="0"/>
      <w:divBdr>
        <w:top w:val="none" w:sz="0" w:space="0" w:color="auto"/>
        <w:left w:val="none" w:sz="0" w:space="0" w:color="auto"/>
        <w:bottom w:val="none" w:sz="0" w:space="0" w:color="auto"/>
        <w:right w:val="none" w:sz="0" w:space="0" w:color="auto"/>
      </w:divBdr>
    </w:div>
    <w:div w:id="793987958">
      <w:bodyDiv w:val="1"/>
      <w:marLeft w:val="0"/>
      <w:marRight w:val="0"/>
      <w:marTop w:val="0"/>
      <w:marBottom w:val="0"/>
      <w:divBdr>
        <w:top w:val="none" w:sz="0" w:space="0" w:color="auto"/>
        <w:left w:val="none" w:sz="0" w:space="0" w:color="auto"/>
        <w:bottom w:val="none" w:sz="0" w:space="0" w:color="auto"/>
        <w:right w:val="none" w:sz="0" w:space="0" w:color="auto"/>
      </w:divBdr>
    </w:div>
    <w:div w:id="794562314">
      <w:bodyDiv w:val="1"/>
      <w:marLeft w:val="0"/>
      <w:marRight w:val="0"/>
      <w:marTop w:val="0"/>
      <w:marBottom w:val="0"/>
      <w:divBdr>
        <w:top w:val="none" w:sz="0" w:space="0" w:color="auto"/>
        <w:left w:val="none" w:sz="0" w:space="0" w:color="auto"/>
        <w:bottom w:val="none" w:sz="0" w:space="0" w:color="auto"/>
        <w:right w:val="none" w:sz="0" w:space="0" w:color="auto"/>
      </w:divBdr>
    </w:div>
    <w:div w:id="794640276">
      <w:bodyDiv w:val="1"/>
      <w:marLeft w:val="0"/>
      <w:marRight w:val="0"/>
      <w:marTop w:val="0"/>
      <w:marBottom w:val="0"/>
      <w:divBdr>
        <w:top w:val="none" w:sz="0" w:space="0" w:color="auto"/>
        <w:left w:val="none" w:sz="0" w:space="0" w:color="auto"/>
        <w:bottom w:val="none" w:sz="0" w:space="0" w:color="auto"/>
        <w:right w:val="none" w:sz="0" w:space="0" w:color="auto"/>
      </w:divBdr>
    </w:div>
    <w:div w:id="794644095">
      <w:bodyDiv w:val="1"/>
      <w:marLeft w:val="0"/>
      <w:marRight w:val="0"/>
      <w:marTop w:val="0"/>
      <w:marBottom w:val="0"/>
      <w:divBdr>
        <w:top w:val="none" w:sz="0" w:space="0" w:color="auto"/>
        <w:left w:val="none" w:sz="0" w:space="0" w:color="auto"/>
        <w:bottom w:val="none" w:sz="0" w:space="0" w:color="auto"/>
        <w:right w:val="none" w:sz="0" w:space="0" w:color="auto"/>
      </w:divBdr>
    </w:div>
    <w:div w:id="795099399">
      <w:bodyDiv w:val="1"/>
      <w:marLeft w:val="0"/>
      <w:marRight w:val="0"/>
      <w:marTop w:val="0"/>
      <w:marBottom w:val="0"/>
      <w:divBdr>
        <w:top w:val="none" w:sz="0" w:space="0" w:color="auto"/>
        <w:left w:val="none" w:sz="0" w:space="0" w:color="auto"/>
        <w:bottom w:val="none" w:sz="0" w:space="0" w:color="auto"/>
        <w:right w:val="none" w:sz="0" w:space="0" w:color="auto"/>
      </w:divBdr>
    </w:div>
    <w:div w:id="795216438">
      <w:bodyDiv w:val="1"/>
      <w:marLeft w:val="0"/>
      <w:marRight w:val="0"/>
      <w:marTop w:val="0"/>
      <w:marBottom w:val="0"/>
      <w:divBdr>
        <w:top w:val="none" w:sz="0" w:space="0" w:color="auto"/>
        <w:left w:val="none" w:sz="0" w:space="0" w:color="auto"/>
        <w:bottom w:val="none" w:sz="0" w:space="0" w:color="auto"/>
        <w:right w:val="none" w:sz="0" w:space="0" w:color="auto"/>
      </w:divBdr>
    </w:div>
    <w:div w:id="795370490">
      <w:bodyDiv w:val="1"/>
      <w:marLeft w:val="0"/>
      <w:marRight w:val="0"/>
      <w:marTop w:val="0"/>
      <w:marBottom w:val="0"/>
      <w:divBdr>
        <w:top w:val="none" w:sz="0" w:space="0" w:color="auto"/>
        <w:left w:val="none" w:sz="0" w:space="0" w:color="auto"/>
        <w:bottom w:val="none" w:sz="0" w:space="0" w:color="auto"/>
        <w:right w:val="none" w:sz="0" w:space="0" w:color="auto"/>
      </w:divBdr>
    </w:div>
    <w:div w:id="795414321">
      <w:bodyDiv w:val="1"/>
      <w:marLeft w:val="0"/>
      <w:marRight w:val="0"/>
      <w:marTop w:val="0"/>
      <w:marBottom w:val="0"/>
      <w:divBdr>
        <w:top w:val="none" w:sz="0" w:space="0" w:color="auto"/>
        <w:left w:val="none" w:sz="0" w:space="0" w:color="auto"/>
        <w:bottom w:val="none" w:sz="0" w:space="0" w:color="auto"/>
        <w:right w:val="none" w:sz="0" w:space="0" w:color="auto"/>
      </w:divBdr>
    </w:div>
    <w:div w:id="795487934">
      <w:bodyDiv w:val="1"/>
      <w:marLeft w:val="0"/>
      <w:marRight w:val="0"/>
      <w:marTop w:val="0"/>
      <w:marBottom w:val="0"/>
      <w:divBdr>
        <w:top w:val="none" w:sz="0" w:space="0" w:color="auto"/>
        <w:left w:val="none" w:sz="0" w:space="0" w:color="auto"/>
        <w:bottom w:val="none" w:sz="0" w:space="0" w:color="auto"/>
        <w:right w:val="none" w:sz="0" w:space="0" w:color="auto"/>
      </w:divBdr>
    </w:div>
    <w:div w:id="795560124">
      <w:bodyDiv w:val="1"/>
      <w:marLeft w:val="0"/>
      <w:marRight w:val="0"/>
      <w:marTop w:val="0"/>
      <w:marBottom w:val="0"/>
      <w:divBdr>
        <w:top w:val="none" w:sz="0" w:space="0" w:color="auto"/>
        <w:left w:val="none" w:sz="0" w:space="0" w:color="auto"/>
        <w:bottom w:val="none" w:sz="0" w:space="0" w:color="auto"/>
        <w:right w:val="none" w:sz="0" w:space="0" w:color="auto"/>
      </w:divBdr>
    </w:div>
    <w:div w:id="795567824">
      <w:bodyDiv w:val="1"/>
      <w:marLeft w:val="0"/>
      <w:marRight w:val="0"/>
      <w:marTop w:val="0"/>
      <w:marBottom w:val="0"/>
      <w:divBdr>
        <w:top w:val="none" w:sz="0" w:space="0" w:color="auto"/>
        <w:left w:val="none" w:sz="0" w:space="0" w:color="auto"/>
        <w:bottom w:val="none" w:sz="0" w:space="0" w:color="auto"/>
        <w:right w:val="none" w:sz="0" w:space="0" w:color="auto"/>
      </w:divBdr>
    </w:div>
    <w:div w:id="795872363">
      <w:bodyDiv w:val="1"/>
      <w:marLeft w:val="0"/>
      <w:marRight w:val="0"/>
      <w:marTop w:val="0"/>
      <w:marBottom w:val="0"/>
      <w:divBdr>
        <w:top w:val="none" w:sz="0" w:space="0" w:color="auto"/>
        <w:left w:val="none" w:sz="0" w:space="0" w:color="auto"/>
        <w:bottom w:val="none" w:sz="0" w:space="0" w:color="auto"/>
        <w:right w:val="none" w:sz="0" w:space="0" w:color="auto"/>
      </w:divBdr>
    </w:div>
    <w:div w:id="796410520">
      <w:bodyDiv w:val="1"/>
      <w:marLeft w:val="0"/>
      <w:marRight w:val="0"/>
      <w:marTop w:val="0"/>
      <w:marBottom w:val="0"/>
      <w:divBdr>
        <w:top w:val="none" w:sz="0" w:space="0" w:color="auto"/>
        <w:left w:val="none" w:sz="0" w:space="0" w:color="auto"/>
        <w:bottom w:val="none" w:sz="0" w:space="0" w:color="auto"/>
        <w:right w:val="none" w:sz="0" w:space="0" w:color="auto"/>
      </w:divBdr>
    </w:div>
    <w:div w:id="796533817">
      <w:bodyDiv w:val="1"/>
      <w:marLeft w:val="0"/>
      <w:marRight w:val="0"/>
      <w:marTop w:val="0"/>
      <w:marBottom w:val="0"/>
      <w:divBdr>
        <w:top w:val="none" w:sz="0" w:space="0" w:color="auto"/>
        <w:left w:val="none" w:sz="0" w:space="0" w:color="auto"/>
        <w:bottom w:val="none" w:sz="0" w:space="0" w:color="auto"/>
        <w:right w:val="none" w:sz="0" w:space="0" w:color="auto"/>
      </w:divBdr>
    </w:div>
    <w:div w:id="797140413">
      <w:bodyDiv w:val="1"/>
      <w:marLeft w:val="0"/>
      <w:marRight w:val="0"/>
      <w:marTop w:val="0"/>
      <w:marBottom w:val="0"/>
      <w:divBdr>
        <w:top w:val="none" w:sz="0" w:space="0" w:color="auto"/>
        <w:left w:val="none" w:sz="0" w:space="0" w:color="auto"/>
        <w:bottom w:val="none" w:sz="0" w:space="0" w:color="auto"/>
        <w:right w:val="none" w:sz="0" w:space="0" w:color="auto"/>
      </w:divBdr>
    </w:div>
    <w:div w:id="797259953">
      <w:bodyDiv w:val="1"/>
      <w:marLeft w:val="0"/>
      <w:marRight w:val="0"/>
      <w:marTop w:val="0"/>
      <w:marBottom w:val="0"/>
      <w:divBdr>
        <w:top w:val="none" w:sz="0" w:space="0" w:color="auto"/>
        <w:left w:val="none" w:sz="0" w:space="0" w:color="auto"/>
        <w:bottom w:val="none" w:sz="0" w:space="0" w:color="auto"/>
        <w:right w:val="none" w:sz="0" w:space="0" w:color="auto"/>
      </w:divBdr>
    </w:div>
    <w:div w:id="797408735">
      <w:bodyDiv w:val="1"/>
      <w:marLeft w:val="0"/>
      <w:marRight w:val="0"/>
      <w:marTop w:val="0"/>
      <w:marBottom w:val="0"/>
      <w:divBdr>
        <w:top w:val="none" w:sz="0" w:space="0" w:color="auto"/>
        <w:left w:val="none" w:sz="0" w:space="0" w:color="auto"/>
        <w:bottom w:val="none" w:sz="0" w:space="0" w:color="auto"/>
        <w:right w:val="none" w:sz="0" w:space="0" w:color="auto"/>
      </w:divBdr>
    </w:div>
    <w:div w:id="797912696">
      <w:bodyDiv w:val="1"/>
      <w:marLeft w:val="0"/>
      <w:marRight w:val="0"/>
      <w:marTop w:val="0"/>
      <w:marBottom w:val="0"/>
      <w:divBdr>
        <w:top w:val="none" w:sz="0" w:space="0" w:color="auto"/>
        <w:left w:val="none" w:sz="0" w:space="0" w:color="auto"/>
        <w:bottom w:val="none" w:sz="0" w:space="0" w:color="auto"/>
        <w:right w:val="none" w:sz="0" w:space="0" w:color="auto"/>
      </w:divBdr>
    </w:div>
    <w:div w:id="797918314">
      <w:bodyDiv w:val="1"/>
      <w:marLeft w:val="0"/>
      <w:marRight w:val="0"/>
      <w:marTop w:val="0"/>
      <w:marBottom w:val="0"/>
      <w:divBdr>
        <w:top w:val="none" w:sz="0" w:space="0" w:color="auto"/>
        <w:left w:val="none" w:sz="0" w:space="0" w:color="auto"/>
        <w:bottom w:val="none" w:sz="0" w:space="0" w:color="auto"/>
        <w:right w:val="none" w:sz="0" w:space="0" w:color="auto"/>
      </w:divBdr>
    </w:div>
    <w:div w:id="797919429">
      <w:bodyDiv w:val="1"/>
      <w:marLeft w:val="0"/>
      <w:marRight w:val="0"/>
      <w:marTop w:val="0"/>
      <w:marBottom w:val="0"/>
      <w:divBdr>
        <w:top w:val="none" w:sz="0" w:space="0" w:color="auto"/>
        <w:left w:val="none" w:sz="0" w:space="0" w:color="auto"/>
        <w:bottom w:val="none" w:sz="0" w:space="0" w:color="auto"/>
        <w:right w:val="none" w:sz="0" w:space="0" w:color="auto"/>
      </w:divBdr>
    </w:div>
    <w:div w:id="798380707">
      <w:bodyDiv w:val="1"/>
      <w:marLeft w:val="0"/>
      <w:marRight w:val="0"/>
      <w:marTop w:val="0"/>
      <w:marBottom w:val="0"/>
      <w:divBdr>
        <w:top w:val="none" w:sz="0" w:space="0" w:color="auto"/>
        <w:left w:val="none" w:sz="0" w:space="0" w:color="auto"/>
        <w:bottom w:val="none" w:sz="0" w:space="0" w:color="auto"/>
        <w:right w:val="none" w:sz="0" w:space="0" w:color="auto"/>
      </w:divBdr>
    </w:div>
    <w:div w:id="798452189">
      <w:bodyDiv w:val="1"/>
      <w:marLeft w:val="0"/>
      <w:marRight w:val="0"/>
      <w:marTop w:val="0"/>
      <w:marBottom w:val="0"/>
      <w:divBdr>
        <w:top w:val="none" w:sz="0" w:space="0" w:color="auto"/>
        <w:left w:val="none" w:sz="0" w:space="0" w:color="auto"/>
        <w:bottom w:val="none" w:sz="0" w:space="0" w:color="auto"/>
        <w:right w:val="none" w:sz="0" w:space="0" w:color="auto"/>
      </w:divBdr>
    </w:div>
    <w:div w:id="798492620">
      <w:bodyDiv w:val="1"/>
      <w:marLeft w:val="0"/>
      <w:marRight w:val="0"/>
      <w:marTop w:val="0"/>
      <w:marBottom w:val="0"/>
      <w:divBdr>
        <w:top w:val="none" w:sz="0" w:space="0" w:color="auto"/>
        <w:left w:val="none" w:sz="0" w:space="0" w:color="auto"/>
        <w:bottom w:val="none" w:sz="0" w:space="0" w:color="auto"/>
        <w:right w:val="none" w:sz="0" w:space="0" w:color="auto"/>
      </w:divBdr>
    </w:div>
    <w:div w:id="798646790">
      <w:bodyDiv w:val="1"/>
      <w:marLeft w:val="0"/>
      <w:marRight w:val="0"/>
      <w:marTop w:val="0"/>
      <w:marBottom w:val="0"/>
      <w:divBdr>
        <w:top w:val="none" w:sz="0" w:space="0" w:color="auto"/>
        <w:left w:val="none" w:sz="0" w:space="0" w:color="auto"/>
        <w:bottom w:val="none" w:sz="0" w:space="0" w:color="auto"/>
        <w:right w:val="none" w:sz="0" w:space="0" w:color="auto"/>
      </w:divBdr>
    </w:div>
    <w:div w:id="798690074">
      <w:bodyDiv w:val="1"/>
      <w:marLeft w:val="0"/>
      <w:marRight w:val="0"/>
      <w:marTop w:val="0"/>
      <w:marBottom w:val="0"/>
      <w:divBdr>
        <w:top w:val="none" w:sz="0" w:space="0" w:color="auto"/>
        <w:left w:val="none" w:sz="0" w:space="0" w:color="auto"/>
        <w:bottom w:val="none" w:sz="0" w:space="0" w:color="auto"/>
        <w:right w:val="none" w:sz="0" w:space="0" w:color="auto"/>
      </w:divBdr>
    </w:div>
    <w:div w:id="798836659">
      <w:bodyDiv w:val="1"/>
      <w:marLeft w:val="0"/>
      <w:marRight w:val="0"/>
      <w:marTop w:val="0"/>
      <w:marBottom w:val="0"/>
      <w:divBdr>
        <w:top w:val="none" w:sz="0" w:space="0" w:color="auto"/>
        <w:left w:val="none" w:sz="0" w:space="0" w:color="auto"/>
        <w:bottom w:val="none" w:sz="0" w:space="0" w:color="auto"/>
        <w:right w:val="none" w:sz="0" w:space="0" w:color="auto"/>
      </w:divBdr>
    </w:div>
    <w:div w:id="798914044">
      <w:bodyDiv w:val="1"/>
      <w:marLeft w:val="0"/>
      <w:marRight w:val="0"/>
      <w:marTop w:val="0"/>
      <w:marBottom w:val="0"/>
      <w:divBdr>
        <w:top w:val="none" w:sz="0" w:space="0" w:color="auto"/>
        <w:left w:val="none" w:sz="0" w:space="0" w:color="auto"/>
        <w:bottom w:val="none" w:sz="0" w:space="0" w:color="auto"/>
        <w:right w:val="none" w:sz="0" w:space="0" w:color="auto"/>
      </w:divBdr>
    </w:div>
    <w:div w:id="799149036">
      <w:bodyDiv w:val="1"/>
      <w:marLeft w:val="0"/>
      <w:marRight w:val="0"/>
      <w:marTop w:val="0"/>
      <w:marBottom w:val="0"/>
      <w:divBdr>
        <w:top w:val="none" w:sz="0" w:space="0" w:color="auto"/>
        <w:left w:val="none" w:sz="0" w:space="0" w:color="auto"/>
        <w:bottom w:val="none" w:sz="0" w:space="0" w:color="auto"/>
        <w:right w:val="none" w:sz="0" w:space="0" w:color="auto"/>
      </w:divBdr>
    </w:div>
    <w:div w:id="799301670">
      <w:bodyDiv w:val="1"/>
      <w:marLeft w:val="0"/>
      <w:marRight w:val="0"/>
      <w:marTop w:val="0"/>
      <w:marBottom w:val="0"/>
      <w:divBdr>
        <w:top w:val="none" w:sz="0" w:space="0" w:color="auto"/>
        <w:left w:val="none" w:sz="0" w:space="0" w:color="auto"/>
        <w:bottom w:val="none" w:sz="0" w:space="0" w:color="auto"/>
        <w:right w:val="none" w:sz="0" w:space="0" w:color="auto"/>
      </w:divBdr>
    </w:div>
    <w:div w:id="799768574">
      <w:bodyDiv w:val="1"/>
      <w:marLeft w:val="0"/>
      <w:marRight w:val="0"/>
      <w:marTop w:val="0"/>
      <w:marBottom w:val="0"/>
      <w:divBdr>
        <w:top w:val="none" w:sz="0" w:space="0" w:color="auto"/>
        <w:left w:val="none" w:sz="0" w:space="0" w:color="auto"/>
        <w:bottom w:val="none" w:sz="0" w:space="0" w:color="auto"/>
        <w:right w:val="none" w:sz="0" w:space="0" w:color="auto"/>
      </w:divBdr>
    </w:div>
    <w:div w:id="800070935">
      <w:bodyDiv w:val="1"/>
      <w:marLeft w:val="0"/>
      <w:marRight w:val="0"/>
      <w:marTop w:val="0"/>
      <w:marBottom w:val="0"/>
      <w:divBdr>
        <w:top w:val="none" w:sz="0" w:space="0" w:color="auto"/>
        <w:left w:val="none" w:sz="0" w:space="0" w:color="auto"/>
        <w:bottom w:val="none" w:sz="0" w:space="0" w:color="auto"/>
        <w:right w:val="none" w:sz="0" w:space="0" w:color="auto"/>
      </w:divBdr>
    </w:div>
    <w:div w:id="800155185">
      <w:bodyDiv w:val="1"/>
      <w:marLeft w:val="0"/>
      <w:marRight w:val="0"/>
      <w:marTop w:val="0"/>
      <w:marBottom w:val="0"/>
      <w:divBdr>
        <w:top w:val="none" w:sz="0" w:space="0" w:color="auto"/>
        <w:left w:val="none" w:sz="0" w:space="0" w:color="auto"/>
        <w:bottom w:val="none" w:sz="0" w:space="0" w:color="auto"/>
        <w:right w:val="none" w:sz="0" w:space="0" w:color="auto"/>
      </w:divBdr>
    </w:div>
    <w:div w:id="800269987">
      <w:bodyDiv w:val="1"/>
      <w:marLeft w:val="0"/>
      <w:marRight w:val="0"/>
      <w:marTop w:val="0"/>
      <w:marBottom w:val="0"/>
      <w:divBdr>
        <w:top w:val="none" w:sz="0" w:space="0" w:color="auto"/>
        <w:left w:val="none" w:sz="0" w:space="0" w:color="auto"/>
        <w:bottom w:val="none" w:sz="0" w:space="0" w:color="auto"/>
        <w:right w:val="none" w:sz="0" w:space="0" w:color="auto"/>
      </w:divBdr>
    </w:div>
    <w:div w:id="800613633">
      <w:bodyDiv w:val="1"/>
      <w:marLeft w:val="0"/>
      <w:marRight w:val="0"/>
      <w:marTop w:val="0"/>
      <w:marBottom w:val="0"/>
      <w:divBdr>
        <w:top w:val="none" w:sz="0" w:space="0" w:color="auto"/>
        <w:left w:val="none" w:sz="0" w:space="0" w:color="auto"/>
        <w:bottom w:val="none" w:sz="0" w:space="0" w:color="auto"/>
        <w:right w:val="none" w:sz="0" w:space="0" w:color="auto"/>
      </w:divBdr>
    </w:div>
    <w:div w:id="800803627">
      <w:bodyDiv w:val="1"/>
      <w:marLeft w:val="0"/>
      <w:marRight w:val="0"/>
      <w:marTop w:val="0"/>
      <w:marBottom w:val="0"/>
      <w:divBdr>
        <w:top w:val="none" w:sz="0" w:space="0" w:color="auto"/>
        <w:left w:val="none" w:sz="0" w:space="0" w:color="auto"/>
        <w:bottom w:val="none" w:sz="0" w:space="0" w:color="auto"/>
        <w:right w:val="none" w:sz="0" w:space="0" w:color="auto"/>
      </w:divBdr>
    </w:div>
    <w:div w:id="800806900">
      <w:bodyDiv w:val="1"/>
      <w:marLeft w:val="0"/>
      <w:marRight w:val="0"/>
      <w:marTop w:val="0"/>
      <w:marBottom w:val="0"/>
      <w:divBdr>
        <w:top w:val="none" w:sz="0" w:space="0" w:color="auto"/>
        <w:left w:val="none" w:sz="0" w:space="0" w:color="auto"/>
        <w:bottom w:val="none" w:sz="0" w:space="0" w:color="auto"/>
        <w:right w:val="none" w:sz="0" w:space="0" w:color="auto"/>
      </w:divBdr>
    </w:div>
    <w:div w:id="801117100">
      <w:bodyDiv w:val="1"/>
      <w:marLeft w:val="0"/>
      <w:marRight w:val="0"/>
      <w:marTop w:val="0"/>
      <w:marBottom w:val="0"/>
      <w:divBdr>
        <w:top w:val="none" w:sz="0" w:space="0" w:color="auto"/>
        <w:left w:val="none" w:sz="0" w:space="0" w:color="auto"/>
        <w:bottom w:val="none" w:sz="0" w:space="0" w:color="auto"/>
        <w:right w:val="none" w:sz="0" w:space="0" w:color="auto"/>
      </w:divBdr>
    </w:div>
    <w:div w:id="801309013">
      <w:bodyDiv w:val="1"/>
      <w:marLeft w:val="0"/>
      <w:marRight w:val="0"/>
      <w:marTop w:val="0"/>
      <w:marBottom w:val="0"/>
      <w:divBdr>
        <w:top w:val="none" w:sz="0" w:space="0" w:color="auto"/>
        <w:left w:val="none" w:sz="0" w:space="0" w:color="auto"/>
        <w:bottom w:val="none" w:sz="0" w:space="0" w:color="auto"/>
        <w:right w:val="none" w:sz="0" w:space="0" w:color="auto"/>
      </w:divBdr>
    </w:div>
    <w:div w:id="801462715">
      <w:bodyDiv w:val="1"/>
      <w:marLeft w:val="0"/>
      <w:marRight w:val="0"/>
      <w:marTop w:val="0"/>
      <w:marBottom w:val="0"/>
      <w:divBdr>
        <w:top w:val="none" w:sz="0" w:space="0" w:color="auto"/>
        <w:left w:val="none" w:sz="0" w:space="0" w:color="auto"/>
        <w:bottom w:val="none" w:sz="0" w:space="0" w:color="auto"/>
        <w:right w:val="none" w:sz="0" w:space="0" w:color="auto"/>
      </w:divBdr>
    </w:div>
    <w:div w:id="801463801">
      <w:bodyDiv w:val="1"/>
      <w:marLeft w:val="0"/>
      <w:marRight w:val="0"/>
      <w:marTop w:val="0"/>
      <w:marBottom w:val="0"/>
      <w:divBdr>
        <w:top w:val="none" w:sz="0" w:space="0" w:color="auto"/>
        <w:left w:val="none" w:sz="0" w:space="0" w:color="auto"/>
        <w:bottom w:val="none" w:sz="0" w:space="0" w:color="auto"/>
        <w:right w:val="none" w:sz="0" w:space="0" w:color="auto"/>
      </w:divBdr>
    </w:div>
    <w:div w:id="801656182">
      <w:bodyDiv w:val="1"/>
      <w:marLeft w:val="0"/>
      <w:marRight w:val="0"/>
      <w:marTop w:val="0"/>
      <w:marBottom w:val="0"/>
      <w:divBdr>
        <w:top w:val="none" w:sz="0" w:space="0" w:color="auto"/>
        <w:left w:val="none" w:sz="0" w:space="0" w:color="auto"/>
        <w:bottom w:val="none" w:sz="0" w:space="0" w:color="auto"/>
        <w:right w:val="none" w:sz="0" w:space="0" w:color="auto"/>
      </w:divBdr>
    </w:div>
    <w:div w:id="801921078">
      <w:bodyDiv w:val="1"/>
      <w:marLeft w:val="0"/>
      <w:marRight w:val="0"/>
      <w:marTop w:val="0"/>
      <w:marBottom w:val="0"/>
      <w:divBdr>
        <w:top w:val="none" w:sz="0" w:space="0" w:color="auto"/>
        <w:left w:val="none" w:sz="0" w:space="0" w:color="auto"/>
        <w:bottom w:val="none" w:sz="0" w:space="0" w:color="auto"/>
        <w:right w:val="none" w:sz="0" w:space="0" w:color="auto"/>
      </w:divBdr>
    </w:div>
    <w:div w:id="801964876">
      <w:bodyDiv w:val="1"/>
      <w:marLeft w:val="0"/>
      <w:marRight w:val="0"/>
      <w:marTop w:val="0"/>
      <w:marBottom w:val="0"/>
      <w:divBdr>
        <w:top w:val="none" w:sz="0" w:space="0" w:color="auto"/>
        <w:left w:val="none" w:sz="0" w:space="0" w:color="auto"/>
        <w:bottom w:val="none" w:sz="0" w:space="0" w:color="auto"/>
        <w:right w:val="none" w:sz="0" w:space="0" w:color="auto"/>
      </w:divBdr>
    </w:div>
    <w:div w:id="801965245">
      <w:bodyDiv w:val="1"/>
      <w:marLeft w:val="0"/>
      <w:marRight w:val="0"/>
      <w:marTop w:val="0"/>
      <w:marBottom w:val="0"/>
      <w:divBdr>
        <w:top w:val="none" w:sz="0" w:space="0" w:color="auto"/>
        <w:left w:val="none" w:sz="0" w:space="0" w:color="auto"/>
        <w:bottom w:val="none" w:sz="0" w:space="0" w:color="auto"/>
        <w:right w:val="none" w:sz="0" w:space="0" w:color="auto"/>
      </w:divBdr>
    </w:div>
    <w:div w:id="802118437">
      <w:bodyDiv w:val="1"/>
      <w:marLeft w:val="0"/>
      <w:marRight w:val="0"/>
      <w:marTop w:val="0"/>
      <w:marBottom w:val="0"/>
      <w:divBdr>
        <w:top w:val="none" w:sz="0" w:space="0" w:color="auto"/>
        <w:left w:val="none" w:sz="0" w:space="0" w:color="auto"/>
        <w:bottom w:val="none" w:sz="0" w:space="0" w:color="auto"/>
        <w:right w:val="none" w:sz="0" w:space="0" w:color="auto"/>
      </w:divBdr>
    </w:div>
    <w:div w:id="802387162">
      <w:bodyDiv w:val="1"/>
      <w:marLeft w:val="0"/>
      <w:marRight w:val="0"/>
      <w:marTop w:val="0"/>
      <w:marBottom w:val="0"/>
      <w:divBdr>
        <w:top w:val="none" w:sz="0" w:space="0" w:color="auto"/>
        <w:left w:val="none" w:sz="0" w:space="0" w:color="auto"/>
        <w:bottom w:val="none" w:sz="0" w:space="0" w:color="auto"/>
        <w:right w:val="none" w:sz="0" w:space="0" w:color="auto"/>
      </w:divBdr>
    </w:div>
    <w:div w:id="802574162">
      <w:bodyDiv w:val="1"/>
      <w:marLeft w:val="0"/>
      <w:marRight w:val="0"/>
      <w:marTop w:val="0"/>
      <w:marBottom w:val="0"/>
      <w:divBdr>
        <w:top w:val="none" w:sz="0" w:space="0" w:color="auto"/>
        <w:left w:val="none" w:sz="0" w:space="0" w:color="auto"/>
        <w:bottom w:val="none" w:sz="0" w:space="0" w:color="auto"/>
        <w:right w:val="none" w:sz="0" w:space="0" w:color="auto"/>
      </w:divBdr>
    </w:div>
    <w:div w:id="802699549">
      <w:bodyDiv w:val="1"/>
      <w:marLeft w:val="0"/>
      <w:marRight w:val="0"/>
      <w:marTop w:val="0"/>
      <w:marBottom w:val="0"/>
      <w:divBdr>
        <w:top w:val="none" w:sz="0" w:space="0" w:color="auto"/>
        <w:left w:val="none" w:sz="0" w:space="0" w:color="auto"/>
        <w:bottom w:val="none" w:sz="0" w:space="0" w:color="auto"/>
        <w:right w:val="none" w:sz="0" w:space="0" w:color="auto"/>
      </w:divBdr>
    </w:div>
    <w:div w:id="802767625">
      <w:bodyDiv w:val="1"/>
      <w:marLeft w:val="0"/>
      <w:marRight w:val="0"/>
      <w:marTop w:val="0"/>
      <w:marBottom w:val="0"/>
      <w:divBdr>
        <w:top w:val="none" w:sz="0" w:space="0" w:color="auto"/>
        <w:left w:val="none" w:sz="0" w:space="0" w:color="auto"/>
        <w:bottom w:val="none" w:sz="0" w:space="0" w:color="auto"/>
        <w:right w:val="none" w:sz="0" w:space="0" w:color="auto"/>
      </w:divBdr>
    </w:div>
    <w:div w:id="803156770">
      <w:bodyDiv w:val="1"/>
      <w:marLeft w:val="0"/>
      <w:marRight w:val="0"/>
      <w:marTop w:val="0"/>
      <w:marBottom w:val="0"/>
      <w:divBdr>
        <w:top w:val="none" w:sz="0" w:space="0" w:color="auto"/>
        <w:left w:val="none" w:sz="0" w:space="0" w:color="auto"/>
        <w:bottom w:val="none" w:sz="0" w:space="0" w:color="auto"/>
        <w:right w:val="none" w:sz="0" w:space="0" w:color="auto"/>
      </w:divBdr>
    </w:div>
    <w:div w:id="803281260">
      <w:bodyDiv w:val="1"/>
      <w:marLeft w:val="0"/>
      <w:marRight w:val="0"/>
      <w:marTop w:val="0"/>
      <w:marBottom w:val="0"/>
      <w:divBdr>
        <w:top w:val="none" w:sz="0" w:space="0" w:color="auto"/>
        <w:left w:val="none" w:sz="0" w:space="0" w:color="auto"/>
        <w:bottom w:val="none" w:sz="0" w:space="0" w:color="auto"/>
        <w:right w:val="none" w:sz="0" w:space="0" w:color="auto"/>
      </w:divBdr>
    </w:div>
    <w:div w:id="803307117">
      <w:bodyDiv w:val="1"/>
      <w:marLeft w:val="0"/>
      <w:marRight w:val="0"/>
      <w:marTop w:val="0"/>
      <w:marBottom w:val="0"/>
      <w:divBdr>
        <w:top w:val="none" w:sz="0" w:space="0" w:color="auto"/>
        <w:left w:val="none" w:sz="0" w:space="0" w:color="auto"/>
        <w:bottom w:val="none" w:sz="0" w:space="0" w:color="auto"/>
        <w:right w:val="none" w:sz="0" w:space="0" w:color="auto"/>
      </w:divBdr>
    </w:div>
    <w:div w:id="803354718">
      <w:bodyDiv w:val="1"/>
      <w:marLeft w:val="0"/>
      <w:marRight w:val="0"/>
      <w:marTop w:val="0"/>
      <w:marBottom w:val="0"/>
      <w:divBdr>
        <w:top w:val="none" w:sz="0" w:space="0" w:color="auto"/>
        <w:left w:val="none" w:sz="0" w:space="0" w:color="auto"/>
        <w:bottom w:val="none" w:sz="0" w:space="0" w:color="auto"/>
        <w:right w:val="none" w:sz="0" w:space="0" w:color="auto"/>
      </w:divBdr>
    </w:div>
    <w:div w:id="803424167">
      <w:bodyDiv w:val="1"/>
      <w:marLeft w:val="0"/>
      <w:marRight w:val="0"/>
      <w:marTop w:val="0"/>
      <w:marBottom w:val="0"/>
      <w:divBdr>
        <w:top w:val="none" w:sz="0" w:space="0" w:color="auto"/>
        <w:left w:val="none" w:sz="0" w:space="0" w:color="auto"/>
        <w:bottom w:val="none" w:sz="0" w:space="0" w:color="auto"/>
        <w:right w:val="none" w:sz="0" w:space="0" w:color="auto"/>
      </w:divBdr>
    </w:div>
    <w:div w:id="803624518">
      <w:bodyDiv w:val="1"/>
      <w:marLeft w:val="0"/>
      <w:marRight w:val="0"/>
      <w:marTop w:val="0"/>
      <w:marBottom w:val="0"/>
      <w:divBdr>
        <w:top w:val="none" w:sz="0" w:space="0" w:color="auto"/>
        <w:left w:val="none" w:sz="0" w:space="0" w:color="auto"/>
        <w:bottom w:val="none" w:sz="0" w:space="0" w:color="auto"/>
        <w:right w:val="none" w:sz="0" w:space="0" w:color="auto"/>
      </w:divBdr>
    </w:div>
    <w:div w:id="803962561">
      <w:bodyDiv w:val="1"/>
      <w:marLeft w:val="0"/>
      <w:marRight w:val="0"/>
      <w:marTop w:val="0"/>
      <w:marBottom w:val="0"/>
      <w:divBdr>
        <w:top w:val="none" w:sz="0" w:space="0" w:color="auto"/>
        <w:left w:val="none" w:sz="0" w:space="0" w:color="auto"/>
        <w:bottom w:val="none" w:sz="0" w:space="0" w:color="auto"/>
        <w:right w:val="none" w:sz="0" w:space="0" w:color="auto"/>
      </w:divBdr>
    </w:div>
    <w:div w:id="804395107">
      <w:bodyDiv w:val="1"/>
      <w:marLeft w:val="0"/>
      <w:marRight w:val="0"/>
      <w:marTop w:val="0"/>
      <w:marBottom w:val="0"/>
      <w:divBdr>
        <w:top w:val="none" w:sz="0" w:space="0" w:color="auto"/>
        <w:left w:val="none" w:sz="0" w:space="0" w:color="auto"/>
        <w:bottom w:val="none" w:sz="0" w:space="0" w:color="auto"/>
        <w:right w:val="none" w:sz="0" w:space="0" w:color="auto"/>
      </w:divBdr>
    </w:div>
    <w:div w:id="804473768">
      <w:bodyDiv w:val="1"/>
      <w:marLeft w:val="0"/>
      <w:marRight w:val="0"/>
      <w:marTop w:val="0"/>
      <w:marBottom w:val="0"/>
      <w:divBdr>
        <w:top w:val="none" w:sz="0" w:space="0" w:color="auto"/>
        <w:left w:val="none" w:sz="0" w:space="0" w:color="auto"/>
        <w:bottom w:val="none" w:sz="0" w:space="0" w:color="auto"/>
        <w:right w:val="none" w:sz="0" w:space="0" w:color="auto"/>
      </w:divBdr>
    </w:div>
    <w:div w:id="804658113">
      <w:bodyDiv w:val="1"/>
      <w:marLeft w:val="0"/>
      <w:marRight w:val="0"/>
      <w:marTop w:val="0"/>
      <w:marBottom w:val="0"/>
      <w:divBdr>
        <w:top w:val="none" w:sz="0" w:space="0" w:color="auto"/>
        <w:left w:val="none" w:sz="0" w:space="0" w:color="auto"/>
        <w:bottom w:val="none" w:sz="0" w:space="0" w:color="auto"/>
        <w:right w:val="none" w:sz="0" w:space="0" w:color="auto"/>
      </w:divBdr>
    </w:div>
    <w:div w:id="804784969">
      <w:bodyDiv w:val="1"/>
      <w:marLeft w:val="0"/>
      <w:marRight w:val="0"/>
      <w:marTop w:val="0"/>
      <w:marBottom w:val="0"/>
      <w:divBdr>
        <w:top w:val="none" w:sz="0" w:space="0" w:color="auto"/>
        <w:left w:val="none" w:sz="0" w:space="0" w:color="auto"/>
        <w:bottom w:val="none" w:sz="0" w:space="0" w:color="auto"/>
        <w:right w:val="none" w:sz="0" w:space="0" w:color="auto"/>
      </w:divBdr>
    </w:div>
    <w:div w:id="805005715">
      <w:bodyDiv w:val="1"/>
      <w:marLeft w:val="0"/>
      <w:marRight w:val="0"/>
      <w:marTop w:val="0"/>
      <w:marBottom w:val="0"/>
      <w:divBdr>
        <w:top w:val="none" w:sz="0" w:space="0" w:color="auto"/>
        <w:left w:val="none" w:sz="0" w:space="0" w:color="auto"/>
        <w:bottom w:val="none" w:sz="0" w:space="0" w:color="auto"/>
        <w:right w:val="none" w:sz="0" w:space="0" w:color="auto"/>
      </w:divBdr>
    </w:div>
    <w:div w:id="805006287">
      <w:bodyDiv w:val="1"/>
      <w:marLeft w:val="0"/>
      <w:marRight w:val="0"/>
      <w:marTop w:val="0"/>
      <w:marBottom w:val="0"/>
      <w:divBdr>
        <w:top w:val="none" w:sz="0" w:space="0" w:color="auto"/>
        <w:left w:val="none" w:sz="0" w:space="0" w:color="auto"/>
        <w:bottom w:val="none" w:sz="0" w:space="0" w:color="auto"/>
        <w:right w:val="none" w:sz="0" w:space="0" w:color="auto"/>
      </w:divBdr>
    </w:div>
    <w:div w:id="805009228">
      <w:bodyDiv w:val="1"/>
      <w:marLeft w:val="0"/>
      <w:marRight w:val="0"/>
      <w:marTop w:val="0"/>
      <w:marBottom w:val="0"/>
      <w:divBdr>
        <w:top w:val="none" w:sz="0" w:space="0" w:color="auto"/>
        <w:left w:val="none" w:sz="0" w:space="0" w:color="auto"/>
        <w:bottom w:val="none" w:sz="0" w:space="0" w:color="auto"/>
        <w:right w:val="none" w:sz="0" w:space="0" w:color="auto"/>
      </w:divBdr>
    </w:div>
    <w:div w:id="805464615">
      <w:bodyDiv w:val="1"/>
      <w:marLeft w:val="0"/>
      <w:marRight w:val="0"/>
      <w:marTop w:val="0"/>
      <w:marBottom w:val="0"/>
      <w:divBdr>
        <w:top w:val="none" w:sz="0" w:space="0" w:color="auto"/>
        <w:left w:val="none" w:sz="0" w:space="0" w:color="auto"/>
        <w:bottom w:val="none" w:sz="0" w:space="0" w:color="auto"/>
        <w:right w:val="none" w:sz="0" w:space="0" w:color="auto"/>
      </w:divBdr>
    </w:div>
    <w:div w:id="805515340">
      <w:bodyDiv w:val="1"/>
      <w:marLeft w:val="0"/>
      <w:marRight w:val="0"/>
      <w:marTop w:val="0"/>
      <w:marBottom w:val="0"/>
      <w:divBdr>
        <w:top w:val="none" w:sz="0" w:space="0" w:color="auto"/>
        <w:left w:val="none" w:sz="0" w:space="0" w:color="auto"/>
        <w:bottom w:val="none" w:sz="0" w:space="0" w:color="auto"/>
        <w:right w:val="none" w:sz="0" w:space="0" w:color="auto"/>
      </w:divBdr>
    </w:div>
    <w:div w:id="805659394">
      <w:bodyDiv w:val="1"/>
      <w:marLeft w:val="0"/>
      <w:marRight w:val="0"/>
      <w:marTop w:val="0"/>
      <w:marBottom w:val="0"/>
      <w:divBdr>
        <w:top w:val="none" w:sz="0" w:space="0" w:color="auto"/>
        <w:left w:val="none" w:sz="0" w:space="0" w:color="auto"/>
        <w:bottom w:val="none" w:sz="0" w:space="0" w:color="auto"/>
        <w:right w:val="none" w:sz="0" w:space="0" w:color="auto"/>
      </w:divBdr>
    </w:div>
    <w:div w:id="805898787">
      <w:bodyDiv w:val="1"/>
      <w:marLeft w:val="0"/>
      <w:marRight w:val="0"/>
      <w:marTop w:val="0"/>
      <w:marBottom w:val="0"/>
      <w:divBdr>
        <w:top w:val="none" w:sz="0" w:space="0" w:color="auto"/>
        <w:left w:val="none" w:sz="0" w:space="0" w:color="auto"/>
        <w:bottom w:val="none" w:sz="0" w:space="0" w:color="auto"/>
        <w:right w:val="none" w:sz="0" w:space="0" w:color="auto"/>
      </w:divBdr>
    </w:div>
    <w:div w:id="806239155">
      <w:bodyDiv w:val="1"/>
      <w:marLeft w:val="0"/>
      <w:marRight w:val="0"/>
      <w:marTop w:val="0"/>
      <w:marBottom w:val="0"/>
      <w:divBdr>
        <w:top w:val="none" w:sz="0" w:space="0" w:color="auto"/>
        <w:left w:val="none" w:sz="0" w:space="0" w:color="auto"/>
        <w:bottom w:val="none" w:sz="0" w:space="0" w:color="auto"/>
        <w:right w:val="none" w:sz="0" w:space="0" w:color="auto"/>
      </w:divBdr>
    </w:div>
    <w:div w:id="806358337">
      <w:bodyDiv w:val="1"/>
      <w:marLeft w:val="0"/>
      <w:marRight w:val="0"/>
      <w:marTop w:val="0"/>
      <w:marBottom w:val="0"/>
      <w:divBdr>
        <w:top w:val="none" w:sz="0" w:space="0" w:color="auto"/>
        <w:left w:val="none" w:sz="0" w:space="0" w:color="auto"/>
        <w:bottom w:val="none" w:sz="0" w:space="0" w:color="auto"/>
        <w:right w:val="none" w:sz="0" w:space="0" w:color="auto"/>
      </w:divBdr>
    </w:div>
    <w:div w:id="806430534">
      <w:bodyDiv w:val="1"/>
      <w:marLeft w:val="0"/>
      <w:marRight w:val="0"/>
      <w:marTop w:val="0"/>
      <w:marBottom w:val="0"/>
      <w:divBdr>
        <w:top w:val="none" w:sz="0" w:space="0" w:color="auto"/>
        <w:left w:val="none" w:sz="0" w:space="0" w:color="auto"/>
        <w:bottom w:val="none" w:sz="0" w:space="0" w:color="auto"/>
        <w:right w:val="none" w:sz="0" w:space="0" w:color="auto"/>
      </w:divBdr>
    </w:div>
    <w:div w:id="806433061">
      <w:bodyDiv w:val="1"/>
      <w:marLeft w:val="0"/>
      <w:marRight w:val="0"/>
      <w:marTop w:val="0"/>
      <w:marBottom w:val="0"/>
      <w:divBdr>
        <w:top w:val="none" w:sz="0" w:space="0" w:color="auto"/>
        <w:left w:val="none" w:sz="0" w:space="0" w:color="auto"/>
        <w:bottom w:val="none" w:sz="0" w:space="0" w:color="auto"/>
        <w:right w:val="none" w:sz="0" w:space="0" w:color="auto"/>
      </w:divBdr>
    </w:div>
    <w:div w:id="806436696">
      <w:bodyDiv w:val="1"/>
      <w:marLeft w:val="0"/>
      <w:marRight w:val="0"/>
      <w:marTop w:val="0"/>
      <w:marBottom w:val="0"/>
      <w:divBdr>
        <w:top w:val="none" w:sz="0" w:space="0" w:color="auto"/>
        <w:left w:val="none" w:sz="0" w:space="0" w:color="auto"/>
        <w:bottom w:val="none" w:sz="0" w:space="0" w:color="auto"/>
        <w:right w:val="none" w:sz="0" w:space="0" w:color="auto"/>
      </w:divBdr>
    </w:div>
    <w:div w:id="806774874">
      <w:bodyDiv w:val="1"/>
      <w:marLeft w:val="0"/>
      <w:marRight w:val="0"/>
      <w:marTop w:val="0"/>
      <w:marBottom w:val="0"/>
      <w:divBdr>
        <w:top w:val="none" w:sz="0" w:space="0" w:color="auto"/>
        <w:left w:val="none" w:sz="0" w:space="0" w:color="auto"/>
        <w:bottom w:val="none" w:sz="0" w:space="0" w:color="auto"/>
        <w:right w:val="none" w:sz="0" w:space="0" w:color="auto"/>
      </w:divBdr>
    </w:div>
    <w:div w:id="807012772">
      <w:bodyDiv w:val="1"/>
      <w:marLeft w:val="0"/>
      <w:marRight w:val="0"/>
      <w:marTop w:val="0"/>
      <w:marBottom w:val="0"/>
      <w:divBdr>
        <w:top w:val="none" w:sz="0" w:space="0" w:color="auto"/>
        <w:left w:val="none" w:sz="0" w:space="0" w:color="auto"/>
        <w:bottom w:val="none" w:sz="0" w:space="0" w:color="auto"/>
        <w:right w:val="none" w:sz="0" w:space="0" w:color="auto"/>
      </w:divBdr>
    </w:div>
    <w:div w:id="807089578">
      <w:bodyDiv w:val="1"/>
      <w:marLeft w:val="0"/>
      <w:marRight w:val="0"/>
      <w:marTop w:val="0"/>
      <w:marBottom w:val="0"/>
      <w:divBdr>
        <w:top w:val="none" w:sz="0" w:space="0" w:color="auto"/>
        <w:left w:val="none" w:sz="0" w:space="0" w:color="auto"/>
        <w:bottom w:val="none" w:sz="0" w:space="0" w:color="auto"/>
        <w:right w:val="none" w:sz="0" w:space="0" w:color="auto"/>
      </w:divBdr>
    </w:div>
    <w:div w:id="807362166">
      <w:bodyDiv w:val="1"/>
      <w:marLeft w:val="0"/>
      <w:marRight w:val="0"/>
      <w:marTop w:val="0"/>
      <w:marBottom w:val="0"/>
      <w:divBdr>
        <w:top w:val="none" w:sz="0" w:space="0" w:color="auto"/>
        <w:left w:val="none" w:sz="0" w:space="0" w:color="auto"/>
        <w:bottom w:val="none" w:sz="0" w:space="0" w:color="auto"/>
        <w:right w:val="none" w:sz="0" w:space="0" w:color="auto"/>
      </w:divBdr>
    </w:div>
    <w:div w:id="808009519">
      <w:bodyDiv w:val="1"/>
      <w:marLeft w:val="0"/>
      <w:marRight w:val="0"/>
      <w:marTop w:val="0"/>
      <w:marBottom w:val="0"/>
      <w:divBdr>
        <w:top w:val="none" w:sz="0" w:space="0" w:color="auto"/>
        <w:left w:val="none" w:sz="0" w:space="0" w:color="auto"/>
        <w:bottom w:val="none" w:sz="0" w:space="0" w:color="auto"/>
        <w:right w:val="none" w:sz="0" w:space="0" w:color="auto"/>
      </w:divBdr>
    </w:div>
    <w:div w:id="808283529">
      <w:bodyDiv w:val="1"/>
      <w:marLeft w:val="0"/>
      <w:marRight w:val="0"/>
      <w:marTop w:val="0"/>
      <w:marBottom w:val="0"/>
      <w:divBdr>
        <w:top w:val="none" w:sz="0" w:space="0" w:color="auto"/>
        <w:left w:val="none" w:sz="0" w:space="0" w:color="auto"/>
        <w:bottom w:val="none" w:sz="0" w:space="0" w:color="auto"/>
        <w:right w:val="none" w:sz="0" w:space="0" w:color="auto"/>
      </w:divBdr>
    </w:div>
    <w:div w:id="808328318">
      <w:bodyDiv w:val="1"/>
      <w:marLeft w:val="0"/>
      <w:marRight w:val="0"/>
      <w:marTop w:val="0"/>
      <w:marBottom w:val="0"/>
      <w:divBdr>
        <w:top w:val="none" w:sz="0" w:space="0" w:color="auto"/>
        <w:left w:val="none" w:sz="0" w:space="0" w:color="auto"/>
        <w:bottom w:val="none" w:sz="0" w:space="0" w:color="auto"/>
        <w:right w:val="none" w:sz="0" w:space="0" w:color="auto"/>
      </w:divBdr>
    </w:div>
    <w:div w:id="808329573">
      <w:bodyDiv w:val="1"/>
      <w:marLeft w:val="0"/>
      <w:marRight w:val="0"/>
      <w:marTop w:val="0"/>
      <w:marBottom w:val="0"/>
      <w:divBdr>
        <w:top w:val="none" w:sz="0" w:space="0" w:color="auto"/>
        <w:left w:val="none" w:sz="0" w:space="0" w:color="auto"/>
        <w:bottom w:val="none" w:sz="0" w:space="0" w:color="auto"/>
        <w:right w:val="none" w:sz="0" w:space="0" w:color="auto"/>
      </w:divBdr>
    </w:div>
    <w:div w:id="808521668">
      <w:bodyDiv w:val="1"/>
      <w:marLeft w:val="0"/>
      <w:marRight w:val="0"/>
      <w:marTop w:val="0"/>
      <w:marBottom w:val="0"/>
      <w:divBdr>
        <w:top w:val="none" w:sz="0" w:space="0" w:color="auto"/>
        <w:left w:val="none" w:sz="0" w:space="0" w:color="auto"/>
        <w:bottom w:val="none" w:sz="0" w:space="0" w:color="auto"/>
        <w:right w:val="none" w:sz="0" w:space="0" w:color="auto"/>
      </w:divBdr>
    </w:div>
    <w:div w:id="808592254">
      <w:bodyDiv w:val="1"/>
      <w:marLeft w:val="0"/>
      <w:marRight w:val="0"/>
      <w:marTop w:val="0"/>
      <w:marBottom w:val="0"/>
      <w:divBdr>
        <w:top w:val="none" w:sz="0" w:space="0" w:color="auto"/>
        <w:left w:val="none" w:sz="0" w:space="0" w:color="auto"/>
        <w:bottom w:val="none" w:sz="0" w:space="0" w:color="auto"/>
        <w:right w:val="none" w:sz="0" w:space="0" w:color="auto"/>
      </w:divBdr>
    </w:div>
    <w:div w:id="808981595">
      <w:bodyDiv w:val="1"/>
      <w:marLeft w:val="0"/>
      <w:marRight w:val="0"/>
      <w:marTop w:val="0"/>
      <w:marBottom w:val="0"/>
      <w:divBdr>
        <w:top w:val="none" w:sz="0" w:space="0" w:color="auto"/>
        <w:left w:val="none" w:sz="0" w:space="0" w:color="auto"/>
        <w:bottom w:val="none" w:sz="0" w:space="0" w:color="auto"/>
        <w:right w:val="none" w:sz="0" w:space="0" w:color="auto"/>
      </w:divBdr>
    </w:div>
    <w:div w:id="809053652">
      <w:bodyDiv w:val="1"/>
      <w:marLeft w:val="0"/>
      <w:marRight w:val="0"/>
      <w:marTop w:val="0"/>
      <w:marBottom w:val="0"/>
      <w:divBdr>
        <w:top w:val="none" w:sz="0" w:space="0" w:color="auto"/>
        <w:left w:val="none" w:sz="0" w:space="0" w:color="auto"/>
        <w:bottom w:val="none" w:sz="0" w:space="0" w:color="auto"/>
        <w:right w:val="none" w:sz="0" w:space="0" w:color="auto"/>
      </w:divBdr>
    </w:div>
    <w:div w:id="809059928">
      <w:bodyDiv w:val="1"/>
      <w:marLeft w:val="0"/>
      <w:marRight w:val="0"/>
      <w:marTop w:val="0"/>
      <w:marBottom w:val="0"/>
      <w:divBdr>
        <w:top w:val="none" w:sz="0" w:space="0" w:color="auto"/>
        <w:left w:val="none" w:sz="0" w:space="0" w:color="auto"/>
        <w:bottom w:val="none" w:sz="0" w:space="0" w:color="auto"/>
        <w:right w:val="none" w:sz="0" w:space="0" w:color="auto"/>
      </w:divBdr>
    </w:div>
    <w:div w:id="809132130">
      <w:bodyDiv w:val="1"/>
      <w:marLeft w:val="0"/>
      <w:marRight w:val="0"/>
      <w:marTop w:val="0"/>
      <w:marBottom w:val="0"/>
      <w:divBdr>
        <w:top w:val="none" w:sz="0" w:space="0" w:color="auto"/>
        <w:left w:val="none" w:sz="0" w:space="0" w:color="auto"/>
        <w:bottom w:val="none" w:sz="0" w:space="0" w:color="auto"/>
        <w:right w:val="none" w:sz="0" w:space="0" w:color="auto"/>
      </w:divBdr>
    </w:div>
    <w:div w:id="809396091">
      <w:bodyDiv w:val="1"/>
      <w:marLeft w:val="0"/>
      <w:marRight w:val="0"/>
      <w:marTop w:val="0"/>
      <w:marBottom w:val="0"/>
      <w:divBdr>
        <w:top w:val="none" w:sz="0" w:space="0" w:color="auto"/>
        <w:left w:val="none" w:sz="0" w:space="0" w:color="auto"/>
        <w:bottom w:val="none" w:sz="0" w:space="0" w:color="auto"/>
        <w:right w:val="none" w:sz="0" w:space="0" w:color="auto"/>
      </w:divBdr>
    </w:div>
    <w:div w:id="809515336">
      <w:bodyDiv w:val="1"/>
      <w:marLeft w:val="0"/>
      <w:marRight w:val="0"/>
      <w:marTop w:val="0"/>
      <w:marBottom w:val="0"/>
      <w:divBdr>
        <w:top w:val="none" w:sz="0" w:space="0" w:color="auto"/>
        <w:left w:val="none" w:sz="0" w:space="0" w:color="auto"/>
        <w:bottom w:val="none" w:sz="0" w:space="0" w:color="auto"/>
        <w:right w:val="none" w:sz="0" w:space="0" w:color="auto"/>
      </w:divBdr>
    </w:div>
    <w:div w:id="809710545">
      <w:bodyDiv w:val="1"/>
      <w:marLeft w:val="0"/>
      <w:marRight w:val="0"/>
      <w:marTop w:val="0"/>
      <w:marBottom w:val="0"/>
      <w:divBdr>
        <w:top w:val="none" w:sz="0" w:space="0" w:color="auto"/>
        <w:left w:val="none" w:sz="0" w:space="0" w:color="auto"/>
        <w:bottom w:val="none" w:sz="0" w:space="0" w:color="auto"/>
        <w:right w:val="none" w:sz="0" w:space="0" w:color="auto"/>
      </w:divBdr>
    </w:div>
    <w:div w:id="809715460">
      <w:bodyDiv w:val="1"/>
      <w:marLeft w:val="0"/>
      <w:marRight w:val="0"/>
      <w:marTop w:val="0"/>
      <w:marBottom w:val="0"/>
      <w:divBdr>
        <w:top w:val="none" w:sz="0" w:space="0" w:color="auto"/>
        <w:left w:val="none" w:sz="0" w:space="0" w:color="auto"/>
        <w:bottom w:val="none" w:sz="0" w:space="0" w:color="auto"/>
        <w:right w:val="none" w:sz="0" w:space="0" w:color="auto"/>
      </w:divBdr>
    </w:div>
    <w:div w:id="809981106">
      <w:bodyDiv w:val="1"/>
      <w:marLeft w:val="0"/>
      <w:marRight w:val="0"/>
      <w:marTop w:val="0"/>
      <w:marBottom w:val="0"/>
      <w:divBdr>
        <w:top w:val="none" w:sz="0" w:space="0" w:color="auto"/>
        <w:left w:val="none" w:sz="0" w:space="0" w:color="auto"/>
        <w:bottom w:val="none" w:sz="0" w:space="0" w:color="auto"/>
        <w:right w:val="none" w:sz="0" w:space="0" w:color="auto"/>
      </w:divBdr>
    </w:div>
    <w:div w:id="810052576">
      <w:bodyDiv w:val="1"/>
      <w:marLeft w:val="0"/>
      <w:marRight w:val="0"/>
      <w:marTop w:val="0"/>
      <w:marBottom w:val="0"/>
      <w:divBdr>
        <w:top w:val="none" w:sz="0" w:space="0" w:color="auto"/>
        <w:left w:val="none" w:sz="0" w:space="0" w:color="auto"/>
        <w:bottom w:val="none" w:sz="0" w:space="0" w:color="auto"/>
        <w:right w:val="none" w:sz="0" w:space="0" w:color="auto"/>
      </w:divBdr>
    </w:div>
    <w:div w:id="810170404">
      <w:bodyDiv w:val="1"/>
      <w:marLeft w:val="0"/>
      <w:marRight w:val="0"/>
      <w:marTop w:val="0"/>
      <w:marBottom w:val="0"/>
      <w:divBdr>
        <w:top w:val="none" w:sz="0" w:space="0" w:color="auto"/>
        <w:left w:val="none" w:sz="0" w:space="0" w:color="auto"/>
        <w:bottom w:val="none" w:sz="0" w:space="0" w:color="auto"/>
        <w:right w:val="none" w:sz="0" w:space="0" w:color="auto"/>
      </w:divBdr>
    </w:div>
    <w:div w:id="810558494">
      <w:bodyDiv w:val="1"/>
      <w:marLeft w:val="0"/>
      <w:marRight w:val="0"/>
      <w:marTop w:val="0"/>
      <w:marBottom w:val="0"/>
      <w:divBdr>
        <w:top w:val="none" w:sz="0" w:space="0" w:color="auto"/>
        <w:left w:val="none" w:sz="0" w:space="0" w:color="auto"/>
        <w:bottom w:val="none" w:sz="0" w:space="0" w:color="auto"/>
        <w:right w:val="none" w:sz="0" w:space="0" w:color="auto"/>
      </w:divBdr>
    </w:div>
    <w:div w:id="810902318">
      <w:bodyDiv w:val="1"/>
      <w:marLeft w:val="0"/>
      <w:marRight w:val="0"/>
      <w:marTop w:val="0"/>
      <w:marBottom w:val="0"/>
      <w:divBdr>
        <w:top w:val="none" w:sz="0" w:space="0" w:color="auto"/>
        <w:left w:val="none" w:sz="0" w:space="0" w:color="auto"/>
        <w:bottom w:val="none" w:sz="0" w:space="0" w:color="auto"/>
        <w:right w:val="none" w:sz="0" w:space="0" w:color="auto"/>
      </w:divBdr>
    </w:div>
    <w:div w:id="811022305">
      <w:bodyDiv w:val="1"/>
      <w:marLeft w:val="0"/>
      <w:marRight w:val="0"/>
      <w:marTop w:val="0"/>
      <w:marBottom w:val="0"/>
      <w:divBdr>
        <w:top w:val="none" w:sz="0" w:space="0" w:color="auto"/>
        <w:left w:val="none" w:sz="0" w:space="0" w:color="auto"/>
        <w:bottom w:val="none" w:sz="0" w:space="0" w:color="auto"/>
        <w:right w:val="none" w:sz="0" w:space="0" w:color="auto"/>
      </w:divBdr>
    </w:div>
    <w:div w:id="811210593">
      <w:bodyDiv w:val="1"/>
      <w:marLeft w:val="0"/>
      <w:marRight w:val="0"/>
      <w:marTop w:val="0"/>
      <w:marBottom w:val="0"/>
      <w:divBdr>
        <w:top w:val="none" w:sz="0" w:space="0" w:color="auto"/>
        <w:left w:val="none" w:sz="0" w:space="0" w:color="auto"/>
        <w:bottom w:val="none" w:sz="0" w:space="0" w:color="auto"/>
        <w:right w:val="none" w:sz="0" w:space="0" w:color="auto"/>
      </w:divBdr>
    </w:div>
    <w:div w:id="811293736">
      <w:bodyDiv w:val="1"/>
      <w:marLeft w:val="0"/>
      <w:marRight w:val="0"/>
      <w:marTop w:val="0"/>
      <w:marBottom w:val="0"/>
      <w:divBdr>
        <w:top w:val="none" w:sz="0" w:space="0" w:color="auto"/>
        <w:left w:val="none" w:sz="0" w:space="0" w:color="auto"/>
        <w:bottom w:val="none" w:sz="0" w:space="0" w:color="auto"/>
        <w:right w:val="none" w:sz="0" w:space="0" w:color="auto"/>
      </w:divBdr>
    </w:div>
    <w:div w:id="811294241">
      <w:bodyDiv w:val="1"/>
      <w:marLeft w:val="0"/>
      <w:marRight w:val="0"/>
      <w:marTop w:val="0"/>
      <w:marBottom w:val="0"/>
      <w:divBdr>
        <w:top w:val="none" w:sz="0" w:space="0" w:color="auto"/>
        <w:left w:val="none" w:sz="0" w:space="0" w:color="auto"/>
        <w:bottom w:val="none" w:sz="0" w:space="0" w:color="auto"/>
        <w:right w:val="none" w:sz="0" w:space="0" w:color="auto"/>
      </w:divBdr>
    </w:div>
    <w:div w:id="811677389">
      <w:bodyDiv w:val="1"/>
      <w:marLeft w:val="0"/>
      <w:marRight w:val="0"/>
      <w:marTop w:val="0"/>
      <w:marBottom w:val="0"/>
      <w:divBdr>
        <w:top w:val="none" w:sz="0" w:space="0" w:color="auto"/>
        <w:left w:val="none" w:sz="0" w:space="0" w:color="auto"/>
        <w:bottom w:val="none" w:sz="0" w:space="0" w:color="auto"/>
        <w:right w:val="none" w:sz="0" w:space="0" w:color="auto"/>
      </w:divBdr>
    </w:div>
    <w:div w:id="811752443">
      <w:bodyDiv w:val="1"/>
      <w:marLeft w:val="0"/>
      <w:marRight w:val="0"/>
      <w:marTop w:val="0"/>
      <w:marBottom w:val="0"/>
      <w:divBdr>
        <w:top w:val="none" w:sz="0" w:space="0" w:color="auto"/>
        <w:left w:val="none" w:sz="0" w:space="0" w:color="auto"/>
        <w:bottom w:val="none" w:sz="0" w:space="0" w:color="auto"/>
        <w:right w:val="none" w:sz="0" w:space="0" w:color="auto"/>
      </w:divBdr>
    </w:div>
    <w:div w:id="811865589">
      <w:bodyDiv w:val="1"/>
      <w:marLeft w:val="0"/>
      <w:marRight w:val="0"/>
      <w:marTop w:val="0"/>
      <w:marBottom w:val="0"/>
      <w:divBdr>
        <w:top w:val="none" w:sz="0" w:space="0" w:color="auto"/>
        <w:left w:val="none" w:sz="0" w:space="0" w:color="auto"/>
        <w:bottom w:val="none" w:sz="0" w:space="0" w:color="auto"/>
        <w:right w:val="none" w:sz="0" w:space="0" w:color="auto"/>
      </w:divBdr>
    </w:div>
    <w:div w:id="811943387">
      <w:bodyDiv w:val="1"/>
      <w:marLeft w:val="0"/>
      <w:marRight w:val="0"/>
      <w:marTop w:val="0"/>
      <w:marBottom w:val="0"/>
      <w:divBdr>
        <w:top w:val="none" w:sz="0" w:space="0" w:color="auto"/>
        <w:left w:val="none" w:sz="0" w:space="0" w:color="auto"/>
        <w:bottom w:val="none" w:sz="0" w:space="0" w:color="auto"/>
        <w:right w:val="none" w:sz="0" w:space="0" w:color="auto"/>
      </w:divBdr>
    </w:div>
    <w:div w:id="812022564">
      <w:bodyDiv w:val="1"/>
      <w:marLeft w:val="0"/>
      <w:marRight w:val="0"/>
      <w:marTop w:val="0"/>
      <w:marBottom w:val="0"/>
      <w:divBdr>
        <w:top w:val="none" w:sz="0" w:space="0" w:color="auto"/>
        <w:left w:val="none" w:sz="0" w:space="0" w:color="auto"/>
        <w:bottom w:val="none" w:sz="0" w:space="0" w:color="auto"/>
        <w:right w:val="none" w:sz="0" w:space="0" w:color="auto"/>
      </w:divBdr>
    </w:div>
    <w:div w:id="812135861">
      <w:bodyDiv w:val="1"/>
      <w:marLeft w:val="0"/>
      <w:marRight w:val="0"/>
      <w:marTop w:val="0"/>
      <w:marBottom w:val="0"/>
      <w:divBdr>
        <w:top w:val="none" w:sz="0" w:space="0" w:color="auto"/>
        <w:left w:val="none" w:sz="0" w:space="0" w:color="auto"/>
        <w:bottom w:val="none" w:sz="0" w:space="0" w:color="auto"/>
        <w:right w:val="none" w:sz="0" w:space="0" w:color="auto"/>
      </w:divBdr>
    </w:div>
    <w:div w:id="812407973">
      <w:bodyDiv w:val="1"/>
      <w:marLeft w:val="0"/>
      <w:marRight w:val="0"/>
      <w:marTop w:val="0"/>
      <w:marBottom w:val="0"/>
      <w:divBdr>
        <w:top w:val="none" w:sz="0" w:space="0" w:color="auto"/>
        <w:left w:val="none" w:sz="0" w:space="0" w:color="auto"/>
        <w:bottom w:val="none" w:sz="0" w:space="0" w:color="auto"/>
        <w:right w:val="none" w:sz="0" w:space="0" w:color="auto"/>
      </w:divBdr>
    </w:div>
    <w:div w:id="813137142">
      <w:bodyDiv w:val="1"/>
      <w:marLeft w:val="0"/>
      <w:marRight w:val="0"/>
      <w:marTop w:val="0"/>
      <w:marBottom w:val="0"/>
      <w:divBdr>
        <w:top w:val="none" w:sz="0" w:space="0" w:color="auto"/>
        <w:left w:val="none" w:sz="0" w:space="0" w:color="auto"/>
        <w:bottom w:val="none" w:sz="0" w:space="0" w:color="auto"/>
        <w:right w:val="none" w:sz="0" w:space="0" w:color="auto"/>
      </w:divBdr>
    </w:div>
    <w:div w:id="813256022">
      <w:bodyDiv w:val="1"/>
      <w:marLeft w:val="0"/>
      <w:marRight w:val="0"/>
      <w:marTop w:val="0"/>
      <w:marBottom w:val="0"/>
      <w:divBdr>
        <w:top w:val="none" w:sz="0" w:space="0" w:color="auto"/>
        <w:left w:val="none" w:sz="0" w:space="0" w:color="auto"/>
        <w:bottom w:val="none" w:sz="0" w:space="0" w:color="auto"/>
        <w:right w:val="none" w:sz="0" w:space="0" w:color="auto"/>
      </w:divBdr>
    </w:div>
    <w:div w:id="813327996">
      <w:bodyDiv w:val="1"/>
      <w:marLeft w:val="0"/>
      <w:marRight w:val="0"/>
      <w:marTop w:val="0"/>
      <w:marBottom w:val="0"/>
      <w:divBdr>
        <w:top w:val="none" w:sz="0" w:space="0" w:color="auto"/>
        <w:left w:val="none" w:sz="0" w:space="0" w:color="auto"/>
        <w:bottom w:val="none" w:sz="0" w:space="0" w:color="auto"/>
        <w:right w:val="none" w:sz="0" w:space="0" w:color="auto"/>
      </w:divBdr>
    </w:div>
    <w:div w:id="813330558">
      <w:bodyDiv w:val="1"/>
      <w:marLeft w:val="0"/>
      <w:marRight w:val="0"/>
      <w:marTop w:val="0"/>
      <w:marBottom w:val="0"/>
      <w:divBdr>
        <w:top w:val="none" w:sz="0" w:space="0" w:color="auto"/>
        <w:left w:val="none" w:sz="0" w:space="0" w:color="auto"/>
        <w:bottom w:val="none" w:sz="0" w:space="0" w:color="auto"/>
        <w:right w:val="none" w:sz="0" w:space="0" w:color="auto"/>
      </w:divBdr>
    </w:div>
    <w:div w:id="813451309">
      <w:bodyDiv w:val="1"/>
      <w:marLeft w:val="0"/>
      <w:marRight w:val="0"/>
      <w:marTop w:val="0"/>
      <w:marBottom w:val="0"/>
      <w:divBdr>
        <w:top w:val="none" w:sz="0" w:space="0" w:color="auto"/>
        <w:left w:val="none" w:sz="0" w:space="0" w:color="auto"/>
        <w:bottom w:val="none" w:sz="0" w:space="0" w:color="auto"/>
        <w:right w:val="none" w:sz="0" w:space="0" w:color="auto"/>
      </w:divBdr>
    </w:div>
    <w:div w:id="813566981">
      <w:bodyDiv w:val="1"/>
      <w:marLeft w:val="0"/>
      <w:marRight w:val="0"/>
      <w:marTop w:val="0"/>
      <w:marBottom w:val="0"/>
      <w:divBdr>
        <w:top w:val="none" w:sz="0" w:space="0" w:color="auto"/>
        <w:left w:val="none" w:sz="0" w:space="0" w:color="auto"/>
        <w:bottom w:val="none" w:sz="0" w:space="0" w:color="auto"/>
        <w:right w:val="none" w:sz="0" w:space="0" w:color="auto"/>
      </w:divBdr>
    </w:div>
    <w:div w:id="813569439">
      <w:bodyDiv w:val="1"/>
      <w:marLeft w:val="0"/>
      <w:marRight w:val="0"/>
      <w:marTop w:val="0"/>
      <w:marBottom w:val="0"/>
      <w:divBdr>
        <w:top w:val="none" w:sz="0" w:space="0" w:color="auto"/>
        <w:left w:val="none" w:sz="0" w:space="0" w:color="auto"/>
        <w:bottom w:val="none" w:sz="0" w:space="0" w:color="auto"/>
        <w:right w:val="none" w:sz="0" w:space="0" w:color="auto"/>
      </w:divBdr>
    </w:div>
    <w:div w:id="813640928">
      <w:bodyDiv w:val="1"/>
      <w:marLeft w:val="0"/>
      <w:marRight w:val="0"/>
      <w:marTop w:val="0"/>
      <w:marBottom w:val="0"/>
      <w:divBdr>
        <w:top w:val="none" w:sz="0" w:space="0" w:color="auto"/>
        <w:left w:val="none" w:sz="0" w:space="0" w:color="auto"/>
        <w:bottom w:val="none" w:sz="0" w:space="0" w:color="auto"/>
        <w:right w:val="none" w:sz="0" w:space="0" w:color="auto"/>
      </w:divBdr>
    </w:div>
    <w:div w:id="813716034">
      <w:bodyDiv w:val="1"/>
      <w:marLeft w:val="0"/>
      <w:marRight w:val="0"/>
      <w:marTop w:val="0"/>
      <w:marBottom w:val="0"/>
      <w:divBdr>
        <w:top w:val="none" w:sz="0" w:space="0" w:color="auto"/>
        <w:left w:val="none" w:sz="0" w:space="0" w:color="auto"/>
        <w:bottom w:val="none" w:sz="0" w:space="0" w:color="auto"/>
        <w:right w:val="none" w:sz="0" w:space="0" w:color="auto"/>
      </w:divBdr>
    </w:div>
    <w:div w:id="813765080">
      <w:bodyDiv w:val="1"/>
      <w:marLeft w:val="0"/>
      <w:marRight w:val="0"/>
      <w:marTop w:val="0"/>
      <w:marBottom w:val="0"/>
      <w:divBdr>
        <w:top w:val="none" w:sz="0" w:space="0" w:color="auto"/>
        <w:left w:val="none" w:sz="0" w:space="0" w:color="auto"/>
        <w:bottom w:val="none" w:sz="0" w:space="0" w:color="auto"/>
        <w:right w:val="none" w:sz="0" w:space="0" w:color="auto"/>
      </w:divBdr>
    </w:div>
    <w:div w:id="813986624">
      <w:bodyDiv w:val="1"/>
      <w:marLeft w:val="0"/>
      <w:marRight w:val="0"/>
      <w:marTop w:val="0"/>
      <w:marBottom w:val="0"/>
      <w:divBdr>
        <w:top w:val="none" w:sz="0" w:space="0" w:color="auto"/>
        <w:left w:val="none" w:sz="0" w:space="0" w:color="auto"/>
        <w:bottom w:val="none" w:sz="0" w:space="0" w:color="auto"/>
        <w:right w:val="none" w:sz="0" w:space="0" w:color="auto"/>
      </w:divBdr>
    </w:div>
    <w:div w:id="814225303">
      <w:bodyDiv w:val="1"/>
      <w:marLeft w:val="0"/>
      <w:marRight w:val="0"/>
      <w:marTop w:val="0"/>
      <w:marBottom w:val="0"/>
      <w:divBdr>
        <w:top w:val="none" w:sz="0" w:space="0" w:color="auto"/>
        <w:left w:val="none" w:sz="0" w:space="0" w:color="auto"/>
        <w:bottom w:val="none" w:sz="0" w:space="0" w:color="auto"/>
        <w:right w:val="none" w:sz="0" w:space="0" w:color="auto"/>
      </w:divBdr>
    </w:div>
    <w:div w:id="814251497">
      <w:bodyDiv w:val="1"/>
      <w:marLeft w:val="0"/>
      <w:marRight w:val="0"/>
      <w:marTop w:val="0"/>
      <w:marBottom w:val="0"/>
      <w:divBdr>
        <w:top w:val="none" w:sz="0" w:space="0" w:color="auto"/>
        <w:left w:val="none" w:sz="0" w:space="0" w:color="auto"/>
        <w:bottom w:val="none" w:sz="0" w:space="0" w:color="auto"/>
        <w:right w:val="none" w:sz="0" w:space="0" w:color="auto"/>
      </w:divBdr>
    </w:div>
    <w:div w:id="814445527">
      <w:bodyDiv w:val="1"/>
      <w:marLeft w:val="0"/>
      <w:marRight w:val="0"/>
      <w:marTop w:val="0"/>
      <w:marBottom w:val="0"/>
      <w:divBdr>
        <w:top w:val="none" w:sz="0" w:space="0" w:color="auto"/>
        <w:left w:val="none" w:sz="0" w:space="0" w:color="auto"/>
        <w:bottom w:val="none" w:sz="0" w:space="0" w:color="auto"/>
        <w:right w:val="none" w:sz="0" w:space="0" w:color="auto"/>
      </w:divBdr>
    </w:div>
    <w:div w:id="814447885">
      <w:bodyDiv w:val="1"/>
      <w:marLeft w:val="0"/>
      <w:marRight w:val="0"/>
      <w:marTop w:val="0"/>
      <w:marBottom w:val="0"/>
      <w:divBdr>
        <w:top w:val="none" w:sz="0" w:space="0" w:color="auto"/>
        <w:left w:val="none" w:sz="0" w:space="0" w:color="auto"/>
        <w:bottom w:val="none" w:sz="0" w:space="0" w:color="auto"/>
        <w:right w:val="none" w:sz="0" w:space="0" w:color="auto"/>
      </w:divBdr>
    </w:div>
    <w:div w:id="815343385">
      <w:bodyDiv w:val="1"/>
      <w:marLeft w:val="0"/>
      <w:marRight w:val="0"/>
      <w:marTop w:val="0"/>
      <w:marBottom w:val="0"/>
      <w:divBdr>
        <w:top w:val="none" w:sz="0" w:space="0" w:color="auto"/>
        <w:left w:val="none" w:sz="0" w:space="0" w:color="auto"/>
        <w:bottom w:val="none" w:sz="0" w:space="0" w:color="auto"/>
        <w:right w:val="none" w:sz="0" w:space="0" w:color="auto"/>
      </w:divBdr>
    </w:div>
    <w:div w:id="815343404">
      <w:bodyDiv w:val="1"/>
      <w:marLeft w:val="0"/>
      <w:marRight w:val="0"/>
      <w:marTop w:val="0"/>
      <w:marBottom w:val="0"/>
      <w:divBdr>
        <w:top w:val="none" w:sz="0" w:space="0" w:color="auto"/>
        <w:left w:val="none" w:sz="0" w:space="0" w:color="auto"/>
        <w:bottom w:val="none" w:sz="0" w:space="0" w:color="auto"/>
        <w:right w:val="none" w:sz="0" w:space="0" w:color="auto"/>
      </w:divBdr>
    </w:div>
    <w:div w:id="815608707">
      <w:bodyDiv w:val="1"/>
      <w:marLeft w:val="0"/>
      <w:marRight w:val="0"/>
      <w:marTop w:val="0"/>
      <w:marBottom w:val="0"/>
      <w:divBdr>
        <w:top w:val="none" w:sz="0" w:space="0" w:color="auto"/>
        <w:left w:val="none" w:sz="0" w:space="0" w:color="auto"/>
        <w:bottom w:val="none" w:sz="0" w:space="0" w:color="auto"/>
        <w:right w:val="none" w:sz="0" w:space="0" w:color="auto"/>
      </w:divBdr>
    </w:div>
    <w:div w:id="815683873">
      <w:bodyDiv w:val="1"/>
      <w:marLeft w:val="0"/>
      <w:marRight w:val="0"/>
      <w:marTop w:val="0"/>
      <w:marBottom w:val="0"/>
      <w:divBdr>
        <w:top w:val="none" w:sz="0" w:space="0" w:color="auto"/>
        <w:left w:val="none" w:sz="0" w:space="0" w:color="auto"/>
        <w:bottom w:val="none" w:sz="0" w:space="0" w:color="auto"/>
        <w:right w:val="none" w:sz="0" w:space="0" w:color="auto"/>
      </w:divBdr>
    </w:div>
    <w:div w:id="815686589">
      <w:bodyDiv w:val="1"/>
      <w:marLeft w:val="0"/>
      <w:marRight w:val="0"/>
      <w:marTop w:val="0"/>
      <w:marBottom w:val="0"/>
      <w:divBdr>
        <w:top w:val="none" w:sz="0" w:space="0" w:color="auto"/>
        <w:left w:val="none" w:sz="0" w:space="0" w:color="auto"/>
        <w:bottom w:val="none" w:sz="0" w:space="0" w:color="auto"/>
        <w:right w:val="none" w:sz="0" w:space="0" w:color="auto"/>
      </w:divBdr>
    </w:div>
    <w:div w:id="816073142">
      <w:bodyDiv w:val="1"/>
      <w:marLeft w:val="0"/>
      <w:marRight w:val="0"/>
      <w:marTop w:val="0"/>
      <w:marBottom w:val="0"/>
      <w:divBdr>
        <w:top w:val="none" w:sz="0" w:space="0" w:color="auto"/>
        <w:left w:val="none" w:sz="0" w:space="0" w:color="auto"/>
        <w:bottom w:val="none" w:sz="0" w:space="0" w:color="auto"/>
        <w:right w:val="none" w:sz="0" w:space="0" w:color="auto"/>
      </w:divBdr>
    </w:div>
    <w:div w:id="816143006">
      <w:bodyDiv w:val="1"/>
      <w:marLeft w:val="0"/>
      <w:marRight w:val="0"/>
      <w:marTop w:val="0"/>
      <w:marBottom w:val="0"/>
      <w:divBdr>
        <w:top w:val="none" w:sz="0" w:space="0" w:color="auto"/>
        <w:left w:val="none" w:sz="0" w:space="0" w:color="auto"/>
        <w:bottom w:val="none" w:sz="0" w:space="0" w:color="auto"/>
        <w:right w:val="none" w:sz="0" w:space="0" w:color="auto"/>
      </w:divBdr>
    </w:div>
    <w:div w:id="816410542">
      <w:bodyDiv w:val="1"/>
      <w:marLeft w:val="0"/>
      <w:marRight w:val="0"/>
      <w:marTop w:val="0"/>
      <w:marBottom w:val="0"/>
      <w:divBdr>
        <w:top w:val="none" w:sz="0" w:space="0" w:color="auto"/>
        <w:left w:val="none" w:sz="0" w:space="0" w:color="auto"/>
        <w:bottom w:val="none" w:sz="0" w:space="0" w:color="auto"/>
        <w:right w:val="none" w:sz="0" w:space="0" w:color="auto"/>
      </w:divBdr>
    </w:div>
    <w:div w:id="816529662">
      <w:bodyDiv w:val="1"/>
      <w:marLeft w:val="0"/>
      <w:marRight w:val="0"/>
      <w:marTop w:val="0"/>
      <w:marBottom w:val="0"/>
      <w:divBdr>
        <w:top w:val="none" w:sz="0" w:space="0" w:color="auto"/>
        <w:left w:val="none" w:sz="0" w:space="0" w:color="auto"/>
        <w:bottom w:val="none" w:sz="0" w:space="0" w:color="auto"/>
        <w:right w:val="none" w:sz="0" w:space="0" w:color="auto"/>
      </w:divBdr>
    </w:div>
    <w:div w:id="816652745">
      <w:bodyDiv w:val="1"/>
      <w:marLeft w:val="0"/>
      <w:marRight w:val="0"/>
      <w:marTop w:val="0"/>
      <w:marBottom w:val="0"/>
      <w:divBdr>
        <w:top w:val="none" w:sz="0" w:space="0" w:color="auto"/>
        <w:left w:val="none" w:sz="0" w:space="0" w:color="auto"/>
        <w:bottom w:val="none" w:sz="0" w:space="0" w:color="auto"/>
        <w:right w:val="none" w:sz="0" w:space="0" w:color="auto"/>
      </w:divBdr>
    </w:div>
    <w:div w:id="816804120">
      <w:bodyDiv w:val="1"/>
      <w:marLeft w:val="0"/>
      <w:marRight w:val="0"/>
      <w:marTop w:val="0"/>
      <w:marBottom w:val="0"/>
      <w:divBdr>
        <w:top w:val="none" w:sz="0" w:space="0" w:color="auto"/>
        <w:left w:val="none" w:sz="0" w:space="0" w:color="auto"/>
        <w:bottom w:val="none" w:sz="0" w:space="0" w:color="auto"/>
        <w:right w:val="none" w:sz="0" w:space="0" w:color="auto"/>
      </w:divBdr>
    </w:div>
    <w:div w:id="816916528">
      <w:bodyDiv w:val="1"/>
      <w:marLeft w:val="0"/>
      <w:marRight w:val="0"/>
      <w:marTop w:val="0"/>
      <w:marBottom w:val="0"/>
      <w:divBdr>
        <w:top w:val="none" w:sz="0" w:space="0" w:color="auto"/>
        <w:left w:val="none" w:sz="0" w:space="0" w:color="auto"/>
        <w:bottom w:val="none" w:sz="0" w:space="0" w:color="auto"/>
        <w:right w:val="none" w:sz="0" w:space="0" w:color="auto"/>
      </w:divBdr>
    </w:div>
    <w:div w:id="816998797">
      <w:bodyDiv w:val="1"/>
      <w:marLeft w:val="0"/>
      <w:marRight w:val="0"/>
      <w:marTop w:val="0"/>
      <w:marBottom w:val="0"/>
      <w:divBdr>
        <w:top w:val="none" w:sz="0" w:space="0" w:color="auto"/>
        <w:left w:val="none" w:sz="0" w:space="0" w:color="auto"/>
        <w:bottom w:val="none" w:sz="0" w:space="0" w:color="auto"/>
        <w:right w:val="none" w:sz="0" w:space="0" w:color="auto"/>
      </w:divBdr>
    </w:div>
    <w:div w:id="817264653">
      <w:bodyDiv w:val="1"/>
      <w:marLeft w:val="0"/>
      <w:marRight w:val="0"/>
      <w:marTop w:val="0"/>
      <w:marBottom w:val="0"/>
      <w:divBdr>
        <w:top w:val="none" w:sz="0" w:space="0" w:color="auto"/>
        <w:left w:val="none" w:sz="0" w:space="0" w:color="auto"/>
        <w:bottom w:val="none" w:sz="0" w:space="0" w:color="auto"/>
        <w:right w:val="none" w:sz="0" w:space="0" w:color="auto"/>
      </w:divBdr>
    </w:div>
    <w:div w:id="817501834">
      <w:bodyDiv w:val="1"/>
      <w:marLeft w:val="0"/>
      <w:marRight w:val="0"/>
      <w:marTop w:val="0"/>
      <w:marBottom w:val="0"/>
      <w:divBdr>
        <w:top w:val="none" w:sz="0" w:space="0" w:color="auto"/>
        <w:left w:val="none" w:sz="0" w:space="0" w:color="auto"/>
        <w:bottom w:val="none" w:sz="0" w:space="0" w:color="auto"/>
        <w:right w:val="none" w:sz="0" w:space="0" w:color="auto"/>
      </w:divBdr>
    </w:div>
    <w:div w:id="817650479">
      <w:bodyDiv w:val="1"/>
      <w:marLeft w:val="0"/>
      <w:marRight w:val="0"/>
      <w:marTop w:val="0"/>
      <w:marBottom w:val="0"/>
      <w:divBdr>
        <w:top w:val="none" w:sz="0" w:space="0" w:color="auto"/>
        <w:left w:val="none" w:sz="0" w:space="0" w:color="auto"/>
        <w:bottom w:val="none" w:sz="0" w:space="0" w:color="auto"/>
        <w:right w:val="none" w:sz="0" w:space="0" w:color="auto"/>
      </w:divBdr>
    </w:div>
    <w:div w:id="817768253">
      <w:bodyDiv w:val="1"/>
      <w:marLeft w:val="0"/>
      <w:marRight w:val="0"/>
      <w:marTop w:val="0"/>
      <w:marBottom w:val="0"/>
      <w:divBdr>
        <w:top w:val="none" w:sz="0" w:space="0" w:color="auto"/>
        <w:left w:val="none" w:sz="0" w:space="0" w:color="auto"/>
        <w:bottom w:val="none" w:sz="0" w:space="0" w:color="auto"/>
        <w:right w:val="none" w:sz="0" w:space="0" w:color="auto"/>
      </w:divBdr>
    </w:div>
    <w:div w:id="817839055">
      <w:bodyDiv w:val="1"/>
      <w:marLeft w:val="0"/>
      <w:marRight w:val="0"/>
      <w:marTop w:val="0"/>
      <w:marBottom w:val="0"/>
      <w:divBdr>
        <w:top w:val="none" w:sz="0" w:space="0" w:color="auto"/>
        <w:left w:val="none" w:sz="0" w:space="0" w:color="auto"/>
        <w:bottom w:val="none" w:sz="0" w:space="0" w:color="auto"/>
        <w:right w:val="none" w:sz="0" w:space="0" w:color="auto"/>
      </w:divBdr>
    </w:div>
    <w:div w:id="818037572">
      <w:bodyDiv w:val="1"/>
      <w:marLeft w:val="0"/>
      <w:marRight w:val="0"/>
      <w:marTop w:val="0"/>
      <w:marBottom w:val="0"/>
      <w:divBdr>
        <w:top w:val="none" w:sz="0" w:space="0" w:color="auto"/>
        <w:left w:val="none" w:sz="0" w:space="0" w:color="auto"/>
        <w:bottom w:val="none" w:sz="0" w:space="0" w:color="auto"/>
        <w:right w:val="none" w:sz="0" w:space="0" w:color="auto"/>
      </w:divBdr>
    </w:div>
    <w:div w:id="818108751">
      <w:bodyDiv w:val="1"/>
      <w:marLeft w:val="0"/>
      <w:marRight w:val="0"/>
      <w:marTop w:val="0"/>
      <w:marBottom w:val="0"/>
      <w:divBdr>
        <w:top w:val="none" w:sz="0" w:space="0" w:color="auto"/>
        <w:left w:val="none" w:sz="0" w:space="0" w:color="auto"/>
        <w:bottom w:val="none" w:sz="0" w:space="0" w:color="auto"/>
        <w:right w:val="none" w:sz="0" w:space="0" w:color="auto"/>
      </w:divBdr>
    </w:div>
    <w:div w:id="818226370">
      <w:bodyDiv w:val="1"/>
      <w:marLeft w:val="0"/>
      <w:marRight w:val="0"/>
      <w:marTop w:val="0"/>
      <w:marBottom w:val="0"/>
      <w:divBdr>
        <w:top w:val="none" w:sz="0" w:space="0" w:color="auto"/>
        <w:left w:val="none" w:sz="0" w:space="0" w:color="auto"/>
        <w:bottom w:val="none" w:sz="0" w:space="0" w:color="auto"/>
        <w:right w:val="none" w:sz="0" w:space="0" w:color="auto"/>
      </w:divBdr>
    </w:div>
    <w:div w:id="818305181">
      <w:bodyDiv w:val="1"/>
      <w:marLeft w:val="0"/>
      <w:marRight w:val="0"/>
      <w:marTop w:val="0"/>
      <w:marBottom w:val="0"/>
      <w:divBdr>
        <w:top w:val="none" w:sz="0" w:space="0" w:color="auto"/>
        <w:left w:val="none" w:sz="0" w:space="0" w:color="auto"/>
        <w:bottom w:val="none" w:sz="0" w:space="0" w:color="auto"/>
        <w:right w:val="none" w:sz="0" w:space="0" w:color="auto"/>
      </w:divBdr>
    </w:div>
    <w:div w:id="818348858">
      <w:bodyDiv w:val="1"/>
      <w:marLeft w:val="0"/>
      <w:marRight w:val="0"/>
      <w:marTop w:val="0"/>
      <w:marBottom w:val="0"/>
      <w:divBdr>
        <w:top w:val="none" w:sz="0" w:space="0" w:color="auto"/>
        <w:left w:val="none" w:sz="0" w:space="0" w:color="auto"/>
        <w:bottom w:val="none" w:sz="0" w:space="0" w:color="auto"/>
        <w:right w:val="none" w:sz="0" w:space="0" w:color="auto"/>
      </w:divBdr>
    </w:div>
    <w:div w:id="818496884">
      <w:bodyDiv w:val="1"/>
      <w:marLeft w:val="0"/>
      <w:marRight w:val="0"/>
      <w:marTop w:val="0"/>
      <w:marBottom w:val="0"/>
      <w:divBdr>
        <w:top w:val="none" w:sz="0" w:space="0" w:color="auto"/>
        <w:left w:val="none" w:sz="0" w:space="0" w:color="auto"/>
        <w:bottom w:val="none" w:sz="0" w:space="0" w:color="auto"/>
        <w:right w:val="none" w:sz="0" w:space="0" w:color="auto"/>
      </w:divBdr>
    </w:div>
    <w:div w:id="818501164">
      <w:bodyDiv w:val="1"/>
      <w:marLeft w:val="0"/>
      <w:marRight w:val="0"/>
      <w:marTop w:val="0"/>
      <w:marBottom w:val="0"/>
      <w:divBdr>
        <w:top w:val="none" w:sz="0" w:space="0" w:color="auto"/>
        <w:left w:val="none" w:sz="0" w:space="0" w:color="auto"/>
        <w:bottom w:val="none" w:sz="0" w:space="0" w:color="auto"/>
        <w:right w:val="none" w:sz="0" w:space="0" w:color="auto"/>
      </w:divBdr>
    </w:div>
    <w:div w:id="818612385">
      <w:bodyDiv w:val="1"/>
      <w:marLeft w:val="0"/>
      <w:marRight w:val="0"/>
      <w:marTop w:val="0"/>
      <w:marBottom w:val="0"/>
      <w:divBdr>
        <w:top w:val="none" w:sz="0" w:space="0" w:color="auto"/>
        <w:left w:val="none" w:sz="0" w:space="0" w:color="auto"/>
        <w:bottom w:val="none" w:sz="0" w:space="0" w:color="auto"/>
        <w:right w:val="none" w:sz="0" w:space="0" w:color="auto"/>
      </w:divBdr>
    </w:div>
    <w:div w:id="818814357">
      <w:bodyDiv w:val="1"/>
      <w:marLeft w:val="0"/>
      <w:marRight w:val="0"/>
      <w:marTop w:val="0"/>
      <w:marBottom w:val="0"/>
      <w:divBdr>
        <w:top w:val="none" w:sz="0" w:space="0" w:color="auto"/>
        <w:left w:val="none" w:sz="0" w:space="0" w:color="auto"/>
        <w:bottom w:val="none" w:sz="0" w:space="0" w:color="auto"/>
        <w:right w:val="none" w:sz="0" w:space="0" w:color="auto"/>
      </w:divBdr>
    </w:div>
    <w:div w:id="819080750">
      <w:bodyDiv w:val="1"/>
      <w:marLeft w:val="0"/>
      <w:marRight w:val="0"/>
      <w:marTop w:val="0"/>
      <w:marBottom w:val="0"/>
      <w:divBdr>
        <w:top w:val="none" w:sz="0" w:space="0" w:color="auto"/>
        <w:left w:val="none" w:sz="0" w:space="0" w:color="auto"/>
        <w:bottom w:val="none" w:sz="0" w:space="0" w:color="auto"/>
        <w:right w:val="none" w:sz="0" w:space="0" w:color="auto"/>
      </w:divBdr>
    </w:div>
    <w:div w:id="819082351">
      <w:bodyDiv w:val="1"/>
      <w:marLeft w:val="0"/>
      <w:marRight w:val="0"/>
      <w:marTop w:val="0"/>
      <w:marBottom w:val="0"/>
      <w:divBdr>
        <w:top w:val="none" w:sz="0" w:space="0" w:color="auto"/>
        <w:left w:val="none" w:sz="0" w:space="0" w:color="auto"/>
        <w:bottom w:val="none" w:sz="0" w:space="0" w:color="auto"/>
        <w:right w:val="none" w:sz="0" w:space="0" w:color="auto"/>
      </w:divBdr>
    </w:div>
    <w:div w:id="819541577">
      <w:bodyDiv w:val="1"/>
      <w:marLeft w:val="0"/>
      <w:marRight w:val="0"/>
      <w:marTop w:val="0"/>
      <w:marBottom w:val="0"/>
      <w:divBdr>
        <w:top w:val="none" w:sz="0" w:space="0" w:color="auto"/>
        <w:left w:val="none" w:sz="0" w:space="0" w:color="auto"/>
        <w:bottom w:val="none" w:sz="0" w:space="0" w:color="auto"/>
        <w:right w:val="none" w:sz="0" w:space="0" w:color="auto"/>
      </w:divBdr>
    </w:div>
    <w:div w:id="819882886">
      <w:bodyDiv w:val="1"/>
      <w:marLeft w:val="0"/>
      <w:marRight w:val="0"/>
      <w:marTop w:val="0"/>
      <w:marBottom w:val="0"/>
      <w:divBdr>
        <w:top w:val="none" w:sz="0" w:space="0" w:color="auto"/>
        <w:left w:val="none" w:sz="0" w:space="0" w:color="auto"/>
        <w:bottom w:val="none" w:sz="0" w:space="0" w:color="auto"/>
        <w:right w:val="none" w:sz="0" w:space="0" w:color="auto"/>
      </w:divBdr>
    </w:div>
    <w:div w:id="819997590">
      <w:bodyDiv w:val="1"/>
      <w:marLeft w:val="0"/>
      <w:marRight w:val="0"/>
      <w:marTop w:val="0"/>
      <w:marBottom w:val="0"/>
      <w:divBdr>
        <w:top w:val="none" w:sz="0" w:space="0" w:color="auto"/>
        <w:left w:val="none" w:sz="0" w:space="0" w:color="auto"/>
        <w:bottom w:val="none" w:sz="0" w:space="0" w:color="auto"/>
        <w:right w:val="none" w:sz="0" w:space="0" w:color="auto"/>
      </w:divBdr>
    </w:div>
    <w:div w:id="820082008">
      <w:bodyDiv w:val="1"/>
      <w:marLeft w:val="0"/>
      <w:marRight w:val="0"/>
      <w:marTop w:val="0"/>
      <w:marBottom w:val="0"/>
      <w:divBdr>
        <w:top w:val="none" w:sz="0" w:space="0" w:color="auto"/>
        <w:left w:val="none" w:sz="0" w:space="0" w:color="auto"/>
        <w:bottom w:val="none" w:sz="0" w:space="0" w:color="auto"/>
        <w:right w:val="none" w:sz="0" w:space="0" w:color="auto"/>
      </w:divBdr>
    </w:div>
    <w:div w:id="820124370">
      <w:bodyDiv w:val="1"/>
      <w:marLeft w:val="0"/>
      <w:marRight w:val="0"/>
      <w:marTop w:val="0"/>
      <w:marBottom w:val="0"/>
      <w:divBdr>
        <w:top w:val="none" w:sz="0" w:space="0" w:color="auto"/>
        <w:left w:val="none" w:sz="0" w:space="0" w:color="auto"/>
        <w:bottom w:val="none" w:sz="0" w:space="0" w:color="auto"/>
        <w:right w:val="none" w:sz="0" w:space="0" w:color="auto"/>
      </w:divBdr>
    </w:div>
    <w:div w:id="820149453">
      <w:bodyDiv w:val="1"/>
      <w:marLeft w:val="0"/>
      <w:marRight w:val="0"/>
      <w:marTop w:val="0"/>
      <w:marBottom w:val="0"/>
      <w:divBdr>
        <w:top w:val="none" w:sz="0" w:space="0" w:color="auto"/>
        <w:left w:val="none" w:sz="0" w:space="0" w:color="auto"/>
        <w:bottom w:val="none" w:sz="0" w:space="0" w:color="auto"/>
        <w:right w:val="none" w:sz="0" w:space="0" w:color="auto"/>
      </w:divBdr>
    </w:div>
    <w:div w:id="820191845">
      <w:bodyDiv w:val="1"/>
      <w:marLeft w:val="0"/>
      <w:marRight w:val="0"/>
      <w:marTop w:val="0"/>
      <w:marBottom w:val="0"/>
      <w:divBdr>
        <w:top w:val="none" w:sz="0" w:space="0" w:color="auto"/>
        <w:left w:val="none" w:sz="0" w:space="0" w:color="auto"/>
        <w:bottom w:val="none" w:sz="0" w:space="0" w:color="auto"/>
        <w:right w:val="none" w:sz="0" w:space="0" w:color="auto"/>
      </w:divBdr>
    </w:div>
    <w:div w:id="820316717">
      <w:bodyDiv w:val="1"/>
      <w:marLeft w:val="0"/>
      <w:marRight w:val="0"/>
      <w:marTop w:val="0"/>
      <w:marBottom w:val="0"/>
      <w:divBdr>
        <w:top w:val="none" w:sz="0" w:space="0" w:color="auto"/>
        <w:left w:val="none" w:sz="0" w:space="0" w:color="auto"/>
        <w:bottom w:val="none" w:sz="0" w:space="0" w:color="auto"/>
        <w:right w:val="none" w:sz="0" w:space="0" w:color="auto"/>
      </w:divBdr>
    </w:div>
    <w:div w:id="820459847">
      <w:bodyDiv w:val="1"/>
      <w:marLeft w:val="0"/>
      <w:marRight w:val="0"/>
      <w:marTop w:val="0"/>
      <w:marBottom w:val="0"/>
      <w:divBdr>
        <w:top w:val="none" w:sz="0" w:space="0" w:color="auto"/>
        <w:left w:val="none" w:sz="0" w:space="0" w:color="auto"/>
        <w:bottom w:val="none" w:sz="0" w:space="0" w:color="auto"/>
        <w:right w:val="none" w:sz="0" w:space="0" w:color="auto"/>
      </w:divBdr>
    </w:div>
    <w:div w:id="820537800">
      <w:bodyDiv w:val="1"/>
      <w:marLeft w:val="0"/>
      <w:marRight w:val="0"/>
      <w:marTop w:val="0"/>
      <w:marBottom w:val="0"/>
      <w:divBdr>
        <w:top w:val="none" w:sz="0" w:space="0" w:color="auto"/>
        <w:left w:val="none" w:sz="0" w:space="0" w:color="auto"/>
        <w:bottom w:val="none" w:sz="0" w:space="0" w:color="auto"/>
        <w:right w:val="none" w:sz="0" w:space="0" w:color="auto"/>
      </w:divBdr>
    </w:div>
    <w:div w:id="820542655">
      <w:bodyDiv w:val="1"/>
      <w:marLeft w:val="0"/>
      <w:marRight w:val="0"/>
      <w:marTop w:val="0"/>
      <w:marBottom w:val="0"/>
      <w:divBdr>
        <w:top w:val="none" w:sz="0" w:space="0" w:color="auto"/>
        <w:left w:val="none" w:sz="0" w:space="0" w:color="auto"/>
        <w:bottom w:val="none" w:sz="0" w:space="0" w:color="auto"/>
        <w:right w:val="none" w:sz="0" w:space="0" w:color="auto"/>
      </w:divBdr>
    </w:div>
    <w:div w:id="820582723">
      <w:bodyDiv w:val="1"/>
      <w:marLeft w:val="0"/>
      <w:marRight w:val="0"/>
      <w:marTop w:val="0"/>
      <w:marBottom w:val="0"/>
      <w:divBdr>
        <w:top w:val="none" w:sz="0" w:space="0" w:color="auto"/>
        <w:left w:val="none" w:sz="0" w:space="0" w:color="auto"/>
        <w:bottom w:val="none" w:sz="0" w:space="0" w:color="auto"/>
        <w:right w:val="none" w:sz="0" w:space="0" w:color="auto"/>
      </w:divBdr>
    </w:div>
    <w:div w:id="820848142">
      <w:bodyDiv w:val="1"/>
      <w:marLeft w:val="0"/>
      <w:marRight w:val="0"/>
      <w:marTop w:val="0"/>
      <w:marBottom w:val="0"/>
      <w:divBdr>
        <w:top w:val="none" w:sz="0" w:space="0" w:color="auto"/>
        <w:left w:val="none" w:sz="0" w:space="0" w:color="auto"/>
        <w:bottom w:val="none" w:sz="0" w:space="0" w:color="auto"/>
        <w:right w:val="none" w:sz="0" w:space="0" w:color="auto"/>
      </w:divBdr>
    </w:div>
    <w:div w:id="820850314">
      <w:bodyDiv w:val="1"/>
      <w:marLeft w:val="0"/>
      <w:marRight w:val="0"/>
      <w:marTop w:val="0"/>
      <w:marBottom w:val="0"/>
      <w:divBdr>
        <w:top w:val="none" w:sz="0" w:space="0" w:color="auto"/>
        <w:left w:val="none" w:sz="0" w:space="0" w:color="auto"/>
        <w:bottom w:val="none" w:sz="0" w:space="0" w:color="auto"/>
        <w:right w:val="none" w:sz="0" w:space="0" w:color="auto"/>
      </w:divBdr>
    </w:div>
    <w:div w:id="821040019">
      <w:bodyDiv w:val="1"/>
      <w:marLeft w:val="0"/>
      <w:marRight w:val="0"/>
      <w:marTop w:val="0"/>
      <w:marBottom w:val="0"/>
      <w:divBdr>
        <w:top w:val="none" w:sz="0" w:space="0" w:color="auto"/>
        <w:left w:val="none" w:sz="0" w:space="0" w:color="auto"/>
        <w:bottom w:val="none" w:sz="0" w:space="0" w:color="auto"/>
        <w:right w:val="none" w:sz="0" w:space="0" w:color="auto"/>
      </w:divBdr>
    </w:div>
    <w:div w:id="821048861">
      <w:bodyDiv w:val="1"/>
      <w:marLeft w:val="0"/>
      <w:marRight w:val="0"/>
      <w:marTop w:val="0"/>
      <w:marBottom w:val="0"/>
      <w:divBdr>
        <w:top w:val="none" w:sz="0" w:space="0" w:color="auto"/>
        <w:left w:val="none" w:sz="0" w:space="0" w:color="auto"/>
        <w:bottom w:val="none" w:sz="0" w:space="0" w:color="auto"/>
        <w:right w:val="none" w:sz="0" w:space="0" w:color="auto"/>
      </w:divBdr>
    </w:div>
    <w:div w:id="821195090">
      <w:bodyDiv w:val="1"/>
      <w:marLeft w:val="0"/>
      <w:marRight w:val="0"/>
      <w:marTop w:val="0"/>
      <w:marBottom w:val="0"/>
      <w:divBdr>
        <w:top w:val="none" w:sz="0" w:space="0" w:color="auto"/>
        <w:left w:val="none" w:sz="0" w:space="0" w:color="auto"/>
        <w:bottom w:val="none" w:sz="0" w:space="0" w:color="auto"/>
        <w:right w:val="none" w:sz="0" w:space="0" w:color="auto"/>
      </w:divBdr>
    </w:div>
    <w:div w:id="821233023">
      <w:bodyDiv w:val="1"/>
      <w:marLeft w:val="0"/>
      <w:marRight w:val="0"/>
      <w:marTop w:val="0"/>
      <w:marBottom w:val="0"/>
      <w:divBdr>
        <w:top w:val="none" w:sz="0" w:space="0" w:color="auto"/>
        <w:left w:val="none" w:sz="0" w:space="0" w:color="auto"/>
        <w:bottom w:val="none" w:sz="0" w:space="0" w:color="auto"/>
        <w:right w:val="none" w:sz="0" w:space="0" w:color="auto"/>
      </w:divBdr>
    </w:div>
    <w:div w:id="821233055">
      <w:bodyDiv w:val="1"/>
      <w:marLeft w:val="0"/>
      <w:marRight w:val="0"/>
      <w:marTop w:val="0"/>
      <w:marBottom w:val="0"/>
      <w:divBdr>
        <w:top w:val="none" w:sz="0" w:space="0" w:color="auto"/>
        <w:left w:val="none" w:sz="0" w:space="0" w:color="auto"/>
        <w:bottom w:val="none" w:sz="0" w:space="0" w:color="auto"/>
        <w:right w:val="none" w:sz="0" w:space="0" w:color="auto"/>
      </w:divBdr>
    </w:div>
    <w:div w:id="821241895">
      <w:bodyDiv w:val="1"/>
      <w:marLeft w:val="0"/>
      <w:marRight w:val="0"/>
      <w:marTop w:val="0"/>
      <w:marBottom w:val="0"/>
      <w:divBdr>
        <w:top w:val="none" w:sz="0" w:space="0" w:color="auto"/>
        <w:left w:val="none" w:sz="0" w:space="0" w:color="auto"/>
        <w:bottom w:val="none" w:sz="0" w:space="0" w:color="auto"/>
        <w:right w:val="none" w:sz="0" w:space="0" w:color="auto"/>
      </w:divBdr>
    </w:div>
    <w:div w:id="821429118">
      <w:bodyDiv w:val="1"/>
      <w:marLeft w:val="0"/>
      <w:marRight w:val="0"/>
      <w:marTop w:val="0"/>
      <w:marBottom w:val="0"/>
      <w:divBdr>
        <w:top w:val="none" w:sz="0" w:space="0" w:color="auto"/>
        <w:left w:val="none" w:sz="0" w:space="0" w:color="auto"/>
        <w:bottom w:val="none" w:sz="0" w:space="0" w:color="auto"/>
        <w:right w:val="none" w:sz="0" w:space="0" w:color="auto"/>
      </w:divBdr>
    </w:div>
    <w:div w:id="821460304">
      <w:bodyDiv w:val="1"/>
      <w:marLeft w:val="0"/>
      <w:marRight w:val="0"/>
      <w:marTop w:val="0"/>
      <w:marBottom w:val="0"/>
      <w:divBdr>
        <w:top w:val="none" w:sz="0" w:space="0" w:color="auto"/>
        <w:left w:val="none" w:sz="0" w:space="0" w:color="auto"/>
        <w:bottom w:val="none" w:sz="0" w:space="0" w:color="auto"/>
        <w:right w:val="none" w:sz="0" w:space="0" w:color="auto"/>
      </w:divBdr>
    </w:div>
    <w:div w:id="821585078">
      <w:bodyDiv w:val="1"/>
      <w:marLeft w:val="0"/>
      <w:marRight w:val="0"/>
      <w:marTop w:val="0"/>
      <w:marBottom w:val="0"/>
      <w:divBdr>
        <w:top w:val="none" w:sz="0" w:space="0" w:color="auto"/>
        <w:left w:val="none" w:sz="0" w:space="0" w:color="auto"/>
        <w:bottom w:val="none" w:sz="0" w:space="0" w:color="auto"/>
        <w:right w:val="none" w:sz="0" w:space="0" w:color="auto"/>
      </w:divBdr>
    </w:div>
    <w:div w:id="821847188">
      <w:bodyDiv w:val="1"/>
      <w:marLeft w:val="0"/>
      <w:marRight w:val="0"/>
      <w:marTop w:val="0"/>
      <w:marBottom w:val="0"/>
      <w:divBdr>
        <w:top w:val="none" w:sz="0" w:space="0" w:color="auto"/>
        <w:left w:val="none" w:sz="0" w:space="0" w:color="auto"/>
        <w:bottom w:val="none" w:sz="0" w:space="0" w:color="auto"/>
        <w:right w:val="none" w:sz="0" w:space="0" w:color="auto"/>
      </w:divBdr>
    </w:div>
    <w:div w:id="821853656">
      <w:bodyDiv w:val="1"/>
      <w:marLeft w:val="0"/>
      <w:marRight w:val="0"/>
      <w:marTop w:val="0"/>
      <w:marBottom w:val="0"/>
      <w:divBdr>
        <w:top w:val="none" w:sz="0" w:space="0" w:color="auto"/>
        <w:left w:val="none" w:sz="0" w:space="0" w:color="auto"/>
        <w:bottom w:val="none" w:sz="0" w:space="0" w:color="auto"/>
        <w:right w:val="none" w:sz="0" w:space="0" w:color="auto"/>
      </w:divBdr>
    </w:div>
    <w:div w:id="821894544">
      <w:bodyDiv w:val="1"/>
      <w:marLeft w:val="0"/>
      <w:marRight w:val="0"/>
      <w:marTop w:val="0"/>
      <w:marBottom w:val="0"/>
      <w:divBdr>
        <w:top w:val="none" w:sz="0" w:space="0" w:color="auto"/>
        <w:left w:val="none" w:sz="0" w:space="0" w:color="auto"/>
        <w:bottom w:val="none" w:sz="0" w:space="0" w:color="auto"/>
        <w:right w:val="none" w:sz="0" w:space="0" w:color="auto"/>
      </w:divBdr>
    </w:div>
    <w:div w:id="822351215">
      <w:bodyDiv w:val="1"/>
      <w:marLeft w:val="0"/>
      <w:marRight w:val="0"/>
      <w:marTop w:val="0"/>
      <w:marBottom w:val="0"/>
      <w:divBdr>
        <w:top w:val="none" w:sz="0" w:space="0" w:color="auto"/>
        <w:left w:val="none" w:sz="0" w:space="0" w:color="auto"/>
        <w:bottom w:val="none" w:sz="0" w:space="0" w:color="auto"/>
        <w:right w:val="none" w:sz="0" w:space="0" w:color="auto"/>
      </w:divBdr>
    </w:div>
    <w:div w:id="822550521">
      <w:bodyDiv w:val="1"/>
      <w:marLeft w:val="0"/>
      <w:marRight w:val="0"/>
      <w:marTop w:val="0"/>
      <w:marBottom w:val="0"/>
      <w:divBdr>
        <w:top w:val="none" w:sz="0" w:space="0" w:color="auto"/>
        <w:left w:val="none" w:sz="0" w:space="0" w:color="auto"/>
        <w:bottom w:val="none" w:sz="0" w:space="0" w:color="auto"/>
        <w:right w:val="none" w:sz="0" w:space="0" w:color="auto"/>
      </w:divBdr>
    </w:div>
    <w:div w:id="822620550">
      <w:bodyDiv w:val="1"/>
      <w:marLeft w:val="0"/>
      <w:marRight w:val="0"/>
      <w:marTop w:val="0"/>
      <w:marBottom w:val="0"/>
      <w:divBdr>
        <w:top w:val="none" w:sz="0" w:space="0" w:color="auto"/>
        <w:left w:val="none" w:sz="0" w:space="0" w:color="auto"/>
        <w:bottom w:val="none" w:sz="0" w:space="0" w:color="auto"/>
        <w:right w:val="none" w:sz="0" w:space="0" w:color="auto"/>
      </w:divBdr>
    </w:div>
    <w:div w:id="822890658">
      <w:bodyDiv w:val="1"/>
      <w:marLeft w:val="0"/>
      <w:marRight w:val="0"/>
      <w:marTop w:val="0"/>
      <w:marBottom w:val="0"/>
      <w:divBdr>
        <w:top w:val="none" w:sz="0" w:space="0" w:color="auto"/>
        <w:left w:val="none" w:sz="0" w:space="0" w:color="auto"/>
        <w:bottom w:val="none" w:sz="0" w:space="0" w:color="auto"/>
        <w:right w:val="none" w:sz="0" w:space="0" w:color="auto"/>
      </w:divBdr>
    </w:div>
    <w:div w:id="822891832">
      <w:bodyDiv w:val="1"/>
      <w:marLeft w:val="0"/>
      <w:marRight w:val="0"/>
      <w:marTop w:val="0"/>
      <w:marBottom w:val="0"/>
      <w:divBdr>
        <w:top w:val="none" w:sz="0" w:space="0" w:color="auto"/>
        <w:left w:val="none" w:sz="0" w:space="0" w:color="auto"/>
        <w:bottom w:val="none" w:sz="0" w:space="0" w:color="auto"/>
        <w:right w:val="none" w:sz="0" w:space="0" w:color="auto"/>
      </w:divBdr>
    </w:div>
    <w:div w:id="822895805">
      <w:bodyDiv w:val="1"/>
      <w:marLeft w:val="0"/>
      <w:marRight w:val="0"/>
      <w:marTop w:val="0"/>
      <w:marBottom w:val="0"/>
      <w:divBdr>
        <w:top w:val="none" w:sz="0" w:space="0" w:color="auto"/>
        <w:left w:val="none" w:sz="0" w:space="0" w:color="auto"/>
        <w:bottom w:val="none" w:sz="0" w:space="0" w:color="auto"/>
        <w:right w:val="none" w:sz="0" w:space="0" w:color="auto"/>
      </w:divBdr>
    </w:div>
    <w:div w:id="823009761">
      <w:bodyDiv w:val="1"/>
      <w:marLeft w:val="0"/>
      <w:marRight w:val="0"/>
      <w:marTop w:val="0"/>
      <w:marBottom w:val="0"/>
      <w:divBdr>
        <w:top w:val="none" w:sz="0" w:space="0" w:color="auto"/>
        <w:left w:val="none" w:sz="0" w:space="0" w:color="auto"/>
        <w:bottom w:val="none" w:sz="0" w:space="0" w:color="auto"/>
        <w:right w:val="none" w:sz="0" w:space="0" w:color="auto"/>
      </w:divBdr>
    </w:div>
    <w:div w:id="823162423">
      <w:bodyDiv w:val="1"/>
      <w:marLeft w:val="0"/>
      <w:marRight w:val="0"/>
      <w:marTop w:val="0"/>
      <w:marBottom w:val="0"/>
      <w:divBdr>
        <w:top w:val="none" w:sz="0" w:space="0" w:color="auto"/>
        <w:left w:val="none" w:sz="0" w:space="0" w:color="auto"/>
        <w:bottom w:val="none" w:sz="0" w:space="0" w:color="auto"/>
        <w:right w:val="none" w:sz="0" w:space="0" w:color="auto"/>
      </w:divBdr>
    </w:div>
    <w:div w:id="823206831">
      <w:bodyDiv w:val="1"/>
      <w:marLeft w:val="0"/>
      <w:marRight w:val="0"/>
      <w:marTop w:val="0"/>
      <w:marBottom w:val="0"/>
      <w:divBdr>
        <w:top w:val="none" w:sz="0" w:space="0" w:color="auto"/>
        <w:left w:val="none" w:sz="0" w:space="0" w:color="auto"/>
        <w:bottom w:val="none" w:sz="0" w:space="0" w:color="auto"/>
        <w:right w:val="none" w:sz="0" w:space="0" w:color="auto"/>
      </w:divBdr>
    </w:div>
    <w:div w:id="823472088">
      <w:bodyDiv w:val="1"/>
      <w:marLeft w:val="0"/>
      <w:marRight w:val="0"/>
      <w:marTop w:val="0"/>
      <w:marBottom w:val="0"/>
      <w:divBdr>
        <w:top w:val="none" w:sz="0" w:space="0" w:color="auto"/>
        <w:left w:val="none" w:sz="0" w:space="0" w:color="auto"/>
        <w:bottom w:val="none" w:sz="0" w:space="0" w:color="auto"/>
        <w:right w:val="none" w:sz="0" w:space="0" w:color="auto"/>
      </w:divBdr>
    </w:div>
    <w:div w:id="823665802">
      <w:bodyDiv w:val="1"/>
      <w:marLeft w:val="0"/>
      <w:marRight w:val="0"/>
      <w:marTop w:val="0"/>
      <w:marBottom w:val="0"/>
      <w:divBdr>
        <w:top w:val="none" w:sz="0" w:space="0" w:color="auto"/>
        <w:left w:val="none" w:sz="0" w:space="0" w:color="auto"/>
        <w:bottom w:val="none" w:sz="0" w:space="0" w:color="auto"/>
        <w:right w:val="none" w:sz="0" w:space="0" w:color="auto"/>
      </w:divBdr>
    </w:div>
    <w:div w:id="823934064">
      <w:bodyDiv w:val="1"/>
      <w:marLeft w:val="0"/>
      <w:marRight w:val="0"/>
      <w:marTop w:val="0"/>
      <w:marBottom w:val="0"/>
      <w:divBdr>
        <w:top w:val="none" w:sz="0" w:space="0" w:color="auto"/>
        <w:left w:val="none" w:sz="0" w:space="0" w:color="auto"/>
        <w:bottom w:val="none" w:sz="0" w:space="0" w:color="auto"/>
        <w:right w:val="none" w:sz="0" w:space="0" w:color="auto"/>
      </w:divBdr>
    </w:div>
    <w:div w:id="823935768">
      <w:bodyDiv w:val="1"/>
      <w:marLeft w:val="0"/>
      <w:marRight w:val="0"/>
      <w:marTop w:val="0"/>
      <w:marBottom w:val="0"/>
      <w:divBdr>
        <w:top w:val="none" w:sz="0" w:space="0" w:color="auto"/>
        <w:left w:val="none" w:sz="0" w:space="0" w:color="auto"/>
        <w:bottom w:val="none" w:sz="0" w:space="0" w:color="auto"/>
        <w:right w:val="none" w:sz="0" w:space="0" w:color="auto"/>
      </w:divBdr>
    </w:div>
    <w:div w:id="823937740">
      <w:bodyDiv w:val="1"/>
      <w:marLeft w:val="0"/>
      <w:marRight w:val="0"/>
      <w:marTop w:val="0"/>
      <w:marBottom w:val="0"/>
      <w:divBdr>
        <w:top w:val="none" w:sz="0" w:space="0" w:color="auto"/>
        <w:left w:val="none" w:sz="0" w:space="0" w:color="auto"/>
        <w:bottom w:val="none" w:sz="0" w:space="0" w:color="auto"/>
        <w:right w:val="none" w:sz="0" w:space="0" w:color="auto"/>
      </w:divBdr>
    </w:div>
    <w:div w:id="824004470">
      <w:bodyDiv w:val="1"/>
      <w:marLeft w:val="0"/>
      <w:marRight w:val="0"/>
      <w:marTop w:val="0"/>
      <w:marBottom w:val="0"/>
      <w:divBdr>
        <w:top w:val="none" w:sz="0" w:space="0" w:color="auto"/>
        <w:left w:val="none" w:sz="0" w:space="0" w:color="auto"/>
        <w:bottom w:val="none" w:sz="0" w:space="0" w:color="auto"/>
        <w:right w:val="none" w:sz="0" w:space="0" w:color="auto"/>
      </w:divBdr>
    </w:div>
    <w:div w:id="824056203">
      <w:bodyDiv w:val="1"/>
      <w:marLeft w:val="0"/>
      <w:marRight w:val="0"/>
      <w:marTop w:val="0"/>
      <w:marBottom w:val="0"/>
      <w:divBdr>
        <w:top w:val="none" w:sz="0" w:space="0" w:color="auto"/>
        <w:left w:val="none" w:sz="0" w:space="0" w:color="auto"/>
        <w:bottom w:val="none" w:sz="0" w:space="0" w:color="auto"/>
        <w:right w:val="none" w:sz="0" w:space="0" w:color="auto"/>
      </w:divBdr>
    </w:div>
    <w:div w:id="824124822">
      <w:bodyDiv w:val="1"/>
      <w:marLeft w:val="0"/>
      <w:marRight w:val="0"/>
      <w:marTop w:val="0"/>
      <w:marBottom w:val="0"/>
      <w:divBdr>
        <w:top w:val="none" w:sz="0" w:space="0" w:color="auto"/>
        <w:left w:val="none" w:sz="0" w:space="0" w:color="auto"/>
        <w:bottom w:val="none" w:sz="0" w:space="0" w:color="auto"/>
        <w:right w:val="none" w:sz="0" w:space="0" w:color="auto"/>
      </w:divBdr>
    </w:div>
    <w:div w:id="824315787">
      <w:bodyDiv w:val="1"/>
      <w:marLeft w:val="0"/>
      <w:marRight w:val="0"/>
      <w:marTop w:val="0"/>
      <w:marBottom w:val="0"/>
      <w:divBdr>
        <w:top w:val="none" w:sz="0" w:space="0" w:color="auto"/>
        <w:left w:val="none" w:sz="0" w:space="0" w:color="auto"/>
        <w:bottom w:val="none" w:sz="0" w:space="0" w:color="auto"/>
        <w:right w:val="none" w:sz="0" w:space="0" w:color="auto"/>
      </w:divBdr>
    </w:div>
    <w:div w:id="824316040">
      <w:bodyDiv w:val="1"/>
      <w:marLeft w:val="0"/>
      <w:marRight w:val="0"/>
      <w:marTop w:val="0"/>
      <w:marBottom w:val="0"/>
      <w:divBdr>
        <w:top w:val="none" w:sz="0" w:space="0" w:color="auto"/>
        <w:left w:val="none" w:sz="0" w:space="0" w:color="auto"/>
        <w:bottom w:val="none" w:sz="0" w:space="0" w:color="auto"/>
        <w:right w:val="none" w:sz="0" w:space="0" w:color="auto"/>
      </w:divBdr>
    </w:div>
    <w:div w:id="824514151">
      <w:bodyDiv w:val="1"/>
      <w:marLeft w:val="0"/>
      <w:marRight w:val="0"/>
      <w:marTop w:val="0"/>
      <w:marBottom w:val="0"/>
      <w:divBdr>
        <w:top w:val="none" w:sz="0" w:space="0" w:color="auto"/>
        <w:left w:val="none" w:sz="0" w:space="0" w:color="auto"/>
        <w:bottom w:val="none" w:sz="0" w:space="0" w:color="auto"/>
        <w:right w:val="none" w:sz="0" w:space="0" w:color="auto"/>
      </w:divBdr>
    </w:div>
    <w:div w:id="824862618">
      <w:bodyDiv w:val="1"/>
      <w:marLeft w:val="0"/>
      <w:marRight w:val="0"/>
      <w:marTop w:val="0"/>
      <w:marBottom w:val="0"/>
      <w:divBdr>
        <w:top w:val="none" w:sz="0" w:space="0" w:color="auto"/>
        <w:left w:val="none" w:sz="0" w:space="0" w:color="auto"/>
        <w:bottom w:val="none" w:sz="0" w:space="0" w:color="auto"/>
        <w:right w:val="none" w:sz="0" w:space="0" w:color="auto"/>
      </w:divBdr>
    </w:div>
    <w:div w:id="825438220">
      <w:bodyDiv w:val="1"/>
      <w:marLeft w:val="0"/>
      <w:marRight w:val="0"/>
      <w:marTop w:val="0"/>
      <w:marBottom w:val="0"/>
      <w:divBdr>
        <w:top w:val="none" w:sz="0" w:space="0" w:color="auto"/>
        <w:left w:val="none" w:sz="0" w:space="0" w:color="auto"/>
        <w:bottom w:val="none" w:sz="0" w:space="0" w:color="auto"/>
        <w:right w:val="none" w:sz="0" w:space="0" w:color="auto"/>
      </w:divBdr>
    </w:div>
    <w:div w:id="825516343">
      <w:bodyDiv w:val="1"/>
      <w:marLeft w:val="0"/>
      <w:marRight w:val="0"/>
      <w:marTop w:val="0"/>
      <w:marBottom w:val="0"/>
      <w:divBdr>
        <w:top w:val="none" w:sz="0" w:space="0" w:color="auto"/>
        <w:left w:val="none" w:sz="0" w:space="0" w:color="auto"/>
        <w:bottom w:val="none" w:sz="0" w:space="0" w:color="auto"/>
        <w:right w:val="none" w:sz="0" w:space="0" w:color="auto"/>
      </w:divBdr>
    </w:div>
    <w:div w:id="825630425">
      <w:bodyDiv w:val="1"/>
      <w:marLeft w:val="0"/>
      <w:marRight w:val="0"/>
      <w:marTop w:val="0"/>
      <w:marBottom w:val="0"/>
      <w:divBdr>
        <w:top w:val="none" w:sz="0" w:space="0" w:color="auto"/>
        <w:left w:val="none" w:sz="0" w:space="0" w:color="auto"/>
        <w:bottom w:val="none" w:sz="0" w:space="0" w:color="auto"/>
        <w:right w:val="none" w:sz="0" w:space="0" w:color="auto"/>
      </w:divBdr>
    </w:div>
    <w:div w:id="825898677">
      <w:bodyDiv w:val="1"/>
      <w:marLeft w:val="0"/>
      <w:marRight w:val="0"/>
      <w:marTop w:val="0"/>
      <w:marBottom w:val="0"/>
      <w:divBdr>
        <w:top w:val="none" w:sz="0" w:space="0" w:color="auto"/>
        <w:left w:val="none" w:sz="0" w:space="0" w:color="auto"/>
        <w:bottom w:val="none" w:sz="0" w:space="0" w:color="auto"/>
        <w:right w:val="none" w:sz="0" w:space="0" w:color="auto"/>
      </w:divBdr>
    </w:div>
    <w:div w:id="825971016">
      <w:bodyDiv w:val="1"/>
      <w:marLeft w:val="0"/>
      <w:marRight w:val="0"/>
      <w:marTop w:val="0"/>
      <w:marBottom w:val="0"/>
      <w:divBdr>
        <w:top w:val="none" w:sz="0" w:space="0" w:color="auto"/>
        <w:left w:val="none" w:sz="0" w:space="0" w:color="auto"/>
        <w:bottom w:val="none" w:sz="0" w:space="0" w:color="auto"/>
        <w:right w:val="none" w:sz="0" w:space="0" w:color="auto"/>
      </w:divBdr>
    </w:div>
    <w:div w:id="826097365">
      <w:bodyDiv w:val="1"/>
      <w:marLeft w:val="0"/>
      <w:marRight w:val="0"/>
      <w:marTop w:val="0"/>
      <w:marBottom w:val="0"/>
      <w:divBdr>
        <w:top w:val="none" w:sz="0" w:space="0" w:color="auto"/>
        <w:left w:val="none" w:sz="0" w:space="0" w:color="auto"/>
        <w:bottom w:val="none" w:sz="0" w:space="0" w:color="auto"/>
        <w:right w:val="none" w:sz="0" w:space="0" w:color="auto"/>
      </w:divBdr>
    </w:div>
    <w:div w:id="826244669">
      <w:bodyDiv w:val="1"/>
      <w:marLeft w:val="0"/>
      <w:marRight w:val="0"/>
      <w:marTop w:val="0"/>
      <w:marBottom w:val="0"/>
      <w:divBdr>
        <w:top w:val="none" w:sz="0" w:space="0" w:color="auto"/>
        <w:left w:val="none" w:sz="0" w:space="0" w:color="auto"/>
        <w:bottom w:val="none" w:sz="0" w:space="0" w:color="auto"/>
        <w:right w:val="none" w:sz="0" w:space="0" w:color="auto"/>
      </w:divBdr>
    </w:div>
    <w:div w:id="826363377">
      <w:bodyDiv w:val="1"/>
      <w:marLeft w:val="0"/>
      <w:marRight w:val="0"/>
      <w:marTop w:val="0"/>
      <w:marBottom w:val="0"/>
      <w:divBdr>
        <w:top w:val="none" w:sz="0" w:space="0" w:color="auto"/>
        <w:left w:val="none" w:sz="0" w:space="0" w:color="auto"/>
        <w:bottom w:val="none" w:sz="0" w:space="0" w:color="auto"/>
        <w:right w:val="none" w:sz="0" w:space="0" w:color="auto"/>
      </w:divBdr>
    </w:div>
    <w:div w:id="826432270">
      <w:bodyDiv w:val="1"/>
      <w:marLeft w:val="0"/>
      <w:marRight w:val="0"/>
      <w:marTop w:val="0"/>
      <w:marBottom w:val="0"/>
      <w:divBdr>
        <w:top w:val="none" w:sz="0" w:space="0" w:color="auto"/>
        <w:left w:val="none" w:sz="0" w:space="0" w:color="auto"/>
        <w:bottom w:val="none" w:sz="0" w:space="0" w:color="auto"/>
        <w:right w:val="none" w:sz="0" w:space="0" w:color="auto"/>
      </w:divBdr>
    </w:div>
    <w:div w:id="826626727">
      <w:bodyDiv w:val="1"/>
      <w:marLeft w:val="0"/>
      <w:marRight w:val="0"/>
      <w:marTop w:val="0"/>
      <w:marBottom w:val="0"/>
      <w:divBdr>
        <w:top w:val="none" w:sz="0" w:space="0" w:color="auto"/>
        <w:left w:val="none" w:sz="0" w:space="0" w:color="auto"/>
        <w:bottom w:val="none" w:sz="0" w:space="0" w:color="auto"/>
        <w:right w:val="none" w:sz="0" w:space="0" w:color="auto"/>
      </w:divBdr>
    </w:div>
    <w:div w:id="827136098">
      <w:bodyDiv w:val="1"/>
      <w:marLeft w:val="0"/>
      <w:marRight w:val="0"/>
      <w:marTop w:val="0"/>
      <w:marBottom w:val="0"/>
      <w:divBdr>
        <w:top w:val="none" w:sz="0" w:space="0" w:color="auto"/>
        <w:left w:val="none" w:sz="0" w:space="0" w:color="auto"/>
        <w:bottom w:val="none" w:sz="0" w:space="0" w:color="auto"/>
        <w:right w:val="none" w:sz="0" w:space="0" w:color="auto"/>
      </w:divBdr>
    </w:div>
    <w:div w:id="827330241">
      <w:bodyDiv w:val="1"/>
      <w:marLeft w:val="0"/>
      <w:marRight w:val="0"/>
      <w:marTop w:val="0"/>
      <w:marBottom w:val="0"/>
      <w:divBdr>
        <w:top w:val="none" w:sz="0" w:space="0" w:color="auto"/>
        <w:left w:val="none" w:sz="0" w:space="0" w:color="auto"/>
        <w:bottom w:val="none" w:sz="0" w:space="0" w:color="auto"/>
        <w:right w:val="none" w:sz="0" w:space="0" w:color="auto"/>
      </w:divBdr>
    </w:div>
    <w:div w:id="827481371">
      <w:bodyDiv w:val="1"/>
      <w:marLeft w:val="0"/>
      <w:marRight w:val="0"/>
      <w:marTop w:val="0"/>
      <w:marBottom w:val="0"/>
      <w:divBdr>
        <w:top w:val="none" w:sz="0" w:space="0" w:color="auto"/>
        <w:left w:val="none" w:sz="0" w:space="0" w:color="auto"/>
        <w:bottom w:val="none" w:sz="0" w:space="0" w:color="auto"/>
        <w:right w:val="none" w:sz="0" w:space="0" w:color="auto"/>
      </w:divBdr>
    </w:div>
    <w:div w:id="827525234">
      <w:bodyDiv w:val="1"/>
      <w:marLeft w:val="0"/>
      <w:marRight w:val="0"/>
      <w:marTop w:val="0"/>
      <w:marBottom w:val="0"/>
      <w:divBdr>
        <w:top w:val="none" w:sz="0" w:space="0" w:color="auto"/>
        <w:left w:val="none" w:sz="0" w:space="0" w:color="auto"/>
        <w:bottom w:val="none" w:sz="0" w:space="0" w:color="auto"/>
        <w:right w:val="none" w:sz="0" w:space="0" w:color="auto"/>
      </w:divBdr>
    </w:div>
    <w:div w:id="827553921">
      <w:bodyDiv w:val="1"/>
      <w:marLeft w:val="0"/>
      <w:marRight w:val="0"/>
      <w:marTop w:val="0"/>
      <w:marBottom w:val="0"/>
      <w:divBdr>
        <w:top w:val="none" w:sz="0" w:space="0" w:color="auto"/>
        <w:left w:val="none" w:sz="0" w:space="0" w:color="auto"/>
        <w:bottom w:val="none" w:sz="0" w:space="0" w:color="auto"/>
        <w:right w:val="none" w:sz="0" w:space="0" w:color="auto"/>
      </w:divBdr>
    </w:div>
    <w:div w:id="827676698">
      <w:bodyDiv w:val="1"/>
      <w:marLeft w:val="0"/>
      <w:marRight w:val="0"/>
      <w:marTop w:val="0"/>
      <w:marBottom w:val="0"/>
      <w:divBdr>
        <w:top w:val="none" w:sz="0" w:space="0" w:color="auto"/>
        <w:left w:val="none" w:sz="0" w:space="0" w:color="auto"/>
        <w:bottom w:val="none" w:sz="0" w:space="0" w:color="auto"/>
        <w:right w:val="none" w:sz="0" w:space="0" w:color="auto"/>
      </w:divBdr>
    </w:div>
    <w:div w:id="827746709">
      <w:bodyDiv w:val="1"/>
      <w:marLeft w:val="0"/>
      <w:marRight w:val="0"/>
      <w:marTop w:val="0"/>
      <w:marBottom w:val="0"/>
      <w:divBdr>
        <w:top w:val="none" w:sz="0" w:space="0" w:color="auto"/>
        <w:left w:val="none" w:sz="0" w:space="0" w:color="auto"/>
        <w:bottom w:val="none" w:sz="0" w:space="0" w:color="auto"/>
        <w:right w:val="none" w:sz="0" w:space="0" w:color="auto"/>
      </w:divBdr>
    </w:div>
    <w:div w:id="827869876">
      <w:bodyDiv w:val="1"/>
      <w:marLeft w:val="0"/>
      <w:marRight w:val="0"/>
      <w:marTop w:val="0"/>
      <w:marBottom w:val="0"/>
      <w:divBdr>
        <w:top w:val="none" w:sz="0" w:space="0" w:color="auto"/>
        <w:left w:val="none" w:sz="0" w:space="0" w:color="auto"/>
        <w:bottom w:val="none" w:sz="0" w:space="0" w:color="auto"/>
        <w:right w:val="none" w:sz="0" w:space="0" w:color="auto"/>
      </w:divBdr>
    </w:div>
    <w:div w:id="827937262">
      <w:bodyDiv w:val="1"/>
      <w:marLeft w:val="0"/>
      <w:marRight w:val="0"/>
      <w:marTop w:val="0"/>
      <w:marBottom w:val="0"/>
      <w:divBdr>
        <w:top w:val="none" w:sz="0" w:space="0" w:color="auto"/>
        <w:left w:val="none" w:sz="0" w:space="0" w:color="auto"/>
        <w:bottom w:val="none" w:sz="0" w:space="0" w:color="auto"/>
        <w:right w:val="none" w:sz="0" w:space="0" w:color="auto"/>
      </w:divBdr>
    </w:div>
    <w:div w:id="827982312">
      <w:bodyDiv w:val="1"/>
      <w:marLeft w:val="0"/>
      <w:marRight w:val="0"/>
      <w:marTop w:val="0"/>
      <w:marBottom w:val="0"/>
      <w:divBdr>
        <w:top w:val="none" w:sz="0" w:space="0" w:color="auto"/>
        <w:left w:val="none" w:sz="0" w:space="0" w:color="auto"/>
        <w:bottom w:val="none" w:sz="0" w:space="0" w:color="auto"/>
        <w:right w:val="none" w:sz="0" w:space="0" w:color="auto"/>
      </w:divBdr>
    </w:div>
    <w:div w:id="828204878">
      <w:bodyDiv w:val="1"/>
      <w:marLeft w:val="0"/>
      <w:marRight w:val="0"/>
      <w:marTop w:val="0"/>
      <w:marBottom w:val="0"/>
      <w:divBdr>
        <w:top w:val="none" w:sz="0" w:space="0" w:color="auto"/>
        <w:left w:val="none" w:sz="0" w:space="0" w:color="auto"/>
        <w:bottom w:val="none" w:sz="0" w:space="0" w:color="auto"/>
        <w:right w:val="none" w:sz="0" w:space="0" w:color="auto"/>
      </w:divBdr>
    </w:div>
    <w:div w:id="828209191">
      <w:bodyDiv w:val="1"/>
      <w:marLeft w:val="0"/>
      <w:marRight w:val="0"/>
      <w:marTop w:val="0"/>
      <w:marBottom w:val="0"/>
      <w:divBdr>
        <w:top w:val="none" w:sz="0" w:space="0" w:color="auto"/>
        <w:left w:val="none" w:sz="0" w:space="0" w:color="auto"/>
        <w:bottom w:val="none" w:sz="0" w:space="0" w:color="auto"/>
        <w:right w:val="none" w:sz="0" w:space="0" w:color="auto"/>
      </w:divBdr>
    </w:div>
    <w:div w:id="828519120">
      <w:bodyDiv w:val="1"/>
      <w:marLeft w:val="0"/>
      <w:marRight w:val="0"/>
      <w:marTop w:val="0"/>
      <w:marBottom w:val="0"/>
      <w:divBdr>
        <w:top w:val="none" w:sz="0" w:space="0" w:color="auto"/>
        <w:left w:val="none" w:sz="0" w:space="0" w:color="auto"/>
        <w:bottom w:val="none" w:sz="0" w:space="0" w:color="auto"/>
        <w:right w:val="none" w:sz="0" w:space="0" w:color="auto"/>
      </w:divBdr>
    </w:div>
    <w:div w:id="828600498">
      <w:bodyDiv w:val="1"/>
      <w:marLeft w:val="0"/>
      <w:marRight w:val="0"/>
      <w:marTop w:val="0"/>
      <w:marBottom w:val="0"/>
      <w:divBdr>
        <w:top w:val="none" w:sz="0" w:space="0" w:color="auto"/>
        <w:left w:val="none" w:sz="0" w:space="0" w:color="auto"/>
        <w:bottom w:val="none" w:sz="0" w:space="0" w:color="auto"/>
        <w:right w:val="none" w:sz="0" w:space="0" w:color="auto"/>
      </w:divBdr>
    </w:div>
    <w:div w:id="828910524">
      <w:bodyDiv w:val="1"/>
      <w:marLeft w:val="0"/>
      <w:marRight w:val="0"/>
      <w:marTop w:val="0"/>
      <w:marBottom w:val="0"/>
      <w:divBdr>
        <w:top w:val="none" w:sz="0" w:space="0" w:color="auto"/>
        <w:left w:val="none" w:sz="0" w:space="0" w:color="auto"/>
        <w:bottom w:val="none" w:sz="0" w:space="0" w:color="auto"/>
        <w:right w:val="none" w:sz="0" w:space="0" w:color="auto"/>
      </w:divBdr>
    </w:div>
    <w:div w:id="829100503">
      <w:bodyDiv w:val="1"/>
      <w:marLeft w:val="0"/>
      <w:marRight w:val="0"/>
      <w:marTop w:val="0"/>
      <w:marBottom w:val="0"/>
      <w:divBdr>
        <w:top w:val="none" w:sz="0" w:space="0" w:color="auto"/>
        <w:left w:val="none" w:sz="0" w:space="0" w:color="auto"/>
        <w:bottom w:val="none" w:sz="0" w:space="0" w:color="auto"/>
        <w:right w:val="none" w:sz="0" w:space="0" w:color="auto"/>
      </w:divBdr>
    </w:div>
    <w:div w:id="829179687">
      <w:bodyDiv w:val="1"/>
      <w:marLeft w:val="0"/>
      <w:marRight w:val="0"/>
      <w:marTop w:val="0"/>
      <w:marBottom w:val="0"/>
      <w:divBdr>
        <w:top w:val="none" w:sz="0" w:space="0" w:color="auto"/>
        <w:left w:val="none" w:sz="0" w:space="0" w:color="auto"/>
        <w:bottom w:val="none" w:sz="0" w:space="0" w:color="auto"/>
        <w:right w:val="none" w:sz="0" w:space="0" w:color="auto"/>
      </w:divBdr>
    </w:div>
    <w:div w:id="829373308">
      <w:bodyDiv w:val="1"/>
      <w:marLeft w:val="0"/>
      <w:marRight w:val="0"/>
      <w:marTop w:val="0"/>
      <w:marBottom w:val="0"/>
      <w:divBdr>
        <w:top w:val="none" w:sz="0" w:space="0" w:color="auto"/>
        <w:left w:val="none" w:sz="0" w:space="0" w:color="auto"/>
        <w:bottom w:val="none" w:sz="0" w:space="0" w:color="auto"/>
        <w:right w:val="none" w:sz="0" w:space="0" w:color="auto"/>
      </w:divBdr>
    </w:div>
    <w:div w:id="829520093">
      <w:bodyDiv w:val="1"/>
      <w:marLeft w:val="0"/>
      <w:marRight w:val="0"/>
      <w:marTop w:val="0"/>
      <w:marBottom w:val="0"/>
      <w:divBdr>
        <w:top w:val="none" w:sz="0" w:space="0" w:color="auto"/>
        <w:left w:val="none" w:sz="0" w:space="0" w:color="auto"/>
        <w:bottom w:val="none" w:sz="0" w:space="0" w:color="auto"/>
        <w:right w:val="none" w:sz="0" w:space="0" w:color="auto"/>
      </w:divBdr>
    </w:div>
    <w:div w:id="829827510">
      <w:bodyDiv w:val="1"/>
      <w:marLeft w:val="0"/>
      <w:marRight w:val="0"/>
      <w:marTop w:val="0"/>
      <w:marBottom w:val="0"/>
      <w:divBdr>
        <w:top w:val="none" w:sz="0" w:space="0" w:color="auto"/>
        <w:left w:val="none" w:sz="0" w:space="0" w:color="auto"/>
        <w:bottom w:val="none" w:sz="0" w:space="0" w:color="auto"/>
        <w:right w:val="none" w:sz="0" w:space="0" w:color="auto"/>
      </w:divBdr>
    </w:div>
    <w:div w:id="829907521">
      <w:bodyDiv w:val="1"/>
      <w:marLeft w:val="0"/>
      <w:marRight w:val="0"/>
      <w:marTop w:val="0"/>
      <w:marBottom w:val="0"/>
      <w:divBdr>
        <w:top w:val="none" w:sz="0" w:space="0" w:color="auto"/>
        <w:left w:val="none" w:sz="0" w:space="0" w:color="auto"/>
        <w:bottom w:val="none" w:sz="0" w:space="0" w:color="auto"/>
        <w:right w:val="none" w:sz="0" w:space="0" w:color="auto"/>
      </w:divBdr>
    </w:div>
    <w:div w:id="830022725">
      <w:bodyDiv w:val="1"/>
      <w:marLeft w:val="0"/>
      <w:marRight w:val="0"/>
      <w:marTop w:val="0"/>
      <w:marBottom w:val="0"/>
      <w:divBdr>
        <w:top w:val="none" w:sz="0" w:space="0" w:color="auto"/>
        <w:left w:val="none" w:sz="0" w:space="0" w:color="auto"/>
        <w:bottom w:val="none" w:sz="0" w:space="0" w:color="auto"/>
        <w:right w:val="none" w:sz="0" w:space="0" w:color="auto"/>
      </w:divBdr>
    </w:div>
    <w:div w:id="830145818">
      <w:bodyDiv w:val="1"/>
      <w:marLeft w:val="0"/>
      <w:marRight w:val="0"/>
      <w:marTop w:val="0"/>
      <w:marBottom w:val="0"/>
      <w:divBdr>
        <w:top w:val="none" w:sz="0" w:space="0" w:color="auto"/>
        <w:left w:val="none" w:sz="0" w:space="0" w:color="auto"/>
        <w:bottom w:val="none" w:sz="0" w:space="0" w:color="auto"/>
        <w:right w:val="none" w:sz="0" w:space="0" w:color="auto"/>
      </w:divBdr>
    </w:div>
    <w:div w:id="830174144">
      <w:bodyDiv w:val="1"/>
      <w:marLeft w:val="0"/>
      <w:marRight w:val="0"/>
      <w:marTop w:val="0"/>
      <w:marBottom w:val="0"/>
      <w:divBdr>
        <w:top w:val="none" w:sz="0" w:space="0" w:color="auto"/>
        <w:left w:val="none" w:sz="0" w:space="0" w:color="auto"/>
        <w:bottom w:val="none" w:sz="0" w:space="0" w:color="auto"/>
        <w:right w:val="none" w:sz="0" w:space="0" w:color="auto"/>
      </w:divBdr>
    </w:div>
    <w:div w:id="830483672">
      <w:bodyDiv w:val="1"/>
      <w:marLeft w:val="0"/>
      <w:marRight w:val="0"/>
      <w:marTop w:val="0"/>
      <w:marBottom w:val="0"/>
      <w:divBdr>
        <w:top w:val="none" w:sz="0" w:space="0" w:color="auto"/>
        <w:left w:val="none" w:sz="0" w:space="0" w:color="auto"/>
        <w:bottom w:val="none" w:sz="0" w:space="0" w:color="auto"/>
        <w:right w:val="none" w:sz="0" w:space="0" w:color="auto"/>
      </w:divBdr>
    </w:div>
    <w:div w:id="830802447">
      <w:bodyDiv w:val="1"/>
      <w:marLeft w:val="0"/>
      <w:marRight w:val="0"/>
      <w:marTop w:val="0"/>
      <w:marBottom w:val="0"/>
      <w:divBdr>
        <w:top w:val="none" w:sz="0" w:space="0" w:color="auto"/>
        <w:left w:val="none" w:sz="0" w:space="0" w:color="auto"/>
        <w:bottom w:val="none" w:sz="0" w:space="0" w:color="auto"/>
        <w:right w:val="none" w:sz="0" w:space="0" w:color="auto"/>
      </w:divBdr>
    </w:div>
    <w:div w:id="831071238">
      <w:bodyDiv w:val="1"/>
      <w:marLeft w:val="0"/>
      <w:marRight w:val="0"/>
      <w:marTop w:val="0"/>
      <w:marBottom w:val="0"/>
      <w:divBdr>
        <w:top w:val="none" w:sz="0" w:space="0" w:color="auto"/>
        <w:left w:val="none" w:sz="0" w:space="0" w:color="auto"/>
        <w:bottom w:val="none" w:sz="0" w:space="0" w:color="auto"/>
        <w:right w:val="none" w:sz="0" w:space="0" w:color="auto"/>
      </w:divBdr>
    </w:div>
    <w:div w:id="831797279">
      <w:bodyDiv w:val="1"/>
      <w:marLeft w:val="0"/>
      <w:marRight w:val="0"/>
      <w:marTop w:val="0"/>
      <w:marBottom w:val="0"/>
      <w:divBdr>
        <w:top w:val="none" w:sz="0" w:space="0" w:color="auto"/>
        <w:left w:val="none" w:sz="0" w:space="0" w:color="auto"/>
        <w:bottom w:val="none" w:sz="0" w:space="0" w:color="auto"/>
        <w:right w:val="none" w:sz="0" w:space="0" w:color="auto"/>
      </w:divBdr>
    </w:div>
    <w:div w:id="831987306">
      <w:bodyDiv w:val="1"/>
      <w:marLeft w:val="0"/>
      <w:marRight w:val="0"/>
      <w:marTop w:val="0"/>
      <w:marBottom w:val="0"/>
      <w:divBdr>
        <w:top w:val="none" w:sz="0" w:space="0" w:color="auto"/>
        <w:left w:val="none" w:sz="0" w:space="0" w:color="auto"/>
        <w:bottom w:val="none" w:sz="0" w:space="0" w:color="auto"/>
        <w:right w:val="none" w:sz="0" w:space="0" w:color="auto"/>
      </w:divBdr>
    </w:div>
    <w:div w:id="832373341">
      <w:bodyDiv w:val="1"/>
      <w:marLeft w:val="0"/>
      <w:marRight w:val="0"/>
      <w:marTop w:val="0"/>
      <w:marBottom w:val="0"/>
      <w:divBdr>
        <w:top w:val="none" w:sz="0" w:space="0" w:color="auto"/>
        <w:left w:val="none" w:sz="0" w:space="0" w:color="auto"/>
        <w:bottom w:val="none" w:sz="0" w:space="0" w:color="auto"/>
        <w:right w:val="none" w:sz="0" w:space="0" w:color="auto"/>
      </w:divBdr>
    </w:div>
    <w:div w:id="832456687">
      <w:bodyDiv w:val="1"/>
      <w:marLeft w:val="0"/>
      <w:marRight w:val="0"/>
      <w:marTop w:val="0"/>
      <w:marBottom w:val="0"/>
      <w:divBdr>
        <w:top w:val="none" w:sz="0" w:space="0" w:color="auto"/>
        <w:left w:val="none" w:sz="0" w:space="0" w:color="auto"/>
        <w:bottom w:val="none" w:sz="0" w:space="0" w:color="auto"/>
        <w:right w:val="none" w:sz="0" w:space="0" w:color="auto"/>
      </w:divBdr>
    </w:div>
    <w:div w:id="832526106">
      <w:bodyDiv w:val="1"/>
      <w:marLeft w:val="0"/>
      <w:marRight w:val="0"/>
      <w:marTop w:val="0"/>
      <w:marBottom w:val="0"/>
      <w:divBdr>
        <w:top w:val="none" w:sz="0" w:space="0" w:color="auto"/>
        <w:left w:val="none" w:sz="0" w:space="0" w:color="auto"/>
        <w:bottom w:val="none" w:sz="0" w:space="0" w:color="auto"/>
        <w:right w:val="none" w:sz="0" w:space="0" w:color="auto"/>
      </w:divBdr>
    </w:div>
    <w:div w:id="832530571">
      <w:bodyDiv w:val="1"/>
      <w:marLeft w:val="0"/>
      <w:marRight w:val="0"/>
      <w:marTop w:val="0"/>
      <w:marBottom w:val="0"/>
      <w:divBdr>
        <w:top w:val="none" w:sz="0" w:space="0" w:color="auto"/>
        <w:left w:val="none" w:sz="0" w:space="0" w:color="auto"/>
        <w:bottom w:val="none" w:sz="0" w:space="0" w:color="auto"/>
        <w:right w:val="none" w:sz="0" w:space="0" w:color="auto"/>
      </w:divBdr>
    </w:div>
    <w:div w:id="832717981">
      <w:bodyDiv w:val="1"/>
      <w:marLeft w:val="0"/>
      <w:marRight w:val="0"/>
      <w:marTop w:val="0"/>
      <w:marBottom w:val="0"/>
      <w:divBdr>
        <w:top w:val="none" w:sz="0" w:space="0" w:color="auto"/>
        <w:left w:val="none" w:sz="0" w:space="0" w:color="auto"/>
        <w:bottom w:val="none" w:sz="0" w:space="0" w:color="auto"/>
        <w:right w:val="none" w:sz="0" w:space="0" w:color="auto"/>
      </w:divBdr>
    </w:div>
    <w:div w:id="832987383">
      <w:bodyDiv w:val="1"/>
      <w:marLeft w:val="0"/>
      <w:marRight w:val="0"/>
      <w:marTop w:val="0"/>
      <w:marBottom w:val="0"/>
      <w:divBdr>
        <w:top w:val="none" w:sz="0" w:space="0" w:color="auto"/>
        <w:left w:val="none" w:sz="0" w:space="0" w:color="auto"/>
        <w:bottom w:val="none" w:sz="0" w:space="0" w:color="auto"/>
        <w:right w:val="none" w:sz="0" w:space="0" w:color="auto"/>
      </w:divBdr>
    </w:div>
    <w:div w:id="833109495">
      <w:bodyDiv w:val="1"/>
      <w:marLeft w:val="0"/>
      <w:marRight w:val="0"/>
      <w:marTop w:val="0"/>
      <w:marBottom w:val="0"/>
      <w:divBdr>
        <w:top w:val="none" w:sz="0" w:space="0" w:color="auto"/>
        <w:left w:val="none" w:sz="0" w:space="0" w:color="auto"/>
        <w:bottom w:val="none" w:sz="0" w:space="0" w:color="auto"/>
        <w:right w:val="none" w:sz="0" w:space="0" w:color="auto"/>
      </w:divBdr>
    </w:div>
    <w:div w:id="833497438">
      <w:bodyDiv w:val="1"/>
      <w:marLeft w:val="0"/>
      <w:marRight w:val="0"/>
      <w:marTop w:val="0"/>
      <w:marBottom w:val="0"/>
      <w:divBdr>
        <w:top w:val="none" w:sz="0" w:space="0" w:color="auto"/>
        <w:left w:val="none" w:sz="0" w:space="0" w:color="auto"/>
        <w:bottom w:val="none" w:sz="0" w:space="0" w:color="auto"/>
        <w:right w:val="none" w:sz="0" w:space="0" w:color="auto"/>
      </w:divBdr>
    </w:div>
    <w:div w:id="833571953">
      <w:bodyDiv w:val="1"/>
      <w:marLeft w:val="0"/>
      <w:marRight w:val="0"/>
      <w:marTop w:val="0"/>
      <w:marBottom w:val="0"/>
      <w:divBdr>
        <w:top w:val="none" w:sz="0" w:space="0" w:color="auto"/>
        <w:left w:val="none" w:sz="0" w:space="0" w:color="auto"/>
        <w:bottom w:val="none" w:sz="0" w:space="0" w:color="auto"/>
        <w:right w:val="none" w:sz="0" w:space="0" w:color="auto"/>
      </w:divBdr>
    </w:div>
    <w:div w:id="833834394">
      <w:bodyDiv w:val="1"/>
      <w:marLeft w:val="0"/>
      <w:marRight w:val="0"/>
      <w:marTop w:val="0"/>
      <w:marBottom w:val="0"/>
      <w:divBdr>
        <w:top w:val="none" w:sz="0" w:space="0" w:color="auto"/>
        <w:left w:val="none" w:sz="0" w:space="0" w:color="auto"/>
        <w:bottom w:val="none" w:sz="0" w:space="0" w:color="auto"/>
        <w:right w:val="none" w:sz="0" w:space="0" w:color="auto"/>
      </w:divBdr>
    </w:div>
    <w:div w:id="833881926">
      <w:bodyDiv w:val="1"/>
      <w:marLeft w:val="0"/>
      <w:marRight w:val="0"/>
      <w:marTop w:val="0"/>
      <w:marBottom w:val="0"/>
      <w:divBdr>
        <w:top w:val="none" w:sz="0" w:space="0" w:color="auto"/>
        <w:left w:val="none" w:sz="0" w:space="0" w:color="auto"/>
        <w:bottom w:val="none" w:sz="0" w:space="0" w:color="auto"/>
        <w:right w:val="none" w:sz="0" w:space="0" w:color="auto"/>
      </w:divBdr>
    </w:div>
    <w:div w:id="833955185">
      <w:bodyDiv w:val="1"/>
      <w:marLeft w:val="0"/>
      <w:marRight w:val="0"/>
      <w:marTop w:val="0"/>
      <w:marBottom w:val="0"/>
      <w:divBdr>
        <w:top w:val="none" w:sz="0" w:space="0" w:color="auto"/>
        <w:left w:val="none" w:sz="0" w:space="0" w:color="auto"/>
        <w:bottom w:val="none" w:sz="0" w:space="0" w:color="auto"/>
        <w:right w:val="none" w:sz="0" w:space="0" w:color="auto"/>
      </w:divBdr>
    </w:div>
    <w:div w:id="833956888">
      <w:bodyDiv w:val="1"/>
      <w:marLeft w:val="0"/>
      <w:marRight w:val="0"/>
      <w:marTop w:val="0"/>
      <w:marBottom w:val="0"/>
      <w:divBdr>
        <w:top w:val="none" w:sz="0" w:space="0" w:color="auto"/>
        <w:left w:val="none" w:sz="0" w:space="0" w:color="auto"/>
        <w:bottom w:val="none" w:sz="0" w:space="0" w:color="auto"/>
        <w:right w:val="none" w:sz="0" w:space="0" w:color="auto"/>
      </w:divBdr>
    </w:div>
    <w:div w:id="834228909">
      <w:bodyDiv w:val="1"/>
      <w:marLeft w:val="0"/>
      <w:marRight w:val="0"/>
      <w:marTop w:val="0"/>
      <w:marBottom w:val="0"/>
      <w:divBdr>
        <w:top w:val="none" w:sz="0" w:space="0" w:color="auto"/>
        <w:left w:val="none" w:sz="0" w:space="0" w:color="auto"/>
        <w:bottom w:val="none" w:sz="0" w:space="0" w:color="auto"/>
        <w:right w:val="none" w:sz="0" w:space="0" w:color="auto"/>
      </w:divBdr>
    </w:div>
    <w:div w:id="834417267">
      <w:bodyDiv w:val="1"/>
      <w:marLeft w:val="0"/>
      <w:marRight w:val="0"/>
      <w:marTop w:val="0"/>
      <w:marBottom w:val="0"/>
      <w:divBdr>
        <w:top w:val="none" w:sz="0" w:space="0" w:color="auto"/>
        <w:left w:val="none" w:sz="0" w:space="0" w:color="auto"/>
        <w:bottom w:val="none" w:sz="0" w:space="0" w:color="auto"/>
        <w:right w:val="none" w:sz="0" w:space="0" w:color="auto"/>
      </w:divBdr>
    </w:div>
    <w:div w:id="834538636">
      <w:bodyDiv w:val="1"/>
      <w:marLeft w:val="0"/>
      <w:marRight w:val="0"/>
      <w:marTop w:val="0"/>
      <w:marBottom w:val="0"/>
      <w:divBdr>
        <w:top w:val="none" w:sz="0" w:space="0" w:color="auto"/>
        <w:left w:val="none" w:sz="0" w:space="0" w:color="auto"/>
        <w:bottom w:val="none" w:sz="0" w:space="0" w:color="auto"/>
        <w:right w:val="none" w:sz="0" w:space="0" w:color="auto"/>
      </w:divBdr>
    </w:div>
    <w:div w:id="834614030">
      <w:bodyDiv w:val="1"/>
      <w:marLeft w:val="0"/>
      <w:marRight w:val="0"/>
      <w:marTop w:val="0"/>
      <w:marBottom w:val="0"/>
      <w:divBdr>
        <w:top w:val="none" w:sz="0" w:space="0" w:color="auto"/>
        <w:left w:val="none" w:sz="0" w:space="0" w:color="auto"/>
        <w:bottom w:val="none" w:sz="0" w:space="0" w:color="auto"/>
        <w:right w:val="none" w:sz="0" w:space="0" w:color="auto"/>
      </w:divBdr>
    </w:div>
    <w:div w:id="834959290">
      <w:bodyDiv w:val="1"/>
      <w:marLeft w:val="0"/>
      <w:marRight w:val="0"/>
      <w:marTop w:val="0"/>
      <w:marBottom w:val="0"/>
      <w:divBdr>
        <w:top w:val="none" w:sz="0" w:space="0" w:color="auto"/>
        <w:left w:val="none" w:sz="0" w:space="0" w:color="auto"/>
        <w:bottom w:val="none" w:sz="0" w:space="0" w:color="auto"/>
        <w:right w:val="none" w:sz="0" w:space="0" w:color="auto"/>
      </w:divBdr>
    </w:div>
    <w:div w:id="835416306">
      <w:bodyDiv w:val="1"/>
      <w:marLeft w:val="0"/>
      <w:marRight w:val="0"/>
      <w:marTop w:val="0"/>
      <w:marBottom w:val="0"/>
      <w:divBdr>
        <w:top w:val="none" w:sz="0" w:space="0" w:color="auto"/>
        <w:left w:val="none" w:sz="0" w:space="0" w:color="auto"/>
        <w:bottom w:val="none" w:sz="0" w:space="0" w:color="auto"/>
        <w:right w:val="none" w:sz="0" w:space="0" w:color="auto"/>
      </w:divBdr>
    </w:div>
    <w:div w:id="835613649">
      <w:bodyDiv w:val="1"/>
      <w:marLeft w:val="0"/>
      <w:marRight w:val="0"/>
      <w:marTop w:val="0"/>
      <w:marBottom w:val="0"/>
      <w:divBdr>
        <w:top w:val="none" w:sz="0" w:space="0" w:color="auto"/>
        <w:left w:val="none" w:sz="0" w:space="0" w:color="auto"/>
        <w:bottom w:val="none" w:sz="0" w:space="0" w:color="auto"/>
        <w:right w:val="none" w:sz="0" w:space="0" w:color="auto"/>
      </w:divBdr>
    </w:div>
    <w:div w:id="835654714">
      <w:bodyDiv w:val="1"/>
      <w:marLeft w:val="0"/>
      <w:marRight w:val="0"/>
      <w:marTop w:val="0"/>
      <w:marBottom w:val="0"/>
      <w:divBdr>
        <w:top w:val="none" w:sz="0" w:space="0" w:color="auto"/>
        <w:left w:val="none" w:sz="0" w:space="0" w:color="auto"/>
        <w:bottom w:val="none" w:sz="0" w:space="0" w:color="auto"/>
        <w:right w:val="none" w:sz="0" w:space="0" w:color="auto"/>
      </w:divBdr>
    </w:div>
    <w:div w:id="835805701">
      <w:bodyDiv w:val="1"/>
      <w:marLeft w:val="0"/>
      <w:marRight w:val="0"/>
      <w:marTop w:val="0"/>
      <w:marBottom w:val="0"/>
      <w:divBdr>
        <w:top w:val="none" w:sz="0" w:space="0" w:color="auto"/>
        <w:left w:val="none" w:sz="0" w:space="0" w:color="auto"/>
        <w:bottom w:val="none" w:sz="0" w:space="0" w:color="auto"/>
        <w:right w:val="none" w:sz="0" w:space="0" w:color="auto"/>
      </w:divBdr>
    </w:div>
    <w:div w:id="836001837">
      <w:bodyDiv w:val="1"/>
      <w:marLeft w:val="0"/>
      <w:marRight w:val="0"/>
      <w:marTop w:val="0"/>
      <w:marBottom w:val="0"/>
      <w:divBdr>
        <w:top w:val="none" w:sz="0" w:space="0" w:color="auto"/>
        <w:left w:val="none" w:sz="0" w:space="0" w:color="auto"/>
        <w:bottom w:val="none" w:sz="0" w:space="0" w:color="auto"/>
        <w:right w:val="none" w:sz="0" w:space="0" w:color="auto"/>
      </w:divBdr>
    </w:div>
    <w:div w:id="836189763">
      <w:bodyDiv w:val="1"/>
      <w:marLeft w:val="0"/>
      <w:marRight w:val="0"/>
      <w:marTop w:val="0"/>
      <w:marBottom w:val="0"/>
      <w:divBdr>
        <w:top w:val="none" w:sz="0" w:space="0" w:color="auto"/>
        <w:left w:val="none" w:sz="0" w:space="0" w:color="auto"/>
        <w:bottom w:val="none" w:sz="0" w:space="0" w:color="auto"/>
        <w:right w:val="none" w:sz="0" w:space="0" w:color="auto"/>
      </w:divBdr>
    </w:div>
    <w:div w:id="836769023">
      <w:bodyDiv w:val="1"/>
      <w:marLeft w:val="0"/>
      <w:marRight w:val="0"/>
      <w:marTop w:val="0"/>
      <w:marBottom w:val="0"/>
      <w:divBdr>
        <w:top w:val="none" w:sz="0" w:space="0" w:color="auto"/>
        <w:left w:val="none" w:sz="0" w:space="0" w:color="auto"/>
        <w:bottom w:val="none" w:sz="0" w:space="0" w:color="auto"/>
        <w:right w:val="none" w:sz="0" w:space="0" w:color="auto"/>
      </w:divBdr>
    </w:div>
    <w:div w:id="836841460">
      <w:bodyDiv w:val="1"/>
      <w:marLeft w:val="0"/>
      <w:marRight w:val="0"/>
      <w:marTop w:val="0"/>
      <w:marBottom w:val="0"/>
      <w:divBdr>
        <w:top w:val="none" w:sz="0" w:space="0" w:color="auto"/>
        <w:left w:val="none" w:sz="0" w:space="0" w:color="auto"/>
        <w:bottom w:val="none" w:sz="0" w:space="0" w:color="auto"/>
        <w:right w:val="none" w:sz="0" w:space="0" w:color="auto"/>
      </w:divBdr>
    </w:div>
    <w:div w:id="837501431">
      <w:bodyDiv w:val="1"/>
      <w:marLeft w:val="0"/>
      <w:marRight w:val="0"/>
      <w:marTop w:val="0"/>
      <w:marBottom w:val="0"/>
      <w:divBdr>
        <w:top w:val="none" w:sz="0" w:space="0" w:color="auto"/>
        <w:left w:val="none" w:sz="0" w:space="0" w:color="auto"/>
        <w:bottom w:val="none" w:sz="0" w:space="0" w:color="auto"/>
        <w:right w:val="none" w:sz="0" w:space="0" w:color="auto"/>
      </w:divBdr>
    </w:div>
    <w:div w:id="837844277">
      <w:bodyDiv w:val="1"/>
      <w:marLeft w:val="0"/>
      <w:marRight w:val="0"/>
      <w:marTop w:val="0"/>
      <w:marBottom w:val="0"/>
      <w:divBdr>
        <w:top w:val="none" w:sz="0" w:space="0" w:color="auto"/>
        <w:left w:val="none" w:sz="0" w:space="0" w:color="auto"/>
        <w:bottom w:val="none" w:sz="0" w:space="0" w:color="auto"/>
        <w:right w:val="none" w:sz="0" w:space="0" w:color="auto"/>
      </w:divBdr>
    </w:div>
    <w:div w:id="837889912">
      <w:bodyDiv w:val="1"/>
      <w:marLeft w:val="0"/>
      <w:marRight w:val="0"/>
      <w:marTop w:val="0"/>
      <w:marBottom w:val="0"/>
      <w:divBdr>
        <w:top w:val="none" w:sz="0" w:space="0" w:color="auto"/>
        <w:left w:val="none" w:sz="0" w:space="0" w:color="auto"/>
        <w:bottom w:val="none" w:sz="0" w:space="0" w:color="auto"/>
        <w:right w:val="none" w:sz="0" w:space="0" w:color="auto"/>
      </w:divBdr>
    </w:div>
    <w:div w:id="838153021">
      <w:bodyDiv w:val="1"/>
      <w:marLeft w:val="0"/>
      <w:marRight w:val="0"/>
      <w:marTop w:val="0"/>
      <w:marBottom w:val="0"/>
      <w:divBdr>
        <w:top w:val="none" w:sz="0" w:space="0" w:color="auto"/>
        <w:left w:val="none" w:sz="0" w:space="0" w:color="auto"/>
        <w:bottom w:val="none" w:sz="0" w:space="0" w:color="auto"/>
        <w:right w:val="none" w:sz="0" w:space="0" w:color="auto"/>
      </w:divBdr>
    </w:div>
    <w:div w:id="838345983">
      <w:bodyDiv w:val="1"/>
      <w:marLeft w:val="0"/>
      <w:marRight w:val="0"/>
      <w:marTop w:val="0"/>
      <w:marBottom w:val="0"/>
      <w:divBdr>
        <w:top w:val="none" w:sz="0" w:space="0" w:color="auto"/>
        <w:left w:val="none" w:sz="0" w:space="0" w:color="auto"/>
        <w:bottom w:val="none" w:sz="0" w:space="0" w:color="auto"/>
        <w:right w:val="none" w:sz="0" w:space="0" w:color="auto"/>
      </w:divBdr>
    </w:div>
    <w:div w:id="838428796">
      <w:bodyDiv w:val="1"/>
      <w:marLeft w:val="0"/>
      <w:marRight w:val="0"/>
      <w:marTop w:val="0"/>
      <w:marBottom w:val="0"/>
      <w:divBdr>
        <w:top w:val="none" w:sz="0" w:space="0" w:color="auto"/>
        <w:left w:val="none" w:sz="0" w:space="0" w:color="auto"/>
        <w:bottom w:val="none" w:sz="0" w:space="0" w:color="auto"/>
        <w:right w:val="none" w:sz="0" w:space="0" w:color="auto"/>
      </w:divBdr>
    </w:div>
    <w:div w:id="838622222">
      <w:bodyDiv w:val="1"/>
      <w:marLeft w:val="0"/>
      <w:marRight w:val="0"/>
      <w:marTop w:val="0"/>
      <w:marBottom w:val="0"/>
      <w:divBdr>
        <w:top w:val="none" w:sz="0" w:space="0" w:color="auto"/>
        <w:left w:val="none" w:sz="0" w:space="0" w:color="auto"/>
        <w:bottom w:val="none" w:sz="0" w:space="0" w:color="auto"/>
        <w:right w:val="none" w:sz="0" w:space="0" w:color="auto"/>
      </w:divBdr>
    </w:div>
    <w:div w:id="838666016">
      <w:bodyDiv w:val="1"/>
      <w:marLeft w:val="0"/>
      <w:marRight w:val="0"/>
      <w:marTop w:val="0"/>
      <w:marBottom w:val="0"/>
      <w:divBdr>
        <w:top w:val="none" w:sz="0" w:space="0" w:color="auto"/>
        <w:left w:val="none" w:sz="0" w:space="0" w:color="auto"/>
        <w:bottom w:val="none" w:sz="0" w:space="0" w:color="auto"/>
        <w:right w:val="none" w:sz="0" w:space="0" w:color="auto"/>
      </w:divBdr>
    </w:div>
    <w:div w:id="838933676">
      <w:bodyDiv w:val="1"/>
      <w:marLeft w:val="0"/>
      <w:marRight w:val="0"/>
      <w:marTop w:val="0"/>
      <w:marBottom w:val="0"/>
      <w:divBdr>
        <w:top w:val="none" w:sz="0" w:space="0" w:color="auto"/>
        <w:left w:val="none" w:sz="0" w:space="0" w:color="auto"/>
        <w:bottom w:val="none" w:sz="0" w:space="0" w:color="auto"/>
        <w:right w:val="none" w:sz="0" w:space="0" w:color="auto"/>
      </w:divBdr>
    </w:div>
    <w:div w:id="839126572">
      <w:bodyDiv w:val="1"/>
      <w:marLeft w:val="0"/>
      <w:marRight w:val="0"/>
      <w:marTop w:val="0"/>
      <w:marBottom w:val="0"/>
      <w:divBdr>
        <w:top w:val="none" w:sz="0" w:space="0" w:color="auto"/>
        <w:left w:val="none" w:sz="0" w:space="0" w:color="auto"/>
        <w:bottom w:val="none" w:sz="0" w:space="0" w:color="auto"/>
        <w:right w:val="none" w:sz="0" w:space="0" w:color="auto"/>
      </w:divBdr>
    </w:div>
    <w:div w:id="839194296">
      <w:bodyDiv w:val="1"/>
      <w:marLeft w:val="0"/>
      <w:marRight w:val="0"/>
      <w:marTop w:val="0"/>
      <w:marBottom w:val="0"/>
      <w:divBdr>
        <w:top w:val="none" w:sz="0" w:space="0" w:color="auto"/>
        <w:left w:val="none" w:sz="0" w:space="0" w:color="auto"/>
        <w:bottom w:val="none" w:sz="0" w:space="0" w:color="auto"/>
        <w:right w:val="none" w:sz="0" w:space="0" w:color="auto"/>
      </w:divBdr>
    </w:div>
    <w:div w:id="839194752">
      <w:bodyDiv w:val="1"/>
      <w:marLeft w:val="0"/>
      <w:marRight w:val="0"/>
      <w:marTop w:val="0"/>
      <w:marBottom w:val="0"/>
      <w:divBdr>
        <w:top w:val="none" w:sz="0" w:space="0" w:color="auto"/>
        <w:left w:val="none" w:sz="0" w:space="0" w:color="auto"/>
        <w:bottom w:val="none" w:sz="0" w:space="0" w:color="auto"/>
        <w:right w:val="none" w:sz="0" w:space="0" w:color="auto"/>
      </w:divBdr>
    </w:div>
    <w:div w:id="839735289">
      <w:bodyDiv w:val="1"/>
      <w:marLeft w:val="0"/>
      <w:marRight w:val="0"/>
      <w:marTop w:val="0"/>
      <w:marBottom w:val="0"/>
      <w:divBdr>
        <w:top w:val="none" w:sz="0" w:space="0" w:color="auto"/>
        <w:left w:val="none" w:sz="0" w:space="0" w:color="auto"/>
        <w:bottom w:val="none" w:sz="0" w:space="0" w:color="auto"/>
        <w:right w:val="none" w:sz="0" w:space="0" w:color="auto"/>
      </w:divBdr>
    </w:div>
    <w:div w:id="839735379">
      <w:bodyDiv w:val="1"/>
      <w:marLeft w:val="0"/>
      <w:marRight w:val="0"/>
      <w:marTop w:val="0"/>
      <w:marBottom w:val="0"/>
      <w:divBdr>
        <w:top w:val="none" w:sz="0" w:space="0" w:color="auto"/>
        <w:left w:val="none" w:sz="0" w:space="0" w:color="auto"/>
        <w:bottom w:val="none" w:sz="0" w:space="0" w:color="auto"/>
        <w:right w:val="none" w:sz="0" w:space="0" w:color="auto"/>
      </w:divBdr>
    </w:div>
    <w:div w:id="840049149">
      <w:bodyDiv w:val="1"/>
      <w:marLeft w:val="0"/>
      <w:marRight w:val="0"/>
      <w:marTop w:val="0"/>
      <w:marBottom w:val="0"/>
      <w:divBdr>
        <w:top w:val="none" w:sz="0" w:space="0" w:color="auto"/>
        <w:left w:val="none" w:sz="0" w:space="0" w:color="auto"/>
        <w:bottom w:val="none" w:sz="0" w:space="0" w:color="auto"/>
        <w:right w:val="none" w:sz="0" w:space="0" w:color="auto"/>
      </w:divBdr>
    </w:div>
    <w:div w:id="840127051">
      <w:bodyDiv w:val="1"/>
      <w:marLeft w:val="0"/>
      <w:marRight w:val="0"/>
      <w:marTop w:val="0"/>
      <w:marBottom w:val="0"/>
      <w:divBdr>
        <w:top w:val="none" w:sz="0" w:space="0" w:color="auto"/>
        <w:left w:val="none" w:sz="0" w:space="0" w:color="auto"/>
        <w:bottom w:val="none" w:sz="0" w:space="0" w:color="auto"/>
        <w:right w:val="none" w:sz="0" w:space="0" w:color="auto"/>
      </w:divBdr>
    </w:div>
    <w:div w:id="840198737">
      <w:bodyDiv w:val="1"/>
      <w:marLeft w:val="0"/>
      <w:marRight w:val="0"/>
      <w:marTop w:val="0"/>
      <w:marBottom w:val="0"/>
      <w:divBdr>
        <w:top w:val="none" w:sz="0" w:space="0" w:color="auto"/>
        <w:left w:val="none" w:sz="0" w:space="0" w:color="auto"/>
        <w:bottom w:val="none" w:sz="0" w:space="0" w:color="auto"/>
        <w:right w:val="none" w:sz="0" w:space="0" w:color="auto"/>
      </w:divBdr>
    </w:div>
    <w:div w:id="840318595">
      <w:bodyDiv w:val="1"/>
      <w:marLeft w:val="0"/>
      <w:marRight w:val="0"/>
      <w:marTop w:val="0"/>
      <w:marBottom w:val="0"/>
      <w:divBdr>
        <w:top w:val="none" w:sz="0" w:space="0" w:color="auto"/>
        <w:left w:val="none" w:sz="0" w:space="0" w:color="auto"/>
        <w:bottom w:val="none" w:sz="0" w:space="0" w:color="auto"/>
        <w:right w:val="none" w:sz="0" w:space="0" w:color="auto"/>
      </w:divBdr>
    </w:div>
    <w:div w:id="840464050">
      <w:bodyDiv w:val="1"/>
      <w:marLeft w:val="0"/>
      <w:marRight w:val="0"/>
      <w:marTop w:val="0"/>
      <w:marBottom w:val="0"/>
      <w:divBdr>
        <w:top w:val="none" w:sz="0" w:space="0" w:color="auto"/>
        <w:left w:val="none" w:sz="0" w:space="0" w:color="auto"/>
        <w:bottom w:val="none" w:sz="0" w:space="0" w:color="auto"/>
        <w:right w:val="none" w:sz="0" w:space="0" w:color="auto"/>
      </w:divBdr>
    </w:div>
    <w:div w:id="840505447">
      <w:bodyDiv w:val="1"/>
      <w:marLeft w:val="0"/>
      <w:marRight w:val="0"/>
      <w:marTop w:val="0"/>
      <w:marBottom w:val="0"/>
      <w:divBdr>
        <w:top w:val="none" w:sz="0" w:space="0" w:color="auto"/>
        <w:left w:val="none" w:sz="0" w:space="0" w:color="auto"/>
        <w:bottom w:val="none" w:sz="0" w:space="0" w:color="auto"/>
        <w:right w:val="none" w:sz="0" w:space="0" w:color="auto"/>
      </w:divBdr>
    </w:div>
    <w:div w:id="840656620">
      <w:bodyDiv w:val="1"/>
      <w:marLeft w:val="0"/>
      <w:marRight w:val="0"/>
      <w:marTop w:val="0"/>
      <w:marBottom w:val="0"/>
      <w:divBdr>
        <w:top w:val="none" w:sz="0" w:space="0" w:color="auto"/>
        <w:left w:val="none" w:sz="0" w:space="0" w:color="auto"/>
        <w:bottom w:val="none" w:sz="0" w:space="0" w:color="auto"/>
        <w:right w:val="none" w:sz="0" w:space="0" w:color="auto"/>
      </w:divBdr>
    </w:div>
    <w:div w:id="840850721">
      <w:bodyDiv w:val="1"/>
      <w:marLeft w:val="0"/>
      <w:marRight w:val="0"/>
      <w:marTop w:val="0"/>
      <w:marBottom w:val="0"/>
      <w:divBdr>
        <w:top w:val="none" w:sz="0" w:space="0" w:color="auto"/>
        <w:left w:val="none" w:sz="0" w:space="0" w:color="auto"/>
        <w:bottom w:val="none" w:sz="0" w:space="0" w:color="auto"/>
        <w:right w:val="none" w:sz="0" w:space="0" w:color="auto"/>
      </w:divBdr>
    </w:div>
    <w:div w:id="841506356">
      <w:bodyDiv w:val="1"/>
      <w:marLeft w:val="0"/>
      <w:marRight w:val="0"/>
      <w:marTop w:val="0"/>
      <w:marBottom w:val="0"/>
      <w:divBdr>
        <w:top w:val="none" w:sz="0" w:space="0" w:color="auto"/>
        <w:left w:val="none" w:sz="0" w:space="0" w:color="auto"/>
        <w:bottom w:val="none" w:sz="0" w:space="0" w:color="auto"/>
        <w:right w:val="none" w:sz="0" w:space="0" w:color="auto"/>
      </w:divBdr>
    </w:div>
    <w:div w:id="841775694">
      <w:bodyDiv w:val="1"/>
      <w:marLeft w:val="0"/>
      <w:marRight w:val="0"/>
      <w:marTop w:val="0"/>
      <w:marBottom w:val="0"/>
      <w:divBdr>
        <w:top w:val="none" w:sz="0" w:space="0" w:color="auto"/>
        <w:left w:val="none" w:sz="0" w:space="0" w:color="auto"/>
        <w:bottom w:val="none" w:sz="0" w:space="0" w:color="auto"/>
        <w:right w:val="none" w:sz="0" w:space="0" w:color="auto"/>
      </w:divBdr>
    </w:div>
    <w:div w:id="841775941">
      <w:bodyDiv w:val="1"/>
      <w:marLeft w:val="0"/>
      <w:marRight w:val="0"/>
      <w:marTop w:val="0"/>
      <w:marBottom w:val="0"/>
      <w:divBdr>
        <w:top w:val="none" w:sz="0" w:space="0" w:color="auto"/>
        <w:left w:val="none" w:sz="0" w:space="0" w:color="auto"/>
        <w:bottom w:val="none" w:sz="0" w:space="0" w:color="auto"/>
        <w:right w:val="none" w:sz="0" w:space="0" w:color="auto"/>
      </w:divBdr>
    </w:div>
    <w:div w:id="841821008">
      <w:bodyDiv w:val="1"/>
      <w:marLeft w:val="0"/>
      <w:marRight w:val="0"/>
      <w:marTop w:val="0"/>
      <w:marBottom w:val="0"/>
      <w:divBdr>
        <w:top w:val="none" w:sz="0" w:space="0" w:color="auto"/>
        <w:left w:val="none" w:sz="0" w:space="0" w:color="auto"/>
        <w:bottom w:val="none" w:sz="0" w:space="0" w:color="auto"/>
        <w:right w:val="none" w:sz="0" w:space="0" w:color="auto"/>
      </w:divBdr>
    </w:div>
    <w:div w:id="841941474">
      <w:bodyDiv w:val="1"/>
      <w:marLeft w:val="0"/>
      <w:marRight w:val="0"/>
      <w:marTop w:val="0"/>
      <w:marBottom w:val="0"/>
      <w:divBdr>
        <w:top w:val="none" w:sz="0" w:space="0" w:color="auto"/>
        <w:left w:val="none" w:sz="0" w:space="0" w:color="auto"/>
        <w:bottom w:val="none" w:sz="0" w:space="0" w:color="auto"/>
        <w:right w:val="none" w:sz="0" w:space="0" w:color="auto"/>
      </w:divBdr>
    </w:div>
    <w:div w:id="842083637">
      <w:bodyDiv w:val="1"/>
      <w:marLeft w:val="0"/>
      <w:marRight w:val="0"/>
      <w:marTop w:val="0"/>
      <w:marBottom w:val="0"/>
      <w:divBdr>
        <w:top w:val="none" w:sz="0" w:space="0" w:color="auto"/>
        <w:left w:val="none" w:sz="0" w:space="0" w:color="auto"/>
        <w:bottom w:val="none" w:sz="0" w:space="0" w:color="auto"/>
        <w:right w:val="none" w:sz="0" w:space="0" w:color="auto"/>
      </w:divBdr>
    </w:div>
    <w:div w:id="842084290">
      <w:bodyDiv w:val="1"/>
      <w:marLeft w:val="0"/>
      <w:marRight w:val="0"/>
      <w:marTop w:val="0"/>
      <w:marBottom w:val="0"/>
      <w:divBdr>
        <w:top w:val="none" w:sz="0" w:space="0" w:color="auto"/>
        <w:left w:val="none" w:sz="0" w:space="0" w:color="auto"/>
        <w:bottom w:val="none" w:sz="0" w:space="0" w:color="auto"/>
        <w:right w:val="none" w:sz="0" w:space="0" w:color="auto"/>
      </w:divBdr>
    </w:div>
    <w:div w:id="842204563">
      <w:bodyDiv w:val="1"/>
      <w:marLeft w:val="0"/>
      <w:marRight w:val="0"/>
      <w:marTop w:val="0"/>
      <w:marBottom w:val="0"/>
      <w:divBdr>
        <w:top w:val="none" w:sz="0" w:space="0" w:color="auto"/>
        <w:left w:val="none" w:sz="0" w:space="0" w:color="auto"/>
        <w:bottom w:val="none" w:sz="0" w:space="0" w:color="auto"/>
        <w:right w:val="none" w:sz="0" w:space="0" w:color="auto"/>
      </w:divBdr>
    </w:div>
    <w:div w:id="842278594">
      <w:bodyDiv w:val="1"/>
      <w:marLeft w:val="0"/>
      <w:marRight w:val="0"/>
      <w:marTop w:val="0"/>
      <w:marBottom w:val="0"/>
      <w:divBdr>
        <w:top w:val="none" w:sz="0" w:space="0" w:color="auto"/>
        <w:left w:val="none" w:sz="0" w:space="0" w:color="auto"/>
        <w:bottom w:val="none" w:sz="0" w:space="0" w:color="auto"/>
        <w:right w:val="none" w:sz="0" w:space="0" w:color="auto"/>
      </w:divBdr>
    </w:div>
    <w:div w:id="842361419">
      <w:bodyDiv w:val="1"/>
      <w:marLeft w:val="0"/>
      <w:marRight w:val="0"/>
      <w:marTop w:val="0"/>
      <w:marBottom w:val="0"/>
      <w:divBdr>
        <w:top w:val="none" w:sz="0" w:space="0" w:color="auto"/>
        <w:left w:val="none" w:sz="0" w:space="0" w:color="auto"/>
        <w:bottom w:val="none" w:sz="0" w:space="0" w:color="auto"/>
        <w:right w:val="none" w:sz="0" w:space="0" w:color="auto"/>
      </w:divBdr>
    </w:div>
    <w:div w:id="842429485">
      <w:bodyDiv w:val="1"/>
      <w:marLeft w:val="0"/>
      <w:marRight w:val="0"/>
      <w:marTop w:val="0"/>
      <w:marBottom w:val="0"/>
      <w:divBdr>
        <w:top w:val="none" w:sz="0" w:space="0" w:color="auto"/>
        <w:left w:val="none" w:sz="0" w:space="0" w:color="auto"/>
        <w:bottom w:val="none" w:sz="0" w:space="0" w:color="auto"/>
        <w:right w:val="none" w:sz="0" w:space="0" w:color="auto"/>
      </w:divBdr>
    </w:div>
    <w:div w:id="842473098">
      <w:bodyDiv w:val="1"/>
      <w:marLeft w:val="0"/>
      <w:marRight w:val="0"/>
      <w:marTop w:val="0"/>
      <w:marBottom w:val="0"/>
      <w:divBdr>
        <w:top w:val="none" w:sz="0" w:space="0" w:color="auto"/>
        <w:left w:val="none" w:sz="0" w:space="0" w:color="auto"/>
        <w:bottom w:val="none" w:sz="0" w:space="0" w:color="auto"/>
        <w:right w:val="none" w:sz="0" w:space="0" w:color="auto"/>
      </w:divBdr>
    </w:div>
    <w:div w:id="842552760">
      <w:bodyDiv w:val="1"/>
      <w:marLeft w:val="0"/>
      <w:marRight w:val="0"/>
      <w:marTop w:val="0"/>
      <w:marBottom w:val="0"/>
      <w:divBdr>
        <w:top w:val="none" w:sz="0" w:space="0" w:color="auto"/>
        <w:left w:val="none" w:sz="0" w:space="0" w:color="auto"/>
        <w:bottom w:val="none" w:sz="0" w:space="0" w:color="auto"/>
        <w:right w:val="none" w:sz="0" w:space="0" w:color="auto"/>
      </w:divBdr>
    </w:div>
    <w:div w:id="842665446">
      <w:bodyDiv w:val="1"/>
      <w:marLeft w:val="0"/>
      <w:marRight w:val="0"/>
      <w:marTop w:val="0"/>
      <w:marBottom w:val="0"/>
      <w:divBdr>
        <w:top w:val="none" w:sz="0" w:space="0" w:color="auto"/>
        <w:left w:val="none" w:sz="0" w:space="0" w:color="auto"/>
        <w:bottom w:val="none" w:sz="0" w:space="0" w:color="auto"/>
        <w:right w:val="none" w:sz="0" w:space="0" w:color="auto"/>
      </w:divBdr>
    </w:div>
    <w:div w:id="842865926">
      <w:bodyDiv w:val="1"/>
      <w:marLeft w:val="0"/>
      <w:marRight w:val="0"/>
      <w:marTop w:val="0"/>
      <w:marBottom w:val="0"/>
      <w:divBdr>
        <w:top w:val="none" w:sz="0" w:space="0" w:color="auto"/>
        <w:left w:val="none" w:sz="0" w:space="0" w:color="auto"/>
        <w:bottom w:val="none" w:sz="0" w:space="0" w:color="auto"/>
        <w:right w:val="none" w:sz="0" w:space="0" w:color="auto"/>
      </w:divBdr>
    </w:div>
    <w:div w:id="843134845">
      <w:bodyDiv w:val="1"/>
      <w:marLeft w:val="0"/>
      <w:marRight w:val="0"/>
      <w:marTop w:val="0"/>
      <w:marBottom w:val="0"/>
      <w:divBdr>
        <w:top w:val="none" w:sz="0" w:space="0" w:color="auto"/>
        <w:left w:val="none" w:sz="0" w:space="0" w:color="auto"/>
        <w:bottom w:val="none" w:sz="0" w:space="0" w:color="auto"/>
        <w:right w:val="none" w:sz="0" w:space="0" w:color="auto"/>
      </w:divBdr>
    </w:div>
    <w:div w:id="843590786">
      <w:bodyDiv w:val="1"/>
      <w:marLeft w:val="0"/>
      <w:marRight w:val="0"/>
      <w:marTop w:val="0"/>
      <w:marBottom w:val="0"/>
      <w:divBdr>
        <w:top w:val="none" w:sz="0" w:space="0" w:color="auto"/>
        <w:left w:val="none" w:sz="0" w:space="0" w:color="auto"/>
        <w:bottom w:val="none" w:sz="0" w:space="0" w:color="auto"/>
        <w:right w:val="none" w:sz="0" w:space="0" w:color="auto"/>
      </w:divBdr>
    </w:div>
    <w:div w:id="843662753">
      <w:bodyDiv w:val="1"/>
      <w:marLeft w:val="0"/>
      <w:marRight w:val="0"/>
      <w:marTop w:val="0"/>
      <w:marBottom w:val="0"/>
      <w:divBdr>
        <w:top w:val="none" w:sz="0" w:space="0" w:color="auto"/>
        <w:left w:val="none" w:sz="0" w:space="0" w:color="auto"/>
        <w:bottom w:val="none" w:sz="0" w:space="0" w:color="auto"/>
        <w:right w:val="none" w:sz="0" w:space="0" w:color="auto"/>
      </w:divBdr>
    </w:div>
    <w:div w:id="843738707">
      <w:bodyDiv w:val="1"/>
      <w:marLeft w:val="0"/>
      <w:marRight w:val="0"/>
      <w:marTop w:val="0"/>
      <w:marBottom w:val="0"/>
      <w:divBdr>
        <w:top w:val="none" w:sz="0" w:space="0" w:color="auto"/>
        <w:left w:val="none" w:sz="0" w:space="0" w:color="auto"/>
        <w:bottom w:val="none" w:sz="0" w:space="0" w:color="auto"/>
        <w:right w:val="none" w:sz="0" w:space="0" w:color="auto"/>
      </w:divBdr>
    </w:div>
    <w:div w:id="843740807">
      <w:bodyDiv w:val="1"/>
      <w:marLeft w:val="0"/>
      <w:marRight w:val="0"/>
      <w:marTop w:val="0"/>
      <w:marBottom w:val="0"/>
      <w:divBdr>
        <w:top w:val="none" w:sz="0" w:space="0" w:color="auto"/>
        <w:left w:val="none" w:sz="0" w:space="0" w:color="auto"/>
        <w:bottom w:val="none" w:sz="0" w:space="0" w:color="auto"/>
        <w:right w:val="none" w:sz="0" w:space="0" w:color="auto"/>
      </w:divBdr>
    </w:div>
    <w:div w:id="843783292">
      <w:bodyDiv w:val="1"/>
      <w:marLeft w:val="0"/>
      <w:marRight w:val="0"/>
      <w:marTop w:val="0"/>
      <w:marBottom w:val="0"/>
      <w:divBdr>
        <w:top w:val="none" w:sz="0" w:space="0" w:color="auto"/>
        <w:left w:val="none" w:sz="0" w:space="0" w:color="auto"/>
        <w:bottom w:val="none" w:sz="0" w:space="0" w:color="auto"/>
        <w:right w:val="none" w:sz="0" w:space="0" w:color="auto"/>
      </w:divBdr>
    </w:div>
    <w:div w:id="844201082">
      <w:bodyDiv w:val="1"/>
      <w:marLeft w:val="0"/>
      <w:marRight w:val="0"/>
      <w:marTop w:val="0"/>
      <w:marBottom w:val="0"/>
      <w:divBdr>
        <w:top w:val="none" w:sz="0" w:space="0" w:color="auto"/>
        <w:left w:val="none" w:sz="0" w:space="0" w:color="auto"/>
        <w:bottom w:val="none" w:sz="0" w:space="0" w:color="auto"/>
        <w:right w:val="none" w:sz="0" w:space="0" w:color="auto"/>
      </w:divBdr>
    </w:div>
    <w:div w:id="844319393">
      <w:bodyDiv w:val="1"/>
      <w:marLeft w:val="0"/>
      <w:marRight w:val="0"/>
      <w:marTop w:val="0"/>
      <w:marBottom w:val="0"/>
      <w:divBdr>
        <w:top w:val="none" w:sz="0" w:space="0" w:color="auto"/>
        <w:left w:val="none" w:sz="0" w:space="0" w:color="auto"/>
        <w:bottom w:val="none" w:sz="0" w:space="0" w:color="auto"/>
        <w:right w:val="none" w:sz="0" w:space="0" w:color="auto"/>
      </w:divBdr>
    </w:div>
    <w:div w:id="844781480">
      <w:bodyDiv w:val="1"/>
      <w:marLeft w:val="0"/>
      <w:marRight w:val="0"/>
      <w:marTop w:val="0"/>
      <w:marBottom w:val="0"/>
      <w:divBdr>
        <w:top w:val="none" w:sz="0" w:space="0" w:color="auto"/>
        <w:left w:val="none" w:sz="0" w:space="0" w:color="auto"/>
        <w:bottom w:val="none" w:sz="0" w:space="0" w:color="auto"/>
        <w:right w:val="none" w:sz="0" w:space="0" w:color="auto"/>
      </w:divBdr>
    </w:div>
    <w:div w:id="844981056">
      <w:bodyDiv w:val="1"/>
      <w:marLeft w:val="0"/>
      <w:marRight w:val="0"/>
      <w:marTop w:val="0"/>
      <w:marBottom w:val="0"/>
      <w:divBdr>
        <w:top w:val="none" w:sz="0" w:space="0" w:color="auto"/>
        <w:left w:val="none" w:sz="0" w:space="0" w:color="auto"/>
        <w:bottom w:val="none" w:sz="0" w:space="0" w:color="auto"/>
        <w:right w:val="none" w:sz="0" w:space="0" w:color="auto"/>
      </w:divBdr>
    </w:div>
    <w:div w:id="845051528">
      <w:bodyDiv w:val="1"/>
      <w:marLeft w:val="0"/>
      <w:marRight w:val="0"/>
      <w:marTop w:val="0"/>
      <w:marBottom w:val="0"/>
      <w:divBdr>
        <w:top w:val="none" w:sz="0" w:space="0" w:color="auto"/>
        <w:left w:val="none" w:sz="0" w:space="0" w:color="auto"/>
        <w:bottom w:val="none" w:sz="0" w:space="0" w:color="auto"/>
        <w:right w:val="none" w:sz="0" w:space="0" w:color="auto"/>
      </w:divBdr>
    </w:div>
    <w:div w:id="845167767">
      <w:bodyDiv w:val="1"/>
      <w:marLeft w:val="0"/>
      <w:marRight w:val="0"/>
      <w:marTop w:val="0"/>
      <w:marBottom w:val="0"/>
      <w:divBdr>
        <w:top w:val="none" w:sz="0" w:space="0" w:color="auto"/>
        <w:left w:val="none" w:sz="0" w:space="0" w:color="auto"/>
        <w:bottom w:val="none" w:sz="0" w:space="0" w:color="auto"/>
        <w:right w:val="none" w:sz="0" w:space="0" w:color="auto"/>
      </w:divBdr>
    </w:div>
    <w:div w:id="845173694">
      <w:bodyDiv w:val="1"/>
      <w:marLeft w:val="0"/>
      <w:marRight w:val="0"/>
      <w:marTop w:val="0"/>
      <w:marBottom w:val="0"/>
      <w:divBdr>
        <w:top w:val="none" w:sz="0" w:space="0" w:color="auto"/>
        <w:left w:val="none" w:sz="0" w:space="0" w:color="auto"/>
        <w:bottom w:val="none" w:sz="0" w:space="0" w:color="auto"/>
        <w:right w:val="none" w:sz="0" w:space="0" w:color="auto"/>
      </w:divBdr>
    </w:div>
    <w:div w:id="845440165">
      <w:bodyDiv w:val="1"/>
      <w:marLeft w:val="0"/>
      <w:marRight w:val="0"/>
      <w:marTop w:val="0"/>
      <w:marBottom w:val="0"/>
      <w:divBdr>
        <w:top w:val="none" w:sz="0" w:space="0" w:color="auto"/>
        <w:left w:val="none" w:sz="0" w:space="0" w:color="auto"/>
        <w:bottom w:val="none" w:sz="0" w:space="0" w:color="auto"/>
        <w:right w:val="none" w:sz="0" w:space="0" w:color="auto"/>
      </w:divBdr>
    </w:div>
    <w:div w:id="845483062">
      <w:bodyDiv w:val="1"/>
      <w:marLeft w:val="0"/>
      <w:marRight w:val="0"/>
      <w:marTop w:val="0"/>
      <w:marBottom w:val="0"/>
      <w:divBdr>
        <w:top w:val="none" w:sz="0" w:space="0" w:color="auto"/>
        <w:left w:val="none" w:sz="0" w:space="0" w:color="auto"/>
        <w:bottom w:val="none" w:sz="0" w:space="0" w:color="auto"/>
        <w:right w:val="none" w:sz="0" w:space="0" w:color="auto"/>
      </w:divBdr>
    </w:div>
    <w:div w:id="845632845">
      <w:bodyDiv w:val="1"/>
      <w:marLeft w:val="0"/>
      <w:marRight w:val="0"/>
      <w:marTop w:val="0"/>
      <w:marBottom w:val="0"/>
      <w:divBdr>
        <w:top w:val="none" w:sz="0" w:space="0" w:color="auto"/>
        <w:left w:val="none" w:sz="0" w:space="0" w:color="auto"/>
        <w:bottom w:val="none" w:sz="0" w:space="0" w:color="auto"/>
        <w:right w:val="none" w:sz="0" w:space="0" w:color="auto"/>
      </w:divBdr>
    </w:div>
    <w:div w:id="845679246">
      <w:bodyDiv w:val="1"/>
      <w:marLeft w:val="0"/>
      <w:marRight w:val="0"/>
      <w:marTop w:val="0"/>
      <w:marBottom w:val="0"/>
      <w:divBdr>
        <w:top w:val="none" w:sz="0" w:space="0" w:color="auto"/>
        <w:left w:val="none" w:sz="0" w:space="0" w:color="auto"/>
        <w:bottom w:val="none" w:sz="0" w:space="0" w:color="auto"/>
        <w:right w:val="none" w:sz="0" w:space="0" w:color="auto"/>
      </w:divBdr>
    </w:div>
    <w:div w:id="845754096">
      <w:bodyDiv w:val="1"/>
      <w:marLeft w:val="0"/>
      <w:marRight w:val="0"/>
      <w:marTop w:val="0"/>
      <w:marBottom w:val="0"/>
      <w:divBdr>
        <w:top w:val="none" w:sz="0" w:space="0" w:color="auto"/>
        <w:left w:val="none" w:sz="0" w:space="0" w:color="auto"/>
        <w:bottom w:val="none" w:sz="0" w:space="0" w:color="auto"/>
        <w:right w:val="none" w:sz="0" w:space="0" w:color="auto"/>
      </w:divBdr>
    </w:div>
    <w:div w:id="845904413">
      <w:bodyDiv w:val="1"/>
      <w:marLeft w:val="0"/>
      <w:marRight w:val="0"/>
      <w:marTop w:val="0"/>
      <w:marBottom w:val="0"/>
      <w:divBdr>
        <w:top w:val="none" w:sz="0" w:space="0" w:color="auto"/>
        <w:left w:val="none" w:sz="0" w:space="0" w:color="auto"/>
        <w:bottom w:val="none" w:sz="0" w:space="0" w:color="auto"/>
        <w:right w:val="none" w:sz="0" w:space="0" w:color="auto"/>
      </w:divBdr>
    </w:div>
    <w:div w:id="846283860">
      <w:bodyDiv w:val="1"/>
      <w:marLeft w:val="0"/>
      <w:marRight w:val="0"/>
      <w:marTop w:val="0"/>
      <w:marBottom w:val="0"/>
      <w:divBdr>
        <w:top w:val="none" w:sz="0" w:space="0" w:color="auto"/>
        <w:left w:val="none" w:sz="0" w:space="0" w:color="auto"/>
        <w:bottom w:val="none" w:sz="0" w:space="0" w:color="auto"/>
        <w:right w:val="none" w:sz="0" w:space="0" w:color="auto"/>
      </w:divBdr>
    </w:div>
    <w:div w:id="846407502">
      <w:bodyDiv w:val="1"/>
      <w:marLeft w:val="0"/>
      <w:marRight w:val="0"/>
      <w:marTop w:val="0"/>
      <w:marBottom w:val="0"/>
      <w:divBdr>
        <w:top w:val="none" w:sz="0" w:space="0" w:color="auto"/>
        <w:left w:val="none" w:sz="0" w:space="0" w:color="auto"/>
        <w:bottom w:val="none" w:sz="0" w:space="0" w:color="auto"/>
        <w:right w:val="none" w:sz="0" w:space="0" w:color="auto"/>
      </w:divBdr>
    </w:div>
    <w:div w:id="846478627">
      <w:bodyDiv w:val="1"/>
      <w:marLeft w:val="0"/>
      <w:marRight w:val="0"/>
      <w:marTop w:val="0"/>
      <w:marBottom w:val="0"/>
      <w:divBdr>
        <w:top w:val="none" w:sz="0" w:space="0" w:color="auto"/>
        <w:left w:val="none" w:sz="0" w:space="0" w:color="auto"/>
        <w:bottom w:val="none" w:sz="0" w:space="0" w:color="auto"/>
        <w:right w:val="none" w:sz="0" w:space="0" w:color="auto"/>
      </w:divBdr>
    </w:div>
    <w:div w:id="846749015">
      <w:bodyDiv w:val="1"/>
      <w:marLeft w:val="0"/>
      <w:marRight w:val="0"/>
      <w:marTop w:val="0"/>
      <w:marBottom w:val="0"/>
      <w:divBdr>
        <w:top w:val="none" w:sz="0" w:space="0" w:color="auto"/>
        <w:left w:val="none" w:sz="0" w:space="0" w:color="auto"/>
        <w:bottom w:val="none" w:sz="0" w:space="0" w:color="auto"/>
        <w:right w:val="none" w:sz="0" w:space="0" w:color="auto"/>
      </w:divBdr>
    </w:div>
    <w:div w:id="847018293">
      <w:bodyDiv w:val="1"/>
      <w:marLeft w:val="0"/>
      <w:marRight w:val="0"/>
      <w:marTop w:val="0"/>
      <w:marBottom w:val="0"/>
      <w:divBdr>
        <w:top w:val="none" w:sz="0" w:space="0" w:color="auto"/>
        <w:left w:val="none" w:sz="0" w:space="0" w:color="auto"/>
        <w:bottom w:val="none" w:sz="0" w:space="0" w:color="auto"/>
        <w:right w:val="none" w:sz="0" w:space="0" w:color="auto"/>
      </w:divBdr>
    </w:div>
    <w:div w:id="847058558">
      <w:bodyDiv w:val="1"/>
      <w:marLeft w:val="0"/>
      <w:marRight w:val="0"/>
      <w:marTop w:val="0"/>
      <w:marBottom w:val="0"/>
      <w:divBdr>
        <w:top w:val="none" w:sz="0" w:space="0" w:color="auto"/>
        <w:left w:val="none" w:sz="0" w:space="0" w:color="auto"/>
        <w:bottom w:val="none" w:sz="0" w:space="0" w:color="auto"/>
        <w:right w:val="none" w:sz="0" w:space="0" w:color="auto"/>
      </w:divBdr>
    </w:div>
    <w:div w:id="847061327">
      <w:bodyDiv w:val="1"/>
      <w:marLeft w:val="0"/>
      <w:marRight w:val="0"/>
      <w:marTop w:val="0"/>
      <w:marBottom w:val="0"/>
      <w:divBdr>
        <w:top w:val="none" w:sz="0" w:space="0" w:color="auto"/>
        <w:left w:val="none" w:sz="0" w:space="0" w:color="auto"/>
        <w:bottom w:val="none" w:sz="0" w:space="0" w:color="auto"/>
        <w:right w:val="none" w:sz="0" w:space="0" w:color="auto"/>
      </w:divBdr>
    </w:div>
    <w:div w:id="847132831">
      <w:bodyDiv w:val="1"/>
      <w:marLeft w:val="0"/>
      <w:marRight w:val="0"/>
      <w:marTop w:val="0"/>
      <w:marBottom w:val="0"/>
      <w:divBdr>
        <w:top w:val="none" w:sz="0" w:space="0" w:color="auto"/>
        <w:left w:val="none" w:sz="0" w:space="0" w:color="auto"/>
        <w:bottom w:val="none" w:sz="0" w:space="0" w:color="auto"/>
        <w:right w:val="none" w:sz="0" w:space="0" w:color="auto"/>
      </w:divBdr>
    </w:div>
    <w:div w:id="847251123">
      <w:bodyDiv w:val="1"/>
      <w:marLeft w:val="0"/>
      <w:marRight w:val="0"/>
      <w:marTop w:val="0"/>
      <w:marBottom w:val="0"/>
      <w:divBdr>
        <w:top w:val="none" w:sz="0" w:space="0" w:color="auto"/>
        <w:left w:val="none" w:sz="0" w:space="0" w:color="auto"/>
        <w:bottom w:val="none" w:sz="0" w:space="0" w:color="auto"/>
        <w:right w:val="none" w:sz="0" w:space="0" w:color="auto"/>
      </w:divBdr>
    </w:div>
    <w:div w:id="847793957">
      <w:bodyDiv w:val="1"/>
      <w:marLeft w:val="0"/>
      <w:marRight w:val="0"/>
      <w:marTop w:val="0"/>
      <w:marBottom w:val="0"/>
      <w:divBdr>
        <w:top w:val="none" w:sz="0" w:space="0" w:color="auto"/>
        <w:left w:val="none" w:sz="0" w:space="0" w:color="auto"/>
        <w:bottom w:val="none" w:sz="0" w:space="0" w:color="auto"/>
        <w:right w:val="none" w:sz="0" w:space="0" w:color="auto"/>
      </w:divBdr>
    </w:div>
    <w:div w:id="847983750">
      <w:bodyDiv w:val="1"/>
      <w:marLeft w:val="0"/>
      <w:marRight w:val="0"/>
      <w:marTop w:val="0"/>
      <w:marBottom w:val="0"/>
      <w:divBdr>
        <w:top w:val="none" w:sz="0" w:space="0" w:color="auto"/>
        <w:left w:val="none" w:sz="0" w:space="0" w:color="auto"/>
        <w:bottom w:val="none" w:sz="0" w:space="0" w:color="auto"/>
        <w:right w:val="none" w:sz="0" w:space="0" w:color="auto"/>
      </w:divBdr>
    </w:div>
    <w:div w:id="848176444">
      <w:bodyDiv w:val="1"/>
      <w:marLeft w:val="0"/>
      <w:marRight w:val="0"/>
      <w:marTop w:val="0"/>
      <w:marBottom w:val="0"/>
      <w:divBdr>
        <w:top w:val="none" w:sz="0" w:space="0" w:color="auto"/>
        <w:left w:val="none" w:sz="0" w:space="0" w:color="auto"/>
        <w:bottom w:val="none" w:sz="0" w:space="0" w:color="auto"/>
        <w:right w:val="none" w:sz="0" w:space="0" w:color="auto"/>
      </w:divBdr>
    </w:div>
    <w:div w:id="848374426">
      <w:bodyDiv w:val="1"/>
      <w:marLeft w:val="0"/>
      <w:marRight w:val="0"/>
      <w:marTop w:val="0"/>
      <w:marBottom w:val="0"/>
      <w:divBdr>
        <w:top w:val="none" w:sz="0" w:space="0" w:color="auto"/>
        <w:left w:val="none" w:sz="0" w:space="0" w:color="auto"/>
        <w:bottom w:val="none" w:sz="0" w:space="0" w:color="auto"/>
        <w:right w:val="none" w:sz="0" w:space="0" w:color="auto"/>
      </w:divBdr>
    </w:div>
    <w:div w:id="848563274">
      <w:bodyDiv w:val="1"/>
      <w:marLeft w:val="0"/>
      <w:marRight w:val="0"/>
      <w:marTop w:val="0"/>
      <w:marBottom w:val="0"/>
      <w:divBdr>
        <w:top w:val="none" w:sz="0" w:space="0" w:color="auto"/>
        <w:left w:val="none" w:sz="0" w:space="0" w:color="auto"/>
        <w:bottom w:val="none" w:sz="0" w:space="0" w:color="auto"/>
        <w:right w:val="none" w:sz="0" w:space="0" w:color="auto"/>
      </w:divBdr>
    </w:div>
    <w:div w:id="848566923">
      <w:bodyDiv w:val="1"/>
      <w:marLeft w:val="0"/>
      <w:marRight w:val="0"/>
      <w:marTop w:val="0"/>
      <w:marBottom w:val="0"/>
      <w:divBdr>
        <w:top w:val="none" w:sz="0" w:space="0" w:color="auto"/>
        <w:left w:val="none" w:sz="0" w:space="0" w:color="auto"/>
        <w:bottom w:val="none" w:sz="0" w:space="0" w:color="auto"/>
        <w:right w:val="none" w:sz="0" w:space="0" w:color="auto"/>
      </w:divBdr>
    </w:div>
    <w:div w:id="848712818">
      <w:bodyDiv w:val="1"/>
      <w:marLeft w:val="0"/>
      <w:marRight w:val="0"/>
      <w:marTop w:val="0"/>
      <w:marBottom w:val="0"/>
      <w:divBdr>
        <w:top w:val="none" w:sz="0" w:space="0" w:color="auto"/>
        <w:left w:val="none" w:sz="0" w:space="0" w:color="auto"/>
        <w:bottom w:val="none" w:sz="0" w:space="0" w:color="auto"/>
        <w:right w:val="none" w:sz="0" w:space="0" w:color="auto"/>
      </w:divBdr>
    </w:div>
    <w:div w:id="849444854">
      <w:bodyDiv w:val="1"/>
      <w:marLeft w:val="0"/>
      <w:marRight w:val="0"/>
      <w:marTop w:val="0"/>
      <w:marBottom w:val="0"/>
      <w:divBdr>
        <w:top w:val="none" w:sz="0" w:space="0" w:color="auto"/>
        <w:left w:val="none" w:sz="0" w:space="0" w:color="auto"/>
        <w:bottom w:val="none" w:sz="0" w:space="0" w:color="auto"/>
        <w:right w:val="none" w:sz="0" w:space="0" w:color="auto"/>
      </w:divBdr>
    </w:div>
    <w:div w:id="849680193">
      <w:bodyDiv w:val="1"/>
      <w:marLeft w:val="0"/>
      <w:marRight w:val="0"/>
      <w:marTop w:val="0"/>
      <w:marBottom w:val="0"/>
      <w:divBdr>
        <w:top w:val="none" w:sz="0" w:space="0" w:color="auto"/>
        <w:left w:val="none" w:sz="0" w:space="0" w:color="auto"/>
        <w:bottom w:val="none" w:sz="0" w:space="0" w:color="auto"/>
        <w:right w:val="none" w:sz="0" w:space="0" w:color="auto"/>
      </w:divBdr>
    </w:div>
    <w:div w:id="849947110">
      <w:bodyDiv w:val="1"/>
      <w:marLeft w:val="0"/>
      <w:marRight w:val="0"/>
      <w:marTop w:val="0"/>
      <w:marBottom w:val="0"/>
      <w:divBdr>
        <w:top w:val="none" w:sz="0" w:space="0" w:color="auto"/>
        <w:left w:val="none" w:sz="0" w:space="0" w:color="auto"/>
        <w:bottom w:val="none" w:sz="0" w:space="0" w:color="auto"/>
        <w:right w:val="none" w:sz="0" w:space="0" w:color="auto"/>
      </w:divBdr>
    </w:div>
    <w:div w:id="849950625">
      <w:bodyDiv w:val="1"/>
      <w:marLeft w:val="0"/>
      <w:marRight w:val="0"/>
      <w:marTop w:val="0"/>
      <w:marBottom w:val="0"/>
      <w:divBdr>
        <w:top w:val="none" w:sz="0" w:space="0" w:color="auto"/>
        <w:left w:val="none" w:sz="0" w:space="0" w:color="auto"/>
        <w:bottom w:val="none" w:sz="0" w:space="0" w:color="auto"/>
        <w:right w:val="none" w:sz="0" w:space="0" w:color="auto"/>
      </w:divBdr>
    </w:div>
    <w:div w:id="849953585">
      <w:bodyDiv w:val="1"/>
      <w:marLeft w:val="0"/>
      <w:marRight w:val="0"/>
      <w:marTop w:val="0"/>
      <w:marBottom w:val="0"/>
      <w:divBdr>
        <w:top w:val="none" w:sz="0" w:space="0" w:color="auto"/>
        <w:left w:val="none" w:sz="0" w:space="0" w:color="auto"/>
        <w:bottom w:val="none" w:sz="0" w:space="0" w:color="auto"/>
        <w:right w:val="none" w:sz="0" w:space="0" w:color="auto"/>
      </w:divBdr>
    </w:div>
    <w:div w:id="850072148">
      <w:bodyDiv w:val="1"/>
      <w:marLeft w:val="0"/>
      <w:marRight w:val="0"/>
      <w:marTop w:val="0"/>
      <w:marBottom w:val="0"/>
      <w:divBdr>
        <w:top w:val="none" w:sz="0" w:space="0" w:color="auto"/>
        <w:left w:val="none" w:sz="0" w:space="0" w:color="auto"/>
        <w:bottom w:val="none" w:sz="0" w:space="0" w:color="auto"/>
        <w:right w:val="none" w:sz="0" w:space="0" w:color="auto"/>
      </w:divBdr>
    </w:div>
    <w:div w:id="850296779">
      <w:bodyDiv w:val="1"/>
      <w:marLeft w:val="0"/>
      <w:marRight w:val="0"/>
      <w:marTop w:val="0"/>
      <w:marBottom w:val="0"/>
      <w:divBdr>
        <w:top w:val="none" w:sz="0" w:space="0" w:color="auto"/>
        <w:left w:val="none" w:sz="0" w:space="0" w:color="auto"/>
        <w:bottom w:val="none" w:sz="0" w:space="0" w:color="auto"/>
        <w:right w:val="none" w:sz="0" w:space="0" w:color="auto"/>
      </w:divBdr>
    </w:div>
    <w:div w:id="850488734">
      <w:bodyDiv w:val="1"/>
      <w:marLeft w:val="0"/>
      <w:marRight w:val="0"/>
      <w:marTop w:val="0"/>
      <w:marBottom w:val="0"/>
      <w:divBdr>
        <w:top w:val="none" w:sz="0" w:space="0" w:color="auto"/>
        <w:left w:val="none" w:sz="0" w:space="0" w:color="auto"/>
        <w:bottom w:val="none" w:sz="0" w:space="0" w:color="auto"/>
        <w:right w:val="none" w:sz="0" w:space="0" w:color="auto"/>
      </w:divBdr>
    </w:div>
    <w:div w:id="850602295">
      <w:bodyDiv w:val="1"/>
      <w:marLeft w:val="0"/>
      <w:marRight w:val="0"/>
      <w:marTop w:val="0"/>
      <w:marBottom w:val="0"/>
      <w:divBdr>
        <w:top w:val="none" w:sz="0" w:space="0" w:color="auto"/>
        <w:left w:val="none" w:sz="0" w:space="0" w:color="auto"/>
        <w:bottom w:val="none" w:sz="0" w:space="0" w:color="auto"/>
        <w:right w:val="none" w:sz="0" w:space="0" w:color="auto"/>
      </w:divBdr>
    </w:div>
    <w:div w:id="850606592">
      <w:bodyDiv w:val="1"/>
      <w:marLeft w:val="0"/>
      <w:marRight w:val="0"/>
      <w:marTop w:val="0"/>
      <w:marBottom w:val="0"/>
      <w:divBdr>
        <w:top w:val="none" w:sz="0" w:space="0" w:color="auto"/>
        <w:left w:val="none" w:sz="0" w:space="0" w:color="auto"/>
        <w:bottom w:val="none" w:sz="0" w:space="0" w:color="auto"/>
        <w:right w:val="none" w:sz="0" w:space="0" w:color="auto"/>
      </w:divBdr>
    </w:div>
    <w:div w:id="850686048">
      <w:bodyDiv w:val="1"/>
      <w:marLeft w:val="0"/>
      <w:marRight w:val="0"/>
      <w:marTop w:val="0"/>
      <w:marBottom w:val="0"/>
      <w:divBdr>
        <w:top w:val="none" w:sz="0" w:space="0" w:color="auto"/>
        <w:left w:val="none" w:sz="0" w:space="0" w:color="auto"/>
        <w:bottom w:val="none" w:sz="0" w:space="0" w:color="auto"/>
        <w:right w:val="none" w:sz="0" w:space="0" w:color="auto"/>
      </w:divBdr>
    </w:div>
    <w:div w:id="850726247">
      <w:bodyDiv w:val="1"/>
      <w:marLeft w:val="0"/>
      <w:marRight w:val="0"/>
      <w:marTop w:val="0"/>
      <w:marBottom w:val="0"/>
      <w:divBdr>
        <w:top w:val="none" w:sz="0" w:space="0" w:color="auto"/>
        <w:left w:val="none" w:sz="0" w:space="0" w:color="auto"/>
        <w:bottom w:val="none" w:sz="0" w:space="0" w:color="auto"/>
        <w:right w:val="none" w:sz="0" w:space="0" w:color="auto"/>
      </w:divBdr>
    </w:div>
    <w:div w:id="850752581">
      <w:bodyDiv w:val="1"/>
      <w:marLeft w:val="0"/>
      <w:marRight w:val="0"/>
      <w:marTop w:val="0"/>
      <w:marBottom w:val="0"/>
      <w:divBdr>
        <w:top w:val="none" w:sz="0" w:space="0" w:color="auto"/>
        <w:left w:val="none" w:sz="0" w:space="0" w:color="auto"/>
        <w:bottom w:val="none" w:sz="0" w:space="0" w:color="auto"/>
        <w:right w:val="none" w:sz="0" w:space="0" w:color="auto"/>
      </w:divBdr>
    </w:div>
    <w:div w:id="851605365">
      <w:bodyDiv w:val="1"/>
      <w:marLeft w:val="0"/>
      <w:marRight w:val="0"/>
      <w:marTop w:val="0"/>
      <w:marBottom w:val="0"/>
      <w:divBdr>
        <w:top w:val="none" w:sz="0" w:space="0" w:color="auto"/>
        <w:left w:val="none" w:sz="0" w:space="0" w:color="auto"/>
        <w:bottom w:val="none" w:sz="0" w:space="0" w:color="auto"/>
        <w:right w:val="none" w:sz="0" w:space="0" w:color="auto"/>
      </w:divBdr>
    </w:div>
    <w:div w:id="851919629">
      <w:bodyDiv w:val="1"/>
      <w:marLeft w:val="0"/>
      <w:marRight w:val="0"/>
      <w:marTop w:val="0"/>
      <w:marBottom w:val="0"/>
      <w:divBdr>
        <w:top w:val="none" w:sz="0" w:space="0" w:color="auto"/>
        <w:left w:val="none" w:sz="0" w:space="0" w:color="auto"/>
        <w:bottom w:val="none" w:sz="0" w:space="0" w:color="auto"/>
        <w:right w:val="none" w:sz="0" w:space="0" w:color="auto"/>
      </w:divBdr>
    </w:div>
    <w:div w:id="852378235">
      <w:bodyDiv w:val="1"/>
      <w:marLeft w:val="0"/>
      <w:marRight w:val="0"/>
      <w:marTop w:val="0"/>
      <w:marBottom w:val="0"/>
      <w:divBdr>
        <w:top w:val="none" w:sz="0" w:space="0" w:color="auto"/>
        <w:left w:val="none" w:sz="0" w:space="0" w:color="auto"/>
        <w:bottom w:val="none" w:sz="0" w:space="0" w:color="auto"/>
        <w:right w:val="none" w:sz="0" w:space="0" w:color="auto"/>
      </w:divBdr>
    </w:div>
    <w:div w:id="852453039">
      <w:bodyDiv w:val="1"/>
      <w:marLeft w:val="0"/>
      <w:marRight w:val="0"/>
      <w:marTop w:val="0"/>
      <w:marBottom w:val="0"/>
      <w:divBdr>
        <w:top w:val="none" w:sz="0" w:space="0" w:color="auto"/>
        <w:left w:val="none" w:sz="0" w:space="0" w:color="auto"/>
        <w:bottom w:val="none" w:sz="0" w:space="0" w:color="auto"/>
        <w:right w:val="none" w:sz="0" w:space="0" w:color="auto"/>
      </w:divBdr>
    </w:div>
    <w:div w:id="852459294">
      <w:bodyDiv w:val="1"/>
      <w:marLeft w:val="0"/>
      <w:marRight w:val="0"/>
      <w:marTop w:val="0"/>
      <w:marBottom w:val="0"/>
      <w:divBdr>
        <w:top w:val="none" w:sz="0" w:space="0" w:color="auto"/>
        <w:left w:val="none" w:sz="0" w:space="0" w:color="auto"/>
        <w:bottom w:val="none" w:sz="0" w:space="0" w:color="auto"/>
        <w:right w:val="none" w:sz="0" w:space="0" w:color="auto"/>
      </w:divBdr>
    </w:div>
    <w:div w:id="852645890">
      <w:bodyDiv w:val="1"/>
      <w:marLeft w:val="0"/>
      <w:marRight w:val="0"/>
      <w:marTop w:val="0"/>
      <w:marBottom w:val="0"/>
      <w:divBdr>
        <w:top w:val="none" w:sz="0" w:space="0" w:color="auto"/>
        <w:left w:val="none" w:sz="0" w:space="0" w:color="auto"/>
        <w:bottom w:val="none" w:sz="0" w:space="0" w:color="auto"/>
        <w:right w:val="none" w:sz="0" w:space="0" w:color="auto"/>
      </w:divBdr>
    </w:div>
    <w:div w:id="852954668">
      <w:bodyDiv w:val="1"/>
      <w:marLeft w:val="0"/>
      <w:marRight w:val="0"/>
      <w:marTop w:val="0"/>
      <w:marBottom w:val="0"/>
      <w:divBdr>
        <w:top w:val="none" w:sz="0" w:space="0" w:color="auto"/>
        <w:left w:val="none" w:sz="0" w:space="0" w:color="auto"/>
        <w:bottom w:val="none" w:sz="0" w:space="0" w:color="auto"/>
        <w:right w:val="none" w:sz="0" w:space="0" w:color="auto"/>
      </w:divBdr>
    </w:div>
    <w:div w:id="853231231">
      <w:bodyDiv w:val="1"/>
      <w:marLeft w:val="0"/>
      <w:marRight w:val="0"/>
      <w:marTop w:val="0"/>
      <w:marBottom w:val="0"/>
      <w:divBdr>
        <w:top w:val="none" w:sz="0" w:space="0" w:color="auto"/>
        <w:left w:val="none" w:sz="0" w:space="0" w:color="auto"/>
        <w:bottom w:val="none" w:sz="0" w:space="0" w:color="auto"/>
        <w:right w:val="none" w:sz="0" w:space="0" w:color="auto"/>
      </w:divBdr>
    </w:div>
    <w:div w:id="853349818">
      <w:bodyDiv w:val="1"/>
      <w:marLeft w:val="0"/>
      <w:marRight w:val="0"/>
      <w:marTop w:val="0"/>
      <w:marBottom w:val="0"/>
      <w:divBdr>
        <w:top w:val="none" w:sz="0" w:space="0" w:color="auto"/>
        <w:left w:val="none" w:sz="0" w:space="0" w:color="auto"/>
        <w:bottom w:val="none" w:sz="0" w:space="0" w:color="auto"/>
        <w:right w:val="none" w:sz="0" w:space="0" w:color="auto"/>
      </w:divBdr>
    </w:div>
    <w:div w:id="853611233">
      <w:bodyDiv w:val="1"/>
      <w:marLeft w:val="0"/>
      <w:marRight w:val="0"/>
      <w:marTop w:val="0"/>
      <w:marBottom w:val="0"/>
      <w:divBdr>
        <w:top w:val="none" w:sz="0" w:space="0" w:color="auto"/>
        <w:left w:val="none" w:sz="0" w:space="0" w:color="auto"/>
        <w:bottom w:val="none" w:sz="0" w:space="0" w:color="auto"/>
        <w:right w:val="none" w:sz="0" w:space="0" w:color="auto"/>
      </w:divBdr>
    </w:div>
    <w:div w:id="853954406">
      <w:bodyDiv w:val="1"/>
      <w:marLeft w:val="0"/>
      <w:marRight w:val="0"/>
      <w:marTop w:val="0"/>
      <w:marBottom w:val="0"/>
      <w:divBdr>
        <w:top w:val="none" w:sz="0" w:space="0" w:color="auto"/>
        <w:left w:val="none" w:sz="0" w:space="0" w:color="auto"/>
        <w:bottom w:val="none" w:sz="0" w:space="0" w:color="auto"/>
        <w:right w:val="none" w:sz="0" w:space="0" w:color="auto"/>
      </w:divBdr>
    </w:div>
    <w:div w:id="854153088">
      <w:bodyDiv w:val="1"/>
      <w:marLeft w:val="0"/>
      <w:marRight w:val="0"/>
      <w:marTop w:val="0"/>
      <w:marBottom w:val="0"/>
      <w:divBdr>
        <w:top w:val="none" w:sz="0" w:space="0" w:color="auto"/>
        <w:left w:val="none" w:sz="0" w:space="0" w:color="auto"/>
        <w:bottom w:val="none" w:sz="0" w:space="0" w:color="auto"/>
        <w:right w:val="none" w:sz="0" w:space="0" w:color="auto"/>
      </w:divBdr>
    </w:div>
    <w:div w:id="854196391">
      <w:bodyDiv w:val="1"/>
      <w:marLeft w:val="0"/>
      <w:marRight w:val="0"/>
      <w:marTop w:val="0"/>
      <w:marBottom w:val="0"/>
      <w:divBdr>
        <w:top w:val="none" w:sz="0" w:space="0" w:color="auto"/>
        <w:left w:val="none" w:sz="0" w:space="0" w:color="auto"/>
        <w:bottom w:val="none" w:sz="0" w:space="0" w:color="auto"/>
        <w:right w:val="none" w:sz="0" w:space="0" w:color="auto"/>
      </w:divBdr>
    </w:div>
    <w:div w:id="854539548">
      <w:bodyDiv w:val="1"/>
      <w:marLeft w:val="0"/>
      <w:marRight w:val="0"/>
      <w:marTop w:val="0"/>
      <w:marBottom w:val="0"/>
      <w:divBdr>
        <w:top w:val="none" w:sz="0" w:space="0" w:color="auto"/>
        <w:left w:val="none" w:sz="0" w:space="0" w:color="auto"/>
        <w:bottom w:val="none" w:sz="0" w:space="0" w:color="auto"/>
        <w:right w:val="none" w:sz="0" w:space="0" w:color="auto"/>
      </w:divBdr>
    </w:div>
    <w:div w:id="855005018">
      <w:bodyDiv w:val="1"/>
      <w:marLeft w:val="0"/>
      <w:marRight w:val="0"/>
      <w:marTop w:val="0"/>
      <w:marBottom w:val="0"/>
      <w:divBdr>
        <w:top w:val="none" w:sz="0" w:space="0" w:color="auto"/>
        <w:left w:val="none" w:sz="0" w:space="0" w:color="auto"/>
        <w:bottom w:val="none" w:sz="0" w:space="0" w:color="auto"/>
        <w:right w:val="none" w:sz="0" w:space="0" w:color="auto"/>
      </w:divBdr>
    </w:div>
    <w:div w:id="855313195">
      <w:bodyDiv w:val="1"/>
      <w:marLeft w:val="0"/>
      <w:marRight w:val="0"/>
      <w:marTop w:val="0"/>
      <w:marBottom w:val="0"/>
      <w:divBdr>
        <w:top w:val="none" w:sz="0" w:space="0" w:color="auto"/>
        <w:left w:val="none" w:sz="0" w:space="0" w:color="auto"/>
        <w:bottom w:val="none" w:sz="0" w:space="0" w:color="auto"/>
        <w:right w:val="none" w:sz="0" w:space="0" w:color="auto"/>
      </w:divBdr>
    </w:div>
    <w:div w:id="855383079">
      <w:bodyDiv w:val="1"/>
      <w:marLeft w:val="0"/>
      <w:marRight w:val="0"/>
      <w:marTop w:val="0"/>
      <w:marBottom w:val="0"/>
      <w:divBdr>
        <w:top w:val="none" w:sz="0" w:space="0" w:color="auto"/>
        <w:left w:val="none" w:sz="0" w:space="0" w:color="auto"/>
        <w:bottom w:val="none" w:sz="0" w:space="0" w:color="auto"/>
        <w:right w:val="none" w:sz="0" w:space="0" w:color="auto"/>
      </w:divBdr>
    </w:div>
    <w:div w:id="855466896">
      <w:bodyDiv w:val="1"/>
      <w:marLeft w:val="0"/>
      <w:marRight w:val="0"/>
      <w:marTop w:val="0"/>
      <w:marBottom w:val="0"/>
      <w:divBdr>
        <w:top w:val="none" w:sz="0" w:space="0" w:color="auto"/>
        <w:left w:val="none" w:sz="0" w:space="0" w:color="auto"/>
        <w:bottom w:val="none" w:sz="0" w:space="0" w:color="auto"/>
        <w:right w:val="none" w:sz="0" w:space="0" w:color="auto"/>
      </w:divBdr>
    </w:div>
    <w:div w:id="855507685">
      <w:bodyDiv w:val="1"/>
      <w:marLeft w:val="0"/>
      <w:marRight w:val="0"/>
      <w:marTop w:val="0"/>
      <w:marBottom w:val="0"/>
      <w:divBdr>
        <w:top w:val="none" w:sz="0" w:space="0" w:color="auto"/>
        <w:left w:val="none" w:sz="0" w:space="0" w:color="auto"/>
        <w:bottom w:val="none" w:sz="0" w:space="0" w:color="auto"/>
        <w:right w:val="none" w:sz="0" w:space="0" w:color="auto"/>
      </w:divBdr>
    </w:div>
    <w:div w:id="855727294">
      <w:bodyDiv w:val="1"/>
      <w:marLeft w:val="0"/>
      <w:marRight w:val="0"/>
      <w:marTop w:val="0"/>
      <w:marBottom w:val="0"/>
      <w:divBdr>
        <w:top w:val="none" w:sz="0" w:space="0" w:color="auto"/>
        <w:left w:val="none" w:sz="0" w:space="0" w:color="auto"/>
        <w:bottom w:val="none" w:sz="0" w:space="0" w:color="auto"/>
        <w:right w:val="none" w:sz="0" w:space="0" w:color="auto"/>
      </w:divBdr>
    </w:div>
    <w:div w:id="855729292">
      <w:bodyDiv w:val="1"/>
      <w:marLeft w:val="0"/>
      <w:marRight w:val="0"/>
      <w:marTop w:val="0"/>
      <w:marBottom w:val="0"/>
      <w:divBdr>
        <w:top w:val="none" w:sz="0" w:space="0" w:color="auto"/>
        <w:left w:val="none" w:sz="0" w:space="0" w:color="auto"/>
        <w:bottom w:val="none" w:sz="0" w:space="0" w:color="auto"/>
        <w:right w:val="none" w:sz="0" w:space="0" w:color="auto"/>
      </w:divBdr>
    </w:div>
    <w:div w:id="855966145">
      <w:bodyDiv w:val="1"/>
      <w:marLeft w:val="0"/>
      <w:marRight w:val="0"/>
      <w:marTop w:val="0"/>
      <w:marBottom w:val="0"/>
      <w:divBdr>
        <w:top w:val="none" w:sz="0" w:space="0" w:color="auto"/>
        <w:left w:val="none" w:sz="0" w:space="0" w:color="auto"/>
        <w:bottom w:val="none" w:sz="0" w:space="0" w:color="auto"/>
        <w:right w:val="none" w:sz="0" w:space="0" w:color="auto"/>
      </w:divBdr>
    </w:div>
    <w:div w:id="856389696">
      <w:bodyDiv w:val="1"/>
      <w:marLeft w:val="0"/>
      <w:marRight w:val="0"/>
      <w:marTop w:val="0"/>
      <w:marBottom w:val="0"/>
      <w:divBdr>
        <w:top w:val="none" w:sz="0" w:space="0" w:color="auto"/>
        <w:left w:val="none" w:sz="0" w:space="0" w:color="auto"/>
        <w:bottom w:val="none" w:sz="0" w:space="0" w:color="auto"/>
        <w:right w:val="none" w:sz="0" w:space="0" w:color="auto"/>
      </w:divBdr>
    </w:div>
    <w:div w:id="856499401">
      <w:bodyDiv w:val="1"/>
      <w:marLeft w:val="0"/>
      <w:marRight w:val="0"/>
      <w:marTop w:val="0"/>
      <w:marBottom w:val="0"/>
      <w:divBdr>
        <w:top w:val="none" w:sz="0" w:space="0" w:color="auto"/>
        <w:left w:val="none" w:sz="0" w:space="0" w:color="auto"/>
        <w:bottom w:val="none" w:sz="0" w:space="0" w:color="auto"/>
        <w:right w:val="none" w:sz="0" w:space="0" w:color="auto"/>
      </w:divBdr>
    </w:div>
    <w:div w:id="856576721">
      <w:bodyDiv w:val="1"/>
      <w:marLeft w:val="0"/>
      <w:marRight w:val="0"/>
      <w:marTop w:val="0"/>
      <w:marBottom w:val="0"/>
      <w:divBdr>
        <w:top w:val="none" w:sz="0" w:space="0" w:color="auto"/>
        <w:left w:val="none" w:sz="0" w:space="0" w:color="auto"/>
        <w:bottom w:val="none" w:sz="0" w:space="0" w:color="auto"/>
        <w:right w:val="none" w:sz="0" w:space="0" w:color="auto"/>
      </w:divBdr>
    </w:div>
    <w:div w:id="856962583">
      <w:bodyDiv w:val="1"/>
      <w:marLeft w:val="0"/>
      <w:marRight w:val="0"/>
      <w:marTop w:val="0"/>
      <w:marBottom w:val="0"/>
      <w:divBdr>
        <w:top w:val="none" w:sz="0" w:space="0" w:color="auto"/>
        <w:left w:val="none" w:sz="0" w:space="0" w:color="auto"/>
        <w:bottom w:val="none" w:sz="0" w:space="0" w:color="auto"/>
        <w:right w:val="none" w:sz="0" w:space="0" w:color="auto"/>
      </w:divBdr>
    </w:div>
    <w:div w:id="856969600">
      <w:bodyDiv w:val="1"/>
      <w:marLeft w:val="0"/>
      <w:marRight w:val="0"/>
      <w:marTop w:val="0"/>
      <w:marBottom w:val="0"/>
      <w:divBdr>
        <w:top w:val="none" w:sz="0" w:space="0" w:color="auto"/>
        <w:left w:val="none" w:sz="0" w:space="0" w:color="auto"/>
        <w:bottom w:val="none" w:sz="0" w:space="0" w:color="auto"/>
        <w:right w:val="none" w:sz="0" w:space="0" w:color="auto"/>
      </w:divBdr>
    </w:div>
    <w:div w:id="857041504">
      <w:bodyDiv w:val="1"/>
      <w:marLeft w:val="0"/>
      <w:marRight w:val="0"/>
      <w:marTop w:val="0"/>
      <w:marBottom w:val="0"/>
      <w:divBdr>
        <w:top w:val="none" w:sz="0" w:space="0" w:color="auto"/>
        <w:left w:val="none" w:sz="0" w:space="0" w:color="auto"/>
        <w:bottom w:val="none" w:sz="0" w:space="0" w:color="auto"/>
        <w:right w:val="none" w:sz="0" w:space="0" w:color="auto"/>
      </w:divBdr>
    </w:div>
    <w:div w:id="857542260">
      <w:bodyDiv w:val="1"/>
      <w:marLeft w:val="0"/>
      <w:marRight w:val="0"/>
      <w:marTop w:val="0"/>
      <w:marBottom w:val="0"/>
      <w:divBdr>
        <w:top w:val="none" w:sz="0" w:space="0" w:color="auto"/>
        <w:left w:val="none" w:sz="0" w:space="0" w:color="auto"/>
        <w:bottom w:val="none" w:sz="0" w:space="0" w:color="auto"/>
        <w:right w:val="none" w:sz="0" w:space="0" w:color="auto"/>
      </w:divBdr>
    </w:div>
    <w:div w:id="857619260">
      <w:bodyDiv w:val="1"/>
      <w:marLeft w:val="0"/>
      <w:marRight w:val="0"/>
      <w:marTop w:val="0"/>
      <w:marBottom w:val="0"/>
      <w:divBdr>
        <w:top w:val="none" w:sz="0" w:space="0" w:color="auto"/>
        <w:left w:val="none" w:sz="0" w:space="0" w:color="auto"/>
        <w:bottom w:val="none" w:sz="0" w:space="0" w:color="auto"/>
        <w:right w:val="none" w:sz="0" w:space="0" w:color="auto"/>
      </w:divBdr>
    </w:div>
    <w:div w:id="857625358">
      <w:bodyDiv w:val="1"/>
      <w:marLeft w:val="0"/>
      <w:marRight w:val="0"/>
      <w:marTop w:val="0"/>
      <w:marBottom w:val="0"/>
      <w:divBdr>
        <w:top w:val="none" w:sz="0" w:space="0" w:color="auto"/>
        <w:left w:val="none" w:sz="0" w:space="0" w:color="auto"/>
        <w:bottom w:val="none" w:sz="0" w:space="0" w:color="auto"/>
        <w:right w:val="none" w:sz="0" w:space="0" w:color="auto"/>
      </w:divBdr>
    </w:div>
    <w:div w:id="857885798">
      <w:bodyDiv w:val="1"/>
      <w:marLeft w:val="0"/>
      <w:marRight w:val="0"/>
      <w:marTop w:val="0"/>
      <w:marBottom w:val="0"/>
      <w:divBdr>
        <w:top w:val="none" w:sz="0" w:space="0" w:color="auto"/>
        <w:left w:val="none" w:sz="0" w:space="0" w:color="auto"/>
        <w:bottom w:val="none" w:sz="0" w:space="0" w:color="auto"/>
        <w:right w:val="none" w:sz="0" w:space="0" w:color="auto"/>
      </w:divBdr>
    </w:div>
    <w:div w:id="857888396">
      <w:bodyDiv w:val="1"/>
      <w:marLeft w:val="0"/>
      <w:marRight w:val="0"/>
      <w:marTop w:val="0"/>
      <w:marBottom w:val="0"/>
      <w:divBdr>
        <w:top w:val="none" w:sz="0" w:space="0" w:color="auto"/>
        <w:left w:val="none" w:sz="0" w:space="0" w:color="auto"/>
        <w:bottom w:val="none" w:sz="0" w:space="0" w:color="auto"/>
        <w:right w:val="none" w:sz="0" w:space="0" w:color="auto"/>
      </w:divBdr>
    </w:div>
    <w:div w:id="857933523">
      <w:bodyDiv w:val="1"/>
      <w:marLeft w:val="0"/>
      <w:marRight w:val="0"/>
      <w:marTop w:val="0"/>
      <w:marBottom w:val="0"/>
      <w:divBdr>
        <w:top w:val="none" w:sz="0" w:space="0" w:color="auto"/>
        <w:left w:val="none" w:sz="0" w:space="0" w:color="auto"/>
        <w:bottom w:val="none" w:sz="0" w:space="0" w:color="auto"/>
        <w:right w:val="none" w:sz="0" w:space="0" w:color="auto"/>
      </w:divBdr>
    </w:div>
    <w:div w:id="857934175">
      <w:bodyDiv w:val="1"/>
      <w:marLeft w:val="0"/>
      <w:marRight w:val="0"/>
      <w:marTop w:val="0"/>
      <w:marBottom w:val="0"/>
      <w:divBdr>
        <w:top w:val="none" w:sz="0" w:space="0" w:color="auto"/>
        <w:left w:val="none" w:sz="0" w:space="0" w:color="auto"/>
        <w:bottom w:val="none" w:sz="0" w:space="0" w:color="auto"/>
        <w:right w:val="none" w:sz="0" w:space="0" w:color="auto"/>
      </w:divBdr>
    </w:div>
    <w:div w:id="858007514">
      <w:bodyDiv w:val="1"/>
      <w:marLeft w:val="0"/>
      <w:marRight w:val="0"/>
      <w:marTop w:val="0"/>
      <w:marBottom w:val="0"/>
      <w:divBdr>
        <w:top w:val="none" w:sz="0" w:space="0" w:color="auto"/>
        <w:left w:val="none" w:sz="0" w:space="0" w:color="auto"/>
        <w:bottom w:val="none" w:sz="0" w:space="0" w:color="auto"/>
        <w:right w:val="none" w:sz="0" w:space="0" w:color="auto"/>
      </w:divBdr>
    </w:div>
    <w:div w:id="858087951">
      <w:bodyDiv w:val="1"/>
      <w:marLeft w:val="0"/>
      <w:marRight w:val="0"/>
      <w:marTop w:val="0"/>
      <w:marBottom w:val="0"/>
      <w:divBdr>
        <w:top w:val="none" w:sz="0" w:space="0" w:color="auto"/>
        <w:left w:val="none" w:sz="0" w:space="0" w:color="auto"/>
        <w:bottom w:val="none" w:sz="0" w:space="0" w:color="auto"/>
        <w:right w:val="none" w:sz="0" w:space="0" w:color="auto"/>
      </w:divBdr>
    </w:div>
    <w:div w:id="858275560">
      <w:bodyDiv w:val="1"/>
      <w:marLeft w:val="0"/>
      <w:marRight w:val="0"/>
      <w:marTop w:val="0"/>
      <w:marBottom w:val="0"/>
      <w:divBdr>
        <w:top w:val="none" w:sz="0" w:space="0" w:color="auto"/>
        <w:left w:val="none" w:sz="0" w:space="0" w:color="auto"/>
        <w:bottom w:val="none" w:sz="0" w:space="0" w:color="auto"/>
        <w:right w:val="none" w:sz="0" w:space="0" w:color="auto"/>
      </w:divBdr>
    </w:div>
    <w:div w:id="858541883">
      <w:bodyDiv w:val="1"/>
      <w:marLeft w:val="0"/>
      <w:marRight w:val="0"/>
      <w:marTop w:val="0"/>
      <w:marBottom w:val="0"/>
      <w:divBdr>
        <w:top w:val="none" w:sz="0" w:space="0" w:color="auto"/>
        <w:left w:val="none" w:sz="0" w:space="0" w:color="auto"/>
        <w:bottom w:val="none" w:sz="0" w:space="0" w:color="auto"/>
        <w:right w:val="none" w:sz="0" w:space="0" w:color="auto"/>
      </w:divBdr>
    </w:div>
    <w:div w:id="858545276">
      <w:bodyDiv w:val="1"/>
      <w:marLeft w:val="0"/>
      <w:marRight w:val="0"/>
      <w:marTop w:val="0"/>
      <w:marBottom w:val="0"/>
      <w:divBdr>
        <w:top w:val="none" w:sz="0" w:space="0" w:color="auto"/>
        <w:left w:val="none" w:sz="0" w:space="0" w:color="auto"/>
        <w:bottom w:val="none" w:sz="0" w:space="0" w:color="auto"/>
        <w:right w:val="none" w:sz="0" w:space="0" w:color="auto"/>
      </w:divBdr>
    </w:div>
    <w:div w:id="858852615">
      <w:bodyDiv w:val="1"/>
      <w:marLeft w:val="0"/>
      <w:marRight w:val="0"/>
      <w:marTop w:val="0"/>
      <w:marBottom w:val="0"/>
      <w:divBdr>
        <w:top w:val="none" w:sz="0" w:space="0" w:color="auto"/>
        <w:left w:val="none" w:sz="0" w:space="0" w:color="auto"/>
        <w:bottom w:val="none" w:sz="0" w:space="0" w:color="auto"/>
        <w:right w:val="none" w:sz="0" w:space="0" w:color="auto"/>
      </w:divBdr>
    </w:div>
    <w:div w:id="859047405">
      <w:bodyDiv w:val="1"/>
      <w:marLeft w:val="0"/>
      <w:marRight w:val="0"/>
      <w:marTop w:val="0"/>
      <w:marBottom w:val="0"/>
      <w:divBdr>
        <w:top w:val="none" w:sz="0" w:space="0" w:color="auto"/>
        <w:left w:val="none" w:sz="0" w:space="0" w:color="auto"/>
        <w:bottom w:val="none" w:sz="0" w:space="0" w:color="auto"/>
        <w:right w:val="none" w:sz="0" w:space="0" w:color="auto"/>
      </w:divBdr>
    </w:div>
    <w:div w:id="859048191">
      <w:bodyDiv w:val="1"/>
      <w:marLeft w:val="0"/>
      <w:marRight w:val="0"/>
      <w:marTop w:val="0"/>
      <w:marBottom w:val="0"/>
      <w:divBdr>
        <w:top w:val="none" w:sz="0" w:space="0" w:color="auto"/>
        <w:left w:val="none" w:sz="0" w:space="0" w:color="auto"/>
        <w:bottom w:val="none" w:sz="0" w:space="0" w:color="auto"/>
        <w:right w:val="none" w:sz="0" w:space="0" w:color="auto"/>
      </w:divBdr>
    </w:div>
    <w:div w:id="859053120">
      <w:bodyDiv w:val="1"/>
      <w:marLeft w:val="0"/>
      <w:marRight w:val="0"/>
      <w:marTop w:val="0"/>
      <w:marBottom w:val="0"/>
      <w:divBdr>
        <w:top w:val="none" w:sz="0" w:space="0" w:color="auto"/>
        <w:left w:val="none" w:sz="0" w:space="0" w:color="auto"/>
        <w:bottom w:val="none" w:sz="0" w:space="0" w:color="auto"/>
        <w:right w:val="none" w:sz="0" w:space="0" w:color="auto"/>
      </w:divBdr>
    </w:div>
    <w:div w:id="859205348">
      <w:bodyDiv w:val="1"/>
      <w:marLeft w:val="0"/>
      <w:marRight w:val="0"/>
      <w:marTop w:val="0"/>
      <w:marBottom w:val="0"/>
      <w:divBdr>
        <w:top w:val="none" w:sz="0" w:space="0" w:color="auto"/>
        <w:left w:val="none" w:sz="0" w:space="0" w:color="auto"/>
        <w:bottom w:val="none" w:sz="0" w:space="0" w:color="auto"/>
        <w:right w:val="none" w:sz="0" w:space="0" w:color="auto"/>
      </w:divBdr>
    </w:div>
    <w:div w:id="859440057">
      <w:bodyDiv w:val="1"/>
      <w:marLeft w:val="0"/>
      <w:marRight w:val="0"/>
      <w:marTop w:val="0"/>
      <w:marBottom w:val="0"/>
      <w:divBdr>
        <w:top w:val="none" w:sz="0" w:space="0" w:color="auto"/>
        <w:left w:val="none" w:sz="0" w:space="0" w:color="auto"/>
        <w:bottom w:val="none" w:sz="0" w:space="0" w:color="auto"/>
        <w:right w:val="none" w:sz="0" w:space="0" w:color="auto"/>
      </w:divBdr>
    </w:div>
    <w:div w:id="859466598">
      <w:bodyDiv w:val="1"/>
      <w:marLeft w:val="0"/>
      <w:marRight w:val="0"/>
      <w:marTop w:val="0"/>
      <w:marBottom w:val="0"/>
      <w:divBdr>
        <w:top w:val="none" w:sz="0" w:space="0" w:color="auto"/>
        <w:left w:val="none" w:sz="0" w:space="0" w:color="auto"/>
        <w:bottom w:val="none" w:sz="0" w:space="0" w:color="auto"/>
        <w:right w:val="none" w:sz="0" w:space="0" w:color="auto"/>
      </w:divBdr>
    </w:div>
    <w:div w:id="859468731">
      <w:bodyDiv w:val="1"/>
      <w:marLeft w:val="0"/>
      <w:marRight w:val="0"/>
      <w:marTop w:val="0"/>
      <w:marBottom w:val="0"/>
      <w:divBdr>
        <w:top w:val="none" w:sz="0" w:space="0" w:color="auto"/>
        <w:left w:val="none" w:sz="0" w:space="0" w:color="auto"/>
        <w:bottom w:val="none" w:sz="0" w:space="0" w:color="auto"/>
        <w:right w:val="none" w:sz="0" w:space="0" w:color="auto"/>
      </w:divBdr>
    </w:div>
    <w:div w:id="859508795">
      <w:bodyDiv w:val="1"/>
      <w:marLeft w:val="0"/>
      <w:marRight w:val="0"/>
      <w:marTop w:val="0"/>
      <w:marBottom w:val="0"/>
      <w:divBdr>
        <w:top w:val="none" w:sz="0" w:space="0" w:color="auto"/>
        <w:left w:val="none" w:sz="0" w:space="0" w:color="auto"/>
        <w:bottom w:val="none" w:sz="0" w:space="0" w:color="auto"/>
        <w:right w:val="none" w:sz="0" w:space="0" w:color="auto"/>
      </w:divBdr>
    </w:div>
    <w:div w:id="859508846">
      <w:bodyDiv w:val="1"/>
      <w:marLeft w:val="0"/>
      <w:marRight w:val="0"/>
      <w:marTop w:val="0"/>
      <w:marBottom w:val="0"/>
      <w:divBdr>
        <w:top w:val="none" w:sz="0" w:space="0" w:color="auto"/>
        <w:left w:val="none" w:sz="0" w:space="0" w:color="auto"/>
        <w:bottom w:val="none" w:sz="0" w:space="0" w:color="auto"/>
        <w:right w:val="none" w:sz="0" w:space="0" w:color="auto"/>
      </w:divBdr>
    </w:div>
    <w:div w:id="859590812">
      <w:bodyDiv w:val="1"/>
      <w:marLeft w:val="0"/>
      <w:marRight w:val="0"/>
      <w:marTop w:val="0"/>
      <w:marBottom w:val="0"/>
      <w:divBdr>
        <w:top w:val="none" w:sz="0" w:space="0" w:color="auto"/>
        <w:left w:val="none" w:sz="0" w:space="0" w:color="auto"/>
        <w:bottom w:val="none" w:sz="0" w:space="0" w:color="auto"/>
        <w:right w:val="none" w:sz="0" w:space="0" w:color="auto"/>
      </w:divBdr>
    </w:div>
    <w:div w:id="859709675">
      <w:bodyDiv w:val="1"/>
      <w:marLeft w:val="0"/>
      <w:marRight w:val="0"/>
      <w:marTop w:val="0"/>
      <w:marBottom w:val="0"/>
      <w:divBdr>
        <w:top w:val="none" w:sz="0" w:space="0" w:color="auto"/>
        <w:left w:val="none" w:sz="0" w:space="0" w:color="auto"/>
        <w:bottom w:val="none" w:sz="0" w:space="0" w:color="auto"/>
        <w:right w:val="none" w:sz="0" w:space="0" w:color="auto"/>
      </w:divBdr>
    </w:div>
    <w:div w:id="859782607">
      <w:bodyDiv w:val="1"/>
      <w:marLeft w:val="0"/>
      <w:marRight w:val="0"/>
      <w:marTop w:val="0"/>
      <w:marBottom w:val="0"/>
      <w:divBdr>
        <w:top w:val="none" w:sz="0" w:space="0" w:color="auto"/>
        <w:left w:val="none" w:sz="0" w:space="0" w:color="auto"/>
        <w:bottom w:val="none" w:sz="0" w:space="0" w:color="auto"/>
        <w:right w:val="none" w:sz="0" w:space="0" w:color="auto"/>
      </w:divBdr>
    </w:div>
    <w:div w:id="859899602">
      <w:bodyDiv w:val="1"/>
      <w:marLeft w:val="0"/>
      <w:marRight w:val="0"/>
      <w:marTop w:val="0"/>
      <w:marBottom w:val="0"/>
      <w:divBdr>
        <w:top w:val="none" w:sz="0" w:space="0" w:color="auto"/>
        <w:left w:val="none" w:sz="0" w:space="0" w:color="auto"/>
        <w:bottom w:val="none" w:sz="0" w:space="0" w:color="auto"/>
        <w:right w:val="none" w:sz="0" w:space="0" w:color="auto"/>
      </w:divBdr>
    </w:div>
    <w:div w:id="860171685">
      <w:bodyDiv w:val="1"/>
      <w:marLeft w:val="0"/>
      <w:marRight w:val="0"/>
      <w:marTop w:val="0"/>
      <w:marBottom w:val="0"/>
      <w:divBdr>
        <w:top w:val="none" w:sz="0" w:space="0" w:color="auto"/>
        <w:left w:val="none" w:sz="0" w:space="0" w:color="auto"/>
        <w:bottom w:val="none" w:sz="0" w:space="0" w:color="auto"/>
        <w:right w:val="none" w:sz="0" w:space="0" w:color="auto"/>
      </w:divBdr>
    </w:div>
    <w:div w:id="860515023">
      <w:bodyDiv w:val="1"/>
      <w:marLeft w:val="0"/>
      <w:marRight w:val="0"/>
      <w:marTop w:val="0"/>
      <w:marBottom w:val="0"/>
      <w:divBdr>
        <w:top w:val="none" w:sz="0" w:space="0" w:color="auto"/>
        <w:left w:val="none" w:sz="0" w:space="0" w:color="auto"/>
        <w:bottom w:val="none" w:sz="0" w:space="0" w:color="auto"/>
        <w:right w:val="none" w:sz="0" w:space="0" w:color="auto"/>
      </w:divBdr>
    </w:div>
    <w:div w:id="860585737">
      <w:bodyDiv w:val="1"/>
      <w:marLeft w:val="0"/>
      <w:marRight w:val="0"/>
      <w:marTop w:val="0"/>
      <w:marBottom w:val="0"/>
      <w:divBdr>
        <w:top w:val="none" w:sz="0" w:space="0" w:color="auto"/>
        <w:left w:val="none" w:sz="0" w:space="0" w:color="auto"/>
        <w:bottom w:val="none" w:sz="0" w:space="0" w:color="auto"/>
        <w:right w:val="none" w:sz="0" w:space="0" w:color="auto"/>
      </w:divBdr>
    </w:div>
    <w:div w:id="860973161">
      <w:bodyDiv w:val="1"/>
      <w:marLeft w:val="0"/>
      <w:marRight w:val="0"/>
      <w:marTop w:val="0"/>
      <w:marBottom w:val="0"/>
      <w:divBdr>
        <w:top w:val="none" w:sz="0" w:space="0" w:color="auto"/>
        <w:left w:val="none" w:sz="0" w:space="0" w:color="auto"/>
        <w:bottom w:val="none" w:sz="0" w:space="0" w:color="auto"/>
        <w:right w:val="none" w:sz="0" w:space="0" w:color="auto"/>
      </w:divBdr>
    </w:div>
    <w:div w:id="861018908">
      <w:bodyDiv w:val="1"/>
      <w:marLeft w:val="0"/>
      <w:marRight w:val="0"/>
      <w:marTop w:val="0"/>
      <w:marBottom w:val="0"/>
      <w:divBdr>
        <w:top w:val="none" w:sz="0" w:space="0" w:color="auto"/>
        <w:left w:val="none" w:sz="0" w:space="0" w:color="auto"/>
        <w:bottom w:val="none" w:sz="0" w:space="0" w:color="auto"/>
        <w:right w:val="none" w:sz="0" w:space="0" w:color="auto"/>
      </w:divBdr>
    </w:div>
    <w:div w:id="861092829">
      <w:bodyDiv w:val="1"/>
      <w:marLeft w:val="0"/>
      <w:marRight w:val="0"/>
      <w:marTop w:val="0"/>
      <w:marBottom w:val="0"/>
      <w:divBdr>
        <w:top w:val="none" w:sz="0" w:space="0" w:color="auto"/>
        <w:left w:val="none" w:sz="0" w:space="0" w:color="auto"/>
        <w:bottom w:val="none" w:sz="0" w:space="0" w:color="auto"/>
        <w:right w:val="none" w:sz="0" w:space="0" w:color="auto"/>
      </w:divBdr>
    </w:div>
    <w:div w:id="861475950">
      <w:bodyDiv w:val="1"/>
      <w:marLeft w:val="0"/>
      <w:marRight w:val="0"/>
      <w:marTop w:val="0"/>
      <w:marBottom w:val="0"/>
      <w:divBdr>
        <w:top w:val="none" w:sz="0" w:space="0" w:color="auto"/>
        <w:left w:val="none" w:sz="0" w:space="0" w:color="auto"/>
        <w:bottom w:val="none" w:sz="0" w:space="0" w:color="auto"/>
        <w:right w:val="none" w:sz="0" w:space="0" w:color="auto"/>
      </w:divBdr>
    </w:div>
    <w:div w:id="861942293">
      <w:bodyDiv w:val="1"/>
      <w:marLeft w:val="0"/>
      <w:marRight w:val="0"/>
      <w:marTop w:val="0"/>
      <w:marBottom w:val="0"/>
      <w:divBdr>
        <w:top w:val="none" w:sz="0" w:space="0" w:color="auto"/>
        <w:left w:val="none" w:sz="0" w:space="0" w:color="auto"/>
        <w:bottom w:val="none" w:sz="0" w:space="0" w:color="auto"/>
        <w:right w:val="none" w:sz="0" w:space="0" w:color="auto"/>
      </w:divBdr>
    </w:div>
    <w:div w:id="862015257">
      <w:bodyDiv w:val="1"/>
      <w:marLeft w:val="0"/>
      <w:marRight w:val="0"/>
      <w:marTop w:val="0"/>
      <w:marBottom w:val="0"/>
      <w:divBdr>
        <w:top w:val="none" w:sz="0" w:space="0" w:color="auto"/>
        <w:left w:val="none" w:sz="0" w:space="0" w:color="auto"/>
        <w:bottom w:val="none" w:sz="0" w:space="0" w:color="auto"/>
        <w:right w:val="none" w:sz="0" w:space="0" w:color="auto"/>
      </w:divBdr>
    </w:div>
    <w:div w:id="862208435">
      <w:bodyDiv w:val="1"/>
      <w:marLeft w:val="0"/>
      <w:marRight w:val="0"/>
      <w:marTop w:val="0"/>
      <w:marBottom w:val="0"/>
      <w:divBdr>
        <w:top w:val="none" w:sz="0" w:space="0" w:color="auto"/>
        <w:left w:val="none" w:sz="0" w:space="0" w:color="auto"/>
        <w:bottom w:val="none" w:sz="0" w:space="0" w:color="auto"/>
        <w:right w:val="none" w:sz="0" w:space="0" w:color="auto"/>
      </w:divBdr>
    </w:div>
    <w:div w:id="862742763">
      <w:bodyDiv w:val="1"/>
      <w:marLeft w:val="0"/>
      <w:marRight w:val="0"/>
      <w:marTop w:val="0"/>
      <w:marBottom w:val="0"/>
      <w:divBdr>
        <w:top w:val="none" w:sz="0" w:space="0" w:color="auto"/>
        <w:left w:val="none" w:sz="0" w:space="0" w:color="auto"/>
        <w:bottom w:val="none" w:sz="0" w:space="0" w:color="auto"/>
        <w:right w:val="none" w:sz="0" w:space="0" w:color="auto"/>
      </w:divBdr>
    </w:div>
    <w:div w:id="862864212">
      <w:bodyDiv w:val="1"/>
      <w:marLeft w:val="0"/>
      <w:marRight w:val="0"/>
      <w:marTop w:val="0"/>
      <w:marBottom w:val="0"/>
      <w:divBdr>
        <w:top w:val="none" w:sz="0" w:space="0" w:color="auto"/>
        <w:left w:val="none" w:sz="0" w:space="0" w:color="auto"/>
        <w:bottom w:val="none" w:sz="0" w:space="0" w:color="auto"/>
        <w:right w:val="none" w:sz="0" w:space="0" w:color="auto"/>
      </w:divBdr>
    </w:div>
    <w:div w:id="863205369">
      <w:bodyDiv w:val="1"/>
      <w:marLeft w:val="0"/>
      <w:marRight w:val="0"/>
      <w:marTop w:val="0"/>
      <w:marBottom w:val="0"/>
      <w:divBdr>
        <w:top w:val="none" w:sz="0" w:space="0" w:color="auto"/>
        <w:left w:val="none" w:sz="0" w:space="0" w:color="auto"/>
        <w:bottom w:val="none" w:sz="0" w:space="0" w:color="auto"/>
        <w:right w:val="none" w:sz="0" w:space="0" w:color="auto"/>
      </w:divBdr>
    </w:div>
    <w:div w:id="864253976">
      <w:bodyDiv w:val="1"/>
      <w:marLeft w:val="0"/>
      <w:marRight w:val="0"/>
      <w:marTop w:val="0"/>
      <w:marBottom w:val="0"/>
      <w:divBdr>
        <w:top w:val="none" w:sz="0" w:space="0" w:color="auto"/>
        <w:left w:val="none" w:sz="0" w:space="0" w:color="auto"/>
        <w:bottom w:val="none" w:sz="0" w:space="0" w:color="auto"/>
        <w:right w:val="none" w:sz="0" w:space="0" w:color="auto"/>
      </w:divBdr>
    </w:div>
    <w:div w:id="864293200">
      <w:bodyDiv w:val="1"/>
      <w:marLeft w:val="0"/>
      <w:marRight w:val="0"/>
      <w:marTop w:val="0"/>
      <w:marBottom w:val="0"/>
      <w:divBdr>
        <w:top w:val="none" w:sz="0" w:space="0" w:color="auto"/>
        <w:left w:val="none" w:sz="0" w:space="0" w:color="auto"/>
        <w:bottom w:val="none" w:sz="0" w:space="0" w:color="auto"/>
        <w:right w:val="none" w:sz="0" w:space="0" w:color="auto"/>
      </w:divBdr>
    </w:div>
    <w:div w:id="864293574">
      <w:bodyDiv w:val="1"/>
      <w:marLeft w:val="0"/>
      <w:marRight w:val="0"/>
      <w:marTop w:val="0"/>
      <w:marBottom w:val="0"/>
      <w:divBdr>
        <w:top w:val="none" w:sz="0" w:space="0" w:color="auto"/>
        <w:left w:val="none" w:sz="0" w:space="0" w:color="auto"/>
        <w:bottom w:val="none" w:sz="0" w:space="0" w:color="auto"/>
        <w:right w:val="none" w:sz="0" w:space="0" w:color="auto"/>
      </w:divBdr>
    </w:div>
    <w:div w:id="864446780">
      <w:bodyDiv w:val="1"/>
      <w:marLeft w:val="0"/>
      <w:marRight w:val="0"/>
      <w:marTop w:val="0"/>
      <w:marBottom w:val="0"/>
      <w:divBdr>
        <w:top w:val="none" w:sz="0" w:space="0" w:color="auto"/>
        <w:left w:val="none" w:sz="0" w:space="0" w:color="auto"/>
        <w:bottom w:val="none" w:sz="0" w:space="0" w:color="auto"/>
        <w:right w:val="none" w:sz="0" w:space="0" w:color="auto"/>
      </w:divBdr>
    </w:div>
    <w:div w:id="864829804">
      <w:bodyDiv w:val="1"/>
      <w:marLeft w:val="0"/>
      <w:marRight w:val="0"/>
      <w:marTop w:val="0"/>
      <w:marBottom w:val="0"/>
      <w:divBdr>
        <w:top w:val="none" w:sz="0" w:space="0" w:color="auto"/>
        <w:left w:val="none" w:sz="0" w:space="0" w:color="auto"/>
        <w:bottom w:val="none" w:sz="0" w:space="0" w:color="auto"/>
        <w:right w:val="none" w:sz="0" w:space="0" w:color="auto"/>
      </w:divBdr>
    </w:div>
    <w:div w:id="865094541">
      <w:bodyDiv w:val="1"/>
      <w:marLeft w:val="0"/>
      <w:marRight w:val="0"/>
      <w:marTop w:val="0"/>
      <w:marBottom w:val="0"/>
      <w:divBdr>
        <w:top w:val="none" w:sz="0" w:space="0" w:color="auto"/>
        <w:left w:val="none" w:sz="0" w:space="0" w:color="auto"/>
        <w:bottom w:val="none" w:sz="0" w:space="0" w:color="auto"/>
        <w:right w:val="none" w:sz="0" w:space="0" w:color="auto"/>
      </w:divBdr>
    </w:div>
    <w:div w:id="865680011">
      <w:bodyDiv w:val="1"/>
      <w:marLeft w:val="0"/>
      <w:marRight w:val="0"/>
      <w:marTop w:val="0"/>
      <w:marBottom w:val="0"/>
      <w:divBdr>
        <w:top w:val="none" w:sz="0" w:space="0" w:color="auto"/>
        <w:left w:val="none" w:sz="0" w:space="0" w:color="auto"/>
        <w:bottom w:val="none" w:sz="0" w:space="0" w:color="auto"/>
        <w:right w:val="none" w:sz="0" w:space="0" w:color="auto"/>
      </w:divBdr>
    </w:div>
    <w:div w:id="865943970">
      <w:bodyDiv w:val="1"/>
      <w:marLeft w:val="0"/>
      <w:marRight w:val="0"/>
      <w:marTop w:val="0"/>
      <w:marBottom w:val="0"/>
      <w:divBdr>
        <w:top w:val="none" w:sz="0" w:space="0" w:color="auto"/>
        <w:left w:val="none" w:sz="0" w:space="0" w:color="auto"/>
        <w:bottom w:val="none" w:sz="0" w:space="0" w:color="auto"/>
        <w:right w:val="none" w:sz="0" w:space="0" w:color="auto"/>
      </w:divBdr>
    </w:div>
    <w:div w:id="866217262">
      <w:bodyDiv w:val="1"/>
      <w:marLeft w:val="0"/>
      <w:marRight w:val="0"/>
      <w:marTop w:val="0"/>
      <w:marBottom w:val="0"/>
      <w:divBdr>
        <w:top w:val="none" w:sz="0" w:space="0" w:color="auto"/>
        <w:left w:val="none" w:sz="0" w:space="0" w:color="auto"/>
        <w:bottom w:val="none" w:sz="0" w:space="0" w:color="auto"/>
        <w:right w:val="none" w:sz="0" w:space="0" w:color="auto"/>
      </w:divBdr>
    </w:div>
    <w:div w:id="866256646">
      <w:bodyDiv w:val="1"/>
      <w:marLeft w:val="0"/>
      <w:marRight w:val="0"/>
      <w:marTop w:val="0"/>
      <w:marBottom w:val="0"/>
      <w:divBdr>
        <w:top w:val="none" w:sz="0" w:space="0" w:color="auto"/>
        <w:left w:val="none" w:sz="0" w:space="0" w:color="auto"/>
        <w:bottom w:val="none" w:sz="0" w:space="0" w:color="auto"/>
        <w:right w:val="none" w:sz="0" w:space="0" w:color="auto"/>
      </w:divBdr>
    </w:div>
    <w:div w:id="866256697">
      <w:bodyDiv w:val="1"/>
      <w:marLeft w:val="0"/>
      <w:marRight w:val="0"/>
      <w:marTop w:val="0"/>
      <w:marBottom w:val="0"/>
      <w:divBdr>
        <w:top w:val="none" w:sz="0" w:space="0" w:color="auto"/>
        <w:left w:val="none" w:sz="0" w:space="0" w:color="auto"/>
        <w:bottom w:val="none" w:sz="0" w:space="0" w:color="auto"/>
        <w:right w:val="none" w:sz="0" w:space="0" w:color="auto"/>
      </w:divBdr>
    </w:div>
    <w:div w:id="866258708">
      <w:bodyDiv w:val="1"/>
      <w:marLeft w:val="0"/>
      <w:marRight w:val="0"/>
      <w:marTop w:val="0"/>
      <w:marBottom w:val="0"/>
      <w:divBdr>
        <w:top w:val="none" w:sz="0" w:space="0" w:color="auto"/>
        <w:left w:val="none" w:sz="0" w:space="0" w:color="auto"/>
        <w:bottom w:val="none" w:sz="0" w:space="0" w:color="auto"/>
        <w:right w:val="none" w:sz="0" w:space="0" w:color="auto"/>
      </w:divBdr>
    </w:div>
    <w:div w:id="866648634">
      <w:bodyDiv w:val="1"/>
      <w:marLeft w:val="0"/>
      <w:marRight w:val="0"/>
      <w:marTop w:val="0"/>
      <w:marBottom w:val="0"/>
      <w:divBdr>
        <w:top w:val="none" w:sz="0" w:space="0" w:color="auto"/>
        <w:left w:val="none" w:sz="0" w:space="0" w:color="auto"/>
        <w:bottom w:val="none" w:sz="0" w:space="0" w:color="auto"/>
        <w:right w:val="none" w:sz="0" w:space="0" w:color="auto"/>
      </w:divBdr>
    </w:div>
    <w:div w:id="866675005">
      <w:bodyDiv w:val="1"/>
      <w:marLeft w:val="0"/>
      <w:marRight w:val="0"/>
      <w:marTop w:val="0"/>
      <w:marBottom w:val="0"/>
      <w:divBdr>
        <w:top w:val="none" w:sz="0" w:space="0" w:color="auto"/>
        <w:left w:val="none" w:sz="0" w:space="0" w:color="auto"/>
        <w:bottom w:val="none" w:sz="0" w:space="0" w:color="auto"/>
        <w:right w:val="none" w:sz="0" w:space="0" w:color="auto"/>
      </w:divBdr>
    </w:div>
    <w:div w:id="866715450">
      <w:bodyDiv w:val="1"/>
      <w:marLeft w:val="0"/>
      <w:marRight w:val="0"/>
      <w:marTop w:val="0"/>
      <w:marBottom w:val="0"/>
      <w:divBdr>
        <w:top w:val="none" w:sz="0" w:space="0" w:color="auto"/>
        <w:left w:val="none" w:sz="0" w:space="0" w:color="auto"/>
        <w:bottom w:val="none" w:sz="0" w:space="0" w:color="auto"/>
        <w:right w:val="none" w:sz="0" w:space="0" w:color="auto"/>
      </w:divBdr>
    </w:div>
    <w:div w:id="866798944">
      <w:bodyDiv w:val="1"/>
      <w:marLeft w:val="0"/>
      <w:marRight w:val="0"/>
      <w:marTop w:val="0"/>
      <w:marBottom w:val="0"/>
      <w:divBdr>
        <w:top w:val="none" w:sz="0" w:space="0" w:color="auto"/>
        <w:left w:val="none" w:sz="0" w:space="0" w:color="auto"/>
        <w:bottom w:val="none" w:sz="0" w:space="0" w:color="auto"/>
        <w:right w:val="none" w:sz="0" w:space="0" w:color="auto"/>
      </w:divBdr>
    </w:div>
    <w:div w:id="866869526">
      <w:bodyDiv w:val="1"/>
      <w:marLeft w:val="0"/>
      <w:marRight w:val="0"/>
      <w:marTop w:val="0"/>
      <w:marBottom w:val="0"/>
      <w:divBdr>
        <w:top w:val="none" w:sz="0" w:space="0" w:color="auto"/>
        <w:left w:val="none" w:sz="0" w:space="0" w:color="auto"/>
        <w:bottom w:val="none" w:sz="0" w:space="0" w:color="auto"/>
        <w:right w:val="none" w:sz="0" w:space="0" w:color="auto"/>
      </w:divBdr>
    </w:div>
    <w:div w:id="866988840">
      <w:bodyDiv w:val="1"/>
      <w:marLeft w:val="0"/>
      <w:marRight w:val="0"/>
      <w:marTop w:val="0"/>
      <w:marBottom w:val="0"/>
      <w:divBdr>
        <w:top w:val="none" w:sz="0" w:space="0" w:color="auto"/>
        <w:left w:val="none" w:sz="0" w:space="0" w:color="auto"/>
        <w:bottom w:val="none" w:sz="0" w:space="0" w:color="auto"/>
        <w:right w:val="none" w:sz="0" w:space="0" w:color="auto"/>
      </w:divBdr>
    </w:div>
    <w:div w:id="867838886">
      <w:bodyDiv w:val="1"/>
      <w:marLeft w:val="0"/>
      <w:marRight w:val="0"/>
      <w:marTop w:val="0"/>
      <w:marBottom w:val="0"/>
      <w:divBdr>
        <w:top w:val="none" w:sz="0" w:space="0" w:color="auto"/>
        <w:left w:val="none" w:sz="0" w:space="0" w:color="auto"/>
        <w:bottom w:val="none" w:sz="0" w:space="0" w:color="auto"/>
        <w:right w:val="none" w:sz="0" w:space="0" w:color="auto"/>
      </w:divBdr>
    </w:div>
    <w:div w:id="867916039">
      <w:bodyDiv w:val="1"/>
      <w:marLeft w:val="0"/>
      <w:marRight w:val="0"/>
      <w:marTop w:val="0"/>
      <w:marBottom w:val="0"/>
      <w:divBdr>
        <w:top w:val="none" w:sz="0" w:space="0" w:color="auto"/>
        <w:left w:val="none" w:sz="0" w:space="0" w:color="auto"/>
        <w:bottom w:val="none" w:sz="0" w:space="0" w:color="auto"/>
        <w:right w:val="none" w:sz="0" w:space="0" w:color="auto"/>
      </w:divBdr>
    </w:div>
    <w:div w:id="868109971">
      <w:bodyDiv w:val="1"/>
      <w:marLeft w:val="0"/>
      <w:marRight w:val="0"/>
      <w:marTop w:val="0"/>
      <w:marBottom w:val="0"/>
      <w:divBdr>
        <w:top w:val="none" w:sz="0" w:space="0" w:color="auto"/>
        <w:left w:val="none" w:sz="0" w:space="0" w:color="auto"/>
        <w:bottom w:val="none" w:sz="0" w:space="0" w:color="auto"/>
        <w:right w:val="none" w:sz="0" w:space="0" w:color="auto"/>
      </w:divBdr>
    </w:div>
    <w:div w:id="868176403">
      <w:bodyDiv w:val="1"/>
      <w:marLeft w:val="0"/>
      <w:marRight w:val="0"/>
      <w:marTop w:val="0"/>
      <w:marBottom w:val="0"/>
      <w:divBdr>
        <w:top w:val="none" w:sz="0" w:space="0" w:color="auto"/>
        <w:left w:val="none" w:sz="0" w:space="0" w:color="auto"/>
        <w:bottom w:val="none" w:sz="0" w:space="0" w:color="auto"/>
        <w:right w:val="none" w:sz="0" w:space="0" w:color="auto"/>
      </w:divBdr>
    </w:div>
    <w:div w:id="868179505">
      <w:bodyDiv w:val="1"/>
      <w:marLeft w:val="0"/>
      <w:marRight w:val="0"/>
      <w:marTop w:val="0"/>
      <w:marBottom w:val="0"/>
      <w:divBdr>
        <w:top w:val="none" w:sz="0" w:space="0" w:color="auto"/>
        <w:left w:val="none" w:sz="0" w:space="0" w:color="auto"/>
        <w:bottom w:val="none" w:sz="0" w:space="0" w:color="auto"/>
        <w:right w:val="none" w:sz="0" w:space="0" w:color="auto"/>
      </w:divBdr>
    </w:div>
    <w:div w:id="868374982">
      <w:bodyDiv w:val="1"/>
      <w:marLeft w:val="0"/>
      <w:marRight w:val="0"/>
      <w:marTop w:val="0"/>
      <w:marBottom w:val="0"/>
      <w:divBdr>
        <w:top w:val="none" w:sz="0" w:space="0" w:color="auto"/>
        <w:left w:val="none" w:sz="0" w:space="0" w:color="auto"/>
        <w:bottom w:val="none" w:sz="0" w:space="0" w:color="auto"/>
        <w:right w:val="none" w:sz="0" w:space="0" w:color="auto"/>
      </w:divBdr>
    </w:div>
    <w:div w:id="868488019">
      <w:bodyDiv w:val="1"/>
      <w:marLeft w:val="0"/>
      <w:marRight w:val="0"/>
      <w:marTop w:val="0"/>
      <w:marBottom w:val="0"/>
      <w:divBdr>
        <w:top w:val="none" w:sz="0" w:space="0" w:color="auto"/>
        <w:left w:val="none" w:sz="0" w:space="0" w:color="auto"/>
        <w:bottom w:val="none" w:sz="0" w:space="0" w:color="auto"/>
        <w:right w:val="none" w:sz="0" w:space="0" w:color="auto"/>
      </w:divBdr>
    </w:div>
    <w:div w:id="868492889">
      <w:bodyDiv w:val="1"/>
      <w:marLeft w:val="0"/>
      <w:marRight w:val="0"/>
      <w:marTop w:val="0"/>
      <w:marBottom w:val="0"/>
      <w:divBdr>
        <w:top w:val="none" w:sz="0" w:space="0" w:color="auto"/>
        <w:left w:val="none" w:sz="0" w:space="0" w:color="auto"/>
        <w:bottom w:val="none" w:sz="0" w:space="0" w:color="auto"/>
        <w:right w:val="none" w:sz="0" w:space="0" w:color="auto"/>
      </w:divBdr>
    </w:div>
    <w:div w:id="868879084">
      <w:bodyDiv w:val="1"/>
      <w:marLeft w:val="0"/>
      <w:marRight w:val="0"/>
      <w:marTop w:val="0"/>
      <w:marBottom w:val="0"/>
      <w:divBdr>
        <w:top w:val="none" w:sz="0" w:space="0" w:color="auto"/>
        <w:left w:val="none" w:sz="0" w:space="0" w:color="auto"/>
        <w:bottom w:val="none" w:sz="0" w:space="0" w:color="auto"/>
        <w:right w:val="none" w:sz="0" w:space="0" w:color="auto"/>
      </w:divBdr>
    </w:div>
    <w:div w:id="868950933">
      <w:bodyDiv w:val="1"/>
      <w:marLeft w:val="0"/>
      <w:marRight w:val="0"/>
      <w:marTop w:val="0"/>
      <w:marBottom w:val="0"/>
      <w:divBdr>
        <w:top w:val="none" w:sz="0" w:space="0" w:color="auto"/>
        <w:left w:val="none" w:sz="0" w:space="0" w:color="auto"/>
        <w:bottom w:val="none" w:sz="0" w:space="0" w:color="auto"/>
        <w:right w:val="none" w:sz="0" w:space="0" w:color="auto"/>
      </w:divBdr>
    </w:div>
    <w:div w:id="868953484">
      <w:bodyDiv w:val="1"/>
      <w:marLeft w:val="0"/>
      <w:marRight w:val="0"/>
      <w:marTop w:val="0"/>
      <w:marBottom w:val="0"/>
      <w:divBdr>
        <w:top w:val="none" w:sz="0" w:space="0" w:color="auto"/>
        <w:left w:val="none" w:sz="0" w:space="0" w:color="auto"/>
        <w:bottom w:val="none" w:sz="0" w:space="0" w:color="auto"/>
        <w:right w:val="none" w:sz="0" w:space="0" w:color="auto"/>
      </w:divBdr>
    </w:div>
    <w:div w:id="868956937">
      <w:bodyDiv w:val="1"/>
      <w:marLeft w:val="0"/>
      <w:marRight w:val="0"/>
      <w:marTop w:val="0"/>
      <w:marBottom w:val="0"/>
      <w:divBdr>
        <w:top w:val="none" w:sz="0" w:space="0" w:color="auto"/>
        <w:left w:val="none" w:sz="0" w:space="0" w:color="auto"/>
        <w:bottom w:val="none" w:sz="0" w:space="0" w:color="auto"/>
        <w:right w:val="none" w:sz="0" w:space="0" w:color="auto"/>
      </w:divBdr>
    </w:div>
    <w:div w:id="869029163">
      <w:bodyDiv w:val="1"/>
      <w:marLeft w:val="0"/>
      <w:marRight w:val="0"/>
      <w:marTop w:val="0"/>
      <w:marBottom w:val="0"/>
      <w:divBdr>
        <w:top w:val="none" w:sz="0" w:space="0" w:color="auto"/>
        <w:left w:val="none" w:sz="0" w:space="0" w:color="auto"/>
        <w:bottom w:val="none" w:sz="0" w:space="0" w:color="auto"/>
        <w:right w:val="none" w:sz="0" w:space="0" w:color="auto"/>
      </w:divBdr>
    </w:div>
    <w:div w:id="869491810">
      <w:bodyDiv w:val="1"/>
      <w:marLeft w:val="0"/>
      <w:marRight w:val="0"/>
      <w:marTop w:val="0"/>
      <w:marBottom w:val="0"/>
      <w:divBdr>
        <w:top w:val="none" w:sz="0" w:space="0" w:color="auto"/>
        <w:left w:val="none" w:sz="0" w:space="0" w:color="auto"/>
        <w:bottom w:val="none" w:sz="0" w:space="0" w:color="auto"/>
        <w:right w:val="none" w:sz="0" w:space="0" w:color="auto"/>
      </w:divBdr>
    </w:div>
    <w:div w:id="869689669">
      <w:bodyDiv w:val="1"/>
      <w:marLeft w:val="0"/>
      <w:marRight w:val="0"/>
      <w:marTop w:val="0"/>
      <w:marBottom w:val="0"/>
      <w:divBdr>
        <w:top w:val="none" w:sz="0" w:space="0" w:color="auto"/>
        <w:left w:val="none" w:sz="0" w:space="0" w:color="auto"/>
        <w:bottom w:val="none" w:sz="0" w:space="0" w:color="auto"/>
        <w:right w:val="none" w:sz="0" w:space="0" w:color="auto"/>
      </w:divBdr>
    </w:div>
    <w:div w:id="869760512">
      <w:bodyDiv w:val="1"/>
      <w:marLeft w:val="0"/>
      <w:marRight w:val="0"/>
      <w:marTop w:val="0"/>
      <w:marBottom w:val="0"/>
      <w:divBdr>
        <w:top w:val="none" w:sz="0" w:space="0" w:color="auto"/>
        <w:left w:val="none" w:sz="0" w:space="0" w:color="auto"/>
        <w:bottom w:val="none" w:sz="0" w:space="0" w:color="auto"/>
        <w:right w:val="none" w:sz="0" w:space="0" w:color="auto"/>
      </w:divBdr>
    </w:div>
    <w:div w:id="870410712">
      <w:bodyDiv w:val="1"/>
      <w:marLeft w:val="0"/>
      <w:marRight w:val="0"/>
      <w:marTop w:val="0"/>
      <w:marBottom w:val="0"/>
      <w:divBdr>
        <w:top w:val="none" w:sz="0" w:space="0" w:color="auto"/>
        <w:left w:val="none" w:sz="0" w:space="0" w:color="auto"/>
        <w:bottom w:val="none" w:sz="0" w:space="0" w:color="auto"/>
        <w:right w:val="none" w:sz="0" w:space="0" w:color="auto"/>
      </w:divBdr>
    </w:div>
    <w:div w:id="870536513">
      <w:bodyDiv w:val="1"/>
      <w:marLeft w:val="0"/>
      <w:marRight w:val="0"/>
      <w:marTop w:val="0"/>
      <w:marBottom w:val="0"/>
      <w:divBdr>
        <w:top w:val="none" w:sz="0" w:space="0" w:color="auto"/>
        <w:left w:val="none" w:sz="0" w:space="0" w:color="auto"/>
        <w:bottom w:val="none" w:sz="0" w:space="0" w:color="auto"/>
        <w:right w:val="none" w:sz="0" w:space="0" w:color="auto"/>
      </w:divBdr>
    </w:div>
    <w:div w:id="870730529">
      <w:bodyDiv w:val="1"/>
      <w:marLeft w:val="0"/>
      <w:marRight w:val="0"/>
      <w:marTop w:val="0"/>
      <w:marBottom w:val="0"/>
      <w:divBdr>
        <w:top w:val="none" w:sz="0" w:space="0" w:color="auto"/>
        <w:left w:val="none" w:sz="0" w:space="0" w:color="auto"/>
        <w:bottom w:val="none" w:sz="0" w:space="0" w:color="auto"/>
        <w:right w:val="none" w:sz="0" w:space="0" w:color="auto"/>
      </w:divBdr>
    </w:div>
    <w:div w:id="870797514">
      <w:bodyDiv w:val="1"/>
      <w:marLeft w:val="0"/>
      <w:marRight w:val="0"/>
      <w:marTop w:val="0"/>
      <w:marBottom w:val="0"/>
      <w:divBdr>
        <w:top w:val="none" w:sz="0" w:space="0" w:color="auto"/>
        <w:left w:val="none" w:sz="0" w:space="0" w:color="auto"/>
        <w:bottom w:val="none" w:sz="0" w:space="0" w:color="auto"/>
        <w:right w:val="none" w:sz="0" w:space="0" w:color="auto"/>
      </w:divBdr>
    </w:div>
    <w:div w:id="870991694">
      <w:bodyDiv w:val="1"/>
      <w:marLeft w:val="0"/>
      <w:marRight w:val="0"/>
      <w:marTop w:val="0"/>
      <w:marBottom w:val="0"/>
      <w:divBdr>
        <w:top w:val="none" w:sz="0" w:space="0" w:color="auto"/>
        <w:left w:val="none" w:sz="0" w:space="0" w:color="auto"/>
        <w:bottom w:val="none" w:sz="0" w:space="0" w:color="auto"/>
        <w:right w:val="none" w:sz="0" w:space="0" w:color="auto"/>
      </w:divBdr>
    </w:div>
    <w:div w:id="871113553">
      <w:bodyDiv w:val="1"/>
      <w:marLeft w:val="0"/>
      <w:marRight w:val="0"/>
      <w:marTop w:val="0"/>
      <w:marBottom w:val="0"/>
      <w:divBdr>
        <w:top w:val="none" w:sz="0" w:space="0" w:color="auto"/>
        <w:left w:val="none" w:sz="0" w:space="0" w:color="auto"/>
        <w:bottom w:val="none" w:sz="0" w:space="0" w:color="auto"/>
        <w:right w:val="none" w:sz="0" w:space="0" w:color="auto"/>
      </w:divBdr>
    </w:div>
    <w:div w:id="871113938">
      <w:bodyDiv w:val="1"/>
      <w:marLeft w:val="0"/>
      <w:marRight w:val="0"/>
      <w:marTop w:val="0"/>
      <w:marBottom w:val="0"/>
      <w:divBdr>
        <w:top w:val="none" w:sz="0" w:space="0" w:color="auto"/>
        <w:left w:val="none" w:sz="0" w:space="0" w:color="auto"/>
        <w:bottom w:val="none" w:sz="0" w:space="0" w:color="auto"/>
        <w:right w:val="none" w:sz="0" w:space="0" w:color="auto"/>
      </w:divBdr>
    </w:div>
    <w:div w:id="871308751">
      <w:bodyDiv w:val="1"/>
      <w:marLeft w:val="0"/>
      <w:marRight w:val="0"/>
      <w:marTop w:val="0"/>
      <w:marBottom w:val="0"/>
      <w:divBdr>
        <w:top w:val="none" w:sz="0" w:space="0" w:color="auto"/>
        <w:left w:val="none" w:sz="0" w:space="0" w:color="auto"/>
        <w:bottom w:val="none" w:sz="0" w:space="0" w:color="auto"/>
        <w:right w:val="none" w:sz="0" w:space="0" w:color="auto"/>
      </w:divBdr>
    </w:div>
    <w:div w:id="871310278">
      <w:bodyDiv w:val="1"/>
      <w:marLeft w:val="0"/>
      <w:marRight w:val="0"/>
      <w:marTop w:val="0"/>
      <w:marBottom w:val="0"/>
      <w:divBdr>
        <w:top w:val="none" w:sz="0" w:space="0" w:color="auto"/>
        <w:left w:val="none" w:sz="0" w:space="0" w:color="auto"/>
        <w:bottom w:val="none" w:sz="0" w:space="0" w:color="auto"/>
        <w:right w:val="none" w:sz="0" w:space="0" w:color="auto"/>
      </w:divBdr>
    </w:div>
    <w:div w:id="872117351">
      <w:bodyDiv w:val="1"/>
      <w:marLeft w:val="0"/>
      <w:marRight w:val="0"/>
      <w:marTop w:val="0"/>
      <w:marBottom w:val="0"/>
      <w:divBdr>
        <w:top w:val="none" w:sz="0" w:space="0" w:color="auto"/>
        <w:left w:val="none" w:sz="0" w:space="0" w:color="auto"/>
        <w:bottom w:val="none" w:sz="0" w:space="0" w:color="auto"/>
        <w:right w:val="none" w:sz="0" w:space="0" w:color="auto"/>
      </w:divBdr>
    </w:div>
    <w:div w:id="872571429">
      <w:bodyDiv w:val="1"/>
      <w:marLeft w:val="0"/>
      <w:marRight w:val="0"/>
      <w:marTop w:val="0"/>
      <w:marBottom w:val="0"/>
      <w:divBdr>
        <w:top w:val="none" w:sz="0" w:space="0" w:color="auto"/>
        <w:left w:val="none" w:sz="0" w:space="0" w:color="auto"/>
        <w:bottom w:val="none" w:sz="0" w:space="0" w:color="auto"/>
        <w:right w:val="none" w:sz="0" w:space="0" w:color="auto"/>
      </w:divBdr>
    </w:div>
    <w:div w:id="872612402">
      <w:bodyDiv w:val="1"/>
      <w:marLeft w:val="0"/>
      <w:marRight w:val="0"/>
      <w:marTop w:val="0"/>
      <w:marBottom w:val="0"/>
      <w:divBdr>
        <w:top w:val="none" w:sz="0" w:space="0" w:color="auto"/>
        <w:left w:val="none" w:sz="0" w:space="0" w:color="auto"/>
        <w:bottom w:val="none" w:sz="0" w:space="0" w:color="auto"/>
        <w:right w:val="none" w:sz="0" w:space="0" w:color="auto"/>
      </w:divBdr>
    </w:div>
    <w:div w:id="873157991">
      <w:bodyDiv w:val="1"/>
      <w:marLeft w:val="0"/>
      <w:marRight w:val="0"/>
      <w:marTop w:val="0"/>
      <w:marBottom w:val="0"/>
      <w:divBdr>
        <w:top w:val="none" w:sz="0" w:space="0" w:color="auto"/>
        <w:left w:val="none" w:sz="0" w:space="0" w:color="auto"/>
        <w:bottom w:val="none" w:sz="0" w:space="0" w:color="auto"/>
        <w:right w:val="none" w:sz="0" w:space="0" w:color="auto"/>
      </w:divBdr>
    </w:div>
    <w:div w:id="873231159">
      <w:bodyDiv w:val="1"/>
      <w:marLeft w:val="0"/>
      <w:marRight w:val="0"/>
      <w:marTop w:val="0"/>
      <w:marBottom w:val="0"/>
      <w:divBdr>
        <w:top w:val="none" w:sz="0" w:space="0" w:color="auto"/>
        <w:left w:val="none" w:sz="0" w:space="0" w:color="auto"/>
        <w:bottom w:val="none" w:sz="0" w:space="0" w:color="auto"/>
        <w:right w:val="none" w:sz="0" w:space="0" w:color="auto"/>
      </w:divBdr>
    </w:div>
    <w:div w:id="873466983">
      <w:bodyDiv w:val="1"/>
      <w:marLeft w:val="0"/>
      <w:marRight w:val="0"/>
      <w:marTop w:val="0"/>
      <w:marBottom w:val="0"/>
      <w:divBdr>
        <w:top w:val="none" w:sz="0" w:space="0" w:color="auto"/>
        <w:left w:val="none" w:sz="0" w:space="0" w:color="auto"/>
        <w:bottom w:val="none" w:sz="0" w:space="0" w:color="auto"/>
        <w:right w:val="none" w:sz="0" w:space="0" w:color="auto"/>
      </w:divBdr>
    </w:div>
    <w:div w:id="873805317">
      <w:bodyDiv w:val="1"/>
      <w:marLeft w:val="0"/>
      <w:marRight w:val="0"/>
      <w:marTop w:val="0"/>
      <w:marBottom w:val="0"/>
      <w:divBdr>
        <w:top w:val="none" w:sz="0" w:space="0" w:color="auto"/>
        <w:left w:val="none" w:sz="0" w:space="0" w:color="auto"/>
        <w:bottom w:val="none" w:sz="0" w:space="0" w:color="auto"/>
        <w:right w:val="none" w:sz="0" w:space="0" w:color="auto"/>
      </w:divBdr>
    </w:div>
    <w:div w:id="873925166">
      <w:bodyDiv w:val="1"/>
      <w:marLeft w:val="0"/>
      <w:marRight w:val="0"/>
      <w:marTop w:val="0"/>
      <w:marBottom w:val="0"/>
      <w:divBdr>
        <w:top w:val="none" w:sz="0" w:space="0" w:color="auto"/>
        <w:left w:val="none" w:sz="0" w:space="0" w:color="auto"/>
        <w:bottom w:val="none" w:sz="0" w:space="0" w:color="auto"/>
        <w:right w:val="none" w:sz="0" w:space="0" w:color="auto"/>
      </w:divBdr>
    </w:div>
    <w:div w:id="874077211">
      <w:bodyDiv w:val="1"/>
      <w:marLeft w:val="0"/>
      <w:marRight w:val="0"/>
      <w:marTop w:val="0"/>
      <w:marBottom w:val="0"/>
      <w:divBdr>
        <w:top w:val="none" w:sz="0" w:space="0" w:color="auto"/>
        <w:left w:val="none" w:sz="0" w:space="0" w:color="auto"/>
        <w:bottom w:val="none" w:sz="0" w:space="0" w:color="auto"/>
        <w:right w:val="none" w:sz="0" w:space="0" w:color="auto"/>
      </w:divBdr>
    </w:div>
    <w:div w:id="874194860">
      <w:bodyDiv w:val="1"/>
      <w:marLeft w:val="0"/>
      <w:marRight w:val="0"/>
      <w:marTop w:val="0"/>
      <w:marBottom w:val="0"/>
      <w:divBdr>
        <w:top w:val="none" w:sz="0" w:space="0" w:color="auto"/>
        <w:left w:val="none" w:sz="0" w:space="0" w:color="auto"/>
        <w:bottom w:val="none" w:sz="0" w:space="0" w:color="auto"/>
        <w:right w:val="none" w:sz="0" w:space="0" w:color="auto"/>
      </w:divBdr>
    </w:div>
    <w:div w:id="874389179">
      <w:bodyDiv w:val="1"/>
      <w:marLeft w:val="0"/>
      <w:marRight w:val="0"/>
      <w:marTop w:val="0"/>
      <w:marBottom w:val="0"/>
      <w:divBdr>
        <w:top w:val="none" w:sz="0" w:space="0" w:color="auto"/>
        <w:left w:val="none" w:sz="0" w:space="0" w:color="auto"/>
        <w:bottom w:val="none" w:sz="0" w:space="0" w:color="auto"/>
        <w:right w:val="none" w:sz="0" w:space="0" w:color="auto"/>
      </w:divBdr>
    </w:div>
    <w:div w:id="874658737">
      <w:bodyDiv w:val="1"/>
      <w:marLeft w:val="0"/>
      <w:marRight w:val="0"/>
      <w:marTop w:val="0"/>
      <w:marBottom w:val="0"/>
      <w:divBdr>
        <w:top w:val="none" w:sz="0" w:space="0" w:color="auto"/>
        <w:left w:val="none" w:sz="0" w:space="0" w:color="auto"/>
        <w:bottom w:val="none" w:sz="0" w:space="0" w:color="auto"/>
        <w:right w:val="none" w:sz="0" w:space="0" w:color="auto"/>
      </w:divBdr>
    </w:div>
    <w:div w:id="874733320">
      <w:bodyDiv w:val="1"/>
      <w:marLeft w:val="0"/>
      <w:marRight w:val="0"/>
      <w:marTop w:val="0"/>
      <w:marBottom w:val="0"/>
      <w:divBdr>
        <w:top w:val="none" w:sz="0" w:space="0" w:color="auto"/>
        <w:left w:val="none" w:sz="0" w:space="0" w:color="auto"/>
        <w:bottom w:val="none" w:sz="0" w:space="0" w:color="auto"/>
        <w:right w:val="none" w:sz="0" w:space="0" w:color="auto"/>
      </w:divBdr>
    </w:div>
    <w:div w:id="875316748">
      <w:bodyDiv w:val="1"/>
      <w:marLeft w:val="0"/>
      <w:marRight w:val="0"/>
      <w:marTop w:val="0"/>
      <w:marBottom w:val="0"/>
      <w:divBdr>
        <w:top w:val="none" w:sz="0" w:space="0" w:color="auto"/>
        <w:left w:val="none" w:sz="0" w:space="0" w:color="auto"/>
        <w:bottom w:val="none" w:sz="0" w:space="0" w:color="auto"/>
        <w:right w:val="none" w:sz="0" w:space="0" w:color="auto"/>
      </w:divBdr>
    </w:div>
    <w:div w:id="875503075">
      <w:bodyDiv w:val="1"/>
      <w:marLeft w:val="0"/>
      <w:marRight w:val="0"/>
      <w:marTop w:val="0"/>
      <w:marBottom w:val="0"/>
      <w:divBdr>
        <w:top w:val="none" w:sz="0" w:space="0" w:color="auto"/>
        <w:left w:val="none" w:sz="0" w:space="0" w:color="auto"/>
        <w:bottom w:val="none" w:sz="0" w:space="0" w:color="auto"/>
        <w:right w:val="none" w:sz="0" w:space="0" w:color="auto"/>
      </w:divBdr>
    </w:div>
    <w:div w:id="875897581">
      <w:bodyDiv w:val="1"/>
      <w:marLeft w:val="0"/>
      <w:marRight w:val="0"/>
      <w:marTop w:val="0"/>
      <w:marBottom w:val="0"/>
      <w:divBdr>
        <w:top w:val="none" w:sz="0" w:space="0" w:color="auto"/>
        <w:left w:val="none" w:sz="0" w:space="0" w:color="auto"/>
        <w:bottom w:val="none" w:sz="0" w:space="0" w:color="auto"/>
        <w:right w:val="none" w:sz="0" w:space="0" w:color="auto"/>
      </w:divBdr>
    </w:div>
    <w:div w:id="876088430">
      <w:bodyDiv w:val="1"/>
      <w:marLeft w:val="0"/>
      <w:marRight w:val="0"/>
      <w:marTop w:val="0"/>
      <w:marBottom w:val="0"/>
      <w:divBdr>
        <w:top w:val="none" w:sz="0" w:space="0" w:color="auto"/>
        <w:left w:val="none" w:sz="0" w:space="0" w:color="auto"/>
        <w:bottom w:val="none" w:sz="0" w:space="0" w:color="auto"/>
        <w:right w:val="none" w:sz="0" w:space="0" w:color="auto"/>
      </w:divBdr>
    </w:div>
    <w:div w:id="876701402">
      <w:bodyDiv w:val="1"/>
      <w:marLeft w:val="0"/>
      <w:marRight w:val="0"/>
      <w:marTop w:val="0"/>
      <w:marBottom w:val="0"/>
      <w:divBdr>
        <w:top w:val="none" w:sz="0" w:space="0" w:color="auto"/>
        <w:left w:val="none" w:sz="0" w:space="0" w:color="auto"/>
        <w:bottom w:val="none" w:sz="0" w:space="0" w:color="auto"/>
        <w:right w:val="none" w:sz="0" w:space="0" w:color="auto"/>
      </w:divBdr>
    </w:div>
    <w:div w:id="876966187">
      <w:bodyDiv w:val="1"/>
      <w:marLeft w:val="0"/>
      <w:marRight w:val="0"/>
      <w:marTop w:val="0"/>
      <w:marBottom w:val="0"/>
      <w:divBdr>
        <w:top w:val="none" w:sz="0" w:space="0" w:color="auto"/>
        <w:left w:val="none" w:sz="0" w:space="0" w:color="auto"/>
        <w:bottom w:val="none" w:sz="0" w:space="0" w:color="auto"/>
        <w:right w:val="none" w:sz="0" w:space="0" w:color="auto"/>
      </w:divBdr>
    </w:div>
    <w:div w:id="877357754">
      <w:bodyDiv w:val="1"/>
      <w:marLeft w:val="0"/>
      <w:marRight w:val="0"/>
      <w:marTop w:val="0"/>
      <w:marBottom w:val="0"/>
      <w:divBdr>
        <w:top w:val="none" w:sz="0" w:space="0" w:color="auto"/>
        <w:left w:val="none" w:sz="0" w:space="0" w:color="auto"/>
        <w:bottom w:val="none" w:sz="0" w:space="0" w:color="auto"/>
        <w:right w:val="none" w:sz="0" w:space="0" w:color="auto"/>
      </w:divBdr>
    </w:div>
    <w:div w:id="877474728">
      <w:bodyDiv w:val="1"/>
      <w:marLeft w:val="0"/>
      <w:marRight w:val="0"/>
      <w:marTop w:val="0"/>
      <w:marBottom w:val="0"/>
      <w:divBdr>
        <w:top w:val="none" w:sz="0" w:space="0" w:color="auto"/>
        <w:left w:val="none" w:sz="0" w:space="0" w:color="auto"/>
        <w:bottom w:val="none" w:sz="0" w:space="0" w:color="auto"/>
        <w:right w:val="none" w:sz="0" w:space="0" w:color="auto"/>
      </w:divBdr>
    </w:div>
    <w:div w:id="877812693">
      <w:bodyDiv w:val="1"/>
      <w:marLeft w:val="0"/>
      <w:marRight w:val="0"/>
      <w:marTop w:val="0"/>
      <w:marBottom w:val="0"/>
      <w:divBdr>
        <w:top w:val="none" w:sz="0" w:space="0" w:color="auto"/>
        <w:left w:val="none" w:sz="0" w:space="0" w:color="auto"/>
        <w:bottom w:val="none" w:sz="0" w:space="0" w:color="auto"/>
        <w:right w:val="none" w:sz="0" w:space="0" w:color="auto"/>
      </w:divBdr>
    </w:div>
    <w:div w:id="877816226">
      <w:bodyDiv w:val="1"/>
      <w:marLeft w:val="0"/>
      <w:marRight w:val="0"/>
      <w:marTop w:val="0"/>
      <w:marBottom w:val="0"/>
      <w:divBdr>
        <w:top w:val="none" w:sz="0" w:space="0" w:color="auto"/>
        <w:left w:val="none" w:sz="0" w:space="0" w:color="auto"/>
        <w:bottom w:val="none" w:sz="0" w:space="0" w:color="auto"/>
        <w:right w:val="none" w:sz="0" w:space="0" w:color="auto"/>
      </w:divBdr>
    </w:div>
    <w:div w:id="877934103">
      <w:bodyDiv w:val="1"/>
      <w:marLeft w:val="0"/>
      <w:marRight w:val="0"/>
      <w:marTop w:val="0"/>
      <w:marBottom w:val="0"/>
      <w:divBdr>
        <w:top w:val="none" w:sz="0" w:space="0" w:color="auto"/>
        <w:left w:val="none" w:sz="0" w:space="0" w:color="auto"/>
        <w:bottom w:val="none" w:sz="0" w:space="0" w:color="auto"/>
        <w:right w:val="none" w:sz="0" w:space="0" w:color="auto"/>
      </w:divBdr>
    </w:div>
    <w:div w:id="878006448">
      <w:bodyDiv w:val="1"/>
      <w:marLeft w:val="0"/>
      <w:marRight w:val="0"/>
      <w:marTop w:val="0"/>
      <w:marBottom w:val="0"/>
      <w:divBdr>
        <w:top w:val="none" w:sz="0" w:space="0" w:color="auto"/>
        <w:left w:val="none" w:sz="0" w:space="0" w:color="auto"/>
        <w:bottom w:val="none" w:sz="0" w:space="0" w:color="auto"/>
        <w:right w:val="none" w:sz="0" w:space="0" w:color="auto"/>
      </w:divBdr>
    </w:div>
    <w:div w:id="878586270">
      <w:bodyDiv w:val="1"/>
      <w:marLeft w:val="0"/>
      <w:marRight w:val="0"/>
      <w:marTop w:val="0"/>
      <w:marBottom w:val="0"/>
      <w:divBdr>
        <w:top w:val="none" w:sz="0" w:space="0" w:color="auto"/>
        <w:left w:val="none" w:sz="0" w:space="0" w:color="auto"/>
        <w:bottom w:val="none" w:sz="0" w:space="0" w:color="auto"/>
        <w:right w:val="none" w:sz="0" w:space="0" w:color="auto"/>
      </w:divBdr>
    </w:div>
    <w:div w:id="879437633">
      <w:bodyDiv w:val="1"/>
      <w:marLeft w:val="0"/>
      <w:marRight w:val="0"/>
      <w:marTop w:val="0"/>
      <w:marBottom w:val="0"/>
      <w:divBdr>
        <w:top w:val="none" w:sz="0" w:space="0" w:color="auto"/>
        <w:left w:val="none" w:sz="0" w:space="0" w:color="auto"/>
        <w:bottom w:val="none" w:sz="0" w:space="0" w:color="auto"/>
        <w:right w:val="none" w:sz="0" w:space="0" w:color="auto"/>
      </w:divBdr>
    </w:div>
    <w:div w:id="879589960">
      <w:bodyDiv w:val="1"/>
      <w:marLeft w:val="0"/>
      <w:marRight w:val="0"/>
      <w:marTop w:val="0"/>
      <w:marBottom w:val="0"/>
      <w:divBdr>
        <w:top w:val="none" w:sz="0" w:space="0" w:color="auto"/>
        <w:left w:val="none" w:sz="0" w:space="0" w:color="auto"/>
        <w:bottom w:val="none" w:sz="0" w:space="0" w:color="auto"/>
        <w:right w:val="none" w:sz="0" w:space="0" w:color="auto"/>
      </w:divBdr>
    </w:div>
    <w:div w:id="879896123">
      <w:bodyDiv w:val="1"/>
      <w:marLeft w:val="0"/>
      <w:marRight w:val="0"/>
      <w:marTop w:val="0"/>
      <w:marBottom w:val="0"/>
      <w:divBdr>
        <w:top w:val="none" w:sz="0" w:space="0" w:color="auto"/>
        <w:left w:val="none" w:sz="0" w:space="0" w:color="auto"/>
        <w:bottom w:val="none" w:sz="0" w:space="0" w:color="auto"/>
        <w:right w:val="none" w:sz="0" w:space="0" w:color="auto"/>
      </w:divBdr>
    </w:div>
    <w:div w:id="880018221">
      <w:bodyDiv w:val="1"/>
      <w:marLeft w:val="0"/>
      <w:marRight w:val="0"/>
      <w:marTop w:val="0"/>
      <w:marBottom w:val="0"/>
      <w:divBdr>
        <w:top w:val="none" w:sz="0" w:space="0" w:color="auto"/>
        <w:left w:val="none" w:sz="0" w:space="0" w:color="auto"/>
        <w:bottom w:val="none" w:sz="0" w:space="0" w:color="auto"/>
        <w:right w:val="none" w:sz="0" w:space="0" w:color="auto"/>
      </w:divBdr>
    </w:div>
    <w:div w:id="880559575">
      <w:bodyDiv w:val="1"/>
      <w:marLeft w:val="0"/>
      <w:marRight w:val="0"/>
      <w:marTop w:val="0"/>
      <w:marBottom w:val="0"/>
      <w:divBdr>
        <w:top w:val="none" w:sz="0" w:space="0" w:color="auto"/>
        <w:left w:val="none" w:sz="0" w:space="0" w:color="auto"/>
        <w:bottom w:val="none" w:sz="0" w:space="0" w:color="auto"/>
        <w:right w:val="none" w:sz="0" w:space="0" w:color="auto"/>
      </w:divBdr>
    </w:div>
    <w:div w:id="880943980">
      <w:bodyDiv w:val="1"/>
      <w:marLeft w:val="0"/>
      <w:marRight w:val="0"/>
      <w:marTop w:val="0"/>
      <w:marBottom w:val="0"/>
      <w:divBdr>
        <w:top w:val="none" w:sz="0" w:space="0" w:color="auto"/>
        <w:left w:val="none" w:sz="0" w:space="0" w:color="auto"/>
        <w:bottom w:val="none" w:sz="0" w:space="0" w:color="auto"/>
        <w:right w:val="none" w:sz="0" w:space="0" w:color="auto"/>
      </w:divBdr>
    </w:div>
    <w:div w:id="881478657">
      <w:bodyDiv w:val="1"/>
      <w:marLeft w:val="0"/>
      <w:marRight w:val="0"/>
      <w:marTop w:val="0"/>
      <w:marBottom w:val="0"/>
      <w:divBdr>
        <w:top w:val="none" w:sz="0" w:space="0" w:color="auto"/>
        <w:left w:val="none" w:sz="0" w:space="0" w:color="auto"/>
        <w:bottom w:val="none" w:sz="0" w:space="0" w:color="auto"/>
        <w:right w:val="none" w:sz="0" w:space="0" w:color="auto"/>
      </w:divBdr>
    </w:div>
    <w:div w:id="881868738">
      <w:bodyDiv w:val="1"/>
      <w:marLeft w:val="0"/>
      <w:marRight w:val="0"/>
      <w:marTop w:val="0"/>
      <w:marBottom w:val="0"/>
      <w:divBdr>
        <w:top w:val="none" w:sz="0" w:space="0" w:color="auto"/>
        <w:left w:val="none" w:sz="0" w:space="0" w:color="auto"/>
        <w:bottom w:val="none" w:sz="0" w:space="0" w:color="auto"/>
        <w:right w:val="none" w:sz="0" w:space="0" w:color="auto"/>
      </w:divBdr>
    </w:div>
    <w:div w:id="882137692">
      <w:bodyDiv w:val="1"/>
      <w:marLeft w:val="0"/>
      <w:marRight w:val="0"/>
      <w:marTop w:val="0"/>
      <w:marBottom w:val="0"/>
      <w:divBdr>
        <w:top w:val="none" w:sz="0" w:space="0" w:color="auto"/>
        <w:left w:val="none" w:sz="0" w:space="0" w:color="auto"/>
        <w:bottom w:val="none" w:sz="0" w:space="0" w:color="auto"/>
        <w:right w:val="none" w:sz="0" w:space="0" w:color="auto"/>
      </w:divBdr>
    </w:div>
    <w:div w:id="882205718">
      <w:bodyDiv w:val="1"/>
      <w:marLeft w:val="0"/>
      <w:marRight w:val="0"/>
      <w:marTop w:val="0"/>
      <w:marBottom w:val="0"/>
      <w:divBdr>
        <w:top w:val="none" w:sz="0" w:space="0" w:color="auto"/>
        <w:left w:val="none" w:sz="0" w:space="0" w:color="auto"/>
        <w:bottom w:val="none" w:sz="0" w:space="0" w:color="auto"/>
        <w:right w:val="none" w:sz="0" w:space="0" w:color="auto"/>
      </w:divBdr>
    </w:div>
    <w:div w:id="882206691">
      <w:bodyDiv w:val="1"/>
      <w:marLeft w:val="0"/>
      <w:marRight w:val="0"/>
      <w:marTop w:val="0"/>
      <w:marBottom w:val="0"/>
      <w:divBdr>
        <w:top w:val="none" w:sz="0" w:space="0" w:color="auto"/>
        <w:left w:val="none" w:sz="0" w:space="0" w:color="auto"/>
        <w:bottom w:val="none" w:sz="0" w:space="0" w:color="auto"/>
        <w:right w:val="none" w:sz="0" w:space="0" w:color="auto"/>
      </w:divBdr>
    </w:div>
    <w:div w:id="882254713">
      <w:bodyDiv w:val="1"/>
      <w:marLeft w:val="0"/>
      <w:marRight w:val="0"/>
      <w:marTop w:val="0"/>
      <w:marBottom w:val="0"/>
      <w:divBdr>
        <w:top w:val="none" w:sz="0" w:space="0" w:color="auto"/>
        <w:left w:val="none" w:sz="0" w:space="0" w:color="auto"/>
        <w:bottom w:val="none" w:sz="0" w:space="0" w:color="auto"/>
        <w:right w:val="none" w:sz="0" w:space="0" w:color="auto"/>
      </w:divBdr>
    </w:div>
    <w:div w:id="882643060">
      <w:bodyDiv w:val="1"/>
      <w:marLeft w:val="0"/>
      <w:marRight w:val="0"/>
      <w:marTop w:val="0"/>
      <w:marBottom w:val="0"/>
      <w:divBdr>
        <w:top w:val="none" w:sz="0" w:space="0" w:color="auto"/>
        <w:left w:val="none" w:sz="0" w:space="0" w:color="auto"/>
        <w:bottom w:val="none" w:sz="0" w:space="0" w:color="auto"/>
        <w:right w:val="none" w:sz="0" w:space="0" w:color="auto"/>
      </w:divBdr>
    </w:div>
    <w:div w:id="882669295">
      <w:bodyDiv w:val="1"/>
      <w:marLeft w:val="0"/>
      <w:marRight w:val="0"/>
      <w:marTop w:val="0"/>
      <w:marBottom w:val="0"/>
      <w:divBdr>
        <w:top w:val="none" w:sz="0" w:space="0" w:color="auto"/>
        <w:left w:val="none" w:sz="0" w:space="0" w:color="auto"/>
        <w:bottom w:val="none" w:sz="0" w:space="0" w:color="auto"/>
        <w:right w:val="none" w:sz="0" w:space="0" w:color="auto"/>
      </w:divBdr>
    </w:div>
    <w:div w:id="883491206">
      <w:bodyDiv w:val="1"/>
      <w:marLeft w:val="0"/>
      <w:marRight w:val="0"/>
      <w:marTop w:val="0"/>
      <w:marBottom w:val="0"/>
      <w:divBdr>
        <w:top w:val="none" w:sz="0" w:space="0" w:color="auto"/>
        <w:left w:val="none" w:sz="0" w:space="0" w:color="auto"/>
        <w:bottom w:val="none" w:sz="0" w:space="0" w:color="auto"/>
        <w:right w:val="none" w:sz="0" w:space="0" w:color="auto"/>
      </w:divBdr>
    </w:div>
    <w:div w:id="883634086">
      <w:bodyDiv w:val="1"/>
      <w:marLeft w:val="0"/>
      <w:marRight w:val="0"/>
      <w:marTop w:val="0"/>
      <w:marBottom w:val="0"/>
      <w:divBdr>
        <w:top w:val="none" w:sz="0" w:space="0" w:color="auto"/>
        <w:left w:val="none" w:sz="0" w:space="0" w:color="auto"/>
        <w:bottom w:val="none" w:sz="0" w:space="0" w:color="auto"/>
        <w:right w:val="none" w:sz="0" w:space="0" w:color="auto"/>
      </w:divBdr>
    </w:div>
    <w:div w:id="883908975">
      <w:bodyDiv w:val="1"/>
      <w:marLeft w:val="0"/>
      <w:marRight w:val="0"/>
      <w:marTop w:val="0"/>
      <w:marBottom w:val="0"/>
      <w:divBdr>
        <w:top w:val="none" w:sz="0" w:space="0" w:color="auto"/>
        <w:left w:val="none" w:sz="0" w:space="0" w:color="auto"/>
        <w:bottom w:val="none" w:sz="0" w:space="0" w:color="auto"/>
        <w:right w:val="none" w:sz="0" w:space="0" w:color="auto"/>
      </w:divBdr>
    </w:div>
    <w:div w:id="884022621">
      <w:bodyDiv w:val="1"/>
      <w:marLeft w:val="0"/>
      <w:marRight w:val="0"/>
      <w:marTop w:val="0"/>
      <w:marBottom w:val="0"/>
      <w:divBdr>
        <w:top w:val="none" w:sz="0" w:space="0" w:color="auto"/>
        <w:left w:val="none" w:sz="0" w:space="0" w:color="auto"/>
        <w:bottom w:val="none" w:sz="0" w:space="0" w:color="auto"/>
        <w:right w:val="none" w:sz="0" w:space="0" w:color="auto"/>
      </w:divBdr>
    </w:div>
    <w:div w:id="884294769">
      <w:bodyDiv w:val="1"/>
      <w:marLeft w:val="0"/>
      <w:marRight w:val="0"/>
      <w:marTop w:val="0"/>
      <w:marBottom w:val="0"/>
      <w:divBdr>
        <w:top w:val="none" w:sz="0" w:space="0" w:color="auto"/>
        <w:left w:val="none" w:sz="0" w:space="0" w:color="auto"/>
        <w:bottom w:val="none" w:sz="0" w:space="0" w:color="auto"/>
        <w:right w:val="none" w:sz="0" w:space="0" w:color="auto"/>
      </w:divBdr>
    </w:div>
    <w:div w:id="884484847">
      <w:bodyDiv w:val="1"/>
      <w:marLeft w:val="0"/>
      <w:marRight w:val="0"/>
      <w:marTop w:val="0"/>
      <w:marBottom w:val="0"/>
      <w:divBdr>
        <w:top w:val="none" w:sz="0" w:space="0" w:color="auto"/>
        <w:left w:val="none" w:sz="0" w:space="0" w:color="auto"/>
        <w:bottom w:val="none" w:sz="0" w:space="0" w:color="auto"/>
        <w:right w:val="none" w:sz="0" w:space="0" w:color="auto"/>
      </w:divBdr>
    </w:div>
    <w:div w:id="884677459">
      <w:bodyDiv w:val="1"/>
      <w:marLeft w:val="0"/>
      <w:marRight w:val="0"/>
      <w:marTop w:val="0"/>
      <w:marBottom w:val="0"/>
      <w:divBdr>
        <w:top w:val="none" w:sz="0" w:space="0" w:color="auto"/>
        <w:left w:val="none" w:sz="0" w:space="0" w:color="auto"/>
        <w:bottom w:val="none" w:sz="0" w:space="0" w:color="auto"/>
        <w:right w:val="none" w:sz="0" w:space="0" w:color="auto"/>
      </w:divBdr>
    </w:div>
    <w:div w:id="884677663">
      <w:bodyDiv w:val="1"/>
      <w:marLeft w:val="0"/>
      <w:marRight w:val="0"/>
      <w:marTop w:val="0"/>
      <w:marBottom w:val="0"/>
      <w:divBdr>
        <w:top w:val="none" w:sz="0" w:space="0" w:color="auto"/>
        <w:left w:val="none" w:sz="0" w:space="0" w:color="auto"/>
        <w:bottom w:val="none" w:sz="0" w:space="0" w:color="auto"/>
        <w:right w:val="none" w:sz="0" w:space="0" w:color="auto"/>
      </w:divBdr>
    </w:div>
    <w:div w:id="884682376">
      <w:bodyDiv w:val="1"/>
      <w:marLeft w:val="0"/>
      <w:marRight w:val="0"/>
      <w:marTop w:val="0"/>
      <w:marBottom w:val="0"/>
      <w:divBdr>
        <w:top w:val="none" w:sz="0" w:space="0" w:color="auto"/>
        <w:left w:val="none" w:sz="0" w:space="0" w:color="auto"/>
        <w:bottom w:val="none" w:sz="0" w:space="0" w:color="auto"/>
        <w:right w:val="none" w:sz="0" w:space="0" w:color="auto"/>
      </w:divBdr>
    </w:div>
    <w:div w:id="884828475">
      <w:bodyDiv w:val="1"/>
      <w:marLeft w:val="0"/>
      <w:marRight w:val="0"/>
      <w:marTop w:val="0"/>
      <w:marBottom w:val="0"/>
      <w:divBdr>
        <w:top w:val="none" w:sz="0" w:space="0" w:color="auto"/>
        <w:left w:val="none" w:sz="0" w:space="0" w:color="auto"/>
        <w:bottom w:val="none" w:sz="0" w:space="0" w:color="auto"/>
        <w:right w:val="none" w:sz="0" w:space="0" w:color="auto"/>
      </w:divBdr>
    </w:div>
    <w:div w:id="885028181">
      <w:bodyDiv w:val="1"/>
      <w:marLeft w:val="0"/>
      <w:marRight w:val="0"/>
      <w:marTop w:val="0"/>
      <w:marBottom w:val="0"/>
      <w:divBdr>
        <w:top w:val="none" w:sz="0" w:space="0" w:color="auto"/>
        <w:left w:val="none" w:sz="0" w:space="0" w:color="auto"/>
        <w:bottom w:val="none" w:sz="0" w:space="0" w:color="auto"/>
        <w:right w:val="none" w:sz="0" w:space="0" w:color="auto"/>
      </w:divBdr>
    </w:div>
    <w:div w:id="885029614">
      <w:bodyDiv w:val="1"/>
      <w:marLeft w:val="0"/>
      <w:marRight w:val="0"/>
      <w:marTop w:val="0"/>
      <w:marBottom w:val="0"/>
      <w:divBdr>
        <w:top w:val="none" w:sz="0" w:space="0" w:color="auto"/>
        <w:left w:val="none" w:sz="0" w:space="0" w:color="auto"/>
        <w:bottom w:val="none" w:sz="0" w:space="0" w:color="auto"/>
        <w:right w:val="none" w:sz="0" w:space="0" w:color="auto"/>
      </w:divBdr>
    </w:div>
    <w:div w:id="885263827">
      <w:bodyDiv w:val="1"/>
      <w:marLeft w:val="0"/>
      <w:marRight w:val="0"/>
      <w:marTop w:val="0"/>
      <w:marBottom w:val="0"/>
      <w:divBdr>
        <w:top w:val="none" w:sz="0" w:space="0" w:color="auto"/>
        <w:left w:val="none" w:sz="0" w:space="0" w:color="auto"/>
        <w:bottom w:val="none" w:sz="0" w:space="0" w:color="auto"/>
        <w:right w:val="none" w:sz="0" w:space="0" w:color="auto"/>
      </w:divBdr>
    </w:div>
    <w:div w:id="885675806">
      <w:bodyDiv w:val="1"/>
      <w:marLeft w:val="0"/>
      <w:marRight w:val="0"/>
      <w:marTop w:val="0"/>
      <w:marBottom w:val="0"/>
      <w:divBdr>
        <w:top w:val="none" w:sz="0" w:space="0" w:color="auto"/>
        <w:left w:val="none" w:sz="0" w:space="0" w:color="auto"/>
        <w:bottom w:val="none" w:sz="0" w:space="0" w:color="auto"/>
        <w:right w:val="none" w:sz="0" w:space="0" w:color="auto"/>
      </w:divBdr>
    </w:div>
    <w:div w:id="885681122">
      <w:bodyDiv w:val="1"/>
      <w:marLeft w:val="0"/>
      <w:marRight w:val="0"/>
      <w:marTop w:val="0"/>
      <w:marBottom w:val="0"/>
      <w:divBdr>
        <w:top w:val="none" w:sz="0" w:space="0" w:color="auto"/>
        <w:left w:val="none" w:sz="0" w:space="0" w:color="auto"/>
        <w:bottom w:val="none" w:sz="0" w:space="0" w:color="auto"/>
        <w:right w:val="none" w:sz="0" w:space="0" w:color="auto"/>
      </w:divBdr>
    </w:div>
    <w:div w:id="885876212">
      <w:bodyDiv w:val="1"/>
      <w:marLeft w:val="0"/>
      <w:marRight w:val="0"/>
      <w:marTop w:val="0"/>
      <w:marBottom w:val="0"/>
      <w:divBdr>
        <w:top w:val="none" w:sz="0" w:space="0" w:color="auto"/>
        <w:left w:val="none" w:sz="0" w:space="0" w:color="auto"/>
        <w:bottom w:val="none" w:sz="0" w:space="0" w:color="auto"/>
        <w:right w:val="none" w:sz="0" w:space="0" w:color="auto"/>
      </w:divBdr>
    </w:div>
    <w:div w:id="886137265">
      <w:bodyDiv w:val="1"/>
      <w:marLeft w:val="0"/>
      <w:marRight w:val="0"/>
      <w:marTop w:val="0"/>
      <w:marBottom w:val="0"/>
      <w:divBdr>
        <w:top w:val="none" w:sz="0" w:space="0" w:color="auto"/>
        <w:left w:val="none" w:sz="0" w:space="0" w:color="auto"/>
        <w:bottom w:val="none" w:sz="0" w:space="0" w:color="auto"/>
        <w:right w:val="none" w:sz="0" w:space="0" w:color="auto"/>
      </w:divBdr>
    </w:div>
    <w:div w:id="886188084">
      <w:bodyDiv w:val="1"/>
      <w:marLeft w:val="0"/>
      <w:marRight w:val="0"/>
      <w:marTop w:val="0"/>
      <w:marBottom w:val="0"/>
      <w:divBdr>
        <w:top w:val="none" w:sz="0" w:space="0" w:color="auto"/>
        <w:left w:val="none" w:sz="0" w:space="0" w:color="auto"/>
        <w:bottom w:val="none" w:sz="0" w:space="0" w:color="auto"/>
        <w:right w:val="none" w:sz="0" w:space="0" w:color="auto"/>
      </w:divBdr>
    </w:div>
    <w:div w:id="886333614">
      <w:bodyDiv w:val="1"/>
      <w:marLeft w:val="0"/>
      <w:marRight w:val="0"/>
      <w:marTop w:val="0"/>
      <w:marBottom w:val="0"/>
      <w:divBdr>
        <w:top w:val="none" w:sz="0" w:space="0" w:color="auto"/>
        <w:left w:val="none" w:sz="0" w:space="0" w:color="auto"/>
        <w:bottom w:val="none" w:sz="0" w:space="0" w:color="auto"/>
        <w:right w:val="none" w:sz="0" w:space="0" w:color="auto"/>
      </w:divBdr>
    </w:div>
    <w:div w:id="886531804">
      <w:bodyDiv w:val="1"/>
      <w:marLeft w:val="0"/>
      <w:marRight w:val="0"/>
      <w:marTop w:val="0"/>
      <w:marBottom w:val="0"/>
      <w:divBdr>
        <w:top w:val="none" w:sz="0" w:space="0" w:color="auto"/>
        <w:left w:val="none" w:sz="0" w:space="0" w:color="auto"/>
        <w:bottom w:val="none" w:sz="0" w:space="0" w:color="auto"/>
        <w:right w:val="none" w:sz="0" w:space="0" w:color="auto"/>
      </w:divBdr>
    </w:div>
    <w:div w:id="886651216">
      <w:bodyDiv w:val="1"/>
      <w:marLeft w:val="0"/>
      <w:marRight w:val="0"/>
      <w:marTop w:val="0"/>
      <w:marBottom w:val="0"/>
      <w:divBdr>
        <w:top w:val="none" w:sz="0" w:space="0" w:color="auto"/>
        <w:left w:val="none" w:sz="0" w:space="0" w:color="auto"/>
        <w:bottom w:val="none" w:sz="0" w:space="0" w:color="auto"/>
        <w:right w:val="none" w:sz="0" w:space="0" w:color="auto"/>
      </w:divBdr>
    </w:div>
    <w:div w:id="887061440">
      <w:bodyDiv w:val="1"/>
      <w:marLeft w:val="0"/>
      <w:marRight w:val="0"/>
      <w:marTop w:val="0"/>
      <w:marBottom w:val="0"/>
      <w:divBdr>
        <w:top w:val="none" w:sz="0" w:space="0" w:color="auto"/>
        <w:left w:val="none" w:sz="0" w:space="0" w:color="auto"/>
        <w:bottom w:val="none" w:sz="0" w:space="0" w:color="auto"/>
        <w:right w:val="none" w:sz="0" w:space="0" w:color="auto"/>
      </w:divBdr>
    </w:div>
    <w:div w:id="887184910">
      <w:bodyDiv w:val="1"/>
      <w:marLeft w:val="0"/>
      <w:marRight w:val="0"/>
      <w:marTop w:val="0"/>
      <w:marBottom w:val="0"/>
      <w:divBdr>
        <w:top w:val="none" w:sz="0" w:space="0" w:color="auto"/>
        <w:left w:val="none" w:sz="0" w:space="0" w:color="auto"/>
        <w:bottom w:val="none" w:sz="0" w:space="0" w:color="auto"/>
        <w:right w:val="none" w:sz="0" w:space="0" w:color="auto"/>
      </w:divBdr>
    </w:div>
    <w:div w:id="887451269">
      <w:bodyDiv w:val="1"/>
      <w:marLeft w:val="0"/>
      <w:marRight w:val="0"/>
      <w:marTop w:val="0"/>
      <w:marBottom w:val="0"/>
      <w:divBdr>
        <w:top w:val="none" w:sz="0" w:space="0" w:color="auto"/>
        <w:left w:val="none" w:sz="0" w:space="0" w:color="auto"/>
        <w:bottom w:val="none" w:sz="0" w:space="0" w:color="auto"/>
        <w:right w:val="none" w:sz="0" w:space="0" w:color="auto"/>
      </w:divBdr>
    </w:div>
    <w:div w:id="887495541">
      <w:bodyDiv w:val="1"/>
      <w:marLeft w:val="0"/>
      <w:marRight w:val="0"/>
      <w:marTop w:val="0"/>
      <w:marBottom w:val="0"/>
      <w:divBdr>
        <w:top w:val="none" w:sz="0" w:space="0" w:color="auto"/>
        <w:left w:val="none" w:sz="0" w:space="0" w:color="auto"/>
        <w:bottom w:val="none" w:sz="0" w:space="0" w:color="auto"/>
        <w:right w:val="none" w:sz="0" w:space="0" w:color="auto"/>
      </w:divBdr>
    </w:div>
    <w:div w:id="887569716">
      <w:bodyDiv w:val="1"/>
      <w:marLeft w:val="0"/>
      <w:marRight w:val="0"/>
      <w:marTop w:val="0"/>
      <w:marBottom w:val="0"/>
      <w:divBdr>
        <w:top w:val="none" w:sz="0" w:space="0" w:color="auto"/>
        <w:left w:val="none" w:sz="0" w:space="0" w:color="auto"/>
        <w:bottom w:val="none" w:sz="0" w:space="0" w:color="auto"/>
        <w:right w:val="none" w:sz="0" w:space="0" w:color="auto"/>
      </w:divBdr>
    </w:div>
    <w:div w:id="887647508">
      <w:bodyDiv w:val="1"/>
      <w:marLeft w:val="0"/>
      <w:marRight w:val="0"/>
      <w:marTop w:val="0"/>
      <w:marBottom w:val="0"/>
      <w:divBdr>
        <w:top w:val="none" w:sz="0" w:space="0" w:color="auto"/>
        <w:left w:val="none" w:sz="0" w:space="0" w:color="auto"/>
        <w:bottom w:val="none" w:sz="0" w:space="0" w:color="auto"/>
        <w:right w:val="none" w:sz="0" w:space="0" w:color="auto"/>
      </w:divBdr>
    </w:div>
    <w:div w:id="888614255">
      <w:bodyDiv w:val="1"/>
      <w:marLeft w:val="0"/>
      <w:marRight w:val="0"/>
      <w:marTop w:val="0"/>
      <w:marBottom w:val="0"/>
      <w:divBdr>
        <w:top w:val="none" w:sz="0" w:space="0" w:color="auto"/>
        <w:left w:val="none" w:sz="0" w:space="0" w:color="auto"/>
        <w:bottom w:val="none" w:sz="0" w:space="0" w:color="auto"/>
        <w:right w:val="none" w:sz="0" w:space="0" w:color="auto"/>
      </w:divBdr>
    </w:div>
    <w:div w:id="888682873">
      <w:bodyDiv w:val="1"/>
      <w:marLeft w:val="0"/>
      <w:marRight w:val="0"/>
      <w:marTop w:val="0"/>
      <w:marBottom w:val="0"/>
      <w:divBdr>
        <w:top w:val="none" w:sz="0" w:space="0" w:color="auto"/>
        <w:left w:val="none" w:sz="0" w:space="0" w:color="auto"/>
        <w:bottom w:val="none" w:sz="0" w:space="0" w:color="auto"/>
        <w:right w:val="none" w:sz="0" w:space="0" w:color="auto"/>
      </w:divBdr>
    </w:div>
    <w:div w:id="888683435">
      <w:bodyDiv w:val="1"/>
      <w:marLeft w:val="0"/>
      <w:marRight w:val="0"/>
      <w:marTop w:val="0"/>
      <w:marBottom w:val="0"/>
      <w:divBdr>
        <w:top w:val="none" w:sz="0" w:space="0" w:color="auto"/>
        <w:left w:val="none" w:sz="0" w:space="0" w:color="auto"/>
        <w:bottom w:val="none" w:sz="0" w:space="0" w:color="auto"/>
        <w:right w:val="none" w:sz="0" w:space="0" w:color="auto"/>
      </w:divBdr>
    </w:div>
    <w:div w:id="888689587">
      <w:bodyDiv w:val="1"/>
      <w:marLeft w:val="0"/>
      <w:marRight w:val="0"/>
      <w:marTop w:val="0"/>
      <w:marBottom w:val="0"/>
      <w:divBdr>
        <w:top w:val="none" w:sz="0" w:space="0" w:color="auto"/>
        <w:left w:val="none" w:sz="0" w:space="0" w:color="auto"/>
        <w:bottom w:val="none" w:sz="0" w:space="0" w:color="auto"/>
        <w:right w:val="none" w:sz="0" w:space="0" w:color="auto"/>
      </w:divBdr>
    </w:div>
    <w:div w:id="889459108">
      <w:bodyDiv w:val="1"/>
      <w:marLeft w:val="0"/>
      <w:marRight w:val="0"/>
      <w:marTop w:val="0"/>
      <w:marBottom w:val="0"/>
      <w:divBdr>
        <w:top w:val="none" w:sz="0" w:space="0" w:color="auto"/>
        <w:left w:val="none" w:sz="0" w:space="0" w:color="auto"/>
        <w:bottom w:val="none" w:sz="0" w:space="0" w:color="auto"/>
        <w:right w:val="none" w:sz="0" w:space="0" w:color="auto"/>
      </w:divBdr>
    </w:div>
    <w:div w:id="889538054">
      <w:bodyDiv w:val="1"/>
      <w:marLeft w:val="0"/>
      <w:marRight w:val="0"/>
      <w:marTop w:val="0"/>
      <w:marBottom w:val="0"/>
      <w:divBdr>
        <w:top w:val="none" w:sz="0" w:space="0" w:color="auto"/>
        <w:left w:val="none" w:sz="0" w:space="0" w:color="auto"/>
        <w:bottom w:val="none" w:sz="0" w:space="0" w:color="auto"/>
        <w:right w:val="none" w:sz="0" w:space="0" w:color="auto"/>
      </w:divBdr>
    </w:div>
    <w:div w:id="890267610">
      <w:bodyDiv w:val="1"/>
      <w:marLeft w:val="0"/>
      <w:marRight w:val="0"/>
      <w:marTop w:val="0"/>
      <w:marBottom w:val="0"/>
      <w:divBdr>
        <w:top w:val="none" w:sz="0" w:space="0" w:color="auto"/>
        <w:left w:val="none" w:sz="0" w:space="0" w:color="auto"/>
        <w:bottom w:val="none" w:sz="0" w:space="0" w:color="auto"/>
        <w:right w:val="none" w:sz="0" w:space="0" w:color="auto"/>
      </w:divBdr>
    </w:div>
    <w:div w:id="890581641">
      <w:bodyDiv w:val="1"/>
      <w:marLeft w:val="0"/>
      <w:marRight w:val="0"/>
      <w:marTop w:val="0"/>
      <w:marBottom w:val="0"/>
      <w:divBdr>
        <w:top w:val="none" w:sz="0" w:space="0" w:color="auto"/>
        <w:left w:val="none" w:sz="0" w:space="0" w:color="auto"/>
        <w:bottom w:val="none" w:sz="0" w:space="0" w:color="auto"/>
        <w:right w:val="none" w:sz="0" w:space="0" w:color="auto"/>
      </w:divBdr>
    </w:div>
    <w:div w:id="890848808">
      <w:bodyDiv w:val="1"/>
      <w:marLeft w:val="0"/>
      <w:marRight w:val="0"/>
      <w:marTop w:val="0"/>
      <w:marBottom w:val="0"/>
      <w:divBdr>
        <w:top w:val="none" w:sz="0" w:space="0" w:color="auto"/>
        <w:left w:val="none" w:sz="0" w:space="0" w:color="auto"/>
        <w:bottom w:val="none" w:sz="0" w:space="0" w:color="auto"/>
        <w:right w:val="none" w:sz="0" w:space="0" w:color="auto"/>
      </w:divBdr>
    </w:div>
    <w:div w:id="890917555">
      <w:bodyDiv w:val="1"/>
      <w:marLeft w:val="0"/>
      <w:marRight w:val="0"/>
      <w:marTop w:val="0"/>
      <w:marBottom w:val="0"/>
      <w:divBdr>
        <w:top w:val="none" w:sz="0" w:space="0" w:color="auto"/>
        <w:left w:val="none" w:sz="0" w:space="0" w:color="auto"/>
        <w:bottom w:val="none" w:sz="0" w:space="0" w:color="auto"/>
        <w:right w:val="none" w:sz="0" w:space="0" w:color="auto"/>
      </w:divBdr>
    </w:div>
    <w:div w:id="890923980">
      <w:bodyDiv w:val="1"/>
      <w:marLeft w:val="0"/>
      <w:marRight w:val="0"/>
      <w:marTop w:val="0"/>
      <w:marBottom w:val="0"/>
      <w:divBdr>
        <w:top w:val="none" w:sz="0" w:space="0" w:color="auto"/>
        <w:left w:val="none" w:sz="0" w:space="0" w:color="auto"/>
        <w:bottom w:val="none" w:sz="0" w:space="0" w:color="auto"/>
        <w:right w:val="none" w:sz="0" w:space="0" w:color="auto"/>
      </w:divBdr>
    </w:div>
    <w:div w:id="891237439">
      <w:bodyDiv w:val="1"/>
      <w:marLeft w:val="0"/>
      <w:marRight w:val="0"/>
      <w:marTop w:val="0"/>
      <w:marBottom w:val="0"/>
      <w:divBdr>
        <w:top w:val="none" w:sz="0" w:space="0" w:color="auto"/>
        <w:left w:val="none" w:sz="0" w:space="0" w:color="auto"/>
        <w:bottom w:val="none" w:sz="0" w:space="0" w:color="auto"/>
        <w:right w:val="none" w:sz="0" w:space="0" w:color="auto"/>
      </w:divBdr>
    </w:div>
    <w:div w:id="891313635">
      <w:bodyDiv w:val="1"/>
      <w:marLeft w:val="0"/>
      <w:marRight w:val="0"/>
      <w:marTop w:val="0"/>
      <w:marBottom w:val="0"/>
      <w:divBdr>
        <w:top w:val="none" w:sz="0" w:space="0" w:color="auto"/>
        <w:left w:val="none" w:sz="0" w:space="0" w:color="auto"/>
        <w:bottom w:val="none" w:sz="0" w:space="0" w:color="auto"/>
        <w:right w:val="none" w:sz="0" w:space="0" w:color="auto"/>
      </w:divBdr>
    </w:div>
    <w:div w:id="891698555">
      <w:bodyDiv w:val="1"/>
      <w:marLeft w:val="0"/>
      <w:marRight w:val="0"/>
      <w:marTop w:val="0"/>
      <w:marBottom w:val="0"/>
      <w:divBdr>
        <w:top w:val="none" w:sz="0" w:space="0" w:color="auto"/>
        <w:left w:val="none" w:sz="0" w:space="0" w:color="auto"/>
        <w:bottom w:val="none" w:sz="0" w:space="0" w:color="auto"/>
        <w:right w:val="none" w:sz="0" w:space="0" w:color="auto"/>
      </w:divBdr>
    </w:div>
    <w:div w:id="892083588">
      <w:bodyDiv w:val="1"/>
      <w:marLeft w:val="0"/>
      <w:marRight w:val="0"/>
      <w:marTop w:val="0"/>
      <w:marBottom w:val="0"/>
      <w:divBdr>
        <w:top w:val="none" w:sz="0" w:space="0" w:color="auto"/>
        <w:left w:val="none" w:sz="0" w:space="0" w:color="auto"/>
        <w:bottom w:val="none" w:sz="0" w:space="0" w:color="auto"/>
        <w:right w:val="none" w:sz="0" w:space="0" w:color="auto"/>
      </w:divBdr>
    </w:div>
    <w:div w:id="892928520">
      <w:bodyDiv w:val="1"/>
      <w:marLeft w:val="0"/>
      <w:marRight w:val="0"/>
      <w:marTop w:val="0"/>
      <w:marBottom w:val="0"/>
      <w:divBdr>
        <w:top w:val="none" w:sz="0" w:space="0" w:color="auto"/>
        <w:left w:val="none" w:sz="0" w:space="0" w:color="auto"/>
        <w:bottom w:val="none" w:sz="0" w:space="0" w:color="auto"/>
        <w:right w:val="none" w:sz="0" w:space="0" w:color="auto"/>
      </w:divBdr>
    </w:div>
    <w:div w:id="893078143">
      <w:bodyDiv w:val="1"/>
      <w:marLeft w:val="0"/>
      <w:marRight w:val="0"/>
      <w:marTop w:val="0"/>
      <w:marBottom w:val="0"/>
      <w:divBdr>
        <w:top w:val="none" w:sz="0" w:space="0" w:color="auto"/>
        <w:left w:val="none" w:sz="0" w:space="0" w:color="auto"/>
        <w:bottom w:val="none" w:sz="0" w:space="0" w:color="auto"/>
        <w:right w:val="none" w:sz="0" w:space="0" w:color="auto"/>
      </w:divBdr>
    </w:div>
    <w:div w:id="893195305">
      <w:bodyDiv w:val="1"/>
      <w:marLeft w:val="0"/>
      <w:marRight w:val="0"/>
      <w:marTop w:val="0"/>
      <w:marBottom w:val="0"/>
      <w:divBdr>
        <w:top w:val="none" w:sz="0" w:space="0" w:color="auto"/>
        <w:left w:val="none" w:sz="0" w:space="0" w:color="auto"/>
        <w:bottom w:val="none" w:sz="0" w:space="0" w:color="auto"/>
        <w:right w:val="none" w:sz="0" w:space="0" w:color="auto"/>
      </w:divBdr>
    </w:div>
    <w:div w:id="893272769">
      <w:bodyDiv w:val="1"/>
      <w:marLeft w:val="0"/>
      <w:marRight w:val="0"/>
      <w:marTop w:val="0"/>
      <w:marBottom w:val="0"/>
      <w:divBdr>
        <w:top w:val="none" w:sz="0" w:space="0" w:color="auto"/>
        <w:left w:val="none" w:sz="0" w:space="0" w:color="auto"/>
        <w:bottom w:val="none" w:sz="0" w:space="0" w:color="auto"/>
        <w:right w:val="none" w:sz="0" w:space="0" w:color="auto"/>
      </w:divBdr>
    </w:div>
    <w:div w:id="893588533">
      <w:bodyDiv w:val="1"/>
      <w:marLeft w:val="0"/>
      <w:marRight w:val="0"/>
      <w:marTop w:val="0"/>
      <w:marBottom w:val="0"/>
      <w:divBdr>
        <w:top w:val="none" w:sz="0" w:space="0" w:color="auto"/>
        <w:left w:val="none" w:sz="0" w:space="0" w:color="auto"/>
        <w:bottom w:val="none" w:sz="0" w:space="0" w:color="auto"/>
        <w:right w:val="none" w:sz="0" w:space="0" w:color="auto"/>
      </w:divBdr>
    </w:div>
    <w:div w:id="893928009">
      <w:bodyDiv w:val="1"/>
      <w:marLeft w:val="0"/>
      <w:marRight w:val="0"/>
      <w:marTop w:val="0"/>
      <w:marBottom w:val="0"/>
      <w:divBdr>
        <w:top w:val="none" w:sz="0" w:space="0" w:color="auto"/>
        <w:left w:val="none" w:sz="0" w:space="0" w:color="auto"/>
        <w:bottom w:val="none" w:sz="0" w:space="0" w:color="auto"/>
        <w:right w:val="none" w:sz="0" w:space="0" w:color="auto"/>
      </w:divBdr>
    </w:div>
    <w:div w:id="894050450">
      <w:bodyDiv w:val="1"/>
      <w:marLeft w:val="0"/>
      <w:marRight w:val="0"/>
      <w:marTop w:val="0"/>
      <w:marBottom w:val="0"/>
      <w:divBdr>
        <w:top w:val="none" w:sz="0" w:space="0" w:color="auto"/>
        <w:left w:val="none" w:sz="0" w:space="0" w:color="auto"/>
        <w:bottom w:val="none" w:sz="0" w:space="0" w:color="auto"/>
        <w:right w:val="none" w:sz="0" w:space="0" w:color="auto"/>
      </w:divBdr>
    </w:div>
    <w:div w:id="894240889">
      <w:bodyDiv w:val="1"/>
      <w:marLeft w:val="0"/>
      <w:marRight w:val="0"/>
      <w:marTop w:val="0"/>
      <w:marBottom w:val="0"/>
      <w:divBdr>
        <w:top w:val="none" w:sz="0" w:space="0" w:color="auto"/>
        <w:left w:val="none" w:sz="0" w:space="0" w:color="auto"/>
        <w:bottom w:val="none" w:sz="0" w:space="0" w:color="auto"/>
        <w:right w:val="none" w:sz="0" w:space="0" w:color="auto"/>
      </w:divBdr>
    </w:div>
    <w:div w:id="894705598">
      <w:bodyDiv w:val="1"/>
      <w:marLeft w:val="0"/>
      <w:marRight w:val="0"/>
      <w:marTop w:val="0"/>
      <w:marBottom w:val="0"/>
      <w:divBdr>
        <w:top w:val="none" w:sz="0" w:space="0" w:color="auto"/>
        <w:left w:val="none" w:sz="0" w:space="0" w:color="auto"/>
        <w:bottom w:val="none" w:sz="0" w:space="0" w:color="auto"/>
        <w:right w:val="none" w:sz="0" w:space="0" w:color="auto"/>
      </w:divBdr>
    </w:div>
    <w:div w:id="894850136">
      <w:bodyDiv w:val="1"/>
      <w:marLeft w:val="0"/>
      <w:marRight w:val="0"/>
      <w:marTop w:val="0"/>
      <w:marBottom w:val="0"/>
      <w:divBdr>
        <w:top w:val="none" w:sz="0" w:space="0" w:color="auto"/>
        <w:left w:val="none" w:sz="0" w:space="0" w:color="auto"/>
        <w:bottom w:val="none" w:sz="0" w:space="0" w:color="auto"/>
        <w:right w:val="none" w:sz="0" w:space="0" w:color="auto"/>
      </w:divBdr>
    </w:div>
    <w:div w:id="894899601">
      <w:bodyDiv w:val="1"/>
      <w:marLeft w:val="0"/>
      <w:marRight w:val="0"/>
      <w:marTop w:val="0"/>
      <w:marBottom w:val="0"/>
      <w:divBdr>
        <w:top w:val="none" w:sz="0" w:space="0" w:color="auto"/>
        <w:left w:val="none" w:sz="0" w:space="0" w:color="auto"/>
        <w:bottom w:val="none" w:sz="0" w:space="0" w:color="auto"/>
        <w:right w:val="none" w:sz="0" w:space="0" w:color="auto"/>
      </w:divBdr>
    </w:div>
    <w:div w:id="894974174">
      <w:bodyDiv w:val="1"/>
      <w:marLeft w:val="0"/>
      <w:marRight w:val="0"/>
      <w:marTop w:val="0"/>
      <w:marBottom w:val="0"/>
      <w:divBdr>
        <w:top w:val="none" w:sz="0" w:space="0" w:color="auto"/>
        <w:left w:val="none" w:sz="0" w:space="0" w:color="auto"/>
        <w:bottom w:val="none" w:sz="0" w:space="0" w:color="auto"/>
        <w:right w:val="none" w:sz="0" w:space="0" w:color="auto"/>
      </w:divBdr>
    </w:div>
    <w:div w:id="895044966">
      <w:bodyDiv w:val="1"/>
      <w:marLeft w:val="0"/>
      <w:marRight w:val="0"/>
      <w:marTop w:val="0"/>
      <w:marBottom w:val="0"/>
      <w:divBdr>
        <w:top w:val="none" w:sz="0" w:space="0" w:color="auto"/>
        <w:left w:val="none" w:sz="0" w:space="0" w:color="auto"/>
        <w:bottom w:val="none" w:sz="0" w:space="0" w:color="auto"/>
        <w:right w:val="none" w:sz="0" w:space="0" w:color="auto"/>
      </w:divBdr>
    </w:div>
    <w:div w:id="895314527">
      <w:bodyDiv w:val="1"/>
      <w:marLeft w:val="0"/>
      <w:marRight w:val="0"/>
      <w:marTop w:val="0"/>
      <w:marBottom w:val="0"/>
      <w:divBdr>
        <w:top w:val="none" w:sz="0" w:space="0" w:color="auto"/>
        <w:left w:val="none" w:sz="0" w:space="0" w:color="auto"/>
        <w:bottom w:val="none" w:sz="0" w:space="0" w:color="auto"/>
        <w:right w:val="none" w:sz="0" w:space="0" w:color="auto"/>
      </w:divBdr>
    </w:div>
    <w:div w:id="895430102">
      <w:bodyDiv w:val="1"/>
      <w:marLeft w:val="0"/>
      <w:marRight w:val="0"/>
      <w:marTop w:val="0"/>
      <w:marBottom w:val="0"/>
      <w:divBdr>
        <w:top w:val="none" w:sz="0" w:space="0" w:color="auto"/>
        <w:left w:val="none" w:sz="0" w:space="0" w:color="auto"/>
        <w:bottom w:val="none" w:sz="0" w:space="0" w:color="auto"/>
        <w:right w:val="none" w:sz="0" w:space="0" w:color="auto"/>
      </w:divBdr>
    </w:div>
    <w:div w:id="895434225">
      <w:bodyDiv w:val="1"/>
      <w:marLeft w:val="0"/>
      <w:marRight w:val="0"/>
      <w:marTop w:val="0"/>
      <w:marBottom w:val="0"/>
      <w:divBdr>
        <w:top w:val="none" w:sz="0" w:space="0" w:color="auto"/>
        <w:left w:val="none" w:sz="0" w:space="0" w:color="auto"/>
        <w:bottom w:val="none" w:sz="0" w:space="0" w:color="auto"/>
        <w:right w:val="none" w:sz="0" w:space="0" w:color="auto"/>
      </w:divBdr>
    </w:div>
    <w:div w:id="895579982">
      <w:bodyDiv w:val="1"/>
      <w:marLeft w:val="0"/>
      <w:marRight w:val="0"/>
      <w:marTop w:val="0"/>
      <w:marBottom w:val="0"/>
      <w:divBdr>
        <w:top w:val="none" w:sz="0" w:space="0" w:color="auto"/>
        <w:left w:val="none" w:sz="0" w:space="0" w:color="auto"/>
        <w:bottom w:val="none" w:sz="0" w:space="0" w:color="auto"/>
        <w:right w:val="none" w:sz="0" w:space="0" w:color="auto"/>
      </w:divBdr>
    </w:div>
    <w:div w:id="895699963">
      <w:bodyDiv w:val="1"/>
      <w:marLeft w:val="0"/>
      <w:marRight w:val="0"/>
      <w:marTop w:val="0"/>
      <w:marBottom w:val="0"/>
      <w:divBdr>
        <w:top w:val="none" w:sz="0" w:space="0" w:color="auto"/>
        <w:left w:val="none" w:sz="0" w:space="0" w:color="auto"/>
        <w:bottom w:val="none" w:sz="0" w:space="0" w:color="auto"/>
        <w:right w:val="none" w:sz="0" w:space="0" w:color="auto"/>
      </w:divBdr>
    </w:div>
    <w:div w:id="895707016">
      <w:bodyDiv w:val="1"/>
      <w:marLeft w:val="0"/>
      <w:marRight w:val="0"/>
      <w:marTop w:val="0"/>
      <w:marBottom w:val="0"/>
      <w:divBdr>
        <w:top w:val="none" w:sz="0" w:space="0" w:color="auto"/>
        <w:left w:val="none" w:sz="0" w:space="0" w:color="auto"/>
        <w:bottom w:val="none" w:sz="0" w:space="0" w:color="auto"/>
        <w:right w:val="none" w:sz="0" w:space="0" w:color="auto"/>
      </w:divBdr>
    </w:div>
    <w:div w:id="895774268">
      <w:bodyDiv w:val="1"/>
      <w:marLeft w:val="0"/>
      <w:marRight w:val="0"/>
      <w:marTop w:val="0"/>
      <w:marBottom w:val="0"/>
      <w:divBdr>
        <w:top w:val="none" w:sz="0" w:space="0" w:color="auto"/>
        <w:left w:val="none" w:sz="0" w:space="0" w:color="auto"/>
        <w:bottom w:val="none" w:sz="0" w:space="0" w:color="auto"/>
        <w:right w:val="none" w:sz="0" w:space="0" w:color="auto"/>
      </w:divBdr>
    </w:div>
    <w:div w:id="895775682">
      <w:bodyDiv w:val="1"/>
      <w:marLeft w:val="0"/>
      <w:marRight w:val="0"/>
      <w:marTop w:val="0"/>
      <w:marBottom w:val="0"/>
      <w:divBdr>
        <w:top w:val="none" w:sz="0" w:space="0" w:color="auto"/>
        <w:left w:val="none" w:sz="0" w:space="0" w:color="auto"/>
        <w:bottom w:val="none" w:sz="0" w:space="0" w:color="auto"/>
        <w:right w:val="none" w:sz="0" w:space="0" w:color="auto"/>
      </w:divBdr>
    </w:div>
    <w:div w:id="896014940">
      <w:bodyDiv w:val="1"/>
      <w:marLeft w:val="0"/>
      <w:marRight w:val="0"/>
      <w:marTop w:val="0"/>
      <w:marBottom w:val="0"/>
      <w:divBdr>
        <w:top w:val="none" w:sz="0" w:space="0" w:color="auto"/>
        <w:left w:val="none" w:sz="0" w:space="0" w:color="auto"/>
        <w:bottom w:val="none" w:sz="0" w:space="0" w:color="auto"/>
        <w:right w:val="none" w:sz="0" w:space="0" w:color="auto"/>
      </w:divBdr>
    </w:div>
    <w:div w:id="896279138">
      <w:bodyDiv w:val="1"/>
      <w:marLeft w:val="0"/>
      <w:marRight w:val="0"/>
      <w:marTop w:val="0"/>
      <w:marBottom w:val="0"/>
      <w:divBdr>
        <w:top w:val="none" w:sz="0" w:space="0" w:color="auto"/>
        <w:left w:val="none" w:sz="0" w:space="0" w:color="auto"/>
        <w:bottom w:val="none" w:sz="0" w:space="0" w:color="auto"/>
        <w:right w:val="none" w:sz="0" w:space="0" w:color="auto"/>
      </w:divBdr>
    </w:div>
    <w:div w:id="896353595">
      <w:bodyDiv w:val="1"/>
      <w:marLeft w:val="0"/>
      <w:marRight w:val="0"/>
      <w:marTop w:val="0"/>
      <w:marBottom w:val="0"/>
      <w:divBdr>
        <w:top w:val="none" w:sz="0" w:space="0" w:color="auto"/>
        <w:left w:val="none" w:sz="0" w:space="0" w:color="auto"/>
        <w:bottom w:val="none" w:sz="0" w:space="0" w:color="auto"/>
        <w:right w:val="none" w:sz="0" w:space="0" w:color="auto"/>
      </w:divBdr>
    </w:div>
    <w:div w:id="896471889">
      <w:bodyDiv w:val="1"/>
      <w:marLeft w:val="0"/>
      <w:marRight w:val="0"/>
      <w:marTop w:val="0"/>
      <w:marBottom w:val="0"/>
      <w:divBdr>
        <w:top w:val="none" w:sz="0" w:space="0" w:color="auto"/>
        <w:left w:val="none" w:sz="0" w:space="0" w:color="auto"/>
        <w:bottom w:val="none" w:sz="0" w:space="0" w:color="auto"/>
        <w:right w:val="none" w:sz="0" w:space="0" w:color="auto"/>
      </w:divBdr>
    </w:div>
    <w:div w:id="896475244">
      <w:bodyDiv w:val="1"/>
      <w:marLeft w:val="0"/>
      <w:marRight w:val="0"/>
      <w:marTop w:val="0"/>
      <w:marBottom w:val="0"/>
      <w:divBdr>
        <w:top w:val="none" w:sz="0" w:space="0" w:color="auto"/>
        <w:left w:val="none" w:sz="0" w:space="0" w:color="auto"/>
        <w:bottom w:val="none" w:sz="0" w:space="0" w:color="auto"/>
        <w:right w:val="none" w:sz="0" w:space="0" w:color="auto"/>
      </w:divBdr>
    </w:div>
    <w:div w:id="896622831">
      <w:bodyDiv w:val="1"/>
      <w:marLeft w:val="0"/>
      <w:marRight w:val="0"/>
      <w:marTop w:val="0"/>
      <w:marBottom w:val="0"/>
      <w:divBdr>
        <w:top w:val="none" w:sz="0" w:space="0" w:color="auto"/>
        <w:left w:val="none" w:sz="0" w:space="0" w:color="auto"/>
        <w:bottom w:val="none" w:sz="0" w:space="0" w:color="auto"/>
        <w:right w:val="none" w:sz="0" w:space="0" w:color="auto"/>
      </w:divBdr>
    </w:div>
    <w:div w:id="896629415">
      <w:bodyDiv w:val="1"/>
      <w:marLeft w:val="0"/>
      <w:marRight w:val="0"/>
      <w:marTop w:val="0"/>
      <w:marBottom w:val="0"/>
      <w:divBdr>
        <w:top w:val="none" w:sz="0" w:space="0" w:color="auto"/>
        <w:left w:val="none" w:sz="0" w:space="0" w:color="auto"/>
        <w:bottom w:val="none" w:sz="0" w:space="0" w:color="auto"/>
        <w:right w:val="none" w:sz="0" w:space="0" w:color="auto"/>
      </w:divBdr>
    </w:div>
    <w:div w:id="896672237">
      <w:bodyDiv w:val="1"/>
      <w:marLeft w:val="0"/>
      <w:marRight w:val="0"/>
      <w:marTop w:val="0"/>
      <w:marBottom w:val="0"/>
      <w:divBdr>
        <w:top w:val="none" w:sz="0" w:space="0" w:color="auto"/>
        <w:left w:val="none" w:sz="0" w:space="0" w:color="auto"/>
        <w:bottom w:val="none" w:sz="0" w:space="0" w:color="auto"/>
        <w:right w:val="none" w:sz="0" w:space="0" w:color="auto"/>
      </w:divBdr>
    </w:div>
    <w:div w:id="896816238">
      <w:bodyDiv w:val="1"/>
      <w:marLeft w:val="0"/>
      <w:marRight w:val="0"/>
      <w:marTop w:val="0"/>
      <w:marBottom w:val="0"/>
      <w:divBdr>
        <w:top w:val="none" w:sz="0" w:space="0" w:color="auto"/>
        <w:left w:val="none" w:sz="0" w:space="0" w:color="auto"/>
        <w:bottom w:val="none" w:sz="0" w:space="0" w:color="auto"/>
        <w:right w:val="none" w:sz="0" w:space="0" w:color="auto"/>
      </w:divBdr>
    </w:div>
    <w:div w:id="896818186">
      <w:bodyDiv w:val="1"/>
      <w:marLeft w:val="0"/>
      <w:marRight w:val="0"/>
      <w:marTop w:val="0"/>
      <w:marBottom w:val="0"/>
      <w:divBdr>
        <w:top w:val="none" w:sz="0" w:space="0" w:color="auto"/>
        <w:left w:val="none" w:sz="0" w:space="0" w:color="auto"/>
        <w:bottom w:val="none" w:sz="0" w:space="0" w:color="auto"/>
        <w:right w:val="none" w:sz="0" w:space="0" w:color="auto"/>
      </w:divBdr>
    </w:div>
    <w:div w:id="896821008">
      <w:bodyDiv w:val="1"/>
      <w:marLeft w:val="0"/>
      <w:marRight w:val="0"/>
      <w:marTop w:val="0"/>
      <w:marBottom w:val="0"/>
      <w:divBdr>
        <w:top w:val="none" w:sz="0" w:space="0" w:color="auto"/>
        <w:left w:val="none" w:sz="0" w:space="0" w:color="auto"/>
        <w:bottom w:val="none" w:sz="0" w:space="0" w:color="auto"/>
        <w:right w:val="none" w:sz="0" w:space="0" w:color="auto"/>
      </w:divBdr>
    </w:div>
    <w:div w:id="896864602">
      <w:bodyDiv w:val="1"/>
      <w:marLeft w:val="0"/>
      <w:marRight w:val="0"/>
      <w:marTop w:val="0"/>
      <w:marBottom w:val="0"/>
      <w:divBdr>
        <w:top w:val="none" w:sz="0" w:space="0" w:color="auto"/>
        <w:left w:val="none" w:sz="0" w:space="0" w:color="auto"/>
        <w:bottom w:val="none" w:sz="0" w:space="0" w:color="auto"/>
        <w:right w:val="none" w:sz="0" w:space="0" w:color="auto"/>
      </w:divBdr>
    </w:div>
    <w:div w:id="897477018">
      <w:bodyDiv w:val="1"/>
      <w:marLeft w:val="0"/>
      <w:marRight w:val="0"/>
      <w:marTop w:val="0"/>
      <w:marBottom w:val="0"/>
      <w:divBdr>
        <w:top w:val="none" w:sz="0" w:space="0" w:color="auto"/>
        <w:left w:val="none" w:sz="0" w:space="0" w:color="auto"/>
        <w:bottom w:val="none" w:sz="0" w:space="0" w:color="auto"/>
        <w:right w:val="none" w:sz="0" w:space="0" w:color="auto"/>
      </w:divBdr>
    </w:div>
    <w:div w:id="897588329">
      <w:bodyDiv w:val="1"/>
      <w:marLeft w:val="0"/>
      <w:marRight w:val="0"/>
      <w:marTop w:val="0"/>
      <w:marBottom w:val="0"/>
      <w:divBdr>
        <w:top w:val="none" w:sz="0" w:space="0" w:color="auto"/>
        <w:left w:val="none" w:sz="0" w:space="0" w:color="auto"/>
        <w:bottom w:val="none" w:sz="0" w:space="0" w:color="auto"/>
        <w:right w:val="none" w:sz="0" w:space="0" w:color="auto"/>
      </w:divBdr>
    </w:div>
    <w:div w:id="897785739">
      <w:bodyDiv w:val="1"/>
      <w:marLeft w:val="0"/>
      <w:marRight w:val="0"/>
      <w:marTop w:val="0"/>
      <w:marBottom w:val="0"/>
      <w:divBdr>
        <w:top w:val="none" w:sz="0" w:space="0" w:color="auto"/>
        <w:left w:val="none" w:sz="0" w:space="0" w:color="auto"/>
        <w:bottom w:val="none" w:sz="0" w:space="0" w:color="auto"/>
        <w:right w:val="none" w:sz="0" w:space="0" w:color="auto"/>
      </w:divBdr>
    </w:div>
    <w:div w:id="898515216">
      <w:bodyDiv w:val="1"/>
      <w:marLeft w:val="0"/>
      <w:marRight w:val="0"/>
      <w:marTop w:val="0"/>
      <w:marBottom w:val="0"/>
      <w:divBdr>
        <w:top w:val="none" w:sz="0" w:space="0" w:color="auto"/>
        <w:left w:val="none" w:sz="0" w:space="0" w:color="auto"/>
        <w:bottom w:val="none" w:sz="0" w:space="0" w:color="auto"/>
        <w:right w:val="none" w:sz="0" w:space="0" w:color="auto"/>
      </w:divBdr>
    </w:div>
    <w:div w:id="898516085">
      <w:bodyDiv w:val="1"/>
      <w:marLeft w:val="0"/>
      <w:marRight w:val="0"/>
      <w:marTop w:val="0"/>
      <w:marBottom w:val="0"/>
      <w:divBdr>
        <w:top w:val="none" w:sz="0" w:space="0" w:color="auto"/>
        <w:left w:val="none" w:sz="0" w:space="0" w:color="auto"/>
        <w:bottom w:val="none" w:sz="0" w:space="0" w:color="auto"/>
        <w:right w:val="none" w:sz="0" w:space="0" w:color="auto"/>
      </w:divBdr>
    </w:div>
    <w:div w:id="898518184">
      <w:bodyDiv w:val="1"/>
      <w:marLeft w:val="0"/>
      <w:marRight w:val="0"/>
      <w:marTop w:val="0"/>
      <w:marBottom w:val="0"/>
      <w:divBdr>
        <w:top w:val="none" w:sz="0" w:space="0" w:color="auto"/>
        <w:left w:val="none" w:sz="0" w:space="0" w:color="auto"/>
        <w:bottom w:val="none" w:sz="0" w:space="0" w:color="auto"/>
        <w:right w:val="none" w:sz="0" w:space="0" w:color="auto"/>
      </w:divBdr>
    </w:div>
    <w:div w:id="898636032">
      <w:bodyDiv w:val="1"/>
      <w:marLeft w:val="0"/>
      <w:marRight w:val="0"/>
      <w:marTop w:val="0"/>
      <w:marBottom w:val="0"/>
      <w:divBdr>
        <w:top w:val="none" w:sz="0" w:space="0" w:color="auto"/>
        <w:left w:val="none" w:sz="0" w:space="0" w:color="auto"/>
        <w:bottom w:val="none" w:sz="0" w:space="0" w:color="auto"/>
        <w:right w:val="none" w:sz="0" w:space="0" w:color="auto"/>
      </w:divBdr>
    </w:div>
    <w:div w:id="898828661">
      <w:bodyDiv w:val="1"/>
      <w:marLeft w:val="0"/>
      <w:marRight w:val="0"/>
      <w:marTop w:val="0"/>
      <w:marBottom w:val="0"/>
      <w:divBdr>
        <w:top w:val="none" w:sz="0" w:space="0" w:color="auto"/>
        <w:left w:val="none" w:sz="0" w:space="0" w:color="auto"/>
        <w:bottom w:val="none" w:sz="0" w:space="0" w:color="auto"/>
        <w:right w:val="none" w:sz="0" w:space="0" w:color="auto"/>
      </w:divBdr>
    </w:div>
    <w:div w:id="898855949">
      <w:bodyDiv w:val="1"/>
      <w:marLeft w:val="0"/>
      <w:marRight w:val="0"/>
      <w:marTop w:val="0"/>
      <w:marBottom w:val="0"/>
      <w:divBdr>
        <w:top w:val="none" w:sz="0" w:space="0" w:color="auto"/>
        <w:left w:val="none" w:sz="0" w:space="0" w:color="auto"/>
        <w:bottom w:val="none" w:sz="0" w:space="0" w:color="auto"/>
        <w:right w:val="none" w:sz="0" w:space="0" w:color="auto"/>
      </w:divBdr>
    </w:div>
    <w:div w:id="898979840">
      <w:bodyDiv w:val="1"/>
      <w:marLeft w:val="0"/>
      <w:marRight w:val="0"/>
      <w:marTop w:val="0"/>
      <w:marBottom w:val="0"/>
      <w:divBdr>
        <w:top w:val="none" w:sz="0" w:space="0" w:color="auto"/>
        <w:left w:val="none" w:sz="0" w:space="0" w:color="auto"/>
        <w:bottom w:val="none" w:sz="0" w:space="0" w:color="auto"/>
        <w:right w:val="none" w:sz="0" w:space="0" w:color="auto"/>
      </w:divBdr>
    </w:div>
    <w:div w:id="899169349">
      <w:bodyDiv w:val="1"/>
      <w:marLeft w:val="0"/>
      <w:marRight w:val="0"/>
      <w:marTop w:val="0"/>
      <w:marBottom w:val="0"/>
      <w:divBdr>
        <w:top w:val="none" w:sz="0" w:space="0" w:color="auto"/>
        <w:left w:val="none" w:sz="0" w:space="0" w:color="auto"/>
        <w:bottom w:val="none" w:sz="0" w:space="0" w:color="auto"/>
        <w:right w:val="none" w:sz="0" w:space="0" w:color="auto"/>
      </w:divBdr>
    </w:div>
    <w:div w:id="899286973">
      <w:bodyDiv w:val="1"/>
      <w:marLeft w:val="0"/>
      <w:marRight w:val="0"/>
      <w:marTop w:val="0"/>
      <w:marBottom w:val="0"/>
      <w:divBdr>
        <w:top w:val="none" w:sz="0" w:space="0" w:color="auto"/>
        <w:left w:val="none" w:sz="0" w:space="0" w:color="auto"/>
        <w:bottom w:val="none" w:sz="0" w:space="0" w:color="auto"/>
        <w:right w:val="none" w:sz="0" w:space="0" w:color="auto"/>
      </w:divBdr>
    </w:div>
    <w:div w:id="899287370">
      <w:bodyDiv w:val="1"/>
      <w:marLeft w:val="0"/>
      <w:marRight w:val="0"/>
      <w:marTop w:val="0"/>
      <w:marBottom w:val="0"/>
      <w:divBdr>
        <w:top w:val="none" w:sz="0" w:space="0" w:color="auto"/>
        <w:left w:val="none" w:sz="0" w:space="0" w:color="auto"/>
        <w:bottom w:val="none" w:sz="0" w:space="0" w:color="auto"/>
        <w:right w:val="none" w:sz="0" w:space="0" w:color="auto"/>
      </w:divBdr>
    </w:div>
    <w:div w:id="899288688">
      <w:bodyDiv w:val="1"/>
      <w:marLeft w:val="0"/>
      <w:marRight w:val="0"/>
      <w:marTop w:val="0"/>
      <w:marBottom w:val="0"/>
      <w:divBdr>
        <w:top w:val="none" w:sz="0" w:space="0" w:color="auto"/>
        <w:left w:val="none" w:sz="0" w:space="0" w:color="auto"/>
        <w:bottom w:val="none" w:sz="0" w:space="0" w:color="auto"/>
        <w:right w:val="none" w:sz="0" w:space="0" w:color="auto"/>
      </w:divBdr>
    </w:div>
    <w:div w:id="899484915">
      <w:bodyDiv w:val="1"/>
      <w:marLeft w:val="0"/>
      <w:marRight w:val="0"/>
      <w:marTop w:val="0"/>
      <w:marBottom w:val="0"/>
      <w:divBdr>
        <w:top w:val="none" w:sz="0" w:space="0" w:color="auto"/>
        <w:left w:val="none" w:sz="0" w:space="0" w:color="auto"/>
        <w:bottom w:val="none" w:sz="0" w:space="0" w:color="auto"/>
        <w:right w:val="none" w:sz="0" w:space="0" w:color="auto"/>
      </w:divBdr>
    </w:div>
    <w:div w:id="899940766">
      <w:bodyDiv w:val="1"/>
      <w:marLeft w:val="0"/>
      <w:marRight w:val="0"/>
      <w:marTop w:val="0"/>
      <w:marBottom w:val="0"/>
      <w:divBdr>
        <w:top w:val="none" w:sz="0" w:space="0" w:color="auto"/>
        <w:left w:val="none" w:sz="0" w:space="0" w:color="auto"/>
        <w:bottom w:val="none" w:sz="0" w:space="0" w:color="auto"/>
        <w:right w:val="none" w:sz="0" w:space="0" w:color="auto"/>
      </w:divBdr>
    </w:div>
    <w:div w:id="899942441">
      <w:bodyDiv w:val="1"/>
      <w:marLeft w:val="0"/>
      <w:marRight w:val="0"/>
      <w:marTop w:val="0"/>
      <w:marBottom w:val="0"/>
      <w:divBdr>
        <w:top w:val="none" w:sz="0" w:space="0" w:color="auto"/>
        <w:left w:val="none" w:sz="0" w:space="0" w:color="auto"/>
        <w:bottom w:val="none" w:sz="0" w:space="0" w:color="auto"/>
        <w:right w:val="none" w:sz="0" w:space="0" w:color="auto"/>
      </w:divBdr>
    </w:div>
    <w:div w:id="900019779">
      <w:bodyDiv w:val="1"/>
      <w:marLeft w:val="0"/>
      <w:marRight w:val="0"/>
      <w:marTop w:val="0"/>
      <w:marBottom w:val="0"/>
      <w:divBdr>
        <w:top w:val="none" w:sz="0" w:space="0" w:color="auto"/>
        <w:left w:val="none" w:sz="0" w:space="0" w:color="auto"/>
        <w:bottom w:val="none" w:sz="0" w:space="0" w:color="auto"/>
        <w:right w:val="none" w:sz="0" w:space="0" w:color="auto"/>
      </w:divBdr>
    </w:div>
    <w:div w:id="900284914">
      <w:bodyDiv w:val="1"/>
      <w:marLeft w:val="0"/>
      <w:marRight w:val="0"/>
      <w:marTop w:val="0"/>
      <w:marBottom w:val="0"/>
      <w:divBdr>
        <w:top w:val="none" w:sz="0" w:space="0" w:color="auto"/>
        <w:left w:val="none" w:sz="0" w:space="0" w:color="auto"/>
        <w:bottom w:val="none" w:sz="0" w:space="0" w:color="auto"/>
        <w:right w:val="none" w:sz="0" w:space="0" w:color="auto"/>
      </w:divBdr>
    </w:div>
    <w:div w:id="900598978">
      <w:bodyDiv w:val="1"/>
      <w:marLeft w:val="0"/>
      <w:marRight w:val="0"/>
      <w:marTop w:val="0"/>
      <w:marBottom w:val="0"/>
      <w:divBdr>
        <w:top w:val="none" w:sz="0" w:space="0" w:color="auto"/>
        <w:left w:val="none" w:sz="0" w:space="0" w:color="auto"/>
        <w:bottom w:val="none" w:sz="0" w:space="0" w:color="auto"/>
        <w:right w:val="none" w:sz="0" w:space="0" w:color="auto"/>
      </w:divBdr>
    </w:div>
    <w:div w:id="900599043">
      <w:bodyDiv w:val="1"/>
      <w:marLeft w:val="0"/>
      <w:marRight w:val="0"/>
      <w:marTop w:val="0"/>
      <w:marBottom w:val="0"/>
      <w:divBdr>
        <w:top w:val="none" w:sz="0" w:space="0" w:color="auto"/>
        <w:left w:val="none" w:sz="0" w:space="0" w:color="auto"/>
        <w:bottom w:val="none" w:sz="0" w:space="0" w:color="auto"/>
        <w:right w:val="none" w:sz="0" w:space="0" w:color="auto"/>
      </w:divBdr>
    </w:div>
    <w:div w:id="900671589">
      <w:bodyDiv w:val="1"/>
      <w:marLeft w:val="0"/>
      <w:marRight w:val="0"/>
      <w:marTop w:val="0"/>
      <w:marBottom w:val="0"/>
      <w:divBdr>
        <w:top w:val="none" w:sz="0" w:space="0" w:color="auto"/>
        <w:left w:val="none" w:sz="0" w:space="0" w:color="auto"/>
        <w:bottom w:val="none" w:sz="0" w:space="0" w:color="auto"/>
        <w:right w:val="none" w:sz="0" w:space="0" w:color="auto"/>
      </w:divBdr>
    </w:div>
    <w:div w:id="900674652">
      <w:bodyDiv w:val="1"/>
      <w:marLeft w:val="0"/>
      <w:marRight w:val="0"/>
      <w:marTop w:val="0"/>
      <w:marBottom w:val="0"/>
      <w:divBdr>
        <w:top w:val="none" w:sz="0" w:space="0" w:color="auto"/>
        <w:left w:val="none" w:sz="0" w:space="0" w:color="auto"/>
        <w:bottom w:val="none" w:sz="0" w:space="0" w:color="auto"/>
        <w:right w:val="none" w:sz="0" w:space="0" w:color="auto"/>
      </w:divBdr>
    </w:div>
    <w:div w:id="900677578">
      <w:bodyDiv w:val="1"/>
      <w:marLeft w:val="0"/>
      <w:marRight w:val="0"/>
      <w:marTop w:val="0"/>
      <w:marBottom w:val="0"/>
      <w:divBdr>
        <w:top w:val="none" w:sz="0" w:space="0" w:color="auto"/>
        <w:left w:val="none" w:sz="0" w:space="0" w:color="auto"/>
        <w:bottom w:val="none" w:sz="0" w:space="0" w:color="auto"/>
        <w:right w:val="none" w:sz="0" w:space="0" w:color="auto"/>
      </w:divBdr>
    </w:div>
    <w:div w:id="900747065">
      <w:bodyDiv w:val="1"/>
      <w:marLeft w:val="0"/>
      <w:marRight w:val="0"/>
      <w:marTop w:val="0"/>
      <w:marBottom w:val="0"/>
      <w:divBdr>
        <w:top w:val="none" w:sz="0" w:space="0" w:color="auto"/>
        <w:left w:val="none" w:sz="0" w:space="0" w:color="auto"/>
        <w:bottom w:val="none" w:sz="0" w:space="0" w:color="auto"/>
        <w:right w:val="none" w:sz="0" w:space="0" w:color="auto"/>
      </w:divBdr>
    </w:div>
    <w:div w:id="900749387">
      <w:bodyDiv w:val="1"/>
      <w:marLeft w:val="0"/>
      <w:marRight w:val="0"/>
      <w:marTop w:val="0"/>
      <w:marBottom w:val="0"/>
      <w:divBdr>
        <w:top w:val="none" w:sz="0" w:space="0" w:color="auto"/>
        <w:left w:val="none" w:sz="0" w:space="0" w:color="auto"/>
        <w:bottom w:val="none" w:sz="0" w:space="0" w:color="auto"/>
        <w:right w:val="none" w:sz="0" w:space="0" w:color="auto"/>
      </w:divBdr>
    </w:div>
    <w:div w:id="900793122">
      <w:bodyDiv w:val="1"/>
      <w:marLeft w:val="0"/>
      <w:marRight w:val="0"/>
      <w:marTop w:val="0"/>
      <w:marBottom w:val="0"/>
      <w:divBdr>
        <w:top w:val="none" w:sz="0" w:space="0" w:color="auto"/>
        <w:left w:val="none" w:sz="0" w:space="0" w:color="auto"/>
        <w:bottom w:val="none" w:sz="0" w:space="0" w:color="auto"/>
        <w:right w:val="none" w:sz="0" w:space="0" w:color="auto"/>
      </w:divBdr>
    </w:div>
    <w:div w:id="900798603">
      <w:bodyDiv w:val="1"/>
      <w:marLeft w:val="0"/>
      <w:marRight w:val="0"/>
      <w:marTop w:val="0"/>
      <w:marBottom w:val="0"/>
      <w:divBdr>
        <w:top w:val="none" w:sz="0" w:space="0" w:color="auto"/>
        <w:left w:val="none" w:sz="0" w:space="0" w:color="auto"/>
        <w:bottom w:val="none" w:sz="0" w:space="0" w:color="auto"/>
        <w:right w:val="none" w:sz="0" w:space="0" w:color="auto"/>
      </w:divBdr>
    </w:div>
    <w:div w:id="900940832">
      <w:bodyDiv w:val="1"/>
      <w:marLeft w:val="0"/>
      <w:marRight w:val="0"/>
      <w:marTop w:val="0"/>
      <w:marBottom w:val="0"/>
      <w:divBdr>
        <w:top w:val="none" w:sz="0" w:space="0" w:color="auto"/>
        <w:left w:val="none" w:sz="0" w:space="0" w:color="auto"/>
        <w:bottom w:val="none" w:sz="0" w:space="0" w:color="auto"/>
        <w:right w:val="none" w:sz="0" w:space="0" w:color="auto"/>
      </w:divBdr>
    </w:div>
    <w:div w:id="901017970">
      <w:bodyDiv w:val="1"/>
      <w:marLeft w:val="0"/>
      <w:marRight w:val="0"/>
      <w:marTop w:val="0"/>
      <w:marBottom w:val="0"/>
      <w:divBdr>
        <w:top w:val="none" w:sz="0" w:space="0" w:color="auto"/>
        <w:left w:val="none" w:sz="0" w:space="0" w:color="auto"/>
        <w:bottom w:val="none" w:sz="0" w:space="0" w:color="auto"/>
        <w:right w:val="none" w:sz="0" w:space="0" w:color="auto"/>
      </w:divBdr>
    </w:div>
    <w:div w:id="901061943">
      <w:bodyDiv w:val="1"/>
      <w:marLeft w:val="0"/>
      <w:marRight w:val="0"/>
      <w:marTop w:val="0"/>
      <w:marBottom w:val="0"/>
      <w:divBdr>
        <w:top w:val="none" w:sz="0" w:space="0" w:color="auto"/>
        <w:left w:val="none" w:sz="0" w:space="0" w:color="auto"/>
        <w:bottom w:val="none" w:sz="0" w:space="0" w:color="auto"/>
        <w:right w:val="none" w:sz="0" w:space="0" w:color="auto"/>
      </w:divBdr>
    </w:div>
    <w:div w:id="901133479">
      <w:bodyDiv w:val="1"/>
      <w:marLeft w:val="0"/>
      <w:marRight w:val="0"/>
      <w:marTop w:val="0"/>
      <w:marBottom w:val="0"/>
      <w:divBdr>
        <w:top w:val="none" w:sz="0" w:space="0" w:color="auto"/>
        <w:left w:val="none" w:sz="0" w:space="0" w:color="auto"/>
        <w:bottom w:val="none" w:sz="0" w:space="0" w:color="auto"/>
        <w:right w:val="none" w:sz="0" w:space="0" w:color="auto"/>
      </w:divBdr>
    </w:div>
    <w:div w:id="901410952">
      <w:bodyDiv w:val="1"/>
      <w:marLeft w:val="0"/>
      <w:marRight w:val="0"/>
      <w:marTop w:val="0"/>
      <w:marBottom w:val="0"/>
      <w:divBdr>
        <w:top w:val="none" w:sz="0" w:space="0" w:color="auto"/>
        <w:left w:val="none" w:sz="0" w:space="0" w:color="auto"/>
        <w:bottom w:val="none" w:sz="0" w:space="0" w:color="auto"/>
        <w:right w:val="none" w:sz="0" w:space="0" w:color="auto"/>
      </w:divBdr>
    </w:div>
    <w:div w:id="901597316">
      <w:bodyDiv w:val="1"/>
      <w:marLeft w:val="0"/>
      <w:marRight w:val="0"/>
      <w:marTop w:val="0"/>
      <w:marBottom w:val="0"/>
      <w:divBdr>
        <w:top w:val="none" w:sz="0" w:space="0" w:color="auto"/>
        <w:left w:val="none" w:sz="0" w:space="0" w:color="auto"/>
        <w:bottom w:val="none" w:sz="0" w:space="0" w:color="auto"/>
        <w:right w:val="none" w:sz="0" w:space="0" w:color="auto"/>
      </w:divBdr>
    </w:div>
    <w:div w:id="901598052">
      <w:bodyDiv w:val="1"/>
      <w:marLeft w:val="0"/>
      <w:marRight w:val="0"/>
      <w:marTop w:val="0"/>
      <w:marBottom w:val="0"/>
      <w:divBdr>
        <w:top w:val="none" w:sz="0" w:space="0" w:color="auto"/>
        <w:left w:val="none" w:sz="0" w:space="0" w:color="auto"/>
        <w:bottom w:val="none" w:sz="0" w:space="0" w:color="auto"/>
        <w:right w:val="none" w:sz="0" w:space="0" w:color="auto"/>
      </w:divBdr>
    </w:div>
    <w:div w:id="901676673">
      <w:bodyDiv w:val="1"/>
      <w:marLeft w:val="0"/>
      <w:marRight w:val="0"/>
      <w:marTop w:val="0"/>
      <w:marBottom w:val="0"/>
      <w:divBdr>
        <w:top w:val="none" w:sz="0" w:space="0" w:color="auto"/>
        <w:left w:val="none" w:sz="0" w:space="0" w:color="auto"/>
        <w:bottom w:val="none" w:sz="0" w:space="0" w:color="auto"/>
        <w:right w:val="none" w:sz="0" w:space="0" w:color="auto"/>
      </w:divBdr>
    </w:div>
    <w:div w:id="901721871">
      <w:bodyDiv w:val="1"/>
      <w:marLeft w:val="0"/>
      <w:marRight w:val="0"/>
      <w:marTop w:val="0"/>
      <w:marBottom w:val="0"/>
      <w:divBdr>
        <w:top w:val="none" w:sz="0" w:space="0" w:color="auto"/>
        <w:left w:val="none" w:sz="0" w:space="0" w:color="auto"/>
        <w:bottom w:val="none" w:sz="0" w:space="0" w:color="auto"/>
        <w:right w:val="none" w:sz="0" w:space="0" w:color="auto"/>
      </w:divBdr>
    </w:div>
    <w:div w:id="901985425">
      <w:bodyDiv w:val="1"/>
      <w:marLeft w:val="0"/>
      <w:marRight w:val="0"/>
      <w:marTop w:val="0"/>
      <w:marBottom w:val="0"/>
      <w:divBdr>
        <w:top w:val="none" w:sz="0" w:space="0" w:color="auto"/>
        <w:left w:val="none" w:sz="0" w:space="0" w:color="auto"/>
        <w:bottom w:val="none" w:sz="0" w:space="0" w:color="auto"/>
        <w:right w:val="none" w:sz="0" w:space="0" w:color="auto"/>
      </w:divBdr>
    </w:div>
    <w:div w:id="902104986">
      <w:bodyDiv w:val="1"/>
      <w:marLeft w:val="0"/>
      <w:marRight w:val="0"/>
      <w:marTop w:val="0"/>
      <w:marBottom w:val="0"/>
      <w:divBdr>
        <w:top w:val="none" w:sz="0" w:space="0" w:color="auto"/>
        <w:left w:val="none" w:sz="0" w:space="0" w:color="auto"/>
        <w:bottom w:val="none" w:sz="0" w:space="0" w:color="auto"/>
        <w:right w:val="none" w:sz="0" w:space="0" w:color="auto"/>
      </w:divBdr>
    </w:div>
    <w:div w:id="902250504">
      <w:bodyDiv w:val="1"/>
      <w:marLeft w:val="0"/>
      <w:marRight w:val="0"/>
      <w:marTop w:val="0"/>
      <w:marBottom w:val="0"/>
      <w:divBdr>
        <w:top w:val="none" w:sz="0" w:space="0" w:color="auto"/>
        <w:left w:val="none" w:sz="0" w:space="0" w:color="auto"/>
        <w:bottom w:val="none" w:sz="0" w:space="0" w:color="auto"/>
        <w:right w:val="none" w:sz="0" w:space="0" w:color="auto"/>
      </w:divBdr>
    </w:div>
    <w:div w:id="902254779">
      <w:bodyDiv w:val="1"/>
      <w:marLeft w:val="0"/>
      <w:marRight w:val="0"/>
      <w:marTop w:val="0"/>
      <w:marBottom w:val="0"/>
      <w:divBdr>
        <w:top w:val="none" w:sz="0" w:space="0" w:color="auto"/>
        <w:left w:val="none" w:sz="0" w:space="0" w:color="auto"/>
        <w:bottom w:val="none" w:sz="0" w:space="0" w:color="auto"/>
        <w:right w:val="none" w:sz="0" w:space="0" w:color="auto"/>
      </w:divBdr>
    </w:div>
    <w:div w:id="902452286">
      <w:bodyDiv w:val="1"/>
      <w:marLeft w:val="0"/>
      <w:marRight w:val="0"/>
      <w:marTop w:val="0"/>
      <w:marBottom w:val="0"/>
      <w:divBdr>
        <w:top w:val="none" w:sz="0" w:space="0" w:color="auto"/>
        <w:left w:val="none" w:sz="0" w:space="0" w:color="auto"/>
        <w:bottom w:val="none" w:sz="0" w:space="0" w:color="auto"/>
        <w:right w:val="none" w:sz="0" w:space="0" w:color="auto"/>
      </w:divBdr>
    </w:div>
    <w:div w:id="902830850">
      <w:bodyDiv w:val="1"/>
      <w:marLeft w:val="0"/>
      <w:marRight w:val="0"/>
      <w:marTop w:val="0"/>
      <w:marBottom w:val="0"/>
      <w:divBdr>
        <w:top w:val="none" w:sz="0" w:space="0" w:color="auto"/>
        <w:left w:val="none" w:sz="0" w:space="0" w:color="auto"/>
        <w:bottom w:val="none" w:sz="0" w:space="0" w:color="auto"/>
        <w:right w:val="none" w:sz="0" w:space="0" w:color="auto"/>
      </w:divBdr>
    </w:div>
    <w:div w:id="902834925">
      <w:bodyDiv w:val="1"/>
      <w:marLeft w:val="0"/>
      <w:marRight w:val="0"/>
      <w:marTop w:val="0"/>
      <w:marBottom w:val="0"/>
      <w:divBdr>
        <w:top w:val="none" w:sz="0" w:space="0" w:color="auto"/>
        <w:left w:val="none" w:sz="0" w:space="0" w:color="auto"/>
        <w:bottom w:val="none" w:sz="0" w:space="0" w:color="auto"/>
        <w:right w:val="none" w:sz="0" w:space="0" w:color="auto"/>
      </w:divBdr>
    </w:div>
    <w:div w:id="903175165">
      <w:bodyDiv w:val="1"/>
      <w:marLeft w:val="0"/>
      <w:marRight w:val="0"/>
      <w:marTop w:val="0"/>
      <w:marBottom w:val="0"/>
      <w:divBdr>
        <w:top w:val="none" w:sz="0" w:space="0" w:color="auto"/>
        <w:left w:val="none" w:sz="0" w:space="0" w:color="auto"/>
        <w:bottom w:val="none" w:sz="0" w:space="0" w:color="auto"/>
        <w:right w:val="none" w:sz="0" w:space="0" w:color="auto"/>
      </w:divBdr>
    </w:div>
    <w:div w:id="903218396">
      <w:bodyDiv w:val="1"/>
      <w:marLeft w:val="0"/>
      <w:marRight w:val="0"/>
      <w:marTop w:val="0"/>
      <w:marBottom w:val="0"/>
      <w:divBdr>
        <w:top w:val="none" w:sz="0" w:space="0" w:color="auto"/>
        <w:left w:val="none" w:sz="0" w:space="0" w:color="auto"/>
        <w:bottom w:val="none" w:sz="0" w:space="0" w:color="auto"/>
        <w:right w:val="none" w:sz="0" w:space="0" w:color="auto"/>
      </w:divBdr>
    </w:div>
    <w:div w:id="903562040">
      <w:bodyDiv w:val="1"/>
      <w:marLeft w:val="0"/>
      <w:marRight w:val="0"/>
      <w:marTop w:val="0"/>
      <w:marBottom w:val="0"/>
      <w:divBdr>
        <w:top w:val="none" w:sz="0" w:space="0" w:color="auto"/>
        <w:left w:val="none" w:sz="0" w:space="0" w:color="auto"/>
        <w:bottom w:val="none" w:sz="0" w:space="0" w:color="auto"/>
        <w:right w:val="none" w:sz="0" w:space="0" w:color="auto"/>
      </w:divBdr>
    </w:div>
    <w:div w:id="903564945">
      <w:bodyDiv w:val="1"/>
      <w:marLeft w:val="0"/>
      <w:marRight w:val="0"/>
      <w:marTop w:val="0"/>
      <w:marBottom w:val="0"/>
      <w:divBdr>
        <w:top w:val="none" w:sz="0" w:space="0" w:color="auto"/>
        <w:left w:val="none" w:sz="0" w:space="0" w:color="auto"/>
        <w:bottom w:val="none" w:sz="0" w:space="0" w:color="auto"/>
        <w:right w:val="none" w:sz="0" w:space="0" w:color="auto"/>
      </w:divBdr>
    </w:div>
    <w:div w:id="903636352">
      <w:bodyDiv w:val="1"/>
      <w:marLeft w:val="0"/>
      <w:marRight w:val="0"/>
      <w:marTop w:val="0"/>
      <w:marBottom w:val="0"/>
      <w:divBdr>
        <w:top w:val="none" w:sz="0" w:space="0" w:color="auto"/>
        <w:left w:val="none" w:sz="0" w:space="0" w:color="auto"/>
        <w:bottom w:val="none" w:sz="0" w:space="0" w:color="auto"/>
        <w:right w:val="none" w:sz="0" w:space="0" w:color="auto"/>
      </w:divBdr>
    </w:div>
    <w:div w:id="903680854">
      <w:bodyDiv w:val="1"/>
      <w:marLeft w:val="0"/>
      <w:marRight w:val="0"/>
      <w:marTop w:val="0"/>
      <w:marBottom w:val="0"/>
      <w:divBdr>
        <w:top w:val="none" w:sz="0" w:space="0" w:color="auto"/>
        <w:left w:val="none" w:sz="0" w:space="0" w:color="auto"/>
        <w:bottom w:val="none" w:sz="0" w:space="0" w:color="auto"/>
        <w:right w:val="none" w:sz="0" w:space="0" w:color="auto"/>
      </w:divBdr>
    </w:div>
    <w:div w:id="904149602">
      <w:bodyDiv w:val="1"/>
      <w:marLeft w:val="0"/>
      <w:marRight w:val="0"/>
      <w:marTop w:val="0"/>
      <w:marBottom w:val="0"/>
      <w:divBdr>
        <w:top w:val="none" w:sz="0" w:space="0" w:color="auto"/>
        <w:left w:val="none" w:sz="0" w:space="0" w:color="auto"/>
        <w:bottom w:val="none" w:sz="0" w:space="0" w:color="auto"/>
        <w:right w:val="none" w:sz="0" w:space="0" w:color="auto"/>
      </w:divBdr>
    </w:div>
    <w:div w:id="904224116">
      <w:bodyDiv w:val="1"/>
      <w:marLeft w:val="0"/>
      <w:marRight w:val="0"/>
      <w:marTop w:val="0"/>
      <w:marBottom w:val="0"/>
      <w:divBdr>
        <w:top w:val="none" w:sz="0" w:space="0" w:color="auto"/>
        <w:left w:val="none" w:sz="0" w:space="0" w:color="auto"/>
        <w:bottom w:val="none" w:sz="0" w:space="0" w:color="auto"/>
        <w:right w:val="none" w:sz="0" w:space="0" w:color="auto"/>
      </w:divBdr>
    </w:div>
    <w:div w:id="904224397">
      <w:bodyDiv w:val="1"/>
      <w:marLeft w:val="0"/>
      <w:marRight w:val="0"/>
      <w:marTop w:val="0"/>
      <w:marBottom w:val="0"/>
      <w:divBdr>
        <w:top w:val="none" w:sz="0" w:space="0" w:color="auto"/>
        <w:left w:val="none" w:sz="0" w:space="0" w:color="auto"/>
        <w:bottom w:val="none" w:sz="0" w:space="0" w:color="auto"/>
        <w:right w:val="none" w:sz="0" w:space="0" w:color="auto"/>
      </w:divBdr>
    </w:div>
    <w:div w:id="904415314">
      <w:bodyDiv w:val="1"/>
      <w:marLeft w:val="0"/>
      <w:marRight w:val="0"/>
      <w:marTop w:val="0"/>
      <w:marBottom w:val="0"/>
      <w:divBdr>
        <w:top w:val="none" w:sz="0" w:space="0" w:color="auto"/>
        <w:left w:val="none" w:sz="0" w:space="0" w:color="auto"/>
        <w:bottom w:val="none" w:sz="0" w:space="0" w:color="auto"/>
        <w:right w:val="none" w:sz="0" w:space="0" w:color="auto"/>
      </w:divBdr>
    </w:div>
    <w:div w:id="904490474">
      <w:bodyDiv w:val="1"/>
      <w:marLeft w:val="0"/>
      <w:marRight w:val="0"/>
      <w:marTop w:val="0"/>
      <w:marBottom w:val="0"/>
      <w:divBdr>
        <w:top w:val="none" w:sz="0" w:space="0" w:color="auto"/>
        <w:left w:val="none" w:sz="0" w:space="0" w:color="auto"/>
        <w:bottom w:val="none" w:sz="0" w:space="0" w:color="auto"/>
        <w:right w:val="none" w:sz="0" w:space="0" w:color="auto"/>
      </w:divBdr>
    </w:div>
    <w:div w:id="904494153">
      <w:bodyDiv w:val="1"/>
      <w:marLeft w:val="0"/>
      <w:marRight w:val="0"/>
      <w:marTop w:val="0"/>
      <w:marBottom w:val="0"/>
      <w:divBdr>
        <w:top w:val="none" w:sz="0" w:space="0" w:color="auto"/>
        <w:left w:val="none" w:sz="0" w:space="0" w:color="auto"/>
        <w:bottom w:val="none" w:sz="0" w:space="0" w:color="auto"/>
        <w:right w:val="none" w:sz="0" w:space="0" w:color="auto"/>
      </w:divBdr>
    </w:div>
    <w:div w:id="904528347">
      <w:bodyDiv w:val="1"/>
      <w:marLeft w:val="0"/>
      <w:marRight w:val="0"/>
      <w:marTop w:val="0"/>
      <w:marBottom w:val="0"/>
      <w:divBdr>
        <w:top w:val="none" w:sz="0" w:space="0" w:color="auto"/>
        <w:left w:val="none" w:sz="0" w:space="0" w:color="auto"/>
        <w:bottom w:val="none" w:sz="0" w:space="0" w:color="auto"/>
        <w:right w:val="none" w:sz="0" w:space="0" w:color="auto"/>
      </w:divBdr>
    </w:div>
    <w:div w:id="904728935">
      <w:bodyDiv w:val="1"/>
      <w:marLeft w:val="0"/>
      <w:marRight w:val="0"/>
      <w:marTop w:val="0"/>
      <w:marBottom w:val="0"/>
      <w:divBdr>
        <w:top w:val="none" w:sz="0" w:space="0" w:color="auto"/>
        <w:left w:val="none" w:sz="0" w:space="0" w:color="auto"/>
        <w:bottom w:val="none" w:sz="0" w:space="0" w:color="auto"/>
        <w:right w:val="none" w:sz="0" w:space="0" w:color="auto"/>
      </w:divBdr>
    </w:div>
    <w:div w:id="905191525">
      <w:bodyDiv w:val="1"/>
      <w:marLeft w:val="0"/>
      <w:marRight w:val="0"/>
      <w:marTop w:val="0"/>
      <w:marBottom w:val="0"/>
      <w:divBdr>
        <w:top w:val="none" w:sz="0" w:space="0" w:color="auto"/>
        <w:left w:val="none" w:sz="0" w:space="0" w:color="auto"/>
        <w:bottom w:val="none" w:sz="0" w:space="0" w:color="auto"/>
        <w:right w:val="none" w:sz="0" w:space="0" w:color="auto"/>
      </w:divBdr>
    </w:div>
    <w:div w:id="905333570">
      <w:bodyDiv w:val="1"/>
      <w:marLeft w:val="0"/>
      <w:marRight w:val="0"/>
      <w:marTop w:val="0"/>
      <w:marBottom w:val="0"/>
      <w:divBdr>
        <w:top w:val="none" w:sz="0" w:space="0" w:color="auto"/>
        <w:left w:val="none" w:sz="0" w:space="0" w:color="auto"/>
        <w:bottom w:val="none" w:sz="0" w:space="0" w:color="auto"/>
        <w:right w:val="none" w:sz="0" w:space="0" w:color="auto"/>
      </w:divBdr>
    </w:div>
    <w:div w:id="905800421">
      <w:bodyDiv w:val="1"/>
      <w:marLeft w:val="0"/>
      <w:marRight w:val="0"/>
      <w:marTop w:val="0"/>
      <w:marBottom w:val="0"/>
      <w:divBdr>
        <w:top w:val="none" w:sz="0" w:space="0" w:color="auto"/>
        <w:left w:val="none" w:sz="0" w:space="0" w:color="auto"/>
        <w:bottom w:val="none" w:sz="0" w:space="0" w:color="auto"/>
        <w:right w:val="none" w:sz="0" w:space="0" w:color="auto"/>
      </w:divBdr>
    </w:div>
    <w:div w:id="905916510">
      <w:bodyDiv w:val="1"/>
      <w:marLeft w:val="0"/>
      <w:marRight w:val="0"/>
      <w:marTop w:val="0"/>
      <w:marBottom w:val="0"/>
      <w:divBdr>
        <w:top w:val="none" w:sz="0" w:space="0" w:color="auto"/>
        <w:left w:val="none" w:sz="0" w:space="0" w:color="auto"/>
        <w:bottom w:val="none" w:sz="0" w:space="0" w:color="auto"/>
        <w:right w:val="none" w:sz="0" w:space="0" w:color="auto"/>
      </w:divBdr>
    </w:div>
    <w:div w:id="906109984">
      <w:bodyDiv w:val="1"/>
      <w:marLeft w:val="0"/>
      <w:marRight w:val="0"/>
      <w:marTop w:val="0"/>
      <w:marBottom w:val="0"/>
      <w:divBdr>
        <w:top w:val="none" w:sz="0" w:space="0" w:color="auto"/>
        <w:left w:val="none" w:sz="0" w:space="0" w:color="auto"/>
        <w:bottom w:val="none" w:sz="0" w:space="0" w:color="auto"/>
        <w:right w:val="none" w:sz="0" w:space="0" w:color="auto"/>
      </w:divBdr>
    </w:div>
    <w:div w:id="906115023">
      <w:bodyDiv w:val="1"/>
      <w:marLeft w:val="0"/>
      <w:marRight w:val="0"/>
      <w:marTop w:val="0"/>
      <w:marBottom w:val="0"/>
      <w:divBdr>
        <w:top w:val="none" w:sz="0" w:space="0" w:color="auto"/>
        <w:left w:val="none" w:sz="0" w:space="0" w:color="auto"/>
        <w:bottom w:val="none" w:sz="0" w:space="0" w:color="auto"/>
        <w:right w:val="none" w:sz="0" w:space="0" w:color="auto"/>
      </w:divBdr>
    </w:div>
    <w:div w:id="906301785">
      <w:bodyDiv w:val="1"/>
      <w:marLeft w:val="0"/>
      <w:marRight w:val="0"/>
      <w:marTop w:val="0"/>
      <w:marBottom w:val="0"/>
      <w:divBdr>
        <w:top w:val="none" w:sz="0" w:space="0" w:color="auto"/>
        <w:left w:val="none" w:sz="0" w:space="0" w:color="auto"/>
        <w:bottom w:val="none" w:sz="0" w:space="0" w:color="auto"/>
        <w:right w:val="none" w:sz="0" w:space="0" w:color="auto"/>
      </w:divBdr>
    </w:div>
    <w:div w:id="906376913">
      <w:bodyDiv w:val="1"/>
      <w:marLeft w:val="0"/>
      <w:marRight w:val="0"/>
      <w:marTop w:val="0"/>
      <w:marBottom w:val="0"/>
      <w:divBdr>
        <w:top w:val="none" w:sz="0" w:space="0" w:color="auto"/>
        <w:left w:val="none" w:sz="0" w:space="0" w:color="auto"/>
        <w:bottom w:val="none" w:sz="0" w:space="0" w:color="auto"/>
        <w:right w:val="none" w:sz="0" w:space="0" w:color="auto"/>
      </w:divBdr>
    </w:div>
    <w:div w:id="906453644">
      <w:bodyDiv w:val="1"/>
      <w:marLeft w:val="0"/>
      <w:marRight w:val="0"/>
      <w:marTop w:val="0"/>
      <w:marBottom w:val="0"/>
      <w:divBdr>
        <w:top w:val="none" w:sz="0" w:space="0" w:color="auto"/>
        <w:left w:val="none" w:sz="0" w:space="0" w:color="auto"/>
        <w:bottom w:val="none" w:sz="0" w:space="0" w:color="auto"/>
        <w:right w:val="none" w:sz="0" w:space="0" w:color="auto"/>
      </w:divBdr>
    </w:div>
    <w:div w:id="906454721">
      <w:bodyDiv w:val="1"/>
      <w:marLeft w:val="0"/>
      <w:marRight w:val="0"/>
      <w:marTop w:val="0"/>
      <w:marBottom w:val="0"/>
      <w:divBdr>
        <w:top w:val="none" w:sz="0" w:space="0" w:color="auto"/>
        <w:left w:val="none" w:sz="0" w:space="0" w:color="auto"/>
        <w:bottom w:val="none" w:sz="0" w:space="0" w:color="auto"/>
        <w:right w:val="none" w:sz="0" w:space="0" w:color="auto"/>
      </w:divBdr>
    </w:div>
    <w:div w:id="906456527">
      <w:bodyDiv w:val="1"/>
      <w:marLeft w:val="0"/>
      <w:marRight w:val="0"/>
      <w:marTop w:val="0"/>
      <w:marBottom w:val="0"/>
      <w:divBdr>
        <w:top w:val="none" w:sz="0" w:space="0" w:color="auto"/>
        <w:left w:val="none" w:sz="0" w:space="0" w:color="auto"/>
        <w:bottom w:val="none" w:sz="0" w:space="0" w:color="auto"/>
        <w:right w:val="none" w:sz="0" w:space="0" w:color="auto"/>
      </w:divBdr>
    </w:div>
    <w:div w:id="907225234">
      <w:bodyDiv w:val="1"/>
      <w:marLeft w:val="0"/>
      <w:marRight w:val="0"/>
      <w:marTop w:val="0"/>
      <w:marBottom w:val="0"/>
      <w:divBdr>
        <w:top w:val="none" w:sz="0" w:space="0" w:color="auto"/>
        <w:left w:val="none" w:sz="0" w:space="0" w:color="auto"/>
        <w:bottom w:val="none" w:sz="0" w:space="0" w:color="auto"/>
        <w:right w:val="none" w:sz="0" w:space="0" w:color="auto"/>
      </w:divBdr>
    </w:div>
    <w:div w:id="907497521">
      <w:bodyDiv w:val="1"/>
      <w:marLeft w:val="0"/>
      <w:marRight w:val="0"/>
      <w:marTop w:val="0"/>
      <w:marBottom w:val="0"/>
      <w:divBdr>
        <w:top w:val="none" w:sz="0" w:space="0" w:color="auto"/>
        <w:left w:val="none" w:sz="0" w:space="0" w:color="auto"/>
        <w:bottom w:val="none" w:sz="0" w:space="0" w:color="auto"/>
        <w:right w:val="none" w:sz="0" w:space="0" w:color="auto"/>
      </w:divBdr>
    </w:div>
    <w:div w:id="907498104">
      <w:bodyDiv w:val="1"/>
      <w:marLeft w:val="0"/>
      <w:marRight w:val="0"/>
      <w:marTop w:val="0"/>
      <w:marBottom w:val="0"/>
      <w:divBdr>
        <w:top w:val="none" w:sz="0" w:space="0" w:color="auto"/>
        <w:left w:val="none" w:sz="0" w:space="0" w:color="auto"/>
        <w:bottom w:val="none" w:sz="0" w:space="0" w:color="auto"/>
        <w:right w:val="none" w:sz="0" w:space="0" w:color="auto"/>
      </w:divBdr>
    </w:div>
    <w:div w:id="907619884">
      <w:bodyDiv w:val="1"/>
      <w:marLeft w:val="0"/>
      <w:marRight w:val="0"/>
      <w:marTop w:val="0"/>
      <w:marBottom w:val="0"/>
      <w:divBdr>
        <w:top w:val="none" w:sz="0" w:space="0" w:color="auto"/>
        <w:left w:val="none" w:sz="0" w:space="0" w:color="auto"/>
        <w:bottom w:val="none" w:sz="0" w:space="0" w:color="auto"/>
        <w:right w:val="none" w:sz="0" w:space="0" w:color="auto"/>
      </w:divBdr>
    </w:div>
    <w:div w:id="907808761">
      <w:bodyDiv w:val="1"/>
      <w:marLeft w:val="0"/>
      <w:marRight w:val="0"/>
      <w:marTop w:val="0"/>
      <w:marBottom w:val="0"/>
      <w:divBdr>
        <w:top w:val="none" w:sz="0" w:space="0" w:color="auto"/>
        <w:left w:val="none" w:sz="0" w:space="0" w:color="auto"/>
        <w:bottom w:val="none" w:sz="0" w:space="0" w:color="auto"/>
        <w:right w:val="none" w:sz="0" w:space="0" w:color="auto"/>
      </w:divBdr>
    </w:div>
    <w:div w:id="907809343">
      <w:bodyDiv w:val="1"/>
      <w:marLeft w:val="0"/>
      <w:marRight w:val="0"/>
      <w:marTop w:val="0"/>
      <w:marBottom w:val="0"/>
      <w:divBdr>
        <w:top w:val="none" w:sz="0" w:space="0" w:color="auto"/>
        <w:left w:val="none" w:sz="0" w:space="0" w:color="auto"/>
        <w:bottom w:val="none" w:sz="0" w:space="0" w:color="auto"/>
        <w:right w:val="none" w:sz="0" w:space="0" w:color="auto"/>
      </w:divBdr>
    </w:div>
    <w:div w:id="907837283">
      <w:bodyDiv w:val="1"/>
      <w:marLeft w:val="0"/>
      <w:marRight w:val="0"/>
      <w:marTop w:val="0"/>
      <w:marBottom w:val="0"/>
      <w:divBdr>
        <w:top w:val="none" w:sz="0" w:space="0" w:color="auto"/>
        <w:left w:val="none" w:sz="0" w:space="0" w:color="auto"/>
        <w:bottom w:val="none" w:sz="0" w:space="0" w:color="auto"/>
        <w:right w:val="none" w:sz="0" w:space="0" w:color="auto"/>
      </w:divBdr>
    </w:div>
    <w:div w:id="907881673">
      <w:bodyDiv w:val="1"/>
      <w:marLeft w:val="0"/>
      <w:marRight w:val="0"/>
      <w:marTop w:val="0"/>
      <w:marBottom w:val="0"/>
      <w:divBdr>
        <w:top w:val="none" w:sz="0" w:space="0" w:color="auto"/>
        <w:left w:val="none" w:sz="0" w:space="0" w:color="auto"/>
        <w:bottom w:val="none" w:sz="0" w:space="0" w:color="auto"/>
        <w:right w:val="none" w:sz="0" w:space="0" w:color="auto"/>
      </w:divBdr>
    </w:div>
    <w:div w:id="908152708">
      <w:bodyDiv w:val="1"/>
      <w:marLeft w:val="0"/>
      <w:marRight w:val="0"/>
      <w:marTop w:val="0"/>
      <w:marBottom w:val="0"/>
      <w:divBdr>
        <w:top w:val="none" w:sz="0" w:space="0" w:color="auto"/>
        <w:left w:val="none" w:sz="0" w:space="0" w:color="auto"/>
        <w:bottom w:val="none" w:sz="0" w:space="0" w:color="auto"/>
        <w:right w:val="none" w:sz="0" w:space="0" w:color="auto"/>
      </w:divBdr>
    </w:div>
    <w:div w:id="908272924">
      <w:bodyDiv w:val="1"/>
      <w:marLeft w:val="0"/>
      <w:marRight w:val="0"/>
      <w:marTop w:val="0"/>
      <w:marBottom w:val="0"/>
      <w:divBdr>
        <w:top w:val="none" w:sz="0" w:space="0" w:color="auto"/>
        <w:left w:val="none" w:sz="0" w:space="0" w:color="auto"/>
        <w:bottom w:val="none" w:sz="0" w:space="0" w:color="auto"/>
        <w:right w:val="none" w:sz="0" w:space="0" w:color="auto"/>
      </w:divBdr>
    </w:div>
    <w:div w:id="908349763">
      <w:bodyDiv w:val="1"/>
      <w:marLeft w:val="0"/>
      <w:marRight w:val="0"/>
      <w:marTop w:val="0"/>
      <w:marBottom w:val="0"/>
      <w:divBdr>
        <w:top w:val="none" w:sz="0" w:space="0" w:color="auto"/>
        <w:left w:val="none" w:sz="0" w:space="0" w:color="auto"/>
        <w:bottom w:val="none" w:sz="0" w:space="0" w:color="auto"/>
        <w:right w:val="none" w:sz="0" w:space="0" w:color="auto"/>
      </w:divBdr>
    </w:div>
    <w:div w:id="908467532">
      <w:bodyDiv w:val="1"/>
      <w:marLeft w:val="0"/>
      <w:marRight w:val="0"/>
      <w:marTop w:val="0"/>
      <w:marBottom w:val="0"/>
      <w:divBdr>
        <w:top w:val="none" w:sz="0" w:space="0" w:color="auto"/>
        <w:left w:val="none" w:sz="0" w:space="0" w:color="auto"/>
        <w:bottom w:val="none" w:sz="0" w:space="0" w:color="auto"/>
        <w:right w:val="none" w:sz="0" w:space="0" w:color="auto"/>
      </w:divBdr>
    </w:div>
    <w:div w:id="908537029">
      <w:bodyDiv w:val="1"/>
      <w:marLeft w:val="0"/>
      <w:marRight w:val="0"/>
      <w:marTop w:val="0"/>
      <w:marBottom w:val="0"/>
      <w:divBdr>
        <w:top w:val="none" w:sz="0" w:space="0" w:color="auto"/>
        <w:left w:val="none" w:sz="0" w:space="0" w:color="auto"/>
        <w:bottom w:val="none" w:sz="0" w:space="0" w:color="auto"/>
        <w:right w:val="none" w:sz="0" w:space="0" w:color="auto"/>
      </w:divBdr>
    </w:div>
    <w:div w:id="908659437">
      <w:bodyDiv w:val="1"/>
      <w:marLeft w:val="0"/>
      <w:marRight w:val="0"/>
      <w:marTop w:val="0"/>
      <w:marBottom w:val="0"/>
      <w:divBdr>
        <w:top w:val="none" w:sz="0" w:space="0" w:color="auto"/>
        <w:left w:val="none" w:sz="0" w:space="0" w:color="auto"/>
        <w:bottom w:val="none" w:sz="0" w:space="0" w:color="auto"/>
        <w:right w:val="none" w:sz="0" w:space="0" w:color="auto"/>
      </w:divBdr>
    </w:div>
    <w:div w:id="908996672">
      <w:bodyDiv w:val="1"/>
      <w:marLeft w:val="0"/>
      <w:marRight w:val="0"/>
      <w:marTop w:val="0"/>
      <w:marBottom w:val="0"/>
      <w:divBdr>
        <w:top w:val="none" w:sz="0" w:space="0" w:color="auto"/>
        <w:left w:val="none" w:sz="0" w:space="0" w:color="auto"/>
        <w:bottom w:val="none" w:sz="0" w:space="0" w:color="auto"/>
        <w:right w:val="none" w:sz="0" w:space="0" w:color="auto"/>
      </w:divBdr>
    </w:div>
    <w:div w:id="909073177">
      <w:bodyDiv w:val="1"/>
      <w:marLeft w:val="0"/>
      <w:marRight w:val="0"/>
      <w:marTop w:val="0"/>
      <w:marBottom w:val="0"/>
      <w:divBdr>
        <w:top w:val="none" w:sz="0" w:space="0" w:color="auto"/>
        <w:left w:val="none" w:sz="0" w:space="0" w:color="auto"/>
        <w:bottom w:val="none" w:sz="0" w:space="0" w:color="auto"/>
        <w:right w:val="none" w:sz="0" w:space="0" w:color="auto"/>
      </w:divBdr>
    </w:div>
    <w:div w:id="909076977">
      <w:bodyDiv w:val="1"/>
      <w:marLeft w:val="0"/>
      <w:marRight w:val="0"/>
      <w:marTop w:val="0"/>
      <w:marBottom w:val="0"/>
      <w:divBdr>
        <w:top w:val="none" w:sz="0" w:space="0" w:color="auto"/>
        <w:left w:val="none" w:sz="0" w:space="0" w:color="auto"/>
        <w:bottom w:val="none" w:sz="0" w:space="0" w:color="auto"/>
        <w:right w:val="none" w:sz="0" w:space="0" w:color="auto"/>
      </w:divBdr>
    </w:div>
    <w:div w:id="909579545">
      <w:bodyDiv w:val="1"/>
      <w:marLeft w:val="0"/>
      <w:marRight w:val="0"/>
      <w:marTop w:val="0"/>
      <w:marBottom w:val="0"/>
      <w:divBdr>
        <w:top w:val="none" w:sz="0" w:space="0" w:color="auto"/>
        <w:left w:val="none" w:sz="0" w:space="0" w:color="auto"/>
        <w:bottom w:val="none" w:sz="0" w:space="0" w:color="auto"/>
        <w:right w:val="none" w:sz="0" w:space="0" w:color="auto"/>
      </w:divBdr>
    </w:div>
    <w:div w:id="909656608">
      <w:bodyDiv w:val="1"/>
      <w:marLeft w:val="0"/>
      <w:marRight w:val="0"/>
      <w:marTop w:val="0"/>
      <w:marBottom w:val="0"/>
      <w:divBdr>
        <w:top w:val="none" w:sz="0" w:space="0" w:color="auto"/>
        <w:left w:val="none" w:sz="0" w:space="0" w:color="auto"/>
        <w:bottom w:val="none" w:sz="0" w:space="0" w:color="auto"/>
        <w:right w:val="none" w:sz="0" w:space="0" w:color="auto"/>
      </w:divBdr>
    </w:div>
    <w:div w:id="909922928">
      <w:bodyDiv w:val="1"/>
      <w:marLeft w:val="0"/>
      <w:marRight w:val="0"/>
      <w:marTop w:val="0"/>
      <w:marBottom w:val="0"/>
      <w:divBdr>
        <w:top w:val="none" w:sz="0" w:space="0" w:color="auto"/>
        <w:left w:val="none" w:sz="0" w:space="0" w:color="auto"/>
        <w:bottom w:val="none" w:sz="0" w:space="0" w:color="auto"/>
        <w:right w:val="none" w:sz="0" w:space="0" w:color="auto"/>
      </w:divBdr>
    </w:div>
    <w:div w:id="910114629">
      <w:bodyDiv w:val="1"/>
      <w:marLeft w:val="0"/>
      <w:marRight w:val="0"/>
      <w:marTop w:val="0"/>
      <w:marBottom w:val="0"/>
      <w:divBdr>
        <w:top w:val="none" w:sz="0" w:space="0" w:color="auto"/>
        <w:left w:val="none" w:sz="0" w:space="0" w:color="auto"/>
        <w:bottom w:val="none" w:sz="0" w:space="0" w:color="auto"/>
        <w:right w:val="none" w:sz="0" w:space="0" w:color="auto"/>
      </w:divBdr>
    </w:div>
    <w:div w:id="910389414">
      <w:bodyDiv w:val="1"/>
      <w:marLeft w:val="0"/>
      <w:marRight w:val="0"/>
      <w:marTop w:val="0"/>
      <w:marBottom w:val="0"/>
      <w:divBdr>
        <w:top w:val="none" w:sz="0" w:space="0" w:color="auto"/>
        <w:left w:val="none" w:sz="0" w:space="0" w:color="auto"/>
        <w:bottom w:val="none" w:sz="0" w:space="0" w:color="auto"/>
        <w:right w:val="none" w:sz="0" w:space="0" w:color="auto"/>
      </w:divBdr>
    </w:div>
    <w:div w:id="910390301">
      <w:bodyDiv w:val="1"/>
      <w:marLeft w:val="0"/>
      <w:marRight w:val="0"/>
      <w:marTop w:val="0"/>
      <w:marBottom w:val="0"/>
      <w:divBdr>
        <w:top w:val="none" w:sz="0" w:space="0" w:color="auto"/>
        <w:left w:val="none" w:sz="0" w:space="0" w:color="auto"/>
        <w:bottom w:val="none" w:sz="0" w:space="0" w:color="auto"/>
        <w:right w:val="none" w:sz="0" w:space="0" w:color="auto"/>
      </w:divBdr>
    </w:div>
    <w:div w:id="910434005">
      <w:bodyDiv w:val="1"/>
      <w:marLeft w:val="0"/>
      <w:marRight w:val="0"/>
      <w:marTop w:val="0"/>
      <w:marBottom w:val="0"/>
      <w:divBdr>
        <w:top w:val="none" w:sz="0" w:space="0" w:color="auto"/>
        <w:left w:val="none" w:sz="0" w:space="0" w:color="auto"/>
        <w:bottom w:val="none" w:sz="0" w:space="0" w:color="auto"/>
        <w:right w:val="none" w:sz="0" w:space="0" w:color="auto"/>
      </w:divBdr>
    </w:div>
    <w:div w:id="910622838">
      <w:bodyDiv w:val="1"/>
      <w:marLeft w:val="0"/>
      <w:marRight w:val="0"/>
      <w:marTop w:val="0"/>
      <w:marBottom w:val="0"/>
      <w:divBdr>
        <w:top w:val="none" w:sz="0" w:space="0" w:color="auto"/>
        <w:left w:val="none" w:sz="0" w:space="0" w:color="auto"/>
        <w:bottom w:val="none" w:sz="0" w:space="0" w:color="auto"/>
        <w:right w:val="none" w:sz="0" w:space="0" w:color="auto"/>
      </w:divBdr>
    </w:div>
    <w:div w:id="911046977">
      <w:bodyDiv w:val="1"/>
      <w:marLeft w:val="0"/>
      <w:marRight w:val="0"/>
      <w:marTop w:val="0"/>
      <w:marBottom w:val="0"/>
      <w:divBdr>
        <w:top w:val="none" w:sz="0" w:space="0" w:color="auto"/>
        <w:left w:val="none" w:sz="0" w:space="0" w:color="auto"/>
        <w:bottom w:val="none" w:sz="0" w:space="0" w:color="auto"/>
        <w:right w:val="none" w:sz="0" w:space="0" w:color="auto"/>
      </w:divBdr>
    </w:div>
    <w:div w:id="911306468">
      <w:bodyDiv w:val="1"/>
      <w:marLeft w:val="0"/>
      <w:marRight w:val="0"/>
      <w:marTop w:val="0"/>
      <w:marBottom w:val="0"/>
      <w:divBdr>
        <w:top w:val="none" w:sz="0" w:space="0" w:color="auto"/>
        <w:left w:val="none" w:sz="0" w:space="0" w:color="auto"/>
        <w:bottom w:val="none" w:sz="0" w:space="0" w:color="auto"/>
        <w:right w:val="none" w:sz="0" w:space="0" w:color="auto"/>
      </w:divBdr>
    </w:div>
    <w:div w:id="911543163">
      <w:bodyDiv w:val="1"/>
      <w:marLeft w:val="0"/>
      <w:marRight w:val="0"/>
      <w:marTop w:val="0"/>
      <w:marBottom w:val="0"/>
      <w:divBdr>
        <w:top w:val="none" w:sz="0" w:space="0" w:color="auto"/>
        <w:left w:val="none" w:sz="0" w:space="0" w:color="auto"/>
        <w:bottom w:val="none" w:sz="0" w:space="0" w:color="auto"/>
        <w:right w:val="none" w:sz="0" w:space="0" w:color="auto"/>
      </w:divBdr>
    </w:div>
    <w:div w:id="911620743">
      <w:bodyDiv w:val="1"/>
      <w:marLeft w:val="0"/>
      <w:marRight w:val="0"/>
      <w:marTop w:val="0"/>
      <w:marBottom w:val="0"/>
      <w:divBdr>
        <w:top w:val="none" w:sz="0" w:space="0" w:color="auto"/>
        <w:left w:val="none" w:sz="0" w:space="0" w:color="auto"/>
        <w:bottom w:val="none" w:sz="0" w:space="0" w:color="auto"/>
        <w:right w:val="none" w:sz="0" w:space="0" w:color="auto"/>
      </w:divBdr>
    </w:div>
    <w:div w:id="911697982">
      <w:bodyDiv w:val="1"/>
      <w:marLeft w:val="0"/>
      <w:marRight w:val="0"/>
      <w:marTop w:val="0"/>
      <w:marBottom w:val="0"/>
      <w:divBdr>
        <w:top w:val="none" w:sz="0" w:space="0" w:color="auto"/>
        <w:left w:val="none" w:sz="0" w:space="0" w:color="auto"/>
        <w:bottom w:val="none" w:sz="0" w:space="0" w:color="auto"/>
        <w:right w:val="none" w:sz="0" w:space="0" w:color="auto"/>
      </w:divBdr>
    </w:div>
    <w:div w:id="911742324">
      <w:bodyDiv w:val="1"/>
      <w:marLeft w:val="0"/>
      <w:marRight w:val="0"/>
      <w:marTop w:val="0"/>
      <w:marBottom w:val="0"/>
      <w:divBdr>
        <w:top w:val="none" w:sz="0" w:space="0" w:color="auto"/>
        <w:left w:val="none" w:sz="0" w:space="0" w:color="auto"/>
        <w:bottom w:val="none" w:sz="0" w:space="0" w:color="auto"/>
        <w:right w:val="none" w:sz="0" w:space="0" w:color="auto"/>
      </w:divBdr>
    </w:div>
    <w:div w:id="911818555">
      <w:bodyDiv w:val="1"/>
      <w:marLeft w:val="0"/>
      <w:marRight w:val="0"/>
      <w:marTop w:val="0"/>
      <w:marBottom w:val="0"/>
      <w:divBdr>
        <w:top w:val="none" w:sz="0" w:space="0" w:color="auto"/>
        <w:left w:val="none" w:sz="0" w:space="0" w:color="auto"/>
        <w:bottom w:val="none" w:sz="0" w:space="0" w:color="auto"/>
        <w:right w:val="none" w:sz="0" w:space="0" w:color="auto"/>
      </w:divBdr>
    </w:div>
    <w:div w:id="911965865">
      <w:bodyDiv w:val="1"/>
      <w:marLeft w:val="0"/>
      <w:marRight w:val="0"/>
      <w:marTop w:val="0"/>
      <w:marBottom w:val="0"/>
      <w:divBdr>
        <w:top w:val="none" w:sz="0" w:space="0" w:color="auto"/>
        <w:left w:val="none" w:sz="0" w:space="0" w:color="auto"/>
        <w:bottom w:val="none" w:sz="0" w:space="0" w:color="auto"/>
        <w:right w:val="none" w:sz="0" w:space="0" w:color="auto"/>
      </w:divBdr>
    </w:div>
    <w:div w:id="912352596">
      <w:bodyDiv w:val="1"/>
      <w:marLeft w:val="0"/>
      <w:marRight w:val="0"/>
      <w:marTop w:val="0"/>
      <w:marBottom w:val="0"/>
      <w:divBdr>
        <w:top w:val="none" w:sz="0" w:space="0" w:color="auto"/>
        <w:left w:val="none" w:sz="0" w:space="0" w:color="auto"/>
        <w:bottom w:val="none" w:sz="0" w:space="0" w:color="auto"/>
        <w:right w:val="none" w:sz="0" w:space="0" w:color="auto"/>
      </w:divBdr>
    </w:div>
    <w:div w:id="912397882">
      <w:bodyDiv w:val="1"/>
      <w:marLeft w:val="0"/>
      <w:marRight w:val="0"/>
      <w:marTop w:val="0"/>
      <w:marBottom w:val="0"/>
      <w:divBdr>
        <w:top w:val="none" w:sz="0" w:space="0" w:color="auto"/>
        <w:left w:val="none" w:sz="0" w:space="0" w:color="auto"/>
        <w:bottom w:val="none" w:sz="0" w:space="0" w:color="auto"/>
        <w:right w:val="none" w:sz="0" w:space="0" w:color="auto"/>
      </w:divBdr>
    </w:div>
    <w:div w:id="912549918">
      <w:bodyDiv w:val="1"/>
      <w:marLeft w:val="0"/>
      <w:marRight w:val="0"/>
      <w:marTop w:val="0"/>
      <w:marBottom w:val="0"/>
      <w:divBdr>
        <w:top w:val="none" w:sz="0" w:space="0" w:color="auto"/>
        <w:left w:val="none" w:sz="0" w:space="0" w:color="auto"/>
        <w:bottom w:val="none" w:sz="0" w:space="0" w:color="auto"/>
        <w:right w:val="none" w:sz="0" w:space="0" w:color="auto"/>
      </w:divBdr>
    </w:div>
    <w:div w:id="912589234">
      <w:bodyDiv w:val="1"/>
      <w:marLeft w:val="0"/>
      <w:marRight w:val="0"/>
      <w:marTop w:val="0"/>
      <w:marBottom w:val="0"/>
      <w:divBdr>
        <w:top w:val="none" w:sz="0" w:space="0" w:color="auto"/>
        <w:left w:val="none" w:sz="0" w:space="0" w:color="auto"/>
        <w:bottom w:val="none" w:sz="0" w:space="0" w:color="auto"/>
        <w:right w:val="none" w:sz="0" w:space="0" w:color="auto"/>
      </w:divBdr>
    </w:div>
    <w:div w:id="912664250">
      <w:bodyDiv w:val="1"/>
      <w:marLeft w:val="0"/>
      <w:marRight w:val="0"/>
      <w:marTop w:val="0"/>
      <w:marBottom w:val="0"/>
      <w:divBdr>
        <w:top w:val="none" w:sz="0" w:space="0" w:color="auto"/>
        <w:left w:val="none" w:sz="0" w:space="0" w:color="auto"/>
        <w:bottom w:val="none" w:sz="0" w:space="0" w:color="auto"/>
        <w:right w:val="none" w:sz="0" w:space="0" w:color="auto"/>
      </w:divBdr>
    </w:div>
    <w:div w:id="912740332">
      <w:bodyDiv w:val="1"/>
      <w:marLeft w:val="0"/>
      <w:marRight w:val="0"/>
      <w:marTop w:val="0"/>
      <w:marBottom w:val="0"/>
      <w:divBdr>
        <w:top w:val="none" w:sz="0" w:space="0" w:color="auto"/>
        <w:left w:val="none" w:sz="0" w:space="0" w:color="auto"/>
        <w:bottom w:val="none" w:sz="0" w:space="0" w:color="auto"/>
        <w:right w:val="none" w:sz="0" w:space="0" w:color="auto"/>
      </w:divBdr>
    </w:div>
    <w:div w:id="913710415">
      <w:bodyDiv w:val="1"/>
      <w:marLeft w:val="0"/>
      <w:marRight w:val="0"/>
      <w:marTop w:val="0"/>
      <w:marBottom w:val="0"/>
      <w:divBdr>
        <w:top w:val="none" w:sz="0" w:space="0" w:color="auto"/>
        <w:left w:val="none" w:sz="0" w:space="0" w:color="auto"/>
        <w:bottom w:val="none" w:sz="0" w:space="0" w:color="auto"/>
        <w:right w:val="none" w:sz="0" w:space="0" w:color="auto"/>
      </w:divBdr>
    </w:div>
    <w:div w:id="913855898">
      <w:bodyDiv w:val="1"/>
      <w:marLeft w:val="0"/>
      <w:marRight w:val="0"/>
      <w:marTop w:val="0"/>
      <w:marBottom w:val="0"/>
      <w:divBdr>
        <w:top w:val="none" w:sz="0" w:space="0" w:color="auto"/>
        <w:left w:val="none" w:sz="0" w:space="0" w:color="auto"/>
        <w:bottom w:val="none" w:sz="0" w:space="0" w:color="auto"/>
        <w:right w:val="none" w:sz="0" w:space="0" w:color="auto"/>
      </w:divBdr>
    </w:div>
    <w:div w:id="913858087">
      <w:bodyDiv w:val="1"/>
      <w:marLeft w:val="0"/>
      <w:marRight w:val="0"/>
      <w:marTop w:val="0"/>
      <w:marBottom w:val="0"/>
      <w:divBdr>
        <w:top w:val="none" w:sz="0" w:space="0" w:color="auto"/>
        <w:left w:val="none" w:sz="0" w:space="0" w:color="auto"/>
        <w:bottom w:val="none" w:sz="0" w:space="0" w:color="auto"/>
        <w:right w:val="none" w:sz="0" w:space="0" w:color="auto"/>
      </w:divBdr>
    </w:div>
    <w:div w:id="914704946">
      <w:bodyDiv w:val="1"/>
      <w:marLeft w:val="0"/>
      <w:marRight w:val="0"/>
      <w:marTop w:val="0"/>
      <w:marBottom w:val="0"/>
      <w:divBdr>
        <w:top w:val="none" w:sz="0" w:space="0" w:color="auto"/>
        <w:left w:val="none" w:sz="0" w:space="0" w:color="auto"/>
        <w:bottom w:val="none" w:sz="0" w:space="0" w:color="auto"/>
        <w:right w:val="none" w:sz="0" w:space="0" w:color="auto"/>
      </w:divBdr>
    </w:div>
    <w:div w:id="914776680">
      <w:bodyDiv w:val="1"/>
      <w:marLeft w:val="0"/>
      <w:marRight w:val="0"/>
      <w:marTop w:val="0"/>
      <w:marBottom w:val="0"/>
      <w:divBdr>
        <w:top w:val="none" w:sz="0" w:space="0" w:color="auto"/>
        <w:left w:val="none" w:sz="0" w:space="0" w:color="auto"/>
        <w:bottom w:val="none" w:sz="0" w:space="0" w:color="auto"/>
        <w:right w:val="none" w:sz="0" w:space="0" w:color="auto"/>
      </w:divBdr>
    </w:div>
    <w:div w:id="914898744">
      <w:bodyDiv w:val="1"/>
      <w:marLeft w:val="0"/>
      <w:marRight w:val="0"/>
      <w:marTop w:val="0"/>
      <w:marBottom w:val="0"/>
      <w:divBdr>
        <w:top w:val="none" w:sz="0" w:space="0" w:color="auto"/>
        <w:left w:val="none" w:sz="0" w:space="0" w:color="auto"/>
        <w:bottom w:val="none" w:sz="0" w:space="0" w:color="auto"/>
        <w:right w:val="none" w:sz="0" w:space="0" w:color="auto"/>
      </w:divBdr>
    </w:div>
    <w:div w:id="914902219">
      <w:bodyDiv w:val="1"/>
      <w:marLeft w:val="0"/>
      <w:marRight w:val="0"/>
      <w:marTop w:val="0"/>
      <w:marBottom w:val="0"/>
      <w:divBdr>
        <w:top w:val="none" w:sz="0" w:space="0" w:color="auto"/>
        <w:left w:val="none" w:sz="0" w:space="0" w:color="auto"/>
        <w:bottom w:val="none" w:sz="0" w:space="0" w:color="auto"/>
        <w:right w:val="none" w:sz="0" w:space="0" w:color="auto"/>
      </w:divBdr>
    </w:div>
    <w:div w:id="915241347">
      <w:bodyDiv w:val="1"/>
      <w:marLeft w:val="0"/>
      <w:marRight w:val="0"/>
      <w:marTop w:val="0"/>
      <w:marBottom w:val="0"/>
      <w:divBdr>
        <w:top w:val="none" w:sz="0" w:space="0" w:color="auto"/>
        <w:left w:val="none" w:sz="0" w:space="0" w:color="auto"/>
        <w:bottom w:val="none" w:sz="0" w:space="0" w:color="auto"/>
        <w:right w:val="none" w:sz="0" w:space="0" w:color="auto"/>
      </w:divBdr>
    </w:div>
    <w:div w:id="915478179">
      <w:bodyDiv w:val="1"/>
      <w:marLeft w:val="0"/>
      <w:marRight w:val="0"/>
      <w:marTop w:val="0"/>
      <w:marBottom w:val="0"/>
      <w:divBdr>
        <w:top w:val="none" w:sz="0" w:space="0" w:color="auto"/>
        <w:left w:val="none" w:sz="0" w:space="0" w:color="auto"/>
        <w:bottom w:val="none" w:sz="0" w:space="0" w:color="auto"/>
        <w:right w:val="none" w:sz="0" w:space="0" w:color="auto"/>
      </w:divBdr>
    </w:div>
    <w:div w:id="915627329">
      <w:bodyDiv w:val="1"/>
      <w:marLeft w:val="0"/>
      <w:marRight w:val="0"/>
      <w:marTop w:val="0"/>
      <w:marBottom w:val="0"/>
      <w:divBdr>
        <w:top w:val="none" w:sz="0" w:space="0" w:color="auto"/>
        <w:left w:val="none" w:sz="0" w:space="0" w:color="auto"/>
        <w:bottom w:val="none" w:sz="0" w:space="0" w:color="auto"/>
        <w:right w:val="none" w:sz="0" w:space="0" w:color="auto"/>
      </w:divBdr>
    </w:div>
    <w:div w:id="915744967">
      <w:bodyDiv w:val="1"/>
      <w:marLeft w:val="0"/>
      <w:marRight w:val="0"/>
      <w:marTop w:val="0"/>
      <w:marBottom w:val="0"/>
      <w:divBdr>
        <w:top w:val="none" w:sz="0" w:space="0" w:color="auto"/>
        <w:left w:val="none" w:sz="0" w:space="0" w:color="auto"/>
        <w:bottom w:val="none" w:sz="0" w:space="0" w:color="auto"/>
        <w:right w:val="none" w:sz="0" w:space="0" w:color="auto"/>
      </w:divBdr>
    </w:div>
    <w:div w:id="915751894">
      <w:bodyDiv w:val="1"/>
      <w:marLeft w:val="0"/>
      <w:marRight w:val="0"/>
      <w:marTop w:val="0"/>
      <w:marBottom w:val="0"/>
      <w:divBdr>
        <w:top w:val="none" w:sz="0" w:space="0" w:color="auto"/>
        <w:left w:val="none" w:sz="0" w:space="0" w:color="auto"/>
        <w:bottom w:val="none" w:sz="0" w:space="0" w:color="auto"/>
        <w:right w:val="none" w:sz="0" w:space="0" w:color="auto"/>
      </w:divBdr>
    </w:div>
    <w:div w:id="915821304">
      <w:bodyDiv w:val="1"/>
      <w:marLeft w:val="0"/>
      <w:marRight w:val="0"/>
      <w:marTop w:val="0"/>
      <w:marBottom w:val="0"/>
      <w:divBdr>
        <w:top w:val="none" w:sz="0" w:space="0" w:color="auto"/>
        <w:left w:val="none" w:sz="0" w:space="0" w:color="auto"/>
        <w:bottom w:val="none" w:sz="0" w:space="0" w:color="auto"/>
        <w:right w:val="none" w:sz="0" w:space="0" w:color="auto"/>
      </w:divBdr>
    </w:div>
    <w:div w:id="915897373">
      <w:bodyDiv w:val="1"/>
      <w:marLeft w:val="0"/>
      <w:marRight w:val="0"/>
      <w:marTop w:val="0"/>
      <w:marBottom w:val="0"/>
      <w:divBdr>
        <w:top w:val="none" w:sz="0" w:space="0" w:color="auto"/>
        <w:left w:val="none" w:sz="0" w:space="0" w:color="auto"/>
        <w:bottom w:val="none" w:sz="0" w:space="0" w:color="auto"/>
        <w:right w:val="none" w:sz="0" w:space="0" w:color="auto"/>
      </w:divBdr>
    </w:div>
    <w:div w:id="916015437">
      <w:bodyDiv w:val="1"/>
      <w:marLeft w:val="0"/>
      <w:marRight w:val="0"/>
      <w:marTop w:val="0"/>
      <w:marBottom w:val="0"/>
      <w:divBdr>
        <w:top w:val="none" w:sz="0" w:space="0" w:color="auto"/>
        <w:left w:val="none" w:sz="0" w:space="0" w:color="auto"/>
        <w:bottom w:val="none" w:sz="0" w:space="0" w:color="auto"/>
        <w:right w:val="none" w:sz="0" w:space="0" w:color="auto"/>
      </w:divBdr>
    </w:div>
    <w:div w:id="916209637">
      <w:bodyDiv w:val="1"/>
      <w:marLeft w:val="0"/>
      <w:marRight w:val="0"/>
      <w:marTop w:val="0"/>
      <w:marBottom w:val="0"/>
      <w:divBdr>
        <w:top w:val="none" w:sz="0" w:space="0" w:color="auto"/>
        <w:left w:val="none" w:sz="0" w:space="0" w:color="auto"/>
        <w:bottom w:val="none" w:sz="0" w:space="0" w:color="auto"/>
        <w:right w:val="none" w:sz="0" w:space="0" w:color="auto"/>
      </w:divBdr>
    </w:div>
    <w:div w:id="916523667">
      <w:bodyDiv w:val="1"/>
      <w:marLeft w:val="0"/>
      <w:marRight w:val="0"/>
      <w:marTop w:val="0"/>
      <w:marBottom w:val="0"/>
      <w:divBdr>
        <w:top w:val="none" w:sz="0" w:space="0" w:color="auto"/>
        <w:left w:val="none" w:sz="0" w:space="0" w:color="auto"/>
        <w:bottom w:val="none" w:sz="0" w:space="0" w:color="auto"/>
        <w:right w:val="none" w:sz="0" w:space="0" w:color="auto"/>
      </w:divBdr>
    </w:div>
    <w:div w:id="916750209">
      <w:bodyDiv w:val="1"/>
      <w:marLeft w:val="0"/>
      <w:marRight w:val="0"/>
      <w:marTop w:val="0"/>
      <w:marBottom w:val="0"/>
      <w:divBdr>
        <w:top w:val="none" w:sz="0" w:space="0" w:color="auto"/>
        <w:left w:val="none" w:sz="0" w:space="0" w:color="auto"/>
        <w:bottom w:val="none" w:sz="0" w:space="0" w:color="auto"/>
        <w:right w:val="none" w:sz="0" w:space="0" w:color="auto"/>
      </w:divBdr>
    </w:div>
    <w:div w:id="916784007">
      <w:bodyDiv w:val="1"/>
      <w:marLeft w:val="0"/>
      <w:marRight w:val="0"/>
      <w:marTop w:val="0"/>
      <w:marBottom w:val="0"/>
      <w:divBdr>
        <w:top w:val="none" w:sz="0" w:space="0" w:color="auto"/>
        <w:left w:val="none" w:sz="0" w:space="0" w:color="auto"/>
        <w:bottom w:val="none" w:sz="0" w:space="0" w:color="auto"/>
        <w:right w:val="none" w:sz="0" w:space="0" w:color="auto"/>
      </w:divBdr>
    </w:div>
    <w:div w:id="917133324">
      <w:bodyDiv w:val="1"/>
      <w:marLeft w:val="0"/>
      <w:marRight w:val="0"/>
      <w:marTop w:val="0"/>
      <w:marBottom w:val="0"/>
      <w:divBdr>
        <w:top w:val="none" w:sz="0" w:space="0" w:color="auto"/>
        <w:left w:val="none" w:sz="0" w:space="0" w:color="auto"/>
        <w:bottom w:val="none" w:sz="0" w:space="0" w:color="auto"/>
        <w:right w:val="none" w:sz="0" w:space="0" w:color="auto"/>
      </w:divBdr>
    </w:div>
    <w:div w:id="917405182">
      <w:bodyDiv w:val="1"/>
      <w:marLeft w:val="0"/>
      <w:marRight w:val="0"/>
      <w:marTop w:val="0"/>
      <w:marBottom w:val="0"/>
      <w:divBdr>
        <w:top w:val="none" w:sz="0" w:space="0" w:color="auto"/>
        <w:left w:val="none" w:sz="0" w:space="0" w:color="auto"/>
        <w:bottom w:val="none" w:sz="0" w:space="0" w:color="auto"/>
        <w:right w:val="none" w:sz="0" w:space="0" w:color="auto"/>
      </w:divBdr>
    </w:div>
    <w:div w:id="917785685">
      <w:bodyDiv w:val="1"/>
      <w:marLeft w:val="0"/>
      <w:marRight w:val="0"/>
      <w:marTop w:val="0"/>
      <w:marBottom w:val="0"/>
      <w:divBdr>
        <w:top w:val="none" w:sz="0" w:space="0" w:color="auto"/>
        <w:left w:val="none" w:sz="0" w:space="0" w:color="auto"/>
        <w:bottom w:val="none" w:sz="0" w:space="0" w:color="auto"/>
        <w:right w:val="none" w:sz="0" w:space="0" w:color="auto"/>
      </w:divBdr>
    </w:div>
    <w:div w:id="917984423">
      <w:bodyDiv w:val="1"/>
      <w:marLeft w:val="0"/>
      <w:marRight w:val="0"/>
      <w:marTop w:val="0"/>
      <w:marBottom w:val="0"/>
      <w:divBdr>
        <w:top w:val="none" w:sz="0" w:space="0" w:color="auto"/>
        <w:left w:val="none" w:sz="0" w:space="0" w:color="auto"/>
        <w:bottom w:val="none" w:sz="0" w:space="0" w:color="auto"/>
        <w:right w:val="none" w:sz="0" w:space="0" w:color="auto"/>
      </w:divBdr>
    </w:div>
    <w:div w:id="918367477">
      <w:bodyDiv w:val="1"/>
      <w:marLeft w:val="0"/>
      <w:marRight w:val="0"/>
      <w:marTop w:val="0"/>
      <w:marBottom w:val="0"/>
      <w:divBdr>
        <w:top w:val="none" w:sz="0" w:space="0" w:color="auto"/>
        <w:left w:val="none" w:sz="0" w:space="0" w:color="auto"/>
        <w:bottom w:val="none" w:sz="0" w:space="0" w:color="auto"/>
        <w:right w:val="none" w:sz="0" w:space="0" w:color="auto"/>
      </w:divBdr>
    </w:div>
    <w:div w:id="918564547">
      <w:bodyDiv w:val="1"/>
      <w:marLeft w:val="0"/>
      <w:marRight w:val="0"/>
      <w:marTop w:val="0"/>
      <w:marBottom w:val="0"/>
      <w:divBdr>
        <w:top w:val="none" w:sz="0" w:space="0" w:color="auto"/>
        <w:left w:val="none" w:sz="0" w:space="0" w:color="auto"/>
        <w:bottom w:val="none" w:sz="0" w:space="0" w:color="auto"/>
        <w:right w:val="none" w:sz="0" w:space="0" w:color="auto"/>
      </w:divBdr>
    </w:div>
    <w:div w:id="918709346">
      <w:bodyDiv w:val="1"/>
      <w:marLeft w:val="0"/>
      <w:marRight w:val="0"/>
      <w:marTop w:val="0"/>
      <w:marBottom w:val="0"/>
      <w:divBdr>
        <w:top w:val="none" w:sz="0" w:space="0" w:color="auto"/>
        <w:left w:val="none" w:sz="0" w:space="0" w:color="auto"/>
        <w:bottom w:val="none" w:sz="0" w:space="0" w:color="auto"/>
        <w:right w:val="none" w:sz="0" w:space="0" w:color="auto"/>
      </w:divBdr>
    </w:div>
    <w:div w:id="918754952">
      <w:bodyDiv w:val="1"/>
      <w:marLeft w:val="0"/>
      <w:marRight w:val="0"/>
      <w:marTop w:val="0"/>
      <w:marBottom w:val="0"/>
      <w:divBdr>
        <w:top w:val="none" w:sz="0" w:space="0" w:color="auto"/>
        <w:left w:val="none" w:sz="0" w:space="0" w:color="auto"/>
        <w:bottom w:val="none" w:sz="0" w:space="0" w:color="auto"/>
        <w:right w:val="none" w:sz="0" w:space="0" w:color="auto"/>
      </w:divBdr>
    </w:div>
    <w:div w:id="919097306">
      <w:bodyDiv w:val="1"/>
      <w:marLeft w:val="0"/>
      <w:marRight w:val="0"/>
      <w:marTop w:val="0"/>
      <w:marBottom w:val="0"/>
      <w:divBdr>
        <w:top w:val="none" w:sz="0" w:space="0" w:color="auto"/>
        <w:left w:val="none" w:sz="0" w:space="0" w:color="auto"/>
        <w:bottom w:val="none" w:sz="0" w:space="0" w:color="auto"/>
        <w:right w:val="none" w:sz="0" w:space="0" w:color="auto"/>
      </w:divBdr>
    </w:div>
    <w:div w:id="919367314">
      <w:bodyDiv w:val="1"/>
      <w:marLeft w:val="0"/>
      <w:marRight w:val="0"/>
      <w:marTop w:val="0"/>
      <w:marBottom w:val="0"/>
      <w:divBdr>
        <w:top w:val="none" w:sz="0" w:space="0" w:color="auto"/>
        <w:left w:val="none" w:sz="0" w:space="0" w:color="auto"/>
        <w:bottom w:val="none" w:sz="0" w:space="0" w:color="auto"/>
        <w:right w:val="none" w:sz="0" w:space="0" w:color="auto"/>
      </w:divBdr>
    </w:div>
    <w:div w:id="919749186">
      <w:bodyDiv w:val="1"/>
      <w:marLeft w:val="0"/>
      <w:marRight w:val="0"/>
      <w:marTop w:val="0"/>
      <w:marBottom w:val="0"/>
      <w:divBdr>
        <w:top w:val="none" w:sz="0" w:space="0" w:color="auto"/>
        <w:left w:val="none" w:sz="0" w:space="0" w:color="auto"/>
        <w:bottom w:val="none" w:sz="0" w:space="0" w:color="auto"/>
        <w:right w:val="none" w:sz="0" w:space="0" w:color="auto"/>
      </w:divBdr>
    </w:div>
    <w:div w:id="920140958">
      <w:bodyDiv w:val="1"/>
      <w:marLeft w:val="0"/>
      <w:marRight w:val="0"/>
      <w:marTop w:val="0"/>
      <w:marBottom w:val="0"/>
      <w:divBdr>
        <w:top w:val="none" w:sz="0" w:space="0" w:color="auto"/>
        <w:left w:val="none" w:sz="0" w:space="0" w:color="auto"/>
        <w:bottom w:val="none" w:sz="0" w:space="0" w:color="auto"/>
        <w:right w:val="none" w:sz="0" w:space="0" w:color="auto"/>
      </w:divBdr>
    </w:div>
    <w:div w:id="920217772">
      <w:bodyDiv w:val="1"/>
      <w:marLeft w:val="0"/>
      <w:marRight w:val="0"/>
      <w:marTop w:val="0"/>
      <w:marBottom w:val="0"/>
      <w:divBdr>
        <w:top w:val="none" w:sz="0" w:space="0" w:color="auto"/>
        <w:left w:val="none" w:sz="0" w:space="0" w:color="auto"/>
        <w:bottom w:val="none" w:sz="0" w:space="0" w:color="auto"/>
        <w:right w:val="none" w:sz="0" w:space="0" w:color="auto"/>
      </w:divBdr>
    </w:div>
    <w:div w:id="920332555">
      <w:bodyDiv w:val="1"/>
      <w:marLeft w:val="0"/>
      <w:marRight w:val="0"/>
      <w:marTop w:val="0"/>
      <w:marBottom w:val="0"/>
      <w:divBdr>
        <w:top w:val="none" w:sz="0" w:space="0" w:color="auto"/>
        <w:left w:val="none" w:sz="0" w:space="0" w:color="auto"/>
        <w:bottom w:val="none" w:sz="0" w:space="0" w:color="auto"/>
        <w:right w:val="none" w:sz="0" w:space="0" w:color="auto"/>
      </w:divBdr>
    </w:div>
    <w:div w:id="920676556">
      <w:bodyDiv w:val="1"/>
      <w:marLeft w:val="0"/>
      <w:marRight w:val="0"/>
      <w:marTop w:val="0"/>
      <w:marBottom w:val="0"/>
      <w:divBdr>
        <w:top w:val="none" w:sz="0" w:space="0" w:color="auto"/>
        <w:left w:val="none" w:sz="0" w:space="0" w:color="auto"/>
        <w:bottom w:val="none" w:sz="0" w:space="0" w:color="auto"/>
        <w:right w:val="none" w:sz="0" w:space="0" w:color="auto"/>
      </w:divBdr>
    </w:div>
    <w:div w:id="920717619">
      <w:bodyDiv w:val="1"/>
      <w:marLeft w:val="0"/>
      <w:marRight w:val="0"/>
      <w:marTop w:val="0"/>
      <w:marBottom w:val="0"/>
      <w:divBdr>
        <w:top w:val="none" w:sz="0" w:space="0" w:color="auto"/>
        <w:left w:val="none" w:sz="0" w:space="0" w:color="auto"/>
        <w:bottom w:val="none" w:sz="0" w:space="0" w:color="auto"/>
        <w:right w:val="none" w:sz="0" w:space="0" w:color="auto"/>
      </w:divBdr>
    </w:div>
    <w:div w:id="921181656">
      <w:bodyDiv w:val="1"/>
      <w:marLeft w:val="0"/>
      <w:marRight w:val="0"/>
      <w:marTop w:val="0"/>
      <w:marBottom w:val="0"/>
      <w:divBdr>
        <w:top w:val="none" w:sz="0" w:space="0" w:color="auto"/>
        <w:left w:val="none" w:sz="0" w:space="0" w:color="auto"/>
        <w:bottom w:val="none" w:sz="0" w:space="0" w:color="auto"/>
        <w:right w:val="none" w:sz="0" w:space="0" w:color="auto"/>
      </w:divBdr>
    </w:div>
    <w:div w:id="921645852">
      <w:bodyDiv w:val="1"/>
      <w:marLeft w:val="0"/>
      <w:marRight w:val="0"/>
      <w:marTop w:val="0"/>
      <w:marBottom w:val="0"/>
      <w:divBdr>
        <w:top w:val="none" w:sz="0" w:space="0" w:color="auto"/>
        <w:left w:val="none" w:sz="0" w:space="0" w:color="auto"/>
        <w:bottom w:val="none" w:sz="0" w:space="0" w:color="auto"/>
        <w:right w:val="none" w:sz="0" w:space="0" w:color="auto"/>
      </w:divBdr>
    </w:div>
    <w:div w:id="922180688">
      <w:bodyDiv w:val="1"/>
      <w:marLeft w:val="0"/>
      <w:marRight w:val="0"/>
      <w:marTop w:val="0"/>
      <w:marBottom w:val="0"/>
      <w:divBdr>
        <w:top w:val="none" w:sz="0" w:space="0" w:color="auto"/>
        <w:left w:val="none" w:sz="0" w:space="0" w:color="auto"/>
        <w:bottom w:val="none" w:sz="0" w:space="0" w:color="auto"/>
        <w:right w:val="none" w:sz="0" w:space="0" w:color="auto"/>
      </w:divBdr>
    </w:div>
    <w:div w:id="922184930">
      <w:bodyDiv w:val="1"/>
      <w:marLeft w:val="0"/>
      <w:marRight w:val="0"/>
      <w:marTop w:val="0"/>
      <w:marBottom w:val="0"/>
      <w:divBdr>
        <w:top w:val="none" w:sz="0" w:space="0" w:color="auto"/>
        <w:left w:val="none" w:sz="0" w:space="0" w:color="auto"/>
        <w:bottom w:val="none" w:sz="0" w:space="0" w:color="auto"/>
        <w:right w:val="none" w:sz="0" w:space="0" w:color="auto"/>
      </w:divBdr>
    </w:div>
    <w:div w:id="922379550">
      <w:bodyDiv w:val="1"/>
      <w:marLeft w:val="0"/>
      <w:marRight w:val="0"/>
      <w:marTop w:val="0"/>
      <w:marBottom w:val="0"/>
      <w:divBdr>
        <w:top w:val="none" w:sz="0" w:space="0" w:color="auto"/>
        <w:left w:val="none" w:sz="0" w:space="0" w:color="auto"/>
        <w:bottom w:val="none" w:sz="0" w:space="0" w:color="auto"/>
        <w:right w:val="none" w:sz="0" w:space="0" w:color="auto"/>
      </w:divBdr>
    </w:div>
    <w:div w:id="922494109">
      <w:bodyDiv w:val="1"/>
      <w:marLeft w:val="0"/>
      <w:marRight w:val="0"/>
      <w:marTop w:val="0"/>
      <w:marBottom w:val="0"/>
      <w:divBdr>
        <w:top w:val="none" w:sz="0" w:space="0" w:color="auto"/>
        <w:left w:val="none" w:sz="0" w:space="0" w:color="auto"/>
        <w:bottom w:val="none" w:sz="0" w:space="0" w:color="auto"/>
        <w:right w:val="none" w:sz="0" w:space="0" w:color="auto"/>
      </w:divBdr>
    </w:div>
    <w:div w:id="922647389">
      <w:bodyDiv w:val="1"/>
      <w:marLeft w:val="0"/>
      <w:marRight w:val="0"/>
      <w:marTop w:val="0"/>
      <w:marBottom w:val="0"/>
      <w:divBdr>
        <w:top w:val="none" w:sz="0" w:space="0" w:color="auto"/>
        <w:left w:val="none" w:sz="0" w:space="0" w:color="auto"/>
        <w:bottom w:val="none" w:sz="0" w:space="0" w:color="auto"/>
        <w:right w:val="none" w:sz="0" w:space="0" w:color="auto"/>
      </w:divBdr>
    </w:div>
    <w:div w:id="922758003">
      <w:bodyDiv w:val="1"/>
      <w:marLeft w:val="0"/>
      <w:marRight w:val="0"/>
      <w:marTop w:val="0"/>
      <w:marBottom w:val="0"/>
      <w:divBdr>
        <w:top w:val="none" w:sz="0" w:space="0" w:color="auto"/>
        <w:left w:val="none" w:sz="0" w:space="0" w:color="auto"/>
        <w:bottom w:val="none" w:sz="0" w:space="0" w:color="auto"/>
        <w:right w:val="none" w:sz="0" w:space="0" w:color="auto"/>
      </w:divBdr>
    </w:div>
    <w:div w:id="923077028">
      <w:bodyDiv w:val="1"/>
      <w:marLeft w:val="0"/>
      <w:marRight w:val="0"/>
      <w:marTop w:val="0"/>
      <w:marBottom w:val="0"/>
      <w:divBdr>
        <w:top w:val="none" w:sz="0" w:space="0" w:color="auto"/>
        <w:left w:val="none" w:sz="0" w:space="0" w:color="auto"/>
        <w:bottom w:val="none" w:sz="0" w:space="0" w:color="auto"/>
        <w:right w:val="none" w:sz="0" w:space="0" w:color="auto"/>
      </w:divBdr>
    </w:div>
    <w:div w:id="923220072">
      <w:bodyDiv w:val="1"/>
      <w:marLeft w:val="0"/>
      <w:marRight w:val="0"/>
      <w:marTop w:val="0"/>
      <w:marBottom w:val="0"/>
      <w:divBdr>
        <w:top w:val="none" w:sz="0" w:space="0" w:color="auto"/>
        <w:left w:val="none" w:sz="0" w:space="0" w:color="auto"/>
        <w:bottom w:val="none" w:sz="0" w:space="0" w:color="auto"/>
        <w:right w:val="none" w:sz="0" w:space="0" w:color="auto"/>
      </w:divBdr>
    </w:div>
    <w:div w:id="923222662">
      <w:bodyDiv w:val="1"/>
      <w:marLeft w:val="0"/>
      <w:marRight w:val="0"/>
      <w:marTop w:val="0"/>
      <w:marBottom w:val="0"/>
      <w:divBdr>
        <w:top w:val="none" w:sz="0" w:space="0" w:color="auto"/>
        <w:left w:val="none" w:sz="0" w:space="0" w:color="auto"/>
        <w:bottom w:val="none" w:sz="0" w:space="0" w:color="auto"/>
        <w:right w:val="none" w:sz="0" w:space="0" w:color="auto"/>
      </w:divBdr>
    </w:div>
    <w:div w:id="923343074">
      <w:bodyDiv w:val="1"/>
      <w:marLeft w:val="0"/>
      <w:marRight w:val="0"/>
      <w:marTop w:val="0"/>
      <w:marBottom w:val="0"/>
      <w:divBdr>
        <w:top w:val="none" w:sz="0" w:space="0" w:color="auto"/>
        <w:left w:val="none" w:sz="0" w:space="0" w:color="auto"/>
        <w:bottom w:val="none" w:sz="0" w:space="0" w:color="auto"/>
        <w:right w:val="none" w:sz="0" w:space="0" w:color="auto"/>
      </w:divBdr>
    </w:div>
    <w:div w:id="923412141">
      <w:bodyDiv w:val="1"/>
      <w:marLeft w:val="0"/>
      <w:marRight w:val="0"/>
      <w:marTop w:val="0"/>
      <w:marBottom w:val="0"/>
      <w:divBdr>
        <w:top w:val="none" w:sz="0" w:space="0" w:color="auto"/>
        <w:left w:val="none" w:sz="0" w:space="0" w:color="auto"/>
        <w:bottom w:val="none" w:sz="0" w:space="0" w:color="auto"/>
        <w:right w:val="none" w:sz="0" w:space="0" w:color="auto"/>
      </w:divBdr>
    </w:div>
    <w:div w:id="923689840">
      <w:bodyDiv w:val="1"/>
      <w:marLeft w:val="0"/>
      <w:marRight w:val="0"/>
      <w:marTop w:val="0"/>
      <w:marBottom w:val="0"/>
      <w:divBdr>
        <w:top w:val="none" w:sz="0" w:space="0" w:color="auto"/>
        <w:left w:val="none" w:sz="0" w:space="0" w:color="auto"/>
        <w:bottom w:val="none" w:sz="0" w:space="0" w:color="auto"/>
        <w:right w:val="none" w:sz="0" w:space="0" w:color="auto"/>
      </w:divBdr>
    </w:div>
    <w:div w:id="923996213">
      <w:bodyDiv w:val="1"/>
      <w:marLeft w:val="0"/>
      <w:marRight w:val="0"/>
      <w:marTop w:val="0"/>
      <w:marBottom w:val="0"/>
      <w:divBdr>
        <w:top w:val="none" w:sz="0" w:space="0" w:color="auto"/>
        <w:left w:val="none" w:sz="0" w:space="0" w:color="auto"/>
        <w:bottom w:val="none" w:sz="0" w:space="0" w:color="auto"/>
        <w:right w:val="none" w:sz="0" w:space="0" w:color="auto"/>
      </w:divBdr>
    </w:div>
    <w:div w:id="924077021">
      <w:bodyDiv w:val="1"/>
      <w:marLeft w:val="0"/>
      <w:marRight w:val="0"/>
      <w:marTop w:val="0"/>
      <w:marBottom w:val="0"/>
      <w:divBdr>
        <w:top w:val="none" w:sz="0" w:space="0" w:color="auto"/>
        <w:left w:val="none" w:sz="0" w:space="0" w:color="auto"/>
        <w:bottom w:val="none" w:sz="0" w:space="0" w:color="auto"/>
        <w:right w:val="none" w:sz="0" w:space="0" w:color="auto"/>
      </w:divBdr>
    </w:div>
    <w:div w:id="924190636">
      <w:bodyDiv w:val="1"/>
      <w:marLeft w:val="0"/>
      <w:marRight w:val="0"/>
      <w:marTop w:val="0"/>
      <w:marBottom w:val="0"/>
      <w:divBdr>
        <w:top w:val="none" w:sz="0" w:space="0" w:color="auto"/>
        <w:left w:val="none" w:sz="0" w:space="0" w:color="auto"/>
        <w:bottom w:val="none" w:sz="0" w:space="0" w:color="auto"/>
        <w:right w:val="none" w:sz="0" w:space="0" w:color="auto"/>
      </w:divBdr>
    </w:div>
    <w:div w:id="924265119">
      <w:bodyDiv w:val="1"/>
      <w:marLeft w:val="0"/>
      <w:marRight w:val="0"/>
      <w:marTop w:val="0"/>
      <w:marBottom w:val="0"/>
      <w:divBdr>
        <w:top w:val="none" w:sz="0" w:space="0" w:color="auto"/>
        <w:left w:val="none" w:sz="0" w:space="0" w:color="auto"/>
        <w:bottom w:val="none" w:sz="0" w:space="0" w:color="auto"/>
        <w:right w:val="none" w:sz="0" w:space="0" w:color="auto"/>
      </w:divBdr>
    </w:div>
    <w:div w:id="924411850">
      <w:bodyDiv w:val="1"/>
      <w:marLeft w:val="0"/>
      <w:marRight w:val="0"/>
      <w:marTop w:val="0"/>
      <w:marBottom w:val="0"/>
      <w:divBdr>
        <w:top w:val="none" w:sz="0" w:space="0" w:color="auto"/>
        <w:left w:val="none" w:sz="0" w:space="0" w:color="auto"/>
        <w:bottom w:val="none" w:sz="0" w:space="0" w:color="auto"/>
        <w:right w:val="none" w:sz="0" w:space="0" w:color="auto"/>
      </w:divBdr>
    </w:div>
    <w:div w:id="924416968">
      <w:bodyDiv w:val="1"/>
      <w:marLeft w:val="0"/>
      <w:marRight w:val="0"/>
      <w:marTop w:val="0"/>
      <w:marBottom w:val="0"/>
      <w:divBdr>
        <w:top w:val="none" w:sz="0" w:space="0" w:color="auto"/>
        <w:left w:val="none" w:sz="0" w:space="0" w:color="auto"/>
        <w:bottom w:val="none" w:sz="0" w:space="0" w:color="auto"/>
        <w:right w:val="none" w:sz="0" w:space="0" w:color="auto"/>
      </w:divBdr>
    </w:div>
    <w:div w:id="924728754">
      <w:bodyDiv w:val="1"/>
      <w:marLeft w:val="0"/>
      <w:marRight w:val="0"/>
      <w:marTop w:val="0"/>
      <w:marBottom w:val="0"/>
      <w:divBdr>
        <w:top w:val="none" w:sz="0" w:space="0" w:color="auto"/>
        <w:left w:val="none" w:sz="0" w:space="0" w:color="auto"/>
        <w:bottom w:val="none" w:sz="0" w:space="0" w:color="auto"/>
        <w:right w:val="none" w:sz="0" w:space="0" w:color="auto"/>
      </w:divBdr>
    </w:div>
    <w:div w:id="924804633">
      <w:bodyDiv w:val="1"/>
      <w:marLeft w:val="0"/>
      <w:marRight w:val="0"/>
      <w:marTop w:val="0"/>
      <w:marBottom w:val="0"/>
      <w:divBdr>
        <w:top w:val="none" w:sz="0" w:space="0" w:color="auto"/>
        <w:left w:val="none" w:sz="0" w:space="0" w:color="auto"/>
        <w:bottom w:val="none" w:sz="0" w:space="0" w:color="auto"/>
        <w:right w:val="none" w:sz="0" w:space="0" w:color="auto"/>
      </w:divBdr>
    </w:div>
    <w:div w:id="924992959">
      <w:bodyDiv w:val="1"/>
      <w:marLeft w:val="0"/>
      <w:marRight w:val="0"/>
      <w:marTop w:val="0"/>
      <w:marBottom w:val="0"/>
      <w:divBdr>
        <w:top w:val="none" w:sz="0" w:space="0" w:color="auto"/>
        <w:left w:val="none" w:sz="0" w:space="0" w:color="auto"/>
        <w:bottom w:val="none" w:sz="0" w:space="0" w:color="auto"/>
        <w:right w:val="none" w:sz="0" w:space="0" w:color="auto"/>
      </w:divBdr>
    </w:div>
    <w:div w:id="924995590">
      <w:bodyDiv w:val="1"/>
      <w:marLeft w:val="0"/>
      <w:marRight w:val="0"/>
      <w:marTop w:val="0"/>
      <w:marBottom w:val="0"/>
      <w:divBdr>
        <w:top w:val="none" w:sz="0" w:space="0" w:color="auto"/>
        <w:left w:val="none" w:sz="0" w:space="0" w:color="auto"/>
        <w:bottom w:val="none" w:sz="0" w:space="0" w:color="auto"/>
        <w:right w:val="none" w:sz="0" w:space="0" w:color="auto"/>
      </w:divBdr>
    </w:div>
    <w:div w:id="925261820">
      <w:bodyDiv w:val="1"/>
      <w:marLeft w:val="0"/>
      <w:marRight w:val="0"/>
      <w:marTop w:val="0"/>
      <w:marBottom w:val="0"/>
      <w:divBdr>
        <w:top w:val="none" w:sz="0" w:space="0" w:color="auto"/>
        <w:left w:val="none" w:sz="0" w:space="0" w:color="auto"/>
        <w:bottom w:val="none" w:sz="0" w:space="0" w:color="auto"/>
        <w:right w:val="none" w:sz="0" w:space="0" w:color="auto"/>
      </w:divBdr>
    </w:div>
    <w:div w:id="925307078">
      <w:bodyDiv w:val="1"/>
      <w:marLeft w:val="0"/>
      <w:marRight w:val="0"/>
      <w:marTop w:val="0"/>
      <w:marBottom w:val="0"/>
      <w:divBdr>
        <w:top w:val="none" w:sz="0" w:space="0" w:color="auto"/>
        <w:left w:val="none" w:sz="0" w:space="0" w:color="auto"/>
        <w:bottom w:val="none" w:sz="0" w:space="0" w:color="auto"/>
        <w:right w:val="none" w:sz="0" w:space="0" w:color="auto"/>
      </w:divBdr>
    </w:div>
    <w:div w:id="925503700">
      <w:bodyDiv w:val="1"/>
      <w:marLeft w:val="0"/>
      <w:marRight w:val="0"/>
      <w:marTop w:val="0"/>
      <w:marBottom w:val="0"/>
      <w:divBdr>
        <w:top w:val="none" w:sz="0" w:space="0" w:color="auto"/>
        <w:left w:val="none" w:sz="0" w:space="0" w:color="auto"/>
        <w:bottom w:val="none" w:sz="0" w:space="0" w:color="auto"/>
        <w:right w:val="none" w:sz="0" w:space="0" w:color="auto"/>
      </w:divBdr>
    </w:div>
    <w:div w:id="925655692">
      <w:bodyDiv w:val="1"/>
      <w:marLeft w:val="0"/>
      <w:marRight w:val="0"/>
      <w:marTop w:val="0"/>
      <w:marBottom w:val="0"/>
      <w:divBdr>
        <w:top w:val="none" w:sz="0" w:space="0" w:color="auto"/>
        <w:left w:val="none" w:sz="0" w:space="0" w:color="auto"/>
        <w:bottom w:val="none" w:sz="0" w:space="0" w:color="auto"/>
        <w:right w:val="none" w:sz="0" w:space="0" w:color="auto"/>
      </w:divBdr>
    </w:div>
    <w:div w:id="926428240">
      <w:bodyDiv w:val="1"/>
      <w:marLeft w:val="0"/>
      <w:marRight w:val="0"/>
      <w:marTop w:val="0"/>
      <w:marBottom w:val="0"/>
      <w:divBdr>
        <w:top w:val="none" w:sz="0" w:space="0" w:color="auto"/>
        <w:left w:val="none" w:sz="0" w:space="0" w:color="auto"/>
        <w:bottom w:val="none" w:sz="0" w:space="0" w:color="auto"/>
        <w:right w:val="none" w:sz="0" w:space="0" w:color="auto"/>
      </w:divBdr>
    </w:div>
    <w:div w:id="926622617">
      <w:bodyDiv w:val="1"/>
      <w:marLeft w:val="0"/>
      <w:marRight w:val="0"/>
      <w:marTop w:val="0"/>
      <w:marBottom w:val="0"/>
      <w:divBdr>
        <w:top w:val="none" w:sz="0" w:space="0" w:color="auto"/>
        <w:left w:val="none" w:sz="0" w:space="0" w:color="auto"/>
        <w:bottom w:val="none" w:sz="0" w:space="0" w:color="auto"/>
        <w:right w:val="none" w:sz="0" w:space="0" w:color="auto"/>
      </w:divBdr>
    </w:div>
    <w:div w:id="926810978">
      <w:bodyDiv w:val="1"/>
      <w:marLeft w:val="0"/>
      <w:marRight w:val="0"/>
      <w:marTop w:val="0"/>
      <w:marBottom w:val="0"/>
      <w:divBdr>
        <w:top w:val="none" w:sz="0" w:space="0" w:color="auto"/>
        <w:left w:val="none" w:sz="0" w:space="0" w:color="auto"/>
        <w:bottom w:val="none" w:sz="0" w:space="0" w:color="auto"/>
        <w:right w:val="none" w:sz="0" w:space="0" w:color="auto"/>
      </w:divBdr>
    </w:div>
    <w:div w:id="926881827">
      <w:bodyDiv w:val="1"/>
      <w:marLeft w:val="0"/>
      <w:marRight w:val="0"/>
      <w:marTop w:val="0"/>
      <w:marBottom w:val="0"/>
      <w:divBdr>
        <w:top w:val="none" w:sz="0" w:space="0" w:color="auto"/>
        <w:left w:val="none" w:sz="0" w:space="0" w:color="auto"/>
        <w:bottom w:val="none" w:sz="0" w:space="0" w:color="auto"/>
        <w:right w:val="none" w:sz="0" w:space="0" w:color="auto"/>
      </w:divBdr>
    </w:div>
    <w:div w:id="926958059">
      <w:bodyDiv w:val="1"/>
      <w:marLeft w:val="0"/>
      <w:marRight w:val="0"/>
      <w:marTop w:val="0"/>
      <w:marBottom w:val="0"/>
      <w:divBdr>
        <w:top w:val="none" w:sz="0" w:space="0" w:color="auto"/>
        <w:left w:val="none" w:sz="0" w:space="0" w:color="auto"/>
        <w:bottom w:val="none" w:sz="0" w:space="0" w:color="auto"/>
        <w:right w:val="none" w:sz="0" w:space="0" w:color="auto"/>
      </w:divBdr>
    </w:div>
    <w:div w:id="927497539">
      <w:bodyDiv w:val="1"/>
      <w:marLeft w:val="0"/>
      <w:marRight w:val="0"/>
      <w:marTop w:val="0"/>
      <w:marBottom w:val="0"/>
      <w:divBdr>
        <w:top w:val="none" w:sz="0" w:space="0" w:color="auto"/>
        <w:left w:val="none" w:sz="0" w:space="0" w:color="auto"/>
        <w:bottom w:val="none" w:sz="0" w:space="0" w:color="auto"/>
        <w:right w:val="none" w:sz="0" w:space="0" w:color="auto"/>
      </w:divBdr>
    </w:div>
    <w:div w:id="927617601">
      <w:bodyDiv w:val="1"/>
      <w:marLeft w:val="0"/>
      <w:marRight w:val="0"/>
      <w:marTop w:val="0"/>
      <w:marBottom w:val="0"/>
      <w:divBdr>
        <w:top w:val="none" w:sz="0" w:space="0" w:color="auto"/>
        <w:left w:val="none" w:sz="0" w:space="0" w:color="auto"/>
        <w:bottom w:val="none" w:sz="0" w:space="0" w:color="auto"/>
        <w:right w:val="none" w:sz="0" w:space="0" w:color="auto"/>
      </w:divBdr>
    </w:div>
    <w:div w:id="927691753">
      <w:bodyDiv w:val="1"/>
      <w:marLeft w:val="0"/>
      <w:marRight w:val="0"/>
      <w:marTop w:val="0"/>
      <w:marBottom w:val="0"/>
      <w:divBdr>
        <w:top w:val="none" w:sz="0" w:space="0" w:color="auto"/>
        <w:left w:val="none" w:sz="0" w:space="0" w:color="auto"/>
        <w:bottom w:val="none" w:sz="0" w:space="0" w:color="auto"/>
        <w:right w:val="none" w:sz="0" w:space="0" w:color="auto"/>
      </w:divBdr>
    </w:div>
    <w:div w:id="928002664">
      <w:bodyDiv w:val="1"/>
      <w:marLeft w:val="0"/>
      <w:marRight w:val="0"/>
      <w:marTop w:val="0"/>
      <w:marBottom w:val="0"/>
      <w:divBdr>
        <w:top w:val="none" w:sz="0" w:space="0" w:color="auto"/>
        <w:left w:val="none" w:sz="0" w:space="0" w:color="auto"/>
        <w:bottom w:val="none" w:sz="0" w:space="0" w:color="auto"/>
        <w:right w:val="none" w:sz="0" w:space="0" w:color="auto"/>
      </w:divBdr>
    </w:div>
    <w:div w:id="928348639">
      <w:bodyDiv w:val="1"/>
      <w:marLeft w:val="0"/>
      <w:marRight w:val="0"/>
      <w:marTop w:val="0"/>
      <w:marBottom w:val="0"/>
      <w:divBdr>
        <w:top w:val="none" w:sz="0" w:space="0" w:color="auto"/>
        <w:left w:val="none" w:sz="0" w:space="0" w:color="auto"/>
        <w:bottom w:val="none" w:sz="0" w:space="0" w:color="auto"/>
        <w:right w:val="none" w:sz="0" w:space="0" w:color="auto"/>
      </w:divBdr>
    </w:div>
    <w:div w:id="928779325">
      <w:bodyDiv w:val="1"/>
      <w:marLeft w:val="0"/>
      <w:marRight w:val="0"/>
      <w:marTop w:val="0"/>
      <w:marBottom w:val="0"/>
      <w:divBdr>
        <w:top w:val="none" w:sz="0" w:space="0" w:color="auto"/>
        <w:left w:val="none" w:sz="0" w:space="0" w:color="auto"/>
        <w:bottom w:val="none" w:sz="0" w:space="0" w:color="auto"/>
        <w:right w:val="none" w:sz="0" w:space="0" w:color="auto"/>
      </w:divBdr>
    </w:div>
    <w:div w:id="928805528">
      <w:bodyDiv w:val="1"/>
      <w:marLeft w:val="0"/>
      <w:marRight w:val="0"/>
      <w:marTop w:val="0"/>
      <w:marBottom w:val="0"/>
      <w:divBdr>
        <w:top w:val="none" w:sz="0" w:space="0" w:color="auto"/>
        <w:left w:val="none" w:sz="0" w:space="0" w:color="auto"/>
        <w:bottom w:val="none" w:sz="0" w:space="0" w:color="auto"/>
        <w:right w:val="none" w:sz="0" w:space="0" w:color="auto"/>
      </w:divBdr>
    </w:div>
    <w:div w:id="929000405">
      <w:bodyDiv w:val="1"/>
      <w:marLeft w:val="0"/>
      <w:marRight w:val="0"/>
      <w:marTop w:val="0"/>
      <w:marBottom w:val="0"/>
      <w:divBdr>
        <w:top w:val="none" w:sz="0" w:space="0" w:color="auto"/>
        <w:left w:val="none" w:sz="0" w:space="0" w:color="auto"/>
        <w:bottom w:val="none" w:sz="0" w:space="0" w:color="auto"/>
        <w:right w:val="none" w:sz="0" w:space="0" w:color="auto"/>
      </w:divBdr>
    </w:div>
    <w:div w:id="929196557">
      <w:bodyDiv w:val="1"/>
      <w:marLeft w:val="0"/>
      <w:marRight w:val="0"/>
      <w:marTop w:val="0"/>
      <w:marBottom w:val="0"/>
      <w:divBdr>
        <w:top w:val="none" w:sz="0" w:space="0" w:color="auto"/>
        <w:left w:val="none" w:sz="0" w:space="0" w:color="auto"/>
        <w:bottom w:val="none" w:sz="0" w:space="0" w:color="auto"/>
        <w:right w:val="none" w:sz="0" w:space="0" w:color="auto"/>
      </w:divBdr>
    </w:div>
    <w:div w:id="929388364">
      <w:bodyDiv w:val="1"/>
      <w:marLeft w:val="0"/>
      <w:marRight w:val="0"/>
      <w:marTop w:val="0"/>
      <w:marBottom w:val="0"/>
      <w:divBdr>
        <w:top w:val="none" w:sz="0" w:space="0" w:color="auto"/>
        <w:left w:val="none" w:sz="0" w:space="0" w:color="auto"/>
        <w:bottom w:val="none" w:sz="0" w:space="0" w:color="auto"/>
        <w:right w:val="none" w:sz="0" w:space="0" w:color="auto"/>
      </w:divBdr>
    </w:div>
    <w:div w:id="929700472">
      <w:bodyDiv w:val="1"/>
      <w:marLeft w:val="0"/>
      <w:marRight w:val="0"/>
      <w:marTop w:val="0"/>
      <w:marBottom w:val="0"/>
      <w:divBdr>
        <w:top w:val="none" w:sz="0" w:space="0" w:color="auto"/>
        <w:left w:val="none" w:sz="0" w:space="0" w:color="auto"/>
        <w:bottom w:val="none" w:sz="0" w:space="0" w:color="auto"/>
        <w:right w:val="none" w:sz="0" w:space="0" w:color="auto"/>
      </w:divBdr>
    </w:div>
    <w:div w:id="929852195">
      <w:bodyDiv w:val="1"/>
      <w:marLeft w:val="0"/>
      <w:marRight w:val="0"/>
      <w:marTop w:val="0"/>
      <w:marBottom w:val="0"/>
      <w:divBdr>
        <w:top w:val="none" w:sz="0" w:space="0" w:color="auto"/>
        <w:left w:val="none" w:sz="0" w:space="0" w:color="auto"/>
        <w:bottom w:val="none" w:sz="0" w:space="0" w:color="auto"/>
        <w:right w:val="none" w:sz="0" w:space="0" w:color="auto"/>
      </w:divBdr>
    </w:div>
    <w:div w:id="929973228">
      <w:bodyDiv w:val="1"/>
      <w:marLeft w:val="0"/>
      <w:marRight w:val="0"/>
      <w:marTop w:val="0"/>
      <w:marBottom w:val="0"/>
      <w:divBdr>
        <w:top w:val="none" w:sz="0" w:space="0" w:color="auto"/>
        <w:left w:val="none" w:sz="0" w:space="0" w:color="auto"/>
        <w:bottom w:val="none" w:sz="0" w:space="0" w:color="auto"/>
        <w:right w:val="none" w:sz="0" w:space="0" w:color="auto"/>
      </w:divBdr>
    </w:div>
    <w:div w:id="930044615">
      <w:bodyDiv w:val="1"/>
      <w:marLeft w:val="0"/>
      <w:marRight w:val="0"/>
      <w:marTop w:val="0"/>
      <w:marBottom w:val="0"/>
      <w:divBdr>
        <w:top w:val="none" w:sz="0" w:space="0" w:color="auto"/>
        <w:left w:val="none" w:sz="0" w:space="0" w:color="auto"/>
        <w:bottom w:val="none" w:sz="0" w:space="0" w:color="auto"/>
        <w:right w:val="none" w:sz="0" w:space="0" w:color="auto"/>
      </w:divBdr>
    </w:div>
    <w:div w:id="930158197">
      <w:bodyDiv w:val="1"/>
      <w:marLeft w:val="0"/>
      <w:marRight w:val="0"/>
      <w:marTop w:val="0"/>
      <w:marBottom w:val="0"/>
      <w:divBdr>
        <w:top w:val="none" w:sz="0" w:space="0" w:color="auto"/>
        <w:left w:val="none" w:sz="0" w:space="0" w:color="auto"/>
        <w:bottom w:val="none" w:sz="0" w:space="0" w:color="auto"/>
        <w:right w:val="none" w:sz="0" w:space="0" w:color="auto"/>
      </w:divBdr>
    </w:div>
    <w:div w:id="930621258">
      <w:bodyDiv w:val="1"/>
      <w:marLeft w:val="0"/>
      <w:marRight w:val="0"/>
      <w:marTop w:val="0"/>
      <w:marBottom w:val="0"/>
      <w:divBdr>
        <w:top w:val="none" w:sz="0" w:space="0" w:color="auto"/>
        <w:left w:val="none" w:sz="0" w:space="0" w:color="auto"/>
        <w:bottom w:val="none" w:sz="0" w:space="0" w:color="auto"/>
        <w:right w:val="none" w:sz="0" w:space="0" w:color="auto"/>
      </w:divBdr>
    </w:div>
    <w:div w:id="930627626">
      <w:bodyDiv w:val="1"/>
      <w:marLeft w:val="0"/>
      <w:marRight w:val="0"/>
      <w:marTop w:val="0"/>
      <w:marBottom w:val="0"/>
      <w:divBdr>
        <w:top w:val="none" w:sz="0" w:space="0" w:color="auto"/>
        <w:left w:val="none" w:sz="0" w:space="0" w:color="auto"/>
        <w:bottom w:val="none" w:sz="0" w:space="0" w:color="auto"/>
        <w:right w:val="none" w:sz="0" w:space="0" w:color="auto"/>
      </w:divBdr>
    </w:div>
    <w:div w:id="930814095">
      <w:bodyDiv w:val="1"/>
      <w:marLeft w:val="0"/>
      <w:marRight w:val="0"/>
      <w:marTop w:val="0"/>
      <w:marBottom w:val="0"/>
      <w:divBdr>
        <w:top w:val="none" w:sz="0" w:space="0" w:color="auto"/>
        <w:left w:val="none" w:sz="0" w:space="0" w:color="auto"/>
        <w:bottom w:val="none" w:sz="0" w:space="0" w:color="auto"/>
        <w:right w:val="none" w:sz="0" w:space="0" w:color="auto"/>
      </w:divBdr>
    </w:div>
    <w:div w:id="930820635">
      <w:bodyDiv w:val="1"/>
      <w:marLeft w:val="0"/>
      <w:marRight w:val="0"/>
      <w:marTop w:val="0"/>
      <w:marBottom w:val="0"/>
      <w:divBdr>
        <w:top w:val="none" w:sz="0" w:space="0" w:color="auto"/>
        <w:left w:val="none" w:sz="0" w:space="0" w:color="auto"/>
        <w:bottom w:val="none" w:sz="0" w:space="0" w:color="auto"/>
        <w:right w:val="none" w:sz="0" w:space="0" w:color="auto"/>
      </w:divBdr>
    </w:div>
    <w:div w:id="931277657">
      <w:bodyDiv w:val="1"/>
      <w:marLeft w:val="0"/>
      <w:marRight w:val="0"/>
      <w:marTop w:val="0"/>
      <w:marBottom w:val="0"/>
      <w:divBdr>
        <w:top w:val="none" w:sz="0" w:space="0" w:color="auto"/>
        <w:left w:val="none" w:sz="0" w:space="0" w:color="auto"/>
        <w:bottom w:val="none" w:sz="0" w:space="0" w:color="auto"/>
        <w:right w:val="none" w:sz="0" w:space="0" w:color="auto"/>
      </w:divBdr>
    </w:div>
    <w:div w:id="931470523">
      <w:bodyDiv w:val="1"/>
      <w:marLeft w:val="0"/>
      <w:marRight w:val="0"/>
      <w:marTop w:val="0"/>
      <w:marBottom w:val="0"/>
      <w:divBdr>
        <w:top w:val="none" w:sz="0" w:space="0" w:color="auto"/>
        <w:left w:val="none" w:sz="0" w:space="0" w:color="auto"/>
        <w:bottom w:val="none" w:sz="0" w:space="0" w:color="auto"/>
        <w:right w:val="none" w:sz="0" w:space="0" w:color="auto"/>
      </w:divBdr>
    </w:div>
    <w:div w:id="931473701">
      <w:bodyDiv w:val="1"/>
      <w:marLeft w:val="0"/>
      <w:marRight w:val="0"/>
      <w:marTop w:val="0"/>
      <w:marBottom w:val="0"/>
      <w:divBdr>
        <w:top w:val="none" w:sz="0" w:space="0" w:color="auto"/>
        <w:left w:val="none" w:sz="0" w:space="0" w:color="auto"/>
        <w:bottom w:val="none" w:sz="0" w:space="0" w:color="auto"/>
        <w:right w:val="none" w:sz="0" w:space="0" w:color="auto"/>
      </w:divBdr>
    </w:div>
    <w:div w:id="931857845">
      <w:bodyDiv w:val="1"/>
      <w:marLeft w:val="0"/>
      <w:marRight w:val="0"/>
      <w:marTop w:val="0"/>
      <w:marBottom w:val="0"/>
      <w:divBdr>
        <w:top w:val="none" w:sz="0" w:space="0" w:color="auto"/>
        <w:left w:val="none" w:sz="0" w:space="0" w:color="auto"/>
        <w:bottom w:val="none" w:sz="0" w:space="0" w:color="auto"/>
        <w:right w:val="none" w:sz="0" w:space="0" w:color="auto"/>
      </w:divBdr>
    </w:div>
    <w:div w:id="932058172">
      <w:bodyDiv w:val="1"/>
      <w:marLeft w:val="0"/>
      <w:marRight w:val="0"/>
      <w:marTop w:val="0"/>
      <w:marBottom w:val="0"/>
      <w:divBdr>
        <w:top w:val="none" w:sz="0" w:space="0" w:color="auto"/>
        <w:left w:val="none" w:sz="0" w:space="0" w:color="auto"/>
        <w:bottom w:val="none" w:sz="0" w:space="0" w:color="auto"/>
        <w:right w:val="none" w:sz="0" w:space="0" w:color="auto"/>
      </w:divBdr>
    </w:div>
    <w:div w:id="932082202">
      <w:bodyDiv w:val="1"/>
      <w:marLeft w:val="0"/>
      <w:marRight w:val="0"/>
      <w:marTop w:val="0"/>
      <w:marBottom w:val="0"/>
      <w:divBdr>
        <w:top w:val="none" w:sz="0" w:space="0" w:color="auto"/>
        <w:left w:val="none" w:sz="0" w:space="0" w:color="auto"/>
        <w:bottom w:val="none" w:sz="0" w:space="0" w:color="auto"/>
        <w:right w:val="none" w:sz="0" w:space="0" w:color="auto"/>
      </w:divBdr>
    </w:div>
    <w:div w:id="932779410">
      <w:bodyDiv w:val="1"/>
      <w:marLeft w:val="0"/>
      <w:marRight w:val="0"/>
      <w:marTop w:val="0"/>
      <w:marBottom w:val="0"/>
      <w:divBdr>
        <w:top w:val="none" w:sz="0" w:space="0" w:color="auto"/>
        <w:left w:val="none" w:sz="0" w:space="0" w:color="auto"/>
        <w:bottom w:val="none" w:sz="0" w:space="0" w:color="auto"/>
        <w:right w:val="none" w:sz="0" w:space="0" w:color="auto"/>
      </w:divBdr>
    </w:div>
    <w:div w:id="933128153">
      <w:bodyDiv w:val="1"/>
      <w:marLeft w:val="0"/>
      <w:marRight w:val="0"/>
      <w:marTop w:val="0"/>
      <w:marBottom w:val="0"/>
      <w:divBdr>
        <w:top w:val="none" w:sz="0" w:space="0" w:color="auto"/>
        <w:left w:val="none" w:sz="0" w:space="0" w:color="auto"/>
        <w:bottom w:val="none" w:sz="0" w:space="0" w:color="auto"/>
        <w:right w:val="none" w:sz="0" w:space="0" w:color="auto"/>
      </w:divBdr>
    </w:div>
    <w:div w:id="933245887">
      <w:bodyDiv w:val="1"/>
      <w:marLeft w:val="0"/>
      <w:marRight w:val="0"/>
      <w:marTop w:val="0"/>
      <w:marBottom w:val="0"/>
      <w:divBdr>
        <w:top w:val="none" w:sz="0" w:space="0" w:color="auto"/>
        <w:left w:val="none" w:sz="0" w:space="0" w:color="auto"/>
        <w:bottom w:val="none" w:sz="0" w:space="0" w:color="auto"/>
        <w:right w:val="none" w:sz="0" w:space="0" w:color="auto"/>
      </w:divBdr>
    </w:div>
    <w:div w:id="933365343">
      <w:bodyDiv w:val="1"/>
      <w:marLeft w:val="0"/>
      <w:marRight w:val="0"/>
      <w:marTop w:val="0"/>
      <w:marBottom w:val="0"/>
      <w:divBdr>
        <w:top w:val="none" w:sz="0" w:space="0" w:color="auto"/>
        <w:left w:val="none" w:sz="0" w:space="0" w:color="auto"/>
        <w:bottom w:val="none" w:sz="0" w:space="0" w:color="auto"/>
        <w:right w:val="none" w:sz="0" w:space="0" w:color="auto"/>
      </w:divBdr>
    </w:div>
    <w:div w:id="933438238">
      <w:bodyDiv w:val="1"/>
      <w:marLeft w:val="0"/>
      <w:marRight w:val="0"/>
      <w:marTop w:val="0"/>
      <w:marBottom w:val="0"/>
      <w:divBdr>
        <w:top w:val="none" w:sz="0" w:space="0" w:color="auto"/>
        <w:left w:val="none" w:sz="0" w:space="0" w:color="auto"/>
        <w:bottom w:val="none" w:sz="0" w:space="0" w:color="auto"/>
        <w:right w:val="none" w:sz="0" w:space="0" w:color="auto"/>
      </w:divBdr>
    </w:div>
    <w:div w:id="933516660">
      <w:bodyDiv w:val="1"/>
      <w:marLeft w:val="0"/>
      <w:marRight w:val="0"/>
      <w:marTop w:val="0"/>
      <w:marBottom w:val="0"/>
      <w:divBdr>
        <w:top w:val="none" w:sz="0" w:space="0" w:color="auto"/>
        <w:left w:val="none" w:sz="0" w:space="0" w:color="auto"/>
        <w:bottom w:val="none" w:sz="0" w:space="0" w:color="auto"/>
        <w:right w:val="none" w:sz="0" w:space="0" w:color="auto"/>
      </w:divBdr>
    </w:div>
    <w:div w:id="933703832">
      <w:bodyDiv w:val="1"/>
      <w:marLeft w:val="0"/>
      <w:marRight w:val="0"/>
      <w:marTop w:val="0"/>
      <w:marBottom w:val="0"/>
      <w:divBdr>
        <w:top w:val="none" w:sz="0" w:space="0" w:color="auto"/>
        <w:left w:val="none" w:sz="0" w:space="0" w:color="auto"/>
        <w:bottom w:val="none" w:sz="0" w:space="0" w:color="auto"/>
        <w:right w:val="none" w:sz="0" w:space="0" w:color="auto"/>
      </w:divBdr>
    </w:div>
    <w:div w:id="933779973">
      <w:bodyDiv w:val="1"/>
      <w:marLeft w:val="0"/>
      <w:marRight w:val="0"/>
      <w:marTop w:val="0"/>
      <w:marBottom w:val="0"/>
      <w:divBdr>
        <w:top w:val="none" w:sz="0" w:space="0" w:color="auto"/>
        <w:left w:val="none" w:sz="0" w:space="0" w:color="auto"/>
        <w:bottom w:val="none" w:sz="0" w:space="0" w:color="auto"/>
        <w:right w:val="none" w:sz="0" w:space="0" w:color="auto"/>
      </w:divBdr>
    </w:div>
    <w:div w:id="933901382">
      <w:bodyDiv w:val="1"/>
      <w:marLeft w:val="0"/>
      <w:marRight w:val="0"/>
      <w:marTop w:val="0"/>
      <w:marBottom w:val="0"/>
      <w:divBdr>
        <w:top w:val="none" w:sz="0" w:space="0" w:color="auto"/>
        <w:left w:val="none" w:sz="0" w:space="0" w:color="auto"/>
        <w:bottom w:val="none" w:sz="0" w:space="0" w:color="auto"/>
        <w:right w:val="none" w:sz="0" w:space="0" w:color="auto"/>
      </w:divBdr>
    </w:div>
    <w:div w:id="934097934">
      <w:bodyDiv w:val="1"/>
      <w:marLeft w:val="0"/>
      <w:marRight w:val="0"/>
      <w:marTop w:val="0"/>
      <w:marBottom w:val="0"/>
      <w:divBdr>
        <w:top w:val="none" w:sz="0" w:space="0" w:color="auto"/>
        <w:left w:val="none" w:sz="0" w:space="0" w:color="auto"/>
        <w:bottom w:val="none" w:sz="0" w:space="0" w:color="auto"/>
        <w:right w:val="none" w:sz="0" w:space="0" w:color="auto"/>
      </w:divBdr>
    </w:div>
    <w:div w:id="934169628">
      <w:bodyDiv w:val="1"/>
      <w:marLeft w:val="0"/>
      <w:marRight w:val="0"/>
      <w:marTop w:val="0"/>
      <w:marBottom w:val="0"/>
      <w:divBdr>
        <w:top w:val="none" w:sz="0" w:space="0" w:color="auto"/>
        <w:left w:val="none" w:sz="0" w:space="0" w:color="auto"/>
        <w:bottom w:val="none" w:sz="0" w:space="0" w:color="auto"/>
        <w:right w:val="none" w:sz="0" w:space="0" w:color="auto"/>
      </w:divBdr>
    </w:div>
    <w:div w:id="934359676">
      <w:bodyDiv w:val="1"/>
      <w:marLeft w:val="0"/>
      <w:marRight w:val="0"/>
      <w:marTop w:val="0"/>
      <w:marBottom w:val="0"/>
      <w:divBdr>
        <w:top w:val="none" w:sz="0" w:space="0" w:color="auto"/>
        <w:left w:val="none" w:sz="0" w:space="0" w:color="auto"/>
        <w:bottom w:val="none" w:sz="0" w:space="0" w:color="auto"/>
        <w:right w:val="none" w:sz="0" w:space="0" w:color="auto"/>
      </w:divBdr>
    </w:div>
    <w:div w:id="934364216">
      <w:bodyDiv w:val="1"/>
      <w:marLeft w:val="0"/>
      <w:marRight w:val="0"/>
      <w:marTop w:val="0"/>
      <w:marBottom w:val="0"/>
      <w:divBdr>
        <w:top w:val="none" w:sz="0" w:space="0" w:color="auto"/>
        <w:left w:val="none" w:sz="0" w:space="0" w:color="auto"/>
        <w:bottom w:val="none" w:sz="0" w:space="0" w:color="auto"/>
        <w:right w:val="none" w:sz="0" w:space="0" w:color="auto"/>
      </w:divBdr>
    </w:div>
    <w:div w:id="934560225">
      <w:bodyDiv w:val="1"/>
      <w:marLeft w:val="0"/>
      <w:marRight w:val="0"/>
      <w:marTop w:val="0"/>
      <w:marBottom w:val="0"/>
      <w:divBdr>
        <w:top w:val="none" w:sz="0" w:space="0" w:color="auto"/>
        <w:left w:val="none" w:sz="0" w:space="0" w:color="auto"/>
        <w:bottom w:val="none" w:sz="0" w:space="0" w:color="auto"/>
        <w:right w:val="none" w:sz="0" w:space="0" w:color="auto"/>
      </w:divBdr>
    </w:div>
    <w:div w:id="934630688">
      <w:bodyDiv w:val="1"/>
      <w:marLeft w:val="0"/>
      <w:marRight w:val="0"/>
      <w:marTop w:val="0"/>
      <w:marBottom w:val="0"/>
      <w:divBdr>
        <w:top w:val="none" w:sz="0" w:space="0" w:color="auto"/>
        <w:left w:val="none" w:sz="0" w:space="0" w:color="auto"/>
        <w:bottom w:val="none" w:sz="0" w:space="0" w:color="auto"/>
        <w:right w:val="none" w:sz="0" w:space="0" w:color="auto"/>
      </w:divBdr>
    </w:div>
    <w:div w:id="934748172">
      <w:bodyDiv w:val="1"/>
      <w:marLeft w:val="0"/>
      <w:marRight w:val="0"/>
      <w:marTop w:val="0"/>
      <w:marBottom w:val="0"/>
      <w:divBdr>
        <w:top w:val="none" w:sz="0" w:space="0" w:color="auto"/>
        <w:left w:val="none" w:sz="0" w:space="0" w:color="auto"/>
        <w:bottom w:val="none" w:sz="0" w:space="0" w:color="auto"/>
        <w:right w:val="none" w:sz="0" w:space="0" w:color="auto"/>
      </w:divBdr>
    </w:div>
    <w:div w:id="935211755">
      <w:bodyDiv w:val="1"/>
      <w:marLeft w:val="0"/>
      <w:marRight w:val="0"/>
      <w:marTop w:val="0"/>
      <w:marBottom w:val="0"/>
      <w:divBdr>
        <w:top w:val="none" w:sz="0" w:space="0" w:color="auto"/>
        <w:left w:val="none" w:sz="0" w:space="0" w:color="auto"/>
        <w:bottom w:val="none" w:sz="0" w:space="0" w:color="auto"/>
        <w:right w:val="none" w:sz="0" w:space="0" w:color="auto"/>
      </w:divBdr>
    </w:div>
    <w:div w:id="935401030">
      <w:bodyDiv w:val="1"/>
      <w:marLeft w:val="0"/>
      <w:marRight w:val="0"/>
      <w:marTop w:val="0"/>
      <w:marBottom w:val="0"/>
      <w:divBdr>
        <w:top w:val="none" w:sz="0" w:space="0" w:color="auto"/>
        <w:left w:val="none" w:sz="0" w:space="0" w:color="auto"/>
        <w:bottom w:val="none" w:sz="0" w:space="0" w:color="auto"/>
        <w:right w:val="none" w:sz="0" w:space="0" w:color="auto"/>
      </w:divBdr>
    </w:div>
    <w:div w:id="935753385">
      <w:bodyDiv w:val="1"/>
      <w:marLeft w:val="0"/>
      <w:marRight w:val="0"/>
      <w:marTop w:val="0"/>
      <w:marBottom w:val="0"/>
      <w:divBdr>
        <w:top w:val="none" w:sz="0" w:space="0" w:color="auto"/>
        <w:left w:val="none" w:sz="0" w:space="0" w:color="auto"/>
        <w:bottom w:val="none" w:sz="0" w:space="0" w:color="auto"/>
        <w:right w:val="none" w:sz="0" w:space="0" w:color="auto"/>
      </w:divBdr>
    </w:div>
    <w:div w:id="935989579">
      <w:bodyDiv w:val="1"/>
      <w:marLeft w:val="0"/>
      <w:marRight w:val="0"/>
      <w:marTop w:val="0"/>
      <w:marBottom w:val="0"/>
      <w:divBdr>
        <w:top w:val="none" w:sz="0" w:space="0" w:color="auto"/>
        <w:left w:val="none" w:sz="0" w:space="0" w:color="auto"/>
        <w:bottom w:val="none" w:sz="0" w:space="0" w:color="auto"/>
        <w:right w:val="none" w:sz="0" w:space="0" w:color="auto"/>
      </w:divBdr>
    </w:div>
    <w:div w:id="936252656">
      <w:bodyDiv w:val="1"/>
      <w:marLeft w:val="0"/>
      <w:marRight w:val="0"/>
      <w:marTop w:val="0"/>
      <w:marBottom w:val="0"/>
      <w:divBdr>
        <w:top w:val="none" w:sz="0" w:space="0" w:color="auto"/>
        <w:left w:val="none" w:sz="0" w:space="0" w:color="auto"/>
        <w:bottom w:val="none" w:sz="0" w:space="0" w:color="auto"/>
        <w:right w:val="none" w:sz="0" w:space="0" w:color="auto"/>
      </w:divBdr>
    </w:div>
    <w:div w:id="936328365">
      <w:bodyDiv w:val="1"/>
      <w:marLeft w:val="0"/>
      <w:marRight w:val="0"/>
      <w:marTop w:val="0"/>
      <w:marBottom w:val="0"/>
      <w:divBdr>
        <w:top w:val="none" w:sz="0" w:space="0" w:color="auto"/>
        <w:left w:val="none" w:sz="0" w:space="0" w:color="auto"/>
        <w:bottom w:val="none" w:sz="0" w:space="0" w:color="auto"/>
        <w:right w:val="none" w:sz="0" w:space="0" w:color="auto"/>
      </w:divBdr>
    </w:div>
    <w:div w:id="936984509">
      <w:bodyDiv w:val="1"/>
      <w:marLeft w:val="0"/>
      <w:marRight w:val="0"/>
      <w:marTop w:val="0"/>
      <w:marBottom w:val="0"/>
      <w:divBdr>
        <w:top w:val="none" w:sz="0" w:space="0" w:color="auto"/>
        <w:left w:val="none" w:sz="0" w:space="0" w:color="auto"/>
        <w:bottom w:val="none" w:sz="0" w:space="0" w:color="auto"/>
        <w:right w:val="none" w:sz="0" w:space="0" w:color="auto"/>
      </w:divBdr>
    </w:div>
    <w:div w:id="937060135">
      <w:bodyDiv w:val="1"/>
      <w:marLeft w:val="0"/>
      <w:marRight w:val="0"/>
      <w:marTop w:val="0"/>
      <w:marBottom w:val="0"/>
      <w:divBdr>
        <w:top w:val="none" w:sz="0" w:space="0" w:color="auto"/>
        <w:left w:val="none" w:sz="0" w:space="0" w:color="auto"/>
        <w:bottom w:val="none" w:sz="0" w:space="0" w:color="auto"/>
        <w:right w:val="none" w:sz="0" w:space="0" w:color="auto"/>
      </w:divBdr>
    </w:div>
    <w:div w:id="937063048">
      <w:bodyDiv w:val="1"/>
      <w:marLeft w:val="0"/>
      <w:marRight w:val="0"/>
      <w:marTop w:val="0"/>
      <w:marBottom w:val="0"/>
      <w:divBdr>
        <w:top w:val="none" w:sz="0" w:space="0" w:color="auto"/>
        <w:left w:val="none" w:sz="0" w:space="0" w:color="auto"/>
        <w:bottom w:val="none" w:sz="0" w:space="0" w:color="auto"/>
        <w:right w:val="none" w:sz="0" w:space="0" w:color="auto"/>
      </w:divBdr>
    </w:div>
    <w:div w:id="937105885">
      <w:bodyDiv w:val="1"/>
      <w:marLeft w:val="0"/>
      <w:marRight w:val="0"/>
      <w:marTop w:val="0"/>
      <w:marBottom w:val="0"/>
      <w:divBdr>
        <w:top w:val="none" w:sz="0" w:space="0" w:color="auto"/>
        <w:left w:val="none" w:sz="0" w:space="0" w:color="auto"/>
        <w:bottom w:val="none" w:sz="0" w:space="0" w:color="auto"/>
        <w:right w:val="none" w:sz="0" w:space="0" w:color="auto"/>
      </w:divBdr>
    </w:div>
    <w:div w:id="937443718">
      <w:bodyDiv w:val="1"/>
      <w:marLeft w:val="0"/>
      <w:marRight w:val="0"/>
      <w:marTop w:val="0"/>
      <w:marBottom w:val="0"/>
      <w:divBdr>
        <w:top w:val="none" w:sz="0" w:space="0" w:color="auto"/>
        <w:left w:val="none" w:sz="0" w:space="0" w:color="auto"/>
        <w:bottom w:val="none" w:sz="0" w:space="0" w:color="auto"/>
        <w:right w:val="none" w:sz="0" w:space="0" w:color="auto"/>
      </w:divBdr>
    </w:div>
    <w:div w:id="937450291">
      <w:bodyDiv w:val="1"/>
      <w:marLeft w:val="0"/>
      <w:marRight w:val="0"/>
      <w:marTop w:val="0"/>
      <w:marBottom w:val="0"/>
      <w:divBdr>
        <w:top w:val="none" w:sz="0" w:space="0" w:color="auto"/>
        <w:left w:val="none" w:sz="0" w:space="0" w:color="auto"/>
        <w:bottom w:val="none" w:sz="0" w:space="0" w:color="auto"/>
        <w:right w:val="none" w:sz="0" w:space="0" w:color="auto"/>
      </w:divBdr>
    </w:div>
    <w:div w:id="937634872">
      <w:bodyDiv w:val="1"/>
      <w:marLeft w:val="0"/>
      <w:marRight w:val="0"/>
      <w:marTop w:val="0"/>
      <w:marBottom w:val="0"/>
      <w:divBdr>
        <w:top w:val="none" w:sz="0" w:space="0" w:color="auto"/>
        <w:left w:val="none" w:sz="0" w:space="0" w:color="auto"/>
        <w:bottom w:val="none" w:sz="0" w:space="0" w:color="auto"/>
        <w:right w:val="none" w:sz="0" w:space="0" w:color="auto"/>
      </w:divBdr>
    </w:div>
    <w:div w:id="937638922">
      <w:bodyDiv w:val="1"/>
      <w:marLeft w:val="0"/>
      <w:marRight w:val="0"/>
      <w:marTop w:val="0"/>
      <w:marBottom w:val="0"/>
      <w:divBdr>
        <w:top w:val="none" w:sz="0" w:space="0" w:color="auto"/>
        <w:left w:val="none" w:sz="0" w:space="0" w:color="auto"/>
        <w:bottom w:val="none" w:sz="0" w:space="0" w:color="auto"/>
        <w:right w:val="none" w:sz="0" w:space="0" w:color="auto"/>
      </w:divBdr>
    </w:div>
    <w:div w:id="937713315">
      <w:bodyDiv w:val="1"/>
      <w:marLeft w:val="0"/>
      <w:marRight w:val="0"/>
      <w:marTop w:val="0"/>
      <w:marBottom w:val="0"/>
      <w:divBdr>
        <w:top w:val="none" w:sz="0" w:space="0" w:color="auto"/>
        <w:left w:val="none" w:sz="0" w:space="0" w:color="auto"/>
        <w:bottom w:val="none" w:sz="0" w:space="0" w:color="auto"/>
        <w:right w:val="none" w:sz="0" w:space="0" w:color="auto"/>
      </w:divBdr>
    </w:div>
    <w:div w:id="937715945">
      <w:bodyDiv w:val="1"/>
      <w:marLeft w:val="0"/>
      <w:marRight w:val="0"/>
      <w:marTop w:val="0"/>
      <w:marBottom w:val="0"/>
      <w:divBdr>
        <w:top w:val="none" w:sz="0" w:space="0" w:color="auto"/>
        <w:left w:val="none" w:sz="0" w:space="0" w:color="auto"/>
        <w:bottom w:val="none" w:sz="0" w:space="0" w:color="auto"/>
        <w:right w:val="none" w:sz="0" w:space="0" w:color="auto"/>
      </w:divBdr>
    </w:div>
    <w:div w:id="937834373">
      <w:bodyDiv w:val="1"/>
      <w:marLeft w:val="0"/>
      <w:marRight w:val="0"/>
      <w:marTop w:val="0"/>
      <w:marBottom w:val="0"/>
      <w:divBdr>
        <w:top w:val="none" w:sz="0" w:space="0" w:color="auto"/>
        <w:left w:val="none" w:sz="0" w:space="0" w:color="auto"/>
        <w:bottom w:val="none" w:sz="0" w:space="0" w:color="auto"/>
        <w:right w:val="none" w:sz="0" w:space="0" w:color="auto"/>
      </w:divBdr>
    </w:div>
    <w:div w:id="937980793">
      <w:bodyDiv w:val="1"/>
      <w:marLeft w:val="0"/>
      <w:marRight w:val="0"/>
      <w:marTop w:val="0"/>
      <w:marBottom w:val="0"/>
      <w:divBdr>
        <w:top w:val="none" w:sz="0" w:space="0" w:color="auto"/>
        <w:left w:val="none" w:sz="0" w:space="0" w:color="auto"/>
        <w:bottom w:val="none" w:sz="0" w:space="0" w:color="auto"/>
        <w:right w:val="none" w:sz="0" w:space="0" w:color="auto"/>
      </w:divBdr>
    </w:div>
    <w:div w:id="938096953">
      <w:bodyDiv w:val="1"/>
      <w:marLeft w:val="0"/>
      <w:marRight w:val="0"/>
      <w:marTop w:val="0"/>
      <w:marBottom w:val="0"/>
      <w:divBdr>
        <w:top w:val="none" w:sz="0" w:space="0" w:color="auto"/>
        <w:left w:val="none" w:sz="0" w:space="0" w:color="auto"/>
        <w:bottom w:val="none" w:sz="0" w:space="0" w:color="auto"/>
        <w:right w:val="none" w:sz="0" w:space="0" w:color="auto"/>
      </w:divBdr>
    </w:div>
    <w:div w:id="938292511">
      <w:bodyDiv w:val="1"/>
      <w:marLeft w:val="0"/>
      <w:marRight w:val="0"/>
      <w:marTop w:val="0"/>
      <w:marBottom w:val="0"/>
      <w:divBdr>
        <w:top w:val="none" w:sz="0" w:space="0" w:color="auto"/>
        <w:left w:val="none" w:sz="0" w:space="0" w:color="auto"/>
        <w:bottom w:val="none" w:sz="0" w:space="0" w:color="auto"/>
        <w:right w:val="none" w:sz="0" w:space="0" w:color="auto"/>
      </w:divBdr>
    </w:div>
    <w:div w:id="938442282">
      <w:bodyDiv w:val="1"/>
      <w:marLeft w:val="0"/>
      <w:marRight w:val="0"/>
      <w:marTop w:val="0"/>
      <w:marBottom w:val="0"/>
      <w:divBdr>
        <w:top w:val="none" w:sz="0" w:space="0" w:color="auto"/>
        <w:left w:val="none" w:sz="0" w:space="0" w:color="auto"/>
        <w:bottom w:val="none" w:sz="0" w:space="0" w:color="auto"/>
        <w:right w:val="none" w:sz="0" w:space="0" w:color="auto"/>
      </w:divBdr>
    </w:div>
    <w:div w:id="938563911">
      <w:bodyDiv w:val="1"/>
      <w:marLeft w:val="0"/>
      <w:marRight w:val="0"/>
      <w:marTop w:val="0"/>
      <w:marBottom w:val="0"/>
      <w:divBdr>
        <w:top w:val="none" w:sz="0" w:space="0" w:color="auto"/>
        <w:left w:val="none" w:sz="0" w:space="0" w:color="auto"/>
        <w:bottom w:val="none" w:sz="0" w:space="0" w:color="auto"/>
        <w:right w:val="none" w:sz="0" w:space="0" w:color="auto"/>
      </w:divBdr>
    </w:div>
    <w:div w:id="938803232">
      <w:bodyDiv w:val="1"/>
      <w:marLeft w:val="0"/>
      <w:marRight w:val="0"/>
      <w:marTop w:val="0"/>
      <w:marBottom w:val="0"/>
      <w:divBdr>
        <w:top w:val="none" w:sz="0" w:space="0" w:color="auto"/>
        <w:left w:val="none" w:sz="0" w:space="0" w:color="auto"/>
        <w:bottom w:val="none" w:sz="0" w:space="0" w:color="auto"/>
        <w:right w:val="none" w:sz="0" w:space="0" w:color="auto"/>
      </w:divBdr>
    </w:div>
    <w:div w:id="938827754">
      <w:bodyDiv w:val="1"/>
      <w:marLeft w:val="0"/>
      <w:marRight w:val="0"/>
      <w:marTop w:val="0"/>
      <w:marBottom w:val="0"/>
      <w:divBdr>
        <w:top w:val="none" w:sz="0" w:space="0" w:color="auto"/>
        <w:left w:val="none" w:sz="0" w:space="0" w:color="auto"/>
        <w:bottom w:val="none" w:sz="0" w:space="0" w:color="auto"/>
        <w:right w:val="none" w:sz="0" w:space="0" w:color="auto"/>
      </w:divBdr>
    </w:div>
    <w:div w:id="938872561">
      <w:bodyDiv w:val="1"/>
      <w:marLeft w:val="0"/>
      <w:marRight w:val="0"/>
      <w:marTop w:val="0"/>
      <w:marBottom w:val="0"/>
      <w:divBdr>
        <w:top w:val="none" w:sz="0" w:space="0" w:color="auto"/>
        <w:left w:val="none" w:sz="0" w:space="0" w:color="auto"/>
        <w:bottom w:val="none" w:sz="0" w:space="0" w:color="auto"/>
        <w:right w:val="none" w:sz="0" w:space="0" w:color="auto"/>
      </w:divBdr>
    </w:div>
    <w:div w:id="938950134">
      <w:bodyDiv w:val="1"/>
      <w:marLeft w:val="0"/>
      <w:marRight w:val="0"/>
      <w:marTop w:val="0"/>
      <w:marBottom w:val="0"/>
      <w:divBdr>
        <w:top w:val="none" w:sz="0" w:space="0" w:color="auto"/>
        <w:left w:val="none" w:sz="0" w:space="0" w:color="auto"/>
        <w:bottom w:val="none" w:sz="0" w:space="0" w:color="auto"/>
        <w:right w:val="none" w:sz="0" w:space="0" w:color="auto"/>
      </w:divBdr>
    </w:div>
    <w:div w:id="939138524">
      <w:bodyDiv w:val="1"/>
      <w:marLeft w:val="0"/>
      <w:marRight w:val="0"/>
      <w:marTop w:val="0"/>
      <w:marBottom w:val="0"/>
      <w:divBdr>
        <w:top w:val="none" w:sz="0" w:space="0" w:color="auto"/>
        <w:left w:val="none" w:sz="0" w:space="0" w:color="auto"/>
        <w:bottom w:val="none" w:sz="0" w:space="0" w:color="auto"/>
        <w:right w:val="none" w:sz="0" w:space="0" w:color="auto"/>
      </w:divBdr>
    </w:div>
    <w:div w:id="939335651">
      <w:bodyDiv w:val="1"/>
      <w:marLeft w:val="0"/>
      <w:marRight w:val="0"/>
      <w:marTop w:val="0"/>
      <w:marBottom w:val="0"/>
      <w:divBdr>
        <w:top w:val="none" w:sz="0" w:space="0" w:color="auto"/>
        <w:left w:val="none" w:sz="0" w:space="0" w:color="auto"/>
        <w:bottom w:val="none" w:sz="0" w:space="0" w:color="auto"/>
        <w:right w:val="none" w:sz="0" w:space="0" w:color="auto"/>
      </w:divBdr>
    </w:div>
    <w:div w:id="939993949">
      <w:bodyDiv w:val="1"/>
      <w:marLeft w:val="0"/>
      <w:marRight w:val="0"/>
      <w:marTop w:val="0"/>
      <w:marBottom w:val="0"/>
      <w:divBdr>
        <w:top w:val="none" w:sz="0" w:space="0" w:color="auto"/>
        <w:left w:val="none" w:sz="0" w:space="0" w:color="auto"/>
        <w:bottom w:val="none" w:sz="0" w:space="0" w:color="auto"/>
        <w:right w:val="none" w:sz="0" w:space="0" w:color="auto"/>
      </w:divBdr>
    </w:div>
    <w:div w:id="940256926">
      <w:bodyDiv w:val="1"/>
      <w:marLeft w:val="0"/>
      <w:marRight w:val="0"/>
      <w:marTop w:val="0"/>
      <w:marBottom w:val="0"/>
      <w:divBdr>
        <w:top w:val="none" w:sz="0" w:space="0" w:color="auto"/>
        <w:left w:val="none" w:sz="0" w:space="0" w:color="auto"/>
        <w:bottom w:val="none" w:sz="0" w:space="0" w:color="auto"/>
        <w:right w:val="none" w:sz="0" w:space="0" w:color="auto"/>
      </w:divBdr>
    </w:div>
    <w:div w:id="940793875">
      <w:bodyDiv w:val="1"/>
      <w:marLeft w:val="0"/>
      <w:marRight w:val="0"/>
      <w:marTop w:val="0"/>
      <w:marBottom w:val="0"/>
      <w:divBdr>
        <w:top w:val="none" w:sz="0" w:space="0" w:color="auto"/>
        <w:left w:val="none" w:sz="0" w:space="0" w:color="auto"/>
        <w:bottom w:val="none" w:sz="0" w:space="0" w:color="auto"/>
        <w:right w:val="none" w:sz="0" w:space="0" w:color="auto"/>
      </w:divBdr>
    </w:div>
    <w:div w:id="940843754">
      <w:bodyDiv w:val="1"/>
      <w:marLeft w:val="0"/>
      <w:marRight w:val="0"/>
      <w:marTop w:val="0"/>
      <w:marBottom w:val="0"/>
      <w:divBdr>
        <w:top w:val="none" w:sz="0" w:space="0" w:color="auto"/>
        <w:left w:val="none" w:sz="0" w:space="0" w:color="auto"/>
        <w:bottom w:val="none" w:sz="0" w:space="0" w:color="auto"/>
        <w:right w:val="none" w:sz="0" w:space="0" w:color="auto"/>
      </w:divBdr>
    </w:div>
    <w:div w:id="940919287">
      <w:bodyDiv w:val="1"/>
      <w:marLeft w:val="0"/>
      <w:marRight w:val="0"/>
      <w:marTop w:val="0"/>
      <w:marBottom w:val="0"/>
      <w:divBdr>
        <w:top w:val="none" w:sz="0" w:space="0" w:color="auto"/>
        <w:left w:val="none" w:sz="0" w:space="0" w:color="auto"/>
        <w:bottom w:val="none" w:sz="0" w:space="0" w:color="auto"/>
        <w:right w:val="none" w:sz="0" w:space="0" w:color="auto"/>
      </w:divBdr>
    </w:div>
    <w:div w:id="941299352">
      <w:bodyDiv w:val="1"/>
      <w:marLeft w:val="0"/>
      <w:marRight w:val="0"/>
      <w:marTop w:val="0"/>
      <w:marBottom w:val="0"/>
      <w:divBdr>
        <w:top w:val="none" w:sz="0" w:space="0" w:color="auto"/>
        <w:left w:val="none" w:sz="0" w:space="0" w:color="auto"/>
        <w:bottom w:val="none" w:sz="0" w:space="0" w:color="auto"/>
        <w:right w:val="none" w:sz="0" w:space="0" w:color="auto"/>
      </w:divBdr>
    </w:div>
    <w:div w:id="941649187">
      <w:bodyDiv w:val="1"/>
      <w:marLeft w:val="0"/>
      <w:marRight w:val="0"/>
      <w:marTop w:val="0"/>
      <w:marBottom w:val="0"/>
      <w:divBdr>
        <w:top w:val="none" w:sz="0" w:space="0" w:color="auto"/>
        <w:left w:val="none" w:sz="0" w:space="0" w:color="auto"/>
        <w:bottom w:val="none" w:sz="0" w:space="0" w:color="auto"/>
        <w:right w:val="none" w:sz="0" w:space="0" w:color="auto"/>
      </w:divBdr>
    </w:div>
    <w:div w:id="941692874">
      <w:bodyDiv w:val="1"/>
      <w:marLeft w:val="0"/>
      <w:marRight w:val="0"/>
      <w:marTop w:val="0"/>
      <w:marBottom w:val="0"/>
      <w:divBdr>
        <w:top w:val="none" w:sz="0" w:space="0" w:color="auto"/>
        <w:left w:val="none" w:sz="0" w:space="0" w:color="auto"/>
        <w:bottom w:val="none" w:sz="0" w:space="0" w:color="auto"/>
        <w:right w:val="none" w:sz="0" w:space="0" w:color="auto"/>
      </w:divBdr>
    </w:div>
    <w:div w:id="941842062">
      <w:bodyDiv w:val="1"/>
      <w:marLeft w:val="0"/>
      <w:marRight w:val="0"/>
      <w:marTop w:val="0"/>
      <w:marBottom w:val="0"/>
      <w:divBdr>
        <w:top w:val="none" w:sz="0" w:space="0" w:color="auto"/>
        <w:left w:val="none" w:sz="0" w:space="0" w:color="auto"/>
        <w:bottom w:val="none" w:sz="0" w:space="0" w:color="auto"/>
        <w:right w:val="none" w:sz="0" w:space="0" w:color="auto"/>
      </w:divBdr>
    </w:div>
    <w:div w:id="941844364">
      <w:bodyDiv w:val="1"/>
      <w:marLeft w:val="0"/>
      <w:marRight w:val="0"/>
      <w:marTop w:val="0"/>
      <w:marBottom w:val="0"/>
      <w:divBdr>
        <w:top w:val="none" w:sz="0" w:space="0" w:color="auto"/>
        <w:left w:val="none" w:sz="0" w:space="0" w:color="auto"/>
        <w:bottom w:val="none" w:sz="0" w:space="0" w:color="auto"/>
        <w:right w:val="none" w:sz="0" w:space="0" w:color="auto"/>
      </w:divBdr>
    </w:div>
    <w:div w:id="941914783">
      <w:bodyDiv w:val="1"/>
      <w:marLeft w:val="0"/>
      <w:marRight w:val="0"/>
      <w:marTop w:val="0"/>
      <w:marBottom w:val="0"/>
      <w:divBdr>
        <w:top w:val="none" w:sz="0" w:space="0" w:color="auto"/>
        <w:left w:val="none" w:sz="0" w:space="0" w:color="auto"/>
        <w:bottom w:val="none" w:sz="0" w:space="0" w:color="auto"/>
        <w:right w:val="none" w:sz="0" w:space="0" w:color="auto"/>
      </w:divBdr>
    </w:div>
    <w:div w:id="942112629">
      <w:bodyDiv w:val="1"/>
      <w:marLeft w:val="0"/>
      <w:marRight w:val="0"/>
      <w:marTop w:val="0"/>
      <w:marBottom w:val="0"/>
      <w:divBdr>
        <w:top w:val="none" w:sz="0" w:space="0" w:color="auto"/>
        <w:left w:val="none" w:sz="0" w:space="0" w:color="auto"/>
        <w:bottom w:val="none" w:sz="0" w:space="0" w:color="auto"/>
        <w:right w:val="none" w:sz="0" w:space="0" w:color="auto"/>
      </w:divBdr>
    </w:div>
    <w:div w:id="942299729">
      <w:bodyDiv w:val="1"/>
      <w:marLeft w:val="0"/>
      <w:marRight w:val="0"/>
      <w:marTop w:val="0"/>
      <w:marBottom w:val="0"/>
      <w:divBdr>
        <w:top w:val="none" w:sz="0" w:space="0" w:color="auto"/>
        <w:left w:val="none" w:sz="0" w:space="0" w:color="auto"/>
        <w:bottom w:val="none" w:sz="0" w:space="0" w:color="auto"/>
        <w:right w:val="none" w:sz="0" w:space="0" w:color="auto"/>
      </w:divBdr>
    </w:div>
    <w:div w:id="942347773">
      <w:bodyDiv w:val="1"/>
      <w:marLeft w:val="0"/>
      <w:marRight w:val="0"/>
      <w:marTop w:val="0"/>
      <w:marBottom w:val="0"/>
      <w:divBdr>
        <w:top w:val="none" w:sz="0" w:space="0" w:color="auto"/>
        <w:left w:val="none" w:sz="0" w:space="0" w:color="auto"/>
        <w:bottom w:val="none" w:sz="0" w:space="0" w:color="auto"/>
        <w:right w:val="none" w:sz="0" w:space="0" w:color="auto"/>
      </w:divBdr>
    </w:div>
    <w:div w:id="942541690">
      <w:bodyDiv w:val="1"/>
      <w:marLeft w:val="0"/>
      <w:marRight w:val="0"/>
      <w:marTop w:val="0"/>
      <w:marBottom w:val="0"/>
      <w:divBdr>
        <w:top w:val="none" w:sz="0" w:space="0" w:color="auto"/>
        <w:left w:val="none" w:sz="0" w:space="0" w:color="auto"/>
        <w:bottom w:val="none" w:sz="0" w:space="0" w:color="auto"/>
        <w:right w:val="none" w:sz="0" w:space="0" w:color="auto"/>
      </w:divBdr>
    </w:div>
    <w:div w:id="942685500">
      <w:bodyDiv w:val="1"/>
      <w:marLeft w:val="0"/>
      <w:marRight w:val="0"/>
      <w:marTop w:val="0"/>
      <w:marBottom w:val="0"/>
      <w:divBdr>
        <w:top w:val="none" w:sz="0" w:space="0" w:color="auto"/>
        <w:left w:val="none" w:sz="0" w:space="0" w:color="auto"/>
        <w:bottom w:val="none" w:sz="0" w:space="0" w:color="auto"/>
        <w:right w:val="none" w:sz="0" w:space="0" w:color="auto"/>
      </w:divBdr>
    </w:div>
    <w:div w:id="942690633">
      <w:bodyDiv w:val="1"/>
      <w:marLeft w:val="0"/>
      <w:marRight w:val="0"/>
      <w:marTop w:val="0"/>
      <w:marBottom w:val="0"/>
      <w:divBdr>
        <w:top w:val="none" w:sz="0" w:space="0" w:color="auto"/>
        <w:left w:val="none" w:sz="0" w:space="0" w:color="auto"/>
        <w:bottom w:val="none" w:sz="0" w:space="0" w:color="auto"/>
        <w:right w:val="none" w:sz="0" w:space="0" w:color="auto"/>
      </w:divBdr>
    </w:div>
    <w:div w:id="942764158">
      <w:bodyDiv w:val="1"/>
      <w:marLeft w:val="0"/>
      <w:marRight w:val="0"/>
      <w:marTop w:val="0"/>
      <w:marBottom w:val="0"/>
      <w:divBdr>
        <w:top w:val="none" w:sz="0" w:space="0" w:color="auto"/>
        <w:left w:val="none" w:sz="0" w:space="0" w:color="auto"/>
        <w:bottom w:val="none" w:sz="0" w:space="0" w:color="auto"/>
        <w:right w:val="none" w:sz="0" w:space="0" w:color="auto"/>
      </w:divBdr>
    </w:div>
    <w:div w:id="942958039">
      <w:bodyDiv w:val="1"/>
      <w:marLeft w:val="0"/>
      <w:marRight w:val="0"/>
      <w:marTop w:val="0"/>
      <w:marBottom w:val="0"/>
      <w:divBdr>
        <w:top w:val="none" w:sz="0" w:space="0" w:color="auto"/>
        <w:left w:val="none" w:sz="0" w:space="0" w:color="auto"/>
        <w:bottom w:val="none" w:sz="0" w:space="0" w:color="auto"/>
        <w:right w:val="none" w:sz="0" w:space="0" w:color="auto"/>
      </w:divBdr>
    </w:div>
    <w:div w:id="942997836">
      <w:bodyDiv w:val="1"/>
      <w:marLeft w:val="0"/>
      <w:marRight w:val="0"/>
      <w:marTop w:val="0"/>
      <w:marBottom w:val="0"/>
      <w:divBdr>
        <w:top w:val="none" w:sz="0" w:space="0" w:color="auto"/>
        <w:left w:val="none" w:sz="0" w:space="0" w:color="auto"/>
        <w:bottom w:val="none" w:sz="0" w:space="0" w:color="auto"/>
        <w:right w:val="none" w:sz="0" w:space="0" w:color="auto"/>
      </w:divBdr>
    </w:div>
    <w:div w:id="943145995">
      <w:bodyDiv w:val="1"/>
      <w:marLeft w:val="0"/>
      <w:marRight w:val="0"/>
      <w:marTop w:val="0"/>
      <w:marBottom w:val="0"/>
      <w:divBdr>
        <w:top w:val="none" w:sz="0" w:space="0" w:color="auto"/>
        <w:left w:val="none" w:sz="0" w:space="0" w:color="auto"/>
        <w:bottom w:val="none" w:sz="0" w:space="0" w:color="auto"/>
        <w:right w:val="none" w:sz="0" w:space="0" w:color="auto"/>
      </w:divBdr>
    </w:div>
    <w:div w:id="943341749">
      <w:bodyDiv w:val="1"/>
      <w:marLeft w:val="0"/>
      <w:marRight w:val="0"/>
      <w:marTop w:val="0"/>
      <w:marBottom w:val="0"/>
      <w:divBdr>
        <w:top w:val="none" w:sz="0" w:space="0" w:color="auto"/>
        <w:left w:val="none" w:sz="0" w:space="0" w:color="auto"/>
        <w:bottom w:val="none" w:sz="0" w:space="0" w:color="auto"/>
        <w:right w:val="none" w:sz="0" w:space="0" w:color="auto"/>
      </w:divBdr>
    </w:div>
    <w:div w:id="943654051">
      <w:bodyDiv w:val="1"/>
      <w:marLeft w:val="0"/>
      <w:marRight w:val="0"/>
      <w:marTop w:val="0"/>
      <w:marBottom w:val="0"/>
      <w:divBdr>
        <w:top w:val="none" w:sz="0" w:space="0" w:color="auto"/>
        <w:left w:val="none" w:sz="0" w:space="0" w:color="auto"/>
        <w:bottom w:val="none" w:sz="0" w:space="0" w:color="auto"/>
        <w:right w:val="none" w:sz="0" w:space="0" w:color="auto"/>
      </w:divBdr>
    </w:div>
    <w:div w:id="943726898">
      <w:bodyDiv w:val="1"/>
      <w:marLeft w:val="0"/>
      <w:marRight w:val="0"/>
      <w:marTop w:val="0"/>
      <w:marBottom w:val="0"/>
      <w:divBdr>
        <w:top w:val="none" w:sz="0" w:space="0" w:color="auto"/>
        <w:left w:val="none" w:sz="0" w:space="0" w:color="auto"/>
        <w:bottom w:val="none" w:sz="0" w:space="0" w:color="auto"/>
        <w:right w:val="none" w:sz="0" w:space="0" w:color="auto"/>
      </w:divBdr>
    </w:div>
    <w:div w:id="943727099">
      <w:bodyDiv w:val="1"/>
      <w:marLeft w:val="0"/>
      <w:marRight w:val="0"/>
      <w:marTop w:val="0"/>
      <w:marBottom w:val="0"/>
      <w:divBdr>
        <w:top w:val="none" w:sz="0" w:space="0" w:color="auto"/>
        <w:left w:val="none" w:sz="0" w:space="0" w:color="auto"/>
        <w:bottom w:val="none" w:sz="0" w:space="0" w:color="auto"/>
        <w:right w:val="none" w:sz="0" w:space="0" w:color="auto"/>
      </w:divBdr>
    </w:div>
    <w:div w:id="943849697">
      <w:bodyDiv w:val="1"/>
      <w:marLeft w:val="0"/>
      <w:marRight w:val="0"/>
      <w:marTop w:val="0"/>
      <w:marBottom w:val="0"/>
      <w:divBdr>
        <w:top w:val="none" w:sz="0" w:space="0" w:color="auto"/>
        <w:left w:val="none" w:sz="0" w:space="0" w:color="auto"/>
        <w:bottom w:val="none" w:sz="0" w:space="0" w:color="auto"/>
        <w:right w:val="none" w:sz="0" w:space="0" w:color="auto"/>
      </w:divBdr>
    </w:div>
    <w:div w:id="944271360">
      <w:bodyDiv w:val="1"/>
      <w:marLeft w:val="0"/>
      <w:marRight w:val="0"/>
      <w:marTop w:val="0"/>
      <w:marBottom w:val="0"/>
      <w:divBdr>
        <w:top w:val="none" w:sz="0" w:space="0" w:color="auto"/>
        <w:left w:val="none" w:sz="0" w:space="0" w:color="auto"/>
        <w:bottom w:val="none" w:sz="0" w:space="0" w:color="auto"/>
        <w:right w:val="none" w:sz="0" w:space="0" w:color="auto"/>
      </w:divBdr>
    </w:div>
    <w:div w:id="944464920">
      <w:bodyDiv w:val="1"/>
      <w:marLeft w:val="0"/>
      <w:marRight w:val="0"/>
      <w:marTop w:val="0"/>
      <w:marBottom w:val="0"/>
      <w:divBdr>
        <w:top w:val="none" w:sz="0" w:space="0" w:color="auto"/>
        <w:left w:val="none" w:sz="0" w:space="0" w:color="auto"/>
        <w:bottom w:val="none" w:sz="0" w:space="0" w:color="auto"/>
        <w:right w:val="none" w:sz="0" w:space="0" w:color="auto"/>
      </w:divBdr>
    </w:div>
    <w:div w:id="944849207">
      <w:bodyDiv w:val="1"/>
      <w:marLeft w:val="0"/>
      <w:marRight w:val="0"/>
      <w:marTop w:val="0"/>
      <w:marBottom w:val="0"/>
      <w:divBdr>
        <w:top w:val="none" w:sz="0" w:space="0" w:color="auto"/>
        <w:left w:val="none" w:sz="0" w:space="0" w:color="auto"/>
        <w:bottom w:val="none" w:sz="0" w:space="0" w:color="auto"/>
        <w:right w:val="none" w:sz="0" w:space="0" w:color="auto"/>
      </w:divBdr>
    </w:div>
    <w:div w:id="944926743">
      <w:bodyDiv w:val="1"/>
      <w:marLeft w:val="0"/>
      <w:marRight w:val="0"/>
      <w:marTop w:val="0"/>
      <w:marBottom w:val="0"/>
      <w:divBdr>
        <w:top w:val="none" w:sz="0" w:space="0" w:color="auto"/>
        <w:left w:val="none" w:sz="0" w:space="0" w:color="auto"/>
        <w:bottom w:val="none" w:sz="0" w:space="0" w:color="auto"/>
        <w:right w:val="none" w:sz="0" w:space="0" w:color="auto"/>
      </w:divBdr>
    </w:div>
    <w:div w:id="945309702">
      <w:bodyDiv w:val="1"/>
      <w:marLeft w:val="0"/>
      <w:marRight w:val="0"/>
      <w:marTop w:val="0"/>
      <w:marBottom w:val="0"/>
      <w:divBdr>
        <w:top w:val="none" w:sz="0" w:space="0" w:color="auto"/>
        <w:left w:val="none" w:sz="0" w:space="0" w:color="auto"/>
        <w:bottom w:val="none" w:sz="0" w:space="0" w:color="auto"/>
        <w:right w:val="none" w:sz="0" w:space="0" w:color="auto"/>
      </w:divBdr>
    </w:div>
    <w:div w:id="945312959">
      <w:bodyDiv w:val="1"/>
      <w:marLeft w:val="0"/>
      <w:marRight w:val="0"/>
      <w:marTop w:val="0"/>
      <w:marBottom w:val="0"/>
      <w:divBdr>
        <w:top w:val="none" w:sz="0" w:space="0" w:color="auto"/>
        <w:left w:val="none" w:sz="0" w:space="0" w:color="auto"/>
        <w:bottom w:val="none" w:sz="0" w:space="0" w:color="auto"/>
        <w:right w:val="none" w:sz="0" w:space="0" w:color="auto"/>
      </w:divBdr>
    </w:div>
    <w:div w:id="945766634">
      <w:bodyDiv w:val="1"/>
      <w:marLeft w:val="0"/>
      <w:marRight w:val="0"/>
      <w:marTop w:val="0"/>
      <w:marBottom w:val="0"/>
      <w:divBdr>
        <w:top w:val="none" w:sz="0" w:space="0" w:color="auto"/>
        <w:left w:val="none" w:sz="0" w:space="0" w:color="auto"/>
        <w:bottom w:val="none" w:sz="0" w:space="0" w:color="auto"/>
        <w:right w:val="none" w:sz="0" w:space="0" w:color="auto"/>
      </w:divBdr>
    </w:div>
    <w:div w:id="945772653">
      <w:bodyDiv w:val="1"/>
      <w:marLeft w:val="0"/>
      <w:marRight w:val="0"/>
      <w:marTop w:val="0"/>
      <w:marBottom w:val="0"/>
      <w:divBdr>
        <w:top w:val="none" w:sz="0" w:space="0" w:color="auto"/>
        <w:left w:val="none" w:sz="0" w:space="0" w:color="auto"/>
        <w:bottom w:val="none" w:sz="0" w:space="0" w:color="auto"/>
        <w:right w:val="none" w:sz="0" w:space="0" w:color="auto"/>
      </w:divBdr>
    </w:div>
    <w:div w:id="946161747">
      <w:bodyDiv w:val="1"/>
      <w:marLeft w:val="0"/>
      <w:marRight w:val="0"/>
      <w:marTop w:val="0"/>
      <w:marBottom w:val="0"/>
      <w:divBdr>
        <w:top w:val="none" w:sz="0" w:space="0" w:color="auto"/>
        <w:left w:val="none" w:sz="0" w:space="0" w:color="auto"/>
        <w:bottom w:val="none" w:sz="0" w:space="0" w:color="auto"/>
        <w:right w:val="none" w:sz="0" w:space="0" w:color="auto"/>
      </w:divBdr>
    </w:div>
    <w:div w:id="946544766">
      <w:bodyDiv w:val="1"/>
      <w:marLeft w:val="0"/>
      <w:marRight w:val="0"/>
      <w:marTop w:val="0"/>
      <w:marBottom w:val="0"/>
      <w:divBdr>
        <w:top w:val="none" w:sz="0" w:space="0" w:color="auto"/>
        <w:left w:val="none" w:sz="0" w:space="0" w:color="auto"/>
        <w:bottom w:val="none" w:sz="0" w:space="0" w:color="auto"/>
        <w:right w:val="none" w:sz="0" w:space="0" w:color="auto"/>
      </w:divBdr>
    </w:div>
    <w:div w:id="946733741">
      <w:bodyDiv w:val="1"/>
      <w:marLeft w:val="0"/>
      <w:marRight w:val="0"/>
      <w:marTop w:val="0"/>
      <w:marBottom w:val="0"/>
      <w:divBdr>
        <w:top w:val="none" w:sz="0" w:space="0" w:color="auto"/>
        <w:left w:val="none" w:sz="0" w:space="0" w:color="auto"/>
        <w:bottom w:val="none" w:sz="0" w:space="0" w:color="auto"/>
        <w:right w:val="none" w:sz="0" w:space="0" w:color="auto"/>
      </w:divBdr>
    </w:div>
    <w:div w:id="946933488">
      <w:bodyDiv w:val="1"/>
      <w:marLeft w:val="0"/>
      <w:marRight w:val="0"/>
      <w:marTop w:val="0"/>
      <w:marBottom w:val="0"/>
      <w:divBdr>
        <w:top w:val="none" w:sz="0" w:space="0" w:color="auto"/>
        <w:left w:val="none" w:sz="0" w:space="0" w:color="auto"/>
        <w:bottom w:val="none" w:sz="0" w:space="0" w:color="auto"/>
        <w:right w:val="none" w:sz="0" w:space="0" w:color="auto"/>
      </w:divBdr>
    </w:div>
    <w:div w:id="947153859">
      <w:bodyDiv w:val="1"/>
      <w:marLeft w:val="0"/>
      <w:marRight w:val="0"/>
      <w:marTop w:val="0"/>
      <w:marBottom w:val="0"/>
      <w:divBdr>
        <w:top w:val="none" w:sz="0" w:space="0" w:color="auto"/>
        <w:left w:val="none" w:sz="0" w:space="0" w:color="auto"/>
        <w:bottom w:val="none" w:sz="0" w:space="0" w:color="auto"/>
        <w:right w:val="none" w:sz="0" w:space="0" w:color="auto"/>
      </w:divBdr>
    </w:div>
    <w:div w:id="947351511">
      <w:bodyDiv w:val="1"/>
      <w:marLeft w:val="0"/>
      <w:marRight w:val="0"/>
      <w:marTop w:val="0"/>
      <w:marBottom w:val="0"/>
      <w:divBdr>
        <w:top w:val="none" w:sz="0" w:space="0" w:color="auto"/>
        <w:left w:val="none" w:sz="0" w:space="0" w:color="auto"/>
        <w:bottom w:val="none" w:sz="0" w:space="0" w:color="auto"/>
        <w:right w:val="none" w:sz="0" w:space="0" w:color="auto"/>
      </w:divBdr>
    </w:div>
    <w:div w:id="947388514">
      <w:bodyDiv w:val="1"/>
      <w:marLeft w:val="0"/>
      <w:marRight w:val="0"/>
      <w:marTop w:val="0"/>
      <w:marBottom w:val="0"/>
      <w:divBdr>
        <w:top w:val="none" w:sz="0" w:space="0" w:color="auto"/>
        <w:left w:val="none" w:sz="0" w:space="0" w:color="auto"/>
        <w:bottom w:val="none" w:sz="0" w:space="0" w:color="auto"/>
        <w:right w:val="none" w:sz="0" w:space="0" w:color="auto"/>
      </w:divBdr>
    </w:div>
    <w:div w:id="948196897">
      <w:bodyDiv w:val="1"/>
      <w:marLeft w:val="0"/>
      <w:marRight w:val="0"/>
      <w:marTop w:val="0"/>
      <w:marBottom w:val="0"/>
      <w:divBdr>
        <w:top w:val="none" w:sz="0" w:space="0" w:color="auto"/>
        <w:left w:val="none" w:sz="0" w:space="0" w:color="auto"/>
        <w:bottom w:val="none" w:sz="0" w:space="0" w:color="auto"/>
        <w:right w:val="none" w:sz="0" w:space="0" w:color="auto"/>
      </w:divBdr>
    </w:div>
    <w:div w:id="948464598">
      <w:bodyDiv w:val="1"/>
      <w:marLeft w:val="0"/>
      <w:marRight w:val="0"/>
      <w:marTop w:val="0"/>
      <w:marBottom w:val="0"/>
      <w:divBdr>
        <w:top w:val="none" w:sz="0" w:space="0" w:color="auto"/>
        <w:left w:val="none" w:sz="0" w:space="0" w:color="auto"/>
        <w:bottom w:val="none" w:sz="0" w:space="0" w:color="auto"/>
        <w:right w:val="none" w:sz="0" w:space="0" w:color="auto"/>
      </w:divBdr>
    </w:div>
    <w:div w:id="948466766">
      <w:bodyDiv w:val="1"/>
      <w:marLeft w:val="0"/>
      <w:marRight w:val="0"/>
      <w:marTop w:val="0"/>
      <w:marBottom w:val="0"/>
      <w:divBdr>
        <w:top w:val="none" w:sz="0" w:space="0" w:color="auto"/>
        <w:left w:val="none" w:sz="0" w:space="0" w:color="auto"/>
        <w:bottom w:val="none" w:sz="0" w:space="0" w:color="auto"/>
        <w:right w:val="none" w:sz="0" w:space="0" w:color="auto"/>
      </w:divBdr>
    </w:div>
    <w:div w:id="948514486">
      <w:bodyDiv w:val="1"/>
      <w:marLeft w:val="0"/>
      <w:marRight w:val="0"/>
      <w:marTop w:val="0"/>
      <w:marBottom w:val="0"/>
      <w:divBdr>
        <w:top w:val="none" w:sz="0" w:space="0" w:color="auto"/>
        <w:left w:val="none" w:sz="0" w:space="0" w:color="auto"/>
        <w:bottom w:val="none" w:sz="0" w:space="0" w:color="auto"/>
        <w:right w:val="none" w:sz="0" w:space="0" w:color="auto"/>
      </w:divBdr>
    </w:div>
    <w:div w:id="948589701">
      <w:bodyDiv w:val="1"/>
      <w:marLeft w:val="0"/>
      <w:marRight w:val="0"/>
      <w:marTop w:val="0"/>
      <w:marBottom w:val="0"/>
      <w:divBdr>
        <w:top w:val="none" w:sz="0" w:space="0" w:color="auto"/>
        <w:left w:val="none" w:sz="0" w:space="0" w:color="auto"/>
        <w:bottom w:val="none" w:sz="0" w:space="0" w:color="auto"/>
        <w:right w:val="none" w:sz="0" w:space="0" w:color="auto"/>
      </w:divBdr>
    </w:div>
    <w:div w:id="948856513">
      <w:bodyDiv w:val="1"/>
      <w:marLeft w:val="0"/>
      <w:marRight w:val="0"/>
      <w:marTop w:val="0"/>
      <w:marBottom w:val="0"/>
      <w:divBdr>
        <w:top w:val="none" w:sz="0" w:space="0" w:color="auto"/>
        <w:left w:val="none" w:sz="0" w:space="0" w:color="auto"/>
        <w:bottom w:val="none" w:sz="0" w:space="0" w:color="auto"/>
        <w:right w:val="none" w:sz="0" w:space="0" w:color="auto"/>
      </w:divBdr>
    </w:div>
    <w:div w:id="948973725">
      <w:bodyDiv w:val="1"/>
      <w:marLeft w:val="0"/>
      <w:marRight w:val="0"/>
      <w:marTop w:val="0"/>
      <w:marBottom w:val="0"/>
      <w:divBdr>
        <w:top w:val="none" w:sz="0" w:space="0" w:color="auto"/>
        <w:left w:val="none" w:sz="0" w:space="0" w:color="auto"/>
        <w:bottom w:val="none" w:sz="0" w:space="0" w:color="auto"/>
        <w:right w:val="none" w:sz="0" w:space="0" w:color="auto"/>
      </w:divBdr>
    </w:div>
    <w:div w:id="949319169">
      <w:bodyDiv w:val="1"/>
      <w:marLeft w:val="0"/>
      <w:marRight w:val="0"/>
      <w:marTop w:val="0"/>
      <w:marBottom w:val="0"/>
      <w:divBdr>
        <w:top w:val="none" w:sz="0" w:space="0" w:color="auto"/>
        <w:left w:val="none" w:sz="0" w:space="0" w:color="auto"/>
        <w:bottom w:val="none" w:sz="0" w:space="0" w:color="auto"/>
        <w:right w:val="none" w:sz="0" w:space="0" w:color="auto"/>
      </w:divBdr>
    </w:div>
    <w:div w:id="949819075">
      <w:bodyDiv w:val="1"/>
      <w:marLeft w:val="0"/>
      <w:marRight w:val="0"/>
      <w:marTop w:val="0"/>
      <w:marBottom w:val="0"/>
      <w:divBdr>
        <w:top w:val="none" w:sz="0" w:space="0" w:color="auto"/>
        <w:left w:val="none" w:sz="0" w:space="0" w:color="auto"/>
        <w:bottom w:val="none" w:sz="0" w:space="0" w:color="auto"/>
        <w:right w:val="none" w:sz="0" w:space="0" w:color="auto"/>
      </w:divBdr>
    </w:div>
    <w:div w:id="950162328">
      <w:bodyDiv w:val="1"/>
      <w:marLeft w:val="0"/>
      <w:marRight w:val="0"/>
      <w:marTop w:val="0"/>
      <w:marBottom w:val="0"/>
      <w:divBdr>
        <w:top w:val="none" w:sz="0" w:space="0" w:color="auto"/>
        <w:left w:val="none" w:sz="0" w:space="0" w:color="auto"/>
        <w:bottom w:val="none" w:sz="0" w:space="0" w:color="auto"/>
        <w:right w:val="none" w:sz="0" w:space="0" w:color="auto"/>
      </w:divBdr>
    </w:div>
    <w:div w:id="950238700">
      <w:bodyDiv w:val="1"/>
      <w:marLeft w:val="0"/>
      <w:marRight w:val="0"/>
      <w:marTop w:val="0"/>
      <w:marBottom w:val="0"/>
      <w:divBdr>
        <w:top w:val="none" w:sz="0" w:space="0" w:color="auto"/>
        <w:left w:val="none" w:sz="0" w:space="0" w:color="auto"/>
        <w:bottom w:val="none" w:sz="0" w:space="0" w:color="auto"/>
        <w:right w:val="none" w:sz="0" w:space="0" w:color="auto"/>
      </w:divBdr>
    </w:div>
    <w:div w:id="950282047">
      <w:bodyDiv w:val="1"/>
      <w:marLeft w:val="0"/>
      <w:marRight w:val="0"/>
      <w:marTop w:val="0"/>
      <w:marBottom w:val="0"/>
      <w:divBdr>
        <w:top w:val="none" w:sz="0" w:space="0" w:color="auto"/>
        <w:left w:val="none" w:sz="0" w:space="0" w:color="auto"/>
        <w:bottom w:val="none" w:sz="0" w:space="0" w:color="auto"/>
        <w:right w:val="none" w:sz="0" w:space="0" w:color="auto"/>
      </w:divBdr>
    </w:div>
    <w:div w:id="950816162">
      <w:bodyDiv w:val="1"/>
      <w:marLeft w:val="0"/>
      <w:marRight w:val="0"/>
      <w:marTop w:val="0"/>
      <w:marBottom w:val="0"/>
      <w:divBdr>
        <w:top w:val="none" w:sz="0" w:space="0" w:color="auto"/>
        <w:left w:val="none" w:sz="0" w:space="0" w:color="auto"/>
        <w:bottom w:val="none" w:sz="0" w:space="0" w:color="auto"/>
        <w:right w:val="none" w:sz="0" w:space="0" w:color="auto"/>
      </w:divBdr>
    </w:div>
    <w:div w:id="950938074">
      <w:bodyDiv w:val="1"/>
      <w:marLeft w:val="0"/>
      <w:marRight w:val="0"/>
      <w:marTop w:val="0"/>
      <w:marBottom w:val="0"/>
      <w:divBdr>
        <w:top w:val="none" w:sz="0" w:space="0" w:color="auto"/>
        <w:left w:val="none" w:sz="0" w:space="0" w:color="auto"/>
        <w:bottom w:val="none" w:sz="0" w:space="0" w:color="auto"/>
        <w:right w:val="none" w:sz="0" w:space="0" w:color="auto"/>
      </w:divBdr>
    </w:div>
    <w:div w:id="951402416">
      <w:bodyDiv w:val="1"/>
      <w:marLeft w:val="0"/>
      <w:marRight w:val="0"/>
      <w:marTop w:val="0"/>
      <w:marBottom w:val="0"/>
      <w:divBdr>
        <w:top w:val="none" w:sz="0" w:space="0" w:color="auto"/>
        <w:left w:val="none" w:sz="0" w:space="0" w:color="auto"/>
        <w:bottom w:val="none" w:sz="0" w:space="0" w:color="auto"/>
        <w:right w:val="none" w:sz="0" w:space="0" w:color="auto"/>
      </w:divBdr>
    </w:div>
    <w:div w:id="951670810">
      <w:bodyDiv w:val="1"/>
      <w:marLeft w:val="0"/>
      <w:marRight w:val="0"/>
      <w:marTop w:val="0"/>
      <w:marBottom w:val="0"/>
      <w:divBdr>
        <w:top w:val="none" w:sz="0" w:space="0" w:color="auto"/>
        <w:left w:val="none" w:sz="0" w:space="0" w:color="auto"/>
        <w:bottom w:val="none" w:sz="0" w:space="0" w:color="auto"/>
        <w:right w:val="none" w:sz="0" w:space="0" w:color="auto"/>
      </w:divBdr>
    </w:div>
    <w:div w:id="951787701">
      <w:bodyDiv w:val="1"/>
      <w:marLeft w:val="0"/>
      <w:marRight w:val="0"/>
      <w:marTop w:val="0"/>
      <w:marBottom w:val="0"/>
      <w:divBdr>
        <w:top w:val="none" w:sz="0" w:space="0" w:color="auto"/>
        <w:left w:val="none" w:sz="0" w:space="0" w:color="auto"/>
        <w:bottom w:val="none" w:sz="0" w:space="0" w:color="auto"/>
        <w:right w:val="none" w:sz="0" w:space="0" w:color="auto"/>
      </w:divBdr>
    </w:div>
    <w:div w:id="951789740">
      <w:bodyDiv w:val="1"/>
      <w:marLeft w:val="0"/>
      <w:marRight w:val="0"/>
      <w:marTop w:val="0"/>
      <w:marBottom w:val="0"/>
      <w:divBdr>
        <w:top w:val="none" w:sz="0" w:space="0" w:color="auto"/>
        <w:left w:val="none" w:sz="0" w:space="0" w:color="auto"/>
        <w:bottom w:val="none" w:sz="0" w:space="0" w:color="auto"/>
        <w:right w:val="none" w:sz="0" w:space="0" w:color="auto"/>
      </w:divBdr>
    </w:div>
    <w:div w:id="951979412">
      <w:bodyDiv w:val="1"/>
      <w:marLeft w:val="0"/>
      <w:marRight w:val="0"/>
      <w:marTop w:val="0"/>
      <w:marBottom w:val="0"/>
      <w:divBdr>
        <w:top w:val="none" w:sz="0" w:space="0" w:color="auto"/>
        <w:left w:val="none" w:sz="0" w:space="0" w:color="auto"/>
        <w:bottom w:val="none" w:sz="0" w:space="0" w:color="auto"/>
        <w:right w:val="none" w:sz="0" w:space="0" w:color="auto"/>
      </w:divBdr>
    </w:div>
    <w:div w:id="952175943">
      <w:bodyDiv w:val="1"/>
      <w:marLeft w:val="0"/>
      <w:marRight w:val="0"/>
      <w:marTop w:val="0"/>
      <w:marBottom w:val="0"/>
      <w:divBdr>
        <w:top w:val="none" w:sz="0" w:space="0" w:color="auto"/>
        <w:left w:val="none" w:sz="0" w:space="0" w:color="auto"/>
        <w:bottom w:val="none" w:sz="0" w:space="0" w:color="auto"/>
        <w:right w:val="none" w:sz="0" w:space="0" w:color="auto"/>
      </w:divBdr>
    </w:div>
    <w:div w:id="952446748">
      <w:bodyDiv w:val="1"/>
      <w:marLeft w:val="0"/>
      <w:marRight w:val="0"/>
      <w:marTop w:val="0"/>
      <w:marBottom w:val="0"/>
      <w:divBdr>
        <w:top w:val="none" w:sz="0" w:space="0" w:color="auto"/>
        <w:left w:val="none" w:sz="0" w:space="0" w:color="auto"/>
        <w:bottom w:val="none" w:sz="0" w:space="0" w:color="auto"/>
        <w:right w:val="none" w:sz="0" w:space="0" w:color="auto"/>
      </w:divBdr>
    </w:div>
    <w:div w:id="952589428">
      <w:bodyDiv w:val="1"/>
      <w:marLeft w:val="0"/>
      <w:marRight w:val="0"/>
      <w:marTop w:val="0"/>
      <w:marBottom w:val="0"/>
      <w:divBdr>
        <w:top w:val="none" w:sz="0" w:space="0" w:color="auto"/>
        <w:left w:val="none" w:sz="0" w:space="0" w:color="auto"/>
        <w:bottom w:val="none" w:sz="0" w:space="0" w:color="auto"/>
        <w:right w:val="none" w:sz="0" w:space="0" w:color="auto"/>
      </w:divBdr>
    </w:div>
    <w:div w:id="952592261">
      <w:bodyDiv w:val="1"/>
      <w:marLeft w:val="0"/>
      <w:marRight w:val="0"/>
      <w:marTop w:val="0"/>
      <w:marBottom w:val="0"/>
      <w:divBdr>
        <w:top w:val="none" w:sz="0" w:space="0" w:color="auto"/>
        <w:left w:val="none" w:sz="0" w:space="0" w:color="auto"/>
        <w:bottom w:val="none" w:sz="0" w:space="0" w:color="auto"/>
        <w:right w:val="none" w:sz="0" w:space="0" w:color="auto"/>
      </w:divBdr>
    </w:div>
    <w:div w:id="952633578">
      <w:bodyDiv w:val="1"/>
      <w:marLeft w:val="0"/>
      <w:marRight w:val="0"/>
      <w:marTop w:val="0"/>
      <w:marBottom w:val="0"/>
      <w:divBdr>
        <w:top w:val="none" w:sz="0" w:space="0" w:color="auto"/>
        <w:left w:val="none" w:sz="0" w:space="0" w:color="auto"/>
        <w:bottom w:val="none" w:sz="0" w:space="0" w:color="auto"/>
        <w:right w:val="none" w:sz="0" w:space="0" w:color="auto"/>
      </w:divBdr>
    </w:div>
    <w:div w:id="953050789">
      <w:bodyDiv w:val="1"/>
      <w:marLeft w:val="0"/>
      <w:marRight w:val="0"/>
      <w:marTop w:val="0"/>
      <w:marBottom w:val="0"/>
      <w:divBdr>
        <w:top w:val="none" w:sz="0" w:space="0" w:color="auto"/>
        <w:left w:val="none" w:sz="0" w:space="0" w:color="auto"/>
        <w:bottom w:val="none" w:sz="0" w:space="0" w:color="auto"/>
        <w:right w:val="none" w:sz="0" w:space="0" w:color="auto"/>
      </w:divBdr>
    </w:div>
    <w:div w:id="953295271">
      <w:bodyDiv w:val="1"/>
      <w:marLeft w:val="0"/>
      <w:marRight w:val="0"/>
      <w:marTop w:val="0"/>
      <w:marBottom w:val="0"/>
      <w:divBdr>
        <w:top w:val="none" w:sz="0" w:space="0" w:color="auto"/>
        <w:left w:val="none" w:sz="0" w:space="0" w:color="auto"/>
        <w:bottom w:val="none" w:sz="0" w:space="0" w:color="auto"/>
        <w:right w:val="none" w:sz="0" w:space="0" w:color="auto"/>
      </w:divBdr>
    </w:div>
    <w:div w:id="953436742">
      <w:bodyDiv w:val="1"/>
      <w:marLeft w:val="0"/>
      <w:marRight w:val="0"/>
      <w:marTop w:val="0"/>
      <w:marBottom w:val="0"/>
      <w:divBdr>
        <w:top w:val="none" w:sz="0" w:space="0" w:color="auto"/>
        <w:left w:val="none" w:sz="0" w:space="0" w:color="auto"/>
        <w:bottom w:val="none" w:sz="0" w:space="0" w:color="auto"/>
        <w:right w:val="none" w:sz="0" w:space="0" w:color="auto"/>
      </w:divBdr>
    </w:div>
    <w:div w:id="953438808">
      <w:bodyDiv w:val="1"/>
      <w:marLeft w:val="0"/>
      <w:marRight w:val="0"/>
      <w:marTop w:val="0"/>
      <w:marBottom w:val="0"/>
      <w:divBdr>
        <w:top w:val="none" w:sz="0" w:space="0" w:color="auto"/>
        <w:left w:val="none" w:sz="0" w:space="0" w:color="auto"/>
        <w:bottom w:val="none" w:sz="0" w:space="0" w:color="auto"/>
        <w:right w:val="none" w:sz="0" w:space="0" w:color="auto"/>
      </w:divBdr>
    </w:div>
    <w:div w:id="953512795">
      <w:bodyDiv w:val="1"/>
      <w:marLeft w:val="0"/>
      <w:marRight w:val="0"/>
      <w:marTop w:val="0"/>
      <w:marBottom w:val="0"/>
      <w:divBdr>
        <w:top w:val="none" w:sz="0" w:space="0" w:color="auto"/>
        <w:left w:val="none" w:sz="0" w:space="0" w:color="auto"/>
        <w:bottom w:val="none" w:sz="0" w:space="0" w:color="auto"/>
        <w:right w:val="none" w:sz="0" w:space="0" w:color="auto"/>
      </w:divBdr>
    </w:div>
    <w:div w:id="953825596">
      <w:bodyDiv w:val="1"/>
      <w:marLeft w:val="0"/>
      <w:marRight w:val="0"/>
      <w:marTop w:val="0"/>
      <w:marBottom w:val="0"/>
      <w:divBdr>
        <w:top w:val="none" w:sz="0" w:space="0" w:color="auto"/>
        <w:left w:val="none" w:sz="0" w:space="0" w:color="auto"/>
        <w:bottom w:val="none" w:sz="0" w:space="0" w:color="auto"/>
        <w:right w:val="none" w:sz="0" w:space="0" w:color="auto"/>
      </w:divBdr>
    </w:div>
    <w:div w:id="954213718">
      <w:bodyDiv w:val="1"/>
      <w:marLeft w:val="0"/>
      <w:marRight w:val="0"/>
      <w:marTop w:val="0"/>
      <w:marBottom w:val="0"/>
      <w:divBdr>
        <w:top w:val="none" w:sz="0" w:space="0" w:color="auto"/>
        <w:left w:val="none" w:sz="0" w:space="0" w:color="auto"/>
        <w:bottom w:val="none" w:sz="0" w:space="0" w:color="auto"/>
        <w:right w:val="none" w:sz="0" w:space="0" w:color="auto"/>
      </w:divBdr>
    </w:div>
    <w:div w:id="954294476">
      <w:bodyDiv w:val="1"/>
      <w:marLeft w:val="0"/>
      <w:marRight w:val="0"/>
      <w:marTop w:val="0"/>
      <w:marBottom w:val="0"/>
      <w:divBdr>
        <w:top w:val="none" w:sz="0" w:space="0" w:color="auto"/>
        <w:left w:val="none" w:sz="0" w:space="0" w:color="auto"/>
        <w:bottom w:val="none" w:sz="0" w:space="0" w:color="auto"/>
        <w:right w:val="none" w:sz="0" w:space="0" w:color="auto"/>
      </w:divBdr>
    </w:div>
    <w:div w:id="954360573">
      <w:bodyDiv w:val="1"/>
      <w:marLeft w:val="0"/>
      <w:marRight w:val="0"/>
      <w:marTop w:val="0"/>
      <w:marBottom w:val="0"/>
      <w:divBdr>
        <w:top w:val="none" w:sz="0" w:space="0" w:color="auto"/>
        <w:left w:val="none" w:sz="0" w:space="0" w:color="auto"/>
        <w:bottom w:val="none" w:sz="0" w:space="0" w:color="auto"/>
        <w:right w:val="none" w:sz="0" w:space="0" w:color="auto"/>
      </w:divBdr>
    </w:div>
    <w:div w:id="954482945">
      <w:bodyDiv w:val="1"/>
      <w:marLeft w:val="0"/>
      <w:marRight w:val="0"/>
      <w:marTop w:val="0"/>
      <w:marBottom w:val="0"/>
      <w:divBdr>
        <w:top w:val="none" w:sz="0" w:space="0" w:color="auto"/>
        <w:left w:val="none" w:sz="0" w:space="0" w:color="auto"/>
        <w:bottom w:val="none" w:sz="0" w:space="0" w:color="auto"/>
        <w:right w:val="none" w:sz="0" w:space="0" w:color="auto"/>
      </w:divBdr>
    </w:div>
    <w:div w:id="954795285">
      <w:bodyDiv w:val="1"/>
      <w:marLeft w:val="0"/>
      <w:marRight w:val="0"/>
      <w:marTop w:val="0"/>
      <w:marBottom w:val="0"/>
      <w:divBdr>
        <w:top w:val="none" w:sz="0" w:space="0" w:color="auto"/>
        <w:left w:val="none" w:sz="0" w:space="0" w:color="auto"/>
        <w:bottom w:val="none" w:sz="0" w:space="0" w:color="auto"/>
        <w:right w:val="none" w:sz="0" w:space="0" w:color="auto"/>
      </w:divBdr>
    </w:div>
    <w:div w:id="954865582">
      <w:bodyDiv w:val="1"/>
      <w:marLeft w:val="0"/>
      <w:marRight w:val="0"/>
      <w:marTop w:val="0"/>
      <w:marBottom w:val="0"/>
      <w:divBdr>
        <w:top w:val="none" w:sz="0" w:space="0" w:color="auto"/>
        <w:left w:val="none" w:sz="0" w:space="0" w:color="auto"/>
        <w:bottom w:val="none" w:sz="0" w:space="0" w:color="auto"/>
        <w:right w:val="none" w:sz="0" w:space="0" w:color="auto"/>
      </w:divBdr>
    </w:div>
    <w:div w:id="954869172">
      <w:bodyDiv w:val="1"/>
      <w:marLeft w:val="0"/>
      <w:marRight w:val="0"/>
      <w:marTop w:val="0"/>
      <w:marBottom w:val="0"/>
      <w:divBdr>
        <w:top w:val="none" w:sz="0" w:space="0" w:color="auto"/>
        <w:left w:val="none" w:sz="0" w:space="0" w:color="auto"/>
        <w:bottom w:val="none" w:sz="0" w:space="0" w:color="auto"/>
        <w:right w:val="none" w:sz="0" w:space="0" w:color="auto"/>
      </w:divBdr>
    </w:div>
    <w:div w:id="954873450">
      <w:bodyDiv w:val="1"/>
      <w:marLeft w:val="0"/>
      <w:marRight w:val="0"/>
      <w:marTop w:val="0"/>
      <w:marBottom w:val="0"/>
      <w:divBdr>
        <w:top w:val="none" w:sz="0" w:space="0" w:color="auto"/>
        <w:left w:val="none" w:sz="0" w:space="0" w:color="auto"/>
        <w:bottom w:val="none" w:sz="0" w:space="0" w:color="auto"/>
        <w:right w:val="none" w:sz="0" w:space="0" w:color="auto"/>
      </w:divBdr>
    </w:div>
    <w:div w:id="954944503">
      <w:bodyDiv w:val="1"/>
      <w:marLeft w:val="0"/>
      <w:marRight w:val="0"/>
      <w:marTop w:val="0"/>
      <w:marBottom w:val="0"/>
      <w:divBdr>
        <w:top w:val="none" w:sz="0" w:space="0" w:color="auto"/>
        <w:left w:val="none" w:sz="0" w:space="0" w:color="auto"/>
        <w:bottom w:val="none" w:sz="0" w:space="0" w:color="auto"/>
        <w:right w:val="none" w:sz="0" w:space="0" w:color="auto"/>
      </w:divBdr>
    </w:div>
    <w:div w:id="955137830">
      <w:bodyDiv w:val="1"/>
      <w:marLeft w:val="0"/>
      <w:marRight w:val="0"/>
      <w:marTop w:val="0"/>
      <w:marBottom w:val="0"/>
      <w:divBdr>
        <w:top w:val="none" w:sz="0" w:space="0" w:color="auto"/>
        <w:left w:val="none" w:sz="0" w:space="0" w:color="auto"/>
        <w:bottom w:val="none" w:sz="0" w:space="0" w:color="auto"/>
        <w:right w:val="none" w:sz="0" w:space="0" w:color="auto"/>
      </w:divBdr>
    </w:div>
    <w:div w:id="955327961">
      <w:bodyDiv w:val="1"/>
      <w:marLeft w:val="0"/>
      <w:marRight w:val="0"/>
      <w:marTop w:val="0"/>
      <w:marBottom w:val="0"/>
      <w:divBdr>
        <w:top w:val="none" w:sz="0" w:space="0" w:color="auto"/>
        <w:left w:val="none" w:sz="0" w:space="0" w:color="auto"/>
        <w:bottom w:val="none" w:sz="0" w:space="0" w:color="auto"/>
        <w:right w:val="none" w:sz="0" w:space="0" w:color="auto"/>
      </w:divBdr>
    </w:div>
    <w:div w:id="955522837">
      <w:bodyDiv w:val="1"/>
      <w:marLeft w:val="0"/>
      <w:marRight w:val="0"/>
      <w:marTop w:val="0"/>
      <w:marBottom w:val="0"/>
      <w:divBdr>
        <w:top w:val="none" w:sz="0" w:space="0" w:color="auto"/>
        <w:left w:val="none" w:sz="0" w:space="0" w:color="auto"/>
        <w:bottom w:val="none" w:sz="0" w:space="0" w:color="auto"/>
        <w:right w:val="none" w:sz="0" w:space="0" w:color="auto"/>
      </w:divBdr>
    </w:div>
    <w:div w:id="955798275">
      <w:bodyDiv w:val="1"/>
      <w:marLeft w:val="0"/>
      <w:marRight w:val="0"/>
      <w:marTop w:val="0"/>
      <w:marBottom w:val="0"/>
      <w:divBdr>
        <w:top w:val="none" w:sz="0" w:space="0" w:color="auto"/>
        <w:left w:val="none" w:sz="0" w:space="0" w:color="auto"/>
        <w:bottom w:val="none" w:sz="0" w:space="0" w:color="auto"/>
        <w:right w:val="none" w:sz="0" w:space="0" w:color="auto"/>
      </w:divBdr>
    </w:div>
    <w:div w:id="956109480">
      <w:bodyDiv w:val="1"/>
      <w:marLeft w:val="0"/>
      <w:marRight w:val="0"/>
      <w:marTop w:val="0"/>
      <w:marBottom w:val="0"/>
      <w:divBdr>
        <w:top w:val="none" w:sz="0" w:space="0" w:color="auto"/>
        <w:left w:val="none" w:sz="0" w:space="0" w:color="auto"/>
        <w:bottom w:val="none" w:sz="0" w:space="0" w:color="auto"/>
        <w:right w:val="none" w:sz="0" w:space="0" w:color="auto"/>
      </w:divBdr>
    </w:div>
    <w:div w:id="956255729">
      <w:bodyDiv w:val="1"/>
      <w:marLeft w:val="0"/>
      <w:marRight w:val="0"/>
      <w:marTop w:val="0"/>
      <w:marBottom w:val="0"/>
      <w:divBdr>
        <w:top w:val="none" w:sz="0" w:space="0" w:color="auto"/>
        <w:left w:val="none" w:sz="0" w:space="0" w:color="auto"/>
        <w:bottom w:val="none" w:sz="0" w:space="0" w:color="auto"/>
        <w:right w:val="none" w:sz="0" w:space="0" w:color="auto"/>
      </w:divBdr>
    </w:div>
    <w:div w:id="956329213">
      <w:bodyDiv w:val="1"/>
      <w:marLeft w:val="0"/>
      <w:marRight w:val="0"/>
      <w:marTop w:val="0"/>
      <w:marBottom w:val="0"/>
      <w:divBdr>
        <w:top w:val="none" w:sz="0" w:space="0" w:color="auto"/>
        <w:left w:val="none" w:sz="0" w:space="0" w:color="auto"/>
        <w:bottom w:val="none" w:sz="0" w:space="0" w:color="auto"/>
        <w:right w:val="none" w:sz="0" w:space="0" w:color="auto"/>
      </w:divBdr>
    </w:div>
    <w:div w:id="956332679">
      <w:bodyDiv w:val="1"/>
      <w:marLeft w:val="0"/>
      <w:marRight w:val="0"/>
      <w:marTop w:val="0"/>
      <w:marBottom w:val="0"/>
      <w:divBdr>
        <w:top w:val="none" w:sz="0" w:space="0" w:color="auto"/>
        <w:left w:val="none" w:sz="0" w:space="0" w:color="auto"/>
        <w:bottom w:val="none" w:sz="0" w:space="0" w:color="auto"/>
        <w:right w:val="none" w:sz="0" w:space="0" w:color="auto"/>
      </w:divBdr>
    </w:div>
    <w:div w:id="956764492">
      <w:bodyDiv w:val="1"/>
      <w:marLeft w:val="0"/>
      <w:marRight w:val="0"/>
      <w:marTop w:val="0"/>
      <w:marBottom w:val="0"/>
      <w:divBdr>
        <w:top w:val="none" w:sz="0" w:space="0" w:color="auto"/>
        <w:left w:val="none" w:sz="0" w:space="0" w:color="auto"/>
        <w:bottom w:val="none" w:sz="0" w:space="0" w:color="auto"/>
        <w:right w:val="none" w:sz="0" w:space="0" w:color="auto"/>
      </w:divBdr>
    </w:div>
    <w:div w:id="956912342">
      <w:bodyDiv w:val="1"/>
      <w:marLeft w:val="0"/>
      <w:marRight w:val="0"/>
      <w:marTop w:val="0"/>
      <w:marBottom w:val="0"/>
      <w:divBdr>
        <w:top w:val="none" w:sz="0" w:space="0" w:color="auto"/>
        <w:left w:val="none" w:sz="0" w:space="0" w:color="auto"/>
        <w:bottom w:val="none" w:sz="0" w:space="0" w:color="auto"/>
        <w:right w:val="none" w:sz="0" w:space="0" w:color="auto"/>
      </w:divBdr>
    </w:div>
    <w:div w:id="956915554">
      <w:bodyDiv w:val="1"/>
      <w:marLeft w:val="0"/>
      <w:marRight w:val="0"/>
      <w:marTop w:val="0"/>
      <w:marBottom w:val="0"/>
      <w:divBdr>
        <w:top w:val="none" w:sz="0" w:space="0" w:color="auto"/>
        <w:left w:val="none" w:sz="0" w:space="0" w:color="auto"/>
        <w:bottom w:val="none" w:sz="0" w:space="0" w:color="auto"/>
        <w:right w:val="none" w:sz="0" w:space="0" w:color="auto"/>
      </w:divBdr>
    </w:div>
    <w:div w:id="957030073">
      <w:bodyDiv w:val="1"/>
      <w:marLeft w:val="0"/>
      <w:marRight w:val="0"/>
      <w:marTop w:val="0"/>
      <w:marBottom w:val="0"/>
      <w:divBdr>
        <w:top w:val="none" w:sz="0" w:space="0" w:color="auto"/>
        <w:left w:val="none" w:sz="0" w:space="0" w:color="auto"/>
        <w:bottom w:val="none" w:sz="0" w:space="0" w:color="auto"/>
        <w:right w:val="none" w:sz="0" w:space="0" w:color="auto"/>
      </w:divBdr>
    </w:div>
    <w:div w:id="957099924">
      <w:bodyDiv w:val="1"/>
      <w:marLeft w:val="0"/>
      <w:marRight w:val="0"/>
      <w:marTop w:val="0"/>
      <w:marBottom w:val="0"/>
      <w:divBdr>
        <w:top w:val="none" w:sz="0" w:space="0" w:color="auto"/>
        <w:left w:val="none" w:sz="0" w:space="0" w:color="auto"/>
        <w:bottom w:val="none" w:sz="0" w:space="0" w:color="auto"/>
        <w:right w:val="none" w:sz="0" w:space="0" w:color="auto"/>
      </w:divBdr>
    </w:div>
    <w:div w:id="957175056">
      <w:bodyDiv w:val="1"/>
      <w:marLeft w:val="0"/>
      <w:marRight w:val="0"/>
      <w:marTop w:val="0"/>
      <w:marBottom w:val="0"/>
      <w:divBdr>
        <w:top w:val="none" w:sz="0" w:space="0" w:color="auto"/>
        <w:left w:val="none" w:sz="0" w:space="0" w:color="auto"/>
        <w:bottom w:val="none" w:sz="0" w:space="0" w:color="auto"/>
        <w:right w:val="none" w:sz="0" w:space="0" w:color="auto"/>
      </w:divBdr>
    </w:div>
    <w:div w:id="957179502">
      <w:bodyDiv w:val="1"/>
      <w:marLeft w:val="0"/>
      <w:marRight w:val="0"/>
      <w:marTop w:val="0"/>
      <w:marBottom w:val="0"/>
      <w:divBdr>
        <w:top w:val="none" w:sz="0" w:space="0" w:color="auto"/>
        <w:left w:val="none" w:sz="0" w:space="0" w:color="auto"/>
        <w:bottom w:val="none" w:sz="0" w:space="0" w:color="auto"/>
        <w:right w:val="none" w:sz="0" w:space="0" w:color="auto"/>
      </w:divBdr>
    </w:div>
    <w:div w:id="957444870">
      <w:bodyDiv w:val="1"/>
      <w:marLeft w:val="0"/>
      <w:marRight w:val="0"/>
      <w:marTop w:val="0"/>
      <w:marBottom w:val="0"/>
      <w:divBdr>
        <w:top w:val="none" w:sz="0" w:space="0" w:color="auto"/>
        <w:left w:val="none" w:sz="0" w:space="0" w:color="auto"/>
        <w:bottom w:val="none" w:sz="0" w:space="0" w:color="auto"/>
        <w:right w:val="none" w:sz="0" w:space="0" w:color="auto"/>
      </w:divBdr>
    </w:div>
    <w:div w:id="957956418">
      <w:bodyDiv w:val="1"/>
      <w:marLeft w:val="0"/>
      <w:marRight w:val="0"/>
      <w:marTop w:val="0"/>
      <w:marBottom w:val="0"/>
      <w:divBdr>
        <w:top w:val="none" w:sz="0" w:space="0" w:color="auto"/>
        <w:left w:val="none" w:sz="0" w:space="0" w:color="auto"/>
        <w:bottom w:val="none" w:sz="0" w:space="0" w:color="auto"/>
        <w:right w:val="none" w:sz="0" w:space="0" w:color="auto"/>
      </w:divBdr>
    </w:div>
    <w:div w:id="958023927">
      <w:bodyDiv w:val="1"/>
      <w:marLeft w:val="0"/>
      <w:marRight w:val="0"/>
      <w:marTop w:val="0"/>
      <w:marBottom w:val="0"/>
      <w:divBdr>
        <w:top w:val="none" w:sz="0" w:space="0" w:color="auto"/>
        <w:left w:val="none" w:sz="0" w:space="0" w:color="auto"/>
        <w:bottom w:val="none" w:sz="0" w:space="0" w:color="auto"/>
        <w:right w:val="none" w:sz="0" w:space="0" w:color="auto"/>
      </w:divBdr>
    </w:div>
    <w:div w:id="958145208">
      <w:bodyDiv w:val="1"/>
      <w:marLeft w:val="0"/>
      <w:marRight w:val="0"/>
      <w:marTop w:val="0"/>
      <w:marBottom w:val="0"/>
      <w:divBdr>
        <w:top w:val="none" w:sz="0" w:space="0" w:color="auto"/>
        <w:left w:val="none" w:sz="0" w:space="0" w:color="auto"/>
        <w:bottom w:val="none" w:sz="0" w:space="0" w:color="auto"/>
        <w:right w:val="none" w:sz="0" w:space="0" w:color="auto"/>
      </w:divBdr>
    </w:div>
    <w:div w:id="958344171">
      <w:bodyDiv w:val="1"/>
      <w:marLeft w:val="0"/>
      <w:marRight w:val="0"/>
      <w:marTop w:val="0"/>
      <w:marBottom w:val="0"/>
      <w:divBdr>
        <w:top w:val="none" w:sz="0" w:space="0" w:color="auto"/>
        <w:left w:val="none" w:sz="0" w:space="0" w:color="auto"/>
        <w:bottom w:val="none" w:sz="0" w:space="0" w:color="auto"/>
        <w:right w:val="none" w:sz="0" w:space="0" w:color="auto"/>
      </w:divBdr>
    </w:div>
    <w:div w:id="958604818">
      <w:bodyDiv w:val="1"/>
      <w:marLeft w:val="0"/>
      <w:marRight w:val="0"/>
      <w:marTop w:val="0"/>
      <w:marBottom w:val="0"/>
      <w:divBdr>
        <w:top w:val="none" w:sz="0" w:space="0" w:color="auto"/>
        <w:left w:val="none" w:sz="0" w:space="0" w:color="auto"/>
        <w:bottom w:val="none" w:sz="0" w:space="0" w:color="auto"/>
        <w:right w:val="none" w:sz="0" w:space="0" w:color="auto"/>
      </w:divBdr>
    </w:div>
    <w:div w:id="958679124">
      <w:bodyDiv w:val="1"/>
      <w:marLeft w:val="0"/>
      <w:marRight w:val="0"/>
      <w:marTop w:val="0"/>
      <w:marBottom w:val="0"/>
      <w:divBdr>
        <w:top w:val="none" w:sz="0" w:space="0" w:color="auto"/>
        <w:left w:val="none" w:sz="0" w:space="0" w:color="auto"/>
        <w:bottom w:val="none" w:sz="0" w:space="0" w:color="auto"/>
        <w:right w:val="none" w:sz="0" w:space="0" w:color="auto"/>
      </w:divBdr>
    </w:div>
    <w:div w:id="958799980">
      <w:bodyDiv w:val="1"/>
      <w:marLeft w:val="0"/>
      <w:marRight w:val="0"/>
      <w:marTop w:val="0"/>
      <w:marBottom w:val="0"/>
      <w:divBdr>
        <w:top w:val="none" w:sz="0" w:space="0" w:color="auto"/>
        <w:left w:val="none" w:sz="0" w:space="0" w:color="auto"/>
        <w:bottom w:val="none" w:sz="0" w:space="0" w:color="auto"/>
        <w:right w:val="none" w:sz="0" w:space="0" w:color="auto"/>
      </w:divBdr>
    </w:div>
    <w:div w:id="958801894">
      <w:bodyDiv w:val="1"/>
      <w:marLeft w:val="0"/>
      <w:marRight w:val="0"/>
      <w:marTop w:val="0"/>
      <w:marBottom w:val="0"/>
      <w:divBdr>
        <w:top w:val="none" w:sz="0" w:space="0" w:color="auto"/>
        <w:left w:val="none" w:sz="0" w:space="0" w:color="auto"/>
        <w:bottom w:val="none" w:sz="0" w:space="0" w:color="auto"/>
        <w:right w:val="none" w:sz="0" w:space="0" w:color="auto"/>
      </w:divBdr>
    </w:div>
    <w:div w:id="958875439">
      <w:bodyDiv w:val="1"/>
      <w:marLeft w:val="0"/>
      <w:marRight w:val="0"/>
      <w:marTop w:val="0"/>
      <w:marBottom w:val="0"/>
      <w:divBdr>
        <w:top w:val="none" w:sz="0" w:space="0" w:color="auto"/>
        <w:left w:val="none" w:sz="0" w:space="0" w:color="auto"/>
        <w:bottom w:val="none" w:sz="0" w:space="0" w:color="auto"/>
        <w:right w:val="none" w:sz="0" w:space="0" w:color="auto"/>
      </w:divBdr>
    </w:div>
    <w:div w:id="959065235">
      <w:bodyDiv w:val="1"/>
      <w:marLeft w:val="0"/>
      <w:marRight w:val="0"/>
      <w:marTop w:val="0"/>
      <w:marBottom w:val="0"/>
      <w:divBdr>
        <w:top w:val="none" w:sz="0" w:space="0" w:color="auto"/>
        <w:left w:val="none" w:sz="0" w:space="0" w:color="auto"/>
        <w:bottom w:val="none" w:sz="0" w:space="0" w:color="auto"/>
        <w:right w:val="none" w:sz="0" w:space="0" w:color="auto"/>
      </w:divBdr>
    </w:div>
    <w:div w:id="959190370">
      <w:bodyDiv w:val="1"/>
      <w:marLeft w:val="0"/>
      <w:marRight w:val="0"/>
      <w:marTop w:val="0"/>
      <w:marBottom w:val="0"/>
      <w:divBdr>
        <w:top w:val="none" w:sz="0" w:space="0" w:color="auto"/>
        <w:left w:val="none" w:sz="0" w:space="0" w:color="auto"/>
        <w:bottom w:val="none" w:sz="0" w:space="0" w:color="auto"/>
        <w:right w:val="none" w:sz="0" w:space="0" w:color="auto"/>
      </w:divBdr>
    </w:div>
    <w:div w:id="959192865">
      <w:bodyDiv w:val="1"/>
      <w:marLeft w:val="0"/>
      <w:marRight w:val="0"/>
      <w:marTop w:val="0"/>
      <w:marBottom w:val="0"/>
      <w:divBdr>
        <w:top w:val="none" w:sz="0" w:space="0" w:color="auto"/>
        <w:left w:val="none" w:sz="0" w:space="0" w:color="auto"/>
        <w:bottom w:val="none" w:sz="0" w:space="0" w:color="auto"/>
        <w:right w:val="none" w:sz="0" w:space="0" w:color="auto"/>
      </w:divBdr>
    </w:div>
    <w:div w:id="959343650">
      <w:bodyDiv w:val="1"/>
      <w:marLeft w:val="0"/>
      <w:marRight w:val="0"/>
      <w:marTop w:val="0"/>
      <w:marBottom w:val="0"/>
      <w:divBdr>
        <w:top w:val="none" w:sz="0" w:space="0" w:color="auto"/>
        <w:left w:val="none" w:sz="0" w:space="0" w:color="auto"/>
        <w:bottom w:val="none" w:sz="0" w:space="0" w:color="auto"/>
        <w:right w:val="none" w:sz="0" w:space="0" w:color="auto"/>
      </w:divBdr>
    </w:div>
    <w:div w:id="959532081">
      <w:bodyDiv w:val="1"/>
      <w:marLeft w:val="0"/>
      <w:marRight w:val="0"/>
      <w:marTop w:val="0"/>
      <w:marBottom w:val="0"/>
      <w:divBdr>
        <w:top w:val="none" w:sz="0" w:space="0" w:color="auto"/>
        <w:left w:val="none" w:sz="0" w:space="0" w:color="auto"/>
        <w:bottom w:val="none" w:sz="0" w:space="0" w:color="auto"/>
        <w:right w:val="none" w:sz="0" w:space="0" w:color="auto"/>
      </w:divBdr>
    </w:div>
    <w:div w:id="960573979">
      <w:bodyDiv w:val="1"/>
      <w:marLeft w:val="0"/>
      <w:marRight w:val="0"/>
      <w:marTop w:val="0"/>
      <w:marBottom w:val="0"/>
      <w:divBdr>
        <w:top w:val="none" w:sz="0" w:space="0" w:color="auto"/>
        <w:left w:val="none" w:sz="0" w:space="0" w:color="auto"/>
        <w:bottom w:val="none" w:sz="0" w:space="0" w:color="auto"/>
        <w:right w:val="none" w:sz="0" w:space="0" w:color="auto"/>
      </w:divBdr>
    </w:div>
    <w:div w:id="960650007">
      <w:bodyDiv w:val="1"/>
      <w:marLeft w:val="0"/>
      <w:marRight w:val="0"/>
      <w:marTop w:val="0"/>
      <w:marBottom w:val="0"/>
      <w:divBdr>
        <w:top w:val="none" w:sz="0" w:space="0" w:color="auto"/>
        <w:left w:val="none" w:sz="0" w:space="0" w:color="auto"/>
        <w:bottom w:val="none" w:sz="0" w:space="0" w:color="auto"/>
        <w:right w:val="none" w:sz="0" w:space="0" w:color="auto"/>
      </w:divBdr>
    </w:div>
    <w:div w:id="960651211">
      <w:bodyDiv w:val="1"/>
      <w:marLeft w:val="0"/>
      <w:marRight w:val="0"/>
      <w:marTop w:val="0"/>
      <w:marBottom w:val="0"/>
      <w:divBdr>
        <w:top w:val="none" w:sz="0" w:space="0" w:color="auto"/>
        <w:left w:val="none" w:sz="0" w:space="0" w:color="auto"/>
        <w:bottom w:val="none" w:sz="0" w:space="0" w:color="auto"/>
        <w:right w:val="none" w:sz="0" w:space="0" w:color="auto"/>
      </w:divBdr>
    </w:div>
    <w:div w:id="960841123">
      <w:bodyDiv w:val="1"/>
      <w:marLeft w:val="0"/>
      <w:marRight w:val="0"/>
      <w:marTop w:val="0"/>
      <w:marBottom w:val="0"/>
      <w:divBdr>
        <w:top w:val="none" w:sz="0" w:space="0" w:color="auto"/>
        <w:left w:val="none" w:sz="0" w:space="0" w:color="auto"/>
        <w:bottom w:val="none" w:sz="0" w:space="0" w:color="auto"/>
        <w:right w:val="none" w:sz="0" w:space="0" w:color="auto"/>
      </w:divBdr>
    </w:div>
    <w:div w:id="960841599">
      <w:bodyDiv w:val="1"/>
      <w:marLeft w:val="0"/>
      <w:marRight w:val="0"/>
      <w:marTop w:val="0"/>
      <w:marBottom w:val="0"/>
      <w:divBdr>
        <w:top w:val="none" w:sz="0" w:space="0" w:color="auto"/>
        <w:left w:val="none" w:sz="0" w:space="0" w:color="auto"/>
        <w:bottom w:val="none" w:sz="0" w:space="0" w:color="auto"/>
        <w:right w:val="none" w:sz="0" w:space="0" w:color="auto"/>
      </w:divBdr>
    </w:div>
    <w:div w:id="960842427">
      <w:bodyDiv w:val="1"/>
      <w:marLeft w:val="0"/>
      <w:marRight w:val="0"/>
      <w:marTop w:val="0"/>
      <w:marBottom w:val="0"/>
      <w:divBdr>
        <w:top w:val="none" w:sz="0" w:space="0" w:color="auto"/>
        <w:left w:val="none" w:sz="0" w:space="0" w:color="auto"/>
        <w:bottom w:val="none" w:sz="0" w:space="0" w:color="auto"/>
        <w:right w:val="none" w:sz="0" w:space="0" w:color="auto"/>
      </w:divBdr>
    </w:div>
    <w:div w:id="960957312">
      <w:bodyDiv w:val="1"/>
      <w:marLeft w:val="0"/>
      <w:marRight w:val="0"/>
      <w:marTop w:val="0"/>
      <w:marBottom w:val="0"/>
      <w:divBdr>
        <w:top w:val="none" w:sz="0" w:space="0" w:color="auto"/>
        <w:left w:val="none" w:sz="0" w:space="0" w:color="auto"/>
        <w:bottom w:val="none" w:sz="0" w:space="0" w:color="auto"/>
        <w:right w:val="none" w:sz="0" w:space="0" w:color="auto"/>
      </w:divBdr>
    </w:div>
    <w:div w:id="961154252">
      <w:bodyDiv w:val="1"/>
      <w:marLeft w:val="0"/>
      <w:marRight w:val="0"/>
      <w:marTop w:val="0"/>
      <w:marBottom w:val="0"/>
      <w:divBdr>
        <w:top w:val="none" w:sz="0" w:space="0" w:color="auto"/>
        <w:left w:val="none" w:sz="0" w:space="0" w:color="auto"/>
        <w:bottom w:val="none" w:sz="0" w:space="0" w:color="auto"/>
        <w:right w:val="none" w:sz="0" w:space="0" w:color="auto"/>
      </w:divBdr>
    </w:div>
    <w:div w:id="961693762">
      <w:bodyDiv w:val="1"/>
      <w:marLeft w:val="0"/>
      <w:marRight w:val="0"/>
      <w:marTop w:val="0"/>
      <w:marBottom w:val="0"/>
      <w:divBdr>
        <w:top w:val="none" w:sz="0" w:space="0" w:color="auto"/>
        <w:left w:val="none" w:sz="0" w:space="0" w:color="auto"/>
        <w:bottom w:val="none" w:sz="0" w:space="0" w:color="auto"/>
        <w:right w:val="none" w:sz="0" w:space="0" w:color="auto"/>
      </w:divBdr>
    </w:div>
    <w:div w:id="961881281">
      <w:bodyDiv w:val="1"/>
      <w:marLeft w:val="0"/>
      <w:marRight w:val="0"/>
      <w:marTop w:val="0"/>
      <w:marBottom w:val="0"/>
      <w:divBdr>
        <w:top w:val="none" w:sz="0" w:space="0" w:color="auto"/>
        <w:left w:val="none" w:sz="0" w:space="0" w:color="auto"/>
        <w:bottom w:val="none" w:sz="0" w:space="0" w:color="auto"/>
        <w:right w:val="none" w:sz="0" w:space="0" w:color="auto"/>
      </w:divBdr>
    </w:div>
    <w:div w:id="961881919">
      <w:bodyDiv w:val="1"/>
      <w:marLeft w:val="0"/>
      <w:marRight w:val="0"/>
      <w:marTop w:val="0"/>
      <w:marBottom w:val="0"/>
      <w:divBdr>
        <w:top w:val="none" w:sz="0" w:space="0" w:color="auto"/>
        <w:left w:val="none" w:sz="0" w:space="0" w:color="auto"/>
        <w:bottom w:val="none" w:sz="0" w:space="0" w:color="auto"/>
        <w:right w:val="none" w:sz="0" w:space="0" w:color="auto"/>
      </w:divBdr>
    </w:div>
    <w:div w:id="961886861">
      <w:bodyDiv w:val="1"/>
      <w:marLeft w:val="0"/>
      <w:marRight w:val="0"/>
      <w:marTop w:val="0"/>
      <w:marBottom w:val="0"/>
      <w:divBdr>
        <w:top w:val="none" w:sz="0" w:space="0" w:color="auto"/>
        <w:left w:val="none" w:sz="0" w:space="0" w:color="auto"/>
        <w:bottom w:val="none" w:sz="0" w:space="0" w:color="auto"/>
        <w:right w:val="none" w:sz="0" w:space="0" w:color="auto"/>
      </w:divBdr>
    </w:div>
    <w:div w:id="962080186">
      <w:bodyDiv w:val="1"/>
      <w:marLeft w:val="0"/>
      <w:marRight w:val="0"/>
      <w:marTop w:val="0"/>
      <w:marBottom w:val="0"/>
      <w:divBdr>
        <w:top w:val="none" w:sz="0" w:space="0" w:color="auto"/>
        <w:left w:val="none" w:sz="0" w:space="0" w:color="auto"/>
        <w:bottom w:val="none" w:sz="0" w:space="0" w:color="auto"/>
        <w:right w:val="none" w:sz="0" w:space="0" w:color="auto"/>
      </w:divBdr>
    </w:div>
    <w:div w:id="962149246">
      <w:bodyDiv w:val="1"/>
      <w:marLeft w:val="0"/>
      <w:marRight w:val="0"/>
      <w:marTop w:val="0"/>
      <w:marBottom w:val="0"/>
      <w:divBdr>
        <w:top w:val="none" w:sz="0" w:space="0" w:color="auto"/>
        <w:left w:val="none" w:sz="0" w:space="0" w:color="auto"/>
        <w:bottom w:val="none" w:sz="0" w:space="0" w:color="auto"/>
        <w:right w:val="none" w:sz="0" w:space="0" w:color="auto"/>
      </w:divBdr>
    </w:div>
    <w:div w:id="962342151">
      <w:bodyDiv w:val="1"/>
      <w:marLeft w:val="0"/>
      <w:marRight w:val="0"/>
      <w:marTop w:val="0"/>
      <w:marBottom w:val="0"/>
      <w:divBdr>
        <w:top w:val="none" w:sz="0" w:space="0" w:color="auto"/>
        <w:left w:val="none" w:sz="0" w:space="0" w:color="auto"/>
        <w:bottom w:val="none" w:sz="0" w:space="0" w:color="auto"/>
        <w:right w:val="none" w:sz="0" w:space="0" w:color="auto"/>
      </w:divBdr>
    </w:div>
    <w:div w:id="962346088">
      <w:bodyDiv w:val="1"/>
      <w:marLeft w:val="0"/>
      <w:marRight w:val="0"/>
      <w:marTop w:val="0"/>
      <w:marBottom w:val="0"/>
      <w:divBdr>
        <w:top w:val="none" w:sz="0" w:space="0" w:color="auto"/>
        <w:left w:val="none" w:sz="0" w:space="0" w:color="auto"/>
        <w:bottom w:val="none" w:sz="0" w:space="0" w:color="auto"/>
        <w:right w:val="none" w:sz="0" w:space="0" w:color="auto"/>
      </w:divBdr>
    </w:div>
    <w:div w:id="962462580">
      <w:bodyDiv w:val="1"/>
      <w:marLeft w:val="0"/>
      <w:marRight w:val="0"/>
      <w:marTop w:val="0"/>
      <w:marBottom w:val="0"/>
      <w:divBdr>
        <w:top w:val="none" w:sz="0" w:space="0" w:color="auto"/>
        <w:left w:val="none" w:sz="0" w:space="0" w:color="auto"/>
        <w:bottom w:val="none" w:sz="0" w:space="0" w:color="auto"/>
        <w:right w:val="none" w:sz="0" w:space="0" w:color="auto"/>
      </w:divBdr>
    </w:div>
    <w:div w:id="962468855">
      <w:bodyDiv w:val="1"/>
      <w:marLeft w:val="0"/>
      <w:marRight w:val="0"/>
      <w:marTop w:val="0"/>
      <w:marBottom w:val="0"/>
      <w:divBdr>
        <w:top w:val="none" w:sz="0" w:space="0" w:color="auto"/>
        <w:left w:val="none" w:sz="0" w:space="0" w:color="auto"/>
        <w:bottom w:val="none" w:sz="0" w:space="0" w:color="auto"/>
        <w:right w:val="none" w:sz="0" w:space="0" w:color="auto"/>
      </w:divBdr>
    </w:div>
    <w:div w:id="962542667">
      <w:bodyDiv w:val="1"/>
      <w:marLeft w:val="0"/>
      <w:marRight w:val="0"/>
      <w:marTop w:val="0"/>
      <w:marBottom w:val="0"/>
      <w:divBdr>
        <w:top w:val="none" w:sz="0" w:space="0" w:color="auto"/>
        <w:left w:val="none" w:sz="0" w:space="0" w:color="auto"/>
        <w:bottom w:val="none" w:sz="0" w:space="0" w:color="auto"/>
        <w:right w:val="none" w:sz="0" w:space="0" w:color="auto"/>
      </w:divBdr>
    </w:div>
    <w:div w:id="963316596">
      <w:bodyDiv w:val="1"/>
      <w:marLeft w:val="0"/>
      <w:marRight w:val="0"/>
      <w:marTop w:val="0"/>
      <w:marBottom w:val="0"/>
      <w:divBdr>
        <w:top w:val="none" w:sz="0" w:space="0" w:color="auto"/>
        <w:left w:val="none" w:sz="0" w:space="0" w:color="auto"/>
        <w:bottom w:val="none" w:sz="0" w:space="0" w:color="auto"/>
        <w:right w:val="none" w:sz="0" w:space="0" w:color="auto"/>
      </w:divBdr>
    </w:div>
    <w:div w:id="963317621">
      <w:bodyDiv w:val="1"/>
      <w:marLeft w:val="0"/>
      <w:marRight w:val="0"/>
      <w:marTop w:val="0"/>
      <w:marBottom w:val="0"/>
      <w:divBdr>
        <w:top w:val="none" w:sz="0" w:space="0" w:color="auto"/>
        <w:left w:val="none" w:sz="0" w:space="0" w:color="auto"/>
        <w:bottom w:val="none" w:sz="0" w:space="0" w:color="auto"/>
        <w:right w:val="none" w:sz="0" w:space="0" w:color="auto"/>
      </w:divBdr>
    </w:div>
    <w:div w:id="963541797">
      <w:bodyDiv w:val="1"/>
      <w:marLeft w:val="0"/>
      <w:marRight w:val="0"/>
      <w:marTop w:val="0"/>
      <w:marBottom w:val="0"/>
      <w:divBdr>
        <w:top w:val="none" w:sz="0" w:space="0" w:color="auto"/>
        <w:left w:val="none" w:sz="0" w:space="0" w:color="auto"/>
        <w:bottom w:val="none" w:sz="0" w:space="0" w:color="auto"/>
        <w:right w:val="none" w:sz="0" w:space="0" w:color="auto"/>
      </w:divBdr>
    </w:div>
    <w:div w:id="963660618">
      <w:bodyDiv w:val="1"/>
      <w:marLeft w:val="0"/>
      <w:marRight w:val="0"/>
      <w:marTop w:val="0"/>
      <w:marBottom w:val="0"/>
      <w:divBdr>
        <w:top w:val="none" w:sz="0" w:space="0" w:color="auto"/>
        <w:left w:val="none" w:sz="0" w:space="0" w:color="auto"/>
        <w:bottom w:val="none" w:sz="0" w:space="0" w:color="auto"/>
        <w:right w:val="none" w:sz="0" w:space="0" w:color="auto"/>
      </w:divBdr>
    </w:div>
    <w:div w:id="963773406">
      <w:bodyDiv w:val="1"/>
      <w:marLeft w:val="0"/>
      <w:marRight w:val="0"/>
      <w:marTop w:val="0"/>
      <w:marBottom w:val="0"/>
      <w:divBdr>
        <w:top w:val="none" w:sz="0" w:space="0" w:color="auto"/>
        <w:left w:val="none" w:sz="0" w:space="0" w:color="auto"/>
        <w:bottom w:val="none" w:sz="0" w:space="0" w:color="auto"/>
        <w:right w:val="none" w:sz="0" w:space="0" w:color="auto"/>
      </w:divBdr>
    </w:div>
    <w:div w:id="963854436">
      <w:bodyDiv w:val="1"/>
      <w:marLeft w:val="0"/>
      <w:marRight w:val="0"/>
      <w:marTop w:val="0"/>
      <w:marBottom w:val="0"/>
      <w:divBdr>
        <w:top w:val="none" w:sz="0" w:space="0" w:color="auto"/>
        <w:left w:val="none" w:sz="0" w:space="0" w:color="auto"/>
        <w:bottom w:val="none" w:sz="0" w:space="0" w:color="auto"/>
        <w:right w:val="none" w:sz="0" w:space="0" w:color="auto"/>
      </w:divBdr>
    </w:div>
    <w:div w:id="964314584">
      <w:bodyDiv w:val="1"/>
      <w:marLeft w:val="0"/>
      <w:marRight w:val="0"/>
      <w:marTop w:val="0"/>
      <w:marBottom w:val="0"/>
      <w:divBdr>
        <w:top w:val="none" w:sz="0" w:space="0" w:color="auto"/>
        <w:left w:val="none" w:sz="0" w:space="0" w:color="auto"/>
        <w:bottom w:val="none" w:sz="0" w:space="0" w:color="auto"/>
        <w:right w:val="none" w:sz="0" w:space="0" w:color="auto"/>
      </w:divBdr>
    </w:div>
    <w:div w:id="964508247">
      <w:bodyDiv w:val="1"/>
      <w:marLeft w:val="0"/>
      <w:marRight w:val="0"/>
      <w:marTop w:val="0"/>
      <w:marBottom w:val="0"/>
      <w:divBdr>
        <w:top w:val="none" w:sz="0" w:space="0" w:color="auto"/>
        <w:left w:val="none" w:sz="0" w:space="0" w:color="auto"/>
        <w:bottom w:val="none" w:sz="0" w:space="0" w:color="auto"/>
        <w:right w:val="none" w:sz="0" w:space="0" w:color="auto"/>
      </w:divBdr>
    </w:div>
    <w:div w:id="964624664">
      <w:bodyDiv w:val="1"/>
      <w:marLeft w:val="0"/>
      <w:marRight w:val="0"/>
      <w:marTop w:val="0"/>
      <w:marBottom w:val="0"/>
      <w:divBdr>
        <w:top w:val="none" w:sz="0" w:space="0" w:color="auto"/>
        <w:left w:val="none" w:sz="0" w:space="0" w:color="auto"/>
        <w:bottom w:val="none" w:sz="0" w:space="0" w:color="auto"/>
        <w:right w:val="none" w:sz="0" w:space="0" w:color="auto"/>
      </w:divBdr>
    </w:div>
    <w:div w:id="964696876">
      <w:bodyDiv w:val="1"/>
      <w:marLeft w:val="0"/>
      <w:marRight w:val="0"/>
      <w:marTop w:val="0"/>
      <w:marBottom w:val="0"/>
      <w:divBdr>
        <w:top w:val="none" w:sz="0" w:space="0" w:color="auto"/>
        <w:left w:val="none" w:sz="0" w:space="0" w:color="auto"/>
        <w:bottom w:val="none" w:sz="0" w:space="0" w:color="auto"/>
        <w:right w:val="none" w:sz="0" w:space="0" w:color="auto"/>
      </w:divBdr>
    </w:div>
    <w:div w:id="964967474">
      <w:bodyDiv w:val="1"/>
      <w:marLeft w:val="0"/>
      <w:marRight w:val="0"/>
      <w:marTop w:val="0"/>
      <w:marBottom w:val="0"/>
      <w:divBdr>
        <w:top w:val="none" w:sz="0" w:space="0" w:color="auto"/>
        <w:left w:val="none" w:sz="0" w:space="0" w:color="auto"/>
        <w:bottom w:val="none" w:sz="0" w:space="0" w:color="auto"/>
        <w:right w:val="none" w:sz="0" w:space="0" w:color="auto"/>
      </w:divBdr>
    </w:div>
    <w:div w:id="965046945">
      <w:bodyDiv w:val="1"/>
      <w:marLeft w:val="0"/>
      <w:marRight w:val="0"/>
      <w:marTop w:val="0"/>
      <w:marBottom w:val="0"/>
      <w:divBdr>
        <w:top w:val="none" w:sz="0" w:space="0" w:color="auto"/>
        <w:left w:val="none" w:sz="0" w:space="0" w:color="auto"/>
        <w:bottom w:val="none" w:sz="0" w:space="0" w:color="auto"/>
        <w:right w:val="none" w:sz="0" w:space="0" w:color="auto"/>
      </w:divBdr>
    </w:div>
    <w:div w:id="965817481">
      <w:bodyDiv w:val="1"/>
      <w:marLeft w:val="0"/>
      <w:marRight w:val="0"/>
      <w:marTop w:val="0"/>
      <w:marBottom w:val="0"/>
      <w:divBdr>
        <w:top w:val="none" w:sz="0" w:space="0" w:color="auto"/>
        <w:left w:val="none" w:sz="0" w:space="0" w:color="auto"/>
        <w:bottom w:val="none" w:sz="0" w:space="0" w:color="auto"/>
        <w:right w:val="none" w:sz="0" w:space="0" w:color="auto"/>
      </w:divBdr>
    </w:div>
    <w:div w:id="966475560">
      <w:bodyDiv w:val="1"/>
      <w:marLeft w:val="0"/>
      <w:marRight w:val="0"/>
      <w:marTop w:val="0"/>
      <w:marBottom w:val="0"/>
      <w:divBdr>
        <w:top w:val="none" w:sz="0" w:space="0" w:color="auto"/>
        <w:left w:val="none" w:sz="0" w:space="0" w:color="auto"/>
        <w:bottom w:val="none" w:sz="0" w:space="0" w:color="auto"/>
        <w:right w:val="none" w:sz="0" w:space="0" w:color="auto"/>
      </w:divBdr>
    </w:div>
    <w:div w:id="966591311">
      <w:bodyDiv w:val="1"/>
      <w:marLeft w:val="0"/>
      <w:marRight w:val="0"/>
      <w:marTop w:val="0"/>
      <w:marBottom w:val="0"/>
      <w:divBdr>
        <w:top w:val="none" w:sz="0" w:space="0" w:color="auto"/>
        <w:left w:val="none" w:sz="0" w:space="0" w:color="auto"/>
        <w:bottom w:val="none" w:sz="0" w:space="0" w:color="auto"/>
        <w:right w:val="none" w:sz="0" w:space="0" w:color="auto"/>
      </w:divBdr>
    </w:div>
    <w:div w:id="967006403">
      <w:bodyDiv w:val="1"/>
      <w:marLeft w:val="0"/>
      <w:marRight w:val="0"/>
      <w:marTop w:val="0"/>
      <w:marBottom w:val="0"/>
      <w:divBdr>
        <w:top w:val="none" w:sz="0" w:space="0" w:color="auto"/>
        <w:left w:val="none" w:sz="0" w:space="0" w:color="auto"/>
        <w:bottom w:val="none" w:sz="0" w:space="0" w:color="auto"/>
        <w:right w:val="none" w:sz="0" w:space="0" w:color="auto"/>
      </w:divBdr>
    </w:div>
    <w:div w:id="967080887">
      <w:bodyDiv w:val="1"/>
      <w:marLeft w:val="0"/>
      <w:marRight w:val="0"/>
      <w:marTop w:val="0"/>
      <w:marBottom w:val="0"/>
      <w:divBdr>
        <w:top w:val="none" w:sz="0" w:space="0" w:color="auto"/>
        <w:left w:val="none" w:sz="0" w:space="0" w:color="auto"/>
        <w:bottom w:val="none" w:sz="0" w:space="0" w:color="auto"/>
        <w:right w:val="none" w:sz="0" w:space="0" w:color="auto"/>
      </w:divBdr>
    </w:div>
    <w:div w:id="967246738">
      <w:bodyDiv w:val="1"/>
      <w:marLeft w:val="0"/>
      <w:marRight w:val="0"/>
      <w:marTop w:val="0"/>
      <w:marBottom w:val="0"/>
      <w:divBdr>
        <w:top w:val="none" w:sz="0" w:space="0" w:color="auto"/>
        <w:left w:val="none" w:sz="0" w:space="0" w:color="auto"/>
        <w:bottom w:val="none" w:sz="0" w:space="0" w:color="auto"/>
        <w:right w:val="none" w:sz="0" w:space="0" w:color="auto"/>
      </w:divBdr>
    </w:div>
    <w:div w:id="967518131">
      <w:bodyDiv w:val="1"/>
      <w:marLeft w:val="0"/>
      <w:marRight w:val="0"/>
      <w:marTop w:val="0"/>
      <w:marBottom w:val="0"/>
      <w:divBdr>
        <w:top w:val="none" w:sz="0" w:space="0" w:color="auto"/>
        <w:left w:val="none" w:sz="0" w:space="0" w:color="auto"/>
        <w:bottom w:val="none" w:sz="0" w:space="0" w:color="auto"/>
        <w:right w:val="none" w:sz="0" w:space="0" w:color="auto"/>
      </w:divBdr>
    </w:div>
    <w:div w:id="967708147">
      <w:bodyDiv w:val="1"/>
      <w:marLeft w:val="0"/>
      <w:marRight w:val="0"/>
      <w:marTop w:val="0"/>
      <w:marBottom w:val="0"/>
      <w:divBdr>
        <w:top w:val="none" w:sz="0" w:space="0" w:color="auto"/>
        <w:left w:val="none" w:sz="0" w:space="0" w:color="auto"/>
        <w:bottom w:val="none" w:sz="0" w:space="0" w:color="auto"/>
        <w:right w:val="none" w:sz="0" w:space="0" w:color="auto"/>
      </w:divBdr>
    </w:div>
    <w:div w:id="968436133">
      <w:bodyDiv w:val="1"/>
      <w:marLeft w:val="0"/>
      <w:marRight w:val="0"/>
      <w:marTop w:val="0"/>
      <w:marBottom w:val="0"/>
      <w:divBdr>
        <w:top w:val="none" w:sz="0" w:space="0" w:color="auto"/>
        <w:left w:val="none" w:sz="0" w:space="0" w:color="auto"/>
        <w:bottom w:val="none" w:sz="0" w:space="0" w:color="auto"/>
        <w:right w:val="none" w:sz="0" w:space="0" w:color="auto"/>
      </w:divBdr>
    </w:div>
    <w:div w:id="968509961">
      <w:bodyDiv w:val="1"/>
      <w:marLeft w:val="0"/>
      <w:marRight w:val="0"/>
      <w:marTop w:val="0"/>
      <w:marBottom w:val="0"/>
      <w:divBdr>
        <w:top w:val="none" w:sz="0" w:space="0" w:color="auto"/>
        <w:left w:val="none" w:sz="0" w:space="0" w:color="auto"/>
        <w:bottom w:val="none" w:sz="0" w:space="0" w:color="auto"/>
        <w:right w:val="none" w:sz="0" w:space="0" w:color="auto"/>
      </w:divBdr>
    </w:div>
    <w:div w:id="968515367">
      <w:bodyDiv w:val="1"/>
      <w:marLeft w:val="0"/>
      <w:marRight w:val="0"/>
      <w:marTop w:val="0"/>
      <w:marBottom w:val="0"/>
      <w:divBdr>
        <w:top w:val="none" w:sz="0" w:space="0" w:color="auto"/>
        <w:left w:val="none" w:sz="0" w:space="0" w:color="auto"/>
        <w:bottom w:val="none" w:sz="0" w:space="0" w:color="auto"/>
        <w:right w:val="none" w:sz="0" w:space="0" w:color="auto"/>
      </w:divBdr>
    </w:div>
    <w:div w:id="968785095">
      <w:bodyDiv w:val="1"/>
      <w:marLeft w:val="0"/>
      <w:marRight w:val="0"/>
      <w:marTop w:val="0"/>
      <w:marBottom w:val="0"/>
      <w:divBdr>
        <w:top w:val="none" w:sz="0" w:space="0" w:color="auto"/>
        <w:left w:val="none" w:sz="0" w:space="0" w:color="auto"/>
        <w:bottom w:val="none" w:sz="0" w:space="0" w:color="auto"/>
        <w:right w:val="none" w:sz="0" w:space="0" w:color="auto"/>
      </w:divBdr>
    </w:div>
    <w:div w:id="968819068">
      <w:bodyDiv w:val="1"/>
      <w:marLeft w:val="0"/>
      <w:marRight w:val="0"/>
      <w:marTop w:val="0"/>
      <w:marBottom w:val="0"/>
      <w:divBdr>
        <w:top w:val="none" w:sz="0" w:space="0" w:color="auto"/>
        <w:left w:val="none" w:sz="0" w:space="0" w:color="auto"/>
        <w:bottom w:val="none" w:sz="0" w:space="0" w:color="auto"/>
        <w:right w:val="none" w:sz="0" w:space="0" w:color="auto"/>
      </w:divBdr>
    </w:div>
    <w:div w:id="968970246">
      <w:bodyDiv w:val="1"/>
      <w:marLeft w:val="0"/>
      <w:marRight w:val="0"/>
      <w:marTop w:val="0"/>
      <w:marBottom w:val="0"/>
      <w:divBdr>
        <w:top w:val="none" w:sz="0" w:space="0" w:color="auto"/>
        <w:left w:val="none" w:sz="0" w:space="0" w:color="auto"/>
        <w:bottom w:val="none" w:sz="0" w:space="0" w:color="auto"/>
        <w:right w:val="none" w:sz="0" w:space="0" w:color="auto"/>
      </w:divBdr>
    </w:div>
    <w:div w:id="969281458">
      <w:bodyDiv w:val="1"/>
      <w:marLeft w:val="0"/>
      <w:marRight w:val="0"/>
      <w:marTop w:val="0"/>
      <w:marBottom w:val="0"/>
      <w:divBdr>
        <w:top w:val="none" w:sz="0" w:space="0" w:color="auto"/>
        <w:left w:val="none" w:sz="0" w:space="0" w:color="auto"/>
        <w:bottom w:val="none" w:sz="0" w:space="0" w:color="auto"/>
        <w:right w:val="none" w:sz="0" w:space="0" w:color="auto"/>
      </w:divBdr>
    </w:div>
    <w:div w:id="969436728">
      <w:bodyDiv w:val="1"/>
      <w:marLeft w:val="0"/>
      <w:marRight w:val="0"/>
      <w:marTop w:val="0"/>
      <w:marBottom w:val="0"/>
      <w:divBdr>
        <w:top w:val="none" w:sz="0" w:space="0" w:color="auto"/>
        <w:left w:val="none" w:sz="0" w:space="0" w:color="auto"/>
        <w:bottom w:val="none" w:sz="0" w:space="0" w:color="auto"/>
        <w:right w:val="none" w:sz="0" w:space="0" w:color="auto"/>
      </w:divBdr>
    </w:div>
    <w:div w:id="969749529">
      <w:bodyDiv w:val="1"/>
      <w:marLeft w:val="0"/>
      <w:marRight w:val="0"/>
      <w:marTop w:val="0"/>
      <w:marBottom w:val="0"/>
      <w:divBdr>
        <w:top w:val="none" w:sz="0" w:space="0" w:color="auto"/>
        <w:left w:val="none" w:sz="0" w:space="0" w:color="auto"/>
        <w:bottom w:val="none" w:sz="0" w:space="0" w:color="auto"/>
        <w:right w:val="none" w:sz="0" w:space="0" w:color="auto"/>
      </w:divBdr>
    </w:div>
    <w:div w:id="969869411">
      <w:bodyDiv w:val="1"/>
      <w:marLeft w:val="0"/>
      <w:marRight w:val="0"/>
      <w:marTop w:val="0"/>
      <w:marBottom w:val="0"/>
      <w:divBdr>
        <w:top w:val="none" w:sz="0" w:space="0" w:color="auto"/>
        <w:left w:val="none" w:sz="0" w:space="0" w:color="auto"/>
        <w:bottom w:val="none" w:sz="0" w:space="0" w:color="auto"/>
        <w:right w:val="none" w:sz="0" w:space="0" w:color="auto"/>
      </w:divBdr>
    </w:div>
    <w:div w:id="970091778">
      <w:bodyDiv w:val="1"/>
      <w:marLeft w:val="0"/>
      <w:marRight w:val="0"/>
      <w:marTop w:val="0"/>
      <w:marBottom w:val="0"/>
      <w:divBdr>
        <w:top w:val="none" w:sz="0" w:space="0" w:color="auto"/>
        <w:left w:val="none" w:sz="0" w:space="0" w:color="auto"/>
        <w:bottom w:val="none" w:sz="0" w:space="0" w:color="auto"/>
        <w:right w:val="none" w:sz="0" w:space="0" w:color="auto"/>
      </w:divBdr>
    </w:div>
    <w:div w:id="970406069">
      <w:bodyDiv w:val="1"/>
      <w:marLeft w:val="0"/>
      <w:marRight w:val="0"/>
      <w:marTop w:val="0"/>
      <w:marBottom w:val="0"/>
      <w:divBdr>
        <w:top w:val="none" w:sz="0" w:space="0" w:color="auto"/>
        <w:left w:val="none" w:sz="0" w:space="0" w:color="auto"/>
        <w:bottom w:val="none" w:sz="0" w:space="0" w:color="auto"/>
        <w:right w:val="none" w:sz="0" w:space="0" w:color="auto"/>
      </w:divBdr>
    </w:div>
    <w:div w:id="970670964">
      <w:bodyDiv w:val="1"/>
      <w:marLeft w:val="0"/>
      <w:marRight w:val="0"/>
      <w:marTop w:val="0"/>
      <w:marBottom w:val="0"/>
      <w:divBdr>
        <w:top w:val="none" w:sz="0" w:space="0" w:color="auto"/>
        <w:left w:val="none" w:sz="0" w:space="0" w:color="auto"/>
        <w:bottom w:val="none" w:sz="0" w:space="0" w:color="auto"/>
        <w:right w:val="none" w:sz="0" w:space="0" w:color="auto"/>
      </w:divBdr>
    </w:div>
    <w:div w:id="970789950">
      <w:bodyDiv w:val="1"/>
      <w:marLeft w:val="0"/>
      <w:marRight w:val="0"/>
      <w:marTop w:val="0"/>
      <w:marBottom w:val="0"/>
      <w:divBdr>
        <w:top w:val="none" w:sz="0" w:space="0" w:color="auto"/>
        <w:left w:val="none" w:sz="0" w:space="0" w:color="auto"/>
        <w:bottom w:val="none" w:sz="0" w:space="0" w:color="auto"/>
        <w:right w:val="none" w:sz="0" w:space="0" w:color="auto"/>
      </w:divBdr>
    </w:div>
    <w:div w:id="970864236">
      <w:bodyDiv w:val="1"/>
      <w:marLeft w:val="0"/>
      <w:marRight w:val="0"/>
      <w:marTop w:val="0"/>
      <w:marBottom w:val="0"/>
      <w:divBdr>
        <w:top w:val="none" w:sz="0" w:space="0" w:color="auto"/>
        <w:left w:val="none" w:sz="0" w:space="0" w:color="auto"/>
        <w:bottom w:val="none" w:sz="0" w:space="0" w:color="auto"/>
        <w:right w:val="none" w:sz="0" w:space="0" w:color="auto"/>
      </w:divBdr>
    </w:div>
    <w:div w:id="970935813">
      <w:bodyDiv w:val="1"/>
      <w:marLeft w:val="0"/>
      <w:marRight w:val="0"/>
      <w:marTop w:val="0"/>
      <w:marBottom w:val="0"/>
      <w:divBdr>
        <w:top w:val="none" w:sz="0" w:space="0" w:color="auto"/>
        <w:left w:val="none" w:sz="0" w:space="0" w:color="auto"/>
        <w:bottom w:val="none" w:sz="0" w:space="0" w:color="auto"/>
        <w:right w:val="none" w:sz="0" w:space="0" w:color="auto"/>
      </w:divBdr>
    </w:div>
    <w:div w:id="971710396">
      <w:bodyDiv w:val="1"/>
      <w:marLeft w:val="0"/>
      <w:marRight w:val="0"/>
      <w:marTop w:val="0"/>
      <w:marBottom w:val="0"/>
      <w:divBdr>
        <w:top w:val="none" w:sz="0" w:space="0" w:color="auto"/>
        <w:left w:val="none" w:sz="0" w:space="0" w:color="auto"/>
        <w:bottom w:val="none" w:sz="0" w:space="0" w:color="auto"/>
        <w:right w:val="none" w:sz="0" w:space="0" w:color="auto"/>
      </w:divBdr>
    </w:div>
    <w:div w:id="972369102">
      <w:bodyDiv w:val="1"/>
      <w:marLeft w:val="0"/>
      <w:marRight w:val="0"/>
      <w:marTop w:val="0"/>
      <w:marBottom w:val="0"/>
      <w:divBdr>
        <w:top w:val="none" w:sz="0" w:space="0" w:color="auto"/>
        <w:left w:val="none" w:sz="0" w:space="0" w:color="auto"/>
        <w:bottom w:val="none" w:sz="0" w:space="0" w:color="auto"/>
        <w:right w:val="none" w:sz="0" w:space="0" w:color="auto"/>
      </w:divBdr>
    </w:div>
    <w:div w:id="972441116">
      <w:bodyDiv w:val="1"/>
      <w:marLeft w:val="0"/>
      <w:marRight w:val="0"/>
      <w:marTop w:val="0"/>
      <w:marBottom w:val="0"/>
      <w:divBdr>
        <w:top w:val="none" w:sz="0" w:space="0" w:color="auto"/>
        <w:left w:val="none" w:sz="0" w:space="0" w:color="auto"/>
        <w:bottom w:val="none" w:sz="0" w:space="0" w:color="auto"/>
        <w:right w:val="none" w:sz="0" w:space="0" w:color="auto"/>
      </w:divBdr>
    </w:div>
    <w:div w:id="972634029">
      <w:bodyDiv w:val="1"/>
      <w:marLeft w:val="0"/>
      <w:marRight w:val="0"/>
      <w:marTop w:val="0"/>
      <w:marBottom w:val="0"/>
      <w:divBdr>
        <w:top w:val="none" w:sz="0" w:space="0" w:color="auto"/>
        <w:left w:val="none" w:sz="0" w:space="0" w:color="auto"/>
        <w:bottom w:val="none" w:sz="0" w:space="0" w:color="auto"/>
        <w:right w:val="none" w:sz="0" w:space="0" w:color="auto"/>
      </w:divBdr>
    </w:div>
    <w:div w:id="972910342">
      <w:bodyDiv w:val="1"/>
      <w:marLeft w:val="0"/>
      <w:marRight w:val="0"/>
      <w:marTop w:val="0"/>
      <w:marBottom w:val="0"/>
      <w:divBdr>
        <w:top w:val="none" w:sz="0" w:space="0" w:color="auto"/>
        <w:left w:val="none" w:sz="0" w:space="0" w:color="auto"/>
        <w:bottom w:val="none" w:sz="0" w:space="0" w:color="auto"/>
        <w:right w:val="none" w:sz="0" w:space="0" w:color="auto"/>
      </w:divBdr>
    </w:div>
    <w:div w:id="972977736">
      <w:bodyDiv w:val="1"/>
      <w:marLeft w:val="0"/>
      <w:marRight w:val="0"/>
      <w:marTop w:val="0"/>
      <w:marBottom w:val="0"/>
      <w:divBdr>
        <w:top w:val="none" w:sz="0" w:space="0" w:color="auto"/>
        <w:left w:val="none" w:sz="0" w:space="0" w:color="auto"/>
        <w:bottom w:val="none" w:sz="0" w:space="0" w:color="auto"/>
        <w:right w:val="none" w:sz="0" w:space="0" w:color="auto"/>
      </w:divBdr>
    </w:div>
    <w:div w:id="973020641">
      <w:bodyDiv w:val="1"/>
      <w:marLeft w:val="0"/>
      <w:marRight w:val="0"/>
      <w:marTop w:val="0"/>
      <w:marBottom w:val="0"/>
      <w:divBdr>
        <w:top w:val="none" w:sz="0" w:space="0" w:color="auto"/>
        <w:left w:val="none" w:sz="0" w:space="0" w:color="auto"/>
        <w:bottom w:val="none" w:sz="0" w:space="0" w:color="auto"/>
        <w:right w:val="none" w:sz="0" w:space="0" w:color="auto"/>
      </w:divBdr>
    </w:div>
    <w:div w:id="973293100">
      <w:bodyDiv w:val="1"/>
      <w:marLeft w:val="0"/>
      <w:marRight w:val="0"/>
      <w:marTop w:val="0"/>
      <w:marBottom w:val="0"/>
      <w:divBdr>
        <w:top w:val="none" w:sz="0" w:space="0" w:color="auto"/>
        <w:left w:val="none" w:sz="0" w:space="0" w:color="auto"/>
        <w:bottom w:val="none" w:sz="0" w:space="0" w:color="auto"/>
        <w:right w:val="none" w:sz="0" w:space="0" w:color="auto"/>
      </w:divBdr>
    </w:div>
    <w:div w:id="973683398">
      <w:bodyDiv w:val="1"/>
      <w:marLeft w:val="0"/>
      <w:marRight w:val="0"/>
      <w:marTop w:val="0"/>
      <w:marBottom w:val="0"/>
      <w:divBdr>
        <w:top w:val="none" w:sz="0" w:space="0" w:color="auto"/>
        <w:left w:val="none" w:sz="0" w:space="0" w:color="auto"/>
        <w:bottom w:val="none" w:sz="0" w:space="0" w:color="auto"/>
        <w:right w:val="none" w:sz="0" w:space="0" w:color="auto"/>
      </w:divBdr>
    </w:div>
    <w:div w:id="973825395">
      <w:bodyDiv w:val="1"/>
      <w:marLeft w:val="0"/>
      <w:marRight w:val="0"/>
      <w:marTop w:val="0"/>
      <w:marBottom w:val="0"/>
      <w:divBdr>
        <w:top w:val="none" w:sz="0" w:space="0" w:color="auto"/>
        <w:left w:val="none" w:sz="0" w:space="0" w:color="auto"/>
        <w:bottom w:val="none" w:sz="0" w:space="0" w:color="auto"/>
        <w:right w:val="none" w:sz="0" w:space="0" w:color="auto"/>
      </w:divBdr>
    </w:div>
    <w:div w:id="973868774">
      <w:bodyDiv w:val="1"/>
      <w:marLeft w:val="0"/>
      <w:marRight w:val="0"/>
      <w:marTop w:val="0"/>
      <w:marBottom w:val="0"/>
      <w:divBdr>
        <w:top w:val="none" w:sz="0" w:space="0" w:color="auto"/>
        <w:left w:val="none" w:sz="0" w:space="0" w:color="auto"/>
        <w:bottom w:val="none" w:sz="0" w:space="0" w:color="auto"/>
        <w:right w:val="none" w:sz="0" w:space="0" w:color="auto"/>
      </w:divBdr>
    </w:div>
    <w:div w:id="974063885">
      <w:bodyDiv w:val="1"/>
      <w:marLeft w:val="0"/>
      <w:marRight w:val="0"/>
      <w:marTop w:val="0"/>
      <w:marBottom w:val="0"/>
      <w:divBdr>
        <w:top w:val="none" w:sz="0" w:space="0" w:color="auto"/>
        <w:left w:val="none" w:sz="0" w:space="0" w:color="auto"/>
        <w:bottom w:val="none" w:sz="0" w:space="0" w:color="auto"/>
        <w:right w:val="none" w:sz="0" w:space="0" w:color="auto"/>
      </w:divBdr>
    </w:div>
    <w:div w:id="974220630">
      <w:bodyDiv w:val="1"/>
      <w:marLeft w:val="0"/>
      <w:marRight w:val="0"/>
      <w:marTop w:val="0"/>
      <w:marBottom w:val="0"/>
      <w:divBdr>
        <w:top w:val="none" w:sz="0" w:space="0" w:color="auto"/>
        <w:left w:val="none" w:sz="0" w:space="0" w:color="auto"/>
        <w:bottom w:val="none" w:sz="0" w:space="0" w:color="auto"/>
        <w:right w:val="none" w:sz="0" w:space="0" w:color="auto"/>
      </w:divBdr>
    </w:div>
    <w:div w:id="974532675">
      <w:bodyDiv w:val="1"/>
      <w:marLeft w:val="0"/>
      <w:marRight w:val="0"/>
      <w:marTop w:val="0"/>
      <w:marBottom w:val="0"/>
      <w:divBdr>
        <w:top w:val="none" w:sz="0" w:space="0" w:color="auto"/>
        <w:left w:val="none" w:sz="0" w:space="0" w:color="auto"/>
        <w:bottom w:val="none" w:sz="0" w:space="0" w:color="auto"/>
        <w:right w:val="none" w:sz="0" w:space="0" w:color="auto"/>
      </w:divBdr>
    </w:div>
    <w:div w:id="975066400">
      <w:bodyDiv w:val="1"/>
      <w:marLeft w:val="0"/>
      <w:marRight w:val="0"/>
      <w:marTop w:val="0"/>
      <w:marBottom w:val="0"/>
      <w:divBdr>
        <w:top w:val="none" w:sz="0" w:space="0" w:color="auto"/>
        <w:left w:val="none" w:sz="0" w:space="0" w:color="auto"/>
        <w:bottom w:val="none" w:sz="0" w:space="0" w:color="auto"/>
        <w:right w:val="none" w:sz="0" w:space="0" w:color="auto"/>
      </w:divBdr>
    </w:div>
    <w:div w:id="975373379">
      <w:bodyDiv w:val="1"/>
      <w:marLeft w:val="0"/>
      <w:marRight w:val="0"/>
      <w:marTop w:val="0"/>
      <w:marBottom w:val="0"/>
      <w:divBdr>
        <w:top w:val="none" w:sz="0" w:space="0" w:color="auto"/>
        <w:left w:val="none" w:sz="0" w:space="0" w:color="auto"/>
        <w:bottom w:val="none" w:sz="0" w:space="0" w:color="auto"/>
        <w:right w:val="none" w:sz="0" w:space="0" w:color="auto"/>
      </w:divBdr>
    </w:div>
    <w:div w:id="975643104">
      <w:bodyDiv w:val="1"/>
      <w:marLeft w:val="0"/>
      <w:marRight w:val="0"/>
      <w:marTop w:val="0"/>
      <w:marBottom w:val="0"/>
      <w:divBdr>
        <w:top w:val="none" w:sz="0" w:space="0" w:color="auto"/>
        <w:left w:val="none" w:sz="0" w:space="0" w:color="auto"/>
        <w:bottom w:val="none" w:sz="0" w:space="0" w:color="auto"/>
        <w:right w:val="none" w:sz="0" w:space="0" w:color="auto"/>
      </w:divBdr>
    </w:div>
    <w:div w:id="975720978">
      <w:bodyDiv w:val="1"/>
      <w:marLeft w:val="0"/>
      <w:marRight w:val="0"/>
      <w:marTop w:val="0"/>
      <w:marBottom w:val="0"/>
      <w:divBdr>
        <w:top w:val="none" w:sz="0" w:space="0" w:color="auto"/>
        <w:left w:val="none" w:sz="0" w:space="0" w:color="auto"/>
        <w:bottom w:val="none" w:sz="0" w:space="0" w:color="auto"/>
        <w:right w:val="none" w:sz="0" w:space="0" w:color="auto"/>
      </w:divBdr>
    </w:div>
    <w:div w:id="975836618">
      <w:bodyDiv w:val="1"/>
      <w:marLeft w:val="0"/>
      <w:marRight w:val="0"/>
      <w:marTop w:val="0"/>
      <w:marBottom w:val="0"/>
      <w:divBdr>
        <w:top w:val="none" w:sz="0" w:space="0" w:color="auto"/>
        <w:left w:val="none" w:sz="0" w:space="0" w:color="auto"/>
        <w:bottom w:val="none" w:sz="0" w:space="0" w:color="auto"/>
        <w:right w:val="none" w:sz="0" w:space="0" w:color="auto"/>
      </w:divBdr>
    </w:div>
    <w:div w:id="975993017">
      <w:bodyDiv w:val="1"/>
      <w:marLeft w:val="0"/>
      <w:marRight w:val="0"/>
      <w:marTop w:val="0"/>
      <w:marBottom w:val="0"/>
      <w:divBdr>
        <w:top w:val="none" w:sz="0" w:space="0" w:color="auto"/>
        <w:left w:val="none" w:sz="0" w:space="0" w:color="auto"/>
        <w:bottom w:val="none" w:sz="0" w:space="0" w:color="auto"/>
        <w:right w:val="none" w:sz="0" w:space="0" w:color="auto"/>
      </w:divBdr>
    </w:div>
    <w:div w:id="976109763">
      <w:bodyDiv w:val="1"/>
      <w:marLeft w:val="0"/>
      <w:marRight w:val="0"/>
      <w:marTop w:val="0"/>
      <w:marBottom w:val="0"/>
      <w:divBdr>
        <w:top w:val="none" w:sz="0" w:space="0" w:color="auto"/>
        <w:left w:val="none" w:sz="0" w:space="0" w:color="auto"/>
        <w:bottom w:val="none" w:sz="0" w:space="0" w:color="auto"/>
        <w:right w:val="none" w:sz="0" w:space="0" w:color="auto"/>
      </w:divBdr>
    </w:div>
    <w:div w:id="976109877">
      <w:bodyDiv w:val="1"/>
      <w:marLeft w:val="0"/>
      <w:marRight w:val="0"/>
      <w:marTop w:val="0"/>
      <w:marBottom w:val="0"/>
      <w:divBdr>
        <w:top w:val="none" w:sz="0" w:space="0" w:color="auto"/>
        <w:left w:val="none" w:sz="0" w:space="0" w:color="auto"/>
        <w:bottom w:val="none" w:sz="0" w:space="0" w:color="auto"/>
        <w:right w:val="none" w:sz="0" w:space="0" w:color="auto"/>
      </w:divBdr>
    </w:div>
    <w:div w:id="976375569">
      <w:bodyDiv w:val="1"/>
      <w:marLeft w:val="0"/>
      <w:marRight w:val="0"/>
      <w:marTop w:val="0"/>
      <w:marBottom w:val="0"/>
      <w:divBdr>
        <w:top w:val="none" w:sz="0" w:space="0" w:color="auto"/>
        <w:left w:val="none" w:sz="0" w:space="0" w:color="auto"/>
        <w:bottom w:val="none" w:sz="0" w:space="0" w:color="auto"/>
        <w:right w:val="none" w:sz="0" w:space="0" w:color="auto"/>
      </w:divBdr>
    </w:div>
    <w:div w:id="976572423">
      <w:bodyDiv w:val="1"/>
      <w:marLeft w:val="0"/>
      <w:marRight w:val="0"/>
      <w:marTop w:val="0"/>
      <w:marBottom w:val="0"/>
      <w:divBdr>
        <w:top w:val="none" w:sz="0" w:space="0" w:color="auto"/>
        <w:left w:val="none" w:sz="0" w:space="0" w:color="auto"/>
        <w:bottom w:val="none" w:sz="0" w:space="0" w:color="auto"/>
        <w:right w:val="none" w:sz="0" w:space="0" w:color="auto"/>
      </w:divBdr>
    </w:div>
    <w:div w:id="976687349">
      <w:bodyDiv w:val="1"/>
      <w:marLeft w:val="0"/>
      <w:marRight w:val="0"/>
      <w:marTop w:val="0"/>
      <w:marBottom w:val="0"/>
      <w:divBdr>
        <w:top w:val="none" w:sz="0" w:space="0" w:color="auto"/>
        <w:left w:val="none" w:sz="0" w:space="0" w:color="auto"/>
        <w:bottom w:val="none" w:sz="0" w:space="0" w:color="auto"/>
        <w:right w:val="none" w:sz="0" w:space="0" w:color="auto"/>
      </w:divBdr>
    </w:div>
    <w:div w:id="976715144">
      <w:bodyDiv w:val="1"/>
      <w:marLeft w:val="0"/>
      <w:marRight w:val="0"/>
      <w:marTop w:val="0"/>
      <w:marBottom w:val="0"/>
      <w:divBdr>
        <w:top w:val="none" w:sz="0" w:space="0" w:color="auto"/>
        <w:left w:val="none" w:sz="0" w:space="0" w:color="auto"/>
        <w:bottom w:val="none" w:sz="0" w:space="0" w:color="auto"/>
        <w:right w:val="none" w:sz="0" w:space="0" w:color="auto"/>
      </w:divBdr>
    </w:div>
    <w:div w:id="976959076">
      <w:bodyDiv w:val="1"/>
      <w:marLeft w:val="0"/>
      <w:marRight w:val="0"/>
      <w:marTop w:val="0"/>
      <w:marBottom w:val="0"/>
      <w:divBdr>
        <w:top w:val="none" w:sz="0" w:space="0" w:color="auto"/>
        <w:left w:val="none" w:sz="0" w:space="0" w:color="auto"/>
        <w:bottom w:val="none" w:sz="0" w:space="0" w:color="auto"/>
        <w:right w:val="none" w:sz="0" w:space="0" w:color="auto"/>
      </w:divBdr>
    </w:div>
    <w:div w:id="977035086">
      <w:bodyDiv w:val="1"/>
      <w:marLeft w:val="0"/>
      <w:marRight w:val="0"/>
      <w:marTop w:val="0"/>
      <w:marBottom w:val="0"/>
      <w:divBdr>
        <w:top w:val="none" w:sz="0" w:space="0" w:color="auto"/>
        <w:left w:val="none" w:sz="0" w:space="0" w:color="auto"/>
        <w:bottom w:val="none" w:sz="0" w:space="0" w:color="auto"/>
        <w:right w:val="none" w:sz="0" w:space="0" w:color="auto"/>
      </w:divBdr>
    </w:div>
    <w:div w:id="977608385">
      <w:bodyDiv w:val="1"/>
      <w:marLeft w:val="0"/>
      <w:marRight w:val="0"/>
      <w:marTop w:val="0"/>
      <w:marBottom w:val="0"/>
      <w:divBdr>
        <w:top w:val="none" w:sz="0" w:space="0" w:color="auto"/>
        <w:left w:val="none" w:sz="0" w:space="0" w:color="auto"/>
        <w:bottom w:val="none" w:sz="0" w:space="0" w:color="auto"/>
        <w:right w:val="none" w:sz="0" w:space="0" w:color="auto"/>
      </w:divBdr>
    </w:div>
    <w:div w:id="977882407">
      <w:bodyDiv w:val="1"/>
      <w:marLeft w:val="0"/>
      <w:marRight w:val="0"/>
      <w:marTop w:val="0"/>
      <w:marBottom w:val="0"/>
      <w:divBdr>
        <w:top w:val="none" w:sz="0" w:space="0" w:color="auto"/>
        <w:left w:val="none" w:sz="0" w:space="0" w:color="auto"/>
        <w:bottom w:val="none" w:sz="0" w:space="0" w:color="auto"/>
        <w:right w:val="none" w:sz="0" w:space="0" w:color="auto"/>
      </w:divBdr>
    </w:div>
    <w:div w:id="977883808">
      <w:bodyDiv w:val="1"/>
      <w:marLeft w:val="0"/>
      <w:marRight w:val="0"/>
      <w:marTop w:val="0"/>
      <w:marBottom w:val="0"/>
      <w:divBdr>
        <w:top w:val="none" w:sz="0" w:space="0" w:color="auto"/>
        <w:left w:val="none" w:sz="0" w:space="0" w:color="auto"/>
        <w:bottom w:val="none" w:sz="0" w:space="0" w:color="auto"/>
        <w:right w:val="none" w:sz="0" w:space="0" w:color="auto"/>
      </w:divBdr>
    </w:div>
    <w:div w:id="977958985">
      <w:bodyDiv w:val="1"/>
      <w:marLeft w:val="0"/>
      <w:marRight w:val="0"/>
      <w:marTop w:val="0"/>
      <w:marBottom w:val="0"/>
      <w:divBdr>
        <w:top w:val="none" w:sz="0" w:space="0" w:color="auto"/>
        <w:left w:val="none" w:sz="0" w:space="0" w:color="auto"/>
        <w:bottom w:val="none" w:sz="0" w:space="0" w:color="auto"/>
        <w:right w:val="none" w:sz="0" w:space="0" w:color="auto"/>
      </w:divBdr>
    </w:div>
    <w:div w:id="977999476">
      <w:bodyDiv w:val="1"/>
      <w:marLeft w:val="0"/>
      <w:marRight w:val="0"/>
      <w:marTop w:val="0"/>
      <w:marBottom w:val="0"/>
      <w:divBdr>
        <w:top w:val="none" w:sz="0" w:space="0" w:color="auto"/>
        <w:left w:val="none" w:sz="0" w:space="0" w:color="auto"/>
        <w:bottom w:val="none" w:sz="0" w:space="0" w:color="auto"/>
        <w:right w:val="none" w:sz="0" w:space="0" w:color="auto"/>
      </w:divBdr>
    </w:div>
    <w:div w:id="978077004">
      <w:bodyDiv w:val="1"/>
      <w:marLeft w:val="0"/>
      <w:marRight w:val="0"/>
      <w:marTop w:val="0"/>
      <w:marBottom w:val="0"/>
      <w:divBdr>
        <w:top w:val="none" w:sz="0" w:space="0" w:color="auto"/>
        <w:left w:val="none" w:sz="0" w:space="0" w:color="auto"/>
        <w:bottom w:val="none" w:sz="0" w:space="0" w:color="auto"/>
        <w:right w:val="none" w:sz="0" w:space="0" w:color="auto"/>
      </w:divBdr>
    </w:div>
    <w:div w:id="978146397">
      <w:bodyDiv w:val="1"/>
      <w:marLeft w:val="0"/>
      <w:marRight w:val="0"/>
      <w:marTop w:val="0"/>
      <w:marBottom w:val="0"/>
      <w:divBdr>
        <w:top w:val="none" w:sz="0" w:space="0" w:color="auto"/>
        <w:left w:val="none" w:sz="0" w:space="0" w:color="auto"/>
        <w:bottom w:val="none" w:sz="0" w:space="0" w:color="auto"/>
        <w:right w:val="none" w:sz="0" w:space="0" w:color="auto"/>
      </w:divBdr>
    </w:div>
    <w:div w:id="978148845">
      <w:bodyDiv w:val="1"/>
      <w:marLeft w:val="0"/>
      <w:marRight w:val="0"/>
      <w:marTop w:val="0"/>
      <w:marBottom w:val="0"/>
      <w:divBdr>
        <w:top w:val="none" w:sz="0" w:space="0" w:color="auto"/>
        <w:left w:val="none" w:sz="0" w:space="0" w:color="auto"/>
        <w:bottom w:val="none" w:sz="0" w:space="0" w:color="auto"/>
        <w:right w:val="none" w:sz="0" w:space="0" w:color="auto"/>
      </w:divBdr>
    </w:div>
    <w:div w:id="978194518">
      <w:bodyDiv w:val="1"/>
      <w:marLeft w:val="0"/>
      <w:marRight w:val="0"/>
      <w:marTop w:val="0"/>
      <w:marBottom w:val="0"/>
      <w:divBdr>
        <w:top w:val="none" w:sz="0" w:space="0" w:color="auto"/>
        <w:left w:val="none" w:sz="0" w:space="0" w:color="auto"/>
        <w:bottom w:val="none" w:sz="0" w:space="0" w:color="auto"/>
        <w:right w:val="none" w:sz="0" w:space="0" w:color="auto"/>
      </w:divBdr>
    </w:div>
    <w:div w:id="978340946">
      <w:bodyDiv w:val="1"/>
      <w:marLeft w:val="0"/>
      <w:marRight w:val="0"/>
      <w:marTop w:val="0"/>
      <w:marBottom w:val="0"/>
      <w:divBdr>
        <w:top w:val="none" w:sz="0" w:space="0" w:color="auto"/>
        <w:left w:val="none" w:sz="0" w:space="0" w:color="auto"/>
        <w:bottom w:val="none" w:sz="0" w:space="0" w:color="auto"/>
        <w:right w:val="none" w:sz="0" w:space="0" w:color="auto"/>
      </w:divBdr>
    </w:div>
    <w:div w:id="978650065">
      <w:bodyDiv w:val="1"/>
      <w:marLeft w:val="0"/>
      <w:marRight w:val="0"/>
      <w:marTop w:val="0"/>
      <w:marBottom w:val="0"/>
      <w:divBdr>
        <w:top w:val="none" w:sz="0" w:space="0" w:color="auto"/>
        <w:left w:val="none" w:sz="0" w:space="0" w:color="auto"/>
        <w:bottom w:val="none" w:sz="0" w:space="0" w:color="auto"/>
        <w:right w:val="none" w:sz="0" w:space="0" w:color="auto"/>
      </w:divBdr>
    </w:div>
    <w:div w:id="978725043">
      <w:bodyDiv w:val="1"/>
      <w:marLeft w:val="0"/>
      <w:marRight w:val="0"/>
      <w:marTop w:val="0"/>
      <w:marBottom w:val="0"/>
      <w:divBdr>
        <w:top w:val="none" w:sz="0" w:space="0" w:color="auto"/>
        <w:left w:val="none" w:sz="0" w:space="0" w:color="auto"/>
        <w:bottom w:val="none" w:sz="0" w:space="0" w:color="auto"/>
        <w:right w:val="none" w:sz="0" w:space="0" w:color="auto"/>
      </w:divBdr>
    </w:div>
    <w:div w:id="979001265">
      <w:bodyDiv w:val="1"/>
      <w:marLeft w:val="0"/>
      <w:marRight w:val="0"/>
      <w:marTop w:val="0"/>
      <w:marBottom w:val="0"/>
      <w:divBdr>
        <w:top w:val="none" w:sz="0" w:space="0" w:color="auto"/>
        <w:left w:val="none" w:sz="0" w:space="0" w:color="auto"/>
        <w:bottom w:val="none" w:sz="0" w:space="0" w:color="auto"/>
        <w:right w:val="none" w:sz="0" w:space="0" w:color="auto"/>
      </w:divBdr>
    </w:div>
    <w:div w:id="979042903">
      <w:bodyDiv w:val="1"/>
      <w:marLeft w:val="0"/>
      <w:marRight w:val="0"/>
      <w:marTop w:val="0"/>
      <w:marBottom w:val="0"/>
      <w:divBdr>
        <w:top w:val="none" w:sz="0" w:space="0" w:color="auto"/>
        <w:left w:val="none" w:sz="0" w:space="0" w:color="auto"/>
        <w:bottom w:val="none" w:sz="0" w:space="0" w:color="auto"/>
        <w:right w:val="none" w:sz="0" w:space="0" w:color="auto"/>
      </w:divBdr>
    </w:div>
    <w:div w:id="979043085">
      <w:bodyDiv w:val="1"/>
      <w:marLeft w:val="0"/>
      <w:marRight w:val="0"/>
      <w:marTop w:val="0"/>
      <w:marBottom w:val="0"/>
      <w:divBdr>
        <w:top w:val="none" w:sz="0" w:space="0" w:color="auto"/>
        <w:left w:val="none" w:sz="0" w:space="0" w:color="auto"/>
        <w:bottom w:val="none" w:sz="0" w:space="0" w:color="auto"/>
        <w:right w:val="none" w:sz="0" w:space="0" w:color="auto"/>
      </w:divBdr>
    </w:div>
    <w:div w:id="979068375">
      <w:bodyDiv w:val="1"/>
      <w:marLeft w:val="0"/>
      <w:marRight w:val="0"/>
      <w:marTop w:val="0"/>
      <w:marBottom w:val="0"/>
      <w:divBdr>
        <w:top w:val="none" w:sz="0" w:space="0" w:color="auto"/>
        <w:left w:val="none" w:sz="0" w:space="0" w:color="auto"/>
        <w:bottom w:val="none" w:sz="0" w:space="0" w:color="auto"/>
        <w:right w:val="none" w:sz="0" w:space="0" w:color="auto"/>
      </w:divBdr>
    </w:div>
    <w:div w:id="979072989">
      <w:bodyDiv w:val="1"/>
      <w:marLeft w:val="0"/>
      <w:marRight w:val="0"/>
      <w:marTop w:val="0"/>
      <w:marBottom w:val="0"/>
      <w:divBdr>
        <w:top w:val="none" w:sz="0" w:space="0" w:color="auto"/>
        <w:left w:val="none" w:sz="0" w:space="0" w:color="auto"/>
        <w:bottom w:val="none" w:sz="0" w:space="0" w:color="auto"/>
        <w:right w:val="none" w:sz="0" w:space="0" w:color="auto"/>
      </w:divBdr>
    </w:div>
    <w:div w:id="979110920">
      <w:bodyDiv w:val="1"/>
      <w:marLeft w:val="0"/>
      <w:marRight w:val="0"/>
      <w:marTop w:val="0"/>
      <w:marBottom w:val="0"/>
      <w:divBdr>
        <w:top w:val="none" w:sz="0" w:space="0" w:color="auto"/>
        <w:left w:val="none" w:sz="0" w:space="0" w:color="auto"/>
        <w:bottom w:val="none" w:sz="0" w:space="0" w:color="auto"/>
        <w:right w:val="none" w:sz="0" w:space="0" w:color="auto"/>
      </w:divBdr>
    </w:div>
    <w:div w:id="979304619">
      <w:bodyDiv w:val="1"/>
      <w:marLeft w:val="0"/>
      <w:marRight w:val="0"/>
      <w:marTop w:val="0"/>
      <w:marBottom w:val="0"/>
      <w:divBdr>
        <w:top w:val="none" w:sz="0" w:space="0" w:color="auto"/>
        <w:left w:val="none" w:sz="0" w:space="0" w:color="auto"/>
        <w:bottom w:val="none" w:sz="0" w:space="0" w:color="auto"/>
        <w:right w:val="none" w:sz="0" w:space="0" w:color="auto"/>
      </w:divBdr>
    </w:div>
    <w:div w:id="979455068">
      <w:bodyDiv w:val="1"/>
      <w:marLeft w:val="0"/>
      <w:marRight w:val="0"/>
      <w:marTop w:val="0"/>
      <w:marBottom w:val="0"/>
      <w:divBdr>
        <w:top w:val="none" w:sz="0" w:space="0" w:color="auto"/>
        <w:left w:val="none" w:sz="0" w:space="0" w:color="auto"/>
        <w:bottom w:val="none" w:sz="0" w:space="0" w:color="auto"/>
        <w:right w:val="none" w:sz="0" w:space="0" w:color="auto"/>
      </w:divBdr>
    </w:div>
    <w:div w:id="979460004">
      <w:bodyDiv w:val="1"/>
      <w:marLeft w:val="0"/>
      <w:marRight w:val="0"/>
      <w:marTop w:val="0"/>
      <w:marBottom w:val="0"/>
      <w:divBdr>
        <w:top w:val="none" w:sz="0" w:space="0" w:color="auto"/>
        <w:left w:val="none" w:sz="0" w:space="0" w:color="auto"/>
        <w:bottom w:val="none" w:sz="0" w:space="0" w:color="auto"/>
        <w:right w:val="none" w:sz="0" w:space="0" w:color="auto"/>
      </w:divBdr>
    </w:div>
    <w:div w:id="980502943">
      <w:bodyDiv w:val="1"/>
      <w:marLeft w:val="0"/>
      <w:marRight w:val="0"/>
      <w:marTop w:val="0"/>
      <w:marBottom w:val="0"/>
      <w:divBdr>
        <w:top w:val="none" w:sz="0" w:space="0" w:color="auto"/>
        <w:left w:val="none" w:sz="0" w:space="0" w:color="auto"/>
        <w:bottom w:val="none" w:sz="0" w:space="0" w:color="auto"/>
        <w:right w:val="none" w:sz="0" w:space="0" w:color="auto"/>
      </w:divBdr>
    </w:div>
    <w:div w:id="980844045">
      <w:bodyDiv w:val="1"/>
      <w:marLeft w:val="0"/>
      <w:marRight w:val="0"/>
      <w:marTop w:val="0"/>
      <w:marBottom w:val="0"/>
      <w:divBdr>
        <w:top w:val="none" w:sz="0" w:space="0" w:color="auto"/>
        <w:left w:val="none" w:sz="0" w:space="0" w:color="auto"/>
        <w:bottom w:val="none" w:sz="0" w:space="0" w:color="auto"/>
        <w:right w:val="none" w:sz="0" w:space="0" w:color="auto"/>
      </w:divBdr>
    </w:div>
    <w:div w:id="981035479">
      <w:bodyDiv w:val="1"/>
      <w:marLeft w:val="0"/>
      <w:marRight w:val="0"/>
      <w:marTop w:val="0"/>
      <w:marBottom w:val="0"/>
      <w:divBdr>
        <w:top w:val="none" w:sz="0" w:space="0" w:color="auto"/>
        <w:left w:val="none" w:sz="0" w:space="0" w:color="auto"/>
        <w:bottom w:val="none" w:sz="0" w:space="0" w:color="auto"/>
        <w:right w:val="none" w:sz="0" w:space="0" w:color="auto"/>
      </w:divBdr>
    </w:div>
    <w:div w:id="981077227">
      <w:bodyDiv w:val="1"/>
      <w:marLeft w:val="0"/>
      <w:marRight w:val="0"/>
      <w:marTop w:val="0"/>
      <w:marBottom w:val="0"/>
      <w:divBdr>
        <w:top w:val="none" w:sz="0" w:space="0" w:color="auto"/>
        <w:left w:val="none" w:sz="0" w:space="0" w:color="auto"/>
        <w:bottom w:val="none" w:sz="0" w:space="0" w:color="auto"/>
        <w:right w:val="none" w:sz="0" w:space="0" w:color="auto"/>
      </w:divBdr>
    </w:div>
    <w:div w:id="981345698">
      <w:bodyDiv w:val="1"/>
      <w:marLeft w:val="0"/>
      <w:marRight w:val="0"/>
      <w:marTop w:val="0"/>
      <w:marBottom w:val="0"/>
      <w:divBdr>
        <w:top w:val="none" w:sz="0" w:space="0" w:color="auto"/>
        <w:left w:val="none" w:sz="0" w:space="0" w:color="auto"/>
        <w:bottom w:val="none" w:sz="0" w:space="0" w:color="auto"/>
        <w:right w:val="none" w:sz="0" w:space="0" w:color="auto"/>
      </w:divBdr>
    </w:div>
    <w:div w:id="981353674">
      <w:bodyDiv w:val="1"/>
      <w:marLeft w:val="0"/>
      <w:marRight w:val="0"/>
      <w:marTop w:val="0"/>
      <w:marBottom w:val="0"/>
      <w:divBdr>
        <w:top w:val="none" w:sz="0" w:space="0" w:color="auto"/>
        <w:left w:val="none" w:sz="0" w:space="0" w:color="auto"/>
        <w:bottom w:val="none" w:sz="0" w:space="0" w:color="auto"/>
        <w:right w:val="none" w:sz="0" w:space="0" w:color="auto"/>
      </w:divBdr>
    </w:div>
    <w:div w:id="981543205">
      <w:bodyDiv w:val="1"/>
      <w:marLeft w:val="0"/>
      <w:marRight w:val="0"/>
      <w:marTop w:val="0"/>
      <w:marBottom w:val="0"/>
      <w:divBdr>
        <w:top w:val="none" w:sz="0" w:space="0" w:color="auto"/>
        <w:left w:val="none" w:sz="0" w:space="0" w:color="auto"/>
        <w:bottom w:val="none" w:sz="0" w:space="0" w:color="auto"/>
        <w:right w:val="none" w:sz="0" w:space="0" w:color="auto"/>
      </w:divBdr>
    </w:div>
    <w:div w:id="981731661">
      <w:bodyDiv w:val="1"/>
      <w:marLeft w:val="0"/>
      <w:marRight w:val="0"/>
      <w:marTop w:val="0"/>
      <w:marBottom w:val="0"/>
      <w:divBdr>
        <w:top w:val="none" w:sz="0" w:space="0" w:color="auto"/>
        <w:left w:val="none" w:sz="0" w:space="0" w:color="auto"/>
        <w:bottom w:val="none" w:sz="0" w:space="0" w:color="auto"/>
        <w:right w:val="none" w:sz="0" w:space="0" w:color="auto"/>
      </w:divBdr>
    </w:div>
    <w:div w:id="981886613">
      <w:bodyDiv w:val="1"/>
      <w:marLeft w:val="0"/>
      <w:marRight w:val="0"/>
      <w:marTop w:val="0"/>
      <w:marBottom w:val="0"/>
      <w:divBdr>
        <w:top w:val="none" w:sz="0" w:space="0" w:color="auto"/>
        <w:left w:val="none" w:sz="0" w:space="0" w:color="auto"/>
        <w:bottom w:val="none" w:sz="0" w:space="0" w:color="auto"/>
        <w:right w:val="none" w:sz="0" w:space="0" w:color="auto"/>
      </w:divBdr>
    </w:div>
    <w:div w:id="982006558">
      <w:bodyDiv w:val="1"/>
      <w:marLeft w:val="0"/>
      <w:marRight w:val="0"/>
      <w:marTop w:val="0"/>
      <w:marBottom w:val="0"/>
      <w:divBdr>
        <w:top w:val="none" w:sz="0" w:space="0" w:color="auto"/>
        <w:left w:val="none" w:sz="0" w:space="0" w:color="auto"/>
        <w:bottom w:val="none" w:sz="0" w:space="0" w:color="auto"/>
        <w:right w:val="none" w:sz="0" w:space="0" w:color="auto"/>
      </w:divBdr>
    </w:div>
    <w:div w:id="982389859">
      <w:bodyDiv w:val="1"/>
      <w:marLeft w:val="0"/>
      <w:marRight w:val="0"/>
      <w:marTop w:val="0"/>
      <w:marBottom w:val="0"/>
      <w:divBdr>
        <w:top w:val="none" w:sz="0" w:space="0" w:color="auto"/>
        <w:left w:val="none" w:sz="0" w:space="0" w:color="auto"/>
        <w:bottom w:val="none" w:sz="0" w:space="0" w:color="auto"/>
        <w:right w:val="none" w:sz="0" w:space="0" w:color="auto"/>
      </w:divBdr>
    </w:div>
    <w:div w:id="982461688">
      <w:bodyDiv w:val="1"/>
      <w:marLeft w:val="0"/>
      <w:marRight w:val="0"/>
      <w:marTop w:val="0"/>
      <w:marBottom w:val="0"/>
      <w:divBdr>
        <w:top w:val="none" w:sz="0" w:space="0" w:color="auto"/>
        <w:left w:val="none" w:sz="0" w:space="0" w:color="auto"/>
        <w:bottom w:val="none" w:sz="0" w:space="0" w:color="auto"/>
        <w:right w:val="none" w:sz="0" w:space="0" w:color="auto"/>
      </w:divBdr>
    </w:div>
    <w:div w:id="982465443">
      <w:bodyDiv w:val="1"/>
      <w:marLeft w:val="0"/>
      <w:marRight w:val="0"/>
      <w:marTop w:val="0"/>
      <w:marBottom w:val="0"/>
      <w:divBdr>
        <w:top w:val="none" w:sz="0" w:space="0" w:color="auto"/>
        <w:left w:val="none" w:sz="0" w:space="0" w:color="auto"/>
        <w:bottom w:val="none" w:sz="0" w:space="0" w:color="auto"/>
        <w:right w:val="none" w:sz="0" w:space="0" w:color="auto"/>
      </w:divBdr>
    </w:div>
    <w:div w:id="982469551">
      <w:bodyDiv w:val="1"/>
      <w:marLeft w:val="0"/>
      <w:marRight w:val="0"/>
      <w:marTop w:val="0"/>
      <w:marBottom w:val="0"/>
      <w:divBdr>
        <w:top w:val="none" w:sz="0" w:space="0" w:color="auto"/>
        <w:left w:val="none" w:sz="0" w:space="0" w:color="auto"/>
        <w:bottom w:val="none" w:sz="0" w:space="0" w:color="auto"/>
        <w:right w:val="none" w:sz="0" w:space="0" w:color="auto"/>
      </w:divBdr>
    </w:div>
    <w:div w:id="982543565">
      <w:bodyDiv w:val="1"/>
      <w:marLeft w:val="0"/>
      <w:marRight w:val="0"/>
      <w:marTop w:val="0"/>
      <w:marBottom w:val="0"/>
      <w:divBdr>
        <w:top w:val="none" w:sz="0" w:space="0" w:color="auto"/>
        <w:left w:val="none" w:sz="0" w:space="0" w:color="auto"/>
        <w:bottom w:val="none" w:sz="0" w:space="0" w:color="auto"/>
        <w:right w:val="none" w:sz="0" w:space="0" w:color="auto"/>
      </w:divBdr>
    </w:div>
    <w:div w:id="982736351">
      <w:bodyDiv w:val="1"/>
      <w:marLeft w:val="0"/>
      <w:marRight w:val="0"/>
      <w:marTop w:val="0"/>
      <w:marBottom w:val="0"/>
      <w:divBdr>
        <w:top w:val="none" w:sz="0" w:space="0" w:color="auto"/>
        <w:left w:val="none" w:sz="0" w:space="0" w:color="auto"/>
        <w:bottom w:val="none" w:sz="0" w:space="0" w:color="auto"/>
        <w:right w:val="none" w:sz="0" w:space="0" w:color="auto"/>
      </w:divBdr>
    </w:div>
    <w:div w:id="983046950">
      <w:bodyDiv w:val="1"/>
      <w:marLeft w:val="0"/>
      <w:marRight w:val="0"/>
      <w:marTop w:val="0"/>
      <w:marBottom w:val="0"/>
      <w:divBdr>
        <w:top w:val="none" w:sz="0" w:space="0" w:color="auto"/>
        <w:left w:val="none" w:sz="0" w:space="0" w:color="auto"/>
        <w:bottom w:val="none" w:sz="0" w:space="0" w:color="auto"/>
        <w:right w:val="none" w:sz="0" w:space="0" w:color="auto"/>
      </w:divBdr>
    </w:div>
    <w:div w:id="983241038">
      <w:bodyDiv w:val="1"/>
      <w:marLeft w:val="0"/>
      <w:marRight w:val="0"/>
      <w:marTop w:val="0"/>
      <w:marBottom w:val="0"/>
      <w:divBdr>
        <w:top w:val="none" w:sz="0" w:space="0" w:color="auto"/>
        <w:left w:val="none" w:sz="0" w:space="0" w:color="auto"/>
        <w:bottom w:val="none" w:sz="0" w:space="0" w:color="auto"/>
        <w:right w:val="none" w:sz="0" w:space="0" w:color="auto"/>
      </w:divBdr>
    </w:div>
    <w:div w:id="983267643">
      <w:bodyDiv w:val="1"/>
      <w:marLeft w:val="0"/>
      <w:marRight w:val="0"/>
      <w:marTop w:val="0"/>
      <w:marBottom w:val="0"/>
      <w:divBdr>
        <w:top w:val="none" w:sz="0" w:space="0" w:color="auto"/>
        <w:left w:val="none" w:sz="0" w:space="0" w:color="auto"/>
        <w:bottom w:val="none" w:sz="0" w:space="0" w:color="auto"/>
        <w:right w:val="none" w:sz="0" w:space="0" w:color="auto"/>
      </w:divBdr>
    </w:div>
    <w:div w:id="983584820">
      <w:bodyDiv w:val="1"/>
      <w:marLeft w:val="0"/>
      <w:marRight w:val="0"/>
      <w:marTop w:val="0"/>
      <w:marBottom w:val="0"/>
      <w:divBdr>
        <w:top w:val="none" w:sz="0" w:space="0" w:color="auto"/>
        <w:left w:val="none" w:sz="0" w:space="0" w:color="auto"/>
        <w:bottom w:val="none" w:sz="0" w:space="0" w:color="auto"/>
        <w:right w:val="none" w:sz="0" w:space="0" w:color="auto"/>
      </w:divBdr>
    </w:div>
    <w:div w:id="983586542">
      <w:bodyDiv w:val="1"/>
      <w:marLeft w:val="0"/>
      <w:marRight w:val="0"/>
      <w:marTop w:val="0"/>
      <w:marBottom w:val="0"/>
      <w:divBdr>
        <w:top w:val="none" w:sz="0" w:space="0" w:color="auto"/>
        <w:left w:val="none" w:sz="0" w:space="0" w:color="auto"/>
        <w:bottom w:val="none" w:sz="0" w:space="0" w:color="auto"/>
        <w:right w:val="none" w:sz="0" w:space="0" w:color="auto"/>
      </w:divBdr>
    </w:div>
    <w:div w:id="983658641">
      <w:bodyDiv w:val="1"/>
      <w:marLeft w:val="0"/>
      <w:marRight w:val="0"/>
      <w:marTop w:val="0"/>
      <w:marBottom w:val="0"/>
      <w:divBdr>
        <w:top w:val="none" w:sz="0" w:space="0" w:color="auto"/>
        <w:left w:val="none" w:sz="0" w:space="0" w:color="auto"/>
        <w:bottom w:val="none" w:sz="0" w:space="0" w:color="auto"/>
        <w:right w:val="none" w:sz="0" w:space="0" w:color="auto"/>
      </w:divBdr>
    </w:div>
    <w:div w:id="984163705">
      <w:bodyDiv w:val="1"/>
      <w:marLeft w:val="0"/>
      <w:marRight w:val="0"/>
      <w:marTop w:val="0"/>
      <w:marBottom w:val="0"/>
      <w:divBdr>
        <w:top w:val="none" w:sz="0" w:space="0" w:color="auto"/>
        <w:left w:val="none" w:sz="0" w:space="0" w:color="auto"/>
        <w:bottom w:val="none" w:sz="0" w:space="0" w:color="auto"/>
        <w:right w:val="none" w:sz="0" w:space="0" w:color="auto"/>
      </w:divBdr>
    </w:div>
    <w:div w:id="984354486">
      <w:bodyDiv w:val="1"/>
      <w:marLeft w:val="0"/>
      <w:marRight w:val="0"/>
      <w:marTop w:val="0"/>
      <w:marBottom w:val="0"/>
      <w:divBdr>
        <w:top w:val="none" w:sz="0" w:space="0" w:color="auto"/>
        <w:left w:val="none" w:sz="0" w:space="0" w:color="auto"/>
        <w:bottom w:val="none" w:sz="0" w:space="0" w:color="auto"/>
        <w:right w:val="none" w:sz="0" w:space="0" w:color="auto"/>
      </w:divBdr>
    </w:div>
    <w:div w:id="984511367">
      <w:bodyDiv w:val="1"/>
      <w:marLeft w:val="0"/>
      <w:marRight w:val="0"/>
      <w:marTop w:val="0"/>
      <w:marBottom w:val="0"/>
      <w:divBdr>
        <w:top w:val="none" w:sz="0" w:space="0" w:color="auto"/>
        <w:left w:val="none" w:sz="0" w:space="0" w:color="auto"/>
        <w:bottom w:val="none" w:sz="0" w:space="0" w:color="auto"/>
        <w:right w:val="none" w:sz="0" w:space="0" w:color="auto"/>
      </w:divBdr>
    </w:div>
    <w:div w:id="984578221">
      <w:bodyDiv w:val="1"/>
      <w:marLeft w:val="0"/>
      <w:marRight w:val="0"/>
      <w:marTop w:val="0"/>
      <w:marBottom w:val="0"/>
      <w:divBdr>
        <w:top w:val="none" w:sz="0" w:space="0" w:color="auto"/>
        <w:left w:val="none" w:sz="0" w:space="0" w:color="auto"/>
        <w:bottom w:val="none" w:sz="0" w:space="0" w:color="auto"/>
        <w:right w:val="none" w:sz="0" w:space="0" w:color="auto"/>
      </w:divBdr>
    </w:div>
    <w:div w:id="984702586">
      <w:bodyDiv w:val="1"/>
      <w:marLeft w:val="0"/>
      <w:marRight w:val="0"/>
      <w:marTop w:val="0"/>
      <w:marBottom w:val="0"/>
      <w:divBdr>
        <w:top w:val="none" w:sz="0" w:space="0" w:color="auto"/>
        <w:left w:val="none" w:sz="0" w:space="0" w:color="auto"/>
        <w:bottom w:val="none" w:sz="0" w:space="0" w:color="auto"/>
        <w:right w:val="none" w:sz="0" w:space="0" w:color="auto"/>
      </w:divBdr>
    </w:div>
    <w:div w:id="984965495">
      <w:bodyDiv w:val="1"/>
      <w:marLeft w:val="0"/>
      <w:marRight w:val="0"/>
      <w:marTop w:val="0"/>
      <w:marBottom w:val="0"/>
      <w:divBdr>
        <w:top w:val="none" w:sz="0" w:space="0" w:color="auto"/>
        <w:left w:val="none" w:sz="0" w:space="0" w:color="auto"/>
        <w:bottom w:val="none" w:sz="0" w:space="0" w:color="auto"/>
        <w:right w:val="none" w:sz="0" w:space="0" w:color="auto"/>
      </w:divBdr>
    </w:div>
    <w:div w:id="985010845">
      <w:bodyDiv w:val="1"/>
      <w:marLeft w:val="0"/>
      <w:marRight w:val="0"/>
      <w:marTop w:val="0"/>
      <w:marBottom w:val="0"/>
      <w:divBdr>
        <w:top w:val="none" w:sz="0" w:space="0" w:color="auto"/>
        <w:left w:val="none" w:sz="0" w:space="0" w:color="auto"/>
        <w:bottom w:val="none" w:sz="0" w:space="0" w:color="auto"/>
        <w:right w:val="none" w:sz="0" w:space="0" w:color="auto"/>
      </w:divBdr>
    </w:div>
    <w:div w:id="985158595">
      <w:bodyDiv w:val="1"/>
      <w:marLeft w:val="0"/>
      <w:marRight w:val="0"/>
      <w:marTop w:val="0"/>
      <w:marBottom w:val="0"/>
      <w:divBdr>
        <w:top w:val="none" w:sz="0" w:space="0" w:color="auto"/>
        <w:left w:val="none" w:sz="0" w:space="0" w:color="auto"/>
        <w:bottom w:val="none" w:sz="0" w:space="0" w:color="auto"/>
        <w:right w:val="none" w:sz="0" w:space="0" w:color="auto"/>
      </w:divBdr>
    </w:div>
    <w:div w:id="985209712">
      <w:bodyDiv w:val="1"/>
      <w:marLeft w:val="0"/>
      <w:marRight w:val="0"/>
      <w:marTop w:val="0"/>
      <w:marBottom w:val="0"/>
      <w:divBdr>
        <w:top w:val="none" w:sz="0" w:space="0" w:color="auto"/>
        <w:left w:val="none" w:sz="0" w:space="0" w:color="auto"/>
        <w:bottom w:val="none" w:sz="0" w:space="0" w:color="auto"/>
        <w:right w:val="none" w:sz="0" w:space="0" w:color="auto"/>
      </w:divBdr>
    </w:div>
    <w:div w:id="985352282">
      <w:bodyDiv w:val="1"/>
      <w:marLeft w:val="0"/>
      <w:marRight w:val="0"/>
      <w:marTop w:val="0"/>
      <w:marBottom w:val="0"/>
      <w:divBdr>
        <w:top w:val="none" w:sz="0" w:space="0" w:color="auto"/>
        <w:left w:val="none" w:sz="0" w:space="0" w:color="auto"/>
        <w:bottom w:val="none" w:sz="0" w:space="0" w:color="auto"/>
        <w:right w:val="none" w:sz="0" w:space="0" w:color="auto"/>
      </w:divBdr>
    </w:div>
    <w:div w:id="985427096">
      <w:bodyDiv w:val="1"/>
      <w:marLeft w:val="0"/>
      <w:marRight w:val="0"/>
      <w:marTop w:val="0"/>
      <w:marBottom w:val="0"/>
      <w:divBdr>
        <w:top w:val="none" w:sz="0" w:space="0" w:color="auto"/>
        <w:left w:val="none" w:sz="0" w:space="0" w:color="auto"/>
        <w:bottom w:val="none" w:sz="0" w:space="0" w:color="auto"/>
        <w:right w:val="none" w:sz="0" w:space="0" w:color="auto"/>
      </w:divBdr>
    </w:div>
    <w:div w:id="985624444">
      <w:bodyDiv w:val="1"/>
      <w:marLeft w:val="0"/>
      <w:marRight w:val="0"/>
      <w:marTop w:val="0"/>
      <w:marBottom w:val="0"/>
      <w:divBdr>
        <w:top w:val="none" w:sz="0" w:space="0" w:color="auto"/>
        <w:left w:val="none" w:sz="0" w:space="0" w:color="auto"/>
        <w:bottom w:val="none" w:sz="0" w:space="0" w:color="auto"/>
        <w:right w:val="none" w:sz="0" w:space="0" w:color="auto"/>
      </w:divBdr>
    </w:div>
    <w:div w:id="985813734">
      <w:bodyDiv w:val="1"/>
      <w:marLeft w:val="0"/>
      <w:marRight w:val="0"/>
      <w:marTop w:val="0"/>
      <w:marBottom w:val="0"/>
      <w:divBdr>
        <w:top w:val="none" w:sz="0" w:space="0" w:color="auto"/>
        <w:left w:val="none" w:sz="0" w:space="0" w:color="auto"/>
        <w:bottom w:val="none" w:sz="0" w:space="0" w:color="auto"/>
        <w:right w:val="none" w:sz="0" w:space="0" w:color="auto"/>
      </w:divBdr>
    </w:div>
    <w:div w:id="985822073">
      <w:bodyDiv w:val="1"/>
      <w:marLeft w:val="0"/>
      <w:marRight w:val="0"/>
      <w:marTop w:val="0"/>
      <w:marBottom w:val="0"/>
      <w:divBdr>
        <w:top w:val="none" w:sz="0" w:space="0" w:color="auto"/>
        <w:left w:val="none" w:sz="0" w:space="0" w:color="auto"/>
        <w:bottom w:val="none" w:sz="0" w:space="0" w:color="auto"/>
        <w:right w:val="none" w:sz="0" w:space="0" w:color="auto"/>
      </w:divBdr>
    </w:div>
    <w:div w:id="986276472">
      <w:bodyDiv w:val="1"/>
      <w:marLeft w:val="0"/>
      <w:marRight w:val="0"/>
      <w:marTop w:val="0"/>
      <w:marBottom w:val="0"/>
      <w:divBdr>
        <w:top w:val="none" w:sz="0" w:space="0" w:color="auto"/>
        <w:left w:val="none" w:sz="0" w:space="0" w:color="auto"/>
        <w:bottom w:val="none" w:sz="0" w:space="0" w:color="auto"/>
        <w:right w:val="none" w:sz="0" w:space="0" w:color="auto"/>
      </w:divBdr>
    </w:div>
    <w:div w:id="986476582">
      <w:bodyDiv w:val="1"/>
      <w:marLeft w:val="0"/>
      <w:marRight w:val="0"/>
      <w:marTop w:val="0"/>
      <w:marBottom w:val="0"/>
      <w:divBdr>
        <w:top w:val="none" w:sz="0" w:space="0" w:color="auto"/>
        <w:left w:val="none" w:sz="0" w:space="0" w:color="auto"/>
        <w:bottom w:val="none" w:sz="0" w:space="0" w:color="auto"/>
        <w:right w:val="none" w:sz="0" w:space="0" w:color="auto"/>
      </w:divBdr>
    </w:div>
    <w:div w:id="986593507">
      <w:bodyDiv w:val="1"/>
      <w:marLeft w:val="0"/>
      <w:marRight w:val="0"/>
      <w:marTop w:val="0"/>
      <w:marBottom w:val="0"/>
      <w:divBdr>
        <w:top w:val="none" w:sz="0" w:space="0" w:color="auto"/>
        <w:left w:val="none" w:sz="0" w:space="0" w:color="auto"/>
        <w:bottom w:val="none" w:sz="0" w:space="0" w:color="auto"/>
        <w:right w:val="none" w:sz="0" w:space="0" w:color="auto"/>
      </w:divBdr>
    </w:div>
    <w:div w:id="986936343">
      <w:bodyDiv w:val="1"/>
      <w:marLeft w:val="0"/>
      <w:marRight w:val="0"/>
      <w:marTop w:val="0"/>
      <w:marBottom w:val="0"/>
      <w:divBdr>
        <w:top w:val="none" w:sz="0" w:space="0" w:color="auto"/>
        <w:left w:val="none" w:sz="0" w:space="0" w:color="auto"/>
        <w:bottom w:val="none" w:sz="0" w:space="0" w:color="auto"/>
        <w:right w:val="none" w:sz="0" w:space="0" w:color="auto"/>
      </w:divBdr>
    </w:div>
    <w:div w:id="987052010">
      <w:bodyDiv w:val="1"/>
      <w:marLeft w:val="0"/>
      <w:marRight w:val="0"/>
      <w:marTop w:val="0"/>
      <w:marBottom w:val="0"/>
      <w:divBdr>
        <w:top w:val="none" w:sz="0" w:space="0" w:color="auto"/>
        <w:left w:val="none" w:sz="0" w:space="0" w:color="auto"/>
        <w:bottom w:val="none" w:sz="0" w:space="0" w:color="auto"/>
        <w:right w:val="none" w:sz="0" w:space="0" w:color="auto"/>
      </w:divBdr>
    </w:div>
    <w:div w:id="987245402">
      <w:bodyDiv w:val="1"/>
      <w:marLeft w:val="0"/>
      <w:marRight w:val="0"/>
      <w:marTop w:val="0"/>
      <w:marBottom w:val="0"/>
      <w:divBdr>
        <w:top w:val="none" w:sz="0" w:space="0" w:color="auto"/>
        <w:left w:val="none" w:sz="0" w:space="0" w:color="auto"/>
        <w:bottom w:val="none" w:sz="0" w:space="0" w:color="auto"/>
        <w:right w:val="none" w:sz="0" w:space="0" w:color="auto"/>
      </w:divBdr>
    </w:div>
    <w:div w:id="987368712">
      <w:bodyDiv w:val="1"/>
      <w:marLeft w:val="0"/>
      <w:marRight w:val="0"/>
      <w:marTop w:val="0"/>
      <w:marBottom w:val="0"/>
      <w:divBdr>
        <w:top w:val="none" w:sz="0" w:space="0" w:color="auto"/>
        <w:left w:val="none" w:sz="0" w:space="0" w:color="auto"/>
        <w:bottom w:val="none" w:sz="0" w:space="0" w:color="auto"/>
        <w:right w:val="none" w:sz="0" w:space="0" w:color="auto"/>
      </w:divBdr>
    </w:div>
    <w:div w:id="987517439">
      <w:bodyDiv w:val="1"/>
      <w:marLeft w:val="0"/>
      <w:marRight w:val="0"/>
      <w:marTop w:val="0"/>
      <w:marBottom w:val="0"/>
      <w:divBdr>
        <w:top w:val="none" w:sz="0" w:space="0" w:color="auto"/>
        <w:left w:val="none" w:sz="0" w:space="0" w:color="auto"/>
        <w:bottom w:val="none" w:sz="0" w:space="0" w:color="auto"/>
        <w:right w:val="none" w:sz="0" w:space="0" w:color="auto"/>
      </w:divBdr>
    </w:div>
    <w:div w:id="987588400">
      <w:bodyDiv w:val="1"/>
      <w:marLeft w:val="0"/>
      <w:marRight w:val="0"/>
      <w:marTop w:val="0"/>
      <w:marBottom w:val="0"/>
      <w:divBdr>
        <w:top w:val="none" w:sz="0" w:space="0" w:color="auto"/>
        <w:left w:val="none" w:sz="0" w:space="0" w:color="auto"/>
        <w:bottom w:val="none" w:sz="0" w:space="0" w:color="auto"/>
        <w:right w:val="none" w:sz="0" w:space="0" w:color="auto"/>
      </w:divBdr>
    </w:div>
    <w:div w:id="987703839">
      <w:bodyDiv w:val="1"/>
      <w:marLeft w:val="0"/>
      <w:marRight w:val="0"/>
      <w:marTop w:val="0"/>
      <w:marBottom w:val="0"/>
      <w:divBdr>
        <w:top w:val="none" w:sz="0" w:space="0" w:color="auto"/>
        <w:left w:val="none" w:sz="0" w:space="0" w:color="auto"/>
        <w:bottom w:val="none" w:sz="0" w:space="0" w:color="auto"/>
        <w:right w:val="none" w:sz="0" w:space="0" w:color="auto"/>
      </w:divBdr>
    </w:div>
    <w:div w:id="987855845">
      <w:bodyDiv w:val="1"/>
      <w:marLeft w:val="0"/>
      <w:marRight w:val="0"/>
      <w:marTop w:val="0"/>
      <w:marBottom w:val="0"/>
      <w:divBdr>
        <w:top w:val="none" w:sz="0" w:space="0" w:color="auto"/>
        <w:left w:val="none" w:sz="0" w:space="0" w:color="auto"/>
        <w:bottom w:val="none" w:sz="0" w:space="0" w:color="auto"/>
        <w:right w:val="none" w:sz="0" w:space="0" w:color="auto"/>
      </w:divBdr>
    </w:div>
    <w:div w:id="987975038">
      <w:bodyDiv w:val="1"/>
      <w:marLeft w:val="0"/>
      <w:marRight w:val="0"/>
      <w:marTop w:val="0"/>
      <w:marBottom w:val="0"/>
      <w:divBdr>
        <w:top w:val="none" w:sz="0" w:space="0" w:color="auto"/>
        <w:left w:val="none" w:sz="0" w:space="0" w:color="auto"/>
        <w:bottom w:val="none" w:sz="0" w:space="0" w:color="auto"/>
        <w:right w:val="none" w:sz="0" w:space="0" w:color="auto"/>
      </w:divBdr>
    </w:div>
    <w:div w:id="987975294">
      <w:bodyDiv w:val="1"/>
      <w:marLeft w:val="0"/>
      <w:marRight w:val="0"/>
      <w:marTop w:val="0"/>
      <w:marBottom w:val="0"/>
      <w:divBdr>
        <w:top w:val="none" w:sz="0" w:space="0" w:color="auto"/>
        <w:left w:val="none" w:sz="0" w:space="0" w:color="auto"/>
        <w:bottom w:val="none" w:sz="0" w:space="0" w:color="auto"/>
        <w:right w:val="none" w:sz="0" w:space="0" w:color="auto"/>
      </w:divBdr>
    </w:div>
    <w:div w:id="987975549">
      <w:bodyDiv w:val="1"/>
      <w:marLeft w:val="0"/>
      <w:marRight w:val="0"/>
      <w:marTop w:val="0"/>
      <w:marBottom w:val="0"/>
      <w:divBdr>
        <w:top w:val="none" w:sz="0" w:space="0" w:color="auto"/>
        <w:left w:val="none" w:sz="0" w:space="0" w:color="auto"/>
        <w:bottom w:val="none" w:sz="0" w:space="0" w:color="auto"/>
        <w:right w:val="none" w:sz="0" w:space="0" w:color="auto"/>
      </w:divBdr>
    </w:div>
    <w:div w:id="988442799">
      <w:bodyDiv w:val="1"/>
      <w:marLeft w:val="0"/>
      <w:marRight w:val="0"/>
      <w:marTop w:val="0"/>
      <w:marBottom w:val="0"/>
      <w:divBdr>
        <w:top w:val="none" w:sz="0" w:space="0" w:color="auto"/>
        <w:left w:val="none" w:sz="0" w:space="0" w:color="auto"/>
        <w:bottom w:val="none" w:sz="0" w:space="0" w:color="auto"/>
        <w:right w:val="none" w:sz="0" w:space="0" w:color="auto"/>
      </w:divBdr>
    </w:div>
    <w:div w:id="988553642">
      <w:bodyDiv w:val="1"/>
      <w:marLeft w:val="0"/>
      <w:marRight w:val="0"/>
      <w:marTop w:val="0"/>
      <w:marBottom w:val="0"/>
      <w:divBdr>
        <w:top w:val="none" w:sz="0" w:space="0" w:color="auto"/>
        <w:left w:val="none" w:sz="0" w:space="0" w:color="auto"/>
        <w:bottom w:val="none" w:sz="0" w:space="0" w:color="auto"/>
        <w:right w:val="none" w:sz="0" w:space="0" w:color="auto"/>
      </w:divBdr>
    </w:div>
    <w:div w:id="989216820">
      <w:bodyDiv w:val="1"/>
      <w:marLeft w:val="0"/>
      <w:marRight w:val="0"/>
      <w:marTop w:val="0"/>
      <w:marBottom w:val="0"/>
      <w:divBdr>
        <w:top w:val="none" w:sz="0" w:space="0" w:color="auto"/>
        <w:left w:val="none" w:sz="0" w:space="0" w:color="auto"/>
        <w:bottom w:val="none" w:sz="0" w:space="0" w:color="auto"/>
        <w:right w:val="none" w:sz="0" w:space="0" w:color="auto"/>
      </w:divBdr>
    </w:div>
    <w:div w:id="989601160">
      <w:bodyDiv w:val="1"/>
      <w:marLeft w:val="0"/>
      <w:marRight w:val="0"/>
      <w:marTop w:val="0"/>
      <w:marBottom w:val="0"/>
      <w:divBdr>
        <w:top w:val="none" w:sz="0" w:space="0" w:color="auto"/>
        <w:left w:val="none" w:sz="0" w:space="0" w:color="auto"/>
        <w:bottom w:val="none" w:sz="0" w:space="0" w:color="auto"/>
        <w:right w:val="none" w:sz="0" w:space="0" w:color="auto"/>
      </w:divBdr>
    </w:div>
    <w:div w:id="989865295">
      <w:bodyDiv w:val="1"/>
      <w:marLeft w:val="0"/>
      <w:marRight w:val="0"/>
      <w:marTop w:val="0"/>
      <w:marBottom w:val="0"/>
      <w:divBdr>
        <w:top w:val="none" w:sz="0" w:space="0" w:color="auto"/>
        <w:left w:val="none" w:sz="0" w:space="0" w:color="auto"/>
        <w:bottom w:val="none" w:sz="0" w:space="0" w:color="auto"/>
        <w:right w:val="none" w:sz="0" w:space="0" w:color="auto"/>
      </w:divBdr>
    </w:div>
    <w:div w:id="990015900">
      <w:bodyDiv w:val="1"/>
      <w:marLeft w:val="0"/>
      <w:marRight w:val="0"/>
      <w:marTop w:val="0"/>
      <w:marBottom w:val="0"/>
      <w:divBdr>
        <w:top w:val="none" w:sz="0" w:space="0" w:color="auto"/>
        <w:left w:val="none" w:sz="0" w:space="0" w:color="auto"/>
        <w:bottom w:val="none" w:sz="0" w:space="0" w:color="auto"/>
        <w:right w:val="none" w:sz="0" w:space="0" w:color="auto"/>
      </w:divBdr>
    </w:div>
    <w:div w:id="990871430">
      <w:bodyDiv w:val="1"/>
      <w:marLeft w:val="0"/>
      <w:marRight w:val="0"/>
      <w:marTop w:val="0"/>
      <w:marBottom w:val="0"/>
      <w:divBdr>
        <w:top w:val="none" w:sz="0" w:space="0" w:color="auto"/>
        <w:left w:val="none" w:sz="0" w:space="0" w:color="auto"/>
        <w:bottom w:val="none" w:sz="0" w:space="0" w:color="auto"/>
        <w:right w:val="none" w:sz="0" w:space="0" w:color="auto"/>
      </w:divBdr>
    </w:div>
    <w:div w:id="990984496">
      <w:bodyDiv w:val="1"/>
      <w:marLeft w:val="0"/>
      <w:marRight w:val="0"/>
      <w:marTop w:val="0"/>
      <w:marBottom w:val="0"/>
      <w:divBdr>
        <w:top w:val="none" w:sz="0" w:space="0" w:color="auto"/>
        <w:left w:val="none" w:sz="0" w:space="0" w:color="auto"/>
        <w:bottom w:val="none" w:sz="0" w:space="0" w:color="auto"/>
        <w:right w:val="none" w:sz="0" w:space="0" w:color="auto"/>
      </w:divBdr>
    </w:div>
    <w:div w:id="990987985">
      <w:bodyDiv w:val="1"/>
      <w:marLeft w:val="0"/>
      <w:marRight w:val="0"/>
      <w:marTop w:val="0"/>
      <w:marBottom w:val="0"/>
      <w:divBdr>
        <w:top w:val="none" w:sz="0" w:space="0" w:color="auto"/>
        <w:left w:val="none" w:sz="0" w:space="0" w:color="auto"/>
        <w:bottom w:val="none" w:sz="0" w:space="0" w:color="auto"/>
        <w:right w:val="none" w:sz="0" w:space="0" w:color="auto"/>
      </w:divBdr>
    </w:div>
    <w:div w:id="991760492">
      <w:bodyDiv w:val="1"/>
      <w:marLeft w:val="0"/>
      <w:marRight w:val="0"/>
      <w:marTop w:val="0"/>
      <w:marBottom w:val="0"/>
      <w:divBdr>
        <w:top w:val="none" w:sz="0" w:space="0" w:color="auto"/>
        <w:left w:val="none" w:sz="0" w:space="0" w:color="auto"/>
        <w:bottom w:val="none" w:sz="0" w:space="0" w:color="auto"/>
        <w:right w:val="none" w:sz="0" w:space="0" w:color="auto"/>
      </w:divBdr>
    </w:div>
    <w:div w:id="992221443">
      <w:bodyDiv w:val="1"/>
      <w:marLeft w:val="0"/>
      <w:marRight w:val="0"/>
      <w:marTop w:val="0"/>
      <w:marBottom w:val="0"/>
      <w:divBdr>
        <w:top w:val="none" w:sz="0" w:space="0" w:color="auto"/>
        <w:left w:val="none" w:sz="0" w:space="0" w:color="auto"/>
        <w:bottom w:val="none" w:sz="0" w:space="0" w:color="auto"/>
        <w:right w:val="none" w:sz="0" w:space="0" w:color="auto"/>
      </w:divBdr>
    </w:div>
    <w:div w:id="992679988">
      <w:bodyDiv w:val="1"/>
      <w:marLeft w:val="0"/>
      <w:marRight w:val="0"/>
      <w:marTop w:val="0"/>
      <w:marBottom w:val="0"/>
      <w:divBdr>
        <w:top w:val="none" w:sz="0" w:space="0" w:color="auto"/>
        <w:left w:val="none" w:sz="0" w:space="0" w:color="auto"/>
        <w:bottom w:val="none" w:sz="0" w:space="0" w:color="auto"/>
        <w:right w:val="none" w:sz="0" w:space="0" w:color="auto"/>
      </w:divBdr>
    </w:div>
    <w:div w:id="992752640">
      <w:bodyDiv w:val="1"/>
      <w:marLeft w:val="0"/>
      <w:marRight w:val="0"/>
      <w:marTop w:val="0"/>
      <w:marBottom w:val="0"/>
      <w:divBdr>
        <w:top w:val="none" w:sz="0" w:space="0" w:color="auto"/>
        <w:left w:val="none" w:sz="0" w:space="0" w:color="auto"/>
        <w:bottom w:val="none" w:sz="0" w:space="0" w:color="auto"/>
        <w:right w:val="none" w:sz="0" w:space="0" w:color="auto"/>
      </w:divBdr>
    </w:div>
    <w:div w:id="992759677">
      <w:bodyDiv w:val="1"/>
      <w:marLeft w:val="0"/>
      <w:marRight w:val="0"/>
      <w:marTop w:val="0"/>
      <w:marBottom w:val="0"/>
      <w:divBdr>
        <w:top w:val="none" w:sz="0" w:space="0" w:color="auto"/>
        <w:left w:val="none" w:sz="0" w:space="0" w:color="auto"/>
        <w:bottom w:val="none" w:sz="0" w:space="0" w:color="auto"/>
        <w:right w:val="none" w:sz="0" w:space="0" w:color="auto"/>
      </w:divBdr>
    </w:div>
    <w:div w:id="992761010">
      <w:bodyDiv w:val="1"/>
      <w:marLeft w:val="0"/>
      <w:marRight w:val="0"/>
      <w:marTop w:val="0"/>
      <w:marBottom w:val="0"/>
      <w:divBdr>
        <w:top w:val="none" w:sz="0" w:space="0" w:color="auto"/>
        <w:left w:val="none" w:sz="0" w:space="0" w:color="auto"/>
        <w:bottom w:val="none" w:sz="0" w:space="0" w:color="auto"/>
        <w:right w:val="none" w:sz="0" w:space="0" w:color="auto"/>
      </w:divBdr>
    </w:div>
    <w:div w:id="992877091">
      <w:bodyDiv w:val="1"/>
      <w:marLeft w:val="0"/>
      <w:marRight w:val="0"/>
      <w:marTop w:val="0"/>
      <w:marBottom w:val="0"/>
      <w:divBdr>
        <w:top w:val="none" w:sz="0" w:space="0" w:color="auto"/>
        <w:left w:val="none" w:sz="0" w:space="0" w:color="auto"/>
        <w:bottom w:val="none" w:sz="0" w:space="0" w:color="auto"/>
        <w:right w:val="none" w:sz="0" w:space="0" w:color="auto"/>
      </w:divBdr>
    </w:div>
    <w:div w:id="992953942">
      <w:bodyDiv w:val="1"/>
      <w:marLeft w:val="0"/>
      <w:marRight w:val="0"/>
      <w:marTop w:val="0"/>
      <w:marBottom w:val="0"/>
      <w:divBdr>
        <w:top w:val="none" w:sz="0" w:space="0" w:color="auto"/>
        <w:left w:val="none" w:sz="0" w:space="0" w:color="auto"/>
        <w:bottom w:val="none" w:sz="0" w:space="0" w:color="auto"/>
        <w:right w:val="none" w:sz="0" w:space="0" w:color="auto"/>
      </w:divBdr>
    </w:div>
    <w:div w:id="992954787">
      <w:bodyDiv w:val="1"/>
      <w:marLeft w:val="0"/>
      <w:marRight w:val="0"/>
      <w:marTop w:val="0"/>
      <w:marBottom w:val="0"/>
      <w:divBdr>
        <w:top w:val="none" w:sz="0" w:space="0" w:color="auto"/>
        <w:left w:val="none" w:sz="0" w:space="0" w:color="auto"/>
        <w:bottom w:val="none" w:sz="0" w:space="0" w:color="auto"/>
        <w:right w:val="none" w:sz="0" w:space="0" w:color="auto"/>
      </w:divBdr>
    </w:div>
    <w:div w:id="993337569">
      <w:bodyDiv w:val="1"/>
      <w:marLeft w:val="0"/>
      <w:marRight w:val="0"/>
      <w:marTop w:val="0"/>
      <w:marBottom w:val="0"/>
      <w:divBdr>
        <w:top w:val="none" w:sz="0" w:space="0" w:color="auto"/>
        <w:left w:val="none" w:sz="0" w:space="0" w:color="auto"/>
        <w:bottom w:val="none" w:sz="0" w:space="0" w:color="auto"/>
        <w:right w:val="none" w:sz="0" w:space="0" w:color="auto"/>
      </w:divBdr>
    </w:div>
    <w:div w:id="993492820">
      <w:bodyDiv w:val="1"/>
      <w:marLeft w:val="0"/>
      <w:marRight w:val="0"/>
      <w:marTop w:val="0"/>
      <w:marBottom w:val="0"/>
      <w:divBdr>
        <w:top w:val="none" w:sz="0" w:space="0" w:color="auto"/>
        <w:left w:val="none" w:sz="0" w:space="0" w:color="auto"/>
        <w:bottom w:val="none" w:sz="0" w:space="0" w:color="auto"/>
        <w:right w:val="none" w:sz="0" w:space="0" w:color="auto"/>
      </w:divBdr>
    </w:div>
    <w:div w:id="993531957">
      <w:bodyDiv w:val="1"/>
      <w:marLeft w:val="0"/>
      <w:marRight w:val="0"/>
      <w:marTop w:val="0"/>
      <w:marBottom w:val="0"/>
      <w:divBdr>
        <w:top w:val="none" w:sz="0" w:space="0" w:color="auto"/>
        <w:left w:val="none" w:sz="0" w:space="0" w:color="auto"/>
        <w:bottom w:val="none" w:sz="0" w:space="0" w:color="auto"/>
        <w:right w:val="none" w:sz="0" w:space="0" w:color="auto"/>
      </w:divBdr>
    </w:div>
    <w:div w:id="993607398">
      <w:bodyDiv w:val="1"/>
      <w:marLeft w:val="0"/>
      <w:marRight w:val="0"/>
      <w:marTop w:val="0"/>
      <w:marBottom w:val="0"/>
      <w:divBdr>
        <w:top w:val="none" w:sz="0" w:space="0" w:color="auto"/>
        <w:left w:val="none" w:sz="0" w:space="0" w:color="auto"/>
        <w:bottom w:val="none" w:sz="0" w:space="0" w:color="auto"/>
        <w:right w:val="none" w:sz="0" w:space="0" w:color="auto"/>
      </w:divBdr>
    </w:div>
    <w:div w:id="993796491">
      <w:bodyDiv w:val="1"/>
      <w:marLeft w:val="0"/>
      <w:marRight w:val="0"/>
      <w:marTop w:val="0"/>
      <w:marBottom w:val="0"/>
      <w:divBdr>
        <w:top w:val="none" w:sz="0" w:space="0" w:color="auto"/>
        <w:left w:val="none" w:sz="0" w:space="0" w:color="auto"/>
        <w:bottom w:val="none" w:sz="0" w:space="0" w:color="auto"/>
        <w:right w:val="none" w:sz="0" w:space="0" w:color="auto"/>
      </w:divBdr>
    </w:div>
    <w:div w:id="993919657">
      <w:bodyDiv w:val="1"/>
      <w:marLeft w:val="0"/>
      <w:marRight w:val="0"/>
      <w:marTop w:val="0"/>
      <w:marBottom w:val="0"/>
      <w:divBdr>
        <w:top w:val="none" w:sz="0" w:space="0" w:color="auto"/>
        <w:left w:val="none" w:sz="0" w:space="0" w:color="auto"/>
        <w:bottom w:val="none" w:sz="0" w:space="0" w:color="auto"/>
        <w:right w:val="none" w:sz="0" w:space="0" w:color="auto"/>
      </w:divBdr>
    </w:div>
    <w:div w:id="993948180">
      <w:bodyDiv w:val="1"/>
      <w:marLeft w:val="0"/>
      <w:marRight w:val="0"/>
      <w:marTop w:val="0"/>
      <w:marBottom w:val="0"/>
      <w:divBdr>
        <w:top w:val="none" w:sz="0" w:space="0" w:color="auto"/>
        <w:left w:val="none" w:sz="0" w:space="0" w:color="auto"/>
        <w:bottom w:val="none" w:sz="0" w:space="0" w:color="auto"/>
        <w:right w:val="none" w:sz="0" w:space="0" w:color="auto"/>
      </w:divBdr>
    </w:div>
    <w:div w:id="994140961">
      <w:bodyDiv w:val="1"/>
      <w:marLeft w:val="0"/>
      <w:marRight w:val="0"/>
      <w:marTop w:val="0"/>
      <w:marBottom w:val="0"/>
      <w:divBdr>
        <w:top w:val="none" w:sz="0" w:space="0" w:color="auto"/>
        <w:left w:val="none" w:sz="0" w:space="0" w:color="auto"/>
        <w:bottom w:val="none" w:sz="0" w:space="0" w:color="auto"/>
        <w:right w:val="none" w:sz="0" w:space="0" w:color="auto"/>
      </w:divBdr>
    </w:div>
    <w:div w:id="994459445">
      <w:bodyDiv w:val="1"/>
      <w:marLeft w:val="0"/>
      <w:marRight w:val="0"/>
      <w:marTop w:val="0"/>
      <w:marBottom w:val="0"/>
      <w:divBdr>
        <w:top w:val="none" w:sz="0" w:space="0" w:color="auto"/>
        <w:left w:val="none" w:sz="0" w:space="0" w:color="auto"/>
        <w:bottom w:val="none" w:sz="0" w:space="0" w:color="auto"/>
        <w:right w:val="none" w:sz="0" w:space="0" w:color="auto"/>
      </w:divBdr>
    </w:div>
    <w:div w:id="994606014">
      <w:bodyDiv w:val="1"/>
      <w:marLeft w:val="0"/>
      <w:marRight w:val="0"/>
      <w:marTop w:val="0"/>
      <w:marBottom w:val="0"/>
      <w:divBdr>
        <w:top w:val="none" w:sz="0" w:space="0" w:color="auto"/>
        <w:left w:val="none" w:sz="0" w:space="0" w:color="auto"/>
        <w:bottom w:val="none" w:sz="0" w:space="0" w:color="auto"/>
        <w:right w:val="none" w:sz="0" w:space="0" w:color="auto"/>
      </w:divBdr>
    </w:div>
    <w:div w:id="994650360">
      <w:bodyDiv w:val="1"/>
      <w:marLeft w:val="0"/>
      <w:marRight w:val="0"/>
      <w:marTop w:val="0"/>
      <w:marBottom w:val="0"/>
      <w:divBdr>
        <w:top w:val="none" w:sz="0" w:space="0" w:color="auto"/>
        <w:left w:val="none" w:sz="0" w:space="0" w:color="auto"/>
        <w:bottom w:val="none" w:sz="0" w:space="0" w:color="auto"/>
        <w:right w:val="none" w:sz="0" w:space="0" w:color="auto"/>
      </w:divBdr>
    </w:div>
    <w:div w:id="994801614">
      <w:bodyDiv w:val="1"/>
      <w:marLeft w:val="0"/>
      <w:marRight w:val="0"/>
      <w:marTop w:val="0"/>
      <w:marBottom w:val="0"/>
      <w:divBdr>
        <w:top w:val="none" w:sz="0" w:space="0" w:color="auto"/>
        <w:left w:val="none" w:sz="0" w:space="0" w:color="auto"/>
        <w:bottom w:val="none" w:sz="0" w:space="0" w:color="auto"/>
        <w:right w:val="none" w:sz="0" w:space="0" w:color="auto"/>
      </w:divBdr>
    </w:div>
    <w:div w:id="994802225">
      <w:bodyDiv w:val="1"/>
      <w:marLeft w:val="0"/>
      <w:marRight w:val="0"/>
      <w:marTop w:val="0"/>
      <w:marBottom w:val="0"/>
      <w:divBdr>
        <w:top w:val="none" w:sz="0" w:space="0" w:color="auto"/>
        <w:left w:val="none" w:sz="0" w:space="0" w:color="auto"/>
        <w:bottom w:val="none" w:sz="0" w:space="0" w:color="auto"/>
        <w:right w:val="none" w:sz="0" w:space="0" w:color="auto"/>
      </w:divBdr>
    </w:div>
    <w:div w:id="994988519">
      <w:bodyDiv w:val="1"/>
      <w:marLeft w:val="0"/>
      <w:marRight w:val="0"/>
      <w:marTop w:val="0"/>
      <w:marBottom w:val="0"/>
      <w:divBdr>
        <w:top w:val="none" w:sz="0" w:space="0" w:color="auto"/>
        <w:left w:val="none" w:sz="0" w:space="0" w:color="auto"/>
        <w:bottom w:val="none" w:sz="0" w:space="0" w:color="auto"/>
        <w:right w:val="none" w:sz="0" w:space="0" w:color="auto"/>
      </w:divBdr>
    </w:div>
    <w:div w:id="995065001">
      <w:bodyDiv w:val="1"/>
      <w:marLeft w:val="0"/>
      <w:marRight w:val="0"/>
      <w:marTop w:val="0"/>
      <w:marBottom w:val="0"/>
      <w:divBdr>
        <w:top w:val="none" w:sz="0" w:space="0" w:color="auto"/>
        <w:left w:val="none" w:sz="0" w:space="0" w:color="auto"/>
        <w:bottom w:val="none" w:sz="0" w:space="0" w:color="auto"/>
        <w:right w:val="none" w:sz="0" w:space="0" w:color="auto"/>
      </w:divBdr>
    </w:div>
    <w:div w:id="995186506">
      <w:bodyDiv w:val="1"/>
      <w:marLeft w:val="0"/>
      <w:marRight w:val="0"/>
      <w:marTop w:val="0"/>
      <w:marBottom w:val="0"/>
      <w:divBdr>
        <w:top w:val="none" w:sz="0" w:space="0" w:color="auto"/>
        <w:left w:val="none" w:sz="0" w:space="0" w:color="auto"/>
        <w:bottom w:val="none" w:sz="0" w:space="0" w:color="auto"/>
        <w:right w:val="none" w:sz="0" w:space="0" w:color="auto"/>
      </w:divBdr>
    </w:div>
    <w:div w:id="995187164">
      <w:bodyDiv w:val="1"/>
      <w:marLeft w:val="0"/>
      <w:marRight w:val="0"/>
      <w:marTop w:val="0"/>
      <w:marBottom w:val="0"/>
      <w:divBdr>
        <w:top w:val="none" w:sz="0" w:space="0" w:color="auto"/>
        <w:left w:val="none" w:sz="0" w:space="0" w:color="auto"/>
        <w:bottom w:val="none" w:sz="0" w:space="0" w:color="auto"/>
        <w:right w:val="none" w:sz="0" w:space="0" w:color="auto"/>
      </w:divBdr>
    </w:div>
    <w:div w:id="995257857">
      <w:bodyDiv w:val="1"/>
      <w:marLeft w:val="0"/>
      <w:marRight w:val="0"/>
      <w:marTop w:val="0"/>
      <w:marBottom w:val="0"/>
      <w:divBdr>
        <w:top w:val="none" w:sz="0" w:space="0" w:color="auto"/>
        <w:left w:val="none" w:sz="0" w:space="0" w:color="auto"/>
        <w:bottom w:val="none" w:sz="0" w:space="0" w:color="auto"/>
        <w:right w:val="none" w:sz="0" w:space="0" w:color="auto"/>
      </w:divBdr>
    </w:div>
    <w:div w:id="995299202">
      <w:bodyDiv w:val="1"/>
      <w:marLeft w:val="0"/>
      <w:marRight w:val="0"/>
      <w:marTop w:val="0"/>
      <w:marBottom w:val="0"/>
      <w:divBdr>
        <w:top w:val="none" w:sz="0" w:space="0" w:color="auto"/>
        <w:left w:val="none" w:sz="0" w:space="0" w:color="auto"/>
        <w:bottom w:val="none" w:sz="0" w:space="0" w:color="auto"/>
        <w:right w:val="none" w:sz="0" w:space="0" w:color="auto"/>
      </w:divBdr>
    </w:div>
    <w:div w:id="995374628">
      <w:bodyDiv w:val="1"/>
      <w:marLeft w:val="0"/>
      <w:marRight w:val="0"/>
      <w:marTop w:val="0"/>
      <w:marBottom w:val="0"/>
      <w:divBdr>
        <w:top w:val="none" w:sz="0" w:space="0" w:color="auto"/>
        <w:left w:val="none" w:sz="0" w:space="0" w:color="auto"/>
        <w:bottom w:val="none" w:sz="0" w:space="0" w:color="auto"/>
        <w:right w:val="none" w:sz="0" w:space="0" w:color="auto"/>
      </w:divBdr>
    </w:div>
    <w:div w:id="995644947">
      <w:bodyDiv w:val="1"/>
      <w:marLeft w:val="0"/>
      <w:marRight w:val="0"/>
      <w:marTop w:val="0"/>
      <w:marBottom w:val="0"/>
      <w:divBdr>
        <w:top w:val="none" w:sz="0" w:space="0" w:color="auto"/>
        <w:left w:val="none" w:sz="0" w:space="0" w:color="auto"/>
        <w:bottom w:val="none" w:sz="0" w:space="0" w:color="auto"/>
        <w:right w:val="none" w:sz="0" w:space="0" w:color="auto"/>
      </w:divBdr>
    </w:div>
    <w:div w:id="995760995">
      <w:bodyDiv w:val="1"/>
      <w:marLeft w:val="0"/>
      <w:marRight w:val="0"/>
      <w:marTop w:val="0"/>
      <w:marBottom w:val="0"/>
      <w:divBdr>
        <w:top w:val="none" w:sz="0" w:space="0" w:color="auto"/>
        <w:left w:val="none" w:sz="0" w:space="0" w:color="auto"/>
        <w:bottom w:val="none" w:sz="0" w:space="0" w:color="auto"/>
        <w:right w:val="none" w:sz="0" w:space="0" w:color="auto"/>
      </w:divBdr>
    </w:div>
    <w:div w:id="995962492">
      <w:bodyDiv w:val="1"/>
      <w:marLeft w:val="0"/>
      <w:marRight w:val="0"/>
      <w:marTop w:val="0"/>
      <w:marBottom w:val="0"/>
      <w:divBdr>
        <w:top w:val="none" w:sz="0" w:space="0" w:color="auto"/>
        <w:left w:val="none" w:sz="0" w:space="0" w:color="auto"/>
        <w:bottom w:val="none" w:sz="0" w:space="0" w:color="auto"/>
        <w:right w:val="none" w:sz="0" w:space="0" w:color="auto"/>
      </w:divBdr>
    </w:div>
    <w:div w:id="996104648">
      <w:bodyDiv w:val="1"/>
      <w:marLeft w:val="0"/>
      <w:marRight w:val="0"/>
      <w:marTop w:val="0"/>
      <w:marBottom w:val="0"/>
      <w:divBdr>
        <w:top w:val="none" w:sz="0" w:space="0" w:color="auto"/>
        <w:left w:val="none" w:sz="0" w:space="0" w:color="auto"/>
        <w:bottom w:val="none" w:sz="0" w:space="0" w:color="auto"/>
        <w:right w:val="none" w:sz="0" w:space="0" w:color="auto"/>
      </w:divBdr>
    </w:div>
    <w:div w:id="996107446">
      <w:bodyDiv w:val="1"/>
      <w:marLeft w:val="0"/>
      <w:marRight w:val="0"/>
      <w:marTop w:val="0"/>
      <w:marBottom w:val="0"/>
      <w:divBdr>
        <w:top w:val="none" w:sz="0" w:space="0" w:color="auto"/>
        <w:left w:val="none" w:sz="0" w:space="0" w:color="auto"/>
        <w:bottom w:val="none" w:sz="0" w:space="0" w:color="auto"/>
        <w:right w:val="none" w:sz="0" w:space="0" w:color="auto"/>
      </w:divBdr>
    </w:div>
    <w:div w:id="996149036">
      <w:bodyDiv w:val="1"/>
      <w:marLeft w:val="0"/>
      <w:marRight w:val="0"/>
      <w:marTop w:val="0"/>
      <w:marBottom w:val="0"/>
      <w:divBdr>
        <w:top w:val="none" w:sz="0" w:space="0" w:color="auto"/>
        <w:left w:val="none" w:sz="0" w:space="0" w:color="auto"/>
        <w:bottom w:val="none" w:sz="0" w:space="0" w:color="auto"/>
        <w:right w:val="none" w:sz="0" w:space="0" w:color="auto"/>
      </w:divBdr>
    </w:div>
    <w:div w:id="996493049">
      <w:bodyDiv w:val="1"/>
      <w:marLeft w:val="0"/>
      <w:marRight w:val="0"/>
      <w:marTop w:val="0"/>
      <w:marBottom w:val="0"/>
      <w:divBdr>
        <w:top w:val="none" w:sz="0" w:space="0" w:color="auto"/>
        <w:left w:val="none" w:sz="0" w:space="0" w:color="auto"/>
        <w:bottom w:val="none" w:sz="0" w:space="0" w:color="auto"/>
        <w:right w:val="none" w:sz="0" w:space="0" w:color="auto"/>
      </w:divBdr>
    </w:div>
    <w:div w:id="996767503">
      <w:bodyDiv w:val="1"/>
      <w:marLeft w:val="0"/>
      <w:marRight w:val="0"/>
      <w:marTop w:val="0"/>
      <w:marBottom w:val="0"/>
      <w:divBdr>
        <w:top w:val="none" w:sz="0" w:space="0" w:color="auto"/>
        <w:left w:val="none" w:sz="0" w:space="0" w:color="auto"/>
        <w:bottom w:val="none" w:sz="0" w:space="0" w:color="auto"/>
        <w:right w:val="none" w:sz="0" w:space="0" w:color="auto"/>
      </w:divBdr>
    </w:div>
    <w:div w:id="996885059">
      <w:bodyDiv w:val="1"/>
      <w:marLeft w:val="0"/>
      <w:marRight w:val="0"/>
      <w:marTop w:val="0"/>
      <w:marBottom w:val="0"/>
      <w:divBdr>
        <w:top w:val="none" w:sz="0" w:space="0" w:color="auto"/>
        <w:left w:val="none" w:sz="0" w:space="0" w:color="auto"/>
        <w:bottom w:val="none" w:sz="0" w:space="0" w:color="auto"/>
        <w:right w:val="none" w:sz="0" w:space="0" w:color="auto"/>
      </w:divBdr>
    </w:div>
    <w:div w:id="997030319">
      <w:bodyDiv w:val="1"/>
      <w:marLeft w:val="0"/>
      <w:marRight w:val="0"/>
      <w:marTop w:val="0"/>
      <w:marBottom w:val="0"/>
      <w:divBdr>
        <w:top w:val="none" w:sz="0" w:space="0" w:color="auto"/>
        <w:left w:val="none" w:sz="0" w:space="0" w:color="auto"/>
        <w:bottom w:val="none" w:sz="0" w:space="0" w:color="auto"/>
        <w:right w:val="none" w:sz="0" w:space="0" w:color="auto"/>
      </w:divBdr>
    </w:div>
    <w:div w:id="997272613">
      <w:bodyDiv w:val="1"/>
      <w:marLeft w:val="0"/>
      <w:marRight w:val="0"/>
      <w:marTop w:val="0"/>
      <w:marBottom w:val="0"/>
      <w:divBdr>
        <w:top w:val="none" w:sz="0" w:space="0" w:color="auto"/>
        <w:left w:val="none" w:sz="0" w:space="0" w:color="auto"/>
        <w:bottom w:val="none" w:sz="0" w:space="0" w:color="auto"/>
        <w:right w:val="none" w:sz="0" w:space="0" w:color="auto"/>
      </w:divBdr>
    </w:div>
    <w:div w:id="997340901">
      <w:bodyDiv w:val="1"/>
      <w:marLeft w:val="0"/>
      <w:marRight w:val="0"/>
      <w:marTop w:val="0"/>
      <w:marBottom w:val="0"/>
      <w:divBdr>
        <w:top w:val="none" w:sz="0" w:space="0" w:color="auto"/>
        <w:left w:val="none" w:sz="0" w:space="0" w:color="auto"/>
        <w:bottom w:val="none" w:sz="0" w:space="0" w:color="auto"/>
        <w:right w:val="none" w:sz="0" w:space="0" w:color="auto"/>
      </w:divBdr>
    </w:div>
    <w:div w:id="997417213">
      <w:bodyDiv w:val="1"/>
      <w:marLeft w:val="0"/>
      <w:marRight w:val="0"/>
      <w:marTop w:val="0"/>
      <w:marBottom w:val="0"/>
      <w:divBdr>
        <w:top w:val="none" w:sz="0" w:space="0" w:color="auto"/>
        <w:left w:val="none" w:sz="0" w:space="0" w:color="auto"/>
        <w:bottom w:val="none" w:sz="0" w:space="0" w:color="auto"/>
        <w:right w:val="none" w:sz="0" w:space="0" w:color="auto"/>
      </w:divBdr>
    </w:div>
    <w:div w:id="997418314">
      <w:bodyDiv w:val="1"/>
      <w:marLeft w:val="0"/>
      <w:marRight w:val="0"/>
      <w:marTop w:val="0"/>
      <w:marBottom w:val="0"/>
      <w:divBdr>
        <w:top w:val="none" w:sz="0" w:space="0" w:color="auto"/>
        <w:left w:val="none" w:sz="0" w:space="0" w:color="auto"/>
        <w:bottom w:val="none" w:sz="0" w:space="0" w:color="auto"/>
        <w:right w:val="none" w:sz="0" w:space="0" w:color="auto"/>
      </w:divBdr>
    </w:div>
    <w:div w:id="997882676">
      <w:bodyDiv w:val="1"/>
      <w:marLeft w:val="0"/>
      <w:marRight w:val="0"/>
      <w:marTop w:val="0"/>
      <w:marBottom w:val="0"/>
      <w:divBdr>
        <w:top w:val="none" w:sz="0" w:space="0" w:color="auto"/>
        <w:left w:val="none" w:sz="0" w:space="0" w:color="auto"/>
        <w:bottom w:val="none" w:sz="0" w:space="0" w:color="auto"/>
        <w:right w:val="none" w:sz="0" w:space="0" w:color="auto"/>
      </w:divBdr>
    </w:div>
    <w:div w:id="997919963">
      <w:bodyDiv w:val="1"/>
      <w:marLeft w:val="0"/>
      <w:marRight w:val="0"/>
      <w:marTop w:val="0"/>
      <w:marBottom w:val="0"/>
      <w:divBdr>
        <w:top w:val="none" w:sz="0" w:space="0" w:color="auto"/>
        <w:left w:val="none" w:sz="0" w:space="0" w:color="auto"/>
        <w:bottom w:val="none" w:sz="0" w:space="0" w:color="auto"/>
        <w:right w:val="none" w:sz="0" w:space="0" w:color="auto"/>
      </w:divBdr>
    </w:div>
    <w:div w:id="998536284">
      <w:bodyDiv w:val="1"/>
      <w:marLeft w:val="0"/>
      <w:marRight w:val="0"/>
      <w:marTop w:val="0"/>
      <w:marBottom w:val="0"/>
      <w:divBdr>
        <w:top w:val="none" w:sz="0" w:space="0" w:color="auto"/>
        <w:left w:val="none" w:sz="0" w:space="0" w:color="auto"/>
        <w:bottom w:val="none" w:sz="0" w:space="0" w:color="auto"/>
        <w:right w:val="none" w:sz="0" w:space="0" w:color="auto"/>
      </w:divBdr>
    </w:div>
    <w:div w:id="998727321">
      <w:bodyDiv w:val="1"/>
      <w:marLeft w:val="0"/>
      <w:marRight w:val="0"/>
      <w:marTop w:val="0"/>
      <w:marBottom w:val="0"/>
      <w:divBdr>
        <w:top w:val="none" w:sz="0" w:space="0" w:color="auto"/>
        <w:left w:val="none" w:sz="0" w:space="0" w:color="auto"/>
        <w:bottom w:val="none" w:sz="0" w:space="0" w:color="auto"/>
        <w:right w:val="none" w:sz="0" w:space="0" w:color="auto"/>
      </w:divBdr>
    </w:div>
    <w:div w:id="998969506">
      <w:bodyDiv w:val="1"/>
      <w:marLeft w:val="0"/>
      <w:marRight w:val="0"/>
      <w:marTop w:val="0"/>
      <w:marBottom w:val="0"/>
      <w:divBdr>
        <w:top w:val="none" w:sz="0" w:space="0" w:color="auto"/>
        <w:left w:val="none" w:sz="0" w:space="0" w:color="auto"/>
        <w:bottom w:val="none" w:sz="0" w:space="0" w:color="auto"/>
        <w:right w:val="none" w:sz="0" w:space="0" w:color="auto"/>
      </w:divBdr>
    </w:div>
    <w:div w:id="999190576">
      <w:bodyDiv w:val="1"/>
      <w:marLeft w:val="0"/>
      <w:marRight w:val="0"/>
      <w:marTop w:val="0"/>
      <w:marBottom w:val="0"/>
      <w:divBdr>
        <w:top w:val="none" w:sz="0" w:space="0" w:color="auto"/>
        <w:left w:val="none" w:sz="0" w:space="0" w:color="auto"/>
        <w:bottom w:val="none" w:sz="0" w:space="0" w:color="auto"/>
        <w:right w:val="none" w:sz="0" w:space="0" w:color="auto"/>
      </w:divBdr>
    </w:div>
    <w:div w:id="999431616">
      <w:bodyDiv w:val="1"/>
      <w:marLeft w:val="0"/>
      <w:marRight w:val="0"/>
      <w:marTop w:val="0"/>
      <w:marBottom w:val="0"/>
      <w:divBdr>
        <w:top w:val="none" w:sz="0" w:space="0" w:color="auto"/>
        <w:left w:val="none" w:sz="0" w:space="0" w:color="auto"/>
        <w:bottom w:val="none" w:sz="0" w:space="0" w:color="auto"/>
        <w:right w:val="none" w:sz="0" w:space="0" w:color="auto"/>
      </w:divBdr>
    </w:div>
    <w:div w:id="999431751">
      <w:bodyDiv w:val="1"/>
      <w:marLeft w:val="0"/>
      <w:marRight w:val="0"/>
      <w:marTop w:val="0"/>
      <w:marBottom w:val="0"/>
      <w:divBdr>
        <w:top w:val="none" w:sz="0" w:space="0" w:color="auto"/>
        <w:left w:val="none" w:sz="0" w:space="0" w:color="auto"/>
        <w:bottom w:val="none" w:sz="0" w:space="0" w:color="auto"/>
        <w:right w:val="none" w:sz="0" w:space="0" w:color="auto"/>
      </w:divBdr>
    </w:div>
    <w:div w:id="999695034">
      <w:bodyDiv w:val="1"/>
      <w:marLeft w:val="0"/>
      <w:marRight w:val="0"/>
      <w:marTop w:val="0"/>
      <w:marBottom w:val="0"/>
      <w:divBdr>
        <w:top w:val="none" w:sz="0" w:space="0" w:color="auto"/>
        <w:left w:val="none" w:sz="0" w:space="0" w:color="auto"/>
        <w:bottom w:val="none" w:sz="0" w:space="0" w:color="auto"/>
        <w:right w:val="none" w:sz="0" w:space="0" w:color="auto"/>
      </w:divBdr>
    </w:div>
    <w:div w:id="999774904">
      <w:bodyDiv w:val="1"/>
      <w:marLeft w:val="0"/>
      <w:marRight w:val="0"/>
      <w:marTop w:val="0"/>
      <w:marBottom w:val="0"/>
      <w:divBdr>
        <w:top w:val="none" w:sz="0" w:space="0" w:color="auto"/>
        <w:left w:val="none" w:sz="0" w:space="0" w:color="auto"/>
        <w:bottom w:val="none" w:sz="0" w:space="0" w:color="auto"/>
        <w:right w:val="none" w:sz="0" w:space="0" w:color="auto"/>
      </w:divBdr>
    </w:div>
    <w:div w:id="999845717">
      <w:bodyDiv w:val="1"/>
      <w:marLeft w:val="0"/>
      <w:marRight w:val="0"/>
      <w:marTop w:val="0"/>
      <w:marBottom w:val="0"/>
      <w:divBdr>
        <w:top w:val="none" w:sz="0" w:space="0" w:color="auto"/>
        <w:left w:val="none" w:sz="0" w:space="0" w:color="auto"/>
        <w:bottom w:val="none" w:sz="0" w:space="0" w:color="auto"/>
        <w:right w:val="none" w:sz="0" w:space="0" w:color="auto"/>
      </w:divBdr>
    </w:div>
    <w:div w:id="1000043973">
      <w:bodyDiv w:val="1"/>
      <w:marLeft w:val="0"/>
      <w:marRight w:val="0"/>
      <w:marTop w:val="0"/>
      <w:marBottom w:val="0"/>
      <w:divBdr>
        <w:top w:val="none" w:sz="0" w:space="0" w:color="auto"/>
        <w:left w:val="none" w:sz="0" w:space="0" w:color="auto"/>
        <w:bottom w:val="none" w:sz="0" w:space="0" w:color="auto"/>
        <w:right w:val="none" w:sz="0" w:space="0" w:color="auto"/>
      </w:divBdr>
    </w:div>
    <w:div w:id="1000045008">
      <w:bodyDiv w:val="1"/>
      <w:marLeft w:val="0"/>
      <w:marRight w:val="0"/>
      <w:marTop w:val="0"/>
      <w:marBottom w:val="0"/>
      <w:divBdr>
        <w:top w:val="none" w:sz="0" w:space="0" w:color="auto"/>
        <w:left w:val="none" w:sz="0" w:space="0" w:color="auto"/>
        <w:bottom w:val="none" w:sz="0" w:space="0" w:color="auto"/>
        <w:right w:val="none" w:sz="0" w:space="0" w:color="auto"/>
      </w:divBdr>
    </w:div>
    <w:div w:id="1000080123">
      <w:bodyDiv w:val="1"/>
      <w:marLeft w:val="0"/>
      <w:marRight w:val="0"/>
      <w:marTop w:val="0"/>
      <w:marBottom w:val="0"/>
      <w:divBdr>
        <w:top w:val="none" w:sz="0" w:space="0" w:color="auto"/>
        <w:left w:val="none" w:sz="0" w:space="0" w:color="auto"/>
        <w:bottom w:val="none" w:sz="0" w:space="0" w:color="auto"/>
        <w:right w:val="none" w:sz="0" w:space="0" w:color="auto"/>
      </w:divBdr>
    </w:div>
    <w:div w:id="1000080394">
      <w:bodyDiv w:val="1"/>
      <w:marLeft w:val="0"/>
      <w:marRight w:val="0"/>
      <w:marTop w:val="0"/>
      <w:marBottom w:val="0"/>
      <w:divBdr>
        <w:top w:val="none" w:sz="0" w:space="0" w:color="auto"/>
        <w:left w:val="none" w:sz="0" w:space="0" w:color="auto"/>
        <w:bottom w:val="none" w:sz="0" w:space="0" w:color="auto"/>
        <w:right w:val="none" w:sz="0" w:space="0" w:color="auto"/>
      </w:divBdr>
    </w:div>
    <w:div w:id="1000349246">
      <w:bodyDiv w:val="1"/>
      <w:marLeft w:val="0"/>
      <w:marRight w:val="0"/>
      <w:marTop w:val="0"/>
      <w:marBottom w:val="0"/>
      <w:divBdr>
        <w:top w:val="none" w:sz="0" w:space="0" w:color="auto"/>
        <w:left w:val="none" w:sz="0" w:space="0" w:color="auto"/>
        <w:bottom w:val="none" w:sz="0" w:space="0" w:color="auto"/>
        <w:right w:val="none" w:sz="0" w:space="0" w:color="auto"/>
      </w:divBdr>
    </w:div>
    <w:div w:id="1000426082">
      <w:bodyDiv w:val="1"/>
      <w:marLeft w:val="0"/>
      <w:marRight w:val="0"/>
      <w:marTop w:val="0"/>
      <w:marBottom w:val="0"/>
      <w:divBdr>
        <w:top w:val="none" w:sz="0" w:space="0" w:color="auto"/>
        <w:left w:val="none" w:sz="0" w:space="0" w:color="auto"/>
        <w:bottom w:val="none" w:sz="0" w:space="0" w:color="auto"/>
        <w:right w:val="none" w:sz="0" w:space="0" w:color="auto"/>
      </w:divBdr>
    </w:div>
    <w:div w:id="1000735743">
      <w:bodyDiv w:val="1"/>
      <w:marLeft w:val="0"/>
      <w:marRight w:val="0"/>
      <w:marTop w:val="0"/>
      <w:marBottom w:val="0"/>
      <w:divBdr>
        <w:top w:val="none" w:sz="0" w:space="0" w:color="auto"/>
        <w:left w:val="none" w:sz="0" w:space="0" w:color="auto"/>
        <w:bottom w:val="none" w:sz="0" w:space="0" w:color="auto"/>
        <w:right w:val="none" w:sz="0" w:space="0" w:color="auto"/>
      </w:divBdr>
    </w:div>
    <w:div w:id="1000736345">
      <w:bodyDiv w:val="1"/>
      <w:marLeft w:val="0"/>
      <w:marRight w:val="0"/>
      <w:marTop w:val="0"/>
      <w:marBottom w:val="0"/>
      <w:divBdr>
        <w:top w:val="none" w:sz="0" w:space="0" w:color="auto"/>
        <w:left w:val="none" w:sz="0" w:space="0" w:color="auto"/>
        <w:bottom w:val="none" w:sz="0" w:space="0" w:color="auto"/>
        <w:right w:val="none" w:sz="0" w:space="0" w:color="auto"/>
      </w:divBdr>
    </w:div>
    <w:div w:id="1000741062">
      <w:bodyDiv w:val="1"/>
      <w:marLeft w:val="0"/>
      <w:marRight w:val="0"/>
      <w:marTop w:val="0"/>
      <w:marBottom w:val="0"/>
      <w:divBdr>
        <w:top w:val="none" w:sz="0" w:space="0" w:color="auto"/>
        <w:left w:val="none" w:sz="0" w:space="0" w:color="auto"/>
        <w:bottom w:val="none" w:sz="0" w:space="0" w:color="auto"/>
        <w:right w:val="none" w:sz="0" w:space="0" w:color="auto"/>
      </w:divBdr>
    </w:div>
    <w:div w:id="1000933648">
      <w:bodyDiv w:val="1"/>
      <w:marLeft w:val="0"/>
      <w:marRight w:val="0"/>
      <w:marTop w:val="0"/>
      <w:marBottom w:val="0"/>
      <w:divBdr>
        <w:top w:val="none" w:sz="0" w:space="0" w:color="auto"/>
        <w:left w:val="none" w:sz="0" w:space="0" w:color="auto"/>
        <w:bottom w:val="none" w:sz="0" w:space="0" w:color="auto"/>
        <w:right w:val="none" w:sz="0" w:space="0" w:color="auto"/>
      </w:divBdr>
    </w:div>
    <w:div w:id="1001078000">
      <w:bodyDiv w:val="1"/>
      <w:marLeft w:val="0"/>
      <w:marRight w:val="0"/>
      <w:marTop w:val="0"/>
      <w:marBottom w:val="0"/>
      <w:divBdr>
        <w:top w:val="none" w:sz="0" w:space="0" w:color="auto"/>
        <w:left w:val="none" w:sz="0" w:space="0" w:color="auto"/>
        <w:bottom w:val="none" w:sz="0" w:space="0" w:color="auto"/>
        <w:right w:val="none" w:sz="0" w:space="0" w:color="auto"/>
      </w:divBdr>
    </w:div>
    <w:div w:id="1001394045">
      <w:bodyDiv w:val="1"/>
      <w:marLeft w:val="0"/>
      <w:marRight w:val="0"/>
      <w:marTop w:val="0"/>
      <w:marBottom w:val="0"/>
      <w:divBdr>
        <w:top w:val="none" w:sz="0" w:space="0" w:color="auto"/>
        <w:left w:val="none" w:sz="0" w:space="0" w:color="auto"/>
        <w:bottom w:val="none" w:sz="0" w:space="0" w:color="auto"/>
        <w:right w:val="none" w:sz="0" w:space="0" w:color="auto"/>
      </w:divBdr>
    </w:div>
    <w:div w:id="1001546464">
      <w:bodyDiv w:val="1"/>
      <w:marLeft w:val="0"/>
      <w:marRight w:val="0"/>
      <w:marTop w:val="0"/>
      <w:marBottom w:val="0"/>
      <w:divBdr>
        <w:top w:val="none" w:sz="0" w:space="0" w:color="auto"/>
        <w:left w:val="none" w:sz="0" w:space="0" w:color="auto"/>
        <w:bottom w:val="none" w:sz="0" w:space="0" w:color="auto"/>
        <w:right w:val="none" w:sz="0" w:space="0" w:color="auto"/>
      </w:divBdr>
    </w:div>
    <w:div w:id="1001617019">
      <w:bodyDiv w:val="1"/>
      <w:marLeft w:val="0"/>
      <w:marRight w:val="0"/>
      <w:marTop w:val="0"/>
      <w:marBottom w:val="0"/>
      <w:divBdr>
        <w:top w:val="none" w:sz="0" w:space="0" w:color="auto"/>
        <w:left w:val="none" w:sz="0" w:space="0" w:color="auto"/>
        <w:bottom w:val="none" w:sz="0" w:space="0" w:color="auto"/>
        <w:right w:val="none" w:sz="0" w:space="0" w:color="auto"/>
      </w:divBdr>
    </w:div>
    <w:div w:id="1001859013">
      <w:bodyDiv w:val="1"/>
      <w:marLeft w:val="0"/>
      <w:marRight w:val="0"/>
      <w:marTop w:val="0"/>
      <w:marBottom w:val="0"/>
      <w:divBdr>
        <w:top w:val="none" w:sz="0" w:space="0" w:color="auto"/>
        <w:left w:val="none" w:sz="0" w:space="0" w:color="auto"/>
        <w:bottom w:val="none" w:sz="0" w:space="0" w:color="auto"/>
        <w:right w:val="none" w:sz="0" w:space="0" w:color="auto"/>
      </w:divBdr>
    </w:div>
    <w:div w:id="1002077579">
      <w:bodyDiv w:val="1"/>
      <w:marLeft w:val="0"/>
      <w:marRight w:val="0"/>
      <w:marTop w:val="0"/>
      <w:marBottom w:val="0"/>
      <w:divBdr>
        <w:top w:val="none" w:sz="0" w:space="0" w:color="auto"/>
        <w:left w:val="none" w:sz="0" w:space="0" w:color="auto"/>
        <w:bottom w:val="none" w:sz="0" w:space="0" w:color="auto"/>
        <w:right w:val="none" w:sz="0" w:space="0" w:color="auto"/>
      </w:divBdr>
    </w:div>
    <w:div w:id="1002129144">
      <w:bodyDiv w:val="1"/>
      <w:marLeft w:val="0"/>
      <w:marRight w:val="0"/>
      <w:marTop w:val="0"/>
      <w:marBottom w:val="0"/>
      <w:divBdr>
        <w:top w:val="none" w:sz="0" w:space="0" w:color="auto"/>
        <w:left w:val="none" w:sz="0" w:space="0" w:color="auto"/>
        <w:bottom w:val="none" w:sz="0" w:space="0" w:color="auto"/>
        <w:right w:val="none" w:sz="0" w:space="0" w:color="auto"/>
      </w:divBdr>
    </w:div>
    <w:div w:id="1002273745">
      <w:bodyDiv w:val="1"/>
      <w:marLeft w:val="0"/>
      <w:marRight w:val="0"/>
      <w:marTop w:val="0"/>
      <w:marBottom w:val="0"/>
      <w:divBdr>
        <w:top w:val="none" w:sz="0" w:space="0" w:color="auto"/>
        <w:left w:val="none" w:sz="0" w:space="0" w:color="auto"/>
        <w:bottom w:val="none" w:sz="0" w:space="0" w:color="auto"/>
        <w:right w:val="none" w:sz="0" w:space="0" w:color="auto"/>
      </w:divBdr>
    </w:div>
    <w:div w:id="1002393871">
      <w:bodyDiv w:val="1"/>
      <w:marLeft w:val="0"/>
      <w:marRight w:val="0"/>
      <w:marTop w:val="0"/>
      <w:marBottom w:val="0"/>
      <w:divBdr>
        <w:top w:val="none" w:sz="0" w:space="0" w:color="auto"/>
        <w:left w:val="none" w:sz="0" w:space="0" w:color="auto"/>
        <w:bottom w:val="none" w:sz="0" w:space="0" w:color="auto"/>
        <w:right w:val="none" w:sz="0" w:space="0" w:color="auto"/>
      </w:divBdr>
    </w:div>
    <w:div w:id="1002512426">
      <w:bodyDiv w:val="1"/>
      <w:marLeft w:val="0"/>
      <w:marRight w:val="0"/>
      <w:marTop w:val="0"/>
      <w:marBottom w:val="0"/>
      <w:divBdr>
        <w:top w:val="none" w:sz="0" w:space="0" w:color="auto"/>
        <w:left w:val="none" w:sz="0" w:space="0" w:color="auto"/>
        <w:bottom w:val="none" w:sz="0" w:space="0" w:color="auto"/>
        <w:right w:val="none" w:sz="0" w:space="0" w:color="auto"/>
      </w:divBdr>
    </w:div>
    <w:div w:id="1002851805">
      <w:bodyDiv w:val="1"/>
      <w:marLeft w:val="0"/>
      <w:marRight w:val="0"/>
      <w:marTop w:val="0"/>
      <w:marBottom w:val="0"/>
      <w:divBdr>
        <w:top w:val="none" w:sz="0" w:space="0" w:color="auto"/>
        <w:left w:val="none" w:sz="0" w:space="0" w:color="auto"/>
        <w:bottom w:val="none" w:sz="0" w:space="0" w:color="auto"/>
        <w:right w:val="none" w:sz="0" w:space="0" w:color="auto"/>
      </w:divBdr>
    </w:div>
    <w:div w:id="1002929414">
      <w:bodyDiv w:val="1"/>
      <w:marLeft w:val="0"/>
      <w:marRight w:val="0"/>
      <w:marTop w:val="0"/>
      <w:marBottom w:val="0"/>
      <w:divBdr>
        <w:top w:val="none" w:sz="0" w:space="0" w:color="auto"/>
        <w:left w:val="none" w:sz="0" w:space="0" w:color="auto"/>
        <w:bottom w:val="none" w:sz="0" w:space="0" w:color="auto"/>
        <w:right w:val="none" w:sz="0" w:space="0" w:color="auto"/>
      </w:divBdr>
    </w:div>
    <w:div w:id="1003314842">
      <w:bodyDiv w:val="1"/>
      <w:marLeft w:val="0"/>
      <w:marRight w:val="0"/>
      <w:marTop w:val="0"/>
      <w:marBottom w:val="0"/>
      <w:divBdr>
        <w:top w:val="none" w:sz="0" w:space="0" w:color="auto"/>
        <w:left w:val="none" w:sz="0" w:space="0" w:color="auto"/>
        <w:bottom w:val="none" w:sz="0" w:space="0" w:color="auto"/>
        <w:right w:val="none" w:sz="0" w:space="0" w:color="auto"/>
      </w:divBdr>
    </w:div>
    <w:div w:id="1003357720">
      <w:bodyDiv w:val="1"/>
      <w:marLeft w:val="0"/>
      <w:marRight w:val="0"/>
      <w:marTop w:val="0"/>
      <w:marBottom w:val="0"/>
      <w:divBdr>
        <w:top w:val="none" w:sz="0" w:space="0" w:color="auto"/>
        <w:left w:val="none" w:sz="0" w:space="0" w:color="auto"/>
        <w:bottom w:val="none" w:sz="0" w:space="0" w:color="auto"/>
        <w:right w:val="none" w:sz="0" w:space="0" w:color="auto"/>
      </w:divBdr>
    </w:div>
    <w:div w:id="1003821002">
      <w:bodyDiv w:val="1"/>
      <w:marLeft w:val="0"/>
      <w:marRight w:val="0"/>
      <w:marTop w:val="0"/>
      <w:marBottom w:val="0"/>
      <w:divBdr>
        <w:top w:val="none" w:sz="0" w:space="0" w:color="auto"/>
        <w:left w:val="none" w:sz="0" w:space="0" w:color="auto"/>
        <w:bottom w:val="none" w:sz="0" w:space="0" w:color="auto"/>
        <w:right w:val="none" w:sz="0" w:space="0" w:color="auto"/>
      </w:divBdr>
    </w:div>
    <w:div w:id="1004016679">
      <w:bodyDiv w:val="1"/>
      <w:marLeft w:val="0"/>
      <w:marRight w:val="0"/>
      <w:marTop w:val="0"/>
      <w:marBottom w:val="0"/>
      <w:divBdr>
        <w:top w:val="none" w:sz="0" w:space="0" w:color="auto"/>
        <w:left w:val="none" w:sz="0" w:space="0" w:color="auto"/>
        <w:bottom w:val="none" w:sz="0" w:space="0" w:color="auto"/>
        <w:right w:val="none" w:sz="0" w:space="0" w:color="auto"/>
      </w:divBdr>
    </w:div>
    <w:div w:id="1004211209">
      <w:bodyDiv w:val="1"/>
      <w:marLeft w:val="0"/>
      <w:marRight w:val="0"/>
      <w:marTop w:val="0"/>
      <w:marBottom w:val="0"/>
      <w:divBdr>
        <w:top w:val="none" w:sz="0" w:space="0" w:color="auto"/>
        <w:left w:val="none" w:sz="0" w:space="0" w:color="auto"/>
        <w:bottom w:val="none" w:sz="0" w:space="0" w:color="auto"/>
        <w:right w:val="none" w:sz="0" w:space="0" w:color="auto"/>
      </w:divBdr>
    </w:div>
    <w:div w:id="1004359866">
      <w:bodyDiv w:val="1"/>
      <w:marLeft w:val="0"/>
      <w:marRight w:val="0"/>
      <w:marTop w:val="0"/>
      <w:marBottom w:val="0"/>
      <w:divBdr>
        <w:top w:val="none" w:sz="0" w:space="0" w:color="auto"/>
        <w:left w:val="none" w:sz="0" w:space="0" w:color="auto"/>
        <w:bottom w:val="none" w:sz="0" w:space="0" w:color="auto"/>
        <w:right w:val="none" w:sz="0" w:space="0" w:color="auto"/>
      </w:divBdr>
    </w:div>
    <w:div w:id="1004556067">
      <w:bodyDiv w:val="1"/>
      <w:marLeft w:val="0"/>
      <w:marRight w:val="0"/>
      <w:marTop w:val="0"/>
      <w:marBottom w:val="0"/>
      <w:divBdr>
        <w:top w:val="none" w:sz="0" w:space="0" w:color="auto"/>
        <w:left w:val="none" w:sz="0" w:space="0" w:color="auto"/>
        <w:bottom w:val="none" w:sz="0" w:space="0" w:color="auto"/>
        <w:right w:val="none" w:sz="0" w:space="0" w:color="auto"/>
      </w:divBdr>
    </w:div>
    <w:div w:id="1004628280">
      <w:bodyDiv w:val="1"/>
      <w:marLeft w:val="0"/>
      <w:marRight w:val="0"/>
      <w:marTop w:val="0"/>
      <w:marBottom w:val="0"/>
      <w:divBdr>
        <w:top w:val="none" w:sz="0" w:space="0" w:color="auto"/>
        <w:left w:val="none" w:sz="0" w:space="0" w:color="auto"/>
        <w:bottom w:val="none" w:sz="0" w:space="0" w:color="auto"/>
        <w:right w:val="none" w:sz="0" w:space="0" w:color="auto"/>
      </w:divBdr>
    </w:div>
    <w:div w:id="1005131187">
      <w:bodyDiv w:val="1"/>
      <w:marLeft w:val="0"/>
      <w:marRight w:val="0"/>
      <w:marTop w:val="0"/>
      <w:marBottom w:val="0"/>
      <w:divBdr>
        <w:top w:val="none" w:sz="0" w:space="0" w:color="auto"/>
        <w:left w:val="none" w:sz="0" w:space="0" w:color="auto"/>
        <w:bottom w:val="none" w:sz="0" w:space="0" w:color="auto"/>
        <w:right w:val="none" w:sz="0" w:space="0" w:color="auto"/>
      </w:divBdr>
    </w:div>
    <w:div w:id="1005399791">
      <w:bodyDiv w:val="1"/>
      <w:marLeft w:val="0"/>
      <w:marRight w:val="0"/>
      <w:marTop w:val="0"/>
      <w:marBottom w:val="0"/>
      <w:divBdr>
        <w:top w:val="none" w:sz="0" w:space="0" w:color="auto"/>
        <w:left w:val="none" w:sz="0" w:space="0" w:color="auto"/>
        <w:bottom w:val="none" w:sz="0" w:space="0" w:color="auto"/>
        <w:right w:val="none" w:sz="0" w:space="0" w:color="auto"/>
      </w:divBdr>
    </w:div>
    <w:div w:id="1005744902">
      <w:bodyDiv w:val="1"/>
      <w:marLeft w:val="0"/>
      <w:marRight w:val="0"/>
      <w:marTop w:val="0"/>
      <w:marBottom w:val="0"/>
      <w:divBdr>
        <w:top w:val="none" w:sz="0" w:space="0" w:color="auto"/>
        <w:left w:val="none" w:sz="0" w:space="0" w:color="auto"/>
        <w:bottom w:val="none" w:sz="0" w:space="0" w:color="auto"/>
        <w:right w:val="none" w:sz="0" w:space="0" w:color="auto"/>
      </w:divBdr>
    </w:div>
    <w:div w:id="1005784962">
      <w:bodyDiv w:val="1"/>
      <w:marLeft w:val="0"/>
      <w:marRight w:val="0"/>
      <w:marTop w:val="0"/>
      <w:marBottom w:val="0"/>
      <w:divBdr>
        <w:top w:val="none" w:sz="0" w:space="0" w:color="auto"/>
        <w:left w:val="none" w:sz="0" w:space="0" w:color="auto"/>
        <w:bottom w:val="none" w:sz="0" w:space="0" w:color="auto"/>
        <w:right w:val="none" w:sz="0" w:space="0" w:color="auto"/>
      </w:divBdr>
    </w:div>
    <w:div w:id="1005786078">
      <w:bodyDiv w:val="1"/>
      <w:marLeft w:val="0"/>
      <w:marRight w:val="0"/>
      <w:marTop w:val="0"/>
      <w:marBottom w:val="0"/>
      <w:divBdr>
        <w:top w:val="none" w:sz="0" w:space="0" w:color="auto"/>
        <w:left w:val="none" w:sz="0" w:space="0" w:color="auto"/>
        <w:bottom w:val="none" w:sz="0" w:space="0" w:color="auto"/>
        <w:right w:val="none" w:sz="0" w:space="0" w:color="auto"/>
      </w:divBdr>
    </w:div>
    <w:div w:id="1005866761">
      <w:bodyDiv w:val="1"/>
      <w:marLeft w:val="0"/>
      <w:marRight w:val="0"/>
      <w:marTop w:val="0"/>
      <w:marBottom w:val="0"/>
      <w:divBdr>
        <w:top w:val="none" w:sz="0" w:space="0" w:color="auto"/>
        <w:left w:val="none" w:sz="0" w:space="0" w:color="auto"/>
        <w:bottom w:val="none" w:sz="0" w:space="0" w:color="auto"/>
        <w:right w:val="none" w:sz="0" w:space="0" w:color="auto"/>
      </w:divBdr>
    </w:div>
    <w:div w:id="1006056432">
      <w:bodyDiv w:val="1"/>
      <w:marLeft w:val="0"/>
      <w:marRight w:val="0"/>
      <w:marTop w:val="0"/>
      <w:marBottom w:val="0"/>
      <w:divBdr>
        <w:top w:val="none" w:sz="0" w:space="0" w:color="auto"/>
        <w:left w:val="none" w:sz="0" w:space="0" w:color="auto"/>
        <w:bottom w:val="none" w:sz="0" w:space="0" w:color="auto"/>
        <w:right w:val="none" w:sz="0" w:space="0" w:color="auto"/>
      </w:divBdr>
    </w:div>
    <w:div w:id="1006178409">
      <w:bodyDiv w:val="1"/>
      <w:marLeft w:val="0"/>
      <w:marRight w:val="0"/>
      <w:marTop w:val="0"/>
      <w:marBottom w:val="0"/>
      <w:divBdr>
        <w:top w:val="none" w:sz="0" w:space="0" w:color="auto"/>
        <w:left w:val="none" w:sz="0" w:space="0" w:color="auto"/>
        <w:bottom w:val="none" w:sz="0" w:space="0" w:color="auto"/>
        <w:right w:val="none" w:sz="0" w:space="0" w:color="auto"/>
      </w:divBdr>
    </w:div>
    <w:div w:id="1006245169">
      <w:bodyDiv w:val="1"/>
      <w:marLeft w:val="0"/>
      <w:marRight w:val="0"/>
      <w:marTop w:val="0"/>
      <w:marBottom w:val="0"/>
      <w:divBdr>
        <w:top w:val="none" w:sz="0" w:space="0" w:color="auto"/>
        <w:left w:val="none" w:sz="0" w:space="0" w:color="auto"/>
        <w:bottom w:val="none" w:sz="0" w:space="0" w:color="auto"/>
        <w:right w:val="none" w:sz="0" w:space="0" w:color="auto"/>
      </w:divBdr>
    </w:div>
    <w:div w:id="1006396673">
      <w:bodyDiv w:val="1"/>
      <w:marLeft w:val="0"/>
      <w:marRight w:val="0"/>
      <w:marTop w:val="0"/>
      <w:marBottom w:val="0"/>
      <w:divBdr>
        <w:top w:val="none" w:sz="0" w:space="0" w:color="auto"/>
        <w:left w:val="none" w:sz="0" w:space="0" w:color="auto"/>
        <w:bottom w:val="none" w:sz="0" w:space="0" w:color="auto"/>
        <w:right w:val="none" w:sz="0" w:space="0" w:color="auto"/>
      </w:divBdr>
    </w:div>
    <w:div w:id="1006715506">
      <w:bodyDiv w:val="1"/>
      <w:marLeft w:val="0"/>
      <w:marRight w:val="0"/>
      <w:marTop w:val="0"/>
      <w:marBottom w:val="0"/>
      <w:divBdr>
        <w:top w:val="none" w:sz="0" w:space="0" w:color="auto"/>
        <w:left w:val="none" w:sz="0" w:space="0" w:color="auto"/>
        <w:bottom w:val="none" w:sz="0" w:space="0" w:color="auto"/>
        <w:right w:val="none" w:sz="0" w:space="0" w:color="auto"/>
      </w:divBdr>
    </w:div>
    <w:div w:id="1006862253">
      <w:bodyDiv w:val="1"/>
      <w:marLeft w:val="0"/>
      <w:marRight w:val="0"/>
      <w:marTop w:val="0"/>
      <w:marBottom w:val="0"/>
      <w:divBdr>
        <w:top w:val="none" w:sz="0" w:space="0" w:color="auto"/>
        <w:left w:val="none" w:sz="0" w:space="0" w:color="auto"/>
        <w:bottom w:val="none" w:sz="0" w:space="0" w:color="auto"/>
        <w:right w:val="none" w:sz="0" w:space="0" w:color="auto"/>
      </w:divBdr>
    </w:div>
    <w:div w:id="1007026193">
      <w:bodyDiv w:val="1"/>
      <w:marLeft w:val="0"/>
      <w:marRight w:val="0"/>
      <w:marTop w:val="0"/>
      <w:marBottom w:val="0"/>
      <w:divBdr>
        <w:top w:val="none" w:sz="0" w:space="0" w:color="auto"/>
        <w:left w:val="none" w:sz="0" w:space="0" w:color="auto"/>
        <w:bottom w:val="none" w:sz="0" w:space="0" w:color="auto"/>
        <w:right w:val="none" w:sz="0" w:space="0" w:color="auto"/>
      </w:divBdr>
    </w:div>
    <w:div w:id="1007095618">
      <w:bodyDiv w:val="1"/>
      <w:marLeft w:val="0"/>
      <w:marRight w:val="0"/>
      <w:marTop w:val="0"/>
      <w:marBottom w:val="0"/>
      <w:divBdr>
        <w:top w:val="none" w:sz="0" w:space="0" w:color="auto"/>
        <w:left w:val="none" w:sz="0" w:space="0" w:color="auto"/>
        <w:bottom w:val="none" w:sz="0" w:space="0" w:color="auto"/>
        <w:right w:val="none" w:sz="0" w:space="0" w:color="auto"/>
      </w:divBdr>
    </w:div>
    <w:div w:id="1007170864">
      <w:bodyDiv w:val="1"/>
      <w:marLeft w:val="0"/>
      <w:marRight w:val="0"/>
      <w:marTop w:val="0"/>
      <w:marBottom w:val="0"/>
      <w:divBdr>
        <w:top w:val="none" w:sz="0" w:space="0" w:color="auto"/>
        <w:left w:val="none" w:sz="0" w:space="0" w:color="auto"/>
        <w:bottom w:val="none" w:sz="0" w:space="0" w:color="auto"/>
        <w:right w:val="none" w:sz="0" w:space="0" w:color="auto"/>
      </w:divBdr>
    </w:div>
    <w:div w:id="1007171055">
      <w:bodyDiv w:val="1"/>
      <w:marLeft w:val="0"/>
      <w:marRight w:val="0"/>
      <w:marTop w:val="0"/>
      <w:marBottom w:val="0"/>
      <w:divBdr>
        <w:top w:val="none" w:sz="0" w:space="0" w:color="auto"/>
        <w:left w:val="none" w:sz="0" w:space="0" w:color="auto"/>
        <w:bottom w:val="none" w:sz="0" w:space="0" w:color="auto"/>
        <w:right w:val="none" w:sz="0" w:space="0" w:color="auto"/>
      </w:divBdr>
    </w:div>
    <w:div w:id="1007292553">
      <w:bodyDiv w:val="1"/>
      <w:marLeft w:val="0"/>
      <w:marRight w:val="0"/>
      <w:marTop w:val="0"/>
      <w:marBottom w:val="0"/>
      <w:divBdr>
        <w:top w:val="none" w:sz="0" w:space="0" w:color="auto"/>
        <w:left w:val="none" w:sz="0" w:space="0" w:color="auto"/>
        <w:bottom w:val="none" w:sz="0" w:space="0" w:color="auto"/>
        <w:right w:val="none" w:sz="0" w:space="0" w:color="auto"/>
      </w:divBdr>
    </w:div>
    <w:div w:id="1007443923">
      <w:bodyDiv w:val="1"/>
      <w:marLeft w:val="0"/>
      <w:marRight w:val="0"/>
      <w:marTop w:val="0"/>
      <w:marBottom w:val="0"/>
      <w:divBdr>
        <w:top w:val="none" w:sz="0" w:space="0" w:color="auto"/>
        <w:left w:val="none" w:sz="0" w:space="0" w:color="auto"/>
        <w:bottom w:val="none" w:sz="0" w:space="0" w:color="auto"/>
        <w:right w:val="none" w:sz="0" w:space="0" w:color="auto"/>
      </w:divBdr>
    </w:div>
    <w:div w:id="1007556726">
      <w:bodyDiv w:val="1"/>
      <w:marLeft w:val="0"/>
      <w:marRight w:val="0"/>
      <w:marTop w:val="0"/>
      <w:marBottom w:val="0"/>
      <w:divBdr>
        <w:top w:val="none" w:sz="0" w:space="0" w:color="auto"/>
        <w:left w:val="none" w:sz="0" w:space="0" w:color="auto"/>
        <w:bottom w:val="none" w:sz="0" w:space="0" w:color="auto"/>
        <w:right w:val="none" w:sz="0" w:space="0" w:color="auto"/>
      </w:divBdr>
    </w:div>
    <w:div w:id="1008172976">
      <w:bodyDiv w:val="1"/>
      <w:marLeft w:val="0"/>
      <w:marRight w:val="0"/>
      <w:marTop w:val="0"/>
      <w:marBottom w:val="0"/>
      <w:divBdr>
        <w:top w:val="none" w:sz="0" w:space="0" w:color="auto"/>
        <w:left w:val="none" w:sz="0" w:space="0" w:color="auto"/>
        <w:bottom w:val="none" w:sz="0" w:space="0" w:color="auto"/>
        <w:right w:val="none" w:sz="0" w:space="0" w:color="auto"/>
      </w:divBdr>
    </w:div>
    <w:div w:id="1008214537">
      <w:bodyDiv w:val="1"/>
      <w:marLeft w:val="0"/>
      <w:marRight w:val="0"/>
      <w:marTop w:val="0"/>
      <w:marBottom w:val="0"/>
      <w:divBdr>
        <w:top w:val="none" w:sz="0" w:space="0" w:color="auto"/>
        <w:left w:val="none" w:sz="0" w:space="0" w:color="auto"/>
        <w:bottom w:val="none" w:sz="0" w:space="0" w:color="auto"/>
        <w:right w:val="none" w:sz="0" w:space="0" w:color="auto"/>
      </w:divBdr>
    </w:div>
    <w:div w:id="1008289335">
      <w:bodyDiv w:val="1"/>
      <w:marLeft w:val="0"/>
      <w:marRight w:val="0"/>
      <w:marTop w:val="0"/>
      <w:marBottom w:val="0"/>
      <w:divBdr>
        <w:top w:val="none" w:sz="0" w:space="0" w:color="auto"/>
        <w:left w:val="none" w:sz="0" w:space="0" w:color="auto"/>
        <w:bottom w:val="none" w:sz="0" w:space="0" w:color="auto"/>
        <w:right w:val="none" w:sz="0" w:space="0" w:color="auto"/>
      </w:divBdr>
    </w:div>
    <w:div w:id="1008361730">
      <w:bodyDiv w:val="1"/>
      <w:marLeft w:val="0"/>
      <w:marRight w:val="0"/>
      <w:marTop w:val="0"/>
      <w:marBottom w:val="0"/>
      <w:divBdr>
        <w:top w:val="none" w:sz="0" w:space="0" w:color="auto"/>
        <w:left w:val="none" w:sz="0" w:space="0" w:color="auto"/>
        <w:bottom w:val="none" w:sz="0" w:space="0" w:color="auto"/>
        <w:right w:val="none" w:sz="0" w:space="0" w:color="auto"/>
      </w:divBdr>
    </w:div>
    <w:div w:id="1008364662">
      <w:bodyDiv w:val="1"/>
      <w:marLeft w:val="0"/>
      <w:marRight w:val="0"/>
      <w:marTop w:val="0"/>
      <w:marBottom w:val="0"/>
      <w:divBdr>
        <w:top w:val="none" w:sz="0" w:space="0" w:color="auto"/>
        <w:left w:val="none" w:sz="0" w:space="0" w:color="auto"/>
        <w:bottom w:val="none" w:sz="0" w:space="0" w:color="auto"/>
        <w:right w:val="none" w:sz="0" w:space="0" w:color="auto"/>
      </w:divBdr>
    </w:div>
    <w:div w:id="1008676667">
      <w:bodyDiv w:val="1"/>
      <w:marLeft w:val="0"/>
      <w:marRight w:val="0"/>
      <w:marTop w:val="0"/>
      <w:marBottom w:val="0"/>
      <w:divBdr>
        <w:top w:val="none" w:sz="0" w:space="0" w:color="auto"/>
        <w:left w:val="none" w:sz="0" w:space="0" w:color="auto"/>
        <w:bottom w:val="none" w:sz="0" w:space="0" w:color="auto"/>
        <w:right w:val="none" w:sz="0" w:space="0" w:color="auto"/>
      </w:divBdr>
    </w:div>
    <w:div w:id="1008799442">
      <w:bodyDiv w:val="1"/>
      <w:marLeft w:val="0"/>
      <w:marRight w:val="0"/>
      <w:marTop w:val="0"/>
      <w:marBottom w:val="0"/>
      <w:divBdr>
        <w:top w:val="none" w:sz="0" w:space="0" w:color="auto"/>
        <w:left w:val="none" w:sz="0" w:space="0" w:color="auto"/>
        <w:bottom w:val="none" w:sz="0" w:space="0" w:color="auto"/>
        <w:right w:val="none" w:sz="0" w:space="0" w:color="auto"/>
      </w:divBdr>
    </w:div>
    <w:div w:id="1009648563">
      <w:bodyDiv w:val="1"/>
      <w:marLeft w:val="0"/>
      <w:marRight w:val="0"/>
      <w:marTop w:val="0"/>
      <w:marBottom w:val="0"/>
      <w:divBdr>
        <w:top w:val="none" w:sz="0" w:space="0" w:color="auto"/>
        <w:left w:val="none" w:sz="0" w:space="0" w:color="auto"/>
        <w:bottom w:val="none" w:sz="0" w:space="0" w:color="auto"/>
        <w:right w:val="none" w:sz="0" w:space="0" w:color="auto"/>
      </w:divBdr>
    </w:div>
    <w:div w:id="1009722122">
      <w:bodyDiv w:val="1"/>
      <w:marLeft w:val="0"/>
      <w:marRight w:val="0"/>
      <w:marTop w:val="0"/>
      <w:marBottom w:val="0"/>
      <w:divBdr>
        <w:top w:val="none" w:sz="0" w:space="0" w:color="auto"/>
        <w:left w:val="none" w:sz="0" w:space="0" w:color="auto"/>
        <w:bottom w:val="none" w:sz="0" w:space="0" w:color="auto"/>
        <w:right w:val="none" w:sz="0" w:space="0" w:color="auto"/>
      </w:divBdr>
    </w:div>
    <w:div w:id="1010372512">
      <w:bodyDiv w:val="1"/>
      <w:marLeft w:val="0"/>
      <w:marRight w:val="0"/>
      <w:marTop w:val="0"/>
      <w:marBottom w:val="0"/>
      <w:divBdr>
        <w:top w:val="none" w:sz="0" w:space="0" w:color="auto"/>
        <w:left w:val="none" w:sz="0" w:space="0" w:color="auto"/>
        <w:bottom w:val="none" w:sz="0" w:space="0" w:color="auto"/>
        <w:right w:val="none" w:sz="0" w:space="0" w:color="auto"/>
      </w:divBdr>
    </w:div>
    <w:div w:id="1010377220">
      <w:bodyDiv w:val="1"/>
      <w:marLeft w:val="0"/>
      <w:marRight w:val="0"/>
      <w:marTop w:val="0"/>
      <w:marBottom w:val="0"/>
      <w:divBdr>
        <w:top w:val="none" w:sz="0" w:space="0" w:color="auto"/>
        <w:left w:val="none" w:sz="0" w:space="0" w:color="auto"/>
        <w:bottom w:val="none" w:sz="0" w:space="0" w:color="auto"/>
        <w:right w:val="none" w:sz="0" w:space="0" w:color="auto"/>
      </w:divBdr>
    </w:div>
    <w:div w:id="1010449982">
      <w:bodyDiv w:val="1"/>
      <w:marLeft w:val="0"/>
      <w:marRight w:val="0"/>
      <w:marTop w:val="0"/>
      <w:marBottom w:val="0"/>
      <w:divBdr>
        <w:top w:val="none" w:sz="0" w:space="0" w:color="auto"/>
        <w:left w:val="none" w:sz="0" w:space="0" w:color="auto"/>
        <w:bottom w:val="none" w:sz="0" w:space="0" w:color="auto"/>
        <w:right w:val="none" w:sz="0" w:space="0" w:color="auto"/>
      </w:divBdr>
    </w:div>
    <w:div w:id="1010528338">
      <w:bodyDiv w:val="1"/>
      <w:marLeft w:val="0"/>
      <w:marRight w:val="0"/>
      <w:marTop w:val="0"/>
      <w:marBottom w:val="0"/>
      <w:divBdr>
        <w:top w:val="none" w:sz="0" w:space="0" w:color="auto"/>
        <w:left w:val="none" w:sz="0" w:space="0" w:color="auto"/>
        <w:bottom w:val="none" w:sz="0" w:space="0" w:color="auto"/>
        <w:right w:val="none" w:sz="0" w:space="0" w:color="auto"/>
      </w:divBdr>
    </w:div>
    <w:div w:id="1010722267">
      <w:bodyDiv w:val="1"/>
      <w:marLeft w:val="0"/>
      <w:marRight w:val="0"/>
      <w:marTop w:val="0"/>
      <w:marBottom w:val="0"/>
      <w:divBdr>
        <w:top w:val="none" w:sz="0" w:space="0" w:color="auto"/>
        <w:left w:val="none" w:sz="0" w:space="0" w:color="auto"/>
        <w:bottom w:val="none" w:sz="0" w:space="0" w:color="auto"/>
        <w:right w:val="none" w:sz="0" w:space="0" w:color="auto"/>
      </w:divBdr>
    </w:div>
    <w:div w:id="1010834157">
      <w:bodyDiv w:val="1"/>
      <w:marLeft w:val="0"/>
      <w:marRight w:val="0"/>
      <w:marTop w:val="0"/>
      <w:marBottom w:val="0"/>
      <w:divBdr>
        <w:top w:val="none" w:sz="0" w:space="0" w:color="auto"/>
        <w:left w:val="none" w:sz="0" w:space="0" w:color="auto"/>
        <w:bottom w:val="none" w:sz="0" w:space="0" w:color="auto"/>
        <w:right w:val="none" w:sz="0" w:space="0" w:color="auto"/>
      </w:divBdr>
    </w:div>
    <w:div w:id="1010982621">
      <w:bodyDiv w:val="1"/>
      <w:marLeft w:val="0"/>
      <w:marRight w:val="0"/>
      <w:marTop w:val="0"/>
      <w:marBottom w:val="0"/>
      <w:divBdr>
        <w:top w:val="none" w:sz="0" w:space="0" w:color="auto"/>
        <w:left w:val="none" w:sz="0" w:space="0" w:color="auto"/>
        <w:bottom w:val="none" w:sz="0" w:space="0" w:color="auto"/>
        <w:right w:val="none" w:sz="0" w:space="0" w:color="auto"/>
      </w:divBdr>
    </w:div>
    <w:div w:id="1011104831">
      <w:bodyDiv w:val="1"/>
      <w:marLeft w:val="0"/>
      <w:marRight w:val="0"/>
      <w:marTop w:val="0"/>
      <w:marBottom w:val="0"/>
      <w:divBdr>
        <w:top w:val="none" w:sz="0" w:space="0" w:color="auto"/>
        <w:left w:val="none" w:sz="0" w:space="0" w:color="auto"/>
        <w:bottom w:val="none" w:sz="0" w:space="0" w:color="auto"/>
        <w:right w:val="none" w:sz="0" w:space="0" w:color="auto"/>
      </w:divBdr>
    </w:div>
    <w:div w:id="1011178121">
      <w:bodyDiv w:val="1"/>
      <w:marLeft w:val="0"/>
      <w:marRight w:val="0"/>
      <w:marTop w:val="0"/>
      <w:marBottom w:val="0"/>
      <w:divBdr>
        <w:top w:val="none" w:sz="0" w:space="0" w:color="auto"/>
        <w:left w:val="none" w:sz="0" w:space="0" w:color="auto"/>
        <w:bottom w:val="none" w:sz="0" w:space="0" w:color="auto"/>
        <w:right w:val="none" w:sz="0" w:space="0" w:color="auto"/>
      </w:divBdr>
    </w:div>
    <w:div w:id="1011300139">
      <w:bodyDiv w:val="1"/>
      <w:marLeft w:val="0"/>
      <w:marRight w:val="0"/>
      <w:marTop w:val="0"/>
      <w:marBottom w:val="0"/>
      <w:divBdr>
        <w:top w:val="none" w:sz="0" w:space="0" w:color="auto"/>
        <w:left w:val="none" w:sz="0" w:space="0" w:color="auto"/>
        <w:bottom w:val="none" w:sz="0" w:space="0" w:color="auto"/>
        <w:right w:val="none" w:sz="0" w:space="0" w:color="auto"/>
      </w:divBdr>
    </w:div>
    <w:div w:id="1011491429">
      <w:bodyDiv w:val="1"/>
      <w:marLeft w:val="0"/>
      <w:marRight w:val="0"/>
      <w:marTop w:val="0"/>
      <w:marBottom w:val="0"/>
      <w:divBdr>
        <w:top w:val="none" w:sz="0" w:space="0" w:color="auto"/>
        <w:left w:val="none" w:sz="0" w:space="0" w:color="auto"/>
        <w:bottom w:val="none" w:sz="0" w:space="0" w:color="auto"/>
        <w:right w:val="none" w:sz="0" w:space="0" w:color="auto"/>
      </w:divBdr>
    </w:div>
    <w:div w:id="1011683545">
      <w:bodyDiv w:val="1"/>
      <w:marLeft w:val="0"/>
      <w:marRight w:val="0"/>
      <w:marTop w:val="0"/>
      <w:marBottom w:val="0"/>
      <w:divBdr>
        <w:top w:val="none" w:sz="0" w:space="0" w:color="auto"/>
        <w:left w:val="none" w:sz="0" w:space="0" w:color="auto"/>
        <w:bottom w:val="none" w:sz="0" w:space="0" w:color="auto"/>
        <w:right w:val="none" w:sz="0" w:space="0" w:color="auto"/>
      </w:divBdr>
    </w:div>
    <w:div w:id="1011759758">
      <w:bodyDiv w:val="1"/>
      <w:marLeft w:val="0"/>
      <w:marRight w:val="0"/>
      <w:marTop w:val="0"/>
      <w:marBottom w:val="0"/>
      <w:divBdr>
        <w:top w:val="none" w:sz="0" w:space="0" w:color="auto"/>
        <w:left w:val="none" w:sz="0" w:space="0" w:color="auto"/>
        <w:bottom w:val="none" w:sz="0" w:space="0" w:color="auto"/>
        <w:right w:val="none" w:sz="0" w:space="0" w:color="auto"/>
      </w:divBdr>
    </w:div>
    <w:div w:id="1011760356">
      <w:bodyDiv w:val="1"/>
      <w:marLeft w:val="0"/>
      <w:marRight w:val="0"/>
      <w:marTop w:val="0"/>
      <w:marBottom w:val="0"/>
      <w:divBdr>
        <w:top w:val="none" w:sz="0" w:space="0" w:color="auto"/>
        <w:left w:val="none" w:sz="0" w:space="0" w:color="auto"/>
        <w:bottom w:val="none" w:sz="0" w:space="0" w:color="auto"/>
        <w:right w:val="none" w:sz="0" w:space="0" w:color="auto"/>
      </w:divBdr>
    </w:div>
    <w:div w:id="1012684264">
      <w:bodyDiv w:val="1"/>
      <w:marLeft w:val="0"/>
      <w:marRight w:val="0"/>
      <w:marTop w:val="0"/>
      <w:marBottom w:val="0"/>
      <w:divBdr>
        <w:top w:val="none" w:sz="0" w:space="0" w:color="auto"/>
        <w:left w:val="none" w:sz="0" w:space="0" w:color="auto"/>
        <w:bottom w:val="none" w:sz="0" w:space="0" w:color="auto"/>
        <w:right w:val="none" w:sz="0" w:space="0" w:color="auto"/>
      </w:divBdr>
    </w:div>
    <w:div w:id="1012754822">
      <w:bodyDiv w:val="1"/>
      <w:marLeft w:val="0"/>
      <w:marRight w:val="0"/>
      <w:marTop w:val="0"/>
      <w:marBottom w:val="0"/>
      <w:divBdr>
        <w:top w:val="none" w:sz="0" w:space="0" w:color="auto"/>
        <w:left w:val="none" w:sz="0" w:space="0" w:color="auto"/>
        <w:bottom w:val="none" w:sz="0" w:space="0" w:color="auto"/>
        <w:right w:val="none" w:sz="0" w:space="0" w:color="auto"/>
      </w:divBdr>
    </w:div>
    <w:div w:id="1012924710">
      <w:bodyDiv w:val="1"/>
      <w:marLeft w:val="0"/>
      <w:marRight w:val="0"/>
      <w:marTop w:val="0"/>
      <w:marBottom w:val="0"/>
      <w:divBdr>
        <w:top w:val="none" w:sz="0" w:space="0" w:color="auto"/>
        <w:left w:val="none" w:sz="0" w:space="0" w:color="auto"/>
        <w:bottom w:val="none" w:sz="0" w:space="0" w:color="auto"/>
        <w:right w:val="none" w:sz="0" w:space="0" w:color="auto"/>
      </w:divBdr>
    </w:div>
    <w:div w:id="1013075603">
      <w:bodyDiv w:val="1"/>
      <w:marLeft w:val="0"/>
      <w:marRight w:val="0"/>
      <w:marTop w:val="0"/>
      <w:marBottom w:val="0"/>
      <w:divBdr>
        <w:top w:val="none" w:sz="0" w:space="0" w:color="auto"/>
        <w:left w:val="none" w:sz="0" w:space="0" w:color="auto"/>
        <w:bottom w:val="none" w:sz="0" w:space="0" w:color="auto"/>
        <w:right w:val="none" w:sz="0" w:space="0" w:color="auto"/>
      </w:divBdr>
    </w:div>
    <w:div w:id="1013149381">
      <w:bodyDiv w:val="1"/>
      <w:marLeft w:val="0"/>
      <w:marRight w:val="0"/>
      <w:marTop w:val="0"/>
      <w:marBottom w:val="0"/>
      <w:divBdr>
        <w:top w:val="none" w:sz="0" w:space="0" w:color="auto"/>
        <w:left w:val="none" w:sz="0" w:space="0" w:color="auto"/>
        <w:bottom w:val="none" w:sz="0" w:space="0" w:color="auto"/>
        <w:right w:val="none" w:sz="0" w:space="0" w:color="auto"/>
      </w:divBdr>
    </w:div>
    <w:div w:id="1013721961">
      <w:bodyDiv w:val="1"/>
      <w:marLeft w:val="0"/>
      <w:marRight w:val="0"/>
      <w:marTop w:val="0"/>
      <w:marBottom w:val="0"/>
      <w:divBdr>
        <w:top w:val="none" w:sz="0" w:space="0" w:color="auto"/>
        <w:left w:val="none" w:sz="0" w:space="0" w:color="auto"/>
        <w:bottom w:val="none" w:sz="0" w:space="0" w:color="auto"/>
        <w:right w:val="none" w:sz="0" w:space="0" w:color="auto"/>
      </w:divBdr>
    </w:div>
    <w:div w:id="1013726230">
      <w:bodyDiv w:val="1"/>
      <w:marLeft w:val="0"/>
      <w:marRight w:val="0"/>
      <w:marTop w:val="0"/>
      <w:marBottom w:val="0"/>
      <w:divBdr>
        <w:top w:val="none" w:sz="0" w:space="0" w:color="auto"/>
        <w:left w:val="none" w:sz="0" w:space="0" w:color="auto"/>
        <w:bottom w:val="none" w:sz="0" w:space="0" w:color="auto"/>
        <w:right w:val="none" w:sz="0" w:space="0" w:color="auto"/>
      </w:divBdr>
    </w:div>
    <w:div w:id="1014184032">
      <w:bodyDiv w:val="1"/>
      <w:marLeft w:val="0"/>
      <w:marRight w:val="0"/>
      <w:marTop w:val="0"/>
      <w:marBottom w:val="0"/>
      <w:divBdr>
        <w:top w:val="none" w:sz="0" w:space="0" w:color="auto"/>
        <w:left w:val="none" w:sz="0" w:space="0" w:color="auto"/>
        <w:bottom w:val="none" w:sz="0" w:space="0" w:color="auto"/>
        <w:right w:val="none" w:sz="0" w:space="0" w:color="auto"/>
      </w:divBdr>
    </w:div>
    <w:div w:id="1014648042">
      <w:bodyDiv w:val="1"/>
      <w:marLeft w:val="0"/>
      <w:marRight w:val="0"/>
      <w:marTop w:val="0"/>
      <w:marBottom w:val="0"/>
      <w:divBdr>
        <w:top w:val="none" w:sz="0" w:space="0" w:color="auto"/>
        <w:left w:val="none" w:sz="0" w:space="0" w:color="auto"/>
        <w:bottom w:val="none" w:sz="0" w:space="0" w:color="auto"/>
        <w:right w:val="none" w:sz="0" w:space="0" w:color="auto"/>
      </w:divBdr>
    </w:div>
    <w:div w:id="1014766328">
      <w:bodyDiv w:val="1"/>
      <w:marLeft w:val="0"/>
      <w:marRight w:val="0"/>
      <w:marTop w:val="0"/>
      <w:marBottom w:val="0"/>
      <w:divBdr>
        <w:top w:val="none" w:sz="0" w:space="0" w:color="auto"/>
        <w:left w:val="none" w:sz="0" w:space="0" w:color="auto"/>
        <w:bottom w:val="none" w:sz="0" w:space="0" w:color="auto"/>
        <w:right w:val="none" w:sz="0" w:space="0" w:color="auto"/>
      </w:divBdr>
    </w:div>
    <w:div w:id="1014842245">
      <w:bodyDiv w:val="1"/>
      <w:marLeft w:val="0"/>
      <w:marRight w:val="0"/>
      <w:marTop w:val="0"/>
      <w:marBottom w:val="0"/>
      <w:divBdr>
        <w:top w:val="none" w:sz="0" w:space="0" w:color="auto"/>
        <w:left w:val="none" w:sz="0" w:space="0" w:color="auto"/>
        <w:bottom w:val="none" w:sz="0" w:space="0" w:color="auto"/>
        <w:right w:val="none" w:sz="0" w:space="0" w:color="auto"/>
      </w:divBdr>
    </w:div>
    <w:div w:id="1015037561">
      <w:bodyDiv w:val="1"/>
      <w:marLeft w:val="0"/>
      <w:marRight w:val="0"/>
      <w:marTop w:val="0"/>
      <w:marBottom w:val="0"/>
      <w:divBdr>
        <w:top w:val="none" w:sz="0" w:space="0" w:color="auto"/>
        <w:left w:val="none" w:sz="0" w:space="0" w:color="auto"/>
        <w:bottom w:val="none" w:sz="0" w:space="0" w:color="auto"/>
        <w:right w:val="none" w:sz="0" w:space="0" w:color="auto"/>
      </w:divBdr>
    </w:div>
    <w:div w:id="1015113312">
      <w:bodyDiv w:val="1"/>
      <w:marLeft w:val="0"/>
      <w:marRight w:val="0"/>
      <w:marTop w:val="0"/>
      <w:marBottom w:val="0"/>
      <w:divBdr>
        <w:top w:val="none" w:sz="0" w:space="0" w:color="auto"/>
        <w:left w:val="none" w:sz="0" w:space="0" w:color="auto"/>
        <w:bottom w:val="none" w:sz="0" w:space="0" w:color="auto"/>
        <w:right w:val="none" w:sz="0" w:space="0" w:color="auto"/>
      </w:divBdr>
    </w:div>
    <w:div w:id="1015575449">
      <w:bodyDiv w:val="1"/>
      <w:marLeft w:val="0"/>
      <w:marRight w:val="0"/>
      <w:marTop w:val="0"/>
      <w:marBottom w:val="0"/>
      <w:divBdr>
        <w:top w:val="none" w:sz="0" w:space="0" w:color="auto"/>
        <w:left w:val="none" w:sz="0" w:space="0" w:color="auto"/>
        <w:bottom w:val="none" w:sz="0" w:space="0" w:color="auto"/>
        <w:right w:val="none" w:sz="0" w:space="0" w:color="auto"/>
      </w:divBdr>
    </w:div>
    <w:div w:id="1015614527">
      <w:bodyDiv w:val="1"/>
      <w:marLeft w:val="0"/>
      <w:marRight w:val="0"/>
      <w:marTop w:val="0"/>
      <w:marBottom w:val="0"/>
      <w:divBdr>
        <w:top w:val="none" w:sz="0" w:space="0" w:color="auto"/>
        <w:left w:val="none" w:sz="0" w:space="0" w:color="auto"/>
        <w:bottom w:val="none" w:sz="0" w:space="0" w:color="auto"/>
        <w:right w:val="none" w:sz="0" w:space="0" w:color="auto"/>
      </w:divBdr>
    </w:div>
    <w:div w:id="1016034891">
      <w:bodyDiv w:val="1"/>
      <w:marLeft w:val="0"/>
      <w:marRight w:val="0"/>
      <w:marTop w:val="0"/>
      <w:marBottom w:val="0"/>
      <w:divBdr>
        <w:top w:val="none" w:sz="0" w:space="0" w:color="auto"/>
        <w:left w:val="none" w:sz="0" w:space="0" w:color="auto"/>
        <w:bottom w:val="none" w:sz="0" w:space="0" w:color="auto"/>
        <w:right w:val="none" w:sz="0" w:space="0" w:color="auto"/>
      </w:divBdr>
    </w:div>
    <w:div w:id="1016539929">
      <w:bodyDiv w:val="1"/>
      <w:marLeft w:val="0"/>
      <w:marRight w:val="0"/>
      <w:marTop w:val="0"/>
      <w:marBottom w:val="0"/>
      <w:divBdr>
        <w:top w:val="none" w:sz="0" w:space="0" w:color="auto"/>
        <w:left w:val="none" w:sz="0" w:space="0" w:color="auto"/>
        <w:bottom w:val="none" w:sz="0" w:space="0" w:color="auto"/>
        <w:right w:val="none" w:sz="0" w:space="0" w:color="auto"/>
      </w:divBdr>
    </w:div>
    <w:div w:id="1016660805">
      <w:bodyDiv w:val="1"/>
      <w:marLeft w:val="0"/>
      <w:marRight w:val="0"/>
      <w:marTop w:val="0"/>
      <w:marBottom w:val="0"/>
      <w:divBdr>
        <w:top w:val="none" w:sz="0" w:space="0" w:color="auto"/>
        <w:left w:val="none" w:sz="0" w:space="0" w:color="auto"/>
        <w:bottom w:val="none" w:sz="0" w:space="0" w:color="auto"/>
        <w:right w:val="none" w:sz="0" w:space="0" w:color="auto"/>
      </w:divBdr>
    </w:div>
    <w:div w:id="1016929532">
      <w:bodyDiv w:val="1"/>
      <w:marLeft w:val="0"/>
      <w:marRight w:val="0"/>
      <w:marTop w:val="0"/>
      <w:marBottom w:val="0"/>
      <w:divBdr>
        <w:top w:val="none" w:sz="0" w:space="0" w:color="auto"/>
        <w:left w:val="none" w:sz="0" w:space="0" w:color="auto"/>
        <w:bottom w:val="none" w:sz="0" w:space="0" w:color="auto"/>
        <w:right w:val="none" w:sz="0" w:space="0" w:color="auto"/>
      </w:divBdr>
    </w:div>
    <w:div w:id="1017005933">
      <w:bodyDiv w:val="1"/>
      <w:marLeft w:val="0"/>
      <w:marRight w:val="0"/>
      <w:marTop w:val="0"/>
      <w:marBottom w:val="0"/>
      <w:divBdr>
        <w:top w:val="none" w:sz="0" w:space="0" w:color="auto"/>
        <w:left w:val="none" w:sz="0" w:space="0" w:color="auto"/>
        <w:bottom w:val="none" w:sz="0" w:space="0" w:color="auto"/>
        <w:right w:val="none" w:sz="0" w:space="0" w:color="auto"/>
      </w:divBdr>
    </w:div>
    <w:div w:id="1017266425">
      <w:bodyDiv w:val="1"/>
      <w:marLeft w:val="0"/>
      <w:marRight w:val="0"/>
      <w:marTop w:val="0"/>
      <w:marBottom w:val="0"/>
      <w:divBdr>
        <w:top w:val="none" w:sz="0" w:space="0" w:color="auto"/>
        <w:left w:val="none" w:sz="0" w:space="0" w:color="auto"/>
        <w:bottom w:val="none" w:sz="0" w:space="0" w:color="auto"/>
        <w:right w:val="none" w:sz="0" w:space="0" w:color="auto"/>
      </w:divBdr>
    </w:div>
    <w:div w:id="1017275267">
      <w:bodyDiv w:val="1"/>
      <w:marLeft w:val="0"/>
      <w:marRight w:val="0"/>
      <w:marTop w:val="0"/>
      <w:marBottom w:val="0"/>
      <w:divBdr>
        <w:top w:val="none" w:sz="0" w:space="0" w:color="auto"/>
        <w:left w:val="none" w:sz="0" w:space="0" w:color="auto"/>
        <w:bottom w:val="none" w:sz="0" w:space="0" w:color="auto"/>
        <w:right w:val="none" w:sz="0" w:space="0" w:color="auto"/>
      </w:divBdr>
    </w:div>
    <w:div w:id="1017662470">
      <w:bodyDiv w:val="1"/>
      <w:marLeft w:val="0"/>
      <w:marRight w:val="0"/>
      <w:marTop w:val="0"/>
      <w:marBottom w:val="0"/>
      <w:divBdr>
        <w:top w:val="none" w:sz="0" w:space="0" w:color="auto"/>
        <w:left w:val="none" w:sz="0" w:space="0" w:color="auto"/>
        <w:bottom w:val="none" w:sz="0" w:space="0" w:color="auto"/>
        <w:right w:val="none" w:sz="0" w:space="0" w:color="auto"/>
      </w:divBdr>
    </w:div>
    <w:div w:id="1018000804">
      <w:bodyDiv w:val="1"/>
      <w:marLeft w:val="0"/>
      <w:marRight w:val="0"/>
      <w:marTop w:val="0"/>
      <w:marBottom w:val="0"/>
      <w:divBdr>
        <w:top w:val="none" w:sz="0" w:space="0" w:color="auto"/>
        <w:left w:val="none" w:sz="0" w:space="0" w:color="auto"/>
        <w:bottom w:val="none" w:sz="0" w:space="0" w:color="auto"/>
        <w:right w:val="none" w:sz="0" w:space="0" w:color="auto"/>
      </w:divBdr>
    </w:div>
    <w:div w:id="1018190767">
      <w:bodyDiv w:val="1"/>
      <w:marLeft w:val="0"/>
      <w:marRight w:val="0"/>
      <w:marTop w:val="0"/>
      <w:marBottom w:val="0"/>
      <w:divBdr>
        <w:top w:val="none" w:sz="0" w:space="0" w:color="auto"/>
        <w:left w:val="none" w:sz="0" w:space="0" w:color="auto"/>
        <w:bottom w:val="none" w:sz="0" w:space="0" w:color="auto"/>
        <w:right w:val="none" w:sz="0" w:space="0" w:color="auto"/>
      </w:divBdr>
    </w:div>
    <w:div w:id="1018390140">
      <w:bodyDiv w:val="1"/>
      <w:marLeft w:val="0"/>
      <w:marRight w:val="0"/>
      <w:marTop w:val="0"/>
      <w:marBottom w:val="0"/>
      <w:divBdr>
        <w:top w:val="none" w:sz="0" w:space="0" w:color="auto"/>
        <w:left w:val="none" w:sz="0" w:space="0" w:color="auto"/>
        <w:bottom w:val="none" w:sz="0" w:space="0" w:color="auto"/>
        <w:right w:val="none" w:sz="0" w:space="0" w:color="auto"/>
      </w:divBdr>
    </w:div>
    <w:div w:id="1018509959">
      <w:bodyDiv w:val="1"/>
      <w:marLeft w:val="0"/>
      <w:marRight w:val="0"/>
      <w:marTop w:val="0"/>
      <w:marBottom w:val="0"/>
      <w:divBdr>
        <w:top w:val="none" w:sz="0" w:space="0" w:color="auto"/>
        <w:left w:val="none" w:sz="0" w:space="0" w:color="auto"/>
        <w:bottom w:val="none" w:sz="0" w:space="0" w:color="auto"/>
        <w:right w:val="none" w:sz="0" w:space="0" w:color="auto"/>
      </w:divBdr>
    </w:div>
    <w:div w:id="1018577821">
      <w:bodyDiv w:val="1"/>
      <w:marLeft w:val="0"/>
      <w:marRight w:val="0"/>
      <w:marTop w:val="0"/>
      <w:marBottom w:val="0"/>
      <w:divBdr>
        <w:top w:val="none" w:sz="0" w:space="0" w:color="auto"/>
        <w:left w:val="none" w:sz="0" w:space="0" w:color="auto"/>
        <w:bottom w:val="none" w:sz="0" w:space="0" w:color="auto"/>
        <w:right w:val="none" w:sz="0" w:space="0" w:color="auto"/>
      </w:divBdr>
    </w:div>
    <w:div w:id="1018581398">
      <w:bodyDiv w:val="1"/>
      <w:marLeft w:val="0"/>
      <w:marRight w:val="0"/>
      <w:marTop w:val="0"/>
      <w:marBottom w:val="0"/>
      <w:divBdr>
        <w:top w:val="none" w:sz="0" w:space="0" w:color="auto"/>
        <w:left w:val="none" w:sz="0" w:space="0" w:color="auto"/>
        <w:bottom w:val="none" w:sz="0" w:space="0" w:color="auto"/>
        <w:right w:val="none" w:sz="0" w:space="0" w:color="auto"/>
      </w:divBdr>
    </w:div>
    <w:div w:id="1018697062">
      <w:bodyDiv w:val="1"/>
      <w:marLeft w:val="0"/>
      <w:marRight w:val="0"/>
      <w:marTop w:val="0"/>
      <w:marBottom w:val="0"/>
      <w:divBdr>
        <w:top w:val="none" w:sz="0" w:space="0" w:color="auto"/>
        <w:left w:val="none" w:sz="0" w:space="0" w:color="auto"/>
        <w:bottom w:val="none" w:sz="0" w:space="0" w:color="auto"/>
        <w:right w:val="none" w:sz="0" w:space="0" w:color="auto"/>
      </w:divBdr>
    </w:div>
    <w:div w:id="1018777521">
      <w:bodyDiv w:val="1"/>
      <w:marLeft w:val="0"/>
      <w:marRight w:val="0"/>
      <w:marTop w:val="0"/>
      <w:marBottom w:val="0"/>
      <w:divBdr>
        <w:top w:val="none" w:sz="0" w:space="0" w:color="auto"/>
        <w:left w:val="none" w:sz="0" w:space="0" w:color="auto"/>
        <w:bottom w:val="none" w:sz="0" w:space="0" w:color="auto"/>
        <w:right w:val="none" w:sz="0" w:space="0" w:color="auto"/>
      </w:divBdr>
    </w:div>
    <w:div w:id="1018847708">
      <w:bodyDiv w:val="1"/>
      <w:marLeft w:val="0"/>
      <w:marRight w:val="0"/>
      <w:marTop w:val="0"/>
      <w:marBottom w:val="0"/>
      <w:divBdr>
        <w:top w:val="none" w:sz="0" w:space="0" w:color="auto"/>
        <w:left w:val="none" w:sz="0" w:space="0" w:color="auto"/>
        <w:bottom w:val="none" w:sz="0" w:space="0" w:color="auto"/>
        <w:right w:val="none" w:sz="0" w:space="0" w:color="auto"/>
      </w:divBdr>
    </w:div>
    <w:div w:id="1019043561">
      <w:bodyDiv w:val="1"/>
      <w:marLeft w:val="0"/>
      <w:marRight w:val="0"/>
      <w:marTop w:val="0"/>
      <w:marBottom w:val="0"/>
      <w:divBdr>
        <w:top w:val="none" w:sz="0" w:space="0" w:color="auto"/>
        <w:left w:val="none" w:sz="0" w:space="0" w:color="auto"/>
        <w:bottom w:val="none" w:sz="0" w:space="0" w:color="auto"/>
        <w:right w:val="none" w:sz="0" w:space="0" w:color="auto"/>
      </w:divBdr>
    </w:div>
    <w:div w:id="1019089950">
      <w:bodyDiv w:val="1"/>
      <w:marLeft w:val="0"/>
      <w:marRight w:val="0"/>
      <w:marTop w:val="0"/>
      <w:marBottom w:val="0"/>
      <w:divBdr>
        <w:top w:val="none" w:sz="0" w:space="0" w:color="auto"/>
        <w:left w:val="none" w:sz="0" w:space="0" w:color="auto"/>
        <w:bottom w:val="none" w:sz="0" w:space="0" w:color="auto"/>
        <w:right w:val="none" w:sz="0" w:space="0" w:color="auto"/>
      </w:divBdr>
    </w:div>
    <w:div w:id="1019966829">
      <w:bodyDiv w:val="1"/>
      <w:marLeft w:val="0"/>
      <w:marRight w:val="0"/>
      <w:marTop w:val="0"/>
      <w:marBottom w:val="0"/>
      <w:divBdr>
        <w:top w:val="none" w:sz="0" w:space="0" w:color="auto"/>
        <w:left w:val="none" w:sz="0" w:space="0" w:color="auto"/>
        <w:bottom w:val="none" w:sz="0" w:space="0" w:color="auto"/>
        <w:right w:val="none" w:sz="0" w:space="0" w:color="auto"/>
      </w:divBdr>
    </w:div>
    <w:div w:id="1020081954">
      <w:bodyDiv w:val="1"/>
      <w:marLeft w:val="0"/>
      <w:marRight w:val="0"/>
      <w:marTop w:val="0"/>
      <w:marBottom w:val="0"/>
      <w:divBdr>
        <w:top w:val="none" w:sz="0" w:space="0" w:color="auto"/>
        <w:left w:val="none" w:sz="0" w:space="0" w:color="auto"/>
        <w:bottom w:val="none" w:sz="0" w:space="0" w:color="auto"/>
        <w:right w:val="none" w:sz="0" w:space="0" w:color="auto"/>
      </w:divBdr>
    </w:div>
    <w:div w:id="1020164336">
      <w:bodyDiv w:val="1"/>
      <w:marLeft w:val="0"/>
      <w:marRight w:val="0"/>
      <w:marTop w:val="0"/>
      <w:marBottom w:val="0"/>
      <w:divBdr>
        <w:top w:val="none" w:sz="0" w:space="0" w:color="auto"/>
        <w:left w:val="none" w:sz="0" w:space="0" w:color="auto"/>
        <w:bottom w:val="none" w:sz="0" w:space="0" w:color="auto"/>
        <w:right w:val="none" w:sz="0" w:space="0" w:color="auto"/>
      </w:divBdr>
    </w:div>
    <w:div w:id="1020814269">
      <w:bodyDiv w:val="1"/>
      <w:marLeft w:val="0"/>
      <w:marRight w:val="0"/>
      <w:marTop w:val="0"/>
      <w:marBottom w:val="0"/>
      <w:divBdr>
        <w:top w:val="none" w:sz="0" w:space="0" w:color="auto"/>
        <w:left w:val="none" w:sz="0" w:space="0" w:color="auto"/>
        <w:bottom w:val="none" w:sz="0" w:space="0" w:color="auto"/>
        <w:right w:val="none" w:sz="0" w:space="0" w:color="auto"/>
      </w:divBdr>
    </w:div>
    <w:div w:id="1020814887">
      <w:bodyDiv w:val="1"/>
      <w:marLeft w:val="0"/>
      <w:marRight w:val="0"/>
      <w:marTop w:val="0"/>
      <w:marBottom w:val="0"/>
      <w:divBdr>
        <w:top w:val="none" w:sz="0" w:space="0" w:color="auto"/>
        <w:left w:val="none" w:sz="0" w:space="0" w:color="auto"/>
        <w:bottom w:val="none" w:sz="0" w:space="0" w:color="auto"/>
        <w:right w:val="none" w:sz="0" w:space="0" w:color="auto"/>
      </w:divBdr>
    </w:div>
    <w:div w:id="1020856017">
      <w:bodyDiv w:val="1"/>
      <w:marLeft w:val="0"/>
      <w:marRight w:val="0"/>
      <w:marTop w:val="0"/>
      <w:marBottom w:val="0"/>
      <w:divBdr>
        <w:top w:val="none" w:sz="0" w:space="0" w:color="auto"/>
        <w:left w:val="none" w:sz="0" w:space="0" w:color="auto"/>
        <w:bottom w:val="none" w:sz="0" w:space="0" w:color="auto"/>
        <w:right w:val="none" w:sz="0" w:space="0" w:color="auto"/>
      </w:divBdr>
    </w:div>
    <w:div w:id="1021322237">
      <w:bodyDiv w:val="1"/>
      <w:marLeft w:val="0"/>
      <w:marRight w:val="0"/>
      <w:marTop w:val="0"/>
      <w:marBottom w:val="0"/>
      <w:divBdr>
        <w:top w:val="none" w:sz="0" w:space="0" w:color="auto"/>
        <w:left w:val="none" w:sz="0" w:space="0" w:color="auto"/>
        <w:bottom w:val="none" w:sz="0" w:space="0" w:color="auto"/>
        <w:right w:val="none" w:sz="0" w:space="0" w:color="auto"/>
      </w:divBdr>
    </w:div>
    <w:div w:id="1021467668">
      <w:bodyDiv w:val="1"/>
      <w:marLeft w:val="0"/>
      <w:marRight w:val="0"/>
      <w:marTop w:val="0"/>
      <w:marBottom w:val="0"/>
      <w:divBdr>
        <w:top w:val="none" w:sz="0" w:space="0" w:color="auto"/>
        <w:left w:val="none" w:sz="0" w:space="0" w:color="auto"/>
        <w:bottom w:val="none" w:sz="0" w:space="0" w:color="auto"/>
        <w:right w:val="none" w:sz="0" w:space="0" w:color="auto"/>
      </w:divBdr>
    </w:div>
    <w:div w:id="1021587405">
      <w:bodyDiv w:val="1"/>
      <w:marLeft w:val="0"/>
      <w:marRight w:val="0"/>
      <w:marTop w:val="0"/>
      <w:marBottom w:val="0"/>
      <w:divBdr>
        <w:top w:val="none" w:sz="0" w:space="0" w:color="auto"/>
        <w:left w:val="none" w:sz="0" w:space="0" w:color="auto"/>
        <w:bottom w:val="none" w:sz="0" w:space="0" w:color="auto"/>
        <w:right w:val="none" w:sz="0" w:space="0" w:color="auto"/>
      </w:divBdr>
    </w:div>
    <w:div w:id="1021862297">
      <w:bodyDiv w:val="1"/>
      <w:marLeft w:val="0"/>
      <w:marRight w:val="0"/>
      <w:marTop w:val="0"/>
      <w:marBottom w:val="0"/>
      <w:divBdr>
        <w:top w:val="none" w:sz="0" w:space="0" w:color="auto"/>
        <w:left w:val="none" w:sz="0" w:space="0" w:color="auto"/>
        <w:bottom w:val="none" w:sz="0" w:space="0" w:color="auto"/>
        <w:right w:val="none" w:sz="0" w:space="0" w:color="auto"/>
      </w:divBdr>
    </w:div>
    <w:div w:id="1021932075">
      <w:bodyDiv w:val="1"/>
      <w:marLeft w:val="0"/>
      <w:marRight w:val="0"/>
      <w:marTop w:val="0"/>
      <w:marBottom w:val="0"/>
      <w:divBdr>
        <w:top w:val="none" w:sz="0" w:space="0" w:color="auto"/>
        <w:left w:val="none" w:sz="0" w:space="0" w:color="auto"/>
        <w:bottom w:val="none" w:sz="0" w:space="0" w:color="auto"/>
        <w:right w:val="none" w:sz="0" w:space="0" w:color="auto"/>
      </w:divBdr>
    </w:div>
    <w:div w:id="1021979907">
      <w:bodyDiv w:val="1"/>
      <w:marLeft w:val="0"/>
      <w:marRight w:val="0"/>
      <w:marTop w:val="0"/>
      <w:marBottom w:val="0"/>
      <w:divBdr>
        <w:top w:val="none" w:sz="0" w:space="0" w:color="auto"/>
        <w:left w:val="none" w:sz="0" w:space="0" w:color="auto"/>
        <w:bottom w:val="none" w:sz="0" w:space="0" w:color="auto"/>
        <w:right w:val="none" w:sz="0" w:space="0" w:color="auto"/>
      </w:divBdr>
    </w:div>
    <w:div w:id="1022245716">
      <w:bodyDiv w:val="1"/>
      <w:marLeft w:val="0"/>
      <w:marRight w:val="0"/>
      <w:marTop w:val="0"/>
      <w:marBottom w:val="0"/>
      <w:divBdr>
        <w:top w:val="none" w:sz="0" w:space="0" w:color="auto"/>
        <w:left w:val="none" w:sz="0" w:space="0" w:color="auto"/>
        <w:bottom w:val="none" w:sz="0" w:space="0" w:color="auto"/>
        <w:right w:val="none" w:sz="0" w:space="0" w:color="auto"/>
      </w:divBdr>
    </w:div>
    <w:div w:id="1022903785">
      <w:bodyDiv w:val="1"/>
      <w:marLeft w:val="0"/>
      <w:marRight w:val="0"/>
      <w:marTop w:val="0"/>
      <w:marBottom w:val="0"/>
      <w:divBdr>
        <w:top w:val="none" w:sz="0" w:space="0" w:color="auto"/>
        <w:left w:val="none" w:sz="0" w:space="0" w:color="auto"/>
        <w:bottom w:val="none" w:sz="0" w:space="0" w:color="auto"/>
        <w:right w:val="none" w:sz="0" w:space="0" w:color="auto"/>
      </w:divBdr>
    </w:div>
    <w:div w:id="1022977906">
      <w:bodyDiv w:val="1"/>
      <w:marLeft w:val="0"/>
      <w:marRight w:val="0"/>
      <w:marTop w:val="0"/>
      <w:marBottom w:val="0"/>
      <w:divBdr>
        <w:top w:val="none" w:sz="0" w:space="0" w:color="auto"/>
        <w:left w:val="none" w:sz="0" w:space="0" w:color="auto"/>
        <w:bottom w:val="none" w:sz="0" w:space="0" w:color="auto"/>
        <w:right w:val="none" w:sz="0" w:space="0" w:color="auto"/>
      </w:divBdr>
    </w:div>
    <w:div w:id="1023021982">
      <w:bodyDiv w:val="1"/>
      <w:marLeft w:val="0"/>
      <w:marRight w:val="0"/>
      <w:marTop w:val="0"/>
      <w:marBottom w:val="0"/>
      <w:divBdr>
        <w:top w:val="none" w:sz="0" w:space="0" w:color="auto"/>
        <w:left w:val="none" w:sz="0" w:space="0" w:color="auto"/>
        <w:bottom w:val="none" w:sz="0" w:space="0" w:color="auto"/>
        <w:right w:val="none" w:sz="0" w:space="0" w:color="auto"/>
      </w:divBdr>
    </w:div>
    <w:div w:id="1023164512">
      <w:bodyDiv w:val="1"/>
      <w:marLeft w:val="0"/>
      <w:marRight w:val="0"/>
      <w:marTop w:val="0"/>
      <w:marBottom w:val="0"/>
      <w:divBdr>
        <w:top w:val="none" w:sz="0" w:space="0" w:color="auto"/>
        <w:left w:val="none" w:sz="0" w:space="0" w:color="auto"/>
        <w:bottom w:val="none" w:sz="0" w:space="0" w:color="auto"/>
        <w:right w:val="none" w:sz="0" w:space="0" w:color="auto"/>
      </w:divBdr>
    </w:div>
    <w:div w:id="1023245121">
      <w:bodyDiv w:val="1"/>
      <w:marLeft w:val="0"/>
      <w:marRight w:val="0"/>
      <w:marTop w:val="0"/>
      <w:marBottom w:val="0"/>
      <w:divBdr>
        <w:top w:val="none" w:sz="0" w:space="0" w:color="auto"/>
        <w:left w:val="none" w:sz="0" w:space="0" w:color="auto"/>
        <w:bottom w:val="none" w:sz="0" w:space="0" w:color="auto"/>
        <w:right w:val="none" w:sz="0" w:space="0" w:color="auto"/>
      </w:divBdr>
    </w:div>
    <w:div w:id="1023557252">
      <w:bodyDiv w:val="1"/>
      <w:marLeft w:val="0"/>
      <w:marRight w:val="0"/>
      <w:marTop w:val="0"/>
      <w:marBottom w:val="0"/>
      <w:divBdr>
        <w:top w:val="none" w:sz="0" w:space="0" w:color="auto"/>
        <w:left w:val="none" w:sz="0" w:space="0" w:color="auto"/>
        <w:bottom w:val="none" w:sz="0" w:space="0" w:color="auto"/>
        <w:right w:val="none" w:sz="0" w:space="0" w:color="auto"/>
      </w:divBdr>
    </w:div>
    <w:div w:id="1023677573">
      <w:bodyDiv w:val="1"/>
      <w:marLeft w:val="0"/>
      <w:marRight w:val="0"/>
      <w:marTop w:val="0"/>
      <w:marBottom w:val="0"/>
      <w:divBdr>
        <w:top w:val="none" w:sz="0" w:space="0" w:color="auto"/>
        <w:left w:val="none" w:sz="0" w:space="0" w:color="auto"/>
        <w:bottom w:val="none" w:sz="0" w:space="0" w:color="auto"/>
        <w:right w:val="none" w:sz="0" w:space="0" w:color="auto"/>
      </w:divBdr>
    </w:div>
    <w:div w:id="1023703372">
      <w:bodyDiv w:val="1"/>
      <w:marLeft w:val="0"/>
      <w:marRight w:val="0"/>
      <w:marTop w:val="0"/>
      <w:marBottom w:val="0"/>
      <w:divBdr>
        <w:top w:val="none" w:sz="0" w:space="0" w:color="auto"/>
        <w:left w:val="none" w:sz="0" w:space="0" w:color="auto"/>
        <w:bottom w:val="none" w:sz="0" w:space="0" w:color="auto"/>
        <w:right w:val="none" w:sz="0" w:space="0" w:color="auto"/>
      </w:divBdr>
    </w:div>
    <w:div w:id="1023827005">
      <w:bodyDiv w:val="1"/>
      <w:marLeft w:val="0"/>
      <w:marRight w:val="0"/>
      <w:marTop w:val="0"/>
      <w:marBottom w:val="0"/>
      <w:divBdr>
        <w:top w:val="none" w:sz="0" w:space="0" w:color="auto"/>
        <w:left w:val="none" w:sz="0" w:space="0" w:color="auto"/>
        <w:bottom w:val="none" w:sz="0" w:space="0" w:color="auto"/>
        <w:right w:val="none" w:sz="0" w:space="0" w:color="auto"/>
      </w:divBdr>
    </w:div>
    <w:div w:id="1023827470">
      <w:bodyDiv w:val="1"/>
      <w:marLeft w:val="0"/>
      <w:marRight w:val="0"/>
      <w:marTop w:val="0"/>
      <w:marBottom w:val="0"/>
      <w:divBdr>
        <w:top w:val="none" w:sz="0" w:space="0" w:color="auto"/>
        <w:left w:val="none" w:sz="0" w:space="0" w:color="auto"/>
        <w:bottom w:val="none" w:sz="0" w:space="0" w:color="auto"/>
        <w:right w:val="none" w:sz="0" w:space="0" w:color="auto"/>
      </w:divBdr>
    </w:div>
    <w:div w:id="1023827480">
      <w:bodyDiv w:val="1"/>
      <w:marLeft w:val="0"/>
      <w:marRight w:val="0"/>
      <w:marTop w:val="0"/>
      <w:marBottom w:val="0"/>
      <w:divBdr>
        <w:top w:val="none" w:sz="0" w:space="0" w:color="auto"/>
        <w:left w:val="none" w:sz="0" w:space="0" w:color="auto"/>
        <w:bottom w:val="none" w:sz="0" w:space="0" w:color="auto"/>
        <w:right w:val="none" w:sz="0" w:space="0" w:color="auto"/>
      </w:divBdr>
    </w:div>
    <w:div w:id="1023894956">
      <w:bodyDiv w:val="1"/>
      <w:marLeft w:val="0"/>
      <w:marRight w:val="0"/>
      <w:marTop w:val="0"/>
      <w:marBottom w:val="0"/>
      <w:divBdr>
        <w:top w:val="none" w:sz="0" w:space="0" w:color="auto"/>
        <w:left w:val="none" w:sz="0" w:space="0" w:color="auto"/>
        <w:bottom w:val="none" w:sz="0" w:space="0" w:color="auto"/>
        <w:right w:val="none" w:sz="0" w:space="0" w:color="auto"/>
      </w:divBdr>
    </w:div>
    <w:div w:id="1024131734">
      <w:bodyDiv w:val="1"/>
      <w:marLeft w:val="0"/>
      <w:marRight w:val="0"/>
      <w:marTop w:val="0"/>
      <w:marBottom w:val="0"/>
      <w:divBdr>
        <w:top w:val="none" w:sz="0" w:space="0" w:color="auto"/>
        <w:left w:val="none" w:sz="0" w:space="0" w:color="auto"/>
        <w:bottom w:val="none" w:sz="0" w:space="0" w:color="auto"/>
        <w:right w:val="none" w:sz="0" w:space="0" w:color="auto"/>
      </w:divBdr>
    </w:div>
    <w:div w:id="1024281391">
      <w:bodyDiv w:val="1"/>
      <w:marLeft w:val="0"/>
      <w:marRight w:val="0"/>
      <w:marTop w:val="0"/>
      <w:marBottom w:val="0"/>
      <w:divBdr>
        <w:top w:val="none" w:sz="0" w:space="0" w:color="auto"/>
        <w:left w:val="none" w:sz="0" w:space="0" w:color="auto"/>
        <w:bottom w:val="none" w:sz="0" w:space="0" w:color="auto"/>
        <w:right w:val="none" w:sz="0" w:space="0" w:color="auto"/>
      </w:divBdr>
    </w:div>
    <w:div w:id="1024668626">
      <w:bodyDiv w:val="1"/>
      <w:marLeft w:val="0"/>
      <w:marRight w:val="0"/>
      <w:marTop w:val="0"/>
      <w:marBottom w:val="0"/>
      <w:divBdr>
        <w:top w:val="none" w:sz="0" w:space="0" w:color="auto"/>
        <w:left w:val="none" w:sz="0" w:space="0" w:color="auto"/>
        <w:bottom w:val="none" w:sz="0" w:space="0" w:color="auto"/>
        <w:right w:val="none" w:sz="0" w:space="0" w:color="auto"/>
      </w:divBdr>
    </w:div>
    <w:div w:id="1024670703">
      <w:bodyDiv w:val="1"/>
      <w:marLeft w:val="0"/>
      <w:marRight w:val="0"/>
      <w:marTop w:val="0"/>
      <w:marBottom w:val="0"/>
      <w:divBdr>
        <w:top w:val="none" w:sz="0" w:space="0" w:color="auto"/>
        <w:left w:val="none" w:sz="0" w:space="0" w:color="auto"/>
        <w:bottom w:val="none" w:sz="0" w:space="0" w:color="auto"/>
        <w:right w:val="none" w:sz="0" w:space="0" w:color="auto"/>
      </w:divBdr>
    </w:div>
    <w:div w:id="1025014938">
      <w:bodyDiv w:val="1"/>
      <w:marLeft w:val="0"/>
      <w:marRight w:val="0"/>
      <w:marTop w:val="0"/>
      <w:marBottom w:val="0"/>
      <w:divBdr>
        <w:top w:val="none" w:sz="0" w:space="0" w:color="auto"/>
        <w:left w:val="none" w:sz="0" w:space="0" w:color="auto"/>
        <w:bottom w:val="none" w:sz="0" w:space="0" w:color="auto"/>
        <w:right w:val="none" w:sz="0" w:space="0" w:color="auto"/>
      </w:divBdr>
    </w:div>
    <w:div w:id="1025181256">
      <w:bodyDiv w:val="1"/>
      <w:marLeft w:val="0"/>
      <w:marRight w:val="0"/>
      <w:marTop w:val="0"/>
      <w:marBottom w:val="0"/>
      <w:divBdr>
        <w:top w:val="none" w:sz="0" w:space="0" w:color="auto"/>
        <w:left w:val="none" w:sz="0" w:space="0" w:color="auto"/>
        <w:bottom w:val="none" w:sz="0" w:space="0" w:color="auto"/>
        <w:right w:val="none" w:sz="0" w:space="0" w:color="auto"/>
      </w:divBdr>
    </w:div>
    <w:div w:id="1025324008">
      <w:bodyDiv w:val="1"/>
      <w:marLeft w:val="0"/>
      <w:marRight w:val="0"/>
      <w:marTop w:val="0"/>
      <w:marBottom w:val="0"/>
      <w:divBdr>
        <w:top w:val="none" w:sz="0" w:space="0" w:color="auto"/>
        <w:left w:val="none" w:sz="0" w:space="0" w:color="auto"/>
        <w:bottom w:val="none" w:sz="0" w:space="0" w:color="auto"/>
        <w:right w:val="none" w:sz="0" w:space="0" w:color="auto"/>
      </w:divBdr>
    </w:div>
    <w:div w:id="1025516082">
      <w:bodyDiv w:val="1"/>
      <w:marLeft w:val="0"/>
      <w:marRight w:val="0"/>
      <w:marTop w:val="0"/>
      <w:marBottom w:val="0"/>
      <w:divBdr>
        <w:top w:val="none" w:sz="0" w:space="0" w:color="auto"/>
        <w:left w:val="none" w:sz="0" w:space="0" w:color="auto"/>
        <w:bottom w:val="none" w:sz="0" w:space="0" w:color="auto"/>
        <w:right w:val="none" w:sz="0" w:space="0" w:color="auto"/>
      </w:divBdr>
    </w:div>
    <w:div w:id="1025711633">
      <w:bodyDiv w:val="1"/>
      <w:marLeft w:val="0"/>
      <w:marRight w:val="0"/>
      <w:marTop w:val="0"/>
      <w:marBottom w:val="0"/>
      <w:divBdr>
        <w:top w:val="none" w:sz="0" w:space="0" w:color="auto"/>
        <w:left w:val="none" w:sz="0" w:space="0" w:color="auto"/>
        <w:bottom w:val="none" w:sz="0" w:space="0" w:color="auto"/>
        <w:right w:val="none" w:sz="0" w:space="0" w:color="auto"/>
      </w:divBdr>
    </w:div>
    <w:div w:id="1025789941">
      <w:bodyDiv w:val="1"/>
      <w:marLeft w:val="0"/>
      <w:marRight w:val="0"/>
      <w:marTop w:val="0"/>
      <w:marBottom w:val="0"/>
      <w:divBdr>
        <w:top w:val="none" w:sz="0" w:space="0" w:color="auto"/>
        <w:left w:val="none" w:sz="0" w:space="0" w:color="auto"/>
        <w:bottom w:val="none" w:sz="0" w:space="0" w:color="auto"/>
        <w:right w:val="none" w:sz="0" w:space="0" w:color="auto"/>
      </w:divBdr>
    </w:div>
    <w:div w:id="1026101519">
      <w:bodyDiv w:val="1"/>
      <w:marLeft w:val="0"/>
      <w:marRight w:val="0"/>
      <w:marTop w:val="0"/>
      <w:marBottom w:val="0"/>
      <w:divBdr>
        <w:top w:val="none" w:sz="0" w:space="0" w:color="auto"/>
        <w:left w:val="none" w:sz="0" w:space="0" w:color="auto"/>
        <w:bottom w:val="none" w:sz="0" w:space="0" w:color="auto"/>
        <w:right w:val="none" w:sz="0" w:space="0" w:color="auto"/>
      </w:divBdr>
    </w:div>
    <w:div w:id="1026441517">
      <w:bodyDiv w:val="1"/>
      <w:marLeft w:val="0"/>
      <w:marRight w:val="0"/>
      <w:marTop w:val="0"/>
      <w:marBottom w:val="0"/>
      <w:divBdr>
        <w:top w:val="none" w:sz="0" w:space="0" w:color="auto"/>
        <w:left w:val="none" w:sz="0" w:space="0" w:color="auto"/>
        <w:bottom w:val="none" w:sz="0" w:space="0" w:color="auto"/>
        <w:right w:val="none" w:sz="0" w:space="0" w:color="auto"/>
      </w:divBdr>
    </w:div>
    <w:div w:id="1026449369">
      <w:bodyDiv w:val="1"/>
      <w:marLeft w:val="0"/>
      <w:marRight w:val="0"/>
      <w:marTop w:val="0"/>
      <w:marBottom w:val="0"/>
      <w:divBdr>
        <w:top w:val="none" w:sz="0" w:space="0" w:color="auto"/>
        <w:left w:val="none" w:sz="0" w:space="0" w:color="auto"/>
        <w:bottom w:val="none" w:sz="0" w:space="0" w:color="auto"/>
        <w:right w:val="none" w:sz="0" w:space="0" w:color="auto"/>
      </w:divBdr>
    </w:div>
    <w:div w:id="1026515894">
      <w:bodyDiv w:val="1"/>
      <w:marLeft w:val="0"/>
      <w:marRight w:val="0"/>
      <w:marTop w:val="0"/>
      <w:marBottom w:val="0"/>
      <w:divBdr>
        <w:top w:val="none" w:sz="0" w:space="0" w:color="auto"/>
        <w:left w:val="none" w:sz="0" w:space="0" w:color="auto"/>
        <w:bottom w:val="none" w:sz="0" w:space="0" w:color="auto"/>
        <w:right w:val="none" w:sz="0" w:space="0" w:color="auto"/>
      </w:divBdr>
    </w:div>
    <w:div w:id="1026715559">
      <w:bodyDiv w:val="1"/>
      <w:marLeft w:val="0"/>
      <w:marRight w:val="0"/>
      <w:marTop w:val="0"/>
      <w:marBottom w:val="0"/>
      <w:divBdr>
        <w:top w:val="none" w:sz="0" w:space="0" w:color="auto"/>
        <w:left w:val="none" w:sz="0" w:space="0" w:color="auto"/>
        <w:bottom w:val="none" w:sz="0" w:space="0" w:color="auto"/>
        <w:right w:val="none" w:sz="0" w:space="0" w:color="auto"/>
      </w:divBdr>
    </w:div>
    <w:div w:id="1026904044">
      <w:bodyDiv w:val="1"/>
      <w:marLeft w:val="0"/>
      <w:marRight w:val="0"/>
      <w:marTop w:val="0"/>
      <w:marBottom w:val="0"/>
      <w:divBdr>
        <w:top w:val="none" w:sz="0" w:space="0" w:color="auto"/>
        <w:left w:val="none" w:sz="0" w:space="0" w:color="auto"/>
        <w:bottom w:val="none" w:sz="0" w:space="0" w:color="auto"/>
        <w:right w:val="none" w:sz="0" w:space="0" w:color="auto"/>
      </w:divBdr>
    </w:div>
    <w:div w:id="1027025462">
      <w:bodyDiv w:val="1"/>
      <w:marLeft w:val="0"/>
      <w:marRight w:val="0"/>
      <w:marTop w:val="0"/>
      <w:marBottom w:val="0"/>
      <w:divBdr>
        <w:top w:val="none" w:sz="0" w:space="0" w:color="auto"/>
        <w:left w:val="none" w:sz="0" w:space="0" w:color="auto"/>
        <w:bottom w:val="none" w:sz="0" w:space="0" w:color="auto"/>
        <w:right w:val="none" w:sz="0" w:space="0" w:color="auto"/>
      </w:divBdr>
    </w:div>
    <w:div w:id="1027098067">
      <w:bodyDiv w:val="1"/>
      <w:marLeft w:val="0"/>
      <w:marRight w:val="0"/>
      <w:marTop w:val="0"/>
      <w:marBottom w:val="0"/>
      <w:divBdr>
        <w:top w:val="none" w:sz="0" w:space="0" w:color="auto"/>
        <w:left w:val="none" w:sz="0" w:space="0" w:color="auto"/>
        <w:bottom w:val="none" w:sz="0" w:space="0" w:color="auto"/>
        <w:right w:val="none" w:sz="0" w:space="0" w:color="auto"/>
      </w:divBdr>
    </w:div>
    <w:div w:id="1027213645">
      <w:bodyDiv w:val="1"/>
      <w:marLeft w:val="0"/>
      <w:marRight w:val="0"/>
      <w:marTop w:val="0"/>
      <w:marBottom w:val="0"/>
      <w:divBdr>
        <w:top w:val="none" w:sz="0" w:space="0" w:color="auto"/>
        <w:left w:val="none" w:sz="0" w:space="0" w:color="auto"/>
        <w:bottom w:val="none" w:sz="0" w:space="0" w:color="auto"/>
        <w:right w:val="none" w:sz="0" w:space="0" w:color="auto"/>
      </w:divBdr>
    </w:div>
    <w:div w:id="1027364888">
      <w:bodyDiv w:val="1"/>
      <w:marLeft w:val="0"/>
      <w:marRight w:val="0"/>
      <w:marTop w:val="0"/>
      <w:marBottom w:val="0"/>
      <w:divBdr>
        <w:top w:val="none" w:sz="0" w:space="0" w:color="auto"/>
        <w:left w:val="none" w:sz="0" w:space="0" w:color="auto"/>
        <w:bottom w:val="none" w:sz="0" w:space="0" w:color="auto"/>
        <w:right w:val="none" w:sz="0" w:space="0" w:color="auto"/>
      </w:divBdr>
    </w:div>
    <w:div w:id="1027408368">
      <w:bodyDiv w:val="1"/>
      <w:marLeft w:val="0"/>
      <w:marRight w:val="0"/>
      <w:marTop w:val="0"/>
      <w:marBottom w:val="0"/>
      <w:divBdr>
        <w:top w:val="none" w:sz="0" w:space="0" w:color="auto"/>
        <w:left w:val="none" w:sz="0" w:space="0" w:color="auto"/>
        <w:bottom w:val="none" w:sz="0" w:space="0" w:color="auto"/>
        <w:right w:val="none" w:sz="0" w:space="0" w:color="auto"/>
      </w:divBdr>
    </w:div>
    <w:div w:id="1028028151">
      <w:bodyDiv w:val="1"/>
      <w:marLeft w:val="0"/>
      <w:marRight w:val="0"/>
      <w:marTop w:val="0"/>
      <w:marBottom w:val="0"/>
      <w:divBdr>
        <w:top w:val="none" w:sz="0" w:space="0" w:color="auto"/>
        <w:left w:val="none" w:sz="0" w:space="0" w:color="auto"/>
        <w:bottom w:val="none" w:sz="0" w:space="0" w:color="auto"/>
        <w:right w:val="none" w:sz="0" w:space="0" w:color="auto"/>
      </w:divBdr>
    </w:div>
    <w:div w:id="1028095290">
      <w:bodyDiv w:val="1"/>
      <w:marLeft w:val="0"/>
      <w:marRight w:val="0"/>
      <w:marTop w:val="0"/>
      <w:marBottom w:val="0"/>
      <w:divBdr>
        <w:top w:val="none" w:sz="0" w:space="0" w:color="auto"/>
        <w:left w:val="none" w:sz="0" w:space="0" w:color="auto"/>
        <w:bottom w:val="none" w:sz="0" w:space="0" w:color="auto"/>
        <w:right w:val="none" w:sz="0" w:space="0" w:color="auto"/>
      </w:divBdr>
    </w:div>
    <w:div w:id="1028261087">
      <w:bodyDiv w:val="1"/>
      <w:marLeft w:val="0"/>
      <w:marRight w:val="0"/>
      <w:marTop w:val="0"/>
      <w:marBottom w:val="0"/>
      <w:divBdr>
        <w:top w:val="none" w:sz="0" w:space="0" w:color="auto"/>
        <w:left w:val="none" w:sz="0" w:space="0" w:color="auto"/>
        <w:bottom w:val="none" w:sz="0" w:space="0" w:color="auto"/>
        <w:right w:val="none" w:sz="0" w:space="0" w:color="auto"/>
      </w:divBdr>
    </w:div>
    <w:div w:id="1028457209">
      <w:bodyDiv w:val="1"/>
      <w:marLeft w:val="0"/>
      <w:marRight w:val="0"/>
      <w:marTop w:val="0"/>
      <w:marBottom w:val="0"/>
      <w:divBdr>
        <w:top w:val="none" w:sz="0" w:space="0" w:color="auto"/>
        <w:left w:val="none" w:sz="0" w:space="0" w:color="auto"/>
        <w:bottom w:val="none" w:sz="0" w:space="0" w:color="auto"/>
        <w:right w:val="none" w:sz="0" w:space="0" w:color="auto"/>
      </w:divBdr>
    </w:div>
    <w:div w:id="1028457486">
      <w:bodyDiv w:val="1"/>
      <w:marLeft w:val="0"/>
      <w:marRight w:val="0"/>
      <w:marTop w:val="0"/>
      <w:marBottom w:val="0"/>
      <w:divBdr>
        <w:top w:val="none" w:sz="0" w:space="0" w:color="auto"/>
        <w:left w:val="none" w:sz="0" w:space="0" w:color="auto"/>
        <w:bottom w:val="none" w:sz="0" w:space="0" w:color="auto"/>
        <w:right w:val="none" w:sz="0" w:space="0" w:color="auto"/>
      </w:divBdr>
    </w:div>
    <w:div w:id="1028524353">
      <w:bodyDiv w:val="1"/>
      <w:marLeft w:val="0"/>
      <w:marRight w:val="0"/>
      <w:marTop w:val="0"/>
      <w:marBottom w:val="0"/>
      <w:divBdr>
        <w:top w:val="none" w:sz="0" w:space="0" w:color="auto"/>
        <w:left w:val="none" w:sz="0" w:space="0" w:color="auto"/>
        <w:bottom w:val="none" w:sz="0" w:space="0" w:color="auto"/>
        <w:right w:val="none" w:sz="0" w:space="0" w:color="auto"/>
      </w:divBdr>
    </w:div>
    <w:div w:id="1028871340">
      <w:bodyDiv w:val="1"/>
      <w:marLeft w:val="0"/>
      <w:marRight w:val="0"/>
      <w:marTop w:val="0"/>
      <w:marBottom w:val="0"/>
      <w:divBdr>
        <w:top w:val="none" w:sz="0" w:space="0" w:color="auto"/>
        <w:left w:val="none" w:sz="0" w:space="0" w:color="auto"/>
        <w:bottom w:val="none" w:sz="0" w:space="0" w:color="auto"/>
        <w:right w:val="none" w:sz="0" w:space="0" w:color="auto"/>
      </w:divBdr>
    </w:div>
    <w:div w:id="1028916545">
      <w:bodyDiv w:val="1"/>
      <w:marLeft w:val="0"/>
      <w:marRight w:val="0"/>
      <w:marTop w:val="0"/>
      <w:marBottom w:val="0"/>
      <w:divBdr>
        <w:top w:val="none" w:sz="0" w:space="0" w:color="auto"/>
        <w:left w:val="none" w:sz="0" w:space="0" w:color="auto"/>
        <w:bottom w:val="none" w:sz="0" w:space="0" w:color="auto"/>
        <w:right w:val="none" w:sz="0" w:space="0" w:color="auto"/>
      </w:divBdr>
    </w:div>
    <w:div w:id="1029142812">
      <w:bodyDiv w:val="1"/>
      <w:marLeft w:val="0"/>
      <w:marRight w:val="0"/>
      <w:marTop w:val="0"/>
      <w:marBottom w:val="0"/>
      <w:divBdr>
        <w:top w:val="none" w:sz="0" w:space="0" w:color="auto"/>
        <w:left w:val="none" w:sz="0" w:space="0" w:color="auto"/>
        <w:bottom w:val="none" w:sz="0" w:space="0" w:color="auto"/>
        <w:right w:val="none" w:sz="0" w:space="0" w:color="auto"/>
      </w:divBdr>
    </w:div>
    <w:div w:id="1029183192">
      <w:bodyDiv w:val="1"/>
      <w:marLeft w:val="0"/>
      <w:marRight w:val="0"/>
      <w:marTop w:val="0"/>
      <w:marBottom w:val="0"/>
      <w:divBdr>
        <w:top w:val="none" w:sz="0" w:space="0" w:color="auto"/>
        <w:left w:val="none" w:sz="0" w:space="0" w:color="auto"/>
        <w:bottom w:val="none" w:sz="0" w:space="0" w:color="auto"/>
        <w:right w:val="none" w:sz="0" w:space="0" w:color="auto"/>
      </w:divBdr>
    </w:div>
    <w:div w:id="1029187511">
      <w:bodyDiv w:val="1"/>
      <w:marLeft w:val="0"/>
      <w:marRight w:val="0"/>
      <w:marTop w:val="0"/>
      <w:marBottom w:val="0"/>
      <w:divBdr>
        <w:top w:val="none" w:sz="0" w:space="0" w:color="auto"/>
        <w:left w:val="none" w:sz="0" w:space="0" w:color="auto"/>
        <w:bottom w:val="none" w:sz="0" w:space="0" w:color="auto"/>
        <w:right w:val="none" w:sz="0" w:space="0" w:color="auto"/>
      </w:divBdr>
    </w:div>
    <w:div w:id="1029258647">
      <w:bodyDiv w:val="1"/>
      <w:marLeft w:val="0"/>
      <w:marRight w:val="0"/>
      <w:marTop w:val="0"/>
      <w:marBottom w:val="0"/>
      <w:divBdr>
        <w:top w:val="none" w:sz="0" w:space="0" w:color="auto"/>
        <w:left w:val="none" w:sz="0" w:space="0" w:color="auto"/>
        <w:bottom w:val="none" w:sz="0" w:space="0" w:color="auto"/>
        <w:right w:val="none" w:sz="0" w:space="0" w:color="auto"/>
      </w:divBdr>
    </w:div>
    <w:div w:id="1029381334">
      <w:bodyDiv w:val="1"/>
      <w:marLeft w:val="0"/>
      <w:marRight w:val="0"/>
      <w:marTop w:val="0"/>
      <w:marBottom w:val="0"/>
      <w:divBdr>
        <w:top w:val="none" w:sz="0" w:space="0" w:color="auto"/>
        <w:left w:val="none" w:sz="0" w:space="0" w:color="auto"/>
        <w:bottom w:val="none" w:sz="0" w:space="0" w:color="auto"/>
        <w:right w:val="none" w:sz="0" w:space="0" w:color="auto"/>
      </w:divBdr>
    </w:div>
    <w:div w:id="1029794498">
      <w:bodyDiv w:val="1"/>
      <w:marLeft w:val="0"/>
      <w:marRight w:val="0"/>
      <w:marTop w:val="0"/>
      <w:marBottom w:val="0"/>
      <w:divBdr>
        <w:top w:val="none" w:sz="0" w:space="0" w:color="auto"/>
        <w:left w:val="none" w:sz="0" w:space="0" w:color="auto"/>
        <w:bottom w:val="none" w:sz="0" w:space="0" w:color="auto"/>
        <w:right w:val="none" w:sz="0" w:space="0" w:color="auto"/>
      </w:divBdr>
    </w:div>
    <w:div w:id="1029837479">
      <w:bodyDiv w:val="1"/>
      <w:marLeft w:val="0"/>
      <w:marRight w:val="0"/>
      <w:marTop w:val="0"/>
      <w:marBottom w:val="0"/>
      <w:divBdr>
        <w:top w:val="none" w:sz="0" w:space="0" w:color="auto"/>
        <w:left w:val="none" w:sz="0" w:space="0" w:color="auto"/>
        <w:bottom w:val="none" w:sz="0" w:space="0" w:color="auto"/>
        <w:right w:val="none" w:sz="0" w:space="0" w:color="auto"/>
      </w:divBdr>
    </w:div>
    <w:div w:id="1029839501">
      <w:bodyDiv w:val="1"/>
      <w:marLeft w:val="0"/>
      <w:marRight w:val="0"/>
      <w:marTop w:val="0"/>
      <w:marBottom w:val="0"/>
      <w:divBdr>
        <w:top w:val="none" w:sz="0" w:space="0" w:color="auto"/>
        <w:left w:val="none" w:sz="0" w:space="0" w:color="auto"/>
        <w:bottom w:val="none" w:sz="0" w:space="0" w:color="auto"/>
        <w:right w:val="none" w:sz="0" w:space="0" w:color="auto"/>
      </w:divBdr>
    </w:div>
    <w:div w:id="1029909698">
      <w:bodyDiv w:val="1"/>
      <w:marLeft w:val="0"/>
      <w:marRight w:val="0"/>
      <w:marTop w:val="0"/>
      <w:marBottom w:val="0"/>
      <w:divBdr>
        <w:top w:val="none" w:sz="0" w:space="0" w:color="auto"/>
        <w:left w:val="none" w:sz="0" w:space="0" w:color="auto"/>
        <w:bottom w:val="none" w:sz="0" w:space="0" w:color="auto"/>
        <w:right w:val="none" w:sz="0" w:space="0" w:color="auto"/>
      </w:divBdr>
    </w:div>
    <w:div w:id="1030030655">
      <w:bodyDiv w:val="1"/>
      <w:marLeft w:val="0"/>
      <w:marRight w:val="0"/>
      <w:marTop w:val="0"/>
      <w:marBottom w:val="0"/>
      <w:divBdr>
        <w:top w:val="none" w:sz="0" w:space="0" w:color="auto"/>
        <w:left w:val="none" w:sz="0" w:space="0" w:color="auto"/>
        <w:bottom w:val="none" w:sz="0" w:space="0" w:color="auto"/>
        <w:right w:val="none" w:sz="0" w:space="0" w:color="auto"/>
      </w:divBdr>
    </w:div>
    <w:div w:id="1030109303">
      <w:bodyDiv w:val="1"/>
      <w:marLeft w:val="0"/>
      <w:marRight w:val="0"/>
      <w:marTop w:val="0"/>
      <w:marBottom w:val="0"/>
      <w:divBdr>
        <w:top w:val="none" w:sz="0" w:space="0" w:color="auto"/>
        <w:left w:val="none" w:sz="0" w:space="0" w:color="auto"/>
        <w:bottom w:val="none" w:sz="0" w:space="0" w:color="auto"/>
        <w:right w:val="none" w:sz="0" w:space="0" w:color="auto"/>
      </w:divBdr>
    </w:div>
    <w:div w:id="1030254792">
      <w:bodyDiv w:val="1"/>
      <w:marLeft w:val="0"/>
      <w:marRight w:val="0"/>
      <w:marTop w:val="0"/>
      <w:marBottom w:val="0"/>
      <w:divBdr>
        <w:top w:val="none" w:sz="0" w:space="0" w:color="auto"/>
        <w:left w:val="none" w:sz="0" w:space="0" w:color="auto"/>
        <w:bottom w:val="none" w:sz="0" w:space="0" w:color="auto"/>
        <w:right w:val="none" w:sz="0" w:space="0" w:color="auto"/>
      </w:divBdr>
    </w:div>
    <w:div w:id="1030380671">
      <w:bodyDiv w:val="1"/>
      <w:marLeft w:val="0"/>
      <w:marRight w:val="0"/>
      <w:marTop w:val="0"/>
      <w:marBottom w:val="0"/>
      <w:divBdr>
        <w:top w:val="none" w:sz="0" w:space="0" w:color="auto"/>
        <w:left w:val="none" w:sz="0" w:space="0" w:color="auto"/>
        <w:bottom w:val="none" w:sz="0" w:space="0" w:color="auto"/>
        <w:right w:val="none" w:sz="0" w:space="0" w:color="auto"/>
      </w:divBdr>
    </w:div>
    <w:div w:id="1030837969">
      <w:bodyDiv w:val="1"/>
      <w:marLeft w:val="0"/>
      <w:marRight w:val="0"/>
      <w:marTop w:val="0"/>
      <w:marBottom w:val="0"/>
      <w:divBdr>
        <w:top w:val="none" w:sz="0" w:space="0" w:color="auto"/>
        <w:left w:val="none" w:sz="0" w:space="0" w:color="auto"/>
        <w:bottom w:val="none" w:sz="0" w:space="0" w:color="auto"/>
        <w:right w:val="none" w:sz="0" w:space="0" w:color="auto"/>
      </w:divBdr>
    </w:div>
    <w:div w:id="1030954270">
      <w:bodyDiv w:val="1"/>
      <w:marLeft w:val="0"/>
      <w:marRight w:val="0"/>
      <w:marTop w:val="0"/>
      <w:marBottom w:val="0"/>
      <w:divBdr>
        <w:top w:val="none" w:sz="0" w:space="0" w:color="auto"/>
        <w:left w:val="none" w:sz="0" w:space="0" w:color="auto"/>
        <w:bottom w:val="none" w:sz="0" w:space="0" w:color="auto"/>
        <w:right w:val="none" w:sz="0" w:space="0" w:color="auto"/>
      </w:divBdr>
    </w:div>
    <w:div w:id="1031147272">
      <w:bodyDiv w:val="1"/>
      <w:marLeft w:val="0"/>
      <w:marRight w:val="0"/>
      <w:marTop w:val="0"/>
      <w:marBottom w:val="0"/>
      <w:divBdr>
        <w:top w:val="none" w:sz="0" w:space="0" w:color="auto"/>
        <w:left w:val="none" w:sz="0" w:space="0" w:color="auto"/>
        <w:bottom w:val="none" w:sz="0" w:space="0" w:color="auto"/>
        <w:right w:val="none" w:sz="0" w:space="0" w:color="auto"/>
      </w:divBdr>
    </w:div>
    <w:div w:id="1031149948">
      <w:bodyDiv w:val="1"/>
      <w:marLeft w:val="0"/>
      <w:marRight w:val="0"/>
      <w:marTop w:val="0"/>
      <w:marBottom w:val="0"/>
      <w:divBdr>
        <w:top w:val="none" w:sz="0" w:space="0" w:color="auto"/>
        <w:left w:val="none" w:sz="0" w:space="0" w:color="auto"/>
        <w:bottom w:val="none" w:sz="0" w:space="0" w:color="auto"/>
        <w:right w:val="none" w:sz="0" w:space="0" w:color="auto"/>
      </w:divBdr>
    </w:div>
    <w:div w:id="1031151951">
      <w:bodyDiv w:val="1"/>
      <w:marLeft w:val="0"/>
      <w:marRight w:val="0"/>
      <w:marTop w:val="0"/>
      <w:marBottom w:val="0"/>
      <w:divBdr>
        <w:top w:val="none" w:sz="0" w:space="0" w:color="auto"/>
        <w:left w:val="none" w:sz="0" w:space="0" w:color="auto"/>
        <w:bottom w:val="none" w:sz="0" w:space="0" w:color="auto"/>
        <w:right w:val="none" w:sz="0" w:space="0" w:color="auto"/>
      </w:divBdr>
    </w:div>
    <w:div w:id="1031955939">
      <w:bodyDiv w:val="1"/>
      <w:marLeft w:val="0"/>
      <w:marRight w:val="0"/>
      <w:marTop w:val="0"/>
      <w:marBottom w:val="0"/>
      <w:divBdr>
        <w:top w:val="none" w:sz="0" w:space="0" w:color="auto"/>
        <w:left w:val="none" w:sz="0" w:space="0" w:color="auto"/>
        <w:bottom w:val="none" w:sz="0" w:space="0" w:color="auto"/>
        <w:right w:val="none" w:sz="0" w:space="0" w:color="auto"/>
      </w:divBdr>
    </w:div>
    <w:div w:id="1032268970">
      <w:bodyDiv w:val="1"/>
      <w:marLeft w:val="0"/>
      <w:marRight w:val="0"/>
      <w:marTop w:val="0"/>
      <w:marBottom w:val="0"/>
      <w:divBdr>
        <w:top w:val="none" w:sz="0" w:space="0" w:color="auto"/>
        <w:left w:val="none" w:sz="0" w:space="0" w:color="auto"/>
        <w:bottom w:val="none" w:sz="0" w:space="0" w:color="auto"/>
        <w:right w:val="none" w:sz="0" w:space="0" w:color="auto"/>
      </w:divBdr>
    </w:div>
    <w:div w:id="1032418167">
      <w:bodyDiv w:val="1"/>
      <w:marLeft w:val="0"/>
      <w:marRight w:val="0"/>
      <w:marTop w:val="0"/>
      <w:marBottom w:val="0"/>
      <w:divBdr>
        <w:top w:val="none" w:sz="0" w:space="0" w:color="auto"/>
        <w:left w:val="none" w:sz="0" w:space="0" w:color="auto"/>
        <w:bottom w:val="none" w:sz="0" w:space="0" w:color="auto"/>
        <w:right w:val="none" w:sz="0" w:space="0" w:color="auto"/>
      </w:divBdr>
    </w:div>
    <w:div w:id="1032460200">
      <w:bodyDiv w:val="1"/>
      <w:marLeft w:val="0"/>
      <w:marRight w:val="0"/>
      <w:marTop w:val="0"/>
      <w:marBottom w:val="0"/>
      <w:divBdr>
        <w:top w:val="none" w:sz="0" w:space="0" w:color="auto"/>
        <w:left w:val="none" w:sz="0" w:space="0" w:color="auto"/>
        <w:bottom w:val="none" w:sz="0" w:space="0" w:color="auto"/>
        <w:right w:val="none" w:sz="0" w:space="0" w:color="auto"/>
      </w:divBdr>
    </w:div>
    <w:div w:id="1032613406">
      <w:bodyDiv w:val="1"/>
      <w:marLeft w:val="0"/>
      <w:marRight w:val="0"/>
      <w:marTop w:val="0"/>
      <w:marBottom w:val="0"/>
      <w:divBdr>
        <w:top w:val="none" w:sz="0" w:space="0" w:color="auto"/>
        <w:left w:val="none" w:sz="0" w:space="0" w:color="auto"/>
        <w:bottom w:val="none" w:sz="0" w:space="0" w:color="auto"/>
        <w:right w:val="none" w:sz="0" w:space="0" w:color="auto"/>
      </w:divBdr>
    </w:div>
    <w:div w:id="1032998168">
      <w:bodyDiv w:val="1"/>
      <w:marLeft w:val="0"/>
      <w:marRight w:val="0"/>
      <w:marTop w:val="0"/>
      <w:marBottom w:val="0"/>
      <w:divBdr>
        <w:top w:val="none" w:sz="0" w:space="0" w:color="auto"/>
        <w:left w:val="none" w:sz="0" w:space="0" w:color="auto"/>
        <w:bottom w:val="none" w:sz="0" w:space="0" w:color="auto"/>
        <w:right w:val="none" w:sz="0" w:space="0" w:color="auto"/>
      </w:divBdr>
    </w:div>
    <w:div w:id="1033117855">
      <w:bodyDiv w:val="1"/>
      <w:marLeft w:val="0"/>
      <w:marRight w:val="0"/>
      <w:marTop w:val="0"/>
      <w:marBottom w:val="0"/>
      <w:divBdr>
        <w:top w:val="none" w:sz="0" w:space="0" w:color="auto"/>
        <w:left w:val="none" w:sz="0" w:space="0" w:color="auto"/>
        <w:bottom w:val="none" w:sz="0" w:space="0" w:color="auto"/>
        <w:right w:val="none" w:sz="0" w:space="0" w:color="auto"/>
      </w:divBdr>
    </w:div>
    <w:div w:id="1033649459">
      <w:bodyDiv w:val="1"/>
      <w:marLeft w:val="0"/>
      <w:marRight w:val="0"/>
      <w:marTop w:val="0"/>
      <w:marBottom w:val="0"/>
      <w:divBdr>
        <w:top w:val="none" w:sz="0" w:space="0" w:color="auto"/>
        <w:left w:val="none" w:sz="0" w:space="0" w:color="auto"/>
        <w:bottom w:val="none" w:sz="0" w:space="0" w:color="auto"/>
        <w:right w:val="none" w:sz="0" w:space="0" w:color="auto"/>
      </w:divBdr>
    </w:div>
    <w:div w:id="1033724493">
      <w:bodyDiv w:val="1"/>
      <w:marLeft w:val="0"/>
      <w:marRight w:val="0"/>
      <w:marTop w:val="0"/>
      <w:marBottom w:val="0"/>
      <w:divBdr>
        <w:top w:val="none" w:sz="0" w:space="0" w:color="auto"/>
        <w:left w:val="none" w:sz="0" w:space="0" w:color="auto"/>
        <w:bottom w:val="none" w:sz="0" w:space="0" w:color="auto"/>
        <w:right w:val="none" w:sz="0" w:space="0" w:color="auto"/>
      </w:divBdr>
    </w:div>
    <w:div w:id="1033842707">
      <w:bodyDiv w:val="1"/>
      <w:marLeft w:val="0"/>
      <w:marRight w:val="0"/>
      <w:marTop w:val="0"/>
      <w:marBottom w:val="0"/>
      <w:divBdr>
        <w:top w:val="none" w:sz="0" w:space="0" w:color="auto"/>
        <w:left w:val="none" w:sz="0" w:space="0" w:color="auto"/>
        <w:bottom w:val="none" w:sz="0" w:space="0" w:color="auto"/>
        <w:right w:val="none" w:sz="0" w:space="0" w:color="auto"/>
      </w:divBdr>
    </w:div>
    <w:div w:id="1033920934">
      <w:bodyDiv w:val="1"/>
      <w:marLeft w:val="0"/>
      <w:marRight w:val="0"/>
      <w:marTop w:val="0"/>
      <w:marBottom w:val="0"/>
      <w:divBdr>
        <w:top w:val="none" w:sz="0" w:space="0" w:color="auto"/>
        <w:left w:val="none" w:sz="0" w:space="0" w:color="auto"/>
        <w:bottom w:val="none" w:sz="0" w:space="0" w:color="auto"/>
        <w:right w:val="none" w:sz="0" w:space="0" w:color="auto"/>
      </w:divBdr>
    </w:div>
    <w:div w:id="1034189386">
      <w:bodyDiv w:val="1"/>
      <w:marLeft w:val="0"/>
      <w:marRight w:val="0"/>
      <w:marTop w:val="0"/>
      <w:marBottom w:val="0"/>
      <w:divBdr>
        <w:top w:val="none" w:sz="0" w:space="0" w:color="auto"/>
        <w:left w:val="none" w:sz="0" w:space="0" w:color="auto"/>
        <w:bottom w:val="none" w:sz="0" w:space="0" w:color="auto"/>
        <w:right w:val="none" w:sz="0" w:space="0" w:color="auto"/>
      </w:divBdr>
    </w:div>
    <w:div w:id="1034308532">
      <w:bodyDiv w:val="1"/>
      <w:marLeft w:val="0"/>
      <w:marRight w:val="0"/>
      <w:marTop w:val="0"/>
      <w:marBottom w:val="0"/>
      <w:divBdr>
        <w:top w:val="none" w:sz="0" w:space="0" w:color="auto"/>
        <w:left w:val="none" w:sz="0" w:space="0" w:color="auto"/>
        <w:bottom w:val="none" w:sz="0" w:space="0" w:color="auto"/>
        <w:right w:val="none" w:sz="0" w:space="0" w:color="auto"/>
      </w:divBdr>
    </w:div>
    <w:div w:id="1034649297">
      <w:bodyDiv w:val="1"/>
      <w:marLeft w:val="0"/>
      <w:marRight w:val="0"/>
      <w:marTop w:val="0"/>
      <w:marBottom w:val="0"/>
      <w:divBdr>
        <w:top w:val="none" w:sz="0" w:space="0" w:color="auto"/>
        <w:left w:val="none" w:sz="0" w:space="0" w:color="auto"/>
        <w:bottom w:val="none" w:sz="0" w:space="0" w:color="auto"/>
        <w:right w:val="none" w:sz="0" w:space="0" w:color="auto"/>
      </w:divBdr>
    </w:div>
    <w:div w:id="1034698504">
      <w:bodyDiv w:val="1"/>
      <w:marLeft w:val="0"/>
      <w:marRight w:val="0"/>
      <w:marTop w:val="0"/>
      <w:marBottom w:val="0"/>
      <w:divBdr>
        <w:top w:val="none" w:sz="0" w:space="0" w:color="auto"/>
        <w:left w:val="none" w:sz="0" w:space="0" w:color="auto"/>
        <w:bottom w:val="none" w:sz="0" w:space="0" w:color="auto"/>
        <w:right w:val="none" w:sz="0" w:space="0" w:color="auto"/>
      </w:divBdr>
    </w:div>
    <w:div w:id="1034769035">
      <w:bodyDiv w:val="1"/>
      <w:marLeft w:val="0"/>
      <w:marRight w:val="0"/>
      <w:marTop w:val="0"/>
      <w:marBottom w:val="0"/>
      <w:divBdr>
        <w:top w:val="none" w:sz="0" w:space="0" w:color="auto"/>
        <w:left w:val="none" w:sz="0" w:space="0" w:color="auto"/>
        <w:bottom w:val="none" w:sz="0" w:space="0" w:color="auto"/>
        <w:right w:val="none" w:sz="0" w:space="0" w:color="auto"/>
      </w:divBdr>
    </w:div>
    <w:div w:id="1034774130">
      <w:bodyDiv w:val="1"/>
      <w:marLeft w:val="0"/>
      <w:marRight w:val="0"/>
      <w:marTop w:val="0"/>
      <w:marBottom w:val="0"/>
      <w:divBdr>
        <w:top w:val="none" w:sz="0" w:space="0" w:color="auto"/>
        <w:left w:val="none" w:sz="0" w:space="0" w:color="auto"/>
        <w:bottom w:val="none" w:sz="0" w:space="0" w:color="auto"/>
        <w:right w:val="none" w:sz="0" w:space="0" w:color="auto"/>
      </w:divBdr>
    </w:div>
    <w:div w:id="1034815096">
      <w:bodyDiv w:val="1"/>
      <w:marLeft w:val="0"/>
      <w:marRight w:val="0"/>
      <w:marTop w:val="0"/>
      <w:marBottom w:val="0"/>
      <w:divBdr>
        <w:top w:val="none" w:sz="0" w:space="0" w:color="auto"/>
        <w:left w:val="none" w:sz="0" w:space="0" w:color="auto"/>
        <w:bottom w:val="none" w:sz="0" w:space="0" w:color="auto"/>
        <w:right w:val="none" w:sz="0" w:space="0" w:color="auto"/>
      </w:divBdr>
    </w:div>
    <w:div w:id="1035042222">
      <w:bodyDiv w:val="1"/>
      <w:marLeft w:val="0"/>
      <w:marRight w:val="0"/>
      <w:marTop w:val="0"/>
      <w:marBottom w:val="0"/>
      <w:divBdr>
        <w:top w:val="none" w:sz="0" w:space="0" w:color="auto"/>
        <w:left w:val="none" w:sz="0" w:space="0" w:color="auto"/>
        <w:bottom w:val="none" w:sz="0" w:space="0" w:color="auto"/>
        <w:right w:val="none" w:sz="0" w:space="0" w:color="auto"/>
      </w:divBdr>
    </w:div>
    <w:div w:id="1035229057">
      <w:bodyDiv w:val="1"/>
      <w:marLeft w:val="0"/>
      <w:marRight w:val="0"/>
      <w:marTop w:val="0"/>
      <w:marBottom w:val="0"/>
      <w:divBdr>
        <w:top w:val="none" w:sz="0" w:space="0" w:color="auto"/>
        <w:left w:val="none" w:sz="0" w:space="0" w:color="auto"/>
        <w:bottom w:val="none" w:sz="0" w:space="0" w:color="auto"/>
        <w:right w:val="none" w:sz="0" w:space="0" w:color="auto"/>
      </w:divBdr>
    </w:div>
    <w:div w:id="1035616654">
      <w:bodyDiv w:val="1"/>
      <w:marLeft w:val="0"/>
      <w:marRight w:val="0"/>
      <w:marTop w:val="0"/>
      <w:marBottom w:val="0"/>
      <w:divBdr>
        <w:top w:val="none" w:sz="0" w:space="0" w:color="auto"/>
        <w:left w:val="none" w:sz="0" w:space="0" w:color="auto"/>
        <w:bottom w:val="none" w:sz="0" w:space="0" w:color="auto"/>
        <w:right w:val="none" w:sz="0" w:space="0" w:color="auto"/>
      </w:divBdr>
    </w:div>
    <w:div w:id="1035887418">
      <w:bodyDiv w:val="1"/>
      <w:marLeft w:val="0"/>
      <w:marRight w:val="0"/>
      <w:marTop w:val="0"/>
      <w:marBottom w:val="0"/>
      <w:divBdr>
        <w:top w:val="none" w:sz="0" w:space="0" w:color="auto"/>
        <w:left w:val="none" w:sz="0" w:space="0" w:color="auto"/>
        <w:bottom w:val="none" w:sz="0" w:space="0" w:color="auto"/>
        <w:right w:val="none" w:sz="0" w:space="0" w:color="auto"/>
      </w:divBdr>
    </w:div>
    <w:div w:id="1036008584">
      <w:bodyDiv w:val="1"/>
      <w:marLeft w:val="0"/>
      <w:marRight w:val="0"/>
      <w:marTop w:val="0"/>
      <w:marBottom w:val="0"/>
      <w:divBdr>
        <w:top w:val="none" w:sz="0" w:space="0" w:color="auto"/>
        <w:left w:val="none" w:sz="0" w:space="0" w:color="auto"/>
        <w:bottom w:val="none" w:sz="0" w:space="0" w:color="auto"/>
        <w:right w:val="none" w:sz="0" w:space="0" w:color="auto"/>
      </w:divBdr>
    </w:div>
    <w:div w:id="1036076154">
      <w:bodyDiv w:val="1"/>
      <w:marLeft w:val="0"/>
      <w:marRight w:val="0"/>
      <w:marTop w:val="0"/>
      <w:marBottom w:val="0"/>
      <w:divBdr>
        <w:top w:val="none" w:sz="0" w:space="0" w:color="auto"/>
        <w:left w:val="none" w:sz="0" w:space="0" w:color="auto"/>
        <w:bottom w:val="none" w:sz="0" w:space="0" w:color="auto"/>
        <w:right w:val="none" w:sz="0" w:space="0" w:color="auto"/>
      </w:divBdr>
    </w:div>
    <w:div w:id="1036079386">
      <w:bodyDiv w:val="1"/>
      <w:marLeft w:val="0"/>
      <w:marRight w:val="0"/>
      <w:marTop w:val="0"/>
      <w:marBottom w:val="0"/>
      <w:divBdr>
        <w:top w:val="none" w:sz="0" w:space="0" w:color="auto"/>
        <w:left w:val="none" w:sz="0" w:space="0" w:color="auto"/>
        <w:bottom w:val="none" w:sz="0" w:space="0" w:color="auto"/>
        <w:right w:val="none" w:sz="0" w:space="0" w:color="auto"/>
      </w:divBdr>
    </w:div>
    <w:div w:id="1036153387">
      <w:bodyDiv w:val="1"/>
      <w:marLeft w:val="0"/>
      <w:marRight w:val="0"/>
      <w:marTop w:val="0"/>
      <w:marBottom w:val="0"/>
      <w:divBdr>
        <w:top w:val="none" w:sz="0" w:space="0" w:color="auto"/>
        <w:left w:val="none" w:sz="0" w:space="0" w:color="auto"/>
        <w:bottom w:val="none" w:sz="0" w:space="0" w:color="auto"/>
        <w:right w:val="none" w:sz="0" w:space="0" w:color="auto"/>
      </w:divBdr>
    </w:div>
    <w:div w:id="1036388955">
      <w:bodyDiv w:val="1"/>
      <w:marLeft w:val="0"/>
      <w:marRight w:val="0"/>
      <w:marTop w:val="0"/>
      <w:marBottom w:val="0"/>
      <w:divBdr>
        <w:top w:val="none" w:sz="0" w:space="0" w:color="auto"/>
        <w:left w:val="none" w:sz="0" w:space="0" w:color="auto"/>
        <w:bottom w:val="none" w:sz="0" w:space="0" w:color="auto"/>
        <w:right w:val="none" w:sz="0" w:space="0" w:color="auto"/>
      </w:divBdr>
    </w:div>
    <w:div w:id="1036396583">
      <w:bodyDiv w:val="1"/>
      <w:marLeft w:val="0"/>
      <w:marRight w:val="0"/>
      <w:marTop w:val="0"/>
      <w:marBottom w:val="0"/>
      <w:divBdr>
        <w:top w:val="none" w:sz="0" w:space="0" w:color="auto"/>
        <w:left w:val="none" w:sz="0" w:space="0" w:color="auto"/>
        <w:bottom w:val="none" w:sz="0" w:space="0" w:color="auto"/>
        <w:right w:val="none" w:sz="0" w:space="0" w:color="auto"/>
      </w:divBdr>
    </w:div>
    <w:div w:id="1036739489">
      <w:bodyDiv w:val="1"/>
      <w:marLeft w:val="0"/>
      <w:marRight w:val="0"/>
      <w:marTop w:val="0"/>
      <w:marBottom w:val="0"/>
      <w:divBdr>
        <w:top w:val="none" w:sz="0" w:space="0" w:color="auto"/>
        <w:left w:val="none" w:sz="0" w:space="0" w:color="auto"/>
        <w:bottom w:val="none" w:sz="0" w:space="0" w:color="auto"/>
        <w:right w:val="none" w:sz="0" w:space="0" w:color="auto"/>
      </w:divBdr>
    </w:div>
    <w:div w:id="1036851831">
      <w:bodyDiv w:val="1"/>
      <w:marLeft w:val="0"/>
      <w:marRight w:val="0"/>
      <w:marTop w:val="0"/>
      <w:marBottom w:val="0"/>
      <w:divBdr>
        <w:top w:val="none" w:sz="0" w:space="0" w:color="auto"/>
        <w:left w:val="none" w:sz="0" w:space="0" w:color="auto"/>
        <w:bottom w:val="none" w:sz="0" w:space="0" w:color="auto"/>
        <w:right w:val="none" w:sz="0" w:space="0" w:color="auto"/>
      </w:divBdr>
    </w:div>
    <w:div w:id="1037042282">
      <w:bodyDiv w:val="1"/>
      <w:marLeft w:val="0"/>
      <w:marRight w:val="0"/>
      <w:marTop w:val="0"/>
      <w:marBottom w:val="0"/>
      <w:divBdr>
        <w:top w:val="none" w:sz="0" w:space="0" w:color="auto"/>
        <w:left w:val="none" w:sz="0" w:space="0" w:color="auto"/>
        <w:bottom w:val="none" w:sz="0" w:space="0" w:color="auto"/>
        <w:right w:val="none" w:sz="0" w:space="0" w:color="auto"/>
      </w:divBdr>
    </w:div>
    <w:div w:id="1037900082">
      <w:bodyDiv w:val="1"/>
      <w:marLeft w:val="0"/>
      <w:marRight w:val="0"/>
      <w:marTop w:val="0"/>
      <w:marBottom w:val="0"/>
      <w:divBdr>
        <w:top w:val="none" w:sz="0" w:space="0" w:color="auto"/>
        <w:left w:val="none" w:sz="0" w:space="0" w:color="auto"/>
        <w:bottom w:val="none" w:sz="0" w:space="0" w:color="auto"/>
        <w:right w:val="none" w:sz="0" w:space="0" w:color="auto"/>
      </w:divBdr>
    </w:div>
    <w:div w:id="1037967403">
      <w:bodyDiv w:val="1"/>
      <w:marLeft w:val="0"/>
      <w:marRight w:val="0"/>
      <w:marTop w:val="0"/>
      <w:marBottom w:val="0"/>
      <w:divBdr>
        <w:top w:val="none" w:sz="0" w:space="0" w:color="auto"/>
        <w:left w:val="none" w:sz="0" w:space="0" w:color="auto"/>
        <w:bottom w:val="none" w:sz="0" w:space="0" w:color="auto"/>
        <w:right w:val="none" w:sz="0" w:space="0" w:color="auto"/>
      </w:divBdr>
    </w:div>
    <w:div w:id="1038244590">
      <w:bodyDiv w:val="1"/>
      <w:marLeft w:val="0"/>
      <w:marRight w:val="0"/>
      <w:marTop w:val="0"/>
      <w:marBottom w:val="0"/>
      <w:divBdr>
        <w:top w:val="none" w:sz="0" w:space="0" w:color="auto"/>
        <w:left w:val="none" w:sz="0" w:space="0" w:color="auto"/>
        <w:bottom w:val="none" w:sz="0" w:space="0" w:color="auto"/>
        <w:right w:val="none" w:sz="0" w:space="0" w:color="auto"/>
      </w:divBdr>
    </w:div>
    <w:div w:id="1038311014">
      <w:bodyDiv w:val="1"/>
      <w:marLeft w:val="0"/>
      <w:marRight w:val="0"/>
      <w:marTop w:val="0"/>
      <w:marBottom w:val="0"/>
      <w:divBdr>
        <w:top w:val="none" w:sz="0" w:space="0" w:color="auto"/>
        <w:left w:val="none" w:sz="0" w:space="0" w:color="auto"/>
        <w:bottom w:val="none" w:sz="0" w:space="0" w:color="auto"/>
        <w:right w:val="none" w:sz="0" w:space="0" w:color="auto"/>
      </w:divBdr>
    </w:div>
    <w:div w:id="1038504677">
      <w:bodyDiv w:val="1"/>
      <w:marLeft w:val="0"/>
      <w:marRight w:val="0"/>
      <w:marTop w:val="0"/>
      <w:marBottom w:val="0"/>
      <w:divBdr>
        <w:top w:val="none" w:sz="0" w:space="0" w:color="auto"/>
        <w:left w:val="none" w:sz="0" w:space="0" w:color="auto"/>
        <w:bottom w:val="none" w:sz="0" w:space="0" w:color="auto"/>
        <w:right w:val="none" w:sz="0" w:space="0" w:color="auto"/>
      </w:divBdr>
    </w:div>
    <w:div w:id="1038553613">
      <w:bodyDiv w:val="1"/>
      <w:marLeft w:val="0"/>
      <w:marRight w:val="0"/>
      <w:marTop w:val="0"/>
      <w:marBottom w:val="0"/>
      <w:divBdr>
        <w:top w:val="none" w:sz="0" w:space="0" w:color="auto"/>
        <w:left w:val="none" w:sz="0" w:space="0" w:color="auto"/>
        <w:bottom w:val="none" w:sz="0" w:space="0" w:color="auto"/>
        <w:right w:val="none" w:sz="0" w:space="0" w:color="auto"/>
      </w:divBdr>
    </w:div>
    <w:div w:id="1038579528">
      <w:bodyDiv w:val="1"/>
      <w:marLeft w:val="0"/>
      <w:marRight w:val="0"/>
      <w:marTop w:val="0"/>
      <w:marBottom w:val="0"/>
      <w:divBdr>
        <w:top w:val="none" w:sz="0" w:space="0" w:color="auto"/>
        <w:left w:val="none" w:sz="0" w:space="0" w:color="auto"/>
        <w:bottom w:val="none" w:sz="0" w:space="0" w:color="auto"/>
        <w:right w:val="none" w:sz="0" w:space="0" w:color="auto"/>
      </w:divBdr>
    </w:div>
    <w:div w:id="1038629871">
      <w:bodyDiv w:val="1"/>
      <w:marLeft w:val="0"/>
      <w:marRight w:val="0"/>
      <w:marTop w:val="0"/>
      <w:marBottom w:val="0"/>
      <w:divBdr>
        <w:top w:val="none" w:sz="0" w:space="0" w:color="auto"/>
        <w:left w:val="none" w:sz="0" w:space="0" w:color="auto"/>
        <w:bottom w:val="none" w:sz="0" w:space="0" w:color="auto"/>
        <w:right w:val="none" w:sz="0" w:space="0" w:color="auto"/>
      </w:divBdr>
    </w:div>
    <w:div w:id="1038773022">
      <w:bodyDiv w:val="1"/>
      <w:marLeft w:val="0"/>
      <w:marRight w:val="0"/>
      <w:marTop w:val="0"/>
      <w:marBottom w:val="0"/>
      <w:divBdr>
        <w:top w:val="none" w:sz="0" w:space="0" w:color="auto"/>
        <w:left w:val="none" w:sz="0" w:space="0" w:color="auto"/>
        <w:bottom w:val="none" w:sz="0" w:space="0" w:color="auto"/>
        <w:right w:val="none" w:sz="0" w:space="0" w:color="auto"/>
      </w:divBdr>
    </w:div>
    <w:div w:id="1038896743">
      <w:bodyDiv w:val="1"/>
      <w:marLeft w:val="0"/>
      <w:marRight w:val="0"/>
      <w:marTop w:val="0"/>
      <w:marBottom w:val="0"/>
      <w:divBdr>
        <w:top w:val="none" w:sz="0" w:space="0" w:color="auto"/>
        <w:left w:val="none" w:sz="0" w:space="0" w:color="auto"/>
        <w:bottom w:val="none" w:sz="0" w:space="0" w:color="auto"/>
        <w:right w:val="none" w:sz="0" w:space="0" w:color="auto"/>
      </w:divBdr>
    </w:div>
    <w:div w:id="1038898590">
      <w:bodyDiv w:val="1"/>
      <w:marLeft w:val="0"/>
      <w:marRight w:val="0"/>
      <w:marTop w:val="0"/>
      <w:marBottom w:val="0"/>
      <w:divBdr>
        <w:top w:val="none" w:sz="0" w:space="0" w:color="auto"/>
        <w:left w:val="none" w:sz="0" w:space="0" w:color="auto"/>
        <w:bottom w:val="none" w:sz="0" w:space="0" w:color="auto"/>
        <w:right w:val="none" w:sz="0" w:space="0" w:color="auto"/>
      </w:divBdr>
    </w:div>
    <w:div w:id="1039236550">
      <w:bodyDiv w:val="1"/>
      <w:marLeft w:val="0"/>
      <w:marRight w:val="0"/>
      <w:marTop w:val="0"/>
      <w:marBottom w:val="0"/>
      <w:divBdr>
        <w:top w:val="none" w:sz="0" w:space="0" w:color="auto"/>
        <w:left w:val="none" w:sz="0" w:space="0" w:color="auto"/>
        <w:bottom w:val="none" w:sz="0" w:space="0" w:color="auto"/>
        <w:right w:val="none" w:sz="0" w:space="0" w:color="auto"/>
      </w:divBdr>
    </w:div>
    <w:div w:id="1039361260">
      <w:bodyDiv w:val="1"/>
      <w:marLeft w:val="0"/>
      <w:marRight w:val="0"/>
      <w:marTop w:val="0"/>
      <w:marBottom w:val="0"/>
      <w:divBdr>
        <w:top w:val="none" w:sz="0" w:space="0" w:color="auto"/>
        <w:left w:val="none" w:sz="0" w:space="0" w:color="auto"/>
        <w:bottom w:val="none" w:sz="0" w:space="0" w:color="auto"/>
        <w:right w:val="none" w:sz="0" w:space="0" w:color="auto"/>
      </w:divBdr>
    </w:div>
    <w:div w:id="1039428414">
      <w:bodyDiv w:val="1"/>
      <w:marLeft w:val="0"/>
      <w:marRight w:val="0"/>
      <w:marTop w:val="0"/>
      <w:marBottom w:val="0"/>
      <w:divBdr>
        <w:top w:val="none" w:sz="0" w:space="0" w:color="auto"/>
        <w:left w:val="none" w:sz="0" w:space="0" w:color="auto"/>
        <w:bottom w:val="none" w:sz="0" w:space="0" w:color="auto"/>
        <w:right w:val="none" w:sz="0" w:space="0" w:color="auto"/>
      </w:divBdr>
    </w:div>
    <w:div w:id="1039477204">
      <w:bodyDiv w:val="1"/>
      <w:marLeft w:val="0"/>
      <w:marRight w:val="0"/>
      <w:marTop w:val="0"/>
      <w:marBottom w:val="0"/>
      <w:divBdr>
        <w:top w:val="none" w:sz="0" w:space="0" w:color="auto"/>
        <w:left w:val="none" w:sz="0" w:space="0" w:color="auto"/>
        <w:bottom w:val="none" w:sz="0" w:space="0" w:color="auto"/>
        <w:right w:val="none" w:sz="0" w:space="0" w:color="auto"/>
      </w:divBdr>
    </w:div>
    <w:div w:id="1039547006">
      <w:bodyDiv w:val="1"/>
      <w:marLeft w:val="0"/>
      <w:marRight w:val="0"/>
      <w:marTop w:val="0"/>
      <w:marBottom w:val="0"/>
      <w:divBdr>
        <w:top w:val="none" w:sz="0" w:space="0" w:color="auto"/>
        <w:left w:val="none" w:sz="0" w:space="0" w:color="auto"/>
        <w:bottom w:val="none" w:sz="0" w:space="0" w:color="auto"/>
        <w:right w:val="none" w:sz="0" w:space="0" w:color="auto"/>
      </w:divBdr>
    </w:div>
    <w:div w:id="1039625647">
      <w:bodyDiv w:val="1"/>
      <w:marLeft w:val="0"/>
      <w:marRight w:val="0"/>
      <w:marTop w:val="0"/>
      <w:marBottom w:val="0"/>
      <w:divBdr>
        <w:top w:val="none" w:sz="0" w:space="0" w:color="auto"/>
        <w:left w:val="none" w:sz="0" w:space="0" w:color="auto"/>
        <w:bottom w:val="none" w:sz="0" w:space="0" w:color="auto"/>
        <w:right w:val="none" w:sz="0" w:space="0" w:color="auto"/>
      </w:divBdr>
    </w:div>
    <w:div w:id="1039861685">
      <w:bodyDiv w:val="1"/>
      <w:marLeft w:val="0"/>
      <w:marRight w:val="0"/>
      <w:marTop w:val="0"/>
      <w:marBottom w:val="0"/>
      <w:divBdr>
        <w:top w:val="none" w:sz="0" w:space="0" w:color="auto"/>
        <w:left w:val="none" w:sz="0" w:space="0" w:color="auto"/>
        <w:bottom w:val="none" w:sz="0" w:space="0" w:color="auto"/>
        <w:right w:val="none" w:sz="0" w:space="0" w:color="auto"/>
      </w:divBdr>
    </w:div>
    <w:div w:id="1039940231">
      <w:bodyDiv w:val="1"/>
      <w:marLeft w:val="0"/>
      <w:marRight w:val="0"/>
      <w:marTop w:val="0"/>
      <w:marBottom w:val="0"/>
      <w:divBdr>
        <w:top w:val="none" w:sz="0" w:space="0" w:color="auto"/>
        <w:left w:val="none" w:sz="0" w:space="0" w:color="auto"/>
        <w:bottom w:val="none" w:sz="0" w:space="0" w:color="auto"/>
        <w:right w:val="none" w:sz="0" w:space="0" w:color="auto"/>
      </w:divBdr>
    </w:div>
    <w:div w:id="1040279302">
      <w:bodyDiv w:val="1"/>
      <w:marLeft w:val="0"/>
      <w:marRight w:val="0"/>
      <w:marTop w:val="0"/>
      <w:marBottom w:val="0"/>
      <w:divBdr>
        <w:top w:val="none" w:sz="0" w:space="0" w:color="auto"/>
        <w:left w:val="none" w:sz="0" w:space="0" w:color="auto"/>
        <w:bottom w:val="none" w:sz="0" w:space="0" w:color="auto"/>
        <w:right w:val="none" w:sz="0" w:space="0" w:color="auto"/>
      </w:divBdr>
    </w:div>
    <w:div w:id="1040713273">
      <w:bodyDiv w:val="1"/>
      <w:marLeft w:val="0"/>
      <w:marRight w:val="0"/>
      <w:marTop w:val="0"/>
      <w:marBottom w:val="0"/>
      <w:divBdr>
        <w:top w:val="none" w:sz="0" w:space="0" w:color="auto"/>
        <w:left w:val="none" w:sz="0" w:space="0" w:color="auto"/>
        <w:bottom w:val="none" w:sz="0" w:space="0" w:color="auto"/>
        <w:right w:val="none" w:sz="0" w:space="0" w:color="auto"/>
      </w:divBdr>
    </w:div>
    <w:div w:id="1040936698">
      <w:bodyDiv w:val="1"/>
      <w:marLeft w:val="0"/>
      <w:marRight w:val="0"/>
      <w:marTop w:val="0"/>
      <w:marBottom w:val="0"/>
      <w:divBdr>
        <w:top w:val="none" w:sz="0" w:space="0" w:color="auto"/>
        <w:left w:val="none" w:sz="0" w:space="0" w:color="auto"/>
        <w:bottom w:val="none" w:sz="0" w:space="0" w:color="auto"/>
        <w:right w:val="none" w:sz="0" w:space="0" w:color="auto"/>
      </w:divBdr>
    </w:div>
    <w:div w:id="1040979178">
      <w:bodyDiv w:val="1"/>
      <w:marLeft w:val="0"/>
      <w:marRight w:val="0"/>
      <w:marTop w:val="0"/>
      <w:marBottom w:val="0"/>
      <w:divBdr>
        <w:top w:val="none" w:sz="0" w:space="0" w:color="auto"/>
        <w:left w:val="none" w:sz="0" w:space="0" w:color="auto"/>
        <w:bottom w:val="none" w:sz="0" w:space="0" w:color="auto"/>
        <w:right w:val="none" w:sz="0" w:space="0" w:color="auto"/>
      </w:divBdr>
    </w:div>
    <w:div w:id="1041055810">
      <w:bodyDiv w:val="1"/>
      <w:marLeft w:val="0"/>
      <w:marRight w:val="0"/>
      <w:marTop w:val="0"/>
      <w:marBottom w:val="0"/>
      <w:divBdr>
        <w:top w:val="none" w:sz="0" w:space="0" w:color="auto"/>
        <w:left w:val="none" w:sz="0" w:space="0" w:color="auto"/>
        <w:bottom w:val="none" w:sz="0" w:space="0" w:color="auto"/>
        <w:right w:val="none" w:sz="0" w:space="0" w:color="auto"/>
      </w:divBdr>
    </w:div>
    <w:div w:id="1041128838">
      <w:bodyDiv w:val="1"/>
      <w:marLeft w:val="0"/>
      <w:marRight w:val="0"/>
      <w:marTop w:val="0"/>
      <w:marBottom w:val="0"/>
      <w:divBdr>
        <w:top w:val="none" w:sz="0" w:space="0" w:color="auto"/>
        <w:left w:val="none" w:sz="0" w:space="0" w:color="auto"/>
        <w:bottom w:val="none" w:sz="0" w:space="0" w:color="auto"/>
        <w:right w:val="none" w:sz="0" w:space="0" w:color="auto"/>
      </w:divBdr>
    </w:div>
    <w:div w:id="1041132634">
      <w:bodyDiv w:val="1"/>
      <w:marLeft w:val="0"/>
      <w:marRight w:val="0"/>
      <w:marTop w:val="0"/>
      <w:marBottom w:val="0"/>
      <w:divBdr>
        <w:top w:val="none" w:sz="0" w:space="0" w:color="auto"/>
        <w:left w:val="none" w:sz="0" w:space="0" w:color="auto"/>
        <w:bottom w:val="none" w:sz="0" w:space="0" w:color="auto"/>
        <w:right w:val="none" w:sz="0" w:space="0" w:color="auto"/>
      </w:divBdr>
    </w:div>
    <w:div w:id="1041243397">
      <w:bodyDiv w:val="1"/>
      <w:marLeft w:val="0"/>
      <w:marRight w:val="0"/>
      <w:marTop w:val="0"/>
      <w:marBottom w:val="0"/>
      <w:divBdr>
        <w:top w:val="none" w:sz="0" w:space="0" w:color="auto"/>
        <w:left w:val="none" w:sz="0" w:space="0" w:color="auto"/>
        <w:bottom w:val="none" w:sz="0" w:space="0" w:color="auto"/>
        <w:right w:val="none" w:sz="0" w:space="0" w:color="auto"/>
      </w:divBdr>
    </w:div>
    <w:div w:id="1041441871">
      <w:bodyDiv w:val="1"/>
      <w:marLeft w:val="0"/>
      <w:marRight w:val="0"/>
      <w:marTop w:val="0"/>
      <w:marBottom w:val="0"/>
      <w:divBdr>
        <w:top w:val="none" w:sz="0" w:space="0" w:color="auto"/>
        <w:left w:val="none" w:sz="0" w:space="0" w:color="auto"/>
        <w:bottom w:val="none" w:sz="0" w:space="0" w:color="auto"/>
        <w:right w:val="none" w:sz="0" w:space="0" w:color="auto"/>
      </w:divBdr>
    </w:div>
    <w:div w:id="1041441991">
      <w:bodyDiv w:val="1"/>
      <w:marLeft w:val="0"/>
      <w:marRight w:val="0"/>
      <w:marTop w:val="0"/>
      <w:marBottom w:val="0"/>
      <w:divBdr>
        <w:top w:val="none" w:sz="0" w:space="0" w:color="auto"/>
        <w:left w:val="none" w:sz="0" w:space="0" w:color="auto"/>
        <w:bottom w:val="none" w:sz="0" w:space="0" w:color="auto"/>
        <w:right w:val="none" w:sz="0" w:space="0" w:color="auto"/>
      </w:divBdr>
    </w:div>
    <w:div w:id="1041633789">
      <w:bodyDiv w:val="1"/>
      <w:marLeft w:val="0"/>
      <w:marRight w:val="0"/>
      <w:marTop w:val="0"/>
      <w:marBottom w:val="0"/>
      <w:divBdr>
        <w:top w:val="none" w:sz="0" w:space="0" w:color="auto"/>
        <w:left w:val="none" w:sz="0" w:space="0" w:color="auto"/>
        <w:bottom w:val="none" w:sz="0" w:space="0" w:color="auto"/>
        <w:right w:val="none" w:sz="0" w:space="0" w:color="auto"/>
      </w:divBdr>
    </w:div>
    <w:div w:id="1041781854">
      <w:bodyDiv w:val="1"/>
      <w:marLeft w:val="0"/>
      <w:marRight w:val="0"/>
      <w:marTop w:val="0"/>
      <w:marBottom w:val="0"/>
      <w:divBdr>
        <w:top w:val="none" w:sz="0" w:space="0" w:color="auto"/>
        <w:left w:val="none" w:sz="0" w:space="0" w:color="auto"/>
        <w:bottom w:val="none" w:sz="0" w:space="0" w:color="auto"/>
        <w:right w:val="none" w:sz="0" w:space="0" w:color="auto"/>
      </w:divBdr>
    </w:div>
    <w:div w:id="1041902994">
      <w:bodyDiv w:val="1"/>
      <w:marLeft w:val="0"/>
      <w:marRight w:val="0"/>
      <w:marTop w:val="0"/>
      <w:marBottom w:val="0"/>
      <w:divBdr>
        <w:top w:val="none" w:sz="0" w:space="0" w:color="auto"/>
        <w:left w:val="none" w:sz="0" w:space="0" w:color="auto"/>
        <w:bottom w:val="none" w:sz="0" w:space="0" w:color="auto"/>
        <w:right w:val="none" w:sz="0" w:space="0" w:color="auto"/>
      </w:divBdr>
    </w:div>
    <w:div w:id="1041980639">
      <w:bodyDiv w:val="1"/>
      <w:marLeft w:val="0"/>
      <w:marRight w:val="0"/>
      <w:marTop w:val="0"/>
      <w:marBottom w:val="0"/>
      <w:divBdr>
        <w:top w:val="none" w:sz="0" w:space="0" w:color="auto"/>
        <w:left w:val="none" w:sz="0" w:space="0" w:color="auto"/>
        <w:bottom w:val="none" w:sz="0" w:space="0" w:color="auto"/>
        <w:right w:val="none" w:sz="0" w:space="0" w:color="auto"/>
      </w:divBdr>
    </w:div>
    <w:div w:id="1042093022">
      <w:bodyDiv w:val="1"/>
      <w:marLeft w:val="0"/>
      <w:marRight w:val="0"/>
      <w:marTop w:val="0"/>
      <w:marBottom w:val="0"/>
      <w:divBdr>
        <w:top w:val="none" w:sz="0" w:space="0" w:color="auto"/>
        <w:left w:val="none" w:sz="0" w:space="0" w:color="auto"/>
        <w:bottom w:val="none" w:sz="0" w:space="0" w:color="auto"/>
        <w:right w:val="none" w:sz="0" w:space="0" w:color="auto"/>
      </w:divBdr>
    </w:div>
    <w:div w:id="1042556581">
      <w:bodyDiv w:val="1"/>
      <w:marLeft w:val="0"/>
      <w:marRight w:val="0"/>
      <w:marTop w:val="0"/>
      <w:marBottom w:val="0"/>
      <w:divBdr>
        <w:top w:val="none" w:sz="0" w:space="0" w:color="auto"/>
        <w:left w:val="none" w:sz="0" w:space="0" w:color="auto"/>
        <w:bottom w:val="none" w:sz="0" w:space="0" w:color="auto"/>
        <w:right w:val="none" w:sz="0" w:space="0" w:color="auto"/>
      </w:divBdr>
    </w:div>
    <w:div w:id="1042751598">
      <w:bodyDiv w:val="1"/>
      <w:marLeft w:val="0"/>
      <w:marRight w:val="0"/>
      <w:marTop w:val="0"/>
      <w:marBottom w:val="0"/>
      <w:divBdr>
        <w:top w:val="none" w:sz="0" w:space="0" w:color="auto"/>
        <w:left w:val="none" w:sz="0" w:space="0" w:color="auto"/>
        <w:bottom w:val="none" w:sz="0" w:space="0" w:color="auto"/>
        <w:right w:val="none" w:sz="0" w:space="0" w:color="auto"/>
      </w:divBdr>
    </w:div>
    <w:div w:id="1042752856">
      <w:bodyDiv w:val="1"/>
      <w:marLeft w:val="0"/>
      <w:marRight w:val="0"/>
      <w:marTop w:val="0"/>
      <w:marBottom w:val="0"/>
      <w:divBdr>
        <w:top w:val="none" w:sz="0" w:space="0" w:color="auto"/>
        <w:left w:val="none" w:sz="0" w:space="0" w:color="auto"/>
        <w:bottom w:val="none" w:sz="0" w:space="0" w:color="auto"/>
        <w:right w:val="none" w:sz="0" w:space="0" w:color="auto"/>
      </w:divBdr>
    </w:div>
    <w:div w:id="1042943639">
      <w:bodyDiv w:val="1"/>
      <w:marLeft w:val="0"/>
      <w:marRight w:val="0"/>
      <w:marTop w:val="0"/>
      <w:marBottom w:val="0"/>
      <w:divBdr>
        <w:top w:val="none" w:sz="0" w:space="0" w:color="auto"/>
        <w:left w:val="none" w:sz="0" w:space="0" w:color="auto"/>
        <w:bottom w:val="none" w:sz="0" w:space="0" w:color="auto"/>
        <w:right w:val="none" w:sz="0" w:space="0" w:color="auto"/>
      </w:divBdr>
    </w:div>
    <w:div w:id="1042948611">
      <w:bodyDiv w:val="1"/>
      <w:marLeft w:val="0"/>
      <w:marRight w:val="0"/>
      <w:marTop w:val="0"/>
      <w:marBottom w:val="0"/>
      <w:divBdr>
        <w:top w:val="none" w:sz="0" w:space="0" w:color="auto"/>
        <w:left w:val="none" w:sz="0" w:space="0" w:color="auto"/>
        <w:bottom w:val="none" w:sz="0" w:space="0" w:color="auto"/>
        <w:right w:val="none" w:sz="0" w:space="0" w:color="auto"/>
      </w:divBdr>
    </w:div>
    <w:div w:id="1043023758">
      <w:bodyDiv w:val="1"/>
      <w:marLeft w:val="0"/>
      <w:marRight w:val="0"/>
      <w:marTop w:val="0"/>
      <w:marBottom w:val="0"/>
      <w:divBdr>
        <w:top w:val="none" w:sz="0" w:space="0" w:color="auto"/>
        <w:left w:val="none" w:sz="0" w:space="0" w:color="auto"/>
        <w:bottom w:val="none" w:sz="0" w:space="0" w:color="auto"/>
        <w:right w:val="none" w:sz="0" w:space="0" w:color="auto"/>
      </w:divBdr>
    </w:div>
    <w:div w:id="1043283691">
      <w:bodyDiv w:val="1"/>
      <w:marLeft w:val="0"/>
      <w:marRight w:val="0"/>
      <w:marTop w:val="0"/>
      <w:marBottom w:val="0"/>
      <w:divBdr>
        <w:top w:val="none" w:sz="0" w:space="0" w:color="auto"/>
        <w:left w:val="none" w:sz="0" w:space="0" w:color="auto"/>
        <w:bottom w:val="none" w:sz="0" w:space="0" w:color="auto"/>
        <w:right w:val="none" w:sz="0" w:space="0" w:color="auto"/>
      </w:divBdr>
    </w:div>
    <w:div w:id="1043408464">
      <w:bodyDiv w:val="1"/>
      <w:marLeft w:val="0"/>
      <w:marRight w:val="0"/>
      <w:marTop w:val="0"/>
      <w:marBottom w:val="0"/>
      <w:divBdr>
        <w:top w:val="none" w:sz="0" w:space="0" w:color="auto"/>
        <w:left w:val="none" w:sz="0" w:space="0" w:color="auto"/>
        <w:bottom w:val="none" w:sz="0" w:space="0" w:color="auto"/>
        <w:right w:val="none" w:sz="0" w:space="0" w:color="auto"/>
      </w:divBdr>
    </w:div>
    <w:div w:id="1043479144">
      <w:bodyDiv w:val="1"/>
      <w:marLeft w:val="0"/>
      <w:marRight w:val="0"/>
      <w:marTop w:val="0"/>
      <w:marBottom w:val="0"/>
      <w:divBdr>
        <w:top w:val="none" w:sz="0" w:space="0" w:color="auto"/>
        <w:left w:val="none" w:sz="0" w:space="0" w:color="auto"/>
        <w:bottom w:val="none" w:sz="0" w:space="0" w:color="auto"/>
        <w:right w:val="none" w:sz="0" w:space="0" w:color="auto"/>
      </w:divBdr>
    </w:div>
    <w:div w:id="1043560482">
      <w:bodyDiv w:val="1"/>
      <w:marLeft w:val="0"/>
      <w:marRight w:val="0"/>
      <w:marTop w:val="0"/>
      <w:marBottom w:val="0"/>
      <w:divBdr>
        <w:top w:val="none" w:sz="0" w:space="0" w:color="auto"/>
        <w:left w:val="none" w:sz="0" w:space="0" w:color="auto"/>
        <w:bottom w:val="none" w:sz="0" w:space="0" w:color="auto"/>
        <w:right w:val="none" w:sz="0" w:space="0" w:color="auto"/>
      </w:divBdr>
    </w:div>
    <w:div w:id="1043672126">
      <w:bodyDiv w:val="1"/>
      <w:marLeft w:val="0"/>
      <w:marRight w:val="0"/>
      <w:marTop w:val="0"/>
      <w:marBottom w:val="0"/>
      <w:divBdr>
        <w:top w:val="none" w:sz="0" w:space="0" w:color="auto"/>
        <w:left w:val="none" w:sz="0" w:space="0" w:color="auto"/>
        <w:bottom w:val="none" w:sz="0" w:space="0" w:color="auto"/>
        <w:right w:val="none" w:sz="0" w:space="0" w:color="auto"/>
      </w:divBdr>
    </w:div>
    <w:div w:id="1043865083">
      <w:bodyDiv w:val="1"/>
      <w:marLeft w:val="0"/>
      <w:marRight w:val="0"/>
      <w:marTop w:val="0"/>
      <w:marBottom w:val="0"/>
      <w:divBdr>
        <w:top w:val="none" w:sz="0" w:space="0" w:color="auto"/>
        <w:left w:val="none" w:sz="0" w:space="0" w:color="auto"/>
        <w:bottom w:val="none" w:sz="0" w:space="0" w:color="auto"/>
        <w:right w:val="none" w:sz="0" w:space="0" w:color="auto"/>
      </w:divBdr>
    </w:div>
    <w:div w:id="1043870576">
      <w:bodyDiv w:val="1"/>
      <w:marLeft w:val="0"/>
      <w:marRight w:val="0"/>
      <w:marTop w:val="0"/>
      <w:marBottom w:val="0"/>
      <w:divBdr>
        <w:top w:val="none" w:sz="0" w:space="0" w:color="auto"/>
        <w:left w:val="none" w:sz="0" w:space="0" w:color="auto"/>
        <w:bottom w:val="none" w:sz="0" w:space="0" w:color="auto"/>
        <w:right w:val="none" w:sz="0" w:space="0" w:color="auto"/>
      </w:divBdr>
    </w:div>
    <w:div w:id="1044213919">
      <w:bodyDiv w:val="1"/>
      <w:marLeft w:val="0"/>
      <w:marRight w:val="0"/>
      <w:marTop w:val="0"/>
      <w:marBottom w:val="0"/>
      <w:divBdr>
        <w:top w:val="none" w:sz="0" w:space="0" w:color="auto"/>
        <w:left w:val="none" w:sz="0" w:space="0" w:color="auto"/>
        <w:bottom w:val="none" w:sz="0" w:space="0" w:color="auto"/>
        <w:right w:val="none" w:sz="0" w:space="0" w:color="auto"/>
      </w:divBdr>
    </w:div>
    <w:div w:id="1044451814">
      <w:bodyDiv w:val="1"/>
      <w:marLeft w:val="0"/>
      <w:marRight w:val="0"/>
      <w:marTop w:val="0"/>
      <w:marBottom w:val="0"/>
      <w:divBdr>
        <w:top w:val="none" w:sz="0" w:space="0" w:color="auto"/>
        <w:left w:val="none" w:sz="0" w:space="0" w:color="auto"/>
        <w:bottom w:val="none" w:sz="0" w:space="0" w:color="auto"/>
        <w:right w:val="none" w:sz="0" w:space="0" w:color="auto"/>
      </w:divBdr>
    </w:div>
    <w:div w:id="1044479564">
      <w:bodyDiv w:val="1"/>
      <w:marLeft w:val="0"/>
      <w:marRight w:val="0"/>
      <w:marTop w:val="0"/>
      <w:marBottom w:val="0"/>
      <w:divBdr>
        <w:top w:val="none" w:sz="0" w:space="0" w:color="auto"/>
        <w:left w:val="none" w:sz="0" w:space="0" w:color="auto"/>
        <w:bottom w:val="none" w:sz="0" w:space="0" w:color="auto"/>
        <w:right w:val="none" w:sz="0" w:space="0" w:color="auto"/>
      </w:divBdr>
    </w:div>
    <w:div w:id="1044524355">
      <w:bodyDiv w:val="1"/>
      <w:marLeft w:val="0"/>
      <w:marRight w:val="0"/>
      <w:marTop w:val="0"/>
      <w:marBottom w:val="0"/>
      <w:divBdr>
        <w:top w:val="none" w:sz="0" w:space="0" w:color="auto"/>
        <w:left w:val="none" w:sz="0" w:space="0" w:color="auto"/>
        <w:bottom w:val="none" w:sz="0" w:space="0" w:color="auto"/>
        <w:right w:val="none" w:sz="0" w:space="0" w:color="auto"/>
      </w:divBdr>
    </w:div>
    <w:div w:id="1045182810">
      <w:bodyDiv w:val="1"/>
      <w:marLeft w:val="0"/>
      <w:marRight w:val="0"/>
      <w:marTop w:val="0"/>
      <w:marBottom w:val="0"/>
      <w:divBdr>
        <w:top w:val="none" w:sz="0" w:space="0" w:color="auto"/>
        <w:left w:val="none" w:sz="0" w:space="0" w:color="auto"/>
        <w:bottom w:val="none" w:sz="0" w:space="0" w:color="auto"/>
        <w:right w:val="none" w:sz="0" w:space="0" w:color="auto"/>
      </w:divBdr>
    </w:div>
    <w:div w:id="1045520545">
      <w:bodyDiv w:val="1"/>
      <w:marLeft w:val="0"/>
      <w:marRight w:val="0"/>
      <w:marTop w:val="0"/>
      <w:marBottom w:val="0"/>
      <w:divBdr>
        <w:top w:val="none" w:sz="0" w:space="0" w:color="auto"/>
        <w:left w:val="none" w:sz="0" w:space="0" w:color="auto"/>
        <w:bottom w:val="none" w:sz="0" w:space="0" w:color="auto"/>
        <w:right w:val="none" w:sz="0" w:space="0" w:color="auto"/>
      </w:divBdr>
    </w:div>
    <w:div w:id="1045563877">
      <w:bodyDiv w:val="1"/>
      <w:marLeft w:val="0"/>
      <w:marRight w:val="0"/>
      <w:marTop w:val="0"/>
      <w:marBottom w:val="0"/>
      <w:divBdr>
        <w:top w:val="none" w:sz="0" w:space="0" w:color="auto"/>
        <w:left w:val="none" w:sz="0" w:space="0" w:color="auto"/>
        <w:bottom w:val="none" w:sz="0" w:space="0" w:color="auto"/>
        <w:right w:val="none" w:sz="0" w:space="0" w:color="auto"/>
      </w:divBdr>
    </w:div>
    <w:div w:id="1045637596">
      <w:bodyDiv w:val="1"/>
      <w:marLeft w:val="0"/>
      <w:marRight w:val="0"/>
      <w:marTop w:val="0"/>
      <w:marBottom w:val="0"/>
      <w:divBdr>
        <w:top w:val="none" w:sz="0" w:space="0" w:color="auto"/>
        <w:left w:val="none" w:sz="0" w:space="0" w:color="auto"/>
        <w:bottom w:val="none" w:sz="0" w:space="0" w:color="auto"/>
        <w:right w:val="none" w:sz="0" w:space="0" w:color="auto"/>
      </w:divBdr>
    </w:div>
    <w:div w:id="1045762710">
      <w:bodyDiv w:val="1"/>
      <w:marLeft w:val="0"/>
      <w:marRight w:val="0"/>
      <w:marTop w:val="0"/>
      <w:marBottom w:val="0"/>
      <w:divBdr>
        <w:top w:val="none" w:sz="0" w:space="0" w:color="auto"/>
        <w:left w:val="none" w:sz="0" w:space="0" w:color="auto"/>
        <w:bottom w:val="none" w:sz="0" w:space="0" w:color="auto"/>
        <w:right w:val="none" w:sz="0" w:space="0" w:color="auto"/>
      </w:divBdr>
    </w:div>
    <w:div w:id="1045982266">
      <w:bodyDiv w:val="1"/>
      <w:marLeft w:val="0"/>
      <w:marRight w:val="0"/>
      <w:marTop w:val="0"/>
      <w:marBottom w:val="0"/>
      <w:divBdr>
        <w:top w:val="none" w:sz="0" w:space="0" w:color="auto"/>
        <w:left w:val="none" w:sz="0" w:space="0" w:color="auto"/>
        <w:bottom w:val="none" w:sz="0" w:space="0" w:color="auto"/>
        <w:right w:val="none" w:sz="0" w:space="0" w:color="auto"/>
      </w:divBdr>
    </w:div>
    <w:div w:id="1046294667">
      <w:bodyDiv w:val="1"/>
      <w:marLeft w:val="0"/>
      <w:marRight w:val="0"/>
      <w:marTop w:val="0"/>
      <w:marBottom w:val="0"/>
      <w:divBdr>
        <w:top w:val="none" w:sz="0" w:space="0" w:color="auto"/>
        <w:left w:val="none" w:sz="0" w:space="0" w:color="auto"/>
        <w:bottom w:val="none" w:sz="0" w:space="0" w:color="auto"/>
        <w:right w:val="none" w:sz="0" w:space="0" w:color="auto"/>
      </w:divBdr>
    </w:div>
    <w:div w:id="1046300065">
      <w:bodyDiv w:val="1"/>
      <w:marLeft w:val="0"/>
      <w:marRight w:val="0"/>
      <w:marTop w:val="0"/>
      <w:marBottom w:val="0"/>
      <w:divBdr>
        <w:top w:val="none" w:sz="0" w:space="0" w:color="auto"/>
        <w:left w:val="none" w:sz="0" w:space="0" w:color="auto"/>
        <w:bottom w:val="none" w:sz="0" w:space="0" w:color="auto"/>
        <w:right w:val="none" w:sz="0" w:space="0" w:color="auto"/>
      </w:divBdr>
    </w:div>
    <w:div w:id="1046369575">
      <w:bodyDiv w:val="1"/>
      <w:marLeft w:val="0"/>
      <w:marRight w:val="0"/>
      <w:marTop w:val="0"/>
      <w:marBottom w:val="0"/>
      <w:divBdr>
        <w:top w:val="none" w:sz="0" w:space="0" w:color="auto"/>
        <w:left w:val="none" w:sz="0" w:space="0" w:color="auto"/>
        <w:bottom w:val="none" w:sz="0" w:space="0" w:color="auto"/>
        <w:right w:val="none" w:sz="0" w:space="0" w:color="auto"/>
      </w:divBdr>
    </w:div>
    <w:div w:id="1046611844">
      <w:bodyDiv w:val="1"/>
      <w:marLeft w:val="0"/>
      <w:marRight w:val="0"/>
      <w:marTop w:val="0"/>
      <w:marBottom w:val="0"/>
      <w:divBdr>
        <w:top w:val="none" w:sz="0" w:space="0" w:color="auto"/>
        <w:left w:val="none" w:sz="0" w:space="0" w:color="auto"/>
        <w:bottom w:val="none" w:sz="0" w:space="0" w:color="auto"/>
        <w:right w:val="none" w:sz="0" w:space="0" w:color="auto"/>
      </w:divBdr>
    </w:div>
    <w:div w:id="1046685043">
      <w:bodyDiv w:val="1"/>
      <w:marLeft w:val="0"/>
      <w:marRight w:val="0"/>
      <w:marTop w:val="0"/>
      <w:marBottom w:val="0"/>
      <w:divBdr>
        <w:top w:val="none" w:sz="0" w:space="0" w:color="auto"/>
        <w:left w:val="none" w:sz="0" w:space="0" w:color="auto"/>
        <w:bottom w:val="none" w:sz="0" w:space="0" w:color="auto"/>
        <w:right w:val="none" w:sz="0" w:space="0" w:color="auto"/>
      </w:divBdr>
    </w:div>
    <w:div w:id="1047487383">
      <w:bodyDiv w:val="1"/>
      <w:marLeft w:val="0"/>
      <w:marRight w:val="0"/>
      <w:marTop w:val="0"/>
      <w:marBottom w:val="0"/>
      <w:divBdr>
        <w:top w:val="none" w:sz="0" w:space="0" w:color="auto"/>
        <w:left w:val="none" w:sz="0" w:space="0" w:color="auto"/>
        <w:bottom w:val="none" w:sz="0" w:space="0" w:color="auto"/>
        <w:right w:val="none" w:sz="0" w:space="0" w:color="auto"/>
      </w:divBdr>
    </w:div>
    <w:div w:id="1047534088">
      <w:bodyDiv w:val="1"/>
      <w:marLeft w:val="0"/>
      <w:marRight w:val="0"/>
      <w:marTop w:val="0"/>
      <w:marBottom w:val="0"/>
      <w:divBdr>
        <w:top w:val="none" w:sz="0" w:space="0" w:color="auto"/>
        <w:left w:val="none" w:sz="0" w:space="0" w:color="auto"/>
        <w:bottom w:val="none" w:sz="0" w:space="0" w:color="auto"/>
        <w:right w:val="none" w:sz="0" w:space="0" w:color="auto"/>
      </w:divBdr>
    </w:div>
    <w:div w:id="1048528928">
      <w:bodyDiv w:val="1"/>
      <w:marLeft w:val="0"/>
      <w:marRight w:val="0"/>
      <w:marTop w:val="0"/>
      <w:marBottom w:val="0"/>
      <w:divBdr>
        <w:top w:val="none" w:sz="0" w:space="0" w:color="auto"/>
        <w:left w:val="none" w:sz="0" w:space="0" w:color="auto"/>
        <w:bottom w:val="none" w:sz="0" w:space="0" w:color="auto"/>
        <w:right w:val="none" w:sz="0" w:space="0" w:color="auto"/>
      </w:divBdr>
    </w:div>
    <w:div w:id="1048801263">
      <w:bodyDiv w:val="1"/>
      <w:marLeft w:val="0"/>
      <w:marRight w:val="0"/>
      <w:marTop w:val="0"/>
      <w:marBottom w:val="0"/>
      <w:divBdr>
        <w:top w:val="none" w:sz="0" w:space="0" w:color="auto"/>
        <w:left w:val="none" w:sz="0" w:space="0" w:color="auto"/>
        <w:bottom w:val="none" w:sz="0" w:space="0" w:color="auto"/>
        <w:right w:val="none" w:sz="0" w:space="0" w:color="auto"/>
      </w:divBdr>
    </w:div>
    <w:div w:id="1048840812">
      <w:bodyDiv w:val="1"/>
      <w:marLeft w:val="0"/>
      <w:marRight w:val="0"/>
      <w:marTop w:val="0"/>
      <w:marBottom w:val="0"/>
      <w:divBdr>
        <w:top w:val="none" w:sz="0" w:space="0" w:color="auto"/>
        <w:left w:val="none" w:sz="0" w:space="0" w:color="auto"/>
        <w:bottom w:val="none" w:sz="0" w:space="0" w:color="auto"/>
        <w:right w:val="none" w:sz="0" w:space="0" w:color="auto"/>
      </w:divBdr>
    </w:div>
    <w:div w:id="1048843171">
      <w:bodyDiv w:val="1"/>
      <w:marLeft w:val="0"/>
      <w:marRight w:val="0"/>
      <w:marTop w:val="0"/>
      <w:marBottom w:val="0"/>
      <w:divBdr>
        <w:top w:val="none" w:sz="0" w:space="0" w:color="auto"/>
        <w:left w:val="none" w:sz="0" w:space="0" w:color="auto"/>
        <w:bottom w:val="none" w:sz="0" w:space="0" w:color="auto"/>
        <w:right w:val="none" w:sz="0" w:space="0" w:color="auto"/>
      </w:divBdr>
    </w:div>
    <w:div w:id="1049258769">
      <w:bodyDiv w:val="1"/>
      <w:marLeft w:val="0"/>
      <w:marRight w:val="0"/>
      <w:marTop w:val="0"/>
      <w:marBottom w:val="0"/>
      <w:divBdr>
        <w:top w:val="none" w:sz="0" w:space="0" w:color="auto"/>
        <w:left w:val="none" w:sz="0" w:space="0" w:color="auto"/>
        <w:bottom w:val="none" w:sz="0" w:space="0" w:color="auto"/>
        <w:right w:val="none" w:sz="0" w:space="0" w:color="auto"/>
      </w:divBdr>
    </w:div>
    <w:div w:id="1049456291">
      <w:bodyDiv w:val="1"/>
      <w:marLeft w:val="0"/>
      <w:marRight w:val="0"/>
      <w:marTop w:val="0"/>
      <w:marBottom w:val="0"/>
      <w:divBdr>
        <w:top w:val="none" w:sz="0" w:space="0" w:color="auto"/>
        <w:left w:val="none" w:sz="0" w:space="0" w:color="auto"/>
        <w:bottom w:val="none" w:sz="0" w:space="0" w:color="auto"/>
        <w:right w:val="none" w:sz="0" w:space="0" w:color="auto"/>
      </w:divBdr>
    </w:div>
    <w:div w:id="1049570230">
      <w:bodyDiv w:val="1"/>
      <w:marLeft w:val="0"/>
      <w:marRight w:val="0"/>
      <w:marTop w:val="0"/>
      <w:marBottom w:val="0"/>
      <w:divBdr>
        <w:top w:val="none" w:sz="0" w:space="0" w:color="auto"/>
        <w:left w:val="none" w:sz="0" w:space="0" w:color="auto"/>
        <w:bottom w:val="none" w:sz="0" w:space="0" w:color="auto"/>
        <w:right w:val="none" w:sz="0" w:space="0" w:color="auto"/>
      </w:divBdr>
    </w:div>
    <w:div w:id="1049692892">
      <w:bodyDiv w:val="1"/>
      <w:marLeft w:val="0"/>
      <w:marRight w:val="0"/>
      <w:marTop w:val="0"/>
      <w:marBottom w:val="0"/>
      <w:divBdr>
        <w:top w:val="none" w:sz="0" w:space="0" w:color="auto"/>
        <w:left w:val="none" w:sz="0" w:space="0" w:color="auto"/>
        <w:bottom w:val="none" w:sz="0" w:space="0" w:color="auto"/>
        <w:right w:val="none" w:sz="0" w:space="0" w:color="auto"/>
      </w:divBdr>
    </w:div>
    <w:div w:id="1049718641">
      <w:bodyDiv w:val="1"/>
      <w:marLeft w:val="0"/>
      <w:marRight w:val="0"/>
      <w:marTop w:val="0"/>
      <w:marBottom w:val="0"/>
      <w:divBdr>
        <w:top w:val="none" w:sz="0" w:space="0" w:color="auto"/>
        <w:left w:val="none" w:sz="0" w:space="0" w:color="auto"/>
        <w:bottom w:val="none" w:sz="0" w:space="0" w:color="auto"/>
        <w:right w:val="none" w:sz="0" w:space="0" w:color="auto"/>
      </w:divBdr>
    </w:div>
    <w:div w:id="1049719049">
      <w:bodyDiv w:val="1"/>
      <w:marLeft w:val="0"/>
      <w:marRight w:val="0"/>
      <w:marTop w:val="0"/>
      <w:marBottom w:val="0"/>
      <w:divBdr>
        <w:top w:val="none" w:sz="0" w:space="0" w:color="auto"/>
        <w:left w:val="none" w:sz="0" w:space="0" w:color="auto"/>
        <w:bottom w:val="none" w:sz="0" w:space="0" w:color="auto"/>
        <w:right w:val="none" w:sz="0" w:space="0" w:color="auto"/>
      </w:divBdr>
    </w:div>
    <w:div w:id="1049769584">
      <w:bodyDiv w:val="1"/>
      <w:marLeft w:val="0"/>
      <w:marRight w:val="0"/>
      <w:marTop w:val="0"/>
      <w:marBottom w:val="0"/>
      <w:divBdr>
        <w:top w:val="none" w:sz="0" w:space="0" w:color="auto"/>
        <w:left w:val="none" w:sz="0" w:space="0" w:color="auto"/>
        <w:bottom w:val="none" w:sz="0" w:space="0" w:color="auto"/>
        <w:right w:val="none" w:sz="0" w:space="0" w:color="auto"/>
      </w:divBdr>
    </w:div>
    <w:div w:id="1049917175">
      <w:bodyDiv w:val="1"/>
      <w:marLeft w:val="0"/>
      <w:marRight w:val="0"/>
      <w:marTop w:val="0"/>
      <w:marBottom w:val="0"/>
      <w:divBdr>
        <w:top w:val="none" w:sz="0" w:space="0" w:color="auto"/>
        <w:left w:val="none" w:sz="0" w:space="0" w:color="auto"/>
        <w:bottom w:val="none" w:sz="0" w:space="0" w:color="auto"/>
        <w:right w:val="none" w:sz="0" w:space="0" w:color="auto"/>
      </w:divBdr>
    </w:div>
    <w:div w:id="1050111571">
      <w:bodyDiv w:val="1"/>
      <w:marLeft w:val="0"/>
      <w:marRight w:val="0"/>
      <w:marTop w:val="0"/>
      <w:marBottom w:val="0"/>
      <w:divBdr>
        <w:top w:val="none" w:sz="0" w:space="0" w:color="auto"/>
        <w:left w:val="none" w:sz="0" w:space="0" w:color="auto"/>
        <w:bottom w:val="none" w:sz="0" w:space="0" w:color="auto"/>
        <w:right w:val="none" w:sz="0" w:space="0" w:color="auto"/>
      </w:divBdr>
    </w:div>
    <w:div w:id="1050151014">
      <w:bodyDiv w:val="1"/>
      <w:marLeft w:val="0"/>
      <w:marRight w:val="0"/>
      <w:marTop w:val="0"/>
      <w:marBottom w:val="0"/>
      <w:divBdr>
        <w:top w:val="none" w:sz="0" w:space="0" w:color="auto"/>
        <w:left w:val="none" w:sz="0" w:space="0" w:color="auto"/>
        <w:bottom w:val="none" w:sz="0" w:space="0" w:color="auto"/>
        <w:right w:val="none" w:sz="0" w:space="0" w:color="auto"/>
      </w:divBdr>
    </w:div>
    <w:div w:id="1050306152">
      <w:bodyDiv w:val="1"/>
      <w:marLeft w:val="0"/>
      <w:marRight w:val="0"/>
      <w:marTop w:val="0"/>
      <w:marBottom w:val="0"/>
      <w:divBdr>
        <w:top w:val="none" w:sz="0" w:space="0" w:color="auto"/>
        <w:left w:val="none" w:sz="0" w:space="0" w:color="auto"/>
        <w:bottom w:val="none" w:sz="0" w:space="0" w:color="auto"/>
        <w:right w:val="none" w:sz="0" w:space="0" w:color="auto"/>
      </w:divBdr>
    </w:div>
    <w:div w:id="1050307900">
      <w:bodyDiv w:val="1"/>
      <w:marLeft w:val="0"/>
      <w:marRight w:val="0"/>
      <w:marTop w:val="0"/>
      <w:marBottom w:val="0"/>
      <w:divBdr>
        <w:top w:val="none" w:sz="0" w:space="0" w:color="auto"/>
        <w:left w:val="none" w:sz="0" w:space="0" w:color="auto"/>
        <w:bottom w:val="none" w:sz="0" w:space="0" w:color="auto"/>
        <w:right w:val="none" w:sz="0" w:space="0" w:color="auto"/>
      </w:divBdr>
    </w:div>
    <w:div w:id="1050374615">
      <w:bodyDiv w:val="1"/>
      <w:marLeft w:val="0"/>
      <w:marRight w:val="0"/>
      <w:marTop w:val="0"/>
      <w:marBottom w:val="0"/>
      <w:divBdr>
        <w:top w:val="none" w:sz="0" w:space="0" w:color="auto"/>
        <w:left w:val="none" w:sz="0" w:space="0" w:color="auto"/>
        <w:bottom w:val="none" w:sz="0" w:space="0" w:color="auto"/>
        <w:right w:val="none" w:sz="0" w:space="0" w:color="auto"/>
      </w:divBdr>
    </w:div>
    <w:div w:id="1050423541">
      <w:bodyDiv w:val="1"/>
      <w:marLeft w:val="0"/>
      <w:marRight w:val="0"/>
      <w:marTop w:val="0"/>
      <w:marBottom w:val="0"/>
      <w:divBdr>
        <w:top w:val="none" w:sz="0" w:space="0" w:color="auto"/>
        <w:left w:val="none" w:sz="0" w:space="0" w:color="auto"/>
        <w:bottom w:val="none" w:sz="0" w:space="0" w:color="auto"/>
        <w:right w:val="none" w:sz="0" w:space="0" w:color="auto"/>
      </w:divBdr>
    </w:div>
    <w:div w:id="1050569041">
      <w:bodyDiv w:val="1"/>
      <w:marLeft w:val="0"/>
      <w:marRight w:val="0"/>
      <w:marTop w:val="0"/>
      <w:marBottom w:val="0"/>
      <w:divBdr>
        <w:top w:val="none" w:sz="0" w:space="0" w:color="auto"/>
        <w:left w:val="none" w:sz="0" w:space="0" w:color="auto"/>
        <w:bottom w:val="none" w:sz="0" w:space="0" w:color="auto"/>
        <w:right w:val="none" w:sz="0" w:space="0" w:color="auto"/>
      </w:divBdr>
    </w:div>
    <w:div w:id="1050761852">
      <w:bodyDiv w:val="1"/>
      <w:marLeft w:val="0"/>
      <w:marRight w:val="0"/>
      <w:marTop w:val="0"/>
      <w:marBottom w:val="0"/>
      <w:divBdr>
        <w:top w:val="none" w:sz="0" w:space="0" w:color="auto"/>
        <w:left w:val="none" w:sz="0" w:space="0" w:color="auto"/>
        <w:bottom w:val="none" w:sz="0" w:space="0" w:color="auto"/>
        <w:right w:val="none" w:sz="0" w:space="0" w:color="auto"/>
      </w:divBdr>
    </w:div>
    <w:div w:id="1050804843">
      <w:bodyDiv w:val="1"/>
      <w:marLeft w:val="0"/>
      <w:marRight w:val="0"/>
      <w:marTop w:val="0"/>
      <w:marBottom w:val="0"/>
      <w:divBdr>
        <w:top w:val="none" w:sz="0" w:space="0" w:color="auto"/>
        <w:left w:val="none" w:sz="0" w:space="0" w:color="auto"/>
        <w:bottom w:val="none" w:sz="0" w:space="0" w:color="auto"/>
        <w:right w:val="none" w:sz="0" w:space="0" w:color="auto"/>
      </w:divBdr>
    </w:div>
    <w:div w:id="1051419224">
      <w:bodyDiv w:val="1"/>
      <w:marLeft w:val="0"/>
      <w:marRight w:val="0"/>
      <w:marTop w:val="0"/>
      <w:marBottom w:val="0"/>
      <w:divBdr>
        <w:top w:val="none" w:sz="0" w:space="0" w:color="auto"/>
        <w:left w:val="none" w:sz="0" w:space="0" w:color="auto"/>
        <w:bottom w:val="none" w:sz="0" w:space="0" w:color="auto"/>
        <w:right w:val="none" w:sz="0" w:space="0" w:color="auto"/>
      </w:divBdr>
    </w:div>
    <w:div w:id="1051808996">
      <w:bodyDiv w:val="1"/>
      <w:marLeft w:val="0"/>
      <w:marRight w:val="0"/>
      <w:marTop w:val="0"/>
      <w:marBottom w:val="0"/>
      <w:divBdr>
        <w:top w:val="none" w:sz="0" w:space="0" w:color="auto"/>
        <w:left w:val="none" w:sz="0" w:space="0" w:color="auto"/>
        <w:bottom w:val="none" w:sz="0" w:space="0" w:color="auto"/>
        <w:right w:val="none" w:sz="0" w:space="0" w:color="auto"/>
      </w:divBdr>
    </w:div>
    <w:div w:id="1051928479">
      <w:bodyDiv w:val="1"/>
      <w:marLeft w:val="0"/>
      <w:marRight w:val="0"/>
      <w:marTop w:val="0"/>
      <w:marBottom w:val="0"/>
      <w:divBdr>
        <w:top w:val="none" w:sz="0" w:space="0" w:color="auto"/>
        <w:left w:val="none" w:sz="0" w:space="0" w:color="auto"/>
        <w:bottom w:val="none" w:sz="0" w:space="0" w:color="auto"/>
        <w:right w:val="none" w:sz="0" w:space="0" w:color="auto"/>
      </w:divBdr>
    </w:div>
    <w:div w:id="1052146952">
      <w:bodyDiv w:val="1"/>
      <w:marLeft w:val="0"/>
      <w:marRight w:val="0"/>
      <w:marTop w:val="0"/>
      <w:marBottom w:val="0"/>
      <w:divBdr>
        <w:top w:val="none" w:sz="0" w:space="0" w:color="auto"/>
        <w:left w:val="none" w:sz="0" w:space="0" w:color="auto"/>
        <w:bottom w:val="none" w:sz="0" w:space="0" w:color="auto"/>
        <w:right w:val="none" w:sz="0" w:space="0" w:color="auto"/>
      </w:divBdr>
    </w:div>
    <w:div w:id="1052191063">
      <w:bodyDiv w:val="1"/>
      <w:marLeft w:val="0"/>
      <w:marRight w:val="0"/>
      <w:marTop w:val="0"/>
      <w:marBottom w:val="0"/>
      <w:divBdr>
        <w:top w:val="none" w:sz="0" w:space="0" w:color="auto"/>
        <w:left w:val="none" w:sz="0" w:space="0" w:color="auto"/>
        <w:bottom w:val="none" w:sz="0" w:space="0" w:color="auto"/>
        <w:right w:val="none" w:sz="0" w:space="0" w:color="auto"/>
      </w:divBdr>
    </w:div>
    <w:div w:id="1052386990">
      <w:bodyDiv w:val="1"/>
      <w:marLeft w:val="0"/>
      <w:marRight w:val="0"/>
      <w:marTop w:val="0"/>
      <w:marBottom w:val="0"/>
      <w:divBdr>
        <w:top w:val="none" w:sz="0" w:space="0" w:color="auto"/>
        <w:left w:val="none" w:sz="0" w:space="0" w:color="auto"/>
        <w:bottom w:val="none" w:sz="0" w:space="0" w:color="auto"/>
        <w:right w:val="none" w:sz="0" w:space="0" w:color="auto"/>
      </w:divBdr>
    </w:div>
    <w:div w:id="1052540684">
      <w:bodyDiv w:val="1"/>
      <w:marLeft w:val="0"/>
      <w:marRight w:val="0"/>
      <w:marTop w:val="0"/>
      <w:marBottom w:val="0"/>
      <w:divBdr>
        <w:top w:val="none" w:sz="0" w:space="0" w:color="auto"/>
        <w:left w:val="none" w:sz="0" w:space="0" w:color="auto"/>
        <w:bottom w:val="none" w:sz="0" w:space="0" w:color="auto"/>
        <w:right w:val="none" w:sz="0" w:space="0" w:color="auto"/>
      </w:divBdr>
    </w:div>
    <w:div w:id="1052729581">
      <w:bodyDiv w:val="1"/>
      <w:marLeft w:val="0"/>
      <w:marRight w:val="0"/>
      <w:marTop w:val="0"/>
      <w:marBottom w:val="0"/>
      <w:divBdr>
        <w:top w:val="none" w:sz="0" w:space="0" w:color="auto"/>
        <w:left w:val="none" w:sz="0" w:space="0" w:color="auto"/>
        <w:bottom w:val="none" w:sz="0" w:space="0" w:color="auto"/>
        <w:right w:val="none" w:sz="0" w:space="0" w:color="auto"/>
      </w:divBdr>
    </w:div>
    <w:div w:id="1052735792">
      <w:bodyDiv w:val="1"/>
      <w:marLeft w:val="0"/>
      <w:marRight w:val="0"/>
      <w:marTop w:val="0"/>
      <w:marBottom w:val="0"/>
      <w:divBdr>
        <w:top w:val="none" w:sz="0" w:space="0" w:color="auto"/>
        <w:left w:val="none" w:sz="0" w:space="0" w:color="auto"/>
        <w:bottom w:val="none" w:sz="0" w:space="0" w:color="auto"/>
        <w:right w:val="none" w:sz="0" w:space="0" w:color="auto"/>
      </w:divBdr>
    </w:div>
    <w:div w:id="1052776278">
      <w:bodyDiv w:val="1"/>
      <w:marLeft w:val="0"/>
      <w:marRight w:val="0"/>
      <w:marTop w:val="0"/>
      <w:marBottom w:val="0"/>
      <w:divBdr>
        <w:top w:val="none" w:sz="0" w:space="0" w:color="auto"/>
        <w:left w:val="none" w:sz="0" w:space="0" w:color="auto"/>
        <w:bottom w:val="none" w:sz="0" w:space="0" w:color="auto"/>
        <w:right w:val="none" w:sz="0" w:space="0" w:color="auto"/>
      </w:divBdr>
    </w:div>
    <w:div w:id="1052848144">
      <w:bodyDiv w:val="1"/>
      <w:marLeft w:val="0"/>
      <w:marRight w:val="0"/>
      <w:marTop w:val="0"/>
      <w:marBottom w:val="0"/>
      <w:divBdr>
        <w:top w:val="none" w:sz="0" w:space="0" w:color="auto"/>
        <w:left w:val="none" w:sz="0" w:space="0" w:color="auto"/>
        <w:bottom w:val="none" w:sz="0" w:space="0" w:color="auto"/>
        <w:right w:val="none" w:sz="0" w:space="0" w:color="auto"/>
      </w:divBdr>
    </w:div>
    <w:div w:id="1052852835">
      <w:bodyDiv w:val="1"/>
      <w:marLeft w:val="0"/>
      <w:marRight w:val="0"/>
      <w:marTop w:val="0"/>
      <w:marBottom w:val="0"/>
      <w:divBdr>
        <w:top w:val="none" w:sz="0" w:space="0" w:color="auto"/>
        <w:left w:val="none" w:sz="0" w:space="0" w:color="auto"/>
        <w:bottom w:val="none" w:sz="0" w:space="0" w:color="auto"/>
        <w:right w:val="none" w:sz="0" w:space="0" w:color="auto"/>
      </w:divBdr>
    </w:div>
    <w:div w:id="1053502929">
      <w:bodyDiv w:val="1"/>
      <w:marLeft w:val="0"/>
      <w:marRight w:val="0"/>
      <w:marTop w:val="0"/>
      <w:marBottom w:val="0"/>
      <w:divBdr>
        <w:top w:val="none" w:sz="0" w:space="0" w:color="auto"/>
        <w:left w:val="none" w:sz="0" w:space="0" w:color="auto"/>
        <w:bottom w:val="none" w:sz="0" w:space="0" w:color="auto"/>
        <w:right w:val="none" w:sz="0" w:space="0" w:color="auto"/>
      </w:divBdr>
    </w:div>
    <w:div w:id="1053695506">
      <w:bodyDiv w:val="1"/>
      <w:marLeft w:val="0"/>
      <w:marRight w:val="0"/>
      <w:marTop w:val="0"/>
      <w:marBottom w:val="0"/>
      <w:divBdr>
        <w:top w:val="none" w:sz="0" w:space="0" w:color="auto"/>
        <w:left w:val="none" w:sz="0" w:space="0" w:color="auto"/>
        <w:bottom w:val="none" w:sz="0" w:space="0" w:color="auto"/>
        <w:right w:val="none" w:sz="0" w:space="0" w:color="auto"/>
      </w:divBdr>
    </w:div>
    <w:div w:id="1053773217">
      <w:bodyDiv w:val="1"/>
      <w:marLeft w:val="0"/>
      <w:marRight w:val="0"/>
      <w:marTop w:val="0"/>
      <w:marBottom w:val="0"/>
      <w:divBdr>
        <w:top w:val="none" w:sz="0" w:space="0" w:color="auto"/>
        <w:left w:val="none" w:sz="0" w:space="0" w:color="auto"/>
        <w:bottom w:val="none" w:sz="0" w:space="0" w:color="auto"/>
        <w:right w:val="none" w:sz="0" w:space="0" w:color="auto"/>
      </w:divBdr>
    </w:div>
    <w:div w:id="1053819647">
      <w:bodyDiv w:val="1"/>
      <w:marLeft w:val="0"/>
      <w:marRight w:val="0"/>
      <w:marTop w:val="0"/>
      <w:marBottom w:val="0"/>
      <w:divBdr>
        <w:top w:val="none" w:sz="0" w:space="0" w:color="auto"/>
        <w:left w:val="none" w:sz="0" w:space="0" w:color="auto"/>
        <w:bottom w:val="none" w:sz="0" w:space="0" w:color="auto"/>
        <w:right w:val="none" w:sz="0" w:space="0" w:color="auto"/>
      </w:divBdr>
    </w:div>
    <w:div w:id="1053965690">
      <w:bodyDiv w:val="1"/>
      <w:marLeft w:val="0"/>
      <w:marRight w:val="0"/>
      <w:marTop w:val="0"/>
      <w:marBottom w:val="0"/>
      <w:divBdr>
        <w:top w:val="none" w:sz="0" w:space="0" w:color="auto"/>
        <w:left w:val="none" w:sz="0" w:space="0" w:color="auto"/>
        <w:bottom w:val="none" w:sz="0" w:space="0" w:color="auto"/>
        <w:right w:val="none" w:sz="0" w:space="0" w:color="auto"/>
      </w:divBdr>
    </w:div>
    <w:div w:id="1054432676">
      <w:bodyDiv w:val="1"/>
      <w:marLeft w:val="0"/>
      <w:marRight w:val="0"/>
      <w:marTop w:val="0"/>
      <w:marBottom w:val="0"/>
      <w:divBdr>
        <w:top w:val="none" w:sz="0" w:space="0" w:color="auto"/>
        <w:left w:val="none" w:sz="0" w:space="0" w:color="auto"/>
        <w:bottom w:val="none" w:sz="0" w:space="0" w:color="auto"/>
        <w:right w:val="none" w:sz="0" w:space="0" w:color="auto"/>
      </w:divBdr>
    </w:div>
    <w:div w:id="1054698942">
      <w:bodyDiv w:val="1"/>
      <w:marLeft w:val="0"/>
      <w:marRight w:val="0"/>
      <w:marTop w:val="0"/>
      <w:marBottom w:val="0"/>
      <w:divBdr>
        <w:top w:val="none" w:sz="0" w:space="0" w:color="auto"/>
        <w:left w:val="none" w:sz="0" w:space="0" w:color="auto"/>
        <w:bottom w:val="none" w:sz="0" w:space="0" w:color="auto"/>
        <w:right w:val="none" w:sz="0" w:space="0" w:color="auto"/>
      </w:divBdr>
    </w:div>
    <w:div w:id="1054700904">
      <w:bodyDiv w:val="1"/>
      <w:marLeft w:val="0"/>
      <w:marRight w:val="0"/>
      <w:marTop w:val="0"/>
      <w:marBottom w:val="0"/>
      <w:divBdr>
        <w:top w:val="none" w:sz="0" w:space="0" w:color="auto"/>
        <w:left w:val="none" w:sz="0" w:space="0" w:color="auto"/>
        <w:bottom w:val="none" w:sz="0" w:space="0" w:color="auto"/>
        <w:right w:val="none" w:sz="0" w:space="0" w:color="auto"/>
      </w:divBdr>
    </w:div>
    <w:div w:id="1055272671">
      <w:bodyDiv w:val="1"/>
      <w:marLeft w:val="0"/>
      <w:marRight w:val="0"/>
      <w:marTop w:val="0"/>
      <w:marBottom w:val="0"/>
      <w:divBdr>
        <w:top w:val="none" w:sz="0" w:space="0" w:color="auto"/>
        <w:left w:val="none" w:sz="0" w:space="0" w:color="auto"/>
        <w:bottom w:val="none" w:sz="0" w:space="0" w:color="auto"/>
        <w:right w:val="none" w:sz="0" w:space="0" w:color="auto"/>
      </w:divBdr>
    </w:div>
    <w:div w:id="1055276546">
      <w:bodyDiv w:val="1"/>
      <w:marLeft w:val="0"/>
      <w:marRight w:val="0"/>
      <w:marTop w:val="0"/>
      <w:marBottom w:val="0"/>
      <w:divBdr>
        <w:top w:val="none" w:sz="0" w:space="0" w:color="auto"/>
        <w:left w:val="none" w:sz="0" w:space="0" w:color="auto"/>
        <w:bottom w:val="none" w:sz="0" w:space="0" w:color="auto"/>
        <w:right w:val="none" w:sz="0" w:space="0" w:color="auto"/>
      </w:divBdr>
    </w:div>
    <w:div w:id="1055279797">
      <w:bodyDiv w:val="1"/>
      <w:marLeft w:val="0"/>
      <w:marRight w:val="0"/>
      <w:marTop w:val="0"/>
      <w:marBottom w:val="0"/>
      <w:divBdr>
        <w:top w:val="none" w:sz="0" w:space="0" w:color="auto"/>
        <w:left w:val="none" w:sz="0" w:space="0" w:color="auto"/>
        <w:bottom w:val="none" w:sz="0" w:space="0" w:color="auto"/>
        <w:right w:val="none" w:sz="0" w:space="0" w:color="auto"/>
      </w:divBdr>
    </w:div>
    <w:div w:id="1055663255">
      <w:bodyDiv w:val="1"/>
      <w:marLeft w:val="0"/>
      <w:marRight w:val="0"/>
      <w:marTop w:val="0"/>
      <w:marBottom w:val="0"/>
      <w:divBdr>
        <w:top w:val="none" w:sz="0" w:space="0" w:color="auto"/>
        <w:left w:val="none" w:sz="0" w:space="0" w:color="auto"/>
        <w:bottom w:val="none" w:sz="0" w:space="0" w:color="auto"/>
        <w:right w:val="none" w:sz="0" w:space="0" w:color="auto"/>
      </w:divBdr>
    </w:div>
    <w:div w:id="1055735396">
      <w:bodyDiv w:val="1"/>
      <w:marLeft w:val="0"/>
      <w:marRight w:val="0"/>
      <w:marTop w:val="0"/>
      <w:marBottom w:val="0"/>
      <w:divBdr>
        <w:top w:val="none" w:sz="0" w:space="0" w:color="auto"/>
        <w:left w:val="none" w:sz="0" w:space="0" w:color="auto"/>
        <w:bottom w:val="none" w:sz="0" w:space="0" w:color="auto"/>
        <w:right w:val="none" w:sz="0" w:space="0" w:color="auto"/>
      </w:divBdr>
    </w:div>
    <w:div w:id="1055855705">
      <w:bodyDiv w:val="1"/>
      <w:marLeft w:val="0"/>
      <w:marRight w:val="0"/>
      <w:marTop w:val="0"/>
      <w:marBottom w:val="0"/>
      <w:divBdr>
        <w:top w:val="none" w:sz="0" w:space="0" w:color="auto"/>
        <w:left w:val="none" w:sz="0" w:space="0" w:color="auto"/>
        <w:bottom w:val="none" w:sz="0" w:space="0" w:color="auto"/>
        <w:right w:val="none" w:sz="0" w:space="0" w:color="auto"/>
      </w:divBdr>
    </w:div>
    <w:div w:id="1056051423">
      <w:bodyDiv w:val="1"/>
      <w:marLeft w:val="0"/>
      <w:marRight w:val="0"/>
      <w:marTop w:val="0"/>
      <w:marBottom w:val="0"/>
      <w:divBdr>
        <w:top w:val="none" w:sz="0" w:space="0" w:color="auto"/>
        <w:left w:val="none" w:sz="0" w:space="0" w:color="auto"/>
        <w:bottom w:val="none" w:sz="0" w:space="0" w:color="auto"/>
        <w:right w:val="none" w:sz="0" w:space="0" w:color="auto"/>
      </w:divBdr>
    </w:div>
    <w:div w:id="1056079182">
      <w:bodyDiv w:val="1"/>
      <w:marLeft w:val="0"/>
      <w:marRight w:val="0"/>
      <w:marTop w:val="0"/>
      <w:marBottom w:val="0"/>
      <w:divBdr>
        <w:top w:val="none" w:sz="0" w:space="0" w:color="auto"/>
        <w:left w:val="none" w:sz="0" w:space="0" w:color="auto"/>
        <w:bottom w:val="none" w:sz="0" w:space="0" w:color="auto"/>
        <w:right w:val="none" w:sz="0" w:space="0" w:color="auto"/>
      </w:divBdr>
    </w:div>
    <w:div w:id="1056124315">
      <w:bodyDiv w:val="1"/>
      <w:marLeft w:val="0"/>
      <w:marRight w:val="0"/>
      <w:marTop w:val="0"/>
      <w:marBottom w:val="0"/>
      <w:divBdr>
        <w:top w:val="none" w:sz="0" w:space="0" w:color="auto"/>
        <w:left w:val="none" w:sz="0" w:space="0" w:color="auto"/>
        <w:bottom w:val="none" w:sz="0" w:space="0" w:color="auto"/>
        <w:right w:val="none" w:sz="0" w:space="0" w:color="auto"/>
      </w:divBdr>
    </w:div>
    <w:div w:id="1056205436">
      <w:bodyDiv w:val="1"/>
      <w:marLeft w:val="0"/>
      <w:marRight w:val="0"/>
      <w:marTop w:val="0"/>
      <w:marBottom w:val="0"/>
      <w:divBdr>
        <w:top w:val="none" w:sz="0" w:space="0" w:color="auto"/>
        <w:left w:val="none" w:sz="0" w:space="0" w:color="auto"/>
        <w:bottom w:val="none" w:sz="0" w:space="0" w:color="auto"/>
        <w:right w:val="none" w:sz="0" w:space="0" w:color="auto"/>
      </w:divBdr>
    </w:div>
    <w:div w:id="1056734102">
      <w:bodyDiv w:val="1"/>
      <w:marLeft w:val="0"/>
      <w:marRight w:val="0"/>
      <w:marTop w:val="0"/>
      <w:marBottom w:val="0"/>
      <w:divBdr>
        <w:top w:val="none" w:sz="0" w:space="0" w:color="auto"/>
        <w:left w:val="none" w:sz="0" w:space="0" w:color="auto"/>
        <w:bottom w:val="none" w:sz="0" w:space="0" w:color="auto"/>
        <w:right w:val="none" w:sz="0" w:space="0" w:color="auto"/>
      </w:divBdr>
    </w:div>
    <w:div w:id="1056854435">
      <w:bodyDiv w:val="1"/>
      <w:marLeft w:val="0"/>
      <w:marRight w:val="0"/>
      <w:marTop w:val="0"/>
      <w:marBottom w:val="0"/>
      <w:divBdr>
        <w:top w:val="none" w:sz="0" w:space="0" w:color="auto"/>
        <w:left w:val="none" w:sz="0" w:space="0" w:color="auto"/>
        <w:bottom w:val="none" w:sz="0" w:space="0" w:color="auto"/>
        <w:right w:val="none" w:sz="0" w:space="0" w:color="auto"/>
      </w:divBdr>
    </w:div>
    <w:div w:id="1056931582">
      <w:bodyDiv w:val="1"/>
      <w:marLeft w:val="0"/>
      <w:marRight w:val="0"/>
      <w:marTop w:val="0"/>
      <w:marBottom w:val="0"/>
      <w:divBdr>
        <w:top w:val="none" w:sz="0" w:space="0" w:color="auto"/>
        <w:left w:val="none" w:sz="0" w:space="0" w:color="auto"/>
        <w:bottom w:val="none" w:sz="0" w:space="0" w:color="auto"/>
        <w:right w:val="none" w:sz="0" w:space="0" w:color="auto"/>
      </w:divBdr>
    </w:div>
    <w:div w:id="1057322137">
      <w:bodyDiv w:val="1"/>
      <w:marLeft w:val="0"/>
      <w:marRight w:val="0"/>
      <w:marTop w:val="0"/>
      <w:marBottom w:val="0"/>
      <w:divBdr>
        <w:top w:val="none" w:sz="0" w:space="0" w:color="auto"/>
        <w:left w:val="none" w:sz="0" w:space="0" w:color="auto"/>
        <w:bottom w:val="none" w:sz="0" w:space="0" w:color="auto"/>
        <w:right w:val="none" w:sz="0" w:space="0" w:color="auto"/>
      </w:divBdr>
    </w:div>
    <w:div w:id="1057775548">
      <w:bodyDiv w:val="1"/>
      <w:marLeft w:val="0"/>
      <w:marRight w:val="0"/>
      <w:marTop w:val="0"/>
      <w:marBottom w:val="0"/>
      <w:divBdr>
        <w:top w:val="none" w:sz="0" w:space="0" w:color="auto"/>
        <w:left w:val="none" w:sz="0" w:space="0" w:color="auto"/>
        <w:bottom w:val="none" w:sz="0" w:space="0" w:color="auto"/>
        <w:right w:val="none" w:sz="0" w:space="0" w:color="auto"/>
      </w:divBdr>
    </w:div>
    <w:div w:id="1057824655">
      <w:bodyDiv w:val="1"/>
      <w:marLeft w:val="0"/>
      <w:marRight w:val="0"/>
      <w:marTop w:val="0"/>
      <w:marBottom w:val="0"/>
      <w:divBdr>
        <w:top w:val="none" w:sz="0" w:space="0" w:color="auto"/>
        <w:left w:val="none" w:sz="0" w:space="0" w:color="auto"/>
        <w:bottom w:val="none" w:sz="0" w:space="0" w:color="auto"/>
        <w:right w:val="none" w:sz="0" w:space="0" w:color="auto"/>
      </w:divBdr>
    </w:div>
    <w:div w:id="1057902479">
      <w:bodyDiv w:val="1"/>
      <w:marLeft w:val="0"/>
      <w:marRight w:val="0"/>
      <w:marTop w:val="0"/>
      <w:marBottom w:val="0"/>
      <w:divBdr>
        <w:top w:val="none" w:sz="0" w:space="0" w:color="auto"/>
        <w:left w:val="none" w:sz="0" w:space="0" w:color="auto"/>
        <w:bottom w:val="none" w:sz="0" w:space="0" w:color="auto"/>
        <w:right w:val="none" w:sz="0" w:space="0" w:color="auto"/>
      </w:divBdr>
    </w:div>
    <w:div w:id="1057972962">
      <w:bodyDiv w:val="1"/>
      <w:marLeft w:val="0"/>
      <w:marRight w:val="0"/>
      <w:marTop w:val="0"/>
      <w:marBottom w:val="0"/>
      <w:divBdr>
        <w:top w:val="none" w:sz="0" w:space="0" w:color="auto"/>
        <w:left w:val="none" w:sz="0" w:space="0" w:color="auto"/>
        <w:bottom w:val="none" w:sz="0" w:space="0" w:color="auto"/>
        <w:right w:val="none" w:sz="0" w:space="0" w:color="auto"/>
      </w:divBdr>
    </w:div>
    <w:div w:id="1058161706">
      <w:bodyDiv w:val="1"/>
      <w:marLeft w:val="0"/>
      <w:marRight w:val="0"/>
      <w:marTop w:val="0"/>
      <w:marBottom w:val="0"/>
      <w:divBdr>
        <w:top w:val="none" w:sz="0" w:space="0" w:color="auto"/>
        <w:left w:val="none" w:sz="0" w:space="0" w:color="auto"/>
        <w:bottom w:val="none" w:sz="0" w:space="0" w:color="auto"/>
        <w:right w:val="none" w:sz="0" w:space="0" w:color="auto"/>
      </w:divBdr>
    </w:div>
    <w:div w:id="1058355446">
      <w:bodyDiv w:val="1"/>
      <w:marLeft w:val="0"/>
      <w:marRight w:val="0"/>
      <w:marTop w:val="0"/>
      <w:marBottom w:val="0"/>
      <w:divBdr>
        <w:top w:val="none" w:sz="0" w:space="0" w:color="auto"/>
        <w:left w:val="none" w:sz="0" w:space="0" w:color="auto"/>
        <w:bottom w:val="none" w:sz="0" w:space="0" w:color="auto"/>
        <w:right w:val="none" w:sz="0" w:space="0" w:color="auto"/>
      </w:divBdr>
    </w:div>
    <w:div w:id="1058364126">
      <w:bodyDiv w:val="1"/>
      <w:marLeft w:val="0"/>
      <w:marRight w:val="0"/>
      <w:marTop w:val="0"/>
      <w:marBottom w:val="0"/>
      <w:divBdr>
        <w:top w:val="none" w:sz="0" w:space="0" w:color="auto"/>
        <w:left w:val="none" w:sz="0" w:space="0" w:color="auto"/>
        <w:bottom w:val="none" w:sz="0" w:space="0" w:color="auto"/>
        <w:right w:val="none" w:sz="0" w:space="0" w:color="auto"/>
      </w:divBdr>
    </w:div>
    <w:div w:id="1058472945">
      <w:bodyDiv w:val="1"/>
      <w:marLeft w:val="0"/>
      <w:marRight w:val="0"/>
      <w:marTop w:val="0"/>
      <w:marBottom w:val="0"/>
      <w:divBdr>
        <w:top w:val="none" w:sz="0" w:space="0" w:color="auto"/>
        <w:left w:val="none" w:sz="0" w:space="0" w:color="auto"/>
        <w:bottom w:val="none" w:sz="0" w:space="0" w:color="auto"/>
        <w:right w:val="none" w:sz="0" w:space="0" w:color="auto"/>
      </w:divBdr>
    </w:div>
    <w:div w:id="1058623683">
      <w:bodyDiv w:val="1"/>
      <w:marLeft w:val="0"/>
      <w:marRight w:val="0"/>
      <w:marTop w:val="0"/>
      <w:marBottom w:val="0"/>
      <w:divBdr>
        <w:top w:val="none" w:sz="0" w:space="0" w:color="auto"/>
        <w:left w:val="none" w:sz="0" w:space="0" w:color="auto"/>
        <w:bottom w:val="none" w:sz="0" w:space="0" w:color="auto"/>
        <w:right w:val="none" w:sz="0" w:space="0" w:color="auto"/>
      </w:divBdr>
    </w:div>
    <w:div w:id="1059018632">
      <w:bodyDiv w:val="1"/>
      <w:marLeft w:val="0"/>
      <w:marRight w:val="0"/>
      <w:marTop w:val="0"/>
      <w:marBottom w:val="0"/>
      <w:divBdr>
        <w:top w:val="none" w:sz="0" w:space="0" w:color="auto"/>
        <w:left w:val="none" w:sz="0" w:space="0" w:color="auto"/>
        <w:bottom w:val="none" w:sz="0" w:space="0" w:color="auto"/>
        <w:right w:val="none" w:sz="0" w:space="0" w:color="auto"/>
      </w:divBdr>
    </w:div>
    <w:div w:id="1059133743">
      <w:bodyDiv w:val="1"/>
      <w:marLeft w:val="0"/>
      <w:marRight w:val="0"/>
      <w:marTop w:val="0"/>
      <w:marBottom w:val="0"/>
      <w:divBdr>
        <w:top w:val="none" w:sz="0" w:space="0" w:color="auto"/>
        <w:left w:val="none" w:sz="0" w:space="0" w:color="auto"/>
        <w:bottom w:val="none" w:sz="0" w:space="0" w:color="auto"/>
        <w:right w:val="none" w:sz="0" w:space="0" w:color="auto"/>
      </w:divBdr>
    </w:div>
    <w:div w:id="1059398465">
      <w:bodyDiv w:val="1"/>
      <w:marLeft w:val="0"/>
      <w:marRight w:val="0"/>
      <w:marTop w:val="0"/>
      <w:marBottom w:val="0"/>
      <w:divBdr>
        <w:top w:val="none" w:sz="0" w:space="0" w:color="auto"/>
        <w:left w:val="none" w:sz="0" w:space="0" w:color="auto"/>
        <w:bottom w:val="none" w:sz="0" w:space="0" w:color="auto"/>
        <w:right w:val="none" w:sz="0" w:space="0" w:color="auto"/>
      </w:divBdr>
    </w:div>
    <w:div w:id="1059474793">
      <w:bodyDiv w:val="1"/>
      <w:marLeft w:val="0"/>
      <w:marRight w:val="0"/>
      <w:marTop w:val="0"/>
      <w:marBottom w:val="0"/>
      <w:divBdr>
        <w:top w:val="none" w:sz="0" w:space="0" w:color="auto"/>
        <w:left w:val="none" w:sz="0" w:space="0" w:color="auto"/>
        <w:bottom w:val="none" w:sz="0" w:space="0" w:color="auto"/>
        <w:right w:val="none" w:sz="0" w:space="0" w:color="auto"/>
      </w:divBdr>
    </w:div>
    <w:div w:id="1059596269">
      <w:bodyDiv w:val="1"/>
      <w:marLeft w:val="0"/>
      <w:marRight w:val="0"/>
      <w:marTop w:val="0"/>
      <w:marBottom w:val="0"/>
      <w:divBdr>
        <w:top w:val="none" w:sz="0" w:space="0" w:color="auto"/>
        <w:left w:val="none" w:sz="0" w:space="0" w:color="auto"/>
        <w:bottom w:val="none" w:sz="0" w:space="0" w:color="auto"/>
        <w:right w:val="none" w:sz="0" w:space="0" w:color="auto"/>
      </w:divBdr>
    </w:div>
    <w:div w:id="1059666358">
      <w:bodyDiv w:val="1"/>
      <w:marLeft w:val="0"/>
      <w:marRight w:val="0"/>
      <w:marTop w:val="0"/>
      <w:marBottom w:val="0"/>
      <w:divBdr>
        <w:top w:val="none" w:sz="0" w:space="0" w:color="auto"/>
        <w:left w:val="none" w:sz="0" w:space="0" w:color="auto"/>
        <w:bottom w:val="none" w:sz="0" w:space="0" w:color="auto"/>
        <w:right w:val="none" w:sz="0" w:space="0" w:color="auto"/>
      </w:divBdr>
    </w:div>
    <w:div w:id="1059747756">
      <w:bodyDiv w:val="1"/>
      <w:marLeft w:val="0"/>
      <w:marRight w:val="0"/>
      <w:marTop w:val="0"/>
      <w:marBottom w:val="0"/>
      <w:divBdr>
        <w:top w:val="none" w:sz="0" w:space="0" w:color="auto"/>
        <w:left w:val="none" w:sz="0" w:space="0" w:color="auto"/>
        <w:bottom w:val="none" w:sz="0" w:space="0" w:color="auto"/>
        <w:right w:val="none" w:sz="0" w:space="0" w:color="auto"/>
      </w:divBdr>
    </w:div>
    <w:div w:id="1059981745">
      <w:bodyDiv w:val="1"/>
      <w:marLeft w:val="0"/>
      <w:marRight w:val="0"/>
      <w:marTop w:val="0"/>
      <w:marBottom w:val="0"/>
      <w:divBdr>
        <w:top w:val="none" w:sz="0" w:space="0" w:color="auto"/>
        <w:left w:val="none" w:sz="0" w:space="0" w:color="auto"/>
        <w:bottom w:val="none" w:sz="0" w:space="0" w:color="auto"/>
        <w:right w:val="none" w:sz="0" w:space="0" w:color="auto"/>
      </w:divBdr>
    </w:div>
    <w:div w:id="1060129135">
      <w:bodyDiv w:val="1"/>
      <w:marLeft w:val="0"/>
      <w:marRight w:val="0"/>
      <w:marTop w:val="0"/>
      <w:marBottom w:val="0"/>
      <w:divBdr>
        <w:top w:val="none" w:sz="0" w:space="0" w:color="auto"/>
        <w:left w:val="none" w:sz="0" w:space="0" w:color="auto"/>
        <w:bottom w:val="none" w:sz="0" w:space="0" w:color="auto"/>
        <w:right w:val="none" w:sz="0" w:space="0" w:color="auto"/>
      </w:divBdr>
    </w:div>
    <w:div w:id="1060598740">
      <w:bodyDiv w:val="1"/>
      <w:marLeft w:val="0"/>
      <w:marRight w:val="0"/>
      <w:marTop w:val="0"/>
      <w:marBottom w:val="0"/>
      <w:divBdr>
        <w:top w:val="none" w:sz="0" w:space="0" w:color="auto"/>
        <w:left w:val="none" w:sz="0" w:space="0" w:color="auto"/>
        <w:bottom w:val="none" w:sz="0" w:space="0" w:color="auto"/>
        <w:right w:val="none" w:sz="0" w:space="0" w:color="auto"/>
      </w:divBdr>
    </w:div>
    <w:div w:id="1061055252">
      <w:bodyDiv w:val="1"/>
      <w:marLeft w:val="0"/>
      <w:marRight w:val="0"/>
      <w:marTop w:val="0"/>
      <w:marBottom w:val="0"/>
      <w:divBdr>
        <w:top w:val="none" w:sz="0" w:space="0" w:color="auto"/>
        <w:left w:val="none" w:sz="0" w:space="0" w:color="auto"/>
        <w:bottom w:val="none" w:sz="0" w:space="0" w:color="auto"/>
        <w:right w:val="none" w:sz="0" w:space="0" w:color="auto"/>
      </w:divBdr>
    </w:div>
    <w:div w:id="1061446489">
      <w:bodyDiv w:val="1"/>
      <w:marLeft w:val="0"/>
      <w:marRight w:val="0"/>
      <w:marTop w:val="0"/>
      <w:marBottom w:val="0"/>
      <w:divBdr>
        <w:top w:val="none" w:sz="0" w:space="0" w:color="auto"/>
        <w:left w:val="none" w:sz="0" w:space="0" w:color="auto"/>
        <w:bottom w:val="none" w:sz="0" w:space="0" w:color="auto"/>
        <w:right w:val="none" w:sz="0" w:space="0" w:color="auto"/>
      </w:divBdr>
    </w:div>
    <w:div w:id="1061633512">
      <w:bodyDiv w:val="1"/>
      <w:marLeft w:val="0"/>
      <w:marRight w:val="0"/>
      <w:marTop w:val="0"/>
      <w:marBottom w:val="0"/>
      <w:divBdr>
        <w:top w:val="none" w:sz="0" w:space="0" w:color="auto"/>
        <w:left w:val="none" w:sz="0" w:space="0" w:color="auto"/>
        <w:bottom w:val="none" w:sz="0" w:space="0" w:color="auto"/>
        <w:right w:val="none" w:sz="0" w:space="0" w:color="auto"/>
      </w:divBdr>
    </w:div>
    <w:div w:id="1061757744">
      <w:bodyDiv w:val="1"/>
      <w:marLeft w:val="0"/>
      <w:marRight w:val="0"/>
      <w:marTop w:val="0"/>
      <w:marBottom w:val="0"/>
      <w:divBdr>
        <w:top w:val="none" w:sz="0" w:space="0" w:color="auto"/>
        <w:left w:val="none" w:sz="0" w:space="0" w:color="auto"/>
        <w:bottom w:val="none" w:sz="0" w:space="0" w:color="auto"/>
        <w:right w:val="none" w:sz="0" w:space="0" w:color="auto"/>
      </w:divBdr>
    </w:div>
    <w:div w:id="1062212786">
      <w:bodyDiv w:val="1"/>
      <w:marLeft w:val="0"/>
      <w:marRight w:val="0"/>
      <w:marTop w:val="0"/>
      <w:marBottom w:val="0"/>
      <w:divBdr>
        <w:top w:val="none" w:sz="0" w:space="0" w:color="auto"/>
        <w:left w:val="none" w:sz="0" w:space="0" w:color="auto"/>
        <w:bottom w:val="none" w:sz="0" w:space="0" w:color="auto"/>
        <w:right w:val="none" w:sz="0" w:space="0" w:color="auto"/>
      </w:divBdr>
    </w:div>
    <w:div w:id="1062558079">
      <w:bodyDiv w:val="1"/>
      <w:marLeft w:val="0"/>
      <w:marRight w:val="0"/>
      <w:marTop w:val="0"/>
      <w:marBottom w:val="0"/>
      <w:divBdr>
        <w:top w:val="none" w:sz="0" w:space="0" w:color="auto"/>
        <w:left w:val="none" w:sz="0" w:space="0" w:color="auto"/>
        <w:bottom w:val="none" w:sz="0" w:space="0" w:color="auto"/>
        <w:right w:val="none" w:sz="0" w:space="0" w:color="auto"/>
      </w:divBdr>
    </w:div>
    <w:div w:id="1062603556">
      <w:bodyDiv w:val="1"/>
      <w:marLeft w:val="0"/>
      <w:marRight w:val="0"/>
      <w:marTop w:val="0"/>
      <w:marBottom w:val="0"/>
      <w:divBdr>
        <w:top w:val="none" w:sz="0" w:space="0" w:color="auto"/>
        <w:left w:val="none" w:sz="0" w:space="0" w:color="auto"/>
        <w:bottom w:val="none" w:sz="0" w:space="0" w:color="auto"/>
        <w:right w:val="none" w:sz="0" w:space="0" w:color="auto"/>
      </w:divBdr>
    </w:div>
    <w:div w:id="1062604736">
      <w:bodyDiv w:val="1"/>
      <w:marLeft w:val="0"/>
      <w:marRight w:val="0"/>
      <w:marTop w:val="0"/>
      <w:marBottom w:val="0"/>
      <w:divBdr>
        <w:top w:val="none" w:sz="0" w:space="0" w:color="auto"/>
        <w:left w:val="none" w:sz="0" w:space="0" w:color="auto"/>
        <w:bottom w:val="none" w:sz="0" w:space="0" w:color="auto"/>
        <w:right w:val="none" w:sz="0" w:space="0" w:color="auto"/>
      </w:divBdr>
    </w:div>
    <w:div w:id="1062757069">
      <w:bodyDiv w:val="1"/>
      <w:marLeft w:val="0"/>
      <w:marRight w:val="0"/>
      <w:marTop w:val="0"/>
      <w:marBottom w:val="0"/>
      <w:divBdr>
        <w:top w:val="none" w:sz="0" w:space="0" w:color="auto"/>
        <w:left w:val="none" w:sz="0" w:space="0" w:color="auto"/>
        <w:bottom w:val="none" w:sz="0" w:space="0" w:color="auto"/>
        <w:right w:val="none" w:sz="0" w:space="0" w:color="auto"/>
      </w:divBdr>
    </w:div>
    <w:div w:id="1062797906">
      <w:bodyDiv w:val="1"/>
      <w:marLeft w:val="0"/>
      <w:marRight w:val="0"/>
      <w:marTop w:val="0"/>
      <w:marBottom w:val="0"/>
      <w:divBdr>
        <w:top w:val="none" w:sz="0" w:space="0" w:color="auto"/>
        <w:left w:val="none" w:sz="0" w:space="0" w:color="auto"/>
        <w:bottom w:val="none" w:sz="0" w:space="0" w:color="auto"/>
        <w:right w:val="none" w:sz="0" w:space="0" w:color="auto"/>
      </w:divBdr>
    </w:div>
    <w:div w:id="1062824698">
      <w:bodyDiv w:val="1"/>
      <w:marLeft w:val="0"/>
      <w:marRight w:val="0"/>
      <w:marTop w:val="0"/>
      <w:marBottom w:val="0"/>
      <w:divBdr>
        <w:top w:val="none" w:sz="0" w:space="0" w:color="auto"/>
        <w:left w:val="none" w:sz="0" w:space="0" w:color="auto"/>
        <w:bottom w:val="none" w:sz="0" w:space="0" w:color="auto"/>
        <w:right w:val="none" w:sz="0" w:space="0" w:color="auto"/>
      </w:divBdr>
    </w:div>
    <w:div w:id="1062871551">
      <w:bodyDiv w:val="1"/>
      <w:marLeft w:val="0"/>
      <w:marRight w:val="0"/>
      <w:marTop w:val="0"/>
      <w:marBottom w:val="0"/>
      <w:divBdr>
        <w:top w:val="none" w:sz="0" w:space="0" w:color="auto"/>
        <w:left w:val="none" w:sz="0" w:space="0" w:color="auto"/>
        <w:bottom w:val="none" w:sz="0" w:space="0" w:color="auto"/>
        <w:right w:val="none" w:sz="0" w:space="0" w:color="auto"/>
      </w:divBdr>
    </w:div>
    <w:div w:id="1062871713">
      <w:bodyDiv w:val="1"/>
      <w:marLeft w:val="0"/>
      <w:marRight w:val="0"/>
      <w:marTop w:val="0"/>
      <w:marBottom w:val="0"/>
      <w:divBdr>
        <w:top w:val="none" w:sz="0" w:space="0" w:color="auto"/>
        <w:left w:val="none" w:sz="0" w:space="0" w:color="auto"/>
        <w:bottom w:val="none" w:sz="0" w:space="0" w:color="auto"/>
        <w:right w:val="none" w:sz="0" w:space="0" w:color="auto"/>
      </w:divBdr>
    </w:div>
    <w:div w:id="1062872035">
      <w:bodyDiv w:val="1"/>
      <w:marLeft w:val="0"/>
      <w:marRight w:val="0"/>
      <w:marTop w:val="0"/>
      <w:marBottom w:val="0"/>
      <w:divBdr>
        <w:top w:val="none" w:sz="0" w:space="0" w:color="auto"/>
        <w:left w:val="none" w:sz="0" w:space="0" w:color="auto"/>
        <w:bottom w:val="none" w:sz="0" w:space="0" w:color="auto"/>
        <w:right w:val="none" w:sz="0" w:space="0" w:color="auto"/>
      </w:divBdr>
    </w:div>
    <w:div w:id="1062873259">
      <w:bodyDiv w:val="1"/>
      <w:marLeft w:val="0"/>
      <w:marRight w:val="0"/>
      <w:marTop w:val="0"/>
      <w:marBottom w:val="0"/>
      <w:divBdr>
        <w:top w:val="none" w:sz="0" w:space="0" w:color="auto"/>
        <w:left w:val="none" w:sz="0" w:space="0" w:color="auto"/>
        <w:bottom w:val="none" w:sz="0" w:space="0" w:color="auto"/>
        <w:right w:val="none" w:sz="0" w:space="0" w:color="auto"/>
      </w:divBdr>
    </w:div>
    <w:div w:id="1063066202">
      <w:bodyDiv w:val="1"/>
      <w:marLeft w:val="0"/>
      <w:marRight w:val="0"/>
      <w:marTop w:val="0"/>
      <w:marBottom w:val="0"/>
      <w:divBdr>
        <w:top w:val="none" w:sz="0" w:space="0" w:color="auto"/>
        <w:left w:val="none" w:sz="0" w:space="0" w:color="auto"/>
        <w:bottom w:val="none" w:sz="0" w:space="0" w:color="auto"/>
        <w:right w:val="none" w:sz="0" w:space="0" w:color="auto"/>
      </w:divBdr>
    </w:div>
    <w:div w:id="1063214574">
      <w:bodyDiv w:val="1"/>
      <w:marLeft w:val="0"/>
      <w:marRight w:val="0"/>
      <w:marTop w:val="0"/>
      <w:marBottom w:val="0"/>
      <w:divBdr>
        <w:top w:val="none" w:sz="0" w:space="0" w:color="auto"/>
        <w:left w:val="none" w:sz="0" w:space="0" w:color="auto"/>
        <w:bottom w:val="none" w:sz="0" w:space="0" w:color="auto"/>
        <w:right w:val="none" w:sz="0" w:space="0" w:color="auto"/>
      </w:divBdr>
    </w:div>
    <w:div w:id="1063330990">
      <w:bodyDiv w:val="1"/>
      <w:marLeft w:val="0"/>
      <w:marRight w:val="0"/>
      <w:marTop w:val="0"/>
      <w:marBottom w:val="0"/>
      <w:divBdr>
        <w:top w:val="none" w:sz="0" w:space="0" w:color="auto"/>
        <w:left w:val="none" w:sz="0" w:space="0" w:color="auto"/>
        <w:bottom w:val="none" w:sz="0" w:space="0" w:color="auto"/>
        <w:right w:val="none" w:sz="0" w:space="0" w:color="auto"/>
      </w:divBdr>
    </w:div>
    <w:div w:id="1063333383">
      <w:bodyDiv w:val="1"/>
      <w:marLeft w:val="0"/>
      <w:marRight w:val="0"/>
      <w:marTop w:val="0"/>
      <w:marBottom w:val="0"/>
      <w:divBdr>
        <w:top w:val="none" w:sz="0" w:space="0" w:color="auto"/>
        <w:left w:val="none" w:sz="0" w:space="0" w:color="auto"/>
        <w:bottom w:val="none" w:sz="0" w:space="0" w:color="auto"/>
        <w:right w:val="none" w:sz="0" w:space="0" w:color="auto"/>
      </w:divBdr>
    </w:div>
    <w:div w:id="1063336832">
      <w:bodyDiv w:val="1"/>
      <w:marLeft w:val="0"/>
      <w:marRight w:val="0"/>
      <w:marTop w:val="0"/>
      <w:marBottom w:val="0"/>
      <w:divBdr>
        <w:top w:val="none" w:sz="0" w:space="0" w:color="auto"/>
        <w:left w:val="none" w:sz="0" w:space="0" w:color="auto"/>
        <w:bottom w:val="none" w:sz="0" w:space="0" w:color="auto"/>
        <w:right w:val="none" w:sz="0" w:space="0" w:color="auto"/>
      </w:divBdr>
    </w:div>
    <w:div w:id="1063603845">
      <w:bodyDiv w:val="1"/>
      <w:marLeft w:val="0"/>
      <w:marRight w:val="0"/>
      <w:marTop w:val="0"/>
      <w:marBottom w:val="0"/>
      <w:divBdr>
        <w:top w:val="none" w:sz="0" w:space="0" w:color="auto"/>
        <w:left w:val="none" w:sz="0" w:space="0" w:color="auto"/>
        <w:bottom w:val="none" w:sz="0" w:space="0" w:color="auto"/>
        <w:right w:val="none" w:sz="0" w:space="0" w:color="auto"/>
      </w:divBdr>
    </w:div>
    <w:div w:id="1063715537">
      <w:bodyDiv w:val="1"/>
      <w:marLeft w:val="0"/>
      <w:marRight w:val="0"/>
      <w:marTop w:val="0"/>
      <w:marBottom w:val="0"/>
      <w:divBdr>
        <w:top w:val="none" w:sz="0" w:space="0" w:color="auto"/>
        <w:left w:val="none" w:sz="0" w:space="0" w:color="auto"/>
        <w:bottom w:val="none" w:sz="0" w:space="0" w:color="auto"/>
        <w:right w:val="none" w:sz="0" w:space="0" w:color="auto"/>
      </w:divBdr>
    </w:div>
    <w:div w:id="1063912605">
      <w:bodyDiv w:val="1"/>
      <w:marLeft w:val="0"/>
      <w:marRight w:val="0"/>
      <w:marTop w:val="0"/>
      <w:marBottom w:val="0"/>
      <w:divBdr>
        <w:top w:val="none" w:sz="0" w:space="0" w:color="auto"/>
        <w:left w:val="none" w:sz="0" w:space="0" w:color="auto"/>
        <w:bottom w:val="none" w:sz="0" w:space="0" w:color="auto"/>
        <w:right w:val="none" w:sz="0" w:space="0" w:color="auto"/>
      </w:divBdr>
    </w:div>
    <w:div w:id="1064135684">
      <w:bodyDiv w:val="1"/>
      <w:marLeft w:val="0"/>
      <w:marRight w:val="0"/>
      <w:marTop w:val="0"/>
      <w:marBottom w:val="0"/>
      <w:divBdr>
        <w:top w:val="none" w:sz="0" w:space="0" w:color="auto"/>
        <w:left w:val="none" w:sz="0" w:space="0" w:color="auto"/>
        <w:bottom w:val="none" w:sz="0" w:space="0" w:color="auto"/>
        <w:right w:val="none" w:sz="0" w:space="0" w:color="auto"/>
      </w:divBdr>
    </w:div>
    <w:div w:id="1064177598">
      <w:bodyDiv w:val="1"/>
      <w:marLeft w:val="0"/>
      <w:marRight w:val="0"/>
      <w:marTop w:val="0"/>
      <w:marBottom w:val="0"/>
      <w:divBdr>
        <w:top w:val="none" w:sz="0" w:space="0" w:color="auto"/>
        <w:left w:val="none" w:sz="0" w:space="0" w:color="auto"/>
        <w:bottom w:val="none" w:sz="0" w:space="0" w:color="auto"/>
        <w:right w:val="none" w:sz="0" w:space="0" w:color="auto"/>
      </w:divBdr>
    </w:div>
    <w:div w:id="1064181856">
      <w:bodyDiv w:val="1"/>
      <w:marLeft w:val="0"/>
      <w:marRight w:val="0"/>
      <w:marTop w:val="0"/>
      <w:marBottom w:val="0"/>
      <w:divBdr>
        <w:top w:val="none" w:sz="0" w:space="0" w:color="auto"/>
        <w:left w:val="none" w:sz="0" w:space="0" w:color="auto"/>
        <w:bottom w:val="none" w:sz="0" w:space="0" w:color="auto"/>
        <w:right w:val="none" w:sz="0" w:space="0" w:color="auto"/>
      </w:divBdr>
    </w:div>
    <w:div w:id="1064528271">
      <w:bodyDiv w:val="1"/>
      <w:marLeft w:val="0"/>
      <w:marRight w:val="0"/>
      <w:marTop w:val="0"/>
      <w:marBottom w:val="0"/>
      <w:divBdr>
        <w:top w:val="none" w:sz="0" w:space="0" w:color="auto"/>
        <w:left w:val="none" w:sz="0" w:space="0" w:color="auto"/>
        <w:bottom w:val="none" w:sz="0" w:space="0" w:color="auto"/>
        <w:right w:val="none" w:sz="0" w:space="0" w:color="auto"/>
      </w:divBdr>
    </w:div>
    <w:div w:id="1064795245">
      <w:bodyDiv w:val="1"/>
      <w:marLeft w:val="0"/>
      <w:marRight w:val="0"/>
      <w:marTop w:val="0"/>
      <w:marBottom w:val="0"/>
      <w:divBdr>
        <w:top w:val="none" w:sz="0" w:space="0" w:color="auto"/>
        <w:left w:val="none" w:sz="0" w:space="0" w:color="auto"/>
        <w:bottom w:val="none" w:sz="0" w:space="0" w:color="auto"/>
        <w:right w:val="none" w:sz="0" w:space="0" w:color="auto"/>
      </w:divBdr>
    </w:div>
    <w:div w:id="1064910071">
      <w:bodyDiv w:val="1"/>
      <w:marLeft w:val="0"/>
      <w:marRight w:val="0"/>
      <w:marTop w:val="0"/>
      <w:marBottom w:val="0"/>
      <w:divBdr>
        <w:top w:val="none" w:sz="0" w:space="0" w:color="auto"/>
        <w:left w:val="none" w:sz="0" w:space="0" w:color="auto"/>
        <w:bottom w:val="none" w:sz="0" w:space="0" w:color="auto"/>
        <w:right w:val="none" w:sz="0" w:space="0" w:color="auto"/>
      </w:divBdr>
    </w:div>
    <w:div w:id="1065101844">
      <w:bodyDiv w:val="1"/>
      <w:marLeft w:val="0"/>
      <w:marRight w:val="0"/>
      <w:marTop w:val="0"/>
      <w:marBottom w:val="0"/>
      <w:divBdr>
        <w:top w:val="none" w:sz="0" w:space="0" w:color="auto"/>
        <w:left w:val="none" w:sz="0" w:space="0" w:color="auto"/>
        <w:bottom w:val="none" w:sz="0" w:space="0" w:color="auto"/>
        <w:right w:val="none" w:sz="0" w:space="0" w:color="auto"/>
      </w:divBdr>
    </w:div>
    <w:div w:id="1065444942">
      <w:bodyDiv w:val="1"/>
      <w:marLeft w:val="0"/>
      <w:marRight w:val="0"/>
      <w:marTop w:val="0"/>
      <w:marBottom w:val="0"/>
      <w:divBdr>
        <w:top w:val="none" w:sz="0" w:space="0" w:color="auto"/>
        <w:left w:val="none" w:sz="0" w:space="0" w:color="auto"/>
        <w:bottom w:val="none" w:sz="0" w:space="0" w:color="auto"/>
        <w:right w:val="none" w:sz="0" w:space="0" w:color="auto"/>
      </w:divBdr>
    </w:div>
    <w:div w:id="1065689980">
      <w:bodyDiv w:val="1"/>
      <w:marLeft w:val="0"/>
      <w:marRight w:val="0"/>
      <w:marTop w:val="0"/>
      <w:marBottom w:val="0"/>
      <w:divBdr>
        <w:top w:val="none" w:sz="0" w:space="0" w:color="auto"/>
        <w:left w:val="none" w:sz="0" w:space="0" w:color="auto"/>
        <w:bottom w:val="none" w:sz="0" w:space="0" w:color="auto"/>
        <w:right w:val="none" w:sz="0" w:space="0" w:color="auto"/>
      </w:divBdr>
    </w:div>
    <w:div w:id="1066295238">
      <w:bodyDiv w:val="1"/>
      <w:marLeft w:val="0"/>
      <w:marRight w:val="0"/>
      <w:marTop w:val="0"/>
      <w:marBottom w:val="0"/>
      <w:divBdr>
        <w:top w:val="none" w:sz="0" w:space="0" w:color="auto"/>
        <w:left w:val="none" w:sz="0" w:space="0" w:color="auto"/>
        <w:bottom w:val="none" w:sz="0" w:space="0" w:color="auto"/>
        <w:right w:val="none" w:sz="0" w:space="0" w:color="auto"/>
      </w:divBdr>
    </w:div>
    <w:div w:id="1066494468">
      <w:bodyDiv w:val="1"/>
      <w:marLeft w:val="0"/>
      <w:marRight w:val="0"/>
      <w:marTop w:val="0"/>
      <w:marBottom w:val="0"/>
      <w:divBdr>
        <w:top w:val="none" w:sz="0" w:space="0" w:color="auto"/>
        <w:left w:val="none" w:sz="0" w:space="0" w:color="auto"/>
        <w:bottom w:val="none" w:sz="0" w:space="0" w:color="auto"/>
        <w:right w:val="none" w:sz="0" w:space="0" w:color="auto"/>
      </w:divBdr>
    </w:div>
    <w:div w:id="1067148049">
      <w:bodyDiv w:val="1"/>
      <w:marLeft w:val="0"/>
      <w:marRight w:val="0"/>
      <w:marTop w:val="0"/>
      <w:marBottom w:val="0"/>
      <w:divBdr>
        <w:top w:val="none" w:sz="0" w:space="0" w:color="auto"/>
        <w:left w:val="none" w:sz="0" w:space="0" w:color="auto"/>
        <w:bottom w:val="none" w:sz="0" w:space="0" w:color="auto"/>
        <w:right w:val="none" w:sz="0" w:space="0" w:color="auto"/>
      </w:divBdr>
    </w:div>
    <w:div w:id="1067412681">
      <w:bodyDiv w:val="1"/>
      <w:marLeft w:val="0"/>
      <w:marRight w:val="0"/>
      <w:marTop w:val="0"/>
      <w:marBottom w:val="0"/>
      <w:divBdr>
        <w:top w:val="none" w:sz="0" w:space="0" w:color="auto"/>
        <w:left w:val="none" w:sz="0" w:space="0" w:color="auto"/>
        <w:bottom w:val="none" w:sz="0" w:space="0" w:color="auto"/>
        <w:right w:val="none" w:sz="0" w:space="0" w:color="auto"/>
      </w:divBdr>
    </w:div>
    <w:div w:id="1067528698">
      <w:bodyDiv w:val="1"/>
      <w:marLeft w:val="0"/>
      <w:marRight w:val="0"/>
      <w:marTop w:val="0"/>
      <w:marBottom w:val="0"/>
      <w:divBdr>
        <w:top w:val="none" w:sz="0" w:space="0" w:color="auto"/>
        <w:left w:val="none" w:sz="0" w:space="0" w:color="auto"/>
        <w:bottom w:val="none" w:sz="0" w:space="0" w:color="auto"/>
        <w:right w:val="none" w:sz="0" w:space="0" w:color="auto"/>
      </w:divBdr>
    </w:div>
    <w:div w:id="1067651023">
      <w:bodyDiv w:val="1"/>
      <w:marLeft w:val="0"/>
      <w:marRight w:val="0"/>
      <w:marTop w:val="0"/>
      <w:marBottom w:val="0"/>
      <w:divBdr>
        <w:top w:val="none" w:sz="0" w:space="0" w:color="auto"/>
        <w:left w:val="none" w:sz="0" w:space="0" w:color="auto"/>
        <w:bottom w:val="none" w:sz="0" w:space="0" w:color="auto"/>
        <w:right w:val="none" w:sz="0" w:space="0" w:color="auto"/>
      </w:divBdr>
    </w:div>
    <w:div w:id="1067915291">
      <w:bodyDiv w:val="1"/>
      <w:marLeft w:val="0"/>
      <w:marRight w:val="0"/>
      <w:marTop w:val="0"/>
      <w:marBottom w:val="0"/>
      <w:divBdr>
        <w:top w:val="none" w:sz="0" w:space="0" w:color="auto"/>
        <w:left w:val="none" w:sz="0" w:space="0" w:color="auto"/>
        <w:bottom w:val="none" w:sz="0" w:space="0" w:color="auto"/>
        <w:right w:val="none" w:sz="0" w:space="0" w:color="auto"/>
      </w:divBdr>
    </w:div>
    <w:div w:id="1068114132">
      <w:bodyDiv w:val="1"/>
      <w:marLeft w:val="0"/>
      <w:marRight w:val="0"/>
      <w:marTop w:val="0"/>
      <w:marBottom w:val="0"/>
      <w:divBdr>
        <w:top w:val="none" w:sz="0" w:space="0" w:color="auto"/>
        <w:left w:val="none" w:sz="0" w:space="0" w:color="auto"/>
        <w:bottom w:val="none" w:sz="0" w:space="0" w:color="auto"/>
        <w:right w:val="none" w:sz="0" w:space="0" w:color="auto"/>
      </w:divBdr>
    </w:div>
    <w:div w:id="1068114567">
      <w:bodyDiv w:val="1"/>
      <w:marLeft w:val="0"/>
      <w:marRight w:val="0"/>
      <w:marTop w:val="0"/>
      <w:marBottom w:val="0"/>
      <w:divBdr>
        <w:top w:val="none" w:sz="0" w:space="0" w:color="auto"/>
        <w:left w:val="none" w:sz="0" w:space="0" w:color="auto"/>
        <w:bottom w:val="none" w:sz="0" w:space="0" w:color="auto"/>
        <w:right w:val="none" w:sz="0" w:space="0" w:color="auto"/>
      </w:divBdr>
    </w:div>
    <w:div w:id="1068266179">
      <w:bodyDiv w:val="1"/>
      <w:marLeft w:val="0"/>
      <w:marRight w:val="0"/>
      <w:marTop w:val="0"/>
      <w:marBottom w:val="0"/>
      <w:divBdr>
        <w:top w:val="none" w:sz="0" w:space="0" w:color="auto"/>
        <w:left w:val="none" w:sz="0" w:space="0" w:color="auto"/>
        <w:bottom w:val="none" w:sz="0" w:space="0" w:color="auto"/>
        <w:right w:val="none" w:sz="0" w:space="0" w:color="auto"/>
      </w:divBdr>
    </w:div>
    <w:div w:id="1068305118">
      <w:bodyDiv w:val="1"/>
      <w:marLeft w:val="0"/>
      <w:marRight w:val="0"/>
      <w:marTop w:val="0"/>
      <w:marBottom w:val="0"/>
      <w:divBdr>
        <w:top w:val="none" w:sz="0" w:space="0" w:color="auto"/>
        <w:left w:val="none" w:sz="0" w:space="0" w:color="auto"/>
        <w:bottom w:val="none" w:sz="0" w:space="0" w:color="auto"/>
        <w:right w:val="none" w:sz="0" w:space="0" w:color="auto"/>
      </w:divBdr>
    </w:div>
    <w:div w:id="1068381386">
      <w:bodyDiv w:val="1"/>
      <w:marLeft w:val="0"/>
      <w:marRight w:val="0"/>
      <w:marTop w:val="0"/>
      <w:marBottom w:val="0"/>
      <w:divBdr>
        <w:top w:val="none" w:sz="0" w:space="0" w:color="auto"/>
        <w:left w:val="none" w:sz="0" w:space="0" w:color="auto"/>
        <w:bottom w:val="none" w:sz="0" w:space="0" w:color="auto"/>
        <w:right w:val="none" w:sz="0" w:space="0" w:color="auto"/>
      </w:divBdr>
    </w:div>
    <w:div w:id="1068454295">
      <w:bodyDiv w:val="1"/>
      <w:marLeft w:val="0"/>
      <w:marRight w:val="0"/>
      <w:marTop w:val="0"/>
      <w:marBottom w:val="0"/>
      <w:divBdr>
        <w:top w:val="none" w:sz="0" w:space="0" w:color="auto"/>
        <w:left w:val="none" w:sz="0" w:space="0" w:color="auto"/>
        <w:bottom w:val="none" w:sz="0" w:space="0" w:color="auto"/>
        <w:right w:val="none" w:sz="0" w:space="0" w:color="auto"/>
      </w:divBdr>
    </w:div>
    <w:div w:id="1068457305">
      <w:bodyDiv w:val="1"/>
      <w:marLeft w:val="0"/>
      <w:marRight w:val="0"/>
      <w:marTop w:val="0"/>
      <w:marBottom w:val="0"/>
      <w:divBdr>
        <w:top w:val="none" w:sz="0" w:space="0" w:color="auto"/>
        <w:left w:val="none" w:sz="0" w:space="0" w:color="auto"/>
        <w:bottom w:val="none" w:sz="0" w:space="0" w:color="auto"/>
        <w:right w:val="none" w:sz="0" w:space="0" w:color="auto"/>
      </w:divBdr>
    </w:div>
    <w:div w:id="1068652724">
      <w:bodyDiv w:val="1"/>
      <w:marLeft w:val="0"/>
      <w:marRight w:val="0"/>
      <w:marTop w:val="0"/>
      <w:marBottom w:val="0"/>
      <w:divBdr>
        <w:top w:val="none" w:sz="0" w:space="0" w:color="auto"/>
        <w:left w:val="none" w:sz="0" w:space="0" w:color="auto"/>
        <w:bottom w:val="none" w:sz="0" w:space="0" w:color="auto"/>
        <w:right w:val="none" w:sz="0" w:space="0" w:color="auto"/>
      </w:divBdr>
    </w:div>
    <w:div w:id="1068727506">
      <w:bodyDiv w:val="1"/>
      <w:marLeft w:val="0"/>
      <w:marRight w:val="0"/>
      <w:marTop w:val="0"/>
      <w:marBottom w:val="0"/>
      <w:divBdr>
        <w:top w:val="none" w:sz="0" w:space="0" w:color="auto"/>
        <w:left w:val="none" w:sz="0" w:space="0" w:color="auto"/>
        <w:bottom w:val="none" w:sz="0" w:space="0" w:color="auto"/>
        <w:right w:val="none" w:sz="0" w:space="0" w:color="auto"/>
      </w:divBdr>
    </w:div>
    <w:div w:id="1068769677">
      <w:bodyDiv w:val="1"/>
      <w:marLeft w:val="0"/>
      <w:marRight w:val="0"/>
      <w:marTop w:val="0"/>
      <w:marBottom w:val="0"/>
      <w:divBdr>
        <w:top w:val="none" w:sz="0" w:space="0" w:color="auto"/>
        <w:left w:val="none" w:sz="0" w:space="0" w:color="auto"/>
        <w:bottom w:val="none" w:sz="0" w:space="0" w:color="auto"/>
        <w:right w:val="none" w:sz="0" w:space="0" w:color="auto"/>
      </w:divBdr>
    </w:div>
    <w:div w:id="1068919112">
      <w:bodyDiv w:val="1"/>
      <w:marLeft w:val="0"/>
      <w:marRight w:val="0"/>
      <w:marTop w:val="0"/>
      <w:marBottom w:val="0"/>
      <w:divBdr>
        <w:top w:val="none" w:sz="0" w:space="0" w:color="auto"/>
        <w:left w:val="none" w:sz="0" w:space="0" w:color="auto"/>
        <w:bottom w:val="none" w:sz="0" w:space="0" w:color="auto"/>
        <w:right w:val="none" w:sz="0" w:space="0" w:color="auto"/>
      </w:divBdr>
    </w:div>
    <w:div w:id="1068920153">
      <w:bodyDiv w:val="1"/>
      <w:marLeft w:val="0"/>
      <w:marRight w:val="0"/>
      <w:marTop w:val="0"/>
      <w:marBottom w:val="0"/>
      <w:divBdr>
        <w:top w:val="none" w:sz="0" w:space="0" w:color="auto"/>
        <w:left w:val="none" w:sz="0" w:space="0" w:color="auto"/>
        <w:bottom w:val="none" w:sz="0" w:space="0" w:color="auto"/>
        <w:right w:val="none" w:sz="0" w:space="0" w:color="auto"/>
      </w:divBdr>
    </w:div>
    <w:div w:id="1069035110">
      <w:bodyDiv w:val="1"/>
      <w:marLeft w:val="0"/>
      <w:marRight w:val="0"/>
      <w:marTop w:val="0"/>
      <w:marBottom w:val="0"/>
      <w:divBdr>
        <w:top w:val="none" w:sz="0" w:space="0" w:color="auto"/>
        <w:left w:val="none" w:sz="0" w:space="0" w:color="auto"/>
        <w:bottom w:val="none" w:sz="0" w:space="0" w:color="auto"/>
        <w:right w:val="none" w:sz="0" w:space="0" w:color="auto"/>
      </w:divBdr>
    </w:div>
    <w:div w:id="1069183819">
      <w:bodyDiv w:val="1"/>
      <w:marLeft w:val="0"/>
      <w:marRight w:val="0"/>
      <w:marTop w:val="0"/>
      <w:marBottom w:val="0"/>
      <w:divBdr>
        <w:top w:val="none" w:sz="0" w:space="0" w:color="auto"/>
        <w:left w:val="none" w:sz="0" w:space="0" w:color="auto"/>
        <w:bottom w:val="none" w:sz="0" w:space="0" w:color="auto"/>
        <w:right w:val="none" w:sz="0" w:space="0" w:color="auto"/>
      </w:divBdr>
    </w:div>
    <w:div w:id="1069309980">
      <w:bodyDiv w:val="1"/>
      <w:marLeft w:val="0"/>
      <w:marRight w:val="0"/>
      <w:marTop w:val="0"/>
      <w:marBottom w:val="0"/>
      <w:divBdr>
        <w:top w:val="none" w:sz="0" w:space="0" w:color="auto"/>
        <w:left w:val="none" w:sz="0" w:space="0" w:color="auto"/>
        <w:bottom w:val="none" w:sz="0" w:space="0" w:color="auto"/>
        <w:right w:val="none" w:sz="0" w:space="0" w:color="auto"/>
      </w:divBdr>
    </w:div>
    <w:div w:id="1069380622">
      <w:bodyDiv w:val="1"/>
      <w:marLeft w:val="0"/>
      <w:marRight w:val="0"/>
      <w:marTop w:val="0"/>
      <w:marBottom w:val="0"/>
      <w:divBdr>
        <w:top w:val="none" w:sz="0" w:space="0" w:color="auto"/>
        <w:left w:val="none" w:sz="0" w:space="0" w:color="auto"/>
        <w:bottom w:val="none" w:sz="0" w:space="0" w:color="auto"/>
        <w:right w:val="none" w:sz="0" w:space="0" w:color="auto"/>
      </w:divBdr>
    </w:div>
    <w:div w:id="1069380845">
      <w:bodyDiv w:val="1"/>
      <w:marLeft w:val="0"/>
      <w:marRight w:val="0"/>
      <w:marTop w:val="0"/>
      <w:marBottom w:val="0"/>
      <w:divBdr>
        <w:top w:val="none" w:sz="0" w:space="0" w:color="auto"/>
        <w:left w:val="none" w:sz="0" w:space="0" w:color="auto"/>
        <w:bottom w:val="none" w:sz="0" w:space="0" w:color="auto"/>
        <w:right w:val="none" w:sz="0" w:space="0" w:color="auto"/>
      </w:divBdr>
    </w:div>
    <w:div w:id="1069499985">
      <w:bodyDiv w:val="1"/>
      <w:marLeft w:val="0"/>
      <w:marRight w:val="0"/>
      <w:marTop w:val="0"/>
      <w:marBottom w:val="0"/>
      <w:divBdr>
        <w:top w:val="none" w:sz="0" w:space="0" w:color="auto"/>
        <w:left w:val="none" w:sz="0" w:space="0" w:color="auto"/>
        <w:bottom w:val="none" w:sz="0" w:space="0" w:color="auto"/>
        <w:right w:val="none" w:sz="0" w:space="0" w:color="auto"/>
      </w:divBdr>
    </w:div>
    <w:div w:id="1069766908">
      <w:bodyDiv w:val="1"/>
      <w:marLeft w:val="0"/>
      <w:marRight w:val="0"/>
      <w:marTop w:val="0"/>
      <w:marBottom w:val="0"/>
      <w:divBdr>
        <w:top w:val="none" w:sz="0" w:space="0" w:color="auto"/>
        <w:left w:val="none" w:sz="0" w:space="0" w:color="auto"/>
        <w:bottom w:val="none" w:sz="0" w:space="0" w:color="auto"/>
        <w:right w:val="none" w:sz="0" w:space="0" w:color="auto"/>
      </w:divBdr>
    </w:div>
    <w:div w:id="1069767170">
      <w:bodyDiv w:val="1"/>
      <w:marLeft w:val="0"/>
      <w:marRight w:val="0"/>
      <w:marTop w:val="0"/>
      <w:marBottom w:val="0"/>
      <w:divBdr>
        <w:top w:val="none" w:sz="0" w:space="0" w:color="auto"/>
        <w:left w:val="none" w:sz="0" w:space="0" w:color="auto"/>
        <w:bottom w:val="none" w:sz="0" w:space="0" w:color="auto"/>
        <w:right w:val="none" w:sz="0" w:space="0" w:color="auto"/>
      </w:divBdr>
    </w:div>
    <w:div w:id="1069887544">
      <w:bodyDiv w:val="1"/>
      <w:marLeft w:val="0"/>
      <w:marRight w:val="0"/>
      <w:marTop w:val="0"/>
      <w:marBottom w:val="0"/>
      <w:divBdr>
        <w:top w:val="none" w:sz="0" w:space="0" w:color="auto"/>
        <w:left w:val="none" w:sz="0" w:space="0" w:color="auto"/>
        <w:bottom w:val="none" w:sz="0" w:space="0" w:color="auto"/>
        <w:right w:val="none" w:sz="0" w:space="0" w:color="auto"/>
      </w:divBdr>
    </w:div>
    <w:div w:id="1070036542">
      <w:bodyDiv w:val="1"/>
      <w:marLeft w:val="0"/>
      <w:marRight w:val="0"/>
      <w:marTop w:val="0"/>
      <w:marBottom w:val="0"/>
      <w:divBdr>
        <w:top w:val="none" w:sz="0" w:space="0" w:color="auto"/>
        <w:left w:val="none" w:sz="0" w:space="0" w:color="auto"/>
        <w:bottom w:val="none" w:sz="0" w:space="0" w:color="auto"/>
        <w:right w:val="none" w:sz="0" w:space="0" w:color="auto"/>
      </w:divBdr>
    </w:div>
    <w:div w:id="1070076233">
      <w:bodyDiv w:val="1"/>
      <w:marLeft w:val="0"/>
      <w:marRight w:val="0"/>
      <w:marTop w:val="0"/>
      <w:marBottom w:val="0"/>
      <w:divBdr>
        <w:top w:val="none" w:sz="0" w:space="0" w:color="auto"/>
        <w:left w:val="none" w:sz="0" w:space="0" w:color="auto"/>
        <w:bottom w:val="none" w:sz="0" w:space="0" w:color="auto"/>
        <w:right w:val="none" w:sz="0" w:space="0" w:color="auto"/>
      </w:divBdr>
    </w:div>
    <w:div w:id="1070233654">
      <w:bodyDiv w:val="1"/>
      <w:marLeft w:val="0"/>
      <w:marRight w:val="0"/>
      <w:marTop w:val="0"/>
      <w:marBottom w:val="0"/>
      <w:divBdr>
        <w:top w:val="none" w:sz="0" w:space="0" w:color="auto"/>
        <w:left w:val="none" w:sz="0" w:space="0" w:color="auto"/>
        <w:bottom w:val="none" w:sz="0" w:space="0" w:color="auto"/>
        <w:right w:val="none" w:sz="0" w:space="0" w:color="auto"/>
      </w:divBdr>
    </w:div>
    <w:div w:id="1070468746">
      <w:bodyDiv w:val="1"/>
      <w:marLeft w:val="0"/>
      <w:marRight w:val="0"/>
      <w:marTop w:val="0"/>
      <w:marBottom w:val="0"/>
      <w:divBdr>
        <w:top w:val="none" w:sz="0" w:space="0" w:color="auto"/>
        <w:left w:val="none" w:sz="0" w:space="0" w:color="auto"/>
        <w:bottom w:val="none" w:sz="0" w:space="0" w:color="auto"/>
        <w:right w:val="none" w:sz="0" w:space="0" w:color="auto"/>
      </w:divBdr>
    </w:div>
    <w:div w:id="1070738539">
      <w:bodyDiv w:val="1"/>
      <w:marLeft w:val="0"/>
      <w:marRight w:val="0"/>
      <w:marTop w:val="0"/>
      <w:marBottom w:val="0"/>
      <w:divBdr>
        <w:top w:val="none" w:sz="0" w:space="0" w:color="auto"/>
        <w:left w:val="none" w:sz="0" w:space="0" w:color="auto"/>
        <w:bottom w:val="none" w:sz="0" w:space="0" w:color="auto"/>
        <w:right w:val="none" w:sz="0" w:space="0" w:color="auto"/>
      </w:divBdr>
    </w:div>
    <w:div w:id="1070739255">
      <w:bodyDiv w:val="1"/>
      <w:marLeft w:val="0"/>
      <w:marRight w:val="0"/>
      <w:marTop w:val="0"/>
      <w:marBottom w:val="0"/>
      <w:divBdr>
        <w:top w:val="none" w:sz="0" w:space="0" w:color="auto"/>
        <w:left w:val="none" w:sz="0" w:space="0" w:color="auto"/>
        <w:bottom w:val="none" w:sz="0" w:space="0" w:color="auto"/>
        <w:right w:val="none" w:sz="0" w:space="0" w:color="auto"/>
      </w:divBdr>
    </w:div>
    <w:div w:id="1071152911">
      <w:bodyDiv w:val="1"/>
      <w:marLeft w:val="0"/>
      <w:marRight w:val="0"/>
      <w:marTop w:val="0"/>
      <w:marBottom w:val="0"/>
      <w:divBdr>
        <w:top w:val="none" w:sz="0" w:space="0" w:color="auto"/>
        <w:left w:val="none" w:sz="0" w:space="0" w:color="auto"/>
        <w:bottom w:val="none" w:sz="0" w:space="0" w:color="auto"/>
        <w:right w:val="none" w:sz="0" w:space="0" w:color="auto"/>
      </w:divBdr>
    </w:div>
    <w:div w:id="1071317075">
      <w:bodyDiv w:val="1"/>
      <w:marLeft w:val="0"/>
      <w:marRight w:val="0"/>
      <w:marTop w:val="0"/>
      <w:marBottom w:val="0"/>
      <w:divBdr>
        <w:top w:val="none" w:sz="0" w:space="0" w:color="auto"/>
        <w:left w:val="none" w:sz="0" w:space="0" w:color="auto"/>
        <w:bottom w:val="none" w:sz="0" w:space="0" w:color="auto"/>
        <w:right w:val="none" w:sz="0" w:space="0" w:color="auto"/>
      </w:divBdr>
    </w:div>
    <w:div w:id="1071582836">
      <w:bodyDiv w:val="1"/>
      <w:marLeft w:val="0"/>
      <w:marRight w:val="0"/>
      <w:marTop w:val="0"/>
      <w:marBottom w:val="0"/>
      <w:divBdr>
        <w:top w:val="none" w:sz="0" w:space="0" w:color="auto"/>
        <w:left w:val="none" w:sz="0" w:space="0" w:color="auto"/>
        <w:bottom w:val="none" w:sz="0" w:space="0" w:color="auto"/>
        <w:right w:val="none" w:sz="0" w:space="0" w:color="auto"/>
      </w:divBdr>
    </w:div>
    <w:div w:id="1071779873">
      <w:bodyDiv w:val="1"/>
      <w:marLeft w:val="0"/>
      <w:marRight w:val="0"/>
      <w:marTop w:val="0"/>
      <w:marBottom w:val="0"/>
      <w:divBdr>
        <w:top w:val="none" w:sz="0" w:space="0" w:color="auto"/>
        <w:left w:val="none" w:sz="0" w:space="0" w:color="auto"/>
        <w:bottom w:val="none" w:sz="0" w:space="0" w:color="auto"/>
        <w:right w:val="none" w:sz="0" w:space="0" w:color="auto"/>
      </w:divBdr>
    </w:div>
    <w:div w:id="1071780915">
      <w:bodyDiv w:val="1"/>
      <w:marLeft w:val="0"/>
      <w:marRight w:val="0"/>
      <w:marTop w:val="0"/>
      <w:marBottom w:val="0"/>
      <w:divBdr>
        <w:top w:val="none" w:sz="0" w:space="0" w:color="auto"/>
        <w:left w:val="none" w:sz="0" w:space="0" w:color="auto"/>
        <w:bottom w:val="none" w:sz="0" w:space="0" w:color="auto"/>
        <w:right w:val="none" w:sz="0" w:space="0" w:color="auto"/>
      </w:divBdr>
    </w:div>
    <w:div w:id="1071853182">
      <w:bodyDiv w:val="1"/>
      <w:marLeft w:val="0"/>
      <w:marRight w:val="0"/>
      <w:marTop w:val="0"/>
      <w:marBottom w:val="0"/>
      <w:divBdr>
        <w:top w:val="none" w:sz="0" w:space="0" w:color="auto"/>
        <w:left w:val="none" w:sz="0" w:space="0" w:color="auto"/>
        <w:bottom w:val="none" w:sz="0" w:space="0" w:color="auto"/>
        <w:right w:val="none" w:sz="0" w:space="0" w:color="auto"/>
      </w:divBdr>
    </w:div>
    <w:div w:id="1071922990">
      <w:bodyDiv w:val="1"/>
      <w:marLeft w:val="0"/>
      <w:marRight w:val="0"/>
      <w:marTop w:val="0"/>
      <w:marBottom w:val="0"/>
      <w:divBdr>
        <w:top w:val="none" w:sz="0" w:space="0" w:color="auto"/>
        <w:left w:val="none" w:sz="0" w:space="0" w:color="auto"/>
        <w:bottom w:val="none" w:sz="0" w:space="0" w:color="auto"/>
        <w:right w:val="none" w:sz="0" w:space="0" w:color="auto"/>
      </w:divBdr>
    </w:div>
    <w:div w:id="1072047042">
      <w:bodyDiv w:val="1"/>
      <w:marLeft w:val="0"/>
      <w:marRight w:val="0"/>
      <w:marTop w:val="0"/>
      <w:marBottom w:val="0"/>
      <w:divBdr>
        <w:top w:val="none" w:sz="0" w:space="0" w:color="auto"/>
        <w:left w:val="none" w:sz="0" w:space="0" w:color="auto"/>
        <w:bottom w:val="none" w:sz="0" w:space="0" w:color="auto"/>
        <w:right w:val="none" w:sz="0" w:space="0" w:color="auto"/>
      </w:divBdr>
    </w:div>
    <w:div w:id="1072191417">
      <w:bodyDiv w:val="1"/>
      <w:marLeft w:val="0"/>
      <w:marRight w:val="0"/>
      <w:marTop w:val="0"/>
      <w:marBottom w:val="0"/>
      <w:divBdr>
        <w:top w:val="none" w:sz="0" w:space="0" w:color="auto"/>
        <w:left w:val="none" w:sz="0" w:space="0" w:color="auto"/>
        <w:bottom w:val="none" w:sz="0" w:space="0" w:color="auto"/>
        <w:right w:val="none" w:sz="0" w:space="0" w:color="auto"/>
      </w:divBdr>
    </w:div>
    <w:div w:id="1072391105">
      <w:bodyDiv w:val="1"/>
      <w:marLeft w:val="0"/>
      <w:marRight w:val="0"/>
      <w:marTop w:val="0"/>
      <w:marBottom w:val="0"/>
      <w:divBdr>
        <w:top w:val="none" w:sz="0" w:space="0" w:color="auto"/>
        <w:left w:val="none" w:sz="0" w:space="0" w:color="auto"/>
        <w:bottom w:val="none" w:sz="0" w:space="0" w:color="auto"/>
        <w:right w:val="none" w:sz="0" w:space="0" w:color="auto"/>
      </w:divBdr>
    </w:div>
    <w:div w:id="1072509311">
      <w:bodyDiv w:val="1"/>
      <w:marLeft w:val="0"/>
      <w:marRight w:val="0"/>
      <w:marTop w:val="0"/>
      <w:marBottom w:val="0"/>
      <w:divBdr>
        <w:top w:val="none" w:sz="0" w:space="0" w:color="auto"/>
        <w:left w:val="none" w:sz="0" w:space="0" w:color="auto"/>
        <w:bottom w:val="none" w:sz="0" w:space="0" w:color="auto"/>
        <w:right w:val="none" w:sz="0" w:space="0" w:color="auto"/>
      </w:divBdr>
    </w:div>
    <w:div w:id="1072777753">
      <w:bodyDiv w:val="1"/>
      <w:marLeft w:val="0"/>
      <w:marRight w:val="0"/>
      <w:marTop w:val="0"/>
      <w:marBottom w:val="0"/>
      <w:divBdr>
        <w:top w:val="none" w:sz="0" w:space="0" w:color="auto"/>
        <w:left w:val="none" w:sz="0" w:space="0" w:color="auto"/>
        <w:bottom w:val="none" w:sz="0" w:space="0" w:color="auto"/>
        <w:right w:val="none" w:sz="0" w:space="0" w:color="auto"/>
      </w:divBdr>
    </w:div>
    <w:div w:id="1073352346">
      <w:bodyDiv w:val="1"/>
      <w:marLeft w:val="0"/>
      <w:marRight w:val="0"/>
      <w:marTop w:val="0"/>
      <w:marBottom w:val="0"/>
      <w:divBdr>
        <w:top w:val="none" w:sz="0" w:space="0" w:color="auto"/>
        <w:left w:val="none" w:sz="0" w:space="0" w:color="auto"/>
        <w:bottom w:val="none" w:sz="0" w:space="0" w:color="auto"/>
        <w:right w:val="none" w:sz="0" w:space="0" w:color="auto"/>
      </w:divBdr>
    </w:div>
    <w:div w:id="1073548866">
      <w:bodyDiv w:val="1"/>
      <w:marLeft w:val="0"/>
      <w:marRight w:val="0"/>
      <w:marTop w:val="0"/>
      <w:marBottom w:val="0"/>
      <w:divBdr>
        <w:top w:val="none" w:sz="0" w:space="0" w:color="auto"/>
        <w:left w:val="none" w:sz="0" w:space="0" w:color="auto"/>
        <w:bottom w:val="none" w:sz="0" w:space="0" w:color="auto"/>
        <w:right w:val="none" w:sz="0" w:space="0" w:color="auto"/>
      </w:divBdr>
    </w:div>
    <w:div w:id="1073620195">
      <w:bodyDiv w:val="1"/>
      <w:marLeft w:val="0"/>
      <w:marRight w:val="0"/>
      <w:marTop w:val="0"/>
      <w:marBottom w:val="0"/>
      <w:divBdr>
        <w:top w:val="none" w:sz="0" w:space="0" w:color="auto"/>
        <w:left w:val="none" w:sz="0" w:space="0" w:color="auto"/>
        <w:bottom w:val="none" w:sz="0" w:space="0" w:color="auto"/>
        <w:right w:val="none" w:sz="0" w:space="0" w:color="auto"/>
      </w:divBdr>
    </w:div>
    <w:div w:id="1073694827">
      <w:bodyDiv w:val="1"/>
      <w:marLeft w:val="0"/>
      <w:marRight w:val="0"/>
      <w:marTop w:val="0"/>
      <w:marBottom w:val="0"/>
      <w:divBdr>
        <w:top w:val="none" w:sz="0" w:space="0" w:color="auto"/>
        <w:left w:val="none" w:sz="0" w:space="0" w:color="auto"/>
        <w:bottom w:val="none" w:sz="0" w:space="0" w:color="auto"/>
        <w:right w:val="none" w:sz="0" w:space="0" w:color="auto"/>
      </w:divBdr>
    </w:div>
    <w:div w:id="1073820508">
      <w:bodyDiv w:val="1"/>
      <w:marLeft w:val="0"/>
      <w:marRight w:val="0"/>
      <w:marTop w:val="0"/>
      <w:marBottom w:val="0"/>
      <w:divBdr>
        <w:top w:val="none" w:sz="0" w:space="0" w:color="auto"/>
        <w:left w:val="none" w:sz="0" w:space="0" w:color="auto"/>
        <w:bottom w:val="none" w:sz="0" w:space="0" w:color="auto"/>
        <w:right w:val="none" w:sz="0" w:space="0" w:color="auto"/>
      </w:divBdr>
    </w:div>
    <w:div w:id="1073821115">
      <w:bodyDiv w:val="1"/>
      <w:marLeft w:val="0"/>
      <w:marRight w:val="0"/>
      <w:marTop w:val="0"/>
      <w:marBottom w:val="0"/>
      <w:divBdr>
        <w:top w:val="none" w:sz="0" w:space="0" w:color="auto"/>
        <w:left w:val="none" w:sz="0" w:space="0" w:color="auto"/>
        <w:bottom w:val="none" w:sz="0" w:space="0" w:color="auto"/>
        <w:right w:val="none" w:sz="0" w:space="0" w:color="auto"/>
      </w:divBdr>
    </w:div>
    <w:div w:id="1073967129">
      <w:bodyDiv w:val="1"/>
      <w:marLeft w:val="0"/>
      <w:marRight w:val="0"/>
      <w:marTop w:val="0"/>
      <w:marBottom w:val="0"/>
      <w:divBdr>
        <w:top w:val="none" w:sz="0" w:space="0" w:color="auto"/>
        <w:left w:val="none" w:sz="0" w:space="0" w:color="auto"/>
        <w:bottom w:val="none" w:sz="0" w:space="0" w:color="auto"/>
        <w:right w:val="none" w:sz="0" w:space="0" w:color="auto"/>
      </w:divBdr>
    </w:div>
    <w:div w:id="1073970399">
      <w:bodyDiv w:val="1"/>
      <w:marLeft w:val="0"/>
      <w:marRight w:val="0"/>
      <w:marTop w:val="0"/>
      <w:marBottom w:val="0"/>
      <w:divBdr>
        <w:top w:val="none" w:sz="0" w:space="0" w:color="auto"/>
        <w:left w:val="none" w:sz="0" w:space="0" w:color="auto"/>
        <w:bottom w:val="none" w:sz="0" w:space="0" w:color="auto"/>
        <w:right w:val="none" w:sz="0" w:space="0" w:color="auto"/>
      </w:divBdr>
    </w:div>
    <w:div w:id="1074425694">
      <w:bodyDiv w:val="1"/>
      <w:marLeft w:val="0"/>
      <w:marRight w:val="0"/>
      <w:marTop w:val="0"/>
      <w:marBottom w:val="0"/>
      <w:divBdr>
        <w:top w:val="none" w:sz="0" w:space="0" w:color="auto"/>
        <w:left w:val="none" w:sz="0" w:space="0" w:color="auto"/>
        <w:bottom w:val="none" w:sz="0" w:space="0" w:color="auto"/>
        <w:right w:val="none" w:sz="0" w:space="0" w:color="auto"/>
      </w:divBdr>
    </w:div>
    <w:div w:id="1074427381">
      <w:bodyDiv w:val="1"/>
      <w:marLeft w:val="0"/>
      <w:marRight w:val="0"/>
      <w:marTop w:val="0"/>
      <w:marBottom w:val="0"/>
      <w:divBdr>
        <w:top w:val="none" w:sz="0" w:space="0" w:color="auto"/>
        <w:left w:val="none" w:sz="0" w:space="0" w:color="auto"/>
        <w:bottom w:val="none" w:sz="0" w:space="0" w:color="auto"/>
        <w:right w:val="none" w:sz="0" w:space="0" w:color="auto"/>
      </w:divBdr>
    </w:div>
    <w:div w:id="1074469518">
      <w:bodyDiv w:val="1"/>
      <w:marLeft w:val="0"/>
      <w:marRight w:val="0"/>
      <w:marTop w:val="0"/>
      <w:marBottom w:val="0"/>
      <w:divBdr>
        <w:top w:val="none" w:sz="0" w:space="0" w:color="auto"/>
        <w:left w:val="none" w:sz="0" w:space="0" w:color="auto"/>
        <w:bottom w:val="none" w:sz="0" w:space="0" w:color="auto"/>
        <w:right w:val="none" w:sz="0" w:space="0" w:color="auto"/>
      </w:divBdr>
    </w:div>
    <w:div w:id="1074618653">
      <w:bodyDiv w:val="1"/>
      <w:marLeft w:val="0"/>
      <w:marRight w:val="0"/>
      <w:marTop w:val="0"/>
      <w:marBottom w:val="0"/>
      <w:divBdr>
        <w:top w:val="none" w:sz="0" w:space="0" w:color="auto"/>
        <w:left w:val="none" w:sz="0" w:space="0" w:color="auto"/>
        <w:bottom w:val="none" w:sz="0" w:space="0" w:color="auto"/>
        <w:right w:val="none" w:sz="0" w:space="0" w:color="auto"/>
      </w:divBdr>
    </w:div>
    <w:div w:id="1074864191">
      <w:bodyDiv w:val="1"/>
      <w:marLeft w:val="0"/>
      <w:marRight w:val="0"/>
      <w:marTop w:val="0"/>
      <w:marBottom w:val="0"/>
      <w:divBdr>
        <w:top w:val="none" w:sz="0" w:space="0" w:color="auto"/>
        <w:left w:val="none" w:sz="0" w:space="0" w:color="auto"/>
        <w:bottom w:val="none" w:sz="0" w:space="0" w:color="auto"/>
        <w:right w:val="none" w:sz="0" w:space="0" w:color="auto"/>
      </w:divBdr>
    </w:div>
    <w:div w:id="1075469924">
      <w:bodyDiv w:val="1"/>
      <w:marLeft w:val="0"/>
      <w:marRight w:val="0"/>
      <w:marTop w:val="0"/>
      <w:marBottom w:val="0"/>
      <w:divBdr>
        <w:top w:val="none" w:sz="0" w:space="0" w:color="auto"/>
        <w:left w:val="none" w:sz="0" w:space="0" w:color="auto"/>
        <w:bottom w:val="none" w:sz="0" w:space="0" w:color="auto"/>
        <w:right w:val="none" w:sz="0" w:space="0" w:color="auto"/>
      </w:divBdr>
    </w:div>
    <w:div w:id="1075669704">
      <w:bodyDiv w:val="1"/>
      <w:marLeft w:val="0"/>
      <w:marRight w:val="0"/>
      <w:marTop w:val="0"/>
      <w:marBottom w:val="0"/>
      <w:divBdr>
        <w:top w:val="none" w:sz="0" w:space="0" w:color="auto"/>
        <w:left w:val="none" w:sz="0" w:space="0" w:color="auto"/>
        <w:bottom w:val="none" w:sz="0" w:space="0" w:color="auto"/>
        <w:right w:val="none" w:sz="0" w:space="0" w:color="auto"/>
      </w:divBdr>
    </w:div>
    <w:div w:id="1075778818">
      <w:bodyDiv w:val="1"/>
      <w:marLeft w:val="0"/>
      <w:marRight w:val="0"/>
      <w:marTop w:val="0"/>
      <w:marBottom w:val="0"/>
      <w:divBdr>
        <w:top w:val="none" w:sz="0" w:space="0" w:color="auto"/>
        <w:left w:val="none" w:sz="0" w:space="0" w:color="auto"/>
        <w:bottom w:val="none" w:sz="0" w:space="0" w:color="auto"/>
        <w:right w:val="none" w:sz="0" w:space="0" w:color="auto"/>
      </w:divBdr>
    </w:div>
    <w:div w:id="1075785076">
      <w:bodyDiv w:val="1"/>
      <w:marLeft w:val="0"/>
      <w:marRight w:val="0"/>
      <w:marTop w:val="0"/>
      <w:marBottom w:val="0"/>
      <w:divBdr>
        <w:top w:val="none" w:sz="0" w:space="0" w:color="auto"/>
        <w:left w:val="none" w:sz="0" w:space="0" w:color="auto"/>
        <w:bottom w:val="none" w:sz="0" w:space="0" w:color="auto"/>
        <w:right w:val="none" w:sz="0" w:space="0" w:color="auto"/>
      </w:divBdr>
    </w:div>
    <w:div w:id="1075934468">
      <w:bodyDiv w:val="1"/>
      <w:marLeft w:val="0"/>
      <w:marRight w:val="0"/>
      <w:marTop w:val="0"/>
      <w:marBottom w:val="0"/>
      <w:divBdr>
        <w:top w:val="none" w:sz="0" w:space="0" w:color="auto"/>
        <w:left w:val="none" w:sz="0" w:space="0" w:color="auto"/>
        <w:bottom w:val="none" w:sz="0" w:space="0" w:color="auto"/>
        <w:right w:val="none" w:sz="0" w:space="0" w:color="auto"/>
      </w:divBdr>
    </w:div>
    <w:div w:id="1075978113">
      <w:bodyDiv w:val="1"/>
      <w:marLeft w:val="0"/>
      <w:marRight w:val="0"/>
      <w:marTop w:val="0"/>
      <w:marBottom w:val="0"/>
      <w:divBdr>
        <w:top w:val="none" w:sz="0" w:space="0" w:color="auto"/>
        <w:left w:val="none" w:sz="0" w:space="0" w:color="auto"/>
        <w:bottom w:val="none" w:sz="0" w:space="0" w:color="auto"/>
        <w:right w:val="none" w:sz="0" w:space="0" w:color="auto"/>
      </w:divBdr>
    </w:div>
    <w:div w:id="1076364343">
      <w:bodyDiv w:val="1"/>
      <w:marLeft w:val="0"/>
      <w:marRight w:val="0"/>
      <w:marTop w:val="0"/>
      <w:marBottom w:val="0"/>
      <w:divBdr>
        <w:top w:val="none" w:sz="0" w:space="0" w:color="auto"/>
        <w:left w:val="none" w:sz="0" w:space="0" w:color="auto"/>
        <w:bottom w:val="none" w:sz="0" w:space="0" w:color="auto"/>
        <w:right w:val="none" w:sz="0" w:space="0" w:color="auto"/>
      </w:divBdr>
    </w:div>
    <w:div w:id="1076587226">
      <w:bodyDiv w:val="1"/>
      <w:marLeft w:val="0"/>
      <w:marRight w:val="0"/>
      <w:marTop w:val="0"/>
      <w:marBottom w:val="0"/>
      <w:divBdr>
        <w:top w:val="none" w:sz="0" w:space="0" w:color="auto"/>
        <w:left w:val="none" w:sz="0" w:space="0" w:color="auto"/>
        <w:bottom w:val="none" w:sz="0" w:space="0" w:color="auto"/>
        <w:right w:val="none" w:sz="0" w:space="0" w:color="auto"/>
      </w:divBdr>
    </w:div>
    <w:div w:id="1076630477">
      <w:bodyDiv w:val="1"/>
      <w:marLeft w:val="0"/>
      <w:marRight w:val="0"/>
      <w:marTop w:val="0"/>
      <w:marBottom w:val="0"/>
      <w:divBdr>
        <w:top w:val="none" w:sz="0" w:space="0" w:color="auto"/>
        <w:left w:val="none" w:sz="0" w:space="0" w:color="auto"/>
        <w:bottom w:val="none" w:sz="0" w:space="0" w:color="auto"/>
        <w:right w:val="none" w:sz="0" w:space="0" w:color="auto"/>
      </w:divBdr>
    </w:div>
    <w:div w:id="1076781187">
      <w:bodyDiv w:val="1"/>
      <w:marLeft w:val="0"/>
      <w:marRight w:val="0"/>
      <w:marTop w:val="0"/>
      <w:marBottom w:val="0"/>
      <w:divBdr>
        <w:top w:val="none" w:sz="0" w:space="0" w:color="auto"/>
        <w:left w:val="none" w:sz="0" w:space="0" w:color="auto"/>
        <w:bottom w:val="none" w:sz="0" w:space="0" w:color="auto"/>
        <w:right w:val="none" w:sz="0" w:space="0" w:color="auto"/>
      </w:divBdr>
    </w:div>
    <w:div w:id="1076901262">
      <w:bodyDiv w:val="1"/>
      <w:marLeft w:val="0"/>
      <w:marRight w:val="0"/>
      <w:marTop w:val="0"/>
      <w:marBottom w:val="0"/>
      <w:divBdr>
        <w:top w:val="none" w:sz="0" w:space="0" w:color="auto"/>
        <w:left w:val="none" w:sz="0" w:space="0" w:color="auto"/>
        <w:bottom w:val="none" w:sz="0" w:space="0" w:color="auto"/>
        <w:right w:val="none" w:sz="0" w:space="0" w:color="auto"/>
      </w:divBdr>
    </w:div>
    <w:div w:id="1076979658">
      <w:bodyDiv w:val="1"/>
      <w:marLeft w:val="0"/>
      <w:marRight w:val="0"/>
      <w:marTop w:val="0"/>
      <w:marBottom w:val="0"/>
      <w:divBdr>
        <w:top w:val="none" w:sz="0" w:space="0" w:color="auto"/>
        <w:left w:val="none" w:sz="0" w:space="0" w:color="auto"/>
        <w:bottom w:val="none" w:sz="0" w:space="0" w:color="auto"/>
        <w:right w:val="none" w:sz="0" w:space="0" w:color="auto"/>
      </w:divBdr>
    </w:div>
    <w:div w:id="1077020482">
      <w:bodyDiv w:val="1"/>
      <w:marLeft w:val="0"/>
      <w:marRight w:val="0"/>
      <w:marTop w:val="0"/>
      <w:marBottom w:val="0"/>
      <w:divBdr>
        <w:top w:val="none" w:sz="0" w:space="0" w:color="auto"/>
        <w:left w:val="none" w:sz="0" w:space="0" w:color="auto"/>
        <w:bottom w:val="none" w:sz="0" w:space="0" w:color="auto"/>
        <w:right w:val="none" w:sz="0" w:space="0" w:color="auto"/>
      </w:divBdr>
    </w:div>
    <w:div w:id="1077049518">
      <w:bodyDiv w:val="1"/>
      <w:marLeft w:val="0"/>
      <w:marRight w:val="0"/>
      <w:marTop w:val="0"/>
      <w:marBottom w:val="0"/>
      <w:divBdr>
        <w:top w:val="none" w:sz="0" w:space="0" w:color="auto"/>
        <w:left w:val="none" w:sz="0" w:space="0" w:color="auto"/>
        <w:bottom w:val="none" w:sz="0" w:space="0" w:color="auto"/>
        <w:right w:val="none" w:sz="0" w:space="0" w:color="auto"/>
      </w:divBdr>
    </w:div>
    <w:div w:id="1077171237">
      <w:bodyDiv w:val="1"/>
      <w:marLeft w:val="0"/>
      <w:marRight w:val="0"/>
      <w:marTop w:val="0"/>
      <w:marBottom w:val="0"/>
      <w:divBdr>
        <w:top w:val="none" w:sz="0" w:space="0" w:color="auto"/>
        <w:left w:val="none" w:sz="0" w:space="0" w:color="auto"/>
        <w:bottom w:val="none" w:sz="0" w:space="0" w:color="auto"/>
        <w:right w:val="none" w:sz="0" w:space="0" w:color="auto"/>
      </w:divBdr>
    </w:div>
    <w:div w:id="1077246896">
      <w:bodyDiv w:val="1"/>
      <w:marLeft w:val="0"/>
      <w:marRight w:val="0"/>
      <w:marTop w:val="0"/>
      <w:marBottom w:val="0"/>
      <w:divBdr>
        <w:top w:val="none" w:sz="0" w:space="0" w:color="auto"/>
        <w:left w:val="none" w:sz="0" w:space="0" w:color="auto"/>
        <w:bottom w:val="none" w:sz="0" w:space="0" w:color="auto"/>
        <w:right w:val="none" w:sz="0" w:space="0" w:color="auto"/>
      </w:divBdr>
    </w:div>
    <w:div w:id="1077822691">
      <w:bodyDiv w:val="1"/>
      <w:marLeft w:val="0"/>
      <w:marRight w:val="0"/>
      <w:marTop w:val="0"/>
      <w:marBottom w:val="0"/>
      <w:divBdr>
        <w:top w:val="none" w:sz="0" w:space="0" w:color="auto"/>
        <w:left w:val="none" w:sz="0" w:space="0" w:color="auto"/>
        <w:bottom w:val="none" w:sz="0" w:space="0" w:color="auto"/>
        <w:right w:val="none" w:sz="0" w:space="0" w:color="auto"/>
      </w:divBdr>
    </w:div>
    <w:div w:id="1078861929">
      <w:bodyDiv w:val="1"/>
      <w:marLeft w:val="0"/>
      <w:marRight w:val="0"/>
      <w:marTop w:val="0"/>
      <w:marBottom w:val="0"/>
      <w:divBdr>
        <w:top w:val="none" w:sz="0" w:space="0" w:color="auto"/>
        <w:left w:val="none" w:sz="0" w:space="0" w:color="auto"/>
        <w:bottom w:val="none" w:sz="0" w:space="0" w:color="auto"/>
        <w:right w:val="none" w:sz="0" w:space="0" w:color="auto"/>
      </w:divBdr>
    </w:div>
    <w:div w:id="1078862026">
      <w:bodyDiv w:val="1"/>
      <w:marLeft w:val="0"/>
      <w:marRight w:val="0"/>
      <w:marTop w:val="0"/>
      <w:marBottom w:val="0"/>
      <w:divBdr>
        <w:top w:val="none" w:sz="0" w:space="0" w:color="auto"/>
        <w:left w:val="none" w:sz="0" w:space="0" w:color="auto"/>
        <w:bottom w:val="none" w:sz="0" w:space="0" w:color="auto"/>
        <w:right w:val="none" w:sz="0" w:space="0" w:color="auto"/>
      </w:divBdr>
    </w:div>
    <w:div w:id="1079013061">
      <w:bodyDiv w:val="1"/>
      <w:marLeft w:val="0"/>
      <w:marRight w:val="0"/>
      <w:marTop w:val="0"/>
      <w:marBottom w:val="0"/>
      <w:divBdr>
        <w:top w:val="none" w:sz="0" w:space="0" w:color="auto"/>
        <w:left w:val="none" w:sz="0" w:space="0" w:color="auto"/>
        <w:bottom w:val="none" w:sz="0" w:space="0" w:color="auto"/>
        <w:right w:val="none" w:sz="0" w:space="0" w:color="auto"/>
      </w:divBdr>
    </w:div>
    <w:div w:id="1079132700">
      <w:bodyDiv w:val="1"/>
      <w:marLeft w:val="0"/>
      <w:marRight w:val="0"/>
      <w:marTop w:val="0"/>
      <w:marBottom w:val="0"/>
      <w:divBdr>
        <w:top w:val="none" w:sz="0" w:space="0" w:color="auto"/>
        <w:left w:val="none" w:sz="0" w:space="0" w:color="auto"/>
        <w:bottom w:val="none" w:sz="0" w:space="0" w:color="auto"/>
        <w:right w:val="none" w:sz="0" w:space="0" w:color="auto"/>
      </w:divBdr>
    </w:div>
    <w:div w:id="1079517980">
      <w:bodyDiv w:val="1"/>
      <w:marLeft w:val="0"/>
      <w:marRight w:val="0"/>
      <w:marTop w:val="0"/>
      <w:marBottom w:val="0"/>
      <w:divBdr>
        <w:top w:val="none" w:sz="0" w:space="0" w:color="auto"/>
        <w:left w:val="none" w:sz="0" w:space="0" w:color="auto"/>
        <w:bottom w:val="none" w:sz="0" w:space="0" w:color="auto"/>
        <w:right w:val="none" w:sz="0" w:space="0" w:color="auto"/>
      </w:divBdr>
    </w:div>
    <w:div w:id="1079718568">
      <w:bodyDiv w:val="1"/>
      <w:marLeft w:val="0"/>
      <w:marRight w:val="0"/>
      <w:marTop w:val="0"/>
      <w:marBottom w:val="0"/>
      <w:divBdr>
        <w:top w:val="none" w:sz="0" w:space="0" w:color="auto"/>
        <w:left w:val="none" w:sz="0" w:space="0" w:color="auto"/>
        <w:bottom w:val="none" w:sz="0" w:space="0" w:color="auto"/>
        <w:right w:val="none" w:sz="0" w:space="0" w:color="auto"/>
      </w:divBdr>
    </w:div>
    <w:div w:id="1080177063">
      <w:bodyDiv w:val="1"/>
      <w:marLeft w:val="0"/>
      <w:marRight w:val="0"/>
      <w:marTop w:val="0"/>
      <w:marBottom w:val="0"/>
      <w:divBdr>
        <w:top w:val="none" w:sz="0" w:space="0" w:color="auto"/>
        <w:left w:val="none" w:sz="0" w:space="0" w:color="auto"/>
        <w:bottom w:val="none" w:sz="0" w:space="0" w:color="auto"/>
        <w:right w:val="none" w:sz="0" w:space="0" w:color="auto"/>
      </w:divBdr>
    </w:div>
    <w:div w:id="1080367322">
      <w:bodyDiv w:val="1"/>
      <w:marLeft w:val="0"/>
      <w:marRight w:val="0"/>
      <w:marTop w:val="0"/>
      <w:marBottom w:val="0"/>
      <w:divBdr>
        <w:top w:val="none" w:sz="0" w:space="0" w:color="auto"/>
        <w:left w:val="none" w:sz="0" w:space="0" w:color="auto"/>
        <w:bottom w:val="none" w:sz="0" w:space="0" w:color="auto"/>
        <w:right w:val="none" w:sz="0" w:space="0" w:color="auto"/>
      </w:divBdr>
    </w:div>
    <w:div w:id="1080448624">
      <w:bodyDiv w:val="1"/>
      <w:marLeft w:val="0"/>
      <w:marRight w:val="0"/>
      <w:marTop w:val="0"/>
      <w:marBottom w:val="0"/>
      <w:divBdr>
        <w:top w:val="none" w:sz="0" w:space="0" w:color="auto"/>
        <w:left w:val="none" w:sz="0" w:space="0" w:color="auto"/>
        <w:bottom w:val="none" w:sz="0" w:space="0" w:color="auto"/>
        <w:right w:val="none" w:sz="0" w:space="0" w:color="auto"/>
      </w:divBdr>
    </w:div>
    <w:div w:id="1080522566">
      <w:bodyDiv w:val="1"/>
      <w:marLeft w:val="0"/>
      <w:marRight w:val="0"/>
      <w:marTop w:val="0"/>
      <w:marBottom w:val="0"/>
      <w:divBdr>
        <w:top w:val="none" w:sz="0" w:space="0" w:color="auto"/>
        <w:left w:val="none" w:sz="0" w:space="0" w:color="auto"/>
        <w:bottom w:val="none" w:sz="0" w:space="0" w:color="auto"/>
        <w:right w:val="none" w:sz="0" w:space="0" w:color="auto"/>
      </w:divBdr>
    </w:div>
    <w:div w:id="1080563060">
      <w:bodyDiv w:val="1"/>
      <w:marLeft w:val="0"/>
      <w:marRight w:val="0"/>
      <w:marTop w:val="0"/>
      <w:marBottom w:val="0"/>
      <w:divBdr>
        <w:top w:val="none" w:sz="0" w:space="0" w:color="auto"/>
        <w:left w:val="none" w:sz="0" w:space="0" w:color="auto"/>
        <w:bottom w:val="none" w:sz="0" w:space="0" w:color="auto"/>
        <w:right w:val="none" w:sz="0" w:space="0" w:color="auto"/>
      </w:divBdr>
    </w:div>
    <w:div w:id="1080565662">
      <w:bodyDiv w:val="1"/>
      <w:marLeft w:val="0"/>
      <w:marRight w:val="0"/>
      <w:marTop w:val="0"/>
      <w:marBottom w:val="0"/>
      <w:divBdr>
        <w:top w:val="none" w:sz="0" w:space="0" w:color="auto"/>
        <w:left w:val="none" w:sz="0" w:space="0" w:color="auto"/>
        <w:bottom w:val="none" w:sz="0" w:space="0" w:color="auto"/>
        <w:right w:val="none" w:sz="0" w:space="0" w:color="auto"/>
      </w:divBdr>
    </w:div>
    <w:div w:id="1080713473">
      <w:bodyDiv w:val="1"/>
      <w:marLeft w:val="0"/>
      <w:marRight w:val="0"/>
      <w:marTop w:val="0"/>
      <w:marBottom w:val="0"/>
      <w:divBdr>
        <w:top w:val="none" w:sz="0" w:space="0" w:color="auto"/>
        <w:left w:val="none" w:sz="0" w:space="0" w:color="auto"/>
        <w:bottom w:val="none" w:sz="0" w:space="0" w:color="auto"/>
        <w:right w:val="none" w:sz="0" w:space="0" w:color="auto"/>
      </w:divBdr>
    </w:div>
    <w:div w:id="1080979766">
      <w:bodyDiv w:val="1"/>
      <w:marLeft w:val="0"/>
      <w:marRight w:val="0"/>
      <w:marTop w:val="0"/>
      <w:marBottom w:val="0"/>
      <w:divBdr>
        <w:top w:val="none" w:sz="0" w:space="0" w:color="auto"/>
        <w:left w:val="none" w:sz="0" w:space="0" w:color="auto"/>
        <w:bottom w:val="none" w:sz="0" w:space="0" w:color="auto"/>
        <w:right w:val="none" w:sz="0" w:space="0" w:color="auto"/>
      </w:divBdr>
    </w:div>
    <w:div w:id="1080980684">
      <w:bodyDiv w:val="1"/>
      <w:marLeft w:val="0"/>
      <w:marRight w:val="0"/>
      <w:marTop w:val="0"/>
      <w:marBottom w:val="0"/>
      <w:divBdr>
        <w:top w:val="none" w:sz="0" w:space="0" w:color="auto"/>
        <w:left w:val="none" w:sz="0" w:space="0" w:color="auto"/>
        <w:bottom w:val="none" w:sz="0" w:space="0" w:color="auto"/>
        <w:right w:val="none" w:sz="0" w:space="0" w:color="auto"/>
      </w:divBdr>
    </w:div>
    <w:div w:id="1081101190">
      <w:bodyDiv w:val="1"/>
      <w:marLeft w:val="0"/>
      <w:marRight w:val="0"/>
      <w:marTop w:val="0"/>
      <w:marBottom w:val="0"/>
      <w:divBdr>
        <w:top w:val="none" w:sz="0" w:space="0" w:color="auto"/>
        <w:left w:val="none" w:sz="0" w:space="0" w:color="auto"/>
        <w:bottom w:val="none" w:sz="0" w:space="0" w:color="auto"/>
        <w:right w:val="none" w:sz="0" w:space="0" w:color="auto"/>
      </w:divBdr>
    </w:div>
    <w:div w:id="1081102818">
      <w:bodyDiv w:val="1"/>
      <w:marLeft w:val="0"/>
      <w:marRight w:val="0"/>
      <w:marTop w:val="0"/>
      <w:marBottom w:val="0"/>
      <w:divBdr>
        <w:top w:val="none" w:sz="0" w:space="0" w:color="auto"/>
        <w:left w:val="none" w:sz="0" w:space="0" w:color="auto"/>
        <w:bottom w:val="none" w:sz="0" w:space="0" w:color="auto"/>
        <w:right w:val="none" w:sz="0" w:space="0" w:color="auto"/>
      </w:divBdr>
    </w:div>
    <w:div w:id="1081103775">
      <w:bodyDiv w:val="1"/>
      <w:marLeft w:val="0"/>
      <w:marRight w:val="0"/>
      <w:marTop w:val="0"/>
      <w:marBottom w:val="0"/>
      <w:divBdr>
        <w:top w:val="none" w:sz="0" w:space="0" w:color="auto"/>
        <w:left w:val="none" w:sz="0" w:space="0" w:color="auto"/>
        <w:bottom w:val="none" w:sz="0" w:space="0" w:color="auto"/>
        <w:right w:val="none" w:sz="0" w:space="0" w:color="auto"/>
      </w:divBdr>
    </w:div>
    <w:div w:id="1081297460">
      <w:bodyDiv w:val="1"/>
      <w:marLeft w:val="0"/>
      <w:marRight w:val="0"/>
      <w:marTop w:val="0"/>
      <w:marBottom w:val="0"/>
      <w:divBdr>
        <w:top w:val="none" w:sz="0" w:space="0" w:color="auto"/>
        <w:left w:val="none" w:sz="0" w:space="0" w:color="auto"/>
        <w:bottom w:val="none" w:sz="0" w:space="0" w:color="auto"/>
        <w:right w:val="none" w:sz="0" w:space="0" w:color="auto"/>
      </w:divBdr>
    </w:div>
    <w:div w:id="1081367546">
      <w:bodyDiv w:val="1"/>
      <w:marLeft w:val="0"/>
      <w:marRight w:val="0"/>
      <w:marTop w:val="0"/>
      <w:marBottom w:val="0"/>
      <w:divBdr>
        <w:top w:val="none" w:sz="0" w:space="0" w:color="auto"/>
        <w:left w:val="none" w:sz="0" w:space="0" w:color="auto"/>
        <w:bottom w:val="none" w:sz="0" w:space="0" w:color="auto"/>
        <w:right w:val="none" w:sz="0" w:space="0" w:color="auto"/>
      </w:divBdr>
    </w:div>
    <w:div w:id="1081606887">
      <w:bodyDiv w:val="1"/>
      <w:marLeft w:val="0"/>
      <w:marRight w:val="0"/>
      <w:marTop w:val="0"/>
      <w:marBottom w:val="0"/>
      <w:divBdr>
        <w:top w:val="none" w:sz="0" w:space="0" w:color="auto"/>
        <w:left w:val="none" w:sz="0" w:space="0" w:color="auto"/>
        <w:bottom w:val="none" w:sz="0" w:space="0" w:color="auto"/>
        <w:right w:val="none" w:sz="0" w:space="0" w:color="auto"/>
      </w:divBdr>
    </w:div>
    <w:div w:id="1081633978">
      <w:bodyDiv w:val="1"/>
      <w:marLeft w:val="0"/>
      <w:marRight w:val="0"/>
      <w:marTop w:val="0"/>
      <w:marBottom w:val="0"/>
      <w:divBdr>
        <w:top w:val="none" w:sz="0" w:space="0" w:color="auto"/>
        <w:left w:val="none" w:sz="0" w:space="0" w:color="auto"/>
        <w:bottom w:val="none" w:sz="0" w:space="0" w:color="auto"/>
        <w:right w:val="none" w:sz="0" w:space="0" w:color="auto"/>
      </w:divBdr>
    </w:div>
    <w:div w:id="1081754993">
      <w:bodyDiv w:val="1"/>
      <w:marLeft w:val="0"/>
      <w:marRight w:val="0"/>
      <w:marTop w:val="0"/>
      <w:marBottom w:val="0"/>
      <w:divBdr>
        <w:top w:val="none" w:sz="0" w:space="0" w:color="auto"/>
        <w:left w:val="none" w:sz="0" w:space="0" w:color="auto"/>
        <w:bottom w:val="none" w:sz="0" w:space="0" w:color="auto"/>
        <w:right w:val="none" w:sz="0" w:space="0" w:color="auto"/>
      </w:divBdr>
    </w:div>
    <w:div w:id="1081876248">
      <w:bodyDiv w:val="1"/>
      <w:marLeft w:val="0"/>
      <w:marRight w:val="0"/>
      <w:marTop w:val="0"/>
      <w:marBottom w:val="0"/>
      <w:divBdr>
        <w:top w:val="none" w:sz="0" w:space="0" w:color="auto"/>
        <w:left w:val="none" w:sz="0" w:space="0" w:color="auto"/>
        <w:bottom w:val="none" w:sz="0" w:space="0" w:color="auto"/>
        <w:right w:val="none" w:sz="0" w:space="0" w:color="auto"/>
      </w:divBdr>
    </w:div>
    <w:div w:id="1082145665">
      <w:bodyDiv w:val="1"/>
      <w:marLeft w:val="0"/>
      <w:marRight w:val="0"/>
      <w:marTop w:val="0"/>
      <w:marBottom w:val="0"/>
      <w:divBdr>
        <w:top w:val="none" w:sz="0" w:space="0" w:color="auto"/>
        <w:left w:val="none" w:sz="0" w:space="0" w:color="auto"/>
        <w:bottom w:val="none" w:sz="0" w:space="0" w:color="auto"/>
        <w:right w:val="none" w:sz="0" w:space="0" w:color="auto"/>
      </w:divBdr>
    </w:div>
    <w:div w:id="1082603628">
      <w:bodyDiv w:val="1"/>
      <w:marLeft w:val="0"/>
      <w:marRight w:val="0"/>
      <w:marTop w:val="0"/>
      <w:marBottom w:val="0"/>
      <w:divBdr>
        <w:top w:val="none" w:sz="0" w:space="0" w:color="auto"/>
        <w:left w:val="none" w:sz="0" w:space="0" w:color="auto"/>
        <w:bottom w:val="none" w:sz="0" w:space="0" w:color="auto"/>
        <w:right w:val="none" w:sz="0" w:space="0" w:color="auto"/>
      </w:divBdr>
    </w:div>
    <w:div w:id="1082679327">
      <w:bodyDiv w:val="1"/>
      <w:marLeft w:val="0"/>
      <w:marRight w:val="0"/>
      <w:marTop w:val="0"/>
      <w:marBottom w:val="0"/>
      <w:divBdr>
        <w:top w:val="none" w:sz="0" w:space="0" w:color="auto"/>
        <w:left w:val="none" w:sz="0" w:space="0" w:color="auto"/>
        <w:bottom w:val="none" w:sz="0" w:space="0" w:color="auto"/>
        <w:right w:val="none" w:sz="0" w:space="0" w:color="auto"/>
      </w:divBdr>
    </w:div>
    <w:div w:id="1082994713">
      <w:bodyDiv w:val="1"/>
      <w:marLeft w:val="0"/>
      <w:marRight w:val="0"/>
      <w:marTop w:val="0"/>
      <w:marBottom w:val="0"/>
      <w:divBdr>
        <w:top w:val="none" w:sz="0" w:space="0" w:color="auto"/>
        <w:left w:val="none" w:sz="0" w:space="0" w:color="auto"/>
        <w:bottom w:val="none" w:sz="0" w:space="0" w:color="auto"/>
        <w:right w:val="none" w:sz="0" w:space="0" w:color="auto"/>
      </w:divBdr>
    </w:div>
    <w:div w:id="1083262940">
      <w:bodyDiv w:val="1"/>
      <w:marLeft w:val="0"/>
      <w:marRight w:val="0"/>
      <w:marTop w:val="0"/>
      <w:marBottom w:val="0"/>
      <w:divBdr>
        <w:top w:val="none" w:sz="0" w:space="0" w:color="auto"/>
        <w:left w:val="none" w:sz="0" w:space="0" w:color="auto"/>
        <w:bottom w:val="none" w:sz="0" w:space="0" w:color="auto"/>
        <w:right w:val="none" w:sz="0" w:space="0" w:color="auto"/>
      </w:divBdr>
    </w:div>
    <w:div w:id="1083264871">
      <w:bodyDiv w:val="1"/>
      <w:marLeft w:val="0"/>
      <w:marRight w:val="0"/>
      <w:marTop w:val="0"/>
      <w:marBottom w:val="0"/>
      <w:divBdr>
        <w:top w:val="none" w:sz="0" w:space="0" w:color="auto"/>
        <w:left w:val="none" w:sz="0" w:space="0" w:color="auto"/>
        <w:bottom w:val="none" w:sz="0" w:space="0" w:color="auto"/>
        <w:right w:val="none" w:sz="0" w:space="0" w:color="auto"/>
      </w:divBdr>
    </w:div>
    <w:div w:id="1083527413">
      <w:bodyDiv w:val="1"/>
      <w:marLeft w:val="0"/>
      <w:marRight w:val="0"/>
      <w:marTop w:val="0"/>
      <w:marBottom w:val="0"/>
      <w:divBdr>
        <w:top w:val="none" w:sz="0" w:space="0" w:color="auto"/>
        <w:left w:val="none" w:sz="0" w:space="0" w:color="auto"/>
        <w:bottom w:val="none" w:sz="0" w:space="0" w:color="auto"/>
        <w:right w:val="none" w:sz="0" w:space="0" w:color="auto"/>
      </w:divBdr>
    </w:div>
    <w:div w:id="1083530158">
      <w:bodyDiv w:val="1"/>
      <w:marLeft w:val="0"/>
      <w:marRight w:val="0"/>
      <w:marTop w:val="0"/>
      <w:marBottom w:val="0"/>
      <w:divBdr>
        <w:top w:val="none" w:sz="0" w:space="0" w:color="auto"/>
        <w:left w:val="none" w:sz="0" w:space="0" w:color="auto"/>
        <w:bottom w:val="none" w:sz="0" w:space="0" w:color="auto"/>
        <w:right w:val="none" w:sz="0" w:space="0" w:color="auto"/>
      </w:divBdr>
    </w:div>
    <w:div w:id="1083721928">
      <w:bodyDiv w:val="1"/>
      <w:marLeft w:val="0"/>
      <w:marRight w:val="0"/>
      <w:marTop w:val="0"/>
      <w:marBottom w:val="0"/>
      <w:divBdr>
        <w:top w:val="none" w:sz="0" w:space="0" w:color="auto"/>
        <w:left w:val="none" w:sz="0" w:space="0" w:color="auto"/>
        <w:bottom w:val="none" w:sz="0" w:space="0" w:color="auto"/>
        <w:right w:val="none" w:sz="0" w:space="0" w:color="auto"/>
      </w:divBdr>
    </w:div>
    <w:div w:id="1083799999">
      <w:bodyDiv w:val="1"/>
      <w:marLeft w:val="0"/>
      <w:marRight w:val="0"/>
      <w:marTop w:val="0"/>
      <w:marBottom w:val="0"/>
      <w:divBdr>
        <w:top w:val="none" w:sz="0" w:space="0" w:color="auto"/>
        <w:left w:val="none" w:sz="0" w:space="0" w:color="auto"/>
        <w:bottom w:val="none" w:sz="0" w:space="0" w:color="auto"/>
        <w:right w:val="none" w:sz="0" w:space="0" w:color="auto"/>
      </w:divBdr>
    </w:div>
    <w:div w:id="1083836719">
      <w:bodyDiv w:val="1"/>
      <w:marLeft w:val="0"/>
      <w:marRight w:val="0"/>
      <w:marTop w:val="0"/>
      <w:marBottom w:val="0"/>
      <w:divBdr>
        <w:top w:val="none" w:sz="0" w:space="0" w:color="auto"/>
        <w:left w:val="none" w:sz="0" w:space="0" w:color="auto"/>
        <w:bottom w:val="none" w:sz="0" w:space="0" w:color="auto"/>
        <w:right w:val="none" w:sz="0" w:space="0" w:color="auto"/>
      </w:divBdr>
    </w:div>
    <w:div w:id="1083914562">
      <w:bodyDiv w:val="1"/>
      <w:marLeft w:val="0"/>
      <w:marRight w:val="0"/>
      <w:marTop w:val="0"/>
      <w:marBottom w:val="0"/>
      <w:divBdr>
        <w:top w:val="none" w:sz="0" w:space="0" w:color="auto"/>
        <w:left w:val="none" w:sz="0" w:space="0" w:color="auto"/>
        <w:bottom w:val="none" w:sz="0" w:space="0" w:color="auto"/>
        <w:right w:val="none" w:sz="0" w:space="0" w:color="auto"/>
      </w:divBdr>
    </w:div>
    <w:div w:id="1084061471">
      <w:bodyDiv w:val="1"/>
      <w:marLeft w:val="0"/>
      <w:marRight w:val="0"/>
      <w:marTop w:val="0"/>
      <w:marBottom w:val="0"/>
      <w:divBdr>
        <w:top w:val="none" w:sz="0" w:space="0" w:color="auto"/>
        <w:left w:val="none" w:sz="0" w:space="0" w:color="auto"/>
        <w:bottom w:val="none" w:sz="0" w:space="0" w:color="auto"/>
        <w:right w:val="none" w:sz="0" w:space="0" w:color="auto"/>
      </w:divBdr>
    </w:div>
    <w:div w:id="1084450222">
      <w:bodyDiv w:val="1"/>
      <w:marLeft w:val="0"/>
      <w:marRight w:val="0"/>
      <w:marTop w:val="0"/>
      <w:marBottom w:val="0"/>
      <w:divBdr>
        <w:top w:val="none" w:sz="0" w:space="0" w:color="auto"/>
        <w:left w:val="none" w:sz="0" w:space="0" w:color="auto"/>
        <w:bottom w:val="none" w:sz="0" w:space="0" w:color="auto"/>
        <w:right w:val="none" w:sz="0" w:space="0" w:color="auto"/>
      </w:divBdr>
    </w:div>
    <w:div w:id="1085155010">
      <w:bodyDiv w:val="1"/>
      <w:marLeft w:val="0"/>
      <w:marRight w:val="0"/>
      <w:marTop w:val="0"/>
      <w:marBottom w:val="0"/>
      <w:divBdr>
        <w:top w:val="none" w:sz="0" w:space="0" w:color="auto"/>
        <w:left w:val="none" w:sz="0" w:space="0" w:color="auto"/>
        <w:bottom w:val="none" w:sz="0" w:space="0" w:color="auto"/>
        <w:right w:val="none" w:sz="0" w:space="0" w:color="auto"/>
      </w:divBdr>
    </w:div>
    <w:div w:id="1085344522">
      <w:bodyDiv w:val="1"/>
      <w:marLeft w:val="0"/>
      <w:marRight w:val="0"/>
      <w:marTop w:val="0"/>
      <w:marBottom w:val="0"/>
      <w:divBdr>
        <w:top w:val="none" w:sz="0" w:space="0" w:color="auto"/>
        <w:left w:val="none" w:sz="0" w:space="0" w:color="auto"/>
        <w:bottom w:val="none" w:sz="0" w:space="0" w:color="auto"/>
        <w:right w:val="none" w:sz="0" w:space="0" w:color="auto"/>
      </w:divBdr>
    </w:div>
    <w:div w:id="1085345747">
      <w:bodyDiv w:val="1"/>
      <w:marLeft w:val="0"/>
      <w:marRight w:val="0"/>
      <w:marTop w:val="0"/>
      <w:marBottom w:val="0"/>
      <w:divBdr>
        <w:top w:val="none" w:sz="0" w:space="0" w:color="auto"/>
        <w:left w:val="none" w:sz="0" w:space="0" w:color="auto"/>
        <w:bottom w:val="none" w:sz="0" w:space="0" w:color="auto"/>
        <w:right w:val="none" w:sz="0" w:space="0" w:color="auto"/>
      </w:divBdr>
    </w:div>
    <w:div w:id="1086003476">
      <w:bodyDiv w:val="1"/>
      <w:marLeft w:val="0"/>
      <w:marRight w:val="0"/>
      <w:marTop w:val="0"/>
      <w:marBottom w:val="0"/>
      <w:divBdr>
        <w:top w:val="none" w:sz="0" w:space="0" w:color="auto"/>
        <w:left w:val="none" w:sz="0" w:space="0" w:color="auto"/>
        <w:bottom w:val="none" w:sz="0" w:space="0" w:color="auto"/>
        <w:right w:val="none" w:sz="0" w:space="0" w:color="auto"/>
      </w:divBdr>
    </w:div>
    <w:div w:id="1086416910">
      <w:bodyDiv w:val="1"/>
      <w:marLeft w:val="0"/>
      <w:marRight w:val="0"/>
      <w:marTop w:val="0"/>
      <w:marBottom w:val="0"/>
      <w:divBdr>
        <w:top w:val="none" w:sz="0" w:space="0" w:color="auto"/>
        <w:left w:val="none" w:sz="0" w:space="0" w:color="auto"/>
        <w:bottom w:val="none" w:sz="0" w:space="0" w:color="auto"/>
        <w:right w:val="none" w:sz="0" w:space="0" w:color="auto"/>
      </w:divBdr>
    </w:div>
    <w:div w:id="1086456683">
      <w:bodyDiv w:val="1"/>
      <w:marLeft w:val="0"/>
      <w:marRight w:val="0"/>
      <w:marTop w:val="0"/>
      <w:marBottom w:val="0"/>
      <w:divBdr>
        <w:top w:val="none" w:sz="0" w:space="0" w:color="auto"/>
        <w:left w:val="none" w:sz="0" w:space="0" w:color="auto"/>
        <w:bottom w:val="none" w:sz="0" w:space="0" w:color="auto"/>
        <w:right w:val="none" w:sz="0" w:space="0" w:color="auto"/>
      </w:divBdr>
    </w:div>
    <w:div w:id="1086732324">
      <w:bodyDiv w:val="1"/>
      <w:marLeft w:val="0"/>
      <w:marRight w:val="0"/>
      <w:marTop w:val="0"/>
      <w:marBottom w:val="0"/>
      <w:divBdr>
        <w:top w:val="none" w:sz="0" w:space="0" w:color="auto"/>
        <w:left w:val="none" w:sz="0" w:space="0" w:color="auto"/>
        <w:bottom w:val="none" w:sz="0" w:space="0" w:color="auto"/>
        <w:right w:val="none" w:sz="0" w:space="0" w:color="auto"/>
      </w:divBdr>
    </w:div>
    <w:div w:id="1086999590">
      <w:bodyDiv w:val="1"/>
      <w:marLeft w:val="0"/>
      <w:marRight w:val="0"/>
      <w:marTop w:val="0"/>
      <w:marBottom w:val="0"/>
      <w:divBdr>
        <w:top w:val="none" w:sz="0" w:space="0" w:color="auto"/>
        <w:left w:val="none" w:sz="0" w:space="0" w:color="auto"/>
        <w:bottom w:val="none" w:sz="0" w:space="0" w:color="auto"/>
        <w:right w:val="none" w:sz="0" w:space="0" w:color="auto"/>
      </w:divBdr>
    </w:div>
    <w:div w:id="1087001788">
      <w:bodyDiv w:val="1"/>
      <w:marLeft w:val="0"/>
      <w:marRight w:val="0"/>
      <w:marTop w:val="0"/>
      <w:marBottom w:val="0"/>
      <w:divBdr>
        <w:top w:val="none" w:sz="0" w:space="0" w:color="auto"/>
        <w:left w:val="none" w:sz="0" w:space="0" w:color="auto"/>
        <w:bottom w:val="none" w:sz="0" w:space="0" w:color="auto"/>
        <w:right w:val="none" w:sz="0" w:space="0" w:color="auto"/>
      </w:divBdr>
    </w:div>
    <w:div w:id="1087070423">
      <w:bodyDiv w:val="1"/>
      <w:marLeft w:val="0"/>
      <w:marRight w:val="0"/>
      <w:marTop w:val="0"/>
      <w:marBottom w:val="0"/>
      <w:divBdr>
        <w:top w:val="none" w:sz="0" w:space="0" w:color="auto"/>
        <w:left w:val="none" w:sz="0" w:space="0" w:color="auto"/>
        <w:bottom w:val="none" w:sz="0" w:space="0" w:color="auto"/>
        <w:right w:val="none" w:sz="0" w:space="0" w:color="auto"/>
      </w:divBdr>
    </w:div>
    <w:div w:id="1087193959">
      <w:bodyDiv w:val="1"/>
      <w:marLeft w:val="0"/>
      <w:marRight w:val="0"/>
      <w:marTop w:val="0"/>
      <w:marBottom w:val="0"/>
      <w:divBdr>
        <w:top w:val="none" w:sz="0" w:space="0" w:color="auto"/>
        <w:left w:val="none" w:sz="0" w:space="0" w:color="auto"/>
        <w:bottom w:val="none" w:sz="0" w:space="0" w:color="auto"/>
        <w:right w:val="none" w:sz="0" w:space="0" w:color="auto"/>
      </w:divBdr>
    </w:div>
    <w:div w:id="1087535511">
      <w:bodyDiv w:val="1"/>
      <w:marLeft w:val="0"/>
      <w:marRight w:val="0"/>
      <w:marTop w:val="0"/>
      <w:marBottom w:val="0"/>
      <w:divBdr>
        <w:top w:val="none" w:sz="0" w:space="0" w:color="auto"/>
        <w:left w:val="none" w:sz="0" w:space="0" w:color="auto"/>
        <w:bottom w:val="none" w:sz="0" w:space="0" w:color="auto"/>
        <w:right w:val="none" w:sz="0" w:space="0" w:color="auto"/>
      </w:divBdr>
    </w:div>
    <w:div w:id="1087574858">
      <w:bodyDiv w:val="1"/>
      <w:marLeft w:val="0"/>
      <w:marRight w:val="0"/>
      <w:marTop w:val="0"/>
      <w:marBottom w:val="0"/>
      <w:divBdr>
        <w:top w:val="none" w:sz="0" w:space="0" w:color="auto"/>
        <w:left w:val="none" w:sz="0" w:space="0" w:color="auto"/>
        <w:bottom w:val="none" w:sz="0" w:space="0" w:color="auto"/>
        <w:right w:val="none" w:sz="0" w:space="0" w:color="auto"/>
      </w:divBdr>
    </w:div>
    <w:div w:id="1088114835">
      <w:bodyDiv w:val="1"/>
      <w:marLeft w:val="0"/>
      <w:marRight w:val="0"/>
      <w:marTop w:val="0"/>
      <w:marBottom w:val="0"/>
      <w:divBdr>
        <w:top w:val="none" w:sz="0" w:space="0" w:color="auto"/>
        <w:left w:val="none" w:sz="0" w:space="0" w:color="auto"/>
        <w:bottom w:val="none" w:sz="0" w:space="0" w:color="auto"/>
        <w:right w:val="none" w:sz="0" w:space="0" w:color="auto"/>
      </w:divBdr>
    </w:div>
    <w:div w:id="1088498932">
      <w:bodyDiv w:val="1"/>
      <w:marLeft w:val="0"/>
      <w:marRight w:val="0"/>
      <w:marTop w:val="0"/>
      <w:marBottom w:val="0"/>
      <w:divBdr>
        <w:top w:val="none" w:sz="0" w:space="0" w:color="auto"/>
        <w:left w:val="none" w:sz="0" w:space="0" w:color="auto"/>
        <w:bottom w:val="none" w:sz="0" w:space="0" w:color="auto"/>
        <w:right w:val="none" w:sz="0" w:space="0" w:color="auto"/>
      </w:divBdr>
    </w:div>
    <w:div w:id="1088692047">
      <w:bodyDiv w:val="1"/>
      <w:marLeft w:val="0"/>
      <w:marRight w:val="0"/>
      <w:marTop w:val="0"/>
      <w:marBottom w:val="0"/>
      <w:divBdr>
        <w:top w:val="none" w:sz="0" w:space="0" w:color="auto"/>
        <w:left w:val="none" w:sz="0" w:space="0" w:color="auto"/>
        <w:bottom w:val="none" w:sz="0" w:space="0" w:color="auto"/>
        <w:right w:val="none" w:sz="0" w:space="0" w:color="auto"/>
      </w:divBdr>
    </w:div>
    <w:div w:id="1089230519">
      <w:bodyDiv w:val="1"/>
      <w:marLeft w:val="0"/>
      <w:marRight w:val="0"/>
      <w:marTop w:val="0"/>
      <w:marBottom w:val="0"/>
      <w:divBdr>
        <w:top w:val="none" w:sz="0" w:space="0" w:color="auto"/>
        <w:left w:val="none" w:sz="0" w:space="0" w:color="auto"/>
        <w:bottom w:val="none" w:sz="0" w:space="0" w:color="auto"/>
        <w:right w:val="none" w:sz="0" w:space="0" w:color="auto"/>
      </w:divBdr>
    </w:div>
    <w:div w:id="1089347142">
      <w:bodyDiv w:val="1"/>
      <w:marLeft w:val="0"/>
      <w:marRight w:val="0"/>
      <w:marTop w:val="0"/>
      <w:marBottom w:val="0"/>
      <w:divBdr>
        <w:top w:val="none" w:sz="0" w:space="0" w:color="auto"/>
        <w:left w:val="none" w:sz="0" w:space="0" w:color="auto"/>
        <w:bottom w:val="none" w:sz="0" w:space="0" w:color="auto"/>
        <w:right w:val="none" w:sz="0" w:space="0" w:color="auto"/>
      </w:divBdr>
    </w:div>
    <w:div w:id="1090543616">
      <w:bodyDiv w:val="1"/>
      <w:marLeft w:val="0"/>
      <w:marRight w:val="0"/>
      <w:marTop w:val="0"/>
      <w:marBottom w:val="0"/>
      <w:divBdr>
        <w:top w:val="none" w:sz="0" w:space="0" w:color="auto"/>
        <w:left w:val="none" w:sz="0" w:space="0" w:color="auto"/>
        <w:bottom w:val="none" w:sz="0" w:space="0" w:color="auto"/>
        <w:right w:val="none" w:sz="0" w:space="0" w:color="auto"/>
      </w:divBdr>
    </w:div>
    <w:div w:id="1090588876">
      <w:bodyDiv w:val="1"/>
      <w:marLeft w:val="0"/>
      <w:marRight w:val="0"/>
      <w:marTop w:val="0"/>
      <w:marBottom w:val="0"/>
      <w:divBdr>
        <w:top w:val="none" w:sz="0" w:space="0" w:color="auto"/>
        <w:left w:val="none" w:sz="0" w:space="0" w:color="auto"/>
        <w:bottom w:val="none" w:sz="0" w:space="0" w:color="auto"/>
        <w:right w:val="none" w:sz="0" w:space="0" w:color="auto"/>
      </w:divBdr>
    </w:div>
    <w:div w:id="1091009240">
      <w:bodyDiv w:val="1"/>
      <w:marLeft w:val="0"/>
      <w:marRight w:val="0"/>
      <w:marTop w:val="0"/>
      <w:marBottom w:val="0"/>
      <w:divBdr>
        <w:top w:val="none" w:sz="0" w:space="0" w:color="auto"/>
        <w:left w:val="none" w:sz="0" w:space="0" w:color="auto"/>
        <w:bottom w:val="none" w:sz="0" w:space="0" w:color="auto"/>
        <w:right w:val="none" w:sz="0" w:space="0" w:color="auto"/>
      </w:divBdr>
    </w:div>
    <w:div w:id="1091049346">
      <w:bodyDiv w:val="1"/>
      <w:marLeft w:val="0"/>
      <w:marRight w:val="0"/>
      <w:marTop w:val="0"/>
      <w:marBottom w:val="0"/>
      <w:divBdr>
        <w:top w:val="none" w:sz="0" w:space="0" w:color="auto"/>
        <w:left w:val="none" w:sz="0" w:space="0" w:color="auto"/>
        <w:bottom w:val="none" w:sz="0" w:space="0" w:color="auto"/>
        <w:right w:val="none" w:sz="0" w:space="0" w:color="auto"/>
      </w:divBdr>
    </w:div>
    <w:div w:id="1091121711">
      <w:bodyDiv w:val="1"/>
      <w:marLeft w:val="0"/>
      <w:marRight w:val="0"/>
      <w:marTop w:val="0"/>
      <w:marBottom w:val="0"/>
      <w:divBdr>
        <w:top w:val="none" w:sz="0" w:space="0" w:color="auto"/>
        <w:left w:val="none" w:sz="0" w:space="0" w:color="auto"/>
        <w:bottom w:val="none" w:sz="0" w:space="0" w:color="auto"/>
        <w:right w:val="none" w:sz="0" w:space="0" w:color="auto"/>
      </w:divBdr>
    </w:div>
    <w:div w:id="1091241586">
      <w:bodyDiv w:val="1"/>
      <w:marLeft w:val="0"/>
      <w:marRight w:val="0"/>
      <w:marTop w:val="0"/>
      <w:marBottom w:val="0"/>
      <w:divBdr>
        <w:top w:val="none" w:sz="0" w:space="0" w:color="auto"/>
        <w:left w:val="none" w:sz="0" w:space="0" w:color="auto"/>
        <w:bottom w:val="none" w:sz="0" w:space="0" w:color="auto"/>
        <w:right w:val="none" w:sz="0" w:space="0" w:color="auto"/>
      </w:divBdr>
    </w:div>
    <w:div w:id="1091241611">
      <w:bodyDiv w:val="1"/>
      <w:marLeft w:val="0"/>
      <w:marRight w:val="0"/>
      <w:marTop w:val="0"/>
      <w:marBottom w:val="0"/>
      <w:divBdr>
        <w:top w:val="none" w:sz="0" w:space="0" w:color="auto"/>
        <w:left w:val="none" w:sz="0" w:space="0" w:color="auto"/>
        <w:bottom w:val="none" w:sz="0" w:space="0" w:color="auto"/>
        <w:right w:val="none" w:sz="0" w:space="0" w:color="auto"/>
      </w:divBdr>
    </w:div>
    <w:div w:id="1091269816">
      <w:bodyDiv w:val="1"/>
      <w:marLeft w:val="0"/>
      <w:marRight w:val="0"/>
      <w:marTop w:val="0"/>
      <w:marBottom w:val="0"/>
      <w:divBdr>
        <w:top w:val="none" w:sz="0" w:space="0" w:color="auto"/>
        <w:left w:val="none" w:sz="0" w:space="0" w:color="auto"/>
        <w:bottom w:val="none" w:sz="0" w:space="0" w:color="auto"/>
        <w:right w:val="none" w:sz="0" w:space="0" w:color="auto"/>
      </w:divBdr>
    </w:div>
    <w:div w:id="1091396320">
      <w:bodyDiv w:val="1"/>
      <w:marLeft w:val="0"/>
      <w:marRight w:val="0"/>
      <w:marTop w:val="0"/>
      <w:marBottom w:val="0"/>
      <w:divBdr>
        <w:top w:val="none" w:sz="0" w:space="0" w:color="auto"/>
        <w:left w:val="none" w:sz="0" w:space="0" w:color="auto"/>
        <w:bottom w:val="none" w:sz="0" w:space="0" w:color="auto"/>
        <w:right w:val="none" w:sz="0" w:space="0" w:color="auto"/>
      </w:divBdr>
    </w:div>
    <w:div w:id="1091437757">
      <w:bodyDiv w:val="1"/>
      <w:marLeft w:val="0"/>
      <w:marRight w:val="0"/>
      <w:marTop w:val="0"/>
      <w:marBottom w:val="0"/>
      <w:divBdr>
        <w:top w:val="none" w:sz="0" w:space="0" w:color="auto"/>
        <w:left w:val="none" w:sz="0" w:space="0" w:color="auto"/>
        <w:bottom w:val="none" w:sz="0" w:space="0" w:color="auto"/>
        <w:right w:val="none" w:sz="0" w:space="0" w:color="auto"/>
      </w:divBdr>
    </w:div>
    <w:div w:id="1091507926">
      <w:bodyDiv w:val="1"/>
      <w:marLeft w:val="0"/>
      <w:marRight w:val="0"/>
      <w:marTop w:val="0"/>
      <w:marBottom w:val="0"/>
      <w:divBdr>
        <w:top w:val="none" w:sz="0" w:space="0" w:color="auto"/>
        <w:left w:val="none" w:sz="0" w:space="0" w:color="auto"/>
        <w:bottom w:val="none" w:sz="0" w:space="0" w:color="auto"/>
        <w:right w:val="none" w:sz="0" w:space="0" w:color="auto"/>
      </w:divBdr>
    </w:div>
    <w:div w:id="1091585654">
      <w:bodyDiv w:val="1"/>
      <w:marLeft w:val="0"/>
      <w:marRight w:val="0"/>
      <w:marTop w:val="0"/>
      <w:marBottom w:val="0"/>
      <w:divBdr>
        <w:top w:val="none" w:sz="0" w:space="0" w:color="auto"/>
        <w:left w:val="none" w:sz="0" w:space="0" w:color="auto"/>
        <w:bottom w:val="none" w:sz="0" w:space="0" w:color="auto"/>
        <w:right w:val="none" w:sz="0" w:space="0" w:color="auto"/>
      </w:divBdr>
    </w:div>
    <w:div w:id="1092045980">
      <w:bodyDiv w:val="1"/>
      <w:marLeft w:val="0"/>
      <w:marRight w:val="0"/>
      <w:marTop w:val="0"/>
      <w:marBottom w:val="0"/>
      <w:divBdr>
        <w:top w:val="none" w:sz="0" w:space="0" w:color="auto"/>
        <w:left w:val="none" w:sz="0" w:space="0" w:color="auto"/>
        <w:bottom w:val="none" w:sz="0" w:space="0" w:color="auto"/>
        <w:right w:val="none" w:sz="0" w:space="0" w:color="auto"/>
      </w:divBdr>
    </w:div>
    <w:div w:id="1092244318">
      <w:bodyDiv w:val="1"/>
      <w:marLeft w:val="0"/>
      <w:marRight w:val="0"/>
      <w:marTop w:val="0"/>
      <w:marBottom w:val="0"/>
      <w:divBdr>
        <w:top w:val="none" w:sz="0" w:space="0" w:color="auto"/>
        <w:left w:val="none" w:sz="0" w:space="0" w:color="auto"/>
        <w:bottom w:val="none" w:sz="0" w:space="0" w:color="auto"/>
        <w:right w:val="none" w:sz="0" w:space="0" w:color="auto"/>
      </w:divBdr>
    </w:div>
    <w:div w:id="1092316640">
      <w:bodyDiv w:val="1"/>
      <w:marLeft w:val="0"/>
      <w:marRight w:val="0"/>
      <w:marTop w:val="0"/>
      <w:marBottom w:val="0"/>
      <w:divBdr>
        <w:top w:val="none" w:sz="0" w:space="0" w:color="auto"/>
        <w:left w:val="none" w:sz="0" w:space="0" w:color="auto"/>
        <w:bottom w:val="none" w:sz="0" w:space="0" w:color="auto"/>
        <w:right w:val="none" w:sz="0" w:space="0" w:color="auto"/>
      </w:divBdr>
    </w:div>
    <w:div w:id="1092433630">
      <w:bodyDiv w:val="1"/>
      <w:marLeft w:val="0"/>
      <w:marRight w:val="0"/>
      <w:marTop w:val="0"/>
      <w:marBottom w:val="0"/>
      <w:divBdr>
        <w:top w:val="none" w:sz="0" w:space="0" w:color="auto"/>
        <w:left w:val="none" w:sz="0" w:space="0" w:color="auto"/>
        <w:bottom w:val="none" w:sz="0" w:space="0" w:color="auto"/>
        <w:right w:val="none" w:sz="0" w:space="0" w:color="auto"/>
      </w:divBdr>
    </w:div>
    <w:div w:id="1092579584">
      <w:bodyDiv w:val="1"/>
      <w:marLeft w:val="0"/>
      <w:marRight w:val="0"/>
      <w:marTop w:val="0"/>
      <w:marBottom w:val="0"/>
      <w:divBdr>
        <w:top w:val="none" w:sz="0" w:space="0" w:color="auto"/>
        <w:left w:val="none" w:sz="0" w:space="0" w:color="auto"/>
        <w:bottom w:val="none" w:sz="0" w:space="0" w:color="auto"/>
        <w:right w:val="none" w:sz="0" w:space="0" w:color="auto"/>
      </w:divBdr>
    </w:div>
    <w:div w:id="1092700103">
      <w:bodyDiv w:val="1"/>
      <w:marLeft w:val="0"/>
      <w:marRight w:val="0"/>
      <w:marTop w:val="0"/>
      <w:marBottom w:val="0"/>
      <w:divBdr>
        <w:top w:val="none" w:sz="0" w:space="0" w:color="auto"/>
        <w:left w:val="none" w:sz="0" w:space="0" w:color="auto"/>
        <w:bottom w:val="none" w:sz="0" w:space="0" w:color="auto"/>
        <w:right w:val="none" w:sz="0" w:space="0" w:color="auto"/>
      </w:divBdr>
    </w:div>
    <w:div w:id="1092819280">
      <w:bodyDiv w:val="1"/>
      <w:marLeft w:val="0"/>
      <w:marRight w:val="0"/>
      <w:marTop w:val="0"/>
      <w:marBottom w:val="0"/>
      <w:divBdr>
        <w:top w:val="none" w:sz="0" w:space="0" w:color="auto"/>
        <w:left w:val="none" w:sz="0" w:space="0" w:color="auto"/>
        <w:bottom w:val="none" w:sz="0" w:space="0" w:color="auto"/>
        <w:right w:val="none" w:sz="0" w:space="0" w:color="auto"/>
      </w:divBdr>
    </w:div>
    <w:div w:id="1093629769">
      <w:bodyDiv w:val="1"/>
      <w:marLeft w:val="0"/>
      <w:marRight w:val="0"/>
      <w:marTop w:val="0"/>
      <w:marBottom w:val="0"/>
      <w:divBdr>
        <w:top w:val="none" w:sz="0" w:space="0" w:color="auto"/>
        <w:left w:val="none" w:sz="0" w:space="0" w:color="auto"/>
        <w:bottom w:val="none" w:sz="0" w:space="0" w:color="auto"/>
        <w:right w:val="none" w:sz="0" w:space="0" w:color="auto"/>
      </w:divBdr>
    </w:div>
    <w:div w:id="1093863796">
      <w:bodyDiv w:val="1"/>
      <w:marLeft w:val="0"/>
      <w:marRight w:val="0"/>
      <w:marTop w:val="0"/>
      <w:marBottom w:val="0"/>
      <w:divBdr>
        <w:top w:val="none" w:sz="0" w:space="0" w:color="auto"/>
        <w:left w:val="none" w:sz="0" w:space="0" w:color="auto"/>
        <w:bottom w:val="none" w:sz="0" w:space="0" w:color="auto"/>
        <w:right w:val="none" w:sz="0" w:space="0" w:color="auto"/>
      </w:divBdr>
    </w:div>
    <w:div w:id="1093891019">
      <w:bodyDiv w:val="1"/>
      <w:marLeft w:val="0"/>
      <w:marRight w:val="0"/>
      <w:marTop w:val="0"/>
      <w:marBottom w:val="0"/>
      <w:divBdr>
        <w:top w:val="none" w:sz="0" w:space="0" w:color="auto"/>
        <w:left w:val="none" w:sz="0" w:space="0" w:color="auto"/>
        <w:bottom w:val="none" w:sz="0" w:space="0" w:color="auto"/>
        <w:right w:val="none" w:sz="0" w:space="0" w:color="auto"/>
      </w:divBdr>
    </w:div>
    <w:div w:id="1093936342">
      <w:bodyDiv w:val="1"/>
      <w:marLeft w:val="0"/>
      <w:marRight w:val="0"/>
      <w:marTop w:val="0"/>
      <w:marBottom w:val="0"/>
      <w:divBdr>
        <w:top w:val="none" w:sz="0" w:space="0" w:color="auto"/>
        <w:left w:val="none" w:sz="0" w:space="0" w:color="auto"/>
        <w:bottom w:val="none" w:sz="0" w:space="0" w:color="auto"/>
        <w:right w:val="none" w:sz="0" w:space="0" w:color="auto"/>
      </w:divBdr>
    </w:div>
    <w:div w:id="1094059801">
      <w:bodyDiv w:val="1"/>
      <w:marLeft w:val="0"/>
      <w:marRight w:val="0"/>
      <w:marTop w:val="0"/>
      <w:marBottom w:val="0"/>
      <w:divBdr>
        <w:top w:val="none" w:sz="0" w:space="0" w:color="auto"/>
        <w:left w:val="none" w:sz="0" w:space="0" w:color="auto"/>
        <w:bottom w:val="none" w:sz="0" w:space="0" w:color="auto"/>
        <w:right w:val="none" w:sz="0" w:space="0" w:color="auto"/>
      </w:divBdr>
    </w:div>
    <w:div w:id="1094395674">
      <w:bodyDiv w:val="1"/>
      <w:marLeft w:val="0"/>
      <w:marRight w:val="0"/>
      <w:marTop w:val="0"/>
      <w:marBottom w:val="0"/>
      <w:divBdr>
        <w:top w:val="none" w:sz="0" w:space="0" w:color="auto"/>
        <w:left w:val="none" w:sz="0" w:space="0" w:color="auto"/>
        <w:bottom w:val="none" w:sz="0" w:space="0" w:color="auto"/>
        <w:right w:val="none" w:sz="0" w:space="0" w:color="auto"/>
      </w:divBdr>
    </w:div>
    <w:div w:id="1094404293">
      <w:bodyDiv w:val="1"/>
      <w:marLeft w:val="0"/>
      <w:marRight w:val="0"/>
      <w:marTop w:val="0"/>
      <w:marBottom w:val="0"/>
      <w:divBdr>
        <w:top w:val="none" w:sz="0" w:space="0" w:color="auto"/>
        <w:left w:val="none" w:sz="0" w:space="0" w:color="auto"/>
        <w:bottom w:val="none" w:sz="0" w:space="0" w:color="auto"/>
        <w:right w:val="none" w:sz="0" w:space="0" w:color="auto"/>
      </w:divBdr>
    </w:div>
    <w:div w:id="1094664996">
      <w:bodyDiv w:val="1"/>
      <w:marLeft w:val="0"/>
      <w:marRight w:val="0"/>
      <w:marTop w:val="0"/>
      <w:marBottom w:val="0"/>
      <w:divBdr>
        <w:top w:val="none" w:sz="0" w:space="0" w:color="auto"/>
        <w:left w:val="none" w:sz="0" w:space="0" w:color="auto"/>
        <w:bottom w:val="none" w:sz="0" w:space="0" w:color="auto"/>
        <w:right w:val="none" w:sz="0" w:space="0" w:color="auto"/>
      </w:divBdr>
    </w:div>
    <w:div w:id="1095052361">
      <w:bodyDiv w:val="1"/>
      <w:marLeft w:val="0"/>
      <w:marRight w:val="0"/>
      <w:marTop w:val="0"/>
      <w:marBottom w:val="0"/>
      <w:divBdr>
        <w:top w:val="none" w:sz="0" w:space="0" w:color="auto"/>
        <w:left w:val="none" w:sz="0" w:space="0" w:color="auto"/>
        <w:bottom w:val="none" w:sz="0" w:space="0" w:color="auto"/>
        <w:right w:val="none" w:sz="0" w:space="0" w:color="auto"/>
      </w:divBdr>
    </w:div>
    <w:div w:id="1095173457">
      <w:bodyDiv w:val="1"/>
      <w:marLeft w:val="0"/>
      <w:marRight w:val="0"/>
      <w:marTop w:val="0"/>
      <w:marBottom w:val="0"/>
      <w:divBdr>
        <w:top w:val="none" w:sz="0" w:space="0" w:color="auto"/>
        <w:left w:val="none" w:sz="0" w:space="0" w:color="auto"/>
        <w:bottom w:val="none" w:sz="0" w:space="0" w:color="auto"/>
        <w:right w:val="none" w:sz="0" w:space="0" w:color="auto"/>
      </w:divBdr>
    </w:div>
    <w:div w:id="1095785176">
      <w:bodyDiv w:val="1"/>
      <w:marLeft w:val="0"/>
      <w:marRight w:val="0"/>
      <w:marTop w:val="0"/>
      <w:marBottom w:val="0"/>
      <w:divBdr>
        <w:top w:val="none" w:sz="0" w:space="0" w:color="auto"/>
        <w:left w:val="none" w:sz="0" w:space="0" w:color="auto"/>
        <w:bottom w:val="none" w:sz="0" w:space="0" w:color="auto"/>
        <w:right w:val="none" w:sz="0" w:space="0" w:color="auto"/>
      </w:divBdr>
    </w:div>
    <w:div w:id="1095829933">
      <w:bodyDiv w:val="1"/>
      <w:marLeft w:val="0"/>
      <w:marRight w:val="0"/>
      <w:marTop w:val="0"/>
      <w:marBottom w:val="0"/>
      <w:divBdr>
        <w:top w:val="none" w:sz="0" w:space="0" w:color="auto"/>
        <w:left w:val="none" w:sz="0" w:space="0" w:color="auto"/>
        <w:bottom w:val="none" w:sz="0" w:space="0" w:color="auto"/>
        <w:right w:val="none" w:sz="0" w:space="0" w:color="auto"/>
      </w:divBdr>
    </w:div>
    <w:div w:id="1096094693">
      <w:bodyDiv w:val="1"/>
      <w:marLeft w:val="0"/>
      <w:marRight w:val="0"/>
      <w:marTop w:val="0"/>
      <w:marBottom w:val="0"/>
      <w:divBdr>
        <w:top w:val="none" w:sz="0" w:space="0" w:color="auto"/>
        <w:left w:val="none" w:sz="0" w:space="0" w:color="auto"/>
        <w:bottom w:val="none" w:sz="0" w:space="0" w:color="auto"/>
        <w:right w:val="none" w:sz="0" w:space="0" w:color="auto"/>
      </w:divBdr>
    </w:div>
    <w:div w:id="1096246251">
      <w:bodyDiv w:val="1"/>
      <w:marLeft w:val="0"/>
      <w:marRight w:val="0"/>
      <w:marTop w:val="0"/>
      <w:marBottom w:val="0"/>
      <w:divBdr>
        <w:top w:val="none" w:sz="0" w:space="0" w:color="auto"/>
        <w:left w:val="none" w:sz="0" w:space="0" w:color="auto"/>
        <w:bottom w:val="none" w:sz="0" w:space="0" w:color="auto"/>
        <w:right w:val="none" w:sz="0" w:space="0" w:color="auto"/>
      </w:divBdr>
    </w:div>
    <w:div w:id="1096286725">
      <w:bodyDiv w:val="1"/>
      <w:marLeft w:val="0"/>
      <w:marRight w:val="0"/>
      <w:marTop w:val="0"/>
      <w:marBottom w:val="0"/>
      <w:divBdr>
        <w:top w:val="none" w:sz="0" w:space="0" w:color="auto"/>
        <w:left w:val="none" w:sz="0" w:space="0" w:color="auto"/>
        <w:bottom w:val="none" w:sz="0" w:space="0" w:color="auto"/>
        <w:right w:val="none" w:sz="0" w:space="0" w:color="auto"/>
      </w:divBdr>
    </w:div>
    <w:div w:id="1096289971">
      <w:bodyDiv w:val="1"/>
      <w:marLeft w:val="0"/>
      <w:marRight w:val="0"/>
      <w:marTop w:val="0"/>
      <w:marBottom w:val="0"/>
      <w:divBdr>
        <w:top w:val="none" w:sz="0" w:space="0" w:color="auto"/>
        <w:left w:val="none" w:sz="0" w:space="0" w:color="auto"/>
        <w:bottom w:val="none" w:sz="0" w:space="0" w:color="auto"/>
        <w:right w:val="none" w:sz="0" w:space="0" w:color="auto"/>
      </w:divBdr>
    </w:div>
    <w:div w:id="1096511994">
      <w:bodyDiv w:val="1"/>
      <w:marLeft w:val="0"/>
      <w:marRight w:val="0"/>
      <w:marTop w:val="0"/>
      <w:marBottom w:val="0"/>
      <w:divBdr>
        <w:top w:val="none" w:sz="0" w:space="0" w:color="auto"/>
        <w:left w:val="none" w:sz="0" w:space="0" w:color="auto"/>
        <w:bottom w:val="none" w:sz="0" w:space="0" w:color="auto"/>
        <w:right w:val="none" w:sz="0" w:space="0" w:color="auto"/>
      </w:divBdr>
    </w:div>
    <w:div w:id="1096562923">
      <w:bodyDiv w:val="1"/>
      <w:marLeft w:val="0"/>
      <w:marRight w:val="0"/>
      <w:marTop w:val="0"/>
      <w:marBottom w:val="0"/>
      <w:divBdr>
        <w:top w:val="none" w:sz="0" w:space="0" w:color="auto"/>
        <w:left w:val="none" w:sz="0" w:space="0" w:color="auto"/>
        <w:bottom w:val="none" w:sz="0" w:space="0" w:color="auto"/>
        <w:right w:val="none" w:sz="0" w:space="0" w:color="auto"/>
      </w:divBdr>
    </w:div>
    <w:div w:id="1097169839">
      <w:bodyDiv w:val="1"/>
      <w:marLeft w:val="0"/>
      <w:marRight w:val="0"/>
      <w:marTop w:val="0"/>
      <w:marBottom w:val="0"/>
      <w:divBdr>
        <w:top w:val="none" w:sz="0" w:space="0" w:color="auto"/>
        <w:left w:val="none" w:sz="0" w:space="0" w:color="auto"/>
        <w:bottom w:val="none" w:sz="0" w:space="0" w:color="auto"/>
        <w:right w:val="none" w:sz="0" w:space="0" w:color="auto"/>
      </w:divBdr>
    </w:div>
    <w:div w:id="1097553291">
      <w:bodyDiv w:val="1"/>
      <w:marLeft w:val="0"/>
      <w:marRight w:val="0"/>
      <w:marTop w:val="0"/>
      <w:marBottom w:val="0"/>
      <w:divBdr>
        <w:top w:val="none" w:sz="0" w:space="0" w:color="auto"/>
        <w:left w:val="none" w:sz="0" w:space="0" w:color="auto"/>
        <w:bottom w:val="none" w:sz="0" w:space="0" w:color="auto"/>
        <w:right w:val="none" w:sz="0" w:space="0" w:color="auto"/>
      </w:divBdr>
    </w:div>
    <w:div w:id="1097672970">
      <w:bodyDiv w:val="1"/>
      <w:marLeft w:val="0"/>
      <w:marRight w:val="0"/>
      <w:marTop w:val="0"/>
      <w:marBottom w:val="0"/>
      <w:divBdr>
        <w:top w:val="none" w:sz="0" w:space="0" w:color="auto"/>
        <w:left w:val="none" w:sz="0" w:space="0" w:color="auto"/>
        <w:bottom w:val="none" w:sz="0" w:space="0" w:color="auto"/>
        <w:right w:val="none" w:sz="0" w:space="0" w:color="auto"/>
      </w:divBdr>
    </w:div>
    <w:div w:id="1097864693">
      <w:bodyDiv w:val="1"/>
      <w:marLeft w:val="0"/>
      <w:marRight w:val="0"/>
      <w:marTop w:val="0"/>
      <w:marBottom w:val="0"/>
      <w:divBdr>
        <w:top w:val="none" w:sz="0" w:space="0" w:color="auto"/>
        <w:left w:val="none" w:sz="0" w:space="0" w:color="auto"/>
        <w:bottom w:val="none" w:sz="0" w:space="0" w:color="auto"/>
        <w:right w:val="none" w:sz="0" w:space="0" w:color="auto"/>
      </w:divBdr>
    </w:div>
    <w:div w:id="1097869871">
      <w:bodyDiv w:val="1"/>
      <w:marLeft w:val="0"/>
      <w:marRight w:val="0"/>
      <w:marTop w:val="0"/>
      <w:marBottom w:val="0"/>
      <w:divBdr>
        <w:top w:val="none" w:sz="0" w:space="0" w:color="auto"/>
        <w:left w:val="none" w:sz="0" w:space="0" w:color="auto"/>
        <w:bottom w:val="none" w:sz="0" w:space="0" w:color="auto"/>
        <w:right w:val="none" w:sz="0" w:space="0" w:color="auto"/>
      </w:divBdr>
    </w:div>
    <w:div w:id="1098284927">
      <w:bodyDiv w:val="1"/>
      <w:marLeft w:val="0"/>
      <w:marRight w:val="0"/>
      <w:marTop w:val="0"/>
      <w:marBottom w:val="0"/>
      <w:divBdr>
        <w:top w:val="none" w:sz="0" w:space="0" w:color="auto"/>
        <w:left w:val="none" w:sz="0" w:space="0" w:color="auto"/>
        <w:bottom w:val="none" w:sz="0" w:space="0" w:color="auto"/>
        <w:right w:val="none" w:sz="0" w:space="0" w:color="auto"/>
      </w:divBdr>
    </w:div>
    <w:div w:id="1098596879">
      <w:bodyDiv w:val="1"/>
      <w:marLeft w:val="0"/>
      <w:marRight w:val="0"/>
      <w:marTop w:val="0"/>
      <w:marBottom w:val="0"/>
      <w:divBdr>
        <w:top w:val="none" w:sz="0" w:space="0" w:color="auto"/>
        <w:left w:val="none" w:sz="0" w:space="0" w:color="auto"/>
        <w:bottom w:val="none" w:sz="0" w:space="0" w:color="auto"/>
        <w:right w:val="none" w:sz="0" w:space="0" w:color="auto"/>
      </w:divBdr>
    </w:div>
    <w:div w:id="1098865282">
      <w:bodyDiv w:val="1"/>
      <w:marLeft w:val="0"/>
      <w:marRight w:val="0"/>
      <w:marTop w:val="0"/>
      <w:marBottom w:val="0"/>
      <w:divBdr>
        <w:top w:val="none" w:sz="0" w:space="0" w:color="auto"/>
        <w:left w:val="none" w:sz="0" w:space="0" w:color="auto"/>
        <w:bottom w:val="none" w:sz="0" w:space="0" w:color="auto"/>
        <w:right w:val="none" w:sz="0" w:space="0" w:color="auto"/>
      </w:divBdr>
    </w:div>
    <w:div w:id="1099060744">
      <w:bodyDiv w:val="1"/>
      <w:marLeft w:val="0"/>
      <w:marRight w:val="0"/>
      <w:marTop w:val="0"/>
      <w:marBottom w:val="0"/>
      <w:divBdr>
        <w:top w:val="none" w:sz="0" w:space="0" w:color="auto"/>
        <w:left w:val="none" w:sz="0" w:space="0" w:color="auto"/>
        <w:bottom w:val="none" w:sz="0" w:space="0" w:color="auto"/>
        <w:right w:val="none" w:sz="0" w:space="0" w:color="auto"/>
      </w:divBdr>
    </w:div>
    <w:div w:id="1099177625">
      <w:bodyDiv w:val="1"/>
      <w:marLeft w:val="0"/>
      <w:marRight w:val="0"/>
      <w:marTop w:val="0"/>
      <w:marBottom w:val="0"/>
      <w:divBdr>
        <w:top w:val="none" w:sz="0" w:space="0" w:color="auto"/>
        <w:left w:val="none" w:sz="0" w:space="0" w:color="auto"/>
        <w:bottom w:val="none" w:sz="0" w:space="0" w:color="auto"/>
        <w:right w:val="none" w:sz="0" w:space="0" w:color="auto"/>
      </w:divBdr>
    </w:div>
    <w:div w:id="1099450899">
      <w:bodyDiv w:val="1"/>
      <w:marLeft w:val="0"/>
      <w:marRight w:val="0"/>
      <w:marTop w:val="0"/>
      <w:marBottom w:val="0"/>
      <w:divBdr>
        <w:top w:val="none" w:sz="0" w:space="0" w:color="auto"/>
        <w:left w:val="none" w:sz="0" w:space="0" w:color="auto"/>
        <w:bottom w:val="none" w:sz="0" w:space="0" w:color="auto"/>
        <w:right w:val="none" w:sz="0" w:space="0" w:color="auto"/>
      </w:divBdr>
    </w:div>
    <w:div w:id="1099566431">
      <w:bodyDiv w:val="1"/>
      <w:marLeft w:val="0"/>
      <w:marRight w:val="0"/>
      <w:marTop w:val="0"/>
      <w:marBottom w:val="0"/>
      <w:divBdr>
        <w:top w:val="none" w:sz="0" w:space="0" w:color="auto"/>
        <w:left w:val="none" w:sz="0" w:space="0" w:color="auto"/>
        <w:bottom w:val="none" w:sz="0" w:space="0" w:color="auto"/>
        <w:right w:val="none" w:sz="0" w:space="0" w:color="auto"/>
      </w:divBdr>
    </w:div>
    <w:div w:id="1099833014">
      <w:bodyDiv w:val="1"/>
      <w:marLeft w:val="0"/>
      <w:marRight w:val="0"/>
      <w:marTop w:val="0"/>
      <w:marBottom w:val="0"/>
      <w:divBdr>
        <w:top w:val="none" w:sz="0" w:space="0" w:color="auto"/>
        <w:left w:val="none" w:sz="0" w:space="0" w:color="auto"/>
        <w:bottom w:val="none" w:sz="0" w:space="0" w:color="auto"/>
        <w:right w:val="none" w:sz="0" w:space="0" w:color="auto"/>
      </w:divBdr>
    </w:div>
    <w:div w:id="1100026100">
      <w:bodyDiv w:val="1"/>
      <w:marLeft w:val="0"/>
      <w:marRight w:val="0"/>
      <w:marTop w:val="0"/>
      <w:marBottom w:val="0"/>
      <w:divBdr>
        <w:top w:val="none" w:sz="0" w:space="0" w:color="auto"/>
        <w:left w:val="none" w:sz="0" w:space="0" w:color="auto"/>
        <w:bottom w:val="none" w:sz="0" w:space="0" w:color="auto"/>
        <w:right w:val="none" w:sz="0" w:space="0" w:color="auto"/>
      </w:divBdr>
    </w:div>
    <w:div w:id="1100829595">
      <w:bodyDiv w:val="1"/>
      <w:marLeft w:val="0"/>
      <w:marRight w:val="0"/>
      <w:marTop w:val="0"/>
      <w:marBottom w:val="0"/>
      <w:divBdr>
        <w:top w:val="none" w:sz="0" w:space="0" w:color="auto"/>
        <w:left w:val="none" w:sz="0" w:space="0" w:color="auto"/>
        <w:bottom w:val="none" w:sz="0" w:space="0" w:color="auto"/>
        <w:right w:val="none" w:sz="0" w:space="0" w:color="auto"/>
      </w:divBdr>
    </w:div>
    <w:div w:id="1100829727">
      <w:bodyDiv w:val="1"/>
      <w:marLeft w:val="0"/>
      <w:marRight w:val="0"/>
      <w:marTop w:val="0"/>
      <w:marBottom w:val="0"/>
      <w:divBdr>
        <w:top w:val="none" w:sz="0" w:space="0" w:color="auto"/>
        <w:left w:val="none" w:sz="0" w:space="0" w:color="auto"/>
        <w:bottom w:val="none" w:sz="0" w:space="0" w:color="auto"/>
        <w:right w:val="none" w:sz="0" w:space="0" w:color="auto"/>
      </w:divBdr>
    </w:div>
    <w:div w:id="1100830825">
      <w:bodyDiv w:val="1"/>
      <w:marLeft w:val="0"/>
      <w:marRight w:val="0"/>
      <w:marTop w:val="0"/>
      <w:marBottom w:val="0"/>
      <w:divBdr>
        <w:top w:val="none" w:sz="0" w:space="0" w:color="auto"/>
        <w:left w:val="none" w:sz="0" w:space="0" w:color="auto"/>
        <w:bottom w:val="none" w:sz="0" w:space="0" w:color="auto"/>
        <w:right w:val="none" w:sz="0" w:space="0" w:color="auto"/>
      </w:divBdr>
    </w:div>
    <w:div w:id="1100831613">
      <w:bodyDiv w:val="1"/>
      <w:marLeft w:val="0"/>
      <w:marRight w:val="0"/>
      <w:marTop w:val="0"/>
      <w:marBottom w:val="0"/>
      <w:divBdr>
        <w:top w:val="none" w:sz="0" w:space="0" w:color="auto"/>
        <w:left w:val="none" w:sz="0" w:space="0" w:color="auto"/>
        <w:bottom w:val="none" w:sz="0" w:space="0" w:color="auto"/>
        <w:right w:val="none" w:sz="0" w:space="0" w:color="auto"/>
      </w:divBdr>
    </w:div>
    <w:div w:id="1101299057">
      <w:bodyDiv w:val="1"/>
      <w:marLeft w:val="0"/>
      <w:marRight w:val="0"/>
      <w:marTop w:val="0"/>
      <w:marBottom w:val="0"/>
      <w:divBdr>
        <w:top w:val="none" w:sz="0" w:space="0" w:color="auto"/>
        <w:left w:val="none" w:sz="0" w:space="0" w:color="auto"/>
        <w:bottom w:val="none" w:sz="0" w:space="0" w:color="auto"/>
        <w:right w:val="none" w:sz="0" w:space="0" w:color="auto"/>
      </w:divBdr>
    </w:div>
    <w:div w:id="1101411873">
      <w:bodyDiv w:val="1"/>
      <w:marLeft w:val="0"/>
      <w:marRight w:val="0"/>
      <w:marTop w:val="0"/>
      <w:marBottom w:val="0"/>
      <w:divBdr>
        <w:top w:val="none" w:sz="0" w:space="0" w:color="auto"/>
        <w:left w:val="none" w:sz="0" w:space="0" w:color="auto"/>
        <w:bottom w:val="none" w:sz="0" w:space="0" w:color="auto"/>
        <w:right w:val="none" w:sz="0" w:space="0" w:color="auto"/>
      </w:divBdr>
    </w:div>
    <w:div w:id="1101415948">
      <w:bodyDiv w:val="1"/>
      <w:marLeft w:val="0"/>
      <w:marRight w:val="0"/>
      <w:marTop w:val="0"/>
      <w:marBottom w:val="0"/>
      <w:divBdr>
        <w:top w:val="none" w:sz="0" w:space="0" w:color="auto"/>
        <w:left w:val="none" w:sz="0" w:space="0" w:color="auto"/>
        <w:bottom w:val="none" w:sz="0" w:space="0" w:color="auto"/>
        <w:right w:val="none" w:sz="0" w:space="0" w:color="auto"/>
      </w:divBdr>
    </w:div>
    <w:div w:id="1101804786">
      <w:bodyDiv w:val="1"/>
      <w:marLeft w:val="0"/>
      <w:marRight w:val="0"/>
      <w:marTop w:val="0"/>
      <w:marBottom w:val="0"/>
      <w:divBdr>
        <w:top w:val="none" w:sz="0" w:space="0" w:color="auto"/>
        <w:left w:val="none" w:sz="0" w:space="0" w:color="auto"/>
        <w:bottom w:val="none" w:sz="0" w:space="0" w:color="auto"/>
        <w:right w:val="none" w:sz="0" w:space="0" w:color="auto"/>
      </w:divBdr>
    </w:div>
    <w:div w:id="1101950693">
      <w:bodyDiv w:val="1"/>
      <w:marLeft w:val="0"/>
      <w:marRight w:val="0"/>
      <w:marTop w:val="0"/>
      <w:marBottom w:val="0"/>
      <w:divBdr>
        <w:top w:val="none" w:sz="0" w:space="0" w:color="auto"/>
        <w:left w:val="none" w:sz="0" w:space="0" w:color="auto"/>
        <w:bottom w:val="none" w:sz="0" w:space="0" w:color="auto"/>
        <w:right w:val="none" w:sz="0" w:space="0" w:color="auto"/>
      </w:divBdr>
    </w:div>
    <w:div w:id="1102141078">
      <w:bodyDiv w:val="1"/>
      <w:marLeft w:val="0"/>
      <w:marRight w:val="0"/>
      <w:marTop w:val="0"/>
      <w:marBottom w:val="0"/>
      <w:divBdr>
        <w:top w:val="none" w:sz="0" w:space="0" w:color="auto"/>
        <w:left w:val="none" w:sz="0" w:space="0" w:color="auto"/>
        <w:bottom w:val="none" w:sz="0" w:space="0" w:color="auto"/>
        <w:right w:val="none" w:sz="0" w:space="0" w:color="auto"/>
      </w:divBdr>
    </w:div>
    <w:div w:id="1102149223">
      <w:bodyDiv w:val="1"/>
      <w:marLeft w:val="0"/>
      <w:marRight w:val="0"/>
      <w:marTop w:val="0"/>
      <w:marBottom w:val="0"/>
      <w:divBdr>
        <w:top w:val="none" w:sz="0" w:space="0" w:color="auto"/>
        <w:left w:val="none" w:sz="0" w:space="0" w:color="auto"/>
        <w:bottom w:val="none" w:sz="0" w:space="0" w:color="auto"/>
        <w:right w:val="none" w:sz="0" w:space="0" w:color="auto"/>
      </w:divBdr>
    </w:div>
    <w:div w:id="1102410279">
      <w:bodyDiv w:val="1"/>
      <w:marLeft w:val="0"/>
      <w:marRight w:val="0"/>
      <w:marTop w:val="0"/>
      <w:marBottom w:val="0"/>
      <w:divBdr>
        <w:top w:val="none" w:sz="0" w:space="0" w:color="auto"/>
        <w:left w:val="none" w:sz="0" w:space="0" w:color="auto"/>
        <w:bottom w:val="none" w:sz="0" w:space="0" w:color="auto"/>
        <w:right w:val="none" w:sz="0" w:space="0" w:color="auto"/>
      </w:divBdr>
    </w:div>
    <w:div w:id="1102455222">
      <w:bodyDiv w:val="1"/>
      <w:marLeft w:val="0"/>
      <w:marRight w:val="0"/>
      <w:marTop w:val="0"/>
      <w:marBottom w:val="0"/>
      <w:divBdr>
        <w:top w:val="none" w:sz="0" w:space="0" w:color="auto"/>
        <w:left w:val="none" w:sz="0" w:space="0" w:color="auto"/>
        <w:bottom w:val="none" w:sz="0" w:space="0" w:color="auto"/>
        <w:right w:val="none" w:sz="0" w:space="0" w:color="auto"/>
      </w:divBdr>
    </w:div>
    <w:div w:id="1102530477">
      <w:bodyDiv w:val="1"/>
      <w:marLeft w:val="0"/>
      <w:marRight w:val="0"/>
      <w:marTop w:val="0"/>
      <w:marBottom w:val="0"/>
      <w:divBdr>
        <w:top w:val="none" w:sz="0" w:space="0" w:color="auto"/>
        <w:left w:val="none" w:sz="0" w:space="0" w:color="auto"/>
        <w:bottom w:val="none" w:sz="0" w:space="0" w:color="auto"/>
        <w:right w:val="none" w:sz="0" w:space="0" w:color="auto"/>
      </w:divBdr>
    </w:div>
    <w:div w:id="1102652062">
      <w:bodyDiv w:val="1"/>
      <w:marLeft w:val="0"/>
      <w:marRight w:val="0"/>
      <w:marTop w:val="0"/>
      <w:marBottom w:val="0"/>
      <w:divBdr>
        <w:top w:val="none" w:sz="0" w:space="0" w:color="auto"/>
        <w:left w:val="none" w:sz="0" w:space="0" w:color="auto"/>
        <w:bottom w:val="none" w:sz="0" w:space="0" w:color="auto"/>
        <w:right w:val="none" w:sz="0" w:space="0" w:color="auto"/>
      </w:divBdr>
    </w:div>
    <w:div w:id="1102726492">
      <w:bodyDiv w:val="1"/>
      <w:marLeft w:val="0"/>
      <w:marRight w:val="0"/>
      <w:marTop w:val="0"/>
      <w:marBottom w:val="0"/>
      <w:divBdr>
        <w:top w:val="none" w:sz="0" w:space="0" w:color="auto"/>
        <w:left w:val="none" w:sz="0" w:space="0" w:color="auto"/>
        <w:bottom w:val="none" w:sz="0" w:space="0" w:color="auto"/>
        <w:right w:val="none" w:sz="0" w:space="0" w:color="auto"/>
      </w:divBdr>
    </w:div>
    <w:div w:id="1102796506">
      <w:bodyDiv w:val="1"/>
      <w:marLeft w:val="0"/>
      <w:marRight w:val="0"/>
      <w:marTop w:val="0"/>
      <w:marBottom w:val="0"/>
      <w:divBdr>
        <w:top w:val="none" w:sz="0" w:space="0" w:color="auto"/>
        <w:left w:val="none" w:sz="0" w:space="0" w:color="auto"/>
        <w:bottom w:val="none" w:sz="0" w:space="0" w:color="auto"/>
        <w:right w:val="none" w:sz="0" w:space="0" w:color="auto"/>
      </w:divBdr>
    </w:div>
    <w:div w:id="1103183857">
      <w:bodyDiv w:val="1"/>
      <w:marLeft w:val="0"/>
      <w:marRight w:val="0"/>
      <w:marTop w:val="0"/>
      <w:marBottom w:val="0"/>
      <w:divBdr>
        <w:top w:val="none" w:sz="0" w:space="0" w:color="auto"/>
        <w:left w:val="none" w:sz="0" w:space="0" w:color="auto"/>
        <w:bottom w:val="none" w:sz="0" w:space="0" w:color="auto"/>
        <w:right w:val="none" w:sz="0" w:space="0" w:color="auto"/>
      </w:divBdr>
    </w:div>
    <w:div w:id="1103186386">
      <w:bodyDiv w:val="1"/>
      <w:marLeft w:val="0"/>
      <w:marRight w:val="0"/>
      <w:marTop w:val="0"/>
      <w:marBottom w:val="0"/>
      <w:divBdr>
        <w:top w:val="none" w:sz="0" w:space="0" w:color="auto"/>
        <w:left w:val="none" w:sz="0" w:space="0" w:color="auto"/>
        <w:bottom w:val="none" w:sz="0" w:space="0" w:color="auto"/>
        <w:right w:val="none" w:sz="0" w:space="0" w:color="auto"/>
      </w:divBdr>
    </w:div>
    <w:div w:id="1103189207">
      <w:bodyDiv w:val="1"/>
      <w:marLeft w:val="0"/>
      <w:marRight w:val="0"/>
      <w:marTop w:val="0"/>
      <w:marBottom w:val="0"/>
      <w:divBdr>
        <w:top w:val="none" w:sz="0" w:space="0" w:color="auto"/>
        <w:left w:val="none" w:sz="0" w:space="0" w:color="auto"/>
        <w:bottom w:val="none" w:sz="0" w:space="0" w:color="auto"/>
        <w:right w:val="none" w:sz="0" w:space="0" w:color="auto"/>
      </w:divBdr>
    </w:div>
    <w:div w:id="1103261304">
      <w:bodyDiv w:val="1"/>
      <w:marLeft w:val="0"/>
      <w:marRight w:val="0"/>
      <w:marTop w:val="0"/>
      <w:marBottom w:val="0"/>
      <w:divBdr>
        <w:top w:val="none" w:sz="0" w:space="0" w:color="auto"/>
        <w:left w:val="none" w:sz="0" w:space="0" w:color="auto"/>
        <w:bottom w:val="none" w:sz="0" w:space="0" w:color="auto"/>
        <w:right w:val="none" w:sz="0" w:space="0" w:color="auto"/>
      </w:divBdr>
    </w:div>
    <w:div w:id="1103263241">
      <w:bodyDiv w:val="1"/>
      <w:marLeft w:val="0"/>
      <w:marRight w:val="0"/>
      <w:marTop w:val="0"/>
      <w:marBottom w:val="0"/>
      <w:divBdr>
        <w:top w:val="none" w:sz="0" w:space="0" w:color="auto"/>
        <w:left w:val="none" w:sz="0" w:space="0" w:color="auto"/>
        <w:bottom w:val="none" w:sz="0" w:space="0" w:color="auto"/>
        <w:right w:val="none" w:sz="0" w:space="0" w:color="auto"/>
      </w:divBdr>
    </w:div>
    <w:div w:id="1103300354">
      <w:bodyDiv w:val="1"/>
      <w:marLeft w:val="0"/>
      <w:marRight w:val="0"/>
      <w:marTop w:val="0"/>
      <w:marBottom w:val="0"/>
      <w:divBdr>
        <w:top w:val="none" w:sz="0" w:space="0" w:color="auto"/>
        <w:left w:val="none" w:sz="0" w:space="0" w:color="auto"/>
        <w:bottom w:val="none" w:sz="0" w:space="0" w:color="auto"/>
        <w:right w:val="none" w:sz="0" w:space="0" w:color="auto"/>
      </w:divBdr>
    </w:div>
    <w:div w:id="1103383330">
      <w:bodyDiv w:val="1"/>
      <w:marLeft w:val="0"/>
      <w:marRight w:val="0"/>
      <w:marTop w:val="0"/>
      <w:marBottom w:val="0"/>
      <w:divBdr>
        <w:top w:val="none" w:sz="0" w:space="0" w:color="auto"/>
        <w:left w:val="none" w:sz="0" w:space="0" w:color="auto"/>
        <w:bottom w:val="none" w:sz="0" w:space="0" w:color="auto"/>
        <w:right w:val="none" w:sz="0" w:space="0" w:color="auto"/>
      </w:divBdr>
    </w:div>
    <w:div w:id="1103456759">
      <w:bodyDiv w:val="1"/>
      <w:marLeft w:val="0"/>
      <w:marRight w:val="0"/>
      <w:marTop w:val="0"/>
      <w:marBottom w:val="0"/>
      <w:divBdr>
        <w:top w:val="none" w:sz="0" w:space="0" w:color="auto"/>
        <w:left w:val="none" w:sz="0" w:space="0" w:color="auto"/>
        <w:bottom w:val="none" w:sz="0" w:space="0" w:color="auto"/>
        <w:right w:val="none" w:sz="0" w:space="0" w:color="auto"/>
      </w:divBdr>
    </w:div>
    <w:div w:id="1103459753">
      <w:bodyDiv w:val="1"/>
      <w:marLeft w:val="0"/>
      <w:marRight w:val="0"/>
      <w:marTop w:val="0"/>
      <w:marBottom w:val="0"/>
      <w:divBdr>
        <w:top w:val="none" w:sz="0" w:space="0" w:color="auto"/>
        <w:left w:val="none" w:sz="0" w:space="0" w:color="auto"/>
        <w:bottom w:val="none" w:sz="0" w:space="0" w:color="auto"/>
        <w:right w:val="none" w:sz="0" w:space="0" w:color="auto"/>
      </w:divBdr>
    </w:div>
    <w:div w:id="1103719172">
      <w:bodyDiv w:val="1"/>
      <w:marLeft w:val="0"/>
      <w:marRight w:val="0"/>
      <w:marTop w:val="0"/>
      <w:marBottom w:val="0"/>
      <w:divBdr>
        <w:top w:val="none" w:sz="0" w:space="0" w:color="auto"/>
        <w:left w:val="none" w:sz="0" w:space="0" w:color="auto"/>
        <w:bottom w:val="none" w:sz="0" w:space="0" w:color="auto"/>
        <w:right w:val="none" w:sz="0" w:space="0" w:color="auto"/>
      </w:divBdr>
    </w:div>
    <w:div w:id="1103723784">
      <w:bodyDiv w:val="1"/>
      <w:marLeft w:val="0"/>
      <w:marRight w:val="0"/>
      <w:marTop w:val="0"/>
      <w:marBottom w:val="0"/>
      <w:divBdr>
        <w:top w:val="none" w:sz="0" w:space="0" w:color="auto"/>
        <w:left w:val="none" w:sz="0" w:space="0" w:color="auto"/>
        <w:bottom w:val="none" w:sz="0" w:space="0" w:color="auto"/>
        <w:right w:val="none" w:sz="0" w:space="0" w:color="auto"/>
      </w:divBdr>
    </w:div>
    <w:div w:id="1104377741">
      <w:bodyDiv w:val="1"/>
      <w:marLeft w:val="0"/>
      <w:marRight w:val="0"/>
      <w:marTop w:val="0"/>
      <w:marBottom w:val="0"/>
      <w:divBdr>
        <w:top w:val="none" w:sz="0" w:space="0" w:color="auto"/>
        <w:left w:val="none" w:sz="0" w:space="0" w:color="auto"/>
        <w:bottom w:val="none" w:sz="0" w:space="0" w:color="auto"/>
        <w:right w:val="none" w:sz="0" w:space="0" w:color="auto"/>
      </w:divBdr>
    </w:div>
    <w:div w:id="1104572144">
      <w:bodyDiv w:val="1"/>
      <w:marLeft w:val="0"/>
      <w:marRight w:val="0"/>
      <w:marTop w:val="0"/>
      <w:marBottom w:val="0"/>
      <w:divBdr>
        <w:top w:val="none" w:sz="0" w:space="0" w:color="auto"/>
        <w:left w:val="none" w:sz="0" w:space="0" w:color="auto"/>
        <w:bottom w:val="none" w:sz="0" w:space="0" w:color="auto"/>
        <w:right w:val="none" w:sz="0" w:space="0" w:color="auto"/>
      </w:divBdr>
    </w:div>
    <w:div w:id="1104766999">
      <w:bodyDiv w:val="1"/>
      <w:marLeft w:val="0"/>
      <w:marRight w:val="0"/>
      <w:marTop w:val="0"/>
      <w:marBottom w:val="0"/>
      <w:divBdr>
        <w:top w:val="none" w:sz="0" w:space="0" w:color="auto"/>
        <w:left w:val="none" w:sz="0" w:space="0" w:color="auto"/>
        <w:bottom w:val="none" w:sz="0" w:space="0" w:color="auto"/>
        <w:right w:val="none" w:sz="0" w:space="0" w:color="auto"/>
      </w:divBdr>
    </w:div>
    <w:div w:id="1104884867">
      <w:bodyDiv w:val="1"/>
      <w:marLeft w:val="0"/>
      <w:marRight w:val="0"/>
      <w:marTop w:val="0"/>
      <w:marBottom w:val="0"/>
      <w:divBdr>
        <w:top w:val="none" w:sz="0" w:space="0" w:color="auto"/>
        <w:left w:val="none" w:sz="0" w:space="0" w:color="auto"/>
        <w:bottom w:val="none" w:sz="0" w:space="0" w:color="auto"/>
        <w:right w:val="none" w:sz="0" w:space="0" w:color="auto"/>
      </w:divBdr>
    </w:div>
    <w:div w:id="1105537335">
      <w:bodyDiv w:val="1"/>
      <w:marLeft w:val="0"/>
      <w:marRight w:val="0"/>
      <w:marTop w:val="0"/>
      <w:marBottom w:val="0"/>
      <w:divBdr>
        <w:top w:val="none" w:sz="0" w:space="0" w:color="auto"/>
        <w:left w:val="none" w:sz="0" w:space="0" w:color="auto"/>
        <w:bottom w:val="none" w:sz="0" w:space="0" w:color="auto"/>
        <w:right w:val="none" w:sz="0" w:space="0" w:color="auto"/>
      </w:divBdr>
    </w:div>
    <w:div w:id="1105736377">
      <w:bodyDiv w:val="1"/>
      <w:marLeft w:val="0"/>
      <w:marRight w:val="0"/>
      <w:marTop w:val="0"/>
      <w:marBottom w:val="0"/>
      <w:divBdr>
        <w:top w:val="none" w:sz="0" w:space="0" w:color="auto"/>
        <w:left w:val="none" w:sz="0" w:space="0" w:color="auto"/>
        <w:bottom w:val="none" w:sz="0" w:space="0" w:color="auto"/>
        <w:right w:val="none" w:sz="0" w:space="0" w:color="auto"/>
      </w:divBdr>
    </w:div>
    <w:div w:id="1105927557">
      <w:bodyDiv w:val="1"/>
      <w:marLeft w:val="0"/>
      <w:marRight w:val="0"/>
      <w:marTop w:val="0"/>
      <w:marBottom w:val="0"/>
      <w:divBdr>
        <w:top w:val="none" w:sz="0" w:space="0" w:color="auto"/>
        <w:left w:val="none" w:sz="0" w:space="0" w:color="auto"/>
        <w:bottom w:val="none" w:sz="0" w:space="0" w:color="auto"/>
        <w:right w:val="none" w:sz="0" w:space="0" w:color="auto"/>
      </w:divBdr>
    </w:div>
    <w:div w:id="1106122630">
      <w:bodyDiv w:val="1"/>
      <w:marLeft w:val="0"/>
      <w:marRight w:val="0"/>
      <w:marTop w:val="0"/>
      <w:marBottom w:val="0"/>
      <w:divBdr>
        <w:top w:val="none" w:sz="0" w:space="0" w:color="auto"/>
        <w:left w:val="none" w:sz="0" w:space="0" w:color="auto"/>
        <w:bottom w:val="none" w:sz="0" w:space="0" w:color="auto"/>
        <w:right w:val="none" w:sz="0" w:space="0" w:color="auto"/>
      </w:divBdr>
    </w:div>
    <w:div w:id="1106147532">
      <w:bodyDiv w:val="1"/>
      <w:marLeft w:val="0"/>
      <w:marRight w:val="0"/>
      <w:marTop w:val="0"/>
      <w:marBottom w:val="0"/>
      <w:divBdr>
        <w:top w:val="none" w:sz="0" w:space="0" w:color="auto"/>
        <w:left w:val="none" w:sz="0" w:space="0" w:color="auto"/>
        <w:bottom w:val="none" w:sz="0" w:space="0" w:color="auto"/>
        <w:right w:val="none" w:sz="0" w:space="0" w:color="auto"/>
      </w:divBdr>
    </w:div>
    <w:div w:id="1106268977">
      <w:bodyDiv w:val="1"/>
      <w:marLeft w:val="0"/>
      <w:marRight w:val="0"/>
      <w:marTop w:val="0"/>
      <w:marBottom w:val="0"/>
      <w:divBdr>
        <w:top w:val="none" w:sz="0" w:space="0" w:color="auto"/>
        <w:left w:val="none" w:sz="0" w:space="0" w:color="auto"/>
        <w:bottom w:val="none" w:sz="0" w:space="0" w:color="auto"/>
        <w:right w:val="none" w:sz="0" w:space="0" w:color="auto"/>
      </w:divBdr>
    </w:div>
    <w:div w:id="1106315006">
      <w:bodyDiv w:val="1"/>
      <w:marLeft w:val="0"/>
      <w:marRight w:val="0"/>
      <w:marTop w:val="0"/>
      <w:marBottom w:val="0"/>
      <w:divBdr>
        <w:top w:val="none" w:sz="0" w:space="0" w:color="auto"/>
        <w:left w:val="none" w:sz="0" w:space="0" w:color="auto"/>
        <w:bottom w:val="none" w:sz="0" w:space="0" w:color="auto"/>
        <w:right w:val="none" w:sz="0" w:space="0" w:color="auto"/>
      </w:divBdr>
    </w:div>
    <w:div w:id="1106340228">
      <w:bodyDiv w:val="1"/>
      <w:marLeft w:val="0"/>
      <w:marRight w:val="0"/>
      <w:marTop w:val="0"/>
      <w:marBottom w:val="0"/>
      <w:divBdr>
        <w:top w:val="none" w:sz="0" w:space="0" w:color="auto"/>
        <w:left w:val="none" w:sz="0" w:space="0" w:color="auto"/>
        <w:bottom w:val="none" w:sz="0" w:space="0" w:color="auto"/>
        <w:right w:val="none" w:sz="0" w:space="0" w:color="auto"/>
      </w:divBdr>
    </w:div>
    <w:div w:id="1106847030">
      <w:bodyDiv w:val="1"/>
      <w:marLeft w:val="0"/>
      <w:marRight w:val="0"/>
      <w:marTop w:val="0"/>
      <w:marBottom w:val="0"/>
      <w:divBdr>
        <w:top w:val="none" w:sz="0" w:space="0" w:color="auto"/>
        <w:left w:val="none" w:sz="0" w:space="0" w:color="auto"/>
        <w:bottom w:val="none" w:sz="0" w:space="0" w:color="auto"/>
        <w:right w:val="none" w:sz="0" w:space="0" w:color="auto"/>
      </w:divBdr>
    </w:div>
    <w:div w:id="1106924364">
      <w:bodyDiv w:val="1"/>
      <w:marLeft w:val="0"/>
      <w:marRight w:val="0"/>
      <w:marTop w:val="0"/>
      <w:marBottom w:val="0"/>
      <w:divBdr>
        <w:top w:val="none" w:sz="0" w:space="0" w:color="auto"/>
        <w:left w:val="none" w:sz="0" w:space="0" w:color="auto"/>
        <w:bottom w:val="none" w:sz="0" w:space="0" w:color="auto"/>
        <w:right w:val="none" w:sz="0" w:space="0" w:color="auto"/>
      </w:divBdr>
    </w:div>
    <w:div w:id="1106925541">
      <w:bodyDiv w:val="1"/>
      <w:marLeft w:val="0"/>
      <w:marRight w:val="0"/>
      <w:marTop w:val="0"/>
      <w:marBottom w:val="0"/>
      <w:divBdr>
        <w:top w:val="none" w:sz="0" w:space="0" w:color="auto"/>
        <w:left w:val="none" w:sz="0" w:space="0" w:color="auto"/>
        <w:bottom w:val="none" w:sz="0" w:space="0" w:color="auto"/>
        <w:right w:val="none" w:sz="0" w:space="0" w:color="auto"/>
      </w:divBdr>
    </w:div>
    <w:div w:id="1107308431">
      <w:bodyDiv w:val="1"/>
      <w:marLeft w:val="0"/>
      <w:marRight w:val="0"/>
      <w:marTop w:val="0"/>
      <w:marBottom w:val="0"/>
      <w:divBdr>
        <w:top w:val="none" w:sz="0" w:space="0" w:color="auto"/>
        <w:left w:val="none" w:sz="0" w:space="0" w:color="auto"/>
        <w:bottom w:val="none" w:sz="0" w:space="0" w:color="auto"/>
        <w:right w:val="none" w:sz="0" w:space="0" w:color="auto"/>
      </w:divBdr>
    </w:div>
    <w:div w:id="1107505344">
      <w:bodyDiv w:val="1"/>
      <w:marLeft w:val="0"/>
      <w:marRight w:val="0"/>
      <w:marTop w:val="0"/>
      <w:marBottom w:val="0"/>
      <w:divBdr>
        <w:top w:val="none" w:sz="0" w:space="0" w:color="auto"/>
        <w:left w:val="none" w:sz="0" w:space="0" w:color="auto"/>
        <w:bottom w:val="none" w:sz="0" w:space="0" w:color="auto"/>
        <w:right w:val="none" w:sz="0" w:space="0" w:color="auto"/>
      </w:divBdr>
    </w:div>
    <w:div w:id="1107577441">
      <w:bodyDiv w:val="1"/>
      <w:marLeft w:val="0"/>
      <w:marRight w:val="0"/>
      <w:marTop w:val="0"/>
      <w:marBottom w:val="0"/>
      <w:divBdr>
        <w:top w:val="none" w:sz="0" w:space="0" w:color="auto"/>
        <w:left w:val="none" w:sz="0" w:space="0" w:color="auto"/>
        <w:bottom w:val="none" w:sz="0" w:space="0" w:color="auto"/>
        <w:right w:val="none" w:sz="0" w:space="0" w:color="auto"/>
      </w:divBdr>
    </w:div>
    <w:div w:id="1108506248">
      <w:bodyDiv w:val="1"/>
      <w:marLeft w:val="0"/>
      <w:marRight w:val="0"/>
      <w:marTop w:val="0"/>
      <w:marBottom w:val="0"/>
      <w:divBdr>
        <w:top w:val="none" w:sz="0" w:space="0" w:color="auto"/>
        <w:left w:val="none" w:sz="0" w:space="0" w:color="auto"/>
        <w:bottom w:val="none" w:sz="0" w:space="0" w:color="auto"/>
        <w:right w:val="none" w:sz="0" w:space="0" w:color="auto"/>
      </w:divBdr>
    </w:div>
    <w:div w:id="1108894760">
      <w:bodyDiv w:val="1"/>
      <w:marLeft w:val="0"/>
      <w:marRight w:val="0"/>
      <w:marTop w:val="0"/>
      <w:marBottom w:val="0"/>
      <w:divBdr>
        <w:top w:val="none" w:sz="0" w:space="0" w:color="auto"/>
        <w:left w:val="none" w:sz="0" w:space="0" w:color="auto"/>
        <w:bottom w:val="none" w:sz="0" w:space="0" w:color="auto"/>
        <w:right w:val="none" w:sz="0" w:space="0" w:color="auto"/>
      </w:divBdr>
    </w:div>
    <w:div w:id="1108937750">
      <w:bodyDiv w:val="1"/>
      <w:marLeft w:val="0"/>
      <w:marRight w:val="0"/>
      <w:marTop w:val="0"/>
      <w:marBottom w:val="0"/>
      <w:divBdr>
        <w:top w:val="none" w:sz="0" w:space="0" w:color="auto"/>
        <w:left w:val="none" w:sz="0" w:space="0" w:color="auto"/>
        <w:bottom w:val="none" w:sz="0" w:space="0" w:color="auto"/>
        <w:right w:val="none" w:sz="0" w:space="0" w:color="auto"/>
      </w:divBdr>
    </w:div>
    <w:div w:id="1109198645">
      <w:bodyDiv w:val="1"/>
      <w:marLeft w:val="0"/>
      <w:marRight w:val="0"/>
      <w:marTop w:val="0"/>
      <w:marBottom w:val="0"/>
      <w:divBdr>
        <w:top w:val="none" w:sz="0" w:space="0" w:color="auto"/>
        <w:left w:val="none" w:sz="0" w:space="0" w:color="auto"/>
        <w:bottom w:val="none" w:sz="0" w:space="0" w:color="auto"/>
        <w:right w:val="none" w:sz="0" w:space="0" w:color="auto"/>
      </w:divBdr>
    </w:div>
    <w:div w:id="1109357667">
      <w:bodyDiv w:val="1"/>
      <w:marLeft w:val="0"/>
      <w:marRight w:val="0"/>
      <w:marTop w:val="0"/>
      <w:marBottom w:val="0"/>
      <w:divBdr>
        <w:top w:val="none" w:sz="0" w:space="0" w:color="auto"/>
        <w:left w:val="none" w:sz="0" w:space="0" w:color="auto"/>
        <w:bottom w:val="none" w:sz="0" w:space="0" w:color="auto"/>
        <w:right w:val="none" w:sz="0" w:space="0" w:color="auto"/>
      </w:divBdr>
    </w:div>
    <w:div w:id="1110008907">
      <w:bodyDiv w:val="1"/>
      <w:marLeft w:val="0"/>
      <w:marRight w:val="0"/>
      <w:marTop w:val="0"/>
      <w:marBottom w:val="0"/>
      <w:divBdr>
        <w:top w:val="none" w:sz="0" w:space="0" w:color="auto"/>
        <w:left w:val="none" w:sz="0" w:space="0" w:color="auto"/>
        <w:bottom w:val="none" w:sz="0" w:space="0" w:color="auto"/>
        <w:right w:val="none" w:sz="0" w:space="0" w:color="auto"/>
      </w:divBdr>
    </w:div>
    <w:div w:id="1110399065">
      <w:bodyDiv w:val="1"/>
      <w:marLeft w:val="0"/>
      <w:marRight w:val="0"/>
      <w:marTop w:val="0"/>
      <w:marBottom w:val="0"/>
      <w:divBdr>
        <w:top w:val="none" w:sz="0" w:space="0" w:color="auto"/>
        <w:left w:val="none" w:sz="0" w:space="0" w:color="auto"/>
        <w:bottom w:val="none" w:sz="0" w:space="0" w:color="auto"/>
        <w:right w:val="none" w:sz="0" w:space="0" w:color="auto"/>
      </w:divBdr>
    </w:div>
    <w:div w:id="1110471643">
      <w:bodyDiv w:val="1"/>
      <w:marLeft w:val="0"/>
      <w:marRight w:val="0"/>
      <w:marTop w:val="0"/>
      <w:marBottom w:val="0"/>
      <w:divBdr>
        <w:top w:val="none" w:sz="0" w:space="0" w:color="auto"/>
        <w:left w:val="none" w:sz="0" w:space="0" w:color="auto"/>
        <w:bottom w:val="none" w:sz="0" w:space="0" w:color="auto"/>
        <w:right w:val="none" w:sz="0" w:space="0" w:color="auto"/>
      </w:divBdr>
    </w:div>
    <w:div w:id="1110516007">
      <w:bodyDiv w:val="1"/>
      <w:marLeft w:val="0"/>
      <w:marRight w:val="0"/>
      <w:marTop w:val="0"/>
      <w:marBottom w:val="0"/>
      <w:divBdr>
        <w:top w:val="none" w:sz="0" w:space="0" w:color="auto"/>
        <w:left w:val="none" w:sz="0" w:space="0" w:color="auto"/>
        <w:bottom w:val="none" w:sz="0" w:space="0" w:color="auto"/>
        <w:right w:val="none" w:sz="0" w:space="0" w:color="auto"/>
      </w:divBdr>
    </w:div>
    <w:div w:id="1110779999">
      <w:bodyDiv w:val="1"/>
      <w:marLeft w:val="0"/>
      <w:marRight w:val="0"/>
      <w:marTop w:val="0"/>
      <w:marBottom w:val="0"/>
      <w:divBdr>
        <w:top w:val="none" w:sz="0" w:space="0" w:color="auto"/>
        <w:left w:val="none" w:sz="0" w:space="0" w:color="auto"/>
        <w:bottom w:val="none" w:sz="0" w:space="0" w:color="auto"/>
        <w:right w:val="none" w:sz="0" w:space="0" w:color="auto"/>
      </w:divBdr>
    </w:div>
    <w:div w:id="1110932917">
      <w:bodyDiv w:val="1"/>
      <w:marLeft w:val="0"/>
      <w:marRight w:val="0"/>
      <w:marTop w:val="0"/>
      <w:marBottom w:val="0"/>
      <w:divBdr>
        <w:top w:val="none" w:sz="0" w:space="0" w:color="auto"/>
        <w:left w:val="none" w:sz="0" w:space="0" w:color="auto"/>
        <w:bottom w:val="none" w:sz="0" w:space="0" w:color="auto"/>
        <w:right w:val="none" w:sz="0" w:space="0" w:color="auto"/>
      </w:divBdr>
    </w:div>
    <w:div w:id="1111046547">
      <w:bodyDiv w:val="1"/>
      <w:marLeft w:val="0"/>
      <w:marRight w:val="0"/>
      <w:marTop w:val="0"/>
      <w:marBottom w:val="0"/>
      <w:divBdr>
        <w:top w:val="none" w:sz="0" w:space="0" w:color="auto"/>
        <w:left w:val="none" w:sz="0" w:space="0" w:color="auto"/>
        <w:bottom w:val="none" w:sz="0" w:space="0" w:color="auto"/>
        <w:right w:val="none" w:sz="0" w:space="0" w:color="auto"/>
      </w:divBdr>
    </w:div>
    <w:div w:id="1111168742">
      <w:bodyDiv w:val="1"/>
      <w:marLeft w:val="0"/>
      <w:marRight w:val="0"/>
      <w:marTop w:val="0"/>
      <w:marBottom w:val="0"/>
      <w:divBdr>
        <w:top w:val="none" w:sz="0" w:space="0" w:color="auto"/>
        <w:left w:val="none" w:sz="0" w:space="0" w:color="auto"/>
        <w:bottom w:val="none" w:sz="0" w:space="0" w:color="auto"/>
        <w:right w:val="none" w:sz="0" w:space="0" w:color="auto"/>
      </w:divBdr>
    </w:div>
    <w:div w:id="1111245240">
      <w:bodyDiv w:val="1"/>
      <w:marLeft w:val="0"/>
      <w:marRight w:val="0"/>
      <w:marTop w:val="0"/>
      <w:marBottom w:val="0"/>
      <w:divBdr>
        <w:top w:val="none" w:sz="0" w:space="0" w:color="auto"/>
        <w:left w:val="none" w:sz="0" w:space="0" w:color="auto"/>
        <w:bottom w:val="none" w:sz="0" w:space="0" w:color="auto"/>
        <w:right w:val="none" w:sz="0" w:space="0" w:color="auto"/>
      </w:divBdr>
    </w:div>
    <w:div w:id="1111584104">
      <w:bodyDiv w:val="1"/>
      <w:marLeft w:val="0"/>
      <w:marRight w:val="0"/>
      <w:marTop w:val="0"/>
      <w:marBottom w:val="0"/>
      <w:divBdr>
        <w:top w:val="none" w:sz="0" w:space="0" w:color="auto"/>
        <w:left w:val="none" w:sz="0" w:space="0" w:color="auto"/>
        <w:bottom w:val="none" w:sz="0" w:space="0" w:color="auto"/>
        <w:right w:val="none" w:sz="0" w:space="0" w:color="auto"/>
      </w:divBdr>
    </w:div>
    <w:div w:id="1111628511">
      <w:bodyDiv w:val="1"/>
      <w:marLeft w:val="0"/>
      <w:marRight w:val="0"/>
      <w:marTop w:val="0"/>
      <w:marBottom w:val="0"/>
      <w:divBdr>
        <w:top w:val="none" w:sz="0" w:space="0" w:color="auto"/>
        <w:left w:val="none" w:sz="0" w:space="0" w:color="auto"/>
        <w:bottom w:val="none" w:sz="0" w:space="0" w:color="auto"/>
        <w:right w:val="none" w:sz="0" w:space="0" w:color="auto"/>
      </w:divBdr>
    </w:div>
    <w:div w:id="1112237683">
      <w:bodyDiv w:val="1"/>
      <w:marLeft w:val="0"/>
      <w:marRight w:val="0"/>
      <w:marTop w:val="0"/>
      <w:marBottom w:val="0"/>
      <w:divBdr>
        <w:top w:val="none" w:sz="0" w:space="0" w:color="auto"/>
        <w:left w:val="none" w:sz="0" w:space="0" w:color="auto"/>
        <w:bottom w:val="none" w:sz="0" w:space="0" w:color="auto"/>
        <w:right w:val="none" w:sz="0" w:space="0" w:color="auto"/>
      </w:divBdr>
    </w:div>
    <w:div w:id="1112288918">
      <w:bodyDiv w:val="1"/>
      <w:marLeft w:val="0"/>
      <w:marRight w:val="0"/>
      <w:marTop w:val="0"/>
      <w:marBottom w:val="0"/>
      <w:divBdr>
        <w:top w:val="none" w:sz="0" w:space="0" w:color="auto"/>
        <w:left w:val="none" w:sz="0" w:space="0" w:color="auto"/>
        <w:bottom w:val="none" w:sz="0" w:space="0" w:color="auto"/>
        <w:right w:val="none" w:sz="0" w:space="0" w:color="auto"/>
      </w:divBdr>
    </w:div>
    <w:div w:id="1112482126">
      <w:bodyDiv w:val="1"/>
      <w:marLeft w:val="0"/>
      <w:marRight w:val="0"/>
      <w:marTop w:val="0"/>
      <w:marBottom w:val="0"/>
      <w:divBdr>
        <w:top w:val="none" w:sz="0" w:space="0" w:color="auto"/>
        <w:left w:val="none" w:sz="0" w:space="0" w:color="auto"/>
        <w:bottom w:val="none" w:sz="0" w:space="0" w:color="auto"/>
        <w:right w:val="none" w:sz="0" w:space="0" w:color="auto"/>
      </w:divBdr>
    </w:div>
    <w:div w:id="1112825340">
      <w:bodyDiv w:val="1"/>
      <w:marLeft w:val="0"/>
      <w:marRight w:val="0"/>
      <w:marTop w:val="0"/>
      <w:marBottom w:val="0"/>
      <w:divBdr>
        <w:top w:val="none" w:sz="0" w:space="0" w:color="auto"/>
        <w:left w:val="none" w:sz="0" w:space="0" w:color="auto"/>
        <w:bottom w:val="none" w:sz="0" w:space="0" w:color="auto"/>
        <w:right w:val="none" w:sz="0" w:space="0" w:color="auto"/>
      </w:divBdr>
    </w:div>
    <w:div w:id="1112935585">
      <w:bodyDiv w:val="1"/>
      <w:marLeft w:val="0"/>
      <w:marRight w:val="0"/>
      <w:marTop w:val="0"/>
      <w:marBottom w:val="0"/>
      <w:divBdr>
        <w:top w:val="none" w:sz="0" w:space="0" w:color="auto"/>
        <w:left w:val="none" w:sz="0" w:space="0" w:color="auto"/>
        <w:bottom w:val="none" w:sz="0" w:space="0" w:color="auto"/>
        <w:right w:val="none" w:sz="0" w:space="0" w:color="auto"/>
      </w:divBdr>
    </w:div>
    <w:div w:id="1112936020">
      <w:bodyDiv w:val="1"/>
      <w:marLeft w:val="0"/>
      <w:marRight w:val="0"/>
      <w:marTop w:val="0"/>
      <w:marBottom w:val="0"/>
      <w:divBdr>
        <w:top w:val="none" w:sz="0" w:space="0" w:color="auto"/>
        <w:left w:val="none" w:sz="0" w:space="0" w:color="auto"/>
        <w:bottom w:val="none" w:sz="0" w:space="0" w:color="auto"/>
        <w:right w:val="none" w:sz="0" w:space="0" w:color="auto"/>
      </w:divBdr>
    </w:div>
    <w:div w:id="1112938748">
      <w:bodyDiv w:val="1"/>
      <w:marLeft w:val="0"/>
      <w:marRight w:val="0"/>
      <w:marTop w:val="0"/>
      <w:marBottom w:val="0"/>
      <w:divBdr>
        <w:top w:val="none" w:sz="0" w:space="0" w:color="auto"/>
        <w:left w:val="none" w:sz="0" w:space="0" w:color="auto"/>
        <w:bottom w:val="none" w:sz="0" w:space="0" w:color="auto"/>
        <w:right w:val="none" w:sz="0" w:space="0" w:color="auto"/>
      </w:divBdr>
    </w:div>
    <w:div w:id="1113131555">
      <w:bodyDiv w:val="1"/>
      <w:marLeft w:val="0"/>
      <w:marRight w:val="0"/>
      <w:marTop w:val="0"/>
      <w:marBottom w:val="0"/>
      <w:divBdr>
        <w:top w:val="none" w:sz="0" w:space="0" w:color="auto"/>
        <w:left w:val="none" w:sz="0" w:space="0" w:color="auto"/>
        <w:bottom w:val="none" w:sz="0" w:space="0" w:color="auto"/>
        <w:right w:val="none" w:sz="0" w:space="0" w:color="auto"/>
      </w:divBdr>
    </w:div>
    <w:div w:id="1113136986">
      <w:bodyDiv w:val="1"/>
      <w:marLeft w:val="0"/>
      <w:marRight w:val="0"/>
      <w:marTop w:val="0"/>
      <w:marBottom w:val="0"/>
      <w:divBdr>
        <w:top w:val="none" w:sz="0" w:space="0" w:color="auto"/>
        <w:left w:val="none" w:sz="0" w:space="0" w:color="auto"/>
        <w:bottom w:val="none" w:sz="0" w:space="0" w:color="auto"/>
        <w:right w:val="none" w:sz="0" w:space="0" w:color="auto"/>
      </w:divBdr>
    </w:div>
    <w:div w:id="1113210030">
      <w:bodyDiv w:val="1"/>
      <w:marLeft w:val="0"/>
      <w:marRight w:val="0"/>
      <w:marTop w:val="0"/>
      <w:marBottom w:val="0"/>
      <w:divBdr>
        <w:top w:val="none" w:sz="0" w:space="0" w:color="auto"/>
        <w:left w:val="none" w:sz="0" w:space="0" w:color="auto"/>
        <w:bottom w:val="none" w:sz="0" w:space="0" w:color="auto"/>
        <w:right w:val="none" w:sz="0" w:space="0" w:color="auto"/>
      </w:divBdr>
    </w:div>
    <w:div w:id="1113477231">
      <w:bodyDiv w:val="1"/>
      <w:marLeft w:val="0"/>
      <w:marRight w:val="0"/>
      <w:marTop w:val="0"/>
      <w:marBottom w:val="0"/>
      <w:divBdr>
        <w:top w:val="none" w:sz="0" w:space="0" w:color="auto"/>
        <w:left w:val="none" w:sz="0" w:space="0" w:color="auto"/>
        <w:bottom w:val="none" w:sz="0" w:space="0" w:color="auto"/>
        <w:right w:val="none" w:sz="0" w:space="0" w:color="auto"/>
      </w:divBdr>
    </w:div>
    <w:div w:id="1113550485">
      <w:bodyDiv w:val="1"/>
      <w:marLeft w:val="0"/>
      <w:marRight w:val="0"/>
      <w:marTop w:val="0"/>
      <w:marBottom w:val="0"/>
      <w:divBdr>
        <w:top w:val="none" w:sz="0" w:space="0" w:color="auto"/>
        <w:left w:val="none" w:sz="0" w:space="0" w:color="auto"/>
        <w:bottom w:val="none" w:sz="0" w:space="0" w:color="auto"/>
        <w:right w:val="none" w:sz="0" w:space="0" w:color="auto"/>
      </w:divBdr>
    </w:div>
    <w:div w:id="1113789948">
      <w:bodyDiv w:val="1"/>
      <w:marLeft w:val="0"/>
      <w:marRight w:val="0"/>
      <w:marTop w:val="0"/>
      <w:marBottom w:val="0"/>
      <w:divBdr>
        <w:top w:val="none" w:sz="0" w:space="0" w:color="auto"/>
        <w:left w:val="none" w:sz="0" w:space="0" w:color="auto"/>
        <w:bottom w:val="none" w:sz="0" w:space="0" w:color="auto"/>
        <w:right w:val="none" w:sz="0" w:space="0" w:color="auto"/>
      </w:divBdr>
    </w:div>
    <w:div w:id="1114128359">
      <w:bodyDiv w:val="1"/>
      <w:marLeft w:val="0"/>
      <w:marRight w:val="0"/>
      <w:marTop w:val="0"/>
      <w:marBottom w:val="0"/>
      <w:divBdr>
        <w:top w:val="none" w:sz="0" w:space="0" w:color="auto"/>
        <w:left w:val="none" w:sz="0" w:space="0" w:color="auto"/>
        <w:bottom w:val="none" w:sz="0" w:space="0" w:color="auto"/>
        <w:right w:val="none" w:sz="0" w:space="0" w:color="auto"/>
      </w:divBdr>
    </w:div>
    <w:div w:id="1114522630">
      <w:bodyDiv w:val="1"/>
      <w:marLeft w:val="0"/>
      <w:marRight w:val="0"/>
      <w:marTop w:val="0"/>
      <w:marBottom w:val="0"/>
      <w:divBdr>
        <w:top w:val="none" w:sz="0" w:space="0" w:color="auto"/>
        <w:left w:val="none" w:sz="0" w:space="0" w:color="auto"/>
        <w:bottom w:val="none" w:sz="0" w:space="0" w:color="auto"/>
        <w:right w:val="none" w:sz="0" w:space="0" w:color="auto"/>
      </w:divBdr>
    </w:div>
    <w:div w:id="1114977724">
      <w:bodyDiv w:val="1"/>
      <w:marLeft w:val="0"/>
      <w:marRight w:val="0"/>
      <w:marTop w:val="0"/>
      <w:marBottom w:val="0"/>
      <w:divBdr>
        <w:top w:val="none" w:sz="0" w:space="0" w:color="auto"/>
        <w:left w:val="none" w:sz="0" w:space="0" w:color="auto"/>
        <w:bottom w:val="none" w:sz="0" w:space="0" w:color="auto"/>
        <w:right w:val="none" w:sz="0" w:space="0" w:color="auto"/>
      </w:divBdr>
    </w:div>
    <w:div w:id="1115099363">
      <w:bodyDiv w:val="1"/>
      <w:marLeft w:val="0"/>
      <w:marRight w:val="0"/>
      <w:marTop w:val="0"/>
      <w:marBottom w:val="0"/>
      <w:divBdr>
        <w:top w:val="none" w:sz="0" w:space="0" w:color="auto"/>
        <w:left w:val="none" w:sz="0" w:space="0" w:color="auto"/>
        <w:bottom w:val="none" w:sz="0" w:space="0" w:color="auto"/>
        <w:right w:val="none" w:sz="0" w:space="0" w:color="auto"/>
      </w:divBdr>
    </w:div>
    <w:div w:id="1115447693">
      <w:bodyDiv w:val="1"/>
      <w:marLeft w:val="0"/>
      <w:marRight w:val="0"/>
      <w:marTop w:val="0"/>
      <w:marBottom w:val="0"/>
      <w:divBdr>
        <w:top w:val="none" w:sz="0" w:space="0" w:color="auto"/>
        <w:left w:val="none" w:sz="0" w:space="0" w:color="auto"/>
        <w:bottom w:val="none" w:sz="0" w:space="0" w:color="auto"/>
        <w:right w:val="none" w:sz="0" w:space="0" w:color="auto"/>
      </w:divBdr>
    </w:div>
    <w:div w:id="1115826953">
      <w:bodyDiv w:val="1"/>
      <w:marLeft w:val="0"/>
      <w:marRight w:val="0"/>
      <w:marTop w:val="0"/>
      <w:marBottom w:val="0"/>
      <w:divBdr>
        <w:top w:val="none" w:sz="0" w:space="0" w:color="auto"/>
        <w:left w:val="none" w:sz="0" w:space="0" w:color="auto"/>
        <w:bottom w:val="none" w:sz="0" w:space="0" w:color="auto"/>
        <w:right w:val="none" w:sz="0" w:space="0" w:color="auto"/>
      </w:divBdr>
    </w:div>
    <w:div w:id="1116098044">
      <w:bodyDiv w:val="1"/>
      <w:marLeft w:val="0"/>
      <w:marRight w:val="0"/>
      <w:marTop w:val="0"/>
      <w:marBottom w:val="0"/>
      <w:divBdr>
        <w:top w:val="none" w:sz="0" w:space="0" w:color="auto"/>
        <w:left w:val="none" w:sz="0" w:space="0" w:color="auto"/>
        <w:bottom w:val="none" w:sz="0" w:space="0" w:color="auto"/>
        <w:right w:val="none" w:sz="0" w:space="0" w:color="auto"/>
      </w:divBdr>
    </w:div>
    <w:div w:id="1116368753">
      <w:bodyDiv w:val="1"/>
      <w:marLeft w:val="0"/>
      <w:marRight w:val="0"/>
      <w:marTop w:val="0"/>
      <w:marBottom w:val="0"/>
      <w:divBdr>
        <w:top w:val="none" w:sz="0" w:space="0" w:color="auto"/>
        <w:left w:val="none" w:sz="0" w:space="0" w:color="auto"/>
        <w:bottom w:val="none" w:sz="0" w:space="0" w:color="auto"/>
        <w:right w:val="none" w:sz="0" w:space="0" w:color="auto"/>
      </w:divBdr>
    </w:div>
    <w:div w:id="1116371041">
      <w:bodyDiv w:val="1"/>
      <w:marLeft w:val="0"/>
      <w:marRight w:val="0"/>
      <w:marTop w:val="0"/>
      <w:marBottom w:val="0"/>
      <w:divBdr>
        <w:top w:val="none" w:sz="0" w:space="0" w:color="auto"/>
        <w:left w:val="none" w:sz="0" w:space="0" w:color="auto"/>
        <w:bottom w:val="none" w:sz="0" w:space="0" w:color="auto"/>
        <w:right w:val="none" w:sz="0" w:space="0" w:color="auto"/>
      </w:divBdr>
    </w:div>
    <w:div w:id="1116677458">
      <w:bodyDiv w:val="1"/>
      <w:marLeft w:val="0"/>
      <w:marRight w:val="0"/>
      <w:marTop w:val="0"/>
      <w:marBottom w:val="0"/>
      <w:divBdr>
        <w:top w:val="none" w:sz="0" w:space="0" w:color="auto"/>
        <w:left w:val="none" w:sz="0" w:space="0" w:color="auto"/>
        <w:bottom w:val="none" w:sz="0" w:space="0" w:color="auto"/>
        <w:right w:val="none" w:sz="0" w:space="0" w:color="auto"/>
      </w:divBdr>
    </w:div>
    <w:div w:id="1116682523">
      <w:bodyDiv w:val="1"/>
      <w:marLeft w:val="0"/>
      <w:marRight w:val="0"/>
      <w:marTop w:val="0"/>
      <w:marBottom w:val="0"/>
      <w:divBdr>
        <w:top w:val="none" w:sz="0" w:space="0" w:color="auto"/>
        <w:left w:val="none" w:sz="0" w:space="0" w:color="auto"/>
        <w:bottom w:val="none" w:sz="0" w:space="0" w:color="auto"/>
        <w:right w:val="none" w:sz="0" w:space="0" w:color="auto"/>
      </w:divBdr>
    </w:div>
    <w:div w:id="1116869063">
      <w:bodyDiv w:val="1"/>
      <w:marLeft w:val="0"/>
      <w:marRight w:val="0"/>
      <w:marTop w:val="0"/>
      <w:marBottom w:val="0"/>
      <w:divBdr>
        <w:top w:val="none" w:sz="0" w:space="0" w:color="auto"/>
        <w:left w:val="none" w:sz="0" w:space="0" w:color="auto"/>
        <w:bottom w:val="none" w:sz="0" w:space="0" w:color="auto"/>
        <w:right w:val="none" w:sz="0" w:space="0" w:color="auto"/>
      </w:divBdr>
    </w:div>
    <w:div w:id="1117019105">
      <w:bodyDiv w:val="1"/>
      <w:marLeft w:val="0"/>
      <w:marRight w:val="0"/>
      <w:marTop w:val="0"/>
      <w:marBottom w:val="0"/>
      <w:divBdr>
        <w:top w:val="none" w:sz="0" w:space="0" w:color="auto"/>
        <w:left w:val="none" w:sz="0" w:space="0" w:color="auto"/>
        <w:bottom w:val="none" w:sz="0" w:space="0" w:color="auto"/>
        <w:right w:val="none" w:sz="0" w:space="0" w:color="auto"/>
      </w:divBdr>
    </w:div>
    <w:div w:id="1117069306">
      <w:bodyDiv w:val="1"/>
      <w:marLeft w:val="0"/>
      <w:marRight w:val="0"/>
      <w:marTop w:val="0"/>
      <w:marBottom w:val="0"/>
      <w:divBdr>
        <w:top w:val="none" w:sz="0" w:space="0" w:color="auto"/>
        <w:left w:val="none" w:sz="0" w:space="0" w:color="auto"/>
        <w:bottom w:val="none" w:sz="0" w:space="0" w:color="auto"/>
        <w:right w:val="none" w:sz="0" w:space="0" w:color="auto"/>
      </w:divBdr>
    </w:div>
    <w:div w:id="1117605232">
      <w:bodyDiv w:val="1"/>
      <w:marLeft w:val="0"/>
      <w:marRight w:val="0"/>
      <w:marTop w:val="0"/>
      <w:marBottom w:val="0"/>
      <w:divBdr>
        <w:top w:val="none" w:sz="0" w:space="0" w:color="auto"/>
        <w:left w:val="none" w:sz="0" w:space="0" w:color="auto"/>
        <w:bottom w:val="none" w:sz="0" w:space="0" w:color="auto"/>
        <w:right w:val="none" w:sz="0" w:space="0" w:color="auto"/>
      </w:divBdr>
    </w:div>
    <w:div w:id="1117993788">
      <w:bodyDiv w:val="1"/>
      <w:marLeft w:val="0"/>
      <w:marRight w:val="0"/>
      <w:marTop w:val="0"/>
      <w:marBottom w:val="0"/>
      <w:divBdr>
        <w:top w:val="none" w:sz="0" w:space="0" w:color="auto"/>
        <w:left w:val="none" w:sz="0" w:space="0" w:color="auto"/>
        <w:bottom w:val="none" w:sz="0" w:space="0" w:color="auto"/>
        <w:right w:val="none" w:sz="0" w:space="0" w:color="auto"/>
      </w:divBdr>
    </w:div>
    <w:div w:id="1118064473">
      <w:bodyDiv w:val="1"/>
      <w:marLeft w:val="0"/>
      <w:marRight w:val="0"/>
      <w:marTop w:val="0"/>
      <w:marBottom w:val="0"/>
      <w:divBdr>
        <w:top w:val="none" w:sz="0" w:space="0" w:color="auto"/>
        <w:left w:val="none" w:sz="0" w:space="0" w:color="auto"/>
        <w:bottom w:val="none" w:sz="0" w:space="0" w:color="auto"/>
        <w:right w:val="none" w:sz="0" w:space="0" w:color="auto"/>
      </w:divBdr>
    </w:div>
    <w:div w:id="1118257112">
      <w:bodyDiv w:val="1"/>
      <w:marLeft w:val="0"/>
      <w:marRight w:val="0"/>
      <w:marTop w:val="0"/>
      <w:marBottom w:val="0"/>
      <w:divBdr>
        <w:top w:val="none" w:sz="0" w:space="0" w:color="auto"/>
        <w:left w:val="none" w:sz="0" w:space="0" w:color="auto"/>
        <w:bottom w:val="none" w:sz="0" w:space="0" w:color="auto"/>
        <w:right w:val="none" w:sz="0" w:space="0" w:color="auto"/>
      </w:divBdr>
    </w:div>
    <w:div w:id="1118333078">
      <w:bodyDiv w:val="1"/>
      <w:marLeft w:val="0"/>
      <w:marRight w:val="0"/>
      <w:marTop w:val="0"/>
      <w:marBottom w:val="0"/>
      <w:divBdr>
        <w:top w:val="none" w:sz="0" w:space="0" w:color="auto"/>
        <w:left w:val="none" w:sz="0" w:space="0" w:color="auto"/>
        <w:bottom w:val="none" w:sz="0" w:space="0" w:color="auto"/>
        <w:right w:val="none" w:sz="0" w:space="0" w:color="auto"/>
      </w:divBdr>
    </w:div>
    <w:div w:id="1118333857">
      <w:bodyDiv w:val="1"/>
      <w:marLeft w:val="0"/>
      <w:marRight w:val="0"/>
      <w:marTop w:val="0"/>
      <w:marBottom w:val="0"/>
      <w:divBdr>
        <w:top w:val="none" w:sz="0" w:space="0" w:color="auto"/>
        <w:left w:val="none" w:sz="0" w:space="0" w:color="auto"/>
        <w:bottom w:val="none" w:sz="0" w:space="0" w:color="auto"/>
        <w:right w:val="none" w:sz="0" w:space="0" w:color="auto"/>
      </w:divBdr>
    </w:div>
    <w:div w:id="1118455307">
      <w:bodyDiv w:val="1"/>
      <w:marLeft w:val="0"/>
      <w:marRight w:val="0"/>
      <w:marTop w:val="0"/>
      <w:marBottom w:val="0"/>
      <w:divBdr>
        <w:top w:val="none" w:sz="0" w:space="0" w:color="auto"/>
        <w:left w:val="none" w:sz="0" w:space="0" w:color="auto"/>
        <w:bottom w:val="none" w:sz="0" w:space="0" w:color="auto"/>
        <w:right w:val="none" w:sz="0" w:space="0" w:color="auto"/>
      </w:divBdr>
    </w:div>
    <w:div w:id="1118642847">
      <w:bodyDiv w:val="1"/>
      <w:marLeft w:val="0"/>
      <w:marRight w:val="0"/>
      <w:marTop w:val="0"/>
      <w:marBottom w:val="0"/>
      <w:divBdr>
        <w:top w:val="none" w:sz="0" w:space="0" w:color="auto"/>
        <w:left w:val="none" w:sz="0" w:space="0" w:color="auto"/>
        <w:bottom w:val="none" w:sz="0" w:space="0" w:color="auto"/>
        <w:right w:val="none" w:sz="0" w:space="0" w:color="auto"/>
      </w:divBdr>
    </w:div>
    <w:div w:id="1118796370">
      <w:bodyDiv w:val="1"/>
      <w:marLeft w:val="0"/>
      <w:marRight w:val="0"/>
      <w:marTop w:val="0"/>
      <w:marBottom w:val="0"/>
      <w:divBdr>
        <w:top w:val="none" w:sz="0" w:space="0" w:color="auto"/>
        <w:left w:val="none" w:sz="0" w:space="0" w:color="auto"/>
        <w:bottom w:val="none" w:sz="0" w:space="0" w:color="auto"/>
        <w:right w:val="none" w:sz="0" w:space="0" w:color="auto"/>
      </w:divBdr>
    </w:div>
    <w:div w:id="1118836322">
      <w:bodyDiv w:val="1"/>
      <w:marLeft w:val="0"/>
      <w:marRight w:val="0"/>
      <w:marTop w:val="0"/>
      <w:marBottom w:val="0"/>
      <w:divBdr>
        <w:top w:val="none" w:sz="0" w:space="0" w:color="auto"/>
        <w:left w:val="none" w:sz="0" w:space="0" w:color="auto"/>
        <w:bottom w:val="none" w:sz="0" w:space="0" w:color="auto"/>
        <w:right w:val="none" w:sz="0" w:space="0" w:color="auto"/>
      </w:divBdr>
    </w:div>
    <w:div w:id="1118841347">
      <w:bodyDiv w:val="1"/>
      <w:marLeft w:val="0"/>
      <w:marRight w:val="0"/>
      <w:marTop w:val="0"/>
      <w:marBottom w:val="0"/>
      <w:divBdr>
        <w:top w:val="none" w:sz="0" w:space="0" w:color="auto"/>
        <w:left w:val="none" w:sz="0" w:space="0" w:color="auto"/>
        <w:bottom w:val="none" w:sz="0" w:space="0" w:color="auto"/>
        <w:right w:val="none" w:sz="0" w:space="0" w:color="auto"/>
      </w:divBdr>
    </w:div>
    <w:div w:id="1118991261">
      <w:bodyDiv w:val="1"/>
      <w:marLeft w:val="0"/>
      <w:marRight w:val="0"/>
      <w:marTop w:val="0"/>
      <w:marBottom w:val="0"/>
      <w:divBdr>
        <w:top w:val="none" w:sz="0" w:space="0" w:color="auto"/>
        <w:left w:val="none" w:sz="0" w:space="0" w:color="auto"/>
        <w:bottom w:val="none" w:sz="0" w:space="0" w:color="auto"/>
        <w:right w:val="none" w:sz="0" w:space="0" w:color="auto"/>
      </w:divBdr>
    </w:div>
    <w:div w:id="1119031646">
      <w:bodyDiv w:val="1"/>
      <w:marLeft w:val="0"/>
      <w:marRight w:val="0"/>
      <w:marTop w:val="0"/>
      <w:marBottom w:val="0"/>
      <w:divBdr>
        <w:top w:val="none" w:sz="0" w:space="0" w:color="auto"/>
        <w:left w:val="none" w:sz="0" w:space="0" w:color="auto"/>
        <w:bottom w:val="none" w:sz="0" w:space="0" w:color="auto"/>
        <w:right w:val="none" w:sz="0" w:space="0" w:color="auto"/>
      </w:divBdr>
    </w:div>
    <w:div w:id="1119836495">
      <w:bodyDiv w:val="1"/>
      <w:marLeft w:val="0"/>
      <w:marRight w:val="0"/>
      <w:marTop w:val="0"/>
      <w:marBottom w:val="0"/>
      <w:divBdr>
        <w:top w:val="none" w:sz="0" w:space="0" w:color="auto"/>
        <w:left w:val="none" w:sz="0" w:space="0" w:color="auto"/>
        <w:bottom w:val="none" w:sz="0" w:space="0" w:color="auto"/>
        <w:right w:val="none" w:sz="0" w:space="0" w:color="auto"/>
      </w:divBdr>
    </w:div>
    <w:div w:id="1120147018">
      <w:bodyDiv w:val="1"/>
      <w:marLeft w:val="0"/>
      <w:marRight w:val="0"/>
      <w:marTop w:val="0"/>
      <w:marBottom w:val="0"/>
      <w:divBdr>
        <w:top w:val="none" w:sz="0" w:space="0" w:color="auto"/>
        <w:left w:val="none" w:sz="0" w:space="0" w:color="auto"/>
        <w:bottom w:val="none" w:sz="0" w:space="0" w:color="auto"/>
        <w:right w:val="none" w:sz="0" w:space="0" w:color="auto"/>
      </w:divBdr>
    </w:div>
    <w:div w:id="1120222959">
      <w:bodyDiv w:val="1"/>
      <w:marLeft w:val="0"/>
      <w:marRight w:val="0"/>
      <w:marTop w:val="0"/>
      <w:marBottom w:val="0"/>
      <w:divBdr>
        <w:top w:val="none" w:sz="0" w:space="0" w:color="auto"/>
        <w:left w:val="none" w:sz="0" w:space="0" w:color="auto"/>
        <w:bottom w:val="none" w:sz="0" w:space="0" w:color="auto"/>
        <w:right w:val="none" w:sz="0" w:space="0" w:color="auto"/>
      </w:divBdr>
    </w:div>
    <w:div w:id="1120613505">
      <w:bodyDiv w:val="1"/>
      <w:marLeft w:val="0"/>
      <w:marRight w:val="0"/>
      <w:marTop w:val="0"/>
      <w:marBottom w:val="0"/>
      <w:divBdr>
        <w:top w:val="none" w:sz="0" w:space="0" w:color="auto"/>
        <w:left w:val="none" w:sz="0" w:space="0" w:color="auto"/>
        <w:bottom w:val="none" w:sz="0" w:space="0" w:color="auto"/>
        <w:right w:val="none" w:sz="0" w:space="0" w:color="auto"/>
      </w:divBdr>
    </w:div>
    <w:div w:id="1120684616">
      <w:bodyDiv w:val="1"/>
      <w:marLeft w:val="0"/>
      <w:marRight w:val="0"/>
      <w:marTop w:val="0"/>
      <w:marBottom w:val="0"/>
      <w:divBdr>
        <w:top w:val="none" w:sz="0" w:space="0" w:color="auto"/>
        <w:left w:val="none" w:sz="0" w:space="0" w:color="auto"/>
        <w:bottom w:val="none" w:sz="0" w:space="0" w:color="auto"/>
        <w:right w:val="none" w:sz="0" w:space="0" w:color="auto"/>
      </w:divBdr>
    </w:div>
    <w:div w:id="1120805959">
      <w:bodyDiv w:val="1"/>
      <w:marLeft w:val="0"/>
      <w:marRight w:val="0"/>
      <w:marTop w:val="0"/>
      <w:marBottom w:val="0"/>
      <w:divBdr>
        <w:top w:val="none" w:sz="0" w:space="0" w:color="auto"/>
        <w:left w:val="none" w:sz="0" w:space="0" w:color="auto"/>
        <w:bottom w:val="none" w:sz="0" w:space="0" w:color="auto"/>
        <w:right w:val="none" w:sz="0" w:space="0" w:color="auto"/>
      </w:divBdr>
    </w:div>
    <w:div w:id="1120957638">
      <w:bodyDiv w:val="1"/>
      <w:marLeft w:val="0"/>
      <w:marRight w:val="0"/>
      <w:marTop w:val="0"/>
      <w:marBottom w:val="0"/>
      <w:divBdr>
        <w:top w:val="none" w:sz="0" w:space="0" w:color="auto"/>
        <w:left w:val="none" w:sz="0" w:space="0" w:color="auto"/>
        <w:bottom w:val="none" w:sz="0" w:space="0" w:color="auto"/>
        <w:right w:val="none" w:sz="0" w:space="0" w:color="auto"/>
      </w:divBdr>
    </w:div>
    <w:div w:id="1121221032">
      <w:bodyDiv w:val="1"/>
      <w:marLeft w:val="0"/>
      <w:marRight w:val="0"/>
      <w:marTop w:val="0"/>
      <w:marBottom w:val="0"/>
      <w:divBdr>
        <w:top w:val="none" w:sz="0" w:space="0" w:color="auto"/>
        <w:left w:val="none" w:sz="0" w:space="0" w:color="auto"/>
        <w:bottom w:val="none" w:sz="0" w:space="0" w:color="auto"/>
        <w:right w:val="none" w:sz="0" w:space="0" w:color="auto"/>
      </w:divBdr>
    </w:div>
    <w:div w:id="1121656385">
      <w:bodyDiv w:val="1"/>
      <w:marLeft w:val="0"/>
      <w:marRight w:val="0"/>
      <w:marTop w:val="0"/>
      <w:marBottom w:val="0"/>
      <w:divBdr>
        <w:top w:val="none" w:sz="0" w:space="0" w:color="auto"/>
        <w:left w:val="none" w:sz="0" w:space="0" w:color="auto"/>
        <w:bottom w:val="none" w:sz="0" w:space="0" w:color="auto"/>
        <w:right w:val="none" w:sz="0" w:space="0" w:color="auto"/>
      </w:divBdr>
    </w:div>
    <w:div w:id="1121724442">
      <w:bodyDiv w:val="1"/>
      <w:marLeft w:val="0"/>
      <w:marRight w:val="0"/>
      <w:marTop w:val="0"/>
      <w:marBottom w:val="0"/>
      <w:divBdr>
        <w:top w:val="none" w:sz="0" w:space="0" w:color="auto"/>
        <w:left w:val="none" w:sz="0" w:space="0" w:color="auto"/>
        <w:bottom w:val="none" w:sz="0" w:space="0" w:color="auto"/>
        <w:right w:val="none" w:sz="0" w:space="0" w:color="auto"/>
      </w:divBdr>
    </w:div>
    <w:div w:id="1121848705">
      <w:bodyDiv w:val="1"/>
      <w:marLeft w:val="0"/>
      <w:marRight w:val="0"/>
      <w:marTop w:val="0"/>
      <w:marBottom w:val="0"/>
      <w:divBdr>
        <w:top w:val="none" w:sz="0" w:space="0" w:color="auto"/>
        <w:left w:val="none" w:sz="0" w:space="0" w:color="auto"/>
        <w:bottom w:val="none" w:sz="0" w:space="0" w:color="auto"/>
        <w:right w:val="none" w:sz="0" w:space="0" w:color="auto"/>
      </w:divBdr>
    </w:div>
    <w:div w:id="1121995022">
      <w:bodyDiv w:val="1"/>
      <w:marLeft w:val="0"/>
      <w:marRight w:val="0"/>
      <w:marTop w:val="0"/>
      <w:marBottom w:val="0"/>
      <w:divBdr>
        <w:top w:val="none" w:sz="0" w:space="0" w:color="auto"/>
        <w:left w:val="none" w:sz="0" w:space="0" w:color="auto"/>
        <w:bottom w:val="none" w:sz="0" w:space="0" w:color="auto"/>
        <w:right w:val="none" w:sz="0" w:space="0" w:color="auto"/>
      </w:divBdr>
    </w:div>
    <w:div w:id="1122112130">
      <w:bodyDiv w:val="1"/>
      <w:marLeft w:val="0"/>
      <w:marRight w:val="0"/>
      <w:marTop w:val="0"/>
      <w:marBottom w:val="0"/>
      <w:divBdr>
        <w:top w:val="none" w:sz="0" w:space="0" w:color="auto"/>
        <w:left w:val="none" w:sz="0" w:space="0" w:color="auto"/>
        <w:bottom w:val="none" w:sz="0" w:space="0" w:color="auto"/>
        <w:right w:val="none" w:sz="0" w:space="0" w:color="auto"/>
      </w:divBdr>
    </w:div>
    <w:div w:id="1122571445">
      <w:bodyDiv w:val="1"/>
      <w:marLeft w:val="0"/>
      <w:marRight w:val="0"/>
      <w:marTop w:val="0"/>
      <w:marBottom w:val="0"/>
      <w:divBdr>
        <w:top w:val="none" w:sz="0" w:space="0" w:color="auto"/>
        <w:left w:val="none" w:sz="0" w:space="0" w:color="auto"/>
        <w:bottom w:val="none" w:sz="0" w:space="0" w:color="auto"/>
        <w:right w:val="none" w:sz="0" w:space="0" w:color="auto"/>
      </w:divBdr>
    </w:div>
    <w:div w:id="1122572516">
      <w:bodyDiv w:val="1"/>
      <w:marLeft w:val="0"/>
      <w:marRight w:val="0"/>
      <w:marTop w:val="0"/>
      <w:marBottom w:val="0"/>
      <w:divBdr>
        <w:top w:val="none" w:sz="0" w:space="0" w:color="auto"/>
        <w:left w:val="none" w:sz="0" w:space="0" w:color="auto"/>
        <w:bottom w:val="none" w:sz="0" w:space="0" w:color="auto"/>
        <w:right w:val="none" w:sz="0" w:space="0" w:color="auto"/>
      </w:divBdr>
    </w:div>
    <w:div w:id="1122580672">
      <w:bodyDiv w:val="1"/>
      <w:marLeft w:val="0"/>
      <w:marRight w:val="0"/>
      <w:marTop w:val="0"/>
      <w:marBottom w:val="0"/>
      <w:divBdr>
        <w:top w:val="none" w:sz="0" w:space="0" w:color="auto"/>
        <w:left w:val="none" w:sz="0" w:space="0" w:color="auto"/>
        <w:bottom w:val="none" w:sz="0" w:space="0" w:color="auto"/>
        <w:right w:val="none" w:sz="0" w:space="0" w:color="auto"/>
      </w:divBdr>
    </w:div>
    <w:div w:id="1122919234">
      <w:bodyDiv w:val="1"/>
      <w:marLeft w:val="0"/>
      <w:marRight w:val="0"/>
      <w:marTop w:val="0"/>
      <w:marBottom w:val="0"/>
      <w:divBdr>
        <w:top w:val="none" w:sz="0" w:space="0" w:color="auto"/>
        <w:left w:val="none" w:sz="0" w:space="0" w:color="auto"/>
        <w:bottom w:val="none" w:sz="0" w:space="0" w:color="auto"/>
        <w:right w:val="none" w:sz="0" w:space="0" w:color="auto"/>
      </w:divBdr>
    </w:div>
    <w:div w:id="1122966106">
      <w:bodyDiv w:val="1"/>
      <w:marLeft w:val="0"/>
      <w:marRight w:val="0"/>
      <w:marTop w:val="0"/>
      <w:marBottom w:val="0"/>
      <w:divBdr>
        <w:top w:val="none" w:sz="0" w:space="0" w:color="auto"/>
        <w:left w:val="none" w:sz="0" w:space="0" w:color="auto"/>
        <w:bottom w:val="none" w:sz="0" w:space="0" w:color="auto"/>
        <w:right w:val="none" w:sz="0" w:space="0" w:color="auto"/>
      </w:divBdr>
    </w:div>
    <w:div w:id="1123377947">
      <w:bodyDiv w:val="1"/>
      <w:marLeft w:val="0"/>
      <w:marRight w:val="0"/>
      <w:marTop w:val="0"/>
      <w:marBottom w:val="0"/>
      <w:divBdr>
        <w:top w:val="none" w:sz="0" w:space="0" w:color="auto"/>
        <w:left w:val="none" w:sz="0" w:space="0" w:color="auto"/>
        <w:bottom w:val="none" w:sz="0" w:space="0" w:color="auto"/>
        <w:right w:val="none" w:sz="0" w:space="0" w:color="auto"/>
      </w:divBdr>
    </w:div>
    <w:div w:id="1124153139">
      <w:bodyDiv w:val="1"/>
      <w:marLeft w:val="0"/>
      <w:marRight w:val="0"/>
      <w:marTop w:val="0"/>
      <w:marBottom w:val="0"/>
      <w:divBdr>
        <w:top w:val="none" w:sz="0" w:space="0" w:color="auto"/>
        <w:left w:val="none" w:sz="0" w:space="0" w:color="auto"/>
        <w:bottom w:val="none" w:sz="0" w:space="0" w:color="auto"/>
        <w:right w:val="none" w:sz="0" w:space="0" w:color="auto"/>
      </w:divBdr>
    </w:div>
    <w:div w:id="1124159265">
      <w:bodyDiv w:val="1"/>
      <w:marLeft w:val="0"/>
      <w:marRight w:val="0"/>
      <w:marTop w:val="0"/>
      <w:marBottom w:val="0"/>
      <w:divBdr>
        <w:top w:val="none" w:sz="0" w:space="0" w:color="auto"/>
        <w:left w:val="none" w:sz="0" w:space="0" w:color="auto"/>
        <w:bottom w:val="none" w:sz="0" w:space="0" w:color="auto"/>
        <w:right w:val="none" w:sz="0" w:space="0" w:color="auto"/>
      </w:divBdr>
    </w:div>
    <w:div w:id="1124227085">
      <w:bodyDiv w:val="1"/>
      <w:marLeft w:val="0"/>
      <w:marRight w:val="0"/>
      <w:marTop w:val="0"/>
      <w:marBottom w:val="0"/>
      <w:divBdr>
        <w:top w:val="none" w:sz="0" w:space="0" w:color="auto"/>
        <w:left w:val="none" w:sz="0" w:space="0" w:color="auto"/>
        <w:bottom w:val="none" w:sz="0" w:space="0" w:color="auto"/>
        <w:right w:val="none" w:sz="0" w:space="0" w:color="auto"/>
      </w:divBdr>
    </w:div>
    <w:div w:id="1124350628">
      <w:bodyDiv w:val="1"/>
      <w:marLeft w:val="0"/>
      <w:marRight w:val="0"/>
      <w:marTop w:val="0"/>
      <w:marBottom w:val="0"/>
      <w:divBdr>
        <w:top w:val="none" w:sz="0" w:space="0" w:color="auto"/>
        <w:left w:val="none" w:sz="0" w:space="0" w:color="auto"/>
        <w:bottom w:val="none" w:sz="0" w:space="0" w:color="auto"/>
        <w:right w:val="none" w:sz="0" w:space="0" w:color="auto"/>
      </w:divBdr>
    </w:div>
    <w:div w:id="1124542141">
      <w:bodyDiv w:val="1"/>
      <w:marLeft w:val="0"/>
      <w:marRight w:val="0"/>
      <w:marTop w:val="0"/>
      <w:marBottom w:val="0"/>
      <w:divBdr>
        <w:top w:val="none" w:sz="0" w:space="0" w:color="auto"/>
        <w:left w:val="none" w:sz="0" w:space="0" w:color="auto"/>
        <w:bottom w:val="none" w:sz="0" w:space="0" w:color="auto"/>
        <w:right w:val="none" w:sz="0" w:space="0" w:color="auto"/>
      </w:divBdr>
    </w:div>
    <w:div w:id="1125126539">
      <w:bodyDiv w:val="1"/>
      <w:marLeft w:val="0"/>
      <w:marRight w:val="0"/>
      <w:marTop w:val="0"/>
      <w:marBottom w:val="0"/>
      <w:divBdr>
        <w:top w:val="none" w:sz="0" w:space="0" w:color="auto"/>
        <w:left w:val="none" w:sz="0" w:space="0" w:color="auto"/>
        <w:bottom w:val="none" w:sz="0" w:space="0" w:color="auto"/>
        <w:right w:val="none" w:sz="0" w:space="0" w:color="auto"/>
      </w:divBdr>
    </w:div>
    <w:div w:id="1125536600">
      <w:bodyDiv w:val="1"/>
      <w:marLeft w:val="0"/>
      <w:marRight w:val="0"/>
      <w:marTop w:val="0"/>
      <w:marBottom w:val="0"/>
      <w:divBdr>
        <w:top w:val="none" w:sz="0" w:space="0" w:color="auto"/>
        <w:left w:val="none" w:sz="0" w:space="0" w:color="auto"/>
        <w:bottom w:val="none" w:sz="0" w:space="0" w:color="auto"/>
        <w:right w:val="none" w:sz="0" w:space="0" w:color="auto"/>
      </w:divBdr>
    </w:div>
    <w:div w:id="1125586239">
      <w:bodyDiv w:val="1"/>
      <w:marLeft w:val="0"/>
      <w:marRight w:val="0"/>
      <w:marTop w:val="0"/>
      <w:marBottom w:val="0"/>
      <w:divBdr>
        <w:top w:val="none" w:sz="0" w:space="0" w:color="auto"/>
        <w:left w:val="none" w:sz="0" w:space="0" w:color="auto"/>
        <w:bottom w:val="none" w:sz="0" w:space="0" w:color="auto"/>
        <w:right w:val="none" w:sz="0" w:space="0" w:color="auto"/>
      </w:divBdr>
    </w:div>
    <w:div w:id="1126003743">
      <w:bodyDiv w:val="1"/>
      <w:marLeft w:val="0"/>
      <w:marRight w:val="0"/>
      <w:marTop w:val="0"/>
      <w:marBottom w:val="0"/>
      <w:divBdr>
        <w:top w:val="none" w:sz="0" w:space="0" w:color="auto"/>
        <w:left w:val="none" w:sz="0" w:space="0" w:color="auto"/>
        <w:bottom w:val="none" w:sz="0" w:space="0" w:color="auto"/>
        <w:right w:val="none" w:sz="0" w:space="0" w:color="auto"/>
      </w:divBdr>
    </w:div>
    <w:div w:id="1126006779">
      <w:bodyDiv w:val="1"/>
      <w:marLeft w:val="0"/>
      <w:marRight w:val="0"/>
      <w:marTop w:val="0"/>
      <w:marBottom w:val="0"/>
      <w:divBdr>
        <w:top w:val="none" w:sz="0" w:space="0" w:color="auto"/>
        <w:left w:val="none" w:sz="0" w:space="0" w:color="auto"/>
        <w:bottom w:val="none" w:sz="0" w:space="0" w:color="auto"/>
        <w:right w:val="none" w:sz="0" w:space="0" w:color="auto"/>
      </w:divBdr>
    </w:div>
    <w:div w:id="1126192511">
      <w:bodyDiv w:val="1"/>
      <w:marLeft w:val="0"/>
      <w:marRight w:val="0"/>
      <w:marTop w:val="0"/>
      <w:marBottom w:val="0"/>
      <w:divBdr>
        <w:top w:val="none" w:sz="0" w:space="0" w:color="auto"/>
        <w:left w:val="none" w:sz="0" w:space="0" w:color="auto"/>
        <w:bottom w:val="none" w:sz="0" w:space="0" w:color="auto"/>
        <w:right w:val="none" w:sz="0" w:space="0" w:color="auto"/>
      </w:divBdr>
    </w:div>
    <w:div w:id="1126196388">
      <w:bodyDiv w:val="1"/>
      <w:marLeft w:val="0"/>
      <w:marRight w:val="0"/>
      <w:marTop w:val="0"/>
      <w:marBottom w:val="0"/>
      <w:divBdr>
        <w:top w:val="none" w:sz="0" w:space="0" w:color="auto"/>
        <w:left w:val="none" w:sz="0" w:space="0" w:color="auto"/>
        <w:bottom w:val="none" w:sz="0" w:space="0" w:color="auto"/>
        <w:right w:val="none" w:sz="0" w:space="0" w:color="auto"/>
      </w:divBdr>
    </w:div>
    <w:div w:id="1126237000">
      <w:bodyDiv w:val="1"/>
      <w:marLeft w:val="0"/>
      <w:marRight w:val="0"/>
      <w:marTop w:val="0"/>
      <w:marBottom w:val="0"/>
      <w:divBdr>
        <w:top w:val="none" w:sz="0" w:space="0" w:color="auto"/>
        <w:left w:val="none" w:sz="0" w:space="0" w:color="auto"/>
        <w:bottom w:val="none" w:sz="0" w:space="0" w:color="auto"/>
        <w:right w:val="none" w:sz="0" w:space="0" w:color="auto"/>
      </w:divBdr>
    </w:div>
    <w:div w:id="1126310932">
      <w:bodyDiv w:val="1"/>
      <w:marLeft w:val="0"/>
      <w:marRight w:val="0"/>
      <w:marTop w:val="0"/>
      <w:marBottom w:val="0"/>
      <w:divBdr>
        <w:top w:val="none" w:sz="0" w:space="0" w:color="auto"/>
        <w:left w:val="none" w:sz="0" w:space="0" w:color="auto"/>
        <w:bottom w:val="none" w:sz="0" w:space="0" w:color="auto"/>
        <w:right w:val="none" w:sz="0" w:space="0" w:color="auto"/>
      </w:divBdr>
    </w:div>
    <w:div w:id="1126699710">
      <w:bodyDiv w:val="1"/>
      <w:marLeft w:val="0"/>
      <w:marRight w:val="0"/>
      <w:marTop w:val="0"/>
      <w:marBottom w:val="0"/>
      <w:divBdr>
        <w:top w:val="none" w:sz="0" w:space="0" w:color="auto"/>
        <w:left w:val="none" w:sz="0" w:space="0" w:color="auto"/>
        <w:bottom w:val="none" w:sz="0" w:space="0" w:color="auto"/>
        <w:right w:val="none" w:sz="0" w:space="0" w:color="auto"/>
      </w:divBdr>
    </w:div>
    <w:div w:id="1126772533">
      <w:bodyDiv w:val="1"/>
      <w:marLeft w:val="0"/>
      <w:marRight w:val="0"/>
      <w:marTop w:val="0"/>
      <w:marBottom w:val="0"/>
      <w:divBdr>
        <w:top w:val="none" w:sz="0" w:space="0" w:color="auto"/>
        <w:left w:val="none" w:sz="0" w:space="0" w:color="auto"/>
        <w:bottom w:val="none" w:sz="0" w:space="0" w:color="auto"/>
        <w:right w:val="none" w:sz="0" w:space="0" w:color="auto"/>
      </w:divBdr>
    </w:div>
    <w:div w:id="1126894341">
      <w:bodyDiv w:val="1"/>
      <w:marLeft w:val="0"/>
      <w:marRight w:val="0"/>
      <w:marTop w:val="0"/>
      <w:marBottom w:val="0"/>
      <w:divBdr>
        <w:top w:val="none" w:sz="0" w:space="0" w:color="auto"/>
        <w:left w:val="none" w:sz="0" w:space="0" w:color="auto"/>
        <w:bottom w:val="none" w:sz="0" w:space="0" w:color="auto"/>
        <w:right w:val="none" w:sz="0" w:space="0" w:color="auto"/>
      </w:divBdr>
    </w:div>
    <w:div w:id="1126974385">
      <w:bodyDiv w:val="1"/>
      <w:marLeft w:val="0"/>
      <w:marRight w:val="0"/>
      <w:marTop w:val="0"/>
      <w:marBottom w:val="0"/>
      <w:divBdr>
        <w:top w:val="none" w:sz="0" w:space="0" w:color="auto"/>
        <w:left w:val="none" w:sz="0" w:space="0" w:color="auto"/>
        <w:bottom w:val="none" w:sz="0" w:space="0" w:color="auto"/>
        <w:right w:val="none" w:sz="0" w:space="0" w:color="auto"/>
      </w:divBdr>
    </w:div>
    <w:div w:id="1127045848">
      <w:bodyDiv w:val="1"/>
      <w:marLeft w:val="0"/>
      <w:marRight w:val="0"/>
      <w:marTop w:val="0"/>
      <w:marBottom w:val="0"/>
      <w:divBdr>
        <w:top w:val="none" w:sz="0" w:space="0" w:color="auto"/>
        <w:left w:val="none" w:sz="0" w:space="0" w:color="auto"/>
        <w:bottom w:val="none" w:sz="0" w:space="0" w:color="auto"/>
        <w:right w:val="none" w:sz="0" w:space="0" w:color="auto"/>
      </w:divBdr>
    </w:div>
    <w:div w:id="1127893545">
      <w:bodyDiv w:val="1"/>
      <w:marLeft w:val="0"/>
      <w:marRight w:val="0"/>
      <w:marTop w:val="0"/>
      <w:marBottom w:val="0"/>
      <w:divBdr>
        <w:top w:val="none" w:sz="0" w:space="0" w:color="auto"/>
        <w:left w:val="none" w:sz="0" w:space="0" w:color="auto"/>
        <w:bottom w:val="none" w:sz="0" w:space="0" w:color="auto"/>
        <w:right w:val="none" w:sz="0" w:space="0" w:color="auto"/>
      </w:divBdr>
    </w:div>
    <w:div w:id="1128091725">
      <w:bodyDiv w:val="1"/>
      <w:marLeft w:val="0"/>
      <w:marRight w:val="0"/>
      <w:marTop w:val="0"/>
      <w:marBottom w:val="0"/>
      <w:divBdr>
        <w:top w:val="none" w:sz="0" w:space="0" w:color="auto"/>
        <w:left w:val="none" w:sz="0" w:space="0" w:color="auto"/>
        <w:bottom w:val="none" w:sz="0" w:space="0" w:color="auto"/>
        <w:right w:val="none" w:sz="0" w:space="0" w:color="auto"/>
      </w:divBdr>
    </w:div>
    <w:div w:id="1128277592">
      <w:bodyDiv w:val="1"/>
      <w:marLeft w:val="0"/>
      <w:marRight w:val="0"/>
      <w:marTop w:val="0"/>
      <w:marBottom w:val="0"/>
      <w:divBdr>
        <w:top w:val="none" w:sz="0" w:space="0" w:color="auto"/>
        <w:left w:val="none" w:sz="0" w:space="0" w:color="auto"/>
        <w:bottom w:val="none" w:sz="0" w:space="0" w:color="auto"/>
        <w:right w:val="none" w:sz="0" w:space="0" w:color="auto"/>
      </w:divBdr>
    </w:div>
    <w:div w:id="1128472961">
      <w:bodyDiv w:val="1"/>
      <w:marLeft w:val="0"/>
      <w:marRight w:val="0"/>
      <w:marTop w:val="0"/>
      <w:marBottom w:val="0"/>
      <w:divBdr>
        <w:top w:val="none" w:sz="0" w:space="0" w:color="auto"/>
        <w:left w:val="none" w:sz="0" w:space="0" w:color="auto"/>
        <w:bottom w:val="none" w:sz="0" w:space="0" w:color="auto"/>
        <w:right w:val="none" w:sz="0" w:space="0" w:color="auto"/>
      </w:divBdr>
    </w:div>
    <w:div w:id="1128737632">
      <w:bodyDiv w:val="1"/>
      <w:marLeft w:val="0"/>
      <w:marRight w:val="0"/>
      <w:marTop w:val="0"/>
      <w:marBottom w:val="0"/>
      <w:divBdr>
        <w:top w:val="none" w:sz="0" w:space="0" w:color="auto"/>
        <w:left w:val="none" w:sz="0" w:space="0" w:color="auto"/>
        <w:bottom w:val="none" w:sz="0" w:space="0" w:color="auto"/>
        <w:right w:val="none" w:sz="0" w:space="0" w:color="auto"/>
      </w:divBdr>
    </w:div>
    <w:div w:id="1129083395">
      <w:bodyDiv w:val="1"/>
      <w:marLeft w:val="0"/>
      <w:marRight w:val="0"/>
      <w:marTop w:val="0"/>
      <w:marBottom w:val="0"/>
      <w:divBdr>
        <w:top w:val="none" w:sz="0" w:space="0" w:color="auto"/>
        <w:left w:val="none" w:sz="0" w:space="0" w:color="auto"/>
        <w:bottom w:val="none" w:sz="0" w:space="0" w:color="auto"/>
        <w:right w:val="none" w:sz="0" w:space="0" w:color="auto"/>
      </w:divBdr>
    </w:div>
    <w:div w:id="1129208774">
      <w:bodyDiv w:val="1"/>
      <w:marLeft w:val="0"/>
      <w:marRight w:val="0"/>
      <w:marTop w:val="0"/>
      <w:marBottom w:val="0"/>
      <w:divBdr>
        <w:top w:val="none" w:sz="0" w:space="0" w:color="auto"/>
        <w:left w:val="none" w:sz="0" w:space="0" w:color="auto"/>
        <w:bottom w:val="none" w:sz="0" w:space="0" w:color="auto"/>
        <w:right w:val="none" w:sz="0" w:space="0" w:color="auto"/>
      </w:divBdr>
    </w:div>
    <w:div w:id="1129250826">
      <w:bodyDiv w:val="1"/>
      <w:marLeft w:val="0"/>
      <w:marRight w:val="0"/>
      <w:marTop w:val="0"/>
      <w:marBottom w:val="0"/>
      <w:divBdr>
        <w:top w:val="none" w:sz="0" w:space="0" w:color="auto"/>
        <w:left w:val="none" w:sz="0" w:space="0" w:color="auto"/>
        <w:bottom w:val="none" w:sz="0" w:space="0" w:color="auto"/>
        <w:right w:val="none" w:sz="0" w:space="0" w:color="auto"/>
      </w:divBdr>
    </w:div>
    <w:div w:id="1129278058">
      <w:bodyDiv w:val="1"/>
      <w:marLeft w:val="0"/>
      <w:marRight w:val="0"/>
      <w:marTop w:val="0"/>
      <w:marBottom w:val="0"/>
      <w:divBdr>
        <w:top w:val="none" w:sz="0" w:space="0" w:color="auto"/>
        <w:left w:val="none" w:sz="0" w:space="0" w:color="auto"/>
        <w:bottom w:val="none" w:sz="0" w:space="0" w:color="auto"/>
        <w:right w:val="none" w:sz="0" w:space="0" w:color="auto"/>
      </w:divBdr>
    </w:div>
    <w:div w:id="1129325805">
      <w:bodyDiv w:val="1"/>
      <w:marLeft w:val="0"/>
      <w:marRight w:val="0"/>
      <w:marTop w:val="0"/>
      <w:marBottom w:val="0"/>
      <w:divBdr>
        <w:top w:val="none" w:sz="0" w:space="0" w:color="auto"/>
        <w:left w:val="none" w:sz="0" w:space="0" w:color="auto"/>
        <w:bottom w:val="none" w:sz="0" w:space="0" w:color="auto"/>
        <w:right w:val="none" w:sz="0" w:space="0" w:color="auto"/>
      </w:divBdr>
    </w:div>
    <w:div w:id="1129400976">
      <w:bodyDiv w:val="1"/>
      <w:marLeft w:val="0"/>
      <w:marRight w:val="0"/>
      <w:marTop w:val="0"/>
      <w:marBottom w:val="0"/>
      <w:divBdr>
        <w:top w:val="none" w:sz="0" w:space="0" w:color="auto"/>
        <w:left w:val="none" w:sz="0" w:space="0" w:color="auto"/>
        <w:bottom w:val="none" w:sz="0" w:space="0" w:color="auto"/>
        <w:right w:val="none" w:sz="0" w:space="0" w:color="auto"/>
      </w:divBdr>
    </w:div>
    <w:div w:id="1129592562">
      <w:bodyDiv w:val="1"/>
      <w:marLeft w:val="0"/>
      <w:marRight w:val="0"/>
      <w:marTop w:val="0"/>
      <w:marBottom w:val="0"/>
      <w:divBdr>
        <w:top w:val="none" w:sz="0" w:space="0" w:color="auto"/>
        <w:left w:val="none" w:sz="0" w:space="0" w:color="auto"/>
        <w:bottom w:val="none" w:sz="0" w:space="0" w:color="auto"/>
        <w:right w:val="none" w:sz="0" w:space="0" w:color="auto"/>
      </w:divBdr>
    </w:div>
    <w:div w:id="1129782793">
      <w:bodyDiv w:val="1"/>
      <w:marLeft w:val="0"/>
      <w:marRight w:val="0"/>
      <w:marTop w:val="0"/>
      <w:marBottom w:val="0"/>
      <w:divBdr>
        <w:top w:val="none" w:sz="0" w:space="0" w:color="auto"/>
        <w:left w:val="none" w:sz="0" w:space="0" w:color="auto"/>
        <w:bottom w:val="none" w:sz="0" w:space="0" w:color="auto"/>
        <w:right w:val="none" w:sz="0" w:space="0" w:color="auto"/>
      </w:divBdr>
    </w:div>
    <w:div w:id="1129935303">
      <w:bodyDiv w:val="1"/>
      <w:marLeft w:val="0"/>
      <w:marRight w:val="0"/>
      <w:marTop w:val="0"/>
      <w:marBottom w:val="0"/>
      <w:divBdr>
        <w:top w:val="none" w:sz="0" w:space="0" w:color="auto"/>
        <w:left w:val="none" w:sz="0" w:space="0" w:color="auto"/>
        <w:bottom w:val="none" w:sz="0" w:space="0" w:color="auto"/>
        <w:right w:val="none" w:sz="0" w:space="0" w:color="auto"/>
      </w:divBdr>
    </w:div>
    <w:div w:id="1129936050">
      <w:bodyDiv w:val="1"/>
      <w:marLeft w:val="0"/>
      <w:marRight w:val="0"/>
      <w:marTop w:val="0"/>
      <w:marBottom w:val="0"/>
      <w:divBdr>
        <w:top w:val="none" w:sz="0" w:space="0" w:color="auto"/>
        <w:left w:val="none" w:sz="0" w:space="0" w:color="auto"/>
        <w:bottom w:val="none" w:sz="0" w:space="0" w:color="auto"/>
        <w:right w:val="none" w:sz="0" w:space="0" w:color="auto"/>
      </w:divBdr>
    </w:div>
    <w:div w:id="1130128954">
      <w:bodyDiv w:val="1"/>
      <w:marLeft w:val="0"/>
      <w:marRight w:val="0"/>
      <w:marTop w:val="0"/>
      <w:marBottom w:val="0"/>
      <w:divBdr>
        <w:top w:val="none" w:sz="0" w:space="0" w:color="auto"/>
        <w:left w:val="none" w:sz="0" w:space="0" w:color="auto"/>
        <w:bottom w:val="none" w:sz="0" w:space="0" w:color="auto"/>
        <w:right w:val="none" w:sz="0" w:space="0" w:color="auto"/>
      </w:divBdr>
    </w:div>
    <w:div w:id="1130250348">
      <w:bodyDiv w:val="1"/>
      <w:marLeft w:val="0"/>
      <w:marRight w:val="0"/>
      <w:marTop w:val="0"/>
      <w:marBottom w:val="0"/>
      <w:divBdr>
        <w:top w:val="none" w:sz="0" w:space="0" w:color="auto"/>
        <w:left w:val="none" w:sz="0" w:space="0" w:color="auto"/>
        <w:bottom w:val="none" w:sz="0" w:space="0" w:color="auto"/>
        <w:right w:val="none" w:sz="0" w:space="0" w:color="auto"/>
      </w:divBdr>
    </w:div>
    <w:div w:id="1130319171">
      <w:bodyDiv w:val="1"/>
      <w:marLeft w:val="0"/>
      <w:marRight w:val="0"/>
      <w:marTop w:val="0"/>
      <w:marBottom w:val="0"/>
      <w:divBdr>
        <w:top w:val="none" w:sz="0" w:space="0" w:color="auto"/>
        <w:left w:val="none" w:sz="0" w:space="0" w:color="auto"/>
        <w:bottom w:val="none" w:sz="0" w:space="0" w:color="auto"/>
        <w:right w:val="none" w:sz="0" w:space="0" w:color="auto"/>
      </w:divBdr>
    </w:div>
    <w:div w:id="1130396206">
      <w:bodyDiv w:val="1"/>
      <w:marLeft w:val="0"/>
      <w:marRight w:val="0"/>
      <w:marTop w:val="0"/>
      <w:marBottom w:val="0"/>
      <w:divBdr>
        <w:top w:val="none" w:sz="0" w:space="0" w:color="auto"/>
        <w:left w:val="none" w:sz="0" w:space="0" w:color="auto"/>
        <w:bottom w:val="none" w:sz="0" w:space="0" w:color="auto"/>
        <w:right w:val="none" w:sz="0" w:space="0" w:color="auto"/>
      </w:divBdr>
    </w:div>
    <w:div w:id="1130436954">
      <w:bodyDiv w:val="1"/>
      <w:marLeft w:val="0"/>
      <w:marRight w:val="0"/>
      <w:marTop w:val="0"/>
      <w:marBottom w:val="0"/>
      <w:divBdr>
        <w:top w:val="none" w:sz="0" w:space="0" w:color="auto"/>
        <w:left w:val="none" w:sz="0" w:space="0" w:color="auto"/>
        <w:bottom w:val="none" w:sz="0" w:space="0" w:color="auto"/>
        <w:right w:val="none" w:sz="0" w:space="0" w:color="auto"/>
      </w:divBdr>
    </w:div>
    <w:div w:id="1130823780">
      <w:bodyDiv w:val="1"/>
      <w:marLeft w:val="0"/>
      <w:marRight w:val="0"/>
      <w:marTop w:val="0"/>
      <w:marBottom w:val="0"/>
      <w:divBdr>
        <w:top w:val="none" w:sz="0" w:space="0" w:color="auto"/>
        <w:left w:val="none" w:sz="0" w:space="0" w:color="auto"/>
        <w:bottom w:val="none" w:sz="0" w:space="0" w:color="auto"/>
        <w:right w:val="none" w:sz="0" w:space="0" w:color="auto"/>
      </w:divBdr>
    </w:div>
    <w:div w:id="1130899253">
      <w:bodyDiv w:val="1"/>
      <w:marLeft w:val="0"/>
      <w:marRight w:val="0"/>
      <w:marTop w:val="0"/>
      <w:marBottom w:val="0"/>
      <w:divBdr>
        <w:top w:val="none" w:sz="0" w:space="0" w:color="auto"/>
        <w:left w:val="none" w:sz="0" w:space="0" w:color="auto"/>
        <w:bottom w:val="none" w:sz="0" w:space="0" w:color="auto"/>
        <w:right w:val="none" w:sz="0" w:space="0" w:color="auto"/>
      </w:divBdr>
    </w:div>
    <w:div w:id="1131436363">
      <w:bodyDiv w:val="1"/>
      <w:marLeft w:val="0"/>
      <w:marRight w:val="0"/>
      <w:marTop w:val="0"/>
      <w:marBottom w:val="0"/>
      <w:divBdr>
        <w:top w:val="none" w:sz="0" w:space="0" w:color="auto"/>
        <w:left w:val="none" w:sz="0" w:space="0" w:color="auto"/>
        <w:bottom w:val="none" w:sz="0" w:space="0" w:color="auto"/>
        <w:right w:val="none" w:sz="0" w:space="0" w:color="auto"/>
      </w:divBdr>
    </w:div>
    <w:div w:id="1132137603">
      <w:bodyDiv w:val="1"/>
      <w:marLeft w:val="0"/>
      <w:marRight w:val="0"/>
      <w:marTop w:val="0"/>
      <w:marBottom w:val="0"/>
      <w:divBdr>
        <w:top w:val="none" w:sz="0" w:space="0" w:color="auto"/>
        <w:left w:val="none" w:sz="0" w:space="0" w:color="auto"/>
        <w:bottom w:val="none" w:sz="0" w:space="0" w:color="auto"/>
        <w:right w:val="none" w:sz="0" w:space="0" w:color="auto"/>
      </w:divBdr>
    </w:div>
    <w:div w:id="1132213132">
      <w:bodyDiv w:val="1"/>
      <w:marLeft w:val="0"/>
      <w:marRight w:val="0"/>
      <w:marTop w:val="0"/>
      <w:marBottom w:val="0"/>
      <w:divBdr>
        <w:top w:val="none" w:sz="0" w:space="0" w:color="auto"/>
        <w:left w:val="none" w:sz="0" w:space="0" w:color="auto"/>
        <w:bottom w:val="none" w:sz="0" w:space="0" w:color="auto"/>
        <w:right w:val="none" w:sz="0" w:space="0" w:color="auto"/>
      </w:divBdr>
    </w:div>
    <w:div w:id="1132555204">
      <w:bodyDiv w:val="1"/>
      <w:marLeft w:val="0"/>
      <w:marRight w:val="0"/>
      <w:marTop w:val="0"/>
      <w:marBottom w:val="0"/>
      <w:divBdr>
        <w:top w:val="none" w:sz="0" w:space="0" w:color="auto"/>
        <w:left w:val="none" w:sz="0" w:space="0" w:color="auto"/>
        <w:bottom w:val="none" w:sz="0" w:space="0" w:color="auto"/>
        <w:right w:val="none" w:sz="0" w:space="0" w:color="auto"/>
      </w:divBdr>
    </w:div>
    <w:div w:id="1132595529">
      <w:bodyDiv w:val="1"/>
      <w:marLeft w:val="0"/>
      <w:marRight w:val="0"/>
      <w:marTop w:val="0"/>
      <w:marBottom w:val="0"/>
      <w:divBdr>
        <w:top w:val="none" w:sz="0" w:space="0" w:color="auto"/>
        <w:left w:val="none" w:sz="0" w:space="0" w:color="auto"/>
        <w:bottom w:val="none" w:sz="0" w:space="0" w:color="auto"/>
        <w:right w:val="none" w:sz="0" w:space="0" w:color="auto"/>
      </w:divBdr>
    </w:div>
    <w:div w:id="1133257201">
      <w:bodyDiv w:val="1"/>
      <w:marLeft w:val="0"/>
      <w:marRight w:val="0"/>
      <w:marTop w:val="0"/>
      <w:marBottom w:val="0"/>
      <w:divBdr>
        <w:top w:val="none" w:sz="0" w:space="0" w:color="auto"/>
        <w:left w:val="none" w:sz="0" w:space="0" w:color="auto"/>
        <w:bottom w:val="none" w:sz="0" w:space="0" w:color="auto"/>
        <w:right w:val="none" w:sz="0" w:space="0" w:color="auto"/>
      </w:divBdr>
    </w:div>
    <w:div w:id="1133400921">
      <w:bodyDiv w:val="1"/>
      <w:marLeft w:val="0"/>
      <w:marRight w:val="0"/>
      <w:marTop w:val="0"/>
      <w:marBottom w:val="0"/>
      <w:divBdr>
        <w:top w:val="none" w:sz="0" w:space="0" w:color="auto"/>
        <w:left w:val="none" w:sz="0" w:space="0" w:color="auto"/>
        <w:bottom w:val="none" w:sz="0" w:space="0" w:color="auto"/>
        <w:right w:val="none" w:sz="0" w:space="0" w:color="auto"/>
      </w:divBdr>
    </w:div>
    <w:div w:id="1133445356">
      <w:bodyDiv w:val="1"/>
      <w:marLeft w:val="0"/>
      <w:marRight w:val="0"/>
      <w:marTop w:val="0"/>
      <w:marBottom w:val="0"/>
      <w:divBdr>
        <w:top w:val="none" w:sz="0" w:space="0" w:color="auto"/>
        <w:left w:val="none" w:sz="0" w:space="0" w:color="auto"/>
        <w:bottom w:val="none" w:sz="0" w:space="0" w:color="auto"/>
        <w:right w:val="none" w:sz="0" w:space="0" w:color="auto"/>
      </w:divBdr>
    </w:div>
    <w:div w:id="1133718555">
      <w:bodyDiv w:val="1"/>
      <w:marLeft w:val="0"/>
      <w:marRight w:val="0"/>
      <w:marTop w:val="0"/>
      <w:marBottom w:val="0"/>
      <w:divBdr>
        <w:top w:val="none" w:sz="0" w:space="0" w:color="auto"/>
        <w:left w:val="none" w:sz="0" w:space="0" w:color="auto"/>
        <w:bottom w:val="none" w:sz="0" w:space="0" w:color="auto"/>
        <w:right w:val="none" w:sz="0" w:space="0" w:color="auto"/>
      </w:divBdr>
    </w:div>
    <w:div w:id="1134057656">
      <w:bodyDiv w:val="1"/>
      <w:marLeft w:val="0"/>
      <w:marRight w:val="0"/>
      <w:marTop w:val="0"/>
      <w:marBottom w:val="0"/>
      <w:divBdr>
        <w:top w:val="none" w:sz="0" w:space="0" w:color="auto"/>
        <w:left w:val="none" w:sz="0" w:space="0" w:color="auto"/>
        <w:bottom w:val="none" w:sz="0" w:space="0" w:color="auto"/>
        <w:right w:val="none" w:sz="0" w:space="0" w:color="auto"/>
      </w:divBdr>
    </w:div>
    <w:div w:id="1134298745">
      <w:bodyDiv w:val="1"/>
      <w:marLeft w:val="0"/>
      <w:marRight w:val="0"/>
      <w:marTop w:val="0"/>
      <w:marBottom w:val="0"/>
      <w:divBdr>
        <w:top w:val="none" w:sz="0" w:space="0" w:color="auto"/>
        <w:left w:val="none" w:sz="0" w:space="0" w:color="auto"/>
        <w:bottom w:val="none" w:sz="0" w:space="0" w:color="auto"/>
        <w:right w:val="none" w:sz="0" w:space="0" w:color="auto"/>
      </w:divBdr>
    </w:div>
    <w:div w:id="1134299668">
      <w:bodyDiv w:val="1"/>
      <w:marLeft w:val="0"/>
      <w:marRight w:val="0"/>
      <w:marTop w:val="0"/>
      <w:marBottom w:val="0"/>
      <w:divBdr>
        <w:top w:val="none" w:sz="0" w:space="0" w:color="auto"/>
        <w:left w:val="none" w:sz="0" w:space="0" w:color="auto"/>
        <w:bottom w:val="none" w:sz="0" w:space="0" w:color="auto"/>
        <w:right w:val="none" w:sz="0" w:space="0" w:color="auto"/>
      </w:divBdr>
    </w:div>
    <w:div w:id="1134518809">
      <w:bodyDiv w:val="1"/>
      <w:marLeft w:val="0"/>
      <w:marRight w:val="0"/>
      <w:marTop w:val="0"/>
      <w:marBottom w:val="0"/>
      <w:divBdr>
        <w:top w:val="none" w:sz="0" w:space="0" w:color="auto"/>
        <w:left w:val="none" w:sz="0" w:space="0" w:color="auto"/>
        <w:bottom w:val="none" w:sz="0" w:space="0" w:color="auto"/>
        <w:right w:val="none" w:sz="0" w:space="0" w:color="auto"/>
      </w:divBdr>
    </w:div>
    <w:div w:id="1134718105">
      <w:bodyDiv w:val="1"/>
      <w:marLeft w:val="0"/>
      <w:marRight w:val="0"/>
      <w:marTop w:val="0"/>
      <w:marBottom w:val="0"/>
      <w:divBdr>
        <w:top w:val="none" w:sz="0" w:space="0" w:color="auto"/>
        <w:left w:val="none" w:sz="0" w:space="0" w:color="auto"/>
        <w:bottom w:val="none" w:sz="0" w:space="0" w:color="auto"/>
        <w:right w:val="none" w:sz="0" w:space="0" w:color="auto"/>
      </w:divBdr>
    </w:div>
    <w:div w:id="1134719184">
      <w:bodyDiv w:val="1"/>
      <w:marLeft w:val="0"/>
      <w:marRight w:val="0"/>
      <w:marTop w:val="0"/>
      <w:marBottom w:val="0"/>
      <w:divBdr>
        <w:top w:val="none" w:sz="0" w:space="0" w:color="auto"/>
        <w:left w:val="none" w:sz="0" w:space="0" w:color="auto"/>
        <w:bottom w:val="none" w:sz="0" w:space="0" w:color="auto"/>
        <w:right w:val="none" w:sz="0" w:space="0" w:color="auto"/>
      </w:divBdr>
    </w:div>
    <w:div w:id="1134830431">
      <w:bodyDiv w:val="1"/>
      <w:marLeft w:val="0"/>
      <w:marRight w:val="0"/>
      <w:marTop w:val="0"/>
      <w:marBottom w:val="0"/>
      <w:divBdr>
        <w:top w:val="none" w:sz="0" w:space="0" w:color="auto"/>
        <w:left w:val="none" w:sz="0" w:space="0" w:color="auto"/>
        <w:bottom w:val="none" w:sz="0" w:space="0" w:color="auto"/>
        <w:right w:val="none" w:sz="0" w:space="0" w:color="auto"/>
      </w:divBdr>
    </w:div>
    <w:div w:id="1134832909">
      <w:bodyDiv w:val="1"/>
      <w:marLeft w:val="0"/>
      <w:marRight w:val="0"/>
      <w:marTop w:val="0"/>
      <w:marBottom w:val="0"/>
      <w:divBdr>
        <w:top w:val="none" w:sz="0" w:space="0" w:color="auto"/>
        <w:left w:val="none" w:sz="0" w:space="0" w:color="auto"/>
        <w:bottom w:val="none" w:sz="0" w:space="0" w:color="auto"/>
        <w:right w:val="none" w:sz="0" w:space="0" w:color="auto"/>
      </w:divBdr>
    </w:div>
    <w:div w:id="1134834887">
      <w:bodyDiv w:val="1"/>
      <w:marLeft w:val="0"/>
      <w:marRight w:val="0"/>
      <w:marTop w:val="0"/>
      <w:marBottom w:val="0"/>
      <w:divBdr>
        <w:top w:val="none" w:sz="0" w:space="0" w:color="auto"/>
        <w:left w:val="none" w:sz="0" w:space="0" w:color="auto"/>
        <w:bottom w:val="none" w:sz="0" w:space="0" w:color="auto"/>
        <w:right w:val="none" w:sz="0" w:space="0" w:color="auto"/>
      </w:divBdr>
    </w:div>
    <w:div w:id="1135028638">
      <w:bodyDiv w:val="1"/>
      <w:marLeft w:val="0"/>
      <w:marRight w:val="0"/>
      <w:marTop w:val="0"/>
      <w:marBottom w:val="0"/>
      <w:divBdr>
        <w:top w:val="none" w:sz="0" w:space="0" w:color="auto"/>
        <w:left w:val="none" w:sz="0" w:space="0" w:color="auto"/>
        <w:bottom w:val="none" w:sz="0" w:space="0" w:color="auto"/>
        <w:right w:val="none" w:sz="0" w:space="0" w:color="auto"/>
      </w:divBdr>
    </w:div>
    <w:div w:id="1135100908">
      <w:bodyDiv w:val="1"/>
      <w:marLeft w:val="0"/>
      <w:marRight w:val="0"/>
      <w:marTop w:val="0"/>
      <w:marBottom w:val="0"/>
      <w:divBdr>
        <w:top w:val="none" w:sz="0" w:space="0" w:color="auto"/>
        <w:left w:val="none" w:sz="0" w:space="0" w:color="auto"/>
        <w:bottom w:val="none" w:sz="0" w:space="0" w:color="auto"/>
        <w:right w:val="none" w:sz="0" w:space="0" w:color="auto"/>
      </w:divBdr>
    </w:div>
    <w:div w:id="1135216444">
      <w:bodyDiv w:val="1"/>
      <w:marLeft w:val="0"/>
      <w:marRight w:val="0"/>
      <w:marTop w:val="0"/>
      <w:marBottom w:val="0"/>
      <w:divBdr>
        <w:top w:val="none" w:sz="0" w:space="0" w:color="auto"/>
        <w:left w:val="none" w:sz="0" w:space="0" w:color="auto"/>
        <w:bottom w:val="none" w:sz="0" w:space="0" w:color="auto"/>
        <w:right w:val="none" w:sz="0" w:space="0" w:color="auto"/>
      </w:divBdr>
    </w:div>
    <w:div w:id="1135217886">
      <w:bodyDiv w:val="1"/>
      <w:marLeft w:val="0"/>
      <w:marRight w:val="0"/>
      <w:marTop w:val="0"/>
      <w:marBottom w:val="0"/>
      <w:divBdr>
        <w:top w:val="none" w:sz="0" w:space="0" w:color="auto"/>
        <w:left w:val="none" w:sz="0" w:space="0" w:color="auto"/>
        <w:bottom w:val="none" w:sz="0" w:space="0" w:color="auto"/>
        <w:right w:val="none" w:sz="0" w:space="0" w:color="auto"/>
      </w:divBdr>
    </w:div>
    <w:div w:id="1135218171">
      <w:bodyDiv w:val="1"/>
      <w:marLeft w:val="0"/>
      <w:marRight w:val="0"/>
      <w:marTop w:val="0"/>
      <w:marBottom w:val="0"/>
      <w:divBdr>
        <w:top w:val="none" w:sz="0" w:space="0" w:color="auto"/>
        <w:left w:val="none" w:sz="0" w:space="0" w:color="auto"/>
        <w:bottom w:val="none" w:sz="0" w:space="0" w:color="auto"/>
        <w:right w:val="none" w:sz="0" w:space="0" w:color="auto"/>
      </w:divBdr>
    </w:div>
    <w:div w:id="1135483556">
      <w:bodyDiv w:val="1"/>
      <w:marLeft w:val="0"/>
      <w:marRight w:val="0"/>
      <w:marTop w:val="0"/>
      <w:marBottom w:val="0"/>
      <w:divBdr>
        <w:top w:val="none" w:sz="0" w:space="0" w:color="auto"/>
        <w:left w:val="none" w:sz="0" w:space="0" w:color="auto"/>
        <w:bottom w:val="none" w:sz="0" w:space="0" w:color="auto"/>
        <w:right w:val="none" w:sz="0" w:space="0" w:color="auto"/>
      </w:divBdr>
    </w:div>
    <w:div w:id="1135829975">
      <w:bodyDiv w:val="1"/>
      <w:marLeft w:val="0"/>
      <w:marRight w:val="0"/>
      <w:marTop w:val="0"/>
      <w:marBottom w:val="0"/>
      <w:divBdr>
        <w:top w:val="none" w:sz="0" w:space="0" w:color="auto"/>
        <w:left w:val="none" w:sz="0" w:space="0" w:color="auto"/>
        <w:bottom w:val="none" w:sz="0" w:space="0" w:color="auto"/>
        <w:right w:val="none" w:sz="0" w:space="0" w:color="auto"/>
      </w:divBdr>
    </w:div>
    <w:div w:id="1136070121">
      <w:bodyDiv w:val="1"/>
      <w:marLeft w:val="0"/>
      <w:marRight w:val="0"/>
      <w:marTop w:val="0"/>
      <w:marBottom w:val="0"/>
      <w:divBdr>
        <w:top w:val="none" w:sz="0" w:space="0" w:color="auto"/>
        <w:left w:val="none" w:sz="0" w:space="0" w:color="auto"/>
        <w:bottom w:val="none" w:sz="0" w:space="0" w:color="auto"/>
        <w:right w:val="none" w:sz="0" w:space="0" w:color="auto"/>
      </w:divBdr>
    </w:div>
    <w:div w:id="1136290422">
      <w:bodyDiv w:val="1"/>
      <w:marLeft w:val="0"/>
      <w:marRight w:val="0"/>
      <w:marTop w:val="0"/>
      <w:marBottom w:val="0"/>
      <w:divBdr>
        <w:top w:val="none" w:sz="0" w:space="0" w:color="auto"/>
        <w:left w:val="none" w:sz="0" w:space="0" w:color="auto"/>
        <w:bottom w:val="none" w:sz="0" w:space="0" w:color="auto"/>
        <w:right w:val="none" w:sz="0" w:space="0" w:color="auto"/>
      </w:divBdr>
    </w:div>
    <w:div w:id="1136950673">
      <w:bodyDiv w:val="1"/>
      <w:marLeft w:val="0"/>
      <w:marRight w:val="0"/>
      <w:marTop w:val="0"/>
      <w:marBottom w:val="0"/>
      <w:divBdr>
        <w:top w:val="none" w:sz="0" w:space="0" w:color="auto"/>
        <w:left w:val="none" w:sz="0" w:space="0" w:color="auto"/>
        <w:bottom w:val="none" w:sz="0" w:space="0" w:color="auto"/>
        <w:right w:val="none" w:sz="0" w:space="0" w:color="auto"/>
      </w:divBdr>
    </w:div>
    <w:div w:id="1137139366">
      <w:bodyDiv w:val="1"/>
      <w:marLeft w:val="0"/>
      <w:marRight w:val="0"/>
      <w:marTop w:val="0"/>
      <w:marBottom w:val="0"/>
      <w:divBdr>
        <w:top w:val="none" w:sz="0" w:space="0" w:color="auto"/>
        <w:left w:val="none" w:sz="0" w:space="0" w:color="auto"/>
        <w:bottom w:val="none" w:sz="0" w:space="0" w:color="auto"/>
        <w:right w:val="none" w:sz="0" w:space="0" w:color="auto"/>
      </w:divBdr>
    </w:div>
    <w:div w:id="1137334485">
      <w:bodyDiv w:val="1"/>
      <w:marLeft w:val="0"/>
      <w:marRight w:val="0"/>
      <w:marTop w:val="0"/>
      <w:marBottom w:val="0"/>
      <w:divBdr>
        <w:top w:val="none" w:sz="0" w:space="0" w:color="auto"/>
        <w:left w:val="none" w:sz="0" w:space="0" w:color="auto"/>
        <w:bottom w:val="none" w:sz="0" w:space="0" w:color="auto"/>
        <w:right w:val="none" w:sz="0" w:space="0" w:color="auto"/>
      </w:divBdr>
    </w:div>
    <w:div w:id="1137575322">
      <w:bodyDiv w:val="1"/>
      <w:marLeft w:val="0"/>
      <w:marRight w:val="0"/>
      <w:marTop w:val="0"/>
      <w:marBottom w:val="0"/>
      <w:divBdr>
        <w:top w:val="none" w:sz="0" w:space="0" w:color="auto"/>
        <w:left w:val="none" w:sz="0" w:space="0" w:color="auto"/>
        <w:bottom w:val="none" w:sz="0" w:space="0" w:color="auto"/>
        <w:right w:val="none" w:sz="0" w:space="0" w:color="auto"/>
      </w:divBdr>
    </w:div>
    <w:div w:id="1137646089">
      <w:bodyDiv w:val="1"/>
      <w:marLeft w:val="0"/>
      <w:marRight w:val="0"/>
      <w:marTop w:val="0"/>
      <w:marBottom w:val="0"/>
      <w:divBdr>
        <w:top w:val="none" w:sz="0" w:space="0" w:color="auto"/>
        <w:left w:val="none" w:sz="0" w:space="0" w:color="auto"/>
        <w:bottom w:val="none" w:sz="0" w:space="0" w:color="auto"/>
        <w:right w:val="none" w:sz="0" w:space="0" w:color="auto"/>
      </w:divBdr>
    </w:div>
    <w:div w:id="1137648926">
      <w:bodyDiv w:val="1"/>
      <w:marLeft w:val="0"/>
      <w:marRight w:val="0"/>
      <w:marTop w:val="0"/>
      <w:marBottom w:val="0"/>
      <w:divBdr>
        <w:top w:val="none" w:sz="0" w:space="0" w:color="auto"/>
        <w:left w:val="none" w:sz="0" w:space="0" w:color="auto"/>
        <w:bottom w:val="none" w:sz="0" w:space="0" w:color="auto"/>
        <w:right w:val="none" w:sz="0" w:space="0" w:color="auto"/>
      </w:divBdr>
    </w:div>
    <w:div w:id="1137911317">
      <w:bodyDiv w:val="1"/>
      <w:marLeft w:val="0"/>
      <w:marRight w:val="0"/>
      <w:marTop w:val="0"/>
      <w:marBottom w:val="0"/>
      <w:divBdr>
        <w:top w:val="none" w:sz="0" w:space="0" w:color="auto"/>
        <w:left w:val="none" w:sz="0" w:space="0" w:color="auto"/>
        <w:bottom w:val="none" w:sz="0" w:space="0" w:color="auto"/>
        <w:right w:val="none" w:sz="0" w:space="0" w:color="auto"/>
      </w:divBdr>
    </w:div>
    <w:div w:id="1137994711">
      <w:bodyDiv w:val="1"/>
      <w:marLeft w:val="0"/>
      <w:marRight w:val="0"/>
      <w:marTop w:val="0"/>
      <w:marBottom w:val="0"/>
      <w:divBdr>
        <w:top w:val="none" w:sz="0" w:space="0" w:color="auto"/>
        <w:left w:val="none" w:sz="0" w:space="0" w:color="auto"/>
        <w:bottom w:val="none" w:sz="0" w:space="0" w:color="auto"/>
        <w:right w:val="none" w:sz="0" w:space="0" w:color="auto"/>
      </w:divBdr>
    </w:div>
    <w:div w:id="1138188690">
      <w:bodyDiv w:val="1"/>
      <w:marLeft w:val="0"/>
      <w:marRight w:val="0"/>
      <w:marTop w:val="0"/>
      <w:marBottom w:val="0"/>
      <w:divBdr>
        <w:top w:val="none" w:sz="0" w:space="0" w:color="auto"/>
        <w:left w:val="none" w:sz="0" w:space="0" w:color="auto"/>
        <w:bottom w:val="none" w:sz="0" w:space="0" w:color="auto"/>
        <w:right w:val="none" w:sz="0" w:space="0" w:color="auto"/>
      </w:divBdr>
    </w:div>
    <w:div w:id="1138381888">
      <w:bodyDiv w:val="1"/>
      <w:marLeft w:val="0"/>
      <w:marRight w:val="0"/>
      <w:marTop w:val="0"/>
      <w:marBottom w:val="0"/>
      <w:divBdr>
        <w:top w:val="none" w:sz="0" w:space="0" w:color="auto"/>
        <w:left w:val="none" w:sz="0" w:space="0" w:color="auto"/>
        <w:bottom w:val="none" w:sz="0" w:space="0" w:color="auto"/>
        <w:right w:val="none" w:sz="0" w:space="0" w:color="auto"/>
      </w:divBdr>
    </w:div>
    <w:div w:id="1138457903">
      <w:bodyDiv w:val="1"/>
      <w:marLeft w:val="0"/>
      <w:marRight w:val="0"/>
      <w:marTop w:val="0"/>
      <w:marBottom w:val="0"/>
      <w:divBdr>
        <w:top w:val="none" w:sz="0" w:space="0" w:color="auto"/>
        <w:left w:val="none" w:sz="0" w:space="0" w:color="auto"/>
        <w:bottom w:val="none" w:sz="0" w:space="0" w:color="auto"/>
        <w:right w:val="none" w:sz="0" w:space="0" w:color="auto"/>
      </w:divBdr>
    </w:div>
    <w:div w:id="1138495328">
      <w:bodyDiv w:val="1"/>
      <w:marLeft w:val="0"/>
      <w:marRight w:val="0"/>
      <w:marTop w:val="0"/>
      <w:marBottom w:val="0"/>
      <w:divBdr>
        <w:top w:val="none" w:sz="0" w:space="0" w:color="auto"/>
        <w:left w:val="none" w:sz="0" w:space="0" w:color="auto"/>
        <w:bottom w:val="none" w:sz="0" w:space="0" w:color="auto"/>
        <w:right w:val="none" w:sz="0" w:space="0" w:color="auto"/>
      </w:divBdr>
    </w:div>
    <w:div w:id="1138838073">
      <w:bodyDiv w:val="1"/>
      <w:marLeft w:val="0"/>
      <w:marRight w:val="0"/>
      <w:marTop w:val="0"/>
      <w:marBottom w:val="0"/>
      <w:divBdr>
        <w:top w:val="none" w:sz="0" w:space="0" w:color="auto"/>
        <w:left w:val="none" w:sz="0" w:space="0" w:color="auto"/>
        <w:bottom w:val="none" w:sz="0" w:space="0" w:color="auto"/>
        <w:right w:val="none" w:sz="0" w:space="0" w:color="auto"/>
      </w:divBdr>
    </w:div>
    <w:div w:id="1139037341">
      <w:bodyDiv w:val="1"/>
      <w:marLeft w:val="0"/>
      <w:marRight w:val="0"/>
      <w:marTop w:val="0"/>
      <w:marBottom w:val="0"/>
      <w:divBdr>
        <w:top w:val="none" w:sz="0" w:space="0" w:color="auto"/>
        <w:left w:val="none" w:sz="0" w:space="0" w:color="auto"/>
        <w:bottom w:val="none" w:sz="0" w:space="0" w:color="auto"/>
        <w:right w:val="none" w:sz="0" w:space="0" w:color="auto"/>
      </w:divBdr>
    </w:div>
    <w:div w:id="1139150613">
      <w:bodyDiv w:val="1"/>
      <w:marLeft w:val="0"/>
      <w:marRight w:val="0"/>
      <w:marTop w:val="0"/>
      <w:marBottom w:val="0"/>
      <w:divBdr>
        <w:top w:val="none" w:sz="0" w:space="0" w:color="auto"/>
        <w:left w:val="none" w:sz="0" w:space="0" w:color="auto"/>
        <w:bottom w:val="none" w:sz="0" w:space="0" w:color="auto"/>
        <w:right w:val="none" w:sz="0" w:space="0" w:color="auto"/>
      </w:divBdr>
    </w:div>
    <w:div w:id="1139297092">
      <w:bodyDiv w:val="1"/>
      <w:marLeft w:val="0"/>
      <w:marRight w:val="0"/>
      <w:marTop w:val="0"/>
      <w:marBottom w:val="0"/>
      <w:divBdr>
        <w:top w:val="none" w:sz="0" w:space="0" w:color="auto"/>
        <w:left w:val="none" w:sz="0" w:space="0" w:color="auto"/>
        <w:bottom w:val="none" w:sz="0" w:space="0" w:color="auto"/>
        <w:right w:val="none" w:sz="0" w:space="0" w:color="auto"/>
      </w:divBdr>
    </w:div>
    <w:div w:id="1139301721">
      <w:bodyDiv w:val="1"/>
      <w:marLeft w:val="0"/>
      <w:marRight w:val="0"/>
      <w:marTop w:val="0"/>
      <w:marBottom w:val="0"/>
      <w:divBdr>
        <w:top w:val="none" w:sz="0" w:space="0" w:color="auto"/>
        <w:left w:val="none" w:sz="0" w:space="0" w:color="auto"/>
        <w:bottom w:val="none" w:sz="0" w:space="0" w:color="auto"/>
        <w:right w:val="none" w:sz="0" w:space="0" w:color="auto"/>
      </w:divBdr>
    </w:div>
    <w:div w:id="1140078506">
      <w:bodyDiv w:val="1"/>
      <w:marLeft w:val="0"/>
      <w:marRight w:val="0"/>
      <w:marTop w:val="0"/>
      <w:marBottom w:val="0"/>
      <w:divBdr>
        <w:top w:val="none" w:sz="0" w:space="0" w:color="auto"/>
        <w:left w:val="none" w:sz="0" w:space="0" w:color="auto"/>
        <w:bottom w:val="none" w:sz="0" w:space="0" w:color="auto"/>
        <w:right w:val="none" w:sz="0" w:space="0" w:color="auto"/>
      </w:divBdr>
    </w:div>
    <w:div w:id="1140339196">
      <w:bodyDiv w:val="1"/>
      <w:marLeft w:val="0"/>
      <w:marRight w:val="0"/>
      <w:marTop w:val="0"/>
      <w:marBottom w:val="0"/>
      <w:divBdr>
        <w:top w:val="none" w:sz="0" w:space="0" w:color="auto"/>
        <w:left w:val="none" w:sz="0" w:space="0" w:color="auto"/>
        <w:bottom w:val="none" w:sz="0" w:space="0" w:color="auto"/>
        <w:right w:val="none" w:sz="0" w:space="0" w:color="auto"/>
      </w:divBdr>
    </w:div>
    <w:div w:id="1140420951">
      <w:bodyDiv w:val="1"/>
      <w:marLeft w:val="0"/>
      <w:marRight w:val="0"/>
      <w:marTop w:val="0"/>
      <w:marBottom w:val="0"/>
      <w:divBdr>
        <w:top w:val="none" w:sz="0" w:space="0" w:color="auto"/>
        <w:left w:val="none" w:sz="0" w:space="0" w:color="auto"/>
        <w:bottom w:val="none" w:sz="0" w:space="0" w:color="auto"/>
        <w:right w:val="none" w:sz="0" w:space="0" w:color="auto"/>
      </w:divBdr>
    </w:div>
    <w:div w:id="1140851366">
      <w:bodyDiv w:val="1"/>
      <w:marLeft w:val="0"/>
      <w:marRight w:val="0"/>
      <w:marTop w:val="0"/>
      <w:marBottom w:val="0"/>
      <w:divBdr>
        <w:top w:val="none" w:sz="0" w:space="0" w:color="auto"/>
        <w:left w:val="none" w:sz="0" w:space="0" w:color="auto"/>
        <w:bottom w:val="none" w:sz="0" w:space="0" w:color="auto"/>
        <w:right w:val="none" w:sz="0" w:space="0" w:color="auto"/>
      </w:divBdr>
    </w:div>
    <w:div w:id="1141113295">
      <w:bodyDiv w:val="1"/>
      <w:marLeft w:val="0"/>
      <w:marRight w:val="0"/>
      <w:marTop w:val="0"/>
      <w:marBottom w:val="0"/>
      <w:divBdr>
        <w:top w:val="none" w:sz="0" w:space="0" w:color="auto"/>
        <w:left w:val="none" w:sz="0" w:space="0" w:color="auto"/>
        <w:bottom w:val="none" w:sz="0" w:space="0" w:color="auto"/>
        <w:right w:val="none" w:sz="0" w:space="0" w:color="auto"/>
      </w:divBdr>
    </w:div>
    <w:div w:id="1141310821">
      <w:bodyDiv w:val="1"/>
      <w:marLeft w:val="0"/>
      <w:marRight w:val="0"/>
      <w:marTop w:val="0"/>
      <w:marBottom w:val="0"/>
      <w:divBdr>
        <w:top w:val="none" w:sz="0" w:space="0" w:color="auto"/>
        <w:left w:val="none" w:sz="0" w:space="0" w:color="auto"/>
        <w:bottom w:val="none" w:sz="0" w:space="0" w:color="auto"/>
        <w:right w:val="none" w:sz="0" w:space="0" w:color="auto"/>
      </w:divBdr>
    </w:div>
    <w:div w:id="1141311596">
      <w:bodyDiv w:val="1"/>
      <w:marLeft w:val="0"/>
      <w:marRight w:val="0"/>
      <w:marTop w:val="0"/>
      <w:marBottom w:val="0"/>
      <w:divBdr>
        <w:top w:val="none" w:sz="0" w:space="0" w:color="auto"/>
        <w:left w:val="none" w:sz="0" w:space="0" w:color="auto"/>
        <w:bottom w:val="none" w:sz="0" w:space="0" w:color="auto"/>
        <w:right w:val="none" w:sz="0" w:space="0" w:color="auto"/>
      </w:divBdr>
    </w:div>
    <w:div w:id="1141800301">
      <w:bodyDiv w:val="1"/>
      <w:marLeft w:val="0"/>
      <w:marRight w:val="0"/>
      <w:marTop w:val="0"/>
      <w:marBottom w:val="0"/>
      <w:divBdr>
        <w:top w:val="none" w:sz="0" w:space="0" w:color="auto"/>
        <w:left w:val="none" w:sz="0" w:space="0" w:color="auto"/>
        <w:bottom w:val="none" w:sz="0" w:space="0" w:color="auto"/>
        <w:right w:val="none" w:sz="0" w:space="0" w:color="auto"/>
      </w:divBdr>
    </w:div>
    <w:div w:id="1142111661">
      <w:bodyDiv w:val="1"/>
      <w:marLeft w:val="0"/>
      <w:marRight w:val="0"/>
      <w:marTop w:val="0"/>
      <w:marBottom w:val="0"/>
      <w:divBdr>
        <w:top w:val="none" w:sz="0" w:space="0" w:color="auto"/>
        <w:left w:val="none" w:sz="0" w:space="0" w:color="auto"/>
        <w:bottom w:val="none" w:sz="0" w:space="0" w:color="auto"/>
        <w:right w:val="none" w:sz="0" w:space="0" w:color="auto"/>
      </w:divBdr>
    </w:div>
    <w:div w:id="1142312447">
      <w:bodyDiv w:val="1"/>
      <w:marLeft w:val="0"/>
      <w:marRight w:val="0"/>
      <w:marTop w:val="0"/>
      <w:marBottom w:val="0"/>
      <w:divBdr>
        <w:top w:val="none" w:sz="0" w:space="0" w:color="auto"/>
        <w:left w:val="none" w:sz="0" w:space="0" w:color="auto"/>
        <w:bottom w:val="none" w:sz="0" w:space="0" w:color="auto"/>
        <w:right w:val="none" w:sz="0" w:space="0" w:color="auto"/>
      </w:divBdr>
    </w:div>
    <w:div w:id="1142382076">
      <w:bodyDiv w:val="1"/>
      <w:marLeft w:val="0"/>
      <w:marRight w:val="0"/>
      <w:marTop w:val="0"/>
      <w:marBottom w:val="0"/>
      <w:divBdr>
        <w:top w:val="none" w:sz="0" w:space="0" w:color="auto"/>
        <w:left w:val="none" w:sz="0" w:space="0" w:color="auto"/>
        <w:bottom w:val="none" w:sz="0" w:space="0" w:color="auto"/>
        <w:right w:val="none" w:sz="0" w:space="0" w:color="auto"/>
      </w:divBdr>
    </w:div>
    <w:div w:id="1142432216">
      <w:bodyDiv w:val="1"/>
      <w:marLeft w:val="0"/>
      <w:marRight w:val="0"/>
      <w:marTop w:val="0"/>
      <w:marBottom w:val="0"/>
      <w:divBdr>
        <w:top w:val="none" w:sz="0" w:space="0" w:color="auto"/>
        <w:left w:val="none" w:sz="0" w:space="0" w:color="auto"/>
        <w:bottom w:val="none" w:sz="0" w:space="0" w:color="auto"/>
        <w:right w:val="none" w:sz="0" w:space="0" w:color="auto"/>
      </w:divBdr>
    </w:div>
    <w:div w:id="1142620251">
      <w:bodyDiv w:val="1"/>
      <w:marLeft w:val="0"/>
      <w:marRight w:val="0"/>
      <w:marTop w:val="0"/>
      <w:marBottom w:val="0"/>
      <w:divBdr>
        <w:top w:val="none" w:sz="0" w:space="0" w:color="auto"/>
        <w:left w:val="none" w:sz="0" w:space="0" w:color="auto"/>
        <w:bottom w:val="none" w:sz="0" w:space="0" w:color="auto"/>
        <w:right w:val="none" w:sz="0" w:space="0" w:color="auto"/>
      </w:divBdr>
    </w:div>
    <w:div w:id="1142621621">
      <w:bodyDiv w:val="1"/>
      <w:marLeft w:val="0"/>
      <w:marRight w:val="0"/>
      <w:marTop w:val="0"/>
      <w:marBottom w:val="0"/>
      <w:divBdr>
        <w:top w:val="none" w:sz="0" w:space="0" w:color="auto"/>
        <w:left w:val="none" w:sz="0" w:space="0" w:color="auto"/>
        <w:bottom w:val="none" w:sz="0" w:space="0" w:color="auto"/>
        <w:right w:val="none" w:sz="0" w:space="0" w:color="auto"/>
      </w:divBdr>
    </w:div>
    <w:div w:id="1143155150">
      <w:bodyDiv w:val="1"/>
      <w:marLeft w:val="0"/>
      <w:marRight w:val="0"/>
      <w:marTop w:val="0"/>
      <w:marBottom w:val="0"/>
      <w:divBdr>
        <w:top w:val="none" w:sz="0" w:space="0" w:color="auto"/>
        <w:left w:val="none" w:sz="0" w:space="0" w:color="auto"/>
        <w:bottom w:val="none" w:sz="0" w:space="0" w:color="auto"/>
        <w:right w:val="none" w:sz="0" w:space="0" w:color="auto"/>
      </w:divBdr>
    </w:div>
    <w:div w:id="1143472483">
      <w:bodyDiv w:val="1"/>
      <w:marLeft w:val="0"/>
      <w:marRight w:val="0"/>
      <w:marTop w:val="0"/>
      <w:marBottom w:val="0"/>
      <w:divBdr>
        <w:top w:val="none" w:sz="0" w:space="0" w:color="auto"/>
        <w:left w:val="none" w:sz="0" w:space="0" w:color="auto"/>
        <w:bottom w:val="none" w:sz="0" w:space="0" w:color="auto"/>
        <w:right w:val="none" w:sz="0" w:space="0" w:color="auto"/>
      </w:divBdr>
    </w:div>
    <w:div w:id="1143499250">
      <w:bodyDiv w:val="1"/>
      <w:marLeft w:val="0"/>
      <w:marRight w:val="0"/>
      <w:marTop w:val="0"/>
      <w:marBottom w:val="0"/>
      <w:divBdr>
        <w:top w:val="none" w:sz="0" w:space="0" w:color="auto"/>
        <w:left w:val="none" w:sz="0" w:space="0" w:color="auto"/>
        <w:bottom w:val="none" w:sz="0" w:space="0" w:color="auto"/>
        <w:right w:val="none" w:sz="0" w:space="0" w:color="auto"/>
      </w:divBdr>
    </w:div>
    <w:div w:id="1143618357">
      <w:bodyDiv w:val="1"/>
      <w:marLeft w:val="0"/>
      <w:marRight w:val="0"/>
      <w:marTop w:val="0"/>
      <w:marBottom w:val="0"/>
      <w:divBdr>
        <w:top w:val="none" w:sz="0" w:space="0" w:color="auto"/>
        <w:left w:val="none" w:sz="0" w:space="0" w:color="auto"/>
        <w:bottom w:val="none" w:sz="0" w:space="0" w:color="auto"/>
        <w:right w:val="none" w:sz="0" w:space="0" w:color="auto"/>
      </w:divBdr>
    </w:div>
    <w:div w:id="1143816337">
      <w:bodyDiv w:val="1"/>
      <w:marLeft w:val="0"/>
      <w:marRight w:val="0"/>
      <w:marTop w:val="0"/>
      <w:marBottom w:val="0"/>
      <w:divBdr>
        <w:top w:val="none" w:sz="0" w:space="0" w:color="auto"/>
        <w:left w:val="none" w:sz="0" w:space="0" w:color="auto"/>
        <w:bottom w:val="none" w:sz="0" w:space="0" w:color="auto"/>
        <w:right w:val="none" w:sz="0" w:space="0" w:color="auto"/>
      </w:divBdr>
    </w:div>
    <w:div w:id="1143959928">
      <w:bodyDiv w:val="1"/>
      <w:marLeft w:val="0"/>
      <w:marRight w:val="0"/>
      <w:marTop w:val="0"/>
      <w:marBottom w:val="0"/>
      <w:divBdr>
        <w:top w:val="none" w:sz="0" w:space="0" w:color="auto"/>
        <w:left w:val="none" w:sz="0" w:space="0" w:color="auto"/>
        <w:bottom w:val="none" w:sz="0" w:space="0" w:color="auto"/>
        <w:right w:val="none" w:sz="0" w:space="0" w:color="auto"/>
      </w:divBdr>
    </w:div>
    <w:div w:id="1144200592">
      <w:bodyDiv w:val="1"/>
      <w:marLeft w:val="0"/>
      <w:marRight w:val="0"/>
      <w:marTop w:val="0"/>
      <w:marBottom w:val="0"/>
      <w:divBdr>
        <w:top w:val="none" w:sz="0" w:space="0" w:color="auto"/>
        <w:left w:val="none" w:sz="0" w:space="0" w:color="auto"/>
        <w:bottom w:val="none" w:sz="0" w:space="0" w:color="auto"/>
        <w:right w:val="none" w:sz="0" w:space="0" w:color="auto"/>
      </w:divBdr>
    </w:div>
    <w:div w:id="1144546504">
      <w:bodyDiv w:val="1"/>
      <w:marLeft w:val="0"/>
      <w:marRight w:val="0"/>
      <w:marTop w:val="0"/>
      <w:marBottom w:val="0"/>
      <w:divBdr>
        <w:top w:val="none" w:sz="0" w:space="0" w:color="auto"/>
        <w:left w:val="none" w:sz="0" w:space="0" w:color="auto"/>
        <w:bottom w:val="none" w:sz="0" w:space="0" w:color="auto"/>
        <w:right w:val="none" w:sz="0" w:space="0" w:color="auto"/>
      </w:divBdr>
    </w:div>
    <w:div w:id="1144587476">
      <w:bodyDiv w:val="1"/>
      <w:marLeft w:val="0"/>
      <w:marRight w:val="0"/>
      <w:marTop w:val="0"/>
      <w:marBottom w:val="0"/>
      <w:divBdr>
        <w:top w:val="none" w:sz="0" w:space="0" w:color="auto"/>
        <w:left w:val="none" w:sz="0" w:space="0" w:color="auto"/>
        <w:bottom w:val="none" w:sz="0" w:space="0" w:color="auto"/>
        <w:right w:val="none" w:sz="0" w:space="0" w:color="auto"/>
      </w:divBdr>
    </w:div>
    <w:div w:id="1144665490">
      <w:bodyDiv w:val="1"/>
      <w:marLeft w:val="0"/>
      <w:marRight w:val="0"/>
      <w:marTop w:val="0"/>
      <w:marBottom w:val="0"/>
      <w:divBdr>
        <w:top w:val="none" w:sz="0" w:space="0" w:color="auto"/>
        <w:left w:val="none" w:sz="0" w:space="0" w:color="auto"/>
        <w:bottom w:val="none" w:sz="0" w:space="0" w:color="auto"/>
        <w:right w:val="none" w:sz="0" w:space="0" w:color="auto"/>
      </w:divBdr>
    </w:div>
    <w:div w:id="1144736046">
      <w:bodyDiv w:val="1"/>
      <w:marLeft w:val="0"/>
      <w:marRight w:val="0"/>
      <w:marTop w:val="0"/>
      <w:marBottom w:val="0"/>
      <w:divBdr>
        <w:top w:val="none" w:sz="0" w:space="0" w:color="auto"/>
        <w:left w:val="none" w:sz="0" w:space="0" w:color="auto"/>
        <w:bottom w:val="none" w:sz="0" w:space="0" w:color="auto"/>
        <w:right w:val="none" w:sz="0" w:space="0" w:color="auto"/>
      </w:divBdr>
    </w:div>
    <w:div w:id="1145316315">
      <w:bodyDiv w:val="1"/>
      <w:marLeft w:val="0"/>
      <w:marRight w:val="0"/>
      <w:marTop w:val="0"/>
      <w:marBottom w:val="0"/>
      <w:divBdr>
        <w:top w:val="none" w:sz="0" w:space="0" w:color="auto"/>
        <w:left w:val="none" w:sz="0" w:space="0" w:color="auto"/>
        <w:bottom w:val="none" w:sz="0" w:space="0" w:color="auto"/>
        <w:right w:val="none" w:sz="0" w:space="0" w:color="auto"/>
      </w:divBdr>
    </w:div>
    <w:div w:id="1145662598">
      <w:bodyDiv w:val="1"/>
      <w:marLeft w:val="0"/>
      <w:marRight w:val="0"/>
      <w:marTop w:val="0"/>
      <w:marBottom w:val="0"/>
      <w:divBdr>
        <w:top w:val="none" w:sz="0" w:space="0" w:color="auto"/>
        <w:left w:val="none" w:sz="0" w:space="0" w:color="auto"/>
        <w:bottom w:val="none" w:sz="0" w:space="0" w:color="auto"/>
        <w:right w:val="none" w:sz="0" w:space="0" w:color="auto"/>
      </w:divBdr>
    </w:div>
    <w:div w:id="1145777663">
      <w:bodyDiv w:val="1"/>
      <w:marLeft w:val="0"/>
      <w:marRight w:val="0"/>
      <w:marTop w:val="0"/>
      <w:marBottom w:val="0"/>
      <w:divBdr>
        <w:top w:val="none" w:sz="0" w:space="0" w:color="auto"/>
        <w:left w:val="none" w:sz="0" w:space="0" w:color="auto"/>
        <w:bottom w:val="none" w:sz="0" w:space="0" w:color="auto"/>
        <w:right w:val="none" w:sz="0" w:space="0" w:color="auto"/>
      </w:divBdr>
    </w:div>
    <w:div w:id="1145971528">
      <w:bodyDiv w:val="1"/>
      <w:marLeft w:val="0"/>
      <w:marRight w:val="0"/>
      <w:marTop w:val="0"/>
      <w:marBottom w:val="0"/>
      <w:divBdr>
        <w:top w:val="none" w:sz="0" w:space="0" w:color="auto"/>
        <w:left w:val="none" w:sz="0" w:space="0" w:color="auto"/>
        <w:bottom w:val="none" w:sz="0" w:space="0" w:color="auto"/>
        <w:right w:val="none" w:sz="0" w:space="0" w:color="auto"/>
      </w:divBdr>
    </w:div>
    <w:div w:id="1146046017">
      <w:bodyDiv w:val="1"/>
      <w:marLeft w:val="0"/>
      <w:marRight w:val="0"/>
      <w:marTop w:val="0"/>
      <w:marBottom w:val="0"/>
      <w:divBdr>
        <w:top w:val="none" w:sz="0" w:space="0" w:color="auto"/>
        <w:left w:val="none" w:sz="0" w:space="0" w:color="auto"/>
        <w:bottom w:val="none" w:sz="0" w:space="0" w:color="auto"/>
        <w:right w:val="none" w:sz="0" w:space="0" w:color="auto"/>
      </w:divBdr>
    </w:div>
    <w:div w:id="1146164745">
      <w:bodyDiv w:val="1"/>
      <w:marLeft w:val="0"/>
      <w:marRight w:val="0"/>
      <w:marTop w:val="0"/>
      <w:marBottom w:val="0"/>
      <w:divBdr>
        <w:top w:val="none" w:sz="0" w:space="0" w:color="auto"/>
        <w:left w:val="none" w:sz="0" w:space="0" w:color="auto"/>
        <w:bottom w:val="none" w:sz="0" w:space="0" w:color="auto"/>
        <w:right w:val="none" w:sz="0" w:space="0" w:color="auto"/>
      </w:divBdr>
    </w:div>
    <w:div w:id="1146315604">
      <w:bodyDiv w:val="1"/>
      <w:marLeft w:val="0"/>
      <w:marRight w:val="0"/>
      <w:marTop w:val="0"/>
      <w:marBottom w:val="0"/>
      <w:divBdr>
        <w:top w:val="none" w:sz="0" w:space="0" w:color="auto"/>
        <w:left w:val="none" w:sz="0" w:space="0" w:color="auto"/>
        <w:bottom w:val="none" w:sz="0" w:space="0" w:color="auto"/>
        <w:right w:val="none" w:sz="0" w:space="0" w:color="auto"/>
      </w:divBdr>
    </w:div>
    <w:div w:id="1146432788">
      <w:bodyDiv w:val="1"/>
      <w:marLeft w:val="0"/>
      <w:marRight w:val="0"/>
      <w:marTop w:val="0"/>
      <w:marBottom w:val="0"/>
      <w:divBdr>
        <w:top w:val="none" w:sz="0" w:space="0" w:color="auto"/>
        <w:left w:val="none" w:sz="0" w:space="0" w:color="auto"/>
        <w:bottom w:val="none" w:sz="0" w:space="0" w:color="auto"/>
        <w:right w:val="none" w:sz="0" w:space="0" w:color="auto"/>
      </w:divBdr>
    </w:div>
    <w:div w:id="1146628414">
      <w:bodyDiv w:val="1"/>
      <w:marLeft w:val="0"/>
      <w:marRight w:val="0"/>
      <w:marTop w:val="0"/>
      <w:marBottom w:val="0"/>
      <w:divBdr>
        <w:top w:val="none" w:sz="0" w:space="0" w:color="auto"/>
        <w:left w:val="none" w:sz="0" w:space="0" w:color="auto"/>
        <w:bottom w:val="none" w:sz="0" w:space="0" w:color="auto"/>
        <w:right w:val="none" w:sz="0" w:space="0" w:color="auto"/>
      </w:divBdr>
    </w:div>
    <w:div w:id="1147015516">
      <w:bodyDiv w:val="1"/>
      <w:marLeft w:val="0"/>
      <w:marRight w:val="0"/>
      <w:marTop w:val="0"/>
      <w:marBottom w:val="0"/>
      <w:divBdr>
        <w:top w:val="none" w:sz="0" w:space="0" w:color="auto"/>
        <w:left w:val="none" w:sz="0" w:space="0" w:color="auto"/>
        <w:bottom w:val="none" w:sz="0" w:space="0" w:color="auto"/>
        <w:right w:val="none" w:sz="0" w:space="0" w:color="auto"/>
      </w:divBdr>
    </w:div>
    <w:div w:id="1147088255">
      <w:bodyDiv w:val="1"/>
      <w:marLeft w:val="0"/>
      <w:marRight w:val="0"/>
      <w:marTop w:val="0"/>
      <w:marBottom w:val="0"/>
      <w:divBdr>
        <w:top w:val="none" w:sz="0" w:space="0" w:color="auto"/>
        <w:left w:val="none" w:sz="0" w:space="0" w:color="auto"/>
        <w:bottom w:val="none" w:sz="0" w:space="0" w:color="auto"/>
        <w:right w:val="none" w:sz="0" w:space="0" w:color="auto"/>
      </w:divBdr>
    </w:div>
    <w:div w:id="1147088641">
      <w:bodyDiv w:val="1"/>
      <w:marLeft w:val="0"/>
      <w:marRight w:val="0"/>
      <w:marTop w:val="0"/>
      <w:marBottom w:val="0"/>
      <w:divBdr>
        <w:top w:val="none" w:sz="0" w:space="0" w:color="auto"/>
        <w:left w:val="none" w:sz="0" w:space="0" w:color="auto"/>
        <w:bottom w:val="none" w:sz="0" w:space="0" w:color="auto"/>
        <w:right w:val="none" w:sz="0" w:space="0" w:color="auto"/>
      </w:divBdr>
    </w:div>
    <w:div w:id="1147093229">
      <w:bodyDiv w:val="1"/>
      <w:marLeft w:val="0"/>
      <w:marRight w:val="0"/>
      <w:marTop w:val="0"/>
      <w:marBottom w:val="0"/>
      <w:divBdr>
        <w:top w:val="none" w:sz="0" w:space="0" w:color="auto"/>
        <w:left w:val="none" w:sz="0" w:space="0" w:color="auto"/>
        <w:bottom w:val="none" w:sz="0" w:space="0" w:color="auto"/>
        <w:right w:val="none" w:sz="0" w:space="0" w:color="auto"/>
      </w:divBdr>
    </w:div>
    <w:div w:id="1147433850">
      <w:bodyDiv w:val="1"/>
      <w:marLeft w:val="0"/>
      <w:marRight w:val="0"/>
      <w:marTop w:val="0"/>
      <w:marBottom w:val="0"/>
      <w:divBdr>
        <w:top w:val="none" w:sz="0" w:space="0" w:color="auto"/>
        <w:left w:val="none" w:sz="0" w:space="0" w:color="auto"/>
        <w:bottom w:val="none" w:sz="0" w:space="0" w:color="auto"/>
        <w:right w:val="none" w:sz="0" w:space="0" w:color="auto"/>
      </w:divBdr>
    </w:div>
    <w:div w:id="1147697856">
      <w:bodyDiv w:val="1"/>
      <w:marLeft w:val="0"/>
      <w:marRight w:val="0"/>
      <w:marTop w:val="0"/>
      <w:marBottom w:val="0"/>
      <w:divBdr>
        <w:top w:val="none" w:sz="0" w:space="0" w:color="auto"/>
        <w:left w:val="none" w:sz="0" w:space="0" w:color="auto"/>
        <w:bottom w:val="none" w:sz="0" w:space="0" w:color="auto"/>
        <w:right w:val="none" w:sz="0" w:space="0" w:color="auto"/>
      </w:divBdr>
    </w:div>
    <w:div w:id="1147744798">
      <w:bodyDiv w:val="1"/>
      <w:marLeft w:val="0"/>
      <w:marRight w:val="0"/>
      <w:marTop w:val="0"/>
      <w:marBottom w:val="0"/>
      <w:divBdr>
        <w:top w:val="none" w:sz="0" w:space="0" w:color="auto"/>
        <w:left w:val="none" w:sz="0" w:space="0" w:color="auto"/>
        <w:bottom w:val="none" w:sz="0" w:space="0" w:color="auto"/>
        <w:right w:val="none" w:sz="0" w:space="0" w:color="auto"/>
      </w:divBdr>
    </w:div>
    <w:div w:id="1147816456">
      <w:bodyDiv w:val="1"/>
      <w:marLeft w:val="0"/>
      <w:marRight w:val="0"/>
      <w:marTop w:val="0"/>
      <w:marBottom w:val="0"/>
      <w:divBdr>
        <w:top w:val="none" w:sz="0" w:space="0" w:color="auto"/>
        <w:left w:val="none" w:sz="0" w:space="0" w:color="auto"/>
        <w:bottom w:val="none" w:sz="0" w:space="0" w:color="auto"/>
        <w:right w:val="none" w:sz="0" w:space="0" w:color="auto"/>
      </w:divBdr>
    </w:div>
    <w:div w:id="1147934129">
      <w:bodyDiv w:val="1"/>
      <w:marLeft w:val="0"/>
      <w:marRight w:val="0"/>
      <w:marTop w:val="0"/>
      <w:marBottom w:val="0"/>
      <w:divBdr>
        <w:top w:val="none" w:sz="0" w:space="0" w:color="auto"/>
        <w:left w:val="none" w:sz="0" w:space="0" w:color="auto"/>
        <w:bottom w:val="none" w:sz="0" w:space="0" w:color="auto"/>
        <w:right w:val="none" w:sz="0" w:space="0" w:color="auto"/>
      </w:divBdr>
    </w:div>
    <w:div w:id="1148208464">
      <w:bodyDiv w:val="1"/>
      <w:marLeft w:val="0"/>
      <w:marRight w:val="0"/>
      <w:marTop w:val="0"/>
      <w:marBottom w:val="0"/>
      <w:divBdr>
        <w:top w:val="none" w:sz="0" w:space="0" w:color="auto"/>
        <w:left w:val="none" w:sz="0" w:space="0" w:color="auto"/>
        <w:bottom w:val="none" w:sz="0" w:space="0" w:color="auto"/>
        <w:right w:val="none" w:sz="0" w:space="0" w:color="auto"/>
      </w:divBdr>
    </w:div>
    <w:div w:id="1148474732">
      <w:bodyDiv w:val="1"/>
      <w:marLeft w:val="0"/>
      <w:marRight w:val="0"/>
      <w:marTop w:val="0"/>
      <w:marBottom w:val="0"/>
      <w:divBdr>
        <w:top w:val="none" w:sz="0" w:space="0" w:color="auto"/>
        <w:left w:val="none" w:sz="0" w:space="0" w:color="auto"/>
        <w:bottom w:val="none" w:sz="0" w:space="0" w:color="auto"/>
        <w:right w:val="none" w:sz="0" w:space="0" w:color="auto"/>
      </w:divBdr>
    </w:div>
    <w:div w:id="1148474848">
      <w:bodyDiv w:val="1"/>
      <w:marLeft w:val="0"/>
      <w:marRight w:val="0"/>
      <w:marTop w:val="0"/>
      <w:marBottom w:val="0"/>
      <w:divBdr>
        <w:top w:val="none" w:sz="0" w:space="0" w:color="auto"/>
        <w:left w:val="none" w:sz="0" w:space="0" w:color="auto"/>
        <w:bottom w:val="none" w:sz="0" w:space="0" w:color="auto"/>
        <w:right w:val="none" w:sz="0" w:space="0" w:color="auto"/>
      </w:divBdr>
    </w:div>
    <w:div w:id="1148546397">
      <w:bodyDiv w:val="1"/>
      <w:marLeft w:val="0"/>
      <w:marRight w:val="0"/>
      <w:marTop w:val="0"/>
      <w:marBottom w:val="0"/>
      <w:divBdr>
        <w:top w:val="none" w:sz="0" w:space="0" w:color="auto"/>
        <w:left w:val="none" w:sz="0" w:space="0" w:color="auto"/>
        <w:bottom w:val="none" w:sz="0" w:space="0" w:color="auto"/>
        <w:right w:val="none" w:sz="0" w:space="0" w:color="auto"/>
      </w:divBdr>
    </w:div>
    <w:div w:id="1148592878">
      <w:bodyDiv w:val="1"/>
      <w:marLeft w:val="0"/>
      <w:marRight w:val="0"/>
      <w:marTop w:val="0"/>
      <w:marBottom w:val="0"/>
      <w:divBdr>
        <w:top w:val="none" w:sz="0" w:space="0" w:color="auto"/>
        <w:left w:val="none" w:sz="0" w:space="0" w:color="auto"/>
        <w:bottom w:val="none" w:sz="0" w:space="0" w:color="auto"/>
        <w:right w:val="none" w:sz="0" w:space="0" w:color="auto"/>
      </w:divBdr>
    </w:div>
    <w:div w:id="1148746109">
      <w:bodyDiv w:val="1"/>
      <w:marLeft w:val="0"/>
      <w:marRight w:val="0"/>
      <w:marTop w:val="0"/>
      <w:marBottom w:val="0"/>
      <w:divBdr>
        <w:top w:val="none" w:sz="0" w:space="0" w:color="auto"/>
        <w:left w:val="none" w:sz="0" w:space="0" w:color="auto"/>
        <w:bottom w:val="none" w:sz="0" w:space="0" w:color="auto"/>
        <w:right w:val="none" w:sz="0" w:space="0" w:color="auto"/>
      </w:divBdr>
    </w:div>
    <w:div w:id="1148862916">
      <w:bodyDiv w:val="1"/>
      <w:marLeft w:val="0"/>
      <w:marRight w:val="0"/>
      <w:marTop w:val="0"/>
      <w:marBottom w:val="0"/>
      <w:divBdr>
        <w:top w:val="none" w:sz="0" w:space="0" w:color="auto"/>
        <w:left w:val="none" w:sz="0" w:space="0" w:color="auto"/>
        <w:bottom w:val="none" w:sz="0" w:space="0" w:color="auto"/>
        <w:right w:val="none" w:sz="0" w:space="0" w:color="auto"/>
      </w:divBdr>
    </w:div>
    <w:div w:id="1148933387">
      <w:bodyDiv w:val="1"/>
      <w:marLeft w:val="0"/>
      <w:marRight w:val="0"/>
      <w:marTop w:val="0"/>
      <w:marBottom w:val="0"/>
      <w:divBdr>
        <w:top w:val="none" w:sz="0" w:space="0" w:color="auto"/>
        <w:left w:val="none" w:sz="0" w:space="0" w:color="auto"/>
        <w:bottom w:val="none" w:sz="0" w:space="0" w:color="auto"/>
        <w:right w:val="none" w:sz="0" w:space="0" w:color="auto"/>
      </w:divBdr>
    </w:div>
    <w:div w:id="1149446780">
      <w:bodyDiv w:val="1"/>
      <w:marLeft w:val="0"/>
      <w:marRight w:val="0"/>
      <w:marTop w:val="0"/>
      <w:marBottom w:val="0"/>
      <w:divBdr>
        <w:top w:val="none" w:sz="0" w:space="0" w:color="auto"/>
        <w:left w:val="none" w:sz="0" w:space="0" w:color="auto"/>
        <w:bottom w:val="none" w:sz="0" w:space="0" w:color="auto"/>
        <w:right w:val="none" w:sz="0" w:space="0" w:color="auto"/>
      </w:divBdr>
    </w:div>
    <w:div w:id="1149713658">
      <w:bodyDiv w:val="1"/>
      <w:marLeft w:val="0"/>
      <w:marRight w:val="0"/>
      <w:marTop w:val="0"/>
      <w:marBottom w:val="0"/>
      <w:divBdr>
        <w:top w:val="none" w:sz="0" w:space="0" w:color="auto"/>
        <w:left w:val="none" w:sz="0" w:space="0" w:color="auto"/>
        <w:bottom w:val="none" w:sz="0" w:space="0" w:color="auto"/>
        <w:right w:val="none" w:sz="0" w:space="0" w:color="auto"/>
      </w:divBdr>
    </w:div>
    <w:div w:id="1150248366">
      <w:bodyDiv w:val="1"/>
      <w:marLeft w:val="0"/>
      <w:marRight w:val="0"/>
      <w:marTop w:val="0"/>
      <w:marBottom w:val="0"/>
      <w:divBdr>
        <w:top w:val="none" w:sz="0" w:space="0" w:color="auto"/>
        <w:left w:val="none" w:sz="0" w:space="0" w:color="auto"/>
        <w:bottom w:val="none" w:sz="0" w:space="0" w:color="auto"/>
        <w:right w:val="none" w:sz="0" w:space="0" w:color="auto"/>
      </w:divBdr>
    </w:div>
    <w:div w:id="1150249064">
      <w:bodyDiv w:val="1"/>
      <w:marLeft w:val="0"/>
      <w:marRight w:val="0"/>
      <w:marTop w:val="0"/>
      <w:marBottom w:val="0"/>
      <w:divBdr>
        <w:top w:val="none" w:sz="0" w:space="0" w:color="auto"/>
        <w:left w:val="none" w:sz="0" w:space="0" w:color="auto"/>
        <w:bottom w:val="none" w:sz="0" w:space="0" w:color="auto"/>
        <w:right w:val="none" w:sz="0" w:space="0" w:color="auto"/>
      </w:divBdr>
    </w:div>
    <w:div w:id="1150369909">
      <w:bodyDiv w:val="1"/>
      <w:marLeft w:val="0"/>
      <w:marRight w:val="0"/>
      <w:marTop w:val="0"/>
      <w:marBottom w:val="0"/>
      <w:divBdr>
        <w:top w:val="none" w:sz="0" w:space="0" w:color="auto"/>
        <w:left w:val="none" w:sz="0" w:space="0" w:color="auto"/>
        <w:bottom w:val="none" w:sz="0" w:space="0" w:color="auto"/>
        <w:right w:val="none" w:sz="0" w:space="0" w:color="auto"/>
      </w:divBdr>
    </w:div>
    <w:div w:id="1150486275">
      <w:bodyDiv w:val="1"/>
      <w:marLeft w:val="0"/>
      <w:marRight w:val="0"/>
      <w:marTop w:val="0"/>
      <w:marBottom w:val="0"/>
      <w:divBdr>
        <w:top w:val="none" w:sz="0" w:space="0" w:color="auto"/>
        <w:left w:val="none" w:sz="0" w:space="0" w:color="auto"/>
        <w:bottom w:val="none" w:sz="0" w:space="0" w:color="auto"/>
        <w:right w:val="none" w:sz="0" w:space="0" w:color="auto"/>
      </w:divBdr>
    </w:div>
    <w:div w:id="1150682103">
      <w:bodyDiv w:val="1"/>
      <w:marLeft w:val="0"/>
      <w:marRight w:val="0"/>
      <w:marTop w:val="0"/>
      <w:marBottom w:val="0"/>
      <w:divBdr>
        <w:top w:val="none" w:sz="0" w:space="0" w:color="auto"/>
        <w:left w:val="none" w:sz="0" w:space="0" w:color="auto"/>
        <w:bottom w:val="none" w:sz="0" w:space="0" w:color="auto"/>
        <w:right w:val="none" w:sz="0" w:space="0" w:color="auto"/>
      </w:divBdr>
    </w:div>
    <w:div w:id="1151799331">
      <w:bodyDiv w:val="1"/>
      <w:marLeft w:val="0"/>
      <w:marRight w:val="0"/>
      <w:marTop w:val="0"/>
      <w:marBottom w:val="0"/>
      <w:divBdr>
        <w:top w:val="none" w:sz="0" w:space="0" w:color="auto"/>
        <w:left w:val="none" w:sz="0" w:space="0" w:color="auto"/>
        <w:bottom w:val="none" w:sz="0" w:space="0" w:color="auto"/>
        <w:right w:val="none" w:sz="0" w:space="0" w:color="auto"/>
      </w:divBdr>
    </w:div>
    <w:div w:id="1152138811">
      <w:bodyDiv w:val="1"/>
      <w:marLeft w:val="0"/>
      <w:marRight w:val="0"/>
      <w:marTop w:val="0"/>
      <w:marBottom w:val="0"/>
      <w:divBdr>
        <w:top w:val="none" w:sz="0" w:space="0" w:color="auto"/>
        <w:left w:val="none" w:sz="0" w:space="0" w:color="auto"/>
        <w:bottom w:val="none" w:sz="0" w:space="0" w:color="auto"/>
        <w:right w:val="none" w:sz="0" w:space="0" w:color="auto"/>
      </w:divBdr>
    </w:div>
    <w:div w:id="1152218538">
      <w:bodyDiv w:val="1"/>
      <w:marLeft w:val="0"/>
      <w:marRight w:val="0"/>
      <w:marTop w:val="0"/>
      <w:marBottom w:val="0"/>
      <w:divBdr>
        <w:top w:val="none" w:sz="0" w:space="0" w:color="auto"/>
        <w:left w:val="none" w:sz="0" w:space="0" w:color="auto"/>
        <w:bottom w:val="none" w:sz="0" w:space="0" w:color="auto"/>
        <w:right w:val="none" w:sz="0" w:space="0" w:color="auto"/>
      </w:divBdr>
    </w:div>
    <w:div w:id="1152523854">
      <w:bodyDiv w:val="1"/>
      <w:marLeft w:val="0"/>
      <w:marRight w:val="0"/>
      <w:marTop w:val="0"/>
      <w:marBottom w:val="0"/>
      <w:divBdr>
        <w:top w:val="none" w:sz="0" w:space="0" w:color="auto"/>
        <w:left w:val="none" w:sz="0" w:space="0" w:color="auto"/>
        <w:bottom w:val="none" w:sz="0" w:space="0" w:color="auto"/>
        <w:right w:val="none" w:sz="0" w:space="0" w:color="auto"/>
      </w:divBdr>
    </w:div>
    <w:div w:id="1152870548">
      <w:bodyDiv w:val="1"/>
      <w:marLeft w:val="0"/>
      <w:marRight w:val="0"/>
      <w:marTop w:val="0"/>
      <w:marBottom w:val="0"/>
      <w:divBdr>
        <w:top w:val="none" w:sz="0" w:space="0" w:color="auto"/>
        <w:left w:val="none" w:sz="0" w:space="0" w:color="auto"/>
        <w:bottom w:val="none" w:sz="0" w:space="0" w:color="auto"/>
        <w:right w:val="none" w:sz="0" w:space="0" w:color="auto"/>
      </w:divBdr>
    </w:div>
    <w:div w:id="1152988792">
      <w:bodyDiv w:val="1"/>
      <w:marLeft w:val="0"/>
      <w:marRight w:val="0"/>
      <w:marTop w:val="0"/>
      <w:marBottom w:val="0"/>
      <w:divBdr>
        <w:top w:val="none" w:sz="0" w:space="0" w:color="auto"/>
        <w:left w:val="none" w:sz="0" w:space="0" w:color="auto"/>
        <w:bottom w:val="none" w:sz="0" w:space="0" w:color="auto"/>
        <w:right w:val="none" w:sz="0" w:space="0" w:color="auto"/>
      </w:divBdr>
    </w:div>
    <w:div w:id="1153372082">
      <w:bodyDiv w:val="1"/>
      <w:marLeft w:val="0"/>
      <w:marRight w:val="0"/>
      <w:marTop w:val="0"/>
      <w:marBottom w:val="0"/>
      <w:divBdr>
        <w:top w:val="none" w:sz="0" w:space="0" w:color="auto"/>
        <w:left w:val="none" w:sz="0" w:space="0" w:color="auto"/>
        <w:bottom w:val="none" w:sz="0" w:space="0" w:color="auto"/>
        <w:right w:val="none" w:sz="0" w:space="0" w:color="auto"/>
      </w:divBdr>
    </w:div>
    <w:div w:id="1153569831">
      <w:bodyDiv w:val="1"/>
      <w:marLeft w:val="0"/>
      <w:marRight w:val="0"/>
      <w:marTop w:val="0"/>
      <w:marBottom w:val="0"/>
      <w:divBdr>
        <w:top w:val="none" w:sz="0" w:space="0" w:color="auto"/>
        <w:left w:val="none" w:sz="0" w:space="0" w:color="auto"/>
        <w:bottom w:val="none" w:sz="0" w:space="0" w:color="auto"/>
        <w:right w:val="none" w:sz="0" w:space="0" w:color="auto"/>
      </w:divBdr>
    </w:div>
    <w:div w:id="1153646496">
      <w:bodyDiv w:val="1"/>
      <w:marLeft w:val="0"/>
      <w:marRight w:val="0"/>
      <w:marTop w:val="0"/>
      <w:marBottom w:val="0"/>
      <w:divBdr>
        <w:top w:val="none" w:sz="0" w:space="0" w:color="auto"/>
        <w:left w:val="none" w:sz="0" w:space="0" w:color="auto"/>
        <w:bottom w:val="none" w:sz="0" w:space="0" w:color="auto"/>
        <w:right w:val="none" w:sz="0" w:space="0" w:color="auto"/>
      </w:divBdr>
    </w:div>
    <w:div w:id="1153714780">
      <w:bodyDiv w:val="1"/>
      <w:marLeft w:val="0"/>
      <w:marRight w:val="0"/>
      <w:marTop w:val="0"/>
      <w:marBottom w:val="0"/>
      <w:divBdr>
        <w:top w:val="none" w:sz="0" w:space="0" w:color="auto"/>
        <w:left w:val="none" w:sz="0" w:space="0" w:color="auto"/>
        <w:bottom w:val="none" w:sz="0" w:space="0" w:color="auto"/>
        <w:right w:val="none" w:sz="0" w:space="0" w:color="auto"/>
      </w:divBdr>
    </w:div>
    <w:div w:id="1153834598">
      <w:bodyDiv w:val="1"/>
      <w:marLeft w:val="0"/>
      <w:marRight w:val="0"/>
      <w:marTop w:val="0"/>
      <w:marBottom w:val="0"/>
      <w:divBdr>
        <w:top w:val="none" w:sz="0" w:space="0" w:color="auto"/>
        <w:left w:val="none" w:sz="0" w:space="0" w:color="auto"/>
        <w:bottom w:val="none" w:sz="0" w:space="0" w:color="auto"/>
        <w:right w:val="none" w:sz="0" w:space="0" w:color="auto"/>
      </w:divBdr>
    </w:div>
    <w:div w:id="1154108832">
      <w:bodyDiv w:val="1"/>
      <w:marLeft w:val="0"/>
      <w:marRight w:val="0"/>
      <w:marTop w:val="0"/>
      <w:marBottom w:val="0"/>
      <w:divBdr>
        <w:top w:val="none" w:sz="0" w:space="0" w:color="auto"/>
        <w:left w:val="none" w:sz="0" w:space="0" w:color="auto"/>
        <w:bottom w:val="none" w:sz="0" w:space="0" w:color="auto"/>
        <w:right w:val="none" w:sz="0" w:space="0" w:color="auto"/>
      </w:divBdr>
    </w:div>
    <w:div w:id="1154220745">
      <w:bodyDiv w:val="1"/>
      <w:marLeft w:val="0"/>
      <w:marRight w:val="0"/>
      <w:marTop w:val="0"/>
      <w:marBottom w:val="0"/>
      <w:divBdr>
        <w:top w:val="none" w:sz="0" w:space="0" w:color="auto"/>
        <w:left w:val="none" w:sz="0" w:space="0" w:color="auto"/>
        <w:bottom w:val="none" w:sz="0" w:space="0" w:color="auto"/>
        <w:right w:val="none" w:sz="0" w:space="0" w:color="auto"/>
      </w:divBdr>
    </w:div>
    <w:div w:id="1154295138">
      <w:bodyDiv w:val="1"/>
      <w:marLeft w:val="0"/>
      <w:marRight w:val="0"/>
      <w:marTop w:val="0"/>
      <w:marBottom w:val="0"/>
      <w:divBdr>
        <w:top w:val="none" w:sz="0" w:space="0" w:color="auto"/>
        <w:left w:val="none" w:sz="0" w:space="0" w:color="auto"/>
        <w:bottom w:val="none" w:sz="0" w:space="0" w:color="auto"/>
        <w:right w:val="none" w:sz="0" w:space="0" w:color="auto"/>
      </w:divBdr>
    </w:div>
    <w:div w:id="1154295319">
      <w:bodyDiv w:val="1"/>
      <w:marLeft w:val="0"/>
      <w:marRight w:val="0"/>
      <w:marTop w:val="0"/>
      <w:marBottom w:val="0"/>
      <w:divBdr>
        <w:top w:val="none" w:sz="0" w:space="0" w:color="auto"/>
        <w:left w:val="none" w:sz="0" w:space="0" w:color="auto"/>
        <w:bottom w:val="none" w:sz="0" w:space="0" w:color="auto"/>
        <w:right w:val="none" w:sz="0" w:space="0" w:color="auto"/>
      </w:divBdr>
    </w:div>
    <w:div w:id="1155223721">
      <w:bodyDiv w:val="1"/>
      <w:marLeft w:val="0"/>
      <w:marRight w:val="0"/>
      <w:marTop w:val="0"/>
      <w:marBottom w:val="0"/>
      <w:divBdr>
        <w:top w:val="none" w:sz="0" w:space="0" w:color="auto"/>
        <w:left w:val="none" w:sz="0" w:space="0" w:color="auto"/>
        <w:bottom w:val="none" w:sz="0" w:space="0" w:color="auto"/>
        <w:right w:val="none" w:sz="0" w:space="0" w:color="auto"/>
      </w:divBdr>
    </w:div>
    <w:div w:id="1155334734">
      <w:bodyDiv w:val="1"/>
      <w:marLeft w:val="0"/>
      <w:marRight w:val="0"/>
      <w:marTop w:val="0"/>
      <w:marBottom w:val="0"/>
      <w:divBdr>
        <w:top w:val="none" w:sz="0" w:space="0" w:color="auto"/>
        <w:left w:val="none" w:sz="0" w:space="0" w:color="auto"/>
        <w:bottom w:val="none" w:sz="0" w:space="0" w:color="auto"/>
        <w:right w:val="none" w:sz="0" w:space="0" w:color="auto"/>
      </w:divBdr>
    </w:div>
    <w:div w:id="1155531997">
      <w:bodyDiv w:val="1"/>
      <w:marLeft w:val="0"/>
      <w:marRight w:val="0"/>
      <w:marTop w:val="0"/>
      <w:marBottom w:val="0"/>
      <w:divBdr>
        <w:top w:val="none" w:sz="0" w:space="0" w:color="auto"/>
        <w:left w:val="none" w:sz="0" w:space="0" w:color="auto"/>
        <w:bottom w:val="none" w:sz="0" w:space="0" w:color="auto"/>
        <w:right w:val="none" w:sz="0" w:space="0" w:color="auto"/>
      </w:divBdr>
    </w:div>
    <w:div w:id="1155533255">
      <w:bodyDiv w:val="1"/>
      <w:marLeft w:val="0"/>
      <w:marRight w:val="0"/>
      <w:marTop w:val="0"/>
      <w:marBottom w:val="0"/>
      <w:divBdr>
        <w:top w:val="none" w:sz="0" w:space="0" w:color="auto"/>
        <w:left w:val="none" w:sz="0" w:space="0" w:color="auto"/>
        <w:bottom w:val="none" w:sz="0" w:space="0" w:color="auto"/>
        <w:right w:val="none" w:sz="0" w:space="0" w:color="auto"/>
      </w:divBdr>
    </w:div>
    <w:div w:id="1155955164">
      <w:bodyDiv w:val="1"/>
      <w:marLeft w:val="0"/>
      <w:marRight w:val="0"/>
      <w:marTop w:val="0"/>
      <w:marBottom w:val="0"/>
      <w:divBdr>
        <w:top w:val="none" w:sz="0" w:space="0" w:color="auto"/>
        <w:left w:val="none" w:sz="0" w:space="0" w:color="auto"/>
        <w:bottom w:val="none" w:sz="0" w:space="0" w:color="auto"/>
        <w:right w:val="none" w:sz="0" w:space="0" w:color="auto"/>
      </w:divBdr>
    </w:div>
    <w:div w:id="1156068390">
      <w:bodyDiv w:val="1"/>
      <w:marLeft w:val="0"/>
      <w:marRight w:val="0"/>
      <w:marTop w:val="0"/>
      <w:marBottom w:val="0"/>
      <w:divBdr>
        <w:top w:val="none" w:sz="0" w:space="0" w:color="auto"/>
        <w:left w:val="none" w:sz="0" w:space="0" w:color="auto"/>
        <w:bottom w:val="none" w:sz="0" w:space="0" w:color="auto"/>
        <w:right w:val="none" w:sz="0" w:space="0" w:color="auto"/>
      </w:divBdr>
    </w:div>
    <w:div w:id="1156460741">
      <w:bodyDiv w:val="1"/>
      <w:marLeft w:val="0"/>
      <w:marRight w:val="0"/>
      <w:marTop w:val="0"/>
      <w:marBottom w:val="0"/>
      <w:divBdr>
        <w:top w:val="none" w:sz="0" w:space="0" w:color="auto"/>
        <w:left w:val="none" w:sz="0" w:space="0" w:color="auto"/>
        <w:bottom w:val="none" w:sz="0" w:space="0" w:color="auto"/>
        <w:right w:val="none" w:sz="0" w:space="0" w:color="auto"/>
      </w:divBdr>
    </w:div>
    <w:div w:id="1156530005">
      <w:bodyDiv w:val="1"/>
      <w:marLeft w:val="0"/>
      <w:marRight w:val="0"/>
      <w:marTop w:val="0"/>
      <w:marBottom w:val="0"/>
      <w:divBdr>
        <w:top w:val="none" w:sz="0" w:space="0" w:color="auto"/>
        <w:left w:val="none" w:sz="0" w:space="0" w:color="auto"/>
        <w:bottom w:val="none" w:sz="0" w:space="0" w:color="auto"/>
        <w:right w:val="none" w:sz="0" w:space="0" w:color="auto"/>
      </w:divBdr>
    </w:div>
    <w:div w:id="1156802741">
      <w:bodyDiv w:val="1"/>
      <w:marLeft w:val="0"/>
      <w:marRight w:val="0"/>
      <w:marTop w:val="0"/>
      <w:marBottom w:val="0"/>
      <w:divBdr>
        <w:top w:val="none" w:sz="0" w:space="0" w:color="auto"/>
        <w:left w:val="none" w:sz="0" w:space="0" w:color="auto"/>
        <w:bottom w:val="none" w:sz="0" w:space="0" w:color="auto"/>
        <w:right w:val="none" w:sz="0" w:space="0" w:color="auto"/>
      </w:divBdr>
    </w:div>
    <w:div w:id="1157694120">
      <w:bodyDiv w:val="1"/>
      <w:marLeft w:val="0"/>
      <w:marRight w:val="0"/>
      <w:marTop w:val="0"/>
      <w:marBottom w:val="0"/>
      <w:divBdr>
        <w:top w:val="none" w:sz="0" w:space="0" w:color="auto"/>
        <w:left w:val="none" w:sz="0" w:space="0" w:color="auto"/>
        <w:bottom w:val="none" w:sz="0" w:space="0" w:color="auto"/>
        <w:right w:val="none" w:sz="0" w:space="0" w:color="auto"/>
      </w:divBdr>
    </w:div>
    <w:div w:id="1157958941">
      <w:bodyDiv w:val="1"/>
      <w:marLeft w:val="0"/>
      <w:marRight w:val="0"/>
      <w:marTop w:val="0"/>
      <w:marBottom w:val="0"/>
      <w:divBdr>
        <w:top w:val="none" w:sz="0" w:space="0" w:color="auto"/>
        <w:left w:val="none" w:sz="0" w:space="0" w:color="auto"/>
        <w:bottom w:val="none" w:sz="0" w:space="0" w:color="auto"/>
        <w:right w:val="none" w:sz="0" w:space="0" w:color="auto"/>
      </w:divBdr>
    </w:div>
    <w:div w:id="1158182101">
      <w:bodyDiv w:val="1"/>
      <w:marLeft w:val="0"/>
      <w:marRight w:val="0"/>
      <w:marTop w:val="0"/>
      <w:marBottom w:val="0"/>
      <w:divBdr>
        <w:top w:val="none" w:sz="0" w:space="0" w:color="auto"/>
        <w:left w:val="none" w:sz="0" w:space="0" w:color="auto"/>
        <w:bottom w:val="none" w:sz="0" w:space="0" w:color="auto"/>
        <w:right w:val="none" w:sz="0" w:space="0" w:color="auto"/>
      </w:divBdr>
    </w:div>
    <w:div w:id="1158308334">
      <w:bodyDiv w:val="1"/>
      <w:marLeft w:val="0"/>
      <w:marRight w:val="0"/>
      <w:marTop w:val="0"/>
      <w:marBottom w:val="0"/>
      <w:divBdr>
        <w:top w:val="none" w:sz="0" w:space="0" w:color="auto"/>
        <w:left w:val="none" w:sz="0" w:space="0" w:color="auto"/>
        <w:bottom w:val="none" w:sz="0" w:space="0" w:color="auto"/>
        <w:right w:val="none" w:sz="0" w:space="0" w:color="auto"/>
      </w:divBdr>
    </w:div>
    <w:div w:id="1158352096">
      <w:bodyDiv w:val="1"/>
      <w:marLeft w:val="0"/>
      <w:marRight w:val="0"/>
      <w:marTop w:val="0"/>
      <w:marBottom w:val="0"/>
      <w:divBdr>
        <w:top w:val="none" w:sz="0" w:space="0" w:color="auto"/>
        <w:left w:val="none" w:sz="0" w:space="0" w:color="auto"/>
        <w:bottom w:val="none" w:sz="0" w:space="0" w:color="auto"/>
        <w:right w:val="none" w:sz="0" w:space="0" w:color="auto"/>
      </w:divBdr>
    </w:div>
    <w:div w:id="1158686501">
      <w:bodyDiv w:val="1"/>
      <w:marLeft w:val="0"/>
      <w:marRight w:val="0"/>
      <w:marTop w:val="0"/>
      <w:marBottom w:val="0"/>
      <w:divBdr>
        <w:top w:val="none" w:sz="0" w:space="0" w:color="auto"/>
        <w:left w:val="none" w:sz="0" w:space="0" w:color="auto"/>
        <w:bottom w:val="none" w:sz="0" w:space="0" w:color="auto"/>
        <w:right w:val="none" w:sz="0" w:space="0" w:color="auto"/>
      </w:divBdr>
    </w:div>
    <w:div w:id="1158769630">
      <w:bodyDiv w:val="1"/>
      <w:marLeft w:val="0"/>
      <w:marRight w:val="0"/>
      <w:marTop w:val="0"/>
      <w:marBottom w:val="0"/>
      <w:divBdr>
        <w:top w:val="none" w:sz="0" w:space="0" w:color="auto"/>
        <w:left w:val="none" w:sz="0" w:space="0" w:color="auto"/>
        <w:bottom w:val="none" w:sz="0" w:space="0" w:color="auto"/>
        <w:right w:val="none" w:sz="0" w:space="0" w:color="auto"/>
      </w:divBdr>
    </w:div>
    <w:div w:id="1159030446">
      <w:bodyDiv w:val="1"/>
      <w:marLeft w:val="0"/>
      <w:marRight w:val="0"/>
      <w:marTop w:val="0"/>
      <w:marBottom w:val="0"/>
      <w:divBdr>
        <w:top w:val="none" w:sz="0" w:space="0" w:color="auto"/>
        <w:left w:val="none" w:sz="0" w:space="0" w:color="auto"/>
        <w:bottom w:val="none" w:sz="0" w:space="0" w:color="auto"/>
        <w:right w:val="none" w:sz="0" w:space="0" w:color="auto"/>
      </w:divBdr>
    </w:div>
    <w:div w:id="1159075236">
      <w:bodyDiv w:val="1"/>
      <w:marLeft w:val="0"/>
      <w:marRight w:val="0"/>
      <w:marTop w:val="0"/>
      <w:marBottom w:val="0"/>
      <w:divBdr>
        <w:top w:val="none" w:sz="0" w:space="0" w:color="auto"/>
        <w:left w:val="none" w:sz="0" w:space="0" w:color="auto"/>
        <w:bottom w:val="none" w:sz="0" w:space="0" w:color="auto"/>
        <w:right w:val="none" w:sz="0" w:space="0" w:color="auto"/>
      </w:divBdr>
    </w:div>
    <w:div w:id="1159080180">
      <w:bodyDiv w:val="1"/>
      <w:marLeft w:val="0"/>
      <w:marRight w:val="0"/>
      <w:marTop w:val="0"/>
      <w:marBottom w:val="0"/>
      <w:divBdr>
        <w:top w:val="none" w:sz="0" w:space="0" w:color="auto"/>
        <w:left w:val="none" w:sz="0" w:space="0" w:color="auto"/>
        <w:bottom w:val="none" w:sz="0" w:space="0" w:color="auto"/>
        <w:right w:val="none" w:sz="0" w:space="0" w:color="auto"/>
      </w:divBdr>
    </w:div>
    <w:div w:id="1159157499">
      <w:bodyDiv w:val="1"/>
      <w:marLeft w:val="0"/>
      <w:marRight w:val="0"/>
      <w:marTop w:val="0"/>
      <w:marBottom w:val="0"/>
      <w:divBdr>
        <w:top w:val="none" w:sz="0" w:space="0" w:color="auto"/>
        <w:left w:val="none" w:sz="0" w:space="0" w:color="auto"/>
        <w:bottom w:val="none" w:sz="0" w:space="0" w:color="auto"/>
        <w:right w:val="none" w:sz="0" w:space="0" w:color="auto"/>
      </w:divBdr>
    </w:div>
    <w:div w:id="1159275745">
      <w:bodyDiv w:val="1"/>
      <w:marLeft w:val="0"/>
      <w:marRight w:val="0"/>
      <w:marTop w:val="0"/>
      <w:marBottom w:val="0"/>
      <w:divBdr>
        <w:top w:val="none" w:sz="0" w:space="0" w:color="auto"/>
        <w:left w:val="none" w:sz="0" w:space="0" w:color="auto"/>
        <w:bottom w:val="none" w:sz="0" w:space="0" w:color="auto"/>
        <w:right w:val="none" w:sz="0" w:space="0" w:color="auto"/>
      </w:divBdr>
    </w:div>
    <w:div w:id="1159495240">
      <w:bodyDiv w:val="1"/>
      <w:marLeft w:val="0"/>
      <w:marRight w:val="0"/>
      <w:marTop w:val="0"/>
      <w:marBottom w:val="0"/>
      <w:divBdr>
        <w:top w:val="none" w:sz="0" w:space="0" w:color="auto"/>
        <w:left w:val="none" w:sz="0" w:space="0" w:color="auto"/>
        <w:bottom w:val="none" w:sz="0" w:space="0" w:color="auto"/>
        <w:right w:val="none" w:sz="0" w:space="0" w:color="auto"/>
      </w:divBdr>
    </w:div>
    <w:div w:id="1159924480">
      <w:bodyDiv w:val="1"/>
      <w:marLeft w:val="0"/>
      <w:marRight w:val="0"/>
      <w:marTop w:val="0"/>
      <w:marBottom w:val="0"/>
      <w:divBdr>
        <w:top w:val="none" w:sz="0" w:space="0" w:color="auto"/>
        <w:left w:val="none" w:sz="0" w:space="0" w:color="auto"/>
        <w:bottom w:val="none" w:sz="0" w:space="0" w:color="auto"/>
        <w:right w:val="none" w:sz="0" w:space="0" w:color="auto"/>
      </w:divBdr>
    </w:div>
    <w:div w:id="1160072866">
      <w:bodyDiv w:val="1"/>
      <w:marLeft w:val="0"/>
      <w:marRight w:val="0"/>
      <w:marTop w:val="0"/>
      <w:marBottom w:val="0"/>
      <w:divBdr>
        <w:top w:val="none" w:sz="0" w:space="0" w:color="auto"/>
        <w:left w:val="none" w:sz="0" w:space="0" w:color="auto"/>
        <w:bottom w:val="none" w:sz="0" w:space="0" w:color="auto"/>
        <w:right w:val="none" w:sz="0" w:space="0" w:color="auto"/>
      </w:divBdr>
    </w:div>
    <w:div w:id="1160194295">
      <w:bodyDiv w:val="1"/>
      <w:marLeft w:val="0"/>
      <w:marRight w:val="0"/>
      <w:marTop w:val="0"/>
      <w:marBottom w:val="0"/>
      <w:divBdr>
        <w:top w:val="none" w:sz="0" w:space="0" w:color="auto"/>
        <w:left w:val="none" w:sz="0" w:space="0" w:color="auto"/>
        <w:bottom w:val="none" w:sz="0" w:space="0" w:color="auto"/>
        <w:right w:val="none" w:sz="0" w:space="0" w:color="auto"/>
      </w:divBdr>
    </w:div>
    <w:div w:id="1160658330">
      <w:bodyDiv w:val="1"/>
      <w:marLeft w:val="0"/>
      <w:marRight w:val="0"/>
      <w:marTop w:val="0"/>
      <w:marBottom w:val="0"/>
      <w:divBdr>
        <w:top w:val="none" w:sz="0" w:space="0" w:color="auto"/>
        <w:left w:val="none" w:sz="0" w:space="0" w:color="auto"/>
        <w:bottom w:val="none" w:sz="0" w:space="0" w:color="auto"/>
        <w:right w:val="none" w:sz="0" w:space="0" w:color="auto"/>
      </w:divBdr>
    </w:div>
    <w:div w:id="1160729586">
      <w:bodyDiv w:val="1"/>
      <w:marLeft w:val="0"/>
      <w:marRight w:val="0"/>
      <w:marTop w:val="0"/>
      <w:marBottom w:val="0"/>
      <w:divBdr>
        <w:top w:val="none" w:sz="0" w:space="0" w:color="auto"/>
        <w:left w:val="none" w:sz="0" w:space="0" w:color="auto"/>
        <w:bottom w:val="none" w:sz="0" w:space="0" w:color="auto"/>
        <w:right w:val="none" w:sz="0" w:space="0" w:color="auto"/>
      </w:divBdr>
    </w:div>
    <w:div w:id="1161119975">
      <w:bodyDiv w:val="1"/>
      <w:marLeft w:val="0"/>
      <w:marRight w:val="0"/>
      <w:marTop w:val="0"/>
      <w:marBottom w:val="0"/>
      <w:divBdr>
        <w:top w:val="none" w:sz="0" w:space="0" w:color="auto"/>
        <w:left w:val="none" w:sz="0" w:space="0" w:color="auto"/>
        <w:bottom w:val="none" w:sz="0" w:space="0" w:color="auto"/>
        <w:right w:val="none" w:sz="0" w:space="0" w:color="auto"/>
      </w:divBdr>
    </w:div>
    <w:div w:id="1161236012">
      <w:bodyDiv w:val="1"/>
      <w:marLeft w:val="0"/>
      <w:marRight w:val="0"/>
      <w:marTop w:val="0"/>
      <w:marBottom w:val="0"/>
      <w:divBdr>
        <w:top w:val="none" w:sz="0" w:space="0" w:color="auto"/>
        <w:left w:val="none" w:sz="0" w:space="0" w:color="auto"/>
        <w:bottom w:val="none" w:sz="0" w:space="0" w:color="auto"/>
        <w:right w:val="none" w:sz="0" w:space="0" w:color="auto"/>
      </w:divBdr>
    </w:div>
    <w:div w:id="1161384468">
      <w:bodyDiv w:val="1"/>
      <w:marLeft w:val="0"/>
      <w:marRight w:val="0"/>
      <w:marTop w:val="0"/>
      <w:marBottom w:val="0"/>
      <w:divBdr>
        <w:top w:val="none" w:sz="0" w:space="0" w:color="auto"/>
        <w:left w:val="none" w:sz="0" w:space="0" w:color="auto"/>
        <w:bottom w:val="none" w:sz="0" w:space="0" w:color="auto"/>
        <w:right w:val="none" w:sz="0" w:space="0" w:color="auto"/>
      </w:divBdr>
    </w:div>
    <w:div w:id="1161508248">
      <w:bodyDiv w:val="1"/>
      <w:marLeft w:val="0"/>
      <w:marRight w:val="0"/>
      <w:marTop w:val="0"/>
      <w:marBottom w:val="0"/>
      <w:divBdr>
        <w:top w:val="none" w:sz="0" w:space="0" w:color="auto"/>
        <w:left w:val="none" w:sz="0" w:space="0" w:color="auto"/>
        <w:bottom w:val="none" w:sz="0" w:space="0" w:color="auto"/>
        <w:right w:val="none" w:sz="0" w:space="0" w:color="auto"/>
      </w:divBdr>
    </w:div>
    <w:div w:id="1161777553">
      <w:bodyDiv w:val="1"/>
      <w:marLeft w:val="0"/>
      <w:marRight w:val="0"/>
      <w:marTop w:val="0"/>
      <w:marBottom w:val="0"/>
      <w:divBdr>
        <w:top w:val="none" w:sz="0" w:space="0" w:color="auto"/>
        <w:left w:val="none" w:sz="0" w:space="0" w:color="auto"/>
        <w:bottom w:val="none" w:sz="0" w:space="0" w:color="auto"/>
        <w:right w:val="none" w:sz="0" w:space="0" w:color="auto"/>
      </w:divBdr>
    </w:div>
    <w:div w:id="1161964632">
      <w:bodyDiv w:val="1"/>
      <w:marLeft w:val="0"/>
      <w:marRight w:val="0"/>
      <w:marTop w:val="0"/>
      <w:marBottom w:val="0"/>
      <w:divBdr>
        <w:top w:val="none" w:sz="0" w:space="0" w:color="auto"/>
        <w:left w:val="none" w:sz="0" w:space="0" w:color="auto"/>
        <w:bottom w:val="none" w:sz="0" w:space="0" w:color="auto"/>
        <w:right w:val="none" w:sz="0" w:space="0" w:color="auto"/>
      </w:divBdr>
    </w:div>
    <w:div w:id="1161966848">
      <w:bodyDiv w:val="1"/>
      <w:marLeft w:val="0"/>
      <w:marRight w:val="0"/>
      <w:marTop w:val="0"/>
      <w:marBottom w:val="0"/>
      <w:divBdr>
        <w:top w:val="none" w:sz="0" w:space="0" w:color="auto"/>
        <w:left w:val="none" w:sz="0" w:space="0" w:color="auto"/>
        <w:bottom w:val="none" w:sz="0" w:space="0" w:color="auto"/>
        <w:right w:val="none" w:sz="0" w:space="0" w:color="auto"/>
      </w:divBdr>
    </w:div>
    <w:div w:id="1162116899">
      <w:bodyDiv w:val="1"/>
      <w:marLeft w:val="0"/>
      <w:marRight w:val="0"/>
      <w:marTop w:val="0"/>
      <w:marBottom w:val="0"/>
      <w:divBdr>
        <w:top w:val="none" w:sz="0" w:space="0" w:color="auto"/>
        <w:left w:val="none" w:sz="0" w:space="0" w:color="auto"/>
        <w:bottom w:val="none" w:sz="0" w:space="0" w:color="auto"/>
        <w:right w:val="none" w:sz="0" w:space="0" w:color="auto"/>
      </w:divBdr>
    </w:div>
    <w:div w:id="1162236676">
      <w:bodyDiv w:val="1"/>
      <w:marLeft w:val="0"/>
      <w:marRight w:val="0"/>
      <w:marTop w:val="0"/>
      <w:marBottom w:val="0"/>
      <w:divBdr>
        <w:top w:val="none" w:sz="0" w:space="0" w:color="auto"/>
        <w:left w:val="none" w:sz="0" w:space="0" w:color="auto"/>
        <w:bottom w:val="none" w:sz="0" w:space="0" w:color="auto"/>
        <w:right w:val="none" w:sz="0" w:space="0" w:color="auto"/>
      </w:divBdr>
    </w:div>
    <w:div w:id="1162936843">
      <w:bodyDiv w:val="1"/>
      <w:marLeft w:val="0"/>
      <w:marRight w:val="0"/>
      <w:marTop w:val="0"/>
      <w:marBottom w:val="0"/>
      <w:divBdr>
        <w:top w:val="none" w:sz="0" w:space="0" w:color="auto"/>
        <w:left w:val="none" w:sz="0" w:space="0" w:color="auto"/>
        <w:bottom w:val="none" w:sz="0" w:space="0" w:color="auto"/>
        <w:right w:val="none" w:sz="0" w:space="0" w:color="auto"/>
      </w:divBdr>
    </w:div>
    <w:div w:id="1163009624">
      <w:bodyDiv w:val="1"/>
      <w:marLeft w:val="0"/>
      <w:marRight w:val="0"/>
      <w:marTop w:val="0"/>
      <w:marBottom w:val="0"/>
      <w:divBdr>
        <w:top w:val="none" w:sz="0" w:space="0" w:color="auto"/>
        <w:left w:val="none" w:sz="0" w:space="0" w:color="auto"/>
        <w:bottom w:val="none" w:sz="0" w:space="0" w:color="auto"/>
        <w:right w:val="none" w:sz="0" w:space="0" w:color="auto"/>
      </w:divBdr>
    </w:div>
    <w:div w:id="1163160532">
      <w:bodyDiv w:val="1"/>
      <w:marLeft w:val="0"/>
      <w:marRight w:val="0"/>
      <w:marTop w:val="0"/>
      <w:marBottom w:val="0"/>
      <w:divBdr>
        <w:top w:val="none" w:sz="0" w:space="0" w:color="auto"/>
        <w:left w:val="none" w:sz="0" w:space="0" w:color="auto"/>
        <w:bottom w:val="none" w:sz="0" w:space="0" w:color="auto"/>
        <w:right w:val="none" w:sz="0" w:space="0" w:color="auto"/>
      </w:divBdr>
    </w:div>
    <w:div w:id="1163395444">
      <w:bodyDiv w:val="1"/>
      <w:marLeft w:val="0"/>
      <w:marRight w:val="0"/>
      <w:marTop w:val="0"/>
      <w:marBottom w:val="0"/>
      <w:divBdr>
        <w:top w:val="none" w:sz="0" w:space="0" w:color="auto"/>
        <w:left w:val="none" w:sz="0" w:space="0" w:color="auto"/>
        <w:bottom w:val="none" w:sz="0" w:space="0" w:color="auto"/>
        <w:right w:val="none" w:sz="0" w:space="0" w:color="auto"/>
      </w:divBdr>
    </w:div>
    <w:div w:id="1163395928">
      <w:bodyDiv w:val="1"/>
      <w:marLeft w:val="0"/>
      <w:marRight w:val="0"/>
      <w:marTop w:val="0"/>
      <w:marBottom w:val="0"/>
      <w:divBdr>
        <w:top w:val="none" w:sz="0" w:space="0" w:color="auto"/>
        <w:left w:val="none" w:sz="0" w:space="0" w:color="auto"/>
        <w:bottom w:val="none" w:sz="0" w:space="0" w:color="auto"/>
        <w:right w:val="none" w:sz="0" w:space="0" w:color="auto"/>
      </w:divBdr>
    </w:div>
    <w:div w:id="1163400401">
      <w:bodyDiv w:val="1"/>
      <w:marLeft w:val="0"/>
      <w:marRight w:val="0"/>
      <w:marTop w:val="0"/>
      <w:marBottom w:val="0"/>
      <w:divBdr>
        <w:top w:val="none" w:sz="0" w:space="0" w:color="auto"/>
        <w:left w:val="none" w:sz="0" w:space="0" w:color="auto"/>
        <w:bottom w:val="none" w:sz="0" w:space="0" w:color="auto"/>
        <w:right w:val="none" w:sz="0" w:space="0" w:color="auto"/>
      </w:divBdr>
    </w:div>
    <w:div w:id="1163545663">
      <w:bodyDiv w:val="1"/>
      <w:marLeft w:val="0"/>
      <w:marRight w:val="0"/>
      <w:marTop w:val="0"/>
      <w:marBottom w:val="0"/>
      <w:divBdr>
        <w:top w:val="none" w:sz="0" w:space="0" w:color="auto"/>
        <w:left w:val="none" w:sz="0" w:space="0" w:color="auto"/>
        <w:bottom w:val="none" w:sz="0" w:space="0" w:color="auto"/>
        <w:right w:val="none" w:sz="0" w:space="0" w:color="auto"/>
      </w:divBdr>
    </w:div>
    <w:div w:id="1163551077">
      <w:bodyDiv w:val="1"/>
      <w:marLeft w:val="0"/>
      <w:marRight w:val="0"/>
      <w:marTop w:val="0"/>
      <w:marBottom w:val="0"/>
      <w:divBdr>
        <w:top w:val="none" w:sz="0" w:space="0" w:color="auto"/>
        <w:left w:val="none" w:sz="0" w:space="0" w:color="auto"/>
        <w:bottom w:val="none" w:sz="0" w:space="0" w:color="auto"/>
        <w:right w:val="none" w:sz="0" w:space="0" w:color="auto"/>
      </w:divBdr>
    </w:div>
    <w:div w:id="1163661995">
      <w:bodyDiv w:val="1"/>
      <w:marLeft w:val="0"/>
      <w:marRight w:val="0"/>
      <w:marTop w:val="0"/>
      <w:marBottom w:val="0"/>
      <w:divBdr>
        <w:top w:val="none" w:sz="0" w:space="0" w:color="auto"/>
        <w:left w:val="none" w:sz="0" w:space="0" w:color="auto"/>
        <w:bottom w:val="none" w:sz="0" w:space="0" w:color="auto"/>
        <w:right w:val="none" w:sz="0" w:space="0" w:color="auto"/>
      </w:divBdr>
    </w:div>
    <w:div w:id="1163810928">
      <w:bodyDiv w:val="1"/>
      <w:marLeft w:val="0"/>
      <w:marRight w:val="0"/>
      <w:marTop w:val="0"/>
      <w:marBottom w:val="0"/>
      <w:divBdr>
        <w:top w:val="none" w:sz="0" w:space="0" w:color="auto"/>
        <w:left w:val="none" w:sz="0" w:space="0" w:color="auto"/>
        <w:bottom w:val="none" w:sz="0" w:space="0" w:color="auto"/>
        <w:right w:val="none" w:sz="0" w:space="0" w:color="auto"/>
      </w:divBdr>
    </w:div>
    <w:div w:id="1164083164">
      <w:bodyDiv w:val="1"/>
      <w:marLeft w:val="0"/>
      <w:marRight w:val="0"/>
      <w:marTop w:val="0"/>
      <w:marBottom w:val="0"/>
      <w:divBdr>
        <w:top w:val="none" w:sz="0" w:space="0" w:color="auto"/>
        <w:left w:val="none" w:sz="0" w:space="0" w:color="auto"/>
        <w:bottom w:val="none" w:sz="0" w:space="0" w:color="auto"/>
        <w:right w:val="none" w:sz="0" w:space="0" w:color="auto"/>
      </w:divBdr>
    </w:div>
    <w:div w:id="1164390625">
      <w:bodyDiv w:val="1"/>
      <w:marLeft w:val="0"/>
      <w:marRight w:val="0"/>
      <w:marTop w:val="0"/>
      <w:marBottom w:val="0"/>
      <w:divBdr>
        <w:top w:val="none" w:sz="0" w:space="0" w:color="auto"/>
        <w:left w:val="none" w:sz="0" w:space="0" w:color="auto"/>
        <w:bottom w:val="none" w:sz="0" w:space="0" w:color="auto"/>
        <w:right w:val="none" w:sz="0" w:space="0" w:color="auto"/>
      </w:divBdr>
    </w:div>
    <w:div w:id="1164854563">
      <w:bodyDiv w:val="1"/>
      <w:marLeft w:val="0"/>
      <w:marRight w:val="0"/>
      <w:marTop w:val="0"/>
      <w:marBottom w:val="0"/>
      <w:divBdr>
        <w:top w:val="none" w:sz="0" w:space="0" w:color="auto"/>
        <w:left w:val="none" w:sz="0" w:space="0" w:color="auto"/>
        <w:bottom w:val="none" w:sz="0" w:space="0" w:color="auto"/>
        <w:right w:val="none" w:sz="0" w:space="0" w:color="auto"/>
      </w:divBdr>
    </w:div>
    <w:div w:id="1164976601">
      <w:bodyDiv w:val="1"/>
      <w:marLeft w:val="0"/>
      <w:marRight w:val="0"/>
      <w:marTop w:val="0"/>
      <w:marBottom w:val="0"/>
      <w:divBdr>
        <w:top w:val="none" w:sz="0" w:space="0" w:color="auto"/>
        <w:left w:val="none" w:sz="0" w:space="0" w:color="auto"/>
        <w:bottom w:val="none" w:sz="0" w:space="0" w:color="auto"/>
        <w:right w:val="none" w:sz="0" w:space="0" w:color="auto"/>
      </w:divBdr>
    </w:div>
    <w:div w:id="1165165552">
      <w:bodyDiv w:val="1"/>
      <w:marLeft w:val="0"/>
      <w:marRight w:val="0"/>
      <w:marTop w:val="0"/>
      <w:marBottom w:val="0"/>
      <w:divBdr>
        <w:top w:val="none" w:sz="0" w:space="0" w:color="auto"/>
        <w:left w:val="none" w:sz="0" w:space="0" w:color="auto"/>
        <w:bottom w:val="none" w:sz="0" w:space="0" w:color="auto"/>
        <w:right w:val="none" w:sz="0" w:space="0" w:color="auto"/>
      </w:divBdr>
    </w:div>
    <w:div w:id="1165514234">
      <w:bodyDiv w:val="1"/>
      <w:marLeft w:val="0"/>
      <w:marRight w:val="0"/>
      <w:marTop w:val="0"/>
      <w:marBottom w:val="0"/>
      <w:divBdr>
        <w:top w:val="none" w:sz="0" w:space="0" w:color="auto"/>
        <w:left w:val="none" w:sz="0" w:space="0" w:color="auto"/>
        <w:bottom w:val="none" w:sz="0" w:space="0" w:color="auto"/>
        <w:right w:val="none" w:sz="0" w:space="0" w:color="auto"/>
      </w:divBdr>
    </w:div>
    <w:div w:id="1165630099">
      <w:bodyDiv w:val="1"/>
      <w:marLeft w:val="0"/>
      <w:marRight w:val="0"/>
      <w:marTop w:val="0"/>
      <w:marBottom w:val="0"/>
      <w:divBdr>
        <w:top w:val="none" w:sz="0" w:space="0" w:color="auto"/>
        <w:left w:val="none" w:sz="0" w:space="0" w:color="auto"/>
        <w:bottom w:val="none" w:sz="0" w:space="0" w:color="auto"/>
        <w:right w:val="none" w:sz="0" w:space="0" w:color="auto"/>
      </w:divBdr>
    </w:div>
    <w:div w:id="1165707465">
      <w:bodyDiv w:val="1"/>
      <w:marLeft w:val="0"/>
      <w:marRight w:val="0"/>
      <w:marTop w:val="0"/>
      <w:marBottom w:val="0"/>
      <w:divBdr>
        <w:top w:val="none" w:sz="0" w:space="0" w:color="auto"/>
        <w:left w:val="none" w:sz="0" w:space="0" w:color="auto"/>
        <w:bottom w:val="none" w:sz="0" w:space="0" w:color="auto"/>
        <w:right w:val="none" w:sz="0" w:space="0" w:color="auto"/>
      </w:divBdr>
    </w:div>
    <w:div w:id="1165823783">
      <w:bodyDiv w:val="1"/>
      <w:marLeft w:val="0"/>
      <w:marRight w:val="0"/>
      <w:marTop w:val="0"/>
      <w:marBottom w:val="0"/>
      <w:divBdr>
        <w:top w:val="none" w:sz="0" w:space="0" w:color="auto"/>
        <w:left w:val="none" w:sz="0" w:space="0" w:color="auto"/>
        <w:bottom w:val="none" w:sz="0" w:space="0" w:color="auto"/>
        <w:right w:val="none" w:sz="0" w:space="0" w:color="auto"/>
      </w:divBdr>
    </w:div>
    <w:div w:id="1165900154">
      <w:bodyDiv w:val="1"/>
      <w:marLeft w:val="0"/>
      <w:marRight w:val="0"/>
      <w:marTop w:val="0"/>
      <w:marBottom w:val="0"/>
      <w:divBdr>
        <w:top w:val="none" w:sz="0" w:space="0" w:color="auto"/>
        <w:left w:val="none" w:sz="0" w:space="0" w:color="auto"/>
        <w:bottom w:val="none" w:sz="0" w:space="0" w:color="auto"/>
        <w:right w:val="none" w:sz="0" w:space="0" w:color="auto"/>
      </w:divBdr>
    </w:div>
    <w:div w:id="1166093473">
      <w:bodyDiv w:val="1"/>
      <w:marLeft w:val="0"/>
      <w:marRight w:val="0"/>
      <w:marTop w:val="0"/>
      <w:marBottom w:val="0"/>
      <w:divBdr>
        <w:top w:val="none" w:sz="0" w:space="0" w:color="auto"/>
        <w:left w:val="none" w:sz="0" w:space="0" w:color="auto"/>
        <w:bottom w:val="none" w:sz="0" w:space="0" w:color="auto"/>
        <w:right w:val="none" w:sz="0" w:space="0" w:color="auto"/>
      </w:divBdr>
    </w:div>
    <w:div w:id="1166163719">
      <w:bodyDiv w:val="1"/>
      <w:marLeft w:val="0"/>
      <w:marRight w:val="0"/>
      <w:marTop w:val="0"/>
      <w:marBottom w:val="0"/>
      <w:divBdr>
        <w:top w:val="none" w:sz="0" w:space="0" w:color="auto"/>
        <w:left w:val="none" w:sz="0" w:space="0" w:color="auto"/>
        <w:bottom w:val="none" w:sz="0" w:space="0" w:color="auto"/>
        <w:right w:val="none" w:sz="0" w:space="0" w:color="auto"/>
      </w:divBdr>
    </w:div>
    <w:div w:id="1166556324">
      <w:bodyDiv w:val="1"/>
      <w:marLeft w:val="0"/>
      <w:marRight w:val="0"/>
      <w:marTop w:val="0"/>
      <w:marBottom w:val="0"/>
      <w:divBdr>
        <w:top w:val="none" w:sz="0" w:space="0" w:color="auto"/>
        <w:left w:val="none" w:sz="0" w:space="0" w:color="auto"/>
        <w:bottom w:val="none" w:sz="0" w:space="0" w:color="auto"/>
        <w:right w:val="none" w:sz="0" w:space="0" w:color="auto"/>
      </w:divBdr>
    </w:div>
    <w:div w:id="1166743264">
      <w:bodyDiv w:val="1"/>
      <w:marLeft w:val="0"/>
      <w:marRight w:val="0"/>
      <w:marTop w:val="0"/>
      <w:marBottom w:val="0"/>
      <w:divBdr>
        <w:top w:val="none" w:sz="0" w:space="0" w:color="auto"/>
        <w:left w:val="none" w:sz="0" w:space="0" w:color="auto"/>
        <w:bottom w:val="none" w:sz="0" w:space="0" w:color="auto"/>
        <w:right w:val="none" w:sz="0" w:space="0" w:color="auto"/>
      </w:divBdr>
    </w:div>
    <w:div w:id="1167088907">
      <w:bodyDiv w:val="1"/>
      <w:marLeft w:val="0"/>
      <w:marRight w:val="0"/>
      <w:marTop w:val="0"/>
      <w:marBottom w:val="0"/>
      <w:divBdr>
        <w:top w:val="none" w:sz="0" w:space="0" w:color="auto"/>
        <w:left w:val="none" w:sz="0" w:space="0" w:color="auto"/>
        <w:bottom w:val="none" w:sz="0" w:space="0" w:color="auto"/>
        <w:right w:val="none" w:sz="0" w:space="0" w:color="auto"/>
      </w:divBdr>
    </w:div>
    <w:div w:id="1167868641">
      <w:bodyDiv w:val="1"/>
      <w:marLeft w:val="0"/>
      <w:marRight w:val="0"/>
      <w:marTop w:val="0"/>
      <w:marBottom w:val="0"/>
      <w:divBdr>
        <w:top w:val="none" w:sz="0" w:space="0" w:color="auto"/>
        <w:left w:val="none" w:sz="0" w:space="0" w:color="auto"/>
        <w:bottom w:val="none" w:sz="0" w:space="0" w:color="auto"/>
        <w:right w:val="none" w:sz="0" w:space="0" w:color="auto"/>
      </w:divBdr>
    </w:div>
    <w:div w:id="1168206947">
      <w:bodyDiv w:val="1"/>
      <w:marLeft w:val="0"/>
      <w:marRight w:val="0"/>
      <w:marTop w:val="0"/>
      <w:marBottom w:val="0"/>
      <w:divBdr>
        <w:top w:val="none" w:sz="0" w:space="0" w:color="auto"/>
        <w:left w:val="none" w:sz="0" w:space="0" w:color="auto"/>
        <w:bottom w:val="none" w:sz="0" w:space="0" w:color="auto"/>
        <w:right w:val="none" w:sz="0" w:space="0" w:color="auto"/>
      </w:divBdr>
    </w:div>
    <w:div w:id="1168668612">
      <w:bodyDiv w:val="1"/>
      <w:marLeft w:val="0"/>
      <w:marRight w:val="0"/>
      <w:marTop w:val="0"/>
      <w:marBottom w:val="0"/>
      <w:divBdr>
        <w:top w:val="none" w:sz="0" w:space="0" w:color="auto"/>
        <w:left w:val="none" w:sz="0" w:space="0" w:color="auto"/>
        <w:bottom w:val="none" w:sz="0" w:space="0" w:color="auto"/>
        <w:right w:val="none" w:sz="0" w:space="0" w:color="auto"/>
      </w:divBdr>
    </w:div>
    <w:div w:id="1169366205">
      <w:bodyDiv w:val="1"/>
      <w:marLeft w:val="0"/>
      <w:marRight w:val="0"/>
      <w:marTop w:val="0"/>
      <w:marBottom w:val="0"/>
      <w:divBdr>
        <w:top w:val="none" w:sz="0" w:space="0" w:color="auto"/>
        <w:left w:val="none" w:sz="0" w:space="0" w:color="auto"/>
        <w:bottom w:val="none" w:sz="0" w:space="0" w:color="auto"/>
        <w:right w:val="none" w:sz="0" w:space="0" w:color="auto"/>
      </w:divBdr>
    </w:div>
    <w:div w:id="1169638028">
      <w:bodyDiv w:val="1"/>
      <w:marLeft w:val="0"/>
      <w:marRight w:val="0"/>
      <w:marTop w:val="0"/>
      <w:marBottom w:val="0"/>
      <w:divBdr>
        <w:top w:val="none" w:sz="0" w:space="0" w:color="auto"/>
        <w:left w:val="none" w:sz="0" w:space="0" w:color="auto"/>
        <w:bottom w:val="none" w:sz="0" w:space="0" w:color="auto"/>
        <w:right w:val="none" w:sz="0" w:space="0" w:color="auto"/>
      </w:divBdr>
    </w:div>
    <w:div w:id="1169829444">
      <w:bodyDiv w:val="1"/>
      <w:marLeft w:val="0"/>
      <w:marRight w:val="0"/>
      <w:marTop w:val="0"/>
      <w:marBottom w:val="0"/>
      <w:divBdr>
        <w:top w:val="none" w:sz="0" w:space="0" w:color="auto"/>
        <w:left w:val="none" w:sz="0" w:space="0" w:color="auto"/>
        <w:bottom w:val="none" w:sz="0" w:space="0" w:color="auto"/>
        <w:right w:val="none" w:sz="0" w:space="0" w:color="auto"/>
      </w:divBdr>
    </w:div>
    <w:div w:id="1169830186">
      <w:bodyDiv w:val="1"/>
      <w:marLeft w:val="0"/>
      <w:marRight w:val="0"/>
      <w:marTop w:val="0"/>
      <w:marBottom w:val="0"/>
      <w:divBdr>
        <w:top w:val="none" w:sz="0" w:space="0" w:color="auto"/>
        <w:left w:val="none" w:sz="0" w:space="0" w:color="auto"/>
        <w:bottom w:val="none" w:sz="0" w:space="0" w:color="auto"/>
        <w:right w:val="none" w:sz="0" w:space="0" w:color="auto"/>
      </w:divBdr>
    </w:div>
    <w:div w:id="1169949483">
      <w:bodyDiv w:val="1"/>
      <w:marLeft w:val="0"/>
      <w:marRight w:val="0"/>
      <w:marTop w:val="0"/>
      <w:marBottom w:val="0"/>
      <w:divBdr>
        <w:top w:val="none" w:sz="0" w:space="0" w:color="auto"/>
        <w:left w:val="none" w:sz="0" w:space="0" w:color="auto"/>
        <w:bottom w:val="none" w:sz="0" w:space="0" w:color="auto"/>
        <w:right w:val="none" w:sz="0" w:space="0" w:color="auto"/>
      </w:divBdr>
    </w:div>
    <w:div w:id="1170103960">
      <w:bodyDiv w:val="1"/>
      <w:marLeft w:val="0"/>
      <w:marRight w:val="0"/>
      <w:marTop w:val="0"/>
      <w:marBottom w:val="0"/>
      <w:divBdr>
        <w:top w:val="none" w:sz="0" w:space="0" w:color="auto"/>
        <w:left w:val="none" w:sz="0" w:space="0" w:color="auto"/>
        <w:bottom w:val="none" w:sz="0" w:space="0" w:color="auto"/>
        <w:right w:val="none" w:sz="0" w:space="0" w:color="auto"/>
      </w:divBdr>
    </w:div>
    <w:div w:id="1170213343">
      <w:bodyDiv w:val="1"/>
      <w:marLeft w:val="0"/>
      <w:marRight w:val="0"/>
      <w:marTop w:val="0"/>
      <w:marBottom w:val="0"/>
      <w:divBdr>
        <w:top w:val="none" w:sz="0" w:space="0" w:color="auto"/>
        <w:left w:val="none" w:sz="0" w:space="0" w:color="auto"/>
        <w:bottom w:val="none" w:sz="0" w:space="0" w:color="auto"/>
        <w:right w:val="none" w:sz="0" w:space="0" w:color="auto"/>
      </w:divBdr>
    </w:div>
    <w:div w:id="1170368172">
      <w:bodyDiv w:val="1"/>
      <w:marLeft w:val="0"/>
      <w:marRight w:val="0"/>
      <w:marTop w:val="0"/>
      <w:marBottom w:val="0"/>
      <w:divBdr>
        <w:top w:val="none" w:sz="0" w:space="0" w:color="auto"/>
        <w:left w:val="none" w:sz="0" w:space="0" w:color="auto"/>
        <w:bottom w:val="none" w:sz="0" w:space="0" w:color="auto"/>
        <w:right w:val="none" w:sz="0" w:space="0" w:color="auto"/>
      </w:divBdr>
    </w:div>
    <w:div w:id="1170488135">
      <w:bodyDiv w:val="1"/>
      <w:marLeft w:val="0"/>
      <w:marRight w:val="0"/>
      <w:marTop w:val="0"/>
      <w:marBottom w:val="0"/>
      <w:divBdr>
        <w:top w:val="none" w:sz="0" w:space="0" w:color="auto"/>
        <w:left w:val="none" w:sz="0" w:space="0" w:color="auto"/>
        <w:bottom w:val="none" w:sz="0" w:space="0" w:color="auto"/>
        <w:right w:val="none" w:sz="0" w:space="0" w:color="auto"/>
      </w:divBdr>
    </w:div>
    <w:div w:id="1170490119">
      <w:bodyDiv w:val="1"/>
      <w:marLeft w:val="0"/>
      <w:marRight w:val="0"/>
      <w:marTop w:val="0"/>
      <w:marBottom w:val="0"/>
      <w:divBdr>
        <w:top w:val="none" w:sz="0" w:space="0" w:color="auto"/>
        <w:left w:val="none" w:sz="0" w:space="0" w:color="auto"/>
        <w:bottom w:val="none" w:sz="0" w:space="0" w:color="auto"/>
        <w:right w:val="none" w:sz="0" w:space="0" w:color="auto"/>
      </w:divBdr>
    </w:div>
    <w:div w:id="1170564840">
      <w:bodyDiv w:val="1"/>
      <w:marLeft w:val="0"/>
      <w:marRight w:val="0"/>
      <w:marTop w:val="0"/>
      <w:marBottom w:val="0"/>
      <w:divBdr>
        <w:top w:val="none" w:sz="0" w:space="0" w:color="auto"/>
        <w:left w:val="none" w:sz="0" w:space="0" w:color="auto"/>
        <w:bottom w:val="none" w:sz="0" w:space="0" w:color="auto"/>
        <w:right w:val="none" w:sz="0" w:space="0" w:color="auto"/>
      </w:divBdr>
    </w:div>
    <w:div w:id="1170675465">
      <w:bodyDiv w:val="1"/>
      <w:marLeft w:val="0"/>
      <w:marRight w:val="0"/>
      <w:marTop w:val="0"/>
      <w:marBottom w:val="0"/>
      <w:divBdr>
        <w:top w:val="none" w:sz="0" w:space="0" w:color="auto"/>
        <w:left w:val="none" w:sz="0" w:space="0" w:color="auto"/>
        <w:bottom w:val="none" w:sz="0" w:space="0" w:color="auto"/>
        <w:right w:val="none" w:sz="0" w:space="0" w:color="auto"/>
      </w:divBdr>
    </w:div>
    <w:div w:id="1170682991">
      <w:bodyDiv w:val="1"/>
      <w:marLeft w:val="0"/>
      <w:marRight w:val="0"/>
      <w:marTop w:val="0"/>
      <w:marBottom w:val="0"/>
      <w:divBdr>
        <w:top w:val="none" w:sz="0" w:space="0" w:color="auto"/>
        <w:left w:val="none" w:sz="0" w:space="0" w:color="auto"/>
        <w:bottom w:val="none" w:sz="0" w:space="0" w:color="auto"/>
        <w:right w:val="none" w:sz="0" w:space="0" w:color="auto"/>
      </w:divBdr>
    </w:div>
    <w:div w:id="1170948361">
      <w:bodyDiv w:val="1"/>
      <w:marLeft w:val="0"/>
      <w:marRight w:val="0"/>
      <w:marTop w:val="0"/>
      <w:marBottom w:val="0"/>
      <w:divBdr>
        <w:top w:val="none" w:sz="0" w:space="0" w:color="auto"/>
        <w:left w:val="none" w:sz="0" w:space="0" w:color="auto"/>
        <w:bottom w:val="none" w:sz="0" w:space="0" w:color="auto"/>
        <w:right w:val="none" w:sz="0" w:space="0" w:color="auto"/>
      </w:divBdr>
    </w:div>
    <w:div w:id="1171019025">
      <w:bodyDiv w:val="1"/>
      <w:marLeft w:val="0"/>
      <w:marRight w:val="0"/>
      <w:marTop w:val="0"/>
      <w:marBottom w:val="0"/>
      <w:divBdr>
        <w:top w:val="none" w:sz="0" w:space="0" w:color="auto"/>
        <w:left w:val="none" w:sz="0" w:space="0" w:color="auto"/>
        <w:bottom w:val="none" w:sz="0" w:space="0" w:color="auto"/>
        <w:right w:val="none" w:sz="0" w:space="0" w:color="auto"/>
      </w:divBdr>
    </w:div>
    <w:div w:id="1171064654">
      <w:bodyDiv w:val="1"/>
      <w:marLeft w:val="0"/>
      <w:marRight w:val="0"/>
      <w:marTop w:val="0"/>
      <w:marBottom w:val="0"/>
      <w:divBdr>
        <w:top w:val="none" w:sz="0" w:space="0" w:color="auto"/>
        <w:left w:val="none" w:sz="0" w:space="0" w:color="auto"/>
        <w:bottom w:val="none" w:sz="0" w:space="0" w:color="auto"/>
        <w:right w:val="none" w:sz="0" w:space="0" w:color="auto"/>
      </w:divBdr>
    </w:div>
    <w:div w:id="1171069000">
      <w:bodyDiv w:val="1"/>
      <w:marLeft w:val="0"/>
      <w:marRight w:val="0"/>
      <w:marTop w:val="0"/>
      <w:marBottom w:val="0"/>
      <w:divBdr>
        <w:top w:val="none" w:sz="0" w:space="0" w:color="auto"/>
        <w:left w:val="none" w:sz="0" w:space="0" w:color="auto"/>
        <w:bottom w:val="none" w:sz="0" w:space="0" w:color="auto"/>
        <w:right w:val="none" w:sz="0" w:space="0" w:color="auto"/>
      </w:divBdr>
    </w:div>
    <w:div w:id="1171289344">
      <w:bodyDiv w:val="1"/>
      <w:marLeft w:val="0"/>
      <w:marRight w:val="0"/>
      <w:marTop w:val="0"/>
      <w:marBottom w:val="0"/>
      <w:divBdr>
        <w:top w:val="none" w:sz="0" w:space="0" w:color="auto"/>
        <w:left w:val="none" w:sz="0" w:space="0" w:color="auto"/>
        <w:bottom w:val="none" w:sz="0" w:space="0" w:color="auto"/>
        <w:right w:val="none" w:sz="0" w:space="0" w:color="auto"/>
      </w:divBdr>
    </w:div>
    <w:div w:id="1171291137">
      <w:bodyDiv w:val="1"/>
      <w:marLeft w:val="0"/>
      <w:marRight w:val="0"/>
      <w:marTop w:val="0"/>
      <w:marBottom w:val="0"/>
      <w:divBdr>
        <w:top w:val="none" w:sz="0" w:space="0" w:color="auto"/>
        <w:left w:val="none" w:sz="0" w:space="0" w:color="auto"/>
        <w:bottom w:val="none" w:sz="0" w:space="0" w:color="auto"/>
        <w:right w:val="none" w:sz="0" w:space="0" w:color="auto"/>
      </w:divBdr>
    </w:div>
    <w:div w:id="1171338036">
      <w:bodyDiv w:val="1"/>
      <w:marLeft w:val="0"/>
      <w:marRight w:val="0"/>
      <w:marTop w:val="0"/>
      <w:marBottom w:val="0"/>
      <w:divBdr>
        <w:top w:val="none" w:sz="0" w:space="0" w:color="auto"/>
        <w:left w:val="none" w:sz="0" w:space="0" w:color="auto"/>
        <w:bottom w:val="none" w:sz="0" w:space="0" w:color="auto"/>
        <w:right w:val="none" w:sz="0" w:space="0" w:color="auto"/>
      </w:divBdr>
    </w:div>
    <w:div w:id="1172329264">
      <w:bodyDiv w:val="1"/>
      <w:marLeft w:val="0"/>
      <w:marRight w:val="0"/>
      <w:marTop w:val="0"/>
      <w:marBottom w:val="0"/>
      <w:divBdr>
        <w:top w:val="none" w:sz="0" w:space="0" w:color="auto"/>
        <w:left w:val="none" w:sz="0" w:space="0" w:color="auto"/>
        <w:bottom w:val="none" w:sz="0" w:space="0" w:color="auto"/>
        <w:right w:val="none" w:sz="0" w:space="0" w:color="auto"/>
      </w:divBdr>
    </w:div>
    <w:div w:id="1172447514">
      <w:bodyDiv w:val="1"/>
      <w:marLeft w:val="0"/>
      <w:marRight w:val="0"/>
      <w:marTop w:val="0"/>
      <w:marBottom w:val="0"/>
      <w:divBdr>
        <w:top w:val="none" w:sz="0" w:space="0" w:color="auto"/>
        <w:left w:val="none" w:sz="0" w:space="0" w:color="auto"/>
        <w:bottom w:val="none" w:sz="0" w:space="0" w:color="auto"/>
        <w:right w:val="none" w:sz="0" w:space="0" w:color="auto"/>
      </w:divBdr>
    </w:div>
    <w:div w:id="1172450683">
      <w:bodyDiv w:val="1"/>
      <w:marLeft w:val="0"/>
      <w:marRight w:val="0"/>
      <w:marTop w:val="0"/>
      <w:marBottom w:val="0"/>
      <w:divBdr>
        <w:top w:val="none" w:sz="0" w:space="0" w:color="auto"/>
        <w:left w:val="none" w:sz="0" w:space="0" w:color="auto"/>
        <w:bottom w:val="none" w:sz="0" w:space="0" w:color="auto"/>
        <w:right w:val="none" w:sz="0" w:space="0" w:color="auto"/>
      </w:divBdr>
    </w:div>
    <w:div w:id="1172454251">
      <w:bodyDiv w:val="1"/>
      <w:marLeft w:val="0"/>
      <w:marRight w:val="0"/>
      <w:marTop w:val="0"/>
      <w:marBottom w:val="0"/>
      <w:divBdr>
        <w:top w:val="none" w:sz="0" w:space="0" w:color="auto"/>
        <w:left w:val="none" w:sz="0" w:space="0" w:color="auto"/>
        <w:bottom w:val="none" w:sz="0" w:space="0" w:color="auto"/>
        <w:right w:val="none" w:sz="0" w:space="0" w:color="auto"/>
      </w:divBdr>
    </w:div>
    <w:div w:id="1172598974">
      <w:bodyDiv w:val="1"/>
      <w:marLeft w:val="0"/>
      <w:marRight w:val="0"/>
      <w:marTop w:val="0"/>
      <w:marBottom w:val="0"/>
      <w:divBdr>
        <w:top w:val="none" w:sz="0" w:space="0" w:color="auto"/>
        <w:left w:val="none" w:sz="0" w:space="0" w:color="auto"/>
        <w:bottom w:val="none" w:sz="0" w:space="0" w:color="auto"/>
        <w:right w:val="none" w:sz="0" w:space="0" w:color="auto"/>
      </w:divBdr>
    </w:div>
    <w:div w:id="1172602277">
      <w:bodyDiv w:val="1"/>
      <w:marLeft w:val="0"/>
      <w:marRight w:val="0"/>
      <w:marTop w:val="0"/>
      <w:marBottom w:val="0"/>
      <w:divBdr>
        <w:top w:val="none" w:sz="0" w:space="0" w:color="auto"/>
        <w:left w:val="none" w:sz="0" w:space="0" w:color="auto"/>
        <w:bottom w:val="none" w:sz="0" w:space="0" w:color="auto"/>
        <w:right w:val="none" w:sz="0" w:space="0" w:color="auto"/>
      </w:divBdr>
    </w:div>
    <w:div w:id="1172719256">
      <w:bodyDiv w:val="1"/>
      <w:marLeft w:val="0"/>
      <w:marRight w:val="0"/>
      <w:marTop w:val="0"/>
      <w:marBottom w:val="0"/>
      <w:divBdr>
        <w:top w:val="none" w:sz="0" w:space="0" w:color="auto"/>
        <w:left w:val="none" w:sz="0" w:space="0" w:color="auto"/>
        <w:bottom w:val="none" w:sz="0" w:space="0" w:color="auto"/>
        <w:right w:val="none" w:sz="0" w:space="0" w:color="auto"/>
      </w:divBdr>
    </w:div>
    <w:div w:id="1172794747">
      <w:bodyDiv w:val="1"/>
      <w:marLeft w:val="0"/>
      <w:marRight w:val="0"/>
      <w:marTop w:val="0"/>
      <w:marBottom w:val="0"/>
      <w:divBdr>
        <w:top w:val="none" w:sz="0" w:space="0" w:color="auto"/>
        <w:left w:val="none" w:sz="0" w:space="0" w:color="auto"/>
        <w:bottom w:val="none" w:sz="0" w:space="0" w:color="auto"/>
        <w:right w:val="none" w:sz="0" w:space="0" w:color="auto"/>
      </w:divBdr>
    </w:div>
    <w:div w:id="1172836249">
      <w:bodyDiv w:val="1"/>
      <w:marLeft w:val="0"/>
      <w:marRight w:val="0"/>
      <w:marTop w:val="0"/>
      <w:marBottom w:val="0"/>
      <w:divBdr>
        <w:top w:val="none" w:sz="0" w:space="0" w:color="auto"/>
        <w:left w:val="none" w:sz="0" w:space="0" w:color="auto"/>
        <w:bottom w:val="none" w:sz="0" w:space="0" w:color="auto"/>
        <w:right w:val="none" w:sz="0" w:space="0" w:color="auto"/>
      </w:divBdr>
    </w:div>
    <w:div w:id="1172842374">
      <w:bodyDiv w:val="1"/>
      <w:marLeft w:val="0"/>
      <w:marRight w:val="0"/>
      <w:marTop w:val="0"/>
      <w:marBottom w:val="0"/>
      <w:divBdr>
        <w:top w:val="none" w:sz="0" w:space="0" w:color="auto"/>
        <w:left w:val="none" w:sz="0" w:space="0" w:color="auto"/>
        <w:bottom w:val="none" w:sz="0" w:space="0" w:color="auto"/>
        <w:right w:val="none" w:sz="0" w:space="0" w:color="auto"/>
      </w:divBdr>
    </w:div>
    <w:div w:id="1173035455">
      <w:bodyDiv w:val="1"/>
      <w:marLeft w:val="0"/>
      <w:marRight w:val="0"/>
      <w:marTop w:val="0"/>
      <w:marBottom w:val="0"/>
      <w:divBdr>
        <w:top w:val="none" w:sz="0" w:space="0" w:color="auto"/>
        <w:left w:val="none" w:sz="0" w:space="0" w:color="auto"/>
        <w:bottom w:val="none" w:sz="0" w:space="0" w:color="auto"/>
        <w:right w:val="none" w:sz="0" w:space="0" w:color="auto"/>
      </w:divBdr>
    </w:div>
    <w:div w:id="1173300162">
      <w:bodyDiv w:val="1"/>
      <w:marLeft w:val="0"/>
      <w:marRight w:val="0"/>
      <w:marTop w:val="0"/>
      <w:marBottom w:val="0"/>
      <w:divBdr>
        <w:top w:val="none" w:sz="0" w:space="0" w:color="auto"/>
        <w:left w:val="none" w:sz="0" w:space="0" w:color="auto"/>
        <w:bottom w:val="none" w:sz="0" w:space="0" w:color="auto"/>
        <w:right w:val="none" w:sz="0" w:space="0" w:color="auto"/>
      </w:divBdr>
    </w:div>
    <w:div w:id="1173452887">
      <w:bodyDiv w:val="1"/>
      <w:marLeft w:val="0"/>
      <w:marRight w:val="0"/>
      <w:marTop w:val="0"/>
      <w:marBottom w:val="0"/>
      <w:divBdr>
        <w:top w:val="none" w:sz="0" w:space="0" w:color="auto"/>
        <w:left w:val="none" w:sz="0" w:space="0" w:color="auto"/>
        <w:bottom w:val="none" w:sz="0" w:space="0" w:color="auto"/>
        <w:right w:val="none" w:sz="0" w:space="0" w:color="auto"/>
      </w:divBdr>
    </w:div>
    <w:div w:id="1173491697">
      <w:bodyDiv w:val="1"/>
      <w:marLeft w:val="0"/>
      <w:marRight w:val="0"/>
      <w:marTop w:val="0"/>
      <w:marBottom w:val="0"/>
      <w:divBdr>
        <w:top w:val="none" w:sz="0" w:space="0" w:color="auto"/>
        <w:left w:val="none" w:sz="0" w:space="0" w:color="auto"/>
        <w:bottom w:val="none" w:sz="0" w:space="0" w:color="auto"/>
        <w:right w:val="none" w:sz="0" w:space="0" w:color="auto"/>
      </w:divBdr>
    </w:div>
    <w:div w:id="1173492938">
      <w:bodyDiv w:val="1"/>
      <w:marLeft w:val="0"/>
      <w:marRight w:val="0"/>
      <w:marTop w:val="0"/>
      <w:marBottom w:val="0"/>
      <w:divBdr>
        <w:top w:val="none" w:sz="0" w:space="0" w:color="auto"/>
        <w:left w:val="none" w:sz="0" w:space="0" w:color="auto"/>
        <w:bottom w:val="none" w:sz="0" w:space="0" w:color="auto"/>
        <w:right w:val="none" w:sz="0" w:space="0" w:color="auto"/>
      </w:divBdr>
    </w:div>
    <w:div w:id="1173569161">
      <w:bodyDiv w:val="1"/>
      <w:marLeft w:val="0"/>
      <w:marRight w:val="0"/>
      <w:marTop w:val="0"/>
      <w:marBottom w:val="0"/>
      <w:divBdr>
        <w:top w:val="none" w:sz="0" w:space="0" w:color="auto"/>
        <w:left w:val="none" w:sz="0" w:space="0" w:color="auto"/>
        <w:bottom w:val="none" w:sz="0" w:space="0" w:color="auto"/>
        <w:right w:val="none" w:sz="0" w:space="0" w:color="auto"/>
      </w:divBdr>
    </w:div>
    <w:div w:id="1173642932">
      <w:bodyDiv w:val="1"/>
      <w:marLeft w:val="0"/>
      <w:marRight w:val="0"/>
      <w:marTop w:val="0"/>
      <w:marBottom w:val="0"/>
      <w:divBdr>
        <w:top w:val="none" w:sz="0" w:space="0" w:color="auto"/>
        <w:left w:val="none" w:sz="0" w:space="0" w:color="auto"/>
        <w:bottom w:val="none" w:sz="0" w:space="0" w:color="auto"/>
        <w:right w:val="none" w:sz="0" w:space="0" w:color="auto"/>
      </w:divBdr>
    </w:div>
    <w:div w:id="1173715917">
      <w:bodyDiv w:val="1"/>
      <w:marLeft w:val="0"/>
      <w:marRight w:val="0"/>
      <w:marTop w:val="0"/>
      <w:marBottom w:val="0"/>
      <w:divBdr>
        <w:top w:val="none" w:sz="0" w:space="0" w:color="auto"/>
        <w:left w:val="none" w:sz="0" w:space="0" w:color="auto"/>
        <w:bottom w:val="none" w:sz="0" w:space="0" w:color="auto"/>
        <w:right w:val="none" w:sz="0" w:space="0" w:color="auto"/>
      </w:divBdr>
    </w:div>
    <w:div w:id="1174299277">
      <w:bodyDiv w:val="1"/>
      <w:marLeft w:val="0"/>
      <w:marRight w:val="0"/>
      <w:marTop w:val="0"/>
      <w:marBottom w:val="0"/>
      <w:divBdr>
        <w:top w:val="none" w:sz="0" w:space="0" w:color="auto"/>
        <w:left w:val="none" w:sz="0" w:space="0" w:color="auto"/>
        <w:bottom w:val="none" w:sz="0" w:space="0" w:color="auto"/>
        <w:right w:val="none" w:sz="0" w:space="0" w:color="auto"/>
      </w:divBdr>
    </w:div>
    <w:div w:id="1174489683">
      <w:bodyDiv w:val="1"/>
      <w:marLeft w:val="0"/>
      <w:marRight w:val="0"/>
      <w:marTop w:val="0"/>
      <w:marBottom w:val="0"/>
      <w:divBdr>
        <w:top w:val="none" w:sz="0" w:space="0" w:color="auto"/>
        <w:left w:val="none" w:sz="0" w:space="0" w:color="auto"/>
        <w:bottom w:val="none" w:sz="0" w:space="0" w:color="auto"/>
        <w:right w:val="none" w:sz="0" w:space="0" w:color="auto"/>
      </w:divBdr>
    </w:div>
    <w:div w:id="1174612556">
      <w:bodyDiv w:val="1"/>
      <w:marLeft w:val="0"/>
      <w:marRight w:val="0"/>
      <w:marTop w:val="0"/>
      <w:marBottom w:val="0"/>
      <w:divBdr>
        <w:top w:val="none" w:sz="0" w:space="0" w:color="auto"/>
        <w:left w:val="none" w:sz="0" w:space="0" w:color="auto"/>
        <w:bottom w:val="none" w:sz="0" w:space="0" w:color="auto"/>
        <w:right w:val="none" w:sz="0" w:space="0" w:color="auto"/>
      </w:divBdr>
    </w:div>
    <w:div w:id="1174757601">
      <w:bodyDiv w:val="1"/>
      <w:marLeft w:val="0"/>
      <w:marRight w:val="0"/>
      <w:marTop w:val="0"/>
      <w:marBottom w:val="0"/>
      <w:divBdr>
        <w:top w:val="none" w:sz="0" w:space="0" w:color="auto"/>
        <w:left w:val="none" w:sz="0" w:space="0" w:color="auto"/>
        <w:bottom w:val="none" w:sz="0" w:space="0" w:color="auto"/>
        <w:right w:val="none" w:sz="0" w:space="0" w:color="auto"/>
      </w:divBdr>
    </w:div>
    <w:div w:id="1174879248">
      <w:bodyDiv w:val="1"/>
      <w:marLeft w:val="0"/>
      <w:marRight w:val="0"/>
      <w:marTop w:val="0"/>
      <w:marBottom w:val="0"/>
      <w:divBdr>
        <w:top w:val="none" w:sz="0" w:space="0" w:color="auto"/>
        <w:left w:val="none" w:sz="0" w:space="0" w:color="auto"/>
        <w:bottom w:val="none" w:sz="0" w:space="0" w:color="auto"/>
        <w:right w:val="none" w:sz="0" w:space="0" w:color="auto"/>
      </w:divBdr>
    </w:div>
    <w:div w:id="1175221393">
      <w:bodyDiv w:val="1"/>
      <w:marLeft w:val="0"/>
      <w:marRight w:val="0"/>
      <w:marTop w:val="0"/>
      <w:marBottom w:val="0"/>
      <w:divBdr>
        <w:top w:val="none" w:sz="0" w:space="0" w:color="auto"/>
        <w:left w:val="none" w:sz="0" w:space="0" w:color="auto"/>
        <w:bottom w:val="none" w:sz="0" w:space="0" w:color="auto"/>
        <w:right w:val="none" w:sz="0" w:space="0" w:color="auto"/>
      </w:divBdr>
    </w:div>
    <w:div w:id="1175530816">
      <w:bodyDiv w:val="1"/>
      <w:marLeft w:val="0"/>
      <w:marRight w:val="0"/>
      <w:marTop w:val="0"/>
      <w:marBottom w:val="0"/>
      <w:divBdr>
        <w:top w:val="none" w:sz="0" w:space="0" w:color="auto"/>
        <w:left w:val="none" w:sz="0" w:space="0" w:color="auto"/>
        <w:bottom w:val="none" w:sz="0" w:space="0" w:color="auto"/>
        <w:right w:val="none" w:sz="0" w:space="0" w:color="auto"/>
      </w:divBdr>
    </w:div>
    <w:div w:id="1175682571">
      <w:bodyDiv w:val="1"/>
      <w:marLeft w:val="0"/>
      <w:marRight w:val="0"/>
      <w:marTop w:val="0"/>
      <w:marBottom w:val="0"/>
      <w:divBdr>
        <w:top w:val="none" w:sz="0" w:space="0" w:color="auto"/>
        <w:left w:val="none" w:sz="0" w:space="0" w:color="auto"/>
        <w:bottom w:val="none" w:sz="0" w:space="0" w:color="auto"/>
        <w:right w:val="none" w:sz="0" w:space="0" w:color="auto"/>
      </w:divBdr>
    </w:div>
    <w:div w:id="1175849765">
      <w:bodyDiv w:val="1"/>
      <w:marLeft w:val="0"/>
      <w:marRight w:val="0"/>
      <w:marTop w:val="0"/>
      <w:marBottom w:val="0"/>
      <w:divBdr>
        <w:top w:val="none" w:sz="0" w:space="0" w:color="auto"/>
        <w:left w:val="none" w:sz="0" w:space="0" w:color="auto"/>
        <w:bottom w:val="none" w:sz="0" w:space="0" w:color="auto"/>
        <w:right w:val="none" w:sz="0" w:space="0" w:color="auto"/>
      </w:divBdr>
    </w:div>
    <w:div w:id="1175992046">
      <w:bodyDiv w:val="1"/>
      <w:marLeft w:val="0"/>
      <w:marRight w:val="0"/>
      <w:marTop w:val="0"/>
      <w:marBottom w:val="0"/>
      <w:divBdr>
        <w:top w:val="none" w:sz="0" w:space="0" w:color="auto"/>
        <w:left w:val="none" w:sz="0" w:space="0" w:color="auto"/>
        <w:bottom w:val="none" w:sz="0" w:space="0" w:color="auto"/>
        <w:right w:val="none" w:sz="0" w:space="0" w:color="auto"/>
      </w:divBdr>
    </w:div>
    <w:div w:id="1176070674">
      <w:bodyDiv w:val="1"/>
      <w:marLeft w:val="0"/>
      <w:marRight w:val="0"/>
      <w:marTop w:val="0"/>
      <w:marBottom w:val="0"/>
      <w:divBdr>
        <w:top w:val="none" w:sz="0" w:space="0" w:color="auto"/>
        <w:left w:val="none" w:sz="0" w:space="0" w:color="auto"/>
        <w:bottom w:val="none" w:sz="0" w:space="0" w:color="auto"/>
        <w:right w:val="none" w:sz="0" w:space="0" w:color="auto"/>
      </w:divBdr>
    </w:div>
    <w:div w:id="1176311768">
      <w:bodyDiv w:val="1"/>
      <w:marLeft w:val="0"/>
      <w:marRight w:val="0"/>
      <w:marTop w:val="0"/>
      <w:marBottom w:val="0"/>
      <w:divBdr>
        <w:top w:val="none" w:sz="0" w:space="0" w:color="auto"/>
        <w:left w:val="none" w:sz="0" w:space="0" w:color="auto"/>
        <w:bottom w:val="none" w:sz="0" w:space="0" w:color="auto"/>
        <w:right w:val="none" w:sz="0" w:space="0" w:color="auto"/>
      </w:divBdr>
    </w:div>
    <w:div w:id="1176336102">
      <w:bodyDiv w:val="1"/>
      <w:marLeft w:val="0"/>
      <w:marRight w:val="0"/>
      <w:marTop w:val="0"/>
      <w:marBottom w:val="0"/>
      <w:divBdr>
        <w:top w:val="none" w:sz="0" w:space="0" w:color="auto"/>
        <w:left w:val="none" w:sz="0" w:space="0" w:color="auto"/>
        <w:bottom w:val="none" w:sz="0" w:space="0" w:color="auto"/>
        <w:right w:val="none" w:sz="0" w:space="0" w:color="auto"/>
      </w:divBdr>
    </w:div>
    <w:div w:id="1176379462">
      <w:bodyDiv w:val="1"/>
      <w:marLeft w:val="0"/>
      <w:marRight w:val="0"/>
      <w:marTop w:val="0"/>
      <w:marBottom w:val="0"/>
      <w:divBdr>
        <w:top w:val="none" w:sz="0" w:space="0" w:color="auto"/>
        <w:left w:val="none" w:sz="0" w:space="0" w:color="auto"/>
        <w:bottom w:val="none" w:sz="0" w:space="0" w:color="auto"/>
        <w:right w:val="none" w:sz="0" w:space="0" w:color="auto"/>
      </w:divBdr>
    </w:div>
    <w:div w:id="1176727247">
      <w:bodyDiv w:val="1"/>
      <w:marLeft w:val="0"/>
      <w:marRight w:val="0"/>
      <w:marTop w:val="0"/>
      <w:marBottom w:val="0"/>
      <w:divBdr>
        <w:top w:val="none" w:sz="0" w:space="0" w:color="auto"/>
        <w:left w:val="none" w:sz="0" w:space="0" w:color="auto"/>
        <w:bottom w:val="none" w:sz="0" w:space="0" w:color="auto"/>
        <w:right w:val="none" w:sz="0" w:space="0" w:color="auto"/>
      </w:divBdr>
    </w:div>
    <w:div w:id="1176774739">
      <w:bodyDiv w:val="1"/>
      <w:marLeft w:val="0"/>
      <w:marRight w:val="0"/>
      <w:marTop w:val="0"/>
      <w:marBottom w:val="0"/>
      <w:divBdr>
        <w:top w:val="none" w:sz="0" w:space="0" w:color="auto"/>
        <w:left w:val="none" w:sz="0" w:space="0" w:color="auto"/>
        <w:bottom w:val="none" w:sz="0" w:space="0" w:color="auto"/>
        <w:right w:val="none" w:sz="0" w:space="0" w:color="auto"/>
      </w:divBdr>
    </w:div>
    <w:div w:id="1176922024">
      <w:bodyDiv w:val="1"/>
      <w:marLeft w:val="0"/>
      <w:marRight w:val="0"/>
      <w:marTop w:val="0"/>
      <w:marBottom w:val="0"/>
      <w:divBdr>
        <w:top w:val="none" w:sz="0" w:space="0" w:color="auto"/>
        <w:left w:val="none" w:sz="0" w:space="0" w:color="auto"/>
        <w:bottom w:val="none" w:sz="0" w:space="0" w:color="auto"/>
        <w:right w:val="none" w:sz="0" w:space="0" w:color="auto"/>
      </w:divBdr>
    </w:div>
    <w:div w:id="1176966313">
      <w:bodyDiv w:val="1"/>
      <w:marLeft w:val="0"/>
      <w:marRight w:val="0"/>
      <w:marTop w:val="0"/>
      <w:marBottom w:val="0"/>
      <w:divBdr>
        <w:top w:val="none" w:sz="0" w:space="0" w:color="auto"/>
        <w:left w:val="none" w:sz="0" w:space="0" w:color="auto"/>
        <w:bottom w:val="none" w:sz="0" w:space="0" w:color="auto"/>
        <w:right w:val="none" w:sz="0" w:space="0" w:color="auto"/>
      </w:divBdr>
    </w:div>
    <w:div w:id="1177039996">
      <w:bodyDiv w:val="1"/>
      <w:marLeft w:val="0"/>
      <w:marRight w:val="0"/>
      <w:marTop w:val="0"/>
      <w:marBottom w:val="0"/>
      <w:divBdr>
        <w:top w:val="none" w:sz="0" w:space="0" w:color="auto"/>
        <w:left w:val="none" w:sz="0" w:space="0" w:color="auto"/>
        <w:bottom w:val="none" w:sz="0" w:space="0" w:color="auto"/>
        <w:right w:val="none" w:sz="0" w:space="0" w:color="auto"/>
      </w:divBdr>
    </w:div>
    <w:div w:id="1177114731">
      <w:bodyDiv w:val="1"/>
      <w:marLeft w:val="0"/>
      <w:marRight w:val="0"/>
      <w:marTop w:val="0"/>
      <w:marBottom w:val="0"/>
      <w:divBdr>
        <w:top w:val="none" w:sz="0" w:space="0" w:color="auto"/>
        <w:left w:val="none" w:sz="0" w:space="0" w:color="auto"/>
        <w:bottom w:val="none" w:sz="0" w:space="0" w:color="auto"/>
        <w:right w:val="none" w:sz="0" w:space="0" w:color="auto"/>
      </w:divBdr>
    </w:div>
    <w:div w:id="1177116310">
      <w:bodyDiv w:val="1"/>
      <w:marLeft w:val="0"/>
      <w:marRight w:val="0"/>
      <w:marTop w:val="0"/>
      <w:marBottom w:val="0"/>
      <w:divBdr>
        <w:top w:val="none" w:sz="0" w:space="0" w:color="auto"/>
        <w:left w:val="none" w:sz="0" w:space="0" w:color="auto"/>
        <w:bottom w:val="none" w:sz="0" w:space="0" w:color="auto"/>
        <w:right w:val="none" w:sz="0" w:space="0" w:color="auto"/>
      </w:divBdr>
    </w:div>
    <w:div w:id="1177425346">
      <w:bodyDiv w:val="1"/>
      <w:marLeft w:val="0"/>
      <w:marRight w:val="0"/>
      <w:marTop w:val="0"/>
      <w:marBottom w:val="0"/>
      <w:divBdr>
        <w:top w:val="none" w:sz="0" w:space="0" w:color="auto"/>
        <w:left w:val="none" w:sz="0" w:space="0" w:color="auto"/>
        <w:bottom w:val="none" w:sz="0" w:space="0" w:color="auto"/>
        <w:right w:val="none" w:sz="0" w:space="0" w:color="auto"/>
      </w:divBdr>
    </w:div>
    <w:div w:id="1177619165">
      <w:bodyDiv w:val="1"/>
      <w:marLeft w:val="0"/>
      <w:marRight w:val="0"/>
      <w:marTop w:val="0"/>
      <w:marBottom w:val="0"/>
      <w:divBdr>
        <w:top w:val="none" w:sz="0" w:space="0" w:color="auto"/>
        <w:left w:val="none" w:sz="0" w:space="0" w:color="auto"/>
        <w:bottom w:val="none" w:sz="0" w:space="0" w:color="auto"/>
        <w:right w:val="none" w:sz="0" w:space="0" w:color="auto"/>
      </w:divBdr>
    </w:div>
    <w:div w:id="1178232967">
      <w:bodyDiv w:val="1"/>
      <w:marLeft w:val="0"/>
      <w:marRight w:val="0"/>
      <w:marTop w:val="0"/>
      <w:marBottom w:val="0"/>
      <w:divBdr>
        <w:top w:val="none" w:sz="0" w:space="0" w:color="auto"/>
        <w:left w:val="none" w:sz="0" w:space="0" w:color="auto"/>
        <w:bottom w:val="none" w:sz="0" w:space="0" w:color="auto"/>
        <w:right w:val="none" w:sz="0" w:space="0" w:color="auto"/>
      </w:divBdr>
    </w:div>
    <w:div w:id="1178276949">
      <w:bodyDiv w:val="1"/>
      <w:marLeft w:val="0"/>
      <w:marRight w:val="0"/>
      <w:marTop w:val="0"/>
      <w:marBottom w:val="0"/>
      <w:divBdr>
        <w:top w:val="none" w:sz="0" w:space="0" w:color="auto"/>
        <w:left w:val="none" w:sz="0" w:space="0" w:color="auto"/>
        <w:bottom w:val="none" w:sz="0" w:space="0" w:color="auto"/>
        <w:right w:val="none" w:sz="0" w:space="0" w:color="auto"/>
      </w:divBdr>
    </w:div>
    <w:div w:id="1178496795">
      <w:bodyDiv w:val="1"/>
      <w:marLeft w:val="0"/>
      <w:marRight w:val="0"/>
      <w:marTop w:val="0"/>
      <w:marBottom w:val="0"/>
      <w:divBdr>
        <w:top w:val="none" w:sz="0" w:space="0" w:color="auto"/>
        <w:left w:val="none" w:sz="0" w:space="0" w:color="auto"/>
        <w:bottom w:val="none" w:sz="0" w:space="0" w:color="auto"/>
        <w:right w:val="none" w:sz="0" w:space="0" w:color="auto"/>
      </w:divBdr>
    </w:div>
    <w:div w:id="1178695908">
      <w:bodyDiv w:val="1"/>
      <w:marLeft w:val="0"/>
      <w:marRight w:val="0"/>
      <w:marTop w:val="0"/>
      <w:marBottom w:val="0"/>
      <w:divBdr>
        <w:top w:val="none" w:sz="0" w:space="0" w:color="auto"/>
        <w:left w:val="none" w:sz="0" w:space="0" w:color="auto"/>
        <w:bottom w:val="none" w:sz="0" w:space="0" w:color="auto"/>
        <w:right w:val="none" w:sz="0" w:space="0" w:color="auto"/>
      </w:divBdr>
    </w:div>
    <w:div w:id="1178806867">
      <w:bodyDiv w:val="1"/>
      <w:marLeft w:val="0"/>
      <w:marRight w:val="0"/>
      <w:marTop w:val="0"/>
      <w:marBottom w:val="0"/>
      <w:divBdr>
        <w:top w:val="none" w:sz="0" w:space="0" w:color="auto"/>
        <w:left w:val="none" w:sz="0" w:space="0" w:color="auto"/>
        <w:bottom w:val="none" w:sz="0" w:space="0" w:color="auto"/>
        <w:right w:val="none" w:sz="0" w:space="0" w:color="auto"/>
      </w:divBdr>
    </w:div>
    <w:div w:id="1179273408">
      <w:bodyDiv w:val="1"/>
      <w:marLeft w:val="0"/>
      <w:marRight w:val="0"/>
      <w:marTop w:val="0"/>
      <w:marBottom w:val="0"/>
      <w:divBdr>
        <w:top w:val="none" w:sz="0" w:space="0" w:color="auto"/>
        <w:left w:val="none" w:sz="0" w:space="0" w:color="auto"/>
        <w:bottom w:val="none" w:sz="0" w:space="0" w:color="auto"/>
        <w:right w:val="none" w:sz="0" w:space="0" w:color="auto"/>
      </w:divBdr>
    </w:div>
    <w:div w:id="1179808421">
      <w:bodyDiv w:val="1"/>
      <w:marLeft w:val="0"/>
      <w:marRight w:val="0"/>
      <w:marTop w:val="0"/>
      <w:marBottom w:val="0"/>
      <w:divBdr>
        <w:top w:val="none" w:sz="0" w:space="0" w:color="auto"/>
        <w:left w:val="none" w:sz="0" w:space="0" w:color="auto"/>
        <w:bottom w:val="none" w:sz="0" w:space="0" w:color="auto"/>
        <w:right w:val="none" w:sz="0" w:space="0" w:color="auto"/>
      </w:divBdr>
    </w:div>
    <w:div w:id="1179927878">
      <w:bodyDiv w:val="1"/>
      <w:marLeft w:val="0"/>
      <w:marRight w:val="0"/>
      <w:marTop w:val="0"/>
      <w:marBottom w:val="0"/>
      <w:divBdr>
        <w:top w:val="none" w:sz="0" w:space="0" w:color="auto"/>
        <w:left w:val="none" w:sz="0" w:space="0" w:color="auto"/>
        <w:bottom w:val="none" w:sz="0" w:space="0" w:color="auto"/>
        <w:right w:val="none" w:sz="0" w:space="0" w:color="auto"/>
      </w:divBdr>
    </w:div>
    <w:div w:id="1179928045">
      <w:bodyDiv w:val="1"/>
      <w:marLeft w:val="0"/>
      <w:marRight w:val="0"/>
      <w:marTop w:val="0"/>
      <w:marBottom w:val="0"/>
      <w:divBdr>
        <w:top w:val="none" w:sz="0" w:space="0" w:color="auto"/>
        <w:left w:val="none" w:sz="0" w:space="0" w:color="auto"/>
        <w:bottom w:val="none" w:sz="0" w:space="0" w:color="auto"/>
        <w:right w:val="none" w:sz="0" w:space="0" w:color="auto"/>
      </w:divBdr>
    </w:div>
    <w:div w:id="1180268943">
      <w:bodyDiv w:val="1"/>
      <w:marLeft w:val="0"/>
      <w:marRight w:val="0"/>
      <w:marTop w:val="0"/>
      <w:marBottom w:val="0"/>
      <w:divBdr>
        <w:top w:val="none" w:sz="0" w:space="0" w:color="auto"/>
        <w:left w:val="none" w:sz="0" w:space="0" w:color="auto"/>
        <w:bottom w:val="none" w:sz="0" w:space="0" w:color="auto"/>
        <w:right w:val="none" w:sz="0" w:space="0" w:color="auto"/>
      </w:divBdr>
    </w:div>
    <w:div w:id="1180393850">
      <w:bodyDiv w:val="1"/>
      <w:marLeft w:val="0"/>
      <w:marRight w:val="0"/>
      <w:marTop w:val="0"/>
      <w:marBottom w:val="0"/>
      <w:divBdr>
        <w:top w:val="none" w:sz="0" w:space="0" w:color="auto"/>
        <w:left w:val="none" w:sz="0" w:space="0" w:color="auto"/>
        <w:bottom w:val="none" w:sz="0" w:space="0" w:color="auto"/>
        <w:right w:val="none" w:sz="0" w:space="0" w:color="auto"/>
      </w:divBdr>
    </w:div>
    <w:div w:id="1180464821">
      <w:bodyDiv w:val="1"/>
      <w:marLeft w:val="0"/>
      <w:marRight w:val="0"/>
      <w:marTop w:val="0"/>
      <w:marBottom w:val="0"/>
      <w:divBdr>
        <w:top w:val="none" w:sz="0" w:space="0" w:color="auto"/>
        <w:left w:val="none" w:sz="0" w:space="0" w:color="auto"/>
        <w:bottom w:val="none" w:sz="0" w:space="0" w:color="auto"/>
        <w:right w:val="none" w:sz="0" w:space="0" w:color="auto"/>
      </w:divBdr>
    </w:div>
    <w:div w:id="1180511383">
      <w:bodyDiv w:val="1"/>
      <w:marLeft w:val="0"/>
      <w:marRight w:val="0"/>
      <w:marTop w:val="0"/>
      <w:marBottom w:val="0"/>
      <w:divBdr>
        <w:top w:val="none" w:sz="0" w:space="0" w:color="auto"/>
        <w:left w:val="none" w:sz="0" w:space="0" w:color="auto"/>
        <w:bottom w:val="none" w:sz="0" w:space="0" w:color="auto"/>
        <w:right w:val="none" w:sz="0" w:space="0" w:color="auto"/>
      </w:divBdr>
    </w:div>
    <w:div w:id="1180699894">
      <w:bodyDiv w:val="1"/>
      <w:marLeft w:val="0"/>
      <w:marRight w:val="0"/>
      <w:marTop w:val="0"/>
      <w:marBottom w:val="0"/>
      <w:divBdr>
        <w:top w:val="none" w:sz="0" w:space="0" w:color="auto"/>
        <w:left w:val="none" w:sz="0" w:space="0" w:color="auto"/>
        <w:bottom w:val="none" w:sz="0" w:space="0" w:color="auto"/>
        <w:right w:val="none" w:sz="0" w:space="0" w:color="auto"/>
      </w:divBdr>
    </w:div>
    <w:div w:id="1180847773">
      <w:bodyDiv w:val="1"/>
      <w:marLeft w:val="0"/>
      <w:marRight w:val="0"/>
      <w:marTop w:val="0"/>
      <w:marBottom w:val="0"/>
      <w:divBdr>
        <w:top w:val="none" w:sz="0" w:space="0" w:color="auto"/>
        <w:left w:val="none" w:sz="0" w:space="0" w:color="auto"/>
        <w:bottom w:val="none" w:sz="0" w:space="0" w:color="auto"/>
        <w:right w:val="none" w:sz="0" w:space="0" w:color="auto"/>
      </w:divBdr>
    </w:div>
    <w:div w:id="1180967508">
      <w:bodyDiv w:val="1"/>
      <w:marLeft w:val="0"/>
      <w:marRight w:val="0"/>
      <w:marTop w:val="0"/>
      <w:marBottom w:val="0"/>
      <w:divBdr>
        <w:top w:val="none" w:sz="0" w:space="0" w:color="auto"/>
        <w:left w:val="none" w:sz="0" w:space="0" w:color="auto"/>
        <w:bottom w:val="none" w:sz="0" w:space="0" w:color="auto"/>
        <w:right w:val="none" w:sz="0" w:space="0" w:color="auto"/>
      </w:divBdr>
    </w:div>
    <w:div w:id="1180967966">
      <w:bodyDiv w:val="1"/>
      <w:marLeft w:val="0"/>
      <w:marRight w:val="0"/>
      <w:marTop w:val="0"/>
      <w:marBottom w:val="0"/>
      <w:divBdr>
        <w:top w:val="none" w:sz="0" w:space="0" w:color="auto"/>
        <w:left w:val="none" w:sz="0" w:space="0" w:color="auto"/>
        <w:bottom w:val="none" w:sz="0" w:space="0" w:color="auto"/>
        <w:right w:val="none" w:sz="0" w:space="0" w:color="auto"/>
      </w:divBdr>
    </w:div>
    <w:div w:id="1181046498">
      <w:bodyDiv w:val="1"/>
      <w:marLeft w:val="0"/>
      <w:marRight w:val="0"/>
      <w:marTop w:val="0"/>
      <w:marBottom w:val="0"/>
      <w:divBdr>
        <w:top w:val="none" w:sz="0" w:space="0" w:color="auto"/>
        <w:left w:val="none" w:sz="0" w:space="0" w:color="auto"/>
        <w:bottom w:val="none" w:sz="0" w:space="0" w:color="auto"/>
        <w:right w:val="none" w:sz="0" w:space="0" w:color="auto"/>
      </w:divBdr>
    </w:div>
    <w:div w:id="1181628385">
      <w:bodyDiv w:val="1"/>
      <w:marLeft w:val="0"/>
      <w:marRight w:val="0"/>
      <w:marTop w:val="0"/>
      <w:marBottom w:val="0"/>
      <w:divBdr>
        <w:top w:val="none" w:sz="0" w:space="0" w:color="auto"/>
        <w:left w:val="none" w:sz="0" w:space="0" w:color="auto"/>
        <w:bottom w:val="none" w:sz="0" w:space="0" w:color="auto"/>
        <w:right w:val="none" w:sz="0" w:space="0" w:color="auto"/>
      </w:divBdr>
    </w:div>
    <w:div w:id="1181699171">
      <w:bodyDiv w:val="1"/>
      <w:marLeft w:val="0"/>
      <w:marRight w:val="0"/>
      <w:marTop w:val="0"/>
      <w:marBottom w:val="0"/>
      <w:divBdr>
        <w:top w:val="none" w:sz="0" w:space="0" w:color="auto"/>
        <w:left w:val="none" w:sz="0" w:space="0" w:color="auto"/>
        <w:bottom w:val="none" w:sz="0" w:space="0" w:color="auto"/>
        <w:right w:val="none" w:sz="0" w:space="0" w:color="auto"/>
      </w:divBdr>
    </w:div>
    <w:div w:id="1182087552">
      <w:bodyDiv w:val="1"/>
      <w:marLeft w:val="0"/>
      <w:marRight w:val="0"/>
      <w:marTop w:val="0"/>
      <w:marBottom w:val="0"/>
      <w:divBdr>
        <w:top w:val="none" w:sz="0" w:space="0" w:color="auto"/>
        <w:left w:val="none" w:sz="0" w:space="0" w:color="auto"/>
        <w:bottom w:val="none" w:sz="0" w:space="0" w:color="auto"/>
        <w:right w:val="none" w:sz="0" w:space="0" w:color="auto"/>
      </w:divBdr>
    </w:div>
    <w:div w:id="1182352309">
      <w:bodyDiv w:val="1"/>
      <w:marLeft w:val="0"/>
      <w:marRight w:val="0"/>
      <w:marTop w:val="0"/>
      <w:marBottom w:val="0"/>
      <w:divBdr>
        <w:top w:val="none" w:sz="0" w:space="0" w:color="auto"/>
        <w:left w:val="none" w:sz="0" w:space="0" w:color="auto"/>
        <w:bottom w:val="none" w:sz="0" w:space="0" w:color="auto"/>
        <w:right w:val="none" w:sz="0" w:space="0" w:color="auto"/>
      </w:divBdr>
    </w:div>
    <w:div w:id="1182476763">
      <w:bodyDiv w:val="1"/>
      <w:marLeft w:val="0"/>
      <w:marRight w:val="0"/>
      <w:marTop w:val="0"/>
      <w:marBottom w:val="0"/>
      <w:divBdr>
        <w:top w:val="none" w:sz="0" w:space="0" w:color="auto"/>
        <w:left w:val="none" w:sz="0" w:space="0" w:color="auto"/>
        <w:bottom w:val="none" w:sz="0" w:space="0" w:color="auto"/>
        <w:right w:val="none" w:sz="0" w:space="0" w:color="auto"/>
      </w:divBdr>
    </w:div>
    <w:div w:id="1182624768">
      <w:bodyDiv w:val="1"/>
      <w:marLeft w:val="0"/>
      <w:marRight w:val="0"/>
      <w:marTop w:val="0"/>
      <w:marBottom w:val="0"/>
      <w:divBdr>
        <w:top w:val="none" w:sz="0" w:space="0" w:color="auto"/>
        <w:left w:val="none" w:sz="0" w:space="0" w:color="auto"/>
        <w:bottom w:val="none" w:sz="0" w:space="0" w:color="auto"/>
        <w:right w:val="none" w:sz="0" w:space="0" w:color="auto"/>
      </w:divBdr>
    </w:div>
    <w:div w:id="1182664967">
      <w:bodyDiv w:val="1"/>
      <w:marLeft w:val="0"/>
      <w:marRight w:val="0"/>
      <w:marTop w:val="0"/>
      <w:marBottom w:val="0"/>
      <w:divBdr>
        <w:top w:val="none" w:sz="0" w:space="0" w:color="auto"/>
        <w:left w:val="none" w:sz="0" w:space="0" w:color="auto"/>
        <w:bottom w:val="none" w:sz="0" w:space="0" w:color="auto"/>
        <w:right w:val="none" w:sz="0" w:space="0" w:color="auto"/>
      </w:divBdr>
    </w:div>
    <w:div w:id="1182741409">
      <w:bodyDiv w:val="1"/>
      <w:marLeft w:val="0"/>
      <w:marRight w:val="0"/>
      <w:marTop w:val="0"/>
      <w:marBottom w:val="0"/>
      <w:divBdr>
        <w:top w:val="none" w:sz="0" w:space="0" w:color="auto"/>
        <w:left w:val="none" w:sz="0" w:space="0" w:color="auto"/>
        <w:bottom w:val="none" w:sz="0" w:space="0" w:color="auto"/>
        <w:right w:val="none" w:sz="0" w:space="0" w:color="auto"/>
      </w:divBdr>
    </w:div>
    <w:div w:id="1183469763">
      <w:bodyDiv w:val="1"/>
      <w:marLeft w:val="0"/>
      <w:marRight w:val="0"/>
      <w:marTop w:val="0"/>
      <w:marBottom w:val="0"/>
      <w:divBdr>
        <w:top w:val="none" w:sz="0" w:space="0" w:color="auto"/>
        <w:left w:val="none" w:sz="0" w:space="0" w:color="auto"/>
        <w:bottom w:val="none" w:sz="0" w:space="0" w:color="auto"/>
        <w:right w:val="none" w:sz="0" w:space="0" w:color="auto"/>
      </w:divBdr>
    </w:div>
    <w:div w:id="1183787087">
      <w:bodyDiv w:val="1"/>
      <w:marLeft w:val="0"/>
      <w:marRight w:val="0"/>
      <w:marTop w:val="0"/>
      <w:marBottom w:val="0"/>
      <w:divBdr>
        <w:top w:val="none" w:sz="0" w:space="0" w:color="auto"/>
        <w:left w:val="none" w:sz="0" w:space="0" w:color="auto"/>
        <w:bottom w:val="none" w:sz="0" w:space="0" w:color="auto"/>
        <w:right w:val="none" w:sz="0" w:space="0" w:color="auto"/>
      </w:divBdr>
    </w:div>
    <w:div w:id="1183858199">
      <w:bodyDiv w:val="1"/>
      <w:marLeft w:val="0"/>
      <w:marRight w:val="0"/>
      <w:marTop w:val="0"/>
      <w:marBottom w:val="0"/>
      <w:divBdr>
        <w:top w:val="none" w:sz="0" w:space="0" w:color="auto"/>
        <w:left w:val="none" w:sz="0" w:space="0" w:color="auto"/>
        <w:bottom w:val="none" w:sz="0" w:space="0" w:color="auto"/>
        <w:right w:val="none" w:sz="0" w:space="0" w:color="auto"/>
      </w:divBdr>
    </w:div>
    <w:div w:id="1183934530">
      <w:bodyDiv w:val="1"/>
      <w:marLeft w:val="0"/>
      <w:marRight w:val="0"/>
      <w:marTop w:val="0"/>
      <w:marBottom w:val="0"/>
      <w:divBdr>
        <w:top w:val="none" w:sz="0" w:space="0" w:color="auto"/>
        <w:left w:val="none" w:sz="0" w:space="0" w:color="auto"/>
        <w:bottom w:val="none" w:sz="0" w:space="0" w:color="auto"/>
        <w:right w:val="none" w:sz="0" w:space="0" w:color="auto"/>
      </w:divBdr>
    </w:div>
    <w:div w:id="1183937604">
      <w:bodyDiv w:val="1"/>
      <w:marLeft w:val="0"/>
      <w:marRight w:val="0"/>
      <w:marTop w:val="0"/>
      <w:marBottom w:val="0"/>
      <w:divBdr>
        <w:top w:val="none" w:sz="0" w:space="0" w:color="auto"/>
        <w:left w:val="none" w:sz="0" w:space="0" w:color="auto"/>
        <w:bottom w:val="none" w:sz="0" w:space="0" w:color="auto"/>
        <w:right w:val="none" w:sz="0" w:space="0" w:color="auto"/>
      </w:divBdr>
    </w:div>
    <w:div w:id="1184054121">
      <w:bodyDiv w:val="1"/>
      <w:marLeft w:val="0"/>
      <w:marRight w:val="0"/>
      <w:marTop w:val="0"/>
      <w:marBottom w:val="0"/>
      <w:divBdr>
        <w:top w:val="none" w:sz="0" w:space="0" w:color="auto"/>
        <w:left w:val="none" w:sz="0" w:space="0" w:color="auto"/>
        <w:bottom w:val="none" w:sz="0" w:space="0" w:color="auto"/>
        <w:right w:val="none" w:sz="0" w:space="0" w:color="auto"/>
      </w:divBdr>
    </w:div>
    <w:div w:id="1184057222">
      <w:bodyDiv w:val="1"/>
      <w:marLeft w:val="0"/>
      <w:marRight w:val="0"/>
      <w:marTop w:val="0"/>
      <w:marBottom w:val="0"/>
      <w:divBdr>
        <w:top w:val="none" w:sz="0" w:space="0" w:color="auto"/>
        <w:left w:val="none" w:sz="0" w:space="0" w:color="auto"/>
        <w:bottom w:val="none" w:sz="0" w:space="0" w:color="auto"/>
        <w:right w:val="none" w:sz="0" w:space="0" w:color="auto"/>
      </w:divBdr>
    </w:div>
    <w:div w:id="1184124099">
      <w:bodyDiv w:val="1"/>
      <w:marLeft w:val="0"/>
      <w:marRight w:val="0"/>
      <w:marTop w:val="0"/>
      <w:marBottom w:val="0"/>
      <w:divBdr>
        <w:top w:val="none" w:sz="0" w:space="0" w:color="auto"/>
        <w:left w:val="none" w:sz="0" w:space="0" w:color="auto"/>
        <w:bottom w:val="none" w:sz="0" w:space="0" w:color="auto"/>
        <w:right w:val="none" w:sz="0" w:space="0" w:color="auto"/>
      </w:divBdr>
    </w:div>
    <w:div w:id="1184170196">
      <w:bodyDiv w:val="1"/>
      <w:marLeft w:val="0"/>
      <w:marRight w:val="0"/>
      <w:marTop w:val="0"/>
      <w:marBottom w:val="0"/>
      <w:divBdr>
        <w:top w:val="none" w:sz="0" w:space="0" w:color="auto"/>
        <w:left w:val="none" w:sz="0" w:space="0" w:color="auto"/>
        <w:bottom w:val="none" w:sz="0" w:space="0" w:color="auto"/>
        <w:right w:val="none" w:sz="0" w:space="0" w:color="auto"/>
      </w:divBdr>
    </w:div>
    <w:div w:id="1184587861">
      <w:bodyDiv w:val="1"/>
      <w:marLeft w:val="0"/>
      <w:marRight w:val="0"/>
      <w:marTop w:val="0"/>
      <w:marBottom w:val="0"/>
      <w:divBdr>
        <w:top w:val="none" w:sz="0" w:space="0" w:color="auto"/>
        <w:left w:val="none" w:sz="0" w:space="0" w:color="auto"/>
        <w:bottom w:val="none" w:sz="0" w:space="0" w:color="auto"/>
        <w:right w:val="none" w:sz="0" w:space="0" w:color="auto"/>
      </w:divBdr>
    </w:div>
    <w:div w:id="1184783016">
      <w:bodyDiv w:val="1"/>
      <w:marLeft w:val="0"/>
      <w:marRight w:val="0"/>
      <w:marTop w:val="0"/>
      <w:marBottom w:val="0"/>
      <w:divBdr>
        <w:top w:val="none" w:sz="0" w:space="0" w:color="auto"/>
        <w:left w:val="none" w:sz="0" w:space="0" w:color="auto"/>
        <w:bottom w:val="none" w:sz="0" w:space="0" w:color="auto"/>
        <w:right w:val="none" w:sz="0" w:space="0" w:color="auto"/>
      </w:divBdr>
    </w:div>
    <w:div w:id="1184783197">
      <w:bodyDiv w:val="1"/>
      <w:marLeft w:val="0"/>
      <w:marRight w:val="0"/>
      <w:marTop w:val="0"/>
      <w:marBottom w:val="0"/>
      <w:divBdr>
        <w:top w:val="none" w:sz="0" w:space="0" w:color="auto"/>
        <w:left w:val="none" w:sz="0" w:space="0" w:color="auto"/>
        <w:bottom w:val="none" w:sz="0" w:space="0" w:color="auto"/>
        <w:right w:val="none" w:sz="0" w:space="0" w:color="auto"/>
      </w:divBdr>
    </w:div>
    <w:div w:id="1184857321">
      <w:bodyDiv w:val="1"/>
      <w:marLeft w:val="0"/>
      <w:marRight w:val="0"/>
      <w:marTop w:val="0"/>
      <w:marBottom w:val="0"/>
      <w:divBdr>
        <w:top w:val="none" w:sz="0" w:space="0" w:color="auto"/>
        <w:left w:val="none" w:sz="0" w:space="0" w:color="auto"/>
        <w:bottom w:val="none" w:sz="0" w:space="0" w:color="auto"/>
        <w:right w:val="none" w:sz="0" w:space="0" w:color="auto"/>
      </w:divBdr>
    </w:div>
    <w:div w:id="1184902377">
      <w:bodyDiv w:val="1"/>
      <w:marLeft w:val="0"/>
      <w:marRight w:val="0"/>
      <w:marTop w:val="0"/>
      <w:marBottom w:val="0"/>
      <w:divBdr>
        <w:top w:val="none" w:sz="0" w:space="0" w:color="auto"/>
        <w:left w:val="none" w:sz="0" w:space="0" w:color="auto"/>
        <w:bottom w:val="none" w:sz="0" w:space="0" w:color="auto"/>
        <w:right w:val="none" w:sz="0" w:space="0" w:color="auto"/>
      </w:divBdr>
    </w:div>
    <w:div w:id="1184903705">
      <w:bodyDiv w:val="1"/>
      <w:marLeft w:val="0"/>
      <w:marRight w:val="0"/>
      <w:marTop w:val="0"/>
      <w:marBottom w:val="0"/>
      <w:divBdr>
        <w:top w:val="none" w:sz="0" w:space="0" w:color="auto"/>
        <w:left w:val="none" w:sz="0" w:space="0" w:color="auto"/>
        <w:bottom w:val="none" w:sz="0" w:space="0" w:color="auto"/>
        <w:right w:val="none" w:sz="0" w:space="0" w:color="auto"/>
      </w:divBdr>
    </w:div>
    <w:div w:id="1184974038">
      <w:bodyDiv w:val="1"/>
      <w:marLeft w:val="0"/>
      <w:marRight w:val="0"/>
      <w:marTop w:val="0"/>
      <w:marBottom w:val="0"/>
      <w:divBdr>
        <w:top w:val="none" w:sz="0" w:space="0" w:color="auto"/>
        <w:left w:val="none" w:sz="0" w:space="0" w:color="auto"/>
        <w:bottom w:val="none" w:sz="0" w:space="0" w:color="auto"/>
        <w:right w:val="none" w:sz="0" w:space="0" w:color="auto"/>
      </w:divBdr>
    </w:div>
    <w:div w:id="1185051700">
      <w:bodyDiv w:val="1"/>
      <w:marLeft w:val="0"/>
      <w:marRight w:val="0"/>
      <w:marTop w:val="0"/>
      <w:marBottom w:val="0"/>
      <w:divBdr>
        <w:top w:val="none" w:sz="0" w:space="0" w:color="auto"/>
        <w:left w:val="none" w:sz="0" w:space="0" w:color="auto"/>
        <w:bottom w:val="none" w:sz="0" w:space="0" w:color="auto"/>
        <w:right w:val="none" w:sz="0" w:space="0" w:color="auto"/>
      </w:divBdr>
    </w:div>
    <w:div w:id="1185707929">
      <w:bodyDiv w:val="1"/>
      <w:marLeft w:val="0"/>
      <w:marRight w:val="0"/>
      <w:marTop w:val="0"/>
      <w:marBottom w:val="0"/>
      <w:divBdr>
        <w:top w:val="none" w:sz="0" w:space="0" w:color="auto"/>
        <w:left w:val="none" w:sz="0" w:space="0" w:color="auto"/>
        <w:bottom w:val="none" w:sz="0" w:space="0" w:color="auto"/>
        <w:right w:val="none" w:sz="0" w:space="0" w:color="auto"/>
      </w:divBdr>
    </w:div>
    <w:div w:id="1185746668">
      <w:bodyDiv w:val="1"/>
      <w:marLeft w:val="0"/>
      <w:marRight w:val="0"/>
      <w:marTop w:val="0"/>
      <w:marBottom w:val="0"/>
      <w:divBdr>
        <w:top w:val="none" w:sz="0" w:space="0" w:color="auto"/>
        <w:left w:val="none" w:sz="0" w:space="0" w:color="auto"/>
        <w:bottom w:val="none" w:sz="0" w:space="0" w:color="auto"/>
        <w:right w:val="none" w:sz="0" w:space="0" w:color="auto"/>
      </w:divBdr>
    </w:div>
    <w:div w:id="1185823308">
      <w:bodyDiv w:val="1"/>
      <w:marLeft w:val="0"/>
      <w:marRight w:val="0"/>
      <w:marTop w:val="0"/>
      <w:marBottom w:val="0"/>
      <w:divBdr>
        <w:top w:val="none" w:sz="0" w:space="0" w:color="auto"/>
        <w:left w:val="none" w:sz="0" w:space="0" w:color="auto"/>
        <w:bottom w:val="none" w:sz="0" w:space="0" w:color="auto"/>
        <w:right w:val="none" w:sz="0" w:space="0" w:color="auto"/>
      </w:divBdr>
    </w:div>
    <w:div w:id="1185899499">
      <w:bodyDiv w:val="1"/>
      <w:marLeft w:val="0"/>
      <w:marRight w:val="0"/>
      <w:marTop w:val="0"/>
      <w:marBottom w:val="0"/>
      <w:divBdr>
        <w:top w:val="none" w:sz="0" w:space="0" w:color="auto"/>
        <w:left w:val="none" w:sz="0" w:space="0" w:color="auto"/>
        <w:bottom w:val="none" w:sz="0" w:space="0" w:color="auto"/>
        <w:right w:val="none" w:sz="0" w:space="0" w:color="auto"/>
      </w:divBdr>
    </w:div>
    <w:div w:id="1186476808">
      <w:bodyDiv w:val="1"/>
      <w:marLeft w:val="0"/>
      <w:marRight w:val="0"/>
      <w:marTop w:val="0"/>
      <w:marBottom w:val="0"/>
      <w:divBdr>
        <w:top w:val="none" w:sz="0" w:space="0" w:color="auto"/>
        <w:left w:val="none" w:sz="0" w:space="0" w:color="auto"/>
        <w:bottom w:val="none" w:sz="0" w:space="0" w:color="auto"/>
        <w:right w:val="none" w:sz="0" w:space="0" w:color="auto"/>
      </w:divBdr>
    </w:div>
    <w:div w:id="1187019275">
      <w:bodyDiv w:val="1"/>
      <w:marLeft w:val="0"/>
      <w:marRight w:val="0"/>
      <w:marTop w:val="0"/>
      <w:marBottom w:val="0"/>
      <w:divBdr>
        <w:top w:val="none" w:sz="0" w:space="0" w:color="auto"/>
        <w:left w:val="none" w:sz="0" w:space="0" w:color="auto"/>
        <w:bottom w:val="none" w:sz="0" w:space="0" w:color="auto"/>
        <w:right w:val="none" w:sz="0" w:space="0" w:color="auto"/>
      </w:divBdr>
    </w:div>
    <w:div w:id="1187251717">
      <w:bodyDiv w:val="1"/>
      <w:marLeft w:val="0"/>
      <w:marRight w:val="0"/>
      <w:marTop w:val="0"/>
      <w:marBottom w:val="0"/>
      <w:divBdr>
        <w:top w:val="none" w:sz="0" w:space="0" w:color="auto"/>
        <w:left w:val="none" w:sz="0" w:space="0" w:color="auto"/>
        <w:bottom w:val="none" w:sz="0" w:space="0" w:color="auto"/>
        <w:right w:val="none" w:sz="0" w:space="0" w:color="auto"/>
      </w:divBdr>
    </w:div>
    <w:div w:id="1187328036">
      <w:bodyDiv w:val="1"/>
      <w:marLeft w:val="0"/>
      <w:marRight w:val="0"/>
      <w:marTop w:val="0"/>
      <w:marBottom w:val="0"/>
      <w:divBdr>
        <w:top w:val="none" w:sz="0" w:space="0" w:color="auto"/>
        <w:left w:val="none" w:sz="0" w:space="0" w:color="auto"/>
        <w:bottom w:val="none" w:sz="0" w:space="0" w:color="auto"/>
        <w:right w:val="none" w:sz="0" w:space="0" w:color="auto"/>
      </w:divBdr>
    </w:div>
    <w:div w:id="1187871860">
      <w:bodyDiv w:val="1"/>
      <w:marLeft w:val="0"/>
      <w:marRight w:val="0"/>
      <w:marTop w:val="0"/>
      <w:marBottom w:val="0"/>
      <w:divBdr>
        <w:top w:val="none" w:sz="0" w:space="0" w:color="auto"/>
        <w:left w:val="none" w:sz="0" w:space="0" w:color="auto"/>
        <w:bottom w:val="none" w:sz="0" w:space="0" w:color="auto"/>
        <w:right w:val="none" w:sz="0" w:space="0" w:color="auto"/>
      </w:divBdr>
    </w:div>
    <w:div w:id="1188061385">
      <w:bodyDiv w:val="1"/>
      <w:marLeft w:val="0"/>
      <w:marRight w:val="0"/>
      <w:marTop w:val="0"/>
      <w:marBottom w:val="0"/>
      <w:divBdr>
        <w:top w:val="none" w:sz="0" w:space="0" w:color="auto"/>
        <w:left w:val="none" w:sz="0" w:space="0" w:color="auto"/>
        <w:bottom w:val="none" w:sz="0" w:space="0" w:color="auto"/>
        <w:right w:val="none" w:sz="0" w:space="0" w:color="auto"/>
      </w:divBdr>
    </w:div>
    <w:div w:id="1188104591">
      <w:bodyDiv w:val="1"/>
      <w:marLeft w:val="0"/>
      <w:marRight w:val="0"/>
      <w:marTop w:val="0"/>
      <w:marBottom w:val="0"/>
      <w:divBdr>
        <w:top w:val="none" w:sz="0" w:space="0" w:color="auto"/>
        <w:left w:val="none" w:sz="0" w:space="0" w:color="auto"/>
        <w:bottom w:val="none" w:sz="0" w:space="0" w:color="auto"/>
        <w:right w:val="none" w:sz="0" w:space="0" w:color="auto"/>
      </w:divBdr>
    </w:div>
    <w:div w:id="1188106148">
      <w:bodyDiv w:val="1"/>
      <w:marLeft w:val="0"/>
      <w:marRight w:val="0"/>
      <w:marTop w:val="0"/>
      <w:marBottom w:val="0"/>
      <w:divBdr>
        <w:top w:val="none" w:sz="0" w:space="0" w:color="auto"/>
        <w:left w:val="none" w:sz="0" w:space="0" w:color="auto"/>
        <w:bottom w:val="none" w:sz="0" w:space="0" w:color="auto"/>
        <w:right w:val="none" w:sz="0" w:space="0" w:color="auto"/>
      </w:divBdr>
    </w:div>
    <w:div w:id="1188367416">
      <w:bodyDiv w:val="1"/>
      <w:marLeft w:val="0"/>
      <w:marRight w:val="0"/>
      <w:marTop w:val="0"/>
      <w:marBottom w:val="0"/>
      <w:divBdr>
        <w:top w:val="none" w:sz="0" w:space="0" w:color="auto"/>
        <w:left w:val="none" w:sz="0" w:space="0" w:color="auto"/>
        <w:bottom w:val="none" w:sz="0" w:space="0" w:color="auto"/>
        <w:right w:val="none" w:sz="0" w:space="0" w:color="auto"/>
      </w:divBdr>
    </w:div>
    <w:div w:id="1188375500">
      <w:bodyDiv w:val="1"/>
      <w:marLeft w:val="0"/>
      <w:marRight w:val="0"/>
      <w:marTop w:val="0"/>
      <w:marBottom w:val="0"/>
      <w:divBdr>
        <w:top w:val="none" w:sz="0" w:space="0" w:color="auto"/>
        <w:left w:val="none" w:sz="0" w:space="0" w:color="auto"/>
        <w:bottom w:val="none" w:sz="0" w:space="0" w:color="auto"/>
        <w:right w:val="none" w:sz="0" w:space="0" w:color="auto"/>
      </w:divBdr>
    </w:div>
    <w:div w:id="1188641601">
      <w:bodyDiv w:val="1"/>
      <w:marLeft w:val="0"/>
      <w:marRight w:val="0"/>
      <w:marTop w:val="0"/>
      <w:marBottom w:val="0"/>
      <w:divBdr>
        <w:top w:val="none" w:sz="0" w:space="0" w:color="auto"/>
        <w:left w:val="none" w:sz="0" w:space="0" w:color="auto"/>
        <w:bottom w:val="none" w:sz="0" w:space="0" w:color="auto"/>
        <w:right w:val="none" w:sz="0" w:space="0" w:color="auto"/>
      </w:divBdr>
    </w:div>
    <w:div w:id="1188838165">
      <w:bodyDiv w:val="1"/>
      <w:marLeft w:val="0"/>
      <w:marRight w:val="0"/>
      <w:marTop w:val="0"/>
      <w:marBottom w:val="0"/>
      <w:divBdr>
        <w:top w:val="none" w:sz="0" w:space="0" w:color="auto"/>
        <w:left w:val="none" w:sz="0" w:space="0" w:color="auto"/>
        <w:bottom w:val="none" w:sz="0" w:space="0" w:color="auto"/>
        <w:right w:val="none" w:sz="0" w:space="0" w:color="auto"/>
      </w:divBdr>
    </w:div>
    <w:div w:id="1188904105">
      <w:bodyDiv w:val="1"/>
      <w:marLeft w:val="0"/>
      <w:marRight w:val="0"/>
      <w:marTop w:val="0"/>
      <w:marBottom w:val="0"/>
      <w:divBdr>
        <w:top w:val="none" w:sz="0" w:space="0" w:color="auto"/>
        <w:left w:val="none" w:sz="0" w:space="0" w:color="auto"/>
        <w:bottom w:val="none" w:sz="0" w:space="0" w:color="auto"/>
        <w:right w:val="none" w:sz="0" w:space="0" w:color="auto"/>
      </w:divBdr>
    </w:div>
    <w:div w:id="1189217994">
      <w:bodyDiv w:val="1"/>
      <w:marLeft w:val="0"/>
      <w:marRight w:val="0"/>
      <w:marTop w:val="0"/>
      <w:marBottom w:val="0"/>
      <w:divBdr>
        <w:top w:val="none" w:sz="0" w:space="0" w:color="auto"/>
        <w:left w:val="none" w:sz="0" w:space="0" w:color="auto"/>
        <w:bottom w:val="none" w:sz="0" w:space="0" w:color="auto"/>
        <w:right w:val="none" w:sz="0" w:space="0" w:color="auto"/>
      </w:divBdr>
    </w:div>
    <w:div w:id="1189221082">
      <w:bodyDiv w:val="1"/>
      <w:marLeft w:val="0"/>
      <w:marRight w:val="0"/>
      <w:marTop w:val="0"/>
      <w:marBottom w:val="0"/>
      <w:divBdr>
        <w:top w:val="none" w:sz="0" w:space="0" w:color="auto"/>
        <w:left w:val="none" w:sz="0" w:space="0" w:color="auto"/>
        <w:bottom w:val="none" w:sz="0" w:space="0" w:color="auto"/>
        <w:right w:val="none" w:sz="0" w:space="0" w:color="auto"/>
      </w:divBdr>
    </w:div>
    <w:div w:id="1189416718">
      <w:bodyDiv w:val="1"/>
      <w:marLeft w:val="0"/>
      <w:marRight w:val="0"/>
      <w:marTop w:val="0"/>
      <w:marBottom w:val="0"/>
      <w:divBdr>
        <w:top w:val="none" w:sz="0" w:space="0" w:color="auto"/>
        <w:left w:val="none" w:sz="0" w:space="0" w:color="auto"/>
        <w:bottom w:val="none" w:sz="0" w:space="0" w:color="auto"/>
        <w:right w:val="none" w:sz="0" w:space="0" w:color="auto"/>
      </w:divBdr>
    </w:div>
    <w:div w:id="1189567443">
      <w:bodyDiv w:val="1"/>
      <w:marLeft w:val="0"/>
      <w:marRight w:val="0"/>
      <w:marTop w:val="0"/>
      <w:marBottom w:val="0"/>
      <w:divBdr>
        <w:top w:val="none" w:sz="0" w:space="0" w:color="auto"/>
        <w:left w:val="none" w:sz="0" w:space="0" w:color="auto"/>
        <w:bottom w:val="none" w:sz="0" w:space="0" w:color="auto"/>
        <w:right w:val="none" w:sz="0" w:space="0" w:color="auto"/>
      </w:divBdr>
    </w:div>
    <w:div w:id="1189880323">
      <w:bodyDiv w:val="1"/>
      <w:marLeft w:val="0"/>
      <w:marRight w:val="0"/>
      <w:marTop w:val="0"/>
      <w:marBottom w:val="0"/>
      <w:divBdr>
        <w:top w:val="none" w:sz="0" w:space="0" w:color="auto"/>
        <w:left w:val="none" w:sz="0" w:space="0" w:color="auto"/>
        <w:bottom w:val="none" w:sz="0" w:space="0" w:color="auto"/>
        <w:right w:val="none" w:sz="0" w:space="0" w:color="auto"/>
      </w:divBdr>
    </w:div>
    <w:div w:id="1190097439">
      <w:bodyDiv w:val="1"/>
      <w:marLeft w:val="0"/>
      <w:marRight w:val="0"/>
      <w:marTop w:val="0"/>
      <w:marBottom w:val="0"/>
      <w:divBdr>
        <w:top w:val="none" w:sz="0" w:space="0" w:color="auto"/>
        <w:left w:val="none" w:sz="0" w:space="0" w:color="auto"/>
        <w:bottom w:val="none" w:sz="0" w:space="0" w:color="auto"/>
        <w:right w:val="none" w:sz="0" w:space="0" w:color="auto"/>
      </w:divBdr>
    </w:div>
    <w:div w:id="1190338846">
      <w:bodyDiv w:val="1"/>
      <w:marLeft w:val="0"/>
      <w:marRight w:val="0"/>
      <w:marTop w:val="0"/>
      <w:marBottom w:val="0"/>
      <w:divBdr>
        <w:top w:val="none" w:sz="0" w:space="0" w:color="auto"/>
        <w:left w:val="none" w:sz="0" w:space="0" w:color="auto"/>
        <w:bottom w:val="none" w:sz="0" w:space="0" w:color="auto"/>
        <w:right w:val="none" w:sz="0" w:space="0" w:color="auto"/>
      </w:divBdr>
    </w:div>
    <w:div w:id="1190341733">
      <w:bodyDiv w:val="1"/>
      <w:marLeft w:val="0"/>
      <w:marRight w:val="0"/>
      <w:marTop w:val="0"/>
      <w:marBottom w:val="0"/>
      <w:divBdr>
        <w:top w:val="none" w:sz="0" w:space="0" w:color="auto"/>
        <w:left w:val="none" w:sz="0" w:space="0" w:color="auto"/>
        <w:bottom w:val="none" w:sz="0" w:space="0" w:color="auto"/>
        <w:right w:val="none" w:sz="0" w:space="0" w:color="auto"/>
      </w:divBdr>
    </w:div>
    <w:div w:id="1190490510">
      <w:bodyDiv w:val="1"/>
      <w:marLeft w:val="0"/>
      <w:marRight w:val="0"/>
      <w:marTop w:val="0"/>
      <w:marBottom w:val="0"/>
      <w:divBdr>
        <w:top w:val="none" w:sz="0" w:space="0" w:color="auto"/>
        <w:left w:val="none" w:sz="0" w:space="0" w:color="auto"/>
        <w:bottom w:val="none" w:sz="0" w:space="0" w:color="auto"/>
        <w:right w:val="none" w:sz="0" w:space="0" w:color="auto"/>
      </w:divBdr>
    </w:div>
    <w:div w:id="1190529185">
      <w:bodyDiv w:val="1"/>
      <w:marLeft w:val="0"/>
      <w:marRight w:val="0"/>
      <w:marTop w:val="0"/>
      <w:marBottom w:val="0"/>
      <w:divBdr>
        <w:top w:val="none" w:sz="0" w:space="0" w:color="auto"/>
        <w:left w:val="none" w:sz="0" w:space="0" w:color="auto"/>
        <w:bottom w:val="none" w:sz="0" w:space="0" w:color="auto"/>
        <w:right w:val="none" w:sz="0" w:space="0" w:color="auto"/>
      </w:divBdr>
    </w:div>
    <w:div w:id="1190531009">
      <w:bodyDiv w:val="1"/>
      <w:marLeft w:val="0"/>
      <w:marRight w:val="0"/>
      <w:marTop w:val="0"/>
      <w:marBottom w:val="0"/>
      <w:divBdr>
        <w:top w:val="none" w:sz="0" w:space="0" w:color="auto"/>
        <w:left w:val="none" w:sz="0" w:space="0" w:color="auto"/>
        <w:bottom w:val="none" w:sz="0" w:space="0" w:color="auto"/>
        <w:right w:val="none" w:sz="0" w:space="0" w:color="auto"/>
      </w:divBdr>
    </w:div>
    <w:div w:id="1190601314">
      <w:bodyDiv w:val="1"/>
      <w:marLeft w:val="0"/>
      <w:marRight w:val="0"/>
      <w:marTop w:val="0"/>
      <w:marBottom w:val="0"/>
      <w:divBdr>
        <w:top w:val="none" w:sz="0" w:space="0" w:color="auto"/>
        <w:left w:val="none" w:sz="0" w:space="0" w:color="auto"/>
        <w:bottom w:val="none" w:sz="0" w:space="0" w:color="auto"/>
        <w:right w:val="none" w:sz="0" w:space="0" w:color="auto"/>
      </w:divBdr>
    </w:div>
    <w:div w:id="1190879190">
      <w:bodyDiv w:val="1"/>
      <w:marLeft w:val="0"/>
      <w:marRight w:val="0"/>
      <w:marTop w:val="0"/>
      <w:marBottom w:val="0"/>
      <w:divBdr>
        <w:top w:val="none" w:sz="0" w:space="0" w:color="auto"/>
        <w:left w:val="none" w:sz="0" w:space="0" w:color="auto"/>
        <w:bottom w:val="none" w:sz="0" w:space="0" w:color="auto"/>
        <w:right w:val="none" w:sz="0" w:space="0" w:color="auto"/>
      </w:divBdr>
    </w:div>
    <w:div w:id="1190946881">
      <w:bodyDiv w:val="1"/>
      <w:marLeft w:val="0"/>
      <w:marRight w:val="0"/>
      <w:marTop w:val="0"/>
      <w:marBottom w:val="0"/>
      <w:divBdr>
        <w:top w:val="none" w:sz="0" w:space="0" w:color="auto"/>
        <w:left w:val="none" w:sz="0" w:space="0" w:color="auto"/>
        <w:bottom w:val="none" w:sz="0" w:space="0" w:color="auto"/>
        <w:right w:val="none" w:sz="0" w:space="0" w:color="auto"/>
      </w:divBdr>
    </w:div>
    <w:div w:id="1190947289">
      <w:bodyDiv w:val="1"/>
      <w:marLeft w:val="0"/>
      <w:marRight w:val="0"/>
      <w:marTop w:val="0"/>
      <w:marBottom w:val="0"/>
      <w:divBdr>
        <w:top w:val="none" w:sz="0" w:space="0" w:color="auto"/>
        <w:left w:val="none" w:sz="0" w:space="0" w:color="auto"/>
        <w:bottom w:val="none" w:sz="0" w:space="0" w:color="auto"/>
        <w:right w:val="none" w:sz="0" w:space="0" w:color="auto"/>
      </w:divBdr>
    </w:div>
    <w:div w:id="1190990722">
      <w:bodyDiv w:val="1"/>
      <w:marLeft w:val="0"/>
      <w:marRight w:val="0"/>
      <w:marTop w:val="0"/>
      <w:marBottom w:val="0"/>
      <w:divBdr>
        <w:top w:val="none" w:sz="0" w:space="0" w:color="auto"/>
        <w:left w:val="none" w:sz="0" w:space="0" w:color="auto"/>
        <w:bottom w:val="none" w:sz="0" w:space="0" w:color="auto"/>
        <w:right w:val="none" w:sz="0" w:space="0" w:color="auto"/>
      </w:divBdr>
    </w:div>
    <w:div w:id="1191264643">
      <w:bodyDiv w:val="1"/>
      <w:marLeft w:val="0"/>
      <w:marRight w:val="0"/>
      <w:marTop w:val="0"/>
      <w:marBottom w:val="0"/>
      <w:divBdr>
        <w:top w:val="none" w:sz="0" w:space="0" w:color="auto"/>
        <w:left w:val="none" w:sz="0" w:space="0" w:color="auto"/>
        <w:bottom w:val="none" w:sz="0" w:space="0" w:color="auto"/>
        <w:right w:val="none" w:sz="0" w:space="0" w:color="auto"/>
      </w:divBdr>
    </w:div>
    <w:div w:id="1191333963">
      <w:bodyDiv w:val="1"/>
      <w:marLeft w:val="0"/>
      <w:marRight w:val="0"/>
      <w:marTop w:val="0"/>
      <w:marBottom w:val="0"/>
      <w:divBdr>
        <w:top w:val="none" w:sz="0" w:space="0" w:color="auto"/>
        <w:left w:val="none" w:sz="0" w:space="0" w:color="auto"/>
        <w:bottom w:val="none" w:sz="0" w:space="0" w:color="auto"/>
        <w:right w:val="none" w:sz="0" w:space="0" w:color="auto"/>
      </w:divBdr>
    </w:div>
    <w:div w:id="1191457244">
      <w:bodyDiv w:val="1"/>
      <w:marLeft w:val="0"/>
      <w:marRight w:val="0"/>
      <w:marTop w:val="0"/>
      <w:marBottom w:val="0"/>
      <w:divBdr>
        <w:top w:val="none" w:sz="0" w:space="0" w:color="auto"/>
        <w:left w:val="none" w:sz="0" w:space="0" w:color="auto"/>
        <w:bottom w:val="none" w:sz="0" w:space="0" w:color="auto"/>
        <w:right w:val="none" w:sz="0" w:space="0" w:color="auto"/>
      </w:divBdr>
    </w:div>
    <w:div w:id="1191603286">
      <w:bodyDiv w:val="1"/>
      <w:marLeft w:val="0"/>
      <w:marRight w:val="0"/>
      <w:marTop w:val="0"/>
      <w:marBottom w:val="0"/>
      <w:divBdr>
        <w:top w:val="none" w:sz="0" w:space="0" w:color="auto"/>
        <w:left w:val="none" w:sz="0" w:space="0" w:color="auto"/>
        <w:bottom w:val="none" w:sz="0" w:space="0" w:color="auto"/>
        <w:right w:val="none" w:sz="0" w:space="0" w:color="auto"/>
      </w:divBdr>
    </w:div>
    <w:div w:id="1191647652">
      <w:bodyDiv w:val="1"/>
      <w:marLeft w:val="0"/>
      <w:marRight w:val="0"/>
      <w:marTop w:val="0"/>
      <w:marBottom w:val="0"/>
      <w:divBdr>
        <w:top w:val="none" w:sz="0" w:space="0" w:color="auto"/>
        <w:left w:val="none" w:sz="0" w:space="0" w:color="auto"/>
        <w:bottom w:val="none" w:sz="0" w:space="0" w:color="auto"/>
        <w:right w:val="none" w:sz="0" w:space="0" w:color="auto"/>
      </w:divBdr>
    </w:div>
    <w:div w:id="1191919940">
      <w:bodyDiv w:val="1"/>
      <w:marLeft w:val="0"/>
      <w:marRight w:val="0"/>
      <w:marTop w:val="0"/>
      <w:marBottom w:val="0"/>
      <w:divBdr>
        <w:top w:val="none" w:sz="0" w:space="0" w:color="auto"/>
        <w:left w:val="none" w:sz="0" w:space="0" w:color="auto"/>
        <w:bottom w:val="none" w:sz="0" w:space="0" w:color="auto"/>
        <w:right w:val="none" w:sz="0" w:space="0" w:color="auto"/>
      </w:divBdr>
    </w:div>
    <w:div w:id="1192110905">
      <w:bodyDiv w:val="1"/>
      <w:marLeft w:val="0"/>
      <w:marRight w:val="0"/>
      <w:marTop w:val="0"/>
      <w:marBottom w:val="0"/>
      <w:divBdr>
        <w:top w:val="none" w:sz="0" w:space="0" w:color="auto"/>
        <w:left w:val="none" w:sz="0" w:space="0" w:color="auto"/>
        <w:bottom w:val="none" w:sz="0" w:space="0" w:color="auto"/>
        <w:right w:val="none" w:sz="0" w:space="0" w:color="auto"/>
      </w:divBdr>
    </w:div>
    <w:div w:id="1192189840">
      <w:bodyDiv w:val="1"/>
      <w:marLeft w:val="0"/>
      <w:marRight w:val="0"/>
      <w:marTop w:val="0"/>
      <w:marBottom w:val="0"/>
      <w:divBdr>
        <w:top w:val="none" w:sz="0" w:space="0" w:color="auto"/>
        <w:left w:val="none" w:sz="0" w:space="0" w:color="auto"/>
        <w:bottom w:val="none" w:sz="0" w:space="0" w:color="auto"/>
        <w:right w:val="none" w:sz="0" w:space="0" w:color="auto"/>
      </w:divBdr>
    </w:div>
    <w:div w:id="1192650636">
      <w:bodyDiv w:val="1"/>
      <w:marLeft w:val="0"/>
      <w:marRight w:val="0"/>
      <w:marTop w:val="0"/>
      <w:marBottom w:val="0"/>
      <w:divBdr>
        <w:top w:val="none" w:sz="0" w:space="0" w:color="auto"/>
        <w:left w:val="none" w:sz="0" w:space="0" w:color="auto"/>
        <w:bottom w:val="none" w:sz="0" w:space="0" w:color="auto"/>
        <w:right w:val="none" w:sz="0" w:space="0" w:color="auto"/>
      </w:divBdr>
    </w:div>
    <w:div w:id="1192963025">
      <w:bodyDiv w:val="1"/>
      <w:marLeft w:val="0"/>
      <w:marRight w:val="0"/>
      <w:marTop w:val="0"/>
      <w:marBottom w:val="0"/>
      <w:divBdr>
        <w:top w:val="none" w:sz="0" w:space="0" w:color="auto"/>
        <w:left w:val="none" w:sz="0" w:space="0" w:color="auto"/>
        <w:bottom w:val="none" w:sz="0" w:space="0" w:color="auto"/>
        <w:right w:val="none" w:sz="0" w:space="0" w:color="auto"/>
      </w:divBdr>
    </w:div>
    <w:div w:id="1193107955">
      <w:bodyDiv w:val="1"/>
      <w:marLeft w:val="0"/>
      <w:marRight w:val="0"/>
      <w:marTop w:val="0"/>
      <w:marBottom w:val="0"/>
      <w:divBdr>
        <w:top w:val="none" w:sz="0" w:space="0" w:color="auto"/>
        <w:left w:val="none" w:sz="0" w:space="0" w:color="auto"/>
        <w:bottom w:val="none" w:sz="0" w:space="0" w:color="auto"/>
        <w:right w:val="none" w:sz="0" w:space="0" w:color="auto"/>
      </w:divBdr>
    </w:div>
    <w:div w:id="1193571178">
      <w:bodyDiv w:val="1"/>
      <w:marLeft w:val="0"/>
      <w:marRight w:val="0"/>
      <w:marTop w:val="0"/>
      <w:marBottom w:val="0"/>
      <w:divBdr>
        <w:top w:val="none" w:sz="0" w:space="0" w:color="auto"/>
        <w:left w:val="none" w:sz="0" w:space="0" w:color="auto"/>
        <w:bottom w:val="none" w:sz="0" w:space="0" w:color="auto"/>
        <w:right w:val="none" w:sz="0" w:space="0" w:color="auto"/>
      </w:divBdr>
    </w:div>
    <w:div w:id="1193879386">
      <w:bodyDiv w:val="1"/>
      <w:marLeft w:val="0"/>
      <w:marRight w:val="0"/>
      <w:marTop w:val="0"/>
      <w:marBottom w:val="0"/>
      <w:divBdr>
        <w:top w:val="none" w:sz="0" w:space="0" w:color="auto"/>
        <w:left w:val="none" w:sz="0" w:space="0" w:color="auto"/>
        <w:bottom w:val="none" w:sz="0" w:space="0" w:color="auto"/>
        <w:right w:val="none" w:sz="0" w:space="0" w:color="auto"/>
      </w:divBdr>
    </w:div>
    <w:div w:id="1193883350">
      <w:bodyDiv w:val="1"/>
      <w:marLeft w:val="0"/>
      <w:marRight w:val="0"/>
      <w:marTop w:val="0"/>
      <w:marBottom w:val="0"/>
      <w:divBdr>
        <w:top w:val="none" w:sz="0" w:space="0" w:color="auto"/>
        <w:left w:val="none" w:sz="0" w:space="0" w:color="auto"/>
        <w:bottom w:val="none" w:sz="0" w:space="0" w:color="auto"/>
        <w:right w:val="none" w:sz="0" w:space="0" w:color="auto"/>
      </w:divBdr>
    </w:div>
    <w:div w:id="1193884078">
      <w:bodyDiv w:val="1"/>
      <w:marLeft w:val="0"/>
      <w:marRight w:val="0"/>
      <w:marTop w:val="0"/>
      <w:marBottom w:val="0"/>
      <w:divBdr>
        <w:top w:val="none" w:sz="0" w:space="0" w:color="auto"/>
        <w:left w:val="none" w:sz="0" w:space="0" w:color="auto"/>
        <w:bottom w:val="none" w:sz="0" w:space="0" w:color="auto"/>
        <w:right w:val="none" w:sz="0" w:space="0" w:color="auto"/>
      </w:divBdr>
    </w:div>
    <w:div w:id="1193884703">
      <w:bodyDiv w:val="1"/>
      <w:marLeft w:val="0"/>
      <w:marRight w:val="0"/>
      <w:marTop w:val="0"/>
      <w:marBottom w:val="0"/>
      <w:divBdr>
        <w:top w:val="none" w:sz="0" w:space="0" w:color="auto"/>
        <w:left w:val="none" w:sz="0" w:space="0" w:color="auto"/>
        <w:bottom w:val="none" w:sz="0" w:space="0" w:color="auto"/>
        <w:right w:val="none" w:sz="0" w:space="0" w:color="auto"/>
      </w:divBdr>
    </w:div>
    <w:div w:id="1193884915">
      <w:bodyDiv w:val="1"/>
      <w:marLeft w:val="0"/>
      <w:marRight w:val="0"/>
      <w:marTop w:val="0"/>
      <w:marBottom w:val="0"/>
      <w:divBdr>
        <w:top w:val="none" w:sz="0" w:space="0" w:color="auto"/>
        <w:left w:val="none" w:sz="0" w:space="0" w:color="auto"/>
        <w:bottom w:val="none" w:sz="0" w:space="0" w:color="auto"/>
        <w:right w:val="none" w:sz="0" w:space="0" w:color="auto"/>
      </w:divBdr>
    </w:div>
    <w:div w:id="1193953463">
      <w:bodyDiv w:val="1"/>
      <w:marLeft w:val="0"/>
      <w:marRight w:val="0"/>
      <w:marTop w:val="0"/>
      <w:marBottom w:val="0"/>
      <w:divBdr>
        <w:top w:val="none" w:sz="0" w:space="0" w:color="auto"/>
        <w:left w:val="none" w:sz="0" w:space="0" w:color="auto"/>
        <w:bottom w:val="none" w:sz="0" w:space="0" w:color="auto"/>
        <w:right w:val="none" w:sz="0" w:space="0" w:color="auto"/>
      </w:divBdr>
    </w:div>
    <w:div w:id="1194032011">
      <w:bodyDiv w:val="1"/>
      <w:marLeft w:val="0"/>
      <w:marRight w:val="0"/>
      <w:marTop w:val="0"/>
      <w:marBottom w:val="0"/>
      <w:divBdr>
        <w:top w:val="none" w:sz="0" w:space="0" w:color="auto"/>
        <w:left w:val="none" w:sz="0" w:space="0" w:color="auto"/>
        <w:bottom w:val="none" w:sz="0" w:space="0" w:color="auto"/>
        <w:right w:val="none" w:sz="0" w:space="0" w:color="auto"/>
      </w:divBdr>
    </w:div>
    <w:div w:id="1194226641">
      <w:bodyDiv w:val="1"/>
      <w:marLeft w:val="0"/>
      <w:marRight w:val="0"/>
      <w:marTop w:val="0"/>
      <w:marBottom w:val="0"/>
      <w:divBdr>
        <w:top w:val="none" w:sz="0" w:space="0" w:color="auto"/>
        <w:left w:val="none" w:sz="0" w:space="0" w:color="auto"/>
        <w:bottom w:val="none" w:sz="0" w:space="0" w:color="auto"/>
        <w:right w:val="none" w:sz="0" w:space="0" w:color="auto"/>
      </w:divBdr>
    </w:div>
    <w:div w:id="1194608535">
      <w:bodyDiv w:val="1"/>
      <w:marLeft w:val="0"/>
      <w:marRight w:val="0"/>
      <w:marTop w:val="0"/>
      <w:marBottom w:val="0"/>
      <w:divBdr>
        <w:top w:val="none" w:sz="0" w:space="0" w:color="auto"/>
        <w:left w:val="none" w:sz="0" w:space="0" w:color="auto"/>
        <w:bottom w:val="none" w:sz="0" w:space="0" w:color="auto"/>
        <w:right w:val="none" w:sz="0" w:space="0" w:color="auto"/>
      </w:divBdr>
    </w:div>
    <w:div w:id="1194686000">
      <w:bodyDiv w:val="1"/>
      <w:marLeft w:val="0"/>
      <w:marRight w:val="0"/>
      <w:marTop w:val="0"/>
      <w:marBottom w:val="0"/>
      <w:divBdr>
        <w:top w:val="none" w:sz="0" w:space="0" w:color="auto"/>
        <w:left w:val="none" w:sz="0" w:space="0" w:color="auto"/>
        <w:bottom w:val="none" w:sz="0" w:space="0" w:color="auto"/>
        <w:right w:val="none" w:sz="0" w:space="0" w:color="auto"/>
      </w:divBdr>
    </w:div>
    <w:div w:id="1195000344">
      <w:bodyDiv w:val="1"/>
      <w:marLeft w:val="0"/>
      <w:marRight w:val="0"/>
      <w:marTop w:val="0"/>
      <w:marBottom w:val="0"/>
      <w:divBdr>
        <w:top w:val="none" w:sz="0" w:space="0" w:color="auto"/>
        <w:left w:val="none" w:sz="0" w:space="0" w:color="auto"/>
        <w:bottom w:val="none" w:sz="0" w:space="0" w:color="auto"/>
        <w:right w:val="none" w:sz="0" w:space="0" w:color="auto"/>
      </w:divBdr>
    </w:div>
    <w:div w:id="1195770508">
      <w:bodyDiv w:val="1"/>
      <w:marLeft w:val="0"/>
      <w:marRight w:val="0"/>
      <w:marTop w:val="0"/>
      <w:marBottom w:val="0"/>
      <w:divBdr>
        <w:top w:val="none" w:sz="0" w:space="0" w:color="auto"/>
        <w:left w:val="none" w:sz="0" w:space="0" w:color="auto"/>
        <w:bottom w:val="none" w:sz="0" w:space="0" w:color="auto"/>
        <w:right w:val="none" w:sz="0" w:space="0" w:color="auto"/>
      </w:divBdr>
    </w:div>
    <w:div w:id="1196188114">
      <w:bodyDiv w:val="1"/>
      <w:marLeft w:val="0"/>
      <w:marRight w:val="0"/>
      <w:marTop w:val="0"/>
      <w:marBottom w:val="0"/>
      <w:divBdr>
        <w:top w:val="none" w:sz="0" w:space="0" w:color="auto"/>
        <w:left w:val="none" w:sz="0" w:space="0" w:color="auto"/>
        <w:bottom w:val="none" w:sz="0" w:space="0" w:color="auto"/>
        <w:right w:val="none" w:sz="0" w:space="0" w:color="auto"/>
      </w:divBdr>
    </w:div>
    <w:div w:id="1196189138">
      <w:bodyDiv w:val="1"/>
      <w:marLeft w:val="0"/>
      <w:marRight w:val="0"/>
      <w:marTop w:val="0"/>
      <w:marBottom w:val="0"/>
      <w:divBdr>
        <w:top w:val="none" w:sz="0" w:space="0" w:color="auto"/>
        <w:left w:val="none" w:sz="0" w:space="0" w:color="auto"/>
        <w:bottom w:val="none" w:sz="0" w:space="0" w:color="auto"/>
        <w:right w:val="none" w:sz="0" w:space="0" w:color="auto"/>
      </w:divBdr>
    </w:div>
    <w:div w:id="1196232352">
      <w:bodyDiv w:val="1"/>
      <w:marLeft w:val="0"/>
      <w:marRight w:val="0"/>
      <w:marTop w:val="0"/>
      <w:marBottom w:val="0"/>
      <w:divBdr>
        <w:top w:val="none" w:sz="0" w:space="0" w:color="auto"/>
        <w:left w:val="none" w:sz="0" w:space="0" w:color="auto"/>
        <w:bottom w:val="none" w:sz="0" w:space="0" w:color="auto"/>
        <w:right w:val="none" w:sz="0" w:space="0" w:color="auto"/>
      </w:divBdr>
    </w:div>
    <w:div w:id="1196236174">
      <w:bodyDiv w:val="1"/>
      <w:marLeft w:val="0"/>
      <w:marRight w:val="0"/>
      <w:marTop w:val="0"/>
      <w:marBottom w:val="0"/>
      <w:divBdr>
        <w:top w:val="none" w:sz="0" w:space="0" w:color="auto"/>
        <w:left w:val="none" w:sz="0" w:space="0" w:color="auto"/>
        <w:bottom w:val="none" w:sz="0" w:space="0" w:color="auto"/>
        <w:right w:val="none" w:sz="0" w:space="0" w:color="auto"/>
      </w:divBdr>
    </w:div>
    <w:div w:id="1196237027">
      <w:bodyDiv w:val="1"/>
      <w:marLeft w:val="0"/>
      <w:marRight w:val="0"/>
      <w:marTop w:val="0"/>
      <w:marBottom w:val="0"/>
      <w:divBdr>
        <w:top w:val="none" w:sz="0" w:space="0" w:color="auto"/>
        <w:left w:val="none" w:sz="0" w:space="0" w:color="auto"/>
        <w:bottom w:val="none" w:sz="0" w:space="0" w:color="auto"/>
        <w:right w:val="none" w:sz="0" w:space="0" w:color="auto"/>
      </w:divBdr>
    </w:div>
    <w:div w:id="1196238292">
      <w:bodyDiv w:val="1"/>
      <w:marLeft w:val="0"/>
      <w:marRight w:val="0"/>
      <w:marTop w:val="0"/>
      <w:marBottom w:val="0"/>
      <w:divBdr>
        <w:top w:val="none" w:sz="0" w:space="0" w:color="auto"/>
        <w:left w:val="none" w:sz="0" w:space="0" w:color="auto"/>
        <w:bottom w:val="none" w:sz="0" w:space="0" w:color="auto"/>
        <w:right w:val="none" w:sz="0" w:space="0" w:color="auto"/>
      </w:divBdr>
    </w:div>
    <w:div w:id="1196238866">
      <w:bodyDiv w:val="1"/>
      <w:marLeft w:val="0"/>
      <w:marRight w:val="0"/>
      <w:marTop w:val="0"/>
      <w:marBottom w:val="0"/>
      <w:divBdr>
        <w:top w:val="none" w:sz="0" w:space="0" w:color="auto"/>
        <w:left w:val="none" w:sz="0" w:space="0" w:color="auto"/>
        <w:bottom w:val="none" w:sz="0" w:space="0" w:color="auto"/>
        <w:right w:val="none" w:sz="0" w:space="0" w:color="auto"/>
      </w:divBdr>
    </w:div>
    <w:div w:id="1196312416">
      <w:bodyDiv w:val="1"/>
      <w:marLeft w:val="0"/>
      <w:marRight w:val="0"/>
      <w:marTop w:val="0"/>
      <w:marBottom w:val="0"/>
      <w:divBdr>
        <w:top w:val="none" w:sz="0" w:space="0" w:color="auto"/>
        <w:left w:val="none" w:sz="0" w:space="0" w:color="auto"/>
        <w:bottom w:val="none" w:sz="0" w:space="0" w:color="auto"/>
        <w:right w:val="none" w:sz="0" w:space="0" w:color="auto"/>
      </w:divBdr>
    </w:div>
    <w:div w:id="1196582379">
      <w:bodyDiv w:val="1"/>
      <w:marLeft w:val="0"/>
      <w:marRight w:val="0"/>
      <w:marTop w:val="0"/>
      <w:marBottom w:val="0"/>
      <w:divBdr>
        <w:top w:val="none" w:sz="0" w:space="0" w:color="auto"/>
        <w:left w:val="none" w:sz="0" w:space="0" w:color="auto"/>
        <w:bottom w:val="none" w:sz="0" w:space="0" w:color="auto"/>
        <w:right w:val="none" w:sz="0" w:space="0" w:color="auto"/>
      </w:divBdr>
    </w:div>
    <w:div w:id="1196771966">
      <w:bodyDiv w:val="1"/>
      <w:marLeft w:val="0"/>
      <w:marRight w:val="0"/>
      <w:marTop w:val="0"/>
      <w:marBottom w:val="0"/>
      <w:divBdr>
        <w:top w:val="none" w:sz="0" w:space="0" w:color="auto"/>
        <w:left w:val="none" w:sz="0" w:space="0" w:color="auto"/>
        <w:bottom w:val="none" w:sz="0" w:space="0" w:color="auto"/>
        <w:right w:val="none" w:sz="0" w:space="0" w:color="auto"/>
      </w:divBdr>
    </w:div>
    <w:div w:id="1196818964">
      <w:bodyDiv w:val="1"/>
      <w:marLeft w:val="0"/>
      <w:marRight w:val="0"/>
      <w:marTop w:val="0"/>
      <w:marBottom w:val="0"/>
      <w:divBdr>
        <w:top w:val="none" w:sz="0" w:space="0" w:color="auto"/>
        <w:left w:val="none" w:sz="0" w:space="0" w:color="auto"/>
        <w:bottom w:val="none" w:sz="0" w:space="0" w:color="auto"/>
        <w:right w:val="none" w:sz="0" w:space="0" w:color="auto"/>
      </w:divBdr>
    </w:div>
    <w:div w:id="1196962033">
      <w:bodyDiv w:val="1"/>
      <w:marLeft w:val="0"/>
      <w:marRight w:val="0"/>
      <w:marTop w:val="0"/>
      <w:marBottom w:val="0"/>
      <w:divBdr>
        <w:top w:val="none" w:sz="0" w:space="0" w:color="auto"/>
        <w:left w:val="none" w:sz="0" w:space="0" w:color="auto"/>
        <w:bottom w:val="none" w:sz="0" w:space="0" w:color="auto"/>
        <w:right w:val="none" w:sz="0" w:space="0" w:color="auto"/>
      </w:divBdr>
    </w:div>
    <w:div w:id="1197154455">
      <w:bodyDiv w:val="1"/>
      <w:marLeft w:val="0"/>
      <w:marRight w:val="0"/>
      <w:marTop w:val="0"/>
      <w:marBottom w:val="0"/>
      <w:divBdr>
        <w:top w:val="none" w:sz="0" w:space="0" w:color="auto"/>
        <w:left w:val="none" w:sz="0" w:space="0" w:color="auto"/>
        <w:bottom w:val="none" w:sz="0" w:space="0" w:color="auto"/>
        <w:right w:val="none" w:sz="0" w:space="0" w:color="auto"/>
      </w:divBdr>
    </w:div>
    <w:div w:id="1197281609">
      <w:bodyDiv w:val="1"/>
      <w:marLeft w:val="0"/>
      <w:marRight w:val="0"/>
      <w:marTop w:val="0"/>
      <w:marBottom w:val="0"/>
      <w:divBdr>
        <w:top w:val="none" w:sz="0" w:space="0" w:color="auto"/>
        <w:left w:val="none" w:sz="0" w:space="0" w:color="auto"/>
        <w:bottom w:val="none" w:sz="0" w:space="0" w:color="auto"/>
        <w:right w:val="none" w:sz="0" w:space="0" w:color="auto"/>
      </w:divBdr>
    </w:div>
    <w:div w:id="1197306640">
      <w:bodyDiv w:val="1"/>
      <w:marLeft w:val="0"/>
      <w:marRight w:val="0"/>
      <w:marTop w:val="0"/>
      <w:marBottom w:val="0"/>
      <w:divBdr>
        <w:top w:val="none" w:sz="0" w:space="0" w:color="auto"/>
        <w:left w:val="none" w:sz="0" w:space="0" w:color="auto"/>
        <w:bottom w:val="none" w:sz="0" w:space="0" w:color="auto"/>
        <w:right w:val="none" w:sz="0" w:space="0" w:color="auto"/>
      </w:divBdr>
    </w:div>
    <w:div w:id="1197819000">
      <w:bodyDiv w:val="1"/>
      <w:marLeft w:val="0"/>
      <w:marRight w:val="0"/>
      <w:marTop w:val="0"/>
      <w:marBottom w:val="0"/>
      <w:divBdr>
        <w:top w:val="none" w:sz="0" w:space="0" w:color="auto"/>
        <w:left w:val="none" w:sz="0" w:space="0" w:color="auto"/>
        <w:bottom w:val="none" w:sz="0" w:space="0" w:color="auto"/>
        <w:right w:val="none" w:sz="0" w:space="0" w:color="auto"/>
      </w:divBdr>
    </w:div>
    <w:div w:id="1197961463">
      <w:bodyDiv w:val="1"/>
      <w:marLeft w:val="0"/>
      <w:marRight w:val="0"/>
      <w:marTop w:val="0"/>
      <w:marBottom w:val="0"/>
      <w:divBdr>
        <w:top w:val="none" w:sz="0" w:space="0" w:color="auto"/>
        <w:left w:val="none" w:sz="0" w:space="0" w:color="auto"/>
        <w:bottom w:val="none" w:sz="0" w:space="0" w:color="auto"/>
        <w:right w:val="none" w:sz="0" w:space="0" w:color="auto"/>
      </w:divBdr>
    </w:div>
    <w:div w:id="1198081569">
      <w:bodyDiv w:val="1"/>
      <w:marLeft w:val="0"/>
      <w:marRight w:val="0"/>
      <w:marTop w:val="0"/>
      <w:marBottom w:val="0"/>
      <w:divBdr>
        <w:top w:val="none" w:sz="0" w:space="0" w:color="auto"/>
        <w:left w:val="none" w:sz="0" w:space="0" w:color="auto"/>
        <w:bottom w:val="none" w:sz="0" w:space="0" w:color="auto"/>
        <w:right w:val="none" w:sz="0" w:space="0" w:color="auto"/>
      </w:divBdr>
    </w:div>
    <w:div w:id="1198197663">
      <w:bodyDiv w:val="1"/>
      <w:marLeft w:val="0"/>
      <w:marRight w:val="0"/>
      <w:marTop w:val="0"/>
      <w:marBottom w:val="0"/>
      <w:divBdr>
        <w:top w:val="none" w:sz="0" w:space="0" w:color="auto"/>
        <w:left w:val="none" w:sz="0" w:space="0" w:color="auto"/>
        <w:bottom w:val="none" w:sz="0" w:space="0" w:color="auto"/>
        <w:right w:val="none" w:sz="0" w:space="0" w:color="auto"/>
      </w:divBdr>
    </w:div>
    <w:div w:id="1198198341">
      <w:bodyDiv w:val="1"/>
      <w:marLeft w:val="0"/>
      <w:marRight w:val="0"/>
      <w:marTop w:val="0"/>
      <w:marBottom w:val="0"/>
      <w:divBdr>
        <w:top w:val="none" w:sz="0" w:space="0" w:color="auto"/>
        <w:left w:val="none" w:sz="0" w:space="0" w:color="auto"/>
        <w:bottom w:val="none" w:sz="0" w:space="0" w:color="auto"/>
        <w:right w:val="none" w:sz="0" w:space="0" w:color="auto"/>
      </w:divBdr>
    </w:div>
    <w:div w:id="1198201648">
      <w:bodyDiv w:val="1"/>
      <w:marLeft w:val="0"/>
      <w:marRight w:val="0"/>
      <w:marTop w:val="0"/>
      <w:marBottom w:val="0"/>
      <w:divBdr>
        <w:top w:val="none" w:sz="0" w:space="0" w:color="auto"/>
        <w:left w:val="none" w:sz="0" w:space="0" w:color="auto"/>
        <w:bottom w:val="none" w:sz="0" w:space="0" w:color="auto"/>
        <w:right w:val="none" w:sz="0" w:space="0" w:color="auto"/>
      </w:divBdr>
    </w:div>
    <w:div w:id="1198469456">
      <w:bodyDiv w:val="1"/>
      <w:marLeft w:val="0"/>
      <w:marRight w:val="0"/>
      <w:marTop w:val="0"/>
      <w:marBottom w:val="0"/>
      <w:divBdr>
        <w:top w:val="none" w:sz="0" w:space="0" w:color="auto"/>
        <w:left w:val="none" w:sz="0" w:space="0" w:color="auto"/>
        <w:bottom w:val="none" w:sz="0" w:space="0" w:color="auto"/>
        <w:right w:val="none" w:sz="0" w:space="0" w:color="auto"/>
      </w:divBdr>
    </w:div>
    <w:div w:id="1198539930">
      <w:bodyDiv w:val="1"/>
      <w:marLeft w:val="0"/>
      <w:marRight w:val="0"/>
      <w:marTop w:val="0"/>
      <w:marBottom w:val="0"/>
      <w:divBdr>
        <w:top w:val="none" w:sz="0" w:space="0" w:color="auto"/>
        <w:left w:val="none" w:sz="0" w:space="0" w:color="auto"/>
        <w:bottom w:val="none" w:sz="0" w:space="0" w:color="auto"/>
        <w:right w:val="none" w:sz="0" w:space="0" w:color="auto"/>
      </w:divBdr>
    </w:div>
    <w:div w:id="1199009921">
      <w:bodyDiv w:val="1"/>
      <w:marLeft w:val="0"/>
      <w:marRight w:val="0"/>
      <w:marTop w:val="0"/>
      <w:marBottom w:val="0"/>
      <w:divBdr>
        <w:top w:val="none" w:sz="0" w:space="0" w:color="auto"/>
        <w:left w:val="none" w:sz="0" w:space="0" w:color="auto"/>
        <w:bottom w:val="none" w:sz="0" w:space="0" w:color="auto"/>
        <w:right w:val="none" w:sz="0" w:space="0" w:color="auto"/>
      </w:divBdr>
    </w:div>
    <w:div w:id="1199119801">
      <w:bodyDiv w:val="1"/>
      <w:marLeft w:val="0"/>
      <w:marRight w:val="0"/>
      <w:marTop w:val="0"/>
      <w:marBottom w:val="0"/>
      <w:divBdr>
        <w:top w:val="none" w:sz="0" w:space="0" w:color="auto"/>
        <w:left w:val="none" w:sz="0" w:space="0" w:color="auto"/>
        <w:bottom w:val="none" w:sz="0" w:space="0" w:color="auto"/>
        <w:right w:val="none" w:sz="0" w:space="0" w:color="auto"/>
      </w:divBdr>
    </w:div>
    <w:div w:id="1199200387">
      <w:bodyDiv w:val="1"/>
      <w:marLeft w:val="0"/>
      <w:marRight w:val="0"/>
      <w:marTop w:val="0"/>
      <w:marBottom w:val="0"/>
      <w:divBdr>
        <w:top w:val="none" w:sz="0" w:space="0" w:color="auto"/>
        <w:left w:val="none" w:sz="0" w:space="0" w:color="auto"/>
        <w:bottom w:val="none" w:sz="0" w:space="0" w:color="auto"/>
        <w:right w:val="none" w:sz="0" w:space="0" w:color="auto"/>
      </w:divBdr>
    </w:div>
    <w:div w:id="1199272619">
      <w:bodyDiv w:val="1"/>
      <w:marLeft w:val="0"/>
      <w:marRight w:val="0"/>
      <w:marTop w:val="0"/>
      <w:marBottom w:val="0"/>
      <w:divBdr>
        <w:top w:val="none" w:sz="0" w:space="0" w:color="auto"/>
        <w:left w:val="none" w:sz="0" w:space="0" w:color="auto"/>
        <w:bottom w:val="none" w:sz="0" w:space="0" w:color="auto"/>
        <w:right w:val="none" w:sz="0" w:space="0" w:color="auto"/>
      </w:divBdr>
    </w:div>
    <w:div w:id="1199389869">
      <w:bodyDiv w:val="1"/>
      <w:marLeft w:val="0"/>
      <w:marRight w:val="0"/>
      <w:marTop w:val="0"/>
      <w:marBottom w:val="0"/>
      <w:divBdr>
        <w:top w:val="none" w:sz="0" w:space="0" w:color="auto"/>
        <w:left w:val="none" w:sz="0" w:space="0" w:color="auto"/>
        <w:bottom w:val="none" w:sz="0" w:space="0" w:color="auto"/>
        <w:right w:val="none" w:sz="0" w:space="0" w:color="auto"/>
      </w:divBdr>
    </w:div>
    <w:div w:id="1199472019">
      <w:bodyDiv w:val="1"/>
      <w:marLeft w:val="0"/>
      <w:marRight w:val="0"/>
      <w:marTop w:val="0"/>
      <w:marBottom w:val="0"/>
      <w:divBdr>
        <w:top w:val="none" w:sz="0" w:space="0" w:color="auto"/>
        <w:left w:val="none" w:sz="0" w:space="0" w:color="auto"/>
        <w:bottom w:val="none" w:sz="0" w:space="0" w:color="auto"/>
        <w:right w:val="none" w:sz="0" w:space="0" w:color="auto"/>
      </w:divBdr>
    </w:div>
    <w:div w:id="1199512212">
      <w:bodyDiv w:val="1"/>
      <w:marLeft w:val="0"/>
      <w:marRight w:val="0"/>
      <w:marTop w:val="0"/>
      <w:marBottom w:val="0"/>
      <w:divBdr>
        <w:top w:val="none" w:sz="0" w:space="0" w:color="auto"/>
        <w:left w:val="none" w:sz="0" w:space="0" w:color="auto"/>
        <w:bottom w:val="none" w:sz="0" w:space="0" w:color="auto"/>
        <w:right w:val="none" w:sz="0" w:space="0" w:color="auto"/>
      </w:divBdr>
    </w:div>
    <w:div w:id="1199704787">
      <w:bodyDiv w:val="1"/>
      <w:marLeft w:val="0"/>
      <w:marRight w:val="0"/>
      <w:marTop w:val="0"/>
      <w:marBottom w:val="0"/>
      <w:divBdr>
        <w:top w:val="none" w:sz="0" w:space="0" w:color="auto"/>
        <w:left w:val="none" w:sz="0" w:space="0" w:color="auto"/>
        <w:bottom w:val="none" w:sz="0" w:space="0" w:color="auto"/>
        <w:right w:val="none" w:sz="0" w:space="0" w:color="auto"/>
      </w:divBdr>
    </w:div>
    <w:div w:id="1199733405">
      <w:bodyDiv w:val="1"/>
      <w:marLeft w:val="0"/>
      <w:marRight w:val="0"/>
      <w:marTop w:val="0"/>
      <w:marBottom w:val="0"/>
      <w:divBdr>
        <w:top w:val="none" w:sz="0" w:space="0" w:color="auto"/>
        <w:left w:val="none" w:sz="0" w:space="0" w:color="auto"/>
        <w:bottom w:val="none" w:sz="0" w:space="0" w:color="auto"/>
        <w:right w:val="none" w:sz="0" w:space="0" w:color="auto"/>
      </w:divBdr>
    </w:div>
    <w:div w:id="1199899280">
      <w:bodyDiv w:val="1"/>
      <w:marLeft w:val="0"/>
      <w:marRight w:val="0"/>
      <w:marTop w:val="0"/>
      <w:marBottom w:val="0"/>
      <w:divBdr>
        <w:top w:val="none" w:sz="0" w:space="0" w:color="auto"/>
        <w:left w:val="none" w:sz="0" w:space="0" w:color="auto"/>
        <w:bottom w:val="none" w:sz="0" w:space="0" w:color="auto"/>
        <w:right w:val="none" w:sz="0" w:space="0" w:color="auto"/>
      </w:divBdr>
    </w:div>
    <w:div w:id="1200045692">
      <w:bodyDiv w:val="1"/>
      <w:marLeft w:val="0"/>
      <w:marRight w:val="0"/>
      <w:marTop w:val="0"/>
      <w:marBottom w:val="0"/>
      <w:divBdr>
        <w:top w:val="none" w:sz="0" w:space="0" w:color="auto"/>
        <w:left w:val="none" w:sz="0" w:space="0" w:color="auto"/>
        <w:bottom w:val="none" w:sz="0" w:space="0" w:color="auto"/>
        <w:right w:val="none" w:sz="0" w:space="0" w:color="auto"/>
      </w:divBdr>
    </w:div>
    <w:div w:id="1200163760">
      <w:bodyDiv w:val="1"/>
      <w:marLeft w:val="0"/>
      <w:marRight w:val="0"/>
      <w:marTop w:val="0"/>
      <w:marBottom w:val="0"/>
      <w:divBdr>
        <w:top w:val="none" w:sz="0" w:space="0" w:color="auto"/>
        <w:left w:val="none" w:sz="0" w:space="0" w:color="auto"/>
        <w:bottom w:val="none" w:sz="0" w:space="0" w:color="auto"/>
        <w:right w:val="none" w:sz="0" w:space="0" w:color="auto"/>
      </w:divBdr>
    </w:div>
    <w:div w:id="1200627495">
      <w:bodyDiv w:val="1"/>
      <w:marLeft w:val="0"/>
      <w:marRight w:val="0"/>
      <w:marTop w:val="0"/>
      <w:marBottom w:val="0"/>
      <w:divBdr>
        <w:top w:val="none" w:sz="0" w:space="0" w:color="auto"/>
        <w:left w:val="none" w:sz="0" w:space="0" w:color="auto"/>
        <w:bottom w:val="none" w:sz="0" w:space="0" w:color="auto"/>
        <w:right w:val="none" w:sz="0" w:space="0" w:color="auto"/>
      </w:divBdr>
    </w:div>
    <w:div w:id="1200821862">
      <w:bodyDiv w:val="1"/>
      <w:marLeft w:val="0"/>
      <w:marRight w:val="0"/>
      <w:marTop w:val="0"/>
      <w:marBottom w:val="0"/>
      <w:divBdr>
        <w:top w:val="none" w:sz="0" w:space="0" w:color="auto"/>
        <w:left w:val="none" w:sz="0" w:space="0" w:color="auto"/>
        <w:bottom w:val="none" w:sz="0" w:space="0" w:color="auto"/>
        <w:right w:val="none" w:sz="0" w:space="0" w:color="auto"/>
      </w:divBdr>
    </w:div>
    <w:div w:id="1200967652">
      <w:bodyDiv w:val="1"/>
      <w:marLeft w:val="0"/>
      <w:marRight w:val="0"/>
      <w:marTop w:val="0"/>
      <w:marBottom w:val="0"/>
      <w:divBdr>
        <w:top w:val="none" w:sz="0" w:space="0" w:color="auto"/>
        <w:left w:val="none" w:sz="0" w:space="0" w:color="auto"/>
        <w:bottom w:val="none" w:sz="0" w:space="0" w:color="auto"/>
        <w:right w:val="none" w:sz="0" w:space="0" w:color="auto"/>
      </w:divBdr>
    </w:div>
    <w:div w:id="1201279703">
      <w:bodyDiv w:val="1"/>
      <w:marLeft w:val="0"/>
      <w:marRight w:val="0"/>
      <w:marTop w:val="0"/>
      <w:marBottom w:val="0"/>
      <w:divBdr>
        <w:top w:val="none" w:sz="0" w:space="0" w:color="auto"/>
        <w:left w:val="none" w:sz="0" w:space="0" w:color="auto"/>
        <w:bottom w:val="none" w:sz="0" w:space="0" w:color="auto"/>
        <w:right w:val="none" w:sz="0" w:space="0" w:color="auto"/>
      </w:divBdr>
    </w:div>
    <w:div w:id="1201479580">
      <w:bodyDiv w:val="1"/>
      <w:marLeft w:val="0"/>
      <w:marRight w:val="0"/>
      <w:marTop w:val="0"/>
      <w:marBottom w:val="0"/>
      <w:divBdr>
        <w:top w:val="none" w:sz="0" w:space="0" w:color="auto"/>
        <w:left w:val="none" w:sz="0" w:space="0" w:color="auto"/>
        <w:bottom w:val="none" w:sz="0" w:space="0" w:color="auto"/>
        <w:right w:val="none" w:sz="0" w:space="0" w:color="auto"/>
      </w:divBdr>
    </w:div>
    <w:div w:id="1201623451">
      <w:bodyDiv w:val="1"/>
      <w:marLeft w:val="0"/>
      <w:marRight w:val="0"/>
      <w:marTop w:val="0"/>
      <w:marBottom w:val="0"/>
      <w:divBdr>
        <w:top w:val="none" w:sz="0" w:space="0" w:color="auto"/>
        <w:left w:val="none" w:sz="0" w:space="0" w:color="auto"/>
        <w:bottom w:val="none" w:sz="0" w:space="0" w:color="auto"/>
        <w:right w:val="none" w:sz="0" w:space="0" w:color="auto"/>
      </w:divBdr>
    </w:div>
    <w:div w:id="1201673896">
      <w:bodyDiv w:val="1"/>
      <w:marLeft w:val="0"/>
      <w:marRight w:val="0"/>
      <w:marTop w:val="0"/>
      <w:marBottom w:val="0"/>
      <w:divBdr>
        <w:top w:val="none" w:sz="0" w:space="0" w:color="auto"/>
        <w:left w:val="none" w:sz="0" w:space="0" w:color="auto"/>
        <w:bottom w:val="none" w:sz="0" w:space="0" w:color="auto"/>
        <w:right w:val="none" w:sz="0" w:space="0" w:color="auto"/>
      </w:divBdr>
    </w:div>
    <w:div w:id="1201896382">
      <w:bodyDiv w:val="1"/>
      <w:marLeft w:val="0"/>
      <w:marRight w:val="0"/>
      <w:marTop w:val="0"/>
      <w:marBottom w:val="0"/>
      <w:divBdr>
        <w:top w:val="none" w:sz="0" w:space="0" w:color="auto"/>
        <w:left w:val="none" w:sz="0" w:space="0" w:color="auto"/>
        <w:bottom w:val="none" w:sz="0" w:space="0" w:color="auto"/>
        <w:right w:val="none" w:sz="0" w:space="0" w:color="auto"/>
      </w:divBdr>
    </w:div>
    <w:div w:id="1202127529">
      <w:bodyDiv w:val="1"/>
      <w:marLeft w:val="0"/>
      <w:marRight w:val="0"/>
      <w:marTop w:val="0"/>
      <w:marBottom w:val="0"/>
      <w:divBdr>
        <w:top w:val="none" w:sz="0" w:space="0" w:color="auto"/>
        <w:left w:val="none" w:sz="0" w:space="0" w:color="auto"/>
        <w:bottom w:val="none" w:sz="0" w:space="0" w:color="auto"/>
        <w:right w:val="none" w:sz="0" w:space="0" w:color="auto"/>
      </w:divBdr>
    </w:div>
    <w:div w:id="1202135618">
      <w:bodyDiv w:val="1"/>
      <w:marLeft w:val="0"/>
      <w:marRight w:val="0"/>
      <w:marTop w:val="0"/>
      <w:marBottom w:val="0"/>
      <w:divBdr>
        <w:top w:val="none" w:sz="0" w:space="0" w:color="auto"/>
        <w:left w:val="none" w:sz="0" w:space="0" w:color="auto"/>
        <w:bottom w:val="none" w:sz="0" w:space="0" w:color="auto"/>
        <w:right w:val="none" w:sz="0" w:space="0" w:color="auto"/>
      </w:divBdr>
    </w:div>
    <w:div w:id="1202208319">
      <w:bodyDiv w:val="1"/>
      <w:marLeft w:val="0"/>
      <w:marRight w:val="0"/>
      <w:marTop w:val="0"/>
      <w:marBottom w:val="0"/>
      <w:divBdr>
        <w:top w:val="none" w:sz="0" w:space="0" w:color="auto"/>
        <w:left w:val="none" w:sz="0" w:space="0" w:color="auto"/>
        <w:bottom w:val="none" w:sz="0" w:space="0" w:color="auto"/>
        <w:right w:val="none" w:sz="0" w:space="0" w:color="auto"/>
      </w:divBdr>
    </w:div>
    <w:div w:id="1202208760">
      <w:bodyDiv w:val="1"/>
      <w:marLeft w:val="0"/>
      <w:marRight w:val="0"/>
      <w:marTop w:val="0"/>
      <w:marBottom w:val="0"/>
      <w:divBdr>
        <w:top w:val="none" w:sz="0" w:space="0" w:color="auto"/>
        <w:left w:val="none" w:sz="0" w:space="0" w:color="auto"/>
        <w:bottom w:val="none" w:sz="0" w:space="0" w:color="auto"/>
        <w:right w:val="none" w:sz="0" w:space="0" w:color="auto"/>
      </w:divBdr>
    </w:div>
    <w:div w:id="1202326473">
      <w:bodyDiv w:val="1"/>
      <w:marLeft w:val="0"/>
      <w:marRight w:val="0"/>
      <w:marTop w:val="0"/>
      <w:marBottom w:val="0"/>
      <w:divBdr>
        <w:top w:val="none" w:sz="0" w:space="0" w:color="auto"/>
        <w:left w:val="none" w:sz="0" w:space="0" w:color="auto"/>
        <w:bottom w:val="none" w:sz="0" w:space="0" w:color="auto"/>
        <w:right w:val="none" w:sz="0" w:space="0" w:color="auto"/>
      </w:divBdr>
    </w:div>
    <w:div w:id="1202667411">
      <w:bodyDiv w:val="1"/>
      <w:marLeft w:val="0"/>
      <w:marRight w:val="0"/>
      <w:marTop w:val="0"/>
      <w:marBottom w:val="0"/>
      <w:divBdr>
        <w:top w:val="none" w:sz="0" w:space="0" w:color="auto"/>
        <w:left w:val="none" w:sz="0" w:space="0" w:color="auto"/>
        <w:bottom w:val="none" w:sz="0" w:space="0" w:color="auto"/>
        <w:right w:val="none" w:sz="0" w:space="0" w:color="auto"/>
      </w:divBdr>
    </w:div>
    <w:div w:id="1202668747">
      <w:bodyDiv w:val="1"/>
      <w:marLeft w:val="0"/>
      <w:marRight w:val="0"/>
      <w:marTop w:val="0"/>
      <w:marBottom w:val="0"/>
      <w:divBdr>
        <w:top w:val="none" w:sz="0" w:space="0" w:color="auto"/>
        <w:left w:val="none" w:sz="0" w:space="0" w:color="auto"/>
        <w:bottom w:val="none" w:sz="0" w:space="0" w:color="auto"/>
        <w:right w:val="none" w:sz="0" w:space="0" w:color="auto"/>
      </w:divBdr>
    </w:div>
    <w:div w:id="1202743493">
      <w:bodyDiv w:val="1"/>
      <w:marLeft w:val="0"/>
      <w:marRight w:val="0"/>
      <w:marTop w:val="0"/>
      <w:marBottom w:val="0"/>
      <w:divBdr>
        <w:top w:val="none" w:sz="0" w:space="0" w:color="auto"/>
        <w:left w:val="none" w:sz="0" w:space="0" w:color="auto"/>
        <w:bottom w:val="none" w:sz="0" w:space="0" w:color="auto"/>
        <w:right w:val="none" w:sz="0" w:space="0" w:color="auto"/>
      </w:divBdr>
    </w:div>
    <w:div w:id="1203207124">
      <w:bodyDiv w:val="1"/>
      <w:marLeft w:val="0"/>
      <w:marRight w:val="0"/>
      <w:marTop w:val="0"/>
      <w:marBottom w:val="0"/>
      <w:divBdr>
        <w:top w:val="none" w:sz="0" w:space="0" w:color="auto"/>
        <w:left w:val="none" w:sz="0" w:space="0" w:color="auto"/>
        <w:bottom w:val="none" w:sz="0" w:space="0" w:color="auto"/>
        <w:right w:val="none" w:sz="0" w:space="0" w:color="auto"/>
      </w:divBdr>
    </w:div>
    <w:div w:id="1203403882">
      <w:bodyDiv w:val="1"/>
      <w:marLeft w:val="0"/>
      <w:marRight w:val="0"/>
      <w:marTop w:val="0"/>
      <w:marBottom w:val="0"/>
      <w:divBdr>
        <w:top w:val="none" w:sz="0" w:space="0" w:color="auto"/>
        <w:left w:val="none" w:sz="0" w:space="0" w:color="auto"/>
        <w:bottom w:val="none" w:sz="0" w:space="0" w:color="auto"/>
        <w:right w:val="none" w:sz="0" w:space="0" w:color="auto"/>
      </w:divBdr>
    </w:div>
    <w:div w:id="1203902428">
      <w:bodyDiv w:val="1"/>
      <w:marLeft w:val="0"/>
      <w:marRight w:val="0"/>
      <w:marTop w:val="0"/>
      <w:marBottom w:val="0"/>
      <w:divBdr>
        <w:top w:val="none" w:sz="0" w:space="0" w:color="auto"/>
        <w:left w:val="none" w:sz="0" w:space="0" w:color="auto"/>
        <w:bottom w:val="none" w:sz="0" w:space="0" w:color="auto"/>
        <w:right w:val="none" w:sz="0" w:space="0" w:color="auto"/>
      </w:divBdr>
    </w:div>
    <w:div w:id="1203908878">
      <w:bodyDiv w:val="1"/>
      <w:marLeft w:val="0"/>
      <w:marRight w:val="0"/>
      <w:marTop w:val="0"/>
      <w:marBottom w:val="0"/>
      <w:divBdr>
        <w:top w:val="none" w:sz="0" w:space="0" w:color="auto"/>
        <w:left w:val="none" w:sz="0" w:space="0" w:color="auto"/>
        <w:bottom w:val="none" w:sz="0" w:space="0" w:color="auto"/>
        <w:right w:val="none" w:sz="0" w:space="0" w:color="auto"/>
      </w:divBdr>
    </w:div>
    <w:div w:id="1204251265">
      <w:bodyDiv w:val="1"/>
      <w:marLeft w:val="0"/>
      <w:marRight w:val="0"/>
      <w:marTop w:val="0"/>
      <w:marBottom w:val="0"/>
      <w:divBdr>
        <w:top w:val="none" w:sz="0" w:space="0" w:color="auto"/>
        <w:left w:val="none" w:sz="0" w:space="0" w:color="auto"/>
        <w:bottom w:val="none" w:sz="0" w:space="0" w:color="auto"/>
        <w:right w:val="none" w:sz="0" w:space="0" w:color="auto"/>
      </w:divBdr>
    </w:div>
    <w:div w:id="1204252129">
      <w:bodyDiv w:val="1"/>
      <w:marLeft w:val="0"/>
      <w:marRight w:val="0"/>
      <w:marTop w:val="0"/>
      <w:marBottom w:val="0"/>
      <w:divBdr>
        <w:top w:val="none" w:sz="0" w:space="0" w:color="auto"/>
        <w:left w:val="none" w:sz="0" w:space="0" w:color="auto"/>
        <w:bottom w:val="none" w:sz="0" w:space="0" w:color="auto"/>
        <w:right w:val="none" w:sz="0" w:space="0" w:color="auto"/>
      </w:divBdr>
    </w:div>
    <w:div w:id="1204292484">
      <w:bodyDiv w:val="1"/>
      <w:marLeft w:val="0"/>
      <w:marRight w:val="0"/>
      <w:marTop w:val="0"/>
      <w:marBottom w:val="0"/>
      <w:divBdr>
        <w:top w:val="none" w:sz="0" w:space="0" w:color="auto"/>
        <w:left w:val="none" w:sz="0" w:space="0" w:color="auto"/>
        <w:bottom w:val="none" w:sz="0" w:space="0" w:color="auto"/>
        <w:right w:val="none" w:sz="0" w:space="0" w:color="auto"/>
      </w:divBdr>
    </w:div>
    <w:div w:id="1204446035">
      <w:bodyDiv w:val="1"/>
      <w:marLeft w:val="0"/>
      <w:marRight w:val="0"/>
      <w:marTop w:val="0"/>
      <w:marBottom w:val="0"/>
      <w:divBdr>
        <w:top w:val="none" w:sz="0" w:space="0" w:color="auto"/>
        <w:left w:val="none" w:sz="0" w:space="0" w:color="auto"/>
        <w:bottom w:val="none" w:sz="0" w:space="0" w:color="auto"/>
        <w:right w:val="none" w:sz="0" w:space="0" w:color="auto"/>
      </w:divBdr>
    </w:div>
    <w:div w:id="1204561633">
      <w:bodyDiv w:val="1"/>
      <w:marLeft w:val="0"/>
      <w:marRight w:val="0"/>
      <w:marTop w:val="0"/>
      <w:marBottom w:val="0"/>
      <w:divBdr>
        <w:top w:val="none" w:sz="0" w:space="0" w:color="auto"/>
        <w:left w:val="none" w:sz="0" w:space="0" w:color="auto"/>
        <w:bottom w:val="none" w:sz="0" w:space="0" w:color="auto"/>
        <w:right w:val="none" w:sz="0" w:space="0" w:color="auto"/>
      </w:divBdr>
    </w:div>
    <w:div w:id="1204564206">
      <w:bodyDiv w:val="1"/>
      <w:marLeft w:val="0"/>
      <w:marRight w:val="0"/>
      <w:marTop w:val="0"/>
      <w:marBottom w:val="0"/>
      <w:divBdr>
        <w:top w:val="none" w:sz="0" w:space="0" w:color="auto"/>
        <w:left w:val="none" w:sz="0" w:space="0" w:color="auto"/>
        <w:bottom w:val="none" w:sz="0" w:space="0" w:color="auto"/>
        <w:right w:val="none" w:sz="0" w:space="0" w:color="auto"/>
      </w:divBdr>
    </w:div>
    <w:div w:id="1204710978">
      <w:bodyDiv w:val="1"/>
      <w:marLeft w:val="0"/>
      <w:marRight w:val="0"/>
      <w:marTop w:val="0"/>
      <w:marBottom w:val="0"/>
      <w:divBdr>
        <w:top w:val="none" w:sz="0" w:space="0" w:color="auto"/>
        <w:left w:val="none" w:sz="0" w:space="0" w:color="auto"/>
        <w:bottom w:val="none" w:sz="0" w:space="0" w:color="auto"/>
        <w:right w:val="none" w:sz="0" w:space="0" w:color="auto"/>
      </w:divBdr>
    </w:div>
    <w:div w:id="1205408330">
      <w:bodyDiv w:val="1"/>
      <w:marLeft w:val="0"/>
      <w:marRight w:val="0"/>
      <w:marTop w:val="0"/>
      <w:marBottom w:val="0"/>
      <w:divBdr>
        <w:top w:val="none" w:sz="0" w:space="0" w:color="auto"/>
        <w:left w:val="none" w:sz="0" w:space="0" w:color="auto"/>
        <w:bottom w:val="none" w:sz="0" w:space="0" w:color="auto"/>
        <w:right w:val="none" w:sz="0" w:space="0" w:color="auto"/>
      </w:divBdr>
    </w:div>
    <w:div w:id="1205409688">
      <w:bodyDiv w:val="1"/>
      <w:marLeft w:val="0"/>
      <w:marRight w:val="0"/>
      <w:marTop w:val="0"/>
      <w:marBottom w:val="0"/>
      <w:divBdr>
        <w:top w:val="none" w:sz="0" w:space="0" w:color="auto"/>
        <w:left w:val="none" w:sz="0" w:space="0" w:color="auto"/>
        <w:bottom w:val="none" w:sz="0" w:space="0" w:color="auto"/>
        <w:right w:val="none" w:sz="0" w:space="0" w:color="auto"/>
      </w:divBdr>
    </w:div>
    <w:div w:id="1205601134">
      <w:bodyDiv w:val="1"/>
      <w:marLeft w:val="0"/>
      <w:marRight w:val="0"/>
      <w:marTop w:val="0"/>
      <w:marBottom w:val="0"/>
      <w:divBdr>
        <w:top w:val="none" w:sz="0" w:space="0" w:color="auto"/>
        <w:left w:val="none" w:sz="0" w:space="0" w:color="auto"/>
        <w:bottom w:val="none" w:sz="0" w:space="0" w:color="auto"/>
        <w:right w:val="none" w:sz="0" w:space="0" w:color="auto"/>
      </w:divBdr>
    </w:div>
    <w:div w:id="1206138676">
      <w:bodyDiv w:val="1"/>
      <w:marLeft w:val="0"/>
      <w:marRight w:val="0"/>
      <w:marTop w:val="0"/>
      <w:marBottom w:val="0"/>
      <w:divBdr>
        <w:top w:val="none" w:sz="0" w:space="0" w:color="auto"/>
        <w:left w:val="none" w:sz="0" w:space="0" w:color="auto"/>
        <w:bottom w:val="none" w:sz="0" w:space="0" w:color="auto"/>
        <w:right w:val="none" w:sz="0" w:space="0" w:color="auto"/>
      </w:divBdr>
    </w:div>
    <w:div w:id="1206257187">
      <w:bodyDiv w:val="1"/>
      <w:marLeft w:val="0"/>
      <w:marRight w:val="0"/>
      <w:marTop w:val="0"/>
      <w:marBottom w:val="0"/>
      <w:divBdr>
        <w:top w:val="none" w:sz="0" w:space="0" w:color="auto"/>
        <w:left w:val="none" w:sz="0" w:space="0" w:color="auto"/>
        <w:bottom w:val="none" w:sz="0" w:space="0" w:color="auto"/>
        <w:right w:val="none" w:sz="0" w:space="0" w:color="auto"/>
      </w:divBdr>
    </w:div>
    <w:div w:id="1206526361">
      <w:bodyDiv w:val="1"/>
      <w:marLeft w:val="0"/>
      <w:marRight w:val="0"/>
      <w:marTop w:val="0"/>
      <w:marBottom w:val="0"/>
      <w:divBdr>
        <w:top w:val="none" w:sz="0" w:space="0" w:color="auto"/>
        <w:left w:val="none" w:sz="0" w:space="0" w:color="auto"/>
        <w:bottom w:val="none" w:sz="0" w:space="0" w:color="auto"/>
        <w:right w:val="none" w:sz="0" w:space="0" w:color="auto"/>
      </w:divBdr>
    </w:div>
    <w:div w:id="1206673151">
      <w:bodyDiv w:val="1"/>
      <w:marLeft w:val="0"/>
      <w:marRight w:val="0"/>
      <w:marTop w:val="0"/>
      <w:marBottom w:val="0"/>
      <w:divBdr>
        <w:top w:val="none" w:sz="0" w:space="0" w:color="auto"/>
        <w:left w:val="none" w:sz="0" w:space="0" w:color="auto"/>
        <w:bottom w:val="none" w:sz="0" w:space="0" w:color="auto"/>
        <w:right w:val="none" w:sz="0" w:space="0" w:color="auto"/>
      </w:divBdr>
    </w:div>
    <w:div w:id="1206983924">
      <w:bodyDiv w:val="1"/>
      <w:marLeft w:val="0"/>
      <w:marRight w:val="0"/>
      <w:marTop w:val="0"/>
      <w:marBottom w:val="0"/>
      <w:divBdr>
        <w:top w:val="none" w:sz="0" w:space="0" w:color="auto"/>
        <w:left w:val="none" w:sz="0" w:space="0" w:color="auto"/>
        <w:bottom w:val="none" w:sz="0" w:space="0" w:color="auto"/>
        <w:right w:val="none" w:sz="0" w:space="0" w:color="auto"/>
      </w:divBdr>
    </w:div>
    <w:div w:id="1207251698">
      <w:bodyDiv w:val="1"/>
      <w:marLeft w:val="0"/>
      <w:marRight w:val="0"/>
      <w:marTop w:val="0"/>
      <w:marBottom w:val="0"/>
      <w:divBdr>
        <w:top w:val="none" w:sz="0" w:space="0" w:color="auto"/>
        <w:left w:val="none" w:sz="0" w:space="0" w:color="auto"/>
        <w:bottom w:val="none" w:sz="0" w:space="0" w:color="auto"/>
        <w:right w:val="none" w:sz="0" w:space="0" w:color="auto"/>
      </w:divBdr>
    </w:div>
    <w:div w:id="1207373053">
      <w:bodyDiv w:val="1"/>
      <w:marLeft w:val="0"/>
      <w:marRight w:val="0"/>
      <w:marTop w:val="0"/>
      <w:marBottom w:val="0"/>
      <w:divBdr>
        <w:top w:val="none" w:sz="0" w:space="0" w:color="auto"/>
        <w:left w:val="none" w:sz="0" w:space="0" w:color="auto"/>
        <w:bottom w:val="none" w:sz="0" w:space="0" w:color="auto"/>
        <w:right w:val="none" w:sz="0" w:space="0" w:color="auto"/>
      </w:divBdr>
    </w:div>
    <w:div w:id="1207644143">
      <w:bodyDiv w:val="1"/>
      <w:marLeft w:val="0"/>
      <w:marRight w:val="0"/>
      <w:marTop w:val="0"/>
      <w:marBottom w:val="0"/>
      <w:divBdr>
        <w:top w:val="none" w:sz="0" w:space="0" w:color="auto"/>
        <w:left w:val="none" w:sz="0" w:space="0" w:color="auto"/>
        <w:bottom w:val="none" w:sz="0" w:space="0" w:color="auto"/>
        <w:right w:val="none" w:sz="0" w:space="0" w:color="auto"/>
      </w:divBdr>
    </w:div>
    <w:div w:id="1207719398">
      <w:bodyDiv w:val="1"/>
      <w:marLeft w:val="0"/>
      <w:marRight w:val="0"/>
      <w:marTop w:val="0"/>
      <w:marBottom w:val="0"/>
      <w:divBdr>
        <w:top w:val="none" w:sz="0" w:space="0" w:color="auto"/>
        <w:left w:val="none" w:sz="0" w:space="0" w:color="auto"/>
        <w:bottom w:val="none" w:sz="0" w:space="0" w:color="auto"/>
        <w:right w:val="none" w:sz="0" w:space="0" w:color="auto"/>
      </w:divBdr>
    </w:div>
    <w:div w:id="1207831676">
      <w:bodyDiv w:val="1"/>
      <w:marLeft w:val="0"/>
      <w:marRight w:val="0"/>
      <w:marTop w:val="0"/>
      <w:marBottom w:val="0"/>
      <w:divBdr>
        <w:top w:val="none" w:sz="0" w:space="0" w:color="auto"/>
        <w:left w:val="none" w:sz="0" w:space="0" w:color="auto"/>
        <w:bottom w:val="none" w:sz="0" w:space="0" w:color="auto"/>
        <w:right w:val="none" w:sz="0" w:space="0" w:color="auto"/>
      </w:divBdr>
    </w:div>
    <w:div w:id="1207916019">
      <w:bodyDiv w:val="1"/>
      <w:marLeft w:val="0"/>
      <w:marRight w:val="0"/>
      <w:marTop w:val="0"/>
      <w:marBottom w:val="0"/>
      <w:divBdr>
        <w:top w:val="none" w:sz="0" w:space="0" w:color="auto"/>
        <w:left w:val="none" w:sz="0" w:space="0" w:color="auto"/>
        <w:bottom w:val="none" w:sz="0" w:space="0" w:color="auto"/>
        <w:right w:val="none" w:sz="0" w:space="0" w:color="auto"/>
      </w:divBdr>
    </w:div>
    <w:div w:id="1208253094">
      <w:bodyDiv w:val="1"/>
      <w:marLeft w:val="0"/>
      <w:marRight w:val="0"/>
      <w:marTop w:val="0"/>
      <w:marBottom w:val="0"/>
      <w:divBdr>
        <w:top w:val="none" w:sz="0" w:space="0" w:color="auto"/>
        <w:left w:val="none" w:sz="0" w:space="0" w:color="auto"/>
        <w:bottom w:val="none" w:sz="0" w:space="0" w:color="auto"/>
        <w:right w:val="none" w:sz="0" w:space="0" w:color="auto"/>
      </w:divBdr>
    </w:div>
    <w:div w:id="1208302205">
      <w:bodyDiv w:val="1"/>
      <w:marLeft w:val="0"/>
      <w:marRight w:val="0"/>
      <w:marTop w:val="0"/>
      <w:marBottom w:val="0"/>
      <w:divBdr>
        <w:top w:val="none" w:sz="0" w:space="0" w:color="auto"/>
        <w:left w:val="none" w:sz="0" w:space="0" w:color="auto"/>
        <w:bottom w:val="none" w:sz="0" w:space="0" w:color="auto"/>
        <w:right w:val="none" w:sz="0" w:space="0" w:color="auto"/>
      </w:divBdr>
    </w:div>
    <w:div w:id="1208377954">
      <w:bodyDiv w:val="1"/>
      <w:marLeft w:val="0"/>
      <w:marRight w:val="0"/>
      <w:marTop w:val="0"/>
      <w:marBottom w:val="0"/>
      <w:divBdr>
        <w:top w:val="none" w:sz="0" w:space="0" w:color="auto"/>
        <w:left w:val="none" w:sz="0" w:space="0" w:color="auto"/>
        <w:bottom w:val="none" w:sz="0" w:space="0" w:color="auto"/>
        <w:right w:val="none" w:sz="0" w:space="0" w:color="auto"/>
      </w:divBdr>
    </w:div>
    <w:div w:id="1208419927">
      <w:bodyDiv w:val="1"/>
      <w:marLeft w:val="0"/>
      <w:marRight w:val="0"/>
      <w:marTop w:val="0"/>
      <w:marBottom w:val="0"/>
      <w:divBdr>
        <w:top w:val="none" w:sz="0" w:space="0" w:color="auto"/>
        <w:left w:val="none" w:sz="0" w:space="0" w:color="auto"/>
        <w:bottom w:val="none" w:sz="0" w:space="0" w:color="auto"/>
        <w:right w:val="none" w:sz="0" w:space="0" w:color="auto"/>
      </w:divBdr>
    </w:div>
    <w:div w:id="1208644726">
      <w:bodyDiv w:val="1"/>
      <w:marLeft w:val="0"/>
      <w:marRight w:val="0"/>
      <w:marTop w:val="0"/>
      <w:marBottom w:val="0"/>
      <w:divBdr>
        <w:top w:val="none" w:sz="0" w:space="0" w:color="auto"/>
        <w:left w:val="none" w:sz="0" w:space="0" w:color="auto"/>
        <w:bottom w:val="none" w:sz="0" w:space="0" w:color="auto"/>
        <w:right w:val="none" w:sz="0" w:space="0" w:color="auto"/>
      </w:divBdr>
    </w:div>
    <w:div w:id="1208759634">
      <w:bodyDiv w:val="1"/>
      <w:marLeft w:val="0"/>
      <w:marRight w:val="0"/>
      <w:marTop w:val="0"/>
      <w:marBottom w:val="0"/>
      <w:divBdr>
        <w:top w:val="none" w:sz="0" w:space="0" w:color="auto"/>
        <w:left w:val="none" w:sz="0" w:space="0" w:color="auto"/>
        <w:bottom w:val="none" w:sz="0" w:space="0" w:color="auto"/>
        <w:right w:val="none" w:sz="0" w:space="0" w:color="auto"/>
      </w:divBdr>
    </w:div>
    <w:div w:id="1208952925">
      <w:bodyDiv w:val="1"/>
      <w:marLeft w:val="0"/>
      <w:marRight w:val="0"/>
      <w:marTop w:val="0"/>
      <w:marBottom w:val="0"/>
      <w:divBdr>
        <w:top w:val="none" w:sz="0" w:space="0" w:color="auto"/>
        <w:left w:val="none" w:sz="0" w:space="0" w:color="auto"/>
        <w:bottom w:val="none" w:sz="0" w:space="0" w:color="auto"/>
        <w:right w:val="none" w:sz="0" w:space="0" w:color="auto"/>
      </w:divBdr>
    </w:div>
    <w:div w:id="1209100796">
      <w:bodyDiv w:val="1"/>
      <w:marLeft w:val="0"/>
      <w:marRight w:val="0"/>
      <w:marTop w:val="0"/>
      <w:marBottom w:val="0"/>
      <w:divBdr>
        <w:top w:val="none" w:sz="0" w:space="0" w:color="auto"/>
        <w:left w:val="none" w:sz="0" w:space="0" w:color="auto"/>
        <w:bottom w:val="none" w:sz="0" w:space="0" w:color="auto"/>
        <w:right w:val="none" w:sz="0" w:space="0" w:color="auto"/>
      </w:divBdr>
    </w:div>
    <w:div w:id="1209104790">
      <w:bodyDiv w:val="1"/>
      <w:marLeft w:val="0"/>
      <w:marRight w:val="0"/>
      <w:marTop w:val="0"/>
      <w:marBottom w:val="0"/>
      <w:divBdr>
        <w:top w:val="none" w:sz="0" w:space="0" w:color="auto"/>
        <w:left w:val="none" w:sz="0" w:space="0" w:color="auto"/>
        <w:bottom w:val="none" w:sz="0" w:space="0" w:color="auto"/>
        <w:right w:val="none" w:sz="0" w:space="0" w:color="auto"/>
      </w:divBdr>
    </w:div>
    <w:div w:id="1209226094">
      <w:bodyDiv w:val="1"/>
      <w:marLeft w:val="0"/>
      <w:marRight w:val="0"/>
      <w:marTop w:val="0"/>
      <w:marBottom w:val="0"/>
      <w:divBdr>
        <w:top w:val="none" w:sz="0" w:space="0" w:color="auto"/>
        <w:left w:val="none" w:sz="0" w:space="0" w:color="auto"/>
        <w:bottom w:val="none" w:sz="0" w:space="0" w:color="auto"/>
        <w:right w:val="none" w:sz="0" w:space="0" w:color="auto"/>
      </w:divBdr>
    </w:div>
    <w:div w:id="1210023666">
      <w:bodyDiv w:val="1"/>
      <w:marLeft w:val="0"/>
      <w:marRight w:val="0"/>
      <w:marTop w:val="0"/>
      <w:marBottom w:val="0"/>
      <w:divBdr>
        <w:top w:val="none" w:sz="0" w:space="0" w:color="auto"/>
        <w:left w:val="none" w:sz="0" w:space="0" w:color="auto"/>
        <w:bottom w:val="none" w:sz="0" w:space="0" w:color="auto"/>
        <w:right w:val="none" w:sz="0" w:space="0" w:color="auto"/>
      </w:divBdr>
    </w:div>
    <w:div w:id="1210066691">
      <w:bodyDiv w:val="1"/>
      <w:marLeft w:val="0"/>
      <w:marRight w:val="0"/>
      <w:marTop w:val="0"/>
      <w:marBottom w:val="0"/>
      <w:divBdr>
        <w:top w:val="none" w:sz="0" w:space="0" w:color="auto"/>
        <w:left w:val="none" w:sz="0" w:space="0" w:color="auto"/>
        <w:bottom w:val="none" w:sz="0" w:space="0" w:color="auto"/>
        <w:right w:val="none" w:sz="0" w:space="0" w:color="auto"/>
      </w:divBdr>
    </w:div>
    <w:div w:id="1210730826">
      <w:bodyDiv w:val="1"/>
      <w:marLeft w:val="0"/>
      <w:marRight w:val="0"/>
      <w:marTop w:val="0"/>
      <w:marBottom w:val="0"/>
      <w:divBdr>
        <w:top w:val="none" w:sz="0" w:space="0" w:color="auto"/>
        <w:left w:val="none" w:sz="0" w:space="0" w:color="auto"/>
        <w:bottom w:val="none" w:sz="0" w:space="0" w:color="auto"/>
        <w:right w:val="none" w:sz="0" w:space="0" w:color="auto"/>
      </w:divBdr>
    </w:div>
    <w:div w:id="1210917885">
      <w:bodyDiv w:val="1"/>
      <w:marLeft w:val="0"/>
      <w:marRight w:val="0"/>
      <w:marTop w:val="0"/>
      <w:marBottom w:val="0"/>
      <w:divBdr>
        <w:top w:val="none" w:sz="0" w:space="0" w:color="auto"/>
        <w:left w:val="none" w:sz="0" w:space="0" w:color="auto"/>
        <w:bottom w:val="none" w:sz="0" w:space="0" w:color="auto"/>
        <w:right w:val="none" w:sz="0" w:space="0" w:color="auto"/>
      </w:divBdr>
    </w:div>
    <w:div w:id="1210919696">
      <w:bodyDiv w:val="1"/>
      <w:marLeft w:val="0"/>
      <w:marRight w:val="0"/>
      <w:marTop w:val="0"/>
      <w:marBottom w:val="0"/>
      <w:divBdr>
        <w:top w:val="none" w:sz="0" w:space="0" w:color="auto"/>
        <w:left w:val="none" w:sz="0" w:space="0" w:color="auto"/>
        <w:bottom w:val="none" w:sz="0" w:space="0" w:color="auto"/>
        <w:right w:val="none" w:sz="0" w:space="0" w:color="auto"/>
      </w:divBdr>
    </w:div>
    <w:div w:id="1210995964">
      <w:bodyDiv w:val="1"/>
      <w:marLeft w:val="0"/>
      <w:marRight w:val="0"/>
      <w:marTop w:val="0"/>
      <w:marBottom w:val="0"/>
      <w:divBdr>
        <w:top w:val="none" w:sz="0" w:space="0" w:color="auto"/>
        <w:left w:val="none" w:sz="0" w:space="0" w:color="auto"/>
        <w:bottom w:val="none" w:sz="0" w:space="0" w:color="auto"/>
        <w:right w:val="none" w:sz="0" w:space="0" w:color="auto"/>
      </w:divBdr>
    </w:div>
    <w:div w:id="1211190449">
      <w:bodyDiv w:val="1"/>
      <w:marLeft w:val="0"/>
      <w:marRight w:val="0"/>
      <w:marTop w:val="0"/>
      <w:marBottom w:val="0"/>
      <w:divBdr>
        <w:top w:val="none" w:sz="0" w:space="0" w:color="auto"/>
        <w:left w:val="none" w:sz="0" w:space="0" w:color="auto"/>
        <w:bottom w:val="none" w:sz="0" w:space="0" w:color="auto"/>
        <w:right w:val="none" w:sz="0" w:space="0" w:color="auto"/>
      </w:divBdr>
    </w:div>
    <w:div w:id="1211454167">
      <w:bodyDiv w:val="1"/>
      <w:marLeft w:val="0"/>
      <w:marRight w:val="0"/>
      <w:marTop w:val="0"/>
      <w:marBottom w:val="0"/>
      <w:divBdr>
        <w:top w:val="none" w:sz="0" w:space="0" w:color="auto"/>
        <w:left w:val="none" w:sz="0" w:space="0" w:color="auto"/>
        <w:bottom w:val="none" w:sz="0" w:space="0" w:color="auto"/>
        <w:right w:val="none" w:sz="0" w:space="0" w:color="auto"/>
      </w:divBdr>
    </w:div>
    <w:div w:id="1211455102">
      <w:bodyDiv w:val="1"/>
      <w:marLeft w:val="0"/>
      <w:marRight w:val="0"/>
      <w:marTop w:val="0"/>
      <w:marBottom w:val="0"/>
      <w:divBdr>
        <w:top w:val="none" w:sz="0" w:space="0" w:color="auto"/>
        <w:left w:val="none" w:sz="0" w:space="0" w:color="auto"/>
        <w:bottom w:val="none" w:sz="0" w:space="0" w:color="auto"/>
        <w:right w:val="none" w:sz="0" w:space="0" w:color="auto"/>
      </w:divBdr>
    </w:div>
    <w:div w:id="1211455420">
      <w:bodyDiv w:val="1"/>
      <w:marLeft w:val="0"/>
      <w:marRight w:val="0"/>
      <w:marTop w:val="0"/>
      <w:marBottom w:val="0"/>
      <w:divBdr>
        <w:top w:val="none" w:sz="0" w:space="0" w:color="auto"/>
        <w:left w:val="none" w:sz="0" w:space="0" w:color="auto"/>
        <w:bottom w:val="none" w:sz="0" w:space="0" w:color="auto"/>
        <w:right w:val="none" w:sz="0" w:space="0" w:color="auto"/>
      </w:divBdr>
    </w:div>
    <w:div w:id="1211499188">
      <w:bodyDiv w:val="1"/>
      <w:marLeft w:val="0"/>
      <w:marRight w:val="0"/>
      <w:marTop w:val="0"/>
      <w:marBottom w:val="0"/>
      <w:divBdr>
        <w:top w:val="none" w:sz="0" w:space="0" w:color="auto"/>
        <w:left w:val="none" w:sz="0" w:space="0" w:color="auto"/>
        <w:bottom w:val="none" w:sz="0" w:space="0" w:color="auto"/>
        <w:right w:val="none" w:sz="0" w:space="0" w:color="auto"/>
      </w:divBdr>
    </w:div>
    <w:div w:id="1211503366">
      <w:bodyDiv w:val="1"/>
      <w:marLeft w:val="0"/>
      <w:marRight w:val="0"/>
      <w:marTop w:val="0"/>
      <w:marBottom w:val="0"/>
      <w:divBdr>
        <w:top w:val="none" w:sz="0" w:space="0" w:color="auto"/>
        <w:left w:val="none" w:sz="0" w:space="0" w:color="auto"/>
        <w:bottom w:val="none" w:sz="0" w:space="0" w:color="auto"/>
        <w:right w:val="none" w:sz="0" w:space="0" w:color="auto"/>
      </w:divBdr>
    </w:div>
    <w:div w:id="1211723719">
      <w:bodyDiv w:val="1"/>
      <w:marLeft w:val="0"/>
      <w:marRight w:val="0"/>
      <w:marTop w:val="0"/>
      <w:marBottom w:val="0"/>
      <w:divBdr>
        <w:top w:val="none" w:sz="0" w:space="0" w:color="auto"/>
        <w:left w:val="none" w:sz="0" w:space="0" w:color="auto"/>
        <w:bottom w:val="none" w:sz="0" w:space="0" w:color="auto"/>
        <w:right w:val="none" w:sz="0" w:space="0" w:color="auto"/>
      </w:divBdr>
    </w:div>
    <w:div w:id="1211847127">
      <w:bodyDiv w:val="1"/>
      <w:marLeft w:val="0"/>
      <w:marRight w:val="0"/>
      <w:marTop w:val="0"/>
      <w:marBottom w:val="0"/>
      <w:divBdr>
        <w:top w:val="none" w:sz="0" w:space="0" w:color="auto"/>
        <w:left w:val="none" w:sz="0" w:space="0" w:color="auto"/>
        <w:bottom w:val="none" w:sz="0" w:space="0" w:color="auto"/>
        <w:right w:val="none" w:sz="0" w:space="0" w:color="auto"/>
      </w:divBdr>
    </w:div>
    <w:div w:id="1211919151">
      <w:bodyDiv w:val="1"/>
      <w:marLeft w:val="0"/>
      <w:marRight w:val="0"/>
      <w:marTop w:val="0"/>
      <w:marBottom w:val="0"/>
      <w:divBdr>
        <w:top w:val="none" w:sz="0" w:space="0" w:color="auto"/>
        <w:left w:val="none" w:sz="0" w:space="0" w:color="auto"/>
        <w:bottom w:val="none" w:sz="0" w:space="0" w:color="auto"/>
        <w:right w:val="none" w:sz="0" w:space="0" w:color="auto"/>
      </w:divBdr>
    </w:div>
    <w:div w:id="1212038356">
      <w:bodyDiv w:val="1"/>
      <w:marLeft w:val="0"/>
      <w:marRight w:val="0"/>
      <w:marTop w:val="0"/>
      <w:marBottom w:val="0"/>
      <w:divBdr>
        <w:top w:val="none" w:sz="0" w:space="0" w:color="auto"/>
        <w:left w:val="none" w:sz="0" w:space="0" w:color="auto"/>
        <w:bottom w:val="none" w:sz="0" w:space="0" w:color="auto"/>
        <w:right w:val="none" w:sz="0" w:space="0" w:color="auto"/>
      </w:divBdr>
    </w:div>
    <w:div w:id="1212040625">
      <w:bodyDiv w:val="1"/>
      <w:marLeft w:val="0"/>
      <w:marRight w:val="0"/>
      <w:marTop w:val="0"/>
      <w:marBottom w:val="0"/>
      <w:divBdr>
        <w:top w:val="none" w:sz="0" w:space="0" w:color="auto"/>
        <w:left w:val="none" w:sz="0" w:space="0" w:color="auto"/>
        <w:bottom w:val="none" w:sz="0" w:space="0" w:color="auto"/>
        <w:right w:val="none" w:sz="0" w:space="0" w:color="auto"/>
      </w:divBdr>
    </w:div>
    <w:div w:id="1212231176">
      <w:bodyDiv w:val="1"/>
      <w:marLeft w:val="0"/>
      <w:marRight w:val="0"/>
      <w:marTop w:val="0"/>
      <w:marBottom w:val="0"/>
      <w:divBdr>
        <w:top w:val="none" w:sz="0" w:space="0" w:color="auto"/>
        <w:left w:val="none" w:sz="0" w:space="0" w:color="auto"/>
        <w:bottom w:val="none" w:sz="0" w:space="0" w:color="auto"/>
        <w:right w:val="none" w:sz="0" w:space="0" w:color="auto"/>
      </w:divBdr>
    </w:div>
    <w:div w:id="1212301785">
      <w:bodyDiv w:val="1"/>
      <w:marLeft w:val="0"/>
      <w:marRight w:val="0"/>
      <w:marTop w:val="0"/>
      <w:marBottom w:val="0"/>
      <w:divBdr>
        <w:top w:val="none" w:sz="0" w:space="0" w:color="auto"/>
        <w:left w:val="none" w:sz="0" w:space="0" w:color="auto"/>
        <w:bottom w:val="none" w:sz="0" w:space="0" w:color="auto"/>
        <w:right w:val="none" w:sz="0" w:space="0" w:color="auto"/>
      </w:divBdr>
    </w:div>
    <w:div w:id="1212307905">
      <w:bodyDiv w:val="1"/>
      <w:marLeft w:val="0"/>
      <w:marRight w:val="0"/>
      <w:marTop w:val="0"/>
      <w:marBottom w:val="0"/>
      <w:divBdr>
        <w:top w:val="none" w:sz="0" w:space="0" w:color="auto"/>
        <w:left w:val="none" w:sz="0" w:space="0" w:color="auto"/>
        <w:bottom w:val="none" w:sz="0" w:space="0" w:color="auto"/>
        <w:right w:val="none" w:sz="0" w:space="0" w:color="auto"/>
      </w:divBdr>
    </w:div>
    <w:div w:id="1212809423">
      <w:bodyDiv w:val="1"/>
      <w:marLeft w:val="0"/>
      <w:marRight w:val="0"/>
      <w:marTop w:val="0"/>
      <w:marBottom w:val="0"/>
      <w:divBdr>
        <w:top w:val="none" w:sz="0" w:space="0" w:color="auto"/>
        <w:left w:val="none" w:sz="0" w:space="0" w:color="auto"/>
        <w:bottom w:val="none" w:sz="0" w:space="0" w:color="auto"/>
        <w:right w:val="none" w:sz="0" w:space="0" w:color="auto"/>
      </w:divBdr>
    </w:div>
    <w:div w:id="1212961644">
      <w:bodyDiv w:val="1"/>
      <w:marLeft w:val="0"/>
      <w:marRight w:val="0"/>
      <w:marTop w:val="0"/>
      <w:marBottom w:val="0"/>
      <w:divBdr>
        <w:top w:val="none" w:sz="0" w:space="0" w:color="auto"/>
        <w:left w:val="none" w:sz="0" w:space="0" w:color="auto"/>
        <w:bottom w:val="none" w:sz="0" w:space="0" w:color="auto"/>
        <w:right w:val="none" w:sz="0" w:space="0" w:color="auto"/>
      </w:divBdr>
    </w:div>
    <w:div w:id="1213081148">
      <w:bodyDiv w:val="1"/>
      <w:marLeft w:val="0"/>
      <w:marRight w:val="0"/>
      <w:marTop w:val="0"/>
      <w:marBottom w:val="0"/>
      <w:divBdr>
        <w:top w:val="none" w:sz="0" w:space="0" w:color="auto"/>
        <w:left w:val="none" w:sz="0" w:space="0" w:color="auto"/>
        <w:bottom w:val="none" w:sz="0" w:space="0" w:color="auto"/>
        <w:right w:val="none" w:sz="0" w:space="0" w:color="auto"/>
      </w:divBdr>
    </w:div>
    <w:div w:id="1213419560">
      <w:bodyDiv w:val="1"/>
      <w:marLeft w:val="0"/>
      <w:marRight w:val="0"/>
      <w:marTop w:val="0"/>
      <w:marBottom w:val="0"/>
      <w:divBdr>
        <w:top w:val="none" w:sz="0" w:space="0" w:color="auto"/>
        <w:left w:val="none" w:sz="0" w:space="0" w:color="auto"/>
        <w:bottom w:val="none" w:sz="0" w:space="0" w:color="auto"/>
        <w:right w:val="none" w:sz="0" w:space="0" w:color="auto"/>
      </w:divBdr>
    </w:div>
    <w:div w:id="1213611316">
      <w:bodyDiv w:val="1"/>
      <w:marLeft w:val="0"/>
      <w:marRight w:val="0"/>
      <w:marTop w:val="0"/>
      <w:marBottom w:val="0"/>
      <w:divBdr>
        <w:top w:val="none" w:sz="0" w:space="0" w:color="auto"/>
        <w:left w:val="none" w:sz="0" w:space="0" w:color="auto"/>
        <w:bottom w:val="none" w:sz="0" w:space="0" w:color="auto"/>
        <w:right w:val="none" w:sz="0" w:space="0" w:color="auto"/>
      </w:divBdr>
    </w:div>
    <w:div w:id="1213616569">
      <w:bodyDiv w:val="1"/>
      <w:marLeft w:val="0"/>
      <w:marRight w:val="0"/>
      <w:marTop w:val="0"/>
      <w:marBottom w:val="0"/>
      <w:divBdr>
        <w:top w:val="none" w:sz="0" w:space="0" w:color="auto"/>
        <w:left w:val="none" w:sz="0" w:space="0" w:color="auto"/>
        <w:bottom w:val="none" w:sz="0" w:space="0" w:color="auto"/>
        <w:right w:val="none" w:sz="0" w:space="0" w:color="auto"/>
      </w:divBdr>
    </w:div>
    <w:div w:id="1213617537">
      <w:bodyDiv w:val="1"/>
      <w:marLeft w:val="0"/>
      <w:marRight w:val="0"/>
      <w:marTop w:val="0"/>
      <w:marBottom w:val="0"/>
      <w:divBdr>
        <w:top w:val="none" w:sz="0" w:space="0" w:color="auto"/>
        <w:left w:val="none" w:sz="0" w:space="0" w:color="auto"/>
        <w:bottom w:val="none" w:sz="0" w:space="0" w:color="auto"/>
        <w:right w:val="none" w:sz="0" w:space="0" w:color="auto"/>
      </w:divBdr>
    </w:div>
    <w:div w:id="1213810415">
      <w:bodyDiv w:val="1"/>
      <w:marLeft w:val="0"/>
      <w:marRight w:val="0"/>
      <w:marTop w:val="0"/>
      <w:marBottom w:val="0"/>
      <w:divBdr>
        <w:top w:val="none" w:sz="0" w:space="0" w:color="auto"/>
        <w:left w:val="none" w:sz="0" w:space="0" w:color="auto"/>
        <w:bottom w:val="none" w:sz="0" w:space="0" w:color="auto"/>
        <w:right w:val="none" w:sz="0" w:space="0" w:color="auto"/>
      </w:divBdr>
    </w:div>
    <w:div w:id="1213925395">
      <w:bodyDiv w:val="1"/>
      <w:marLeft w:val="0"/>
      <w:marRight w:val="0"/>
      <w:marTop w:val="0"/>
      <w:marBottom w:val="0"/>
      <w:divBdr>
        <w:top w:val="none" w:sz="0" w:space="0" w:color="auto"/>
        <w:left w:val="none" w:sz="0" w:space="0" w:color="auto"/>
        <w:bottom w:val="none" w:sz="0" w:space="0" w:color="auto"/>
        <w:right w:val="none" w:sz="0" w:space="0" w:color="auto"/>
      </w:divBdr>
    </w:div>
    <w:div w:id="1213955928">
      <w:bodyDiv w:val="1"/>
      <w:marLeft w:val="0"/>
      <w:marRight w:val="0"/>
      <w:marTop w:val="0"/>
      <w:marBottom w:val="0"/>
      <w:divBdr>
        <w:top w:val="none" w:sz="0" w:space="0" w:color="auto"/>
        <w:left w:val="none" w:sz="0" w:space="0" w:color="auto"/>
        <w:bottom w:val="none" w:sz="0" w:space="0" w:color="auto"/>
        <w:right w:val="none" w:sz="0" w:space="0" w:color="auto"/>
      </w:divBdr>
    </w:div>
    <w:div w:id="1213998090">
      <w:bodyDiv w:val="1"/>
      <w:marLeft w:val="0"/>
      <w:marRight w:val="0"/>
      <w:marTop w:val="0"/>
      <w:marBottom w:val="0"/>
      <w:divBdr>
        <w:top w:val="none" w:sz="0" w:space="0" w:color="auto"/>
        <w:left w:val="none" w:sz="0" w:space="0" w:color="auto"/>
        <w:bottom w:val="none" w:sz="0" w:space="0" w:color="auto"/>
        <w:right w:val="none" w:sz="0" w:space="0" w:color="auto"/>
      </w:divBdr>
    </w:div>
    <w:div w:id="1214317731">
      <w:bodyDiv w:val="1"/>
      <w:marLeft w:val="0"/>
      <w:marRight w:val="0"/>
      <w:marTop w:val="0"/>
      <w:marBottom w:val="0"/>
      <w:divBdr>
        <w:top w:val="none" w:sz="0" w:space="0" w:color="auto"/>
        <w:left w:val="none" w:sz="0" w:space="0" w:color="auto"/>
        <w:bottom w:val="none" w:sz="0" w:space="0" w:color="auto"/>
        <w:right w:val="none" w:sz="0" w:space="0" w:color="auto"/>
      </w:divBdr>
    </w:div>
    <w:div w:id="1214735997">
      <w:bodyDiv w:val="1"/>
      <w:marLeft w:val="0"/>
      <w:marRight w:val="0"/>
      <w:marTop w:val="0"/>
      <w:marBottom w:val="0"/>
      <w:divBdr>
        <w:top w:val="none" w:sz="0" w:space="0" w:color="auto"/>
        <w:left w:val="none" w:sz="0" w:space="0" w:color="auto"/>
        <w:bottom w:val="none" w:sz="0" w:space="0" w:color="auto"/>
        <w:right w:val="none" w:sz="0" w:space="0" w:color="auto"/>
      </w:divBdr>
    </w:div>
    <w:div w:id="1214850621">
      <w:bodyDiv w:val="1"/>
      <w:marLeft w:val="0"/>
      <w:marRight w:val="0"/>
      <w:marTop w:val="0"/>
      <w:marBottom w:val="0"/>
      <w:divBdr>
        <w:top w:val="none" w:sz="0" w:space="0" w:color="auto"/>
        <w:left w:val="none" w:sz="0" w:space="0" w:color="auto"/>
        <w:bottom w:val="none" w:sz="0" w:space="0" w:color="auto"/>
        <w:right w:val="none" w:sz="0" w:space="0" w:color="auto"/>
      </w:divBdr>
    </w:div>
    <w:div w:id="1214851472">
      <w:bodyDiv w:val="1"/>
      <w:marLeft w:val="0"/>
      <w:marRight w:val="0"/>
      <w:marTop w:val="0"/>
      <w:marBottom w:val="0"/>
      <w:divBdr>
        <w:top w:val="none" w:sz="0" w:space="0" w:color="auto"/>
        <w:left w:val="none" w:sz="0" w:space="0" w:color="auto"/>
        <w:bottom w:val="none" w:sz="0" w:space="0" w:color="auto"/>
        <w:right w:val="none" w:sz="0" w:space="0" w:color="auto"/>
      </w:divBdr>
    </w:div>
    <w:div w:id="1214922933">
      <w:bodyDiv w:val="1"/>
      <w:marLeft w:val="0"/>
      <w:marRight w:val="0"/>
      <w:marTop w:val="0"/>
      <w:marBottom w:val="0"/>
      <w:divBdr>
        <w:top w:val="none" w:sz="0" w:space="0" w:color="auto"/>
        <w:left w:val="none" w:sz="0" w:space="0" w:color="auto"/>
        <w:bottom w:val="none" w:sz="0" w:space="0" w:color="auto"/>
        <w:right w:val="none" w:sz="0" w:space="0" w:color="auto"/>
      </w:divBdr>
    </w:div>
    <w:div w:id="1215043169">
      <w:bodyDiv w:val="1"/>
      <w:marLeft w:val="0"/>
      <w:marRight w:val="0"/>
      <w:marTop w:val="0"/>
      <w:marBottom w:val="0"/>
      <w:divBdr>
        <w:top w:val="none" w:sz="0" w:space="0" w:color="auto"/>
        <w:left w:val="none" w:sz="0" w:space="0" w:color="auto"/>
        <w:bottom w:val="none" w:sz="0" w:space="0" w:color="auto"/>
        <w:right w:val="none" w:sz="0" w:space="0" w:color="auto"/>
      </w:divBdr>
    </w:div>
    <w:div w:id="1215048721">
      <w:bodyDiv w:val="1"/>
      <w:marLeft w:val="0"/>
      <w:marRight w:val="0"/>
      <w:marTop w:val="0"/>
      <w:marBottom w:val="0"/>
      <w:divBdr>
        <w:top w:val="none" w:sz="0" w:space="0" w:color="auto"/>
        <w:left w:val="none" w:sz="0" w:space="0" w:color="auto"/>
        <w:bottom w:val="none" w:sz="0" w:space="0" w:color="auto"/>
        <w:right w:val="none" w:sz="0" w:space="0" w:color="auto"/>
      </w:divBdr>
    </w:div>
    <w:div w:id="1215311495">
      <w:bodyDiv w:val="1"/>
      <w:marLeft w:val="0"/>
      <w:marRight w:val="0"/>
      <w:marTop w:val="0"/>
      <w:marBottom w:val="0"/>
      <w:divBdr>
        <w:top w:val="none" w:sz="0" w:space="0" w:color="auto"/>
        <w:left w:val="none" w:sz="0" w:space="0" w:color="auto"/>
        <w:bottom w:val="none" w:sz="0" w:space="0" w:color="auto"/>
        <w:right w:val="none" w:sz="0" w:space="0" w:color="auto"/>
      </w:divBdr>
    </w:div>
    <w:div w:id="1215431948">
      <w:bodyDiv w:val="1"/>
      <w:marLeft w:val="0"/>
      <w:marRight w:val="0"/>
      <w:marTop w:val="0"/>
      <w:marBottom w:val="0"/>
      <w:divBdr>
        <w:top w:val="none" w:sz="0" w:space="0" w:color="auto"/>
        <w:left w:val="none" w:sz="0" w:space="0" w:color="auto"/>
        <w:bottom w:val="none" w:sz="0" w:space="0" w:color="auto"/>
        <w:right w:val="none" w:sz="0" w:space="0" w:color="auto"/>
      </w:divBdr>
    </w:div>
    <w:div w:id="1215576882">
      <w:bodyDiv w:val="1"/>
      <w:marLeft w:val="0"/>
      <w:marRight w:val="0"/>
      <w:marTop w:val="0"/>
      <w:marBottom w:val="0"/>
      <w:divBdr>
        <w:top w:val="none" w:sz="0" w:space="0" w:color="auto"/>
        <w:left w:val="none" w:sz="0" w:space="0" w:color="auto"/>
        <w:bottom w:val="none" w:sz="0" w:space="0" w:color="auto"/>
        <w:right w:val="none" w:sz="0" w:space="0" w:color="auto"/>
      </w:divBdr>
    </w:div>
    <w:div w:id="1215774939">
      <w:bodyDiv w:val="1"/>
      <w:marLeft w:val="0"/>
      <w:marRight w:val="0"/>
      <w:marTop w:val="0"/>
      <w:marBottom w:val="0"/>
      <w:divBdr>
        <w:top w:val="none" w:sz="0" w:space="0" w:color="auto"/>
        <w:left w:val="none" w:sz="0" w:space="0" w:color="auto"/>
        <w:bottom w:val="none" w:sz="0" w:space="0" w:color="auto"/>
        <w:right w:val="none" w:sz="0" w:space="0" w:color="auto"/>
      </w:divBdr>
    </w:div>
    <w:div w:id="1215776414">
      <w:bodyDiv w:val="1"/>
      <w:marLeft w:val="0"/>
      <w:marRight w:val="0"/>
      <w:marTop w:val="0"/>
      <w:marBottom w:val="0"/>
      <w:divBdr>
        <w:top w:val="none" w:sz="0" w:space="0" w:color="auto"/>
        <w:left w:val="none" w:sz="0" w:space="0" w:color="auto"/>
        <w:bottom w:val="none" w:sz="0" w:space="0" w:color="auto"/>
        <w:right w:val="none" w:sz="0" w:space="0" w:color="auto"/>
      </w:divBdr>
    </w:div>
    <w:div w:id="1215849802">
      <w:bodyDiv w:val="1"/>
      <w:marLeft w:val="0"/>
      <w:marRight w:val="0"/>
      <w:marTop w:val="0"/>
      <w:marBottom w:val="0"/>
      <w:divBdr>
        <w:top w:val="none" w:sz="0" w:space="0" w:color="auto"/>
        <w:left w:val="none" w:sz="0" w:space="0" w:color="auto"/>
        <w:bottom w:val="none" w:sz="0" w:space="0" w:color="auto"/>
        <w:right w:val="none" w:sz="0" w:space="0" w:color="auto"/>
      </w:divBdr>
    </w:div>
    <w:div w:id="1215890680">
      <w:bodyDiv w:val="1"/>
      <w:marLeft w:val="0"/>
      <w:marRight w:val="0"/>
      <w:marTop w:val="0"/>
      <w:marBottom w:val="0"/>
      <w:divBdr>
        <w:top w:val="none" w:sz="0" w:space="0" w:color="auto"/>
        <w:left w:val="none" w:sz="0" w:space="0" w:color="auto"/>
        <w:bottom w:val="none" w:sz="0" w:space="0" w:color="auto"/>
        <w:right w:val="none" w:sz="0" w:space="0" w:color="auto"/>
      </w:divBdr>
    </w:div>
    <w:div w:id="1215921911">
      <w:bodyDiv w:val="1"/>
      <w:marLeft w:val="0"/>
      <w:marRight w:val="0"/>
      <w:marTop w:val="0"/>
      <w:marBottom w:val="0"/>
      <w:divBdr>
        <w:top w:val="none" w:sz="0" w:space="0" w:color="auto"/>
        <w:left w:val="none" w:sz="0" w:space="0" w:color="auto"/>
        <w:bottom w:val="none" w:sz="0" w:space="0" w:color="auto"/>
        <w:right w:val="none" w:sz="0" w:space="0" w:color="auto"/>
      </w:divBdr>
    </w:div>
    <w:div w:id="1215972792">
      <w:bodyDiv w:val="1"/>
      <w:marLeft w:val="0"/>
      <w:marRight w:val="0"/>
      <w:marTop w:val="0"/>
      <w:marBottom w:val="0"/>
      <w:divBdr>
        <w:top w:val="none" w:sz="0" w:space="0" w:color="auto"/>
        <w:left w:val="none" w:sz="0" w:space="0" w:color="auto"/>
        <w:bottom w:val="none" w:sz="0" w:space="0" w:color="auto"/>
        <w:right w:val="none" w:sz="0" w:space="0" w:color="auto"/>
      </w:divBdr>
    </w:div>
    <w:div w:id="1216238528">
      <w:bodyDiv w:val="1"/>
      <w:marLeft w:val="0"/>
      <w:marRight w:val="0"/>
      <w:marTop w:val="0"/>
      <w:marBottom w:val="0"/>
      <w:divBdr>
        <w:top w:val="none" w:sz="0" w:space="0" w:color="auto"/>
        <w:left w:val="none" w:sz="0" w:space="0" w:color="auto"/>
        <w:bottom w:val="none" w:sz="0" w:space="0" w:color="auto"/>
        <w:right w:val="none" w:sz="0" w:space="0" w:color="auto"/>
      </w:divBdr>
    </w:div>
    <w:div w:id="1216433477">
      <w:bodyDiv w:val="1"/>
      <w:marLeft w:val="0"/>
      <w:marRight w:val="0"/>
      <w:marTop w:val="0"/>
      <w:marBottom w:val="0"/>
      <w:divBdr>
        <w:top w:val="none" w:sz="0" w:space="0" w:color="auto"/>
        <w:left w:val="none" w:sz="0" w:space="0" w:color="auto"/>
        <w:bottom w:val="none" w:sz="0" w:space="0" w:color="auto"/>
        <w:right w:val="none" w:sz="0" w:space="0" w:color="auto"/>
      </w:divBdr>
    </w:div>
    <w:div w:id="1216503061">
      <w:bodyDiv w:val="1"/>
      <w:marLeft w:val="0"/>
      <w:marRight w:val="0"/>
      <w:marTop w:val="0"/>
      <w:marBottom w:val="0"/>
      <w:divBdr>
        <w:top w:val="none" w:sz="0" w:space="0" w:color="auto"/>
        <w:left w:val="none" w:sz="0" w:space="0" w:color="auto"/>
        <w:bottom w:val="none" w:sz="0" w:space="0" w:color="auto"/>
        <w:right w:val="none" w:sz="0" w:space="0" w:color="auto"/>
      </w:divBdr>
    </w:div>
    <w:div w:id="1216548207">
      <w:bodyDiv w:val="1"/>
      <w:marLeft w:val="0"/>
      <w:marRight w:val="0"/>
      <w:marTop w:val="0"/>
      <w:marBottom w:val="0"/>
      <w:divBdr>
        <w:top w:val="none" w:sz="0" w:space="0" w:color="auto"/>
        <w:left w:val="none" w:sz="0" w:space="0" w:color="auto"/>
        <w:bottom w:val="none" w:sz="0" w:space="0" w:color="auto"/>
        <w:right w:val="none" w:sz="0" w:space="0" w:color="auto"/>
      </w:divBdr>
    </w:div>
    <w:div w:id="1216576523">
      <w:bodyDiv w:val="1"/>
      <w:marLeft w:val="0"/>
      <w:marRight w:val="0"/>
      <w:marTop w:val="0"/>
      <w:marBottom w:val="0"/>
      <w:divBdr>
        <w:top w:val="none" w:sz="0" w:space="0" w:color="auto"/>
        <w:left w:val="none" w:sz="0" w:space="0" w:color="auto"/>
        <w:bottom w:val="none" w:sz="0" w:space="0" w:color="auto"/>
        <w:right w:val="none" w:sz="0" w:space="0" w:color="auto"/>
      </w:divBdr>
    </w:div>
    <w:div w:id="1216772549">
      <w:bodyDiv w:val="1"/>
      <w:marLeft w:val="0"/>
      <w:marRight w:val="0"/>
      <w:marTop w:val="0"/>
      <w:marBottom w:val="0"/>
      <w:divBdr>
        <w:top w:val="none" w:sz="0" w:space="0" w:color="auto"/>
        <w:left w:val="none" w:sz="0" w:space="0" w:color="auto"/>
        <w:bottom w:val="none" w:sz="0" w:space="0" w:color="auto"/>
        <w:right w:val="none" w:sz="0" w:space="0" w:color="auto"/>
      </w:divBdr>
    </w:div>
    <w:div w:id="1216894169">
      <w:bodyDiv w:val="1"/>
      <w:marLeft w:val="0"/>
      <w:marRight w:val="0"/>
      <w:marTop w:val="0"/>
      <w:marBottom w:val="0"/>
      <w:divBdr>
        <w:top w:val="none" w:sz="0" w:space="0" w:color="auto"/>
        <w:left w:val="none" w:sz="0" w:space="0" w:color="auto"/>
        <w:bottom w:val="none" w:sz="0" w:space="0" w:color="auto"/>
        <w:right w:val="none" w:sz="0" w:space="0" w:color="auto"/>
      </w:divBdr>
    </w:div>
    <w:div w:id="1216939370">
      <w:bodyDiv w:val="1"/>
      <w:marLeft w:val="0"/>
      <w:marRight w:val="0"/>
      <w:marTop w:val="0"/>
      <w:marBottom w:val="0"/>
      <w:divBdr>
        <w:top w:val="none" w:sz="0" w:space="0" w:color="auto"/>
        <w:left w:val="none" w:sz="0" w:space="0" w:color="auto"/>
        <w:bottom w:val="none" w:sz="0" w:space="0" w:color="auto"/>
        <w:right w:val="none" w:sz="0" w:space="0" w:color="auto"/>
      </w:divBdr>
    </w:div>
    <w:div w:id="1217159329">
      <w:bodyDiv w:val="1"/>
      <w:marLeft w:val="0"/>
      <w:marRight w:val="0"/>
      <w:marTop w:val="0"/>
      <w:marBottom w:val="0"/>
      <w:divBdr>
        <w:top w:val="none" w:sz="0" w:space="0" w:color="auto"/>
        <w:left w:val="none" w:sz="0" w:space="0" w:color="auto"/>
        <w:bottom w:val="none" w:sz="0" w:space="0" w:color="auto"/>
        <w:right w:val="none" w:sz="0" w:space="0" w:color="auto"/>
      </w:divBdr>
    </w:div>
    <w:div w:id="1217162697">
      <w:bodyDiv w:val="1"/>
      <w:marLeft w:val="0"/>
      <w:marRight w:val="0"/>
      <w:marTop w:val="0"/>
      <w:marBottom w:val="0"/>
      <w:divBdr>
        <w:top w:val="none" w:sz="0" w:space="0" w:color="auto"/>
        <w:left w:val="none" w:sz="0" w:space="0" w:color="auto"/>
        <w:bottom w:val="none" w:sz="0" w:space="0" w:color="auto"/>
        <w:right w:val="none" w:sz="0" w:space="0" w:color="auto"/>
      </w:divBdr>
    </w:div>
    <w:div w:id="1217357309">
      <w:bodyDiv w:val="1"/>
      <w:marLeft w:val="0"/>
      <w:marRight w:val="0"/>
      <w:marTop w:val="0"/>
      <w:marBottom w:val="0"/>
      <w:divBdr>
        <w:top w:val="none" w:sz="0" w:space="0" w:color="auto"/>
        <w:left w:val="none" w:sz="0" w:space="0" w:color="auto"/>
        <w:bottom w:val="none" w:sz="0" w:space="0" w:color="auto"/>
        <w:right w:val="none" w:sz="0" w:space="0" w:color="auto"/>
      </w:divBdr>
    </w:div>
    <w:div w:id="1218124933">
      <w:bodyDiv w:val="1"/>
      <w:marLeft w:val="0"/>
      <w:marRight w:val="0"/>
      <w:marTop w:val="0"/>
      <w:marBottom w:val="0"/>
      <w:divBdr>
        <w:top w:val="none" w:sz="0" w:space="0" w:color="auto"/>
        <w:left w:val="none" w:sz="0" w:space="0" w:color="auto"/>
        <w:bottom w:val="none" w:sz="0" w:space="0" w:color="auto"/>
        <w:right w:val="none" w:sz="0" w:space="0" w:color="auto"/>
      </w:divBdr>
    </w:div>
    <w:div w:id="1218200738">
      <w:bodyDiv w:val="1"/>
      <w:marLeft w:val="0"/>
      <w:marRight w:val="0"/>
      <w:marTop w:val="0"/>
      <w:marBottom w:val="0"/>
      <w:divBdr>
        <w:top w:val="none" w:sz="0" w:space="0" w:color="auto"/>
        <w:left w:val="none" w:sz="0" w:space="0" w:color="auto"/>
        <w:bottom w:val="none" w:sz="0" w:space="0" w:color="auto"/>
        <w:right w:val="none" w:sz="0" w:space="0" w:color="auto"/>
      </w:divBdr>
    </w:div>
    <w:div w:id="1218281071">
      <w:bodyDiv w:val="1"/>
      <w:marLeft w:val="0"/>
      <w:marRight w:val="0"/>
      <w:marTop w:val="0"/>
      <w:marBottom w:val="0"/>
      <w:divBdr>
        <w:top w:val="none" w:sz="0" w:space="0" w:color="auto"/>
        <w:left w:val="none" w:sz="0" w:space="0" w:color="auto"/>
        <w:bottom w:val="none" w:sz="0" w:space="0" w:color="auto"/>
        <w:right w:val="none" w:sz="0" w:space="0" w:color="auto"/>
      </w:divBdr>
    </w:div>
    <w:div w:id="1218281093">
      <w:bodyDiv w:val="1"/>
      <w:marLeft w:val="0"/>
      <w:marRight w:val="0"/>
      <w:marTop w:val="0"/>
      <w:marBottom w:val="0"/>
      <w:divBdr>
        <w:top w:val="none" w:sz="0" w:space="0" w:color="auto"/>
        <w:left w:val="none" w:sz="0" w:space="0" w:color="auto"/>
        <w:bottom w:val="none" w:sz="0" w:space="0" w:color="auto"/>
        <w:right w:val="none" w:sz="0" w:space="0" w:color="auto"/>
      </w:divBdr>
    </w:div>
    <w:div w:id="1218393604">
      <w:bodyDiv w:val="1"/>
      <w:marLeft w:val="0"/>
      <w:marRight w:val="0"/>
      <w:marTop w:val="0"/>
      <w:marBottom w:val="0"/>
      <w:divBdr>
        <w:top w:val="none" w:sz="0" w:space="0" w:color="auto"/>
        <w:left w:val="none" w:sz="0" w:space="0" w:color="auto"/>
        <w:bottom w:val="none" w:sz="0" w:space="0" w:color="auto"/>
        <w:right w:val="none" w:sz="0" w:space="0" w:color="auto"/>
      </w:divBdr>
    </w:div>
    <w:div w:id="1218592176">
      <w:bodyDiv w:val="1"/>
      <w:marLeft w:val="0"/>
      <w:marRight w:val="0"/>
      <w:marTop w:val="0"/>
      <w:marBottom w:val="0"/>
      <w:divBdr>
        <w:top w:val="none" w:sz="0" w:space="0" w:color="auto"/>
        <w:left w:val="none" w:sz="0" w:space="0" w:color="auto"/>
        <w:bottom w:val="none" w:sz="0" w:space="0" w:color="auto"/>
        <w:right w:val="none" w:sz="0" w:space="0" w:color="auto"/>
      </w:divBdr>
    </w:div>
    <w:div w:id="1218858123">
      <w:bodyDiv w:val="1"/>
      <w:marLeft w:val="0"/>
      <w:marRight w:val="0"/>
      <w:marTop w:val="0"/>
      <w:marBottom w:val="0"/>
      <w:divBdr>
        <w:top w:val="none" w:sz="0" w:space="0" w:color="auto"/>
        <w:left w:val="none" w:sz="0" w:space="0" w:color="auto"/>
        <w:bottom w:val="none" w:sz="0" w:space="0" w:color="auto"/>
        <w:right w:val="none" w:sz="0" w:space="0" w:color="auto"/>
      </w:divBdr>
    </w:div>
    <w:div w:id="1218905488">
      <w:bodyDiv w:val="1"/>
      <w:marLeft w:val="0"/>
      <w:marRight w:val="0"/>
      <w:marTop w:val="0"/>
      <w:marBottom w:val="0"/>
      <w:divBdr>
        <w:top w:val="none" w:sz="0" w:space="0" w:color="auto"/>
        <w:left w:val="none" w:sz="0" w:space="0" w:color="auto"/>
        <w:bottom w:val="none" w:sz="0" w:space="0" w:color="auto"/>
        <w:right w:val="none" w:sz="0" w:space="0" w:color="auto"/>
      </w:divBdr>
    </w:div>
    <w:div w:id="1218933087">
      <w:bodyDiv w:val="1"/>
      <w:marLeft w:val="0"/>
      <w:marRight w:val="0"/>
      <w:marTop w:val="0"/>
      <w:marBottom w:val="0"/>
      <w:divBdr>
        <w:top w:val="none" w:sz="0" w:space="0" w:color="auto"/>
        <w:left w:val="none" w:sz="0" w:space="0" w:color="auto"/>
        <w:bottom w:val="none" w:sz="0" w:space="0" w:color="auto"/>
        <w:right w:val="none" w:sz="0" w:space="0" w:color="auto"/>
      </w:divBdr>
    </w:div>
    <w:div w:id="1219242365">
      <w:bodyDiv w:val="1"/>
      <w:marLeft w:val="0"/>
      <w:marRight w:val="0"/>
      <w:marTop w:val="0"/>
      <w:marBottom w:val="0"/>
      <w:divBdr>
        <w:top w:val="none" w:sz="0" w:space="0" w:color="auto"/>
        <w:left w:val="none" w:sz="0" w:space="0" w:color="auto"/>
        <w:bottom w:val="none" w:sz="0" w:space="0" w:color="auto"/>
        <w:right w:val="none" w:sz="0" w:space="0" w:color="auto"/>
      </w:divBdr>
    </w:div>
    <w:div w:id="1219243003">
      <w:bodyDiv w:val="1"/>
      <w:marLeft w:val="0"/>
      <w:marRight w:val="0"/>
      <w:marTop w:val="0"/>
      <w:marBottom w:val="0"/>
      <w:divBdr>
        <w:top w:val="none" w:sz="0" w:space="0" w:color="auto"/>
        <w:left w:val="none" w:sz="0" w:space="0" w:color="auto"/>
        <w:bottom w:val="none" w:sz="0" w:space="0" w:color="auto"/>
        <w:right w:val="none" w:sz="0" w:space="0" w:color="auto"/>
      </w:divBdr>
    </w:div>
    <w:div w:id="1219246638">
      <w:bodyDiv w:val="1"/>
      <w:marLeft w:val="0"/>
      <w:marRight w:val="0"/>
      <w:marTop w:val="0"/>
      <w:marBottom w:val="0"/>
      <w:divBdr>
        <w:top w:val="none" w:sz="0" w:space="0" w:color="auto"/>
        <w:left w:val="none" w:sz="0" w:space="0" w:color="auto"/>
        <w:bottom w:val="none" w:sz="0" w:space="0" w:color="auto"/>
        <w:right w:val="none" w:sz="0" w:space="0" w:color="auto"/>
      </w:divBdr>
    </w:div>
    <w:div w:id="1219434347">
      <w:bodyDiv w:val="1"/>
      <w:marLeft w:val="0"/>
      <w:marRight w:val="0"/>
      <w:marTop w:val="0"/>
      <w:marBottom w:val="0"/>
      <w:divBdr>
        <w:top w:val="none" w:sz="0" w:space="0" w:color="auto"/>
        <w:left w:val="none" w:sz="0" w:space="0" w:color="auto"/>
        <w:bottom w:val="none" w:sz="0" w:space="0" w:color="auto"/>
        <w:right w:val="none" w:sz="0" w:space="0" w:color="auto"/>
      </w:divBdr>
    </w:div>
    <w:div w:id="1219785327">
      <w:bodyDiv w:val="1"/>
      <w:marLeft w:val="0"/>
      <w:marRight w:val="0"/>
      <w:marTop w:val="0"/>
      <w:marBottom w:val="0"/>
      <w:divBdr>
        <w:top w:val="none" w:sz="0" w:space="0" w:color="auto"/>
        <w:left w:val="none" w:sz="0" w:space="0" w:color="auto"/>
        <w:bottom w:val="none" w:sz="0" w:space="0" w:color="auto"/>
        <w:right w:val="none" w:sz="0" w:space="0" w:color="auto"/>
      </w:divBdr>
    </w:div>
    <w:div w:id="1219902384">
      <w:bodyDiv w:val="1"/>
      <w:marLeft w:val="0"/>
      <w:marRight w:val="0"/>
      <w:marTop w:val="0"/>
      <w:marBottom w:val="0"/>
      <w:divBdr>
        <w:top w:val="none" w:sz="0" w:space="0" w:color="auto"/>
        <w:left w:val="none" w:sz="0" w:space="0" w:color="auto"/>
        <w:bottom w:val="none" w:sz="0" w:space="0" w:color="auto"/>
        <w:right w:val="none" w:sz="0" w:space="0" w:color="auto"/>
      </w:divBdr>
    </w:div>
    <w:div w:id="1220050422">
      <w:bodyDiv w:val="1"/>
      <w:marLeft w:val="0"/>
      <w:marRight w:val="0"/>
      <w:marTop w:val="0"/>
      <w:marBottom w:val="0"/>
      <w:divBdr>
        <w:top w:val="none" w:sz="0" w:space="0" w:color="auto"/>
        <w:left w:val="none" w:sz="0" w:space="0" w:color="auto"/>
        <w:bottom w:val="none" w:sz="0" w:space="0" w:color="auto"/>
        <w:right w:val="none" w:sz="0" w:space="0" w:color="auto"/>
      </w:divBdr>
    </w:div>
    <w:div w:id="1220241047">
      <w:bodyDiv w:val="1"/>
      <w:marLeft w:val="0"/>
      <w:marRight w:val="0"/>
      <w:marTop w:val="0"/>
      <w:marBottom w:val="0"/>
      <w:divBdr>
        <w:top w:val="none" w:sz="0" w:space="0" w:color="auto"/>
        <w:left w:val="none" w:sz="0" w:space="0" w:color="auto"/>
        <w:bottom w:val="none" w:sz="0" w:space="0" w:color="auto"/>
        <w:right w:val="none" w:sz="0" w:space="0" w:color="auto"/>
      </w:divBdr>
    </w:div>
    <w:div w:id="1220289977">
      <w:bodyDiv w:val="1"/>
      <w:marLeft w:val="0"/>
      <w:marRight w:val="0"/>
      <w:marTop w:val="0"/>
      <w:marBottom w:val="0"/>
      <w:divBdr>
        <w:top w:val="none" w:sz="0" w:space="0" w:color="auto"/>
        <w:left w:val="none" w:sz="0" w:space="0" w:color="auto"/>
        <w:bottom w:val="none" w:sz="0" w:space="0" w:color="auto"/>
        <w:right w:val="none" w:sz="0" w:space="0" w:color="auto"/>
      </w:divBdr>
    </w:div>
    <w:div w:id="1220363826">
      <w:bodyDiv w:val="1"/>
      <w:marLeft w:val="0"/>
      <w:marRight w:val="0"/>
      <w:marTop w:val="0"/>
      <w:marBottom w:val="0"/>
      <w:divBdr>
        <w:top w:val="none" w:sz="0" w:space="0" w:color="auto"/>
        <w:left w:val="none" w:sz="0" w:space="0" w:color="auto"/>
        <w:bottom w:val="none" w:sz="0" w:space="0" w:color="auto"/>
        <w:right w:val="none" w:sz="0" w:space="0" w:color="auto"/>
      </w:divBdr>
    </w:div>
    <w:div w:id="1220437599">
      <w:bodyDiv w:val="1"/>
      <w:marLeft w:val="0"/>
      <w:marRight w:val="0"/>
      <w:marTop w:val="0"/>
      <w:marBottom w:val="0"/>
      <w:divBdr>
        <w:top w:val="none" w:sz="0" w:space="0" w:color="auto"/>
        <w:left w:val="none" w:sz="0" w:space="0" w:color="auto"/>
        <w:bottom w:val="none" w:sz="0" w:space="0" w:color="auto"/>
        <w:right w:val="none" w:sz="0" w:space="0" w:color="auto"/>
      </w:divBdr>
    </w:div>
    <w:div w:id="1220440978">
      <w:bodyDiv w:val="1"/>
      <w:marLeft w:val="0"/>
      <w:marRight w:val="0"/>
      <w:marTop w:val="0"/>
      <w:marBottom w:val="0"/>
      <w:divBdr>
        <w:top w:val="none" w:sz="0" w:space="0" w:color="auto"/>
        <w:left w:val="none" w:sz="0" w:space="0" w:color="auto"/>
        <w:bottom w:val="none" w:sz="0" w:space="0" w:color="auto"/>
        <w:right w:val="none" w:sz="0" w:space="0" w:color="auto"/>
      </w:divBdr>
    </w:div>
    <w:div w:id="1220480679">
      <w:bodyDiv w:val="1"/>
      <w:marLeft w:val="0"/>
      <w:marRight w:val="0"/>
      <w:marTop w:val="0"/>
      <w:marBottom w:val="0"/>
      <w:divBdr>
        <w:top w:val="none" w:sz="0" w:space="0" w:color="auto"/>
        <w:left w:val="none" w:sz="0" w:space="0" w:color="auto"/>
        <w:bottom w:val="none" w:sz="0" w:space="0" w:color="auto"/>
        <w:right w:val="none" w:sz="0" w:space="0" w:color="auto"/>
      </w:divBdr>
    </w:div>
    <w:div w:id="1220634672">
      <w:bodyDiv w:val="1"/>
      <w:marLeft w:val="0"/>
      <w:marRight w:val="0"/>
      <w:marTop w:val="0"/>
      <w:marBottom w:val="0"/>
      <w:divBdr>
        <w:top w:val="none" w:sz="0" w:space="0" w:color="auto"/>
        <w:left w:val="none" w:sz="0" w:space="0" w:color="auto"/>
        <w:bottom w:val="none" w:sz="0" w:space="0" w:color="auto"/>
        <w:right w:val="none" w:sz="0" w:space="0" w:color="auto"/>
      </w:divBdr>
    </w:div>
    <w:div w:id="1221089802">
      <w:bodyDiv w:val="1"/>
      <w:marLeft w:val="0"/>
      <w:marRight w:val="0"/>
      <w:marTop w:val="0"/>
      <w:marBottom w:val="0"/>
      <w:divBdr>
        <w:top w:val="none" w:sz="0" w:space="0" w:color="auto"/>
        <w:left w:val="none" w:sz="0" w:space="0" w:color="auto"/>
        <w:bottom w:val="none" w:sz="0" w:space="0" w:color="auto"/>
        <w:right w:val="none" w:sz="0" w:space="0" w:color="auto"/>
      </w:divBdr>
    </w:div>
    <w:div w:id="1221209669">
      <w:bodyDiv w:val="1"/>
      <w:marLeft w:val="0"/>
      <w:marRight w:val="0"/>
      <w:marTop w:val="0"/>
      <w:marBottom w:val="0"/>
      <w:divBdr>
        <w:top w:val="none" w:sz="0" w:space="0" w:color="auto"/>
        <w:left w:val="none" w:sz="0" w:space="0" w:color="auto"/>
        <w:bottom w:val="none" w:sz="0" w:space="0" w:color="auto"/>
        <w:right w:val="none" w:sz="0" w:space="0" w:color="auto"/>
      </w:divBdr>
    </w:div>
    <w:div w:id="1221281241">
      <w:bodyDiv w:val="1"/>
      <w:marLeft w:val="0"/>
      <w:marRight w:val="0"/>
      <w:marTop w:val="0"/>
      <w:marBottom w:val="0"/>
      <w:divBdr>
        <w:top w:val="none" w:sz="0" w:space="0" w:color="auto"/>
        <w:left w:val="none" w:sz="0" w:space="0" w:color="auto"/>
        <w:bottom w:val="none" w:sz="0" w:space="0" w:color="auto"/>
        <w:right w:val="none" w:sz="0" w:space="0" w:color="auto"/>
      </w:divBdr>
    </w:div>
    <w:div w:id="1221332425">
      <w:bodyDiv w:val="1"/>
      <w:marLeft w:val="0"/>
      <w:marRight w:val="0"/>
      <w:marTop w:val="0"/>
      <w:marBottom w:val="0"/>
      <w:divBdr>
        <w:top w:val="none" w:sz="0" w:space="0" w:color="auto"/>
        <w:left w:val="none" w:sz="0" w:space="0" w:color="auto"/>
        <w:bottom w:val="none" w:sz="0" w:space="0" w:color="auto"/>
        <w:right w:val="none" w:sz="0" w:space="0" w:color="auto"/>
      </w:divBdr>
    </w:div>
    <w:div w:id="1221400080">
      <w:bodyDiv w:val="1"/>
      <w:marLeft w:val="0"/>
      <w:marRight w:val="0"/>
      <w:marTop w:val="0"/>
      <w:marBottom w:val="0"/>
      <w:divBdr>
        <w:top w:val="none" w:sz="0" w:space="0" w:color="auto"/>
        <w:left w:val="none" w:sz="0" w:space="0" w:color="auto"/>
        <w:bottom w:val="none" w:sz="0" w:space="0" w:color="auto"/>
        <w:right w:val="none" w:sz="0" w:space="0" w:color="auto"/>
      </w:divBdr>
    </w:div>
    <w:div w:id="1221598891">
      <w:bodyDiv w:val="1"/>
      <w:marLeft w:val="0"/>
      <w:marRight w:val="0"/>
      <w:marTop w:val="0"/>
      <w:marBottom w:val="0"/>
      <w:divBdr>
        <w:top w:val="none" w:sz="0" w:space="0" w:color="auto"/>
        <w:left w:val="none" w:sz="0" w:space="0" w:color="auto"/>
        <w:bottom w:val="none" w:sz="0" w:space="0" w:color="auto"/>
        <w:right w:val="none" w:sz="0" w:space="0" w:color="auto"/>
      </w:divBdr>
    </w:div>
    <w:div w:id="1221599368">
      <w:bodyDiv w:val="1"/>
      <w:marLeft w:val="0"/>
      <w:marRight w:val="0"/>
      <w:marTop w:val="0"/>
      <w:marBottom w:val="0"/>
      <w:divBdr>
        <w:top w:val="none" w:sz="0" w:space="0" w:color="auto"/>
        <w:left w:val="none" w:sz="0" w:space="0" w:color="auto"/>
        <w:bottom w:val="none" w:sz="0" w:space="0" w:color="auto"/>
        <w:right w:val="none" w:sz="0" w:space="0" w:color="auto"/>
      </w:divBdr>
    </w:div>
    <w:div w:id="1221751427">
      <w:bodyDiv w:val="1"/>
      <w:marLeft w:val="0"/>
      <w:marRight w:val="0"/>
      <w:marTop w:val="0"/>
      <w:marBottom w:val="0"/>
      <w:divBdr>
        <w:top w:val="none" w:sz="0" w:space="0" w:color="auto"/>
        <w:left w:val="none" w:sz="0" w:space="0" w:color="auto"/>
        <w:bottom w:val="none" w:sz="0" w:space="0" w:color="auto"/>
        <w:right w:val="none" w:sz="0" w:space="0" w:color="auto"/>
      </w:divBdr>
    </w:div>
    <w:div w:id="1221936638">
      <w:bodyDiv w:val="1"/>
      <w:marLeft w:val="0"/>
      <w:marRight w:val="0"/>
      <w:marTop w:val="0"/>
      <w:marBottom w:val="0"/>
      <w:divBdr>
        <w:top w:val="none" w:sz="0" w:space="0" w:color="auto"/>
        <w:left w:val="none" w:sz="0" w:space="0" w:color="auto"/>
        <w:bottom w:val="none" w:sz="0" w:space="0" w:color="auto"/>
        <w:right w:val="none" w:sz="0" w:space="0" w:color="auto"/>
      </w:divBdr>
    </w:div>
    <w:div w:id="1222208349">
      <w:bodyDiv w:val="1"/>
      <w:marLeft w:val="0"/>
      <w:marRight w:val="0"/>
      <w:marTop w:val="0"/>
      <w:marBottom w:val="0"/>
      <w:divBdr>
        <w:top w:val="none" w:sz="0" w:space="0" w:color="auto"/>
        <w:left w:val="none" w:sz="0" w:space="0" w:color="auto"/>
        <w:bottom w:val="none" w:sz="0" w:space="0" w:color="auto"/>
        <w:right w:val="none" w:sz="0" w:space="0" w:color="auto"/>
      </w:divBdr>
    </w:div>
    <w:div w:id="1222473755">
      <w:bodyDiv w:val="1"/>
      <w:marLeft w:val="0"/>
      <w:marRight w:val="0"/>
      <w:marTop w:val="0"/>
      <w:marBottom w:val="0"/>
      <w:divBdr>
        <w:top w:val="none" w:sz="0" w:space="0" w:color="auto"/>
        <w:left w:val="none" w:sz="0" w:space="0" w:color="auto"/>
        <w:bottom w:val="none" w:sz="0" w:space="0" w:color="auto"/>
        <w:right w:val="none" w:sz="0" w:space="0" w:color="auto"/>
      </w:divBdr>
    </w:div>
    <w:div w:id="1222861855">
      <w:bodyDiv w:val="1"/>
      <w:marLeft w:val="0"/>
      <w:marRight w:val="0"/>
      <w:marTop w:val="0"/>
      <w:marBottom w:val="0"/>
      <w:divBdr>
        <w:top w:val="none" w:sz="0" w:space="0" w:color="auto"/>
        <w:left w:val="none" w:sz="0" w:space="0" w:color="auto"/>
        <w:bottom w:val="none" w:sz="0" w:space="0" w:color="auto"/>
        <w:right w:val="none" w:sz="0" w:space="0" w:color="auto"/>
      </w:divBdr>
    </w:div>
    <w:div w:id="1222867095">
      <w:bodyDiv w:val="1"/>
      <w:marLeft w:val="0"/>
      <w:marRight w:val="0"/>
      <w:marTop w:val="0"/>
      <w:marBottom w:val="0"/>
      <w:divBdr>
        <w:top w:val="none" w:sz="0" w:space="0" w:color="auto"/>
        <w:left w:val="none" w:sz="0" w:space="0" w:color="auto"/>
        <w:bottom w:val="none" w:sz="0" w:space="0" w:color="auto"/>
        <w:right w:val="none" w:sz="0" w:space="0" w:color="auto"/>
      </w:divBdr>
    </w:div>
    <w:div w:id="1222983956">
      <w:bodyDiv w:val="1"/>
      <w:marLeft w:val="0"/>
      <w:marRight w:val="0"/>
      <w:marTop w:val="0"/>
      <w:marBottom w:val="0"/>
      <w:divBdr>
        <w:top w:val="none" w:sz="0" w:space="0" w:color="auto"/>
        <w:left w:val="none" w:sz="0" w:space="0" w:color="auto"/>
        <w:bottom w:val="none" w:sz="0" w:space="0" w:color="auto"/>
        <w:right w:val="none" w:sz="0" w:space="0" w:color="auto"/>
      </w:divBdr>
    </w:div>
    <w:div w:id="1222985263">
      <w:bodyDiv w:val="1"/>
      <w:marLeft w:val="0"/>
      <w:marRight w:val="0"/>
      <w:marTop w:val="0"/>
      <w:marBottom w:val="0"/>
      <w:divBdr>
        <w:top w:val="none" w:sz="0" w:space="0" w:color="auto"/>
        <w:left w:val="none" w:sz="0" w:space="0" w:color="auto"/>
        <w:bottom w:val="none" w:sz="0" w:space="0" w:color="auto"/>
        <w:right w:val="none" w:sz="0" w:space="0" w:color="auto"/>
      </w:divBdr>
    </w:div>
    <w:div w:id="1223179223">
      <w:bodyDiv w:val="1"/>
      <w:marLeft w:val="0"/>
      <w:marRight w:val="0"/>
      <w:marTop w:val="0"/>
      <w:marBottom w:val="0"/>
      <w:divBdr>
        <w:top w:val="none" w:sz="0" w:space="0" w:color="auto"/>
        <w:left w:val="none" w:sz="0" w:space="0" w:color="auto"/>
        <w:bottom w:val="none" w:sz="0" w:space="0" w:color="auto"/>
        <w:right w:val="none" w:sz="0" w:space="0" w:color="auto"/>
      </w:divBdr>
    </w:div>
    <w:div w:id="1223325316">
      <w:bodyDiv w:val="1"/>
      <w:marLeft w:val="0"/>
      <w:marRight w:val="0"/>
      <w:marTop w:val="0"/>
      <w:marBottom w:val="0"/>
      <w:divBdr>
        <w:top w:val="none" w:sz="0" w:space="0" w:color="auto"/>
        <w:left w:val="none" w:sz="0" w:space="0" w:color="auto"/>
        <w:bottom w:val="none" w:sz="0" w:space="0" w:color="auto"/>
        <w:right w:val="none" w:sz="0" w:space="0" w:color="auto"/>
      </w:divBdr>
    </w:div>
    <w:div w:id="1223566839">
      <w:bodyDiv w:val="1"/>
      <w:marLeft w:val="0"/>
      <w:marRight w:val="0"/>
      <w:marTop w:val="0"/>
      <w:marBottom w:val="0"/>
      <w:divBdr>
        <w:top w:val="none" w:sz="0" w:space="0" w:color="auto"/>
        <w:left w:val="none" w:sz="0" w:space="0" w:color="auto"/>
        <w:bottom w:val="none" w:sz="0" w:space="0" w:color="auto"/>
        <w:right w:val="none" w:sz="0" w:space="0" w:color="auto"/>
      </w:divBdr>
    </w:div>
    <w:div w:id="1224290125">
      <w:bodyDiv w:val="1"/>
      <w:marLeft w:val="0"/>
      <w:marRight w:val="0"/>
      <w:marTop w:val="0"/>
      <w:marBottom w:val="0"/>
      <w:divBdr>
        <w:top w:val="none" w:sz="0" w:space="0" w:color="auto"/>
        <w:left w:val="none" w:sz="0" w:space="0" w:color="auto"/>
        <w:bottom w:val="none" w:sz="0" w:space="0" w:color="auto"/>
        <w:right w:val="none" w:sz="0" w:space="0" w:color="auto"/>
      </w:divBdr>
    </w:div>
    <w:div w:id="1224559416">
      <w:bodyDiv w:val="1"/>
      <w:marLeft w:val="0"/>
      <w:marRight w:val="0"/>
      <w:marTop w:val="0"/>
      <w:marBottom w:val="0"/>
      <w:divBdr>
        <w:top w:val="none" w:sz="0" w:space="0" w:color="auto"/>
        <w:left w:val="none" w:sz="0" w:space="0" w:color="auto"/>
        <w:bottom w:val="none" w:sz="0" w:space="0" w:color="auto"/>
        <w:right w:val="none" w:sz="0" w:space="0" w:color="auto"/>
      </w:divBdr>
    </w:div>
    <w:div w:id="1224561014">
      <w:bodyDiv w:val="1"/>
      <w:marLeft w:val="0"/>
      <w:marRight w:val="0"/>
      <w:marTop w:val="0"/>
      <w:marBottom w:val="0"/>
      <w:divBdr>
        <w:top w:val="none" w:sz="0" w:space="0" w:color="auto"/>
        <w:left w:val="none" w:sz="0" w:space="0" w:color="auto"/>
        <w:bottom w:val="none" w:sz="0" w:space="0" w:color="auto"/>
        <w:right w:val="none" w:sz="0" w:space="0" w:color="auto"/>
      </w:divBdr>
    </w:div>
    <w:div w:id="1224944373">
      <w:bodyDiv w:val="1"/>
      <w:marLeft w:val="0"/>
      <w:marRight w:val="0"/>
      <w:marTop w:val="0"/>
      <w:marBottom w:val="0"/>
      <w:divBdr>
        <w:top w:val="none" w:sz="0" w:space="0" w:color="auto"/>
        <w:left w:val="none" w:sz="0" w:space="0" w:color="auto"/>
        <w:bottom w:val="none" w:sz="0" w:space="0" w:color="auto"/>
        <w:right w:val="none" w:sz="0" w:space="0" w:color="auto"/>
      </w:divBdr>
    </w:div>
    <w:div w:id="1225020601">
      <w:bodyDiv w:val="1"/>
      <w:marLeft w:val="0"/>
      <w:marRight w:val="0"/>
      <w:marTop w:val="0"/>
      <w:marBottom w:val="0"/>
      <w:divBdr>
        <w:top w:val="none" w:sz="0" w:space="0" w:color="auto"/>
        <w:left w:val="none" w:sz="0" w:space="0" w:color="auto"/>
        <w:bottom w:val="none" w:sz="0" w:space="0" w:color="auto"/>
        <w:right w:val="none" w:sz="0" w:space="0" w:color="auto"/>
      </w:divBdr>
    </w:div>
    <w:div w:id="1225214745">
      <w:bodyDiv w:val="1"/>
      <w:marLeft w:val="0"/>
      <w:marRight w:val="0"/>
      <w:marTop w:val="0"/>
      <w:marBottom w:val="0"/>
      <w:divBdr>
        <w:top w:val="none" w:sz="0" w:space="0" w:color="auto"/>
        <w:left w:val="none" w:sz="0" w:space="0" w:color="auto"/>
        <w:bottom w:val="none" w:sz="0" w:space="0" w:color="auto"/>
        <w:right w:val="none" w:sz="0" w:space="0" w:color="auto"/>
      </w:divBdr>
    </w:div>
    <w:div w:id="1225408374">
      <w:bodyDiv w:val="1"/>
      <w:marLeft w:val="0"/>
      <w:marRight w:val="0"/>
      <w:marTop w:val="0"/>
      <w:marBottom w:val="0"/>
      <w:divBdr>
        <w:top w:val="none" w:sz="0" w:space="0" w:color="auto"/>
        <w:left w:val="none" w:sz="0" w:space="0" w:color="auto"/>
        <w:bottom w:val="none" w:sz="0" w:space="0" w:color="auto"/>
        <w:right w:val="none" w:sz="0" w:space="0" w:color="auto"/>
      </w:divBdr>
    </w:div>
    <w:div w:id="1225868759">
      <w:bodyDiv w:val="1"/>
      <w:marLeft w:val="0"/>
      <w:marRight w:val="0"/>
      <w:marTop w:val="0"/>
      <w:marBottom w:val="0"/>
      <w:divBdr>
        <w:top w:val="none" w:sz="0" w:space="0" w:color="auto"/>
        <w:left w:val="none" w:sz="0" w:space="0" w:color="auto"/>
        <w:bottom w:val="none" w:sz="0" w:space="0" w:color="auto"/>
        <w:right w:val="none" w:sz="0" w:space="0" w:color="auto"/>
      </w:divBdr>
    </w:div>
    <w:div w:id="1226256221">
      <w:bodyDiv w:val="1"/>
      <w:marLeft w:val="0"/>
      <w:marRight w:val="0"/>
      <w:marTop w:val="0"/>
      <w:marBottom w:val="0"/>
      <w:divBdr>
        <w:top w:val="none" w:sz="0" w:space="0" w:color="auto"/>
        <w:left w:val="none" w:sz="0" w:space="0" w:color="auto"/>
        <w:bottom w:val="none" w:sz="0" w:space="0" w:color="auto"/>
        <w:right w:val="none" w:sz="0" w:space="0" w:color="auto"/>
      </w:divBdr>
    </w:div>
    <w:div w:id="1226378392">
      <w:bodyDiv w:val="1"/>
      <w:marLeft w:val="0"/>
      <w:marRight w:val="0"/>
      <w:marTop w:val="0"/>
      <w:marBottom w:val="0"/>
      <w:divBdr>
        <w:top w:val="none" w:sz="0" w:space="0" w:color="auto"/>
        <w:left w:val="none" w:sz="0" w:space="0" w:color="auto"/>
        <w:bottom w:val="none" w:sz="0" w:space="0" w:color="auto"/>
        <w:right w:val="none" w:sz="0" w:space="0" w:color="auto"/>
      </w:divBdr>
    </w:div>
    <w:div w:id="1226987765">
      <w:bodyDiv w:val="1"/>
      <w:marLeft w:val="0"/>
      <w:marRight w:val="0"/>
      <w:marTop w:val="0"/>
      <w:marBottom w:val="0"/>
      <w:divBdr>
        <w:top w:val="none" w:sz="0" w:space="0" w:color="auto"/>
        <w:left w:val="none" w:sz="0" w:space="0" w:color="auto"/>
        <w:bottom w:val="none" w:sz="0" w:space="0" w:color="auto"/>
        <w:right w:val="none" w:sz="0" w:space="0" w:color="auto"/>
      </w:divBdr>
    </w:div>
    <w:div w:id="1227111827">
      <w:bodyDiv w:val="1"/>
      <w:marLeft w:val="0"/>
      <w:marRight w:val="0"/>
      <w:marTop w:val="0"/>
      <w:marBottom w:val="0"/>
      <w:divBdr>
        <w:top w:val="none" w:sz="0" w:space="0" w:color="auto"/>
        <w:left w:val="none" w:sz="0" w:space="0" w:color="auto"/>
        <w:bottom w:val="none" w:sz="0" w:space="0" w:color="auto"/>
        <w:right w:val="none" w:sz="0" w:space="0" w:color="auto"/>
      </w:divBdr>
    </w:div>
    <w:div w:id="1227255763">
      <w:bodyDiv w:val="1"/>
      <w:marLeft w:val="0"/>
      <w:marRight w:val="0"/>
      <w:marTop w:val="0"/>
      <w:marBottom w:val="0"/>
      <w:divBdr>
        <w:top w:val="none" w:sz="0" w:space="0" w:color="auto"/>
        <w:left w:val="none" w:sz="0" w:space="0" w:color="auto"/>
        <w:bottom w:val="none" w:sz="0" w:space="0" w:color="auto"/>
        <w:right w:val="none" w:sz="0" w:space="0" w:color="auto"/>
      </w:divBdr>
    </w:div>
    <w:div w:id="1227491221">
      <w:bodyDiv w:val="1"/>
      <w:marLeft w:val="0"/>
      <w:marRight w:val="0"/>
      <w:marTop w:val="0"/>
      <w:marBottom w:val="0"/>
      <w:divBdr>
        <w:top w:val="none" w:sz="0" w:space="0" w:color="auto"/>
        <w:left w:val="none" w:sz="0" w:space="0" w:color="auto"/>
        <w:bottom w:val="none" w:sz="0" w:space="0" w:color="auto"/>
        <w:right w:val="none" w:sz="0" w:space="0" w:color="auto"/>
      </w:divBdr>
    </w:div>
    <w:div w:id="1227640412">
      <w:bodyDiv w:val="1"/>
      <w:marLeft w:val="0"/>
      <w:marRight w:val="0"/>
      <w:marTop w:val="0"/>
      <w:marBottom w:val="0"/>
      <w:divBdr>
        <w:top w:val="none" w:sz="0" w:space="0" w:color="auto"/>
        <w:left w:val="none" w:sz="0" w:space="0" w:color="auto"/>
        <w:bottom w:val="none" w:sz="0" w:space="0" w:color="auto"/>
        <w:right w:val="none" w:sz="0" w:space="0" w:color="auto"/>
      </w:divBdr>
    </w:div>
    <w:div w:id="1227718313">
      <w:bodyDiv w:val="1"/>
      <w:marLeft w:val="0"/>
      <w:marRight w:val="0"/>
      <w:marTop w:val="0"/>
      <w:marBottom w:val="0"/>
      <w:divBdr>
        <w:top w:val="none" w:sz="0" w:space="0" w:color="auto"/>
        <w:left w:val="none" w:sz="0" w:space="0" w:color="auto"/>
        <w:bottom w:val="none" w:sz="0" w:space="0" w:color="auto"/>
        <w:right w:val="none" w:sz="0" w:space="0" w:color="auto"/>
      </w:divBdr>
    </w:div>
    <w:div w:id="1227758410">
      <w:bodyDiv w:val="1"/>
      <w:marLeft w:val="0"/>
      <w:marRight w:val="0"/>
      <w:marTop w:val="0"/>
      <w:marBottom w:val="0"/>
      <w:divBdr>
        <w:top w:val="none" w:sz="0" w:space="0" w:color="auto"/>
        <w:left w:val="none" w:sz="0" w:space="0" w:color="auto"/>
        <w:bottom w:val="none" w:sz="0" w:space="0" w:color="auto"/>
        <w:right w:val="none" w:sz="0" w:space="0" w:color="auto"/>
      </w:divBdr>
    </w:div>
    <w:div w:id="1227764491">
      <w:bodyDiv w:val="1"/>
      <w:marLeft w:val="0"/>
      <w:marRight w:val="0"/>
      <w:marTop w:val="0"/>
      <w:marBottom w:val="0"/>
      <w:divBdr>
        <w:top w:val="none" w:sz="0" w:space="0" w:color="auto"/>
        <w:left w:val="none" w:sz="0" w:space="0" w:color="auto"/>
        <w:bottom w:val="none" w:sz="0" w:space="0" w:color="auto"/>
        <w:right w:val="none" w:sz="0" w:space="0" w:color="auto"/>
      </w:divBdr>
    </w:div>
    <w:div w:id="1227836270">
      <w:bodyDiv w:val="1"/>
      <w:marLeft w:val="0"/>
      <w:marRight w:val="0"/>
      <w:marTop w:val="0"/>
      <w:marBottom w:val="0"/>
      <w:divBdr>
        <w:top w:val="none" w:sz="0" w:space="0" w:color="auto"/>
        <w:left w:val="none" w:sz="0" w:space="0" w:color="auto"/>
        <w:bottom w:val="none" w:sz="0" w:space="0" w:color="auto"/>
        <w:right w:val="none" w:sz="0" w:space="0" w:color="auto"/>
      </w:divBdr>
    </w:div>
    <w:div w:id="1228220964">
      <w:bodyDiv w:val="1"/>
      <w:marLeft w:val="0"/>
      <w:marRight w:val="0"/>
      <w:marTop w:val="0"/>
      <w:marBottom w:val="0"/>
      <w:divBdr>
        <w:top w:val="none" w:sz="0" w:space="0" w:color="auto"/>
        <w:left w:val="none" w:sz="0" w:space="0" w:color="auto"/>
        <w:bottom w:val="none" w:sz="0" w:space="0" w:color="auto"/>
        <w:right w:val="none" w:sz="0" w:space="0" w:color="auto"/>
      </w:divBdr>
    </w:div>
    <w:div w:id="1228564473">
      <w:bodyDiv w:val="1"/>
      <w:marLeft w:val="0"/>
      <w:marRight w:val="0"/>
      <w:marTop w:val="0"/>
      <w:marBottom w:val="0"/>
      <w:divBdr>
        <w:top w:val="none" w:sz="0" w:space="0" w:color="auto"/>
        <w:left w:val="none" w:sz="0" w:space="0" w:color="auto"/>
        <w:bottom w:val="none" w:sz="0" w:space="0" w:color="auto"/>
        <w:right w:val="none" w:sz="0" w:space="0" w:color="auto"/>
      </w:divBdr>
    </w:div>
    <w:div w:id="1228684402">
      <w:bodyDiv w:val="1"/>
      <w:marLeft w:val="0"/>
      <w:marRight w:val="0"/>
      <w:marTop w:val="0"/>
      <w:marBottom w:val="0"/>
      <w:divBdr>
        <w:top w:val="none" w:sz="0" w:space="0" w:color="auto"/>
        <w:left w:val="none" w:sz="0" w:space="0" w:color="auto"/>
        <w:bottom w:val="none" w:sz="0" w:space="0" w:color="auto"/>
        <w:right w:val="none" w:sz="0" w:space="0" w:color="auto"/>
      </w:divBdr>
    </w:div>
    <w:div w:id="1229267047">
      <w:bodyDiv w:val="1"/>
      <w:marLeft w:val="0"/>
      <w:marRight w:val="0"/>
      <w:marTop w:val="0"/>
      <w:marBottom w:val="0"/>
      <w:divBdr>
        <w:top w:val="none" w:sz="0" w:space="0" w:color="auto"/>
        <w:left w:val="none" w:sz="0" w:space="0" w:color="auto"/>
        <w:bottom w:val="none" w:sz="0" w:space="0" w:color="auto"/>
        <w:right w:val="none" w:sz="0" w:space="0" w:color="auto"/>
      </w:divBdr>
    </w:div>
    <w:div w:id="1229413849">
      <w:bodyDiv w:val="1"/>
      <w:marLeft w:val="0"/>
      <w:marRight w:val="0"/>
      <w:marTop w:val="0"/>
      <w:marBottom w:val="0"/>
      <w:divBdr>
        <w:top w:val="none" w:sz="0" w:space="0" w:color="auto"/>
        <w:left w:val="none" w:sz="0" w:space="0" w:color="auto"/>
        <w:bottom w:val="none" w:sz="0" w:space="0" w:color="auto"/>
        <w:right w:val="none" w:sz="0" w:space="0" w:color="auto"/>
      </w:divBdr>
    </w:div>
    <w:div w:id="1229653948">
      <w:bodyDiv w:val="1"/>
      <w:marLeft w:val="0"/>
      <w:marRight w:val="0"/>
      <w:marTop w:val="0"/>
      <w:marBottom w:val="0"/>
      <w:divBdr>
        <w:top w:val="none" w:sz="0" w:space="0" w:color="auto"/>
        <w:left w:val="none" w:sz="0" w:space="0" w:color="auto"/>
        <w:bottom w:val="none" w:sz="0" w:space="0" w:color="auto"/>
        <w:right w:val="none" w:sz="0" w:space="0" w:color="auto"/>
      </w:divBdr>
    </w:div>
    <w:div w:id="1229732756">
      <w:bodyDiv w:val="1"/>
      <w:marLeft w:val="0"/>
      <w:marRight w:val="0"/>
      <w:marTop w:val="0"/>
      <w:marBottom w:val="0"/>
      <w:divBdr>
        <w:top w:val="none" w:sz="0" w:space="0" w:color="auto"/>
        <w:left w:val="none" w:sz="0" w:space="0" w:color="auto"/>
        <w:bottom w:val="none" w:sz="0" w:space="0" w:color="auto"/>
        <w:right w:val="none" w:sz="0" w:space="0" w:color="auto"/>
      </w:divBdr>
    </w:div>
    <w:div w:id="1229805006">
      <w:bodyDiv w:val="1"/>
      <w:marLeft w:val="0"/>
      <w:marRight w:val="0"/>
      <w:marTop w:val="0"/>
      <w:marBottom w:val="0"/>
      <w:divBdr>
        <w:top w:val="none" w:sz="0" w:space="0" w:color="auto"/>
        <w:left w:val="none" w:sz="0" w:space="0" w:color="auto"/>
        <w:bottom w:val="none" w:sz="0" w:space="0" w:color="auto"/>
        <w:right w:val="none" w:sz="0" w:space="0" w:color="auto"/>
      </w:divBdr>
    </w:div>
    <w:div w:id="1230262318">
      <w:bodyDiv w:val="1"/>
      <w:marLeft w:val="0"/>
      <w:marRight w:val="0"/>
      <w:marTop w:val="0"/>
      <w:marBottom w:val="0"/>
      <w:divBdr>
        <w:top w:val="none" w:sz="0" w:space="0" w:color="auto"/>
        <w:left w:val="none" w:sz="0" w:space="0" w:color="auto"/>
        <w:bottom w:val="none" w:sz="0" w:space="0" w:color="auto"/>
        <w:right w:val="none" w:sz="0" w:space="0" w:color="auto"/>
      </w:divBdr>
    </w:div>
    <w:div w:id="1230264337">
      <w:bodyDiv w:val="1"/>
      <w:marLeft w:val="0"/>
      <w:marRight w:val="0"/>
      <w:marTop w:val="0"/>
      <w:marBottom w:val="0"/>
      <w:divBdr>
        <w:top w:val="none" w:sz="0" w:space="0" w:color="auto"/>
        <w:left w:val="none" w:sz="0" w:space="0" w:color="auto"/>
        <w:bottom w:val="none" w:sz="0" w:space="0" w:color="auto"/>
        <w:right w:val="none" w:sz="0" w:space="0" w:color="auto"/>
      </w:divBdr>
    </w:div>
    <w:div w:id="1230925133">
      <w:bodyDiv w:val="1"/>
      <w:marLeft w:val="0"/>
      <w:marRight w:val="0"/>
      <w:marTop w:val="0"/>
      <w:marBottom w:val="0"/>
      <w:divBdr>
        <w:top w:val="none" w:sz="0" w:space="0" w:color="auto"/>
        <w:left w:val="none" w:sz="0" w:space="0" w:color="auto"/>
        <w:bottom w:val="none" w:sz="0" w:space="0" w:color="auto"/>
        <w:right w:val="none" w:sz="0" w:space="0" w:color="auto"/>
      </w:divBdr>
    </w:div>
    <w:div w:id="1231039950">
      <w:bodyDiv w:val="1"/>
      <w:marLeft w:val="0"/>
      <w:marRight w:val="0"/>
      <w:marTop w:val="0"/>
      <w:marBottom w:val="0"/>
      <w:divBdr>
        <w:top w:val="none" w:sz="0" w:space="0" w:color="auto"/>
        <w:left w:val="none" w:sz="0" w:space="0" w:color="auto"/>
        <w:bottom w:val="none" w:sz="0" w:space="0" w:color="auto"/>
        <w:right w:val="none" w:sz="0" w:space="0" w:color="auto"/>
      </w:divBdr>
    </w:div>
    <w:div w:id="1231117073">
      <w:bodyDiv w:val="1"/>
      <w:marLeft w:val="0"/>
      <w:marRight w:val="0"/>
      <w:marTop w:val="0"/>
      <w:marBottom w:val="0"/>
      <w:divBdr>
        <w:top w:val="none" w:sz="0" w:space="0" w:color="auto"/>
        <w:left w:val="none" w:sz="0" w:space="0" w:color="auto"/>
        <w:bottom w:val="none" w:sz="0" w:space="0" w:color="auto"/>
        <w:right w:val="none" w:sz="0" w:space="0" w:color="auto"/>
      </w:divBdr>
    </w:div>
    <w:div w:id="1231160347">
      <w:bodyDiv w:val="1"/>
      <w:marLeft w:val="0"/>
      <w:marRight w:val="0"/>
      <w:marTop w:val="0"/>
      <w:marBottom w:val="0"/>
      <w:divBdr>
        <w:top w:val="none" w:sz="0" w:space="0" w:color="auto"/>
        <w:left w:val="none" w:sz="0" w:space="0" w:color="auto"/>
        <w:bottom w:val="none" w:sz="0" w:space="0" w:color="auto"/>
        <w:right w:val="none" w:sz="0" w:space="0" w:color="auto"/>
      </w:divBdr>
    </w:div>
    <w:div w:id="1231579222">
      <w:bodyDiv w:val="1"/>
      <w:marLeft w:val="0"/>
      <w:marRight w:val="0"/>
      <w:marTop w:val="0"/>
      <w:marBottom w:val="0"/>
      <w:divBdr>
        <w:top w:val="none" w:sz="0" w:space="0" w:color="auto"/>
        <w:left w:val="none" w:sz="0" w:space="0" w:color="auto"/>
        <w:bottom w:val="none" w:sz="0" w:space="0" w:color="auto"/>
        <w:right w:val="none" w:sz="0" w:space="0" w:color="auto"/>
      </w:divBdr>
    </w:div>
    <w:div w:id="1231618074">
      <w:bodyDiv w:val="1"/>
      <w:marLeft w:val="0"/>
      <w:marRight w:val="0"/>
      <w:marTop w:val="0"/>
      <w:marBottom w:val="0"/>
      <w:divBdr>
        <w:top w:val="none" w:sz="0" w:space="0" w:color="auto"/>
        <w:left w:val="none" w:sz="0" w:space="0" w:color="auto"/>
        <w:bottom w:val="none" w:sz="0" w:space="0" w:color="auto"/>
        <w:right w:val="none" w:sz="0" w:space="0" w:color="auto"/>
      </w:divBdr>
    </w:div>
    <w:div w:id="1231765365">
      <w:bodyDiv w:val="1"/>
      <w:marLeft w:val="0"/>
      <w:marRight w:val="0"/>
      <w:marTop w:val="0"/>
      <w:marBottom w:val="0"/>
      <w:divBdr>
        <w:top w:val="none" w:sz="0" w:space="0" w:color="auto"/>
        <w:left w:val="none" w:sz="0" w:space="0" w:color="auto"/>
        <w:bottom w:val="none" w:sz="0" w:space="0" w:color="auto"/>
        <w:right w:val="none" w:sz="0" w:space="0" w:color="auto"/>
      </w:divBdr>
    </w:div>
    <w:div w:id="1231814936">
      <w:bodyDiv w:val="1"/>
      <w:marLeft w:val="0"/>
      <w:marRight w:val="0"/>
      <w:marTop w:val="0"/>
      <w:marBottom w:val="0"/>
      <w:divBdr>
        <w:top w:val="none" w:sz="0" w:space="0" w:color="auto"/>
        <w:left w:val="none" w:sz="0" w:space="0" w:color="auto"/>
        <w:bottom w:val="none" w:sz="0" w:space="0" w:color="auto"/>
        <w:right w:val="none" w:sz="0" w:space="0" w:color="auto"/>
      </w:divBdr>
    </w:div>
    <w:div w:id="1231817530">
      <w:bodyDiv w:val="1"/>
      <w:marLeft w:val="0"/>
      <w:marRight w:val="0"/>
      <w:marTop w:val="0"/>
      <w:marBottom w:val="0"/>
      <w:divBdr>
        <w:top w:val="none" w:sz="0" w:space="0" w:color="auto"/>
        <w:left w:val="none" w:sz="0" w:space="0" w:color="auto"/>
        <w:bottom w:val="none" w:sz="0" w:space="0" w:color="auto"/>
        <w:right w:val="none" w:sz="0" w:space="0" w:color="auto"/>
      </w:divBdr>
    </w:div>
    <w:div w:id="1231961212">
      <w:bodyDiv w:val="1"/>
      <w:marLeft w:val="0"/>
      <w:marRight w:val="0"/>
      <w:marTop w:val="0"/>
      <w:marBottom w:val="0"/>
      <w:divBdr>
        <w:top w:val="none" w:sz="0" w:space="0" w:color="auto"/>
        <w:left w:val="none" w:sz="0" w:space="0" w:color="auto"/>
        <w:bottom w:val="none" w:sz="0" w:space="0" w:color="auto"/>
        <w:right w:val="none" w:sz="0" w:space="0" w:color="auto"/>
      </w:divBdr>
    </w:div>
    <w:div w:id="1232076808">
      <w:bodyDiv w:val="1"/>
      <w:marLeft w:val="0"/>
      <w:marRight w:val="0"/>
      <w:marTop w:val="0"/>
      <w:marBottom w:val="0"/>
      <w:divBdr>
        <w:top w:val="none" w:sz="0" w:space="0" w:color="auto"/>
        <w:left w:val="none" w:sz="0" w:space="0" w:color="auto"/>
        <w:bottom w:val="none" w:sz="0" w:space="0" w:color="auto"/>
        <w:right w:val="none" w:sz="0" w:space="0" w:color="auto"/>
      </w:divBdr>
    </w:div>
    <w:div w:id="1232079434">
      <w:bodyDiv w:val="1"/>
      <w:marLeft w:val="0"/>
      <w:marRight w:val="0"/>
      <w:marTop w:val="0"/>
      <w:marBottom w:val="0"/>
      <w:divBdr>
        <w:top w:val="none" w:sz="0" w:space="0" w:color="auto"/>
        <w:left w:val="none" w:sz="0" w:space="0" w:color="auto"/>
        <w:bottom w:val="none" w:sz="0" w:space="0" w:color="auto"/>
        <w:right w:val="none" w:sz="0" w:space="0" w:color="auto"/>
      </w:divBdr>
    </w:div>
    <w:div w:id="1232235138">
      <w:bodyDiv w:val="1"/>
      <w:marLeft w:val="0"/>
      <w:marRight w:val="0"/>
      <w:marTop w:val="0"/>
      <w:marBottom w:val="0"/>
      <w:divBdr>
        <w:top w:val="none" w:sz="0" w:space="0" w:color="auto"/>
        <w:left w:val="none" w:sz="0" w:space="0" w:color="auto"/>
        <w:bottom w:val="none" w:sz="0" w:space="0" w:color="auto"/>
        <w:right w:val="none" w:sz="0" w:space="0" w:color="auto"/>
      </w:divBdr>
    </w:div>
    <w:div w:id="1232428500">
      <w:bodyDiv w:val="1"/>
      <w:marLeft w:val="0"/>
      <w:marRight w:val="0"/>
      <w:marTop w:val="0"/>
      <w:marBottom w:val="0"/>
      <w:divBdr>
        <w:top w:val="none" w:sz="0" w:space="0" w:color="auto"/>
        <w:left w:val="none" w:sz="0" w:space="0" w:color="auto"/>
        <w:bottom w:val="none" w:sz="0" w:space="0" w:color="auto"/>
        <w:right w:val="none" w:sz="0" w:space="0" w:color="auto"/>
      </w:divBdr>
    </w:div>
    <w:div w:id="1232547306">
      <w:bodyDiv w:val="1"/>
      <w:marLeft w:val="0"/>
      <w:marRight w:val="0"/>
      <w:marTop w:val="0"/>
      <w:marBottom w:val="0"/>
      <w:divBdr>
        <w:top w:val="none" w:sz="0" w:space="0" w:color="auto"/>
        <w:left w:val="none" w:sz="0" w:space="0" w:color="auto"/>
        <w:bottom w:val="none" w:sz="0" w:space="0" w:color="auto"/>
        <w:right w:val="none" w:sz="0" w:space="0" w:color="auto"/>
      </w:divBdr>
    </w:div>
    <w:div w:id="1232616603">
      <w:bodyDiv w:val="1"/>
      <w:marLeft w:val="0"/>
      <w:marRight w:val="0"/>
      <w:marTop w:val="0"/>
      <w:marBottom w:val="0"/>
      <w:divBdr>
        <w:top w:val="none" w:sz="0" w:space="0" w:color="auto"/>
        <w:left w:val="none" w:sz="0" w:space="0" w:color="auto"/>
        <w:bottom w:val="none" w:sz="0" w:space="0" w:color="auto"/>
        <w:right w:val="none" w:sz="0" w:space="0" w:color="auto"/>
      </w:divBdr>
    </w:div>
    <w:div w:id="1232622765">
      <w:bodyDiv w:val="1"/>
      <w:marLeft w:val="0"/>
      <w:marRight w:val="0"/>
      <w:marTop w:val="0"/>
      <w:marBottom w:val="0"/>
      <w:divBdr>
        <w:top w:val="none" w:sz="0" w:space="0" w:color="auto"/>
        <w:left w:val="none" w:sz="0" w:space="0" w:color="auto"/>
        <w:bottom w:val="none" w:sz="0" w:space="0" w:color="auto"/>
        <w:right w:val="none" w:sz="0" w:space="0" w:color="auto"/>
      </w:divBdr>
    </w:div>
    <w:div w:id="1233002792">
      <w:bodyDiv w:val="1"/>
      <w:marLeft w:val="0"/>
      <w:marRight w:val="0"/>
      <w:marTop w:val="0"/>
      <w:marBottom w:val="0"/>
      <w:divBdr>
        <w:top w:val="none" w:sz="0" w:space="0" w:color="auto"/>
        <w:left w:val="none" w:sz="0" w:space="0" w:color="auto"/>
        <w:bottom w:val="none" w:sz="0" w:space="0" w:color="auto"/>
        <w:right w:val="none" w:sz="0" w:space="0" w:color="auto"/>
      </w:divBdr>
    </w:div>
    <w:div w:id="1233075770">
      <w:bodyDiv w:val="1"/>
      <w:marLeft w:val="0"/>
      <w:marRight w:val="0"/>
      <w:marTop w:val="0"/>
      <w:marBottom w:val="0"/>
      <w:divBdr>
        <w:top w:val="none" w:sz="0" w:space="0" w:color="auto"/>
        <w:left w:val="none" w:sz="0" w:space="0" w:color="auto"/>
        <w:bottom w:val="none" w:sz="0" w:space="0" w:color="auto"/>
        <w:right w:val="none" w:sz="0" w:space="0" w:color="auto"/>
      </w:divBdr>
    </w:div>
    <w:div w:id="1233463522">
      <w:bodyDiv w:val="1"/>
      <w:marLeft w:val="0"/>
      <w:marRight w:val="0"/>
      <w:marTop w:val="0"/>
      <w:marBottom w:val="0"/>
      <w:divBdr>
        <w:top w:val="none" w:sz="0" w:space="0" w:color="auto"/>
        <w:left w:val="none" w:sz="0" w:space="0" w:color="auto"/>
        <w:bottom w:val="none" w:sz="0" w:space="0" w:color="auto"/>
        <w:right w:val="none" w:sz="0" w:space="0" w:color="auto"/>
      </w:divBdr>
    </w:div>
    <w:div w:id="1233469954">
      <w:bodyDiv w:val="1"/>
      <w:marLeft w:val="0"/>
      <w:marRight w:val="0"/>
      <w:marTop w:val="0"/>
      <w:marBottom w:val="0"/>
      <w:divBdr>
        <w:top w:val="none" w:sz="0" w:space="0" w:color="auto"/>
        <w:left w:val="none" w:sz="0" w:space="0" w:color="auto"/>
        <w:bottom w:val="none" w:sz="0" w:space="0" w:color="auto"/>
        <w:right w:val="none" w:sz="0" w:space="0" w:color="auto"/>
      </w:divBdr>
    </w:div>
    <w:div w:id="1233587705">
      <w:bodyDiv w:val="1"/>
      <w:marLeft w:val="0"/>
      <w:marRight w:val="0"/>
      <w:marTop w:val="0"/>
      <w:marBottom w:val="0"/>
      <w:divBdr>
        <w:top w:val="none" w:sz="0" w:space="0" w:color="auto"/>
        <w:left w:val="none" w:sz="0" w:space="0" w:color="auto"/>
        <w:bottom w:val="none" w:sz="0" w:space="0" w:color="auto"/>
        <w:right w:val="none" w:sz="0" w:space="0" w:color="auto"/>
      </w:divBdr>
    </w:div>
    <w:div w:id="1234658027">
      <w:bodyDiv w:val="1"/>
      <w:marLeft w:val="0"/>
      <w:marRight w:val="0"/>
      <w:marTop w:val="0"/>
      <w:marBottom w:val="0"/>
      <w:divBdr>
        <w:top w:val="none" w:sz="0" w:space="0" w:color="auto"/>
        <w:left w:val="none" w:sz="0" w:space="0" w:color="auto"/>
        <w:bottom w:val="none" w:sz="0" w:space="0" w:color="auto"/>
        <w:right w:val="none" w:sz="0" w:space="0" w:color="auto"/>
      </w:divBdr>
    </w:div>
    <w:div w:id="1234702083">
      <w:bodyDiv w:val="1"/>
      <w:marLeft w:val="0"/>
      <w:marRight w:val="0"/>
      <w:marTop w:val="0"/>
      <w:marBottom w:val="0"/>
      <w:divBdr>
        <w:top w:val="none" w:sz="0" w:space="0" w:color="auto"/>
        <w:left w:val="none" w:sz="0" w:space="0" w:color="auto"/>
        <w:bottom w:val="none" w:sz="0" w:space="0" w:color="auto"/>
        <w:right w:val="none" w:sz="0" w:space="0" w:color="auto"/>
      </w:divBdr>
    </w:div>
    <w:div w:id="1234730657">
      <w:bodyDiv w:val="1"/>
      <w:marLeft w:val="0"/>
      <w:marRight w:val="0"/>
      <w:marTop w:val="0"/>
      <w:marBottom w:val="0"/>
      <w:divBdr>
        <w:top w:val="none" w:sz="0" w:space="0" w:color="auto"/>
        <w:left w:val="none" w:sz="0" w:space="0" w:color="auto"/>
        <w:bottom w:val="none" w:sz="0" w:space="0" w:color="auto"/>
        <w:right w:val="none" w:sz="0" w:space="0" w:color="auto"/>
      </w:divBdr>
    </w:div>
    <w:div w:id="1235042632">
      <w:bodyDiv w:val="1"/>
      <w:marLeft w:val="0"/>
      <w:marRight w:val="0"/>
      <w:marTop w:val="0"/>
      <w:marBottom w:val="0"/>
      <w:divBdr>
        <w:top w:val="none" w:sz="0" w:space="0" w:color="auto"/>
        <w:left w:val="none" w:sz="0" w:space="0" w:color="auto"/>
        <w:bottom w:val="none" w:sz="0" w:space="0" w:color="auto"/>
        <w:right w:val="none" w:sz="0" w:space="0" w:color="auto"/>
      </w:divBdr>
    </w:div>
    <w:div w:id="1235314860">
      <w:bodyDiv w:val="1"/>
      <w:marLeft w:val="0"/>
      <w:marRight w:val="0"/>
      <w:marTop w:val="0"/>
      <w:marBottom w:val="0"/>
      <w:divBdr>
        <w:top w:val="none" w:sz="0" w:space="0" w:color="auto"/>
        <w:left w:val="none" w:sz="0" w:space="0" w:color="auto"/>
        <w:bottom w:val="none" w:sz="0" w:space="0" w:color="auto"/>
        <w:right w:val="none" w:sz="0" w:space="0" w:color="auto"/>
      </w:divBdr>
    </w:div>
    <w:div w:id="1235319430">
      <w:bodyDiv w:val="1"/>
      <w:marLeft w:val="0"/>
      <w:marRight w:val="0"/>
      <w:marTop w:val="0"/>
      <w:marBottom w:val="0"/>
      <w:divBdr>
        <w:top w:val="none" w:sz="0" w:space="0" w:color="auto"/>
        <w:left w:val="none" w:sz="0" w:space="0" w:color="auto"/>
        <w:bottom w:val="none" w:sz="0" w:space="0" w:color="auto"/>
        <w:right w:val="none" w:sz="0" w:space="0" w:color="auto"/>
      </w:divBdr>
    </w:div>
    <w:div w:id="1235891725">
      <w:bodyDiv w:val="1"/>
      <w:marLeft w:val="0"/>
      <w:marRight w:val="0"/>
      <w:marTop w:val="0"/>
      <w:marBottom w:val="0"/>
      <w:divBdr>
        <w:top w:val="none" w:sz="0" w:space="0" w:color="auto"/>
        <w:left w:val="none" w:sz="0" w:space="0" w:color="auto"/>
        <w:bottom w:val="none" w:sz="0" w:space="0" w:color="auto"/>
        <w:right w:val="none" w:sz="0" w:space="0" w:color="auto"/>
      </w:divBdr>
    </w:div>
    <w:div w:id="1236009082">
      <w:bodyDiv w:val="1"/>
      <w:marLeft w:val="0"/>
      <w:marRight w:val="0"/>
      <w:marTop w:val="0"/>
      <w:marBottom w:val="0"/>
      <w:divBdr>
        <w:top w:val="none" w:sz="0" w:space="0" w:color="auto"/>
        <w:left w:val="none" w:sz="0" w:space="0" w:color="auto"/>
        <w:bottom w:val="none" w:sz="0" w:space="0" w:color="auto"/>
        <w:right w:val="none" w:sz="0" w:space="0" w:color="auto"/>
      </w:divBdr>
    </w:div>
    <w:div w:id="1236165714">
      <w:bodyDiv w:val="1"/>
      <w:marLeft w:val="0"/>
      <w:marRight w:val="0"/>
      <w:marTop w:val="0"/>
      <w:marBottom w:val="0"/>
      <w:divBdr>
        <w:top w:val="none" w:sz="0" w:space="0" w:color="auto"/>
        <w:left w:val="none" w:sz="0" w:space="0" w:color="auto"/>
        <w:bottom w:val="none" w:sz="0" w:space="0" w:color="auto"/>
        <w:right w:val="none" w:sz="0" w:space="0" w:color="auto"/>
      </w:divBdr>
    </w:div>
    <w:div w:id="1236210050">
      <w:bodyDiv w:val="1"/>
      <w:marLeft w:val="0"/>
      <w:marRight w:val="0"/>
      <w:marTop w:val="0"/>
      <w:marBottom w:val="0"/>
      <w:divBdr>
        <w:top w:val="none" w:sz="0" w:space="0" w:color="auto"/>
        <w:left w:val="none" w:sz="0" w:space="0" w:color="auto"/>
        <w:bottom w:val="none" w:sz="0" w:space="0" w:color="auto"/>
        <w:right w:val="none" w:sz="0" w:space="0" w:color="auto"/>
      </w:divBdr>
    </w:div>
    <w:div w:id="1236284174">
      <w:bodyDiv w:val="1"/>
      <w:marLeft w:val="0"/>
      <w:marRight w:val="0"/>
      <w:marTop w:val="0"/>
      <w:marBottom w:val="0"/>
      <w:divBdr>
        <w:top w:val="none" w:sz="0" w:space="0" w:color="auto"/>
        <w:left w:val="none" w:sz="0" w:space="0" w:color="auto"/>
        <w:bottom w:val="none" w:sz="0" w:space="0" w:color="auto"/>
        <w:right w:val="none" w:sz="0" w:space="0" w:color="auto"/>
      </w:divBdr>
    </w:div>
    <w:div w:id="1236403550">
      <w:bodyDiv w:val="1"/>
      <w:marLeft w:val="0"/>
      <w:marRight w:val="0"/>
      <w:marTop w:val="0"/>
      <w:marBottom w:val="0"/>
      <w:divBdr>
        <w:top w:val="none" w:sz="0" w:space="0" w:color="auto"/>
        <w:left w:val="none" w:sz="0" w:space="0" w:color="auto"/>
        <w:bottom w:val="none" w:sz="0" w:space="0" w:color="auto"/>
        <w:right w:val="none" w:sz="0" w:space="0" w:color="auto"/>
      </w:divBdr>
    </w:div>
    <w:div w:id="1236743870">
      <w:bodyDiv w:val="1"/>
      <w:marLeft w:val="0"/>
      <w:marRight w:val="0"/>
      <w:marTop w:val="0"/>
      <w:marBottom w:val="0"/>
      <w:divBdr>
        <w:top w:val="none" w:sz="0" w:space="0" w:color="auto"/>
        <w:left w:val="none" w:sz="0" w:space="0" w:color="auto"/>
        <w:bottom w:val="none" w:sz="0" w:space="0" w:color="auto"/>
        <w:right w:val="none" w:sz="0" w:space="0" w:color="auto"/>
      </w:divBdr>
    </w:div>
    <w:div w:id="1236814814">
      <w:bodyDiv w:val="1"/>
      <w:marLeft w:val="0"/>
      <w:marRight w:val="0"/>
      <w:marTop w:val="0"/>
      <w:marBottom w:val="0"/>
      <w:divBdr>
        <w:top w:val="none" w:sz="0" w:space="0" w:color="auto"/>
        <w:left w:val="none" w:sz="0" w:space="0" w:color="auto"/>
        <w:bottom w:val="none" w:sz="0" w:space="0" w:color="auto"/>
        <w:right w:val="none" w:sz="0" w:space="0" w:color="auto"/>
      </w:divBdr>
    </w:div>
    <w:div w:id="1236862372">
      <w:bodyDiv w:val="1"/>
      <w:marLeft w:val="0"/>
      <w:marRight w:val="0"/>
      <w:marTop w:val="0"/>
      <w:marBottom w:val="0"/>
      <w:divBdr>
        <w:top w:val="none" w:sz="0" w:space="0" w:color="auto"/>
        <w:left w:val="none" w:sz="0" w:space="0" w:color="auto"/>
        <w:bottom w:val="none" w:sz="0" w:space="0" w:color="auto"/>
        <w:right w:val="none" w:sz="0" w:space="0" w:color="auto"/>
      </w:divBdr>
    </w:div>
    <w:div w:id="1236863978">
      <w:bodyDiv w:val="1"/>
      <w:marLeft w:val="0"/>
      <w:marRight w:val="0"/>
      <w:marTop w:val="0"/>
      <w:marBottom w:val="0"/>
      <w:divBdr>
        <w:top w:val="none" w:sz="0" w:space="0" w:color="auto"/>
        <w:left w:val="none" w:sz="0" w:space="0" w:color="auto"/>
        <w:bottom w:val="none" w:sz="0" w:space="0" w:color="auto"/>
        <w:right w:val="none" w:sz="0" w:space="0" w:color="auto"/>
      </w:divBdr>
    </w:div>
    <w:div w:id="1237014304">
      <w:bodyDiv w:val="1"/>
      <w:marLeft w:val="0"/>
      <w:marRight w:val="0"/>
      <w:marTop w:val="0"/>
      <w:marBottom w:val="0"/>
      <w:divBdr>
        <w:top w:val="none" w:sz="0" w:space="0" w:color="auto"/>
        <w:left w:val="none" w:sz="0" w:space="0" w:color="auto"/>
        <w:bottom w:val="none" w:sz="0" w:space="0" w:color="auto"/>
        <w:right w:val="none" w:sz="0" w:space="0" w:color="auto"/>
      </w:divBdr>
    </w:div>
    <w:div w:id="1237587906">
      <w:bodyDiv w:val="1"/>
      <w:marLeft w:val="0"/>
      <w:marRight w:val="0"/>
      <w:marTop w:val="0"/>
      <w:marBottom w:val="0"/>
      <w:divBdr>
        <w:top w:val="none" w:sz="0" w:space="0" w:color="auto"/>
        <w:left w:val="none" w:sz="0" w:space="0" w:color="auto"/>
        <w:bottom w:val="none" w:sz="0" w:space="0" w:color="auto"/>
        <w:right w:val="none" w:sz="0" w:space="0" w:color="auto"/>
      </w:divBdr>
    </w:div>
    <w:div w:id="1237782955">
      <w:bodyDiv w:val="1"/>
      <w:marLeft w:val="0"/>
      <w:marRight w:val="0"/>
      <w:marTop w:val="0"/>
      <w:marBottom w:val="0"/>
      <w:divBdr>
        <w:top w:val="none" w:sz="0" w:space="0" w:color="auto"/>
        <w:left w:val="none" w:sz="0" w:space="0" w:color="auto"/>
        <w:bottom w:val="none" w:sz="0" w:space="0" w:color="auto"/>
        <w:right w:val="none" w:sz="0" w:space="0" w:color="auto"/>
      </w:divBdr>
    </w:div>
    <w:div w:id="1237939785">
      <w:bodyDiv w:val="1"/>
      <w:marLeft w:val="0"/>
      <w:marRight w:val="0"/>
      <w:marTop w:val="0"/>
      <w:marBottom w:val="0"/>
      <w:divBdr>
        <w:top w:val="none" w:sz="0" w:space="0" w:color="auto"/>
        <w:left w:val="none" w:sz="0" w:space="0" w:color="auto"/>
        <w:bottom w:val="none" w:sz="0" w:space="0" w:color="auto"/>
        <w:right w:val="none" w:sz="0" w:space="0" w:color="auto"/>
      </w:divBdr>
    </w:div>
    <w:div w:id="1238326069">
      <w:bodyDiv w:val="1"/>
      <w:marLeft w:val="0"/>
      <w:marRight w:val="0"/>
      <w:marTop w:val="0"/>
      <w:marBottom w:val="0"/>
      <w:divBdr>
        <w:top w:val="none" w:sz="0" w:space="0" w:color="auto"/>
        <w:left w:val="none" w:sz="0" w:space="0" w:color="auto"/>
        <w:bottom w:val="none" w:sz="0" w:space="0" w:color="auto"/>
        <w:right w:val="none" w:sz="0" w:space="0" w:color="auto"/>
      </w:divBdr>
    </w:div>
    <w:div w:id="1238443949">
      <w:bodyDiv w:val="1"/>
      <w:marLeft w:val="0"/>
      <w:marRight w:val="0"/>
      <w:marTop w:val="0"/>
      <w:marBottom w:val="0"/>
      <w:divBdr>
        <w:top w:val="none" w:sz="0" w:space="0" w:color="auto"/>
        <w:left w:val="none" w:sz="0" w:space="0" w:color="auto"/>
        <w:bottom w:val="none" w:sz="0" w:space="0" w:color="auto"/>
        <w:right w:val="none" w:sz="0" w:space="0" w:color="auto"/>
      </w:divBdr>
    </w:div>
    <w:div w:id="1238445217">
      <w:bodyDiv w:val="1"/>
      <w:marLeft w:val="0"/>
      <w:marRight w:val="0"/>
      <w:marTop w:val="0"/>
      <w:marBottom w:val="0"/>
      <w:divBdr>
        <w:top w:val="none" w:sz="0" w:space="0" w:color="auto"/>
        <w:left w:val="none" w:sz="0" w:space="0" w:color="auto"/>
        <w:bottom w:val="none" w:sz="0" w:space="0" w:color="auto"/>
        <w:right w:val="none" w:sz="0" w:space="0" w:color="auto"/>
      </w:divBdr>
    </w:div>
    <w:div w:id="1238517056">
      <w:bodyDiv w:val="1"/>
      <w:marLeft w:val="0"/>
      <w:marRight w:val="0"/>
      <w:marTop w:val="0"/>
      <w:marBottom w:val="0"/>
      <w:divBdr>
        <w:top w:val="none" w:sz="0" w:space="0" w:color="auto"/>
        <w:left w:val="none" w:sz="0" w:space="0" w:color="auto"/>
        <w:bottom w:val="none" w:sz="0" w:space="0" w:color="auto"/>
        <w:right w:val="none" w:sz="0" w:space="0" w:color="auto"/>
      </w:divBdr>
    </w:div>
    <w:div w:id="1238593572">
      <w:bodyDiv w:val="1"/>
      <w:marLeft w:val="0"/>
      <w:marRight w:val="0"/>
      <w:marTop w:val="0"/>
      <w:marBottom w:val="0"/>
      <w:divBdr>
        <w:top w:val="none" w:sz="0" w:space="0" w:color="auto"/>
        <w:left w:val="none" w:sz="0" w:space="0" w:color="auto"/>
        <w:bottom w:val="none" w:sz="0" w:space="0" w:color="auto"/>
        <w:right w:val="none" w:sz="0" w:space="0" w:color="auto"/>
      </w:divBdr>
    </w:div>
    <w:div w:id="1238595312">
      <w:bodyDiv w:val="1"/>
      <w:marLeft w:val="0"/>
      <w:marRight w:val="0"/>
      <w:marTop w:val="0"/>
      <w:marBottom w:val="0"/>
      <w:divBdr>
        <w:top w:val="none" w:sz="0" w:space="0" w:color="auto"/>
        <w:left w:val="none" w:sz="0" w:space="0" w:color="auto"/>
        <w:bottom w:val="none" w:sz="0" w:space="0" w:color="auto"/>
        <w:right w:val="none" w:sz="0" w:space="0" w:color="auto"/>
      </w:divBdr>
    </w:div>
    <w:div w:id="1238787195">
      <w:bodyDiv w:val="1"/>
      <w:marLeft w:val="0"/>
      <w:marRight w:val="0"/>
      <w:marTop w:val="0"/>
      <w:marBottom w:val="0"/>
      <w:divBdr>
        <w:top w:val="none" w:sz="0" w:space="0" w:color="auto"/>
        <w:left w:val="none" w:sz="0" w:space="0" w:color="auto"/>
        <w:bottom w:val="none" w:sz="0" w:space="0" w:color="auto"/>
        <w:right w:val="none" w:sz="0" w:space="0" w:color="auto"/>
      </w:divBdr>
    </w:div>
    <w:div w:id="1238827808">
      <w:bodyDiv w:val="1"/>
      <w:marLeft w:val="0"/>
      <w:marRight w:val="0"/>
      <w:marTop w:val="0"/>
      <w:marBottom w:val="0"/>
      <w:divBdr>
        <w:top w:val="none" w:sz="0" w:space="0" w:color="auto"/>
        <w:left w:val="none" w:sz="0" w:space="0" w:color="auto"/>
        <w:bottom w:val="none" w:sz="0" w:space="0" w:color="auto"/>
        <w:right w:val="none" w:sz="0" w:space="0" w:color="auto"/>
      </w:divBdr>
    </w:div>
    <w:div w:id="1238901832">
      <w:bodyDiv w:val="1"/>
      <w:marLeft w:val="0"/>
      <w:marRight w:val="0"/>
      <w:marTop w:val="0"/>
      <w:marBottom w:val="0"/>
      <w:divBdr>
        <w:top w:val="none" w:sz="0" w:space="0" w:color="auto"/>
        <w:left w:val="none" w:sz="0" w:space="0" w:color="auto"/>
        <w:bottom w:val="none" w:sz="0" w:space="0" w:color="auto"/>
        <w:right w:val="none" w:sz="0" w:space="0" w:color="auto"/>
      </w:divBdr>
    </w:div>
    <w:div w:id="1238977032">
      <w:bodyDiv w:val="1"/>
      <w:marLeft w:val="0"/>
      <w:marRight w:val="0"/>
      <w:marTop w:val="0"/>
      <w:marBottom w:val="0"/>
      <w:divBdr>
        <w:top w:val="none" w:sz="0" w:space="0" w:color="auto"/>
        <w:left w:val="none" w:sz="0" w:space="0" w:color="auto"/>
        <w:bottom w:val="none" w:sz="0" w:space="0" w:color="auto"/>
        <w:right w:val="none" w:sz="0" w:space="0" w:color="auto"/>
      </w:divBdr>
    </w:div>
    <w:div w:id="1239095229">
      <w:bodyDiv w:val="1"/>
      <w:marLeft w:val="0"/>
      <w:marRight w:val="0"/>
      <w:marTop w:val="0"/>
      <w:marBottom w:val="0"/>
      <w:divBdr>
        <w:top w:val="none" w:sz="0" w:space="0" w:color="auto"/>
        <w:left w:val="none" w:sz="0" w:space="0" w:color="auto"/>
        <w:bottom w:val="none" w:sz="0" w:space="0" w:color="auto"/>
        <w:right w:val="none" w:sz="0" w:space="0" w:color="auto"/>
      </w:divBdr>
    </w:div>
    <w:div w:id="1239828917">
      <w:bodyDiv w:val="1"/>
      <w:marLeft w:val="0"/>
      <w:marRight w:val="0"/>
      <w:marTop w:val="0"/>
      <w:marBottom w:val="0"/>
      <w:divBdr>
        <w:top w:val="none" w:sz="0" w:space="0" w:color="auto"/>
        <w:left w:val="none" w:sz="0" w:space="0" w:color="auto"/>
        <w:bottom w:val="none" w:sz="0" w:space="0" w:color="auto"/>
        <w:right w:val="none" w:sz="0" w:space="0" w:color="auto"/>
      </w:divBdr>
    </w:div>
    <w:div w:id="1239906177">
      <w:bodyDiv w:val="1"/>
      <w:marLeft w:val="0"/>
      <w:marRight w:val="0"/>
      <w:marTop w:val="0"/>
      <w:marBottom w:val="0"/>
      <w:divBdr>
        <w:top w:val="none" w:sz="0" w:space="0" w:color="auto"/>
        <w:left w:val="none" w:sz="0" w:space="0" w:color="auto"/>
        <w:bottom w:val="none" w:sz="0" w:space="0" w:color="auto"/>
        <w:right w:val="none" w:sz="0" w:space="0" w:color="auto"/>
      </w:divBdr>
    </w:div>
    <w:div w:id="1239943639">
      <w:bodyDiv w:val="1"/>
      <w:marLeft w:val="0"/>
      <w:marRight w:val="0"/>
      <w:marTop w:val="0"/>
      <w:marBottom w:val="0"/>
      <w:divBdr>
        <w:top w:val="none" w:sz="0" w:space="0" w:color="auto"/>
        <w:left w:val="none" w:sz="0" w:space="0" w:color="auto"/>
        <w:bottom w:val="none" w:sz="0" w:space="0" w:color="auto"/>
        <w:right w:val="none" w:sz="0" w:space="0" w:color="auto"/>
      </w:divBdr>
    </w:div>
    <w:div w:id="1240090500">
      <w:bodyDiv w:val="1"/>
      <w:marLeft w:val="0"/>
      <w:marRight w:val="0"/>
      <w:marTop w:val="0"/>
      <w:marBottom w:val="0"/>
      <w:divBdr>
        <w:top w:val="none" w:sz="0" w:space="0" w:color="auto"/>
        <w:left w:val="none" w:sz="0" w:space="0" w:color="auto"/>
        <w:bottom w:val="none" w:sz="0" w:space="0" w:color="auto"/>
        <w:right w:val="none" w:sz="0" w:space="0" w:color="auto"/>
      </w:divBdr>
    </w:div>
    <w:div w:id="1240097537">
      <w:bodyDiv w:val="1"/>
      <w:marLeft w:val="0"/>
      <w:marRight w:val="0"/>
      <w:marTop w:val="0"/>
      <w:marBottom w:val="0"/>
      <w:divBdr>
        <w:top w:val="none" w:sz="0" w:space="0" w:color="auto"/>
        <w:left w:val="none" w:sz="0" w:space="0" w:color="auto"/>
        <w:bottom w:val="none" w:sz="0" w:space="0" w:color="auto"/>
        <w:right w:val="none" w:sz="0" w:space="0" w:color="auto"/>
      </w:divBdr>
    </w:div>
    <w:div w:id="1240361482">
      <w:bodyDiv w:val="1"/>
      <w:marLeft w:val="0"/>
      <w:marRight w:val="0"/>
      <w:marTop w:val="0"/>
      <w:marBottom w:val="0"/>
      <w:divBdr>
        <w:top w:val="none" w:sz="0" w:space="0" w:color="auto"/>
        <w:left w:val="none" w:sz="0" w:space="0" w:color="auto"/>
        <w:bottom w:val="none" w:sz="0" w:space="0" w:color="auto"/>
        <w:right w:val="none" w:sz="0" w:space="0" w:color="auto"/>
      </w:divBdr>
    </w:div>
    <w:div w:id="1240672193">
      <w:bodyDiv w:val="1"/>
      <w:marLeft w:val="0"/>
      <w:marRight w:val="0"/>
      <w:marTop w:val="0"/>
      <w:marBottom w:val="0"/>
      <w:divBdr>
        <w:top w:val="none" w:sz="0" w:space="0" w:color="auto"/>
        <w:left w:val="none" w:sz="0" w:space="0" w:color="auto"/>
        <w:bottom w:val="none" w:sz="0" w:space="0" w:color="auto"/>
        <w:right w:val="none" w:sz="0" w:space="0" w:color="auto"/>
      </w:divBdr>
    </w:div>
    <w:div w:id="1240940489">
      <w:bodyDiv w:val="1"/>
      <w:marLeft w:val="0"/>
      <w:marRight w:val="0"/>
      <w:marTop w:val="0"/>
      <w:marBottom w:val="0"/>
      <w:divBdr>
        <w:top w:val="none" w:sz="0" w:space="0" w:color="auto"/>
        <w:left w:val="none" w:sz="0" w:space="0" w:color="auto"/>
        <w:bottom w:val="none" w:sz="0" w:space="0" w:color="auto"/>
        <w:right w:val="none" w:sz="0" w:space="0" w:color="auto"/>
      </w:divBdr>
    </w:div>
    <w:div w:id="1241063763">
      <w:bodyDiv w:val="1"/>
      <w:marLeft w:val="0"/>
      <w:marRight w:val="0"/>
      <w:marTop w:val="0"/>
      <w:marBottom w:val="0"/>
      <w:divBdr>
        <w:top w:val="none" w:sz="0" w:space="0" w:color="auto"/>
        <w:left w:val="none" w:sz="0" w:space="0" w:color="auto"/>
        <w:bottom w:val="none" w:sz="0" w:space="0" w:color="auto"/>
        <w:right w:val="none" w:sz="0" w:space="0" w:color="auto"/>
      </w:divBdr>
    </w:div>
    <w:div w:id="1241601424">
      <w:bodyDiv w:val="1"/>
      <w:marLeft w:val="0"/>
      <w:marRight w:val="0"/>
      <w:marTop w:val="0"/>
      <w:marBottom w:val="0"/>
      <w:divBdr>
        <w:top w:val="none" w:sz="0" w:space="0" w:color="auto"/>
        <w:left w:val="none" w:sz="0" w:space="0" w:color="auto"/>
        <w:bottom w:val="none" w:sz="0" w:space="0" w:color="auto"/>
        <w:right w:val="none" w:sz="0" w:space="0" w:color="auto"/>
      </w:divBdr>
    </w:div>
    <w:div w:id="1241865266">
      <w:bodyDiv w:val="1"/>
      <w:marLeft w:val="0"/>
      <w:marRight w:val="0"/>
      <w:marTop w:val="0"/>
      <w:marBottom w:val="0"/>
      <w:divBdr>
        <w:top w:val="none" w:sz="0" w:space="0" w:color="auto"/>
        <w:left w:val="none" w:sz="0" w:space="0" w:color="auto"/>
        <w:bottom w:val="none" w:sz="0" w:space="0" w:color="auto"/>
        <w:right w:val="none" w:sz="0" w:space="0" w:color="auto"/>
      </w:divBdr>
    </w:div>
    <w:div w:id="1241871551">
      <w:bodyDiv w:val="1"/>
      <w:marLeft w:val="0"/>
      <w:marRight w:val="0"/>
      <w:marTop w:val="0"/>
      <w:marBottom w:val="0"/>
      <w:divBdr>
        <w:top w:val="none" w:sz="0" w:space="0" w:color="auto"/>
        <w:left w:val="none" w:sz="0" w:space="0" w:color="auto"/>
        <w:bottom w:val="none" w:sz="0" w:space="0" w:color="auto"/>
        <w:right w:val="none" w:sz="0" w:space="0" w:color="auto"/>
      </w:divBdr>
    </w:div>
    <w:div w:id="1241985218">
      <w:bodyDiv w:val="1"/>
      <w:marLeft w:val="0"/>
      <w:marRight w:val="0"/>
      <w:marTop w:val="0"/>
      <w:marBottom w:val="0"/>
      <w:divBdr>
        <w:top w:val="none" w:sz="0" w:space="0" w:color="auto"/>
        <w:left w:val="none" w:sz="0" w:space="0" w:color="auto"/>
        <w:bottom w:val="none" w:sz="0" w:space="0" w:color="auto"/>
        <w:right w:val="none" w:sz="0" w:space="0" w:color="auto"/>
      </w:divBdr>
    </w:div>
    <w:div w:id="1242135023">
      <w:bodyDiv w:val="1"/>
      <w:marLeft w:val="0"/>
      <w:marRight w:val="0"/>
      <w:marTop w:val="0"/>
      <w:marBottom w:val="0"/>
      <w:divBdr>
        <w:top w:val="none" w:sz="0" w:space="0" w:color="auto"/>
        <w:left w:val="none" w:sz="0" w:space="0" w:color="auto"/>
        <w:bottom w:val="none" w:sz="0" w:space="0" w:color="auto"/>
        <w:right w:val="none" w:sz="0" w:space="0" w:color="auto"/>
      </w:divBdr>
    </w:div>
    <w:div w:id="1242174442">
      <w:bodyDiv w:val="1"/>
      <w:marLeft w:val="0"/>
      <w:marRight w:val="0"/>
      <w:marTop w:val="0"/>
      <w:marBottom w:val="0"/>
      <w:divBdr>
        <w:top w:val="none" w:sz="0" w:space="0" w:color="auto"/>
        <w:left w:val="none" w:sz="0" w:space="0" w:color="auto"/>
        <w:bottom w:val="none" w:sz="0" w:space="0" w:color="auto"/>
        <w:right w:val="none" w:sz="0" w:space="0" w:color="auto"/>
      </w:divBdr>
    </w:div>
    <w:div w:id="1242566571">
      <w:bodyDiv w:val="1"/>
      <w:marLeft w:val="0"/>
      <w:marRight w:val="0"/>
      <w:marTop w:val="0"/>
      <w:marBottom w:val="0"/>
      <w:divBdr>
        <w:top w:val="none" w:sz="0" w:space="0" w:color="auto"/>
        <w:left w:val="none" w:sz="0" w:space="0" w:color="auto"/>
        <w:bottom w:val="none" w:sz="0" w:space="0" w:color="auto"/>
        <w:right w:val="none" w:sz="0" w:space="0" w:color="auto"/>
      </w:divBdr>
    </w:div>
    <w:div w:id="1242638986">
      <w:bodyDiv w:val="1"/>
      <w:marLeft w:val="0"/>
      <w:marRight w:val="0"/>
      <w:marTop w:val="0"/>
      <w:marBottom w:val="0"/>
      <w:divBdr>
        <w:top w:val="none" w:sz="0" w:space="0" w:color="auto"/>
        <w:left w:val="none" w:sz="0" w:space="0" w:color="auto"/>
        <w:bottom w:val="none" w:sz="0" w:space="0" w:color="auto"/>
        <w:right w:val="none" w:sz="0" w:space="0" w:color="auto"/>
      </w:divBdr>
    </w:div>
    <w:div w:id="1242639759">
      <w:bodyDiv w:val="1"/>
      <w:marLeft w:val="0"/>
      <w:marRight w:val="0"/>
      <w:marTop w:val="0"/>
      <w:marBottom w:val="0"/>
      <w:divBdr>
        <w:top w:val="none" w:sz="0" w:space="0" w:color="auto"/>
        <w:left w:val="none" w:sz="0" w:space="0" w:color="auto"/>
        <w:bottom w:val="none" w:sz="0" w:space="0" w:color="auto"/>
        <w:right w:val="none" w:sz="0" w:space="0" w:color="auto"/>
      </w:divBdr>
    </w:div>
    <w:div w:id="1242718562">
      <w:bodyDiv w:val="1"/>
      <w:marLeft w:val="0"/>
      <w:marRight w:val="0"/>
      <w:marTop w:val="0"/>
      <w:marBottom w:val="0"/>
      <w:divBdr>
        <w:top w:val="none" w:sz="0" w:space="0" w:color="auto"/>
        <w:left w:val="none" w:sz="0" w:space="0" w:color="auto"/>
        <w:bottom w:val="none" w:sz="0" w:space="0" w:color="auto"/>
        <w:right w:val="none" w:sz="0" w:space="0" w:color="auto"/>
      </w:divBdr>
    </w:div>
    <w:div w:id="1242791760">
      <w:bodyDiv w:val="1"/>
      <w:marLeft w:val="0"/>
      <w:marRight w:val="0"/>
      <w:marTop w:val="0"/>
      <w:marBottom w:val="0"/>
      <w:divBdr>
        <w:top w:val="none" w:sz="0" w:space="0" w:color="auto"/>
        <w:left w:val="none" w:sz="0" w:space="0" w:color="auto"/>
        <w:bottom w:val="none" w:sz="0" w:space="0" w:color="auto"/>
        <w:right w:val="none" w:sz="0" w:space="0" w:color="auto"/>
      </w:divBdr>
    </w:div>
    <w:div w:id="1243104305">
      <w:bodyDiv w:val="1"/>
      <w:marLeft w:val="0"/>
      <w:marRight w:val="0"/>
      <w:marTop w:val="0"/>
      <w:marBottom w:val="0"/>
      <w:divBdr>
        <w:top w:val="none" w:sz="0" w:space="0" w:color="auto"/>
        <w:left w:val="none" w:sz="0" w:space="0" w:color="auto"/>
        <w:bottom w:val="none" w:sz="0" w:space="0" w:color="auto"/>
        <w:right w:val="none" w:sz="0" w:space="0" w:color="auto"/>
      </w:divBdr>
    </w:div>
    <w:div w:id="1243418773">
      <w:bodyDiv w:val="1"/>
      <w:marLeft w:val="0"/>
      <w:marRight w:val="0"/>
      <w:marTop w:val="0"/>
      <w:marBottom w:val="0"/>
      <w:divBdr>
        <w:top w:val="none" w:sz="0" w:space="0" w:color="auto"/>
        <w:left w:val="none" w:sz="0" w:space="0" w:color="auto"/>
        <w:bottom w:val="none" w:sz="0" w:space="0" w:color="auto"/>
        <w:right w:val="none" w:sz="0" w:space="0" w:color="auto"/>
      </w:divBdr>
    </w:div>
    <w:div w:id="1243636460">
      <w:bodyDiv w:val="1"/>
      <w:marLeft w:val="0"/>
      <w:marRight w:val="0"/>
      <w:marTop w:val="0"/>
      <w:marBottom w:val="0"/>
      <w:divBdr>
        <w:top w:val="none" w:sz="0" w:space="0" w:color="auto"/>
        <w:left w:val="none" w:sz="0" w:space="0" w:color="auto"/>
        <w:bottom w:val="none" w:sz="0" w:space="0" w:color="auto"/>
        <w:right w:val="none" w:sz="0" w:space="0" w:color="auto"/>
      </w:divBdr>
    </w:div>
    <w:div w:id="1243679173">
      <w:bodyDiv w:val="1"/>
      <w:marLeft w:val="0"/>
      <w:marRight w:val="0"/>
      <w:marTop w:val="0"/>
      <w:marBottom w:val="0"/>
      <w:divBdr>
        <w:top w:val="none" w:sz="0" w:space="0" w:color="auto"/>
        <w:left w:val="none" w:sz="0" w:space="0" w:color="auto"/>
        <w:bottom w:val="none" w:sz="0" w:space="0" w:color="auto"/>
        <w:right w:val="none" w:sz="0" w:space="0" w:color="auto"/>
      </w:divBdr>
    </w:div>
    <w:div w:id="1243905411">
      <w:bodyDiv w:val="1"/>
      <w:marLeft w:val="0"/>
      <w:marRight w:val="0"/>
      <w:marTop w:val="0"/>
      <w:marBottom w:val="0"/>
      <w:divBdr>
        <w:top w:val="none" w:sz="0" w:space="0" w:color="auto"/>
        <w:left w:val="none" w:sz="0" w:space="0" w:color="auto"/>
        <w:bottom w:val="none" w:sz="0" w:space="0" w:color="auto"/>
        <w:right w:val="none" w:sz="0" w:space="0" w:color="auto"/>
      </w:divBdr>
    </w:div>
    <w:div w:id="1243948805">
      <w:bodyDiv w:val="1"/>
      <w:marLeft w:val="0"/>
      <w:marRight w:val="0"/>
      <w:marTop w:val="0"/>
      <w:marBottom w:val="0"/>
      <w:divBdr>
        <w:top w:val="none" w:sz="0" w:space="0" w:color="auto"/>
        <w:left w:val="none" w:sz="0" w:space="0" w:color="auto"/>
        <w:bottom w:val="none" w:sz="0" w:space="0" w:color="auto"/>
        <w:right w:val="none" w:sz="0" w:space="0" w:color="auto"/>
      </w:divBdr>
    </w:div>
    <w:div w:id="1244029290">
      <w:bodyDiv w:val="1"/>
      <w:marLeft w:val="0"/>
      <w:marRight w:val="0"/>
      <w:marTop w:val="0"/>
      <w:marBottom w:val="0"/>
      <w:divBdr>
        <w:top w:val="none" w:sz="0" w:space="0" w:color="auto"/>
        <w:left w:val="none" w:sz="0" w:space="0" w:color="auto"/>
        <w:bottom w:val="none" w:sz="0" w:space="0" w:color="auto"/>
        <w:right w:val="none" w:sz="0" w:space="0" w:color="auto"/>
      </w:divBdr>
    </w:div>
    <w:div w:id="1244339825">
      <w:bodyDiv w:val="1"/>
      <w:marLeft w:val="0"/>
      <w:marRight w:val="0"/>
      <w:marTop w:val="0"/>
      <w:marBottom w:val="0"/>
      <w:divBdr>
        <w:top w:val="none" w:sz="0" w:space="0" w:color="auto"/>
        <w:left w:val="none" w:sz="0" w:space="0" w:color="auto"/>
        <w:bottom w:val="none" w:sz="0" w:space="0" w:color="auto"/>
        <w:right w:val="none" w:sz="0" w:space="0" w:color="auto"/>
      </w:divBdr>
    </w:div>
    <w:div w:id="1244726637">
      <w:bodyDiv w:val="1"/>
      <w:marLeft w:val="0"/>
      <w:marRight w:val="0"/>
      <w:marTop w:val="0"/>
      <w:marBottom w:val="0"/>
      <w:divBdr>
        <w:top w:val="none" w:sz="0" w:space="0" w:color="auto"/>
        <w:left w:val="none" w:sz="0" w:space="0" w:color="auto"/>
        <w:bottom w:val="none" w:sz="0" w:space="0" w:color="auto"/>
        <w:right w:val="none" w:sz="0" w:space="0" w:color="auto"/>
      </w:divBdr>
    </w:div>
    <w:div w:id="1245147361">
      <w:bodyDiv w:val="1"/>
      <w:marLeft w:val="0"/>
      <w:marRight w:val="0"/>
      <w:marTop w:val="0"/>
      <w:marBottom w:val="0"/>
      <w:divBdr>
        <w:top w:val="none" w:sz="0" w:space="0" w:color="auto"/>
        <w:left w:val="none" w:sz="0" w:space="0" w:color="auto"/>
        <w:bottom w:val="none" w:sz="0" w:space="0" w:color="auto"/>
        <w:right w:val="none" w:sz="0" w:space="0" w:color="auto"/>
      </w:divBdr>
    </w:div>
    <w:div w:id="1245412709">
      <w:bodyDiv w:val="1"/>
      <w:marLeft w:val="0"/>
      <w:marRight w:val="0"/>
      <w:marTop w:val="0"/>
      <w:marBottom w:val="0"/>
      <w:divBdr>
        <w:top w:val="none" w:sz="0" w:space="0" w:color="auto"/>
        <w:left w:val="none" w:sz="0" w:space="0" w:color="auto"/>
        <w:bottom w:val="none" w:sz="0" w:space="0" w:color="auto"/>
        <w:right w:val="none" w:sz="0" w:space="0" w:color="auto"/>
      </w:divBdr>
    </w:div>
    <w:div w:id="1245650642">
      <w:bodyDiv w:val="1"/>
      <w:marLeft w:val="0"/>
      <w:marRight w:val="0"/>
      <w:marTop w:val="0"/>
      <w:marBottom w:val="0"/>
      <w:divBdr>
        <w:top w:val="none" w:sz="0" w:space="0" w:color="auto"/>
        <w:left w:val="none" w:sz="0" w:space="0" w:color="auto"/>
        <w:bottom w:val="none" w:sz="0" w:space="0" w:color="auto"/>
        <w:right w:val="none" w:sz="0" w:space="0" w:color="auto"/>
      </w:divBdr>
    </w:div>
    <w:div w:id="1246038496">
      <w:bodyDiv w:val="1"/>
      <w:marLeft w:val="0"/>
      <w:marRight w:val="0"/>
      <w:marTop w:val="0"/>
      <w:marBottom w:val="0"/>
      <w:divBdr>
        <w:top w:val="none" w:sz="0" w:space="0" w:color="auto"/>
        <w:left w:val="none" w:sz="0" w:space="0" w:color="auto"/>
        <w:bottom w:val="none" w:sz="0" w:space="0" w:color="auto"/>
        <w:right w:val="none" w:sz="0" w:space="0" w:color="auto"/>
      </w:divBdr>
    </w:div>
    <w:div w:id="1246108735">
      <w:bodyDiv w:val="1"/>
      <w:marLeft w:val="0"/>
      <w:marRight w:val="0"/>
      <w:marTop w:val="0"/>
      <w:marBottom w:val="0"/>
      <w:divBdr>
        <w:top w:val="none" w:sz="0" w:space="0" w:color="auto"/>
        <w:left w:val="none" w:sz="0" w:space="0" w:color="auto"/>
        <w:bottom w:val="none" w:sz="0" w:space="0" w:color="auto"/>
        <w:right w:val="none" w:sz="0" w:space="0" w:color="auto"/>
      </w:divBdr>
    </w:div>
    <w:div w:id="1246769037">
      <w:bodyDiv w:val="1"/>
      <w:marLeft w:val="0"/>
      <w:marRight w:val="0"/>
      <w:marTop w:val="0"/>
      <w:marBottom w:val="0"/>
      <w:divBdr>
        <w:top w:val="none" w:sz="0" w:space="0" w:color="auto"/>
        <w:left w:val="none" w:sz="0" w:space="0" w:color="auto"/>
        <w:bottom w:val="none" w:sz="0" w:space="0" w:color="auto"/>
        <w:right w:val="none" w:sz="0" w:space="0" w:color="auto"/>
      </w:divBdr>
    </w:div>
    <w:div w:id="1247034752">
      <w:bodyDiv w:val="1"/>
      <w:marLeft w:val="0"/>
      <w:marRight w:val="0"/>
      <w:marTop w:val="0"/>
      <w:marBottom w:val="0"/>
      <w:divBdr>
        <w:top w:val="none" w:sz="0" w:space="0" w:color="auto"/>
        <w:left w:val="none" w:sz="0" w:space="0" w:color="auto"/>
        <w:bottom w:val="none" w:sz="0" w:space="0" w:color="auto"/>
        <w:right w:val="none" w:sz="0" w:space="0" w:color="auto"/>
      </w:divBdr>
    </w:div>
    <w:div w:id="1247037244">
      <w:bodyDiv w:val="1"/>
      <w:marLeft w:val="0"/>
      <w:marRight w:val="0"/>
      <w:marTop w:val="0"/>
      <w:marBottom w:val="0"/>
      <w:divBdr>
        <w:top w:val="none" w:sz="0" w:space="0" w:color="auto"/>
        <w:left w:val="none" w:sz="0" w:space="0" w:color="auto"/>
        <w:bottom w:val="none" w:sz="0" w:space="0" w:color="auto"/>
        <w:right w:val="none" w:sz="0" w:space="0" w:color="auto"/>
      </w:divBdr>
    </w:div>
    <w:div w:id="1247223030">
      <w:bodyDiv w:val="1"/>
      <w:marLeft w:val="0"/>
      <w:marRight w:val="0"/>
      <w:marTop w:val="0"/>
      <w:marBottom w:val="0"/>
      <w:divBdr>
        <w:top w:val="none" w:sz="0" w:space="0" w:color="auto"/>
        <w:left w:val="none" w:sz="0" w:space="0" w:color="auto"/>
        <w:bottom w:val="none" w:sz="0" w:space="0" w:color="auto"/>
        <w:right w:val="none" w:sz="0" w:space="0" w:color="auto"/>
      </w:divBdr>
    </w:div>
    <w:div w:id="1247425409">
      <w:bodyDiv w:val="1"/>
      <w:marLeft w:val="0"/>
      <w:marRight w:val="0"/>
      <w:marTop w:val="0"/>
      <w:marBottom w:val="0"/>
      <w:divBdr>
        <w:top w:val="none" w:sz="0" w:space="0" w:color="auto"/>
        <w:left w:val="none" w:sz="0" w:space="0" w:color="auto"/>
        <w:bottom w:val="none" w:sz="0" w:space="0" w:color="auto"/>
        <w:right w:val="none" w:sz="0" w:space="0" w:color="auto"/>
      </w:divBdr>
    </w:div>
    <w:div w:id="1247609926">
      <w:bodyDiv w:val="1"/>
      <w:marLeft w:val="0"/>
      <w:marRight w:val="0"/>
      <w:marTop w:val="0"/>
      <w:marBottom w:val="0"/>
      <w:divBdr>
        <w:top w:val="none" w:sz="0" w:space="0" w:color="auto"/>
        <w:left w:val="none" w:sz="0" w:space="0" w:color="auto"/>
        <w:bottom w:val="none" w:sz="0" w:space="0" w:color="auto"/>
        <w:right w:val="none" w:sz="0" w:space="0" w:color="auto"/>
      </w:divBdr>
    </w:div>
    <w:div w:id="1247880050">
      <w:bodyDiv w:val="1"/>
      <w:marLeft w:val="0"/>
      <w:marRight w:val="0"/>
      <w:marTop w:val="0"/>
      <w:marBottom w:val="0"/>
      <w:divBdr>
        <w:top w:val="none" w:sz="0" w:space="0" w:color="auto"/>
        <w:left w:val="none" w:sz="0" w:space="0" w:color="auto"/>
        <w:bottom w:val="none" w:sz="0" w:space="0" w:color="auto"/>
        <w:right w:val="none" w:sz="0" w:space="0" w:color="auto"/>
      </w:divBdr>
    </w:div>
    <w:div w:id="1247887788">
      <w:bodyDiv w:val="1"/>
      <w:marLeft w:val="0"/>
      <w:marRight w:val="0"/>
      <w:marTop w:val="0"/>
      <w:marBottom w:val="0"/>
      <w:divBdr>
        <w:top w:val="none" w:sz="0" w:space="0" w:color="auto"/>
        <w:left w:val="none" w:sz="0" w:space="0" w:color="auto"/>
        <w:bottom w:val="none" w:sz="0" w:space="0" w:color="auto"/>
        <w:right w:val="none" w:sz="0" w:space="0" w:color="auto"/>
      </w:divBdr>
    </w:div>
    <w:div w:id="1247959311">
      <w:bodyDiv w:val="1"/>
      <w:marLeft w:val="0"/>
      <w:marRight w:val="0"/>
      <w:marTop w:val="0"/>
      <w:marBottom w:val="0"/>
      <w:divBdr>
        <w:top w:val="none" w:sz="0" w:space="0" w:color="auto"/>
        <w:left w:val="none" w:sz="0" w:space="0" w:color="auto"/>
        <w:bottom w:val="none" w:sz="0" w:space="0" w:color="auto"/>
        <w:right w:val="none" w:sz="0" w:space="0" w:color="auto"/>
      </w:divBdr>
    </w:div>
    <w:div w:id="1248416223">
      <w:bodyDiv w:val="1"/>
      <w:marLeft w:val="0"/>
      <w:marRight w:val="0"/>
      <w:marTop w:val="0"/>
      <w:marBottom w:val="0"/>
      <w:divBdr>
        <w:top w:val="none" w:sz="0" w:space="0" w:color="auto"/>
        <w:left w:val="none" w:sz="0" w:space="0" w:color="auto"/>
        <w:bottom w:val="none" w:sz="0" w:space="0" w:color="auto"/>
        <w:right w:val="none" w:sz="0" w:space="0" w:color="auto"/>
      </w:divBdr>
    </w:div>
    <w:div w:id="1248811801">
      <w:bodyDiv w:val="1"/>
      <w:marLeft w:val="0"/>
      <w:marRight w:val="0"/>
      <w:marTop w:val="0"/>
      <w:marBottom w:val="0"/>
      <w:divBdr>
        <w:top w:val="none" w:sz="0" w:space="0" w:color="auto"/>
        <w:left w:val="none" w:sz="0" w:space="0" w:color="auto"/>
        <w:bottom w:val="none" w:sz="0" w:space="0" w:color="auto"/>
        <w:right w:val="none" w:sz="0" w:space="0" w:color="auto"/>
      </w:divBdr>
    </w:div>
    <w:div w:id="1248921733">
      <w:bodyDiv w:val="1"/>
      <w:marLeft w:val="0"/>
      <w:marRight w:val="0"/>
      <w:marTop w:val="0"/>
      <w:marBottom w:val="0"/>
      <w:divBdr>
        <w:top w:val="none" w:sz="0" w:space="0" w:color="auto"/>
        <w:left w:val="none" w:sz="0" w:space="0" w:color="auto"/>
        <w:bottom w:val="none" w:sz="0" w:space="0" w:color="auto"/>
        <w:right w:val="none" w:sz="0" w:space="0" w:color="auto"/>
      </w:divBdr>
    </w:div>
    <w:div w:id="1248997663">
      <w:bodyDiv w:val="1"/>
      <w:marLeft w:val="0"/>
      <w:marRight w:val="0"/>
      <w:marTop w:val="0"/>
      <w:marBottom w:val="0"/>
      <w:divBdr>
        <w:top w:val="none" w:sz="0" w:space="0" w:color="auto"/>
        <w:left w:val="none" w:sz="0" w:space="0" w:color="auto"/>
        <w:bottom w:val="none" w:sz="0" w:space="0" w:color="auto"/>
        <w:right w:val="none" w:sz="0" w:space="0" w:color="auto"/>
      </w:divBdr>
    </w:div>
    <w:div w:id="1249192752">
      <w:bodyDiv w:val="1"/>
      <w:marLeft w:val="0"/>
      <w:marRight w:val="0"/>
      <w:marTop w:val="0"/>
      <w:marBottom w:val="0"/>
      <w:divBdr>
        <w:top w:val="none" w:sz="0" w:space="0" w:color="auto"/>
        <w:left w:val="none" w:sz="0" w:space="0" w:color="auto"/>
        <w:bottom w:val="none" w:sz="0" w:space="0" w:color="auto"/>
        <w:right w:val="none" w:sz="0" w:space="0" w:color="auto"/>
      </w:divBdr>
    </w:div>
    <w:div w:id="1249272182">
      <w:bodyDiv w:val="1"/>
      <w:marLeft w:val="0"/>
      <w:marRight w:val="0"/>
      <w:marTop w:val="0"/>
      <w:marBottom w:val="0"/>
      <w:divBdr>
        <w:top w:val="none" w:sz="0" w:space="0" w:color="auto"/>
        <w:left w:val="none" w:sz="0" w:space="0" w:color="auto"/>
        <w:bottom w:val="none" w:sz="0" w:space="0" w:color="auto"/>
        <w:right w:val="none" w:sz="0" w:space="0" w:color="auto"/>
      </w:divBdr>
    </w:div>
    <w:div w:id="1249465519">
      <w:bodyDiv w:val="1"/>
      <w:marLeft w:val="0"/>
      <w:marRight w:val="0"/>
      <w:marTop w:val="0"/>
      <w:marBottom w:val="0"/>
      <w:divBdr>
        <w:top w:val="none" w:sz="0" w:space="0" w:color="auto"/>
        <w:left w:val="none" w:sz="0" w:space="0" w:color="auto"/>
        <w:bottom w:val="none" w:sz="0" w:space="0" w:color="auto"/>
        <w:right w:val="none" w:sz="0" w:space="0" w:color="auto"/>
      </w:divBdr>
    </w:div>
    <w:div w:id="1249728715">
      <w:bodyDiv w:val="1"/>
      <w:marLeft w:val="0"/>
      <w:marRight w:val="0"/>
      <w:marTop w:val="0"/>
      <w:marBottom w:val="0"/>
      <w:divBdr>
        <w:top w:val="none" w:sz="0" w:space="0" w:color="auto"/>
        <w:left w:val="none" w:sz="0" w:space="0" w:color="auto"/>
        <w:bottom w:val="none" w:sz="0" w:space="0" w:color="auto"/>
        <w:right w:val="none" w:sz="0" w:space="0" w:color="auto"/>
      </w:divBdr>
    </w:div>
    <w:div w:id="1249735027">
      <w:bodyDiv w:val="1"/>
      <w:marLeft w:val="0"/>
      <w:marRight w:val="0"/>
      <w:marTop w:val="0"/>
      <w:marBottom w:val="0"/>
      <w:divBdr>
        <w:top w:val="none" w:sz="0" w:space="0" w:color="auto"/>
        <w:left w:val="none" w:sz="0" w:space="0" w:color="auto"/>
        <w:bottom w:val="none" w:sz="0" w:space="0" w:color="auto"/>
        <w:right w:val="none" w:sz="0" w:space="0" w:color="auto"/>
      </w:divBdr>
    </w:div>
    <w:div w:id="1250037975">
      <w:bodyDiv w:val="1"/>
      <w:marLeft w:val="0"/>
      <w:marRight w:val="0"/>
      <w:marTop w:val="0"/>
      <w:marBottom w:val="0"/>
      <w:divBdr>
        <w:top w:val="none" w:sz="0" w:space="0" w:color="auto"/>
        <w:left w:val="none" w:sz="0" w:space="0" w:color="auto"/>
        <w:bottom w:val="none" w:sz="0" w:space="0" w:color="auto"/>
        <w:right w:val="none" w:sz="0" w:space="0" w:color="auto"/>
      </w:divBdr>
    </w:div>
    <w:div w:id="1250431480">
      <w:bodyDiv w:val="1"/>
      <w:marLeft w:val="0"/>
      <w:marRight w:val="0"/>
      <w:marTop w:val="0"/>
      <w:marBottom w:val="0"/>
      <w:divBdr>
        <w:top w:val="none" w:sz="0" w:space="0" w:color="auto"/>
        <w:left w:val="none" w:sz="0" w:space="0" w:color="auto"/>
        <w:bottom w:val="none" w:sz="0" w:space="0" w:color="auto"/>
        <w:right w:val="none" w:sz="0" w:space="0" w:color="auto"/>
      </w:divBdr>
    </w:div>
    <w:div w:id="1250458148">
      <w:bodyDiv w:val="1"/>
      <w:marLeft w:val="0"/>
      <w:marRight w:val="0"/>
      <w:marTop w:val="0"/>
      <w:marBottom w:val="0"/>
      <w:divBdr>
        <w:top w:val="none" w:sz="0" w:space="0" w:color="auto"/>
        <w:left w:val="none" w:sz="0" w:space="0" w:color="auto"/>
        <w:bottom w:val="none" w:sz="0" w:space="0" w:color="auto"/>
        <w:right w:val="none" w:sz="0" w:space="0" w:color="auto"/>
      </w:divBdr>
    </w:div>
    <w:div w:id="1250774679">
      <w:bodyDiv w:val="1"/>
      <w:marLeft w:val="0"/>
      <w:marRight w:val="0"/>
      <w:marTop w:val="0"/>
      <w:marBottom w:val="0"/>
      <w:divBdr>
        <w:top w:val="none" w:sz="0" w:space="0" w:color="auto"/>
        <w:left w:val="none" w:sz="0" w:space="0" w:color="auto"/>
        <w:bottom w:val="none" w:sz="0" w:space="0" w:color="auto"/>
        <w:right w:val="none" w:sz="0" w:space="0" w:color="auto"/>
      </w:divBdr>
    </w:div>
    <w:div w:id="1251499741">
      <w:bodyDiv w:val="1"/>
      <w:marLeft w:val="0"/>
      <w:marRight w:val="0"/>
      <w:marTop w:val="0"/>
      <w:marBottom w:val="0"/>
      <w:divBdr>
        <w:top w:val="none" w:sz="0" w:space="0" w:color="auto"/>
        <w:left w:val="none" w:sz="0" w:space="0" w:color="auto"/>
        <w:bottom w:val="none" w:sz="0" w:space="0" w:color="auto"/>
        <w:right w:val="none" w:sz="0" w:space="0" w:color="auto"/>
      </w:divBdr>
    </w:div>
    <w:div w:id="1251699607">
      <w:bodyDiv w:val="1"/>
      <w:marLeft w:val="0"/>
      <w:marRight w:val="0"/>
      <w:marTop w:val="0"/>
      <w:marBottom w:val="0"/>
      <w:divBdr>
        <w:top w:val="none" w:sz="0" w:space="0" w:color="auto"/>
        <w:left w:val="none" w:sz="0" w:space="0" w:color="auto"/>
        <w:bottom w:val="none" w:sz="0" w:space="0" w:color="auto"/>
        <w:right w:val="none" w:sz="0" w:space="0" w:color="auto"/>
      </w:divBdr>
    </w:div>
    <w:div w:id="1251817518">
      <w:bodyDiv w:val="1"/>
      <w:marLeft w:val="0"/>
      <w:marRight w:val="0"/>
      <w:marTop w:val="0"/>
      <w:marBottom w:val="0"/>
      <w:divBdr>
        <w:top w:val="none" w:sz="0" w:space="0" w:color="auto"/>
        <w:left w:val="none" w:sz="0" w:space="0" w:color="auto"/>
        <w:bottom w:val="none" w:sz="0" w:space="0" w:color="auto"/>
        <w:right w:val="none" w:sz="0" w:space="0" w:color="auto"/>
      </w:divBdr>
    </w:div>
    <w:div w:id="1251893852">
      <w:bodyDiv w:val="1"/>
      <w:marLeft w:val="0"/>
      <w:marRight w:val="0"/>
      <w:marTop w:val="0"/>
      <w:marBottom w:val="0"/>
      <w:divBdr>
        <w:top w:val="none" w:sz="0" w:space="0" w:color="auto"/>
        <w:left w:val="none" w:sz="0" w:space="0" w:color="auto"/>
        <w:bottom w:val="none" w:sz="0" w:space="0" w:color="auto"/>
        <w:right w:val="none" w:sz="0" w:space="0" w:color="auto"/>
      </w:divBdr>
    </w:div>
    <w:div w:id="1251960851">
      <w:bodyDiv w:val="1"/>
      <w:marLeft w:val="0"/>
      <w:marRight w:val="0"/>
      <w:marTop w:val="0"/>
      <w:marBottom w:val="0"/>
      <w:divBdr>
        <w:top w:val="none" w:sz="0" w:space="0" w:color="auto"/>
        <w:left w:val="none" w:sz="0" w:space="0" w:color="auto"/>
        <w:bottom w:val="none" w:sz="0" w:space="0" w:color="auto"/>
        <w:right w:val="none" w:sz="0" w:space="0" w:color="auto"/>
      </w:divBdr>
    </w:div>
    <w:div w:id="1252012857">
      <w:bodyDiv w:val="1"/>
      <w:marLeft w:val="0"/>
      <w:marRight w:val="0"/>
      <w:marTop w:val="0"/>
      <w:marBottom w:val="0"/>
      <w:divBdr>
        <w:top w:val="none" w:sz="0" w:space="0" w:color="auto"/>
        <w:left w:val="none" w:sz="0" w:space="0" w:color="auto"/>
        <w:bottom w:val="none" w:sz="0" w:space="0" w:color="auto"/>
        <w:right w:val="none" w:sz="0" w:space="0" w:color="auto"/>
      </w:divBdr>
    </w:div>
    <w:div w:id="1252206034">
      <w:bodyDiv w:val="1"/>
      <w:marLeft w:val="0"/>
      <w:marRight w:val="0"/>
      <w:marTop w:val="0"/>
      <w:marBottom w:val="0"/>
      <w:divBdr>
        <w:top w:val="none" w:sz="0" w:space="0" w:color="auto"/>
        <w:left w:val="none" w:sz="0" w:space="0" w:color="auto"/>
        <w:bottom w:val="none" w:sz="0" w:space="0" w:color="auto"/>
        <w:right w:val="none" w:sz="0" w:space="0" w:color="auto"/>
      </w:divBdr>
    </w:div>
    <w:div w:id="1252393736">
      <w:bodyDiv w:val="1"/>
      <w:marLeft w:val="0"/>
      <w:marRight w:val="0"/>
      <w:marTop w:val="0"/>
      <w:marBottom w:val="0"/>
      <w:divBdr>
        <w:top w:val="none" w:sz="0" w:space="0" w:color="auto"/>
        <w:left w:val="none" w:sz="0" w:space="0" w:color="auto"/>
        <w:bottom w:val="none" w:sz="0" w:space="0" w:color="auto"/>
        <w:right w:val="none" w:sz="0" w:space="0" w:color="auto"/>
      </w:divBdr>
    </w:div>
    <w:div w:id="1252425029">
      <w:bodyDiv w:val="1"/>
      <w:marLeft w:val="0"/>
      <w:marRight w:val="0"/>
      <w:marTop w:val="0"/>
      <w:marBottom w:val="0"/>
      <w:divBdr>
        <w:top w:val="none" w:sz="0" w:space="0" w:color="auto"/>
        <w:left w:val="none" w:sz="0" w:space="0" w:color="auto"/>
        <w:bottom w:val="none" w:sz="0" w:space="0" w:color="auto"/>
        <w:right w:val="none" w:sz="0" w:space="0" w:color="auto"/>
      </w:divBdr>
    </w:div>
    <w:div w:id="1252548213">
      <w:bodyDiv w:val="1"/>
      <w:marLeft w:val="0"/>
      <w:marRight w:val="0"/>
      <w:marTop w:val="0"/>
      <w:marBottom w:val="0"/>
      <w:divBdr>
        <w:top w:val="none" w:sz="0" w:space="0" w:color="auto"/>
        <w:left w:val="none" w:sz="0" w:space="0" w:color="auto"/>
        <w:bottom w:val="none" w:sz="0" w:space="0" w:color="auto"/>
        <w:right w:val="none" w:sz="0" w:space="0" w:color="auto"/>
      </w:divBdr>
    </w:div>
    <w:div w:id="1252739262">
      <w:bodyDiv w:val="1"/>
      <w:marLeft w:val="0"/>
      <w:marRight w:val="0"/>
      <w:marTop w:val="0"/>
      <w:marBottom w:val="0"/>
      <w:divBdr>
        <w:top w:val="none" w:sz="0" w:space="0" w:color="auto"/>
        <w:left w:val="none" w:sz="0" w:space="0" w:color="auto"/>
        <w:bottom w:val="none" w:sz="0" w:space="0" w:color="auto"/>
        <w:right w:val="none" w:sz="0" w:space="0" w:color="auto"/>
      </w:divBdr>
    </w:div>
    <w:div w:id="1252742137">
      <w:bodyDiv w:val="1"/>
      <w:marLeft w:val="0"/>
      <w:marRight w:val="0"/>
      <w:marTop w:val="0"/>
      <w:marBottom w:val="0"/>
      <w:divBdr>
        <w:top w:val="none" w:sz="0" w:space="0" w:color="auto"/>
        <w:left w:val="none" w:sz="0" w:space="0" w:color="auto"/>
        <w:bottom w:val="none" w:sz="0" w:space="0" w:color="auto"/>
        <w:right w:val="none" w:sz="0" w:space="0" w:color="auto"/>
      </w:divBdr>
    </w:div>
    <w:div w:id="1252809801">
      <w:bodyDiv w:val="1"/>
      <w:marLeft w:val="0"/>
      <w:marRight w:val="0"/>
      <w:marTop w:val="0"/>
      <w:marBottom w:val="0"/>
      <w:divBdr>
        <w:top w:val="none" w:sz="0" w:space="0" w:color="auto"/>
        <w:left w:val="none" w:sz="0" w:space="0" w:color="auto"/>
        <w:bottom w:val="none" w:sz="0" w:space="0" w:color="auto"/>
        <w:right w:val="none" w:sz="0" w:space="0" w:color="auto"/>
      </w:divBdr>
    </w:div>
    <w:div w:id="1252853328">
      <w:bodyDiv w:val="1"/>
      <w:marLeft w:val="0"/>
      <w:marRight w:val="0"/>
      <w:marTop w:val="0"/>
      <w:marBottom w:val="0"/>
      <w:divBdr>
        <w:top w:val="none" w:sz="0" w:space="0" w:color="auto"/>
        <w:left w:val="none" w:sz="0" w:space="0" w:color="auto"/>
        <w:bottom w:val="none" w:sz="0" w:space="0" w:color="auto"/>
        <w:right w:val="none" w:sz="0" w:space="0" w:color="auto"/>
      </w:divBdr>
    </w:div>
    <w:div w:id="1252934524">
      <w:bodyDiv w:val="1"/>
      <w:marLeft w:val="0"/>
      <w:marRight w:val="0"/>
      <w:marTop w:val="0"/>
      <w:marBottom w:val="0"/>
      <w:divBdr>
        <w:top w:val="none" w:sz="0" w:space="0" w:color="auto"/>
        <w:left w:val="none" w:sz="0" w:space="0" w:color="auto"/>
        <w:bottom w:val="none" w:sz="0" w:space="0" w:color="auto"/>
        <w:right w:val="none" w:sz="0" w:space="0" w:color="auto"/>
      </w:divBdr>
    </w:div>
    <w:div w:id="1253469970">
      <w:bodyDiv w:val="1"/>
      <w:marLeft w:val="0"/>
      <w:marRight w:val="0"/>
      <w:marTop w:val="0"/>
      <w:marBottom w:val="0"/>
      <w:divBdr>
        <w:top w:val="none" w:sz="0" w:space="0" w:color="auto"/>
        <w:left w:val="none" w:sz="0" w:space="0" w:color="auto"/>
        <w:bottom w:val="none" w:sz="0" w:space="0" w:color="auto"/>
        <w:right w:val="none" w:sz="0" w:space="0" w:color="auto"/>
      </w:divBdr>
    </w:div>
    <w:div w:id="1253584845">
      <w:bodyDiv w:val="1"/>
      <w:marLeft w:val="0"/>
      <w:marRight w:val="0"/>
      <w:marTop w:val="0"/>
      <w:marBottom w:val="0"/>
      <w:divBdr>
        <w:top w:val="none" w:sz="0" w:space="0" w:color="auto"/>
        <w:left w:val="none" w:sz="0" w:space="0" w:color="auto"/>
        <w:bottom w:val="none" w:sz="0" w:space="0" w:color="auto"/>
        <w:right w:val="none" w:sz="0" w:space="0" w:color="auto"/>
      </w:divBdr>
    </w:div>
    <w:div w:id="1253901895">
      <w:bodyDiv w:val="1"/>
      <w:marLeft w:val="0"/>
      <w:marRight w:val="0"/>
      <w:marTop w:val="0"/>
      <w:marBottom w:val="0"/>
      <w:divBdr>
        <w:top w:val="none" w:sz="0" w:space="0" w:color="auto"/>
        <w:left w:val="none" w:sz="0" w:space="0" w:color="auto"/>
        <w:bottom w:val="none" w:sz="0" w:space="0" w:color="auto"/>
        <w:right w:val="none" w:sz="0" w:space="0" w:color="auto"/>
      </w:divBdr>
    </w:div>
    <w:div w:id="1254049462">
      <w:bodyDiv w:val="1"/>
      <w:marLeft w:val="0"/>
      <w:marRight w:val="0"/>
      <w:marTop w:val="0"/>
      <w:marBottom w:val="0"/>
      <w:divBdr>
        <w:top w:val="none" w:sz="0" w:space="0" w:color="auto"/>
        <w:left w:val="none" w:sz="0" w:space="0" w:color="auto"/>
        <w:bottom w:val="none" w:sz="0" w:space="0" w:color="auto"/>
        <w:right w:val="none" w:sz="0" w:space="0" w:color="auto"/>
      </w:divBdr>
    </w:div>
    <w:div w:id="1254319441">
      <w:bodyDiv w:val="1"/>
      <w:marLeft w:val="0"/>
      <w:marRight w:val="0"/>
      <w:marTop w:val="0"/>
      <w:marBottom w:val="0"/>
      <w:divBdr>
        <w:top w:val="none" w:sz="0" w:space="0" w:color="auto"/>
        <w:left w:val="none" w:sz="0" w:space="0" w:color="auto"/>
        <w:bottom w:val="none" w:sz="0" w:space="0" w:color="auto"/>
        <w:right w:val="none" w:sz="0" w:space="0" w:color="auto"/>
      </w:divBdr>
    </w:div>
    <w:div w:id="1254514565">
      <w:bodyDiv w:val="1"/>
      <w:marLeft w:val="0"/>
      <w:marRight w:val="0"/>
      <w:marTop w:val="0"/>
      <w:marBottom w:val="0"/>
      <w:divBdr>
        <w:top w:val="none" w:sz="0" w:space="0" w:color="auto"/>
        <w:left w:val="none" w:sz="0" w:space="0" w:color="auto"/>
        <w:bottom w:val="none" w:sz="0" w:space="0" w:color="auto"/>
        <w:right w:val="none" w:sz="0" w:space="0" w:color="auto"/>
      </w:divBdr>
    </w:div>
    <w:div w:id="1254626518">
      <w:bodyDiv w:val="1"/>
      <w:marLeft w:val="0"/>
      <w:marRight w:val="0"/>
      <w:marTop w:val="0"/>
      <w:marBottom w:val="0"/>
      <w:divBdr>
        <w:top w:val="none" w:sz="0" w:space="0" w:color="auto"/>
        <w:left w:val="none" w:sz="0" w:space="0" w:color="auto"/>
        <w:bottom w:val="none" w:sz="0" w:space="0" w:color="auto"/>
        <w:right w:val="none" w:sz="0" w:space="0" w:color="auto"/>
      </w:divBdr>
    </w:div>
    <w:div w:id="1255016331">
      <w:bodyDiv w:val="1"/>
      <w:marLeft w:val="0"/>
      <w:marRight w:val="0"/>
      <w:marTop w:val="0"/>
      <w:marBottom w:val="0"/>
      <w:divBdr>
        <w:top w:val="none" w:sz="0" w:space="0" w:color="auto"/>
        <w:left w:val="none" w:sz="0" w:space="0" w:color="auto"/>
        <w:bottom w:val="none" w:sz="0" w:space="0" w:color="auto"/>
        <w:right w:val="none" w:sz="0" w:space="0" w:color="auto"/>
      </w:divBdr>
    </w:div>
    <w:div w:id="1255044077">
      <w:bodyDiv w:val="1"/>
      <w:marLeft w:val="0"/>
      <w:marRight w:val="0"/>
      <w:marTop w:val="0"/>
      <w:marBottom w:val="0"/>
      <w:divBdr>
        <w:top w:val="none" w:sz="0" w:space="0" w:color="auto"/>
        <w:left w:val="none" w:sz="0" w:space="0" w:color="auto"/>
        <w:bottom w:val="none" w:sz="0" w:space="0" w:color="auto"/>
        <w:right w:val="none" w:sz="0" w:space="0" w:color="auto"/>
      </w:divBdr>
    </w:div>
    <w:div w:id="1255432529">
      <w:bodyDiv w:val="1"/>
      <w:marLeft w:val="0"/>
      <w:marRight w:val="0"/>
      <w:marTop w:val="0"/>
      <w:marBottom w:val="0"/>
      <w:divBdr>
        <w:top w:val="none" w:sz="0" w:space="0" w:color="auto"/>
        <w:left w:val="none" w:sz="0" w:space="0" w:color="auto"/>
        <w:bottom w:val="none" w:sz="0" w:space="0" w:color="auto"/>
        <w:right w:val="none" w:sz="0" w:space="0" w:color="auto"/>
      </w:divBdr>
    </w:div>
    <w:div w:id="1255474820">
      <w:bodyDiv w:val="1"/>
      <w:marLeft w:val="0"/>
      <w:marRight w:val="0"/>
      <w:marTop w:val="0"/>
      <w:marBottom w:val="0"/>
      <w:divBdr>
        <w:top w:val="none" w:sz="0" w:space="0" w:color="auto"/>
        <w:left w:val="none" w:sz="0" w:space="0" w:color="auto"/>
        <w:bottom w:val="none" w:sz="0" w:space="0" w:color="auto"/>
        <w:right w:val="none" w:sz="0" w:space="0" w:color="auto"/>
      </w:divBdr>
    </w:div>
    <w:div w:id="1255553274">
      <w:bodyDiv w:val="1"/>
      <w:marLeft w:val="0"/>
      <w:marRight w:val="0"/>
      <w:marTop w:val="0"/>
      <w:marBottom w:val="0"/>
      <w:divBdr>
        <w:top w:val="none" w:sz="0" w:space="0" w:color="auto"/>
        <w:left w:val="none" w:sz="0" w:space="0" w:color="auto"/>
        <w:bottom w:val="none" w:sz="0" w:space="0" w:color="auto"/>
        <w:right w:val="none" w:sz="0" w:space="0" w:color="auto"/>
      </w:divBdr>
    </w:div>
    <w:div w:id="1255750486">
      <w:bodyDiv w:val="1"/>
      <w:marLeft w:val="0"/>
      <w:marRight w:val="0"/>
      <w:marTop w:val="0"/>
      <w:marBottom w:val="0"/>
      <w:divBdr>
        <w:top w:val="none" w:sz="0" w:space="0" w:color="auto"/>
        <w:left w:val="none" w:sz="0" w:space="0" w:color="auto"/>
        <w:bottom w:val="none" w:sz="0" w:space="0" w:color="auto"/>
        <w:right w:val="none" w:sz="0" w:space="0" w:color="auto"/>
      </w:divBdr>
    </w:div>
    <w:div w:id="1255938114">
      <w:bodyDiv w:val="1"/>
      <w:marLeft w:val="0"/>
      <w:marRight w:val="0"/>
      <w:marTop w:val="0"/>
      <w:marBottom w:val="0"/>
      <w:divBdr>
        <w:top w:val="none" w:sz="0" w:space="0" w:color="auto"/>
        <w:left w:val="none" w:sz="0" w:space="0" w:color="auto"/>
        <w:bottom w:val="none" w:sz="0" w:space="0" w:color="auto"/>
        <w:right w:val="none" w:sz="0" w:space="0" w:color="auto"/>
      </w:divBdr>
    </w:div>
    <w:div w:id="1256010218">
      <w:bodyDiv w:val="1"/>
      <w:marLeft w:val="0"/>
      <w:marRight w:val="0"/>
      <w:marTop w:val="0"/>
      <w:marBottom w:val="0"/>
      <w:divBdr>
        <w:top w:val="none" w:sz="0" w:space="0" w:color="auto"/>
        <w:left w:val="none" w:sz="0" w:space="0" w:color="auto"/>
        <w:bottom w:val="none" w:sz="0" w:space="0" w:color="auto"/>
        <w:right w:val="none" w:sz="0" w:space="0" w:color="auto"/>
      </w:divBdr>
    </w:div>
    <w:div w:id="1256091888">
      <w:bodyDiv w:val="1"/>
      <w:marLeft w:val="0"/>
      <w:marRight w:val="0"/>
      <w:marTop w:val="0"/>
      <w:marBottom w:val="0"/>
      <w:divBdr>
        <w:top w:val="none" w:sz="0" w:space="0" w:color="auto"/>
        <w:left w:val="none" w:sz="0" w:space="0" w:color="auto"/>
        <w:bottom w:val="none" w:sz="0" w:space="0" w:color="auto"/>
        <w:right w:val="none" w:sz="0" w:space="0" w:color="auto"/>
      </w:divBdr>
    </w:div>
    <w:div w:id="1256203996">
      <w:bodyDiv w:val="1"/>
      <w:marLeft w:val="0"/>
      <w:marRight w:val="0"/>
      <w:marTop w:val="0"/>
      <w:marBottom w:val="0"/>
      <w:divBdr>
        <w:top w:val="none" w:sz="0" w:space="0" w:color="auto"/>
        <w:left w:val="none" w:sz="0" w:space="0" w:color="auto"/>
        <w:bottom w:val="none" w:sz="0" w:space="0" w:color="auto"/>
        <w:right w:val="none" w:sz="0" w:space="0" w:color="auto"/>
      </w:divBdr>
    </w:div>
    <w:div w:id="1256283182">
      <w:bodyDiv w:val="1"/>
      <w:marLeft w:val="0"/>
      <w:marRight w:val="0"/>
      <w:marTop w:val="0"/>
      <w:marBottom w:val="0"/>
      <w:divBdr>
        <w:top w:val="none" w:sz="0" w:space="0" w:color="auto"/>
        <w:left w:val="none" w:sz="0" w:space="0" w:color="auto"/>
        <w:bottom w:val="none" w:sz="0" w:space="0" w:color="auto"/>
        <w:right w:val="none" w:sz="0" w:space="0" w:color="auto"/>
      </w:divBdr>
    </w:div>
    <w:div w:id="1256325871">
      <w:bodyDiv w:val="1"/>
      <w:marLeft w:val="0"/>
      <w:marRight w:val="0"/>
      <w:marTop w:val="0"/>
      <w:marBottom w:val="0"/>
      <w:divBdr>
        <w:top w:val="none" w:sz="0" w:space="0" w:color="auto"/>
        <w:left w:val="none" w:sz="0" w:space="0" w:color="auto"/>
        <w:bottom w:val="none" w:sz="0" w:space="0" w:color="auto"/>
        <w:right w:val="none" w:sz="0" w:space="0" w:color="auto"/>
      </w:divBdr>
    </w:div>
    <w:div w:id="1256475503">
      <w:bodyDiv w:val="1"/>
      <w:marLeft w:val="0"/>
      <w:marRight w:val="0"/>
      <w:marTop w:val="0"/>
      <w:marBottom w:val="0"/>
      <w:divBdr>
        <w:top w:val="none" w:sz="0" w:space="0" w:color="auto"/>
        <w:left w:val="none" w:sz="0" w:space="0" w:color="auto"/>
        <w:bottom w:val="none" w:sz="0" w:space="0" w:color="auto"/>
        <w:right w:val="none" w:sz="0" w:space="0" w:color="auto"/>
      </w:divBdr>
    </w:div>
    <w:div w:id="1256479565">
      <w:bodyDiv w:val="1"/>
      <w:marLeft w:val="0"/>
      <w:marRight w:val="0"/>
      <w:marTop w:val="0"/>
      <w:marBottom w:val="0"/>
      <w:divBdr>
        <w:top w:val="none" w:sz="0" w:space="0" w:color="auto"/>
        <w:left w:val="none" w:sz="0" w:space="0" w:color="auto"/>
        <w:bottom w:val="none" w:sz="0" w:space="0" w:color="auto"/>
        <w:right w:val="none" w:sz="0" w:space="0" w:color="auto"/>
      </w:divBdr>
    </w:div>
    <w:div w:id="1256593700">
      <w:bodyDiv w:val="1"/>
      <w:marLeft w:val="0"/>
      <w:marRight w:val="0"/>
      <w:marTop w:val="0"/>
      <w:marBottom w:val="0"/>
      <w:divBdr>
        <w:top w:val="none" w:sz="0" w:space="0" w:color="auto"/>
        <w:left w:val="none" w:sz="0" w:space="0" w:color="auto"/>
        <w:bottom w:val="none" w:sz="0" w:space="0" w:color="auto"/>
        <w:right w:val="none" w:sz="0" w:space="0" w:color="auto"/>
      </w:divBdr>
    </w:div>
    <w:div w:id="1256674803">
      <w:bodyDiv w:val="1"/>
      <w:marLeft w:val="0"/>
      <w:marRight w:val="0"/>
      <w:marTop w:val="0"/>
      <w:marBottom w:val="0"/>
      <w:divBdr>
        <w:top w:val="none" w:sz="0" w:space="0" w:color="auto"/>
        <w:left w:val="none" w:sz="0" w:space="0" w:color="auto"/>
        <w:bottom w:val="none" w:sz="0" w:space="0" w:color="auto"/>
        <w:right w:val="none" w:sz="0" w:space="0" w:color="auto"/>
      </w:divBdr>
    </w:div>
    <w:div w:id="1257010568">
      <w:bodyDiv w:val="1"/>
      <w:marLeft w:val="0"/>
      <w:marRight w:val="0"/>
      <w:marTop w:val="0"/>
      <w:marBottom w:val="0"/>
      <w:divBdr>
        <w:top w:val="none" w:sz="0" w:space="0" w:color="auto"/>
        <w:left w:val="none" w:sz="0" w:space="0" w:color="auto"/>
        <w:bottom w:val="none" w:sz="0" w:space="0" w:color="auto"/>
        <w:right w:val="none" w:sz="0" w:space="0" w:color="auto"/>
      </w:divBdr>
    </w:div>
    <w:div w:id="1257056792">
      <w:bodyDiv w:val="1"/>
      <w:marLeft w:val="0"/>
      <w:marRight w:val="0"/>
      <w:marTop w:val="0"/>
      <w:marBottom w:val="0"/>
      <w:divBdr>
        <w:top w:val="none" w:sz="0" w:space="0" w:color="auto"/>
        <w:left w:val="none" w:sz="0" w:space="0" w:color="auto"/>
        <w:bottom w:val="none" w:sz="0" w:space="0" w:color="auto"/>
        <w:right w:val="none" w:sz="0" w:space="0" w:color="auto"/>
      </w:divBdr>
    </w:div>
    <w:div w:id="1257058125">
      <w:bodyDiv w:val="1"/>
      <w:marLeft w:val="0"/>
      <w:marRight w:val="0"/>
      <w:marTop w:val="0"/>
      <w:marBottom w:val="0"/>
      <w:divBdr>
        <w:top w:val="none" w:sz="0" w:space="0" w:color="auto"/>
        <w:left w:val="none" w:sz="0" w:space="0" w:color="auto"/>
        <w:bottom w:val="none" w:sz="0" w:space="0" w:color="auto"/>
        <w:right w:val="none" w:sz="0" w:space="0" w:color="auto"/>
      </w:divBdr>
    </w:div>
    <w:div w:id="1257129598">
      <w:bodyDiv w:val="1"/>
      <w:marLeft w:val="0"/>
      <w:marRight w:val="0"/>
      <w:marTop w:val="0"/>
      <w:marBottom w:val="0"/>
      <w:divBdr>
        <w:top w:val="none" w:sz="0" w:space="0" w:color="auto"/>
        <w:left w:val="none" w:sz="0" w:space="0" w:color="auto"/>
        <w:bottom w:val="none" w:sz="0" w:space="0" w:color="auto"/>
        <w:right w:val="none" w:sz="0" w:space="0" w:color="auto"/>
      </w:divBdr>
    </w:div>
    <w:div w:id="1257137043">
      <w:bodyDiv w:val="1"/>
      <w:marLeft w:val="0"/>
      <w:marRight w:val="0"/>
      <w:marTop w:val="0"/>
      <w:marBottom w:val="0"/>
      <w:divBdr>
        <w:top w:val="none" w:sz="0" w:space="0" w:color="auto"/>
        <w:left w:val="none" w:sz="0" w:space="0" w:color="auto"/>
        <w:bottom w:val="none" w:sz="0" w:space="0" w:color="auto"/>
        <w:right w:val="none" w:sz="0" w:space="0" w:color="auto"/>
      </w:divBdr>
    </w:div>
    <w:div w:id="1257203882">
      <w:bodyDiv w:val="1"/>
      <w:marLeft w:val="0"/>
      <w:marRight w:val="0"/>
      <w:marTop w:val="0"/>
      <w:marBottom w:val="0"/>
      <w:divBdr>
        <w:top w:val="none" w:sz="0" w:space="0" w:color="auto"/>
        <w:left w:val="none" w:sz="0" w:space="0" w:color="auto"/>
        <w:bottom w:val="none" w:sz="0" w:space="0" w:color="auto"/>
        <w:right w:val="none" w:sz="0" w:space="0" w:color="auto"/>
      </w:divBdr>
    </w:div>
    <w:div w:id="1257249176">
      <w:bodyDiv w:val="1"/>
      <w:marLeft w:val="0"/>
      <w:marRight w:val="0"/>
      <w:marTop w:val="0"/>
      <w:marBottom w:val="0"/>
      <w:divBdr>
        <w:top w:val="none" w:sz="0" w:space="0" w:color="auto"/>
        <w:left w:val="none" w:sz="0" w:space="0" w:color="auto"/>
        <w:bottom w:val="none" w:sz="0" w:space="0" w:color="auto"/>
        <w:right w:val="none" w:sz="0" w:space="0" w:color="auto"/>
      </w:divBdr>
    </w:div>
    <w:div w:id="1258169959">
      <w:bodyDiv w:val="1"/>
      <w:marLeft w:val="0"/>
      <w:marRight w:val="0"/>
      <w:marTop w:val="0"/>
      <w:marBottom w:val="0"/>
      <w:divBdr>
        <w:top w:val="none" w:sz="0" w:space="0" w:color="auto"/>
        <w:left w:val="none" w:sz="0" w:space="0" w:color="auto"/>
        <w:bottom w:val="none" w:sz="0" w:space="0" w:color="auto"/>
        <w:right w:val="none" w:sz="0" w:space="0" w:color="auto"/>
      </w:divBdr>
    </w:div>
    <w:div w:id="1258322124">
      <w:bodyDiv w:val="1"/>
      <w:marLeft w:val="0"/>
      <w:marRight w:val="0"/>
      <w:marTop w:val="0"/>
      <w:marBottom w:val="0"/>
      <w:divBdr>
        <w:top w:val="none" w:sz="0" w:space="0" w:color="auto"/>
        <w:left w:val="none" w:sz="0" w:space="0" w:color="auto"/>
        <w:bottom w:val="none" w:sz="0" w:space="0" w:color="auto"/>
        <w:right w:val="none" w:sz="0" w:space="0" w:color="auto"/>
      </w:divBdr>
    </w:div>
    <w:div w:id="1258706685">
      <w:bodyDiv w:val="1"/>
      <w:marLeft w:val="0"/>
      <w:marRight w:val="0"/>
      <w:marTop w:val="0"/>
      <w:marBottom w:val="0"/>
      <w:divBdr>
        <w:top w:val="none" w:sz="0" w:space="0" w:color="auto"/>
        <w:left w:val="none" w:sz="0" w:space="0" w:color="auto"/>
        <w:bottom w:val="none" w:sz="0" w:space="0" w:color="auto"/>
        <w:right w:val="none" w:sz="0" w:space="0" w:color="auto"/>
      </w:divBdr>
    </w:div>
    <w:div w:id="1258709779">
      <w:bodyDiv w:val="1"/>
      <w:marLeft w:val="0"/>
      <w:marRight w:val="0"/>
      <w:marTop w:val="0"/>
      <w:marBottom w:val="0"/>
      <w:divBdr>
        <w:top w:val="none" w:sz="0" w:space="0" w:color="auto"/>
        <w:left w:val="none" w:sz="0" w:space="0" w:color="auto"/>
        <w:bottom w:val="none" w:sz="0" w:space="0" w:color="auto"/>
        <w:right w:val="none" w:sz="0" w:space="0" w:color="auto"/>
      </w:divBdr>
    </w:div>
    <w:div w:id="1258754314">
      <w:bodyDiv w:val="1"/>
      <w:marLeft w:val="0"/>
      <w:marRight w:val="0"/>
      <w:marTop w:val="0"/>
      <w:marBottom w:val="0"/>
      <w:divBdr>
        <w:top w:val="none" w:sz="0" w:space="0" w:color="auto"/>
        <w:left w:val="none" w:sz="0" w:space="0" w:color="auto"/>
        <w:bottom w:val="none" w:sz="0" w:space="0" w:color="auto"/>
        <w:right w:val="none" w:sz="0" w:space="0" w:color="auto"/>
      </w:divBdr>
    </w:div>
    <w:div w:id="1258907555">
      <w:bodyDiv w:val="1"/>
      <w:marLeft w:val="0"/>
      <w:marRight w:val="0"/>
      <w:marTop w:val="0"/>
      <w:marBottom w:val="0"/>
      <w:divBdr>
        <w:top w:val="none" w:sz="0" w:space="0" w:color="auto"/>
        <w:left w:val="none" w:sz="0" w:space="0" w:color="auto"/>
        <w:bottom w:val="none" w:sz="0" w:space="0" w:color="auto"/>
        <w:right w:val="none" w:sz="0" w:space="0" w:color="auto"/>
      </w:divBdr>
    </w:div>
    <w:div w:id="1258951628">
      <w:bodyDiv w:val="1"/>
      <w:marLeft w:val="0"/>
      <w:marRight w:val="0"/>
      <w:marTop w:val="0"/>
      <w:marBottom w:val="0"/>
      <w:divBdr>
        <w:top w:val="none" w:sz="0" w:space="0" w:color="auto"/>
        <w:left w:val="none" w:sz="0" w:space="0" w:color="auto"/>
        <w:bottom w:val="none" w:sz="0" w:space="0" w:color="auto"/>
        <w:right w:val="none" w:sz="0" w:space="0" w:color="auto"/>
      </w:divBdr>
    </w:div>
    <w:div w:id="1259019071">
      <w:bodyDiv w:val="1"/>
      <w:marLeft w:val="0"/>
      <w:marRight w:val="0"/>
      <w:marTop w:val="0"/>
      <w:marBottom w:val="0"/>
      <w:divBdr>
        <w:top w:val="none" w:sz="0" w:space="0" w:color="auto"/>
        <w:left w:val="none" w:sz="0" w:space="0" w:color="auto"/>
        <w:bottom w:val="none" w:sz="0" w:space="0" w:color="auto"/>
        <w:right w:val="none" w:sz="0" w:space="0" w:color="auto"/>
      </w:divBdr>
    </w:div>
    <w:div w:id="1259025229">
      <w:bodyDiv w:val="1"/>
      <w:marLeft w:val="0"/>
      <w:marRight w:val="0"/>
      <w:marTop w:val="0"/>
      <w:marBottom w:val="0"/>
      <w:divBdr>
        <w:top w:val="none" w:sz="0" w:space="0" w:color="auto"/>
        <w:left w:val="none" w:sz="0" w:space="0" w:color="auto"/>
        <w:bottom w:val="none" w:sz="0" w:space="0" w:color="auto"/>
        <w:right w:val="none" w:sz="0" w:space="0" w:color="auto"/>
      </w:divBdr>
    </w:div>
    <w:div w:id="1259170310">
      <w:bodyDiv w:val="1"/>
      <w:marLeft w:val="0"/>
      <w:marRight w:val="0"/>
      <w:marTop w:val="0"/>
      <w:marBottom w:val="0"/>
      <w:divBdr>
        <w:top w:val="none" w:sz="0" w:space="0" w:color="auto"/>
        <w:left w:val="none" w:sz="0" w:space="0" w:color="auto"/>
        <w:bottom w:val="none" w:sz="0" w:space="0" w:color="auto"/>
        <w:right w:val="none" w:sz="0" w:space="0" w:color="auto"/>
      </w:divBdr>
    </w:div>
    <w:div w:id="1259407307">
      <w:bodyDiv w:val="1"/>
      <w:marLeft w:val="0"/>
      <w:marRight w:val="0"/>
      <w:marTop w:val="0"/>
      <w:marBottom w:val="0"/>
      <w:divBdr>
        <w:top w:val="none" w:sz="0" w:space="0" w:color="auto"/>
        <w:left w:val="none" w:sz="0" w:space="0" w:color="auto"/>
        <w:bottom w:val="none" w:sz="0" w:space="0" w:color="auto"/>
        <w:right w:val="none" w:sz="0" w:space="0" w:color="auto"/>
      </w:divBdr>
    </w:div>
    <w:div w:id="1259409667">
      <w:bodyDiv w:val="1"/>
      <w:marLeft w:val="0"/>
      <w:marRight w:val="0"/>
      <w:marTop w:val="0"/>
      <w:marBottom w:val="0"/>
      <w:divBdr>
        <w:top w:val="none" w:sz="0" w:space="0" w:color="auto"/>
        <w:left w:val="none" w:sz="0" w:space="0" w:color="auto"/>
        <w:bottom w:val="none" w:sz="0" w:space="0" w:color="auto"/>
        <w:right w:val="none" w:sz="0" w:space="0" w:color="auto"/>
      </w:divBdr>
    </w:div>
    <w:div w:id="1259481388">
      <w:bodyDiv w:val="1"/>
      <w:marLeft w:val="0"/>
      <w:marRight w:val="0"/>
      <w:marTop w:val="0"/>
      <w:marBottom w:val="0"/>
      <w:divBdr>
        <w:top w:val="none" w:sz="0" w:space="0" w:color="auto"/>
        <w:left w:val="none" w:sz="0" w:space="0" w:color="auto"/>
        <w:bottom w:val="none" w:sz="0" w:space="0" w:color="auto"/>
        <w:right w:val="none" w:sz="0" w:space="0" w:color="auto"/>
      </w:divBdr>
    </w:div>
    <w:div w:id="1259481495">
      <w:bodyDiv w:val="1"/>
      <w:marLeft w:val="0"/>
      <w:marRight w:val="0"/>
      <w:marTop w:val="0"/>
      <w:marBottom w:val="0"/>
      <w:divBdr>
        <w:top w:val="none" w:sz="0" w:space="0" w:color="auto"/>
        <w:left w:val="none" w:sz="0" w:space="0" w:color="auto"/>
        <w:bottom w:val="none" w:sz="0" w:space="0" w:color="auto"/>
        <w:right w:val="none" w:sz="0" w:space="0" w:color="auto"/>
      </w:divBdr>
    </w:div>
    <w:div w:id="1260060939">
      <w:bodyDiv w:val="1"/>
      <w:marLeft w:val="0"/>
      <w:marRight w:val="0"/>
      <w:marTop w:val="0"/>
      <w:marBottom w:val="0"/>
      <w:divBdr>
        <w:top w:val="none" w:sz="0" w:space="0" w:color="auto"/>
        <w:left w:val="none" w:sz="0" w:space="0" w:color="auto"/>
        <w:bottom w:val="none" w:sz="0" w:space="0" w:color="auto"/>
        <w:right w:val="none" w:sz="0" w:space="0" w:color="auto"/>
      </w:divBdr>
    </w:div>
    <w:div w:id="1260259900">
      <w:bodyDiv w:val="1"/>
      <w:marLeft w:val="0"/>
      <w:marRight w:val="0"/>
      <w:marTop w:val="0"/>
      <w:marBottom w:val="0"/>
      <w:divBdr>
        <w:top w:val="none" w:sz="0" w:space="0" w:color="auto"/>
        <w:left w:val="none" w:sz="0" w:space="0" w:color="auto"/>
        <w:bottom w:val="none" w:sz="0" w:space="0" w:color="auto"/>
        <w:right w:val="none" w:sz="0" w:space="0" w:color="auto"/>
      </w:divBdr>
    </w:div>
    <w:div w:id="1260333593">
      <w:bodyDiv w:val="1"/>
      <w:marLeft w:val="0"/>
      <w:marRight w:val="0"/>
      <w:marTop w:val="0"/>
      <w:marBottom w:val="0"/>
      <w:divBdr>
        <w:top w:val="none" w:sz="0" w:space="0" w:color="auto"/>
        <w:left w:val="none" w:sz="0" w:space="0" w:color="auto"/>
        <w:bottom w:val="none" w:sz="0" w:space="0" w:color="auto"/>
        <w:right w:val="none" w:sz="0" w:space="0" w:color="auto"/>
      </w:divBdr>
    </w:div>
    <w:div w:id="1260486273">
      <w:bodyDiv w:val="1"/>
      <w:marLeft w:val="0"/>
      <w:marRight w:val="0"/>
      <w:marTop w:val="0"/>
      <w:marBottom w:val="0"/>
      <w:divBdr>
        <w:top w:val="none" w:sz="0" w:space="0" w:color="auto"/>
        <w:left w:val="none" w:sz="0" w:space="0" w:color="auto"/>
        <w:bottom w:val="none" w:sz="0" w:space="0" w:color="auto"/>
        <w:right w:val="none" w:sz="0" w:space="0" w:color="auto"/>
      </w:divBdr>
    </w:div>
    <w:div w:id="1260599165">
      <w:bodyDiv w:val="1"/>
      <w:marLeft w:val="0"/>
      <w:marRight w:val="0"/>
      <w:marTop w:val="0"/>
      <w:marBottom w:val="0"/>
      <w:divBdr>
        <w:top w:val="none" w:sz="0" w:space="0" w:color="auto"/>
        <w:left w:val="none" w:sz="0" w:space="0" w:color="auto"/>
        <w:bottom w:val="none" w:sz="0" w:space="0" w:color="auto"/>
        <w:right w:val="none" w:sz="0" w:space="0" w:color="auto"/>
      </w:divBdr>
    </w:div>
    <w:div w:id="1260599719">
      <w:bodyDiv w:val="1"/>
      <w:marLeft w:val="0"/>
      <w:marRight w:val="0"/>
      <w:marTop w:val="0"/>
      <w:marBottom w:val="0"/>
      <w:divBdr>
        <w:top w:val="none" w:sz="0" w:space="0" w:color="auto"/>
        <w:left w:val="none" w:sz="0" w:space="0" w:color="auto"/>
        <w:bottom w:val="none" w:sz="0" w:space="0" w:color="auto"/>
        <w:right w:val="none" w:sz="0" w:space="0" w:color="auto"/>
      </w:divBdr>
    </w:div>
    <w:div w:id="1260603625">
      <w:bodyDiv w:val="1"/>
      <w:marLeft w:val="0"/>
      <w:marRight w:val="0"/>
      <w:marTop w:val="0"/>
      <w:marBottom w:val="0"/>
      <w:divBdr>
        <w:top w:val="none" w:sz="0" w:space="0" w:color="auto"/>
        <w:left w:val="none" w:sz="0" w:space="0" w:color="auto"/>
        <w:bottom w:val="none" w:sz="0" w:space="0" w:color="auto"/>
        <w:right w:val="none" w:sz="0" w:space="0" w:color="auto"/>
      </w:divBdr>
    </w:div>
    <w:div w:id="1260723680">
      <w:bodyDiv w:val="1"/>
      <w:marLeft w:val="0"/>
      <w:marRight w:val="0"/>
      <w:marTop w:val="0"/>
      <w:marBottom w:val="0"/>
      <w:divBdr>
        <w:top w:val="none" w:sz="0" w:space="0" w:color="auto"/>
        <w:left w:val="none" w:sz="0" w:space="0" w:color="auto"/>
        <w:bottom w:val="none" w:sz="0" w:space="0" w:color="auto"/>
        <w:right w:val="none" w:sz="0" w:space="0" w:color="auto"/>
      </w:divBdr>
    </w:div>
    <w:div w:id="1260912858">
      <w:bodyDiv w:val="1"/>
      <w:marLeft w:val="0"/>
      <w:marRight w:val="0"/>
      <w:marTop w:val="0"/>
      <w:marBottom w:val="0"/>
      <w:divBdr>
        <w:top w:val="none" w:sz="0" w:space="0" w:color="auto"/>
        <w:left w:val="none" w:sz="0" w:space="0" w:color="auto"/>
        <w:bottom w:val="none" w:sz="0" w:space="0" w:color="auto"/>
        <w:right w:val="none" w:sz="0" w:space="0" w:color="auto"/>
      </w:divBdr>
    </w:div>
    <w:div w:id="1261061221">
      <w:bodyDiv w:val="1"/>
      <w:marLeft w:val="0"/>
      <w:marRight w:val="0"/>
      <w:marTop w:val="0"/>
      <w:marBottom w:val="0"/>
      <w:divBdr>
        <w:top w:val="none" w:sz="0" w:space="0" w:color="auto"/>
        <w:left w:val="none" w:sz="0" w:space="0" w:color="auto"/>
        <w:bottom w:val="none" w:sz="0" w:space="0" w:color="auto"/>
        <w:right w:val="none" w:sz="0" w:space="0" w:color="auto"/>
      </w:divBdr>
    </w:div>
    <w:div w:id="1261258417">
      <w:bodyDiv w:val="1"/>
      <w:marLeft w:val="0"/>
      <w:marRight w:val="0"/>
      <w:marTop w:val="0"/>
      <w:marBottom w:val="0"/>
      <w:divBdr>
        <w:top w:val="none" w:sz="0" w:space="0" w:color="auto"/>
        <w:left w:val="none" w:sz="0" w:space="0" w:color="auto"/>
        <w:bottom w:val="none" w:sz="0" w:space="0" w:color="auto"/>
        <w:right w:val="none" w:sz="0" w:space="0" w:color="auto"/>
      </w:divBdr>
    </w:div>
    <w:div w:id="1261332391">
      <w:bodyDiv w:val="1"/>
      <w:marLeft w:val="0"/>
      <w:marRight w:val="0"/>
      <w:marTop w:val="0"/>
      <w:marBottom w:val="0"/>
      <w:divBdr>
        <w:top w:val="none" w:sz="0" w:space="0" w:color="auto"/>
        <w:left w:val="none" w:sz="0" w:space="0" w:color="auto"/>
        <w:bottom w:val="none" w:sz="0" w:space="0" w:color="auto"/>
        <w:right w:val="none" w:sz="0" w:space="0" w:color="auto"/>
      </w:divBdr>
    </w:div>
    <w:div w:id="1261450631">
      <w:bodyDiv w:val="1"/>
      <w:marLeft w:val="0"/>
      <w:marRight w:val="0"/>
      <w:marTop w:val="0"/>
      <w:marBottom w:val="0"/>
      <w:divBdr>
        <w:top w:val="none" w:sz="0" w:space="0" w:color="auto"/>
        <w:left w:val="none" w:sz="0" w:space="0" w:color="auto"/>
        <w:bottom w:val="none" w:sz="0" w:space="0" w:color="auto"/>
        <w:right w:val="none" w:sz="0" w:space="0" w:color="auto"/>
      </w:divBdr>
    </w:div>
    <w:div w:id="1261568270">
      <w:bodyDiv w:val="1"/>
      <w:marLeft w:val="0"/>
      <w:marRight w:val="0"/>
      <w:marTop w:val="0"/>
      <w:marBottom w:val="0"/>
      <w:divBdr>
        <w:top w:val="none" w:sz="0" w:space="0" w:color="auto"/>
        <w:left w:val="none" w:sz="0" w:space="0" w:color="auto"/>
        <w:bottom w:val="none" w:sz="0" w:space="0" w:color="auto"/>
        <w:right w:val="none" w:sz="0" w:space="0" w:color="auto"/>
      </w:divBdr>
    </w:div>
    <w:div w:id="1261913111">
      <w:bodyDiv w:val="1"/>
      <w:marLeft w:val="0"/>
      <w:marRight w:val="0"/>
      <w:marTop w:val="0"/>
      <w:marBottom w:val="0"/>
      <w:divBdr>
        <w:top w:val="none" w:sz="0" w:space="0" w:color="auto"/>
        <w:left w:val="none" w:sz="0" w:space="0" w:color="auto"/>
        <w:bottom w:val="none" w:sz="0" w:space="0" w:color="auto"/>
        <w:right w:val="none" w:sz="0" w:space="0" w:color="auto"/>
      </w:divBdr>
    </w:div>
    <w:div w:id="1262449951">
      <w:bodyDiv w:val="1"/>
      <w:marLeft w:val="0"/>
      <w:marRight w:val="0"/>
      <w:marTop w:val="0"/>
      <w:marBottom w:val="0"/>
      <w:divBdr>
        <w:top w:val="none" w:sz="0" w:space="0" w:color="auto"/>
        <w:left w:val="none" w:sz="0" w:space="0" w:color="auto"/>
        <w:bottom w:val="none" w:sz="0" w:space="0" w:color="auto"/>
        <w:right w:val="none" w:sz="0" w:space="0" w:color="auto"/>
      </w:divBdr>
    </w:div>
    <w:div w:id="1262450758">
      <w:bodyDiv w:val="1"/>
      <w:marLeft w:val="0"/>
      <w:marRight w:val="0"/>
      <w:marTop w:val="0"/>
      <w:marBottom w:val="0"/>
      <w:divBdr>
        <w:top w:val="none" w:sz="0" w:space="0" w:color="auto"/>
        <w:left w:val="none" w:sz="0" w:space="0" w:color="auto"/>
        <w:bottom w:val="none" w:sz="0" w:space="0" w:color="auto"/>
        <w:right w:val="none" w:sz="0" w:space="0" w:color="auto"/>
      </w:divBdr>
    </w:div>
    <w:div w:id="1262451989">
      <w:bodyDiv w:val="1"/>
      <w:marLeft w:val="0"/>
      <w:marRight w:val="0"/>
      <w:marTop w:val="0"/>
      <w:marBottom w:val="0"/>
      <w:divBdr>
        <w:top w:val="none" w:sz="0" w:space="0" w:color="auto"/>
        <w:left w:val="none" w:sz="0" w:space="0" w:color="auto"/>
        <w:bottom w:val="none" w:sz="0" w:space="0" w:color="auto"/>
        <w:right w:val="none" w:sz="0" w:space="0" w:color="auto"/>
      </w:divBdr>
    </w:div>
    <w:div w:id="1263143306">
      <w:bodyDiv w:val="1"/>
      <w:marLeft w:val="0"/>
      <w:marRight w:val="0"/>
      <w:marTop w:val="0"/>
      <w:marBottom w:val="0"/>
      <w:divBdr>
        <w:top w:val="none" w:sz="0" w:space="0" w:color="auto"/>
        <w:left w:val="none" w:sz="0" w:space="0" w:color="auto"/>
        <w:bottom w:val="none" w:sz="0" w:space="0" w:color="auto"/>
        <w:right w:val="none" w:sz="0" w:space="0" w:color="auto"/>
      </w:divBdr>
    </w:div>
    <w:div w:id="1263300207">
      <w:bodyDiv w:val="1"/>
      <w:marLeft w:val="0"/>
      <w:marRight w:val="0"/>
      <w:marTop w:val="0"/>
      <w:marBottom w:val="0"/>
      <w:divBdr>
        <w:top w:val="none" w:sz="0" w:space="0" w:color="auto"/>
        <w:left w:val="none" w:sz="0" w:space="0" w:color="auto"/>
        <w:bottom w:val="none" w:sz="0" w:space="0" w:color="auto"/>
        <w:right w:val="none" w:sz="0" w:space="0" w:color="auto"/>
      </w:divBdr>
    </w:div>
    <w:div w:id="1263412051">
      <w:bodyDiv w:val="1"/>
      <w:marLeft w:val="0"/>
      <w:marRight w:val="0"/>
      <w:marTop w:val="0"/>
      <w:marBottom w:val="0"/>
      <w:divBdr>
        <w:top w:val="none" w:sz="0" w:space="0" w:color="auto"/>
        <w:left w:val="none" w:sz="0" w:space="0" w:color="auto"/>
        <w:bottom w:val="none" w:sz="0" w:space="0" w:color="auto"/>
        <w:right w:val="none" w:sz="0" w:space="0" w:color="auto"/>
      </w:divBdr>
    </w:div>
    <w:div w:id="1263416044">
      <w:bodyDiv w:val="1"/>
      <w:marLeft w:val="0"/>
      <w:marRight w:val="0"/>
      <w:marTop w:val="0"/>
      <w:marBottom w:val="0"/>
      <w:divBdr>
        <w:top w:val="none" w:sz="0" w:space="0" w:color="auto"/>
        <w:left w:val="none" w:sz="0" w:space="0" w:color="auto"/>
        <w:bottom w:val="none" w:sz="0" w:space="0" w:color="auto"/>
        <w:right w:val="none" w:sz="0" w:space="0" w:color="auto"/>
      </w:divBdr>
    </w:div>
    <w:div w:id="1263493699">
      <w:bodyDiv w:val="1"/>
      <w:marLeft w:val="0"/>
      <w:marRight w:val="0"/>
      <w:marTop w:val="0"/>
      <w:marBottom w:val="0"/>
      <w:divBdr>
        <w:top w:val="none" w:sz="0" w:space="0" w:color="auto"/>
        <w:left w:val="none" w:sz="0" w:space="0" w:color="auto"/>
        <w:bottom w:val="none" w:sz="0" w:space="0" w:color="auto"/>
        <w:right w:val="none" w:sz="0" w:space="0" w:color="auto"/>
      </w:divBdr>
    </w:div>
    <w:div w:id="1264000295">
      <w:bodyDiv w:val="1"/>
      <w:marLeft w:val="0"/>
      <w:marRight w:val="0"/>
      <w:marTop w:val="0"/>
      <w:marBottom w:val="0"/>
      <w:divBdr>
        <w:top w:val="none" w:sz="0" w:space="0" w:color="auto"/>
        <w:left w:val="none" w:sz="0" w:space="0" w:color="auto"/>
        <w:bottom w:val="none" w:sz="0" w:space="0" w:color="auto"/>
        <w:right w:val="none" w:sz="0" w:space="0" w:color="auto"/>
      </w:divBdr>
    </w:div>
    <w:div w:id="1264068329">
      <w:bodyDiv w:val="1"/>
      <w:marLeft w:val="0"/>
      <w:marRight w:val="0"/>
      <w:marTop w:val="0"/>
      <w:marBottom w:val="0"/>
      <w:divBdr>
        <w:top w:val="none" w:sz="0" w:space="0" w:color="auto"/>
        <w:left w:val="none" w:sz="0" w:space="0" w:color="auto"/>
        <w:bottom w:val="none" w:sz="0" w:space="0" w:color="auto"/>
        <w:right w:val="none" w:sz="0" w:space="0" w:color="auto"/>
      </w:divBdr>
    </w:div>
    <w:div w:id="1264605513">
      <w:bodyDiv w:val="1"/>
      <w:marLeft w:val="0"/>
      <w:marRight w:val="0"/>
      <w:marTop w:val="0"/>
      <w:marBottom w:val="0"/>
      <w:divBdr>
        <w:top w:val="none" w:sz="0" w:space="0" w:color="auto"/>
        <w:left w:val="none" w:sz="0" w:space="0" w:color="auto"/>
        <w:bottom w:val="none" w:sz="0" w:space="0" w:color="auto"/>
        <w:right w:val="none" w:sz="0" w:space="0" w:color="auto"/>
      </w:divBdr>
    </w:div>
    <w:div w:id="1264611113">
      <w:bodyDiv w:val="1"/>
      <w:marLeft w:val="0"/>
      <w:marRight w:val="0"/>
      <w:marTop w:val="0"/>
      <w:marBottom w:val="0"/>
      <w:divBdr>
        <w:top w:val="none" w:sz="0" w:space="0" w:color="auto"/>
        <w:left w:val="none" w:sz="0" w:space="0" w:color="auto"/>
        <w:bottom w:val="none" w:sz="0" w:space="0" w:color="auto"/>
        <w:right w:val="none" w:sz="0" w:space="0" w:color="auto"/>
      </w:divBdr>
    </w:div>
    <w:div w:id="1264655318">
      <w:bodyDiv w:val="1"/>
      <w:marLeft w:val="0"/>
      <w:marRight w:val="0"/>
      <w:marTop w:val="0"/>
      <w:marBottom w:val="0"/>
      <w:divBdr>
        <w:top w:val="none" w:sz="0" w:space="0" w:color="auto"/>
        <w:left w:val="none" w:sz="0" w:space="0" w:color="auto"/>
        <w:bottom w:val="none" w:sz="0" w:space="0" w:color="auto"/>
        <w:right w:val="none" w:sz="0" w:space="0" w:color="auto"/>
      </w:divBdr>
    </w:div>
    <w:div w:id="1264731005">
      <w:bodyDiv w:val="1"/>
      <w:marLeft w:val="0"/>
      <w:marRight w:val="0"/>
      <w:marTop w:val="0"/>
      <w:marBottom w:val="0"/>
      <w:divBdr>
        <w:top w:val="none" w:sz="0" w:space="0" w:color="auto"/>
        <w:left w:val="none" w:sz="0" w:space="0" w:color="auto"/>
        <w:bottom w:val="none" w:sz="0" w:space="0" w:color="auto"/>
        <w:right w:val="none" w:sz="0" w:space="0" w:color="auto"/>
      </w:divBdr>
    </w:div>
    <w:div w:id="1264915392">
      <w:bodyDiv w:val="1"/>
      <w:marLeft w:val="0"/>
      <w:marRight w:val="0"/>
      <w:marTop w:val="0"/>
      <w:marBottom w:val="0"/>
      <w:divBdr>
        <w:top w:val="none" w:sz="0" w:space="0" w:color="auto"/>
        <w:left w:val="none" w:sz="0" w:space="0" w:color="auto"/>
        <w:bottom w:val="none" w:sz="0" w:space="0" w:color="auto"/>
        <w:right w:val="none" w:sz="0" w:space="0" w:color="auto"/>
      </w:divBdr>
    </w:div>
    <w:div w:id="1264917648">
      <w:bodyDiv w:val="1"/>
      <w:marLeft w:val="0"/>
      <w:marRight w:val="0"/>
      <w:marTop w:val="0"/>
      <w:marBottom w:val="0"/>
      <w:divBdr>
        <w:top w:val="none" w:sz="0" w:space="0" w:color="auto"/>
        <w:left w:val="none" w:sz="0" w:space="0" w:color="auto"/>
        <w:bottom w:val="none" w:sz="0" w:space="0" w:color="auto"/>
        <w:right w:val="none" w:sz="0" w:space="0" w:color="auto"/>
      </w:divBdr>
    </w:div>
    <w:div w:id="1264919963">
      <w:bodyDiv w:val="1"/>
      <w:marLeft w:val="0"/>
      <w:marRight w:val="0"/>
      <w:marTop w:val="0"/>
      <w:marBottom w:val="0"/>
      <w:divBdr>
        <w:top w:val="none" w:sz="0" w:space="0" w:color="auto"/>
        <w:left w:val="none" w:sz="0" w:space="0" w:color="auto"/>
        <w:bottom w:val="none" w:sz="0" w:space="0" w:color="auto"/>
        <w:right w:val="none" w:sz="0" w:space="0" w:color="auto"/>
      </w:divBdr>
    </w:div>
    <w:div w:id="1265068806">
      <w:bodyDiv w:val="1"/>
      <w:marLeft w:val="0"/>
      <w:marRight w:val="0"/>
      <w:marTop w:val="0"/>
      <w:marBottom w:val="0"/>
      <w:divBdr>
        <w:top w:val="none" w:sz="0" w:space="0" w:color="auto"/>
        <w:left w:val="none" w:sz="0" w:space="0" w:color="auto"/>
        <w:bottom w:val="none" w:sz="0" w:space="0" w:color="auto"/>
        <w:right w:val="none" w:sz="0" w:space="0" w:color="auto"/>
      </w:divBdr>
    </w:div>
    <w:div w:id="1265303852">
      <w:bodyDiv w:val="1"/>
      <w:marLeft w:val="0"/>
      <w:marRight w:val="0"/>
      <w:marTop w:val="0"/>
      <w:marBottom w:val="0"/>
      <w:divBdr>
        <w:top w:val="none" w:sz="0" w:space="0" w:color="auto"/>
        <w:left w:val="none" w:sz="0" w:space="0" w:color="auto"/>
        <w:bottom w:val="none" w:sz="0" w:space="0" w:color="auto"/>
        <w:right w:val="none" w:sz="0" w:space="0" w:color="auto"/>
      </w:divBdr>
    </w:div>
    <w:div w:id="1265305770">
      <w:bodyDiv w:val="1"/>
      <w:marLeft w:val="0"/>
      <w:marRight w:val="0"/>
      <w:marTop w:val="0"/>
      <w:marBottom w:val="0"/>
      <w:divBdr>
        <w:top w:val="none" w:sz="0" w:space="0" w:color="auto"/>
        <w:left w:val="none" w:sz="0" w:space="0" w:color="auto"/>
        <w:bottom w:val="none" w:sz="0" w:space="0" w:color="auto"/>
        <w:right w:val="none" w:sz="0" w:space="0" w:color="auto"/>
      </w:divBdr>
    </w:div>
    <w:div w:id="1265576377">
      <w:bodyDiv w:val="1"/>
      <w:marLeft w:val="0"/>
      <w:marRight w:val="0"/>
      <w:marTop w:val="0"/>
      <w:marBottom w:val="0"/>
      <w:divBdr>
        <w:top w:val="none" w:sz="0" w:space="0" w:color="auto"/>
        <w:left w:val="none" w:sz="0" w:space="0" w:color="auto"/>
        <w:bottom w:val="none" w:sz="0" w:space="0" w:color="auto"/>
        <w:right w:val="none" w:sz="0" w:space="0" w:color="auto"/>
      </w:divBdr>
    </w:div>
    <w:div w:id="1265577478">
      <w:bodyDiv w:val="1"/>
      <w:marLeft w:val="0"/>
      <w:marRight w:val="0"/>
      <w:marTop w:val="0"/>
      <w:marBottom w:val="0"/>
      <w:divBdr>
        <w:top w:val="none" w:sz="0" w:space="0" w:color="auto"/>
        <w:left w:val="none" w:sz="0" w:space="0" w:color="auto"/>
        <w:bottom w:val="none" w:sz="0" w:space="0" w:color="auto"/>
        <w:right w:val="none" w:sz="0" w:space="0" w:color="auto"/>
      </w:divBdr>
    </w:div>
    <w:div w:id="1265579102">
      <w:bodyDiv w:val="1"/>
      <w:marLeft w:val="0"/>
      <w:marRight w:val="0"/>
      <w:marTop w:val="0"/>
      <w:marBottom w:val="0"/>
      <w:divBdr>
        <w:top w:val="none" w:sz="0" w:space="0" w:color="auto"/>
        <w:left w:val="none" w:sz="0" w:space="0" w:color="auto"/>
        <w:bottom w:val="none" w:sz="0" w:space="0" w:color="auto"/>
        <w:right w:val="none" w:sz="0" w:space="0" w:color="auto"/>
      </w:divBdr>
    </w:div>
    <w:div w:id="1266227577">
      <w:bodyDiv w:val="1"/>
      <w:marLeft w:val="0"/>
      <w:marRight w:val="0"/>
      <w:marTop w:val="0"/>
      <w:marBottom w:val="0"/>
      <w:divBdr>
        <w:top w:val="none" w:sz="0" w:space="0" w:color="auto"/>
        <w:left w:val="none" w:sz="0" w:space="0" w:color="auto"/>
        <w:bottom w:val="none" w:sz="0" w:space="0" w:color="auto"/>
        <w:right w:val="none" w:sz="0" w:space="0" w:color="auto"/>
      </w:divBdr>
    </w:div>
    <w:div w:id="1266309196">
      <w:bodyDiv w:val="1"/>
      <w:marLeft w:val="0"/>
      <w:marRight w:val="0"/>
      <w:marTop w:val="0"/>
      <w:marBottom w:val="0"/>
      <w:divBdr>
        <w:top w:val="none" w:sz="0" w:space="0" w:color="auto"/>
        <w:left w:val="none" w:sz="0" w:space="0" w:color="auto"/>
        <w:bottom w:val="none" w:sz="0" w:space="0" w:color="auto"/>
        <w:right w:val="none" w:sz="0" w:space="0" w:color="auto"/>
      </w:divBdr>
    </w:div>
    <w:div w:id="1266352396">
      <w:bodyDiv w:val="1"/>
      <w:marLeft w:val="0"/>
      <w:marRight w:val="0"/>
      <w:marTop w:val="0"/>
      <w:marBottom w:val="0"/>
      <w:divBdr>
        <w:top w:val="none" w:sz="0" w:space="0" w:color="auto"/>
        <w:left w:val="none" w:sz="0" w:space="0" w:color="auto"/>
        <w:bottom w:val="none" w:sz="0" w:space="0" w:color="auto"/>
        <w:right w:val="none" w:sz="0" w:space="0" w:color="auto"/>
      </w:divBdr>
    </w:div>
    <w:div w:id="1266618494">
      <w:bodyDiv w:val="1"/>
      <w:marLeft w:val="0"/>
      <w:marRight w:val="0"/>
      <w:marTop w:val="0"/>
      <w:marBottom w:val="0"/>
      <w:divBdr>
        <w:top w:val="none" w:sz="0" w:space="0" w:color="auto"/>
        <w:left w:val="none" w:sz="0" w:space="0" w:color="auto"/>
        <w:bottom w:val="none" w:sz="0" w:space="0" w:color="auto"/>
        <w:right w:val="none" w:sz="0" w:space="0" w:color="auto"/>
      </w:divBdr>
    </w:div>
    <w:div w:id="1266692501">
      <w:bodyDiv w:val="1"/>
      <w:marLeft w:val="0"/>
      <w:marRight w:val="0"/>
      <w:marTop w:val="0"/>
      <w:marBottom w:val="0"/>
      <w:divBdr>
        <w:top w:val="none" w:sz="0" w:space="0" w:color="auto"/>
        <w:left w:val="none" w:sz="0" w:space="0" w:color="auto"/>
        <w:bottom w:val="none" w:sz="0" w:space="0" w:color="auto"/>
        <w:right w:val="none" w:sz="0" w:space="0" w:color="auto"/>
      </w:divBdr>
    </w:div>
    <w:div w:id="1266696459">
      <w:bodyDiv w:val="1"/>
      <w:marLeft w:val="0"/>
      <w:marRight w:val="0"/>
      <w:marTop w:val="0"/>
      <w:marBottom w:val="0"/>
      <w:divBdr>
        <w:top w:val="none" w:sz="0" w:space="0" w:color="auto"/>
        <w:left w:val="none" w:sz="0" w:space="0" w:color="auto"/>
        <w:bottom w:val="none" w:sz="0" w:space="0" w:color="auto"/>
        <w:right w:val="none" w:sz="0" w:space="0" w:color="auto"/>
      </w:divBdr>
    </w:div>
    <w:div w:id="1267082997">
      <w:bodyDiv w:val="1"/>
      <w:marLeft w:val="0"/>
      <w:marRight w:val="0"/>
      <w:marTop w:val="0"/>
      <w:marBottom w:val="0"/>
      <w:divBdr>
        <w:top w:val="none" w:sz="0" w:space="0" w:color="auto"/>
        <w:left w:val="none" w:sz="0" w:space="0" w:color="auto"/>
        <w:bottom w:val="none" w:sz="0" w:space="0" w:color="auto"/>
        <w:right w:val="none" w:sz="0" w:space="0" w:color="auto"/>
      </w:divBdr>
    </w:div>
    <w:div w:id="1267538074">
      <w:bodyDiv w:val="1"/>
      <w:marLeft w:val="0"/>
      <w:marRight w:val="0"/>
      <w:marTop w:val="0"/>
      <w:marBottom w:val="0"/>
      <w:divBdr>
        <w:top w:val="none" w:sz="0" w:space="0" w:color="auto"/>
        <w:left w:val="none" w:sz="0" w:space="0" w:color="auto"/>
        <w:bottom w:val="none" w:sz="0" w:space="0" w:color="auto"/>
        <w:right w:val="none" w:sz="0" w:space="0" w:color="auto"/>
      </w:divBdr>
    </w:div>
    <w:div w:id="1267618633">
      <w:bodyDiv w:val="1"/>
      <w:marLeft w:val="0"/>
      <w:marRight w:val="0"/>
      <w:marTop w:val="0"/>
      <w:marBottom w:val="0"/>
      <w:divBdr>
        <w:top w:val="none" w:sz="0" w:space="0" w:color="auto"/>
        <w:left w:val="none" w:sz="0" w:space="0" w:color="auto"/>
        <w:bottom w:val="none" w:sz="0" w:space="0" w:color="auto"/>
        <w:right w:val="none" w:sz="0" w:space="0" w:color="auto"/>
      </w:divBdr>
    </w:div>
    <w:div w:id="1267881412">
      <w:bodyDiv w:val="1"/>
      <w:marLeft w:val="0"/>
      <w:marRight w:val="0"/>
      <w:marTop w:val="0"/>
      <w:marBottom w:val="0"/>
      <w:divBdr>
        <w:top w:val="none" w:sz="0" w:space="0" w:color="auto"/>
        <w:left w:val="none" w:sz="0" w:space="0" w:color="auto"/>
        <w:bottom w:val="none" w:sz="0" w:space="0" w:color="auto"/>
        <w:right w:val="none" w:sz="0" w:space="0" w:color="auto"/>
      </w:divBdr>
    </w:div>
    <w:div w:id="1267929094">
      <w:bodyDiv w:val="1"/>
      <w:marLeft w:val="0"/>
      <w:marRight w:val="0"/>
      <w:marTop w:val="0"/>
      <w:marBottom w:val="0"/>
      <w:divBdr>
        <w:top w:val="none" w:sz="0" w:space="0" w:color="auto"/>
        <w:left w:val="none" w:sz="0" w:space="0" w:color="auto"/>
        <w:bottom w:val="none" w:sz="0" w:space="0" w:color="auto"/>
        <w:right w:val="none" w:sz="0" w:space="0" w:color="auto"/>
      </w:divBdr>
    </w:div>
    <w:div w:id="1268078302">
      <w:bodyDiv w:val="1"/>
      <w:marLeft w:val="0"/>
      <w:marRight w:val="0"/>
      <w:marTop w:val="0"/>
      <w:marBottom w:val="0"/>
      <w:divBdr>
        <w:top w:val="none" w:sz="0" w:space="0" w:color="auto"/>
        <w:left w:val="none" w:sz="0" w:space="0" w:color="auto"/>
        <w:bottom w:val="none" w:sz="0" w:space="0" w:color="auto"/>
        <w:right w:val="none" w:sz="0" w:space="0" w:color="auto"/>
      </w:divBdr>
    </w:div>
    <w:div w:id="1268149568">
      <w:bodyDiv w:val="1"/>
      <w:marLeft w:val="0"/>
      <w:marRight w:val="0"/>
      <w:marTop w:val="0"/>
      <w:marBottom w:val="0"/>
      <w:divBdr>
        <w:top w:val="none" w:sz="0" w:space="0" w:color="auto"/>
        <w:left w:val="none" w:sz="0" w:space="0" w:color="auto"/>
        <w:bottom w:val="none" w:sz="0" w:space="0" w:color="auto"/>
        <w:right w:val="none" w:sz="0" w:space="0" w:color="auto"/>
      </w:divBdr>
    </w:div>
    <w:div w:id="1268737321">
      <w:bodyDiv w:val="1"/>
      <w:marLeft w:val="0"/>
      <w:marRight w:val="0"/>
      <w:marTop w:val="0"/>
      <w:marBottom w:val="0"/>
      <w:divBdr>
        <w:top w:val="none" w:sz="0" w:space="0" w:color="auto"/>
        <w:left w:val="none" w:sz="0" w:space="0" w:color="auto"/>
        <w:bottom w:val="none" w:sz="0" w:space="0" w:color="auto"/>
        <w:right w:val="none" w:sz="0" w:space="0" w:color="auto"/>
      </w:divBdr>
    </w:div>
    <w:div w:id="1268923695">
      <w:bodyDiv w:val="1"/>
      <w:marLeft w:val="0"/>
      <w:marRight w:val="0"/>
      <w:marTop w:val="0"/>
      <w:marBottom w:val="0"/>
      <w:divBdr>
        <w:top w:val="none" w:sz="0" w:space="0" w:color="auto"/>
        <w:left w:val="none" w:sz="0" w:space="0" w:color="auto"/>
        <w:bottom w:val="none" w:sz="0" w:space="0" w:color="auto"/>
        <w:right w:val="none" w:sz="0" w:space="0" w:color="auto"/>
      </w:divBdr>
    </w:div>
    <w:div w:id="1269002816">
      <w:bodyDiv w:val="1"/>
      <w:marLeft w:val="0"/>
      <w:marRight w:val="0"/>
      <w:marTop w:val="0"/>
      <w:marBottom w:val="0"/>
      <w:divBdr>
        <w:top w:val="none" w:sz="0" w:space="0" w:color="auto"/>
        <w:left w:val="none" w:sz="0" w:space="0" w:color="auto"/>
        <w:bottom w:val="none" w:sz="0" w:space="0" w:color="auto"/>
        <w:right w:val="none" w:sz="0" w:space="0" w:color="auto"/>
      </w:divBdr>
    </w:div>
    <w:div w:id="1269197624">
      <w:bodyDiv w:val="1"/>
      <w:marLeft w:val="0"/>
      <w:marRight w:val="0"/>
      <w:marTop w:val="0"/>
      <w:marBottom w:val="0"/>
      <w:divBdr>
        <w:top w:val="none" w:sz="0" w:space="0" w:color="auto"/>
        <w:left w:val="none" w:sz="0" w:space="0" w:color="auto"/>
        <w:bottom w:val="none" w:sz="0" w:space="0" w:color="auto"/>
        <w:right w:val="none" w:sz="0" w:space="0" w:color="auto"/>
      </w:divBdr>
    </w:div>
    <w:div w:id="1269506791">
      <w:bodyDiv w:val="1"/>
      <w:marLeft w:val="0"/>
      <w:marRight w:val="0"/>
      <w:marTop w:val="0"/>
      <w:marBottom w:val="0"/>
      <w:divBdr>
        <w:top w:val="none" w:sz="0" w:space="0" w:color="auto"/>
        <w:left w:val="none" w:sz="0" w:space="0" w:color="auto"/>
        <w:bottom w:val="none" w:sz="0" w:space="0" w:color="auto"/>
        <w:right w:val="none" w:sz="0" w:space="0" w:color="auto"/>
      </w:divBdr>
    </w:div>
    <w:div w:id="1269698890">
      <w:bodyDiv w:val="1"/>
      <w:marLeft w:val="0"/>
      <w:marRight w:val="0"/>
      <w:marTop w:val="0"/>
      <w:marBottom w:val="0"/>
      <w:divBdr>
        <w:top w:val="none" w:sz="0" w:space="0" w:color="auto"/>
        <w:left w:val="none" w:sz="0" w:space="0" w:color="auto"/>
        <w:bottom w:val="none" w:sz="0" w:space="0" w:color="auto"/>
        <w:right w:val="none" w:sz="0" w:space="0" w:color="auto"/>
      </w:divBdr>
    </w:div>
    <w:div w:id="1269705166">
      <w:bodyDiv w:val="1"/>
      <w:marLeft w:val="0"/>
      <w:marRight w:val="0"/>
      <w:marTop w:val="0"/>
      <w:marBottom w:val="0"/>
      <w:divBdr>
        <w:top w:val="none" w:sz="0" w:space="0" w:color="auto"/>
        <w:left w:val="none" w:sz="0" w:space="0" w:color="auto"/>
        <w:bottom w:val="none" w:sz="0" w:space="0" w:color="auto"/>
        <w:right w:val="none" w:sz="0" w:space="0" w:color="auto"/>
      </w:divBdr>
    </w:div>
    <w:div w:id="1269774981">
      <w:bodyDiv w:val="1"/>
      <w:marLeft w:val="0"/>
      <w:marRight w:val="0"/>
      <w:marTop w:val="0"/>
      <w:marBottom w:val="0"/>
      <w:divBdr>
        <w:top w:val="none" w:sz="0" w:space="0" w:color="auto"/>
        <w:left w:val="none" w:sz="0" w:space="0" w:color="auto"/>
        <w:bottom w:val="none" w:sz="0" w:space="0" w:color="auto"/>
        <w:right w:val="none" w:sz="0" w:space="0" w:color="auto"/>
      </w:divBdr>
    </w:div>
    <w:div w:id="1269775290">
      <w:bodyDiv w:val="1"/>
      <w:marLeft w:val="0"/>
      <w:marRight w:val="0"/>
      <w:marTop w:val="0"/>
      <w:marBottom w:val="0"/>
      <w:divBdr>
        <w:top w:val="none" w:sz="0" w:space="0" w:color="auto"/>
        <w:left w:val="none" w:sz="0" w:space="0" w:color="auto"/>
        <w:bottom w:val="none" w:sz="0" w:space="0" w:color="auto"/>
        <w:right w:val="none" w:sz="0" w:space="0" w:color="auto"/>
      </w:divBdr>
    </w:div>
    <w:div w:id="1269853924">
      <w:bodyDiv w:val="1"/>
      <w:marLeft w:val="0"/>
      <w:marRight w:val="0"/>
      <w:marTop w:val="0"/>
      <w:marBottom w:val="0"/>
      <w:divBdr>
        <w:top w:val="none" w:sz="0" w:space="0" w:color="auto"/>
        <w:left w:val="none" w:sz="0" w:space="0" w:color="auto"/>
        <w:bottom w:val="none" w:sz="0" w:space="0" w:color="auto"/>
        <w:right w:val="none" w:sz="0" w:space="0" w:color="auto"/>
      </w:divBdr>
    </w:div>
    <w:div w:id="1270165383">
      <w:bodyDiv w:val="1"/>
      <w:marLeft w:val="0"/>
      <w:marRight w:val="0"/>
      <w:marTop w:val="0"/>
      <w:marBottom w:val="0"/>
      <w:divBdr>
        <w:top w:val="none" w:sz="0" w:space="0" w:color="auto"/>
        <w:left w:val="none" w:sz="0" w:space="0" w:color="auto"/>
        <w:bottom w:val="none" w:sz="0" w:space="0" w:color="auto"/>
        <w:right w:val="none" w:sz="0" w:space="0" w:color="auto"/>
      </w:divBdr>
    </w:div>
    <w:div w:id="1270311569">
      <w:bodyDiv w:val="1"/>
      <w:marLeft w:val="0"/>
      <w:marRight w:val="0"/>
      <w:marTop w:val="0"/>
      <w:marBottom w:val="0"/>
      <w:divBdr>
        <w:top w:val="none" w:sz="0" w:space="0" w:color="auto"/>
        <w:left w:val="none" w:sz="0" w:space="0" w:color="auto"/>
        <w:bottom w:val="none" w:sz="0" w:space="0" w:color="auto"/>
        <w:right w:val="none" w:sz="0" w:space="0" w:color="auto"/>
      </w:divBdr>
    </w:div>
    <w:div w:id="1271164640">
      <w:bodyDiv w:val="1"/>
      <w:marLeft w:val="0"/>
      <w:marRight w:val="0"/>
      <w:marTop w:val="0"/>
      <w:marBottom w:val="0"/>
      <w:divBdr>
        <w:top w:val="none" w:sz="0" w:space="0" w:color="auto"/>
        <w:left w:val="none" w:sz="0" w:space="0" w:color="auto"/>
        <w:bottom w:val="none" w:sz="0" w:space="0" w:color="auto"/>
        <w:right w:val="none" w:sz="0" w:space="0" w:color="auto"/>
      </w:divBdr>
    </w:div>
    <w:div w:id="1271284277">
      <w:bodyDiv w:val="1"/>
      <w:marLeft w:val="0"/>
      <w:marRight w:val="0"/>
      <w:marTop w:val="0"/>
      <w:marBottom w:val="0"/>
      <w:divBdr>
        <w:top w:val="none" w:sz="0" w:space="0" w:color="auto"/>
        <w:left w:val="none" w:sz="0" w:space="0" w:color="auto"/>
        <w:bottom w:val="none" w:sz="0" w:space="0" w:color="auto"/>
        <w:right w:val="none" w:sz="0" w:space="0" w:color="auto"/>
      </w:divBdr>
    </w:div>
    <w:div w:id="1271619728">
      <w:bodyDiv w:val="1"/>
      <w:marLeft w:val="0"/>
      <w:marRight w:val="0"/>
      <w:marTop w:val="0"/>
      <w:marBottom w:val="0"/>
      <w:divBdr>
        <w:top w:val="none" w:sz="0" w:space="0" w:color="auto"/>
        <w:left w:val="none" w:sz="0" w:space="0" w:color="auto"/>
        <w:bottom w:val="none" w:sz="0" w:space="0" w:color="auto"/>
        <w:right w:val="none" w:sz="0" w:space="0" w:color="auto"/>
      </w:divBdr>
    </w:div>
    <w:div w:id="1271626818">
      <w:bodyDiv w:val="1"/>
      <w:marLeft w:val="0"/>
      <w:marRight w:val="0"/>
      <w:marTop w:val="0"/>
      <w:marBottom w:val="0"/>
      <w:divBdr>
        <w:top w:val="none" w:sz="0" w:space="0" w:color="auto"/>
        <w:left w:val="none" w:sz="0" w:space="0" w:color="auto"/>
        <w:bottom w:val="none" w:sz="0" w:space="0" w:color="auto"/>
        <w:right w:val="none" w:sz="0" w:space="0" w:color="auto"/>
      </w:divBdr>
    </w:div>
    <w:div w:id="1271745208">
      <w:bodyDiv w:val="1"/>
      <w:marLeft w:val="0"/>
      <w:marRight w:val="0"/>
      <w:marTop w:val="0"/>
      <w:marBottom w:val="0"/>
      <w:divBdr>
        <w:top w:val="none" w:sz="0" w:space="0" w:color="auto"/>
        <w:left w:val="none" w:sz="0" w:space="0" w:color="auto"/>
        <w:bottom w:val="none" w:sz="0" w:space="0" w:color="auto"/>
        <w:right w:val="none" w:sz="0" w:space="0" w:color="auto"/>
      </w:divBdr>
    </w:div>
    <w:div w:id="1271858001">
      <w:bodyDiv w:val="1"/>
      <w:marLeft w:val="0"/>
      <w:marRight w:val="0"/>
      <w:marTop w:val="0"/>
      <w:marBottom w:val="0"/>
      <w:divBdr>
        <w:top w:val="none" w:sz="0" w:space="0" w:color="auto"/>
        <w:left w:val="none" w:sz="0" w:space="0" w:color="auto"/>
        <w:bottom w:val="none" w:sz="0" w:space="0" w:color="auto"/>
        <w:right w:val="none" w:sz="0" w:space="0" w:color="auto"/>
      </w:divBdr>
    </w:div>
    <w:div w:id="1272007215">
      <w:bodyDiv w:val="1"/>
      <w:marLeft w:val="0"/>
      <w:marRight w:val="0"/>
      <w:marTop w:val="0"/>
      <w:marBottom w:val="0"/>
      <w:divBdr>
        <w:top w:val="none" w:sz="0" w:space="0" w:color="auto"/>
        <w:left w:val="none" w:sz="0" w:space="0" w:color="auto"/>
        <w:bottom w:val="none" w:sz="0" w:space="0" w:color="auto"/>
        <w:right w:val="none" w:sz="0" w:space="0" w:color="auto"/>
      </w:divBdr>
    </w:div>
    <w:div w:id="1272086306">
      <w:bodyDiv w:val="1"/>
      <w:marLeft w:val="0"/>
      <w:marRight w:val="0"/>
      <w:marTop w:val="0"/>
      <w:marBottom w:val="0"/>
      <w:divBdr>
        <w:top w:val="none" w:sz="0" w:space="0" w:color="auto"/>
        <w:left w:val="none" w:sz="0" w:space="0" w:color="auto"/>
        <w:bottom w:val="none" w:sz="0" w:space="0" w:color="auto"/>
        <w:right w:val="none" w:sz="0" w:space="0" w:color="auto"/>
      </w:divBdr>
    </w:div>
    <w:div w:id="1272201142">
      <w:bodyDiv w:val="1"/>
      <w:marLeft w:val="0"/>
      <w:marRight w:val="0"/>
      <w:marTop w:val="0"/>
      <w:marBottom w:val="0"/>
      <w:divBdr>
        <w:top w:val="none" w:sz="0" w:space="0" w:color="auto"/>
        <w:left w:val="none" w:sz="0" w:space="0" w:color="auto"/>
        <w:bottom w:val="none" w:sz="0" w:space="0" w:color="auto"/>
        <w:right w:val="none" w:sz="0" w:space="0" w:color="auto"/>
      </w:divBdr>
    </w:div>
    <w:div w:id="1272280299">
      <w:bodyDiv w:val="1"/>
      <w:marLeft w:val="0"/>
      <w:marRight w:val="0"/>
      <w:marTop w:val="0"/>
      <w:marBottom w:val="0"/>
      <w:divBdr>
        <w:top w:val="none" w:sz="0" w:space="0" w:color="auto"/>
        <w:left w:val="none" w:sz="0" w:space="0" w:color="auto"/>
        <w:bottom w:val="none" w:sz="0" w:space="0" w:color="auto"/>
        <w:right w:val="none" w:sz="0" w:space="0" w:color="auto"/>
      </w:divBdr>
    </w:div>
    <w:div w:id="1272786359">
      <w:bodyDiv w:val="1"/>
      <w:marLeft w:val="0"/>
      <w:marRight w:val="0"/>
      <w:marTop w:val="0"/>
      <w:marBottom w:val="0"/>
      <w:divBdr>
        <w:top w:val="none" w:sz="0" w:space="0" w:color="auto"/>
        <w:left w:val="none" w:sz="0" w:space="0" w:color="auto"/>
        <w:bottom w:val="none" w:sz="0" w:space="0" w:color="auto"/>
        <w:right w:val="none" w:sz="0" w:space="0" w:color="auto"/>
      </w:divBdr>
    </w:div>
    <w:div w:id="1272856240">
      <w:bodyDiv w:val="1"/>
      <w:marLeft w:val="0"/>
      <w:marRight w:val="0"/>
      <w:marTop w:val="0"/>
      <w:marBottom w:val="0"/>
      <w:divBdr>
        <w:top w:val="none" w:sz="0" w:space="0" w:color="auto"/>
        <w:left w:val="none" w:sz="0" w:space="0" w:color="auto"/>
        <w:bottom w:val="none" w:sz="0" w:space="0" w:color="auto"/>
        <w:right w:val="none" w:sz="0" w:space="0" w:color="auto"/>
      </w:divBdr>
    </w:div>
    <w:div w:id="1273248293">
      <w:bodyDiv w:val="1"/>
      <w:marLeft w:val="0"/>
      <w:marRight w:val="0"/>
      <w:marTop w:val="0"/>
      <w:marBottom w:val="0"/>
      <w:divBdr>
        <w:top w:val="none" w:sz="0" w:space="0" w:color="auto"/>
        <w:left w:val="none" w:sz="0" w:space="0" w:color="auto"/>
        <w:bottom w:val="none" w:sz="0" w:space="0" w:color="auto"/>
        <w:right w:val="none" w:sz="0" w:space="0" w:color="auto"/>
      </w:divBdr>
    </w:div>
    <w:div w:id="1273395426">
      <w:bodyDiv w:val="1"/>
      <w:marLeft w:val="0"/>
      <w:marRight w:val="0"/>
      <w:marTop w:val="0"/>
      <w:marBottom w:val="0"/>
      <w:divBdr>
        <w:top w:val="none" w:sz="0" w:space="0" w:color="auto"/>
        <w:left w:val="none" w:sz="0" w:space="0" w:color="auto"/>
        <w:bottom w:val="none" w:sz="0" w:space="0" w:color="auto"/>
        <w:right w:val="none" w:sz="0" w:space="0" w:color="auto"/>
      </w:divBdr>
    </w:div>
    <w:div w:id="1274362839">
      <w:bodyDiv w:val="1"/>
      <w:marLeft w:val="0"/>
      <w:marRight w:val="0"/>
      <w:marTop w:val="0"/>
      <w:marBottom w:val="0"/>
      <w:divBdr>
        <w:top w:val="none" w:sz="0" w:space="0" w:color="auto"/>
        <w:left w:val="none" w:sz="0" w:space="0" w:color="auto"/>
        <w:bottom w:val="none" w:sz="0" w:space="0" w:color="auto"/>
        <w:right w:val="none" w:sz="0" w:space="0" w:color="auto"/>
      </w:divBdr>
    </w:div>
    <w:div w:id="1274433832">
      <w:bodyDiv w:val="1"/>
      <w:marLeft w:val="0"/>
      <w:marRight w:val="0"/>
      <w:marTop w:val="0"/>
      <w:marBottom w:val="0"/>
      <w:divBdr>
        <w:top w:val="none" w:sz="0" w:space="0" w:color="auto"/>
        <w:left w:val="none" w:sz="0" w:space="0" w:color="auto"/>
        <w:bottom w:val="none" w:sz="0" w:space="0" w:color="auto"/>
        <w:right w:val="none" w:sz="0" w:space="0" w:color="auto"/>
      </w:divBdr>
    </w:div>
    <w:div w:id="1274439734">
      <w:bodyDiv w:val="1"/>
      <w:marLeft w:val="0"/>
      <w:marRight w:val="0"/>
      <w:marTop w:val="0"/>
      <w:marBottom w:val="0"/>
      <w:divBdr>
        <w:top w:val="none" w:sz="0" w:space="0" w:color="auto"/>
        <w:left w:val="none" w:sz="0" w:space="0" w:color="auto"/>
        <w:bottom w:val="none" w:sz="0" w:space="0" w:color="auto"/>
        <w:right w:val="none" w:sz="0" w:space="0" w:color="auto"/>
      </w:divBdr>
    </w:div>
    <w:div w:id="1274484303">
      <w:bodyDiv w:val="1"/>
      <w:marLeft w:val="0"/>
      <w:marRight w:val="0"/>
      <w:marTop w:val="0"/>
      <w:marBottom w:val="0"/>
      <w:divBdr>
        <w:top w:val="none" w:sz="0" w:space="0" w:color="auto"/>
        <w:left w:val="none" w:sz="0" w:space="0" w:color="auto"/>
        <w:bottom w:val="none" w:sz="0" w:space="0" w:color="auto"/>
        <w:right w:val="none" w:sz="0" w:space="0" w:color="auto"/>
      </w:divBdr>
    </w:div>
    <w:div w:id="1274554320">
      <w:bodyDiv w:val="1"/>
      <w:marLeft w:val="0"/>
      <w:marRight w:val="0"/>
      <w:marTop w:val="0"/>
      <w:marBottom w:val="0"/>
      <w:divBdr>
        <w:top w:val="none" w:sz="0" w:space="0" w:color="auto"/>
        <w:left w:val="none" w:sz="0" w:space="0" w:color="auto"/>
        <w:bottom w:val="none" w:sz="0" w:space="0" w:color="auto"/>
        <w:right w:val="none" w:sz="0" w:space="0" w:color="auto"/>
      </w:divBdr>
    </w:div>
    <w:div w:id="1274753382">
      <w:bodyDiv w:val="1"/>
      <w:marLeft w:val="0"/>
      <w:marRight w:val="0"/>
      <w:marTop w:val="0"/>
      <w:marBottom w:val="0"/>
      <w:divBdr>
        <w:top w:val="none" w:sz="0" w:space="0" w:color="auto"/>
        <w:left w:val="none" w:sz="0" w:space="0" w:color="auto"/>
        <w:bottom w:val="none" w:sz="0" w:space="0" w:color="auto"/>
        <w:right w:val="none" w:sz="0" w:space="0" w:color="auto"/>
      </w:divBdr>
    </w:div>
    <w:div w:id="1275166649">
      <w:bodyDiv w:val="1"/>
      <w:marLeft w:val="0"/>
      <w:marRight w:val="0"/>
      <w:marTop w:val="0"/>
      <w:marBottom w:val="0"/>
      <w:divBdr>
        <w:top w:val="none" w:sz="0" w:space="0" w:color="auto"/>
        <w:left w:val="none" w:sz="0" w:space="0" w:color="auto"/>
        <w:bottom w:val="none" w:sz="0" w:space="0" w:color="auto"/>
        <w:right w:val="none" w:sz="0" w:space="0" w:color="auto"/>
      </w:divBdr>
    </w:div>
    <w:div w:id="1275211334">
      <w:bodyDiv w:val="1"/>
      <w:marLeft w:val="0"/>
      <w:marRight w:val="0"/>
      <w:marTop w:val="0"/>
      <w:marBottom w:val="0"/>
      <w:divBdr>
        <w:top w:val="none" w:sz="0" w:space="0" w:color="auto"/>
        <w:left w:val="none" w:sz="0" w:space="0" w:color="auto"/>
        <w:bottom w:val="none" w:sz="0" w:space="0" w:color="auto"/>
        <w:right w:val="none" w:sz="0" w:space="0" w:color="auto"/>
      </w:divBdr>
    </w:div>
    <w:div w:id="1275214852">
      <w:bodyDiv w:val="1"/>
      <w:marLeft w:val="0"/>
      <w:marRight w:val="0"/>
      <w:marTop w:val="0"/>
      <w:marBottom w:val="0"/>
      <w:divBdr>
        <w:top w:val="none" w:sz="0" w:space="0" w:color="auto"/>
        <w:left w:val="none" w:sz="0" w:space="0" w:color="auto"/>
        <w:bottom w:val="none" w:sz="0" w:space="0" w:color="auto"/>
        <w:right w:val="none" w:sz="0" w:space="0" w:color="auto"/>
      </w:divBdr>
    </w:div>
    <w:div w:id="1275402968">
      <w:bodyDiv w:val="1"/>
      <w:marLeft w:val="0"/>
      <w:marRight w:val="0"/>
      <w:marTop w:val="0"/>
      <w:marBottom w:val="0"/>
      <w:divBdr>
        <w:top w:val="none" w:sz="0" w:space="0" w:color="auto"/>
        <w:left w:val="none" w:sz="0" w:space="0" w:color="auto"/>
        <w:bottom w:val="none" w:sz="0" w:space="0" w:color="auto"/>
        <w:right w:val="none" w:sz="0" w:space="0" w:color="auto"/>
      </w:divBdr>
    </w:div>
    <w:div w:id="1275405747">
      <w:bodyDiv w:val="1"/>
      <w:marLeft w:val="0"/>
      <w:marRight w:val="0"/>
      <w:marTop w:val="0"/>
      <w:marBottom w:val="0"/>
      <w:divBdr>
        <w:top w:val="none" w:sz="0" w:space="0" w:color="auto"/>
        <w:left w:val="none" w:sz="0" w:space="0" w:color="auto"/>
        <w:bottom w:val="none" w:sz="0" w:space="0" w:color="auto"/>
        <w:right w:val="none" w:sz="0" w:space="0" w:color="auto"/>
      </w:divBdr>
    </w:div>
    <w:div w:id="1275675336">
      <w:bodyDiv w:val="1"/>
      <w:marLeft w:val="0"/>
      <w:marRight w:val="0"/>
      <w:marTop w:val="0"/>
      <w:marBottom w:val="0"/>
      <w:divBdr>
        <w:top w:val="none" w:sz="0" w:space="0" w:color="auto"/>
        <w:left w:val="none" w:sz="0" w:space="0" w:color="auto"/>
        <w:bottom w:val="none" w:sz="0" w:space="0" w:color="auto"/>
        <w:right w:val="none" w:sz="0" w:space="0" w:color="auto"/>
      </w:divBdr>
    </w:div>
    <w:div w:id="1276140007">
      <w:bodyDiv w:val="1"/>
      <w:marLeft w:val="0"/>
      <w:marRight w:val="0"/>
      <w:marTop w:val="0"/>
      <w:marBottom w:val="0"/>
      <w:divBdr>
        <w:top w:val="none" w:sz="0" w:space="0" w:color="auto"/>
        <w:left w:val="none" w:sz="0" w:space="0" w:color="auto"/>
        <w:bottom w:val="none" w:sz="0" w:space="0" w:color="auto"/>
        <w:right w:val="none" w:sz="0" w:space="0" w:color="auto"/>
      </w:divBdr>
    </w:div>
    <w:div w:id="1276215122">
      <w:bodyDiv w:val="1"/>
      <w:marLeft w:val="0"/>
      <w:marRight w:val="0"/>
      <w:marTop w:val="0"/>
      <w:marBottom w:val="0"/>
      <w:divBdr>
        <w:top w:val="none" w:sz="0" w:space="0" w:color="auto"/>
        <w:left w:val="none" w:sz="0" w:space="0" w:color="auto"/>
        <w:bottom w:val="none" w:sz="0" w:space="0" w:color="auto"/>
        <w:right w:val="none" w:sz="0" w:space="0" w:color="auto"/>
      </w:divBdr>
    </w:div>
    <w:div w:id="1276325275">
      <w:bodyDiv w:val="1"/>
      <w:marLeft w:val="0"/>
      <w:marRight w:val="0"/>
      <w:marTop w:val="0"/>
      <w:marBottom w:val="0"/>
      <w:divBdr>
        <w:top w:val="none" w:sz="0" w:space="0" w:color="auto"/>
        <w:left w:val="none" w:sz="0" w:space="0" w:color="auto"/>
        <w:bottom w:val="none" w:sz="0" w:space="0" w:color="auto"/>
        <w:right w:val="none" w:sz="0" w:space="0" w:color="auto"/>
      </w:divBdr>
    </w:div>
    <w:div w:id="1276601101">
      <w:bodyDiv w:val="1"/>
      <w:marLeft w:val="0"/>
      <w:marRight w:val="0"/>
      <w:marTop w:val="0"/>
      <w:marBottom w:val="0"/>
      <w:divBdr>
        <w:top w:val="none" w:sz="0" w:space="0" w:color="auto"/>
        <w:left w:val="none" w:sz="0" w:space="0" w:color="auto"/>
        <w:bottom w:val="none" w:sz="0" w:space="0" w:color="auto"/>
        <w:right w:val="none" w:sz="0" w:space="0" w:color="auto"/>
      </w:divBdr>
    </w:div>
    <w:div w:id="1276719741">
      <w:bodyDiv w:val="1"/>
      <w:marLeft w:val="0"/>
      <w:marRight w:val="0"/>
      <w:marTop w:val="0"/>
      <w:marBottom w:val="0"/>
      <w:divBdr>
        <w:top w:val="none" w:sz="0" w:space="0" w:color="auto"/>
        <w:left w:val="none" w:sz="0" w:space="0" w:color="auto"/>
        <w:bottom w:val="none" w:sz="0" w:space="0" w:color="auto"/>
        <w:right w:val="none" w:sz="0" w:space="0" w:color="auto"/>
      </w:divBdr>
    </w:div>
    <w:div w:id="1276984501">
      <w:bodyDiv w:val="1"/>
      <w:marLeft w:val="0"/>
      <w:marRight w:val="0"/>
      <w:marTop w:val="0"/>
      <w:marBottom w:val="0"/>
      <w:divBdr>
        <w:top w:val="none" w:sz="0" w:space="0" w:color="auto"/>
        <w:left w:val="none" w:sz="0" w:space="0" w:color="auto"/>
        <w:bottom w:val="none" w:sz="0" w:space="0" w:color="auto"/>
        <w:right w:val="none" w:sz="0" w:space="0" w:color="auto"/>
      </w:divBdr>
    </w:div>
    <w:div w:id="1277130489">
      <w:bodyDiv w:val="1"/>
      <w:marLeft w:val="0"/>
      <w:marRight w:val="0"/>
      <w:marTop w:val="0"/>
      <w:marBottom w:val="0"/>
      <w:divBdr>
        <w:top w:val="none" w:sz="0" w:space="0" w:color="auto"/>
        <w:left w:val="none" w:sz="0" w:space="0" w:color="auto"/>
        <w:bottom w:val="none" w:sz="0" w:space="0" w:color="auto"/>
        <w:right w:val="none" w:sz="0" w:space="0" w:color="auto"/>
      </w:divBdr>
    </w:div>
    <w:div w:id="1277448385">
      <w:bodyDiv w:val="1"/>
      <w:marLeft w:val="0"/>
      <w:marRight w:val="0"/>
      <w:marTop w:val="0"/>
      <w:marBottom w:val="0"/>
      <w:divBdr>
        <w:top w:val="none" w:sz="0" w:space="0" w:color="auto"/>
        <w:left w:val="none" w:sz="0" w:space="0" w:color="auto"/>
        <w:bottom w:val="none" w:sz="0" w:space="0" w:color="auto"/>
        <w:right w:val="none" w:sz="0" w:space="0" w:color="auto"/>
      </w:divBdr>
    </w:div>
    <w:div w:id="1277829866">
      <w:bodyDiv w:val="1"/>
      <w:marLeft w:val="0"/>
      <w:marRight w:val="0"/>
      <w:marTop w:val="0"/>
      <w:marBottom w:val="0"/>
      <w:divBdr>
        <w:top w:val="none" w:sz="0" w:space="0" w:color="auto"/>
        <w:left w:val="none" w:sz="0" w:space="0" w:color="auto"/>
        <w:bottom w:val="none" w:sz="0" w:space="0" w:color="auto"/>
        <w:right w:val="none" w:sz="0" w:space="0" w:color="auto"/>
      </w:divBdr>
    </w:div>
    <w:div w:id="1278028233">
      <w:bodyDiv w:val="1"/>
      <w:marLeft w:val="0"/>
      <w:marRight w:val="0"/>
      <w:marTop w:val="0"/>
      <w:marBottom w:val="0"/>
      <w:divBdr>
        <w:top w:val="none" w:sz="0" w:space="0" w:color="auto"/>
        <w:left w:val="none" w:sz="0" w:space="0" w:color="auto"/>
        <w:bottom w:val="none" w:sz="0" w:space="0" w:color="auto"/>
        <w:right w:val="none" w:sz="0" w:space="0" w:color="auto"/>
      </w:divBdr>
    </w:div>
    <w:div w:id="1278100915">
      <w:bodyDiv w:val="1"/>
      <w:marLeft w:val="0"/>
      <w:marRight w:val="0"/>
      <w:marTop w:val="0"/>
      <w:marBottom w:val="0"/>
      <w:divBdr>
        <w:top w:val="none" w:sz="0" w:space="0" w:color="auto"/>
        <w:left w:val="none" w:sz="0" w:space="0" w:color="auto"/>
        <w:bottom w:val="none" w:sz="0" w:space="0" w:color="auto"/>
        <w:right w:val="none" w:sz="0" w:space="0" w:color="auto"/>
      </w:divBdr>
    </w:div>
    <w:div w:id="1278561342">
      <w:bodyDiv w:val="1"/>
      <w:marLeft w:val="0"/>
      <w:marRight w:val="0"/>
      <w:marTop w:val="0"/>
      <w:marBottom w:val="0"/>
      <w:divBdr>
        <w:top w:val="none" w:sz="0" w:space="0" w:color="auto"/>
        <w:left w:val="none" w:sz="0" w:space="0" w:color="auto"/>
        <w:bottom w:val="none" w:sz="0" w:space="0" w:color="auto"/>
        <w:right w:val="none" w:sz="0" w:space="0" w:color="auto"/>
      </w:divBdr>
    </w:div>
    <w:div w:id="1278564011">
      <w:bodyDiv w:val="1"/>
      <w:marLeft w:val="0"/>
      <w:marRight w:val="0"/>
      <w:marTop w:val="0"/>
      <w:marBottom w:val="0"/>
      <w:divBdr>
        <w:top w:val="none" w:sz="0" w:space="0" w:color="auto"/>
        <w:left w:val="none" w:sz="0" w:space="0" w:color="auto"/>
        <w:bottom w:val="none" w:sz="0" w:space="0" w:color="auto"/>
        <w:right w:val="none" w:sz="0" w:space="0" w:color="auto"/>
      </w:divBdr>
    </w:div>
    <w:div w:id="1278633383">
      <w:bodyDiv w:val="1"/>
      <w:marLeft w:val="0"/>
      <w:marRight w:val="0"/>
      <w:marTop w:val="0"/>
      <w:marBottom w:val="0"/>
      <w:divBdr>
        <w:top w:val="none" w:sz="0" w:space="0" w:color="auto"/>
        <w:left w:val="none" w:sz="0" w:space="0" w:color="auto"/>
        <w:bottom w:val="none" w:sz="0" w:space="0" w:color="auto"/>
        <w:right w:val="none" w:sz="0" w:space="0" w:color="auto"/>
      </w:divBdr>
    </w:div>
    <w:div w:id="1278831892">
      <w:bodyDiv w:val="1"/>
      <w:marLeft w:val="0"/>
      <w:marRight w:val="0"/>
      <w:marTop w:val="0"/>
      <w:marBottom w:val="0"/>
      <w:divBdr>
        <w:top w:val="none" w:sz="0" w:space="0" w:color="auto"/>
        <w:left w:val="none" w:sz="0" w:space="0" w:color="auto"/>
        <w:bottom w:val="none" w:sz="0" w:space="0" w:color="auto"/>
        <w:right w:val="none" w:sz="0" w:space="0" w:color="auto"/>
      </w:divBdr>
    </w:div>
    <w:div w:id="1279066123">
      <w:bodyDiv w:val="1"/>
      <w:marLeft w:val="0"/>
      <w:marRight w:val="0"/>
      <w:marTop w:val="0"/>
      <w:marBottom w:val="0"/>
      <w:divBdr>
        <w:top w:val="none" w:sz="0" w:space="0" w:color="auto"/>
        <w:left w:val="none" w:sz="0" w:space="0" w:color="auto"/>
        <w:bottom w:val="none" w:sz="0" w:space="0" w:color="auto"/>
        <w:right w:val="none" w:sz="0" w:space="0" w:color="auto"/>
      </w:divBdr>
    </w:div>
    <w:div w:id="1279069908">
      <w:bodyDiv w:val="1"/>
      <w:marLeft w:val="0"/>
      <w:marRight w:val="0"/>
      <w:marTop w:val="0"/>
      <w:marBottom w:val="0"/>
      <w:divBdr>
        <w:top w:val="none" w:sz="0" w:space="0" w:color="auto"/>
        <w:left w:val="none" w:sz="0" w:space="0" w:color="auto"/>
        <w:bottom w:val="none" w:sz="0" w:space="0" w:color="auto"/>
        <w:right w:val="none" w:sz="0" w:space="0" w:color="auto"/>
      </w:divBdr>
    </w:div>
    <w:div w:id="1279337066">
      <w:bodyDiv w:val="1"/>
      <w:marLeft w:val="0"/>
      <w:marRight w:val="0"/>
      <w:marTop w:val="0"/>
      <w:marBottom w:val="0"/>
      <w:divBdr>
        <w:top w:val="none" w:sz="0" w:space="0" w:color="auto"/>
        <w:left w:val="none" w:sz="0" w:space="0" w:color="auto"/>
        <w:bottom w:val="none" w:sz="0" w:space="0" w:color="auto"/>
        <w:right w:val="none" w:sz="0" w:space="0" w:color="auto"/>
      </w:divBdr>
    </w:div>
    <w:div w:id="1279408427">
      <w:bodyDiv w:val="1"/>
      <w:marLeft w:val="0"/>
      <w:marRight w:val="0"/>
      <w:marTop w:val="0"/>
      <w:marBottom w:val="0"/>
      <w:divBdr>
        <w:top w:val="none" w:sz="0" w:space="0" w:color="auto"/>
        <w:left w:val="none" w:sz="0" w:space="0" w:color="auto"/>
        <w:bottom w:val="none" w:sz="0" w:space="0" w:color="auto"/>
        <w:right w:val="none" w:sz="0" w:space="0" w:color="auto"/>
      </w:divBdr>
    </w:div>
    <w:div w:id="1279801509">
      <w:bodyDiv w:val="1"/>
      <w:marLeft w:val="0"/>
      <w:marRight w:val="0"/>
      <w:marTop w:val="0"/>
      <w:marBottom w:val="0"/>
      <w:divBdr>
        <w:top w:val="none" w:sz="0" w:space="0" w:color="auto"/>
        <w:left w:val="none" w:sz="0" w:space="0" w:color="auto"/>
        <w:bottom w:val="none" w:sz="0" w:space="0" w:color="auto"/>
        <w:right w:val="none" w:sz="0" w:space="0" w:color="auto"/>
      </w:divBdr>
    </w:div>
    <w:div w:id="1280452158">
      <w:bodyDiv w:val="1"/>
      <w:marLeft w:val="0"/>
      <w:marRight w:val="0"/>
      <w:marTop w:val="0"/>
      <w:marBottom w:val="0"/>
      <w:divBdr>
        <w:top w:val="none" w:sz="0" w:space="0" w:color="auto"/>
        <w:left w:val="none" w:sz="0" w:space="0" w:color="auto"/>
        <w:bottom w:val="none" w:sz="0" w:space="0" w:color="auto"/>
        <w:right w:val="none" w:sz="0" w:space="0" w:color="auto"/>
      </w:divBdr>
    </w:div>
    <w:div w:id="1280799856">
      <w:bodyDiv w:val="1"/>
      <w:marLeft w:val="0"/>
      <w:marRight w:val="0"/>
      <w:marTop w:val="0"/>
      <w:marBottom w:val="0"/>
      <w:divBdr>
        <w:top w:val="none" w:sz="0" w:space="0" w:color="auto"/>
        <w:left w:val="none" w:sz="0" w:space="0" w:color="auto"/>
        <w:bottom w:val="none" w:sz="0" w:space="0" w:color="auto"/>
        <w:right w:val="none" w:sz="0" w:space="0" w:color="auto"/>
      </w:divBdr>
    </w:div>
    <w:div w:id="1281109078">
      <w:bodyDiv w:val="1"/>
      <w:marLeft w:val="0"/>
      <w:marRight w:val="0"/>
      <w:marTop w:val="0"/>
      <w:marBottom w:val="0"/>
      <w:divBdr>
        <w:top w:val="none" w:sz="0" w:space="0" w:color="auto"/>
        <w:left w:val="none" w:sz="0" w:space="0" w:color="auto"/>
        <w:bottom w:val="none" w:sz="0" w:space="0" w:color="auto"/>
        <w:right w:val="none" w:sz="0" w:space="0" w:color="auto"/>
      </w:divBdr>
    </w:div>
    <w:div w:id="1281298758">
      <w:bodyDiv w:val="1"/>
      <w:marLeft w:val="0"/>
      <w:marRight w:val="0"/>
      <w:marTop w:val="0"/>
      <w:marBottom w:val="0"/>
      <w:divBdr>
        <w:top w:val="none" w:sz="0" w:space="0" w:color="auto"/>
        <w:left w:val="none" w:sz="0" w:space="0" w:color="auto"/>
        <w:bottom w:val="none" w:sz="0" w:space="0" w:color="auto"/>
        <w:right w:val="none" w:sz="0" w:space="0" w:color="auto"/>
      </w:divBdr>
    </w:div>
    <w:div w:id="1281299749">
      <w:bodyDiv w:val="1"/>
      <w:marLeft w:val="0"/>
      <w:marRight w:val="0"/>
      <w:marTop w:val="0"/>
      <w:marBottom w:val="0"/>
      <w:divBdr>
        <w:top w:val="none" w:sz="0" w:space="0" w:color="auto"/>
        <w:left w:val="none" w:sz="0" w:space="0" w:color="auto"/>
        <w:bottom w:val="none" w:sz="0" w:space="0" w:color="auto"/>
        <w:right w:val="none" w:sz="0" w:space="0" w:color="auto"/>
      </w:divBdr>
    </w:div>
    <w:div w:id="1281300631">
      <w:bodyDiv w:val="1"/>
      <w:marLeft w:val="0"/>
      <w:marRight w:val="0"/>
      <w:marTop w:val="0"/>
      <w:marBottom w:val="0"/>
      <w:divBdr>
        <w:top w:val="none" w:sz="0" w:space="0" w:color="auto"/>
        <w:left w:val="none" w:sz="0" w:space="0" w:color="auto"/>
        <w:bottom w:val="none" w:sz="0" w:space="0" w:color="auto"/>
        <w:right w:val="none" w:sz="0" w:space="0" w:color="auto"/>
      </w:divBdr>
    </w:div>
    <w:div w:id="1281306573">
      <w:bodyDiv w:val="1"/>
      <w:marLeft w:val="0"/>
      <w:marRight w:val="0"/>
      <w:marTop w:val="0"/>
      <w:marBottom w:val="0"/>
      <w:divBdr>
        <w:top w:val="none" w:sz="0" w:space="0" w:color="auto"/>
        <w:left w:val="none" w:sz="0" w:space="0" w:color="auto"/>
        <w:bottom w:val="none" w:sz="0" w:space="0" w:color="auto"/>
        <w:right w:val="none" w:sz="0" w:space="0" w:color="auto"/>
      </w:divBdr>
    </w:div>
    <w:div w:id="1281453526">
      <w:bodyDiv w:val="1"/>
      <w:marLeft w:val="0"/>
      <w:marRight w:val="0"/>
      <w:marTop w:val="0"/>
      <w:marBottom w:val="0"/>
      <w:divBdr>
        <w:top w:val="none" w:sz="0" w:space="0" w:color="auto"/>
        <w:left w:val="none" w:sz="0" w:space="0" w:color="auto"/>
        <w:bottom w:val="none" w:sz="0" w:space="0" w:color="auto"/>
        <w:right w:val="none" w:sz="0" w:space="0" w:color="auto"/>
      </w:divBdr>
    </w:div>
    <w:div w:id="1281456978">
      <w:bodyDiv w:val="1"/>
      <w:marLeft w:val="0"/>
      <w:marRight w:val="0"/>
      <w:marTop w:val="0"/>
      <w:marBottom w:val="0"/>
      <w:divBdr>
        <w:top w:val="none" w:sz="0" w:space="0" w:color="auto"/>
        <w:left w:val="none" w:sz="0" w:space="0" w:color="auto"/>
        <w:bottom w:val="none" w:sz="0" w:space="0" w:color="auto"/>
        <w:right w:val="none" w:sz="0" w:space="0" w:color="auto"/>
      </w:divBdr>
    </w:div>
    <w:div w:id="1281691668">
      <w:bodyDiv w:val="1"/>
      <w:marLeft w:val="0"/>
      <w:marRight w:val="0"/>
      <w:marTop w:val="0"/>
      <w:marBottom w:val="0"/>
      <w:divBdr>
        <w:top w:val="none" w:sz="0" w:space="0" w:color="auto"/>
        <w:left w:val="none" w:sz="0" w:space="0" w:color="auto"/>
        <w:bottom w:val="none" w:sz="0" w:space="0" w:color="auto"/>
        <w:right w:val="none" w:sz="0" w:space="0" w:color="auto"/>
      </w:divBdr>
    </w:div>
    <w:div w:id="1282036959">
      <w:bodyDiv w:val="1"/>
      <w:marLeft w:val="0"/>
      <w:marRight w:val="0"/>
      <w:marTop w:val="0"/>
      <w:marBottom w:val="0"/>
      <w:divBdr>
        <w:top w:val="none" w:sz="0" w:space="0" w:color="auto"/>
        <w:left w:val="none" w:sz="0" w:space="0" w:color="auto"/>
        <w:bottom w:val="none" w:sz="0" w:space="0" w:color="auto"/>
        <w:right w:val="none" w:sz="0" w:space="0" w:color="auto"/>
      </w:divBdr>
    </w:div>
    <w:div w:id="1282416616">
      <w:bodyDiv w:val="1"/>
      <w:marLeft w:val="0"/>
      <w:marRight w:val="0"/>
      <w:marTop w:val="0"/>
      <w:marBottom w:val="0"/>
      <w:divBdr>
        <w:top w:val="none" w:sz="0" w:space="0" w:color="auto"/>
        <w:left w:val="none" w:sz="0" w:space="0" w:color="auto"/>
        <w:bottom w:val="none" w:sz="0" w:space="0" w:color="auto"/>
        <w:right w:val="none" w:sz="0" w:space="0" w:color="auto"/>
      </w:divBdr>
    </w:div>
    <w:div w:id="1282493332">
      <w:bodyDiv w:val="1"/>
      <w:marLeft w:val="0"/>
      <w:marRight w:val="0"/>
      <w:marTop w:val="0"/>
      <w:marBottom w:val="0"/>
      <w:divBdr>
        <w:top w:val="none" w:sz="0" w:space="0" w:color="auto"/>
        <w:left w:val="none" w:sz="0" w:space="0" w:color="auto"/>
        <w:bottom w:val="none" w:sz="0" w:space="0" w:color="auto"/>
        <w:right w:val="none" w:sz="0" w:space="0" w:color="auto"/>
      </w:divBdr>
    </w:div>
    <w:div w:id="1282540357">
      <w:bodyDiv w:val="1"/>
      <w:marLeft w:val="0"/>
      <w:marRight w:val="0"/>
      <w:marTop w:val="0"/>
      <w:marBottom w:val="0"/>
      <w:divBdr>
        <w:top w:val="none" w:sz="0" w:space="0" w:color="auto"/>
        <w:left w:val="none" w:sz="0" w:space="0" w:color="auto"/>
        <w:bottom w:val="none" w:sz="0" w:space="0" w:color="auto"/>
        <w:right w:val="none" w:sz="0" w:space="0" w:color="auto"/>
      </w:divBdr>
    </w:div>
    <w:div w:id="1282615115">
      <w:bodyDiv w:val="1"/>
      <w:marLeft w:val="0"/>
      <w:marRight w:val="0"/>
      <w:marTop w:val="0"/>
      <w:marBottom w:val="0"/>
      <w:divBdr>
        <w:top w:val="none" w:sz="0" w:space="0" w:color="auto"/>
        <w:left w:val="none" w:sz="0" w:space="0" w:color="auto"/>
        <w:bottom w:val="none" w:sz="0" w:space="0" w:color="auto"/>
        <w:right w:val="none" w:sz="0" w:space="0" w:color="auto"/>
      </w:divBdr>
    </w:div>
    <w:div w:id="1282880856">
      <w:bodyDiv w:val="1"/>
      <w:marLeft w:val="0"/>
      <w:marRight w:val="0"/>
      <w:marTop w:val="0"/>
      <w:marBottom w:val="0"/>
      <w:divBdr>
        <w:top w:val="none" w:sz="0" w:space="0" w:color="auto"/>
        <w:left w:val="none" w:sz="0" w:space="0" w:color="auto"/>
        <w:bottom w:val="none" w:sz="0" w:space="0" w:color="auto"/>
        <w:right w:val="none" w:sz="0" w:space="0" w:color="auto"/>
      </w:divBdr>
    </w:div>
    <w:div w:id="1282960752">
      <w:bodyDiv w:val="1"/>
      <w:marLeft w:val="0"/>
      <w:marRight w:val="0"/>
      <w:marTop w:val="0"/>
      <w:marBottom w:val="0"/>
      <w:divBdr>
        <w:top w:val="none" w:sz="0" w:space="0" w:color="auto"/>
        <w:left w:val="none" w:sz="0" w:space="0" w:color="auto"/>
        <w:bottom w:val="none" w:sz="0" w:space="0" w:color="auto"/>
        <w:right w:val="none" w:sz="0" w:space="0" w:color="auto"/>
      </w:divBdr>
    </w:div>
    <w:div w:id="1282999794">
      <w:bodyDiv w:val="1"/>
      <w:marLeft w:val="0"/>
      <w:marRight w:val="0"/>
      <w:marTop w:val="0"/>
      <w:marBottom w:val="0"/>
      <w:divBdr>
        <w:top w:val="none" w:sz="0" w:space="0" w:color="auto"/>
        <w:left w:val="none" w:sz="0" w:space="0" w:color="auto"/>
        <w:bottom w:val="none" w:sz="0" w:space="0" w:color="auto"/>
        <w:right w:val="none" w:sz="0" w:space="0" w:color="auto"/>
      </w:divBdr>
    </w:div>
    <w:div w:id="1283271800">
      <w:bodyDiv w:val="1"/>
      <w:marLeft w:val="0"/>
      <w:marRight w:val="0"/>
      <w:marTop w:val="0"/>
      <w:marBottom w:val="0"/>
      <w:divBdr>
        <w:top w:val="none" w:sz="0" w:space="0" w:color="auto"/>
        <w:left w:val="none" w:sz="0" w:space="0" w:color="auto"/>
        <w:bottom w:val="none" w:sz="0" w:space="0" w:color="auto"/>
        <w:right w:val="none" w:sz="0" w:space="0" w:color="auto"/>
      </w:divBdr>
    </w:div>
    <w:div w:id="1283342055">
      <w:bodyDiv w:val="1"/>
      <w:marLeft w:val="0"/>
      <w:marRight w:val="0"/>
      <w:marTop w:val="0"/>
      <w:marBottom w:val="0"/>
      <w:divBdr>
        <w:top w:val="none" w:sz="0" w:space="0" w:color="auto"/>
        <w:left w:val="none" w:sz="0" w:space="0" w:color="auto"/>
        <w:bottom w:val="none" w:sz="0" w:space="0" w:color="auto"/>
        <w:right w:val="none" w:sz="0" w:space="0" w:color="auto"/>
      </w:divBdr>
    </w:div>
    <w:div w:id="1283540070">
      <w:bodyDiv w:val="1"/>
      <w:marLeft w:val="0"/>
      <w:marRight w:val="0"/>
      <w:marTop w:val="0"/>
      <w:marBottom w:val="0"/>
      <w:divBdr>
        <w:top w:val="none" w:sz="0" w:space="0" w:color="auto"/>
        <w:left w:val="none" w:sz="0" w:space="0" w:color="auto"/>
        <w:bottom w:val="none" w:sz="0" w:space="0" w:color="auto"/>
        <w:right w:val="none" w:sz="0" w:space="0" w:color="auto"/>
      </w:divBdr>
    </w:div>
    <w:div w:id="1283608369">
      <w:bodyDiv w:val="1"/>
      <w:marLeft w:val="0"/>
      <w:marRight w:val="0"/>
      <w:marTop w:val="0"/>
      <w:marBottom w:val="0"/>
      <w:divBdr>
        <w:top w:val="none" w:sz="0" w:space="0" w:color="auto"/>
        <w:left w:val="none" w:sz="0" w:space="0" w:color="auto"/>
        <w:bottom w:val="none" w:sz="0" w:space="0" w:color="auto"/>
        <w:right w:val="none" w:sz="0" w:space="0" w:color="auto"/>
      </w:divBdr>
    </w:div>
    <w:div w:id="1283658681">
      <w:bodyDiv w:val="1"/>
      <w:marLeft w:val="0"/>
      <w:marRight w:val="0"/>
      <w:marTop w:val="0"/>
      <w:marBottom w:val="0"/>
      <w:divBdr>
        <w:top w:val="none" w:sz="0" w:space="0" w:color="auto"/>
        <w:left w:val="none" w:sz="0" w:space="0" w:color="auto"/>
        <w:bottom w:val="none" w:sz="0" w:space="0" w:color="auto"/>
        <w:right w:val="none" w:sz="0" w:space="0" w:color="auto"/>
      </w:divBdr>
    </w:div>
    <w:div w:id="1284267565">
      <w:bodyDiv w:val="1"/>
      <w:marLeft w:val="0"/>
      <w:marRight w:val="0"/>
      <w:marTop w:val="0"/>
      <w:marBottom w:val="0"/>
      <w:divBdr>
        <w:top w:val="none" w:sz="0" w:space="0" w:color="auto"/>
        <w:left w:val="none" w:sz="0" w:space="0" w:color="auto"/>
        <w:bottom w:val="none" w:sz="0" w:space="0" w:color="auto"/>
        <w:right w:val="none" w:sz="0" w:space="0" w:color="auto"/>
      </w:divBdr>
    </w:div>
    <w:div w:id="1284465197">
      <w:bodyDiv w:val="1"/>
      <w:marLeft w:val="0"/>
      <w:marRight w:val="0"/>
      <w:marTop w:val="0"/>
      <w:marBottom w:val="0"/>
      <w:divBdr>
        <w:top w:val="none" w:sz="0" w:space="0" w:color="auto"/>
        <w:left w:val="none" w:sz="0" w:space="0" w:color="auto"/>
        <w:bottom w:val="none" w:sz="0" w:space="0" w:color="auto"/>
        <w:right w:val="none" w:sz="0" w:space="0" w:color="auto"/>
      </w:divBdr>
    </w:div>
    <w:div w:id="1284575282">
      <w:bodyDiv w:val="1"/>
      <w:marLeft w:val="0"/>
      <w:marRight w:val="0"/>
      <w:marTop w:val="0"/>
      <w:marBottom w:val="0"/>
      <w:divBdr>
        <w:top w:val="none" w:sz="0" w:space="0" w:color="auto"/>
        <w:left w:val="none" w:sz="0" w:space="0" w:color="auto"/>
        <w:bottom w:val="none" w:sz="0" w:space="0" w:color="auto"/>
        <w:right w:val="none" w:sz="0" w:space="0" w:color="auto"/>
      </w:divBdr>
    </w:div>
    <w:div w:id="1285039726">
      <w:bodyDiv w:val="1"/>
      <w:marLeft w:val="0"/>
      <w:marRight w:val="0"/>
      <w:marTop w:val="0"/>
      <w:marBottom w:val="0"/>
      <w:divBdr>
        <w:top w:val="none" w:sz="0" w:space="0" w:color="auto"/>
        <w:left w:val="none" w:sz="0" w:space="0" w:color="auto"/>
        <w:bottom w:val="none" w:sz="0" w:space="0" w:color="auto"/>
        <w:right w:val="none" w:sz="0" w:space="0" w:color="auto"/>
      </w:divBdr>
    </w:div>
    <w:div w:id="1285043964">
      <w:bodyDiv w:val="1"/>
      <w:marLeft w:val="0"/>
      <w:marRight w:val="0"/>
      <w:marTop w:val="0"/>
      <w:marBottom w:val="0"/>
      <w:divBdr>
        <w:top w:val="none" w:sz="0" w:space="0" w:color="auto"/>
        <w:left w:val="none" w:sz="0" w:space="0" w:color="auto"/>
        <w:bottom w:val="none" w:sz="0" w:space="0" w:color="auto"/>
        <w:right w:val="none" w:sz="0" w:space="0" w:color="auto"/>
      </w:divBdr>
    </w:div>
    <w:div w:id="1285188287">
      <w:bodyDiv w:val="1"/>
      <w:marLeft w:val="0"/>
      <w:marRight w:val="0"/>
      <w:marTop w:val="0"/>
      <w:marBottom w:val="0"/>
      <w:divBdr>
        <w:top w:val="none" w:sz="0" w:space="0" w:color="auto"/>
        <w:left w:val="none" w:sz="0" w:space="0" w:color="auto"/>
        <w:bottom w:val="none" w:sz="0" w:space="0" w:color="auto"/>
        <w:right w:val="none" w:sz="0" w:space="0" w:color="auto"/>
      </w:divBdr>
    </w:div>
    <w:div w:id="1285229465">
      <w:bodyDiv w:val="1"/>
      <w:marLeft w:val="0"/>
      <w:marRight w:val="0"/>
      <w:marTop w:val="0"/>
      <w:marBottom w:val="0"/>
      <w:divBdr>
        <w:top w:val="none" w:sz="0" w:space="0" w:color="auto"/>
        <w:left w:val="none" w:sz="0" w:space="0" w:color="auto"/>
        <w:bottom w:val="none" w:sz="0" w:space="0" w:color="auto"/>
        <w:right w:val="none" w:sz="0" w:space="0" w:color="auto"/>
      </w:divBdr>
    </w:div>
    <w:div w:id="1285308081">
      <w:bodyDiv w:val="1"/>
      <w:marLeft w:val="0"/>
      <w:marRight w:val="0"/>
      <w:marTop w:val="0"/>
      <w:marBottom w:val="0"/>
      <w:divBdr>
        <w:top w:val="none" w:sz="0" w:space="0" w:color="auto"/>
        <w:left w:val="none" w:sz="0" w:space="0" w:color="auto"/>
        <w:bottom w:val="none" w:sz="0" w:space="0" w:color="auto"/>
        <w:right w:val="none" w:sz="0" w:space="0" w:color="auto"/>
      </w:divBdr>
    </w:div>
    <w:div w:id="1285501567">
      <w:bodyDiv w:val="1"/>
      <w:marLeft w:val="0"/>
      <w:marRight w:val="0"/>
      <w:marTop w:val="0"/>
      <w:marBottom w:val="0"/>
      <w:divBdr>
        <w:top w:val="none" w:sz="0" w:space="0" w:color="auto"/>
        <w:left w:val="none" w:sz="0" w:space="0" w:color="auto"/>
        <w:bottom w:val="none" w:sz="0" w:space="0" w:color="auto"/>
        <w:right w:val="none" w:sz="0" w:space="0" w:color="auto"/>
      </w:divBdr>
    </w:div>
    <w:div w:id="1285650586">
      <w:bodyDiv w:val="1"/>
      <w:marLeft w:val="0"/>
      <w:marRight w:val="0"/>
      <w:marTop w:val="0"/>
      <w:marBottom w:val="0"/>
      <w:divBdr>
        <w:top w:val="none" w:sz="0" w:space="0" w:color="auto"/>
        <w:left w:val="none" w:sz="0" w:space="0" w:color="auto"/>
        <w:bottom w:val="none" w:sz="0" w:space="0" w:color="auto"/>
        <w:right w:val="none" w:sz="0" w:space="0" w:color="auto"/>
      </w:divBdr>
    </w:div>
    <w:div w:id="1285773447">
      <w:bodyDiv w:val="1"/>
      <w:marLeft w:val="0"/>
      <w:marRight w:val="0"/>
      <w:marTop w:val="0"/>
      <w:marBottom w:val="0"/>
      <w:divBdr>
        <w:top w:val="none" w:sz="0" w:space="0" w:color="auto"/>
        <w:left w:val="none" w:sz="0" w:space="0" w:color="auto"/>
        <w:bottom w:val="none" w:sz="0" w:space="0" w:color="auto"/>
        <w:right w:val="none" w:sz="0" w:space="0" w:color="auto"/>
      </w:divBdr>
    </w:div>
    <w:div w:id="1285843291">
      <w:bodyDiv w:val="1"/>
      <w:marLeft w:val="0"/>
      <w:marRight w:val="0"/>
      <w:marTop w:val="0"/>
      <w:marBottom w:val="0"/>
      <w:divBdr>
        <w:top w:val="none" w:sz="0" w:space="0" w:color="auto"/>
        <w:left w:val="none" w:sz="0" w:space="0" w:color="auto"/>
        <w:bottom w:val="none" w:sz="0" w:space="0" w:color="auto"/>
        <w:right w:val="none" w:sz="0" w:space="0" w:color="auto"/>
      </w:divBdr>
    </w:div>
    <w:div w:id="1286109977">
      <w:bodyDiv w:val="1"/>
      <w:marLeft w:val="0"/>
      <w:marRight w:val="0"/>
      <w:marTop w:val="0"/>
      <w:marBottom w:val="0"/>
      <w:divBdr>
        <w:top w:val="none" w:sz="0" w:space="0" w:color="auto"/>
        <w:left w:val="none" w:sz="0" w:space="0" w:color="auto"/>
        <w:bottom w:val="none" w:sz="0" w:space="0" w:color="auto"/>
        <w:right w:val="none" w:sz="0" w:space="0" w:color="auto"/>
      </w:divBdr>
    </w:div>
    <w:div w:id="1286279980">
      <w:bodyDiv w:val="1"/>
      <w:marLeft w:val="0"/>
      <w:marRight w:val="0"/>
      <w:marTop w:val="0"/>
      <w:marBottom w:val="0"/>
      <w:divBdr>
        <w:top w:val="none" w:sz="0" w:space="0" w:color="auto"/>
        <w:left w:val="none" w:sz="0" w:space="0" w:color="auto"/>
        <w:bottom w:val="none" w:sz="0" w:space="0" w:color="auto"/>
        <w:right w:val="none" w:sz="0" w:space="0" w:color="auto"/>
      </w:divBdr>
    </w:div>
    <w:div w:id="1286429704">
      <w:bodyDiv w:val="1"/>
      <w:marLeft w:val="0"/>
      <w:marRight w:val="0"/>
      <w:marTop w:val="0"/>
      <w:marBottom w:val="0"/>
      <w:divBdr>
        <w:top w:val="none" w:sz="0" w:space="0" w:color="auto"/>
        <w:left w:val="none" w:sz="0" w:space="0" w:color="auto"/>
        <w:bottom w:val="none" w:sz="0" w:space="0" w:color="auto"/>
        <w:right w:val="none" w:sz="0" w:space="0" w:color="auto"/>
      </w:divBdr>
    </w:div>
    <w:div w:id="1286543050">
      <w:bodyDiv w:val="1"/>
      <w:marLeft w:val="0"/>
      <w:marRight w:val="0"/>
      <w:marTop w:val="0"/>
      <w:marBottom w:val="0"/>
      <w:divBdr>
        <w:top w:val="none" w:sz="0" w:space="0" w:color="auto"/>
        <w:left w:val="none" w:sz="0" w:space="0" w:color="auto"/>
        <w:bottom w:val="none" w:sz="0" w:space="0" w:color="auto"/>
        <w:right w:val="none" w:sz="0" w:space="0" w:color="auto"/>
      </w:divBdr>
    </w:div>
    <w:div w:id="1287006625">
      <w:bodyDiv w:val="1"/>
      <w:marLeft w:val="0"/>
      <w:marRight w:val="0"/>
      <w:marTop w:val="0"/>
      <w:marBottom w:val="0"/>
      <w:divBdr>
        <w:top w:val="none" w:sz="0" w:space="0" w:color="auto"/>
        <w:left w:val="none" w:sz="0" w:space="0" w:color="auto"/>
        <w:bottom w:val="none" w:sz="0" w:space="0" w:color="auto"/>
        <w:right w:val="none" w:sz="0" w:space="0" w:color="auto"/>
      </w:divBdr>
    </w:div>
    <w:div w:id="1287395489">
      <w:bodyDiv w:val="1"/>
      <w:marLeft w:val="0"/>
      <w:marRight w:val="0"/>
      <w:marTop w:val="0"/>
      <w:marBottom w:val="0"/>
      <w:divBdr>
        <w:top w:val="none" w:sz="0" w:space="0" w:color="auto"/>
        <w:left w:val="none" w:sz="0" w:space="0" w:color="auto"/>
        <w:bottom w:val="none" w:sz="0" w:space="0" w:color="auto"/>
        <w:right w:val="none" w:sz="0" w:space="0" w:color="auto"/>
      </w:divBdr>
    </w:div>
    <w:div w:id="1287589726">
      <w:bodyDiv w:val="1"/>
      <w:marLeft w:val="0"/>
      <w:marRight w:val="0"/>
      <w:marTop w:val="0"/>
      <w:marBottom w:val="0"/>
      <w:divBdr>
        <w:top w:val="none" w:sz="0" w:space="0" w:color="auto"/>
        <w:left w:val="none" w:sz="0" w:space="0" w:color="auto"/>
        <w:bottom w:val="none" w:sz="0" w:space="0" w:color="auto"/>
        <w:right w:val="none" w:sz="0" w:space="0" w:color="auto"/>
      </w:divBdr>
    </w:div>
    <w:div w:id="1288002855">
      <w:bodyDiv w:val="1"/>
      <w:marLeft w:val="0"/>
      <w:marRight w:val="0"/>
      <w:marTop w:val="0"/>
      <w:marBottom w:val="0"/>
      <w:divBdr>
        <w:top w:val="none" w:sz="0" w:space="0" w:color="auto"/>
        <w:left w:val="none" w:sz="0" w:space="0" w:color="auto"/>
        <w:bottom w:val="none" w:sz="0" w:space="0" w:color="auto"/>
        <w:right w:val="none" w:sz="0" w:space="0" w:color="auto"/>
      </w:divBdr>
    </w:div>
    <w:div w:id="1288007854">
      <w:bodyDiv w:val="1"/>
      <w:marLeft w:val="0"/>
      <w:marRight w:val="0"/>
      <w:marTop w:val="0"/>
      <w:marBottom w:val="0"/>
      <w:divBdr>
        <w:top w:val="none" w:sz="0" w:space="0" w:color="auto"/>
        <w:left w:val="none" w:sz="0" w:space="0" w:color="auto"/>
        <w:bottom w:val="none" w:sz="0" w:space="0" w:color="auto"/>
        <w:right w:val="none" w:sz="0" w:space="0" w:color="auto"/>
      </w:divBdr>
    </w:div>
    <w:div w:id="1288009009">
      <w:bodyDiv w:val="1"/>
      <w:marLeft w:val="0"/>
      <w:marRight w:val="0"/>
      <w:marTop w:val="0"/>
      <w:marBottom w:val="0"/>
      <w:divBdr>
        <w:top w:val="none" w:sz="0" w:space="0" w:color="auto"/>
        <w:left w:val="none" w:sz="0" w:space="0" w:color="auto"/>
        <w:bottom w:val="none" w:sz="0" w:space="0" w:color="auto"/>
        <w:right w:val="none" w:sz="0" w:space="0" w:color="auto"/>
      </w:divBdr>
    </w:div>
    <w:div w:id="1288269289">
      <w:bodyDiv w:val="1"/>
      <w:marLeft w:val="0"/>
      <w:marRight w:val="0"/>
      <w:marTop w:val="0"/>
      <w:marBottom w:val="0"/>
      <w:divBdr>
        <w:top w:val="none" w:sz="0" w:space="0" w:color="auto"/>
        <w:left w:val="none" w:sz="0" w:space="0" w:color="auto"/>
        <w:bottom w:val="none" w:sz="0" w:space="0" w:color="auto"/>
        <w:right w:val="none" w:sz="0" w:space="0" w:color="auto"/>
      </w:divBdr>
    </w:div>
    <w:div w:id="1288314804">
      <w:bodyDiv w:val="1"/>
      <w:marLeft w:val="0"/>
      <w:marRight w:val="0"/>
      <w:marTop w:val="0"/>
      <w:marBottom w:val="0"/>
      <w:divBdr>
        <w:top w:val="none" w:sz="0" w:space="0" w:color="auto"/>
        <w:left w:val="none" w:sz="0" w:space="0" w:color="auto"/>
        <w:bottom w:val="none" w:sz="0" w:space="0" w:color="auto"/>
        <w:right w:val="none" w:sz="0" w:space="0" w:color="auto"/>
      </w:divBdr>
    </w:div>
    <w:div w:id="1288392666">
      <w:bodyDiv w:val="1"/>
      <w:marLeft w:val="0"/>
      <w:marRight w:val="0"/>
      <w:marTop w:val="0"/>
      <w:marBottom w:val="0"/>
      <w:divBdr>
        <w:top w:val="none" w:sz="0" w:space="0" w:color="auto"/>
        <w:left w:val="none" w:sz="0" w:space="0" w:color="auto"/>
        <w:bottom w:val="none" w:sz="0" w:space="0" w:color="auto"/>
        <w:right w:val="none" w:sz="0" w:space="0" w:color="auto"/>
      </w:divBdr>
    </w:div>
    <w:div w:id="1288586319">
      <w:bodyDiv w:val="1"/>
      <w:marLeft w:val="0"/>
      <w:marRight w:val="0"/>
      <w:marTop w:val="0"/>
      <w:marBottom w:val="0"/>
      <w:divBdr>
        <w:top w:val="none" w:sz="0" w:space="0" w:color="auto"/>
        <w:left w:val="none" w:sz="0" w:space="0" w:color="auto"/>
        <w:bottom w:val="none" w:sz="0" w:space="0" w:color="auto"/>
        <w:right w:val="none" w:sz="0" w:space="0" w:color="auto"/>
      </w:divBdr>
    </w:div>
    <w:div w:id="1289044923">
      <w:bodyDiv w:val="1"/>
      <w:marLeft w:val="0"/>
      <w:marRight w:val="0"/>
      <w:marTop w:val="0"/>
      <w:marBottom w:val="0"/>
      <w:divBdr>
        <w:top w:val="none" w:sz="0" w:space="0" w:color="auto"/>
        <w:left w:val="none" w:sz="0" w:space="0" w:color="auto"/>
        <w:bottom w:val="none" w:sz="0" w:space="0" w:color="auto"/>
        <w:right w:val="none" w:sz="0" w:space="0" w:color="auto"/>
      </w:divBdr>
    </w:div>
    <w:div w:id="1289046878">
      <w:bodyDiv w:val="1"/>
      <w:marLeft w:val="0"/>
      <w:marRight w:val="0"/>
      <w:marTop w:val="0"/>
      <w:marBottom w:val="0"/>
      <w:divBdr>
        <w:top w:val="none" w:sz="0" w:space="0" w:color="auto"/>
        <w:left w:val="none" w:sz="0" w:space="0" w:color="auto"/>
        <w:bottom w:val="none" w:sz="0" w:space="0" w:color="auto"/>
        <w:right w:val="none" w:sz="0" w:space="0" w:color="auto"/>
      </w:divBdr>
    </w:div>
    <w:div w:id="1289243049">
      <w:bodyDiv w:val="1"/>
      <w:marLeft w:val="0"/>
      <w:marRight w:val="0"/>
      <w:marTop w:val="0"/>
      <w:marBottom w:val="0"/>
      <w:divBdr>
        <w:top w:val="none" w:sz="0" w:space="0" w:color="auto"/>
        <w:left w:val="none" w:sz="0" w:space="0" w:color="auto"/>
        <w:bottom w:val="none" w:sz="0" w:space="0" w:color="auto"/>
        <w:right w:val="none" w:sz="0" w:space="0" w:color="auto"/>
      </w:divBdr>
    </w:div>
    <w:div w:id="1289505771">
      <w:bodyDiv w:val="1"/>
      <w:marLeft w:val="0"/>
      <w:marRight w:val="0"/>
      <w:marTop w:val="0"/>
      <w:marBottom w:val="0"/>
      <w:divBdr>
        <w:top w:val="none" w:sz="0" w:space="0" w:color="auto"/>
        <w:left w:val="none" w:sz="0" w:space="0" w:color="auto"/>
        <w:bottom w:val="none" w:sz="0" w:space="0" w:color="auto"/>
        <w:right w:val="none" w:sz="0" w:space="0" w:color="auto"/>
      </w:divBdr>
    </w:div>
    <w:div w:id="1290161478">
      <w:bodyDiv w:val="1"/>
      <w:marLeft w:val="0"/>
      <w:marRight w:val="0"/>
      <w:marTop w:val="0"/>
      <w:marBottom w:val="0"/>
      <w:divBdr>
        <w:top w:val="none" w:sz="0" w:space="0" w:color="auto"/>
        <w:left w:val="none" w:sz="0" w:space="0" w:color="auto"/>
        <w:bottom w:val="none" w:sz="0" w:space="0" w:color="auto"/>
        <w:right w:val="none" w:sz="0" w:space="0" w:color="auto"/>
      </w:divBdr>
    </w:div>
    <w:div w:id="1290428223">
      <w:bodyDiv w:val="1"/>
      <w:marLeft w:val="0"/>
      <w:marRight w:val="0"/>
      <w:marTop w:val="0"/>
      <w:marBottom w:val="0"/>
      <w:divBdr>
        <w:top w:val="none" w:sz="0" w:space="0" w:color="auto"/>
        <w:left w:val="none" w:sz="0" w:space="0" w:color="auto"/>
        <w:bottom w:val="none" w:sz="0" w:space="0" w:color="auto"/>
        <w:right w:val="none" w:sz="0" w:space="0" w:color="auto"/>
      </w:divBdr>
    </w:div>
    <w:div w:id="1290671332">
      <w:bodyDiv w:val="1"/>
      <w:marLeft w:val="0"/>
      <w:marRight w:val="0"/>
      <w:marTop w:val="0"/>
      <w:marBottom w:val="0"/>
      <w:divBdr>
        <w:top w:val="none" w:sz="0" w:space="0" w:color="auto"/>
        <w:left w:val="none" w:sz="0" w:space="0" w:color="auto"/>
        <w:bottom w:val="none" w:sz="0" w:space="0" w:color="auto"/>
        <w:right w:val="none" w:sz="0" w:space="0" w:color="auto"/>
      </w:divBdr>
    </w:div>
    <w:div w:id="1290938785">
      <w:bodyDiv w:val="1"/>
      <w:marLeft w:val="0"/>
      <w:marRight w:val="0"/>
      <w:marTop w:val="0"/>
      <w:marBottom w:val="0"/>
      <w:divBdr>
        <w:top w:val="none" w:sz="0" w:space="0" w:color="auto"/>
        <w:left w:val="none" w:sz="0" w:space="0" w:color="auto"/>
        <w:bottom w:val="none" w:sz="0" w:space="0" w:color="auto"/>
        <w:right w:val="none" w:sz="0" w:space="0" w:color="auto"/>
      </w:divBdr>
    </w:div>
    <w:div w:id="1291201596">
      <w:bodyDiv w:val="1"/>
      <w:marLeft w:val="0"/>
      <w:marRight w:val="0"/>
      <w:marTop w:val="0"/>
      <w:marBottom w:val="0"/>
      <w:divBdr>
        <w:top w:val="none" w:sz="0" w:space="0" w:color="auto"/>
        <w:left w:val="none" w:sz="0" w:space="0" w:color="auto"/>
        <w:bottom w:val="none" w:sz="0" w:space="0" w:color="auto"/>
        <w:right w:val="none" w:sz="0" w:space="0" w:color="auto"/>
      </w:divBdr>
    </w:div>
    <w:div w:id="1291210982">
      <w:bodyDiv w:val="1"/>
      <w:marLeft w:val="0"/>
      <w:marRight w:val="0"/>
      <w:marTop w:val="0"/>
      <w:marBottom w:val="0"/>
      <w:divBdr>
        <w:top w:val="none" w:sz="0" w:space="0" w:color="auto"/>
        <w:left w:val="none" w:sz="0" w:space="0" w:color="auto"/>
        <w:bottom w:val="none" w:sz="0" w:space="0" w:color="auto"/>
        <w:right w:val="none" w:sz="0" w:space="0" w:color="auto"/>
      </w:divBdr>
    </w:div>
    <w:div w:id="1291278212">
      <w:bodyDiv w:val="1"/>
      <w:marLeft w:val="0"/>
      <w:marRight w:val="0"/>
      <w:marTop w:val="0"/>
      <w:marBottom w:val="0"/>
      <w:divBdr>
        <w:top w:val="none" w:sz="0" w:space="0" w:color="auto"/>
        <w:left w:val="none" w:sz="0" w:space="0" w:color="auto"/>
        <w:bottom w:val="none" w:sz="0" w:space="0" w:color="auto"/>
        <w:right w:val="none" w:sz="0" w:space="0" w:color="auto"/>
      </w:divBdr>
    </w:div>
    <w:div w:id="1291744868">
      <w:bodyDiv w:val="1"/>
      <w:marLeft w:val="0"/>
      <w:marRight w:val="0"/>
      <w:marTop w:val="0"/>
      <w:marBottom w:val="0"/>
      <w:divBdr>
        <w:top w:val="none" w:sz="0" w:space="0" w:color="auto"/>
        <w:left w:val="none" w:sz="0" w:space="0" w:color="auto"/>
        <w:bottom w:val="none" w:sz="0" w:space="0" w:color="auto"/>
        <w:right w:val="none" w:sz="0" w:space="0" w:color="auto"/>
      </w:divBdr>
    </w:div>
    <w:div w:id="1291980901">
      <w:bodyDiv w:val="1"/>
      <w:marLeft w:val="0"/>
      <w:marRight w:val="0"/>
      <w:marTop w:val="0"/>
      <w:marBottom w:val="0"/>
      <w:divBdr>
        <w:top w:val="none" w:sz="0" w:space="0" w:color="auto"/>
        <w:left w:val="none" w:sz="0" w:space="0" w:color="auto"/>
        <w:bottom w:val="none" w:sz="0" w:space="0" w:color="auto"/>
        <w:right w:val="none" w:sz="0" w:space="0" w:color="auto"/>
      </w:divBdr>
    </w:div>
    <w:div w:id="1292128401">
      <w:bodyDiv w:val="1"/>
      <w:marLeft w:val="0"/>
      <w:marRight w:val="0"/>
      <w:marTop w:val="0"/>
      <w:marBottom w:val="0"/>
      <w:divBdr>
        <w:top w:val="none" w:sz="0" w:space="0" w:color="auto"/>
        <w:left w:val="none" w:sz="0" w:space="0" w:color="auto"/>
        <w:bottom w:val="none" w:sz="0" w:space="0" w:color="auto"/>
        <w:right w:val="none" w:sz="0" w:space="0" w:color="auto"/>
      </w:divBdr>
    </w:div>
    <w:div w:id="1292129651">
      <w:bodyDiv w:val="1"/>
      <w:marLeft w:val="0"/>
      <w:marRight w:val="0"/>
      <w:marTop w:val="0"/>
      <w:marBottom w:val="0"/>
      <w:divBdr>
        <w:top w:val="none" w:sz="0" w:space="0" w:color="auto"/>
        <w:left w:val="none" w:sz="0" w:space="0" w:color="auto"/>
        <w:bottom w:val="none" w:sz="0" w:space="0" w:color="auto"/>
        <w:right w:val="none" w:sz="0" w:space="0" w:color="auto"/>
      </w:divBdr>
    </w:div>
    <w:div w:id="1292438625">
      <w:bodyDiv w:val="1"/>
      <w:marLeft w:val="0"/>
      <w:marRight w:val="0"/>
      <w:marTop w:val="0"/>
      <w:marBottom w:val="0"/>
      <w:divBdr>
        <w:top w:val="none" w:sz="0" w:space="0" w:color="auto"/>
        <w:left w:val="none" w:sz="0" w:space="0" w:color="auto"/>
        <w:bottom w:val="none" w:sz="0" w:space="0" w:color="auto"/>
        <w:right w:val="none" w:sz="0" w:space="0" w:color="auto"/>
      </w:divBdr>
    </w:div>
    <w:div w:id="1292898945">
      <w:bodyDiv w:val="1"/>
      <w:marLeft w:val="0"/>
      <w:marRight w:val="0"/>
      <w:marTop w:val="0"/>
      <w:marBottom w:val="0"/>
      <w:divBdr>
        <w:top w:val="none" w:sz="0" w:space="0" w:color="auto"/>
        <w:left w:val="none" w:sz="0" w:space="0" w:color="auto"/>
        <w:bottom w:val="none" w:sz="0" w:space="0" w:color="auto"/>
        <w:right w:val="none" w:sz="0" w:space="0" w:color="auto"/>
      </w:divBdr>
    </w:div>
    <w:div w:id="1293054712">
      <w:bodyDiv w:val="1"/>
      <w:marLeft w:val="0"/>
      <w:marRight w:val="0"/>
      <w:marTop w:val="0"/>
      <w:marBottom w:val="0"/>
      <w:divBdr>
        <w:top w:val="none" w:sz="0" w:space="0" w:color="auto"/>
        <w:left w:val="none" w:sz="0" w:space="0" w:color="auto"/>
        <w:bottom w:val="none" w:sz="0" w:space="0" w:color="auto"/>
        <w:right w:val="none" w:sz="0" w:space="0" w:color="auto"/>
      </w:divBdr>
    </w:div>
    <w:div w:id="1293369520">
      <w:bodyDiv w:val="1"/>
      <w:marLeft w:val="0"/>
      <w:marRight w:val="0"/>
      <w:marTop w:val="0"/>
      <w:marBottom w:val="0"/>
      <w:divBdr>
        <w:top w:val="none" w:sz="0" w:space="0" w:color="auto"/>
        <w:left w:val="none" w:sz="0" w:space="0" w:color="auto"/>
        <w:bottom w:val="none" w:sz="0" w:space="0" w:color="auto"/>
        <w:right w:val="none" w:sz="0" w:space="0" w:color="auto"/>
      </w:divBdr>
    </w:div>
    <w:div w:id="1293445027">
      <w:bodyDiv w:val="1"/>
      <w:marLeft w:val="0"/>
      <w:marRight w:val="0"/>
      <w:marTop w:val="0"/>
      <w:marBottom w:val="0"/>
      <w:divBdr>
        <w:top w:val="none" w:sz="0" w:space="0" w:color="auto"/>
        <w:left w:val="none" w:sz="0" w:space="0" w:color="auto"/>
        <w:bottom w:val="none" w:sz="0" w:space="0" w:color="auto"/>
        <w:right w:val="none" w:sz="0" w:space="0" w:color="auto"/>
      </w:divBdr>
    </w:div>
    <w:div w:id="1293558932">
      <w:bodyDiv w:val="1"/>
      <w:marLeft w:val="0"/>
      <w:marRight w:val="0"/>
      <w:marTop w:val="0"/>
      <w:marBottom w:val="0"/>
      <w:divBdr>
        <w:top w:val="none" w:sz="0" w:space="0" w:color="auto"/>
        <w:left w:val="none" w:sz="0" w:space="0" w:color="auto"/>
        <w:bottom w:val="none" w:sz="0" w:space="0" w:color="auto"/>
        <w:right w:val="none" w:sz="0" w:space="0" w:color="auto"/>
      </w:divBdr>
    </w:div>
    <w:div w:id="1293906092">
      <w:bodyDiv w:val="1"/>
      <w:marLeft w:val="0"/>
      <w:marRight w:val="0"/>
      <w:marTop w:val="0"/>
      <w:marBottom w:val="0"/>
      <w:divBdr>
        <w:top w:val="none" w:sz="0" w:space="0" w:color="auto"/>
        <w:left w:val="none" w:sz="0" w:space="0" w:color="auto"/>
        <w:bottom w:val="none" w:sz="0" w:space="0" w:color="auto"/>
        <w:right w:val="none" w:sz="0" w:space="0" w:color="auto"/>
      </w:divBdr>
    </w:div>
    <w:div w:id="1294140618">
      <w:bodyDiv w:val="1"/>
      <w:marLeft w:val="0"/>
      <w:marRight w:val="0"/>
      <w:marTop w:val="0"/>
      <w:marBottom w:val="0"/>
      <w:divBdr>
        <w:top w:val="none" w:sz="0" w:space="0" w:color="auto"/>
        <w:left w:val="none" w:sz="0" w:space="0" w:color="auto"/>
        <w:bottom w:val="none" w:sz="0" w:space="0" w:color="auto"/>
        <w:right w:val="none" w:sz="0" w:space="0" w:color="auto"/>
      </w:divBdr>
    </w:div>
    <w:div w:id="1294142914">
      <w:bodyDiv w:val="1"/>
      <w:marLeft w:val="0"/>
      <w:marRight w:val="0"/>
      <w:marTop w:val="0"/>
      <w:marBottom w:val="0"/>
      <w:divBdr>
        <w:top w:val="none" w:sz="0" w:space="0" w:color="auto"/>
        <w:left w:val="none" w:sz="0" w:space="0" w:color="auto"/>
        <w:bottom w:val="none" w:sz="0" w:space="0" w:color="auto"/>
        <w:right w:val="none" w:sz="0" w:space="0" w:color="auto"/>
      </w:divBdr>
    </w:div>
    <w:div w:id="1294293708">
      <w:bodyDiv w:val="1"/>
      <w:marLeft w:val="0"/>
      <w:marRight w:val="0"/>
      <w:marTop w:val="0"/>
      <w:marBottom w:val="0"/>
      <w:divBdr>
        <w:top w:val="none" w:sz="0" w:space="0" w:color="auto"/>
        <w:left w:val="none" w:sz="0" w:space="0" w:color="auto"/>
        <w:bottom w:val="none" w:sz="0" w:space="0" w:color="auto"/>
        <w:right w:val="none" w:sz="0" w:space="0" w:color="auto"/>
      </w:divBdr>
    </w:div>
    <w:div w:id="1294359935">
      <w:bodyDiv w:val="1"/>
      <w:marLeft w:val="0"/>
      <w:marRight w:val="0"/>
      <w:marTop w:val="0"/>
      <w:marBottom w:val="0"/>
      <w:divBdr>
        <w:top w:val="none" w:sz="0" w:space="0" w:color="auto"/>
        <w:left w:val="none" w:sz="0" w:space="0" w:color="auto"/>
        <w:bottom w:val="none" w:sz="0" w:space="0" w:color="auto"/>
        <w:right w:val="none" w:sz="0" w:space="0" w:color="auto"/>
      </w:divBdr>
    </w:div>
    <w:div w:id="1294366719">
      <w:bodyDiv w:val="1"/>
      <w:marLeft w:val="0"/>
      <w:marRight w:val="0"/>
      <w:marTop w:val="0"/>
      <w:marBottom w:val="0"/>
      <w:divBdr>
        <w:top w:val="none" w:sz="0" w:space="0" w:color="auto"/>
        <w:left w:val="none" w:sz="0" w:space="0" w:color="auto"/>
        <w:bottom w:val="none" w:sz="0" w:space="0" w:color="auto"/>
        <w:right w:val="none" w:sz="0" w:space="0" w:color="auto"/>
      </w:divBdr>
    </w:div>
    <w:div w:id="1294629081">
      <w:bodyDiv w:val="1"/>
      <w:marLeft w:val="0"/>
      <w:marRight w:val="0"/>
      <w:marTop w:val="0"/>
      <w:marBottom w:val="0"/>
      <w:divBdr>
        <w:top w:val="none" w:sz="0" w:space="0" w:color="auto"/>
        <w:left w:val="none" w:sz="0" w:space="0" w:color="auto"/>
        <w:bottom w:val="none" w:sz="0" w:space="0" w:color="auto"/>
        <w:right w:val="none" w:sz="0" w:space="0" w:color="auto"/>
      </w:divBdr>
    </w:div>
    <w:div w:id="1294753792">
      <w:bodyDiv w:val="1"/>
      <w:marLeft w:val="0"/>
      <w:marRight w:val="0"/>
      <w:marTop w:val="0"/>
      <w:marBottom w:val="0"/>
      <w:divBdr>
        <w:top w:val="none" w:sz="0" w:space="0" w:color="auto"/>
        <w:left w:val="none" w:sz="0" w:space="0" w:color="auto"/>
        <w:bottom w:val="none" w:sz="0" w:space="0" w:color="auto"/>
        <w:right w:val="none" w:sz="0" w:space="0" w:color="auto"/>
      </w:divBdr>
    </w:div>
    <w:div w:id="1295018702">
      <w:bodyDiv w:val="1"/>
      <w:marLeft w:val="0"/>
      <w:marRight w:val="0"/>
      <w:marTop w:val="0"/>
      <w:marBottom w:val="0"/>
      <w:divBdr>
        <w:top w:val="none" w:sz="0" w:space="0" w:color="auto"/>
        <w:left w:val="none" w:sz="0" w:space="0" w:color="auto"/>
        <w:bottom w:val="none" w:sz="0" w:space="0" w:color="auto"/>
        <w:right w:val="none" w:sz="0" w:space="0" w:color="auto"/>
      </w:divBdr>
    </w:div>
    <w:div w:id="1295019655">
      <w:bodyDiv w:val="1"/>
      <w:marLeft w:val="0"/>
      <w:marRight w:val="0"/>
      <w:marTop w:val="0"/>
      <w:marBottom w:val="0"/>
      <w:divBdr>
        <w:top w:val="none" w:sz="0" w:space="0" w:color="auto"/>
        <w:left w:val="none" w:sz="0" w:space="0" w:color="auto"/>
        <w:bottom w:val="none" w:sz="0" w:space="0" w:color="auto"/>
        <w:right w:val="none" w:sz="0" w:space="0" w:color="auto"/>
      </w:divBdr>
    </w:div>
    <w:div w:id="1295020888">
      <w:bodyDiv w:val="1"/>
      <w:marLeft w:val="0"/>
      <w:marRight w:val="0"/>
      <w:marTop w:val="0"/>
      <w:marBottom w:val="0"/>
      <w:divBdr>
        <w:top w:val="none" w:sz="0" w:space="0" w:color="auto"/>
        <w:left w:val="none" w:sz="0" w:space="0" w:color="auto"/>
        <w:bottom w:val="none" w:sz="0" w:space="0" w:color="auto"/>
        <w:right w:val="none" w:sz="0" w:space="0" w:color="auto"/>
      </w:divBdr>
    </w:div>
    <w:div w:id="1295332437">
      <w:bodyDiv w:val="1"/>
      <w:marLeft w:val="0"/>
      <w:marRight w:val="0"/>
      <w:marTop w:val="0"/>
      <w:marBottom w:val="0"/>
      <w:divBdr>
        <w:top w:val="none" w:sz="0" w:space="0" w:color="auto"/>
        <w:left w:val="none" w:sz="0" w:space="0" w:color="auto"/>
        <w:bottom w:val="none" w:sz="0" w:space="0" w:color="auto"/>
        <w:right w:val="none" w:sz="0" w:space="0" w:color="auto"/>
      </w:divBdr>
    </w:div>
    <w:div w:id="1295597202">
      <w:bodyDiv w:val="1"/>
      <w:marLeft w:val="0"/>
      <w:marRight w:val="0"/>
      <w:marTop w:val="0"/>
      <w:marBottom w:val="0"/>
      <w:divBdr>
        <w:top w:val="none" w:sz="0" w:space="0" w:color="auto"/>
        <w:left w:val="none" w:sz="0" w:space="0" w:color="auto"/>
        <w:bottom w:val="none" w:sz="0" w:space="0" w:color="auto"/>
        <w:right w:val="none" w:sz="0" w:space="0" w:color="auto"/>
      </w:divBdr>
    </w:div>
    <w:div w:id="1295601250">
      <w:bodyDiv w:val="1"/>
      <w:marLeft w:val="0"/>
      <w:marRight w:val="0"/>
      <w:marTop w:val="0"/>
      <w:marBottom w:val="0"/>
      <w:divBdr>
        <w:top w:val="none" w:sz="0" w:space="0" w:color="auto"/>
        <w:left w:val="none" w:sz="0" w:space="0" w:color="auto"/>
        <w:bottom w:val="none" w:sz="0" w:space="0" w:color="auto"/>
        <w:right w:val="none" w:sz="0" w:space="0" w:color="auto"/>
      </w:divBdr>
    </w:div>
    <w:div w:id="1295670701">
      <w:bodyDiv w:val="1"/>
      <w:marLeft w:val="0"/>
      <w:marRight w:val="0"/>
      <w:marTop w:val="0"/>
      <w:marBottom w:val="0"/>
      <w:divBdr>
        <w:top w:val="none" w:sz="0" w:space="0" w:color="auto"/>
        <w:left w:val="none" w:sz="0" w:space="0" w:color="auto"/>
        <w:bottom w:val="none" w:sz="0" w:space="0" w:color="auto"/>
        <w:right w:val="none" w:sz="0" w:space="0" w:color="auto"/>
      </w:divBdr>
    </w:div>
    <w:div w:id="1295675969">
      <w:bodyDiv w:val="1"/>
      <w:marLeft w:val="0"/>
      <w:marRight w:val="0"/>
      <w:marTop w:val="0"/>
      <w:marBottom w:val="0"/>
      <w:divBdr>
        <w:top w:val="none" w:sz="0" w:space="0" w:color="auto"/>
        <w:left w:val="none" w:sz="0" w:space="0" w:color="auto"/>
        <w:bottom w:val="none" w:sz="0" w:space="0" w:color="auto"/>
        <w:right w:val="none" w:sz="0" w:space="0" w:color="auto"/>
      </w:divBdr>
    </w:div>
    <w:div w:id="1295713564">
      <w:bodyDiv w:val="1"/>
      <w:marLeft w:val="0"/>
      <w:marRight w:val="0"/>
      <w:marTop w:val="0"/>
      <w:marBottom w:val="0"/>
      <w:divBdr>
        <w:top w:val="none" w:sz="0" w:space="0" w:color="auto"/>
        <w:left w:val="none" w:sz="0" w:space="0" w:color="auto"/>
        <w:bottom w:val="none" w:sz="0" w:space="0" w:color="auto"/>
        <w:right w:val="none" w:sz="0" w:space="0" w:color="auto"/>
      </w:divBdr>
    </w:div>
    <w:div w:id="1295985561">
      <w:bodyDiv w:val="1"/>
      <w:marLeft w:val="0"/>
      <w:marRight w:val="0"/>
      <w:marTop w:val="0"/>
      <w:marBottom w:val="0"/>
      <w:divBdr>
        <w:top w:val="none" w:sz="0" w:space="0" w:color="auto"/>
        <w:left w:val="none" w:sz="0" w:space="0" w:color="auto"/>
        <w:bottom w:val="none" w:sz="0" w:space="0" w:color="auto"/>
        <w:right w:val="none" w:sz="0" w:space="0" w:color="auto"/>
      </w:divBdr>
    </w:div>
    <w:div w:id="1296063570">
      <w:bodyDiv w:val="1"/>
      <w:marLeft w:val="0"/>
      <w:marRight w:val="0"/>
      <w:marTop w:val="0"/>
      <w:marBottom w:val="0"/>
      <w:divBdr>
        <w:top w:val="none" w:sz="0" w:space="0" w:color="auto"/>
        <w:left w:val="none" w:sz="0" w:space="0" w:color="auto"/>
        <w:bottom w:val="none" w:sz="0" w:space="0" w:color="auto"/>
        <w:right w:val="none" w:sz="0" w:space="0" w:color="auto"/>
      </w:divBdr>
    </w:div>
    <w:div w:id="1296333339">
      <w:bodyDiv w:val="1"/>
      <w:marLeft w:val="0"/>
      <w:marRight w:val="0"/>
      <w:marTop w:val="0"/>
      <w:marBottom w:val="0"/>
      <w:divBdr>
        <w:top w:val="none" w:sz="0" w:space="0" w:color="auto"/>
        <w:left w:val="none" w:sz="0" w:space="0" w:color="auto"/>
        <w:bottom w:val="none" w:sz="0" w:space="0" w:color="auto"/>
        <w:right w:val="none" w:sz="0" w:space="0" w:color="auto"/>
      </w:divBdr>
    </w:div>
    <w:div w:id="1296375607">
      <w:bodyDiv w:val="1"/>
      <w:marLeft w:val="0"/>
      <w:marRight w:val="0"/>
      <w:marTop w:val="0"/>
      <w:marBottom w:val="0"/>
      <w:divBdr>
        <w:top w:val="none" w:sz="0" w:space="0" w:color="auto"/>
        <w:left w:val="none" w:sz="0" w:space="0" w:color="auto"/>
        <w:bottom w:val="none" w:sz="0" w:space="0" w:color="auto"/>
        <w:right w:val="none" w:sz="0" w:space="0" w:color="auto"/>
      </w:divBdr>
    </w:div>
    <w:div w:id="1296595062">
      <w:bodyDiv w:val="1"/>
      <w:marLeft w:val="0"/>
      <w:marRight w:val="0"/>
      <w:marTop w:val="0"/>
      <w:marBottom w:val="0"/>
      <w:divBdr>
        <w:top w:val="none" w:sz="0" w:space="0" w:color="auto"/>
        <w:left w:val="none" w:sz="0" w:space="0" w:color="auto"/>
        <w:bottom w:val="none" w:sz="0" w:space="0" w:color="auto"/>
        <w:right w:val="none" w:sz="0" w:space="0" w:color="auto"/>
      </w:divBdr>
    </w:div>
    <w:div w:id="1296596515">
      <w:bodyDiv w:val="1"/>
      <w:marLeft w:val="0"/>
      <w:marRight w:val="0"/>
      <w:marTop w:val="0"/>
      <w:marBottom w:val="0"/>
      <w:divBdr>
        <w:top w:val="none" w:sz="0" w:space="0" w:color="auto"/>
        <w:left w:val="none" w:sz="0" w:space="0" w:color="auto"/>
        <w:bottom w:val="none" w:sz="0" w:space="0" w:color="auto"/>
        <w:right w:val="none" w:sz="0" w:space="0" w:color="auto"/>
      </w:divBdr>
    </w:div>
    <w:div w:id="1296909592">
      <w:bodyDiv w:val="1"/>
      <w:marLeft w:val="0"/>
      <w:marRight w:val="0"/>
      <w:marTop w:val="0"/>
      <w:marBottom w:val="0"/>
      <w:divBdr>
        <w:top w:val="none" w:sz="0" w:space="0" w:color="auto"/>
        <w:left w:val="none" w:sz="0" w:space="0" w:color="auto"/>
        <w:bottom w:val="none" w:sz="0" w:space="0" w:color="auto"/>
        <w:right w:val="none" w:sz="0" w:space="0" w:color="auto"/>
      </w:divBdr>
    </w:div>
    <w:div w:id="1297033061">
      <w:bodyDiv w:val="1"/>
      <w:marLeft w:val="0"/>
      <w:marRight w:val="0"/>
      <w:marTop w:val="0"/>
      <w:marBottom w:val="0"/>
      <w:divBdr>
        <w:top w:val="none" w:sz="0" w:space="0" w:color="auto"/>
        <w:left w:val="none" w:sz="0" w:space="0" w:color="auto"/>
        <w:bottom w:val="none" w:sz="0" w:space="0" w:color="auto"/>
        <w:right w:val="none" w:sz="0" w:space="0" w:color="auto"/>
      </w:divBdr>
    </w:div>
    <w:div w:id="1297444824">
      <w:bodyDiv w:val="1"/>
      <w:marLeft w:val="0"/>
      <w:marRight w:val="0"/>
      <w:marTop w:val="0"/>
      <w:marBottom w:val="0"/>
      <w:divBdr>
        <w:top w:val="none" w:sz="0" w:space="0" w:color="auto"/>
        <w:left w:val="none" w:sz="0" w:space="0" w:color="auto"/>
        <w:bottom w:val="none" w:sz="0" w:space="0" w:color="auto"/>
        <w:right w:val="none" w:sz="0" w:space="0" w:color="auto"/>
      </w:divBdr>
    </w:div>
    <w:div w:id="1297447571">
      <w:bodyDiv w:val="1"/>
      <w:marLeft w:val="0"/>
      <w:marRight w:val="0"/>
      <w:marTop w:val="0"/>
      <w:marBottom w:val="0"/>
      <w:divBdr>
        <w:top w:val="none" w:sz="0" w:space="0" w:color="auto"/>
        <w:left w:val="none" w:sz="0" w:space="0" w:color="auto"/>
        <w:bottom w:val="none" w:sz="0" w:space="0" w:color="auto"/>
        <w:right w:val="none" w:sz="0" w:space="0" w:color="auto"/>
      </w:divBdr>
    </w:div>
    <w:div w:id="1297491178">
      <w:bodyDiv w:val="1"/>
      <w:marLeft w:val="0"/>
      <w:marRight w:val="0"/>
      <w:marTop w:val="0"/>
      <w:marBottom w:val="0"/>
      <w:divBdr>
        <w:top w:val="none" w:sz="0" w:space="0" w:color="auto"/>
        <w:left w:val="none" w:sz="0" w:space="0" w:color="auto"/>
        <w:bottom w:val="none" w:sz="0" w:space="0" w:color="auto"/>
        <w:right w:val="none" w:sz="0" w:space="0" w:color="auto"/>
      </w:divBdr>
    </w:div>
    <w:div w:id="1297643383">
      <w:bodyDiv w:val="1"/>
      <w:marLeft w:val="0"/>
      <w:marRight w:val="0"/>
      <w:marTop w:val="0"/>
      <w:marBottom w:val="0"/>
      <w:divBdr>
        <w:top w:val="none" w:sz="0" w:space="0" w:color="auto"/>
        <w:left w:val="none" w:sz="0" w:space="0" w:color="auto"/>
        <w:bottom w:val="none" w:sz="0" w:space="0" w:color="auto"/>
        <w:right w:val="none" w:sz="0" w:space="0" w:color="auto"/>
      </w:divBdr>
    </w:div>
    <w:div w:id="1297645223">
      <w:bodyDiv w:val="1"/>
      <w:marLeft w:val="0"/>
      <w:marRight w:val="0"/>
      <w:marTop w:val="0"/>
      <w:marBottom w:val="0"/>
      <w:divBdr>
        <w:top w:val="none" w:sz="0" w:space="0" w:color="auto"/>
        <w:left w:val="none" w:sz="0" w:space="0" w:color="auto"/>
        <w:bottom w:val="none" w:sz="0" w:space="0" w:color="auto"/>
        <w:right w:val="none" w:sz="0" w:space="0" w:color="auto"/>
      </w:divBdr>
    </w:div>
    <w:div w:id="1297754541">
      <w:bodyDiv w:val="1"/>
      <w:marLeft w:val="0"/>
      <w:marRight w:val="0"/>
      <w:marTop w:val="0"/>
      <w:marBottom w:val="0"/>
      <w:divBdr>
        <w:top w:val="none" w:sz="0" w:space="0" w:color="auto"/>
        <w:left w:val="none" w:sz="0" w:space="0" w:color="auto"/>
        <w:bottom w:val="none" w:sz="0" w:space="0" w:color="auto"/>
        <w:right w:val="none" w:sz="0" w:space="0" w:color="auto"/>
      </w:divBdr>
    </w:div>
    <w:div w:id="1297756349">
      <w:bodyDiv w:val="1"/>
      <w:marLeft w:val="0"/>
      <w:marRight w:val="0"/>
      <w:marTop w:val="0"/>
      <w:marBottom w:val="0"/>
      <w:divBdr>
        <w:top w:val="none" w:sz="0" w:space="0" w:color="auto"/>
        <w:left w:val="none" w:sz="0" w:space="0" w:color="auto"/>
        <w:bottom w:val="none" w:sz="0" w:space="0" w:color="auto"/>
        <w:right w:val="none" w:sz="0" w:space="0" w:color="auto"/>
      </w:divBdr>
    </w:div>
    <w:div w:id="1297835140">
      <w:bodyDiv w:val="1"/>
      <w:marLeft w:val="0"/>
      <w:marRight w:val="0"/>
      <w:marTop w:val="0"/>
      <w:marBottom w:val="0"/>
      <w:divBdr>
        <w:top w:val="none" w:sz="0" w:space="0" w:color="auto"/>
        <w:left w:val="none" w:sz="0" w:space="0" w:color="auto"/>
        <w:bottom w:val="none" w:sz="0" w:space="0" w:color="auto"/>
        <w:right w:val="none" w:sz="0" w:space="0" w:color="auto"/>
      </w:divBdr>
    </w:div>
    <w:div w:id="1298296031">
      <w:bodyDiv w:val="1"/>
      <w:marLeft w:val="0"/>
      <w:marRight w:val="0"/>
      <w:marTop w:val="0"/>
      <w:marBottom w:val="0"/>
      <w:divBdr>
        <w:top w:val="none" w:sz="0" w:space="0" w:color="auto"/>
        <w:left w:val="none" w:sz="0" w:space="0" w:color="auto"/>
        <w:bottom w:val="none" w:sz="0" w:space="0" w:color="auto"/>
        <w:right w:val="none" w:sz="0" w:space="0" w:color="auto"/>
      </w:divBdr>
    </w:div>
    <w:div w:id="1298300624">
      <w:bodyDiv w:val="1"/>
      <w:marLeft w:val="0"/>
      <w:marRight w:val="0"/>
      <w:marTop w:val="0"/>
      <w:marBottom w:val="0"/>
      <w:divBdr>
        <w:top w:val="none" w:sz="0" w:space="0" w:color="auto"/>
        <w:left w:val="none" w:sz="0" w:space="0" w:color="auto"/>
        <w:bottom w:val="none" w:sz="0" w:space="0" w:color="auto"/>
        <w:right w:val="none" w:sz="0" w:space="0" w:color="auto"/>
      </w:divBdr>
    </w:div>
    <w:div w:id="1298340539">
      <w:bodyDiv w:val="1"/>
      <w:marLeft w:val="0"/>
      <w:marRight w:val="0"/>
      <w:marTop w:val="0"/>
      <w:marBottom w:val="0"/>
      <w:divBdr>
        <w:top w:val="none" w:sz="0" w:space="0" w:color="auto"/>
        <w:left w:val="none" w:sz="0" w:space="0" w:color="auto"/>
        <w:bottom w:val="none" w:sz="0" w:space="0" w:color="auto"/>
        <w:right w:val="none" w:sz="0" w:space="0" w:color="auto"/>
      </w:divBdr>
    </w:div>
    <w:div w:id="1298343294">
      <w:bodyDiv w:val="1"/>
      <w:marLeft w:val="0"/>
      <w:marRight w:val="0"/>
      <w:marTop w:val="0"/>
      <w:marBottom w:val="0"/>
      <w:divBdr>
        <w:top w:val="none" w:sz="0" w:space="0" w:color="auto"/>
        <w:left w:val="none" w:sz="0" w:space="0" w:color="auto"/>
        <w:bottom w:val="none" w:sz="0" w:space="0" w:color="auto"/>
        <w:right w:val="none" w:sz="0" w:space="0" w:color="auto"/>
      </w:divBdr>
    </w:div>
    <w:div w:id="1298797480">
      <w:bodyDiv w:val="1"/>
      <w:marLeft w:val="0"/>
      <w:marRight w:val="0"/>
      <w:marTop w:val="0"/>
      <w:marBottom w:val="0"/>
      <w:divBdr>
        <w:top w:val="none" w:sz="0" w:space="0" w:color="auto"/>
        <w:left w:val="none" w:sz="0" w:space="0" w:color="auto"/>
        <w:bottom w:val="none" w:sz="0" w:space="0" w:color="auto"/>
        <w:right w:val="none" w:sz="0" w:space="0" w:color="auto"/>
      </w:divBdr>
    </w:div>
    <w:div w:id="1298997600">
      <w:bodyDiv w:val="1"/>
      <w:marLeft w:val="0"/>
      <w:marRight w:val="0"/>
      <w:marTop w:val="0"/>
      <w:marBottom w:val="0"/>
      <w:divBdr>
        <w:top w:val="none" w:sz="0" w:space="0" w:color="auto"/>
        <w:left w:val="none" w:sz="0" w:space="0" w:color="auto"/>
        <w:bottom w:val="none" w:sz="0" w:space="0" w:color="auto"/>
        <w:right w:val="none" w:sz="0" w:space="0" w:color="auto"/>
      </w:divBdr>
    </w:div>
    <w:div w:id="1299065932">
      <w:bodyDiv w:val="1"/>
      <w:marLeft w:val="0"/>
      <w:marRight w:val="0"/>
      <w:marTop w:val="0"/>
      <w:marBottom w:val="0"/>
      <w:divBdr>
        <w:top w:val="none" w:sz="0" w:space="0" w:color="auto"/>
        <w:left w:val="none" w:sz="0" w:space="0" w:color="auto"/>
        <w:bottom w:val="none" w:sz="0" w:space="0" w:color="auto"/>
        <w:right w:val="none" w:sz="0" w:space="0" w:color="auto"/>
      </w:divBdr>
    </w:div>
    <w:div w:id="1299611007">
      <w:bodyDiv w:val="1"/>
      <w:marLeft w:val="0"/>
      <w:marRight w:val="0"/>
      <w:marTop w:val="0"/>
      <w:marBottom w:val="0"/>
      <w:divBdr>
        <w:top w:val="none" w:sz="0" w:space="0" w:color="auto"/>
        <w:left w:val="none" w:sz="0" w:space="0" w:color="auto"/>
        <w:bottom w:val="none" w:sz="0" w:space="0" w:color="auto"/>
        <w:right w:val="none" w:sz="0" w:space="0" w:color="auto"/>
      </w:divBdr>
    </w:div>
    <w:div w:id="1299648388">
      <w:bodyDiv w:val="1"/>
      <w:marLeft w:val="0"/>
      <w:marRight w:val="0"/>
      <w:marTop w:val="0"/>
      <w:marBottom w:val="0"/>
      <w:divBdr>
        <w:top w:val="none" w:sz="0" w:space="0" w:color="auto"/>
        <w:left w:val="none" w:sz="0" w:space="0" w:color="auto"/>
        <w:bottom w:val="none" w:sz="0" w:space="0" w:color="auto"/>
        <w:right w:val="none" w:sz="0" w:space="0" w:color="auto"/>
      </w:divBdr>
    </w:div>
    <w:div w:id="1299795864">
      <w:bodyDiv w:val="1"/>
      <w:marLeft w:val="0"/>
      <w:marRight w:val="0"/>
      <w:marTop w:val="0"/>
      <w:marBottom w:val="0"/>
      <w:divBdr>
        <w:top w:val="none" w:sz="0" w:space="0" w:color="auto"/>
        <w:left w:val="none" w:sz="0" w:space="0" w:color="auto"/>
        <w:bottom w:val="none" w:sz="0" w:space="0" w:color="auto"/>
        <w:right w:val="none" w:sz="0" w:space="0" w:color="auto"/>
      </w:divBdr>
    </w:div>
    <w:div w:id="1299841891">
      <w:bodyDiv w:val="1"/>
      <w:marLeft w:val="0"/>
      <w:marRight w:val="0"/>
      <w:marTop w:val="0"/>
      <w:marBottom w:val="0"/>
      <w:divBdr>
        <w:top w:val="none" w:sz="0" w:space="0" w:color="auto"/>
        <w:left w:val="none" w:sz="0" w:space="0" w:color="auto"/>
        <w:bottom w:val="none" w:sz="0" w:space="0" w:color="auto"/>
        <w:right w:val="none" w:sz="0" w:space="0" w:color="auto"/>
      </w:divBdr>
    </w:div>
    <w:div w:id="1299920130">
      <w:bodyDiv w:val="1"/>
      <w:marLeft w:val="0"/>
      <w:marRight w:val="0"/>
      <w:marTop w:val="0"/>
      <w:marBottom w:val="0"/>
      <w:divBdr>
        <w:top w:val="none" w:sz="0" w:space="0" w:color="auto"/>
        <w:left w:val="none" w:sz="0" w:space="0" w:color="auto"/>
        <w:bottom w:val="none" w:sz="0" w:space="0" w:color="auto"/>
        <w:right w:val="none" w:sz="0" w:space="0" w:color="auto"/>
      </w:divBdr>
    </w:div>
    <w:div w:id="1299921500">
      <w:bodyDiv w:val="1"/>
      <w:marLeft w:val="0"/>
      <w:marRight w:val="0"/>
      <w:marTop w:val="0"/>
      <w:marBottom w:val="0"/>
      <w:divBdr>
        <w:top w:val="none" w:sz="0" w:space="0" w:color="auto"/>
        <w:left w:val="none" w:sz="0" w:space="0" w:color="auto"/>
        <w:bottom w:val="none" w:sz="0" w:space="0" w:color="auto"/>
        <w:right w:val="none" w:sz="0" w:space="0" w:color="auto"/>
      </w:divBdr>
    </w:div>
    <w:div w:id="1300066422">
      <w:bodyDiv w:val="1"/>
      <w:marLeft w:val="0"/>
      <w:marRight w:val="0"/>
      <w:marTop w:val="0"/>
      <w:marBottom w:val="0"/>
      <w:divBdr>
        <w:top w:val="none" w:sz="0" w:space="0" w:color="auto"/>
        <w:left w:val="none" w:sz="0" w:space="0" w:color="auto"/>
        <w:bottom w:val="none" w:sz="0" w:space="0" w:color="auto"/>
        <w:right w:val="none" w:sz="0" w:space="0" w:color="auto"/>
      </w:divBdr>
    </w:div>
    <w:div w:id="1300106634">
      <w:bodyDiv w:val="1"/>
      <w:marLeft w:val="0"/>
      <w:marRight w:val="0"/>
      <w:marTop w:val="0"/>
      <w:marBottom w:val="0"/>
      <w:divBdr>
        <w:top w:val="none" w:sz="0" w:space="0" w:color="auto"/>
        <w:left w:val="none" w:sz="0" w:space="0" w:color="auto"/>
        <w:bottom w:val="none" w:sz="0" w:space="0" w:color="auto"/>
        <w:right w:val="none" w:sz="0" w:space="0" w:color="auto"/>
      </w:divBdr>
    </w:div>
    <w:div w:id="1300452368">
      <w:bodyDiv w:val="1"/>
      <w:marLeft w:val="0"/>
      <w:marRight w:val="0"/>
      <w:marTop w:val="0"/>
      <w:marBottom w:val="0"/>
      <w:divBdr>
        <w:top w:val="none" w:sz="0" w:space="0" w:color="auto"/>
        <w:left w:val="none" w:sz="0" w:space="0" w:color="auto"/>
        <w:bottom w:val="none" w:sz="0" w:space="0" w:color="auto"/>
        <w:right w:val="none" w:sz="0" w:space="0" w:color="auto"/>
      </w:divBdr>
    </w:div>
    <w:div w:id="1300577090">
      <w:bodyDiv w:val="1"/>
      <w:marLeft w:val="0"/>
      <w:marRight w:val="0"/>
      <w:marTop w:val="0"/>
      <w:marBottom w:val="0"/>
      <w:divBdr>
        <w:top w:val="none" w:sz="0" w:space="0" w:color="auto"/>
        <w:left w:val="none" w:sz="0" w:space="0" w:color="auto"/>
        <w:bottom w:val="none" w:sz="0" w:space="0" w:color="auto"/>
        <w:right w:val="none" w:sz="0" w:space="0" w:color="auto"/>
      </w:divBdr>
    </w:div>
    <w:div w:id="1300577945">
      <w:bodyDiv w:val="1"/>
      <w:marLeft w:val="0"/>
      <w:marRight w:val="0"/>
      <w:marTop w:val="0"/>
      <w:marBottom w:val="0"/>
      <w:divBdr>
        <w:top w:val="none" w:sz="0" w:space="0" w:color="auto"/>
        <w:left w:val="none" w:sz="0" w:space="0" w:color="auto"/>
        <w:bottom w:val="none" w:sz="0" w:space="0" w:color="auto"/>
        <w:right w:val="none" w:sz="0" w:space="0" w:color="auto"/>
      </w:divBdr>
    </w:div>
    <w:div w:id="1300645721">
      <w:bodyDiv w:val="1"/>
      <w:marLeft w:val="0"/>
      <w:marRight w:val="0"/>
      <w:marTop w:val="0"/>
      <w:marBottom w:val="0"/>
      <w:divBdr>
        <w:top w:val="none" w:sz="0" w:space="0" w:color="auto"/>
        <w:left w:val="none" w:sz="0" w:space="0" w:color="auto"/>
        <w:bottom w:val="none" w:sz="0" w:space="0" w:color="auto"/>
        <w:right w:val="none" w:sz="0" w:space="0" w:color="auto"/>
      </w:divBdr>
    </w:div>
    <w:div w:id="1300839666">
      <w:bodyDiv w:val="1"/>
      <w:marLeft w:val="0"/>
      <w:marRight w:val="0"/>
      <w:marTop w:val="0"/>
      <w:marBottom w:val="0"/>
      <w:divBdr>
        <w:top w:val="none" w:sz="0" w:space="0" w:color="auto"/>
        <w:left w:val="none" w:sz="0" w:space="0" w:color="auto"/>
        <w:bottom w:val="none" w:sz="0" w:space="0" w:color="auto"/>
        <w:right w:val="none" w:sz="0" w:space="0" w:color="auto"/>
      </w:divBdr>
    </w:div>
    <w:div w:id="1300840713">
      <w:bodyDiv w:val="1"/>
      <w:marLeft w:val="0"/>
      <w:marRight w:val="0"/>
      <w:marTop w:val="0"/>
      <w:marBottom w:val="0"/>
      <w:divBdr>
        <w:top w:val="none" w:sz="0" w:space="0" w:color="auto"/>
        <w:left w:val="none" w:sz="0" w:space="0" w:color="auto"/>
        <w:bottom w:val="none" w:sz="0" w:space="0" w:color="auto"/>
        <w:right w:val="none" w:sz="0" w:space="0" w:color="auto"/>
      </w:divBdr>
    </w:div>
    <w:div w:id="1300914597">
      <w:bodyDiv w:val="1"/>
      <w:marLeft w:val="0"/>
      <w:marRight w:val="0"/>
      <w:marTop w:val="0"/>
      <w:marBottom w:val="0"/>
      <w:divBdr>
        <w:top w:val="none" w:sz="0" w:space="0" w:color="auto"/>
        <w:left w:val="none" w:sz="0" w:space="0" w:color="auto"/>
        <w:bottom w:val="none" w:sz="0" w:space="0" w:color="auto"/>
        <w:right w:val="none" w:sz="0" w:space="0" w:color="auto"/>
      </w:divBdr>
    </w:div>
    <w:div w:id="1300917602">
      <w:bodyDiv w:val="1"/>
      <w:marLeft w:val="0"/>
      <w:marRight w:val="0"/>
      <w:marTop w:val="0"/>
      <w:marBottom w:val="0"/>
      <w:divBdr>
        <w:top w:val="none" w:sz="0" w:space="0" w:color="auto"/>
        <w:left w:val="none" w:sz="0" w:space="0" w:color="auto"/>
        <w:bottom w:val="none" w:sz="0" w:space="0" w:color="auto"/>
        <w:right w:val="none" w:sz="0" w:space="0" w:color="auto"/>
      </w:divBdr>
    </w:div>
    <w:div w:id="1300921746">
      <w:bodyDiv w:val="1"/>
      <w:marLeft w:val="0"/>
      <w:marRight w:val="0"/>
      <w:marTop w:val="0"/>
      <w:marBottom w:val="0"/>
      <w:divBdr>
        <w:top w:val="none" w:sz="0" w:space="0" w:color="auto"/>
        <w:left w:val="none" w:sz="0" w:space="0" w:color="auto"/>
        <w:bottom w:val="none" w:sz="0" w:space="0" w:color="auto"/>
        <w:right w:val="none" w:sz="0" w:space="0" w:color="auto"/>
      </w:divBdr>
    </w:div>
    <w:div w:id="1301034256">
      <w:bodyDiv w:val="1"/>
      <w:marLeft w:val="0"/>
      <w:marRight w:val="0"/>
      <w:marTop w:val="0"/>
      <w:marBottom w:val="0"/>
      <w:divBdr>
        <w:top w:val="none" w:sz="0" w:space="0" w:color="auto"/>
        <w:left w:val="none" w:sz="0" w:space="0" w:color="auto"/>
        <w:bottom w:val="none" w:sz="0" w:space="0" w:color="auto"/>
        <w:right w:val="none" w:sz="0" w:space="0" w:color="auto"/>
      </w:divBdr>
    </w:div>
    <w:div w:id="1301763707">
      <w:bodyDiv w:val="1"/>
      <w:marLeft w:val="0"/>
      <w:marRight w:val="0"/>
      <w:marTop w:val="0"/>
      <w:marBottom w:val="0"/>
      <w:divBdr>
        <w:top w:val="none" w:sz="0" w:space="0" w:color="auto"/>
        <w:left w:val="none" w:sz="0" w:space="0" w:color="auto"/>
        <w:bottom w:val="none" w:sz="0" w:space="0" w:color="auto"/>
        <w:right w:val="none" w:sz="0" w:space="0" w:color="auto"/>
      </w:divBdr>
    </w:div>
    <w:div w:id="1301837777">
      <w:bodyDiv w:val="1"/>
      <w:marLeft w:val="0"/>
      <w:marRight w:val="0"/>
      <w:marTop w:val="0"/>
      <w:marBottom w:val="0"/>
      <w:divBdr>
        <w:top w:val="none" w:sz="0" w:space="0" w:color="auto"/>
        <w:left w:val="none" w:sz="0" w:space="0" w:color="auto"/>
        <w:bottom w:val="none" w:sz="0" w:space="0" w:color="auto"/>
        <w:right w:val="none" w:sz="0" w:space="0" w:color="auto"/>
      </w:divBdr>
    </w:div>
    <w:div w:id="1301838089">
      <w:bodyDiv w:val="1"/>
      <w:marLeft w:val="0"/>
      <w:marRight w:val="0"/>
      <w:marTop w:val="0"/>
      <w:marBottom w:val="0"/>
      <w:divBdr>
        <w:top w:val="none" w:sz="0" w:space="0" w:color="auto"/>
        <w:left w:val="none" w:sz="0" w:space="0" w:color="auto"/>
        <w:bottom w:val="none" w:sz="0" w:space="0" w:color="auto"/>
        <w:right w:val="none" w:sz="0" w:space="0" w:color="auto"/>
      </w:divBdr>
    </w:div>
    <w:div w:id="1302076097">
      <w:bodyDiv w:val="1"/>
      <w:marLeft w:val="0"/>
      <w:marRight w:val="0"/>
      <w:marTop w:val="0"/>
      <w:marBottom w:val="0"/>
      <w:divBdr>
        <w:top w:val="none" w:sz="0" w:space="0" w:color="auto"/>
        <w:left w:val="none" w:sz="0" w:space="0" w:color="auto"/>
        <w:bottom w:val="none" w:sz="0" w:space="0" w:color="auto"/>
        <w:right w:val="none" w:sz="0" w:space="0" w:color="auto"/>
      </w:divBdr>
    </w:div>
    <w:div w:id="1302271177">
      <w:bodyDiv w:val="1"/>
      <w:marLeft w:val="0"/>
      <w:marRight w:val="0"/>
      <w:marTop w:val="0"/>
      <w:marBottom w:val="0"/>
      <w:divBdr>
        <w:top w:val="none" w:sz="0" w:space="0" w:color="auto"/>
        <w:left w:val="none" w:sz="0" w:space="0" w:color="auto"/>
        <w:bottom w:val="none" w:sz="0" w:space="0" w:color="auto"/>
        <w:right w:val="none" w:sz="0" w:space="0" w:color="auto"/>
      </w:divBdr>
    </w:div>
    <w:div w:id="1302341020">
      <w:bodyDiv w:val="1"/>
      <w:marLeft w:val="0"/>
      <w:marRight w:val="0"/>
      <w:marTop w:val="0"/>
      <w:marBottom w:val="0"/>
      <w:divBdr>
        <w:top w:val="none" w:sz="0" w:space="0" w:color="auto"/>
        <w:left w:val="none" w:sz="0" w:space="0" w:color="auto"/>
        <w:bottom w:val="none" w:sz="0" w:space="0" w:color="auto"/>
        <w:right w:val="none" w:sz="0" w:space="0" w:color="auto"/>
      </w:divBdr>
    </w:div>
    <w:div w:id="1302543322">
      <w:bodyDiv w:val="1"/>
      <w:marLeft w:val="0"/>
      <w:marRight w:val="0"/>
      <w:marTop w:val="0"/>
      <w:marBottom w:val="0"/>
      <w:divBdr>
        <w:top w:val="none" w:sz="0" w:space="0" w:color="auto"/>
        <w:left w:val="none" w:sz="0" w:space="0" w:color="auto"/>
        <w:bottom w:val="none" w:sz="0" w:space="0" w:color="auto"/>
        <w:right w:val="none" w:sz="0" w:space="0" w:color="auto"/>
      </w:divBdr>
    </w:div>
    <w:div w:id="1302879717">
      <w:bodyDiv w:val="1"/>
      <w:marLeft w:val="0"/>
      <w:marRight w:val="0"/>
      <w:marTop w:val="0"/>
      <w:marBottom w:val="0"/>
      <w:divBdr>
        <w:top w:val="none" w:sz="0" w:space="0" w:color="auto"/>
        <w:left w:val="none" w:sz="0" w:space="0" w:color="auto"/>
        <w:bottom w:val="none" w:sz="0" w:space="0" w:color="auto"/>
        <w:right w:val="none" w:sz="0" w:space="0" w:color="auto"/>
      </w:divBdr>
    </w:div>
    <w:div w:id="1303079073">
      <w:bodyDiv w:val="1"/>
      <w:marLeft w:val="0"/>
      <w:marRight w:val="0"/>
      <w:marTop w:val="0"/>
      <w:marBottom w:val="0"/>
      <w:divBdr>
        <w:top w:val="none" w:sz="0" w:space="0" w:color="auto"/>
        <w:left w:val="none" w:sz="0" w:space="0" w:color="auto"/>
        <w:bottom w:val="none" w:sz="0" w:space="0" w:color="auto"/>
        <w:right w:val="none" w:sz="0" w:space="0" w:color="auto"/>
      </w:divBdr>
    </w:div>
    <w:div w:id="1303463358">
      <w:bodyDiv w:val="1"/>
      <w:marLeft w:val="0"/>
      <w:marRight w:val="0"/>
      <w:marTop w:val="0"/>
      <w:marBottom w:val="0"/>
      <w:divBdr>
        <w:top w:val="none" w:sz="0" w:space="0" w:color="auto"/>
        <w:left w:val="none" w:sz="0" w:space="0" w:color="auto"/>
        <w:bottom w:val="none" w:sz="0" w:space="0" w:color="auto"/>
        <w:right w:val="none" w:sz="0" w:space="0" w:color="auto"/>
      </w:divBdr>
    </w:div>
    <w:div w:id="1303728194">
      <w:bodyDiv w:val="1"/>
      <w:marLeft w:val="0"/>
      <w:marRight w:val="0"/>
      <w:marTop w:val="0"/>
      <w:marBottom w:val="0"/>
      <w:divBdr>
        <w:top w:val="none" w:sz="0" w:space="0" w:color="auto"/>
        <w:left w:val="none" w:sz="0" w:space="0" w:color="auto"/>
        <w:bottom w:val="none" w:sz="0" w:space="0" w:color="auto"/>
        <w:right w:val="none" w:sz="0" w:space="0" w:color="auto"/>
      </w:divBdr>
    </w:div>
    <w:div w:id="1304191506">
      <w:bodyDiv w:val="1"/>
      <w:marLeft w:val="0"/>
      <w:marRight w:val="0"/>
      <w:marTop w:val="0"/>
      <w:marBottom w:val="0"/>
      <w:divBdr>
        <w:top w:val="none" w:sz="0" w:space="0" w:color="auto"/>
        <w:left w:val="none" w:sz="0" w:space="0" w:color="auto"/>
        <w:bottom w:val="none" w:sz="0" w:space="0" w:color="auto"/>
        <w:right w:val="none" w:sz="0" w:space="0" w:color="auto"/>
      </w:divBdr>
    </w:div>
    <w:div w:id="1304233657">
      <w:bodyDiv w:val="1"/>
      <w:marLeft w:val="0"/>
      <w:marRight w:val="0"/>
      <w:marTop w:val="0"/>
      <w:marBottom w:val="0"/>
      <w:divBdr>
        <w:top w:val="none" w:sz="0" w:space="0" w:color="auto"/>
        <w:left w:val="none" w:sz="0" w:space="0" w:color="auto"/>
        <w:bottom w:val="none" w:sz="0" w:space="0" w:color="auto"/>
        <w:right w:val="none" w:sz="0" w:space="0" w:color="auto"/>
      </w:divBdr>
    </w:div>
    <w:div w:id="1304313274">
      <w:bodyDiv w:val="1"/>
      <w:marLeft w:val="0"/>
      <w:marRight w:val="0"/>
      <w:marTop w:val="0"/>
      <w:marBottom w:val="0"/>
      <w:divBdr>
        <w:top w:val="none" w:sz="0" w:space="0" w:color="auto"/>
        <w:left w:val="none" w:sz="0" w:space="0" w:color="auto"/>
        <w:bottom w:val="none" w:sz="0" w:space="0" w:color="auto"/>
        <w:right w:val="none" w:sz="0" w:space="0" w:color="auto"/>
      </w:divBdr>
    </w:div>
    <w:div w:id="1304391527">
      <w:bodyDiv w:val="1"/>
      <w:marLeft w:val="0"/>
      <w:marRight w:val="0"/>
      <w:marTop w:val="0"/>
      <w:marBottom w:val="0"/>
      <w:divBdr>
        <w:top w:val="none" w:sz="0" w:space="0" w:color="auto"/>
        <w:left w:val="none" w:sz="0" w:space="0" w:color="auto"/>
        <w:bottom w:val="none" w:sz="0" w:space="0" w:color="auto"/>
        <w:right w:val="none" w:sz="0" w:space="0" w:color="auto"/>
      </w:divBdr>
    </w:div>
    <w:div w:id="1304583807">
      <w:bodyDiv w:val="1"/>
      <w:marLeft w:val="0"/>
      <w:marRight w:val="0"/>
      <w:marTop w:val="0"/>
      <w:marBottom w:val="0"/>
      <w:divBdr>
        <w:top w:val="none" w:sz="0" w:space="0" w:color="auto"/>
        <w:left w:val="none" w:sz="0" w:space="0" w:color="auto"/>
        <w:bottom w:val="none" w:sz="0" w:space="0" w:color="auto"/>
        <w:right w:val="none" w:sz="0" w:space="0" w:color="auto"/>
      </w:divBdr>
    </w:div>
    <w:div w:id="1304694202">
      <w:bodyDiv w:val="1"/>
      <w:marLeft w:val="0"/>
      <w:marRight w:val="0"/>
      <w:marTop w:val="0"/>
      <w:marBottom w:val="0"/>
      <w:divBdr>
        <w:top w:val="none" w:sz="0" w:space="0" w:color="auto"/>
        <w:left w:val="none" w:sz="0" w:space="0" w:color="auto"/>
        <w:bottom w:val="none" w:sz="0" w:space="0" w:color="auto"/>
        <w:right w:val="none" w:sz="0" w:space="0" w:color="auto"/>
      </w:divBdr>
    </w:div>
    <w:div w:id="1305041819">
      <w:bodyDiv w:val="1"/>
      <w:marLeft w:val="0"/>
      <w:marRight w:val="0"/>
      <w:marTop w:val="0"/>
      <w:marBottom w:val="0"/>
      <w:divBdr>
        <w:top w:val="none" w:sz="0" w:space="0" w:color="auto"/>
        <w:left w:val="none" w:sz="0" w:space="0" w:color="auto"/>
        <w:bottom w:val="none" w:sz="0" w:space="0" w:color="auto"/>
        <w:right w:val="none" w:sz="0" w:space="0" w:color="auto"/>
      </w:divBdr>
    </w:div>
    <w:div w:id="1305046614">
      <w:bodyDiv w:val="1"/>
      <w:marLeft w:val="0"/>
      <w:marRight w:val="0"/>
      <w:marTop w:val="0"/>
      <w:marBottom w:val="0"/>
      <w:divBdr>
        <w:top w:val="none" w:sz="0" w:space="0" w:color="auto"/>
        <w:left w:val="none" w:sz="0" w:space="0" w:color="auto"/>
        <w:bottom w:val="none" w:sz="0" w:space="0" w:color="auto"/>
        <w:right w:val="none" w:sz="0" w:space="0" w:color="auto"/>
      </w:divBdr>
    </w:div>
    <w:div w:id="1305162678">
      <w:bodyDiv w:val="1"/>
      <w:marLeft w:val="0"/>
      <w:marRight w:val="0"/>
      <w:marTop w:val="0"/>
      <w:marBottom w:val="0"/>
      <w:divBdr>
        <w:top w:val="none" w:sz="0" w:space="0" w:color="auto"/>
        <w:left w:val="none" w:sz="0" w:space="0" w:color="auto"/>
        <w:bottom w:val="none" w:sz="0" w:space="0" w:color="auto"/>
        <w:right w:val="none" w:sz="0" w:space="0" w:color="auto"/>
      </w:divBdr>
    </w:div>
    <w:div w:id="1305624972">
      <w:bodyDiv w:val="1"/>
      <w:marLeft w:val="0"/>
      <w:marRight w:val="0"/>
      <w:marTop w:val="0"/>
      <w:marBottom w:val="0"/>
      <w:divBdr>
        <w:top w:val="none" w:sz="0" w:space="0" w:color="auto"/>
        <w:left w:val="none" w:sz="0" w:space="0" w:color="auto"/>
        <w:bottom w:val="none" w:sz="0" w:space="0" w:color="auto"/>
        <w:right w:val="none" w:sz="0" w:space="0" w:color="auto"/>
      </w:divBdr>
    </w:div>
    <w:div w:id="1305625597">
      <w:bodyDiv w:val="1"/>
      <w:marLeft w:val="0"/>
      <w:marRight w:val="0"/>
      <w:marTop w:val="0"/>
      <w:marBottom w:val="0"/>
      <w:divBdr>
        <w:top w:val="none" w:sz="0" w:space="0" w:color="auto"/>
        <w:left w:val="none" w:sz="0" w:space="0" w:color="auto"/>
        <w:bottom w:val="none" w:sz="0" w:space="0" w:color="auto"/>
        <w:right w:val="none" w:sz="0" w:space="0" w:color="auto"/>
      </w:divBdr>
    </w:div>
    <w:div w:id="1305700958">
      <w:bodyDiv w:val="1"/>
      <w:marLeft w:val="0"/>
      <w:marRight w:val="0"/>
      <w:marTop w:val="0"/>
      <w:marBottom w:val="0"/>
      <w:divBdr>
        <w:top w:val="none" w:sz="0" w:space="0" w:color="auto"/>
        <w:left w:val="none" w:sz="0" w:space="0" w:color="auto"/>
        <w:bottom w:val="none" w:sz="0" w:space="0" w:color="auto"/>
        <w:right w:val="none" w:sz="0" w:space="0" w:color="auto"/>
      </w:divBdr>
    </w:div>
    <w:div w:id="1306080860">
      <w:bodyDiv w:val="1"/>
      <w:marLeft w:val="0"/>
      <w:marRight w:val="0"/>
      <w:marTop w:val="0"/>
      <w:marBottom w:val="0"/>
      <w:divBdr>
        <w:top w:val="none" w:sz="0" w:space="0" w:color="auto"/>
        <w:left w:val="none" w:sz="0" w:space="0" w:color="auto"/>
        <w:bottom w:val="none" w:sz="0" w:space="0" w:color="auto"/>
        <w:right w:val="none" w:sz="0" w:space="0" w:color="auto"/>
      </w:divBdr>
    </w:div>
    <w:div w:id="1306353297">
      <w:bodyDiv w:val="1"/>
      <w:marLeft w:val="0"/>
      <w:marRight w:val="0"/>
      <w:marTop w:val="0"/>
      <w:marBottom w:val="0"/>
      <w:divBdr>
        <w:top w:val="none" w:sz="0" w:space="0" w:color="auto"/>
        <w:left w:val="none" w:sz="0" w:space="0" w:color="auto"/>
        <w:bottom w:val="none" w:sz="0" w:space="0" w:color="auto"/>
        <w:right w:val="none" w:sz="0" w:space="0" w:color="auto"/>
      </w:divBdr>
    </w:div>
    <w:div w:id="1306743012">
      <w:bodyDiv w:val="1"/>
      <w:marLeft w:val="0"/>
      <w:marRight w:val="0"/>
      <w:marTop w:val="0"/>
      <w:marBottom w:val="0"/>
      <w:divBdr>
        <w:top w:val="none" w:sz="0" w:space="0" w:color="auto"/>
        <w:left w:val="none" w:sz="0" w:space="0" w:color="auto"/>
        <w:bottom w:val="none" w:sz="0" w:space="0" w:color="auto"/>
        <w:right w:val="none" w:sz="0" w:space="0" w:color="auto"/>
      </w:divBdr>
    </w:div>
    <w:div w:id="1306860390">
      <w:bodyDiv w:val="1"/>
      <w:marLeft w:val="0"/>
      <w:marRight w:val="0"/>
      <w:marTop w:val="0"/>
      <w:marBottom w:val="0"/>
      <w:divBdr>
        <w:top w:val="none" w:sz="0" w:space="0" w:color="auto"/>
        <w:left w:val="none" w:sz="0" w:space="0" w:color="auto"/>
        <w:bottom w:val="none" w:sz="0" w:space="0" w:color="auto"/>
        <w:right w:val="none" w:sz="0" w:space="0" w:color="auto"/>
      </w:divBdr>
    </w:div>
    <w:div w:id="1307053874">
      <w:bodyDiv w:val="1"/>
      <w:marLeft w:val="0"/>
      <w:marRight w:val="0"/>
      <w:marTop w:val="0"/>
      <w:marBottom w:val="0"/>
      <w:divBdr>
        <w:top w:val="none" w:sz="0" w:space="0" w:color="auto"/>
        <w:left w:val="none" w:sz="0" w:space="0" w:color="auto"/>
        <w:bottom w:val="none" w:sz="0" w:space="0" w:color="auto"/>
        <w:right w:val="none" w:sz="0" w:space="0" w:color="auto"/>
      </w:divBdr>
    </w:div>
    <w:div w:id="1307082679">
      <w:bodyDiv w:val="1"/>
      <w:marLeft w:val="0"/>
      <w:marRight w:val="0"/>
      <w:marTop w:val="0"/>
      <w:marBottom w:val="0"/>
      <w:divBdr>
        <w:top w:val="none" w:sz="0" w:space="0" w:color="auto"/>
        <w:left w:val="none" w:sz="0" w:space="0" w:color="auto"/>
        <w:bottom w:val="none" w:sz="0" w:space="0" w:color="auto"/>
        <w:right w:val="none" w:sz="0" w:space="0" w:color="auto"/>
      </w:divBdr>
    </w:div>
    <w:div w:id="1307272139">
      <w:bodyDiv w:val="1"/>
      <w:marLeft w:val="0"/>
      <w:marRight w:val="0"/>
      <w:marTop w:val="0"/>
      <w:marBottom w:val="0"/>
      <w:divBdr>
        <w:top w:val="none" w:sz="0" w:space="0" w:color="auto"/>
        <w:left w:val="none" w:sz="0" w:space="0" w:color="auto"/>
        <w:bottom w:val="none" w:sz="0" w:space="0" w:color="auto"/>
        <w:right w:val="none" w:sz="0" w:space="0" w:color="auto"/>
      </w:divBdr>
    </w:div>
    <w:div w:id="1307317669">
      <w:bodyDiv w:val="1"/>
      <w:marLeft w:val="0"/>
      <w:marRight w:val="0"/>
      <w:marTop w:val="0"/>
      <w:marBottom w:val="0"/>
      <w:divBdr>
        <w:top w:val="none" w:sz="0" w:space="0" w:color="auto"/>
        <w:left w:val="none" w:sz="0" w:space="0" w:color="auto"/>
        <w:bottom w:val="none" w:sz="0" w:space="0" w:color="auto"/>
        <w:right w:val="none" w:sz="0" w:space="0" w:color="auto"/>
      </w:divBdr>
    </w:div>
    <w:div w:id="1307322857">
      <w:bodyDiv w:val="1"/>
      <w:marLeft w:val="0"/>
      <w:marRight w:val="0"/>
      <w:marTop w:val="0"/>
      <w:marBottom w:val="0"/>
      <w:divBdr>
        <w:top w:val="none" w:sz="0" w:space="0" w:color="auto"/>
        <w:left w:val="none" w:sz="0" w:space="0" w:color="auto"/>
        <w:bottom w:val="none" w:sz="0" w:space="0" w:color="auto"/>
        <w:right w:val="none" w:sz="0" w:space="0" w:color="auto"/>
      </w:divBdr>
    </w:div>
    <w:div w:id="1307856704">
      <w:bodyDiv w:val="1"/>
      <w:marLeft w:val="0"/>
      <w:marRight w:val="0"/>
      <w:marTop w:val="0"/>
      <w:marBottom w:val="0"/>
      <w:divBdr>
        <w:top w:val="none" w:sz="0" w:space="0" w:color="auto"/>
        <w:left w:val="none" w:sz="0" w:space="0" w:color="auto"/>
        <w:bottom w:val="none" w:sz="0" w:space="0" w:color="auto"/>
        <w:right w:val="none" w:sz="0" w:space="0" w:color="auto"/>
      </w:divBdr>
    </w:div>
    <w:div w:id="1308050338">
      <w:bodyDiv w:val="1"/>
      <w:marLeft w:val="0"/>
      <w:marRight w:val="0"/>
      <w:marTop w:val="0"/>
      <w:marBottom w:val="0"/>
      <w:divBdr>
        <w:top w:val="none" w:sz="0" w:space="0" w:color="auto"/>
        <w:left w:val="none" w:sz="0" w:space="0" w:color="auto"/>
        <w:bottom w:val="none" w:sz="0" w:space="0" w:color="auto"/>
        <w:right w:val="none" w:sz="0" w:space="0" w:color="auto"/>
      </w:divBdr>
    </w:div>
    <w:div w:id="1308585235">
      <w:bodyDiv w:val="1"/>
      <w:marLeft w:val="0"/>
      <w:marRight w:val="0"/>
      <w:marTop w:val="0"/>
      <w:marBottom w:val="0"/>
      <w:divBdr>
        <w:top w:val="none" w:sz="0" w:space="0" w:color="auto"/>
        <w:left w:val="none" w:sz="0" w:space="0" w:color="auto"/>
        <w:bottom w:val="none" w:sz="0" w:space="0" w:color="auto"/>
        <w:right w:val="none" w:sz="0" w:space="0" w:color="auto"/>
      </w:divBdr>
    </w:div>
    <w:div w:id="1308701709">
      <w:bodyDiv w:val="1"/>
      <w:marLeft w:val="0"/>
      <w:marRight w:val="0"/>
      <w:marTop w:val="0"/>
      <w:marBottom w:val="0"/>
      <w:divBdr>
        <w:top w:val="none" w:sz="0" w:space="0" w:color="auto"/>
        <w:left w:val="none" w:sz="0" w:space="0" w:color="auto"/>
        <w:bottom w:val="none" w:sz="0" w:space="0" w:color="auto"/>
        <w:right w:val="none" w:sz="0" w:space="0" w:color="auto"/>
      </w:divBdr>
    </w:div>
    <w:div w:id="1308778821">
      <w:bodyDiv w:val="1"/>
      <w:marLeft w:val="0"/>
      <w:marRight w:val="0"/>
      <w:marTop w:val="0"/>
      <w:marBottom w:val="0"/>
      <w:divBdr>
        <w:top w:val="none" w:sz="0" w:space="0" w:color="auto"/>
        <w:left w:val="none" w:sz="0" w:space="0" w:color="auto"/>
        <w:bottom w:val="none" w:sz="0" w:space="0" w:color="auto"/>
        <w:right w:val="none" w:sz="0" w:space="0" w:color="auto"/>
      </w:divBdr>
    </w:div>
    <w:div w:id="1308781753">
      <w:bodyDiv w:val="1"/>
      <w:marLeft w:val="0"/>
      <w:marRight w:val="0"/>
      <w:marTop w:val="0"/>
      <w:marBottom w:val="0"/>
      <w:divBdr>
        <w:top w:val="none" w:sz="0" w:space="0" w:color="auto"/>
        <w:left w:val="none" w:sz="0" w:space="0" w:color="auto"/>
        <w:bottom w:val="none" w:sz="0" w:space="0" w:color="auto"/>
        <w:right w:val="none" w:sz="0" w:space="0" w:color="auto"/>
      </w:divBdr>
    </w:div>
    <w:div w:id="1308970868">
      <w:bodyDiv w:val="1"/>
      <w:marLeft w:val="0"/>
      <w:marRight w:val="0"/>
      <w:marTop w:val="0"/>
      <w:marBottom w:val="0"/>
      <w:divBdr>
        <w:top w:val="none" w:sz="0" w:space="0" w:color="auto"/>
        <w:left w:val="none" w:sz="0" w:space="0" w:color="auto"/>
        <w:bottom w:val="none" w:sz="0" w:space="0" w:color="auto"/>
        <w:right w:val="none" w:sz="0" w:space="0" w:color="auto"/>
      </w:divBdr>
    </w:div>
    <w:div w:id="1309169864">
      <w:bodyDiv w:val="1"/>
      <w:marLeft w:val="0"/>
      <w:marRight w:val="0"/>
      <w:marTop w:val="0"/>
      <w:marBottom w:val="0"/>
      <w:divBdr>
        <w:top w:val="none" w:sz="0" w:space="0" w:color="auto"/>
        <w:left w:val="none" w:sz="0" w:space="0" w:color="auto"/>
        <w:bottom w:val="none" w:sz="0" w:space="0" w:color="auto"/>
        <w:right w:val="none" w:sz="0" w:space="0" w:color="auto"/>
      </w:divBdr>
    </w:div>
    <w:div w:id="1309358042">
      <w:bodyDiv w:val="1"/>
      <w:marLeft w:val="0"/>
      <w:marRight w:val="0"/>
      <w:marTop w:val="0"/>
      <w:marBottom w:val="0"/>
      <w:divBdr>
        <w:top w:val="none" w:sz="0" w:space="0" w:color="auto"/>
        <w:left w:val="none" w:sz="0" w:space="0" w:color="auto"/>
        <w:bottom w:val="none" w:sz="0" w:space="0" w:color="auto"/>
        <w:right w:val="none" w:sz="0" w:space="0" w:color="auto"/>
      </w:divBdr>
    </w:div>
    <w:div w:id="1309436741">
      <w:bodyDiv w:val="1"/>
      <w:marLeft w:val="0"/>
      <w:marRight w:val="0"/>
      <w:marTop w:val="0"/>
      <w:marBottom w:val="0"/>
      <w:divBdr>
        <w:top w:val="none" w:sz="0" w:space="0" w:color="auto"/>
        <w:left w:val="none" w:sz="0" w:space="0" w:color="auto"/>
        <w:bottom w:val="none" w:sz="0" w:space="0" w:color="auto"/>
        <w:right w:val="none" w:sz="0" w:space="0" w:color="auto"/>
      </w:divBdr>
    </w:div>
    <w:div w:id="1309507098">
      <w:bodyDiv w:val="1"/>
      <w:marLeft w:val="0"/>
      <w:marRight w:val="0"/>
      <w:marTop w:val="0"/>
      <w:marBottom w:val="0"/>
      <w:divBdr>
        <w:top w:val="none" w:sz="0" w:space="0" w:color="auto"/>
        <w:left w:val="none" w:sz="0" w:space="0" w:color="auto"/>
        <w:bottom w:val="none" w:sz="0" w:space="0" w:color="auto"/>
        <w:right w:val="none" w:sz="0" w:space="0" w:color="auto"/>
      </w:divBdr>
    </w:div>
    <w:div w:id="1309748551">
      <w:bodyDiv w:val="1"/>
      <w:marLeft w:val="0"/>
      <w:marRight w:val="0"/>
      <w:marTop w:val="0"/>
      <w:marBottom w:val="0"/>
      <w:divBdr>
        <w:top w:val="none" w:sz="0" w:space="0" w:color="auto"/>
        <w:left w:val="none" w:sz="0" w:space="0" w:color="auto"/>
        <w:bottom w:val="none" w:sz="0" w:space="0" w:color="auto"/>
        <w:right w:val="none" w:sz="0" w:space="0" w:color="auto"/>
      </w:divBdr>
    </w:div>
    <w:div w:id="1309822046">
      <w:bodyDiv w:val="1"/>
      <w:marLeft w:val="0"/>
      <w:marRight w:val="0"/>
      <w:marTop w:val="0"/>
      <w:marBottom w:val="0"/>
      <w:divBdr>
        <w:top w:val="none" w:sz="0" w:space="0" w:color="auto"/>
        <w:left w:val="none" w:sz="0" w:space="0" w:color="auto"/>
        <w:bottom w:val="none" w:sz="0" w:space="0" w:color="auto"/>
        <w:right w:val="none" w:sz="0" w:space="0" w:color="auto"/>
      </w:divBdr>
    </w:div>
    <w:div w:id="1309825365">
      <w:bodyDiv w:val="1"/>
      <w:marLeft w:val="0"/>
      <w:marRight w:val="0"/>
      <w:marTop w:val="0"/>
      <w:marBottom w:val="0"/>
      <w:divBdr>
        <w:top w:val="none" w:sz="0" w:space="0" w:color="auto"/>
        <w:left w:val="none" w:sz="0" w:space="0" w:color="auto"/>
        <w:bottom w:val="none" w:sz="0" w:space="0" w:color="auto"/>
        <w:right w:val="none" w:sz="0" w:space="0" w:color="auto"/>
      </w:divBdr>
    </w:div>
    <w:div w:id="1309894237">
      <w:bodyDiv w:val="1"/>
      <w:marLeft w:val="0"/>
      <w:marRight w:val="0"/>
      <w:marTop w:val="0"/>
      <w:marBottom w:val="0"/>
      <w:divBdr>
        <w:top w:val="none" w:sz="0" w:space="0" w:color="auto"/>
        <w:left w:val="none" w:sz="0" w:space="0" w:color="auto"/>
        <w:bottom w:val="none" w:sz="0" w:space="0" w:color="auto"/>
        <w:right w:val="none" w:sz="0" w:space="0" w:color="auto"/>
      </w:divBdr>
    </w:div>
    <w:div w:id="1309935595">
      <w:bodyDiv w:val="1"/>
      <w:marLeft w:val="0"/>
      <w:marRight w:val="0"/>
      <w:marTop w:val="0"/>
      <w:marBottom w:val="0"/>
      <w:divBdr>
        <w:top w:val="none" w:sz="0" w:space="0" w:color="auto"/>
        <w:left w:val="none" w:sz="0" w:space="0" w:color="auto"/>
        <w:bottom w:val="none" w:sz="0" w:space="0" w:color="auto"/>
        <w:right w:val="none" w:sz="0" w:space="0" w:color="auto"/>
      </w:divBdr>
    </w:div>
    <w:div w:id="1309939833">
      <w:bodyDiv w:val="1"/>
      <w:marLeft w:val="0"/>
      <w:marRight w:val="0"/>
      <w:marTop w:val="0"/>
      <w:marBottom w:val="0"/>
      <w:divBdr>
        <w:top w:val="none" w:sz="0" w:space="0" w:color="auto"/>
        <w:left w:val="none" w:sz="0" w:space="0" w:color="auto"/>
        <w:bottom w:val="none" w:sz="0" w:space="0" w:color="auto"/>
        <w:right w:val="none" w:sz="0" w:space="0" w:color="auto"/>
      </w:divBdr>
    </w:div>
    <w:div w:id="1309940552">
      <w:bodyDiv w:val="1"/>
      <w:marLeft w:val="0"/>
      <w:marRight w:val="0"/>
      <w:marTop w:val="0"/>
      <w:marBottom w:val="0"/>
      <w:divBdr>
        <w:top w:val="none" w:sz="0" w:space="0" w:color="auto"/>
        <w:left w:val="none" w:sz="0" w:space="0" w:color="auto"/>
        <w:bottom w:val="none" w:sz="0" w:space="0" w:color="auto"/>
        <w:right w:val="none" w:sz="0" w:space="0" w:color="auto"/>
      </w:divBdr>
    </w:div>
    <w:div w:id="1309943543">
      <w:bodyDiv w:val="1"/>
      <w:marLeft w:val="0"/>
      <w:marRight w:val="0"/>
      <w:marTop w:val="0"/>
      <w:marBottom w:val="0"/>
      <w:divBdr>
        <w:top w:val="none" w:sz="0" w:space="0" w:color="auto"/>
        <w:left w:val="none" w:sz="0" w:space="0" w:color="auto"/>
        <w:bottom w:val="none" w:sz="0" w:space="0" w:color="auto"/>
        <w:right w:val="none" w:sz="0" w:space="0" w:color="auto"/>
      </w:divBdr>
    </w:div>
    <w:div w:id="1310208057">
      <w:bodyDiv w:val="1"/>
      <w:marLeft w:val="0"/>
      <w:marRight w:val="0"/>
      <w:marTop w:val="0"/>
      <w:marBottom w:val="0"/>
      <w:divBdr>
        <w:top w:val="none" w:sz="0" w:space="0" w:color="auto"/>
        <w:left w:val="none" w:sz="0" w:space="0" w:color="auto"/>
        <w:bottom w:val="none" w:sz="0" w:space="0" w:color="auto"/>
        <w:right w:val="none" w:sz="0" w:space="0" w:color="auto"/>
      </w:divBdr>
    </w:div>
    <w:div w:id="1310359320">
      <w:bodyDiv w:val="1"/>
      <w:marLeft w:val="0"/>
      <w:marRight w:val="0"/>
      <w:marTop w:val="0"/>
      <w:marBottom w:val="0"/>
      <w:divBdr>
        <w:top w:val="none" w:sz="0" w:space="0" w:color="auto"/>
        <w:left w:val="none" w:sz="0" w:space="0" w:color="auto"/>
        <w:bottom w:val="none" w:sz="0" w:space="0" w:color="auto"/>
        <w:right w:val="none" w:sz="0" w:space="0" w:color="auto"/>
      </w:divBdr>
    </w:div>
    <w:div w:id="1310400339">
      <w:bodyDiv w:val="1"/>
      <w:marLeft w:val="0"/>
      <w:marRight w:val="0"/>
      <w:marTop w:val="0"/>
      <w:marBottom w:val="0"/>
      <w:divBdr>
        <w:top w:val="none" w:sz="0" w:space="0" w:color="auto"/>
        <w:left w:val="none" w:sz="0" w:space="0" w:color="auto"/>
        <w:bottom w:val="none" w:sz="0" w:space="0" w:color="auto"/>
        <w:right w:val="none" w:sz="0" w:space="0" w:color="auto"/>
      </w:divBdr>
    </w:div>
    <w:div w:id="1310523588">
      <w:bodyDiv w:val="1"/>
      <w:marLeft w:val="0"/>
      <w:marRight w:val="0"/>
      <w:marTop w:val="0"/>
      <w:marBottom w:val="0"/>
      <w:divBdr>
        <w:top w:val="none" w:sz="0" w:space="0" w:color="auto"/>
        <w:left w:val="none" w:sz="0" w:space="0" w:color="auto"/>
        <w:bottom w:val="none" w:sz="0" w:space="0" w:color="auto"/>
        <w:right w:val="none" w:sz="0" w:space="0" w:color="auto"/>
      </w:divBdr>
    </w:div>
    <w:div w:id="1310591526">
      <w:bodyDiv w:val="1"/>
      <w:marLeft w:val="0"/>
      <w:marRight w:val="0"/>
      <w:marTop w:val="0"/>
      <w:marBottom w:val="0"/>
      <w:divBdr>
        <w:top w:val="none" w:sz="0" w:space="0" w:color="auto"/>
        <w:left w:val="none" w:sz="0" w:space="0" w:color="auto"/>
        <w:bottom w:val="none" w:sz="0" w:space="0" w:color="auto"/>
        <w:right w:val="none" w:sz="0" w:space="0" w:color="auto"/>
      </w:divBdr>
    </w:div>
    <w:div w:id="1310669801">
      <w:bodyDiv w:val="1"/>
      <w:marLeft w:val="0"/>
      <w:marRight w:val="0"/>
      <w:marTop w:val="0"/>
      <w:marBottom w:val="0"/>
      <w:divBdr>
        <w:top w:val="none" w:sz="0" w:space="0" w:color="auto"/>
        <w:left w:val="none" w:sz="0" w:space="0" w:color="auto"/>
        <w:bottom w:val="none" w:sz="0" w:space="0" w:color="auto"/>
        <w:right w:val="none" w:sz="0" w:space="0" w:color="auto"/>
      </w:divBdr>
    </w:div>
    <w:div w:id="1310671906">
      <w:bodyDiv w:val="1"/>
      <w:marLeft w:val="0"/>
      <w:marRight w:val="0"/>
      <w:marTop w:val="0"/>
      <w:marBottom w:val="0"/>
      <w:divBdr>
        <w:top w:val="none" w:sz="0" w:space="0" w:color="auto"/>
        <w:left w:val="none" w:sz="0" w:space="0" w:color="auto"/>
        <w:bottom w:val="none" w:sz="0" w:space="0" w:color="auto"/>
        <w:right w:val="none" w:sz="0" w:space="0" w:color="auto"/>
      </w:divBdr>
    </w:div>
    <w:div w:id="1310673154">
      <w:bodyDiv w:val="1"/>
      <w:marLeft w:val="0"/>
      <w:marRight w:val="0"/>
      <w:marTop w:val="0"/>
      <w:marBottom w:val="0"/>
      <w:divBdr>
        <w:top w:val="none" w:sz="0" w:space="0" w:color="auto"/>
        <w:left w:val="none" w:sz="0" w:space="0" w:color="auto"/>
        <w:bottom w:val="none" w:sz="0" w:space="0" w:color="auto"/>
        <w:right w:val="none" w:sz="0" w:space="0" w:color="auto"/>
      </w:divBdr>
    </w:div>
    <w:div w:id="1310745919">
      <w:bodyDiv w:val="1"/>
      <w:marLeft w:val="0"/>
      <w:marRight w:val="0"/>
      <w:marTop w:val="0"/>
      <w:marBottom w:val="0"/>
      <w:divBdr>
        <w:top w:val="none" w:sz="0" w:space="0" w:color="auto"/>
        <w:left w:val="none" w:sz="0" w:space="0" w:color="auto"/>
        <w:bottom w:val="none" w:sz="0" w:space="0" w:color="auto"/>
        <w:right w:val="none" w:sz="0" w:space="0" w:color="auto"/>
      </w:divBdr>
    </w:div>
    <w:div w:id="1310937796">
      <w:bodyDiv w:val="1"/>
      <w:marLeft w:val="0"/>
      <w:marRight w:val="0"/>
      <w:marTop w:val="0"/>
      <w:marBottom w:val="0"/>
      <w:divBdr>
        <w:top w:val="none" w:sz="0" w:space="0" w:color="auto"/>
        <w:left w:val="none" w:sz="0" w:space="0" w:color="auto"/>
        <w:bottom w:val="none" w:sz="0" w:space="0" w:color="auto"/>
        <w:right w:val="none" w:sz="0" w:space="0" w:color="auto"/>
      </w:divBdr>
    </w:div>
    <w:div w:id="1310944430">
      <w:bodyDiv w:val="1"/>
      <w:marLeft w:val="0"/>
      <w:marRight w:val="0"/>
      <w:marTop w:val="0"/>
      <w:marBottom w:val="0"/>
      <w:divBdr>
        <w:top w:val="none" w:sz="0" w:space="0" w:color="auto"/>
        <w:left w:val="none" w:sz="0" w:space="0" w:color="auto"/>
        <w:bottom w:val="none" w:sz="0" w:space="0" w:color="auto"/>
        <w:right w:val="none" w:sz="0" w:space="0" w:color="auto"/>
      </w:divBdr>
    </w:div>
    <w:div w:id="1311205923">
      <w:bodyDiv w:val="1"/>
      <w:marLeft w:val="0"/>
      <w:marRight w:val="0"/>
      <w:marTop w:val="0"/>
      <w:marBottom w:val="0"/>
      <w:divBdr>
        <w:top w:val="none" w:sz="0" w:space="0" w:color="auto"/>
        <w:left w:val="none" w:sz="0" w:space="0" w:color="auto"/>
        <w:bottom w:val="none" w:sz="0" w:space="0" w:color="auto"/>
        <w:right w:val="none" w:sz="0" w:space="0" w:color="auto"/>
      </w:divBdr>
    </w:div>
    <w:div w:id="1311207833">
      <w:bodyDiv w:val="1"/>
      <w:marLeft w:val="0"/>
      <w:marRight w:val="0"/>
      <w:marTop w:val="0"/>
      <w:marBottom w:val="0"/>
      <w:divBdr>
        <w:top w:val="none" w:sz="0" w:space="0" w:color="auto"/>
        <w:left w:val="none" w:sz="0" w:space="0" w:color="auto"/>
        <w:bottom w:val="none" w:sz="0" w:space="0" w:color="auto"/>
        <w:right w:val="none" w:sz="0" w:space="0" w:color="auto"/>
      </w:divBdr>
    </w:div>
    <w:div w:id="1311211012">
      <w:bodyDiv w:val="1"/>
      <w:marLeft w:val="0"/>
      <w:marRight w:val="0"/>
      <w:marTop w:val="0"/>
      <w:marBottom w:val="0"/>
      <w:divBdr>
        <w:top w:val="none" w:sz="0" w:space="0" w:color="auto"/>
        <w:left w:val="none" w:sz="0" w:space="0" w:color="auto"/>
        <w:bottom w:val="none" w:sz="0" w:space="0" w:color="auto"/>
        <w:right w:val="none" w:sz="0" w:space="0" w:color="auto"/>
      </w:divBdr>
    </w:div>
    <w:div w:id="1311523811">
      <w:bodyDiv w:val="1"/>
      <w:marLeft w:val="0"/>
      <w:marRight w:val="0"/>
      <w:marTop w:val="0"/>
      <w:marBottom w:val="0"/>
      <w:divBdr>
        <w:top w:val="none" w:sz="0" w:space="0" w:color="auto"/>
        <w:left w:val="none" w:sz="0" w:space="0" w:color="auto"/>
        <w:bottom w:val="none" w:sz="0" w:space="0" w:color="auto"/>
        <w:right w:val="none" w:sz="0" w:space="0" w:color="auto"/>
      </w:divBdr>
    </w:div>
    <w:div w:id="1312171808">
      <w:bodyDiv w:val="1"/>
      <w:marLeft w:val="0"/>
      <w:marRight w:val="0"/>
      <w:marTop w:val="0"/>
      <w:marBottom w:val="0"/>
      <w:divBdr>
        <w:top w:val="none" w:sz="0" w:space="0" w:color="auto"/>
        <w:left w:val="none" w:sz="0" w:space="0" w:color="auto"/>
        <w:bottom w:val="none" w:sz="0" w:space="0" w:color="auto"/>
        <w:right w:val="none" w:sz="0" w:space="0" w:color="auto"/>
      </w:divBdr>
    </w:div>
    <w:div w:id="1312179436">
      <w:bodyDiv w:val="1"/>
      <w:marLeft w:val="0"/>
      <w:marRight w:val="0"/>
      <w:marTop w:val="0"/>
      <w:marBottom w:val="0"/>
      <w:divBdr>
        <w:top w:val="none" w:sz="0" w:space="0" w:color="auto"/>
        <w:left w:val="none" w:sz="0" w:space="0" w:color="auto"/>
        <w:bottom w:val="none" w:sz="0" w:space="0" w:color="auto"/>
        <w:right w:val="none" w:sz="0" w:space="0" w:color="auto"/>
      </w:divBdr>
    </w:div>
    <w:div w:id="1312978046">
      <w:bodyDiv w:val="1"/>
      <w:marLeft w:val="0"/>
      <w:marRight w:val="0"/>
      <w:marTop w:val="0"/>
      <w:marBottom w:val="0"/>
      <w:divBdr>
        <w:top w:val="none" w:sz="0" w:space="0" w:color="auto"/>
        <w:left w:val="none" w:sz="0" w:space="0" w:color="auto"/>
        <w:bottom w:val="none" w:sz="0" w:space="0" w:color="auto"/>
        <w:right w:val="none" w:sz="0" w:space="0" w:color="auto"/>
      </w:divBdr>
    </w:div>
    <w:div w:id="1313099737">
      <w:bodyDiv w:val="1"/>
      <w:marLeft w:val="0"/>
      <w:marRight w:val="0"/>
      <w:marTop w:val="0"/>
      <w:marBottom w:val="0"/>
      <w:divBdr>
        <w:top w:val="none" w:sz="0" w:space="0" w:color="auto"/>
        <w:left w:val="none" w:sz="0" w:space="0" w:color="auto"/>
        <w:bottom w:val="none" w:sz="0" w:space="0" w:color="auto"/>
        <w:right w:val="none" w:sz="0" w:space="0" w:color="auto"/>
      </w:divBdr>
    </w:div>
    <w:div w:id="1313175590">
      <w:bodyDiv w:val="1"/>
      <w:marLeft w:val="0"/>
      <w:marRight w:val="0"/>
      <w:marTop w:val="0"/>
      <w:marBottom w:val="0"/>
      <w:divBdr>
        <w:top w:val="none" w:sz="0" w:space="0" w:color="auto"/>
        <w:left w:val="none" w:sz="0" w:space="0" w:color="auto"/>
        <w:bottom w:val="none" w:sz="0" w:space="0" w:color="auto"/>
        <w:right w:val="none" w:sz="0" w:space="0" w:color="auto"/>
      </w:divBdr>
    </w:div>
    <w:div w:id="1313219790">
      <w:bodyDiv w:val="1"/>
      <w:marLeft w:val="0"/>
      <w:marRight w:val="0"/>
      <w:marTop w:val="0"/>
      <w:marBottom w:val="0"/>
      <w:divBdr>
        <w:top w:val="none" w:sz="0" w:space="0" w:color="auto"/>
        <w:left w:val="none" w:sz="0" w:space="0" w:color="auto"/>
        <w:bottom w:val="none" w:sz="0" w:space="0" w:color="auto"/>
        <w:right w:val="none" w:sz="0" w:space="0" w:color="auto"/>
      </w:divBdr>
    </w:div>
    <w:div w:id="1313363011">
      <w:bodyDiv w:val="1"/>
      <w:marLeft w:val="0"/>
      <w:marRight w:val="0"/>
      <w:marTop w:val="0"/>
      <w:marBottom w:val="0"/>
      <w:divBdr>
        <w:top w:val="none" w:sz="0" w:space="0" w:color="auto"/>
        <w:left w:val="none" w:sz="0" w:space="0" w:color="auto"/>
        <w:bottom w:val="none" w:sz="0" w:space="0" w:color="auto"/>
        <w:right w:val="none" w:sz="0" w:space="0" w:color="auto"/>
      </w:divBdr>
    </w:div>
    <w:div w:id="1313364618">
      <w:bodyDiv w:val="1"/>
      <w:marLeft w:val="0"/>
      <w:marRight w:val="0"/>
      <w:marTop w:val="0"/>
      <w:marBottom w:val="0"/>
      <w:divBdr>
        <w:top w:val="none" w:sz="0" w:space="0" w:color="auto"/>
        <w:left w:val="none" w:sz="0" w:space="0" w:color="auto"/>
        <w:bottom w:val="none" w:sz="0" w:space="0" w:color="auto"/>
        <w:right w:val="none" w:sz="0" w:space="0" w:color="auto"/>
      </w:divBdr>
    </w:div>
    <w:div w:id="1313489918">
      <w:bodyDiv w:val="1"/>
      <w:marLeft w:val="0"/>
      <w:marRight w:val="0"/>
      <w:marTop w:val="0"/>
      <w:marBottom w:val="0"/>
      <w:divBdr>
        <w:top w:val="none" w:sz="0" w:space="0" w:color="auto"/>
        <w:left w:val="none" w:sz="0" w:space="0" w:color="auto"/>
        <w:bottom w:val="none" w:sz="0" w:space="0" w:color="auto"/>
        <w:right w:val="none" w:sz="0" w:space="0" w:color="auto"/>
      </w:divBdr>
    </w:div>
    <w:div w:id="1313755362">
      <w:bodyDiv w:val="1"/>
      <w:marLeft w:val="0"/>
      <w:marRight w:val="0"/>
      <w:marTop w:val="0"/>
      <w:marBottom w:val="0"/>
      <w:divBdr>
        <w:top w:val="none" w:sz="0" w:space="0" w:color="auto"/>
        <w:left w:val="none" w:sz="0" w:space="0" w:color="auto"/>
        <w:bottom w:val="none" w:sz="0" w:space="0" w:color="auto"/>
        <w:right w:val="none" w:sz="0" w:space="0" w:color="auto"/>
      </w:divBdr>
    </w:div>
    <w:div w:id="1313758534">
      <w:bodyDiv w:val="1"/>
      <w:marLeft w:val="0"/>
      <w:marRight w:val="0"/>
      <w:marTop w:val="0"/>
      <w:marBottom w:val="0"/>
      <w:divBdr>
        <w:top w:val="none" w:sz="0" w:space="0" w:color="auto"/>
        <w:left w:val="none" w:sz="0" w:space="0" w:color="auto"/>
        <w:bottom w:val="none" w:sz="0" w:space="0" w:color="auto"/>
        <w:right w:val="none" w:sz="0" w:space="0" w:color="auto"/>
      </w:divBdr>
    </w:div>
    <w:div w:id="1314262538">
      <w:bodyDiv w:val="1"/>
      <w:marLeft w:val="0"/>
      <w:marRight w:val="0"/>
      <w:marTop w:val="0"/>
      <w:marBottom w:val="0"/>
      <w:divBdr>
        <w:top w:val="none" w:sz="0" w:space="0" w:color="auto"/>
        <w:left w:val="none" w:sz="0" w:space="0" w:color="auto"/>
        <w:bottom w:val="none" w:sz="0" w:space="0" w:color="auto"/>
        <w:right w:val="none" w:sz="0" w:space="0" w:color="auto"/>
      </w:divBdr>
    </w:div>
    <w:div w:id="1314331207">
      <w:bodyDiv w:val="1"/>
      <w:marLeft w:val="0"/>
      <w:marRight w:val="0"/>
      <w:marTop w:val="0"/>
      <w:marBottom w:val="0"/>
      <w:divBdr>
        <w:top w:val="none" w:sz="0" w:space="0" w:color="auto"/>
        <w:left w:val="none" w:sz="0" w:space="0" w:color="auto"/>
        <w:bottom w:val="none" w:sz="0" w:space="0" w:color="auto"/>
        <w:right w:val="none" w:sz="0" w:space="0" w:color="auto"/>
      </w:divBdr>
    </w:div>
    <w:div w:id="1314405956">
      <w:bodyDiv w:val="1"/>
      <w:marLeft w:val="0"/>
      <w:marRight w:val="0"/>
      <w:marTop w:val="0"/>
      <w:marBottom w:val="0"/>
      <w:divBdr>
        <w:top w:val="none" w:sz="0" w:space="0" w:color="auto"/>
        <w:left w:val="none" w:sz="0" w:space="0" w:color="auto"/>
        <w:bottom w:val="none" w:sz="0" w:space="0" w:color="auto"/>
        <w:right w:val="none" w:sz="0" w:space="0" w:color="auto"/>
      </w:divBdr>
    </w:div>
    <w:div w:id="1314412386">
      <w:bodyDiv w:val="1"/>
      <w:marLeft w:val="0"/>
      <w:marRight w:val="0"/>
      <w:marTop w:val="0"/>
      <w:marBottom w:val="0"/>
      <w:divBdr>
        <w:top w:val="none" w:sz="0" w:space="0" w:color="auto"/>
        <w:left w:val="none" w:sz="0" w:space="0" w:color="auto"/>
        <w:bottom w:val="none" w:sz="0" w:space="0" w:color="auto"/>
        <w:right w:val="none" w:sz="0" w:space="0" w:color="auto"/>
      </w:divBdr>
    </w:div>
    <w:div w:id="1314480863">
      <w:bodyDiv w:val="1"/>
      <w:marLeft w:val="0"/>
      <w:marRight w:val="0"/>
      <w:marTop w:val="0"/>
      <w:marBottom w:val="0"/>
      <w:divBdr>
        <w:top w:val="none" w:sz="0" w:space="0" w:color="auto"/>
        <w:left w:val="none" w:sz="0" w:space="0" w:color="auto"/>
        <w:bottom w:val="none" w:sz="0" w:space="0" w:color="auto"/>
        <w:right w:val="none" w:sz="0" w:space="0" w:color="auto"/>
      </w:divBdr>
    </w:div>
    <w:div w:id="1314674639">
      <w:bodyDiv w:val="1"/>
      <w:marLeft w:val="0"/>
      <w:marRight w:val="0"/>
      <w:marTop w:val="0"/>
      <w:marBottom w:val="0"/>
      <w:divBdr>
        <w:top w:val="none" w:sz="0" w:space="0" w:color="auto"/>
        <w:left w:val="none" w:sz="0" w:space="0" w:color="auto"/>
        <w:bottom w:val="none" w:sz="0" w:space="0" w:color="auto"/>
        <w:right w:val="none" w:sz="0" w:space="0" w:color="auto"/>
      </w:divBdr>
    </w:div>
    <w:div w:id="1315138608">
      <w:bodyDiv w:val="1"/>
      <w:marLeft w:val="0"/>
      <w:marRight w:val="0"/>
      <w:marTop w:val="0"/>
      <w:marBottom w:val="0"/>
      <w:divBdr>
        <w:top w:val="none" w:sz="0" w:space="0" w:color="auto"/>
        <w:left w:val="none" w:sz="0" w:space="0" w:color="auto"/>
        <w:bottom w:val="none" w:sz="0" w:space="0" w:color="auto"/>
        <w:right w:val="none" w:sz="0" w:space="0" w:color="auto"/>
      </w:divBdr>
    </w:div>
    <w:div w:id="1315332434">
      <w:bodyDiv w:val="1"/>
      <w:marLeft w:val="0"/>
      <w:marRight w:val="0"/>
      <w:marTop w:val="0"/>
      <w:marBottom w:val="0"/>
      <w:divBdr>
        <w:top w:val="none" w:sz="0" w:space="0" w:color="auto"/>
        <w:left w:val="none" w:sz="0" w:space="0" w:color="auto"/>
        <w:bottom w:val="none" w:sz="0" w:space="0" w:color="auto"/>
        <w:right w:val="none" w:sz="0" w:space="0" w:color="auto"/>
      </w:divBdr>
    </w:div>
    <w:div w:id="1315446368">
      <w:bodyDiv w:val="1"/>
      <w:marLeft w:val="0"/>
      <w:marRight w:val="0"/>
      <w:marTop w:val="0"/>
      <w:marBottom w:val="0"/>
      <w:divBdr>
        <w:top w:val="none" w:sz="0" w:space="0" w:color="auto"/>
        <w:left w:val="none" w:sz="0" w:space="0" w:color="auto"/>
        <w:bottom w:val="none" w:sz="0" w:space="0" w:color="auto"/>
        <w:right w:val="none" w:sz="0" w:space="0" w:color="auto"/>
      </w:divBdr>
    </w:div>
    <w:div w:id="1315647354">
      <w:bodyDiv w:val="1"/>
      <w:marLeft w:val="0"/>
      <w:marRight w:val="0"/>
      <w:marTop w:val="0"/>
      <w:marBottom w:val="0"/>
      <w:divBdr>
        <w:top w:val="none" w:sz="0" w:space="0" w:color="auto"/>
        <w:left w:val="none" w:sz="0" w:space="0" w:color="auto"/>
        <w:bottom w:val="none" w:sz="0" w:space="0" w:color="auto"/>
        <w:right w:val="none" w:sz="0" w:space="0" w:color="auto"/>
      </w:divBdr>
    </w:div>
    <w:div w:id="1315649443">
      <w:bodyDiv w:val="1"/>
      <w:marLeft w:val="0"/>
      <w:marRight w:val="0"/>
      <w:marTop w:val="0"/>
      <w:marBottom w:val="0"/>
      <w:divBdr>
        <w:top w:val="none" w:sz="0" w:space="0" w:color="auto"/>
        <w:left w:val="none" w:sz="0" w:space="0" w:color="auto"/>
        <w:bottom w:val="none" w:sz="0" w:space="0" w:color="auto"/>
        <w:right w:val="none" w:sz="0" w:space="0" w:color="auto"/>
      </w:divBdr>
    </w:div>
    <w:div w:id="1315715092">
      <w:bodyDiv w:val="1"/>
      <w:marLeft w:val="0"/>
      <w:marRight w:val="0"/>
      <w:marTop w:val="0"/>
      <w:marBottom w:val="0"/>
      <w:divBdr>
        <w:top w:val="none" w:sz="0" w:space="0" w:color="auto"/>
        <w:left w:val="none" w:sz="0" w:space="0" w:color="auto"/>
        <w:bottom w:val="none" w:sz="0" w:space="0" w:color="auto"/>
        <w:right w:val="none" w:sz="0" w:space="0" w:color="auto"/>
      </w:divBdr>
    </w:div>
    <w:div w:id="1315720908">
      <w:bodyDiv w:val="1"/>
      <w:marLeft w:val="0"/>
      <w:marRight w:val="0"/>
      <w:marTop w:val="0"/>
      <w:marBottom w:val="0"/>
      <w:divBdr>
        <w:top w:val="none" w:sz="0" w:space="0" w:color="auto"/>
        <w:left w:val="none" w:sz="0" w:space="0" w:color="auto"/>
        <w:bottom w:val="none" w:sz="0" w:space="0" w:color="auto"/>
        <w:right w:val="none" w:sz="0" w:space="0" w:color="auto"/>
      </w:divBdr>
    </w:div>
    <w:div w:id="1316452011">
      <w:bodyDiv w:val="1"/>
      <w:marLeft w:val="0"/>
      <w:marRight w:val="0"/>
      <w:marTop w:val="0"/>
      <w:marBottom w:val="0"/>
      <w:divBdr>
        <w:top w:val="none" w:sz="0" w:space="0" w:color="auto"/>
        <w:left w:val="none" w:sz="0" w:space="0" w:color="auto"/>
        <w:bottom w:val="none" w:sz="0" w:space="0" w:color="auto"/>
        <w:right w:val="none" w:sz="0" w:space="0" w:color="auto"/>
      </w:divBdr>
    </w:div>
    <w:div w:id="1316492378">
      <w:bodyDiv w:val="1"/>
      <w:marLeft w:val="0"/>
      <w:marRight w:val="0"/>
      <w:marTop w:val="0"/>
      <w:marBottom w:val="0"/>
      <w:divBdr>
        <w:top w:val="none" w:sz="0" w:space="0" w:color="auto"/>
        <w:left w:val="none" w:sz="0" w:space="0" w:color="auto"/>
        <w:bottom w:val="none" w:sz="0" w:space="0" w:color="auto"/>
        <w:right w:val="none" w:sz="0" w:space="0" w:color="auto"/>
      </w:divBdr>
    </w:div>
    <w:div w:id="1316568061">
      <w:bodyDiv w:val="1"/>
      <w:marLeft w:val="0"/>
      <w:marRight w:val="0"/>
      <w:marTop w:val="0"/>
      <w:marBottom w:val="0"/>
      <w:divBdr>
        <w:top w:val="none" w:sz="0" w:space="0" w:color="auto"/>
        <w:left w:val="none" w:sz="0" w:space="0" w:color="auto"/>
        <w:bottom w:val="none" w:sz="0" w:space="0" w:color="auto"/>
        <w:right w:val="none" w:sz="0" w:space="0" w:color="auto"/>
      </w:divBdr>
    </w:div>
    <w:div w:id="1316687967">
      <w:bodyDiv w:val="1"/>
      <w:marLeft w:val="0"/>
      <w:marRight w:val="0"/>
      <w:marTop w:val="0"/>
      <w:marBottom w:val="0"/>
      <w:divBdr>
        <w:top w:val="none" w:sz="0" w:space="0" w:color="auto"/>
        <w:left w:val="none" w:sz="0" w:space="0" w:color="auto"/>
        <w:bottom w:val="none" w:sz="0" w:space="0" w:color="auto"/>
        <w:right w:val="none" w:sz="0" w:space="0" w:color="auto"/>
      </w:divBdr>
    </w:div>
    <w:div w:id="1317106470">
      <w:bodyDiv w:val="1"/>
      <w:marLeft w:val="0"/>
      <w:marRight w:val="0"/>
      <w:marTop w:val="0"/>
      <w:marBottom w:val="0"/>
      <w:divBdr>
        <w:top w:val="none" w:sz="0" w:space="0" w:color="auto"/>
        <w:left w:val="none" w:sz="0" w:space="0" w:color="auto"/>
        <w:bottom w:val="none" w:sz="0" w:space="0" w:color="auto"/>
        <w:right w:val="none" w:sz="0" w:space="0" w:color="auto"/>
      </w:divBdr>
    </w:div>
    <w:div w:id="1317226891">
      <w:bodyDiv w:val="1"/>
      <w:marLeft w:val="0"/>
      <w:marRight w:val="0"/>
      <w:marTop w:val="0"/>
      <w:marBottom w:val="0"/>
      <w:divBdr>
        <w:top w:val="none" w:sz="0" w:space="0" w:color="auto"/>
        <w:left w:val="none" w:sz="0" w:space="0" w:color="auto"/>
        <w:bottom w:val="none" w:sz="0" w:space="0" w:color="auto"/>
        <w:right w:val="none" w:sz="0" w:space="0" w:color="auto"/>
      </w:divBdr>
    </w:div>
    <w:div w:id="1317299374">
      <w:bodyDiv w:val="1"/>
      <w:marLeft w:val="0"/>
      <w:marRight w:val="0"/>
      <w:marTop w:val="0"/>
      <w:marBottom w:val="0"/>
      <w:divBdr>
        <w:top w:val="none" w:sz="0" w:space="0" w:color="auto"/>
        <w:left w:val="none" w:sz="0" w:space="0" w:color="auto"/>
        <w:bottom w:val="none" w:sz="0" w:space="0" w:color="auto"/>
        <w:right w:val="none" w:sz="0" w:space="0" w:color="auto"/>
      </w:divBdr>
    </w:div>
    <w:div w:id="1317883065">
      <w:bodyDiv w:val="1"/>
      <w:marLeft w:val="0"/>
      <w:marRight w:val="0"/>
      <w:marTop w:val="0"/>
      <w:marBottom w:val="0"/>
      <w:divBdr>
        <w:top w:val="none" w:sz="0" w:space="0" w:color="auto"/>
        <w:left w:val="none" w:sz="0" w:space="0" w:color="auto"/>
        <w:bottom w:val="none" w:sz="0" w:space="0" w:color="auto"/>
        <w:right w:val="none" w:sz="0" w:space="0" w:color="auto"/>
      </w:divBdr>
    </w:div>
    <w:div w:id="1318268679">
      <w:bodyDiv w:val="1"/>
      <w:marLeft w:val="0"/>
      <w:marRight w:val="0"/>
      <w:marTop w:val="0"/>
      <w:marBottom w:val="0"/>
      <w:divBdr>
        <w:top w:val="none" w:sz="0" w:space="0" w:color="auto"/>
        <w:left w:val="none" w:sz="0" w:space="0" w:color="auto"/>
        <w:bottom w:val="none" w:sz="0" w:space="0" w:color="auto"/>
        <w:right w:val="none" w:sz="0" w:space="0" w:color="auto"/>
      </w:divBdr>
    </w:div>
    <w:div w:id="1318420190">
      <w:bodyDiv w:val="1"/>
      <w:marLeft w:val="0"/>
      <w:marRight w:val="0"/>
      <w:marTop w:val="0"/>
      <w:marBottom w:val="0"/>
      <w:divBdr>
        <w:top w:val="none" w:sz="0" w:space="0" w:color="auto"/>
        <w:left w:val="none" w:sz="0" w:space="0" w:color="auto"/>
        <w:bottom w:val="none" w:sz="0" w:space="0" w:color="auto"/>
        <w:right w:val="none" w:sz="0" w:space="0" w:color="auto"/>
      </w:divBdr>
    </w:div>
    <w:div w:id="1318611095">
      <w:bodyDiv w:val="1"/>
      <w:marLeft w:val="0"/>
      <w:marRight w:val="0"/>
      <w:marTop w:val="0"/>
      <w:marBottom w:val="0"/>
      <w:divBdr>
        <w:top w:val="none" w:sz="0" w:space="0" w:color="auto"/>
        <w:left w:val="none" w:sz="0" w:space="0" w:color="auto"/>
        <w:bottom w:val="none" w:sz="0" w:space="0" w:color="auto"/>
        <w:right w:val="none" w:sz="0" w:space="0" w:color="auto"/>
      </w:divBdr>
    </w:div>
    <w:div w:id="1318918633">
      <w:bodyDiv w:val="1"/>
      <w:marLeft w:val="0"/>
      <w:marRight w:val="0"/>
      <w:marTop w:val="0"/>
      <w:marBottom w:val="0"/>
      <w:divBdr>
        <w:top w:val="none" w:sz="0" w:space="0" w:color="auto"/>
        <w:left w:val="none" w:sz="0" w:space="0" w:color="auto"/>
        <w:bottom w:val="none" w:sz="0" w:space="0" w:color="auto"/>
        <w:right w:val="none" w:sz="0" w:space="0" w:color="auto"/>
      </w:divBdr>
    </w:div>
    <w:div w:id="1319074374">
      <w:bodyDiv w:val="1"/>
      <w:marLeft w:val="0"/>
      <w:marRight w:val="0"/>
      <w:marTop w:val="0"/>
      <w:marBottom w:val="0"/>
      <w:divBdr>
        <w:top w:val="none" w:sz="0" w:space="0" w:color="auto"/>
        <w:left w:val="none" w:sz="0" w:space="0" w:color="auto"/>
        <w:bottom w:val="none" w:sz="0" w:space="0" w:color="auto"/>
        <w:right w:val="none" w:sz="0" w:space="0" w:color="auto"/>
      </w:divBdr>
    </w:div>
    <w:div w:id="1319187531">
      <w:bodyDiv w:val="1"/>
      <w:marLeft w:val="0"/>
      <w:marRight w:val="0"/>
      <w:marTop w:val="0"/>
      <w:marBottom w:val="0"/>
      <w:divBdr>
        <w:top w:val="none" w:sz="0" w:space="0" w:color="auto"/>
        <w:left w:val="none" w:sz="0" w:space="0" w:color="auto"/>
        <w:bottom w:val="none" w:sz="0" w:space="0" w:color="auto"/>
        <w:right w:val="none" w:sz="0" w:space="0" w:color="auto"/>
      </w:divBdr>
    </w:div>
    <w:div w:id="1319307073">
      <w:bodyDiv w:val="1"/>
      <w:marLeft w:val="0"/>
      <w:marRight w:val="0"/>
      <w:marTop w:val="0"/>
      <w:marBottom w:val="0"/>
      <w:divBdr>
        <w:top w:val="none" w:sz="0" w:space="0" w:color="auto"/>
        <w:left w:val="none" w:sz="0" w:space="0" w:color="auto"/>
        <w:bottom w:val="none" w:sz="0" w:space="0" w:color="auto"/>
        <w:right w:val="none" w:sz="0" w:space="0" w:color="auto"/>
      </w:divBdr>
    </w:div>
    <w:div w:id="1319462085">
      <w:bodyDiv w:val="1"/>
      <w:marLeft w:val="0"/>
      <w:marRight w:val="0"/>
      <w:marTop w:val="0"/>
      <w:marBottom w:val="0"/>
      <w:divBdr>
        <w:top w:val="none" w:sz="0" w:space="0" w:color="auto"/>
        <w:left w:val="none" w:sz="0" w:space="0" w:color="auto"/>
        <w:bottom w:val="none" w:sz="0" w:space="0" w:color="auto"/>
        <w:right w:val="none" w:sz="0" w:space="0" w:color="auto"/>
      </w:divBdr>
    </w:div>
    <w:div w:id="1319649799">
      <w:bodyDiv w:val="1"/>
      <w:marLeft w:val="0"/>
      <w:marRight w:val="0"/>
      <w:marTop w:val="0"/>
      <w:marBottom w:val="0"/>
      <w:divBdr>
        <w:top w:val="none" w:sz="0" w:space="0" w:color="auto"/>
        <w:left w:val="none" w:sz="0" w:space="0" w:color="auto"/>
        <w:bottom w:val="none" w:sz="0" w:space="0" w:color="auto"/>
        <w:right w:val="none" w:sz="0" w:space="0" w:color="auto"/>
      </w:divBdr>
    </w:div>
    <w:div w:id="1320038591">
      <w:bodyDiv w:val="1"/>
      <w:marLeft w:val="0"/>
      <w:marRight w:val="0"/>
      <w:marTop w:val="0"/>
      <w:marBottom w:val="0"/>
      <w:divBdr>
        <w:top w:val="none" w:sz="0" w:space="0" w:color="auto"/>
        <w:left w:val="none" w:sz="0" w:space="0" w:color="auto"/>
        <w:bottom w:val="none" w:sz="0" w:space="0" w:color="auto"/>
        <w:right w:val="none" w:sz="0" w:space="0" w:color="auto"/>
      </w:divBdr>
    </w:div>
    <w:div w:id="1320232665">
      <w:bodyDiv w:val="1"/>
      <w:marLeft w:val="0"/>
      <w:marRight w:val="0"/>
      <w:marTop w:val="0"/>
      <w:marBottom w:val="0"/>
      <w:divBdr>
        <w:top w:val="none" w:sz="0" w:space="0" w:color="auto"/>
        <w:left w:val="none" w:sz="0" w:space="0" w:color="auto"/>
        <w:bottom w:val="none" w:sz="0" w:space="0" w:color="auto"/>
        <w:right w:val="none" w:sz="0" w:space="0" w:color="auto"/>
      </w:divBdr>
    </w:div>
    <w:div w:id="1320381950">
      <w:bodyDiv w:val="1"/>
      <w:marLeft w:val="0"/>
      <w:marRight w:val="0"/>
      <w:marTop w:val="0"/>
      <w:marBottom w:val="0"/>
      <w:divBdr>
        <w:top w:val="none" w:sz="0" w:space="0" w:color="auto"/>
        <w:left w:val="none" w:sz="0" w:space="0" w:color="auto"/>
        <w:bottom w:val="none" w:sz="0" w:space="0" w:color="auto"/>
        <w:right w:val="none" w:sz="0" w:space="0" w:color="auto"/>
      </w:divBdr>
    </w:div>
    <w:div w:id="1320419974">
      <w:bodyDiv w:val="1"/>
      <w:marLeft w:val="0"/>
      <w:marRight w:val="0"/>
      <w:marTop w:val="0"/>
      <w:marBottom w:val="0"/>
      <w:divBdr>
        <w:top w:val="none" w:sz="0" w:space="0" w:color="auto"/>
        <w:left w:val="none" w:sz="0" w:space="0" w:color="auto"/>
        <w:bottom w:val="none" w:sz="0" w:space="0" w:color="auto"/>
        <w:right w:val="none" w:sz="0" w:space="0" w:color="auto"/>
      </w:divBdr>
    </w:div>
    <w:div w:id="1320964365">
      <w:bodyDiv w:val="1"/>
      <w:marLeft w:val="0"/>
      <w:marRight w:val="0"/>
      <w:marTop w:val="0"/>
      <w:marBottom w:val="0"/>
      <w:divBdr>
        <w:top w:val="none" w:sz="0" w:space="0" w:color="auto"/>
        <w:left w:val="none" w:sz="0" w:space="0" w:color="auto"/>
        <w:bottom w:val="none" w:sz="0" w:space="0" w:color="auto"/>
        <w:right w:val="none" w:sz="0" w:space="0" w:color="auto"/>
      </w:divBdr>
    </w:div>
    <w:div w:id="1321231359">
      <w:bodyDiv w:val="1"/>
      <w:marLeft w:val="0"/>
      <w:marRight w:val="0"/>
      <w:marTop w:val="0"/>
      <w:marBottom w:val="0"/>
      <w:divBdr>
        <w:top w:val="none" w:sz="0" w:space="0" w:color="auto"/>
        <w:left w:val="none" w:sz="0" w:space="0" w:color="auto"/>
        <w:bottom w:val="none" w:sz="0" w:space="0" w:color="auto"/>
        <w:right w:val="none" w:sz="0" w:space="0" w:color="auto"/>
      </w:divBdr>
    </w:div>
    <w:div w:id="1321351131">
      <w:bodyDiv w:val="1"/>
      <w:marLeft w:val="0"/>
      <w:marRight w:val="0"/>
      <w:marTop w:val="0"/>
      <w:marBottom w:val="0"/>
      <w:divBdr>
        <w:top w:val="none" w:sz="0" w:space="0" w:color="auto"/>
        <w:left w:val="none" w:sz="0" w:space="0" w:color="auto"/>
        <w:bottom w:val="none" w:sz="0" w:space="0" w:color="auto"/>
        <w:right w:val="none" w:sz="0" w:space="0" w:color="auto"/>
      </w:divBdr>
    </w:div>
    <w:div w:id="1321428408">
      <w:bodyDiv w:val="1"/>
      <w:marLeft w:val="0"/>
      <w:marRight w:val="0"/>
      <w:marTop w:val="0"/>
      <w:marBottom w:val="0"/>
      <w:divBdr>
        <w:top w:val="none" w:sz="0" w:space="0" w:color="auto"/>
        <w:left w:val="none" w:sz="0" w:space="0" w:color="auto"/>
        <w:bottom w:val="none" w:sz="0" w:space="0" w:color="auto"/>
        <w:right w:val="none" w:sz="0" w:space="0" w:color="auto"/>
      </w:divBdr>
    </w:div>
    <w:div w:id="1321545839">
      <w:bodyDiv w:val="1"/>
      <w:marLeft w:val="0"/>
      <w:marRight w:val="0"/>
      <w:marTop w:val="0"/>
      <w:marBottom w:val="0"/>
      <w:divBdr>
        <w:top w:val="none" w:sz="0" w:space="0" w:color="auto"/>
        <w:left w:val="none" w:sz="0" w:space="0" w:color="auto"/>
        <w:bottom w:val="none" w:sz="0" w:space="0" w:color="auto"/>
        <w:right w:val="none" w:sz="0" w:space="0" w:color="auto"/>
      </w:divBdr>
    </w:div>
    <w:div w:id="1321884834">
      <w:bodyDiv w:val="1"/>
      <w:marLeft w:val="0"/>
      <w:marRight w:val="0"/>
      <w:marTop w:val="0"/>
      <w:marBottom w:val="0"/>
      <w:divBdr>
        <w:top w:val="none" w:sz="0" w:space="0" w:color="auto"/>
        <w:left w:val="none" w:sz="0" w:space="0" w:color="auto"/>
        <w:bottom w:val="none" w:sz="0" w:space="0" w:color="auto"/>
        <w:right w:val="none" w:sz="0" w:space="0" w:color="auto"/>
      </w:divBdr>
    </w:div>
    <w:div w:id="1321890019">
      <w:bodyDiv w:val="1"/>
      <w:marLeft w:val="0"/>
      <w:marRight w:val="0"/>
      <w:marTop w:val="0"/>
      <w:marBottom w:val="0"/>
      <w:divBdr>
        <w:top w:val="none" w:sz="0" w:space="0" w:color="auto"/>
        <w:left w:val="none" w:sz="0" w:space="0" w:color="auto"/>
        <w:bottom w:val="none" w:sz="0" w:space="0" w:color="auto"/>
        <w:right w:val="none" w:sz="0" w:space="0" w:color="auto"/>
      </w:divBdr>
    </w:div>
    <w:div w:id="1321933496">
      <w:bodyDiv w:val="1"/>
      <w:marLeft w:val="0"/>
      <w:marRight w:val="0"/>
      <w:marTop w:val="0"/>
      <w:marBottom w:val="0"/>
      <w:divBdr>
        <w:top w:val="none" w:sz="0" w:space="0" w:color="auto"/>
        <w:left w:val="none" w:sz="0" w:space="0" w:color="auto"/>
        <w:bottom w:val="none" w:sz="0" w:space="0" w:color="auto"/>
        <w:right w:val="none" w:sz="0" w:space="0" w:color="auto"/>
      </w:divBdr>
    </w:div>
    <w:div w:id="1322078644">
      <w:bodyDiv w:val="1"/>
      <w:marLeft w:val="0"/>
      <w:marRight w:val="0"/>
      <w:marTop w:val="0"/>
      <w:marBottom w:val="0"/>
      <w:divBdr>
        <w:top w:val="none" w:sz="0" w:space="0" w:color="auto"/>
        <w:left w:val="none" w:sz="0" w:space="0" w:color="auto"/>
        <w:bottom w:val="none" w:sz="0" w:space="0" w:color="auto"/>
        <w:right w:val="none" w:sz="0" w:space="0" w:color="auto"/>
      </w:divBdr>
    </w:div>
    <w:div w:id="1322080536">
      <w:bodyDiv w:val="1"/>
      <w:marLeft w:val="0"/>
      <w:marRight w:val="0"/>
      <w:marTop w:val="0"/>
      <w:marBottom w:val="0"/>
      <w:divBdr>
        <w:top w:val="none" w:sz="0" w:space="0" w:color="auto"/>
        <w:left w:val="none" w:sz="0" w:space="0" w:color="auto"/>
        <w:bottom w:val="none" w:sz="0" w:space="0" w:color="auto"/>
        <w:right w:val="none" w:sz="0" w:space="0" w:color="auto"/>
      </w:divBdr>
    </w:div>
    <w:div w:id="1322273638">
      <w:bodyDiv w:val="1"/>
      <w:marLeft w:val="0"/>
      <w:marRight w:val="0"/>
      <w:marTop w:val="0"/>
      <w:marBottom w:val="0"/>
      <w:divBdr>
        <w:top w:val="none" w:sz="0" w:space="0" w:color="auto"/>
        <w:left w:val="none" w:sz="0" w:space="0" w:color="auto"/>
        <w:bottom w:val="none" w:sz="0" w:space="0" w:color="auto"/>
        <w:right w:val="none" w:sz="0" w:space="0" w:color="auto"/>
      </w:divBdr>
    </w:div>
    <w:div w:id="1322392572">
      <w:bodyDiv w:val="1"/>
      <w:marLeft w:val="0"/>
      <w:marRight w:val="0"/>
      <w:marTop w:val="0"/>
      <w:marBottom w:val="0"/>
      <w:divBdr>
        <w:top w:val="none" w:sz="0" w:space="0" w:color="auto"/>
        <w:left w:val="none" w:sz="0" w:space="0" w:color="auto"/>
        <w:bottom w:val="none" w:sz="0" w:space="0" w:color="auto"/>
        <w:right w:val="none" w:sz="0" w:space="0" w:color="auto"/>
      </w:divBdr>
    </w:div>
    <w:div w:id="1322540450">
      <w:bodyDiv w:val="1"/>
      <w:marLeft w:val="0"/>
      <w:marRight w:val="0"/>
      <w:marTop w:val="0"/>
      <w:marBottom w:val="0"/>
      <w:divBdr>
        <w:top w:val="none" w:sz="0" w:space="0" w:color="auto"/>
        <w:left w:val="none" w:sz="0" w:space="0" w:color="auto"/>
        <w:bottom w:val="none" w:sz="0" w:space="0" w:color="auto"/>
        <w:right w:val="none" w:sz="0" w:space="0" w:color="auto"/>
      </w:divBdr>
    </w:div>
    <w:div w:id="1322583617">
      <w:bodyDiv w:val="1"/>
      <w:marLeft w:val="0"/>
      <w:marRight w:val="0"/>
      <w:marTop w:val="0"/>
      <w:marBottom w:val="0"/>
      <w:divBdr>
        <w:top w:val="none" w:sz="0" w:space="0" w:color="auto"/>
        <w:left w:val="none" w:sz="0" w:space="0" w:color="auto"/>
        <w:bottom w:val="none" w:sz="0" w:space="0" w:color="auto"/>
        <w:right w:val="none" w:sz="0" w:space="0" w:color="auto"/>
      </w:divBdr>
    </w:div>
    <w:div w:id="1323001126">
      <w:bodyDiv w:val="1"/>
      <w:marLeft w:val="0"/>
      <w:marRight w:val="0"/>
      <w:marTop w:val="0"/>
      <w:marBottom w:val="0"/>
      <w:divBdr>
        <w:top w:val="none" w:sz="0" w:space="0" w:color="auto"/>
        <w:left w:val="none" w:sz="0" w:space="0" w:color="auto"/>
        <w:bottom w:val="none" w:sz="0" w:space="0" w:color="auto"/>
        <w:right w:val="none" w:sz="0" w:space="0" w:color="auto"/>
      </w:divBdr>
    </w:div>
    <w:div w:id="1323125532">
      <w:bodyDiv w:val="1"/>
      <w:marLeft w:val="0"/>
      <w:marRight w:val="0"/>
      <w:marTop w:val="0"/>
      <w:marBottom w:val="0"/>
      <w:divBdr>
        <w:top w:val="none" w:sz="0" w:space="0" w:color="auto"/>
        <w:left w:val="none" w:sz="0" w:space="0" w:color="auto"/>
        <w:bottom w:val="none" w:sz="0" w:space="0" w:color="auto"/>
        <w:right w:val="none" w:sz="0" w:space="0" w:color="auto"/>
      </w:divBdr>
    </w:div>
    <w:div w:id="1323319005">
      <w:bodyDiv w:val="1"/>
      <w:marLeft w:val="0"/>
      <w:marRight w:val="0"/>
      <w:marTop w:val="0"/>
      <w:marBottom w:val="0"/>
      <w:divBdr>
        <w:top w:val="none" w:sz="0" w:space="0" w:color="auto"/>
        <w:left w:val="none" w:sz="0" w:space="0" w:color="auto"/>
        <w:bottom w:val="none" w:sz="0" w:space="0" w:color="auto"/>
        <w:right w:val="none" w:sz="0" w:space="0" w:color="auto"/>
      </w:divBdr>
    </w:div>
    <w:div w:id="1323389462">
      <w:bodyDiv w:val="1"/>
      <w:marLeft w:val="0"/>
      <w:marRight w:val="0"/>
      <w:marTop w:val="0"/>
      <w:marBottom w:val="0"/>
      <w:divBdr>
        <w:top w:val="none" w:sz="0" w:space="0" w:color="auto"/>
        <w:left w:val="none" w:sz="0" w:space="0" w:color="auto"/>
        <w:bottom w:val="none" w:sz="0" w:space="0" w:color="auto"/>
        <w:right w:val="none" w:sz="0" w:space="0" w:color="auto"/>
      </w:divBdr>
    </w:div>
    <w:div w:id="1323580960">
      <w:bodyDiv w:val="1"/>
      <w:marLeft w:val="0"/>
      <w:marRight w:val="0"/>
      <w:marTop w:val="0"/>
      <w:marBottom w:val="0"/>
      <w:divBdr>
        <w:top w:val="none" w:sz="0" w:space="0" w:color="auto"/>
        <w:left w:val="none" w:sz="0" w:space="0" w:color="auto"/>
        <w:bottom w:val="none" w:sz="0" w:space="0" w:color="auto"/>
        <w:right w:val="none" w:sz="0" w:space="0" w:color="auto"/>
      </w:divBdr>
    </w:div>
    <w:div w:id="1323582950">
      <w:bodyDiv w:val="1"/>
      <w:marLeft w:val="0"/>
      <w:marRight w:val="0"/>
      <w:marTop w:val="0"/>
      <w:marBottom w:val="0"/>
      <w:divBdr>
        <w:top w:val="none" w:sz="0" w:space="0" w:color="auto"/>
        <w:left w:val="none" w:sz="0" w:space="0" w:color="auto"/>
        <w:bottom w:val="none" w:sz="0" w:space="0" w:color="auto"/>
        <w:right w:val="none" w:sz="0" w:space="0" w:color="auto"/>
      </w:divBdr>
    </w:div>
    <w:div w:id="1323969633">
      <w:bodyDiv w:val="1"/>
      <w:marLeft w:val="0"/>
      <w:marRight w:val="0"/>
      <w:marTop w:val="0"/>
      <w:marBottom w:val="0"/>
      <w:divBdr>
        <w:top w:val="none" w:sz="0" w:space="0" w:color="auto"/>
        <w:left w:val="none" w:sz="0" w:space="0" w:color="auto"/>
        <w:bottom w:val="none" w:sz="0" w:space="0" w:color="auto"/>
        <w:right w:val="none" w:sz="0" w:space="0" w:color="auto"/>
      </w:divBdr>
    </w:div>
    <w:div w:id="1324159612">
      <w:bodyDiv w:val="1"/>
      <w:marLeft w:val="0"/>
      <w:marRight w:val="0"/>
      <w:marTop w:val="0"/>
      <w:marBottom w:val="0"/>
      <w:divBdr>
        <w:top w:val="none" w:sz="0" w:space="0" w:color="auto"/>
        <w:left w:val="none" w:sz="0" w:space="0" w:color="auto"/>
        <w:bottom w:val="none" w:sz="0" w:space="0" w:color="auto"/>
        <w:right w:val="none" w:sz="0" w:space="0" w:color="auto"/>
      </w:divBdr>
    </w:div>
    <w:div w:id="1324234875">
      <w:bodyDiv w:val="1"/>
      <w:marLeft w:val="0"/>
      <w:marRight w:val="0"/>
      <w:marTop w:val="0"/>
      <w:marBottom w:val="0"/>
      <w:divBdr>
        <w:top w:val="none" w:sz="0" w:space="0" w:color="auto"/>
        <w:left w:val="none" w:sz="0" w:space="0" w:color="auto"/>
        <w:bottom w:val="none" w:sz="0" w:space="0" w:color="auto"/>
        <w:right w:val="none" w:sz="0" w:space="0" w:color="auto"/>
      </w:divBdr>
    </w:div>
    <w:div w:id="1324354281">
      <w:bodyDiv w:val="1"/>
      <w:marLeft w:val="0"/>
      <w:marRight w:val="0"/>
      <w:marTop w:val="0"/>
      <w:marBottom w:val="0"/>
      <w:divBdr>
        <w:top w:val="none" w:sz="0" w:space="0" w:color="auto"/>
        <w:left w:val="none" w:sz="0" w:space="0" w:color="auto"/>
        <w:bottom w:val="none" w:sz="0" w:space="0" w:color="auto"/>
        <w:right w:val="none" w:sz="0" w:space="0" w:color="auto"/>
      </w:divBdr>
    </w:div>
    <w:div w:id="1324890286">
      <w:bodyDiv w:val="1"/>
      <w:marLeft w:val="0"/>
      <w:marRight w:val="0"/>
      <w:marTop w:val="0"/>
      <w:marBottom w:val="0"/>
      <w:divBdr>
        <w:top w:val="none" w:sz="0" w:space="0" w:color="auto"/>
        <w:left w:val="none" w:sz="0" w:space="0" w:color="auto"/>
        <w:bottom w:val="none" w:sz="0" w:space="0" w:color="auto"/>
        <w:right w:val="none" w:sz="0" w:space="0" w:color="auto"/>
      </w:divBdr>
    </w:div>
    <w:div w:id="1325473456">
      <w:bodyDiv w:val="1"/>
      <w:marLeft w:val="0"/>
      <w:marRight w:val="0"/>
      <w:marTop w:val="0"/>
      <w:marBottom w:val="0"/>
      <w:divBdr>
        <w:top w:val="none" w:sz="0" w:space="0" w:color="auto"/>
        <w:left w:val="none" w:sz="0" w:space="0" w:color="auto"/>
        <w:bottom w:val="none" w:sz="0" w:space="0" w:color="auto"/>
        <w:right w:val="none" w:sz="0" w:space="0" w:color="auto"/>
      </w:divBdr>
    </w:div>
    <w:div w:id="1325744263">
      <w:bodyDiv w:val="1"/>
      <w:marLeft w:val="0"/>
      <w:marRight w:val="0"/>
      <w:marTop w:val="0"/>
      <w:marBottom w:val="0"/>
      <w:divBdr>
        <w:top w:val="none" w:sz="0" w:space="0" w:color="auto"/>
        <w:left w:val="none" w:sz="0" w:space="0" w:color="auto"/>
        <w:bottom w:val="none" w:sz="0" w:space="0" w:color="auto"/>
        <w:right w:val="none" w:sz="0" w:space="0" w:color="auto"/>
      </w:divBdr>
    </w:div>
    <w:div w:id="1326012670">
      <w:bodyDiv w:val="1"/>
      <w:marLeft w:val="0"/>
      <w:marRight w:val="0"/>
      <w:marTop w:val="0"/>
      <w:marBottom w:val="0"/>
      <w:divBdr>
        <w:top w:val="none" w:sz="0" w:space="0" w:color="auto"/>
        <w:left w:val="none" w:sz="0" w:space="0" w:color="auto"/>
        <w:bottom w:val="none" w:sz="0" w:space="0" w:color="auto"/>
        <w:right w:val="none" w:sz="0" w:space="0" w:color="auto"/>
      </w:divBdr>
    </w:div>
    <w:div w:id="1326125534">
      <w:bodyDiv w:val="1"/>
      <w:marLeft w:val="0"/>
      <w:marRight w:val="0"/>
      <w:marTop w:val="0"/>
      <w:marBottom w:val="0"/>
      <w:divBdr>
        <w:top w:val="none" w:sz="0" w:space="0" w:color="auto"/>
        <w:left w:val="none" w:sz="0" w:space="0" w:color="auto"/>
        <w:bottom w:val="none" w:sz="0" w:space="0" w:color="auto"/>
        <w:right w:val="none" w:sz="0" w:space="0" w:color="auto"/>
      </w:divBdr>
    </w:div>
    <w:div w:id="1326201638">
      <w:bodyDiv w:val="1"/>
      <w:marLeft w:val="0"/>
      <w:marRight w:val="0"/>
      <w:marTop w:val="0"/>
      <w:marBottom w:val="0"/>
      <w:divBdr>
        <w:top w:val="none" w:sz="0" w:space="0" w:color="auto"/>
        <w:left w:val="none" w:sz="0" w:space="0" w:color="auto"/>
        <w:bottom w:val="none" w:sz="0" w:space="0" w:color="auto"/>
        <w:right w:val="none" w:sz="0" w:space="0" w:color="auto"/>
      </w:divBdr>
    </w:div>
    <w:div w:id="1327055377">
      <w:bodyDiv w:val="1"/>
      <w:marLeft w:val="0"/>
      <w:marRight w:val="0"/>
      <w:marTop w:val="0"/>
      <w:marBottom w:val="0"/>
      <w:divBdr>
        <w:top w:val="none" w:sz="0" w:space="0" w:color="auto"/>
        <w:left w:val="none" w:sz="0" w:space="0" w:color="auto"/>
        <w:bottom w:val="none" w:sz="0" w:space="0" w:color="auto"/>
        <w:right w:val="none" w:sz="0" w:space="0" w:color="auto"/>
      </w:divBdr>
    </w:div>
    <w:div w:id="1327127348">
      <w:bodyDiv w:val="1"/>
      <w:marLeft w:val="0"/>
      <w:marRight w:val="0"/>
      <w:marTop w:val="0"/>
      <w:marBottom w:val="0"/>
      <w:divBdr>
        <w:top w:val="none" w:sz="0" w:space="0" w:color="auto"/>
        <w:left w:val="none" w:sz="0" w:space="0" w:color="auto"/>
        <w:bottom w:val="none" w:sz="0" w:space="0" w:color="auto"/>
        <w:right w:val="none" w:sz="0" w:space="0" w:color="auto"/>
      </w:divBdr>
    </w:div>
    <w:div w:id="1327127704">
      <w:bodyDiv w:val="1"/>
      <w:marLeft w:val="0"/>
      <w:marRight w:val="0"/>
      <w:marTop w:val="0"/>
      <w:marBottom w:val="0"/>
      <w:divBdr>
        <w:top w:val="none" w:sz="0" w:space="0" w:color="auto"/>
        <w:left w:val="none" w:sz="0" w:space="0" w:color="auto"/>
        <w:bottom w:val="none" w:sz="0" w:space="0" w:color="auto"/>
        <w:right w:val="none" w:sz="0" w:space="0" w:color="auto"/>
      </w:divBdr>
    </w:div>
    <w:div w:id="1327170193">
      <w:bodyDiv w:val="1"/>
      <w:marLeft w:val="0"/>
      <w:marRight w:val="0"/>
      <w:marTop w:val="0"/>
      <w:marBottom w:val="0"/>
      <w:divBdr>
        <w:top w:val="none" w:sz="0" w:space="0" w:color="auto"/>
        <w:left w:val="none" w:sz="0" w:space="0" w:color="auto"/>
        <w:bottom w:val="none" w:sz="0" w:space="0" w:color="auto"/>
        <w:right w:val="none" w:sz="0" w:space="0" w:color="auto"/>
      </w:divBdr>
    </w:div>
    <w:div w:id="1327243093">
      <w:bodyDiv w:val="1"/>
      <w:marLeft w:val="0"/>
      <w:marRight w:val="0"/>
      <w:marTop w:val="0"/>
      <w:marBottom w:val="0"/>
      <w:divBdr>
        <w:top w:val="none" w:sz="0" w:space="0" w:color="auto"/>
        <w:left w:val="none" w:sz="0" w:space="0" w:color="auto"/>
        <w:bottom w:val="none" w:sz="0" w:space="0" w:color="auto"/>
        <w:right w:val="none" w:sz="0" w:space="0" w:color="auto"/>
      </w:divBdr>
    </w:div>
    <w:div w:id="1327438568">
      <w:bodyDiv w:val="1"/>
      <w:marLeft w:val="0"/>
      <w:marRight w:val="0"/>
      <w:marTop w:val="0"/>
      <w:marBottom w:val="0"/>
      <w:divBdr>
        <w:top w:val="none" w:sz="0" w:space="0" w:color="auto"/>
        <w:left w:val="none" w:sz="0" w:space="0" w:color="auto"/>
        <w:bottom w:val="none" w:sz="0" w:space="0" w:color="auto"/>
        <w:right w:val="none" w:sz="0" w:space="0" w:color="auto"/>
      </w:divBdr>
    </w:div>
    <w:div w:id="1327632284">
      <w:bodyDiv w:val="1"/>
      <w:marLeft w:val="0"/>
      <w:marRight w:val="0"/>
      <w:marTop w:val="0"/>
      <w:marBottom w:val="0"/>
      <w:divBdr>
        <w:top w:val="none" w:sz="0" w:space="0" w:color="auto"/>
        <w:left w:val="none" w:sz="0" w:space="0" w:color="auto"/>
        <w:bottom w:val="none" w:sz="0" w:space="0" w:color="auto"/>
        <w:right w:val="none" w:sz="0" w:space="0" w:color="auto"/>
      </w:divBdr>
    </w:div>
    <w:div w:id="1327901246">
      <w:bodyDiv w:val="1"/>
      <w:marLeft w:val="0"/>
      <w:marRight w:val="0"/>
      <w:marTop w:val="0"/>
      <w:marBottom w:val="0"/>
      <w:divBdr>
        <w:top w:val="none" w:sz="0" w:space="0" w:color="auto"/>
        <w:left w:val="none" w:sz="0" w:space="0" w:color="auto"/>
        <w:bottom w:val="none" w:sz="0" w:space="0" w:color="auto"/>
        <w:right w:val="none" w:sz="0" w:space="0" w:color="auto"/>
      </w:divBdr>
    </w:div>
    <w:div w:id="1327974468">
      <w:bodyDiv w:val="1"/>
      <w:marLeft w:val="0"/>
      <w:marRight w:val="0"/>
      <w:marTop w:val="0"/>
      <w:marBottom w:val="0"/>
      <w:divBdr>
        <w:top w:val="none" w:sz="0" w:space="0" w:color="auto"/>
        <w:left w:val="none" w:sz="0" w:space="0" w:color="auto"/>
        <w:bottom w:val="none" w:sz="0" w:space="0" w:color="auto"/>
        <w:right w:val="none" w:sz="0" w:space="0" w:color="auto"/>
      </w:divBdr>
    </w:div>
    <w:div w:id="1328553763">
      <w:bodyDiv w:val="1"/>
      <w:marLeft w:val="0"/>
      <w:marRight w:val="0"/>
      <w:marTop w:val="0"/>
      <w:marBottom w:val="0"/>
      <w:divBdr>
        <w:top w:val="none" w:sz="0" w:space="0" w:color="auto"/>
        <w:left w:val="none" w:sz="0" w:space="0" w:color="auto"/>
        <w:bottom w:val="none" w:sz="0" w:space="0" w:color="auto"/>
        <w:right w:val="none" w:sz="0" w:space="0" w:color="auto"/>
      </w:divBdr>
    </w:div>
    <w:div w:id="1328826337">
      <w:bodyDiv w:val="1"/>
      <w:marLeft w:val="0"/>
      <w:marRight w:val="0"/>
      <w:marTop w:val="0"/>
      <w:marBottom w:val="0"/>
      <w:divBdr>
        <w:top w:val="none" w:sz="0" w:space="0" w:color="auto"/>
        <w:left w:val="none" w:sz="0" w:space="0" w:color="auto"/>
        <w:bottom w:val="none" w:sz="0" w:space="0" w:color="auto"/>
        <w:right w:val="none" w:sz="0" w:space="0" w:color="auto"/>
      </w:divBdr>
    </w:div>
    <w:div w:id="1328947965">
      <w:bodyDiv w:val="1"/>
      <w:marLeft w:val="0"/>
      <w:marRight w:val="0"/>
      <w:marTop w:val="0"/>
      <w:marBottom w:val="0"/>
      <w:divBdr>
        <w:top w:val="none" w:sz="0" w:space="0" w:color="auto"/>
        <w:left w:val="none" w:sz="0" w:space="0" w:color="auto"/>
        <w:bottom w:val="none" w:sz="0" w:space="0" w:color="auto"/>
        <w:right w:val="none" w:sz="0" w:space="0" w:color="auto"/>
      </w:divBdr>
    </w:div>
    <w:div w:id="1329014180">
      <w:bodyDiv w:val="1"/>
      <w:marLeft w:val="0"/>
      <w:marRight w:val="0"/>
      <w:marTop w:val="0"/>
      <w:marBottom w:val="0"/>
      <w:divBdr>
        <w:top w:val="none" w:sz="0" w:space="0" w:color="auto"/>
        <w:left w:val="none" w:sz="0" w:space="0" w:color="auto"/>
        <w:bottom w:val="none" w:sz="0" w:space="0" w:color="auto"/>
        <w:right w:val="none" w:sz="0" w:space="0" w:color="auto"/>
      </w:divBdr>
    </w:div>
    <w:div w:id="1329016826">
      <w:bodyDiv w:val="1"/>
      <w:marLeft w:val="0"/>
      <w:marRight w:val="0"/>
      <w:marTop w:val="0"/>
      <w:marBottom w:val="0"/>
      <w:divBdr>
        <w:top w:val="none" w:sz="0" w:space="0" w:color="auto"/>
        <w:left w:val="none" w:sz="0" w:space="0" w:color="auto"/>
        <w:bottom w:val="none" w:sz="0" w:space="0" w:color="auto"/>
        <w:right w:val="none" w:sz="0" w:space="0" w:color="auto"/>
      </w:divBdr>
    </w:div>
    <w:div w:id="1329091373">
      <w:bodyDiv w:val="1"/>
      <w:marLeft w:val="0"/>
      <w:marRight w:val="0"/>
      <w:marTop w:val="0"/>
      <w:marBottom w:val="0"/>
      <w:divBdr>
        <w:top w:val="none" w:sz="0" w:space="0" w:color="auto"/>
        <w:left w:val="none" w:sz="0" w:space="0" w:color="auto"/>
        <w:bottom w:val="none" w:sz="0" w:space="0" w:color="auto"/>
        <w:right w:val="none" w:sz="0" w:space="0" w:color="auto"/>
      </w:divBdr>
    </w:div>
    <w:div w:id="1329094104">
      <w:bodyDiv w:val="1"/>
      <w:marLeft w:val="0"/>
      <w:marRight w:val="0"/>
      <w:marTop w:val="0"/>
      <w:marBottom w:val="0"/>
      <w:divBdr>
        <w:top w:val="none" w:sz="0" w:space="0" w:color="auto"/>
        <w:left w:val="none" w:sz="0" w:space="0" w:color="auto"/>
        <w:bottom w:val="none" w:sz="0" w:space="0" w:color="auto"/>
        <w:right w:val="none" w:sz="0" w:space="0" w:color="auto"/>
      </w:divBdr>
    </w:div>
    <w:div w:id="1329164797">
      <w:bodyDiv w:val="1"/>
      <w:marLeft w:val="0"/>
      <w:marRight w:val="0"/>
      <w:marTop w:val="0"/>
      <w:marBottom w:val="0"/>
      <w:divBdr>
        <w:top w:val="none" w:sz="0" w:space="0" w:color="auto"/>
        <w:left w:val="none" w:sz="0" w:space="0" w:color="auto"/>
        <w:bottom w:val="none" w:sz="0" w:space="0" w:color="auto"/>
        <w:right w:val="none" w:sz="0" w:space="0" w:color="auto"/>
      </w:divBdr>
    </w:div>
    <w:div w:id="1329214600">
      <w:bodyDiv w:val="1"/>
      <w:marLeft w:val="0"/>
      <w:marRight w:val="0"/>
      <w:marTop w:val="0"/>
      <w:marBottom w:val="0"/>
      <w:divBdr>
        <w:top w:val="none" w:sz="0" w:space="0" w:color="auto"/>
        <w:left w:val="none" w:sz="0" w:space="0" w:color="auto"/>
        <w:bottom w:val="none" w:sz="0" w:space="0" w:color="auto"/>
        <w:right w:val="none" w:sz="0" w:space="0" w:color="auto"/>
      </w:divBdr>
    </w:div>
    <w:div w:id="1329361777">
      <w:bodyDiv w:val="1"/>
      <w:marLeft w:val="0"/>
      <w:marRight w:val="0"/>
      <w:marTop w:val="0"/>
      <w:marBottom w:val="0"/>
      <w:divBdr>
        <w:top w:val="none" w:sz="0" w:space="0" w:color="auto"/>
        <w:left w:val="none" w:sz="0" w:space="0" w:color="auto"/>
        <w:bottom w:val="none" w:sz="0" w:space="0" w:color="auto"/>
        <w:right w:val="none" w:sz="0" w:space="0" w:color="auto"/>
      </w:divBdr>
    </w:div>
    <w:div w:id="1329401015">
      <w:bodyDiv w:val="1"/>
      <w:marLeft w:val="0"/>
      <w:marRight w:val="0"/>
      <w:marTop w:val="0"/>
      <w:marBottom w:val="0"/>
      <w:divBdr>
        <w:top w:val="none" w:sz="0" w:space="0" w:color="auto"/>
        <w:left w:val="none" w:sz="0" w:space="0" w:color="auto"/>
        <w:bottom w:val="none" w:sz="0" w:space="0" w:color="auto"/>
        <w:right w:val="none" w:sz="0" w:space="0" w:color="auto"/>
      </w:divBdr>
    </w:div>
    <w:div w:id="1329406074">
      <w:bodyDiv w:val="1"/>
      <w:marLeft w:val="0"/>
      <w:marRight w:val="0"/>
      <w:marTop w:val="0"/>
      <w:marBottom w:val="0"/>
      <w:divBdr>
        <w:top w:val="none" w:sz="0" w:space="0" w:color="auto"/>
        <w:left w:val="none" w:sz="0" w:space="0" w:color="auto"/>
        <w:bottom w:val="none" w:sz="0" w:space="0" w:color="auto"/>
        <w:right w:val="none" w:sz="0" w:space="0" w:color="auto"/>
      </w:divBdr>
    </w:div>
    <w:div w:id="1329409214">
      <w:bodyDiv w:val="1"/>
      <w:marLeft w:val="0"/>
      <w:marRight w:val="0"/>
      <w:marTop w:val="0"/>
      <w:marBottom w:val="0"/>
      <w:divBdr>
        <w:top w:val="none" w:sz="0" w:space="0" w:color="auto"/>
        <w:left w:val="none" w:sz="0" w:space="0" w:color="auto"/>
        <w:bottom w:val="none" w:sz="0" w:space="0" w:color="auto"/>
        <w:right w:val="none" w:sz="0" w:space="0" w:color="auto"/>
      </w:divBdr>
    </w:div>
    <w:div w:id="1329863234">
      <w:bodyDiv w:val="1"/>
      <w:marLeft w:val="0"/>
      <w:marRight w:val="0"/>
      <w:marTop w:val="0"/>
      <w:marBottom w:val="0"/>
      <w:divBdr>
        <w:top w:val="none" w:sz="0" w:space="0" w:color="auto"/>
        <w:left w:val="none" w:sz="0" w:space="0" w:color="auto"/>
        <w:bottom w:val="none" w:sz="0" w:space="0" w:color="auto"/>
        <w:right w:val="none" w:sz="0" w:space="0" w:color="auto"/>
      </w:divBdr>
    </w:div>
    <w:div w:id="1329939599">
      <w:bodyDiv w:val="1"/>
      <w:marLeft w:val="0"/>
      <w:marRight w:val="0"/>
      <w:marTop w:val="0"/>
      <w:marBottom w:val="0"/>
      <w:divBdr>
        <w:top w:val="none" w:sz="0" w:space="0" w:color="auto"/>
        <w:left w:val="none" w:sz="0" w:space="0" w:color="auto"/>
        <w:bottom w:val="none" w:sz="0" w:space="0" w:color="auto"/>
        <w:right w:val="none" w:sz="0" w:space="0" w:color="auto"/>
      </w:divBdr>
    </w:div>
    <w:div w:id="1330064709">
      <w:bodyDiv w:val="1"/>
      <w:marLeft w:val="0"/>
      <w:marRight w:val="0"/>
      <w:marTop w:val="0"/>
      <w:marBottom w:val="0"/>
      <w:divBdr>
        <w:top w:val="none" w:sz="0" w:space="0" w:color="auto"/>
        <w:left w:val="none" w:sz="0" w:space="0" w:color="auto"/>
        <w:bottom w:val="none" w:sz="0" w:space="0" w:color="auto"/>
        <w:right w:val="none" w:sz="0" w:space="0" w:color="auto"/>
      </w:divBdr>
    </w:div>
    <w:div w:id="1330140543">
      <w:bodyDiv w:val="1"/>
      <w:marLeft w:val="0"/>
      <w:marRight w:val="0"/>
      <w:marTop w:val="0"/>
      <w:marBottom w:val="0"/>
      <w:divBdr>
        <w:top w:val="none" w:sz="0" w:space="0" w:color="auto"/>
        <w:left w:val="none" w:sz="0" w:space="0" w:color="auto"/>
        <w:bottom w:val="none" w:sz="0" w:space="0" w:color="auto"/>
        <w:right w:val="none" w:sz="0" w:space="0" w:color="auto"/>
      </w:divBdr>
    </w:div>
    <w:div w:id="1330400861">
      <w:bodyDiv w:val="1"/>
      <w:marLeft w:val="0"/>
      <w:marRight w:val="0"/>
      <w:marTop w:val="0"/>
      <w:marBottom w:val="0"/>
      <w:divBdr>
        <w:top w:val="none" w:sz="0" w:space="0" w:color="auto"/>
        <w:left w:val="none" w:sz="0" w:space="0" w:color="auto"/>
        <w:bottom w:val="none" w:sz="0" w:space="0" w:color="auto"/>
        <w:right w:val="none" w:sz="0" w:space="0" w:color="auto"/>
      </w:divBdr>
    </w:div>
    <w:div w:id="1330449827">
      <w:bodyDiv w:val="1"/>
      <w:marLeft w:val="0"/>
      <w:marRight w:val="0"/>
      <w:marTop w:val="0"/>
      <w:marBottom w:val="0"/>
      <w:divBdr>
        <w:top w:val="none" w:sz="0" w:space="0" w:color="auto"/>
        <w:left w:val="none" w:sz="0" w:space="0" w:color="auto"/>
        <w:bottom w:val="none" w:sz="0" w:space="0" w:color="auto"/>
        <w:right w:val="none" w:sz="0" w:space="0" w:color="auto"/>
      </w:divBdr>
    </w:div>
    <w:div w:id="1330644823">
      <w:bodyDiv w:val="1"/>
      <w:marLeft w:val="0"/>
      <w:marRight w:val="0"/>
      <w:marTop w:val="0"/>
      <w:marBottom w:val="0"/>
      <w:divBdr>
        <w:top w:val="none" w:sz="0" w:space="0" w:color="auto"/>
        <w:left w:val="none" w:sz="0" w:space="0" w:color="auto"/>
        <w:bottom w:val="none" w:sz="0" w:space="0" w:color="auto"/>
        <w:right w:val="none" w:sz="0" w:space="0" w:color="auto"/>
      </w:divBdr>
    </w:div>
    <w:div w:id="1330713145">
      <w:bodyDiv w:val="1"/>
      <w:marLeft w:val="0"/>
      <w:marRight w:val="0"/>
      <w:marTop w:val="0"/>
      <w:marBottom w:val="0"/>
      <w:divBdr>
        <w:top w:val="none" w:sz="0" w:space="0" w:color="auto"/>
        <w:left w:val="none" w:sz="0" w:space="0" w:color="auto"/>
        <w:bottom w:val="none" w:sz="0" w:space="0" w:color="auto"/>
        <w:right w:val="none" w:sz="0" w:space="0" w:color="auto"/>
      </w:divBdr>
    </w:div>
    <w:div w:id="1330789386">
      <w:bodyDiv w:val="1"/>
      <w:marLeft w:val="0"/>
      <w:marRight w:val="0"/>
      <w:marTop w:val="0"/>
      <w:marBottom w:val="0"/>
      <w:divBdr>
        <w:top w:val="none" w:sz="0" w:space="0" w:color="auto"/>
        <w:left w:val="none" w:sz="0" w:space="0" w:color="auto"/>
        <w:bottom w:val="none" w:sz="0" w:space="0" w:color="auto"/>
        <w:right w:val="none" w:sz="0" w:space="0" w:color="auto"/>
      </w:divBdr>
    </w:div>
    <w:div w:id="1331518086">
      <w:bodyDiv w:val="1"/>
      <w:marLeft w:val="0"/>
      <w:marRight w:val="0"/>
      <w:marTop w:val="0"/>
      <w:marBottom w:val="0"/>
      <w:divBdr>
        <w:top w:val="none" w:sz="0" w:space="0" w:color="auto"/>
        <w:left w:val="none" w:sz="0" w:space="0" w:color="auto"/>
        <w:bottom w:val="none" w:sz="0" w:space="0" w:color="auto"/>
        <w:right w:val="none" w:sz="0" w:space="0" w:color="auto"/>
      </w:divBdr>
    </w:div>
    <w:div w:id="1331518641">
      <w:bodyDiv w:val="1"/>
      <w:marLeft w:val="0"/>
      <w:marRight w:val="0"/>
      <w:marTop w:val="0"/>
      <w:marBottom w:val="0"/>
      <w:divBdr>
        <w:top w:val="none" w:sz="0" w:space="0" w:color="auto"/>
        <w:left w:val="none" w:sz="0" w:space="0" w:color="auto"/>
        <w:bottom w:val="none" w:sz="0" w:space="0" w:color="auto"/>
        <w:right w:val="none" w:sz="0" w:space="0" w:color="auto"/>
      </w:divBdr>
    </w:div>
    <w:div w:id="1331521659">
      <w:bodyDiv w:val="1"/>
      <w:marLeft w:val="0"/>
      <w:marRight w:val="0"/>
      <w:marTop w:val="0"/>
      <w:marBottom w:val="0"/>
      <w:divBdr>
        <w:top w:val="none" w:sz="0" w:space="0" w:color="auto"/>
        <w:left w:val="none" w:sz="0" w:space="0" w:color="auto"/>
        <w:bottom w:val="none" w:sz="0" w:space="0" w:color="auto"/>
        <w:right w:val="none" w:sz="0" w:space="0" w:color="auto"/>
      </w:divBdr>
    </w:div>
    <w:div w:id="1331636420">
      <w:bodyDiv w:val="1"/>
      <w:marLeft w:val="0"/>
      <w:marRight w:val="0"/>
      <w:marTop w:val="0"/>
      <w:marBottom w:val="0"/>
      <w:divBdr>
        <w:top w:val="none" w:sz="0" w:space="0" w:color="auto"/>
        <w:left w:val="none" w:sz="0" w:space="0" w:color="auto"/>
        <w:bottom w:val="none" w:sz="0" w:space="0" w:color="auto"/>
        <w:right w:val="none" w:sz="0" w:space="0" w:color="auto"/>
      </w:divBdr>
    </w:div>
    <w:div w:id="1331637046">
      <w:bodyDiv w:val="1"/>
      <w:marLeft w:val="0"/>
      <w:marRight w:val="0"/>
      <w:marTop w:val="0"/>
      <w:marBottom w:val="0"/>
      <w:divBdr>
        <w:top w:val="none" w:sz="0" w:space="0" w:color="auto"/>
        <w:left w:val="none" w:sz="0" w:space="0" w:color="auto"/>
        <w:bottom w:val="none" w:sz="0" w:space="0" w:color="auto"/>
        <w:right w:val="none" w:sz="0" w:space="0" w:color="auto"/>
      </w:divBdr>
    </w:div>
    <w:div w:id="1332248290">
      <w:bodyDiv w:val="1"/>
      <w:marLeft w:val="0"/>
      <w:marRight w:val="0"/>
      <w:marTop w:val="0"/>
      <w:marBottom w:val="0"/>
      <w:divBdr>
        <w:top w:val="none" w:sz="0" w:space="0" w:color="auto"/>
        <w:left w:val="none" w:sz="0" w:space="0" w:color="auto"/>
        <w:bottom w:val="none" w:sz="0" w:space="0" w:color="auto"/>
        <w:right w:val="none" w:sz="0" w:space="0" w:color="auto"/>
      </w:divBdr>
    </w:div>
    <w:div w:id="1332756978">
      <w:bodyDiv w:val="1"/>
      <w:marLeft w:val="0"/>
      <w:marRight w:val="0"/>
      <w:marTop w:val="0"/>
      <w:marBottom w:val="0"/>
      <w:divBdr>
        <w:top w:val="none" w:sz="0" w:space="0" w:color="auto"/>
        <w:left w:val="none" w:sz="0" w:space="0" w:color="auto"/>
        <w:bottom w:val="none" w:sz="0" w:space="0" w:color="auto"/>
        <w:right w:val="none" w:sz="0" w:space="0" w:color="auto"/>
      </w:divBdr>
    </w:div>
    <w:div w:id="1333098433">
      <w:bodyDiv w:val="1"/>
      <w:marLeft w:val="0"/>
      <w:marRight w:val="0"/>
      <w:marTop w:val="0"/>
      <w:marBottom w:val="0"/>
      <w:divBdr>
        <w:top w:val="none" w:sz="0" w:space="0" w:color="auto"/>
        <w:left w:val="none" w:sz="0" w:space="0" w:color="auto"/>
        <w:bottom w:val="none" w:sz="0" w:space="0" w:color="auto"/>
        <w:right w:val="none" w:sz="0" w:space="0" w:color="auto"/>
      </w:divBdr>
    </w:div>
    <w:div w:id="1333144352">
      <w:bodyDiv w:val="1"/>
      <w:marLeft w:val="0"/>
      <w:marRight w:val="0"/>
      <w:marTop w:val="0"/>
      <w:marBottom w:val="0"/>
      <w:divBdr>
        <w:top w:val="none" w:sz="0" w:space="0" w:color="auto"/>
        <w:left w:val="none" w:sz="0" w:space="0" w:color="auto"/>
        <w:bottom w:val="none" w:sz="0" w:space="0" w:color="auto"/>
        <w:right w:val="none" w:sz="0" w:space="0" w:color="auto"/>
      </w:divBdr>
    </w:div>
    <w:div w:id="1333530817">
      <w:bodyDiv w:val="1"/>
      <w:marLeft w:val="0"/>
      <w:marRight w:val="0"/>
      <w:marTop w:val="0"/>
      <w:marBottom w:val="0"/>
      <w:divBdr>
        <w:top w:val="none" w:sz="0" w:space="0" w:color="auto"/>
        <w:left w:val="none" w:sz="0" w:space="0" w:color="auto"/>
        <w:bottom w:val="none" w:sz="0" w:space="0" w:color="auto"/>
        <w:right w:val="none" w:sz="0" w:space="0" w:color="auto"/>
      </w:divBdr>
    </w:div>
    <w:div w:id="1333601163">
      <w:bodyDiv w:val="1"/>
      <w:marLeft w:val="0"/>
      <w:marRight w:val="0"/>
      <w:marTop w:val="0"/>
      <w:marBottom w:val="0"/>
      <w:divBdr>
        <w:top w:val="none" w:sz="0" w:space="0" w:color="auto"/>
        <w:left w:val="none" w:sz="0" w:space="0" w:color="auto"/>
        <w:bottom w:val="none" w:sz="0" w:space="0" w:color="auto"/>
        <w:right w:val="none" w:sz="0" w:space="0" w:color="auto"/>
      </w:divBdr>
    </w:div>
    <w:div w:id="1333604238">
      <w:bodyDiv w:val="1"/>
      <w:marLeft w:val="0"/>
      <w:marRight w:val="0"/>
      <w:marTop w:val="0"/>
      <w:marBottom w:val="0"/>
      <w:divBdr>
        <w:top w:val="none" w:sz="0" w:space="0" w:color="auto"/>
        <w:left w:val="none" w:sz="0" w:space="0" w:color="auto"/>
        <w:bottom w:val="none" w:sz="0" w:space="0" w:color="auto"/>
        <w:right w:val="none" w:sz="0" w:space="0" w:color="auto"/>
      </w:divBdr>
    </w:div>
    <w:div w:id="1333681626">
      <w:bodyDiv w:val="1"/>
      <w:marLeft w:val="0"/>
      <w:marRight w:val="0"/>
      <w:marTop w:val="0"/>
      <w:marBottom w:val="0"/>
      <w:divBdr>
        <w:top w:val="none" w:sz="0" w:space="0" w:color="auto"/>
        <w:left w:val="none" w:sz="0" w:space="0" w:color="auto"/>
        <w:bottom w:val="none" w:sz="0" w:space="0" w:color="auto"/>
        <w:right w:val="none" w:sz="0" w:space="0" w:color="auto"/>
      </w:divBdr>
    </w:div>
    <w:div w:id="1333800059">
      <w:bodyDiv w:val="1"/>
      <w:marLeft w:val="0"/>
      <w:marRight w:val="0"/>
      <w:marTop w:val="0"/>
      <w:marBottom w:val="0"/>
      <w:divBdr>
        <w:top w:val="none" w:sz="0" w:space="0" w:color="auto"/>
        <w:left w:val="none" w:sz="0" w:space="0" w:color="auto"/>
        <w:bottom w:val="none" w:sz="0" w:space="0" w:color="auto"/>
        <w:right w:val="none" w:sz="0" w:space="0" w:color="auto"/>
      </w:divBdr>
    </w:div>
    <w:div w:id="1333872984">
      <w:bodyDiv w:val="1"/>
      <w:marLeft w:val="0"/>
      <w:marRight w:val="0"/>
      <w:marTop w:val="0"/>
      <w:marBottom w:val="0"/>
      <w:divBdr>
        <w:top w:val="none" w:sz="0" w:space="0" w:color="auto"/>
        <w:left w:val="none" w:sz="0" w:space="0" w:color="auto"/>
        <w:bottom w:val="none" w:sz="0" w:space="0" w:color="auto"/>
        <w:right w:val="none" w:sz="0" w:space="0" w:color="auto"/>
      </w:divBdr>
    </w:div>
    <w:div w:id="1333878098">
      <w:bodyDiv w:val="1"/>
      <w:marLeft w:val="0"/>
      <w:marRight w:val="0"/>
      <w:marTop w:val="0"/>
      <w:marBottom w:val="0"/>
      <w:divBdr>
        <w:top w:val="none" w:sz="0" w:space="0" w:color="auto"/>
        <w:left w:val="none" w:sz="0" w:space="0" w:color="auto"/>
        <w:bottom w:val="none" w:sz="0" w:space="0" w:color="auto"/>
        <w:right w:val="none" w:sz="0" w:space="0" w:color="auto"/>
      </w:divBdr>
    </w:div>
    <w:div w:id="1333987664">
      <w:bodyDiv w:val="1"/>
      <w:marLeft w:val="0"/>
      <w:marRight w:val="0"/>
      <w:marTop w:val="0"/>
      <w:marBottom w:val="0"/>
      <w:divBdr>
        <w:top w:val="none" w:sz="0" w:space="0" w:color="auto"/>
        <w:left w:val="none" w:sz="0" w:space="0" w:color="auto"/>
        <w:bottom w:val="none" w:sz="0" w:space="0" w:color="auto"/>
        <w:right w:val="none" w:sz="0" w:space="0" w:color="auto"/>
      </w:divBdr>
    </w:div>
    <w:div w:id="1333996434">
      <w:bodyDiv w:val="1"/>
      <w:marLeft w:val="0"/>
      <w:marRight w:val="0"/>
      <w:marTop w:val="0"/>
      <w:marBottom w:val="0"/>
      <w:divBdr>
        <w:top w:val="none" w:sz="0" w:space="0" w:color="auto"/>
        <w:left w:val="none" w:sz="0" w:space="0" w:color="auto"/>
        <w:bottom w:val="none" w:sz="0" w:space="0" w:color="auto"/>
        <w:right w:val="none" w:sz="0" w:space="0" w:color="auto"/>
      </w:divBdr>
    </w:div>
    <w:div w:id="1334261960">
      <w:bodyDiv w:val="1"/>
      <w:marLeft w:val="0"/>
      <w:marRight w:val="0"/>
      <w:marTop w:val="0"/>
      <w:marBottom w:val="0"/>
      <w:divBdr>
        <w:top w:val="none" w:sz="0" w:space="0" w:color="auto"/>
        <w:left w:val="none" w:sz="0" w:space="0" w:color="auto"/>
        <w:bottom w:val="none" w:sz="0" w:space="0" w:color="auto"/>
        <w:right w:val="none" w:sz="0" w:space="0" w:color="auto"/>
      </w:divBdr>
    </w:div>
    <w:div w:id="1334262592">
      <w:bodyDiv w:val="1"/>
      <w:marLeft w:val="0"/>
      <w:marRight w:val="0"/>
      <w:marTop w:val="0"/>
      <w:marBottom w:val="0"/>
      <w:divBdr>
        <w:top w:val="none" w:sz="0" w:space="0" w:color="auto"/>
        <w:left w:val="none" w:sz="0" w:space="0" w:color="auto"/>
        <w:bottom w:val="none" w:sz="0" w:space="0" w:color="auto"/>
        <w:right w:val="none" w:sz="0" w:space="0" w:color="auto"/>
      </w:divBdr>
    </w:div>
    <w:div w:id="1334532802">
      <w:bodyDiv w:val="1"/>
      <w:marLeft w:val="0"/>
      <w:marRight w:val="0"/>
      <w:marTop w:val="0"/>
      <w:marBottom w:val="0"/>
      <w:divBdr>
        <w:top w:val="none" w:sz="0" w:space="0" w:color="auto"/>
        <w:left w:val="none" w:sz="0" w:space="0" w:color="auto"/>
        <w:bottom w:val="none" w:sz="0" w:space="0" w:color="auto"/>
        <w:right w:val="none" w:sz="0" w:space="0" w:color="auto"/>
      </w:divBdr>
    </w:div>
    <w:div w:id="1334723620">
      <w:bodyDiv w:val="1"/>
      <w:marLeft w:val="0"/>
      <w:marRight w:val="0"/>
      <w:marTop w:val="0"/>
      <w:marBottom w:val="0"/>
      <w:divBdr>
        <w:top w:val="none" w:sz="0" w:space="0" w:color="auto"/>
        <w:left w:val="none" w:sz="0" w:space="0" w:color="auto"/>
        <w:bottom w:val="none" w:sz="0" w:space="0" w:color="auto"/>
        <w:right w:val="none" w:sz="0" w:space="0" w:color="auto"/>
      </w:divBdr>
    </w:div>
    <w:div w:id="1334996213">
      <w:bodyDiv w:val="1"/>
      <w:marLeft w:val="0"/>
      <w:marRight w:val="0"/>
      <w:marTop w:val="0"/>
      <w:marBottom w:val="0"/>
      <w:divBdr>
        <w:top w:val="none" w:sz="0" w:space="0" w:color="auto"/>
        <w:left w:val="none" w:sz="0" w:space="0" w:color="auto"/>
        <w:bottom w:val="none" w:sz="0" w:space="0" w:color="auto"/>
        <w:right w:val="none" w:sz="0" w:space="0" w:color="auto"/>
      </w:divBdr>
    </w:div>
    <w:div w:id="1335105330">
      <w:bodyDiv w:val="1"/>
      <w:marLeft w:val="0"/>
      <w:marRight w:val="0"/>
      <w:marTop w:val="0"/>
      <w:marBottom w:val="0"/>
      <w:divBdr>
        <w:top w:val="none" w:sz="0" w:space="0" w:color="auto"/>
        <w:left w:val="none" w:sz="0" w:space="0" w:color="auto"/>
        <w:bottom w:val="none" w:sz="0" w:space="0" w:color="auto"/>
        <w:right w:val="none" w:sz="0" w:space="0" w:color="auto"/>
      </w:divBdr>
    </w:div>
    <w:div w:id="1335258436">
      <w:bodyDiv w:val="1"/>
      <w:marLeft w:val="0"/>
      <w:marRight w:val="0"/>
      <w:marTop w:val="0"/>
      <w:marBottom w:val="0"/>
      <w:divBdr>
        <w:top w:val="none" w:sz="0" w:space="0" w:color="auto"/>
        <w:left w:val="none" w:sz="0" w:space="0" w:color="auto"/>
        <w:bottom w:val="none" w:sz="0" w:space="0" w:color="auto"/>
        <w:right w:val="none" w:sz="0" w:space="0" w:color="auto"/>
      </w:divBdr>
    </w:div>
    <w:div w:id="1335456343">
      <w:bodyDiv w:val="1"/>
      <w:marLeft w:val="0"/>
      <w:marRight w:val="0"/>
      <w:marTop w:val="0"/>
      <w:marBottom w:val="0"/>
      <w:divBdr>
        <w:top w:val="none" w:sz="0" w:space="0" w:color="auto"/>
        <w:left w:val="none" w:sz="0" w:space="0" w:color="auto"/>
        <w:bottom w:val="none" w:sz="0" w:space="0" w:color="auto"/>
        <w:right w:val="none" w:sz="0" w:space="0" w:color="auto"/>
      </w:divBdr>
    </w:div>
    <w:div w:id="1335649147">
      <w:bodyDiv w:val="1"/>
      <w:marLeft w:val="0"/>
      <w:marRight w:val="0"/>
      <w:marTop w:val="0"/>
      <w:marBottom w:val="0"/>
      <w:divBdr>
        <w:top w:val="none" w:sz="0" w:space="0" w:color="auto"/>
        <w:left w:val="none" w:sz="0" w:space="0" w:color="auto"/>
        <w:bottom w:val="none" w:sz="0" w:space="0" w:color="auto"/>
        <w:right w:val="none" w:sz="0" w:space="0" w:color="auto"/>
      </w:divBdr>
    </w:div>
    <w:div w:id="1336151678">
      <w:bodyDiv w:val="1"/>
      <w:marLeft w:val="0"/>
      <w:marRight w:val="0"/>
      <w:marTop w:val="0"/>
      <w:marBottom w:val="0"/>
      <w:divBdr>
        <w:top w:val="none" w:sz="0" w:space="0" w:color="auto"/>
        <w:left w:val="none" w:sz="0" w:space="0" w:color="auto"/>
        <w:bottom w:val="none" w:sz="0" w:space="0" w:color="auto"/>
        <w:right w:val="none" w:sz="0" w:space="0" w:color="auto"/>
      </w:divBdr>
    </w:div>
    <w:div w:id="1336495107">
      <w:bodyDiv w:val="1"/>
      <w:marLeft w:val="0"/>
      <w:marRight w:val="0"/>
      <w:marTop w:val="0"/>
      <w:marBottom w:val="0"/>
      <w:divBdr>
        <w:top w:val="none" w:sz="0" w:space="0" w:color="auto"/>
        <w:left w:val="none" w:sz="0" w:space="0" w:color="auto"/>
        <w:bottom w:val="none" w:sz="0" w:space="0" w:color="auto"/>
        <w:right w:val="none" w:sz="0" w:space="0" w:color="auto"/>
      </w:divBdr>
    </w:div>
    <w:div w:id="1336565777">
      <w:bodyDiv w:val="1"/>
      <w:marLeft w:val="0"/>
      <w:marRight w:val="0"/>
      <w:marTop w:val="0"/>
      <w:marBottom w:val="0"/>
      <w:divBdr>
        <w:top w:val="none" w:sz="0" w:space="0" w:color="auto"/>
        <w:left w:val="none" w:sz="0" w:space="0" w:color="auto"/>
        <w:bottom w:val="none" w:sz="0" w:space="0" w:color="auto"/>
        <w:right w:val="none" w:sz="0" w:space="0" w:color="auto"/>
      </w:divBdr>
    </w:div>
    <w:div w:id="1336687970">
      <w:bodyDiv w:val="1"/>
      <w:marLeft w:val="0"/>
      <w:marRight w:val="0"/>
      <w:marTop w:val="0"/>
      <w:marBottom w:val="0"/>
      <w:divBdr>
        <w:top w:val="none" w:sz="0" w:space="0" w:color="auto"/>
        <w:left w:val="none" w:sz="0" w:space="0" w:color="auto"/>
        <w:bottom w:val="none" w:sz="0" w:space="0" w:color="auto"/>
        <w:right w:val="none" w:sz="0" w:space="0" w:color="auto"/>
      </w:divBdr>
    </w:div>
    <w:div w:id="1336883594">
      <w:bodyDiv w:val="1"/>
      <w:marLeft w:val="0"/>
      <w:marRight w:val="0"/>
      <w:marTop w:val="0"/>
      <w:marBottom w:val="0"/>
      <w:divBdr>
        <w:top w:val="none" w:sz="0" w:space="0" w:color="auto"/>
        <w:left w:val="none" w:sz="0" w:space="0" w:color="auto"/>
        <w:bottom w:val="none" w:sz="0" w:space="0" w:color="auto"/>
        <w:right w:val="none" w:sz="0" w:space="0" w:color="auto"/>
      </w:divBdr>
    </w:div>
    <w:div w:id="1337000329">
      <w:bodyDiv w:val="1"/>
      <w:marLeft w:val="0"/>
      <w:marRight w:val="0"/>
      <w:marTop w:val="0"/>
      <w:marBottom w:val="0"/>
      <w:divBdr>
        <w:top w:val="none" w:sz="0" w:space="0" w:color="auto"/>
        <w:left w:val="none" w:sz="0" w:space="0" w:color="auto"/>
        <w:bottom w:val="none" w:sz="0" w:space="0" w:color="auto"/>
        <w:right w:val="none" w:sz="0" w:space="0" w:color="auto"/>
      </w:divBdr>
    </w:div>
    <w:div w:id="1337270368">
      <w:bodyDiv w:val="1"/>
      <w:marLeft w:val="0"/>
      <w:marRight w:val="0"/>
      <w:marTop w:val="0"/>
      <w:marBottom w:val="0"/>
      <w:divBdr>
        <w:top w:val="none" w:sz="0" w:space="0" w:color="auto"/>
        <w:left w:val="none" w:sz="0" w:space="0" w:color="auto"/>
        <w:bottom w:val="none" w:sz="0" w:space="0" w:color="auto"/>
        <w:right w:val="none" w:sz="0" w:space="0" w:color="auto"/>
      </w:divBdr>
    </w:div>
    <w:div w:id="1337418922">
      <w:bodyDiv w:val="1"/>
      <w:marLeft w:val="0"/>
      <w:marRight w:val="0"/>
      <w:marTop w:val="0"/>
      <w:marBottom w:val="0"/>
      <w:divBdr>
        <w:top w:val="none" w:sz="0" w:space="0" w:color="auto"/>
        <w:left w:val="none" w:sz="0" w:space="0" w:color="auto"/>
        <w:bottom w:val="none" w:sz="0" w:space="0" w:color="auto"/>
        <w:right w:val="none" w:sz="0" w:space="0" w:color="auto"/>
      </w:divBdr>
    </w:div>
    <w:div w:id="1337423973">
      <w:bodyDiv w:val="1"/>
      <w:marLeft w:val="0"/>
      <w:marRight w:val="0"/>
      <w:marTop w:val="0"/>
      <w:marBottom w:val="0"/>
      <w:divBdr>
        <w:top w:val="none" w:sz="0" w:space="0" w:color="auto"/>
        <w:left w:val="none" w:sz="0" w:space="0" w:color="auto"/>
        <w:bottom w:val="none" w:sz="0" w:space="0" w:color="auto"/>
        <w:right w:val="none" w:sz="0" w:space="0" w:color="auto"/>
      </w:divBdr>
    </w:div>
    <w:div w:id="1338077158">
      <w:bodyDiv w:val="1"/>
      <w:marLeft w:val="0"/>
      <w:marRight w:val="0"/>
      <w:marTop w:val="0"/>
      <w:marBottom w:val="0"/>
      <w:divBdr>
        <w:top w:val="none" w:sz="0" w:space="0" w:color="auto"/>
        <w:left w:val="none" w:sz="0" w:space="0" w:color="auto"/>
        <w:bottom w:val="none" w:sz="0" w:space="0" w:color="auto"/>
        <w:right w:val="none" w:sz="0" w:space="0" w:color="auto"/>
      </w:divBdr>
    </w:div>
    <w:div w:id="1338386764">
      <w:bodyDiv w:val="1"/>
      <w:marLeft w:val="0"/>
      <w:marRight w:val="0"/>
      <w:marTop w:val="0"/>
      <w:marBottom w:val="0"/>
      <w:divBdr>
        <w:top w:val="none" w:sz="0" w:space="0" w:color="auto"/>
        <w:left w:val="none" w:sz="0" w:space="0" w:color="auto"/>
        <w:bottom w:val="none" w:sz="0" w:space="0" w:color="auto"/>
        <w:right w:val="none" w:sz="0" w:space="0" w:color="auto"/>
      </w:divBdr>
    </w:div>
    <w:div w:id="1338389332">
      <w:bodyDiv w:val="1"/>
      <w:marLeft w:val="0"/>
      <w:marRight w:val="0"/>
      <w:marTop w:val="0"/>
      <w:marBottom w:val="0"/>
      <w:divBdr>
        <w:top w:val="none" w:sz="0" w:space="0" w:color="auto"/>
        <w:left w:val="none" w:sz="0" w:space="0" w:color="auto"/>
        <w:bottom w:val="none" w:sz="0" w:space="0" w:color="auto"/>
        <w:right w:val="none" w:sz="0" w:space="0" w:color="auto"/>
      </w:divBdr>
    </w:div>
    <w:div w:id="1339163370">
      <w:bodyDiv w:val="1"/>
      <w:marLeft w:val="0"/>
      <w:marRight w:val="0"/>
      <w:marTop w:val="0"/>
      <w:marBottom w:val="0"/>
      <w:divBdr>
        <w:top w:val="none" w:sz="0" w:space="0" w:color="auto"/>
        <w:left w:val="none" w:sz="0" w:space="0" w:color="auto"/>
        <w:bottom w:val="none" w:sz="0" w:space="0" w:color="auto"/>
        <w:right w:val="none" w:sz="0" w:space="0" w:color="auto"/>
      </w:divBdr>
    </w:div>
    <w:div w:id="1339188339">
      <w:bodyDiv w:val="1"/>
      <w:marLeft w:val="0"/>
      <w:marRight w:val="0"/>
      <w:marTop w:val="0"/>
      <w:marBottom w:val="0"/>
      <w:divBdr>
        <w:top w:val="none" w:sz="0" w:space="0" w:color="auto"/>
        <w:left w:val="none" w:sz="0" w:space="0" w:color="auto"/>
        <w:bottom w:val="none" w:sz="0" w:space="0" w:color="auto"/>
        <w:right w:val="none" w:sz="0" w:space="0" w:color="auto"/>
      </w:divBdr>
    </w:div>
    <w:div w:id="1339306350">
      <w:bodyDiv w:val="1"/>
      <w:marLeft w:val="0"/>
      <w:marRight w:val="0"/>
      <w:marTop w:val="0"/>
      <w:marBottom w:val="0"/>
      <w:divBdr>
        <w:top w:val="none" w:sz="0" w:space="0" w:color="auto"/>
        <w:left w:val="none" w:sz="0" w:space="0" w:color="auto"/>
        <w:bottom w:val="none" w:sz="0" w:space="0" w:color="auto"/>
        <w:right w:val="none" w:sz="0" w:space="0" w:color="auto"/>
      </w:divBdr>
    </w:div>
    <w:div w:id="1339578703">
      <w:bodyDiv w:val="1"/>
      <w:marLeft w:val="0"/>
      <w:marRight w:val="0"/>
      <w:marTop w:val="0"/>
      <w:marBottom w:val="0"/>
      <w:divBdr>
        <w:top w:val="none" w:sz="0" w:space="0" w:color="auto"/>
        <w:left w:val="none" w:sz="0" w:space="0" w:color="auto"/>
        <w:bottom w:val="none" w:sz="0" w:space="0" w:color="auto"/>
        <w:right w:val="none" w:sz="0" w:space="0" w:color="auto"/>
      </w:divBdr>
    </w:div>
    <w:div w:id="1339774578">
      <w:bodyDiv w:val="1"/>
      <w:marLeft w:val="0"/>
      <w:marRight w:val="0"/>
      <w:marTop w:val="0"/>
      <w:marBottom w:val="0"/>
      <w:divBdr>
        <w:top w:val="none" w:sz="0" w:space="0" w:color="auto"/>
        <w:left w:val="none" w:sz="0" w:space="0" w:color="auto"/>
        <w:bottom w:val="none" w:sz="0" w:space="0" w:color="auto"/>
        <w:right w:val="none" w:sz="0" w:space="0" w:color="auto"/>
      </w:divBdr>
    </w:div>
    <w:div w:id="1340352686">
      <w:bodyDiv w:val="1"/>
      <w:marLeft w:val="0"/>
      <w:marRight w:val="0"/>
      <w:marTop w:val="0"/>
      <w:marBottom w:val="0"/>
      <w:divBdr>
        <w:top w:val="none" w:sz="0" w:space="0" w:color="auto"/>
        <w:left w:val="none" w:sz="0" w:space="0" w:color="auto"/>
        <w:bottom w:val="none" w:sz="0" w:space="0" w:color="auto"/>
        <w:right w:val="none" w:sz="0" w:space="0" w:color="auto"/>
      </w:divBdr>
    </w:div>
    <w:div w:id="1340766307">
      <w:bodyDiv w:val="1"/>
      <w:marLeft w:val="0"/>
      <w:marRight w:val="0"/>
      <w:marTop w:val="0"/>
      <w:marBottom w:val="0"/>
      <w:divBdr>
        <w:top w:val="none" w:sz="0" w:space="0" w:color="auto"/>
        <w:left w:val="none" w:sz="0" w:space="0" w:color="auto"/>
        <w:bottom w:val="none" w:sz="0" w:space="0" w:color="auto"/>
        <w:right w:val="none" w:sz="0" w:space="0" w:color="auto"/>
      </w:divBdr>
    </w:div>
    <w:div w:id="1340810952">
      <w:bodyDiv w:val="1"/>
      <w:marLeft w:val="0"/>
      <w:marRight w:val="0"/>
      <w:marTop w:val="0"/>
      <w:marBottom w:val="0"/>
      <w:divBdr>
        <w:top w:val="none" w:sz="0" w:space="0" w:color="auto"/>
        <w:left w:val="none" w:sz="0" w:space="0" w:color="auto"/>
        <w:bottom w:val="none" w:sz="0" w:space="0" w:color="auto"/>
        <w:right w:val="none" w:sz="0" w:space="0" w:color="auto"/>
      </w:divBdr>
    </w:div>
    <w:div w:id="1341153989">
      <w:bodyDiv w:val="1"/>
      <w:marLeft w:val="0"/>
      <w:marRight w:val="0"/>
      <w:marTop w:val="0"/>
      <w:marBottom w:val="0"/>
      <w:divBdr>
        <w:top w:val="none" w:sz="0" w:space="0" w:color="auto"/>
        <w:left w:val="none" w:sz="0" w:space="0" w:color="auto"/>
        <w:bottom w:val="none" w:sz="0" w:space="0" w:color="auto"/>
        <w:right w:val="none" w:sz="0" w:space="0" w:color="auto"/>
      </w:divBdr>
    </w:div>
    <w:div w:id="1341472506">
      <w:bodyDiv w:val="1"/>
      <w:marLeft w:val="0"/>
      <w:marRight w:val="0"/>
      <w:marTop w:val="0"/>
      <w:marBottom w:val="0"/>
      <w:divBdr>
        <w:top w:val="none" w:sz="0" w:space="0" w:color="auto"/>
        <w:left w:val="none" w:sz="0" w:space="0" w:color="auto"/>
        <w:bottom w:val="none" w:sz="0" w:space="0" w:color="auto"/>
        <w:right w:val="none" w:sz="0" w:space="0" w:color="auto"/>
      </w:divBdr>
    </w:div>
    <w:div w:id="1341808813">
      <w:bodyDiv w:val="1"/>
      <w:marLeft w:val="0"/>
      <w:marRight w:val="0"/>
      <w:marTop w:val="0"/>
      <w:marBottom w:val="0"/>
      <w:divBdr>
        <w:top w:val="none" w:sz="0" w:space="0" w:color="auto"/>
        <w:left w:val="none" w:sz="0" w:space="0" w:color="auto"/>
        <w:bottom w:val="none" w:sz="0" w:space="0" w:color="auto"/>
        <w:right w:val="none" w:sz="0" w:space="0" w:color="auto"/>
      </w:divBdr>
    </w:div>
    <w:div w:id="1341809892">
      <w:bodyDiv w:val="1"/>
      <w:marLeft w:val="0"/>
      <w:marRight w:val="0"/>
      <w:marTop w:val="0"/>
      <w:marBottom w:val="0"/>
      <w:divBdr>
        <w:top w:val="none" w:sz="0" w:space="0" w:color="auto"/>
        <w:left w:val="none" w:sz="0" w:space="0" w:color="auto"/>
        <w:bottom w:val="none" w:sz="0" w:space="0" w:color="auto"/>
        <w:right w:val="none" w:sz="0" w:space="0" w:color="auto"/>
      </w:divBdr>
    </w:div>
    <w:div w:id="1341854641">
      <w:bodyDiv w:val="1"/>
      <w:marLeft w:val="0"/>
      <w:marRight w:val="0"/>
      <w:marTop w:val="0"/>
      <w:marBottom w:val="0"/>
      <w:divBdr>
        <w:top w:val="none" w:sz="0" w:space="0" w:color="auto"/>
        <w:left w:val="none" w:sz="0" w:space="0" w:color="auto"/>
        <w:bottom w:val="none" w:sz="0" w:space="0" w:color="auto"/>
        <w:right w:val="none" w:sz="0" w:space="0" w:color="auto"/>
      </w:divBdr>
    </w:div>
    <w:div w:id="1342046802">
      <w:bodyDiv w:val="1"/>
      <w:marLeft w:val="0"/>
      <w:marRight w:val="0"/>
      <w:marTop w:val="0"/>
      <w:marBottom w:val="0"/>
      <w:divBdr>
        <w:top w:val="none" w:sz="0" w:space="0" w:color="auto"/>
        <w:left w:val="none" w:sz="0" w:space="0" w:color="auto"/>
        <w:bottom w:val="none" w:sz="0" w:space="0" w:color="auto"/>
        <w:right w:val="none" w:sz="0" w:space="0" w:color="auto"/>
      </w:divBdr>
    </w:div>
    <w:div w:id="1342052748">
      <w:bodyDiv w:val="1"/>
      <w:marLeft w:val="0"/>
      <w:marRight w:val="0"/>
      <w:marTop w:val="0"/>
      <w:marBottom w:val="0"/>
      <w:divBdr>
        <w:top w:val="none" w:sz="0" w:space="0" w:color="auto"/>
        <w:left w:val="none" w:sz="0" w:space="0" w:color="auto"/>
        <w:bottom w:val="none" w:sz="0" w:space="0" w:color="auto"/>
        <w:right w:val="none" w:sz="0" w:space="0" w:color="auto"/>
      </w:divBdr>
    </w:div>
    <w:div w:id="1342052820">
      <w:bodyDiv w:val="1"/>
      <w:marLeft w:val="0"/>
      <w:marRight w:val="0"/>
      <w:marTop w:val="0"/>
      <w:marBottom w:val="0"/>
      <w:divBdr>
        <w:top w:val="none" w:sz="0" w:space="0" w:color="auto"/>
        <w:left w:val="none" w:sz="0" w:space="0" w:color="auto"/>
        <w:bottom w:val="none" w:sz="0" w:space="0" w:color="auto"/>
        <w:right w:val="none" w:sz="0" w:space="0" w:color="auto"/>
      </w:divBdr>
    </w:div>
    <w:div w:id="1342196345">
      <w:bodyDiv w:val="1"/>
      <w:marLeft w:val="0"/>
      <w:marRight w:val="0"/>
      <w:marTop w:val="0"/>
      <w:marBottom w:val="0"/>
      <w:divBdr>
        <w:top w:val="none" w:sz="0" w:space="0" w:color="auto"/>
        <w:left w:val="none" w:sz="0" w:space="0" w:color="auto"/>
        <w:bottom w:val="none" w:sz="0" w:space="0" w:color="auto"/>
        <w:right w:val="none" w:sz="0" w:space="0" w:color="auto"/>
      </w:divBdr>
    </w:div>
    <w:div w:id="1342322177">
      <w:bodyDiv w:val="1"/>
      <w:marLeft w:val="0"/>
      <w:marRight w:val="0"/>
      <w:marTop w:val="0"/>
      <w:marBottom w:val="0"/>
      <w:divBdr>
        <w:top w:val="none" w:sz="0" w:space="0" w:color="auto"/>
        <w:left w:val="none" w:sz="0" w:space="0" w:color="auto"/>
        <w:bottom w:val="none" w:sz="0" w:space="0" w:color="auto"/>
        <w:right w:val="none" w:sz="0" w:space="0" w:color="auto"/>
      </w:divBdr>
    </w:div>
    <w:div w:id="1342468294">
      <w:bodyDiv w:val="1"/>
      <w:marLeft w:val="0"/>
      <w:marRight w:val="0"/>
      <w:marTop w:val="0"/>
      <w:marBottom w:val="0"/>
      <w:divBdr>
        <w:top w:val="none" w:sz="0" w:space="0" w:color="auto"/>
        <w:left w:val="none" w:sz="0" w:space="0" w:color="auto"/>
        <w:bottom w:val="none" w:sz="0" w:space="0" w:color="auto"/>
        <w:right w:val="none" w:sz="0" w:space="0" w:color="auto"/>
      </w:divBdr>
    </w:div>
    <w:div w:id="1342660867">
      <w:bodyDiv w:val="1"/>
      <w:marLeft w:val="0"/>
      <w:marRight w:val="0"/>
      <w:marTop w:val="0"/>
      <w:marBottom w:val="0"/>
      <w:divBdr>
        <w:top w:val="none" w:sz="0" w:space="0" w:color="auto"/>
        <w:left w:val="none" w:sz="0" w:space="0" w:color="auto"/>
        <w:bottom w:val="none" w:sz="0" w:space="0" w:color="auto"/>
        <w:right w:val="none" w:sz="0" w:space="0" w:color="auto"/>
      </w:divBdr>
    </w:div>
    <w:div w:id="1342851230">
      <w:bodyDiv w:val="1"/>
      <w:marLeft w:val="0"/>
      <w:marRight w:val="0"/>
      <w:marTop w:val="0"/>
      <w:marBottom w:val="0"/>
      <w:divBdr>
        <w:top w:val="none" w:sz="0" w:space="0" w:color="auto"/>
        <w:left w:val="none" w:sz="0" w:space="0" w:color="auto"/>
        <w:bottom w:val="none" w:sz="0" w:space="0" w:color="auto"/>
        <w:right w:val="none" w:sz="0" w:space="0" w:color="auto"/>
      </w:divBdr>
    </w:div>
    <w:div w:id="1342969507">
      <w:bodyDiv w:val="1"/>
      <w:marLeft w:val="0"/>
      <w:marRight w:val="0"/>
      <w:marTop w:val="0"/>
      <w:marBottom w:val="0"/>
      <w:divBdr>
        <w:top w:val="none" w:sz="0" w:space="0" w:color="auto"/>
        <w:left w:val="none" w:sz="0" w:space="0" w:color="auto"/>
        <w:bottom w:val="none" w:sz="0" w:space="0" w:color="auto"/>
        <w:right w:val="none" w:sz="0" w:space="0" w:color="auto"/>
      </w:divBdr>
    </w:div>
    <w:div w:id="1342972808">
      <w:bodyDiv w:val="1"/>
      <w:marLeft w:val="0"/>
      <w:marRight w:val="0"/>
      <w:marTop w:val="0"/>
      <w:marBottom w:val="0"/>
      <w:divBdr>
        <w:top w:val="none" w:sz="0" w:space="0" w:color="auto"/>
        <w:left w:val="none" w:sz="0" w:space="0" w:color="auto"/>
        <w:bottom w:val="none" w:sz="0" w:space="0" w:color="auto"/>
        <w:right w:val="none" w:sz="0" w:space="0" w:color="auto"/>
      </w:divBdr>
    </w:div>
    <w:div w:id="1343164986">
      <w:bodyDiv w:val="1"/>
      <w:marLeft w:val="0"/>
      <w:marRight w:val="0"/>
      <w:marTop w:val="0"/>
      <w:marBottom w:val="0"/>
      <w:divBdr>
        <w:top w:val="none" w:sz="0" w:space="0" w:color="auto"/>
        <w:left w:val="none" w:sz="0" w:space="0" w:color="auto"/>
        <w:bottom w:val="none" w:sz="0" w:space="0" w:color="auto"/>
        <w:right w:val="none" w:sz="0" w:space="0" w:color="auto"/>
      </w:divBdr>
    </w:div>
    <w:div w:id="1343239463">
      <w:bodyDiv w:val="1"/>
      <w:marLeft w:val="0"/>
      <w:marRight w:val="0"/>
      <w:marTop w:val="0"/>
      <w:marBottom w:val="0"/>
      <w:divBdr>
        <w:top w:val="none" w:sz="0" w:space="0" w:color="auto"/>
        <w:left w:val="none" w:sz="0" w:space="0" w:color="auto"/>
        <w:bottom w:val="none" w:sz="0" w:space="0" w:color="auto"/>
        <w:right w:val="none" w:sz="0" w:space="0" w:color="auto"/>
      </w:divBdr>
    </w:div>
    <w:div w:id="1343357731">
      <w:bodyDiv w:val="1"/>
      <w:marLeft w:val="0"/>
      <w:marRight w:val="0"/>
      <w:marTop w:val="0"/>
      <w:marBottom w:val="0"/>
      <w:divBdr>
        <w:top w:val="none" w:sz="0" w:space="0" w:color="auto"/>
        <w:left w:val="none" w:sz="0" w:space="0" w:color="auto"/>
        <w:bottom w:val="none" w:sz="0" w:space="0" w:color="auto"/>
        <w:right w:val="none" w:sz="0" w:space="0" w:color="auto"/>
      </w:divBdr>
    </w:div>
    <w:div w:id="1343507041">
      <w:bodyDiv w:val="1"/>
      <w:marLeft w:val="0"/>
      <w:marRight w:val="0"/>
      <w:marTop w:val="0"/>
      <w:marBottom w:val="0"/>
      <w:divBdr>
        <w:top w:val="none" w:sz="0" w:space="0" w:color="auto"/>
        <w:left w:val="none" w:sz="0" w:space="0" w:color="auto"/>
        <w:bottom w:val="none" w:sz="0" w:space="0" w:color="auto"/>
        <w:right w:val="none" w:sz="0" w:space="0" w:color="auto"/>
      </w:divBdr>
    </w:div>
    <w:div w:id="1343512275">
      <w:bodyDiv w:val="1"/>
      <w:marLeft w:val="0"/>
      <w:marRight w:val="0"/>
      <w:marTop w:val="0"/>
      <w:marBottom w:val="0"/>
      <w:divBdr>
        <w:top w:val="none" w:sz="0" w:space="0" w:color="auto"/>
        <w:left w:val="none" w:sz="0" w:space="0" w:color="auto"/>
        <w:bottom w:val="none" w:sz="0" w:space="0" w:color="auto"/>
        <w:right w:val="none" w:sz="0" w:space="0" w:color="auto"/>
      </w:divBdr>
    </w:div>
    <w:div w:id="1343774970">
      <w:bodyDiv w:val="1"/>
      <w:marLeft w:val="0"/>
      <w:marRight w:val="0"/>
      <w:marTop w:val="0"/>
      <w:marBottom w:val="0"/>
      <w:divBdr>
        <w:top w:val="none" w:sz="0" w:space="0" w:color="auto"/>
        <w:left w:val="none" w:sz="0" w:space="0" w:color="auto"/>
        <w:bottom w:val="none" w:sz="0" w:space="0" w:color="auto"/>
        <w:right w:val="none" w:sz="0" w:space="0" w:color="auto"/>
      </w:divBdr>
    </w:div>
    <w:div w:id="1343779213">
      <w:bodyDiv w:val="1"/>
      <w:marLeft w:val="0"/>
      <w:marRight w:val="0"/>
      <w:marTop w:val="0"/>
      <w:marBottom w:val="0"/>
      <w:divBdr>
        <w:top w:val="none" w:sz="0" w:space="0" w:color="auto"/>
        <w:left w:val="none" w:sz="0" w:space="0" w:color="auto"/>
        <w:bottom w:val="none" w:sz="0" w:space="0" w:color="auto"/>
        <w:right w:val="none" w:sz="0" w:space="0" w:color="auto"/>
      </w:divBdr>
    </w:div>
    <w:div w:id="1344437314">
      <w:bodyDiv w:val="1"/>
      <w:marLeft w:val="0"/>
      <w:marRight w:val="0"/>
      <w:marTop w:val="0"/>
      <w:marBottom w:val="0"/>
      <w:divBdr>
        <w:top w:val="none" w:sz="0" w:space="0" w:color="auto"/>
        <w:left w:val="none" w:sz="0" w:space="0" w:color="auto"/>
        <w:bottom w:val="none" w:sz="0" w:space="0" w:color="auto"/>
        <w:right w:val="none" w:sz="0" w:space="0" w:color="auto"/>
      </w:divBdr>
    </w:div>
    <w:div w:id="1344553216">
      <w:bodyDiv w:val="1"/>
      <w:marLeft w:val="0"/>
      <w:marRight w:val="0"/>
      <w:marTop w:val="0"/>
      <w:marBottom w:val="0"/>
      <w:divBdr>
        <w:top w:val="none" w:sz="0" w:space="0" w:color="auto"/>
        <w:left w:val="none" w:sz="0" w:space="0" w:color="auto"/>
        <w:bottom w:val="none" w:sz="0" w:space="0" w:color="auto"/>
        <w:right w:val="none" w:sz="0" w:space="0" w:color="auto"/>
      </w:divBdr>
    </w:div>
    <w:div w:id="1344623114">
      <w:bodyDiv w:val="1"/>
      <w:marLeft w:val="0"/>
      <w:marRight w:val="0"/>
      <w:marTop w:val="0"/>
      <w:marBottom w:val="0"/>
      <w:divBdr>
        <w:top w:val="none" w:sz="0" w:space="0" w:color="auto"/>
        <w:left w:val="none" w:sz="0" w:space="0" w:color="auto"/>
        <w:bottom w:val="none" w:sz="0" w:space="0" w:color="auto"/>
        <w:right w:val="none" w:sz="0" w:space="0" w:color="auto"/>
      </w:divBdr>
    </w:div>
    <w:div w:id="1344627452">
      <w:bodyDiv w:val="1"/>
      <w:marLeft w:val="0"/>
      <w:marRight w:val="0"/>
      <w:marTop w:val="0"/>
      <w:marBottom w:val="0"/>
      <w:divBdr>
        <w:top w:val="none" w:sz="0" w:space="0" w:color="auto"/>
        <w:left w:val="none" w:sz="0" w:space="0" w:color="auto"/>
        <w:bottom w:val="none" w:sz="0" w:space="0" w:color="auto"/>
        <w:right w:val="none" w:sz="0" w:space="0" w:color="auto"/>
      </w:divBdr>
    </w:div>
    <w:div w:id="1344670221">
      <w:bodyDiv w:val="1"/>
      <w:marLeft w:val="0"/>
      <w:marRight w:val="0"/>
      <w:marTop w:val="0"/>
      <w:marBottom w:val="0"/>
      <w:divBdr>
        <w:top w:val="none" w:sz="0" w:space="0" w:color="auto"/>
        <w:left w:val="none" w:sz="0" w:space="0" w:color="auto"/>
        <w:bottom w:val="none" w:sz="0" w:space="0" w:color="auto"/>
        <w:right w:val="none" w:sz="0" w:space="0" w:color="auto"/>
      </w:divBdr>
    </w:div>
    <w:div w:id="1344670707">
      <w:bodyDiv w:val="1"/>
      <w:marLeft w:val="0"/>
      <w:marRight w:val="0"/>
      <w:marTop w:val="0"/>
      <w:marBottom w:val="0"/>
      <w:divBdr>
        <w:top w:val="none" w:sz="0" w:space="0" w:color="auto"/>
        <w:left w:val="none" w:sz="0" w:space="0" w:color="auto"/>
        <w:bottom w:val="none" w:sz="0" w:space="0" w:color="auto"/>
        <w:right w:val="none" w:sz="0" w:space="0" w:color="auto"/>
      </w:divBdr>
    </w:div>
    <w:div w:id="1344933743">
      <w:bodyDiv w:val="1"/>
      <w:marLeft w:val="0"/>
      <w:marRight w:val="0"/>
      <w:marTop w:val="0"/>
      <w:marBottom w:val="0"/>
      <w:divBdr>
        <w:top w:val="none" w:sz="0" w:space="0" w:color="auto"/>
        <w:left w:val="none" w:sz="0" w:space="0" w:color="auto"/>
        <w:bottom w:val="none" w:sz="0" w:space="0" w:color="auto"/>
        <w:right w:val="none" w:sz="0" w:space="0" w:color="auto"/>
      </w:divBdr>
    </w:div>
    <w:div w:id="1344941200">
      <w:bodyDiv w:val="1"/>
      <w:marLeft w:val="0"/>
      <w:marRight w:val="0"/>
      <w:marTop w:val="0"/>
      <w:marBottom w:val="0"/>
      <w:divBdr>
        <w:top w:val="none" w:sz="0" w:space="0" w:color="auto"/>
        <w:left w:val="none" w:sz="0" w:space="0" w:color="auto"/>
        <w:bottom w:val="none" w:sz="0" w:space="0" w:color="auto"/>
        <w:right w:val="none" w:sz="0" w:space="0" w:color="auto"/>
      </w:divBdr>
    </w:div>
    <w:div w:id="1345130841">
      <w:bodyDiv w:val="1"/>
      <w:marLeft w:val="0"/>
      <w:marRight w:val="0"/>
      <w:marTop w:val="0"/>
      <w:marBottom w:val="0"/>
      <w:divBdr>
        <w:top w:val="none" w:sz="0" w:space="0" w:color="auto"/>
        <w:left w:val="none" w:sz="0" w:space="0" w:color="auto"/>
        <w:bottom w:val="none" w:sz="0" w:space="0" w:color="auto"/>
        <w:right w:val="none" w:sz="0" w:space="0" w:color="auto"/>
      </w:divBdr>
    </w:div>
    <w:div w:id="1345207013">
      <w:bodyDiv w:val="1"/>
      <w:marLeft w:val="0"/>
      <w:marRight w:val="0"/>
      <w:marTop w:val="0"/>
      <w:marBottom w:val="0"/>
      <w:divBdr>
        <w:top w:val="none" w:sz="0" w:space="0" w:color="auto"/>
        <w:left w:val="none" w:sz="0" w:space="0" w:color="auto"/>
        <w:bottom w:val="none" w:sz="0" w:space="0" w:color="auto"/>
        <w:right w:val="none" w:sz="0" w:space="0" w:color="auto"/>
      </w:divBdr>
    </w:div>
    <w:div w:id="1345281693">
      <w:bodyDiv w:val="1"/>
      <w:marLeft w:val="0"/>
      <w:marRight w:val="0"/>
      <w:marTop w:val="0"/>
      <w:marBottom w:val="0"/>
      <w:divBdr>
        <w:top w:val="none" w:sz="0" w:space="0" w:color="auto"/>
        <w:left w:val="none" w:sz="0" w:space="0" w:color="auto"/>
        <w:bottom w:val="none" w:sz="0" w:space="0" w:color="auto"/>
        <w:right w:val="none" w:sz="0" w:space="0" w:color="auto"/>
      </w:divBdr>
    </w:div>
    <w:div w:id="1345858615">
      <w:bodyDiv w:val="1"/>
      <w:marLeft w:val="0"/>
      <w:marRight w:val="0"/>
      <w:marTop w:val="0"/>
      <w:marBottom w:val="0"/>
      <w:divBdr>
        <w:top w:val="none" w:sz="0" w:space="0" w:color="auto"/>
        <w:left w:val="none" w:sz="0" w:space="0" w:color="auto"/>
        <w:bottom w:val="none" w:sz="0" w:space="0" w:color="auto"/>
        <w:right w:val="none" w:sz="0" w:space="0" w:color="auto"/>
      </w:divBdr>
    </w:div>
    <w:div w:id="1345934936">
      <w:bodyDiv w:val="1"/>
      <w:marLeft w:val="0"/>
      <w:marRight w:val="0"/>
      <w:marTop w:val="0"/>
      <w:marBottom w:val="0"/>
      <w:divBdr>
        <w:top w:val="none" w:sz="0" w:space="0" w:color="auto"/>
        <w:left w:val="none" w:sz="0" w:space="0" w:color="auto"/>
        <w:bottom w:val="none" w:sz="0" w:space="0" w:color="auto"/>
        <w:right w:val="none" w:sz="0" w:space="0" w:color="auto"/>
      </w:divBdr>
    </w:div>
    <w:div w:id="1346203346">
      <w:bodyDiv w:val="1"/>
      <w:marLeft w:val="0"/>
      <w:marRight w:val="0"/>
      <w:marTop w:val="0"/>
      <w:marBottom w:val="0"/>
      <w:divBdr>
        <w:top w:val="none" w:sz="0" w:space="0" w:color="auto"/>
        <w:left w:val="none" w:sz="0" w:space="0" w:color="auto"/>
        <w:bottom w:val="none" w:sz="0" w:space="0" w:color="auto"/>
        <w:right w:val="none" w:sz="0" w:space="0" w:color="auto"/>
      </w:divBdr>
    </w:div>
    <w:div w:id="1346519547">
      <w:bodyDiv w:val="1"/>
      <w:marLeft w:val="0"/>
      <w:marRight w:val="0"/>
      <w:marTop w:val="0"/>
      <w:marBottom w:val="0"/>
      <w:divBdr>
        <w:top w:val="none" w:sz="0" w:space="0" w:color="auto"/>
        <w:left w:val="none" w:sz="0" w:space="0" w:color="auto"/>
        <w:bottom w:val="none" w:sz="0" w:space="0" w:color="auto"/>
        <w:right w:val="none" w:sz="0" w:space="0" w:color="auto"/>
      </w:divBdr>
    </w:div>
    <w:div w:id="1346591634">
      <w:bodyDiv w:val="1"/>
      <w:marLeft w:val="0"/>
      <w:marRight w:val="0"/>
      <w:marTop w:val="0"/>
      <w:marBottom w:val="0"/>
      <w:divBdr>
        <w:top w:val="none" w:sz="0" w:space="0" w:color="auto"/>
        <w:left w:val="none" w:sz="0" w:space="0" w:color="auto"/>
        <w:bottom w:val="none" w:sz="0" w:space="0" w:color="auto"/>
        <w:right w:val="none" w:sz="0" w:space="0" w:color="auto"/>
      </w:divBdr>
    </w:div>
    <w:div w:id="1346636259">
      <w:bodyDiv w:val="1"/>
      <w:marLeft w:val="0"/>
      <w:marRight w:val="0"/>
      <w:marTop w:val="0"/>
      <w:marBottom w:val="0"/>
      <w:divBdr>
        <w:top w:val="none" w:sz="0" w:space="0" w:color="auto"/>
        <w:left w:val="none" w:sz="0" w:space="0" w:color="auto"/>
        <w:bottom w:val="none" w:sz="0" w:space="0" w:color="auto"/>
        <w:right w:val="none" w:sz="0" w:space="0" w:color="auto"/>
      </w:divBdr>
    </w:div>
    <w:div w:id="1346908548">
      <w:bodyDiv w:val="1"/>
      <w:marLeft w:val="0"/>
      <w:marRight w:val="0"/>
      <w:marTop w:val="0"/>
      <w:marBottom w:val="0"/>
      <w:divBdr>
        <w:top w:val="none" w:sz="0" w:space="0" w:color="auto"/>
        <w:left w:val="none" w:sz="0" w:space="0" w:color="auto"/>
        <w:bottom w:val="none" w:sz="0" w:space="0" w:color="auto"/>
        <w:right w:val="none" w:sz="0" w:space="0" w:color="auto"/>
      </w:divBdr>
    </w:div>
    <w:div w:id="1347058217">
      <w:bodyDiv w:val="1"/>
      <w:marLeft w:val="0"/>
      <w:marRight w:val="0"/>
      <w:marTop w:val="0"/>
      <w:marBottom w:val="0"/>
      <w:divBdr>
        <w:top w:val="none" w:sz="0" w:space="0" w:color="auto"/>
        <w:left w:val="none" w:sz="0" w:space="0" w:color="auto"/>
        <w:bottom w:val="none" w:sz="0" w:space="0" w:color="auto"/>
        <w:right w:val="none" w:sz="0" w:space="0" w:color="auto"/>
      </w:divBdr>
    </w:div>
    <w:div w:id="1347439504">
      <w:bodyDiv w:val="1"/>
      <w:marLeft w:val="0"/>
      <w:marRight w:val="0"/>
      <w:marTop w:val="0"/>
      <w:marBottom w:val="0"/>
      <w:divBdr>
        <w:top w:val="none" w:sz="0" w:space="0" w:color="auto"/>
        <w:left w:val="none" w:sz="0" w:space="0" w:color="auto"/>
        <w:bottom w:val="none" w:sz="0" w:space="0" w:color="auto"/>
        <w:right w:val="none" w:sz="0" w:space="0" w:color="auto"/>
      </w:divBdr>
    </w:div>
    <w:div w:id="1347486910">
      <w:bodyDiv w:val="1"/>
      <w:marLeft w:val="0"/>
      <w:marRight w:val="0"/>
      <w:marTop w:val="0"/>
      <w:marBottom w:val="0"/>
      <w:divBdr>
        <w:top w:val="none" w:sz="0" w:space="0" w:color="auto"/>
        <w:left w:val="none" w:sz="0" w:space="0" w:color="auto"/>
        <w:bottom w:val="none" w:sz="0" w:space="0" w:color="auto"/>
        <w:right w:val="none" w:sz="0" w:space="0" w:color="auto"/>
      </w:divBdr>
    </w:div>
    <w:div w:id="1347900421">
      <w:bodyDiv w:val="1"/>
      <w:marLeft w:val="0"/>
      <w:marRight w:val="0"/>
      <w:marTop w:val="0"/>
      <w:marBottom w:val="0"/>
      <w:divBdr>
        <w:top w:val="none" w:sz="0" w:space="0" w:color="auto"/>
        <w:left w:val="none" w:sz="0" w:space="0" w:color="auto"/>
        <w:bottom w:val="none" w:sz="0" w:space="0" w:color="auto"/>
        <w:right w:val="none" w:sz="0" w:space="0" w:color="auto"/>
      </w:divBdr>
    </w:div>
    <w:div w:id="1348021478">
      <w:bodyDiv w:val="1"/>
      <w:marLeft w:val="0"/>
      <w:marRight w:val="0"/>
      <w:marTop w:val="0"/>
      <w:marBottom w:val="0"/>
      <w:divBdr>
        <w:top w:val="none" w:sz="0" w:space="0" w:color="auto"/>
        <w:left w:val="none" w:sz="0" w:space="0" w:color="auto"/>
        <w:bottom w:val="none" w:sz="0" w:space="0" w:color="auto"/>
        <w:right w:val="none" w:sz="0" w:space="0" w:color="auto"/>
      </w:divBdr>
    </w:div>
    <w:div w:id="1348142894">
      <w:bodyDiv w:val="1"/>
      <w:marLeft w:val="0"/>
      <w:marRight w:val="0"/>
      <w:marTop w:val="0"/>
      <w:marBottom w:val="0"/>
      <w:divBdr>
        <w:top w:val="none" w:sz="0" w:space="0" w:color="auto"/>
        <w:left w:val="none" w:sz="0" w:space="0" w:color="auto"/>
        <w:bottom w:val="none" w:sz="0" w:space="0" w:color="auto"/>
        <w:right w:val="none" w:sz="0" w:space="0" w:color="auto"/>
      </w:divBdr>
    </w:div>
    <w:div w:id="1348211084">
      <w:bodyDiv w:val="1"/>
      <w:marLeft w:val="0"/>
      <w:marRight w:val="0"/>
      <w:marTop w:val="0"/>
      <w:marBottom w:val="0"/>
      <w:divBdr>
        <w:top w:val="none" w:sz="0" w:space="0" w:color="auto"/>
        <w:left w:val="none" w:sz="0" w:space="0" w:color="auto"/>
        <w:bottom w:val="none" w:sz="0" w:space="0" w:color="auto"/>
        <w:right w:val="none" w:sz="0" w:space="0" w:color="auto"/>
      </w:divBdr>
    </w:div>
    <w:div w:id="1348213178">
      <w:bodyDiv w:val="1"/>
      <w:marLeft w:val="0"/>
      <w:marRight w:val="0"/>
      <w:marTop w:val="0"/>
      <w:marBottom w:val="0"/>
      <w:divBdr>
        <w:top w:val="none" w:sz="0" w:space="0" w:color="auto"/>
        <w:left w:val="none" w:sz="0" w:space="0" w:color="auto"/>
        <w:bottom w:val="none" w:sz="0" w:space="0" w:color="auto"/>
        <w:right w:val="none" w:sz="0" w:space="0" w:color="auto"/>
      </w:divBdr>
    </w:div>
    <w:div w:id="1348562032">
      <w:bodyDiv w:val="1"/>
      <w:marLeft w:val="0"/>
      <w:marRight w:val="0"/>
      <w:marTop w:val="0"/>
      <w:marBottom w:val="0"/>
      <w:divBdr>
        <w:top w:val="none" w:sz="0" w:space="0" w:color="auto"/>
        <w:left w:val="none" w:sz="0" w:space="0" w:color="auto"/>
        <w:bottom w:val="none" w:sz="0" w:space="0" w:color="auto"/>
        <w:right w:val="none" w:sz="0" w:space="0" w:color="auto"/>
      </w:divBdr>
    </w:div>
    <w:div w:id="1348674110">
      <w:bodyDiv w:val="1"/>
      <w:marLeft w:val="0"/>
      <w:marRight w:val="0"/>
      <w:marTop w:val="0"/>
      <w:marBottom w:val="0"/>
      <w:divBdr>
        <w:top w:val="none" w:sz="0" w:space="0" w:color="auto"/>
        <w:left w:val="none" w:sz="0" w:space="0" w:color="auto"/>
        <w:bottom w:val="none" w:sz="0" w:space="0" w:color="auto"/>
        <w:right w:val="none" w:sz="0" w:space="0" w:color="auto"/>
      </w:divBdr>
    </w:div>
    <w:div w:id="1348797537">
      <w:bodyDiv w:val="1"/>
      <w:marLeft w:val="0"/>
      <w:marRight w:val="0"/>
      <w:marTop w:val="0"/>
      <w:marBottom w:val="0"/>
      <w:divBdr>
        <w:top w:val="none" w:sz="0" w:space="0" w:color="auto"/>
        <w:left w:val="none" w:sz="0" w:space="0" w:color="auto"/>
        <w:bottom w:val="none" w:sz="0" w:space="0" w:color="auto"/>
        <w:right w:val="none" w:sz="0" w:space="0" w:color="auto"/>
      </w:divBdr>
    </w:div>
    <w:div w:id="1348947480">
      <w:bodyDiv w:val="1"/>
      <w:marLeft w:val="0"/>
      <w:marRight w:val="0"/>
      <w:marTop w:val="0"/>
      <w:marBottom w:val="0"/>
      <w:divBdr>
        <w:top w:val="none" w:sz="0" w:space="0" w:color="auto"/>
        <w:left w:val="none" w:sz="0" w:space="0" w:color="auto"/>
        <w:bottom w:val="none" w:sz="0" w:space="0" w:color="auto"/>
        <w:right w:val="none" w:sz="0" w:space="0" w:color="auto"/>
      </w:divBdr>
    </w:div>
    <w:div w:id="1349016753">
      <w:bodyDiv w:val="1"/>
      <w:marLeft w:val="0"/>
      <w:marRight w:val="0"/>
      <w:marTop w:val="0"/>
      <w:marBottom w:val="0"/>
      <w:divBdr>
        <w:top w:val="none" w:sz="0" w:space="0" w:color="auto"/>
        <w:left w:val="none" w:sz="0" w:space="0" w:color="auto"/>
        <w:bottom w:val="none" w:sz="0" w:space="0" w:color="auto"/>
        <w:right w:val="none" w:sz="0" w:space="0" w:color="auto"/>
      </w:divBdr>
    </w:div>
    <w:div w:id="1349135105">
      <w:bodyDiv w:val="1"/>
      <w:marLeft w:val="0"/>
      <w:marRight w:val="0"/>
      <w:marTop w:val="0"/>
      <w:marBottom w:val="0"/>
      <w:divBdr>
        <w:top w:val="none" w:sz="0" w:space="0" w:color="auto"/>
        <w:left w:val="none" w:sz="0" w:space="0" w:color="auto"/>
        <w:bottom w:val="none" w:sz="0" w:space="0" w:color="auto"/>
        <w:right w:val="none" w:sz="0" w:space="0" w:color="auto"/>
      </w:divBdr>
    </w:div>
    <w:div w:id="1349285425">
      <w:bodyDiv w:val="1"/>
      <w:marLeft w:val="0"/>
      <w:marRight w:val="0"/>
      <w:marTop w:val="0"/>
      <w:marBottom w:val="0"/>
      <w:divBdr>
        <w:top w:val="none" w:sz="0" w:space="0" w:color="auto"/>
        <w:left w:val="none" w:sz="0" w:space="0" w:color="auto"/>
        <w:bottom w:val="none" w:sz="0" w:space="0" w:color="auto"/>
        <w:right w:val="none" w:sz="0" w:space="0" w:color="auto"/>
      </w:divBdr>
    </w:div>
    <w:div w:id="1349598668">
      <w:bodyDiv w:val="1"/>
      <w:marLeft w:val="0"/>
      <w:marRight w:val="0"/>
      <w:marTop w:val="0"/>
      <w:marBottom w:val="0"/>
      <w:divBdr>
        <w:top w:val="none" w:sz="0" w:space="0" w:color="auto"/>
        <w:left w:val="none" w:sz="0" w:space="0" w:color="auto"/>
        <w:bottom w:val="none" w:sz="0" w:space="0" w:color="auto"/>
        <w:right w:val="none" w:sz="0" w:space="0" w:color="auto"/>
      </w:divBdr>
    </w:div>
    <w:div w:id="1349913025">
      <w:bodyDiv w:val="1"/>
      <w:marLeft w:val="0"/>
      <w:marRight w:val="0"/>
      <w:marTop w:val="0"/>
      <w:marBottom w:val="0"/>
      <w:divBdr>
        <w:top w:val="none" w:sz="0" w:space="0" w:color="auto"/>
        <w:left w:val="none" w:sz="0" w:space="0" w:color="auto"/>
        <w:bottom w:val="none" w:sz="0" w:space="0" w:color="auto"/>
        <w:right w:val="none" w:sz="0" w:space="0" w:color="auto"/>
      </w:divBdr>
    </w:div>
    <w:div w:id="1350452190">
      <w:bodyDiv w:val="1"/>
      <w:marLeft w:val="0"/>
      <w:marRight w:val="0"/>
      <w:marTop w:val="0"/>
      <w:marBottom w:val="0"/>
      <w:divBdr>
        <w:top w:val="none" w:sz="0" w:space="0" w:color="auto"/>
        <w:left w:val="none" w:sz="0" w:space="0" w:color="auto"/>
        <w:bottom w:val="none" w:sz="0" w:space="0" w:color="auto"/>
        <w:right w:val="none" w:sz="0" w:space="0" w:color="auto"/>
      </w:divBdr>
    </w:div>
    <w:div w:id="1350566164">
      <w:bodyDiv w:val="1"/>
      <w:marLeft w:val="0"/>
      <w:marRight w:val="0"/>
      <w:marTop w:val="0"/>
      <w:marBottom w:val="0"/>
      <w:divBdr>
        <w:top w:val="none" w:sz="0" w:space="0" w:color="auto"/>
        <w:left w:val="none" w:sz="0" w:space="0" w:color="auto"/>
        <w:bottom w:val="none" w:sz="0" w:space="0" w:color="auto"/>
        <w:right w:val="none" w:sz="0" w:space="0" w:color="auto"/>
      </w:divBdr>
    </w:div>
    <w:div w:id="1350570771">
      <w:bodyDiv w:val="1"/>
      <w:marLeft w:val="0"/>
      <w:marRight w:val="0"/>
      <w:marTop w:val="0"/>
      <w:marBottom w:val="0"/>
      <w:divBdr>
        <w:top w:val="none" w:sz="0" w:space="0" w:color="auto"/>
        <w:left w:val="none" w:sz="0" w:space="0" w:color="auto"/>
        <w:bottom w:val="none" w:sz="0" w:space="0" w:color="auto"/>
        <w:right w:val="none" w:sz="0" w:space="0" w:color="auto"/>
      </w:divBdr>
    </w:div>
    <w:div w:id="1350721836">
      <w:bodyDiv w:val="1"/>
      <w:marLeft w:val="0"/>
      <w:marRight w:val="0"/>
      <w:marTop w:val="0"/>
      <w:marBottom w:val="0"/>
      <w:divBdr>
        <w:top w:val="none" w:sz="0" w:space="0" w:color="auto"/>
        <w:left w:val="none" w:sz="0" w:space="0" w:color="auto"/>
        <w:bottom w:val="none" w:sz="0" w:space="0" w:color="auto"/>
        <w:right w:val="none" w:sz="0" w:space="0" w:color="auto"/>
      </w:divBdr>
    </w:div>
    <w:div w:id="1350722054">
      <w:bodyDiv w:val="1"/>
      <w:marLeft w:val="0"/>
      <w:marRight w:val="0"/>
      <w:marTop w:val="0"/>
      <w:marBottom w:val="0"/>
      <w:divBdr>
        <w:top w:val="none" w:sz="0" w:space="0" w:color="auto"/>
        <w:left w:val="none" w:sz="0" w:space="0" w:color="auto"/>
        <w:bottom w:val="none" w:sz="0" w:space="0" w:color="auto"/>
        <w:right w:val="none" w:sz="0" w:space="0" w:color="auto"/>
      </w:divBdr>
    </w:div>
    <w:div w:id="1351373781">
      <w:bodyDiv w:val="1"/>
      <w:marLeft w:val="0"/>
      <w:marRight w:val="0"/>
      <w:marTop w:val="0"/>
      <w:marBottom w:val="0"/>
      <w:divBdr>
        <w:top w:val="none" w:sz="0" w:space="0" w:color="auto"/>
        <w:left w:val="none" w:sz="0" w:space="0" w:color="auto"/>
        <w:bottom w:val="none" w:sz="0" w:space="0" w:color="auto"/>
        <w:right w:val="none" w:sz="0" w:space="0" w:color="auto"/>
      </w:divBdr>
    </w:div>
    <w:div w:id="1351377173">
      <w:bodyDiv w:val="1"/>
      <w:marLeft w:val="0"/>
      <w:marRight w:val="0"/>
      <w:marTop w:val="0"/>
      <w:marBottom w:val="0"/>
      <w:divBdr>
        <w:top w:val="none" w:sz="0" w:space="0" w:color="auto"/>
        <w:left w:val="none" w:sz="0" w:space="0" w:color="auto"/>
        <w:bottom w:val="none" w:sz="0" w:space="0" w:color="auto"/>
        <w:right w:val="none" w:sz="0" w:space="0" w:color="auto"/>
      </w:divBdr>
    </w:div>
    <w:div w:id="1351563326">
      <w:bodyDiv w:val="1"/>
      <w:marLeft w:val="0"/>
      <w:marRight w:val="0"/>
      <w:marTop w:val="0"/>
      <w:marBottom w:val="0"/>
      <w:divBdr>
        <w:top w:val="none" w:sz="0" w:space="0" w:color="auto"/>
        <w:left w:val="none" w:sz="0" w:space="0" w:color="auto"/>
        <w:bottom w:val="none" w:sz="0" w:space="0" w:color="auto"/>
        <w:right w:val="none" w:sz="0" w:space="0" w:color="auto"/>
      </w:divBdr>
    </w:div>
    <w:div w:id="1351684778">
      <w:bodyDiv w:val="1"/>
      <w:marLeft w:val="0"/>
      <w:marRight w:val="0"/>
      <w:marTop w:val="0"/>
      <w:marBottom w:val="0"/>
      <w:divBdr>
        <w:top w:val="none" w:sz="0" w:space="0" w:color="auto"/>
        <w:left w:val="none" w:sz="0" w:space="0" w:color="auto"/>
        <w:bottom w:val="none" w:sz="0" w:space="0" w:color="auto"/>
        <w:right w:val="none" w:sz="0" w:space="0" w:color="auto"/>
      </w:divBdr>
    </w:div>
    <w:div w:id="1351762062">
      <w:bodyDiv w:val="1"/>
      <w:marLeft w:val="0"/>
      <w:marRight w:val="0"/>
      <w:marTop w:val="0"/>
      <w:marBottom w:val="0"/>
      <w:divBdr>
        <w:top w:val="none" w:sz="0" w:space="0" w:color="auto"/>
        <w:left w:val="none" w:sz="0" w:space="0" w:color="auto"/>
        <w:bottom w:val="none" w:sz="0" w:space="0" w:color="auto"/>
        <w:right w:val="none" w:sz="0" w:space="0" w:color="auto"/>
      </w:divBdr>
    </w:div>
    <w:div w:id="1351877567">
      <w:bodyDiv w:val="1"/>
      <w:marLeft w:val="0"/>
      <w:marRight w:val="0"/>
      <w:marTop w:val="0"/>
      <w:marBottom w:val="0"/>
      <w:divBdr>
        <w:top w:val="none" w:sz="0" w:space="0" w:color="auto"/>
        <w:left w:val="none" w:sz="0" w:space="0" w:color="auto"/>
        <w:bottom w:val="none" w:sz="0" w:space="0" w:color="auto"/>
        <w:right w:val="none" w:sz="0" w:space="0" w:color="auto"/>
      </w:divBdr>
    </w:div>
    <w:div w:id="1352141996">
      <w:bodyDiv w:val="1"/>
      <w:marLeft w:val="0"/>
      <w:marRight w:val="0"/>
      <w:marTop w:val="0"/>
      <w:marBottom w:val="0"/>
      <w:divBdr>
        <w:top w:val="none" w:sz="0" w:space="0" w:color="auto"/>
        <w:left w:val="none" w:sz="0" w:space="0" w:color="auto"/>
        <w:bottom w:val="none" w:sz="0" w:space="0" w:color="auto"/>
        <w:right w:val="none" w:sz="0" w:space="0" w:color="auto"/>
      </w:divBdr>
    </w:div>
    <w:div w:id="1352611417">
      <w:bodyDiv w:val="1"/>
      <w:marLeft w:val="0"/>
      <w:marRight w:val="0"/>
      <w:marTop w:val="0"/>
      <w:marBottom w:val="0"/>
      <w:divBdr>
        <w:top w:val="none" w:sz="0" w:space="0" w:color="auto"/>
        <w:left w:val="none" w:sz="0" w:space="0" w:color="auto"/>
        <w:bottom w:val="none" w:sz="0" w:space="0" w:color="auto"/>
        <w:right w:val="none" w:sz="0" w:space="0" w:color="auto"/>
      </w:divBdr>
    </w:div>
    <w:div w:id="1352881373">
      <w:bodyDiv w:val="1"/>
      <w:marLeft w:val="0"/>
      <w:marRight w:val="0"/>
      <w:marTop w:val="0"/>
      <w:marBottom w:val="0"/>
      <w:divBdr>
        <w:top w:val="none" w:sz="0" w:space="0" w:color="auto"/>
        <w:left w:val="none" w:sz="0" w:space="0" w:color="auto"/>
        <w:bottom w:val="none" w:sz="0" w:space="0" w:color="auto"/>
        <w:right w:val="none" w:sz="0" w:space="0" w:color="auto"/>
      </w:divBdr>
    </w:div>
    <w:div w:id="1352947486">
      <w:bodyDiv w:val="1"/>
      <w:marLeft w:val="0"/>
      <w:marRight w:val="0"/>
      <w:marTop w:val="0"/>
      <w:marBottom w:val="0"/>
      <w:divBdr>
        <w:top w:val="none" w:sz="0" w:space="0" w:color="auto"/>
        <w:left w:val="none" w:sz="0" w:space="0" w:color="auto"/>
        <w:bottom w:val="none" w:sz="0" w:space="0" w:color="auto"/>
        <w:right w:val="none" w:sz="0" w:space="0" w:color="auto"/>
      </w:divBdr>
    </w:div>
    <w:div w:id="1352948206">
      <w:bodyDiv w:val="1"/>
      <w:marLeft w:val="0"/>
      <w:marRight w:val="0"/>
      <w:marTop w:val="0"/>
      <w:marBottom w:val="0"/>
      <w:divBdr>
        <w:top w:val="none" w:sz="0" w:space="0" w:color="auto"/>
        <w:left w:val="none" w:sz="0" w:space="0" w:color="auto"/>
        <w:bottom w:val="none" w:sz="0" w:space="0" w:color="auto"/>
        <w:right w:val="none" w:sz="0" w:space="0" w:color="auto"/>
      </w:divBdr>
    </w:div>
    <w:div w:id="1353073341">
      <w:bodyDiv w:val="1"/>
      <w:marLeft w:val="0"/>
      <w:marRight w:val="0"/>
      <w:marTop w:val="0"/>
      <w:marBottom w:val="0"/>
      <w:divBdr>
        <w:top w:val="none" w:sz="0" w:space="0" w:color="auto"/>
        <w:left w:val="none" w:sz="0" w:space="0" w:color="auto"/>
        <w:bottom w:val="none" w:sz="0" w:space="0" w:color="auto"/>
        <w:right w:val="none" w:sz="0" w:space="0" w:color="auto"/>
      </w:divBdr>
    </w:div>
    <w:div w:id="1353192612">
      <w:bodyDiv w:val="1"/>
      <w:marLeft w:val="0"/>
      <w:marRight w:val="0"/>
      <w:marTop w:val="0"/>
      <w:marBottom w:val="0"/>
      <w:divBdr>
        <w:top w:val="none" w:sz="0" w:space="0" w:color="auto"/>
        <w:left w:val="none" w:sz="0" w:space="0" w:color="auto"/>
        <w:bottom w:val="none" w:sz="0" w:space="0" w:color="auto"/>
        <w:right w:val="none" w:sz="0" w:space="0" w:color="auto"/>
      </w:divBdr>
    </w:div>
    <w:div w:id="1353801791">
      <w:bodyDiv w:val="1"/>
      <w:marLeft w:val="0"/>
      <w:marRight w:val="0"/>
      <w:marTop w:val="0"/>
      <w:marBottom w:val="0"/>
      <w:divBdr>
        <w:top w:val="none" w:sz="0" w:space="0" w:color="auto"/>
        <w:left w:val="none" w:sz="0" w:space="0" w:color="auto"/>
        <w:bottom w:val="none" w:sz="0" w:space="0" w:color="auto"/>
        <w:right w:val="none" w:sz="0" w:space="0" w:color="auto"/>
      </w:divBdr>
    </w:div>
    <w:div w:id="1354070845">
      <w:bodyDiv w:val="1"/>
      <w:marLeft w:val="0"/>
      <w:marRight w:val="0"/>
      <w:marTop w:val="0"/>
      <w:marBottom w:val="0"/>
      <w:divBdr>
        <w:top w:val="none" w:sz="0" w:space="0" w:color="auto"/>
        <w:left w:val="none" w:sz="0" w:space="0" w:color="auto"/>
        <w:bottom w:val="none" w:sz="0" w:space="0" w:color="auto"/>
        <w:right w:val="none" w:sz="0" w:space="0" w:color="auto"/>
      </w:divBdr>
    </w:div>
    <w:div w:id="1354182935">
      <w:bodyDiv w:val="1"/>
      <w:marLeft w:val="0"/>
      <w:marRight w:val="0"/>
      <w:marTop w:val="0"/>
      <w:marBottom w:val="0"/>
      <w:divBdr>
        <w:top w:val="none" w:sz="0" w:space="0" w:color="auto"/>
        <w:left w:val="none" w:sz="0" w:space="0" w:color="auto"/>
        <w:bottom w:val="none" w:sz="0" w:space="0" w:color="auto"/>
        <w:right w:val="none" w:sz="0" w:space="0" w:color="auto"/>
      </w:divBdr>
    </w:div>
    <w:div w:id="1354458746">
      <w:bodyDiv w:val="1"/>
      <w:marLeft w:val="0"/>
      <w:marRight w:val="0"/>
      <w:marTop w:val="0"/>
      <w:marBottom w:val="0"/>
      <w:divBdr>
        <w:top w:val="none" w:sz="0" w:space="0" w:color="auto"/>
        <w:left w:val="none" w:sz="0" w:space="0" w:color="auto"/>
        <w:bottom w:val="none" w:sz="0" w:space="0" w:color="auto"/>
        <w:right w:val="none" w:sz="0" w:space="0" w:color="auto"/>
      </w:divBdr>
    </w:div>
    <w:div w:id="1354499468">
      <w:bodyDiv w:val="1"/>
      <w:marLeft w:val="0"/>
      <w:marRight w:val="0"/>
      <w:marTop w:val="0"/>
      <w:marBottom w:val="0"/>
      <w:divBdr>
        <w:top w:val="none" w:sz="0" w:space="0" w:color="auto"/>
        <w:left w:val="none" w:sz="0" w:space="0" w:color="auto"/>
        <w:bottom w:val="none" w:sz="0" w:space="0" w:color="auto"/>
        <w:right w:val="none" w:sz="0" w:space="0" w:color="auto"/>
      </w:divBdr>
    </w:div>
    <w:div w:id="1354696721">
      <w:bodyDiv w:val="1"/>
      <w:marLeft w:val="0"/>
      <w:marRight w:val="0"/>
      <w:marTop w:val="0"/>
      <w:marBottom w:val="0"/>
      <w:divBdr>
        <w:top w:val="none" w:sz="0" w:space="0" w:color="auto"/>
        <w:left w:val="none" w:sz="0" w:space="0" w:color="auto"/>
        <w:bottom w:val="none" w:sz="0" w:space="0" w:color="auto"/>
        <w:right w:val="none" w:sz="0" w:space="0" w:color="auto"/>
      </w:divBdr>
    </w:div>
    <w:div w:id="1354770623">
      <w:bodyDiv w:val="1"/>
      <w:marLeft w:val="0"/>
      <w:marRight w:val="0"/>
      <w:marTop w:val="0"/>
      <w:marBottom w:val="0"/>
      <w:divBdr>
        <w:top w:val="none" w:sz="0" w:space="0" w:color="auto"/>
        <w:left w:val="none" w:sz="0" w:space="0" w:color="auto"/>
        <w:bottom w:val="none" w:sz="0" w:space="0" w:color="auto"/>
        <w:right w:val="none" w:sz="0" w:space="0" w:color="auto"/>
      </w:divBdr>
    </w:div>
    <w:div w:id="1354958140">
      <w:bodyDiv w:val="1"/>
      <w:marLeft w:val="0"/>
      <w:marRight w:val="0"/>
      <w:marTop w:val="0"/>
      <w:marBottom w:val="0"/>
      <w:divBdr>
        <w:top w:val="none" w:sz="0" w:space="0" w:color="auto"/>
        <w:left w:val="none" w:sz="0" w:space="0" w:color="auto"/>
        <w:bottom w:val="none" w:sz="0" w:space="0" w:color="auto"/>
        <w:right w:val="none" w:sz="0" w:space="0" w:color="auto"/>
      </w:divBdr>
    </w:div>
    <w:div w:id="1355036222">
      <w:bodyDiv w:val="1"/>
      <w:marLeft w:val="0"/>
      <w:marRight w:val="0"/>
      <w:marTop w:val="0"/>
      <w:marBottom w:val="0"/>
      <w:divBdr>
        <w:top w:val="none" w:sz="0" w:space="0" w:color="auto"/>
        <w:left w:val="none" w:sz="0" w:space="0" w:color="auto"/>
        <w:bottom w:val="none" w:sz="0" w:space="0" w:color="auto"/>
        <w:right w:val="none" w:sz="0" w:space="0" w:color="auto"/>
      </w:divBdr>
    </w:div>
    <w:div w:id="1355038392">
      <w:bodyDiv w:val="1"/>
      <w:marLeft w:val="0"/>
      <w:marRight w:val="0"/>
      <w:marTop w:val="0"/>
      <w:marBottom w:val="0"/>
      <w:divBdr>
        <w:top w:val="none" w:sz="0" w:space="0" w:color="auto"/>
        <w:left w:val="none" w:sz="0" w:space="0" w:color="auto"/>
        <w:bottom w:val="none" w:sz="0" w:space="0" w:color="auto"/>
        <w:right w:val="none" w:sz="0" w:space="0" w:color="auto"/>
      </w:divBdr>
    </w:div>
    <w:div w:id="1355108876">
      <w:bodyDiv w:val="1"/>
      <w:marLeft w:val="0"/>
      <w:marRight w:val="0"/>
      <w:marTop w:val="0"/>
      <w:marBottom w:val="0"/>
      <w:divBdr>
        <w:top w:val="none" w:sz="0" w:space="0" w:color="auto"/>
        <w:left w:val="none" w:sz="0" w:space="0" w:color="auto"/>
        <w:bottom w:val="none" w:sz="0" w:space="0" w:color="auto"/>
        <w:right w:val="none" w:sz="0" w:space="0" w:color="auto"/>
      </w:divBdr>
    </w:div>
    <w:div w:id="1355114999">
      <w:bodyDiv w:val="1"/>
      <w:marLeft w:val="0"/>
      <w:marRight w:val="0"/>
      <w:marTop w:val="0"/>
      <w:marBottom w:val="0"/>
      <w:divBdr>
        <w:top w:val="none" w:sz="0" w:space="0" w:color="auto"/>
        <w:left w:val="none" w:sz="0" w:space="0" w:color="auto"/>
        <w:bottom w:val="none" w:sz="0" w:space="0" w:color="auto"/>
        <w:right w:val="none" w:sz="0" w:space="0" w:color="auto"/>
      </w:divBdr>
    </w:div>
    <w:div w:id="1355154770">
      <w:bodyDiv w:val="1"/>
      <w:marLeft w:val="0"/>
      <w:marRight w:val="0"/>
      <w:marTop w:val="0"/>
      <w:marBottom w:val="0"/>
      <w:divBdr>
        <w:top w:val="none" w:sz="0" w:space="0" w:color="auto"/>
        <w:left w:val="none" w:sz="0" w:space="0" w:color="auto"/>
        <w:bottom w:val="none" w:sz="0" w:space="0" w:color="auto"/>
        <w:right w:val="none" w:sz="0" w:space="0" w:color="auto"/>
      </w:divBdr>
    </w:div>
    <w:div w:id="1355304365">
      <w:bodyDiv w:val="1"/>
      <w:marLeft w:val="0"/>
      <w:marRight w:val="0"/>
      <w:marTop w:val="0"/>
      <w:marBottom w:val="0"/>
      <w:divBdr>
        <w:top w:val="none" w:sz="0" w:space="0" w:color="auto"/>
        <w:left w:val="none" w:sz="0" w:space="0" w:color="auto"/>
        <w:bottom w:val="none" w:sz="0" w:space="0" w:color="auto"/>
        <w:right w:val="none" w:sz="0" w:space="0" w:color="auto"/>
      </w:divBdr>
    </w:div>
    <w:div w:id="1355380468">
      <w:bodyDiv w:val="1"/>
      <w:marLeft w:val="0"/>
      <w:marRight w:val="0"/>
      <w:marTop w:val="0"/>
      <w:marBottom w:val="0"/>
      <w:divBdr>
        <w:top w:val="none" w:sz="0" w:space="0" w:color="auto"/>
        <w:left w:val="none" w:sz="0" w:space="0" w:color="auto"/>
        <w:bottom w:val="none" w:sz="0" w:space="0" w:color="auto"/>
        <w:right w:val="none" w:sz="0" w:space="0" w:color="auto"/>
      </w:divBdr>
    </w:div>
    <w:div w:id="1355571679">
      <w:bodyDiv w:val="1"/>
      <w:marLeft w:val="0"/>
      <w:marRight w:val="0"/>
      <w:marTop w:val="0"/>
      <w:marBottom w:val="0"/>
      <w:divBdr>
        <w:top w:val="none" w:sz="0" w:space="0" w:color="auto"/>
        <w:left w:val="none" w:sz="0" w:space="0" w:color="auto"/>
        <w:bottom w:val="none" w:sz="0" w:space="0" w:color="auto"/>
        <w:right w:val="none" w:sz="0" w:space="0" w:color="auto"/>
      </w:divBdr>
    </w:div>
    <w:div w:id="1355573874">
      <w:bodyDiv w:val="1"/>
      <w:marLeft w:val="0"/>
      <w:marRight w:val="0"/>
      <w:marTop w:val="0"/>
      <w:marBottom w:val="0"/>
      <w:divBdr>
        <w:top w:val="none" w:sz="0" w:space="0" w:color="auto"/>
        <w:left w:val="none" w:sz="0" w:space="0" w:color="auto"/>
        <w:bottom w:val="none" w:sz="0" w:space="0" w:color="auto"/>
        <w:right w:val="none" w:sz="0" w:space="0" w:color="auto"/>
      </w:divBdr>
    </w:div>
    <w:div w:id="1355768566">
      <w:bodyDiv w:val="1"/>
      <w:marLeft w:val="0"/>
      <w:marRight w:val="0"/>
      <w:marTop w:val="0"/>
      <w:marBottom w:val="0"/>
      <w:divBdr>
        <w:top w:val="none" w:sz="0" w:space="0" w:color="auto"/>
        <w:left w:val="none" w:sz="0" w:space="0" w:color="auto"/>
        <w:bottom w:val="none" w:sz="0" w:space="0" w:color="auto"/>
        <w:right w:val="none" w:sz="0" w:space="0" w:color="auto"/>
      </w:divBdr>
    </w:div>
    <w:div w:id="1355769744">
      <w:bodyDiv w:val="1"/>
      <w:marLeft w:val="0"/>
      <w:marRight w:val="0"/>
      <w:marTop w:val="0"/>
      <w:marBottom w:val="0"/>
      <w:divBdr>
        <w:top w:val="none" w:sz="0" w:space="0" w:color="auto"/>
        <w:left w:val="none" w:sz="0" w:space="0" w:color="auto"/>
        <w:bottom w:val="none" w:sz="0" w:space="0" w:color="auto"/>
        <w:right w:val="none" w:sz="0" w:space="0" w:color="auto"/>
      </w:divBdr>
    </w:div>
    <w:div w:id="1355960125">
      <w:bodyDiv w:val="1"/>
      <w:marLeft w:val="0"/>
      <w:marRight w:val="0"/>
      <w:marTop w:val="0"/>
      <w:marBottom w:val="0"/>
      <w:divBdr>
        <w:top w:val="none" w:sz="0" w:space="0" w:color="auto"/>
        <w:left w:val="none" w:sz="0" w:space="0" w:color="auto"/>
        <w:bottom w:val="none" w:sz="0" w:space="0" w:color="auto"/>
        <w:right w:val="none" w:sz="0" w:space="0" w:color="auto"/>
      </w:divBdr>
    </w:div>
    <w:div w:id="1356036382">
      <w:bodyDiv w:val="1"/>
      <w:marLeft w:val="0"/>
      <w:marRight w:val="0"/>
      <w:marTop w:val="0"/>
      <w:marBottom w:val="0"/>
      <w:divBdr>
        <w:top w:val="none" w:sz="0" w:space="0" w:color="auto"/>
        <w:left w:val="none" w:sz="0" w:space="0" w:color="auto"/>
        <w:bottom w:val="none" w:sz="0" w:space="0" w:color="auto"/>
        <w:right w:val="none" w:sz="0" w:space="0" w:color="auto"/>
      </w:divBdr>
    </w:div>
    <w:div w:id="1356080297">
      <w:bodyDiv w:val="1"/>
      <w:marLeft w:val="0"/>
      <w:marRight w:val="0"/>
      <w:marTop w:val="0"/>
      <w:marBottom w:val="0"/>
      <w:divBdr>
        <w:top w:val="none" w:sz="0" w:space="0" w:color="auto"/>
        <w:left w:val="none" w:sz="0" w:space="0" w:color="auto"/>
        <w:bottom w:val="none" w:sz="0" w:space="0" w:color="auto"/>
        <w:right w:val="none" w:sz="0" w:space="0" w:color="auto"/>
      </w:divBdr>
    </w:div>
    <w:div w:id="1356227810">
      <w:bodyDiv w:val="1"/>
      <w:marLeft w:val="0"/>
      <w:marRight w:val="0"/>
      <w:marTop w:val="0"/>
      <w:marBottom w:val="0"/>
      <w:divBdr>
        <w:top w:val="none" w:sz="0" w:space="0" w:color="auto"/>
        <w:left w:val="none" w:sz="0" w:space="0" w:color="auto"/>
        <w:bottom w:val="none" w:sz="0" w:space="0" w:color="auto"/>
        <w:right w:val="none" w:sz="0" w:space="0" w:color="auto"/>
      </w:divBdr>
    </w:div>
    <w:div w:id="1356348050">
      <w:bodyDiv w:val="1"/>
      <w:marLeft w:val="0"/>
      <w:marRight w:val="0"/>
      <w:marTop w:val="0"/>
      <w:marBottom w:val="0"/>
      <w:divBdr>
        <w:top w:val="none" w:sz="0" w:space="0" w:color="auto"/>
        <w:left w:val="none" w:sz="0" w:space="0" w:color="auto"/>
        <w:bottom w:val="none" w:sz="0" w:space="0" w:color="auto"/>
        <w:right w:val="none" w:sz="0" w:space="0" w:color="auto"/>
      </w:divBdr>
    </w:div>
    <w:div w:id="1356494879">
      <w:bodyDiv w:val="1"/>
      <w:marLeft w:val="0"/>
      <w:marRight w:val="0"/>
      <w:marTop w:val="0"/>
      <w:marBottom w:val="0"/>
      <w:divBdr>
        <w:top w:val="none" w:sz="0" w:space="0" w:color="auto"/>
        <w:left w:val="none" w:sz="0" w:space="0" w:color="auto"/>
        <w:bottom w:val="none" w:sz="0" w:space="0" w:color="auto"/>
        <w:right w:val="none" w:sz="0" w:space="0" w:color="auto"/>
      </w:divBdr>
    </w:div>
    <w:div w:id="1356543190">
      <w:bodyDiv w:val="1"/>
      <w:marLeft w:val="0"/>
      <w:marRight w:val="0"/>
      <w:marTop w:val="0"/>
      <w:marBottom w:val="0"/>
      <w:divBdr>
        <w:top w:val="none" w:sz="0" w:space="0" w:color="auto"/>
        <w:left w:val="none" w:sz="0" w:space="0" w:color="auto"/>
        <w:bottom w:val="none" w:sz="0" w:space="0" w:color="auto"/>
        <w:right w:val="none" w:sz="0" w:space="0" w:color="auto"/>
      </w:divBdr>
    </w:div>
    <w:div w:id="1356617675">
      <w:bodyDiv w:val="1"/>
      <w:marLeft w:val="0"/>
      <w:marRight w:val="0"/>
      <w:marTop w:val="0"/>
      <w:marBottom w:val="0"/>
      <w:divBdr>
        <w:top w:val="none" w:sz="0" w:space="0" w:color="auto"/>
        <w:left w:val="none" w:sz="0" w:space="0" w:color="auto"/>
        <w:bottom w:val="none" w:sz="0" w:space="0" w:color="auto"/>
        <w:right w:val="none" w:sz="0" w:space="0" w:color="auto"/>
      </w:divBdr>
    </w:div>
    <w:div w:id="1356690059">
      <w:bodyDiv w:val="1"/>
      <w:marLeft w:val="0"/>
      <w:marRight w:val="0"/>
      <w:marTop w:val="0"/>
      <w:marBottom w:val="0"/>
      <w:divBdr>
        <w:top w:val="none" w:sz="0" w:space="0" w:color="auto"/>
        <w:left w:val="none" w:sz="0" w:space="0" w:color="auto"/>
        <w:bottom w:val="none" w:sz="0" w:space="0" w:color="auto"/>
        <w:right w:val="none" w:sz="0" w:space="0" w:color="auto"/>
      </w:divBdr>
    </w:div>
    <w:div w:id="1356806349">
      <w:bodyDiv w:val="1"/>
      <w:marLeft w:val="0"/>
      <w:marRight w:val="0"/>
      <w:marTop w:val="0"/>
      <w:marBottom w:val="0"/>
      <w:divBdr>
        <w:top w:val="none" w:sz="0" w:space="0" w:color="auto"/>
        <w:left w:val="none" w:sz="0" w:space="0" w:color="auto"/>
        <w:bottom w:val="none" w:sz="0" w:space="0" w:color="auto"/>
        <w:right w:val="none" w:sz="0" w:space="0" w:color="auto"/>
      </w:divBdr>
    </w:div>
    <w:div w:id="1357270154">
      <w:bodyDiv w:val="1"/>
      <w:marLeft w:val="0"/>
      <w:marRight w:val="0"/>
      <w:marTop w:val="0"/>
      <w:marBottom w:val="0"/>
      <w:divBdr>
        <w:top w:val="none" w:sz="0" w:space="0" w:color="auto"/>
        <w:left w:val="none" w:sz="0" w:space="0" w:color="auto"/>
        <w:bottom w:val="none" w:sz="0" w:space="0" w:color="auto"/>
        <w:right w:val="none" w:sz="0" w:space="0" w:color="auto"/>
      </w:divBdr>
    </w:div>
    <w:div w:id="1357342060">
      <w:bodyDiv w:val="1"/>
      <w:marLeft w:val="0"/>
      <w:marRight w:val="0"/>
      <w:marTop w:val="0"/>
      <w:marBottom w:val="0"/>
      <w:divBdr>
        <w:top w:val="none" w:sz="0" w:space="0" w:color="auto"/>
        <w:left w:val="none" w:sz="0" w:space="0" w:color="auto"/>
        <w:bottom w:val="none" w:sz="0" w:space="0" w:color="auto"/>
        <w:right w:val="none" w:sz="0" w:space="0" w:color="auto"/>
      </w:divBdr>
    </w:div>
    <w:div w:id="1357463918">
      <w:bodyDiv w:val="1"/>
      <w:marLeft w:val="0"/>
      <w:marRight w:val="0"/>
      <w:marTop w:val="0"/>
      <w:marBottom w:val="0"/>
      <w:divBdr>
        <w:top w:val="none" w:sz="0" w:space="0" w:color="auto"/>
        <w:left w:val="none" w:sz="0" w:space="0" w:color="auto"/>
        <w:bottom w:val="none" w:sz="0" w:space="0" w:color="auto"/>
        <w:right w:val="none" w:sz="0" w:space="0" w:color="auto"/>
      </w:divBdr>
    </w:div>
    <w:div w:id="1357610267">
      <w:bodyDiv w:val="1"/>
      <w:marLeft w:val="0"/>
      <w:marRight w:val="0"/>
      <w:marTop w:val="0"/>
      <w:marBottom w:val="0"/>
      <w:divBdr>
        <w:top w:val="none" w:sz="0" w:space="0" w:color="auto"/>
        <w:left w:val="none" w:sz="0" w:space="0" w:color="auto"/>
        <w:bottom w:val="none" w:sz="0" w:space="0" w:color="auto"/>
        <w:right w:val="none" w:sz="0" w:space="0" w:color="auto"/>
      </w:divBdr>
    </w:div>
    <w:div w:id="1357779308">
      <w:bodyDiv w:val="1"/>
      <w:marLeft w:val="0"/>
      <w:marRight w:val="0"/>
      <w:marTop w:val="0"/>
      <w:marBottom w:val="0"/>
      <w:divBdr>
        <w:top w:val="none" w:sz="0" w:space="0" w:color="auto"/>
        <w:left w:val="none" w:sz="0" w:space="0" w:color="auto"/>
        <w:bottom w:val="none" w:sz="0" w:space="0" w:color="auto"/>
        <w:right w:val="none" w:sz="0" w:space="0" w:color="auto"/>
      </w:divBdr>
    </w:div>
    <w:div w:id="1357921140">
      <w:bodyDiv w:val="1"/>
      <w:marLeft w:val="0"/>
      <w:marRight w:val="0"/>
      <w:marTop w:val="0"/>
      <w:marBottom w:val="0"/>
      <w:divBdr>
        <w:top w:val="none" w:sz="0" w:space="0" w:color="auto"/>
        <w:left w:val="none" w:sz="0" w:space="0" w:color="auto"/>
        <w:bottom w:val="none" w:sz="0" w:space="0" w:color="auto"/>
        <w:right w:val="none" w:sz="0" w:space="0" w:color="auto"/>
      </w:divBdr>
    </w:div>
    <w:div w:id="1358040946">
      <w:bodyDiv w:val="1"/>
      <w:marLeft w:val="0"/>
      <w:marRight w:val="0"/>
      <w:marTop w:val="0"/>
      <w:marBottom w:val="0"/>
      <w:divBdr>
        <w:top w:val="none" w:sz="0" w:space="0" w:color="auto"/>
        <w:left w:val="none" w:sz="0" w:space="0" w:color="auto"/>
        <w:bottom w:val="none" w:sz="0" w:space="0" w:color="auto"/>
        <w:right w:val="none" w:sz="0" w:space="0" w:color="auto"/>
      </w:divBdr>
    </w:div>
    <w:div w:id="1358044674">
      <w:bodyDiv w:val="1"/>
      <w:marLeft w:val="0"/>
      <w:marRight w:val="0"/>
      <w:marTop w:val="0"/>
      <w:marBottom w:val="0"/>
      <w:divBdr>
        <w:top w:val="none" w:sz="0" w:space="0" w:color="auto"/>
        <w:left w:val="none" w:sz="0" w:space="0" w:color="auto"/>
        <w:bottom w:val="none" w:sz="0" w:space="0" w:color="auto"/>
        <w:right w:val="none" w:sz="0" w:space="0" w:color="auto"/>
      </w:divBdr>
    </w:div>
    <w:div w:id="1358121894">
      <w:bodyDiv w:val="1"/>
      <w:marLeft w:val="0"/>
      <w:marRight w:val="0"/>
      <w:marTop w:val="0"/>
      <w:marBottom w:val="0"/>
      <w:divBdr>
        <w:top w:val="none" w:sz="0" w:space="0" w:color="auto"/>
        <w:left w:val="none" w:sz="0" w:space="0" w:color="auto"/>
        <w:bottom w:val="none" w:sz="0" w:space="0" w:color="auto"/>
        <w:right w:val="none" w:sz="0" w:space="0" w:color="auto"/>
      </w:divBdr>
    </w:div>
    <w:div w:id="1358123188">
      <w:bodyDiv w:val="1"/>
      <w:marLeft w:val="0"/>
      <w:marRight w:val="0"/>
      <w:marTop w:val="0"/>
      <w:marBottom w:val="0"/>
      <w:divBdr>
        <w:top w:val="none" w:sz="0" w:space="0" w:color="auto"/>
        <w:left w:val="none" w:sz="0" w:space="0" w:color="auto"/>
        <w:bottom w:val="none" w:sz="0" w:space="0" w:color="auto"/>
        <w:right w:val="none" w:sz="0" w:space="0" w:color="auto"/>
      </w:divBdr>
    </w:div>
    <w:div w:id="1358235145">
      <w:bodyDiv w:val="1"/>
      <w:marLeft w:val="0"/>
      <w:marRight w:val="0"/>
      <w:marTop w:val="0"/>
      <w:marBottom w:val="0"/>
      <w:divBdr>
        <w:top w:val="none" w:sz="0" w:space="0" w:color="auto"/>
        <w:left w:val="none" w:sz="0" w:space="0" w:color="auto"/>
        <w:bottom w:val="none" w:sz="0" w:space="0" w:color="auto"/>
        <w:right w:val="none" w:sz="0" w:space="0" w:color="auto"/>
      </w:divBdr>
    </w:div>
    <w:div w:id="1358237037">
      <w:bodyDiv w:val="1"/>
      <w:marLeft w:val="0"/>
      <w:marRight w:val="0"/>
      <w:marTop w:val="0"/>
      <w:marBottom w:val="0"/>
      <w:divBdr>
        <w:top w:val="none" w:sz="0" w:space="0" w:color="auto"/>
        <w:left w:val="none" w:sz="0" w:space="0" w:color="auto"/>
        <w:bottom w:val="none" w:sz="0" w:space="0" w:color="auto"/>
        <w:right w:val="none" w:sz="0" w:space="0" w:color="auto"/>
      </w:divBdr>
    </w:div>
    <w:div w:id="1358458613">
      <w:bodyDiv w:val="1"/>
      <w:marLeft w:val="0"/>
      <w:marRight w:val="0"/>
      <w:marTop w:val="0"/>
      <w:marBottom w:val="0"/>
      <w:divBdr>
        <w:top w:val="none" w:sz="0" w:space="0" w:color="auto"/>
        <w:left w:val="none" w:sz="0" w:space="0" w:color="auto"/>
        <w:bottom w:val="none" w:sz="0" w:space="0" w:color="auto"/>
        <w:right w:val="none" w:sz="0" w:space="0" w:color="auto"/>
      </w:divBdr>
    </w:div>
    <w:div w:id="1358659107">
      <w:bodyDiv w:val="1"/>
      <w:marLeft w:val="0"/>
      <w:marRight w:val="0"/>
      <w:marTop w:val="0"/>
      <w:marBottom w:val="0"/>
      <w:divBdr>
        <w:top w:val="none" w:sz="0" w:space="0" w:color="auto"/>
        <w:left w:val="none" w:sz="0" w:space="0" w:color="auto"/>
        <w:bottom w:val="none" w:sz="0" w:space="0" w:color="auto"/>
        <w:right w:val="none" w:sz="0" w:space="0" w:color="auto"/>
      </w:divBdr>
    </w:div>
    <w:div w:id="1358697039">
      <w:bodyDiv w:val="1"/>
      <w:marLeft w:val="0"/>
      <w:marRight w:val="0"/>
      <w:marTop w:val="0"/>
      <w:marBottom w:val="0"/>
      <w:divBdr>
        <w:top w:val="none" w:sz="0" w:space="0" w:color="auto"/>
        <w:left w:val="none" w:sz="0" w:space="0" w:color="auto"/>
        <w:bottom w:val="none" w:sz="0" w:space="0" w:color="auto"/>
        <w:right w:val="none" w:sz="0" w:space="0" w:color="auto"/>
      </w:divBdr>
    </w:div>
    <w:div w:id="1358845593">
      <w:bodyDiv w:val="1"/>
      <w:marLeft w:val="0"/>
      <w:marRight w:val="0"/>
      <w:marTop w:val="0"/>
      <w:marBottom w:val="0"/>
      <w:divBdr>
        <w:top w:val="none" w:sz="0" w:space="0" w:color="auto"/>
        <w:left w:val="none" w:sz="0" w:space="0" w:color="auto"/>
        <w:bottom w:val="none" w:sz="0" w:space="0" w:color="auto"/>
        <w:right w:val="none" w:sz="0" w:space="0" w:color="auto"/>
      </w:divBdr>
    </w:div>
    <w:div w:id="1359165713">
      <w:bodyDiv w:val="1"/>
      <w:marLeft w:val="0"/>
      <w:marRight w:val="0"/>
      <w:marTop w:val="0"/>
      <w:marBottom w:val="0"/>
      <w:divBdr>
        <w:top w:val="none" w:sz="0" w:space="0" w:color="auto"/>
        <w:left w:val="none" w:sz="0" w:space="0" w:color="auto"/>
        <w:bottom w:val="none" w:sz="0" w:space="0" w:color="auto"/>
        <w:right w:val="none" w:sz="0" w:space="0" w:color="auto"/>
      </w:divBdr>
    </w:div>
    <w:div w:id="1359545415">
      <w:bodyDiv w:val="1"/>
      <w:marLeft w:val="0"/>
      <w:marRight w:val="0"/>
      <w:marTop w:val="0"/>
      <w:marBottom w:val="0"/>
      <w:divBdr>
        <w:top w:val="none" w:sz="0" w:space="0" w:color="auto"/>
        <w:left w:val="none" w:sz="0" w:space="0" w:color="auto"/>
        <w:bottom w:val="none" w:sz="0" w:space="0" w:color="auto"/>
        <w:right w:val="none" w:sz="0" w:space="0" w:color="auto"/>
      </w:divBdr>
    </w:div>
    <w:div w:id="1359819888">
      <w:bodyDiv w:val="1"/>
      <w:marLeft w:val="0"/>
      <w:marRight w:val="0"/>
      <w:marTop w:val="0"/>
      <w:marBottom w:val="0"/>
      <w:divBdr>
        <w:top w:val="none" w:sz="0" w:space="0" w:color="auto"/>
        <w:left w:val="none" w:sz="0" w:space="0" w:color="auto"/>
        <w:bottom w:val="none" w:sz="0" w:space="0" w:color="auto"/>
        <w:right w:val="none" w:sz="0" w:space="0" w:color="auto"/>
      </w:divBdr>
    </w:div>
    <w:div w:id="1359964954">
      <w:bodyDiv w:val="1"/>
      <w:marLeft w:val="0"/>
      <w:marRight w:val="0"/>
      <w:marTop w:val="0"/>
      <w:marBottom w:val="0"/>
      <w:divBdr>
        <w:top w:val="none" w:sz="0" w:space="0" w:color="auto"/>
        <w:left w:val="none" w:sz="0" w:space="0" w:color="auto"/>
        <w:bottom w:val="none" w:sz="0" w:space="0" w:color="auto"/>
        <w:right w:val="none" w:sz="0" w:space="0" w:color="auto"/>
      </w:divBdr>
    </w:div>
    <w:div w:id="1360470697">
      <w:bodyDiv w:val="1"/>
      <w:marLeft w:val="0"/>
      <w:marRight w:val="0"/>
      <w:marTop w:val="0"/>
      <w:marBottom w:val="0"/>
      <w:divBdr>
        <w:top w:val="none" w:sz="0" w:space="0" w:color="auto"/>
        <w:left w:val="none" w:sz="0" w:space="0" w:color="auto"/>
        <w:bottom w:val="none" w:sz="0" w:space="0" w:color="auto"/>
        <w:right w:val="none" w:sz="0" w:space="0" w:color="auto"/>
      </w:divBdr>
    </w:div>
    <w:div w:id="1360472508">
      <w:bodyDiv w:val="1"/>
      <w:marLeft w:val="0"/>
      <w:marRight w:val="0"/>
      <w:marTop w:val="0"/>
      <w:marBottom w:val="0"/>
      <w:divBdr>
        <w:top w:val="none" w:sz="0" w:space="0" w:color="auto"/>
        <w:left w:val="none" w:sz="0" w:space="0" w:color="auto"/>
        <w:bottom w:val="none" w:sz="0" w:space="0" w:color="auto"/>
        <w:right w:val="none" w:sz="0" w:space="0" w:color="auto"/>
      </w:divBdr>
    </w:div>
    <w:div w:id="1360661196">
      <w:bodyDiv w:val="1"/>
      <w:marLeft w:val="0"/>
      <w:marRight w:val="0"/>
      <w:marTop w:val="0"/>
      <w:marBottom w:val="0"/>
      <w:divBdr>
        <w:top w:val="none" w:sz="0" w:space="0" w:color="auto"/>
        <w:left w:val="none" w:sz="0" w:space="0" w:color="auto"/>
        <w:bottom w:val="none" w:sz="0" w:space="0" w:color="auto"/>
        <w:right w:val="none" w:sz="0" w:space="0" w:color="auto"/>
      </w:divBdr>
    </w:div>
    <w:div w:id="1360936111">
      <w:bodyDiv w:val="1"/>
      <w:marLeft w:val="0"/>
      <w:marRight w:val="0"/>
      <w:marTop w:val="0"/>
      <w:marBottom w:val="0"/>
      <w:divBdr>
        <w:top w:val="none" w:sz="0" w:space="0" w:color="auto"/>
        <w:left w:val="none" w:sz="0" w:space="0" w:color="auto"/>
        <w:bottom w:val="none" w:sz="0" w:space="0" w:color="auto"/>
        <w:right w:val="none" w:sz="0" w:space="0" w:color="auto"/>
      </w:divBdr>
    </w:div>
    <w:div w:id="1360936325">
      <w:bodyDiv w:val="1"/>
      <w:marLeft w:val="0"/>
      <w:marRight w:val="0"/>
      <w:marTop w:val="0"/>
      <w:marBottom w:val="0"/>
      <w:divBdr>
        <w:top w:val="none" w:sz="0" w:space="0" w:color="auto"/>
        <w:left w:val="none" w:sz="0" w:space="0" w:color="auto"/>
        <w:bottom w:val="none" w:sz="0" w:space="0" w:color="auto"/>
        <w:right w:val="none" w:sz="0" w:space="0" w:color="auto"/>
      </w:divBdr>
    </w:div>
    <w:div w:id="1361006051">
      <w:bodyDiv w:val="1"/>
      <w:marLeft w:val="0"/>
      <w:marRight w:val="0"/>
      <w:marTop w:val="0"/>
      <w:marBottom w:val="0"/>
      <w:divBdr>
        <w:top w:val="none" w:sz="0" w:space="0" w:color="auto"/>
        <w:left w:val="none" w:sz="0" w:space="0" w:color="auto"/>
        <w:bottom w:val="none" w:sz="0" w:space="0" w:color="auto"/>
        <w:right w:val="none" w:sz="0" w:space="0" w:color="auto"/>
      </w:divBdr>
    </w:div>
    <w:div w:id="1361131556">
      <w:bodyDiv w:val="1"/>
      <w:marLeft w:val="0"/>
      <w:marRight w:val="0"/>
      <w:marTop w:val="0"/>
      <w:marBottom w:val="0"/>
      <w:divBdr>
        <w:top w:val="none" w:sz="0" w:space="0" w:color="auto"/>
        <w:left w:val="none" w:sz="0" w:space="0" w:color="auto"/>
        <w:bottom w:val="none" w:sz="0" w:space="0" w:color="auto"/>
        <w:right w:val="none" w:sz="0" w:space="0" w:color="auto"/>
      </w:divBdr>
    </w:div>
    <w:div w:id="1361318869">
      <w:bodyDiv w:val="1"/>
      <w:marLeft w:val="0"/>
      <w:marRight w:val="0"/>
      <w:marTop w:val="0"/>
      <w:marBottom w:val="0"/>
      <w:divBdr>
        <w:top w:val="none" w:sz="0" w:space="0" w:color="auto"/>
        <w:left w:val="none" w:sz="0" w:space="0" w:color="auto"/>
        <w:bottom w:val="none" w:sz="0" w:space="0" w:color="auto"/>
        <w:right w:val="none" w:sz="0" w:space="0" w:color="auto"/>
      </w:divBdr>
    </w:div>
    <w:div w:id="1361473559">
      <w:bodyDiv w:val="1"/>
      <w:marLeft w:val="0"/>
      <w:marRight w:val="0"/>
      <w:marTop w:val="0"/>
      <w:marBottom w:val="0"/>
      <w:divBdr>
        <w:top w:val="none" w:sz="0" w:space="0" w:color="auto"/>
        <w:left w:val="none" w:sz="0" w:space="0" w:color="auto"/>
        <w:bottom w:val="none" w:sz="0" w:space="0" w:color="auto"/>
        <w:right w:val="none" w:sz="0" w:space="0" w:color="auto"/>
      </w:divBdr>
    </w:div>
    <w:div w:id="1361853310">
      <w:bodyDiv w:val="1"/>
      <w:marLeft w:val="0"/>
      <w:marRight w:val="0"/>
      <w:marTop w:val="0"/>
      <w:marBottom w:val="0"/>
      <w:divBdr>
        <w:top w:val="none" w:sz="0" w:space="0" w:color="auto"/>
        <w:left w:val="none" w:sz="0" w:space="0" w:color="auto"/>
        <w:bottom w:val="none" w:sz="0" w:space="0" w:color="auto"/>
        <w:right w:val="none" w:sz="0" w:space="0" w:color="auto"/>
      </w:divBdr>
    </w:div>
    <w:div w:id="1362122710">
      <w:bodyDiv w:val="1"/>
      <w:marLeft w:val="0"/>
      <w:marRight w:val="0"/>
      <w:marTop w:val="0"/>
      <w:marBottom w:val="0"/>
      <w:divBdr>
        <w:top w:val="none" w:sz="0" w:space="0" w:color="auto"/>
        <w:left w:val="none" w:sz="0" w:space="0" w:color="auto"/>
        <w:bottom w:val="none" w:sz="0" w:space="0" w:color="auto"/>
        <w:right w:val="none" w:sz="0" w:space="0" w:color="auto"/>
      </w:divBdr>
    </w:div>
    <w:div w:id="1362129750">
      <w:bodyDiv w:val="1"/>
      <w:marLeft w:val="0"/>
      <w:marRight w:val="0"/>
      <w:marTop w:val="0"/>
      <w:marBottom w:val="0"/>
      <w:divBdr>
        <w:top w:val="none" w:sz="0" w:space="0" w:color="auto"/>
        <w:left w:val="none" w:sz="0" w:space="0" w:color="auto"/>
        <w:bottom w:val="none" w:sz="0" w:space="0" w:color="auto"/>
        <w:right w:val="none" w:sz="0" w:space="0" w:color="auto"/>
      </w:divBdr>
    </w:div>
    <w:div w:id="1362320012">
      <w:bodyDiv w:val="1"/>
      <w:marLeft w:val="0"/>
      <w:marRight w:val="0"/>
      <w:marTop w:val="0"/>
      <w:marBottom w:val="0"/>
      <w:divBdr>
        <w:top w:val="none" w:sz="0" w:space="0" w:color="auto"/>
        <w:left w:val="none" w:sz="0" w:space="0" w:color="auto"/>
        <w:bottom w:val="none" w:sz="0" w:space="0" w:color="auto"/>
        <w:right w:val="none" w:sz="0" w:space="0" w:color="auto"/>
      </w:divBdr>
    </w:div>
    <w:div w:id="1362780665">
      <w:bodyDiv w:val="1"/>
      <w:marLeft w:val="0"/>
      <w:marRight w:val="0"/>
      <w:marTop w:val="0"/>
      <w:marBottom w:val="0"/>
      <w:divBdr>
        <w:top w:val="none" w:sz="0" w:space="0" w:color="auto"/>
        <w:left w:val="none" w:sz="0" w:space="0" w:color="auto"/>
        <w:bottom w:val="none" w:sz="0" w:space="0" w:color="auto"/>
        <w:right w:val="none" w:sz="0" w:space="0" w:color="auto"/>
      </w:divBdr>
    </w:div>
    <w:div w:id="1362894511">
      <w:bodyDiv w:val="1"/>
      <w:marLeft w:val="0"/>
      <w:marRight w:val="0"/>
      <w:marTop w:val="0"/>
      <w:marBottom w:val="0"/>
      <w:divBdr>
        <w:top w:val="none" w:sz="0" w:space="0" w:color="auto"/>
        <w:left w:val="none" w:sz="0" w:space="0" w:color="auto"/>
        <w:bottom w:val="none" w:sz="0" w:space="0" w:color="auto"/>
        <w:right w:val="none" w:sz="0" w:space="0" w:color="auto"/>
      </w:divBdr>
    </w:div>
    <w:div w:id="1362970137">
      <w:bodyDiv w:val="1"/>
      <w:marLeft w:val="0"/>
      <w:marRight w:val="0"/>
      <w:marTop w:val="0"/>
      <w:marBottom w:val="0"/>
      <w:divBdr>
        <w:top w:val="none" w:sz="0" w:space="0" w:color="auto"/>
        <w:left w:val="none" w:sz="0" w:space="0" w:color="auto"/>
        <w:bottom w:val="none" w:sz="0" w:space="0" w:color="auto"/>
        <w:right w:val="none" w:sz="0" w:space="0" w:color="auto"/>
      </w:divBdr>
    </w:div>
    <w:div w:id="1363093126">
      <w:bodyDiv w:val="1"/>
      <w:marLeft w:val="0"/>
      <w:marRight w:val="0"/>
      <w:marTop w:val="0"/>
      <w:marBottom w:val="0"/>
      <w:divBdr>
        <w:top w:val="none" w:sz="0" w:space="0" w:color="auto"/>
        <w:left w:val="none" w:sz="0" w:space="0" w:color="auto"/>
        <w:bottom w:val="none" w:sz="0" w:space="0" w:color="auto"/>
        <w:right w:val="none" w:sz="0" w:space="0" w:color="auto"/>
      </w:divBdr>
    </w:div>
    <w:div w:id="1363172737">
      <w:bodyDiv w:val="1"/>
      <w:marLeft w:val="0"/>
      <w:marRight w:val="0"/>
      <w:marTop w:val="0"/>
      <w:marBottom w:val="0"/>
      <w:divBdr>
        <w:top w:val="none" w:sz="0" w:space="0" w:color="auto"/>
        <w:left w:val="none" w:sz="0" w:space="0" w:color="auto"/>
        <w:bottom w:val="none" w:sz="0" w:space="0" w:color="auto"/>
        <w:right w:val="none" w:sz="0" w:space="0" w:color="auto"/>
      </w:divBdr>
    </w:div>
    <w:div w:id="1364088048">
      <w:bodyDiv w:val="1"/>
      <w:marLeft w:val="0"/>
      <w:marRight w:val="0"/>
      <w:marTop w:val="0"/>
      <w:marBottom w:val="0"/>
      <w:divBdr>
        <w:top w:val="none" w:sz="0" w:space="0" w:color="auto"/>
        <w:left w:val="none" w:sz="0" w:space="0" w:color="auto"/>
        <w:bottom w:val="none" w:sz="0" w:space="0" w:color="auto"/>
        <w:right w:val="none" w:sz="0" w:space="0" w:color="auto"/>
      </w:divBdr>
    </w:div>
    <w:div w:id="1364134557">
      <w:bodyDiv w:val="1"/>
      <w:marLeft w:val="0"/>
      <w:marRight w:val="0"/>
      <w:marTop w:val="0"/>
      <w:marBottom w:val="0"/>
      <w:divBdr>
        <w:top w:val="none" w:sz="0" w:space="0" w:color="auto"/>
        <w:left w:val="none" w:sz="0" w:space="0" w:color="auto"/>
        <w:bottom w:val="none" w:sz="0" w:space="0" w:color="auto"/>
        <w:right w:val="none" w:sz="0" w:space="0" w:color="auto"/>
      </w:divBdr>
    </w:div>
    <w:div w:id="1364280362">
      <w:bodyDiv w:val="1"/>
      <w:marLeft w:val="0"/>
      <w:marRight w:val="0"/>
      <w:marTop w:val="0"/>
      <w:marBottom w:val="0"/>
      <w:divBdr>
        <w:top w:val="none" w:sz="0" w:space="0" w:color="auto"/>
        <w:left w:val="none" w:sz="0" w:space="0" w:color="auto"/>
        <w:bottom w:val="none" w:sz="0" w:space="0" w:color="auto"/>
        <w:right w:val="none" w:sz="0" w:space="0" w:color="auto"/>
      </w:divBdr>
    </w:div>
    <w:div w:id="1364329267">
      <w:bodyDiv w:val="1"/>
      <w:marLeft w:val="0"/>
      <w:marRight w:val="0"/>
      <w:marTop w:val="0"/>
      <w:marBottom w:val="0"/>
      <w:divBdr>
        <w:top w:val="none" w:sz="0" w:space="0" w:color="auto"/>
        <w:left w:val="none" w:sz="0" w:space="0" w:color="auto"/>
        <w:bottom w:val="none" w:sz="0" w:space="0" w:color="auto"/>
        <w:right w:val="none" w:sz="0" w:space="0" w:color="auto"/>
      </w:divBdr>
    </w:div>
    <w:div w:id="1364332491">
      <w:bodyDiv w:val="1"/>
      <w:marLeft w:val="0"/>
      <w:marRight w:val="0"/>
      <w:marTop w:val="0"/>
      <w:marBottom w:val="0"/>
      <w:divBdr>
        <w:top w:val="none" w:sz="0" w:space="0" w:color="auto"/>
        <w:left w:val="none" w:sz="0" w:space="0" w:color="auto"/>
        <w:bottom w:val="none" w:sz="0" w:space="0" w:color="auto"/>
        <w:right w:val="none" w:sz="0" w:space="0" w:color="auto"/>
      </w:divBdr>
    </w:div>
    <w:div w:id="1364478089">
      <w:bodyDiv w:val="1"/>
      <w:marLeft w:val="0"/>
      <w:marRight w:val="0"/>
      <w:marTop w:val="0"/>
      <w:marBottom w:val="0"/>
      <w:divBdr>
        <w:top w:val="none" w:sz="0" w:space="0" w:color="auto"/>
        <w:left w:val="none" w:sz="0" w:space="0" w:color="auto"/>
        <w:bottom w:val="none" w:sz="0" w:space="0" w:color="auto"/>
        <w:right w:val="none" w:sz="0" w:space="0" w:color="auto"/>
      </w:divBdr>
    </w:div>
    <w:div w:id="1364598127">
      <w:bodyDiv w:val="1"/>
      <w:marLeft w:val="0"/>
      <w:marRight w:val="0"/>
      <w:marTop w:val="0"/>
      <w:marBottom w:val="0"/>
      <w:divBdr>
        <w:top w:val="none" w:sz="0" w:space="0" w:color="auto"/>
        <w:left w:val="none" w:sz="0" w:space="0" w:color="auto"/>
        <w:bottom w:val="none" w:sz="0" w:space="0" w:color="auto"/>
        <w:right w:val="none" w:sz="0" w:space="0" w:color="auto"/>
      </w:divBdr>
    </w:div>
    <w:div w:id="1364868061">
      <w:bodyDiv w:val="1"/>
      <w:marLeft w:val="0"/>
      <w:marRight w:val="0"/>
      <w:marTop w:val="0"/>
      <w:marBottom w:val="0"/>
      <w:divBdr>
        <w:top w:val="none" w:sz="0" w:space="0" w:color="auto"/>
        <w:left w:val="none" w:sz="0" w:space="0" w:color="auto"/>
        <w:bottom w:val="none" w:sz="0" w:space="0" w:color="auto"/>
        <w:right w:val="none" w:sz="0" w:space="0" w:color="auto"/>
      </w:divBdr>
    </w:div>
    <w:div w:id="1364936788">
      <w:bodyDiv w:val="1"/>
      <w:marLeft w:val="0"/>
      <w:marRight w:val="0"/>
      <w:marTop w:val="0"/>
      <w:marBottom w:val="0"/>
      <w:divBdr>
        <w:top w:val="none" w:sz="0" w:space="0" w:color="auto"/>
        <w:left w:val="none" w:sz="0" w:space="0" w:color="auto"/>
        <w:bottom w:val="none" w:sz="0" w:space="0" w:color="auto"/>
        <w:right w:val="none" w:sz="0" w:space="0" w:color="auto"/>
      </w:divBdr>
    </w:div>
    <w:div w:id="1365326440">
      <w:bodyDiv w:val="1"/>
      <w:marLeft w:val="0"/>
      <w:marRight w:val="0"/>
      <w:marTop w:val="0"/>
      <w:marBottom w:val="0"/>
      <w:divBdr>
        <w:top w:val="none" w:sz="0" w:space="0" w:color="auto"/>
        <w:left w:val="none" w:sz="0" w:space="0" w:color="auto"/>
        <w:bottom w:val="none" w:sz="0" w:space="0" w:color="auto"/>
        <w:right w:val="none" w:sz="0" w:space="0" w:color="auto"/>
      </w:divBdr>
    </w:div>
    <w:div w:id="1365596472">
      <w:bodyDiv w:val="1"/>
      <w:marLeft w:val="0"/>
      <w:marRight w:val="0"/>
      <w:marTop w:val="0"/>
      <w:marBottom w:val="0"/>
      <w:divBdr>
        <w:top w:val="none" w:sz="0" w:space="0" w:color="auto"/>
        <w:left w:val="none" w:sz="0" w:space="0" w:color="auto"/>
        <w:bottom w:val="none" w:sz="0" w:space="0" w:color="auto"/>
        <w:right w:val="none" w:sz="0" w:space="0" w:color="auto"/>
      </w:divBdr>
    </w:div>
    <w:div w:id="1365600385">
      <w:bodyDiv w:val="1"/>
      <w:marLeft w:val="0"/>
      <w:marRight w:val="0"/>
      <w:marTop w:val="0"/>
      <w:marBottom w:val="0"/>
      <w:divBdr>
        <w:top w:val="none" w:sz="0" w:space="0" w:color="auto"/>
        <w:left w:val="none" w:sz="0" w:space="0" w:color="auto"/>
        <w:bottom w:val="none" w:sz="0" w:space="0" w:color="auto"/>
        <w:right w:val="none" w:sz="0" w:space="0" w:color="auto"/>
      </w:divBdr>
    </w:div>
    <w:div w:id="1365670595">
      <w:bodyDiv w:val="1"/>
      <w:marLeft w:val="0"/>
      <w:marRight w:val="0"/>
      <w:marTop w:val="0"/>
      <w:marBottom w:val="0"/>
      <w:divBdr>
        <w:top w:val="none" w:sz="0" w:space="0" w:color="auto"/>
        <w:left w:val="none" w:sz="0" w:space="0" w:color="auto"/>
        <w:bottom w:val="none" w:sz="0" w:space="0" w:color="auto"/>
        <w:right w:val="none" w:sz="0" w:space="0" w:color="auto"/>
      </w:divBdr>
    </w:div>
    <w:div w:id="1365865241">
      <w:bodyDiv w:val="1"/>
      <w:marLeft w:val="0"/>
      <w:marRight w:val="0"/>
      <w:marTop w:val="0"/>
      <w:marBottom w:val="0"/>
      <w:divBdr>
        <w:top w:val="none" w:sz="0" w:space="0" w:color="auto"/>
        <w:left w:val="none" w:sz="0" w:space="0" w:color="auto"/>
        <w:bottom w:val="none" w:sz="0" w:space="0" w:color="auto"/>
        <w:right w:val="none" w:sz="0" w:space="0" w:color="auto"/>
      </w:divBdr>
    </w:div>
    <w:div w:id="1366295035">
      <w:bodyDiv w:val="1"/>
      <w:marLeft w:val="0"/>
      <w:marRight w:val="0"/>
      <w:marTop w:val="0"/>
      <w:marBottom w:val="0"/>
      <w:divBdr>
        <w:top w:val="none" w:sz="0" w:space="0" w:color="auto"/>
        <w:left w:val="none" w:sz="0" w:space="0" w:color="auto"/>
        <w:bottom w:val="none" w:sz="0" w:space="0" w:color="auto"/>
        <w:right w:val="none" w:sz="0" w:space="0" w:color="auto"/>
      </w:divBdr>
    </w:div>
    <w:div w:id="1366369038">
      <w:bodyDiv w:val="1"/>
      <w:marLeft w:val="0"/>
      <w:marRight w:val="0"/>
      <w:marTop w:val="0"/>
      <w:marBottom w:val="0"/>
      <w:divBdr>
        <w:top w:val="none" w:sz="0" w:space="0" w:color="auto"/>
        <w:left w:val="none" w:sz="0" w:space="0" w:color="auto"/>
        <w:bottom w:val="none" w:sz="0" w:space="0" w:color="auto"/>
        <w:right w:val="none" w:sz="0" w:space="0" w:color="auto"/>
      </w:divBdr>
    </w:div>
    <w:div w:id="1366711426">
      <w:bodyDiv w:val="1"/>
      <w:marLeft w:val="0"/>
      <w:marRight w:val="0"/>
      <w:marTop w:val="0"/>
      <w:marBottom w:val="0"/>
      <w:divBdr>
        <w:top w:val="none" w:sz="0" w:space="0" w:color="auto"/>
        <w:left w:val="none" w:sz="0" w:space="0" w:color="auto"/>
        <w:bottom w:val="none" w:sz="0" w:space="0" w:color="auto"/>
        <w:right w:val="none" w:sz="0" w:space="0" w:color="auto"/>
      </w:divBdr>
    </w:div>
    <w:div w:id="1366784942">
      <w:bodyDiv w:val="1"/>
      <w:marLeft w:val="0"/>
      <w:marRight w:val="0"/>
      <w:marTop w:val="0"/>
      <w:marBottom w:val="0"/>
      <w:divBdr>
        <w:top w:val="none" w:sz="0" w:space="0" w:color="auto"/>
        <w:left w:val="none" w:sz="0" w:space="0" w:color="auto"/>
        <w:bottom w:val="none" w:sz="0" w:space="0" w:color="auto"/>
        <w:right w:val="none" w:sz="0" w:space="0" w:color="auto"/>
      </w:divBdr>
    </w:div>
    <w:div w:id="1366832452">
      <w:bodyDiv w:val="1"/>
      <w:marLeft w:val="0"/>
      <w:marRight w:val="0"/>
      <w:marTop w:val="0"/>
      <w:marBottom w:val="0"/>
      <w:divBdr>
        <w:top w:val="none" w:sz="0" w:space="0" w:color="auto"/>
        <w:left w:val="none" w:sz="0" w:space="0" w:color="auto"/>
        <w:bottom w:val="none" w:sz="0" w:space="0" w:color="auto"/>
        <w:right w:val="none" w:sz="0" w:space="0" w:color="auto"/>
      </w:divBdr>
    </w:div>
    <w:div w:id="1366904949">
      <w:bodyDiv w:val="1"/>
      <w:marLeft w:val="0"/>
      <w:marRight w:val="0"/>
      <w:marTop w:val="0"/>
      <w:marBottom w:val="0"/>
      <w:divBdr>
        <w:top w:val="none" w:sz="0" w:space="0" w:color="auto"/>
        <w:left w:val="none" w:sz="0" w:space="0" w:color="auto"/>
        <w:bottom w:val="none" w:sz="0" w:space="0" w:color="auto"/>
        <w:right w:val="none" w:sz="0" w:space="0" w:color="auto"/>
      </w:divBdr>
    </w:div>
    <w:div w:id="1367178313">
      <w:bodyDiv w:val="1"/>
      <w:marLeft w:val="0"/>
      <w:marRight w:val="0"/>
      <w:marTop w:val="0"/>
      <w:marBottom w:val="0"/>
      <w:divBdr>
        <w:top w:val="none" w:sz="0" w:space="0" w:color="auto"/>
        <w:left w:val="none" w:sz="0" w:space="0" w:color="auto"/>
        <w:bottom w:val="none" w:sz="0" w:space="0" w:color="auto"/>
        <w:right w:val="none" w:sz="0" w:space="0" w:color="auto"/>
      </w:divBdr>
    </w:div>
    <w:div w:id="1367367666">
      <w:bodyDiv w:val="1"/>
      <w:marLeft w:val="0"/>
      <w:marRight w:val="0"/>
      <w:marTop w:val="0"/>
      <w:marBottom w:val="0"/>
      <w:divBdr>
        <w:top w:val="none" w:sz="0" w:space="0" w:color="auto"/>
        <w:left w:val="none" w:sz="0" w:space="0" w:color="auto"/>
        <w:bottom w:val="none" w:sz="0" w:space="0" w:color="auto"/>
        <w:right w:val="none" w:sz="0" w:space="0" w:color="auto"/>
      </w:divBdr>
    </w:div>
    <w:div w:id="1367410489">
      <w:bodyDiv w:val="1"/>
      <w:marLeft w:val="0"/>
      <w:marRight w:val="0"/>
      <w:marTop w:val="0"/>
      <w:marBottom w:val="0"/>
      <w:divBdr>
        <w:top w:val="none" w:sz="0" w:space="0" w:color="auto"/>
        <w:left w:val="none" w:sz="0" w:space="0" w:color="auto"/>
        <w:bottom w:val="none" w:sz="0" w:space="0" w:color="auto"/>
        <w:right w:val="none" w:sz="0" w:space="0" w:color="auto"/>
      </w:divBdr>
    </w:div>
    <w:div w:id="1367827027">
      <w:bodyDiv w:val="1"/>
      <w:marLeft w:val="0"/>
      <w:marRight w:val="0"/>
      <w:marTop w:val="0"/>
      <w:marBottom w:val="0"/>
      <w:divBdr>
        <w:top w:val="none" w:sz="0" w:space="0" w:color="auto"/>
        <w:left w:val="none" w:sz="0" w:space="0" w:color="auto"/>
        <w:bottom w:val="none" w:sz="0" w:space="0" w:color="auto"/>
        <w:right w:val="none" w:sz="0" w:space="0" w:color="auto"/>
      </w:divBdr>
    </w:div>
    <w:div w:id="1367952024">
      <w:bodyDiv w:val="1"/>
      <w:marLeft w:val="0"/>
      <w:marRight w:val="0"/>
      <w:marTop w:val="0"/>
      <w:marBottom w:val="0"/>
      <w:divBdr>
        <w:top w:val="none" w:sz="0" w:space="0" w:color="auto"/>
        <w:left w:val="none" w:sz="0" w:space="0" w:color="auto"/>
        <w:bottom w:val="none" w:sz="0" w:space="0" w:color="auto"/>
        <w:right w:val="none" w:sz="0" w:space="0" w:color="auto"/>
      </w:divBdr>
    </w:div>
    <w:div w:id="1368215743">
      <w:bodyDiv w:val="1"/>
      <w:marLeft w:val="0"/>
      <w:marRight w:val="0"/>
      <w:marTop w:val="0"/>
      <w:marBottom w:val="0"/>
      <w:divBdr>
        <w:top w:val="none" w:sz="0" w:space="0" w:color="auto"/>
        <w:left w:val="none" w:sz="0" w:space="0" w:color="auto"/>
        <w:bottom w:val="none" w:sz="0" w:space="0" w:color="auto"/>
        <w:right w:val="none" w:sz="0" w:space="0" w:color="auto"/>
      </w:divBdr>
    </w:div>
    <w:div w:id="1368333022">
      <w:bodyDiv w:val="1"/>
      <w:marLeft w:val="0"/>
      <w:marRight w:val="0"/>
      <w:marTop w:val="0"/>
      <w:marBottom w:val="0"/>
      <w:divBdr>
        <w:top w:val="none" w:sz="0" w:space="0" w:color="auto"/>
        <w:left w:val="none" w:sz="0" w:space="0" w:color="auto"/>
        <w:bottom w:val="none" w:sz="0" w:space="0" w:color="auto"/>
        <w:right w:val="none" w:sz="0" w:space="0" w:color="auto"/>
      </w:divBdr>
    </w:div>
    <w:div w:id="1368338686">
      <w:bodyDiv w:val="1"/>
      <w:marLeft w:val="0"/>
      <w:marRight w:val="0"/>
      <w:marTop w:val="0"/>
      <w:marBottom w:val="0"/>
      <w:divBdr>
        <w:top w:val="none" w:sz="0" w:space="0" w:color="auto"/>
        <w:left w:val="none" w:sz="0" w:space="0" w:color="auto"/>
        <w:bottom w:val="none" w:sz="0" w:space="0" w:color="auto"/>
        <w:right w:val="none" w:sz="0" w:space="0" w:color="auto"/>
      </w:divBdr>
    </w:div>
    <w:div w:id="1368411336">
      <w:bodyDiv w:val="1"/>
      <w:marLeft w:val="0"/>
      <w:marRight w:val="0"/>
      <w:marTop w:val="0"/>
      <w:marBottom w:val="0"/>
      <w:divBdr>
        <w:top w:val="none" w:sz="0" w:space="0" w:color="auto"/>
        <w:left w:val="none" w:sz="0" w:space="0" w:color="auto"/>
        <w:bottom w:val="none" w:sz="0" w:space="0" w:color="auto"/>
        <w:right w:val="none" w:sz="0" w:space="0" w:color="auto"/>
      </w:divBdr>
    </w:div>
    <w:div w:id="1368523616">
      <w:bodyDiv w:val="1"/>
      <w:marLeft w:val="0"/>
      <w:marRight w:val="0"/>
      <w:marTop w:val="0"/>
      <w:marBottom w:val="0"/>
      <w:divBdr>
        <w:top w:val="none" w:sz="0" w:space="0" w:color="auto"/>
        <w:left w:val="none" w:sz="0" w:space="0" w:color="auto"/>
        <w:bottom w:val="none" w:sz="0" w:space="0" w:color="auto"/>
        <w:right w:val="none" w:sz="0" w:space="0" w:color="auto"/>
      </w:divBdr>
    </w:div>
    <w:div w:id="1368873112">
      <w:bodyDiv w:val="1"/>
      <w:marLeft w:val="0"/>
      <w:marRight w:val="0"/>
      <w:marTop w:val="0"/>
      <w:marBottom w:val="0"/>
      <w:divBdr>
        <w:top w:val="none" w:sz="0" w:space="0" w:color="auto"/>
        <w:left w:val="none" w:sz="0" w:space="0" w:color="auto"/>
        <w:bottom w:val="none" w:sz="0" w:space="0" w:color="auto"/>
        <w:right w:val="none" w:sz="0" w:space="0" w:color="auto"/>
      </w:divBdr>
    </w:div>
    <w:div w:id="1368874285">
      <w:bodyDiv w:val="1"/>
      <w:marLeft w:val="0"/>
      <w:marRight w:val="0"/>
      <w:marTop w:val="0"/>
      <w:marBottom w:val="0"/>
      <w:divBdr>
        <w:top w:val="none" w:sz="0" w:space="0" w:color="auto"/>
        <w:left w:val="none" w:sz="0" w:space="0" w:color="auto"/>
        <w:bottom w:val="none" w:sz="0" w:space="0" w:color="auto"/>
        <w:right w:val="none" w:sz="0" w:space="0" w:color="auto"/>
      </w:divBdr>
    </w:div>
    <w:div w:id="1368987636">
      <w:bodyDiv w:val="1"/>
      <w:marLeft w:val="0"/>
      <w:marRight w:val="0"/>
      <w:marTop w:val="0"/>
      <w:marBottom w:val="0"/>
      <w:divBdr>
        <w:top w:val="none" w:sz="0" w:space="0" w:color="auto"/>
        <w:left w:val="none" w:sz="0" w:space="0" w:color="auto"/>
        <w:bottom w:val="none" w:sz="0" w:space="0" w:color="auto"/>
        <w:right w:val="none" w:sz="0" w:space="0" w:color="auto"/>
      </w:divBdr>
    </w:div>
    <w:div w:id="1369259281">
      <w:bodyDiv w:val="1"/>
      <w:marLeft w:val="0"/>
      <w:marRight w:val="0"/>
      <w:marTop w:val="0"/>
      <w:marBottom w:val="0"/>
      <w:divBdr>
        <w:top w:val="none" w:sz="0" w:space="0" w:color="auto"/>
        <w:left w:val="none" w:sz="0" w:space="0" w:color="auto"/>
        <w:bottom w:val="none" w:sz="0" w:space="0" w:color="auto"/>
        <w:right w:val="none" w:sz="0" w:space="0" w:color="auto"/>
      </w:divBdr>
    </w:div>
    <w:div w:id="1369329772">
      <w:bodyDiv w:val="1"/>
      <w:marLeft w:val="0"/>
      <w:marRight w:val="0"/>
      <w:marTop w:val="0"/>
      <w:marBottom w:val="0"/>
      <w:divBdr>
        <w:top w:val="none" w:sz="0" w:space="0" w:color="auto"/>
        <w:left w:val="none" w:sz="0" w:space="0" w:color="auto"/>
        <w:bottom w:val="none" w:sz="0" w:space="0" w:color="auto"/>
        <w:right w:val="none" w:sz="0" w:space="0" w:color="auto"/>
      </w:divBdr>
    </w:div>
    <w:div w:id="1369336414">
      <w:bodyDiv w:val="1"/>
      <w:marLeft w:val="0"/>
      <w:marRight w:val="0"/>
      <w:marTop w:val="0"/>
      <w:marBottom w:val="0"/>
      <w:divBdr>
        <w:top w:val="none" w:sz="0" w:space="0" w:color="auto"/>
        <w:left w:val="none" w:sz="0" w:space="0" w:color="auto"/>
        <w:bottom w:val="none" w:sz="0" w:space="0" w:color="auto"/>
        <w:right w:val="none" w:sz="0" w:space="0" w:color="auto"/>
      </w:divBdr>
    </w:div>
    <w:div w:id="1369522451">
      <w:bodyDiv w:val="1"/>
      <w:marLeft w:val="0"/>
      <w:marRight w:val="0"/>
      <w:marTop w:val="0"/>
      <w:marBottom w:val="0"/>
      <w:divBdr>
        <w:top w:val="none" w:sz="0" w:space="0" w:color="auto"/>
        <w:left w:val="none" w:sz="0" w:space="0" w:color="auto"/>
        <w:bottom w:val="none" w:sz="0" w:space="0" w:color="auto"/>
        <w:right w:val="none" w:sz="0" w:space="0" w:color="auto"/>
      </w:divBdr>
    </w:div>
    <w:div w:id="1369522507">
      <w:bodyDiv w:val="1"/>
      <w:marLeft w:val="0"/>
      <w:marRight w:val="0"/>
      <w:marTop w:val="0"/>
      <w:marBottom w:val="0"/>
      <w:divBdr>
        <w:top w:val="none" w:sz="0" w:space="0" w:color="auto"/>
        <w:left w:val="none" w:sz="0" w:space="0" w:color="auto"/>
        <w:bottom w:val="none" w:sz="0" w:space="0" w:color="auto"/>
        <w:right w:val="none" w:sz="0" w:space="0" w:color="auto"/>
      </w:divBdr>
    </w:div>
    <w:div w:id="1369644751">
      <w:bodyDiv w:val="1"/>
      <w:marLeft w:val="0"/>
      <w:marRight w:val="0"/>
      <w:marTop w:val="0"/>
      <w:marBottom w:val="0"/>
      <w:divBdr>
        <w:top w:val="none" w:sz="0" w:space="0" w:color="auto"/>
        <w:left w:val="none" w:sz="0" w:space="0" w:color="auto"/>
        <w:bottom w:val="none" w:sz="0" w:space="0" w:color="auto"/>
        <w:right w:val="none" w:sz="0" w:space="0" w:color="auto"/>
      </w:divBdr>
    </w:div>
    <w:div w:id="1370372992">
      <w:bodyDiv w:val="1"/>
      <w:marLeft w:val="0"/>
      <w:marRight w:val="0"/>
      <w:marTop w:val="0"/>
      <w:marBottom w:val="0"/>
      <w:divBdr>
        <w:top w:val="none" w:sz="0" w:space="0" w:color="auto"/>
        <w:left w:val="none" w:sz="0" w:space="0" w:color="auto"/>
        <w:bottom w:val="none" w:sz="0" w:space="0" w:color="auto"/>
        <w:right w:val="none" w:sz="0" w:space="0" w:color="auto"/>
      </w:divBdr>
    </w:div>
    <w:div w:id="1370566090">
      <w:bodyDiv w:val="1"/>
      <w:marLeft w:val="0"/>
      <w:marRight w:val="0"/>
      <w:marTop w:val="0"/>
      <w:marBottom w:val="0"/>
      <w:divBdr>
        <w:top w:val="none" w:sz="0" w:space="0" w:color="auto"/>
        <w:left w:val="none" w:sz="0" w:space="0" w:color="auto"/>
        <w:bottom w:val="none" w:sz="0" w:space="0" w:color="auto"/>
        <w:right w:val="none" w:sz="0" w:space="0" w:color="auto"/>
      </w:divBdr>
    </w:div>
    <w:div w:id="1370718115">
      <w:bodyDiv w:val="1"/>
      <w:marLeft w:val="0"/>
      <w:marRight w:val="0"/>
      <w:marTop w:val="0"/>
      <w:marBottom w:val="0"/>
      <w:divBdr>
        <w:top w:val="none" w:sz="0" w:space="0" w:color="auto"/>
        <w:left w:val="none" w:sz="0" w:space="0" w:color="auto"/>
        <w:bottom w:val="none" w:sz="0" w:space="0" w:color="auto"/>
        <w:right w:val="none" w:sz="0" w:space="0" w:color="auto"/>
      </w:divBdr>
    </w:div>
    <w:div w:id="1370882795">
      <w:bodyDiv w:val="1"/>
      <w:marLeft w:val="0"/>
      <w:marRight w:val="0"/>
      <w:marTop w:val="0"/>
      <w:marBottom w:val="0"/>
      <w:divBdr>
        <w:top w:val="none" w:sz="0" w:space="0" w:color="auto"/>
        <w:left w:val="none" w:sz="0" w:space="0" w:color="auto"/>
        <w:bottom w:val="none" w:sz="0" w:space="0" w:color="auto"/>
        <w:right w:val="none" w:sz="0" w:space="0" w:color="auto"/>
      </w:divBdr>
    </w:div>
    <w:div w:id="1371034618">
      <w:bodyDiv w:val="1"/>
      <w:marLeft w:val="0"/>
      <w:marRight w:val="0"/>
      <w:marTop w:val="0"/>
      <w:marBottom w:val="0"/>
      <w:divBdr>
        <w:top w:val="none" w:sz="0" w:space="0" w:color="auto"/>
        <w:left w:val="none" w:sz="0" w:space="0" w:color="auto"/>
        <w:bottom w:val="none" w:sz="0" w:space="0" w:color="auto"/>
        <w:right w:val="none" w:sz="0" w:space="0" w:color="auto"/>
      </w:divBdr>
    </w:div>
    <w:div w:id="1371539905">
      <w:bodyDiv w:val="1"/>
      <w:marLeft w:val="0"/>
      <w:marRight w:val="0"/>
      <w:marTop w:val="0"/>
      <w:marBottom w:val="0"/>
      <w:divBdr>
        <w:top w:val="none" w:sz="0" w:space="0" w:color="auto"/>
        <w:left w:val="none" w:sz="0" w:space="0" w:color="auto"/>
        <w:bottom w:val="none" w:sz="0" w:space="0" w:color="auto"/>
        <w:right w:val="none" w:sz="0" w:space="0" w:color="auto"/>
      </w:divBdr>
    </w:div>
    <w:div w:id="1372342006">
      <w:bodyDiv w:val="1"/>
      <w:marLeft w:val="0"/>
      <w:marRight w:val="0"/>
      <w:marTop w:val="0"/>
      <w:marBottom w:val="0"/>
      <w:divBdr>
        <w:top w:val="none" w:sz="0" w:space="0" w:color="auto"/>
        <w:left w:val="none" w:sz="0" w:space="0" w:color="auto"/>
        <w:bottom w:val="none" w:sz="0" w:space="0" w:color="auto"/>
        <w:right w:val="none" w:sz="0" w:space="0" w:color="auto"/>
      </w:divBdr>
    </w:div>
    <w:div w:id="1372417447">
      <w:bodyDiv w:val="1"/>
      <w:marLeft w:val="0"/>
      <w:marRight w:val="0"/>
      <w:marTop w:val="0"/>
      <w:marBottom w:val="0"/>
      <w:divBdr>
        <w:top w:val="none" w:sz="0" w:space="0" w:color="auto"/>
        <w:left w:val="none" w:sz="0" w:space="0" w:color="auto"/>
        <w:bottom w:val="none" w:sz="0" w:space="0" w:color="auto"/>
        <w:right w:val="none" w:sz="0" w:space="0" w:color="auto"/>
      </w:divBdr>
    </w:div>
    <w:div w:id="1372455425">
      <w:bodyDiv w:val="1"/>
      <w:marLeft w:val="0"/>
      <w:marRight w:val="0"/>
      <w:marTop w:val="0"/>
      <w:marBottom w:val="0"/>
      <w:divBdr>
        <w:top w:val="none" w:sz="0" w:space="0" w:color="auto"/>
        <w:left w:val="none" w:sz="0" w:space="0" w:color="auto"/>
        <w:bottom w:val="none" w:sz="0" w:space="0" w:color="auto"/>
        <w:right w:val="none" w:sz="0" w:space="0" w:color="auto"/>
      </w:divBdr>
    </w:div>
    <w:div w:id="1372459386">
      <w:bodyDiv w:val="1"/>
      <w:marLeft w:val="0"/>
      <w:marRight w:val="0"/>
      <w:marTop w:val="0"/>
      <w:marBottom w:val="0"/>
      <w:divBdr>
        <w:top w:val="none" w:sz="0" w:space="0" w:color="auto"/>
        <w:left w:val="none" w:sz="0" w:space="0" w:color="auto"/>
        <w:bottom w:val="none" w:sz="0" w:space="0" w:color="auto"/>
        <w:right w:val="none" w:sz="0" w:space="0" w:color="auto"/>
      </w:divBdr>
    </w:div>
    <w:div w:id="1372537748">
      <w:bodyDiv w:val="1"/>
      <w:marLeft w:val="0"/>
      <w:marRight w:val="0"/>
      <w:marTop w:val="0"/>
      <w:marBottom w:val="0"/>
      <w:divBdr>
        <w:top w:val="none" w:sz="0" w:space="0" w:color="auto"/>
        <w:left w:val="none" w:sz="0" w:space="0" w:color="auto"/>
        <w:bottom w:val="none" w:sz="0" w:space="0" w:color="auto"/>
        <w:right w:val="none" w:sz="0" w:space="0" w:color="auto"/>
      </w:divBdr>
    </w:div>
    <w:div w:id="1372605964">
      <w:bodyDiv w:val="1"/>
      <w:marLeft w:val="0"/>
      <w:marRight w:val="0"/>
      <w:marTop w:val="0"/>
      <w:marBottom w:val="0"/>
      <w:divBdr>
        <w:top w:val="none" w:sz="0" w:space="0" w:color="auto"/>
        <w:left w:val="none" w:sz="0" w:space="0" w:color="auto"/>
        <w:bottom w:val="none" w:sz="0" w:space="0" w:color="auto"/>
        <w:right w:val="none" w:sz="0" w:space="0" w:color="auto"/>
      </w:divBdr>
    </w:div>
    <w:div w:id="1372805633">
      <w:bodyDiv w:val="1"/>
      <w:marLeft w:val="0"/>
      <w:marRight w:val="0"/>
      <w:marTop w:val="0"/>
      <w:marBottom w:val="0"/>
      <w:divBdr>
        <w:top w:val="none" w:sz="0" w:space="0" w:color="auto"/>
        <w:left w:val="none" w:sz="0" w:space="0" w:color="auto"/>
        <w:bottom w:val="none" w:sz="0" w:space="0" w:color="auto"/>
        <w:right w:val="none" w:sz="0" w:space="0" w:color="auto"/>
      </w:divBdr>
    </w:div>
    <w:div w:id="1373069773">
      <w:bodyDiv w:val="1"/>
      <w:marLeft w:val="0"/>
      <w:marRight w:val="0"/>
      <w:marTop w:val="0"/>
      <w:marBottom w:val="0"/>
      <w:divBdr>
        <w:top w:val="none" w:sz="0" w:space="0" w:color="auto"/>
        <w:left w:val="none" w:sz="0" w:space="0" w:color="auto"/>
        <w:bottom w:val="none" w:sz="0" w:space="0" w:color="auto"/>
        <w:right w:val="none" w:sz="0" w:space="0" w:color="auto"/>
      </w:divBdr>
    </w:div>
    <w:div w:id="1373312001">
      <w:bodyDiv w:val="1"/>
      <w:marLeft w:val="0"/>
      <w:marRight w:val="0"/>
      <w:marTop w:val="0"/>
      <w:marBottom w:val="0"/>
      <w:divBdr>
        <w:top w:val="none" w:sz="0" w:space="0" w:color="auto"/>
        <w:left w:val="none" w:sz="0" w:space="0" w:color="auto"/>
        <w:bottom w:val="none" w:sz="0" w:space="0" w:color="auto"/>
        <w:right w:val="none" w:sz="0" w:space="0" w:color="auto"/>
      </w:divBdr>
    </w:div>
    <w:div w:id="1373650017">
      <w:bodyDiv w:val="1"/>
      <w:marLeft w:val="0"/>
      <w:marRight w:val="0"/>
      <w:marTop w:val="0"/>
      <w:marBottom w:val="0"/>
      <w:divBdr>
        <w:top w:val="none" w:sz="0" w:space="0" w:color="auto"/>
        <w:left w:val="none" w:sz="0" w:space="0" w:color="auto"/>
        <w:bottom w:val="none" w:sz="0" w:space="0" w:color="auto"/>
        <w:right w:val="none" w:sz="0" w:space="0" w:color="auto"/>
      </w:divBdr>
    </w:div>
    <w:div w:id="1373655514">
      <w:bodyDiv w:val="1"/>
      <w:marLeft w:val="0"/>
      <w:marRight w:val="0"/>
      <w:marTop w:val="0"/>
      <w:marBottom w:val="0"/>
      <w:divBdr>
        <w:top w:val="none" w:sz="0" w:space="0" w:color="auto"/>
        <w:left w:val="none" w:sz="0" w:space="0" w:color="auto"/>
        <w:bottom w:val="none" w:sz="0" w:space="0" w:color="auto"/>
        <w:right w:val="none" w:sz="0" w:space="0" w:color="auto"/>
      </w:divBdr>
    </w:div>
    <w:div w:id="1374500378">
      <w:bodyDiv w:val="1"/>
      <w:marLeft w:val="0"/>
      <w:marRight w:val="0"/>
      <w:marTop w:val="0"/>
      <w:marBottom w:val="0"/>
      <w:divBdr>
        <w:top w:val="none" w:sz="0" w:space="0" w:color="auto"/>
        <w:left w:val="none" w:sz="0" w:space="0" w:color="auto"/>
        <w:bottom w:val="none" w:sz="0" w:space="0" w:color="auto"/>
        <w:right w:val="none" w:sz="0" w:space="0" w:color="auto"/>
      </w:divBdr>
    </w:div>
    <w:div w:id="1374841034">
      <w:bodyDiv w:val="1"/>
      <w:marLeft w:val="0"/>
      <w:marRight w:val="0"/>
      <w:marTop w:val="0"/>
      <w:marBottom w:val="0"/>
      <w:divBdr>
        <w:top w:val="none" w:sz="0" w:space="0" w:color="auto"/>
        <w:left w:val="none" w:sz="0" w:space="0" w:color="auto"/>
        <w:bottom w:val="none" w:sz="0" w:space="0" w:color="auto"/>
        <w:right w:val="none" w:sz="0" w:space="0" w:color="auto"/>
      </w:divBdr>
    </w:div>
    <w:div w:id="1374890453">
      <w:bodyDiv w:val="1"/>
      <w:marLeft w:val="0"/>
      <w:marRight w:val="0"/>
      <w:marTop w:val="0"/>
      <w:marBottom w:val="0"/>
      <w:divBdr>
        <w:top w:val="none" w:sz="0" w:space="0" w:color="auto"/>
        <w:left w:val="none" w:sz="0" w:space="0" w:color="auto"/>
        <w:bottom w:val="none" w:sz="0" w:space="0" w:color="auto"/>
        <w:right w:val="none" w:sz="0" w:space="0" w:color="auto"/>
      </w:divBdr>
    </w:div>
    <w:div w:id="1375077173">
      <w:bodyDiv w:val="1"/>
      <w:marLeft w:val="0"/>
      <w:marRight w:val="0"/>
      <w:marTop w:val="0"/>
      <w:marBottom w:val="0"/>
      <w:divBdr>
        <w:top w:val="none" w:sz="0" w:space="0" w:color="auto"/>
        <w:left w:val="none" w:sz="0" w:space="0" w:color="auto"/>
        <w:bottom w:val="none" w:sz="0" w:space="0" w:color="auto"/>
        <w:right w:val="none" w:sz="0" w:space="0" w:color="auto"/>
      </w:divBdr>
    </w:div>
    <w:div w:id="1375077821">
      <w:bodyDiv w:val="1"/>
      <w:marLeft w:val="0"/>
      <w:marRight w:val="0"/>
      <w:marTop w:val="0"/>
      <w:marBottom w:val="0"/>
      <w:divBdr>
        <w:top w:val="none" w:sz="0" w:space="0" w:color="auto"/>
        <w:left w:val="none" w:sz="0" w:space="0" w:color="auto"/>
        <w:bottom w:val="none" w:sz="0" w:space="0" w:color="auto"/>
        <w:right w:val="none" w:sz="0" w:space="0" w:color="auto"/>
      </w:divBdr>
    </w:div>
    <w:div w:id="1375083099">
      <w:bodyDiv w:val="1"/>
      <w:marLeft w:val="0"/>
      <w:marRight w:val="0"/>
      <w:marTop w:val="0"/>
      <w:marBottom w:val="0"/>
      <w:divBdr>
        <w:top w:val="none" w:sz="0" w:space="0" w:color="auto"/>
        <w:left w:val="none" w:sz="0" w:space="0" w:color="auto"/>
        <w:bottom w:val="none" w:sz="0" w:space="0" w:color="auto"/>
        <w:right w:val="none" w:sz="0" w:space="0" w:color="auto"/>
      </w:divBdr>
    </w:div>
    <w:div w:id="1375469693">
      <w:bodyDiv w:val="1"/>
      <w:marLeft w:val="0"/>
      <w:marRight w:val="0"/>
      <w:marTop w:val="0"/>
      <w:marBottom w:val="0"/>
      <w:divBdr>
        <w:top w:val="none" w:sz="0" w:space="0" w:color="auto"/>
        <w:left w:val="none" w:sz="0" w:space="0" w:color="auto"/>
        <w:bottom w:val="none" w:sz="0" w:space="0" w:color="auto"/>
        <w:right w:val="none" w:sz="0" w:space="0" w:color="auto"/>
      </w:divBdr>
    </w:div>
    <w:div w:id="1375470847">
      <w:bodyDiv w:val="1"/>
      <w:marLeft w:val="0"/>
      <w:marRight w:val="0"/>
      <w:marTop w:val="0"/>
      <w:marBottom w:val="0"/>
      <w:divBdr>
        <w:top w:val="none" w:sz="0" w:space="0" w:color="auto"/>
        <w:left w:val="none" w:sz="0" w:space="0" w:color="auto"/>
        <w:bottom w:val="none" w:sz="0" w:space="0" w:color="auto"/>
        <w:right w:val="none" w:sz="0" w:space="0" w:color="auto"/>
      </w:divBdr>
    </w:div>
    <w:div w:id="1375541288">
      <w:bodyDiv w:val="1"/>
      <w:marLeft w:val="0"/>
      <w:marRight w:val="0"/>
      <w:marTop w:val="0"/>
      <w:marBottom w:val="0"/>
      <w:divBdr>
        <w:top w:val="none" w:sz="0" w:space="0" w:color="auto"/>
        <w:left w:val="none" w:sz="0" w:space="0" w:color="auto"/>
        <w:bottom w:val="none" w:sz="0" w:space="0" w:color="auto"/>
        <w:right w:val="none" w:sz="0" w:space="0" w:color="auto"/>
      </w:divBdr>
    </w:div>
    <w:div w:id="1375618861">
      <w:bodyDiv w:val="1"/>
      <w:marLeft w:val="0"/>
      <w:marRight w:val="0"/>
      <w:marTop w:val="0"/>
      <w:marBottom w:val="0"/>
      <w:divBdr>
        <w:top w:val="none" w:sz="0" w:space="0" w:color="auto"/>
        <w:left w:val="none" w:sz="0" w:space="0" w:color="auto"/>
        <w:bottom w:val="none" w:sz="0" w:space="0" w:color="auto"/>
        <w:right w:val="none" w:sz="0" w:space="0" w:color="auto"/>
      </w:divBdr>
    </w:div>
    <w:div w:id="1375888897">
      <w:bodyDiv w:val="1"/>
      <w:marLeft w:val="0"/>
      <w:marRight w:val="0"/>
      <w:marTop w:val="0"/>
      <w:marBottom w:val="0"/>
      <w:divBdr>
        <w:top w:val="none" w:sz="0" w:space="0" w:color="auto"/>
        <w:left w:val="none" w:sz="0" w:space="0" w:color="auto"/>
        <w:bottom w:val="none" w:sz="0" w:space="0" w:color="auto"/>
        <w:right w:val="none" w:sz="0" w:space="0" w:color="auto"/>
      </w:divBdr>
    </w:div>
    <w:div w:id="1376079630">
      <w:bodyDiv w:val="1"/>
      <w:marLeft w:val="0"/>
      <w:marRight w:val="0"/>
      <w:marTop w:val="0"/>
      <w:marBottom w:val="0"/>
      <w:divBdr>
        <w:top w:val="none" w:sz="0" w:space="0" w:color="auto"/>
        <w:left w:val="none" w:sz="0" w:space="0" w:color="auto"/>
        <w:bottom w:val="none" w:sz="0" w:space="0" w:color="auto"/>
        <w:right w:val="none" w:sz="0" w:space="0" w:color="auto"/>
      </w:divBdr>
    </w:div>
    <w:div w:id="1376193353">
      <w:bodyDiv w:val="1"/>
      <w:marLeft w:val="0"/>
      <w:marRight w:val="0"/>
      <w:marTop w:val="0"/>
      <w:marBottom w:val="0"/>
      <w:divBdr>
        <w:top w:val="none" w:sz="0" w:space="0" w:color="auto"/>
        <w:left w:val="none" w:sz="0" w:space="0" w:color="auto"/>
        <w:bottom w:val="none" w:sz="0" w:space="0" w:color="auto"/>
        <w:right w:val="none" w:sz="0" w:space="0" w:color="auto"/>
      </w:divBdr>
    </w:div>
    <w:div w:id="1376352004">
      <w:bodyDiv w:val="1"/>
      <w:marLeft w:val="0"/>
      <w:marRight w:val="0"/>
      <w:marTop w:val="0"/>
      <w:marBottom w:val="0"/>
      <w:divBdr>
        <w:top w:val="none" w:sz="0" w:space="0" w:color="auto"/>
        <w:left w:val="none" w:sz="0" w:space="0" w:color="auto"/>
        <w:bottom w:val="none" w:sz="0" w:space="0" w:color="auto"/>
        <w:right w:val="none" w:sz="0" w:space="0" w:color="auto"/>
      </w:divBdr>
    </w:div>
    <w:div w:id="1376468501">
      <w:bodyDiv w:val="1"/>
      <w:marLeft w:val="0"/>
      <w:marRight w:val="0"/>
      <w:marTop w:val="0"/>
      <w:marBottom w:val="0"/>
      <w:divBdr>
        <w:top w:val="none" w:sz="0" w:space="0" w:color="auto"/>
        <w:left w:val="none" w:sz="0" w:space="0" w:color="auto"/>
        <w:bottom w:val="none" w:sz="0" w:space="0" w:color="auto"/>
        <w:right w:val="none" w:sz="0" w:space="0" w:color="auto"/>
      </w:divBdr>
    </w:div>
    <w:div w:id="1376809931">
      <w:bodyDiv w:val="1"/>
      <w:marLeft w:val="0"/>
      <w:marRight w:val="0"/>
      <w:marTop w:val="0"/>
      <w:marBottom w:val="0"/>
      <w:divBdr>
        <w:top w:val="none" w:sz="0" w:space="0" w:color="auto"/>
        <w:left w:val="none" w:sz="0" w:space="0" w:color="auto"/>
        <w:bottom w:val="none" w:sz="0" w:space="0" w:color="auto"/>
        <w:right w:val="none" w:sz="0" w:space="0" w:color="auto"/>
      </w:divBdr>
    </w:div>
    <w:div w:id="1376856933">
      <w:bodyDiv w:val="1"/>
      <w:marLeft w:val="0"/>
      <w:marRight w:val="0"/>
      <w:marTop w:val="0"/>
      <w:marBottom w:val="0"/>
      <w:divBdr>
        <w:top w:val="none" w:sz="0" w:space="0" w:color="auto"/>
        <w:left w:val="none" w:sz="0" w:space="0" w:color="auto"/>
        <w:bottom w:val="none" w:sz="0" w:space="0" w:color="auto"/>
        <w:right w:val="none" w:sz="0" w:space="0" w:color="auto"/>
      </w:divBdr>
    </w:div>
    <w:div w:id="1377200613">
      <w:bodyDiv w:val="1"/>
      <w:marLeft w:val="0"/>
      <w:marRight w:val="0"/>
      <w:marTop w:val="0"/>
      <w:marBottom w:val="0"/>
      <w:divBdr>
        <w:top w:val="none" w:sz="0" w:space="0" w:color="auto"/>
        <w:left w:val="none" w:sz="0" w:space="0" w:color="auto"/>
        <w:bottom w:val="none" w:sz="0" w:space="0" w:color="auto"/>
        <w:right w:val="none" w:sz="0" w:space="0" w:color="auto"/>
      </w:divBdr>
    </w:div>
    <w:div w:id="1377202169">
      <w:bodyDiv w:val="1"/>
      <w:marLeft w:val="0"/>
      <w:marRight w:val="0"/>
      <w:marTop w:val="0"/>
      <w:marBottom w:val="0"/>
      <w:divBdr>
        <w:top w:val="none" w:sz="0" w:space="0" w:color="auto"/>
        <w:left w:val="none" w:sz="0" w:space="0" w:color="auto"/>
        <w:bottom w:val="none" w:sz="0" w:space="0" w:color="auto"/>
        <w:right w:val="none" w:sz="0" w:space="0" w:color="auto"/>
      </w:divBdr>
    </w:div>
    <w:div w:id="1377268608">
      <w:bodyDiv w:val="1"/>
      <w:marLeft w:val="0"/>
      <w:marRight w:val="0"/>
      <w:marTop w:val="0"/>
      <w:marBottom w:val="0"/>
      <w:divBdr>
        <w:top w:val="none" w:sz="0" w:space="0" w:color="auto"/>
        <w:left w:val="none" w:sz="0" w:space="0" w:color="auto"/>
        <w:bottom w:val="none" w:sz="0" w:space="0" w:color="auto"/>
        <w:right w:val="none" w:sz="0" w:space="0" w:color="auto"/>
      </w:divBdr>
    </w:div>
    <w:div w:id="1377270293">
      <w:bodyDiv w:val="1"/>
      <w:marLeft w:val="0"/>
      <w:marRight w:val="0"/>
      <w:marTop w:val="0"/>
      <w:marBottom w:val="0"/>
      <w:divBdr>
        <w:top w:val="none" w:sz="0" w:space="0" w:color="auto"/>
        <w:left w:val="none" w:sz="0" w:space="0" w:color="auto"/>
        <w:bottom w:val="none" w:sz="0" w:space="0" w:color="auto"/>
        <w:right w:val="none" w:sz="0" w:space="0" w:color="auto"/>
      </w:divBdr>
    </w:div>
    <w:div w:id="1377387110">
      <w:bodyDiv w:val="1"/>
      <w:marLeft w:val="0"/>
      <w:marRight w:val="0"/>
      <w:marTop w:val="0"/>
      <w:marBottom w:val="0"/>
      <w:divBdr>
        <w:top w:val="none" w:sz="0" w:space="0" w:color="auto"/>
        <w:left w:val="none" w:sz="0" w:space="0" w:color="auto"/>
        <w:bottom w:val="none" w:sz="0" w:space="0" w:color="auto"/>
        <w:right w:val="none" w:sz="0" w:space="0" w:color="auto"/>
      </w:divBdr>
    </w:div>
    <w:div w:id="1377580052">
      <w:bodyDiv w:val="1"/>
      <w:marLeft w:val="0"/>
      <w:marRight w:val="0"/>
      <w:marTop w:val="0"/>
      <w:marBottom w:val="0"/>
      <w:divBdr>
        <w:top w:val="none" w:sz="0" w:space="0" w:color="auto"/>
        <w:left w:val="none" w:sz="0" w:space="0" w:color="auto"/>
        <w:bottom w:val="none" w:sz="0" w:space="0" w:color="auto"/>
        <w:right w:val="none" w:sz="0" w:space="0" w:color="auto"/>
      </w:divBdr>
    </w:div>
    <w:div w:id="1377580132">
      <w:bodyDiv w:val="1"/>
      <w:marLeft w:val="0"/>
      <w:marRight w:val="0"/>
      <w:marTop w:val="0"/>
      <w:marBottom w:val="0"/>
      <w:divBdr>
        <w:top w:val="none" w:sz="0" w:space="0" w:color="auto"/>
        <w:left w:val="none" w:sz="0" w:space="0" w:color="auto"/>
        <w:bottom w:val="none" w:sz="0" w:space="0" w:color="auto"/>
        <w:right w:val="none" w:sz="0" w:space="0" w:color="auto"/>
      </w:divBdr>
    </w:div>
    <w:div w:id="1377703741">
      <w:bodyDiv w:val="1"/>
      <w:marLeft w:val="0"/>
      <w:marRight w:val="0"/>
      <w:marTop w:val="0"/>
      <w:marBottom w:val="0"/>
      <w:divBdr>
        <w:top w:val="none" w:sz="0" w:space="0" w:color="auto"/>
        <w:left w:val="none" w:sz="0" w:space="0" w:color="auto"/>
        <w:bottom w:val="none" w:sz="0" w:space="0" w:color="auto"/>
        <w:right w:val="none" w:sz="0" w:space="0" w:color="auto"/>
      </w:divBdr>
    </w:div>
    <w:div w:id="1377772950">
      <w:bodyDiv w:val="1"/>
      <w:marLeft w:val="0"/>
      <w:marRight w:val="0"/>
      <w:marTop w:val="0"/>
      <w:marBottom w:val="0"/>
      <w:divBdr>
        <w:top w:val="none" w:sz="0" w:space="0" w:color="auto"/>
        <w:left w:val="none" w:sz="0" w:space="0" w:color="auto"/>
        <w:bottom w:val="none" w:sz="0" w:space="0" w:color="auto"/>
        <w:right w:val="none" w:sz="0" w:space="0" w:color="auto"/>
      </w:divBdr>
    </w:div>
    <w:div w:id="1378819746">
      <w:bodyDiv w:val="1"/>
      <w:marLeft w:val="0"/>
      <w:marRight w:val="0"/>
      <w:marTop w:val="0"/>
      <w:marBottom w:val="0"/>
      <w:divBdr>
        <w:top w:val="none" w:sz="0" w:space="0" w:color="auto"/>
        <w:left w:val="none" w:sz="0" w:space="0" w:color="auto"/>
        <w:bottom w:val="none" w:sz="0" w:space="0" w:color="auto"/>
        <w:right w:val="none" w:sz="0" w:space="0" w:color="auto"/>
      </w:divBdr>
    </w:div>
    <w:div w:id="1378970024">
      <w:bodyDiv w:val="1"/>
      <w:marLeft w:val="0"/>
      <w:marRight w:val="0"/>
      <w:marTop w:val="0"/>
      <w:marBottom w:val="0"/>
      <w:divBdr>
        <w:top w:val="none" w:sz="0" w:space="0" w:color="auto"/>
        <w:left w:val="none" w:sz="0" w:space="0" w:color="auto"/>
        <w:bottom w:val="none" w:sz="0" w:space="0" w:color="auto"/>
        <w:right w:val="none" w:sz="0" w:space="0" w:color="auto"/>
      </w:divBdr>
    </w:div>
    <w:div w:id="1379626798">
      <w:bodyDiv w:val="1"/>
      <w:marLeft w:val="0"/>
      <w:marRight w:val="0"/>
      <w:marTop w:val="0"/>
      <w:marBottom w:val="0"/>
      <w:divBdr>
        <w:top w:val="none" w:sz="0" w:space="0" w:color="auto"/>
        <w:left w:val="none" w:sz="0" w:space="0" w:color="auto"/>
        <w:bottom w:val="none" w:sz="0" w:space="0" w:color="auto"/>
        <w:right w:val="none" w:sz="0" w:space="0" w:color="auto"/>
      </w:divBdr>
    </w:div>
    <w:div w:id="1380132777">
      <w:bodyDiv w:val="1"/>
      <w:marLeft w:val="0"/>
      <w:marRight w:val="0"/>
      <w:marTop w:val="0"/>
      <w:marBottom w:val="0"/>
      <w:divBdr>
        <w:top w:val="none" w:sz="0" w:space="0" w:color="auto"/>
        <w:left w:val="none" w:sz="0" w:space="0" w:color="auto"/>
        <w:bottom w:val="none" w:sz="0" w:space="0" w:color="auto"/>
        <w:right w:val="none" w:sz="0" w:space="0" w:color="auto"/>
      </w:divBdr>
    </w:div>
    <w:div w:id="1380208495">
      <w:bodyDiv w:val="1"/>
      <w:marLeft w:val="0"/>
      <w:marRight w:val="0"/>
      <w:marTop w:val="0"/>
      <w:marBottom w:val="0"/>
      <w:divBdr>
        <w:top w:val="none" w:sz="0" w:space="0" w:color="auto"/>
        <w:left w:val="none" w:sz="0" w:space="0" w:color="auto"/>
        <w:bottom w:val="none" w:sz="0" w:space="0" w:color="auto"/>
        <w:right w:val="none" w:sz="0" w:space="0" w:color="auto"/>
      </w:divBdr>
    </w:div>
    <w:div w:id="1380280135">
      <w:bodyDiv w:val="1"/>
      <w:marLeft w:val="0"/>
      <w:marRight w:val="0"/>
      <w:marTop w:val="0"/>
      <w:marBottom w:val="0"/>
      <w:divBdr>
        <w:top w:val="none" w:sz="0" w:space="0" w:color="auto"/>
        <w:left w:val="none" w:sz="0" w:space="0" w:color="auto"/>
        <w:bottom w:val="none" w:sz="0" w:space="0" w:color="auto"/>
        <w:right w:val="none" w:sz="0" w:space="0" w:color="auto"/>
      </w:divBdr>
    </w:div>
    <w:div w:id="1380320453">
      <w:bodyDiv w:val="1"/>
      <w:marLeft w:val="0"/>
      <w:marRight w:val="0"/>
      <w:marTop w:val="0"/>
      <w:marBottom w:val="0"/>
      <w:divBdr>
        <w:top w:val="none" w:sz="0" w:space="0" w:color="auto"/>
        <w:left w:val="none" w:sz="0" w:space="0" w:color="auto"/>
        <w:bottom w:val="none" w:sz="0" w:space="0" w:color="auto"/>
        <w:right w:val="none" w:sz="0" w:space="0" w:color="auto"/>
      </w:divBdr>
    </w:div>
    <w:div w:id="1380594413">
      <w:bodyDiv w:val="1"/>
      <w:marLeft w:val="0"/>
      <w:marRight w:val="0"/>
      <w:marTop w:val="0"/>
      <w:marBottom w:val="0"/>
      <w:divBdr>
        <w:top w:val="none" w:sz="0" w:space="0" w:color="auto"/>
        <w:left w:val="none" w:sz="0" w:space="0" w:color="auto"/>
        <w:bottom w:val="none" w:sz="0" w:space="0" w:color="auto"/>
        <w:right w:val="none" w:sz="0" w:space="0" w:color="auto"/>
      </w:divBdr>
    </w:div>
    <w:div w:id="1380786863">
      <w:bodyDiv w:val="1"/>
      <w:marLeft w:val="0"/>
      <w:marRight w:val="0"/>
      <w:marTop w:val="0"/>
      <w:marBottom w:val="0"/>
      <w:divBdr>
        <w:top w:val="none" w:sz="0" w:space="0" w:color="auto"/>
        <w:left w:val="none" w:sz="0" w:space="0" w:color="auto"/>
        <w:bottom w:val="none" w:sz="0" w:space="0" w:color="auto"/>
        <w:right w:val="none" w:sz="0" w:space="0" w:color="auto"/>
      </w:divBdr>
    </w:div>
    <w:div w:id="1380788640">
      <w:bodyDiv w:val="1"/>
      <w:marLeft w:val="0"/>
      <w:marRight w:val="0"/>
      <w:marTop w:val="0"/>
      <w:marBottom w:val="0"/>
      <w:divBdr>
        <w:top w:val="none" w:sz="0" w:space="0" w:color="auto"/>
        <w:left w:val="none" w:sz="0" w:space="0" w:color="auto"/>
        <w:bottom w:val="none" w:sz="0" w:space="0" w:color="auto"/>
        <w:right w:val="none" w:sz="0" w:space="0" w:color="auto"/>
      </w:divBdr>
    </w:div>
    <w:div w:id="1380863939">
      <w:bodyDiv w:val="1"/>
      <w:marLeft w:val="0"/>
      <w:marRight w:val="0"/>
      <w:marTop w:val="0"/>
      <w:marBottom w:val="0"/>
      <w:divBdr>
        <w:top w:val="none" w:sz="0" w:space="0" w:color="auto"/>
        <w:left w:val="none" w:sz="0" w:space="0" w:color="auto"/>
        <w:bottom w:val="none" w:sz="0" w:space="0" w:color="auto"/>
        <w:right w:val="none" w:sz="0" w:space="0" w:color="auto"/>
      </w:divBdr>
    </w:div>
    <w:div w:id="1380975066">
      <w:bodyDiv w:val="1"/>
      <w:marLeft w:val="0"/>
      <w:marRight w:val="0"/>
      <w:marTop w:val="0"/>
      <w:marBottom w:val="0"/>
      <w:divBdr>
        <w:top w:val="none" w:sz="0" w:space="0" w:color="auto"/>
        <w:left w:val="none" w:sz="0" w:space="0" w:color="auto"/>
        <w:bottom w:val="none" w:sz="0" w:space="0" w:color="auto"/>
        <w:right w:val="none" w:sz="0" w:space="0" w:color="auto"/>
      </w:divBdr>
    </w:div>
    <w:div w:id="1381007319">
      <w:bodyDiv w:val="1"/>
      <w:marLeft w:val="0"/>
      <w:marRight w:val="0"/>
      <w:marTop w:val="0"/>
      <w:marBottom w:val="0"/>
      <w:divBdr>
        <w:top w:val="none" w:sz="0" w:space="0" w:color="auto"/>
        <w:left w:val="none" w:sz="0" w:space="0" w:color="auto"/>
        <w:bottom w:val="none" w:sz="0" w:space="0" w:color="auto"/>
        <w:right w:val="none" w:sz="0" w:space="0" w:color="auto"/>
      </w:divBdr>
    </w:div>
    <w:div w:id="1381057852">
      <w:bodyDiv w:val="1"/>
      <w:marLeft w:val="0"/>
      <w:marRight w:val="0"/>
      <w:marTop w:val="0"/>
      <w:marBottom w:val="0"/>
      <w:divBdr>
        <w:top w:val="none" w:sz="0" w:space="0" w:color="auto"/>
        <w:left w:val="none" w:sz="0" w:space="0" w:color="auto"/>
        <w:bottom w:val="none" w:sz="0" w:space="0" w:color="auto"/>
        <w:right w:val="none" w:sz="0" w:space="0" w:color="auto"/>
      </w:divBdr>
    </w:div>
    <w:div w:id="1381244647">
      <w:bodyDiv w:val="1"/>
      <w:marLeft w:val="0"/>
      <w:marRight w:val="0"/>
      <w:marTop w:val="0"/>
      <w:marBottom w:val="0"/>
      <w:divBdr>
        <w:top w:val="none" w:sz="0" w:space="0" w:color="auto"/>
        <w:left w:val="none" w:sz="0" w:space="0" w:color="auto"/>
        <w:bottom w:val="none" w:sz="0" w:space="0" w:color="auto"/>
        <w:right w:val="none" w:sz="0" w:space="0" w:color="auto"/>
      </w:divBdr>
    </w:div>
    <w:div w:id="1381518881">
      <w:bodyDiv w:val="1"/>
      <w:marLeft w:val="0"/>
      <w:marRight w:val="0"/>
      <w:marTop w:val="0"/>
      <w:marBottom w:val="0"/>
      <w:divBdr>
        <w:top w:val="none" w:sz="0" w:space="0" w:color="auto"/>
        <w:left w:val="none" w:sz="0" w:space="0" w:color="auto"/>
        <w:bottom w:val="none" w:sz="0" w:space="0" w:color="auto"/>
        <w:right w:val="none" w:sz="0" w:space="0" w:color="auto"/>
      </w:divBdr>
    </w:div>
    <w:div w:id="1381711785">
      <w:bodyDiv w:val="1"/>
      <w:marLeft w:val="0"/>
      <w:marRight w:val="0"/>
      <w:marTop w:val="0"/>
      <w:marBottom w:val="0"/>
      <w:divBdr>
        <w:top w:val="none" w:sz="0" w:space="0" w:color="auto"/>
        <w:left w:val="none" w:sz="0" w:space="0" w:color="auto"/>
        <w:bottom w:val="none" w:sz="0" w:space="0" w:color="auto"/>
        <w:right w:val="none" w:sz="0" w:space="0" w:color="auto"/>
      </w:divBdr>
    </w:div>
    <w:div w:id="1382247336">
      <w:bodyDiv w:val="1"/>
      <w:marLeft w:val="0"/>
      <w:marRight w:val="0"/>
      <w:marTop w:val="0"/>
      <w:marBottom w:val="0"/>
      <w:divBdr>
        <w:top w:val="none" w:sz="0" w:space="0" w:color="auto"/>
        <w:left w:val="none" w:sz="0" w:space="0" w:color="auto"/>
        <w:bottom w:val="none" w:sz="0" w:space="0" w:color="auto"/>
        <w:right w:val="none" w:sz="0" w:space="0" w:color="auto"/>
      </w:divBdr>
    </w:div>
    <w:div w:id="1382749411">
      <w:bodyDiv w:val="1"/>
      <w:marLeft w:val="0"/>
      <w:marRight w:val="0"/>
      <w:marTop w:val="0"/>
      <w:marBottom w:val="0"/>
      <w:divBdr>
        <w:top w:val="none" w:sz="0" w:space="0" w:color="auto"/>
        <w:left w:val="none" w:sz="0" w:space="0" w:color="auto"/>
        <w:bottom w:val="none" w:sz="0" w:space="0" w:color="auto"/>
        <w:right w:val="none" w:sz="0" w:space="0" w:color="auto"/>
      </w:divBdr>
    </w:div>
    <w:div w:id="1382750241">
      <w:bodyDiv w:val="1"/>
      <w:marLeft w:val="0"/>
      <w:marRight w:val="0"/>
      <w:marTop w:val="0"/>
      <w:marBottom w:val="0"/>
      <w:divBdr>
        <w:top w:val="none" w:sz="0" w:space="0" w:color="auto"/>
        <w:left w:val="none" w:sz="0" w:space="0" w:color="auto"/>
        <w:bottom w:val="none" w:sz="0" w:space="0" w:color="auto"/>
        <w:right w:val="none" w:sz="0" w:space="0" w:color="auto"/>
      </w:divBdr>
    </w:div>
    <w:div w:id="1383014696">
      <w:bodyDiv w:val="1"/>
      <w:marLeft w:val="0"/>
      <w:marRight w:val="0"/>
      <w:marTop w:val="0"/>
      <w:marBottom w:val="0"/>
      <w:divBdr>
        <w:top w:val="none" w:sz="0" w:space="0" w:color="auto"/>
        <w:left w:val="none" w:sz="0" w:space="0" w:color="auto"/>
        <w:bottom w:val="none" w:sz="0" w:space="0" w:color="auto"/>
        <w:right w:val="none" w:sz="0" w:space="0" w:color="auto"/>
      </w:divBdr>
    </w:div>
    <w:div w:id="1383363513">
      <w:bodyDiv w:val="1"/>
      <w:marLeft w:val="0"/>
      <w:marRight w:val="0"/>
      <w:marTop w:val="0"/>
      <w:marBottom w:val="0"/>
      <w:divBdr>
        <w:top w:val="none" w:sz="0" w:space="0" w:color="auto"/>
        <w:left w:val="none" w:sz="0" w:space="0" w:color="auto"/>
        <w:bottom w:val="none" w:sz="0" w:space="0" w:color="auto"/>
        <w:right w:val="none" w:sz="0" w:space="0" w:color="auto"/>
      </w:divBdr>
    </w:div>
    <w:div w:id="1383484200">
      <w:bodyDiv w:val="1"/>
      <w:marLeft w:val="0"/>
      <w:marRight w:val="0"/>
      <w:marTop w:val="0"/>
      <w:marBottom w:val="0"/>
      <w:divBdr>
        <w:top w:val="none" w:sz="0" w:space="0" w:color="auto"/>
        <w:left w:val="none" w:sz="0" w:space="0" w:color="auto"/>
        <w:bottom w:val="none" w:sz="0" w:space="0" w:color="auto"/>
        <w:right w:val="none" w:sz="0" w:space="0" w:color="auto"/>
      </w:divBdr>
    </w:div>
    <w:div w:id="1383600234">
      <w:bodyDiv w:val="1"/>
      <w:marLeft w:val="0"/>
      <w:marRight w:val="0"/>
      <w:marTop w:val="0"/>
      <w:marBottom w:val="0"/>
      <w:divBdr>
        <w:top w:val="none" w:sz="0" w:space="0" w:color="auto"/>
        <w:left w:val="none" w:sz="0" w:space="0" w:color="auto"/>
        <w:bottom w:val="none" w:sz="0" w:space="0" w:color="auto"/>
        <w:right w:val="none" w:sz="0" w:space="0" w:color="auto"/>
      </w:divBdr>
    </w:div>
    <w:div w:id="1383673375">
      <w:bodyDiv w:val="1"/>
      <w:marLeft w:val="0"/>
      <w:marRight w:val="0"/>
      <w:marTop w:val="0"/>
      <w:marBottom w:val="0"/>
      <w:divBdr>
        <w:top w:val="none" w:sz="0" w:space="0" w:color="auto"/>
        <w:left w:val="none" w:sz="0" w:space="0" w:color="auto"/>
        <w:bottom w:val="none" w:sz="0" w:space="0" w:color="auto"/>
        <w:right w:val="none" w:sz="0" w:space="0" w:color="auto"/>
      </w:divBdr>
    </w:div>
    <w:div w:id="1384059827">
      <w:bodyDiv w:val="1"/>
      <w:marLeft w:val="0"/>
      <w:marRight w:val="0"/>
      <w:marTop w:val="0"/>
      <w:marBottom w:val="0"/>
      <w:divBdr>
        <w:top w:val="none" w:sz="0" w:space="0" w:color="auto"/>
        <w:left w:val="none" w:sz="0" w:space="0" w:color="auto"/>
        <w:bottom w:val="none" w:sz="0" w:space="0" w:color="auto"/>
        <w:right w:val="none" w:sz="0" w:space="0" w:color="auto"/>
      </w:divBdr>
    </w:div>
    <w:div w:id="1384138199">
      <w:bodyDiv w:val="1"/>
      <w:marLeft w:val="0"/>
      <w:marRight w:val="0"/>
      <w:marTop w:val="0"/>
      <w:marBottom w:val="0"/>
      <w:divBdr>
        <w:top w:val="none" w:sz="0" w:space="0" w:color="auto"/>
        <w:left w:val="none" w:sz="0" w:space="0" w:color="auto"/>
        <w:bottom w:val="none" w:sz="0" w:space="0" w:color="auto"/>
        <w:right w:val="none" w:sz="0" w:space="0" w:color="auto"/>
      </w:divBdr>
    </w:div>
    <w:div w:id="1384211366">
      <w:bodyDiv w:val="1"/>
      <w:marLeft w:val="0"/>
      <w:marRight w:val="0"/>
      <w:marTop w:val="0"/>
      <w:marBottom w:val="0"/>
      <w:divBdr>
        <w:top w:val="none" w:sz="0" w:space="0" w:color="auto"/>
        <w:left w:val="none" w:sz="0" w:space="0" w:color="auto"/>
        <w:bottom w:val="none" w:sz="0" w:space="0" w:color="auto"/>
        <w:right w:val="none" w:sz="0" w:space="0" w:color="auto"/>
      </w:divBdr>
    </w:div>
    <w:div w:id="1384525751">
      <w:bodyDiv w:val="1"/>
      <w:marLeft w:val="0"/>
      <w:marRight w:val="0"/>
      <w:marTop w:val="0"/>
      <w:marBottom w:val="0"/>
      <w:divBdr>
        <w:top w:val="none" w:sz="0" w:space="0" w:color="auto"/>
        <w:left w:val="none" w:sz="0" w:space="0" w:color="auto"/>
        <w:bottom w:val="none" w:sz="0" w:space="0" w:color="auto"/>
        <w:right w:val="none" w:sz="0" w:space="0" w:color="auto"/>
      </w:divBdr>
    </w:div>
    <w:div w:id="1384712787">
      <w:bodyDiv w:val="1"/>
      <w:marLeft w:val="0"/>
      <w:marRight w:val="0"/>
      <w:marTop w:val="0"/>
      <w:marBottom w:val="0"/>
      <w:divBdr>
        <w:top w:val="none" w:sz="0" w:space="0" w:color="auto"/>
        <w:left w:val="none" w:sz="0" w:space="0" w:color="auto"/>
        <w:bottom w:val="none" w:sz="0" w:space="0" w:color="auto"/>
        <w:right w:val="none" w:sz="0" w:space="0" w:color="auto"/>
      </w:divBdr>
    </w:div>
    <w:div w:id="1384720608">
      <w:bodyDiv w:val="1"/>
      <w:marLeft w:val="0"/>
      <w:marRight w:val="0"/>
      <w:marTop w:val="0"/>
      <w:marBottom w:val="0"/>
      <w:divBdr>
        <w:top w:val="none" w:sz="0" w:space="0" w:color="auto"/>
        <w:left w:val="none" w:sz="0" w:space="0" w:color="auto"/>
        <w:bottom w:val="none" w:sz="0" w:space="0" w:color="auto"/>
        <w:right w:val="none" w:sz="0" w:space="0" w:color="auto"/>
      </w:divBdr>
    </w:div>
    <w:div w:id="1384870108">
      <w:bodyDiv w:val="1"/>
      <w:marLeft w:val="0"/>
      <w:marRight w:val="0"/>
      <w:marTop w:val="0"/>
      <w:marBottom w:val="0"/>
      <w:divBdr>
        <w:top w:val="none" w:sz="0" w:space="0" w:color="auto"/>
        <w:left w:val="none" w:sz="0" w:space="0" w:color="auto"/>
        <w:bottom w:val="none" w:sz="0" w:space="0" w:color="auto"/>
        <w:right w:val="none" w:sz="0" w:space="0" w:color="auto"/>
      </w:divBdr>
    </w:div>
    <w:div w:id="1384989817">
      <w:bodyDiv w:val="1"/>
      <w:marLeft w:val="0"/>
      <w:marRight w:val="0"/>
      <w:marTop w:val="0"/>
      <w:marBottom w:val="0"/>
      <w:divBdr>
        <w:top w:val="none" w:sz="0" w:space="0" w:color="auto"/>
        <w:left w:val="none" w:sz="0" w:space="0" w:color="auto"/>
        <w:bottom w:val="none" w:sz="0" w:space="0" w:color="auto"/>
        <w:right w:val="none" w:sz="0" w:space="0" w:color="auto"/>
      </w:divBdr>
    </w:div>
    <w:div w:id="1385177949">
      <w:bodyDiv w:val="1"/>
      <w:marLeft w:val="0"/>
      <w:marRight w:val="0"/>
      <w:marTop w:val="0"/>
      <w:marBottom w:val="0"/>
      <w:divBdr>
        <w:top w:val="none" w:sz="0" w:space="0" w:color="auto"/>
        <w:left w:val="none" w:sz="0" w:space="0" w:color="auto"/>
        <w:bottom w:val="none" w:sz="0" w:space="0" w:color="auto"/>
        <w:right w:val="none" w:sz="0" w:space="0" w:color="auto"/>
      </w:divBdr>
    </w:div>
    <w:div w:id="1385258222">
      <w:bodyDiv w:val="1"/>
      <w:marLeft w:val="0"/>
      <w:marRight w:val="0"/>
      <w:marTop w:val="0"/>
      <w:marBottom w:val="0"/>
      <w:divBdr>
        <w:top w:val="none" w:sz="0" w:space="0" w:color="auto"/>
        <w:left w:val="none" w:sz="0" w:space="0" w:color="auto"/>
        <w:bottom w:val="none" w:sz="0" w:space="0" w:color="auto"/>
        <w:right w:val="none" w:sz="0" w:space="0" w:color="auto"/>
      </w:divBdr>
    </w:div>
    <w:div w:id="1385522072">
      <w:bodyDiv w:val="1"/>
      <w:marLeft w:val="0"/>
      <w:marRight w:val="0"/>
      <w:marTop w:val="0"/>
      <w:marBottom w:val="0"/>
      <w:divBdr>
        <w:top w:val="none" w:sz="0" w:space="0" w:color="auto"/>
        <w:left w:val="none" w:sz="0" w:space="0" w:color="auto"/>
        <w:bottom w:val="none" w:sz="0" w:space="0" w:color="auto"/>
        <w:right w:val="none" w:sz="0" w:space="0" w:color="auto"/>
      </w:divBdr>
    </w:div>
    <w:div w:id="1385562940">
      <w:bodyDiv w:val="1"/>
      <w:marLeft w:val="0"/>
      <w:marRight w:val="0"/>
      <w:marTop w:val="0"/>
      <w:marBottom w:val="0"/>
      <w:divBdr>
        <w:top w:val="none" w:sz="0" w:space="0" w:color="auto"/>
        <w:left w:val="none" w:sz="0" w:space="0" w:color="auto"/>
        <w:bottom w:val="none" w:sz="0" w:space="0" w:color="auto"/>
        <w:right w:val="none" w:sz="0" w:space="0" w:color="auto"/>
      </w:divBdr>
    </w:div>
    <w:div w:id="1385984822">
      <w:bodyDiv w:val="1"/>
      <w:marLeft w:val="0"/>
      <w:marRight w:val="0"/>
      <w:marTop w:val="0"/>
      <w:marBottom w:val="0"/>
      <w:divBdr>
        <w:top w:val="none" w:sz="0" w:space="0" w:color="auto"/>
        <w:left w:val="none" w:sz="0" w:space="0" w:color="auto"/>
        <w:bottom w:val="none" w:sz="0" w:space="0" w:color="auto"/>
        <w:right w:val="none" w:sz="0" w:space="0" w:color="auto"/>
      </w:divBdr>
    </w:div>
    <w:div w:id="1386636299">
      <w:bodyDiv w:val="1"/>
      <w:marLeft w:val="0"/>
      <w:marRight w:val="0"/>
      <w:marTop w:val="0"/>
      <w:marBottom w:val="0"/>
      <w:divBdr>
        <w:top w:val="none" w:sz="0" w:space="0" w:color="auto"/>
        <w:left w:val="none" w:sz="0" w:space="0" w:color="auto"/>
        <w:bottom w:val="none" w:sz="0" w:space="0" w:color="auto"/>
        <w:right w:val="none" w:sz="0" w:space="0" w:color="auto"/>
      </w:divBdr>
    </w:div>
    <w:div w:id="1386875247">
      <w:bodyDiv w:val="1"/>
      <w:marLeft w:val="0"/>
      <w:marRight w:val="0"/>
      <w:marTop w:val="0"/>
      <w:marBottom w:val="0"/>
      <w:divBdr>
        <w:top w:val="none" w:sz="0" w:space="0" w:color="auto"/>
        <w:left w:val="none" w:sz="0" w:space="0" w:color="auto"/>
        <w:bottom w:val="none" w:sz="0" w:space="0" w:color="auto"/>
        <w:right w:val="none" w:sz="0" w:space="0" w:color="auto"/>
      </w:divBdr>
    </w:div>
    <w:div w:id="1387073771">
      <w:bodyDiv w:val="1"/>
      <w:marLeft w:val="0"/>
      <w:marRight w:val="0"/>
      <w:marTop w:val="0"/>
      <w:marBottom w:val="0"/>
      <w:divBdr>
        <w:top w:val="none" w:sz="0" w:space="0" w:color="auto"/>
        <w:left w:val="none" w:sz="0" w:space="0" w:color="auto"/>
        <w:bottom w:val="none" w:sz="0" w:space="0" w:color="auto"/>
        <w:right w:val="none" w:sz="0" w:space="0" w:color="auto"/>
      </w:divBdr>
    </w:div>
    <w:div w:id="1387223242">
      <w:bodyDiv w:val="1"/>
      <w:marLeft w:val="0"/>
      <w:marRight w:val="0"/>
      <w:marTop w:val="0"/>
      <w:marBottom w:val="0"/>
      <w:divBdr>
        <w:top w:val="none" w:sz="0" w:space="0" w:color="auto"/>
        <w:left w:val="none" w:sz="0" w:space="0" w:color="auto"/>
        <w:bottom w:val="none" w:sz="0" w:space="0" w:color="auto"/>
        <w:right w:val="none" w:sz="0" w:space="0" w:color="auto"/>
      </w:divBdr>
    </w:div>
    <w:div w:id="1387293131">
      <w:bodyDiv w:val="1"/>
      <w:marLeft w:val="0"/>
      <w:marRight w:val="0"/>
      <w:marTop w:val="0"/>
      <w:marBottom w:val="0"/>
      <w:divBdr>
        <w:top w:val="none" w:sz="0" w:space="0" w:color="auto"/>
        <w:left w:val="none" w:sz="0" w:space="0" w:color="auto"/>
        <w:bottom w:val="none" w:sz="0" w:space="0" w:color="auto"/>
        <w:right w:val="none" w:sz="0" w:space="0" w:color="auto"/>
      </w:divBdr>
    </w:div>
    <w:div w:id="1387409831">
      <w:bodyDiv w:val="1"/>
      <w:marLeft w:val="0"/>
      <w:marRight w:val="0"/>
      <w:marTop w:val="0"/>
      <w:marBottom w:val="0"/>
      <w:divBdr>
        <w:top w:val="none" w:sz="0" w:space="0" w:color="auto"/>
        <w:left w:val="none" w:sz="0" w:space="0" w:color="auto"/>
        <w:bottom w:val="none" w:sz="0" w:space="0" w:color="auto"/>
        <w:right w:val="none" w:sz="0" w:space="0" w:color="auto"/>
      </w:divBdr>
    </w:div>
    <w:div w:id="1387608873">
      <w:bodyDiv w:val="1"/>
      <w:marLeft w:val="0"/>
      <w:marRight w:val="0"/>
      <w:marTop w:val="0"/>
      <w:marBottom w:val="0"/>
      <w:divBdr>
        <w:top w:val="none" w:sz="0" w:space="0" w:color="auto"/>
        <w:left w:val="none" w:sz="0" w:space="0" w:color="auto"/>
        <w:bottom w:val="none" w:sz="0" w:space="0" w:color="auto"/>
        <w:right w:val="none" w:sz="0" w:space="0" w:color="auto"/>
      </w:divBdr>
    </w:div>
    <w:div w:id="1387727435">
      <w:bodyDiv w:val="1"/>
      <w:marLeft w:val="0"/>
      <w:marRight w:val="0"/>
      <w:marTop w:val="0"/>
      <w:marBottom w:val="0"/>
      <w:divBdr>
        <w:top w:val="none" w:sz="0" w:space="0" w:color="auto"/>
        <w:left w:val="none" w:sz="0" w:space="0" w:color="auto"/>
        <w:bottom w:val="none" w:sz="0" w:space="0" w:color="auto"/>
        <w:right w:val="none" w:sz="0" w:space="0" w:color="auto"/>
      </w:divBdr>
    </w:div>
    <w:div w:id="1388140793">
      <w:bodyDiv w:val="1"/>
      <w:marLeft w:val="0"/>
      <w:marRight w:val="0"/>
      <w:marTop w:val="0"/>
      <w:marBottom w:val="0"/>
      <w:divBdr>
        <w:top w:val="none" w:sz="0" w:space="0" w:color="auto"/>
        <w:left w:val="none" w:sz="0" w:space="0" w:color="auto"/>
        <w:bottom w:val="none" w:sz="0" w:space="0" w:color="auto"/>
        <w:right w:val="none" w:sz="0" w:space="0" w:color="auto"/>
      </w:divBdr>
    </w:div>
    <w:div w:id="1388187345">
      <w:bodyDiv w:val="1"/>
      <w:marLeft w:val="0"/>
      <w:marRight w:val="0"/>
      <w:marTop w:val="0"/>
      <w:marBottom w:val="0"/>
      <w:divBdr>
        <w:top w:val="none" w:sz="0" w:space="0" w:color="auto"/>
        <w:left w:val="none" w:sz="0" w:space="0" w:color="auto"/>
        <w:bottom w:val="none" w:sz="0" w:space="0" w:color="auto"/>
        <w:right w:val="none" w:sz="0" w:space="0" w:color="auto"/>
      </w:divBdr>
    </w:div>
    <w:div w:id="1388603005">
      <w:bodyDiv w:val="1"/>
      <w:marLeft w:val="0"/>
      <w:marRight w:val="0"/>
      <w:marTop w:val="0"/>
      <w:marBottom w:val="0"/>
      <w:divBdr>
        <w:top w:val="none" w:sz="0" w:space="0" w:color="auto"/>
        <w:left w:val="none" w:sz="0" w:space="0" w:color="auto"/>
        <w:bottom w:val="none" w:sz="0" w:space="0" w:color="auto"/>
        <w:right w:val="none" w:sz="0" w:space="0" w:color="auto"/>
      </w:divBdr>
    </w:div>
    <w:div w:id="1388844791">
      <w:bodyDiv w:val="1"/>
      <w:marLeft w:val="0"/>
      <w:marRight w:val="0"/>
      <w:marTop w:val="0"/>
      <w:marBottom w:val="0"/>
      <w:divBdr>
        <w:top w:val="none" w:sz="0" w:space="0" w:color="auto"/>
        <w:left w:val="none" w:sz="0" w:space="0" w:color="auto"/>
        <w:bottom w:val="none" w:sz="0" w:space="0" w:color="auto"/>
        <w:right w:val="none" w:sz="0" w:space="0" w:color="auto"/>
      </w:divBdr>
    </w:div>
    <w:div w:id="1388845972">
      <w:bodyDiv w:val="1"/>
      <w:marLeft w:val="0"/>
      <w:marRight w:val="0"/>
      <w:marTop w:val="0"/>
      <w:marBottom w:val="0"/>
      <w:divBdr>
        <w:top w:val="none" w:sz="0" w:space="0" w:color="auto"/>
        <w:left w:val="none" w:sz="0" w:space="0" w:color="auto"/>
        <w:bottom w:val="none" w:sz="0" w:space="0" w:color="auto"/>
        <w:right w:val="none" w:sz="0" w:space="0" w:color="auto"/>
      </w:divBdr>
    </w:div>
    <w:div w:id="1388919812">
      <w:bodyDiv w:val="1"/>
      <w:marLeft w:val="0"/>
      <w:marRight w:val="0"/>
      <w:marTop w:val="0"/>
      <w:marBottom w:val="0"/>
      <w:divBdr>
        <w:top w:val="none" w:sz="0" w:space="0" w:color="auto"/>
        <w:left w:val="none" w:sz="0" w:space="0" w:color="auto"/>
        <w:bottom w:val="none" w:sz="0" w:space="0" w:color="auto"/>
        <w:right w:val="none" w:sz="0" w:space="0" w:color="auto"/>
      </w:divBdr>
    </w:div>
    <w:div w:id="1388992242">
      <w:bodyDiv w:val="1"/>
      <w:marLeft w:val="0"/>
      <w:marRight w:val="0"/>
      <w:marTop w:val="0"/>
      <w:marBottom w:val="0"/>
      <w:divBdr>
        <w:top w:val="none" w:sz="0" w:space="0" w:color="auto"/>
        <w:left w:val="none" w:sz="0" w:space="0" w:color="auto"/>
        <w:bottom w:val="none" w:sz="0" w:space="0" w:color="auto"/>
        <w:right w:val="none" w:sz="0" w:space="0" w:color="auto"/>
      </w:divBdr>
    </w:div>
    <w:div w:id="1389039512">
      <w:bodyDiv w:val="1"/>
      <w:marLeft w:val="0"/>
      <w:marRight w:val="0"/>
      <w:marTop w:val="0"/>
      <w:marBottom w:val="0"/>
      <w:divBdr>
        <w:top w:val="none" w:sz="0" w:space="0" w:color="auto"/>
        <w:left w:val="none" w:sz="0" w:space="0" w:color="auto"/>
        <w:bottom w:val="none" w:sz="0" w:space="0" w:color="auto"/>
        <w:right w:val="none" w:sz="0" w:space="0" w:color="auto"/>
      </w:divBdr>
    </w:div>
    <w:div w:id="1389106146">
      <w:bodyDiv w:val="1"/>
      <w:marLeft w:val="0"/>
      <w:marRight w:val="0"/>
      <w:marTop w:val="0"/>
      <w:marBottom w:val="0"/>
      <w:divBdr>
        <w:top w:val="none" w:sz="0" w:space="0" w:color="auto"/>
        <w:left w:val="none" w:sz="0" w:space="0" w:color="auto"/>
        <w:bottom w:val="none" w:sz="0" w:space="0" w:color="auto"/>
        <w:right w:val="none" w:sz="0" w:space="0" w:color="auto"/>
      </w:divBdr>
    </w:div>
    <w:div w:id="1389575242">
      <w:bodyDiv w:val="1"/>
      <w:marLeft w:val="0"/>
      <w:marRight w:val="0"/>
      <w:marTop w:val="0"/>
      <w:marBottom w:val="0"/>
      <w:divBdr>
        <w:top w:val="none" w:sz="0" w:space="0" w:color="auto"/>
        <w:left w:val="none" w:sz="0" w:space="0" w:color="auto"/>
        <w:bottom w:val="none" w:sz="0" w:space="0" w:color="auto"/>
        <w:right w:val="none" w:sz="0" w:space="0" w:color="auto"/>
      </w:divBdr>
    </w:div>
    <w:div w:id="1389648218">
      <w:bodyDiv w:val="1"/>
      <w:marLeft w:val="0"/>
      <w:marRight w:val="0"/>
      <w:marTop w:val="0"/>
      <w:marBottom w:val="0"/>
      <w:divBdr>
        <w:top w:val="none" w:sz="0" w:space="0" w:color="auto"/>
        <w:left w:val="none" w:sz="0" w:space="0" w:color="auto"/>
        <w:bottom w:val="none" w:sz="0" w:space="0" w:color="auto"/>
        <w:right w:val="none" w:sz="0" w:space="0" w:color="auto"/>
      </w:divBdr>
    </w:div>
    <w:div w:id="1389760999">
      <w:bodyDiv w:val="1"/>
      <w:marLeft w:val="0"/>
      <w:marRight w:val="0"/>
      <w:marTop w:val="0"/>
      <w:marBottom w:val="0"/>
      <w:divBdr>
        <w:top w:val="none" w:sz="0" w:space="0" w:color="auto"/>
        <w:left w:val="none" w:sz="0" w:space="0" w:color="auto"/>
        <w:bottom w:val="none" w:sz="0" w:space="0" w:color="auto"/>
        <w:right w:val="none" w:sz="0" w:space="0" w:color="auto"/>
      </w:divBdr>
    </w:div>
    <w:div w:id="1389768890">
      <w:bodyDiv w:val="1"/>
      <w:marLeft w:val="0"/>
      <w:marRight w:val="0"/>
      <w:marTop w:val="0"/>
      <w:marBottom w:val="0"/>
      <w:divBdr>
        <w:top w:val="none" w:sz="0" w:space="0" w:color="auto"/>
        <w:left w:val="none" w:sz="0" w:space="0" w:color="auto"/>
        <w:bottom w:val="none" w:sz="0" w:space="0" w:color="auto"/>
        <w:right w:val="none" w:sz="0" w:space="0" w:color="auto"/>
      </w:divBdr>
    </w:div>
    <w:div w:id="1389838538">
      <w:bodyDiv w:val="1"/>
      <w:marLeft w:val="0"/>
      <w:marRight w:val="0"/>
      <w:marTop w:val="0"/>
      <w:marBottom w:val="0"/>
      <w:divBdr>
        <w:top w:val="none" w:sz="0" w:space="0" w:color="auto"/>
        <w:left w:val="none" w:sz="0" w:space="0" w:color="auto"/>
        <w:bottom w:val="none" w:sz="0" w:space="0" w:color="auto"/>
        <w:right w:val="none" w:sz="0" w:space="0" w:color="auto"/>
      </w:divBdr>
    </w:div>
    <w:div w:id="1390030373">
      <w:bodyDiv w:val="1"/>
      <w:marLeft w:val="0"/>
      <w:marRight w:val="0"/>
      <w:marTop w:val="0"/>
      <w:marBottom w:val="0"/>
      <w:divBdr>
        <w:top w:val="none" w:sz="0" w:space="0" w:color="auto"/>
        <w:left w:val="none" w:sz="0" w:space="0" w:color="auto"/>
        <w:bottom w:val="none" w:sz="0" w:space="0" w:color="auto"/>
        <w:right w:val="none" w:sz="0" w:space="0" w:color="auto"/>
      </w:divBdr>
    </w:div>
    <w:div w:id="1390109409">
      <w:bodyDiv w:val="1"/>
      <w:marLeft w:val="0"/>
      <w:marRight w:val="0"/>
      <w:marTop w:val="0"/>
      <w:marBottom w:val="0"/>
      <w:divBdr>
        <w:top w:val="none" w:sz="0" w:space="0" w:color="auto"/>
        <w:left w:val="none" w:sz="0" w:space="0" w:color="auto"/>
        <w:bottom w:val="none" w:sz="0" w:space="0" w:color="auto"/>
        <w:right w:val="none" w:sz="0" w:space="0" w:color="auto"/>
      </w:divBdr>
    </w:div>
    <w:div w:id="1390110041">
      <w:bodyDiv w:val="1"/>
      <w:marLeft w:val="0"/>
      <w:marRight w:val="0"/>
      <w:marTop w:val="0"/>
      <w:marBottom w:val="0"/>
      <w:divBdr>
        <w:top w:val="none" w:sz="0" w:space="0" w:color="auto"/>
        <w:left w:val="none" w:sz="0" w:space="0" w:color="auto"/>
        <w:bottom w:val="none" w:sz="0" w:space="0" w:color="auto"/>
        <w:right w:val="none" w:sz="0" w:space="0" w:color="auto"/>
      </w:divBdr>
    </w:div>
    <w:div w:id="1390152745">
      <w:bodyDiv w:val="1"/>
      <w:marLeft w:val="0"/>
      <w:marRight w:val="0"/>
      <w:marTop w:val="0"/>
      <w:marBottom w:val="0"/>
      <w:divBdr>
        <w:top w:val="none" w:sz="0" w:space="0" w:color="auto"/>
        <w:left w:val="none" w:sz="0" w:space="0" w:color="auto"/>
        <w:bottom w:val="none" w:sz="0" w:space="0" w:color="auto"/>
        <w:right w:val="none" w:sz="0" w:space="0" w:color="auto"/>
      </w:divBdr>
    </w:div>
    <w:div w:id="1390224270">
      <w:bodyDiv w:val="1"/>
      <w:marLeft w:val="0"/>
      <w:marRight w:val="0"/>
      <w:marTop w:val="0"/>
      <w:marBottom w:val="0"/>
      <w:divBdr>
        <w:top w:val="none" w:sz="0" w:space="0" w:color="auto"/>
        <w:left w:val="none" w:sz="0" w:space="0" w:color="auto"/>
        <w:bottom w:val="none" w:sz="0" w:space="0" w:color="auto"/>
        <w:right w:val="none" w:sz="0" w:space="0" w:color="auto"/>
      </w:divBdr>
    </w:div>
    <w:div w:id="1390570004">
      <w:bodyDiv w:val="1"/>
      <w:marLeft w:val="0"/>
      <w:marRight w:val="0"/>
      <w:marTop w:val="0"/>
      <w:marBottom w:val="0"/>
      <w:divBdr>
        <w:top w:val="none" w:sz="0" w:space="0" w:color="auto"/>
        <w:left w:val="none" w:sz="0" w:space="0" w:color="auto"/>
        <w:bottom w:val="none" w:sz="0" w:space="0" w:color="auto"/>
        <w:right w:val="none" w:sz="0" w:space="0" w:color="auto"/>
      </w:divBdr>
    </w:div>
    <w:div w:id="1390694160">
      <w:bodyDiv w:val="1"/>
      <w:marLeft w:val="0"/>
      <w:marRight w:val="0"/>
      <w:marTop w:val="0"/>
      <w:marBottom w:val="0"/>
      <w:divBdr>
        <w:top w:val="none" w:sz="0" w:space="0" w:color="auto"/>
        <w:left w:val="none" w:sz="0" w:space="0" w:color="auto"/>
        <w:bottom w:val="none" w:sz="0" w:space="0" w:color="auto"/>
        <w:right w:val="none" w:sz="0" w:space="0" w:color="auto"/>
      </w:divBdr>
    </w:div>
    <w:div w:id="1390763945">
      <w:bodyDiv w:val="1"/>
      <w:marLeft w:val="0"/>
      <w:marRight w:val="0"/>
      <w:marTop w:val="0"/>
      <w:marBottom w:val="0"/>
      <w:divBdr>
        <w:top w:val="none" w:sz="0" w:space="0" w:color="auto"/>
        <w:left w:val="none" w:sz="0" w:space="0" w:color="auto"/>
        <w:bottom w:val="none" w:sz="0" w:space="0" w:color="auto"/>
        <w:right w:val="none" w:sz="0" w:space="0" w:color="auto"/>
      </w:divBdr>
    </w:div>
    <w:div w:id="1390805839">
      <w:bodyDiv w:val="1"/>
      <w:marLeft w:val="0"/>
      <w:marRight w:val="0"/>
      <w:marTop w:val="0"/>
      <w:marBottom w:val="0"/>
      <w:divBdr>
        <w:top w:val="none" w:sz="0" w:space="0" w:color="auto"/>
        <w:left w:val="none" w:sz="0" w:space="0" w:color="auto"/>
        <w:bottom w:val="none" w:sz="0" w:space="0" w:color="auto"/>
        <w:right w:val="none" w:sz="0" w:space="0" w:color="auto"/>
      </w:divBdr>
    </w:div>
    <w:div w:id="1390953843">
      <w:bodyDiv w:val="1"/>
      <w:marLeft w:val="0"/>
      <w:marRight w:val="0"/>
      <w:marTop w:val="0"/>
      <w:marBottom w:val="0"/>
      <w:divBdr>
        <w:top w:val="none" w:sz="0" w:space="0" w:color="auto"/>
        <w:left w:val="none" w:sz="0" w:space="0" w:color="auto"/>
        <w:bottom w:val="none" w:sz="0" w:space="0" w:color="auto"/>
        <w:right w:val="none" w:sz="0" w:space="0" w:color="auto"/>
      </w:divBdr>
    </w:div>
    <w:div w:id="1391222383">
      <w:bodyDiv w:val="1"/>
      <w:marLeft w:val="0"/>
      <w:marRight w:val="0"/>
      <w:marTop w:val="0"/>
      <w:marBottom w:val="0"/>
      <w:divBdr>
        <w:top w:val="none" w:sz="0" w:space="0" w:color="auto"/>
        <w:left w:val="none" w:sz="0" w:space="0" w:color="auto"/>
        <w:bottom w:val="none" w:sz="0" w:space="0" w:color="auto"/>
        <w:right w:val="none" w:sz="0" w:space="0" w:color="auto"/>
      </w:divBdr>
    </w:div>
    <w:div w:id="1391271033">
      <w:bodyDiv w:val="1"/>
      <w:marLeft w:val="0"/>
      <w:marRight w:val="0"/>
      <w:marTop w:val="0"/>
      <w:marBottom w:val="0"/>
      <w:divBdr>
        <w:top w:val="none" w:sz="0" w:space="0" w:color="auto"/>
        <w:left w:val="none" w:sz="0" w:space="0" w:color="auto"/>
        <w:bottom w:val="none" w:sz="0" w:space="0" w:color="auto"/>
        <w:right w:val="none" w:sz="0" w:space="0" w:color="auto"/>
      </w:divBdr>
    </w:div>
    <w:div w:id="1391616614">
      <w:bodyDiv w:val="1"/>
      <w:marLeft w:val="0"/>
      <w:marRight w:val="0"/>
      <w:marTop w:val="0"/>
      <w:marBottom w:val="0"/>
      <w:divBdr>
        <w:top w:val="none" w:sz="0" w:space="0" w:color="auto"/>
        <w:left w:val="none" w:sz="0" w:space="0" w:color="auto"/>
        <w:bottom w:val="none" w:sz="0" w:space="0" w:color="auto"/>
        <w:right w:val="none" w:sz="0" w:space="0" w:color="auto"/>
      </w:divBdr>
    </w:div>
    <w:div w:id="1391657360">
      <w:bodyDiv w:val="1"/>
      <w:marLeft w:val="0"/>
      <w:marRight w:val="0"/>
      <w:marTop w:val="0"/>
      <w:marBottom w:val="0"/>
      <w:divBdr>
        <w:top w:val="none" w:sz="0" w:space="0" w:color="auto"/>
        <w:left w:val="none" w:sz="0" w:space="0" w:color="auto"/>
        <w:bottom w:val="none" w:sz="0" w:space="0" w:color="auto"/>
        <w:right w:val="none" w:sz="0" w:space="0" w:color="auto"/>
      </w:divBdr>
    </w:div>
    <w:div w:id="1391688191">
      <w:bodyDiv w:val="1"/>
      <w:marLeft w:val="0"/>
      <w:marRight w:val="0"/>
      <w:marTop w:val="0"/>
      <w:marBottom w:val="0"/>
      <w:divBdr>
        <w:top w:val="none" w:sz="0" w:space="0" w:color="auto"/>
        <w:left w:val="none" w:sz="0" w:space="0" w:color="auto"/>
        <w:bottom w:val="none" w:sz="0" w:space="0" w:color="auto"/>
        <w:right w:val="none" w:sz="0" w:space="0" w:color="auto"/>
      </w:divBdr>
    </w:div>
    <w:div w:id="1391732035">
      <w:bodyDiv w:val="1"/>
      <w:marLeft w:val="0"/>
      <w:marRight w:val="0"/>
      <w:marTop w:val="0"/>
      <w:marBottom w:val="0"/>
      <w:divBdr>
        <w:top w:val="none" w:sz="0" w:space="0" w:color="auto"/>
        <w:left w:val="none" w:sz="0" w:space="0" w:color="auto"/>
        <w:bottom w:val="none" w:sz="0" w:space="0" w:color="auto"/>
        <w:right w:val="none" w:sz="0" w:space="0" w:color="auto"/>
      </w:divBdr>
    </w:div>
    <w:div w:id="1391809503">
      <w:bodyDiv w:val="1"/>
      <w:marLeft w:val="0"/>
      <w:marRight w:val="0"/>
      <w:marTop w:val="0"/>
      <w:marBottom w:val="0"/>
      <w:divBdr>
        <w:top w:val="none" w:sz="0" w:space="0" w:color="auto"/>
        <w:left w:val="none" w:sz="0" w:space="0" w:color="auto"/>
        <w:bottom w:val="none" w:sz="0" w:space="0" w:color="auto"/>
        <w:right w:val="none" w:sz="0" w:space="0" w:color="auto"/>
      </w:divBdr>
    </w:div>
    <w:div w:id="1391880240">
      <w:bodyDiv w:val="1"/>
      <w:marLeft w:val="0"/>
      <w:marRight w:val="0"/>
      <w:marTop w:val="0"/>
      <w:marBottom w:val="0"/>
      <w:divBdr>
        <w:top w:val="none" w:sz="0" w:space="0" w:color="auto"/>
        <w:left w:val="none" w:sz="0" w:space="0" w:color="auto"/>
        <w:bottom w:val="none" w:sz="0" w:space="0" w:color="auto"/>
        <w:right w:val="none" w:sz="0" w:space="0" w:color="auto"/>
      </w:divBdr>
    </w:div>
    <w:div w:id="1392189274">
      <w:bodyDiv w:val="1"/>
      <w:marLeft w:val="0"/>
      <w:marRight w:val="0"/>
      <w:marTop w:val="0"/>
      <w:marBottom w:val="0"/>
      <w:divBdr>
        <w:top w:val="none" w:sz="0" w:space="0" w:color="auto"/>
        <w:left w:val="none" w:sz="0" w:space="0" w:color="auto"/>
        <w:bottom w:val="none" w:sz="0" w:space="0" w:color="auto"/>
        <w:right w:val="none" w:sz="0" w:space="0" w:color="auto"/>
      </w:divBdr>
    </w:div>
    <w:div w:id="1392195072">
      <w:bodyDiv w:val="1"/>
      <w:marLeft w:val="0"/>
      <w:marRight w:val="0"/>
      <w:marTop w:val="0"/>
      <w:marBottom w:val="0"/>
      <w:divBdr>
        <w:top w:val="none" w:sz="0" w:space="0" w:color="auto"/>
        <w:left w:val="none" w:sz="0" w:space="0" w:color="auto"/>
        <w:bottom w:val="none" w:sz="0" w:space="0" w:color="auto"/>
        <w:right w:val="none" w:sz="0" w:space="0" w:color="auto"/>
      </w:divBdr>
    </w:div>
    <w:div w:id="1392197733">
      <w:bodyDiv w:val="1"/>
      <w:marLeft w:val="0"/>
      <w:marRight w:val="0"/>
      <w:marTop w:val="0"/>
      <w:marBottom w:val="0"/>
      <w:divBdr>
        <w:top w:val="none" w:sz="0" w:space="0" w:color="auto"/>
        <w:left w:val="none" w:sz="0" w:space="0" w:color="auto"/>
        <w:bottom w:val="none" w:sz="0" w:space="0" w:color="auto"/>
        <w:right w:val="none" w:sz="0" w:space="0" w:color="auto"/>
      </w:divBdr>
    </w:div>
    <w:div w:id="1392340148">
      <w:bodyDiv w:val="1"/>
      <w:marLeft w:val="0"/>
      <w:marRight w:val="0"/>
      <w:marTop w:val="0"/>
      <w:marBottom w:val="0"/>
      <w:divBdr>
        <w:top w:val="none" w:sz="0" w:space="0" w:color="auto"/>
        <w:left w:val="none" w:sz="0" w:space="0" w:color="auto"/>
        <w:bottom w:val="none" w:sz="0" w:space="0" w:color="auto"/>
        <w:right w:val="none" w:sz="0" w:space="0" w:color="auto"/>
      </w:divBdr>
    </w:div>
    <w:div w:id="1392390712">
      <w:bodyDiv w:val="1"/>
      <w:marLeft w:val="0"/>
      <w:marRight w:val="0"/>
      <w:marTop w:val="0"/>
      <w:marBottom w:val="0"/>
      <w:divBdr>
        <w:top w:val="none" w:sz="0" w:space="0" w:color="auto"/>
        <w:left w:val="none" w:sz="0" w:space="0" w:color="auto"/>
        <w:bottom w:val="none" w:sz="0" w:space="0" w:color="auto"/>
        <w:right w:val="none" w:sz="0" w:space="0" w:color="auto"/>
      </w:divBdr>
    </w:div>
    <w:div w:id="1392391168">
      <w:bodyDiv w:val="1"/>
      <w:marLeft w:val="0"/>
      <w:marRight w:val="0"/>
      <w:marTop w:val="0"/>
      <w:marBottom w:val="0"/>
      <w:divBdr>
        <w:top w:val="none" w:sz="0" w:space="0" w:color="auto"/>
        <w:left w:val="none" w:sz="0" w:space="0" w:color="auto"/>
        <w:bottom w:val="none" w:sz="0" w:space="0" w:color="auto"/>
        <w:right w:val="none" w:sz="0" w:space="0" w:color="auto"/>
      </w:divBdr>
    </w:div>
    <w:div w:id="1392848156">
      <w:bodyDiv w:val="1"/>
      <w:marLeft w:val="0"/>
      <w:marRight w:val="0"/>
      <w:marTop w:val="0"/>
      <w:marBottom w:val="0"/>
      <w:divBdr>
        <w:top w:val="none" w:sz="0" w:space="0" w:color="auto"/>
        <w:left w:val="none" w:sz="0" w:space="0" w:color="auto"/>
        <w:bottom w:val="none" w:sz="0" w:space="0" w:color="auto"/>
        <w:right w:val="none" w:sz="0" w:space="0" w:color="auto"/>
      </w:divBdr>
    </w:div>
    <w:div w:id="1392850248">
      <w:bodyDiv w:val="1"/>
      <w:marLeft w:val="0"/>
      <w:marRight w:val="0"/>
      <w:marTop w:val="0"/>
      <w:marBottom w:val="0"/>
      <w:divBdr>
        <w:top w:val="none" w:sz="0" w:space="0" w:color="auto"/>
        <w:left w:val="none" w:sz="0" w:space="0" w:color="auto"/>
        <w:bottom w:val="none" w:sz="0" w:space="0" w:color="auto"/>
        <w:right w:val="none" w:sz="0" w:space="0" w:color="auto"/>
      </w:divBdr>
    </w:div>
    <w:div w:id="1393045498">
      <w:bodyDiv w:val="1"/>
      <w:marLeft w:val="0"/>
      <w:marRight w:val="0"/>
      <w:marTop w:val="0"/>
      <w:marBottom w:val="0"/>
      <w:divBdr>
        <w:top w:val="none" w:sz="0" w:space="0" w:color="auto"/>
        <w:left w:val="none" w:sz="0" w:space="0" w:color="auto"/>
        <w:bottom w:val="none" w:sz="0" w:space="0" w:color="auto"/>
        <w:right w:val="none" w:sz="0" w:space="0" w:color="auto"/>
      </w:divBdr>
    </w:div>
    <w:div w:id="1393389821">
      <w:bodyDiv w:val="1"/>
      <w:marLeft w:val="0"/>
      <w:marRight w:val="0"/>
      <w:marTop w:val="0"/>
      <w:marBottom w:val="0"/>
      <w:divBdr>
        <w:top w:val="none" w:sz="0" w:space="0" w:color="auto"/>
        <w:left w:val="none" w:sz="0" w:space="0" w:color="auto"/>
        <w:bottom w:val="none" w:sz="0" w:space="0" w:color="auto"/>
        <w:right w:val="none" w:sz="0" w:space="0" w:color="auto"/>
      </w:divBdr>
    </w:div>
    <w:div w:id="1393625413">
      <w:bodyDiv w:val="1"/>
      <w:marLeft w:val="0"/>
      <w:marRight w:val="0"/>
      <w:marTop w:val="0"/>
      <w:marBottom w:val="0"/>
      <w:divBdr>
        <w:top w:val="none" w:sz="0" w:space="0" w:color="auto"/>
        <w:left w:val="none" w:sz="0" w:space="0" w:color="auto"/>
        <w:bottom w:val="none" w:sz="0" w:space="0" w:color="auto"/>
        <w:right w:val="none" w:sz="0" w:space="0" w:color="auto"/>
      </w:divBdr>
    </w:div>
    <w:div w:id="1393768831">
      <w:bodyDiv w:val="1"/>
      <w:marLeft w:val="0"/>
      <w:marRight w:val="0"/>
      <w:marTop w:val="0"/>
      <w:marBottom w:val="0"/>
      <w:divBdr>
        <w:top w:val="none" w:sz="0" w:space="0" w:color="auto"/>
        <w:left w:val="none" w:sz="0" w:space="0" w:color="auto"/>
        <w:bottom w:val="none" w:sz="0" w:space="0" w:color="auto"/>
        <w:right w:val="none" w:sz="0" w:space="0" w:color="auto"/>
      </w:divBdr>
    </w:div>
    <w:div w:id="1393772927">
      <w:bodyDiv w:val="1"/>
      <w:marLeft w:val="0"/>
      <w:marRight w:val="0"/>
      <w:marTop w:val="0"/>
      <w:marBottom w:val="0"/>
      <w:divBdr>
        <w:top w:val="none" w:sz="0" w:space="0" w:color="auto"/>
        <w:left w:val="none" w:sz="0" w:space="0" w:color="auto"/>
        <w:bottom w:val="none" w:sz="0" w:space="0" w:color="auto"/>
        <w:right w:val="none" w:sz="0" w:space="0" w:color="auto"/>
      </w:divBdr>
    </w:div>
    <w:div w:id="1393845045">
      <w:bodyDiv w:val="1"/>
      <w:marLeft w:val="0"/>
      <w:marRight w:val="0"/>
      <w:marTop w:val="0"/>
      <w:marBottom w:val="0"/>
      <w:divBdr>
        <w:top w:val="none" w:sz="0" w:space="0" w:color="auto"/>
        <w:left w:val="none" w:sz="0" w:space="0" w:color="auto"/>
        <w:bottom w:val="none" w:sz="0" w:space="0" w:color="auto"/>
        <w:right w:val="none" w:sz="0" w:space="0" w:color="auto"/>
      </w:divBdr>
    </w:div>
    <w:div w:id="1394114172">
      <w:bodyDiv w:val="1"/>
      <w:marLeft w:val="0"/>
      <w:marRight w:val="0"/>
      <w:marTop w:val="0"/>
      <w:marBottom w:val="0"/>
      <w:divBdr>
        <w:top w:val="none" w:sz="0" w:space="0" w:color="auto"/>
        <w:left w:val="none" w:sz="0" w:space="0" w:color="auto"/>
        <w:bottom w:val="none" w:sz="0" w:space="0" w:color="auto"/>
        <w:right w:val="none" w:sz="0" w:space="0" w:color="auto"/>
      </w:divBdr>
    </w:div>
    <w:div w:id="1394155990">
      <w:bodyDiv w:val="1"/>
      <w:marLeft w:val="0"/>
      <w:marRight w:val="0"/>
      <w:marTop w:val="0"/>
      <w:marBottom w:val="0"/>
      <w:divBdr>
        <w:top w:val="none" w:sz="0" w:space="0" w:color="auto"/>
        <w:left w:val="none" w:sz="0" w:space="0" w:color="auto"/>
        <w:bottom w:val="none" w:sz="0" w:space="0" w:color="auto"/>
        <w:right w:val="none" w:sz="0" w:space="0" w:color="auto"/>
      </w:divBdr>
    </w:div>
    <w:div w:id="1394163764">
      <w:bodyDiv w:val="1"/>
      <w:marLeft w:val="0"/>
      <w:marRight w:val="0"/>
      <w:marTop w:val="0"/>
      <w:marBottom w:val="0"/>
      <w:divBdr>
        <w:top w:val="none" w:sz="0" w:space="0" w:color="auto"/>
        <w:left w:val="none" w:sz="0" w:space="0" w:color="auto"/>
        <w:bottom w:val="none" w:sz="0" w:space="0" w:color="auto"/>
        <w:right w:val="none" w:sz="0" w:space="0" w:color="auto"/>
      </w:divBdr>
    </w:div>
    <w:div w:id="1394237600">
      <w:bodyDiv w:val="1"/>
      <w:marLeft w:val="0"/>
      <w:marRight w:val="0"/>
      <w:marTop w:val="0"/>
      <w:marBottom w:val="0"/>
      <w:divBdr>
        <w:top w:val="none" w:sz="0" w:space="0" w:color="auto"/>
        <w:left w:val="none" w:sz="0" w:space="0" w:color="auto"/>
        <w:bottom w:val="none" w:sz="0" w:space="0" w:color="auto"/>
        <w:right w:val="none" w:sz="0" w:space="0" w:color="auto"/>
      </w:divBdr>
    </w:div>
    <w:div w:id="1394305199">
      <w:bodyDiv w:val="1"/>
      <w:marLeft w:val="0"/>
      <w:marRight w:val="0"/>
      <w:marTop w:val="0"/>
      <w:marBottom w:val="0"/>
      <w:divBdr>
        <w:top w:val="none" w:sz="0" w:space="0" w:color="auto"/>
        <w:left w:val="none" w:sz="0" w:space="0" w:color="auto"/>
        <w:bottom w:val="none" w:sz="0" w:space="0" w:color="auto"/>
        <w:right w:val="none" w:sz="0" w:space="0" w:color="auto"/>
      </w:divBdr>
    </w:div>
    <w:div w:id="1394354844">
      <w:bodyDiv w:val="1"/>
      <w:marLeft w:val="0"/>
      <w:marRight w:val="0"/>
      <w:marTop w:val="0"/>
      <w:marBottom w:val="0"/>
      <w:divBdr>
        <w:top w:val="none" w:sz="0" w:space="0" w:color="auto"/>
        <w:left w:val="none" w:sz="0" w:space="0" w:color="auto"/>
        <w:bottom w:val="none" w:sz="0" w:space="0" w:color="auto"/>
        <w:right w:val="none" w:sz="0" w:space="0" w:color="auto"/>
      </w:divBdr>
    </w:div>
    <w:div w:id="1394936984">
      <w:bodyDiv w:val="1"/>
      <w:marLeft w:val="0"/>
      <w:marRight w:val="0"/>
      <w:marTop w:val="0"/>
      <w:marBottom w:val="0"/>
      <w:divBdr>
        <w:top w:val="none" w:sz="0" w:space="0" w:color="auto"/>
        <w:left w:val="none" w:sz="0" w:space="0" w:color="auto"/>
        <w:bottom w:val="none" w:sz="0" w:space="0" w:color="auto"/>
        <w:right w:val="none" w:sz="0" w:space="0" w:color="auto"/>
      </w:divBdr>
    </w:div>
    <w:div w:id="1395005673">
      <w:bodyDiv w:val="1"/>
      <w:marLeft w:val="0"/>
      <w:marRight w:val="0"/>
      <w:marTop w:val="0"/>
      <w:marBottom w:val="0"/>
      <w:divBdr>
        <w:top w:val="none" w:sz="0" w:space="0" w:color="auto"/>
        <w:left w:val="none" w:sz="0" w:space="0" w:color="auto"/>
        <w:bottom w:val="none" w:sz="0" w:space="0" w:color="auto"/>
        <w:right w:val="none" w:sz="0" w:space="0" w:color="auto"/>
      </w:divBdr>
    </w:div>
    <w:div w:id="1395350036">
      <w:bodyDiv w:val="1"/>
      <w:marLeft w:val="0"/>
      <w:marRight w:val="0"/>
      <w:marTop w:val="0"/>
      <w:marBottom w:val="0"/>
      <w:divBdr>
        <w:top w:val="none" w:sz="0" w:space="0" w:color="auto"/>
        <w:left w:val="none" w:sz="0" w:space="0" w:color="auto"/>
        <w:bottom w:val="none" w:sz="0" w:space="0" w:color="auto"/>
        <w:right w:val="none" w:sz="0" w:space="0" w:color="auto"/>
      </w:divBdr>
    </w:div>
    <w:div w:id="1395464722">
      <w:bodyDiv w:val="1"/>
      <w:marLeft w:val="0"/>
      <w:marRight w:val="0"/>
      <w:marTop w:val="0"/>
      <w:marBottom w:val="0"/>
      <w:divBdr>
        <w:top w:val="none" w:sz="0" w:space="0" w:color="auto"/>
        <w:left w:val="none" w:sz="0" w:space="0" w:color="auto"/>
        <w:bottom w:val="none" w:sz="0" w:space="0" w:color="auto"/>
        <w:right w:val="none" w:sz="0" w:space="0" w:color="auto"/>
      </w:divBdr>
    </w:div>
    <w:div w:id="1395660938">
      <w:bodyDiv w:val="1"/>
      <w:marLeft w:val="0"/>
      <w:marRight w:val="0"/>
      <w:marTop w:val="0"/>
      <w:marBottom w:val="0"/>
      <w:divBdr>
        <w:top w:val="none" w:sz="0" w:space="0" w:color="auto"/>
        <w:left w:val="none" w:sz="0" w:space="0" w:color="auto"/>
        <w:bottom w:val="none" w:sz="0" w:space="0" w:color="auto"/>
        <w:right w:val="none" w:sz="0" w:space="0" w:color="auto"/>
      </w:divBdr>
    </w:div>
    <w:div w:id="1395810860">
      <w:bodyDiv w:val="1"/>
      <w:marLeft w:val="0"/>
      <w:marRight w:val="0"/>
      <w:marTop w:val="0"/>
      <w:marBottom w:val="0"/>
      <w:divBdr>
        <w:top w:val="none" w:sz="0" w:space="0" w:color="auto"/>
        <w:left w:val="none" w:sz="0" w:space="0" w:color="auto"/>
        <w:bottom w:val="none" w:sz="0" w:space="0" w:color="auto"/>
        <w:right w:val="none" w:sz="0" w:space="0" w:color="auto"/>
      </w:divBdr>
    </w:div>
    <w:div w:id="1395857117">
      <w:bodyDiv w:val="1"/>
      <w:marLeft w:val="0"/>
      <w:marRight w:val="0"/>
      <w:marTop w:val="0"/>
      <w:marBottom w:val="0"/>
      <w:divBdr>
        <w:top w:val="none" w:sz="0" w:space="0" w:color="auto"/>
        <w:left w:val="none" w:sz="0" w:space="0" w:color="auto"/>
        <w:bottom w:val="none" w:sz="0" w:space="0" w:color="auto"/>
        <w:right w:val="none" w:sz="0" w:space="0" w:color="auto"/>
      </w:divBdr>
    </w:div>
    <w:div w:id="1396005335">
      <w:bodyDiv w:val="1"/>
      <w:marLeft w:val="0"/>
      <w:marRight w:val="0"/>
      <w:marTop w:val="0"/>
      <w:marBottom w:val="0"/>
      <w:divBdr>
        <w:top w:val="none" w:sz="0" w:space="0" w:color="auto"/>
        <w:left w:val="none" w:sz="0" w:space="0" w:color="auto"/>
        <w:bottom w:val="none" w:sz="0" w:space="0" w:color="auto"/>
        <w:right w:val="none" w:sz="0" w:space="0" w:color="auto"/>
      </w:divBdr>
    </w:div>
    <w:div w:id="1396006122">
      <w:bodyDiv w:val="1"/>
      <w:marLeft w:val="0"/>
      <w:marRight w:val="0"/>
      <w:marTop w:val="0"/>
      <w:marBottom w:val="0"/>
      <w:divBdr>
        <w:top w:val="none" w:sz="0" w:space="0" w:color="auto"/>
        <w:left w:val="none" w:sz="0" w:space="0" w:color="auto"/>
        <w:bottom w:val="none" w:sz="0" w:space="0" w:color="auto"/>
        <w:right w:val="none" w:sz="0" w:space="0" w:color="auto"/>
      </w:divBdr>
    </w:div>
    <w:div w:id="1396077900">
      <w:bodyDiv w:val="1"/>
      <w:marLeft w:val="0"/>
      <w:marRight w:val="0"/>
      <w:marTop w:val="0"/>
      <w:marBottom w:val="0"/>
      <w:divBdr>
        <w:top w:val="none" w:sz="0" w:space="0" w:color="auto"/>
        <w:left w:val="none" w:sz="0" w:space="0" w:color="auto"/>
        <w:bottom w:val="none" w:sz="0" w:space="0" w:color="auto"/>
        <w:right w:val="none" w:sz="0" w:space="0" w:color="auto"/>
      </w:divBdr>
    </w:div>
    <w:div w:id="1396120248">
      <w:bodyDiv w:val="1"/>
      <w:marLeft w:val="0"/>
      <w:marRight w:val="0"/>
      <w:marTop w:val="0"/>
      <w:marBottom w:val="0"/>
      <w:divBdr>
        <w:top w:val="none" w:sz="0" w:space="0" w:color="auto"/>
        <w:left w:val="none" w:sz="0" w:space="0" w:color="auto"/>
        <w:bottom w:val="none" w:sz="0" w:space="0" w:color="auto"/>
        <w:right w:val="none" w:sz="0" w:space="0" w:color="auto"/>
      </w:divBdr>
    </w:div>
    <w:div w:id="1396124469">
      <w:bodyDiv w:val="1"/>
      <w:marLeft w:val="0"/>
      <w:marRight w:val="0"/>
      <w:marTop w:val="0"/>
      <w:marBottom w:val="0"/>
      <w:divBdr>
        <w:top w:val="none" w:sz="0" w:space="0" w:color="auto"/>
        <w:left w:val="none" w:sz="0" w:space="0" w:color="auto"/>
        <w:bottom w:val="none" w:sz="0" w:space="0" w:color="auto"/>
        <w:right w:val="none" w:sz="0" w:space="0" w:color="auto"/>
      </w:divBdr>
    </w:div>
    <w:div w:id="1396393032">
      <w:bodyDiv w:val="1"/>
      <w:marLeft w:val="0"/>
      <w:marRight w:val="0"/>
      <w:marTop w:val="0"/>
      <w:marBottom w:val="0"/>
      <w:divBdr>
        <w:top w:val="none" w:sz="0" w:space="0" w:color="auto"/>
        <w:left w:val="none" w:sz="0" w:space="0" w:color="auto"/>
        <w:bottom w:val="none" w:sz="0" w:space="0" w:color="auto"/>
        <w:right w:val="none" w:sz="0" w:space="0" w:color="auto"/>
      </w:divBdr>
    </w:div>
    <w:div w:id="1396657985">
      <w:bodyDiv w:val="1"/>
      <w:marLeft w:val="0"/>
      <w:marRight w:val="0"/>
      <w:marTop w:val="0"/>
      <w:marBottom w:val="0"/>
      <w:divBdr>
        <w:top w:val="none" w:sz="0" w:space="0" w:color="auto"/>
        <w:left w:val="none" w:sz="0" w:space="0" w:color="auto"/>
        <w:bottom w:val="none" w:sz="0" w:space="0" w:color="auto"/>
        <w:right w:val="none" w:sz="0" w:space="0" w:color="auto"/>
      </w:divBdr>
    </w:div>
    <w:div w:id="1396663010">
      <w:bodyDiv w:val="1"/>
      <w:marLeft w:val="0"/>
      <w:marRight w:val="0"/>
      <w:marTop w:val="0"/>
      <w:marBottom w:val="0"/>
      <w:divBdr>
        <w:top w:val="none" w:sz="0" w:space="0" w:color="auto"/>
        <w:left w:val="none" w:sz="0" w:space="0" w:color="auto"/>
        <w:bottom w:val="none" w:sz="0" w:space="0" w:color="auto"/>
        <w:right w:val="none" w:sz="0" w:space="0" w:color="auto"/>
      </w:divBdr>
    </w:div>
    <w:div w:id="1396930072">
      <w:bodyDiv w:val="1"/>
      <w:marLeft w:val="0"/>
      <w:marRight w:val="0"/>
      <w:marTop w:val="0"/>
      <w:marBottom w:val="0"/>
      <w:divBdr>
        <w:top w:val="none" w:sz="0" w:space="0" w:color="auto"/>
        <w:left w:val="none" w:sz="0" w:space="0" w:color="auto"/>
        <w:bottom w:val="none" w:sz="0" w:space="0" w:color="auto"/>
        <w:right w:val="none" w:sz="0" w:space="0" w:color="auto"/>
      </w:divBdr>
    </w:div>
    <w:div w:id="1397050059">
      <w:bodyDiv w:val="1"/>
      <w:marLeft w:val="0"/>
      <w:marRight w:val="0"/>
      <w:marTop w:val="0"/>
      <w:marBottom w:val="0"/>
      <w:divBdr>
        <w:top w:val="none" w:sz="0" w:space="0" w:color="auto"/>
        <w:left w:val="none" w:sz="0" w:space="0" w:color="auto"/>
        <w:bottom w:val="none" w:sz="0" w:space="0" w:color="auto"/>
        <w:right w:val="none" w:sz="0" w:space="0" w:color="auto"/>
      </w:divBdr>
    </w:div>
    <w:div w:id="1397389895">
      <w:bodyDiv w:val="1"/>
      <w:marLeft w:val="0"/>
      <w:marRight w:val="0"/>
      <w:marTop w:val="0"/>
      <w:marBottom w:val="0"/>
      <w:divBdr>
        <w:top w:val="none" w:sz="0" w:space="0" w:color="auto"/>
        <w:left w:val="none" w:sz="0" w:space="0" w:color="auto"/>
        <w:bottom w:val="none" w:sz="0" w:space="0" w:color="auto"/>
        <w:right w:val="none" w:sz="0" w:space="0" w:color="auto"/>
      </w:divBdr>
    </w:div>
    <w:div w:id="1397706906">
      <w:bodyDiv w:val="1"/>
      <w:marLeft w:val="0"/>
      <w:marRight w:val="0"/>
      <w:marTop w:val="0"/>
      <w:marBottom w:val="0"/>
      <w:divBdr>
        <w:top w:val="none" w:sz="0" w:space="0" w:color="auto"/>
        <w:left w:val="none" w:sz="0" w:space="0" w:color="auto"/>
        <w:bottom w:val="none" w:sz="0" w:space="0" w:color="auto"/>
        <w:right w:val="none" w:sz="0" w:space="0" w:color="auto"/>
      </w:divBdr>
    </w:div>
    <w:div w:id="1397778133">
      <w:bodyDiv w:val="1"/>
      <w:marLeft w:val="0"/>
      <w:marRight w:val="0"/>
      <w:marTop w:val="0"/>
      <w:marBottom w:val="0"/>
      <w:divBdr>
        <w:top w:val="none" w:sz="0" w:space="0" w:color="auto"/>
        <w:left w:val="none" w:sz="0" w:space="0" w:color="auto"/>
        <w:bottom w:val="none" w:sz="0" w:space="0" w:color="auto"/>
        <w:right w:val="none" w:sz="0" w:space="0" w:color="auto"/>
      </w:divBdr>
    </w:div>
    <w:div w:id="1397898100">
      <w:bodyDiv w:val="1"/>
      <w:marLeft w:val="0"/>
      <w:marRight w:val="0"/>
      <w:marTop w:val="0"/>
      <w:marBottom w:val="0"/>
      <w:divBdr>
        <w:top w:val="none" w:sz="0" w:space="0" w:color="auto"/>
        <w:left w:val="none" w:sz="0" w:space="0" w:color="auto"/>
        <w:bottom w:val="none" w:sz="0" w:space="0" w:color="auto"/>
        <w:right w:val="none" w:sz="0" w:space="0" w:color="auto"/>
      </w:divBdr>
    </w:div>
    <w:div w:id="1398086956">
      <w:bodyDiv w:val="1"/>
      <w:marLeft w:val="0"/>
      <w:marRight w:val="0"/>
      <w:marTop w:val="0"/>
      <w:marBottom w:val="0"/>
      <w:divBdr>
        <w:top w:val="none" w:sz="0" w:space="0" w:color="auto"/>
        <w:left w:val="none" w:sz="0" w:space="0" w:color="auto"/>
        <w:bottom w:val="none" w:sz="0" w:space="0" w:color="auto"/>
        <w:right w:val="none" w:sz="0" w:space="0" w:color="auto"/>
      </w:divBdr>
    </w:div>
    <w:div w:id="1398090220">
      <w:bodyDiv w:val="1"/>
      <w:marLeft w:val="0"/>
      <w:marRight w:val="0"/>
      <w:marTop w:val="0"/>
      <w:marBottom w:val="0"/>
      <w:divBdr>
        <w:top w:val="none" w:sz="0" w:space="0" w:color="auto"/>
        <w:left w:val="none" w:sz="0" w:space="0" w:color="auto"/>
        <w:bottom w:val="none" w:sz="0" w:space="0" w:color="auto"/>
        <w:right w:val="none" w:sz="0" w:space="0" w:color="auto"/>
      </w:divBdr>
    </w:div>
    <w:div w:id="1398168898">
      <w:bodyDiv w:val="1"/>
      <w:marLeft w:val="0"/>
      <w:marRight w:val="0"/>
      <w:marTop w:val="0"/>
      <w:marBottom w:val="0"/>
      <w:divBdr>
        <w:top w:val="none" w:sz="0" w:space="0" w:color="auto"/>
        <w:left w:val="none" w:sz="0" w:space="0" w:color="auto"/>
        <w:bottom w:val="none" w:sz="0" w:space="0" w:color="auto"/>
        <w:right w:val="none" w:sz="0" w:space="0" w:color="auto"/>
      </w:divBdr>
    </w:div>
    <w:div w:id="1398288622">
      <w:bodyDiv w:val="1"/>
      <w:marLeft w:val="0"/>
      <w:marRight w:val="0"/>
      <w:marTop w:val="0"/>
      <w:marBottom w:val="0"/>
      <w:divBdr>
        <w:top w:val="none" w:sz="0" w:space="0" w:color="auto"/>
        <w:left w:val="none" w:sz="0" w:space="0" w:color="auto"/>
        <w:bottom w:val="none" w:sz="0" w:space="0" w:color="auto"/>
        <w:right w:val="none" w:sz="0" w:space="0" w:color="auto"/>
      </w:divBdr>
    </w:div>
    <w:div w:id="1398354771">
      <w:bodyDiv w:val="1"/>
      <w:marLeft w:val="0"/>
      <w:marRight w:val="0"/>
      <w:marTop w:val="0"/>
      <w:marBottom w:val="0"/>
      <w:divBdr>
        <w:top w:val="none" w:sz="0" w:space="0" w:color="auto"/>
        <w:left w:val="none" w:sz="0" w:space="0" w:color="auto"/>
        <w:bottom w:val="none" w:sz="0" w:space="0" w:color="auto"/>
        <w:right w:val="none" w:sz="0" w:space="0" w:color="auto"/>
      </w:divBdr>
    </w:div>
    <w:div w:id="1398479116">
      <w:bodyDiv w:val="1"/>
      <w:marLeft w:val="0"/>
      <w:marRight w:val="0"/>
      <w:marTop w:val="0"/>
      <w:marBottom w:val="0"/>
      <w:divBdr>
        <w:top w:val="none" w:sz="0" w:space="0" w:color="auto"/>
        <w:left w:val="none" w:sz="0" w:space="0" w:color="auto"/>
        <w:bottom w:val="none" w:sz="0" w:space="0" w:color="auto"/>
        <w:right w:val="none" w:sz="0" w:space="0" w:color="auto"/>
      </w:divBdr>
    </w:div>
    <w:div w:id="1398895393">
      <w:bodyDiv w:val="1"/>
      <w:marLeft w:val="0"/>
      <w:marRight w:val="0"/>
      <w:marTop w:val="0"/>
      <w:marBottom w:val="0"/>
      <w:divBdr>
        <w:top w:val="none" w:sz="0" w:space="0" w:color="auto"/>
        <w:left w:val="none" w:sz="0" w:space="0" w:color="auto"/>
        <w:bottom w:val="none" w:sz="0" w:space="0" w:color="auto"/>
        <w:right w:val="none" w:sz="0" w:space="0" w:color="auto"/>
      </w:divBdr>
    </w:div>
    <w:div w:id="1399010863">
      <w:bodyDiv w:val="1"/>
      <w:marLeft w:val="0"/>
      <w:marRight w:val="0"/>
      <w:marTop w:val="0"/>
      <w:marBottom w:val="0"/>
      <w:divBdr>
        <w:top w:val="none" w:sz="0" w:space="0" w:color="auto"/>
        <w:left w:val="none" w:sz="0" w:space="0" w:color="auto"/>
        <w:bottom w:val="none" w:sz="0" w:space="0" w:color="auto"/>
        <w:right w:val="none" w:sz="0" w:space="0" w:color="auto"/>
      </w:divBdr>
    </w:div>
    <w:div w:id="1399285901">
      <w:bodyDiv w:val="1"/>
      <w:marLeft w:val="0"/>
      <w:marRight w:val="0"/>
      <w:marTop w:val="0"/>
      <w:marBottom w:val="0"/>
      <w:divBdr>
        <w:top w:val="none" w:sz="0" w:space="0" w:color="auto"/>
        <w:left w:val="none" w:sz="0" w:space="0" w:color="auto"/>
        <w:bottom w:val="none" w:sz="0" w:space="0" w:color="auto"/>
        <w:right w:val="none" w:sz="0" w:space="0" w:color="auto"/>
      </w:divBdr>
    </w:div>
    <w:div w:id="1399329540">
      <w:bodyDiv w:val="1"/>
      <w:marLeft w:val="0"/>
      <w:marRight w:val="0"/>
      <w:marTop w:val="0"/>
      <w:marBottom w:val="0"/>
      <w:divBdr>
        <w:top w:val="none" w:sz="0" w:space="0" w:color="auto"/>
        <w:left w:val="none" w:sz="0" w:space="0" w:color="auto"/>
        <w:bottom w:val="none" w:sz="0" w:space="0" w:color="auto"/>
        <w:right w:val="none" w:sz="0" w:space="0" w:color="auto"/>
      </w:divBdr>
    </w:div>
    <w:div w:id="1399329641">
      <w:bodyDiv w:val="1"/>
      <w:marLeft w:val="0"/>
      <w:marRight w:val="0"/>
      <w:marTop w:val="0"/>
      <w:marBottom w:val="0"/>
      <w:divBdr>
        <w:top w:val="none" w:sz="0" w:space="0" w:color="auto"/>
        <w:left w:val="none" w:sz="0" w:space="0" w:color="auto"/>
        <w:bottom w:val="none" w:sz="0" w:space="0" w:color="auto"/>
        <w:right w:val="none" w:sz="0" w:space="0" w:color="auto"/>
      </w:divBdr>
    </w:div>
    <w:div w:id="1399400683">
      <w:bodyDiv w:val="1"/>
      <w:marLeft w:val="0"/>
      <w:marRight w:val="0"/>
      <w:marTop w:val="0"/>
      <w:marBottom w:val="0"/>
      <w:divBdr>
        <w:top w:val="none" w:sz="0" w:space="0" w:color="auto"/>
        <w:left w:val="none" w:sz="0" w:space="0" w:color="auto"/>
        <w:bottom w:val="none" w:sz="0" w:space="0" w:color="auto"/>
        <w:right w:val="none" w:sz="0" w:space="0" w:color="auto"/>
      </w:divBdr>
    </w:div>
    <w:div w:id="1399474105">
      <w:bodyDiv w:val="1"/>
      <w:marLeft w:val="0"/>
      <w:marRight w:val="0"/>
      <w:marTop w:val="0"/>
      <w:marBottom w:val="0"/>
      <w:divBdr>
        <w:top w:val="none" w:sz="0" w:space="0" w:color="auto"/>
        <w:left w:val="none" w:sz="0" w:space="0" w:color="auto"/>
        <w:bottom w:val="none" w:sz="0" w:space="0" w:color="auto"/>
        <w:right w:val="none" w:sz="0" w:space="0" w:color="auto"/>
      </w:divBdr>
    </w:div>
    <w:div w:id="1399791579">
      <w:bodyDiv w:val="1"/>
      <w:marLeft w:val="0"/>
      <w:marRight w:val="0"/>
      <w:marTop w:val="0"/>
      <w:marBottom w:val="0"/>
      <w:divBdr>
        <w:top w:val="none" w:sz="0" w:space="0" w:color="auto"/>
        <w:left w:val="none" w:sz="0" w:space="0" w:color="auto"/>
        <w:bottom w:val="none" w:sz="0" w:space="0" w:color="auto"/>
        <w:right w:val="none" w:sz="0" w:space="0" w:color="auto"/>
      </w:divBdr>
    </w:div>
    <w:div w:id="1399860847">
      <w:bodyDiv w:val="1"/>
      <w:marLeft w:val="0"/>
      <w:marRight w:val="0"/>
      <w:marTop w:val="0"/>
      <w:marBottom w:val="0"/>
      <w:divBdr>
        <w:top w:val="none" w:sz="0" w:space="0" w:color="auto"/>
        <w:left w:val="none" w:sz="0" w:space="0" w:color="auto"/>
        <w:bottom w:val="none" w:sz="0" w:space="0" w:color="auto"/>
        <w:right w:val="none" w:sz="0" w:space="0" w:color="auto"/>
      </w:divBdr>
    </w:div>
    <w:div w:id="1400055640">
      <w:bodyDiv w:val="1"/>
      <w:marLeft w:val="0"/>
      <w:marRight w:val="0"/>
      <w:marTop w:val="0"/>
      <w:marBottom w:val="0"/>
      <w:divBdr>
        <w:top w:val="none" w:sz="0" w:space="0" w:color="auto"/>
        <w:left w:val="none" w:sz="0" w:space="0" w:color="auto"/>
        <w:bottom w:val="none" w:sz="0" w:space="0" w:color="auto"/>
        <w:right w:val="none" w:sz="0" w:space="0" w:color="auto"/>
      </w:divBdr>
    </w:div>
    <w:div w:id="1400244914">
      <w:bodyDiv w:val="1"/>
      <w:marLeft w:val="0"/>
      <w:marRight w:val="0"/>
      <w:marTop w:val="0"/>
      <w:marBottom w:val="0"/>
      <w:divBdr>
        <w:top w:val="none" w:sz="0" w:space="0" w:color="auto"/>
        <w:left w:val="none" w:sz="0" w:space="0" w:color="auto"/>
        <w:bottom w:val="none" w:sz="0" w:space="0" w:color="auto"/>
        <w:right w:val="none" w:sz="0" w:space="0" w:color="auto"/>
      </w:divBdr>
    </w:div>
    <w:div w:id="1400447751">
      <w:bodyDiv w:val="1"/>
      <w:marLeft w:val="0"/>
      <w:marRight w:val="0"/>
      <w:marTop w:val="0"/>
      <w:marBottom w:val="0"/>
      <w:divBdr>
        <w:top w:val="none" w:sz="0" w:space="0" w:color="auto"/>
        <w:left w:val="none" w:sz="0" w:space="0" w:color="auto"/>
        <w:bottom w:val="none" w:sz="0" w:space="0" w:color="auto"/>
        <w:right w:val="none" w:sz="0" w:space="0" w:color="auto"/>
      </w:divBdr>
    </w:div>
    <w:div w:id="1400902540">
      <w:bodyDiv w:val="1"/>
      <w:marLeft w:val="0"/>
      <w:marRight w:val="0"/>
      <w:marTop w:val="0"/>
      <w:marBottom w:val="0"/>
      <w:divBdr>
        <w:top w:val="none" w:sz="0" w:space="0" w:color="auto"/>
        <w:left w:val="none" w:sz="0" w:space="0" w:color="auto"/>
        <w:bottom w:val="none" w:sz="0" w:space="0" w:color="auto"/>
        <w:right w:val="none" w:sz="0" w:space="0" w:color="auto"/>
      </w:divBdr>
    </w:div>
    <w:div w:id="1400907538">
      <w:bodyDiv w:val="1"/>
      <w:marLeft w:val="0"/>
      <w:marRight w:val="0"/>
      <w:marTop w:val="0"/>
      <w:marBottom w:val="0"/>
      <w:divBdr>
        <w:top w:val="none" w:sz="0" w:space="0" w:color="auto"/>
        <w:left w:val="none" w:sz="0" w:space="0" w:color="auto"/>
        <w:bottom w:val="none" w:sz="0" w:space="0" w:color="auto"/>
        <w:right w:val="none" w:sz="0" w:space="0" w:color="auto"/>
      </w:divBdr>
    </w:div>
    <w:div w:id="1400975641">
      <w:bodyDiv w:val="1"/>
      <w:marLeft w:val="0"/>
      <w:marRight w:val="0"/>
      <w:marTop w:val="0"/>
      <w:marBottom w:val="0"/>
      <w:divBdr>
        <w:top w:val="none" w:sz="0" w:space="0" w:color="auto"/>
        <w:left w:val="none" w:sz="0" w:space="0" w:color="auto"/>
        <w:bottom w:val="none" w:sz="0" w:space="0" w:color="auto"/>
        <w:right w:val="none" w:sz="0" w:space="0" w:color="auto"/>
      </w:divBdr>
    </w:div>
    <w:div w:id="1401177825">
      <w:bodyDiv w:val="1"/>
      <w:marLeft w:val="0"/>
      <w:marRight w:val="0"/>
      <w:marTop w:val="0"/>
      <w:marBottom w:val="0"/>
      <w:divBdr>
        <w:top w:val="none" w:sz="0" w:space="0" w:color="auto"/>
        <w:left w:val="none" w:sz="0" w:space="0" w:color="auto"/>
        <w:bottom w:val="none" w:sz="0" w:space="0" w:color="auto"/>
        <w:right w:val="none" w:sz="0" w:space="0" w:color="auto"/>
      </w:divBdr>
    </w:div>
    <w:div w:id="1401252749">
      <w:bodyDiv w:val="1"/>
      <w:marLeft w:val="0"/>
      <w:marRight w:val="0"/>
      <w:marTop w:val="0"/>
      <w:marBottom w:val="0"/>
      <w:divBdr>
        <w:top w:val="none" w:sz="0" w:space="0" w:color="auto"/>
        <w:left w:val="none" w:sz="0" w:space="0" w:color="auto"/>
        <w:bottom w:val="none" w:sz="0" w:space="0" w:color="auto"/>
        <w:right w:val="none" w:sz="0" w:space="0" w:color="auto"/>
      </w:divBdr>
    </w:div>
    <w:div w:id="1401367227">
      <w:bodyDiv w:val="1"/>
      <w:marLeft w:val="0"/>
      <w:marRight w:val="0"/>
      <w:marTop w:val="0"/>
      <w:marBottom w:val="0"/>
      <w:divBdr>
        <w:top w:val="none" w:sz="0" w:space="0" w:color="auto"/>
        <w:left w:val="none" w:sz="0" w:space="0" w:color="auto"/>
        <w:bottom w:val="none" w:sz="0" w:space="0" w:color="auto"/>
        <w:right w:val="none" w:sz="0" w:space="0" w:color="auto"/>
      </w:divBdr>
    </w:div>
    <w:div w:id="1401439653">
      <w:bodyDiv w:val="1"/>
      <w:marLeft w:val="0"/>
      <w:marRight w:val="0"/>
      <w:marTop w:val="0"/>
      <w:marBottom w:val="0"/>
      <w:divBdr>
        <w:top w:val="none" w:sz="0" w:space="0" w:color="auto"/>
        <w:left w:val="none" w:sz="0" w:space="0" w:color="auto"/>
        <w:bottom w:val="none" w:sz="0" w:space="0" w:color="auto"/>
        <w:right w:val="none" w:sz="0" w:space="0" w:color="auto"/>
      </w:divBdr>
    </w:div>
    <w:div w:id="1401557550">
      <w:bodyDiv w:val="1"/>
      <w:marLeft w:val="0"/>
      <w:marRight w:val="0"/>
      <w:marTop w:val="0"/>
      <w:marBottom w:val="0"/>
      <w:divBdr>
        <w:top w:val="none" w:sz="0" w:space="0" w:color="auto"/>
        <w:left w:val="none" w:sz="0" w:space="0" w:color="auto"/>
        <w:bottom w:val="none" w:sz="0" w:space="0" w:color="auto"/>
        <w:right w:val="none" w:sz="0" w:space="0" w:color="auto"/>
      </w:divBdr>
    </w:div>
    <w:div w:id="1401636228">
      <w:bodyDiv w:val="1"/>
      <w:marLeft w:val="0"/>
      <w:marRight w:val="0"/>
      <w:marTop w:val="0"/>
      <w:marBottom w:val="0"/>
      <w:divBdr>
        <w:top w:val="none" w:sz="0" w:space="0" w:color="auto"/>
        <w:left w:val="none" w:sz="0" w:space="0" w:color="auto"/>
        <w:bottom w:val="none" w:sz="0" w:space="0" w:color="auto"/>
        <w:right w:val="none" w:sz="0" w:space="0" w:color="auto"/>
      </w:divBdr>
    </w:div>
    <w:div w:id="1402677321">
      <w:bodyDiv w:val="1"/>
      <w:marLeft w:val="0"/>
      <w:marRight w:val="0"/>
      <w:marTop w:val="0"/>
      <w:marBottom w:val="0"/>
      <w:divBdr>
        <w:top w:val="none" w:sz="0" w:space="0" w:color="auto"/>
        <w:left w:val="none" w:sz="0" w:space="0" w:color="auto"/>
        <w:bottom w:val="none" w:sz="0" w:space="0" w:color="auto"/>
        <w:right w:val="none" w:sz="0" w:space="0" w:color="auto"/>
      </w:divBdr>
    </w:div>
    <w:div w:id="1402941242">
      <w:bodyDiv w:val="1"/>
      <w:marLeft w:val="0"/>
      <w:marRight w:val="0"/>
      <w:marTop w:val="0"/>
      <w:marBottom w:val="0"/>
      <w:divBdr>
        <w:top w:val="none" w:sz="0" w:space="0" w:color="auto"/>
        <w:left w:val="none" w:sz="0" w:space="0" w:color="auto"/>
        <w:bottom w:val="none" w:sz="0" w:space="0" w:color="auto"/>
        <w:right w:val="none" w:sz="0" w:space="0" w:color="auto"/>
      </w:divBdr>
    </w:div>
    <w:div w:id="1403140968">
      <w:bodyDiv w:val="1"/>
      <w:marLeft w:val="0"/>
      <w:marRight w:val="0"/>
      <w:marTop w:val="0"/>
      <w:marBottom w:val="0"/>
      <w:divBdr>
        <w:top w:val="none" w:sz="0" w:space="0" w:color="auto"/>
        <w:left w:val="none" w:sz="0" w:space="0" w:color="auto"/>
        <w:bottom w:val="none" w:sz="0" w:space="0" w:color="auto"/>
        <w:right w:val="none" w:sz="0" w:space="0" w:color="auto"/>
      </w:divBdr>
    </w:div>
    <w:div w:id="1403260866">
      <w:bodyDiv w:val="1"/>
      <w:marLeft w:val="0"/>
      <w:marRight w:val="0"/>
      <w:marTop w:val="0"/>
      <w:marBottom w:val="0"/>
      <w:divBdr>
        <w:top w:val="none" w:sz="0" w:space="0" w:color="auto"/>
        <w:left w:val="none" w:sz="0" w:space="0" w:color="auto"/>
        <w:bottom w:val="none" w:sz="0" w:space="0" w:color="auto"/>
        <w:right w:val="none" w:sz="0" w:space="0" w:color="auto"/>
      </w:divBdr>
    </w:div>
    <w:div w:id="1403524503">
      <w:bodyDiv w:val="1"/>
      <w:marLeft w:val="0"/>
      <w:marRight w:val="0"/>
      <w:marTop w:val="0"/>
      <w:marBottom w:val="0"/>
      <w:divBdr>
        <w:top w:val="none" w:sz="0" w:space="0" w:color="auto"/>
        <w:left w:val="none" w:sz="0" w:space="0" w:color="auto"/>
        <w:bottom w:val="none" w:sz="0" w:space="0" w:color="auto"/>
        <w:right w:val="none" w:sz="0" w:space="0" w:color="auto"/>
      </w:divBdr>
    </w:div>
    <w:div w:id="1403605267">
      <w:bodyDiv w:val="1"/>
      <w:marLeft w:val="0"/>
      <w:marRight w:val="0"/>
      <w:marTop w:val="0"/>
      <w:marBottom w:val="0"/>
      <w:divBdr>
        <w:top w:val="none" w:sz="0" w:space="0" w:color="auto"/>
        <w:left w:val="none" w:sz="0" w:space="0" w:color="auto"/>
        <w:bottom w:val="none" w:sz="0" w:space="0" w:color="auto"/>
        <w:right w:val="none" w:sz="0" w:space="0" w:color="auto"/>
      </w:divBdr>
    </w:div>
    <w:div w:id="1404449966">
      <w:bodyDiv w:val="1"/>
      <w:marLeft w:val="0"/>
      <w:marRight w:val="0"/>
      <w:marTop w:val="0"/>
      <w:marBottom w:val="0"/>
      <w:divBdr>
        <w:top w:val="none" w:sz="0" w:space="0" w:color="auto"/>
        <w:left w:val="none" w:sz="0" w:space="0" w:color="auto"/>
        <w:bottom w:val="none" w:sz="0" w:space="0" w:color="auto"/>
        <w:right w:val="none" w:sz="0" w:space="0" w:color="auto"/>
      </w:divBdr>
    </w:div>
    <w:div w:id="1404764246">
      <w:bodyDiv w:val="1"/>
      <w:marLeft w:val="0"/>
      <w:marRight w:val="0"/>
      <w:marTop w:val="0"/>
      <w:marBottom w:val="0"/>
      <w:divBdr>
        <w:top w:val="none" w:sz="0" w:space="0" w:color="auto"/>
        <w:left w:val="none" w:sz="0" w:space="0" w:color="auto"/>
        <w:bottom w:val="none" w:sz="0" w:space="0" w:color="auto"/>
        <w:right w:val="none" w:sz="0" w:space="0" w:color="auto"/>
      </w:divBdr>
    </w:div>
    <w:div w:id="1405106758">
      <w:bodyDiv w:val="1"/>
      <w:marLeft w:val="0"/>
      <w:marRight w:val="0"/>
      <w:marTop w:val="0"/>
      <w:marBottom w:val="0"/>
      <w:divBdr>
        <w:top w:val="none" w:sz="0" w:space="0" w:color="auto"/>
        <w:left w:val="none" w:sz="0" w:space="0" w:color="auto"/>
        <w:bottom w:val="none" w:sz="0" w:space="0" w:color="auto"/>
        <w:right w:val="none" w:sz="0" w:space="0" w:color="auto"/>
      </w:divBdr>
    </w:div>
    <w:div w:id="1405176981">
      <w:bodyDiv w:val="1"/>
      <w:marLeft w:val="0"/>
      <w:marRight w:val="0"/>
      <w:marTop w:val="0"/>
      <w:marBottom w:val="0"/>
      <w:divBdr>
        <w:top w:val="none" w:sz="0" w:space="0" w:color="auto"/>
        <w:left w:val="none" w:sz="0" w:space="0" w:color="auto"/>
        <w:bottom w:val="none" w:sz="0" w:space="0" w:color="auto"/>
        <w:right w:val="none" w:sz="0" w:space="0" w:color="auto"/>
      </w:divBdr>
    </w:div>
    <w:div w:id="1405180730">
      <w:bodyDiv w:val="1"/>
      <w:marLeft w:val="0"/>
      <w:marRight w:val="0"/>
      <w:marTop w:val="0"/>
      <w:marBottom w:val="0"/>
      <w:divBdr>
        <w:top w:val="none" w:sz="0" w:space="0" w:color="auto"/>
        <w:left w:val="none" w:sz="0" w:space="0" w:color="auto"/>
        <w:bottom w:val="none" w:sz="0" w:space="0" w:color="auto"/>
        <w:right w:val="none" w:sz="0" w:space="0" w:color="auto"/>
      </w:divBdr>
    </w:div>
    <w:div w:id="1405293867">
      <w:bodyDiv w:val="1"/>
      <w:marLeft w:val="0"/>
      <w:marRight w:val="0"/>
      <w:marTop w:val="0"/>
      <w:marBottom w:val="0"/>
      <w:divBdr>
        <w:top w:val="none" w:sz="0" w:space="0" w:color="auto"/>
        <w:left w:val="none" w:sz="0" w:space="0" w:color="auto"/>
        <w:bottom w:val="none" w:sz="0" w:space="0" w:color="auto"/>
        <w:right w:val="none" w:sz="0" w:space="0" w:color="auto"/>
      </w:divBdr>
    </w:div>
    <w:div w:id="1405571037">
      <w:bodyDiv w:val="1"/>
      <w:marLeft w:val="0"/>
      <w:marRight w:val="0"/>
      <w:marTop w:val="0"/>
      <w:marBottom w:val="0"/>
      <w:divBdr>
        <w:top w:val="none" w:sz="0" w:space="0" w:color="auto"/>
        <w:left w:val="none" w:sz="0" w:space="0" w:color="auto"/>
        <w:bottom w:val="none" w:sz="0" w:space="0" w:color="auto"/>
        <w:right w:val="none" w:sz="0" w:space="0" w:color="auto"/>
      </w:divBdr>
    </w:div>
    <w:div w:id="1405956238">
      <w:bodyDiv w:val="1"/>
      <w:marLeft w:val="0"/>
      <w:marRight w:val="0"/>
      <w:marTop w:val="0"/>
      <w:marBottom w:val="0"/>
      <w:divBdr>
        <w:top w:val="none" w:sz="0" w:space="0" w:color="auto"/>
        <w:left w:val="none" w:sz="0" w:space="0" w:color="auto"/>
        <w:bottom w:val="none" w:sz="0" w:space="0" w:color="auto"/>
        <w:right w:val="none" w:sz="0" w:space="0" w:color="auto"/>
      </w:divBdr>
    </w:div>
    <w:div w:id="1406107594">
      <w:bodyDiv w:val="1"/>
      <w:marLeft w:val="0"/>
      <w:marRight w:val="0"/>
      <w:marTop w:val="0"/>
      <w:marBottom w:val="0"/>
      <w:divBdr>
        <w:top w:val="none" w:sz="0" w:space="0" w:color="auto"/>
        <w:left w:val="none" w:sz="0" w:space="0" w:color="auto"/>
        <w:bottom w:val="none" w:sz="0" w:space="0" w:color="auto"/>
        <w:right w:val="none" w:sz="0" w:space="0" w:color="auto"/>
      </w:divBdr>
    </w:div>
    <w:div w:id="1406226328">
      <w:bodyDiv w:val="1"/>
      <w:marLeft w:val="0"/>
      <w:marRight w:val="0"/>
      <w:marTop w:val="0"/>
      <w:marBottom w:val="0"/>
      <w:divBdr>
        <w:top w:val="none" w:sz="0" w:space="0" w:color="auto"/>
        <w:left w:val="none" w:sz="0" w:space="0" w:color="auto"/>
        <w:bottom w:val="none" w:sz="0" w:space="0" w:color="auto"/>
        <w:right w:val="none" w:sz="0" w:space="0" w:color="auto"/>
      </w:divBdr>
    </w:div>
    <w:div w:id="1406341776">
      <w:bodyDiv w:val="1"/>
      <w:marLeft w:val="0"/>
      <w:marRight w:val="0"/>
      <w:marTop w:val="0"/>
      <w:marBottom w:val="0"/>
      <w:divBdr>
        <w:top w:val="none" w:sz="0" w:space="0" w:color="auto"/>
        <w:left w:val="none" w:sz="0" w:space="0" w:color="auto"/>
        <w:bottom w:val="none" w:sz="0" w:space="0" w:color="auto"/>
        <w:right w:val="none" w:sz="0" w:space="0" w:color="auto"/>
      </w:divBdr>
    </w:div>
    <w:div w:id="1406342466">
      <w:bodyDiv w:val="1"/>
      <w:marLeft w:val="0"/>
      <w:marRight w:val="0"/>
      <w:marTop w:val="0"/>
      <w:marBottom w:val="0"/>
      <w:divBdr>
        <w:top w:val="none" w:sz="0" w:space="0" w:color="auto"/>
        <w:left w:val="none" w:sz="0" w:space="0" w:color="auto"/>
        <w:bottom w:val="none" w:sz="0" w:space="0" w:color="auto"/>
        <w:right w:val="none" w:sz="0" w:space="0" w:color="auto"/>
      </w:divBdr>
    </w:div>
    <w:div w:id="1406411369">
      <w:bodyDiv w:val="1"/>
      <w:marLeft w:val="0"/>
      <w:marRight w:val="0"/>
      <w:marTop w:val="0"/>
      <w:marBottom w:val="0"/>
      <w:divBdr>
        <w:top w:val="none" w:sz="0" w:space="0" w:color="auto"/>
        <w:left w:val="none" w:sz="0" w:space="0" w:color="auto"/>
        <w:bottom w:val="none" w:sz="0" w:space="0" w:color="auto"/>
        <w:right w:val="none" w:sz="0" w:space="0" w:color="auto"/>
      </w:divBdr>
    </w:div>
    <w:div w:id="1406563975">
      <w:bodyDiv w:val="1"/>
      <w:marLeft w:val="0"/>
      <w:marRight w:val="0"/>
      <w:marTop w:val="0"/>
      <w:marBottom w:val="0"/>
      <w:divBdr>
        <w:top w:val="none" w:sz="0" w:space="0" w:color="auto"/>
        <w:left w:val="none" w:sz="0" w:space="0" w:color="auto"/>
        <w:bottom w:val="none" w:sz="0" w:space="0" w:color="auto"/>
        <w:right w:val="none" w:sz="0" w:space="0" w:color="auto"/>
      </w:divBdr>
    </w:div>
    <w:div w:id="1406805761">
      <w:bodyDiv w:val="1"/>
      <w:marLeft w:val="0"/>
      <w:marRight w:val="0"/>
      <w:marTop w:val="0"/>
      <w:marBottom w:val="0"/>
      <w:divBdr>
        <w:top w:val="none" w:sz="0" w:space="0" w:color="auto"/>
        <w:left w:val="none" w:sz="0" w:space="0" w:color="auto"/>
        <w:bottom w:val="none" w:sz="0" w:space="0" w:color="auto"/>
        <w:right w:val="none" w:sz="0" w:space="0" w:color="auto"/>
      </w:divBdr>
    </w:div>
    <w:div w:id="1406880143">
      <w:bodyDiv w:val="1"/>
      <w:marLeft w:val="0"/>
      <w:marRight w:val="0"/>
      <w:marTop w:val="0"/>
      <w:marBottom w:val="0"/>
      <w:divBdr>
        <w:top w:val="none" w:sz="0" w:space="0" w:color="auto"/>
        <w:left w:val="none" w:sz="0" w:space="0" w:color="auto"/>
        <w:bottom w:val="none" w:sz="0" w:space="0" w:color="auto"/>
        <w:right w:val="none" w:sz="0" w:space="0" w:color="auto"/>
      </w:divBdr>
    </w:div>
    <w:div w:id="1407146750">
      <w:bodyDiv w:val="1"/>
      <w:marLeft w:val="0"/>
      <w:marRight w:val="0"/>
      <w:marTop w:val="0"/>
      <w:marBottom w:val="0"/>
      <w:divBdr>
        <w:top w:val="none" w:sz="0" w:space="0" w:color="auto"/>
        <w:left w:val="none" w:sz="0" w:space="0" w:color="auto"/>
        <w:bottom w:val="none" w:sz="0" w:space="0" w:color="auto"/>
        <w:right w:val="none" w:sz="0" w:space="0" w:color="auto"/>
      </w:divBdr>
    </w:div>
    <w:div w:id="1407340145">
      <w:bodyDiv w:val="1"/>
      <w:marLeft w:val="0"/>
      <w:marRight w:val="0"/>
      <w:marTop w:val="0"/>
      <w:marBottom w:val="0"/>
      <w:divBdr>
        <w:top w:val="none" w:sz="0" w:space="0" w:color="auto"/>
        <w:left w:val="none" w:sz="0" w:space="0" w:color="auto"/>
        <w:bottom w:val="none" w:sz="0" w:space="0" w:color="auto"/>
        <w:right w:val="none" w:sz="0" w:space="0" w:color="auto"/>
      </w:divBdr>
    </w:div>
    <w:div w:id="1407728786">
      <w:bodyDiv w:val="1"/>
      <w:marLeft w:val="0"/>
      <w:marRight w:val="0"/>
      <w:marTop w:val="0"/>
      <w:marBottom w:val="0"/>
      <w:divBdr>
        <w:top w:val="none" w:sz="0" w:space="0" w:color="auto"/>
        <w:left w:val="none" w:sz="0" w:space="0" w:color="auto"/>
        <w:bottom w:val="none" w:sz="0" w:space="0" w:color="auto"/>
        <w:right w:val="none" w:sz="0" w:space="0" w:color="auto"/>
      </w:divBdr>
    </w:div>
    <w:div w:id="1407999135">
      <w:bodyDiv w:val="1"/>
      <w:marLeft w:val="0"/>
      <w:marRight w:val="0"/>
      <w:marTop w:val="0"/>
      <w:marBottom w:val="0"/>
      <w:divBdr>
        <w:top w:val="none" w:sz="0" w:space="0" w:color="auto"/>
        <w:left w:val="none" w:sz="0" w:space="0" w:color="auto"/>
        <w:bottom w:val="none" w:sz="0" w:space="0" w:color="auto"/>
        <w:right w:val="none" w:sz="0" w:space="0" w:color="auto"/>
      </w:divBdr>
    </w:div>
    <w:div w:id="1408116446">
      <w:bodyDiv w:val="1"/>
      <w:marLeft w:val="0"/>
      <w:marRight w:val="0"/>
      <w:marTop w:val="0"/>
      <w:marBottom w:val="0"/>
      <w:divBdr>
        <w:top w:val="none" w:sz="0" w:space="0" w:color="auto"/>
        <w:left w:val="none" w:sz="0" w:space="0" w:color="auto"/>
        <w:bottom w:val="none" w:sz="0" w:space="0" w:color="auto"/>
        <w:right w:val="none" w:sz="0" w:space="0" w:color="auto"/>
      </w:divBdr>
    </w:div>
    <w:div w:id="1408335549">
      <w:bodyDiv w:val="1"/>
      <w:marLeft w:val="0"/>
      <w:marRight w:val="0"/>
      <w:marTop w:val="0"/>
      <w:marBottom w:val="0"/>
      <w:divBdr>
        <w:top w:val="none" w:sz="0" w:space="0" w:color="auto"/>
        <w:left w:val="none" w:sz="0" w:space="0" w:color="auto"/>
        <w:bottom w:val="none" w:sz="0" w:space="0" w:color="auto"/>
        <w:right w:val="none" w:sz="0" w:space="0" w:color="auto"/>
      </w:divBdr>
    </w:div>
    <w:div w:id="1408455898">
      <w:bodyDiv w:val="1"/>
      <w:marLeft w:val="0"/>
      <w:marRight w:val="0"/>
      <w:marTop w:val="0"/>
      <w:marBottom w:val="0"/>
      <w:divBdr>
        <w:top w:val="none" w:sz="0" w:space="0" w:color="auto"/>
        <w:left w:val="none" w:sz="0" w:space="0" w:color="auto"/>
        <w:bottom w:val="none" w:sz="0" w:space="0" w:color="auto"/>
        <w:right w:val="none" w:sz="0" w:space="0" w:color="auto"/>
      </w:divBdr>
    </w:div>
    <w:div w:id="1408646349">
      <w:bodyDiv w:val="1"/>
      <w:marLeft w:val="0"/>
      <w:marRight w:val="0"/>
      <w:marTop w:val="0"/>
      <w:marBottom w:val="0"/>
      <w:divBdr>
        <w:top w:val="none" w:sz="0" w:space="0" w:color="auto"/>
        <w:left w:val="none" w:sz="0" w:space="0" w:color="auto"/>
        <w:bottom w:val="none" w:sz="0" w:space="0" w:color="auto"/>
        <w:right w:val="none" w:sz="0" w:space="0" w:color="auto"/>
      </w:divBdr>
    </w:div>
    <w:div w:id="1408723374">
      <w:bodyDiv w:val="1"/>
      <w:marLeft w:val="0"/>
      <w:marRight w:val="0"/>
      <w:marTop w:val="0"/>
      <w:marBottom w:val="0"/>
      <w:divBdr>
        <w:top w:val="none" w:sz="0" w:space="0" w:color="auto"/>
        <w:left w:val="none" w:sz="0" w:space="0" w:color="auto"/>
        <w:bottom w:val="none" w:sz="0" w:space="0" w:color="auto"/>
        <w:right w:val="none" w:sz="0" w:space="0" w:color="auto"/>
      </w:divBdr>
    </w:div>
    <w:div w:id="1408842647">
      <w:bodyDiv w:val="1"/>
      <w:marLeft w:val="0"/>
      <w:marRight w:val="0"/>
      <w:marTop w:val="0"/>
      <w:marBottom w:val="0"/>
      <w:divBdr>
        <w:top w:val="none" w:sz="0" w:space="0" w:color="auto"/>
        <w:left w:val="none" w:sz="0" w:space="0" w:color="auto"/>
        <w:bottom w:val="none" w:sz="0" w:space="0" w:color="auto"/>
        <w:right w:val="none" w:sz="0" w:space="0" w:color="auto"/>
      </w:divBdr>
    </w:div>
    <w:div w:id="1409041224">
      <w:bodyDiv w:val="1"/>
      <w:marLeft w:val="0"/>
      <w:marRight w:val="0"/>
      <w:marTop w:val="0"/>
      <w:marBottom w:val="0"/>
      <w:divBdr>
        <w:top w:val="none" w:sz="0" w:space="0" w:color="auto"/>
        <w:left w:val="none" w:sz="0" w:space="0" w:color="auto"/>
        <w:bottom w:val="none" w:sz="0" w:space="0" w:color="auto"/>
        <w:right w:val="none" w:sz="0" w:space="0" w:color="auto"/>
      </w:divBdr>
    </w:div>
    <w:div w:id="1409184290">
      <w:bodyDiv w:val="1"/>
      <w:marLeft w:val="0"/>
      <w:marRight w:val="0"/>
      <w:marTop w:val="0"/>
      <w:marBottom w:val="0"/>
      <w:divBdr>
        <w:top w:val="none" w:sz="0" w:space="0" w:color="auto"/>
        <w:left w:val="none" w:sz="0" w:space="0" w:color="auto"/>
        <w:bottom w:val="none" w:sz="0" w:space="0" w:color="auto"/>
        <w:right w:val="none" w:sz="0" w:space="0" w:color="auto"/>
      </w:divBdr>
    </w:div>
    <w:div w:id="1409616518">
      <w:bodyDiv w:val="1"/>
      <w:marLeft w:val="0"/>
      <w:marRight w:val="0"/>
      <w:marTop w:val="0"/>
      <w:marBottom w:val="0"/>
      <w:divBdr>
        <w:top w:val="none" w:sz="0" w:space="0" w:color="auto"/>
        <w:left w:val="none" w:sz="0" w:space="0" w:color="auto"/>
        <w:bottom w:val="none" w:sz="0" w:space="0" w:color="auto"/>
        <w:right w:val="none" w:sz="0" w:space="0" w:color="auto"/>
      </w:divBdr>
    </w:div>
    <w:div w:id="1409764484">
      <w:bodyDiv w:val="1"/>
      <w:marLeft w:val="0"/>
      <w:marRight w:val="0"/>
      <w:marTop w:val="0"/>
      <w:marBottom w:val="0"/>
      <w:divBdr>
        <w:top w:val="none" w:sz="0" w:space="0" w:color="auto"/>
        <w:left w:val="none" w:sz="0" w:space="0" w:color="auto"/>
        <w:bottom w:val="none" w:sz="0" w:space="0" w:color="auto"/>
        <w:right w:val="none" w:sz="0" w:space="0" w:color="auto"/>
      </w:divBdr>
    </w:div>
    <w:div w:id="1409770317">
      <w:bodyDiv w:val="1"/>
      <w:marLeft w:val="0"/>
      <w:marRight w:val="0"/>
      <w:marTop w:val="0"/>
      <w:marBottom w:val="0"/>
      <w:divBdr>
        <w:top w:val="none" w:sz="0" w:space="0" w:color="auto"/>
        <w:left w:val="none" w:sz="0" w:space="0" w:color="auto"/>
        <w:bottom w:val="none" w:sz="0" w:space="0" w:color="auto"/>
        <w:right w:val="none" w:sz="0" w:space="0" w:color="auto"/>
      </w:divBdr>
    </w:div>
    <w:div w:id="1409838256">
      <w:bodyDiv w:val="1"/>
      <w:marLeft w:val="0"/>
      <w:marRight w:val="0"/>
      <w:marTop w:val="0"/>
      <w:marBottom w:val="0"/>
      <w:divBdr>
        <w:top w:val="none" w:sz="0" w:space="0" w:color="auto"/>
        <w:left w:val="none" w:sz="0" w:space="0" w:color="auto"/>
        <w:bottom w:val="none" w:sz="0" w:space="0" w:color="auto"/>
        <w:right w:val="none" w:sz="0" w:space="0" w:color="auto"/>
      </w:divBdr>
    </w:div>
    <w:div w:id="1409956343">
      <w:bodyDiv w:val="1"/>
      <w:marLeft w:val="0"/>
      <w:marRight w:val="0"/>
      <w:marTop w:val="0"/>
      <w:marBottom w:val="0"/>
      <w:divBdr>
        <w:top w:val="none" w:sz="0" w:space="0" w:color="auto"/>
        <w:left w:val="none" w:sz="0" w:space="0" w:color="auto"/>
        <w:bottom w:val="none" w:sz="0" w:space="0" w:color="auto"/>
        <w:right w:val="none" w:sz="0" w:space="0" w:color="auto"/>
      </w:divBdr>
    </w:div>
    <w:div w:id="1410079711">
      <w:bodyDiv w:val="1"/>
      <w:marLeft w:val="0"/>
      <w:marRight w:val="0"/>
      <w:marTop w:val="0"/>
      <w:marBottom w:val="0"/>
      <w:divBdr>
        <w:top w:val="none" w:sz="0" w:space="0" w:color="auto"/>
        <w:left w:val="none" w:sz="0" w:space="0" w:color="auto"/>
        <w:bottom w:val="none" w:sz="0" w:space="0" w:color="auto"/>
        <w:right w:val="none" w:sz="0" w:space="0" w:color="auto"/>
      </w:divBdr>
    </w:div>
    <w:div w:id="1410270346">
      <w:bodyDiv w:val="1"/>
      <w:marLeft w:val="0"/>
      <w:marRight w:val="0"/>
      <w:marTop w:val="0"/>
      <w:marBottom w:val="0"/>
      <w:divBdr>
        <w:top w:val="none" w:sz="0" w:space="0" w:color="auto"/>
        <w:left w:val="none" w:sz="0" w:space="0" w:color="auto"/>
        <w:bottom w:val="none" w:sz="0" w:space="0" w:color="auto"/>
        <w:right w:val="none" w:sz="0" w:space="0" w:color="auto"/>
      </w:divBdr>
    </w:div>
    <w:div w:id="1410350184">
      <w:bodyDiv w:val="1"/>
      <w:marLeft w:val="0"/>
      <w:marRight w:val="0"/>
      <w:marTop w:val="0"/>
      <w:marBottom w:val="0"/>
      <w:divBdr>
        <w:top w:val="none" w:sz="0" w:space="0" w:color="auto"/>
        <w:left w:val="none" w:sz="0" w:space="0" w:color="auto"/>
        <w:bottom w:val="none" w:sz="0" w:space="0" w:color="auto"/>
        <w:right w:val="none" w:sz="0" w:space="0" w:color="auto"/>
      </w:divBdr>
    </w:div>
    <w:div w:id="1410542674">
      <w:bodyDiv w:val="1"/>
      <w:marLeft w:val="0"/>
      <w:marRight w:val="0"/>
      <w:marTop w:val="0"/>
      <w:marBottom w:val="0"/>
      <w:divBdr>
        <w:top w:val="none" w:sz="0" w:space="0" w:color="auto"/>
        <w:left w:val="none" w:sz="0" w:space="0" w:color="auto"/>
        <w:bottom w:val="none" w:sz="0" w:space="0" w:color="auto"/>
        <w:right w:val="none" w:sz="0" w:space="0" w:color="auto"/>
      </w:divBdr>
    </w:div>
    <w:div w:id="1410545270">
      <w:bodyDiv w:val="1"/>
      <w:marLeft w:val="0"/>
      <w:marRight w:val="0"/>
      <w:marTop w:val="0"/>
      <w:marBottom w:val="0"/>
      <w:divBdr>
        <w:top w:val="none" w:sz="0" w:space="0" w:color="auto"/>
        <w:left w:val="none" w:sz="0" w:space="0" w:color="auto"/>
        <w:bottom w:val="none" w:sz="0" w:space="0" w:color="auto"/>
        <w:right w:val="none" w:sz="0" w:space="0" w:color="auto"/>
      </w:divBdr>
    </w:div>
    <w:div w:id="1410619368">
      <w:bodyDiv w:val="1"/>
      <w:marLeft w:val="0"/>
      <w:marRight w:val="0"/>
      <w:marTop w:val="0"/>
      <w:marBottom w:val="0"/>
      <w:divBdr>
        <w:top w:val="none" w:sz="0" w:space="0" w:color="auto"/>
        <w:left w:val="none" w:sz="0" w:space="0" w:color="auto"/>
        <w:bottom w:val="none" w:sz="0" w:space="0" w:color="auto"/>
        <w:right w:val="none" w:sz="0" w:space="0" w:color="auto"/>
      </w:divBdr>
    </w:div>
    <w:div w:id="1410928204">
      <w:bodyDiv w:val="1"/>
      <w:marLeft w:val="0"/>
      <w:marRight w:val="0"/>
      <w:marTop w:val="0"/>
      <w:marBottom w:val="0"/>
      <w:divBdr>
        <w:top w:val="none" w:sz="0" w:space="0" w:color="auto"/>
        <w:left w:val="none" w:sz="0" w:space="0" w:color="auto"/>
        <w:bottom w:val="none" w:sz="0" w:space="0" w:color="auto"/>
        <w:right w:val="none" w:sz="0" w:space="0" w:color="auto"/>
      </w:divBdr>
    </w:div>
    <w:div w:id="1411468246">
      <w:bodyDiv w:val="1"/>
      <w:marLeft w:val="0"/>
      <w:marRight w:val="0"/>
      <w:marTop w:val="0"/>
      <w:marBottom w:val="0"/>
      <w:divBdr>
        <w:top w:val="none" w:sz="0" w:space="0" w:color="auto"/>
        <w:left w:val="none" w:sz="0" w:space="0" w:color="auto"/>
        <w:bottom w:val="none" w:sz="0" w:space="0" w:color="auto"/>
        <w:right w:val="none" w:sz="0" w:space="0" w:color="auto"/>
      </w:divBdr>
    </w:div>
    <w:div w:id="1411928324">
      <w:bodyDiv w:val="1"/>
      <w:marLeft w:val="0"/>
      <w:marRight w:val="0"/>
      <w:marTop w:val="0"/>
      <w:marBottom w:val="0"/>
      <w:divBdr>
        <w:top w:val="none" w:sz="0" w:space="0" w:color="auto"/>
        <w:left w:val="none" w:sz="0" w:space="0" w:color="auto"/>
        <w:bottom w:val="none" w:sz="0" w:space="0" w:color="auto"/>
        <w:right w:val="none" w:sz="0" w:space="0" w:color="auto"/>
      </w:divBdr>
    </w:div>
    <w:div w:id="1412653657">
      <w:bodyDiv w:val="1"/>
      <w:marLeft w:val="0"/>
      <w:marRight w:val="0"/>
      <w:marTop w:val="0"/>
      <w:marBottom w:val="0"/>
      <w:divBdr>
        <w:top w:val="none" w:sz="0" w:space="0" w:color="auto"/>
        <w:left w:val="none" w:sz="0" w:space="0" w:color="auto"/>
        <w:bottom w:val="none" w:sz="0" w:space="0" w:color="auto"/>
        <w:right w:val="none" w:sz="0" w:space="0" w:color="auto"/>
      </w:divBdr>
    </w:div>
    <w:div w:id="1412696267">
      <w:bodyDiv w:val="1"/>
      <w:marLeft w:val="0"/>
      <w:marRight w:val="0"/>
      <w:marTop w:val="0"/>
      <w:marBottom w:val="0"/>
      <w:divBdr>
        <w:top w:val="none" w:sz="0" w:space="0" w:color="auto"/>
        <w:left w:val="none" w:sz="0" w:space="0" w:color="auto"/>
        <w:bottom w:val="none" w:sz="0" w:space="0" w:color="auto"/>
        <w:right w:val="none" w:sz="0" w:space="0" w:color="auto"/>
      </w:divBdr>
    </w:div>
    <w:div w:id="1412846861">
      <w:bodyDiv w:val="1"/>
      <w:marLeft w:val="0"/>
      <w:marRight w:val="0"/>
      <w:marTop w:val="0"/>
      <w:marBottom w:val="0"/>
      <w:divBdr>
        <w:top w:val="none" w:sz="0" w:space="0" w:color="auto"/>
        <w:left w:val="none" w:sz="0" w:space="0" w:color="auto"/>
        <w:bottom w:val="none" w:sz="0" w:space="0" w:color="auto"/>
        <w:right w:val="none" w:sz="0" w:space="0" w:color="auto"/>
      </w:divBdr>
    </w:div>
    <w:div w:id="1412851339">
      <w:bodyDiv w:val="1"/>
      <w:marLeft w:val="0"/>
      <w:marRight w:val="0"/>
      <w:marTop w:val="0"/>
      <w:marBottom w:val="0"/>
      <w:divBdr>
        <w:top w:val="none" w:sz="0" w:space="0" w:color="auto"/>
        <w:left w:val="none" w:sz="0" w:space="0" w:color="auto"/>
        <w:bottom w:val="none" w:sz="0" w:space="0" w:color="auto"/>
        <w:right w:val="none" w:sz="0" w:space="0" w:color="auto"/>
      </w:divBdr>
    </w:div>
    <w:div w:id="1413425849">
      <w:bodyDiv w:val="1"/>
      <w:marLeft w:val="0"/>
      <w:marRight w:val="0"/>
      <w:marTop w:val="0"/>
      <w:marBottom w:val="0"/>
      <w:divBdr>
        <w:top w:val="none" w:sz="0" w:space="0" w:color="auto"/>
        <w:left w:val="none" w:sz="0" w:space="0" w:color="auto"/>
        <w:bottom w:val="none" w:sz="0" w:space="0" w:color="auto"/>
        <w:right w:val="none" w:sz="0" w:space="0" w:color="auto"/>
      </w:divBdr>
    </w:div>
    <w:div w:id="1413509384">
      <w:bodyDiv w:val="1"/>
      <w:marLeft w:val="0"/>
      <w:marRight w:val="0"/>
      <w:marTop w:val="0"/>
      <w:marBottom w:val="0"/>
      <w:divBdr>
        <w:top w:val="none" w:sz="0" w:space="0" w:color="auto"/>
        <w:left w:val="none" w:sz="0" w:space="0" w:color="auto"/>
        <w:bottom w:val="none" w:sz="0" w:space="0" w:color="auto"/>
        <w:right w:val="none" w:sz="0" w:space="0" w:color="auto"/>
      </w:divBdr>
    </w:div>
    <w:div w:id="1413820542">
      <w:bodyDiv w:val="1"/>
      <w:marLeft w:val="0"/>
      <w:marRight w:val="0"/>
      <w:marTop w:val="0"/>
      <w:marBottom w:val="0"/>
      <w:divBdr>
        <w:top w:val="none" w:sz="0" w:space="0" w:color="auto"/>
        <w:left w:val="none" w:sz="0" w:space="0" w:color="auto"/>
        <w:bottom w:val="none" w:sz="0" w:space="0" w:color="auto"/>
        <w:right w:val="none" w:sz="0" w:space="0" w:color="auto"/>
      </w:divBdr>
    </w:div>
    <w:div w:id="1413965095">
      <w:bodyDiv w:val="1"/>
      <w:marLeft w:val="0"/>
      <w:marRight w:val="0"/>
      <w:marTop w:val="0"/>
      <w:marBottom w:val="0"/>
      <w:divBdr>
        <w:top w:val="none" w:sz="0" w:space="0" w:color="auto"/>
        <w:left w:val="none" w:sz="0" w:space="0" w:color="auto"/>
        <w:bottom w:val="none" w:sz="0" w:space="0" w:color="auto"/>
        <w:right w:val="none" w:sz="0" w:space="0" w:color="auto"/>
      </w:divBdr>
    </w:div>
    <w:div w:id="1414085930">
      <w:bodyDiv w:val="1"/>
      <w:marLeft w:val="0"/>
      <w:marRight w:val="0"/>
      <w:marTop w:val="0"/>
      <w:marBottom w:val="0"/>
      <w:divBdr>
        <w:top w:val="none" w:sz="0" w:space="0" w:color="auto"/>
        <w:left w:val="none" w:sz="0" w:space="0" w:color="auto"/>
        <w:bottom w:val="none" w:sz="0" w:space="0" w:color="auto"/>
        <w:right w:val="none" w:sz="0" w:space="0" w:color="auto"/>
      </w:divBdr>
    </w:div>
    <w:div w:id="1414205714">
      <w:bodyDiv w:val="1"/>
      <w:marLeft w:val="0"/>
      <w:marRight w:val="0"/>
      <w:marTop w:val="0"/>
      <w:marBottom w:val="0"/>
      <w:divBdr>
        <w:top w:val="none" w:sz="0" w:space="0" w:color="auto"/>
        <w:left w:val="none" w:sz="0" w:space="0" w:color="auto"/>
        <w:bottom w:val="none" w:sz="0" w:space="0" w:color="auto"/>
        <w:right w:val="none" w:sz="0" w:space="0" w:color="auto"/>
      </w:divBdr>
    </w:div>
    <w:div w:id="1414279502">
      <w:bodyDiv w:val="1"/>
      <w:marLeft w:val="0"/>
      <w:marRight w:val="0"/>
      <w:marTop w:val="0"/>
      <w:marBottom w:val="0"/>
      <w:divBdr>
        <w:top w:val="none" w:sz="0" w:space="0" w:color="auto"/>
        <w:left w:val="none" w:sz="0" w:space="0" w:color="auto"/>
        <w:bottom w:val="none" w:sz="0" w:space="0" w:color="auto"/>
        <w:right w:val="none" w:sz="0" w:space="0" w:color="auto"/>
      </w:divBdr>
    </w:div>
    <w:div w:id="1414857523">
      <w:bodyDiv w:val="1"/>
      <w:marLeft w:val="0"/>
      <w:marRight w:val="0"/>
      <w:marTop w:val="0"/>
      <w:marBottom w:val="0"/>
      <w:divBdr>
        <w:top w:val="none" w:sz="0" w:space="0" w:color="auto"/>
        <w:left w:val="none" w:sz="0" w:space="0" w:color="auto"/>
        <w:bottom w:val="none" w:sz="0" w:space="0" w:color="auto"/>
        <w:right w:val="none" w:sz="0" w:space="0" w:color="auto"/>
      </w:divBdr>
    </w:div>
    <w:div w:id="1415317706">
      <w:bodyDiv w:val="1"/>
      <w:marLeft w:val="0"/>
      <w:marRight w:val="0"/>
      <w:marTop w:val="0"/>
      <w:marBottom w:val="0"/>
      <w:divBdr>
        <w:top w:val="none" w:sz="0" w:space="0" w:color="auto"/>
        <w:left w:val="none" w:sz="0" w:space="0" w:color="auto"/>
        <w:bottom w:val="none" w:sz="0" w:space="0" w:color="auto"/>
        <w:right w:val="none" w:sz="0" w:space="0" w:color="auto"/>
      </w:divBdr>
    </w:div>
    <w:div w:id="1415543624">
      <w:bodyDiv w:val="1"/>
      <w:marLeft w:val="0"/>
      <w:marRight w:val="0"/>
      <w:marTop w:val="0"/>
      <w:marBottom w:val="0"/>
      <w:divBdr>
        <w:top w:val="none" w:sz="0" w:space="0" w:color="auto"/>
        <w:left w:val="none" w:sz="0" w:space="0" w:color="auto"/>
        <w:bottom w:val="none" w:sz="0" w:space="0" w:color="auto"/>
        <w:right w:val="none" w:sz="0" w:space="0" w:color="auto"/>
      </w:divBdr>
    </w:div>
    <w:div w:id="1415739851">
      <w:bodyDiv w:val="1"/>
      <w:marLeft w:val="0"/>
      <w:marRight w:val="0"/>
      <w:marTop w:val="0"/>
      <w:marBottom w:val="0"/>
      <w:divBdr>
        <w:top w:val="none" w:sz="0" w:space="0" w:color="auto"/>
        <w:left w:val="none" w:sz="0" w:space="0" w:color="auto"/>
        <w:bottom w:val="none" w:sz="0" w:space="0" w:color="auto"/>
        <w:right w:val="none" w:sz="0" w:space="0" w:color="auto"/>
      </w:divBdr>
    </w:div>
    <w:div w:id="1415855351">
      <w:bodyDiv w:val="1"/>
      <w:marLeft w:val="0"/>
      <w:marRight w:val="0"/>
      <w:marTop w:val="0"/>
      <w:marBottom w:val="0"/>
      <w:divBdr>
        <w:top w:val="none" w:sz="0" w:space="0" w:color="auto"/>
        <w:left w:val="none" w:sz="0" w:space="0" w:color="auto"/>
        <w:bottom w:val="none" w:sz="0" w:space="0" w:color="auto"/>
        <w:right w:val="none" w:sz="0" w:space="0" w:color="auto"/>
      </w:divBdr>
    </w:div>
    <w:div w:id="1416319631">
      <w:bodyDiv w:val="1"/>
      <w:marLeft w:val="0"/>
      <w:marRight w:val="0"/>
      <w:marTop w:val="0"/>
      <w:marBottom w:val="0"/>
      <w:divBdr>
        <w:top w:val="none" w:sz="0" w:space="0" w:color="auto"/>
        <w:left w:val="none" w:sz="0" w:space="0" w:color="auto"/>
        <w:bottom w:val="none" w:sz="0" w:space="0" w:color="auto"/>
        <w:right w:val="none" w:sz="0" w:space="0" w:color="auto"/>
      </w:divBdr>
    </w:div>
    <w:div w:id="1416708616">
      <w:bodyDiv w:val="1"/>
      <w:marLeft w:val="0"/>
      <w:marRight w:val="0"/>
      <w:marTop w:val="0"/>
      <w:marBottom w:val="0"/>
      <w:divBdr>
        <w:top w:val="none" w:sz="0" w:space="0" w:color="auto"/>
        <w:left w:val="none" w:sz="0" w:space="0" w:color="auto"/>
        <w:bottom w:val="none" w:sz="0" w:space="0" w:color="auto"/>
        <w:right w:val="none" w:sz="0" w:space="0" w:color="auto"/>
      </w:divBdr>
    </w:div>
    <w:div w:id="1416902626">
      <w:bodyDiv w:val="1"/>
      <w:marLeft w:val="0"/>
      <w:marRight w:val="0"/>
      <w:marTop w:val="0"/>
      <w:marBottom w:val="0"/>
      <w:divBdr>
        <w:top w:val="none" w:sz="0" w:space="0" w:color="auto"/>
        <w:left w:val="none" w:sz="0" w:space="0" w:color="auto"/>
        <w:bottom w:val="none" w:sz="0" w:space="0" w:color="auto"/>
        <w:right w:val="none" w:sz="0" w:space="0" w:color="auto"/>
      </w:divBdr>
    </w:div>
    <w:div w:id="1416979649">
      <w:bodyDiv w:val="1"/>
      <w:marLeft w:val="0"/>
      <w:marRight w:val="0"/>
      <w:marTop w:val="0"/>
      <w:marBottom w:val="0"/>
      <w:divBdr>
        <w:top w:val="none" w:sz="0" w:space="0" w:color="auto"/>
        <w:left w:val="none" w:sz="0" w:space="0" w:color="auto"/>
        <w:bottom w:val="none" w:sz="0" w:space="0" w:color="auto"/>
        <w:right w:val="none" w:sz="0" w:space="0" w:color="auto"/>
      </w:divBdr>
    </w:div>
    <w:div w:id="1417286554">
      <w:bodyDiv w:val="1"/>
      <w:marLeft w:val="0"/>
      <w:marRight w:val="0"/>
      <w:marTop w:val="0"/>
      <w:marBottom w:val="0"/>
      <w:divBdr>
        <w:top w:val="none" w:sz="0" w:space="0" w:color="auto"/>
        <w:left w:val="none" w:sz="0" w:space="0" w:color="auto"/>
        <w:bottom w:val="none" w:sz="0" w:space="0" w:color="auto"/>
        <w:right w:val="none" w:sz="0" w:space="0" w:color="auto"/>
      </w:divBdr>
    </w:div>
    <w:div w:id="1417435751">
      <w:bodyDiv w:val="1"/>
      <w:marLeft w:val="0"/>
      <w:marRight w:val="0"/>
      <w:marTop w:val="0"/>
      <w:marBottom w:val="0"/>
      <w:divBdr>
        <w:top w:val="none" w:sz="0" w:space="0" w:color="auto"/>
        <w:left w:val="none" w:sz="0" w:space="0" w:color="auto"/>
        <w:bottom w:val="none" w:sz="0" w:space="0" w:color="auto"/>
        <w:right w:val="none" w:sz="0" w:space="0" w:color="auto"/>
      </w:divBdr>
    </w:div>
    <w:div w:id="1417479261">
      <w:bodyDiv w:val="1"/>
      <w:marLeft w:val="0"/>
      <w:marRight w:val="0"/>
      <w:marTop w:val="0"/>
      <w:marBottom w:val="0"/>
      <w:divBdr>
        <w:top w:val="none" w:sz="0" w:space="0" w:color="auto"/>
        <w:left w:val="none" w:sz="0" w:space="0" w:color="auto"/>
        <w:bottom w:val="none" w:sz="0" w:space="0" w:color="auto"/>
        <w:right w:val="none" w:sz="0" w:space="0" w:color="auto"/>
      </w:divBdr>
    </w:div>
    <w:div w:id="1417752182">
      <w:bodyDiv w:val="1"/>
      <w:marLeft w:val="0"/>
      <w:marRight w:val="0"/>
      <w:marTop w:val="0"/>
      <w:marBottom w:val="0"/>
      <w:divBdr>
        <w:top w:val="none" w:sz="0" w:space="0" w:color="auto"/>
        <w:left w:val="none" w:sz="0" w:space="0" w:color="auto"/>
        <w:bottom w:val="none" w:sz="0" w:space="0" w:color="auto"/>
        <w:right w:val="none" w:sz="0" w:space="0" w:color="auto"/>
      </w:divBdr>
    </w:div>
    <w:div w:id="1417819073">
      <w:bodyDiv w:val="1"/>
      <w:marLeft w:val="0"/>
      <w:marRight w:val="0"/>
      <w:marTop w:val="0"/>
      <w:marBottom w:val="0"/>
      <w:divBdr>
        <w:top w:val="none" w:sz="0" w:space="0" w:color="auto"/>
        <w:left w:val="none" w:sz="0" w:space="0" w:color="auto"/>
        <w:bottom w:val="none" w:sz="0" w:space="0" w:color="auto"/>
        <w:right w:val="none" w:sz="0" w:space="0" w:color="auto"/>
      </w:divBdr>
    </w:div>
    <w:div w:id="1417824232">
      <w:bodyDiv w:val="1"/>
      <w:marLeft w:val="0"/>
      <w:marRight w:val="0"/>
      <w:marTop w:val="0"/>
      <w:marBottom w:val="0"/>
      <w:divBdr>
        <w:top w:val="none" w:sz="0" w:space="0" w:color="auto"/>
        <w:left w:val="none" w:sz="0" w:space="0" w:color="auto"/>
        <w:bottom w:val="none" w:sz="0" w:space="0" w:color="auto"/>
        <w:right w:val="none" w:sz="0" w:space="0" w:color="auto"/>
      </w:divBdr>
    </w:div>
    <w:div w:id="1418088779">
      <w:bodyDiv w:val="1"/>
      <w:marLeft w:val="0"/>
      <w:marRight w:val="0"/>
      <w:marTop w:val="0"/>
      <w:marBottom w:val="0"/>
      <w:divBdr>
        <w:top w:val="none" w:sz="0" w:space="0" w:color="auto"/>
        <w:left w:val="none" w:sz="0" w:space="0" w:color="auto"/>
        <w:bottom w:val="none" w:sz="0" w:space="0" w:color="auto"/>
        <w:right w:val="none" w:sz="0" w:space="0" w:color="auto"/>
      </w:divBdr>
    </w:div>
    <w:div w:id="1418286043">
      <w:bodyDiv w:val="1"/>
      <w:marLeft w:val="0"/>
      <w:marRight w:val="0"/>
      <w:marTop w:val="0"/>
      <w:marBottom w:val="0"/>
      <w:divBdr>
        <w:top w:val="none" w:sz="0" w:space="0" w:color="auto"/>
        <w:left w:val="none" w:sz="0" w:space="0" w:color="auto"/>
        <w:bottom w:val="none" w:sz="0" w:space="0" w:color="auto"/>
        <w:right w:val="none" w:sz="0" w:space="0" w:color="auto"/>
      </w:divBdr>
    </w:div>
    <w:div w:id="1418357573">
      <w:bodyDiv w:val="1"/>
      <w:marLeft w:val="0"/>
      <w:marRight w:val="0"/>
      <w:marTop w:val="0"/>
      <w:marBottom w:val="0"/>
      <w:divBdr>
        <w:top w:val="none" w:sz="0" w:space="0" w:color="auto"/>
        <w:left w:val="none" w:sz="0" w:space="0" w:color="auto"/>
        <w:bottom w:val="none" w:sz="0" w:space="0" w:color="auto"/>
        <w:right w:val="none" w:sz="0" w:space="0" w:color="auto"/>
      </w:divBdr>
    </w:div>
    <w:div w:id="1418401625">
      <w:bodyDiv w:val="1"/>
      <w:marLeft w:val="0"/>
      <w:marRight w:val="0"/>
      <w:marTop w:val="0"/>
      <w:marBottom w:val="0"/>
      <w:divBdr>
        <w:top w:val="none" w:sz="0" w:space="0" w:color="auto"/>
        <w:left w:val="none" w:sz="0" w:space="0" w:color="auto"/>
        <w:bottom w:val="none" w:sz="0" w:space="0" w:color="auto"/>
        <w:right w:val="none" w:sz="0" w:space="0" w:color="auto"/>
      </w:divBdr>
    </w:div>
    <w:div w:id="1418551949">
      <w:bodyDiv w:val="1"/>
      <w:marLeft w:val="0"/>
      <w:marRight w:val="0"/>
      <w:marTop w:val="0"/>
      <w:marBottom w:val="0"/>
      <w:divBdr>
        <w:top w:val="none" w:sz="0" w:space="0" w:color="auto"/>
        <w:left w:val="none" w:sz="0" w:space="0" w:color="auto"/>
        <w:bottom w:val="none" w:sz="0" w:space="0" w:color="auto"/>
        <w:right w:val="none" w:sz="0" w:space="0" w:color="auto"/>
      </w:divBdr>
    </w:div>
    <w:div w:id="1418597018">
      <w:bodyDiv w:val="1"/>
      <w:marLeft w:val="0"/>
      <w:marRight w:val="0"/>
      <w:marTop w:val="0"/>
      <w:marBottom w:val="0"/>
      <w:divBdr>
        <w:top w:val="none" w:sz="0" w:space="0" w:color="auto"/>
        <w:left w:val="none" w:sz="0" w:space="0" w:color="auto"/>
        <w:bottom w:val="none" w:sz="0" w:space="0" w:color="auto"/>
        <w:right w:val="none" w:sz="0" w:space="0" w:color="auto"/>
      </w:divBdr>
    </w:div>
    <w:div w:id="1418942089">
      <w:bodyDiv w:val="1"/>
      <w:marLeft w:val="0"/>
      <w:marRight w:val="0"/>
      <w:marTop w:val="0"/>
      <w:marBottom w:val="0"/>
      <w:divBdr>
        <w:top w:val="none" w:sz="0" w:space="0" w:color="auto"/>
        <w:left w:val="none" w:sz="0" w:space="0" w:color="auto"/>
        <w:bottom w:val="none" w:sz="0" w:space="0" w:color="auto"/>
        <w:right w:val="none" w:sz="0" w:space="0" w:color="auto"/>
      </w:divBdr>
    </w:div>
    <w:div w:id="1419015255">
      <w:bodyDiv w:val="1"/>
      <w:marLeft w:val="0"/>
      <w:marRight w:val="0"/>
      <w:marTop w:val="0"/>
      <w:marBottom w:val="0"/>
      <w:divBdr>
        <w:top w:val="none" w:sz="0" w:space="0" w:color="auto"/>
        <w:left w:val="none" w:sz="0" w:space="0" w:color="auto"/>
        <w:bottom w:val="none" w:sz="0" w:space="0" w:color="auto"/>
        <w:right w:val="none" w:sz="0" w:space="0" w:color="auto"/>
      </w:divBdr>
    </w:div>
    <w:div w:id="1419205336">
      <w:bodyDiv w:val="1"/>
      <w:marLeft w:val="0"/>
      <w:marRight w:val="0"/>
      <w:marTop w:val="0"/>
      <w:marBottom w:val="0"/>
      <w:divBdr>
        <w:top w:val="none" w:sz="0" w:space="0" w:color="auto"/>
        <w:left w:val="none" w:sz="0" w:space="0" w:color="auto"/>
        <w:bottom w:val="none" w:sz="0" w:space="0" w:color="auto"/>
        <w:right w:val="none" w:sz="0" w:space="0" w:color="auto"/>
      </w:divBdr>
    </w:div>
    <w:div w:id="1419446771">
      <w:bodyDiv w:val="1"/>
      <w:marLeft w:val="0"/>
      <w:marRight w:val="0"/>
      <w:marTop w:val="0"/>
      <w:marBottom w:val="0"/>
      <w:divBdr>
        <w:top w:val="none" w:sz="0" w:space="0" w:color="auto"/>
        <w:left w:val="none" w:sz="0" w:space="0" w:color="auto"/>
        <w:bottom w:val="none" w:sz="0" w:space="0" w:color="auto"/>
        <w:right w:val="none" w:sz="0" w:space="0" w:color="auto"/>
      </w:divBdr>
    </w:div>
    <w:div w:id="1419517129">
      <w:bodyDiv w:val="1"/>
      <w:marLeft w:val="0"/>
      <w:marRight w:val="0"/>
      <w:marTop w:val="0"/>
      <w:marBottom w:val="0"/>
      <w:divBdr>
        <w:top w:val="none" w:sz="0" w:space="0" w:color="auto"/>
        <w:left w:val="none" w:sz="0" w:space="0" w:color="auto"/>
        <w:bottom w:val="none" w:sz="0" w:space="0" w:color="auto"/>
        <w:right w:val="none" w:sz="0" w:space="0" w:color="auto"/>
      </w:divBdr>
    </w:div>
    <w:div w:id="1419521907">
      <w:bodyDiv w:val="1"/>
      <w:marLeft w:val="0"/>
      <w:marRight w:val="0"/>
      <w:marTop w:val="0"/>
      <w:marBottom w:val="0"/>
      <w:divBdr>
        <w:top w:val="none" w:sz="0" w:space="0" w:color="auto"/>
        <w:left w:val="none" w:sz="0" w:space="0" w:color="auto"/>
        <w:bottom w:val="none" w:sz="0" w:space="0" w:color="auto"/>
        <w:right w:val="none" w:sz="0" w:space="0" w:color="auto"/>
      </w:divBdr>
    </w:div>
    <w:div w:id="1419593187">
      <w:bodyDiv w:val="1"/>
      <w:marLeft w:val="0"/>
      <w:marRight w:val="0"/>
      <w:marTop w:val="0"/>
      <w:marBottom w:val="0"/>
      <w:divBdr>
        <w:top w:val="none" w:sz="0" w:space="0" w:color="auto"/>
        <w:left w:val="none" w:sz="0" w:space="0" w:color="auto"/>
        <w:bottom w:val="none" w:sz="0" w:space="0" w:color="auto"/>
        <w:right w:val="none" w:sz="0" w:space="0" w:color="auto"/>
      </w:divBdr>
    </w:div>
    <w:div w:id="1419788319">
      <w:bodyDiv w:val="1"/>
      <w:marLeft w:val="0"/>
      <w:marRight w:val="0"/>
      <w:marTop w:val="0"/>
      <w:marBottom w:val="0"/>
      <w:divBdr>
        <w:top w:val="none" w:sz="0" w:space="0" w:color="auto"/>
        <w:left w:val="none" w:sz="0" w:space="0" w:color="auto"/>
        <w:bottom w:val="none" w:sz="0" w:space="0" w:color="auto"/>
        <w:right w:val="none" w:sz="0" w:space="0" w:color="auto"/>
      </w:divBdr>
    </w:div>
    <w:div w:id="1419793309">
      <w:bodyDiv w:val="1"/>
      <w:marLeft w:val="0"/>
      <w:marRight w:val="0"/>
      <w:marTop w:val="0"/>
      <w:marBottom w:val="0"/>
      <w:divBdr>
        <w:top w:val="none" w:sz="0" w:space="0" w:color="auto"/>
        <w:left w:val="none" w:sz="0" w:space="0" w:color="auto"/>
        <w:bottom w:val="none" w:sz="0" w:space="0" w:color="auto"/>
        <w:right w:val="none" w:sz="0" w:space="0" w:color="auto"/>
      </w:divBdr>
    </w:div>
    <w:div w:id="1420130793">
      <w:bodyDiv w:val="1"/>
      <w:marLeft w:val="0"/>
      <w:marRight w:val="0"/>
      <w:marTop w:val="0"/>
      <w:marBottom w:val="0"/>
      <w:divBdr>
        <w:top w:val="none" w:sz="0" w:space="0" w:color="auto"/>
        <w:left w:val="none" w:sz="0" w:space="0" w:color="auto"/>
        <w:bottom w:val="none" w:sz="0" w:space="0" w:color="auto"/>
        <w:right w:val="none" w:sz="0" w:space="0" w:color="auto"/>
      </w:divBdr>
    </w:div>
    <w:div w:id="1420365478">
      <w:bodyDiv w:val="1"/>
      <w:marLeft w:val="0"/>
      <w:marRight w:val="0"/>
      <w:marTop w:val="0"/>
      <w:marBottom w:val="0"/>
      <w:divBdr>
        <w:top w:val="none" w:sz="0" w:space="0" w:color="auto"/>
        <w:left w:val="none" w:sz="0" w:space="0" w:color="auto"/>
        <w:bottom w:val="none" w:sz="0" w:space="0" w:color="auto"/>
        <w:right w:val="none" w:sz="0" w:space="0" w:color="auto"/>
      </w:divBdr>
    </w:div>
    <w:div w:id="1420366297">
      <w:bodyDiv w:val="1"/>
      <w:marLeft w:val="0"/>
      <w:marRight w:val="0"/>
      <w:marTop w:val="0"/>
      <w:marBottom w:val="0"/>
      <w:divBdr>
        <w:top w:val="none" w:sz="0" w:space="0" w:color="auto"/>
        <w:left w:val="none" w:sz="0" w:space="0" w:color="auto"/>
        <w:bottom w:val="none" w:sz="0" w:space="0" w:color="auto"/>
        <w:right w:val="none" w:sz="0" w:space="0" w:color="auto"/>
      </w:divBdr>
    </w:div>
    <w:div w:id="1421022173">
      <w:bodyDiv w:val="1"/>
      <w:marLeft w:val="0"/>
      <w:marRight w:val="0"/>
      <w:marTop w:val="0"/>
      <w:marBottom w:val="0"/>
      <w:divBdr>
        <w:top w:val="none" w:sz="0" w:space="0" w:color="auto"/>
        <w:left w:val="none" w:sz="0" w:space="0" w:color="auto"/>
        <w:bottom w:val="none" w:sz="0" w:space="0" w:color="auto"/>
        <w:right w:val="none" w:sz="0" w:space="0" w:color="auto"/>
      </w:divBdr>
    </w:div>
    <w:div w:id="1421103316">
      <w:bodyDiv w:val="1"/>
      <w:marLeft w:val="0"/>
      <w:marRight w:val="0"/>
      <w:marTop w:val="0"/>
      <w:marBottom w:val="0"/>
      <w:divBdr>
        <w:top w:val="none" w:sz="0" w:space="0" w:color="auto"/>
        <w:left w:val="none" w:sz="0" w:space="0" w:color="auto"/>
        <w:bottom w:val="none" w:sz="0" w:space="0" w:color="auto"/>
        <w:right w:val="none" w:sz="0" w:space="0" w:color="auto"/>
      </w:divBdr>
    </w:div>
    <w:div w:id="1421103410">
      <w:bodyDiv w:val="1"/>
      <w:marLeft w:val="0"/>
      <w:marRight w:val="0"/>
      <w:marTop w:val="0"/>
      <w:marBottom w:val="0"/>
      <w:divBdr>
        <w:top w:val="none" w:sz="0" w:space="0" w:color="auto"/>
        <w:left w:val="none" w:sz="0" w:space="0" w:color="auto"/>
        <w:bottom w:val="none" w:sz="0" w:space="0" w:color="auto"/>
        <w:right w:val="none" w:sz="0" w:space="0" w:color="auto"/>
      </w:divBdr>
    </w:div>
    <w:div w:id="1421215579">
      <w:bodyDiv w:val="1"/>
      <w:marLeft w:val="0"/>
      <w:marRight w:val="0"/>
      <w:marTop w:val="0"/>
      <w:marBottom w:val="0"/>
      <w:divBdr>
        <w:top w:val="none" w:sz="0" w:space="0" w:color="auto"/>
        <w:left w:val="none" w:sz="0" w:space="0" w:color="auto"/>
        <w:bottom w:val="none" w:sz="0" w:space="0" w:color="auto"/>
        <w:right w:val="none" w:sz="0" w:space="0" w:color="auto"/>
      </w:divBdr>
    </w:div>
    <w:div w:id="1421289909">
      <w:bodyDiv w:val="1"/>
      <w:marLeft w:val="0"/>
      <w:marRight w:val="0"/>
      <w:marTop w:val="0"/>
      <w:marBottom w:val="0"/>
      <w:divBdr>
        <w:top w:val="none" w:sz="0" w:space="0" w:color="auto"/>
        <w:left w:val="none" w:sz="0" w:space="0" w:color="auto"/>
        <w:bottom w:val="none" w:sz="0" w:space="0" w:color="auto"/>
        <w:right w:val="none" w:sz="0" w:space="0" w:color="auto"/>
      </w:divBdr>
    </w:div>
    <w:div w:id="1421563321">
      <w:bodyDiv w:val="1"/>
      <w:marLeft w:val="0"/>
      <w:marRight w:val="0"/>
      <w:marTop w:val="0"/>
      <w:marBottom w:val="0"/>
      <w:divBdr>
        <w:top w:val="none" w:sz="0" w:space="0" w:color="auto"/>
        <w:left w:val="none" w:sz="0" w:space="0" w:color="auto"/>
        <w:bottom w:val="none" w:sz="0" w:space="0" w:color="auto"/>
        <w:right w:val="none" w:sz="0" w:space="0" w:color="auto"/>
      </w:divBdr>
    </w:div>
    <w:div w:id="1421750837">
      <w:bodyDiv w:val="1"/>
      <w:marLeft w:val="0"/>
      <w:marRight w:val="0"/>
      <w:marTop w:val="0"/>
      <w:marBottom w:val="0"/>
      <w:divBdr>
        <w:top w:val="none" w:sz="0" w:space="0" w:color="auto"/>
        <w:left w:val="none" w:sz="0" w:space="0" w:color="auto"/>
        <w:bottom w:val="none" w:sz="0" w:space="0" w:color="auto"/>
        <w:right w:val="none" w:sz="0" w:space="0" w:color="auto"/>
      </w:divBdr>
    </w:div>
    <w:div w:id="1421757698">
      <w:bodyDiv w:val="1"/>
      <w:marLeft w:val="0"/>
      <w:marRight w:val="0"/>
      <w:marTop w:val="0"/>
      <w:marBottom w:val="0"/>
      <w:divBdr>
        <w:top w:val="none" w:sz="0" w:space="0" w:color="auto"/>
        <w:left w:val="none" w:sz="0" w:space="0" w:color="auto"/>
        <w:bottom w:val="none" w:sz="0" w:space="0" w:color="auto"/>
        <w:right w:val="none" w:sz="0" w:space="0" w:color="auto"/>
      </w:divBdr>
    </w:div>
    <w:div w:id="1422069305">
      <w:bodyDiv w:val="1"/>
      <w:marLeft w:val="0"/>
      <w:marRight w:val="0"/>
      <w:marTop w:val="0"/>
      <w:marBottom w:val="0"/>
      <w:divBdr>
        <w:top w:val="none" w:sz="0" w:space="0" w:color="auto"/>
        <w:left w:val="none" w:sz="0" w:space="0" w:color="auto"/>
        <w:bottom w:val="none" w:sz="0" w:space="0" w:color="auto"/>
        <w:right w:val="none" w:sz="0" w:space="0" w:color="auto"/>
      </w:divBdr>
    </w:div>
    <w:div w:id="1422407621">
      <w:bodyDiv w:val="1"/>
      <w:marLeft w:val="0"/>
      <w:marRight w:val="0"/>
      <w:marTop w:val="0"/>
      <w:marBottom w:val="0"/>
      <w:divBdr>
        <w:top w:val="none" w:sz="0" w:space="0" w:color="auto"/>
        <w:left w:val="none" w:sz="0" w:space="0" w:color="auto"/>
        <w:bottom w:val="none" w:sz="0" w:space="0" w:color="auto"/>
        <w:right w:val="none" w:sz="0" w:space="0" w:color="auto"/>
      </w:divBdr>
    </w:div>
    <w:div w:id="1422407712">
      <w:bodyDiv w:val="1"/>
      <w:marLeft w:val="0"/>
      <w:marRight w:val="0"/>
      <w:marTop w:val="0"/>
      <w:marBottom w:val="0"/>
      <w:divBdr>
        <w:top w:val="none" w:sz="0" w:space="0" w:color="auto"/>
        <w:left w:val="none" w:sz="0" w:space="0" w:color="auto"/>
        <w:bottom w:val="none" w:sz="0" w:space="0" w:color="auto"/>
        <w:right w:val="none" w:sz="0" w:space="0" w:color="auto"/>
      </w:divBdr>
    </w:div>
    <w:div w:id="1422412697">
      <w:bodyDiv w:val="1"/>
      <w:marLeft w:val="0"/>
      <w:marRight w:val="0"/>
      <w:marTop w:val="0"/>
      <w:marBottom w:val="0"/>
      <w:divBdr>
        <w:top w:val="none" w:sz="0" w:space="0" w:color="auto"/>
        <w:left w:val="none" w:sz="0" w:space="0" w:color="auto"/>
        <w:bottom w:val="none" w:sz="0" w:space="0" w:color="auto"/>
        <w:right w:val="none" w:sz="0" w:space="0" w:color="auto"/>
      </w:divBdr>
    </w:div>
    <w:div w:id="1422415409">
      <w:bodyDiv w:val="1"/>
      <w:marLeft w:val="0"/>
      <w:marRight w:val="0"/>
      <w:marTop w:val="0"/>
      <w:marBottom w:val="0"/>
      <w:divBdr>
        <w:top w:val="none" w:sz="0" w:space="0" w:color="auto"/>
        <w:left w:val="none" w:sz="0" w:space="0" w:color="auto"/>
        <w:bottom w:val="none" w:sz="0" w:space="0" w:color="auto"/>
        <w:right w:val="none" w:sz="0" w:space="0" w:color="auto"/>
      </w:divBdr>
    </w:div>
    <w:div w:id="1422487032">
      <w:bodyDiv w:val="1"/>
      <w:marLeft w:val="0"/>
      <w:marRight w:val="0"/>
      <w:marTop w:val="0"/>
      <w:marBottom w:val="0"/>
      <w:divBdr>
        <w:top w:val="none" w:sz="0" w:space="0" w:color="auto"/>
        <w:left w:val="none" w:sz="0" w:space="0" w:color="auto"/>
        <w:bottom w:val="none" w:sz="0" w:space="0" w:color="auto"/>
        <w:right w:val="none" w:sz="0" w:space="0" w:color="auto"/>
      </w:divBdr>
    </w:div>
    <w:div w:id="1422605176">
      <w:bodyDiv w:val="1"/>
      <w:marLeft w:val="0"/>
      <w:marRight w:val="0"/>
      <w:marTop w:val="0"/>
      <w:marBottom w:val="0"/>
      <w:divBdr>
        <w:top w:val="none" w:sz="0" w:space="0" w:color="auto"/>
        <w:left w:val="none" w:sz="0" w:space="0" w:color="auto"/>
        <w:bottom w:val="none" w:sz="0" w:space="0" w:color="auto"/>
        <w:right w:val="none" w:sz="0" w:space="0" w:color="auto"/>
      </w:divBdr>
    </w:div>
    <w:div w:id="1422751606">
      <w:bodyDiv w:val="1"/>
      <w:marLeft w:val="0"/>
      <w:marRight w:val="0"/>
      <w:marTop w:val="0"/>
      <w:marBottom w:val="0"/>
      <w:divBdr>
        <w:top w:val="none" w:sz="0" w:space="0" w:color="auto"/>
        <w:left w:val="none" w:sz="0" w:space="0" w:color="auto"/>
        <w:bottom w:val="none" w:sz="0" w:space="0" w:color="auto"/>
        <w:right w:val="none" w:sz="0" w:space="0" w:color="auto"/>
      </w:divBdr>
    </w:div>
    <w:div w:id="1422792909">
      <w:bodyDiv w:val="1"/>
      <w:marLeft w:val="0"/>
      <w:marRight w:val="0"/>
      <w:marTop w:val="0"/>
      <w:marBottom w:val="0"/>
      <w:divBdr>
        <w:top w:val="none" w:sz="0" w:space="0" w:color="auto"/>
        <w:left w:val="none" w:sz="0" w:space="0" w:color="auto"/>
        <w:bottom w:val="none" w:sz="0" w:space="0" w:color="auto"/>
        <w:right w:val="none" w:sz="0" w:space="0" w:color="auto"/>
      </w:divBdr>
    </w:div>
    <w:div w:id="1423065309">
      <w:bodyDiv w:val="1"/>
      <w:marLeft w:val="0"/>
      <w:marRight w:val="0"/>
      <w:marTop w:val="0"/>
      <w:marBottom w:val="0"/>
      <w:divBdr>
        <w:top w:val="none" w:sz="0" w:space="0" w:color="auto"/>
        <w:left w:val="none" w:sz="0" w:space="0" w:color="auto"/>
        <w:bottom w:val="none" w:sz="0" w:space="0" w:color="auto"/>
        <w:right w:val="none" w:sz="0" w:space="0" w:color="auto"/>
      </w:divBdr>
    </w:div>
    <w:div w:id="1423065575">
      <w:bodyDiv w:val="1"/>
      <w:marLeft w:val="0"/>
      <w:marRight w:val="0"/>
      <w:marTop w:val="0"/>
      <w:marBottom w:val="0"/>
      <w:divBdr>
        <w:top w:val="none" w:sz="0" w:space="0" w:color="auto"/>
        <w:left w:val="none" w:sz="0" w:space="0" w:color="auto"/>
        <w:bottom w:val="none" w:sz="0" w:space="0" w:color="auto"/>
        <w:right w:val="none" w:sz="0" w:space="0" w:color="auto"/>
      </w:divBdr>
    </w:div>
    <w:div w:id="1423643639">
      <w:bodyDiv w:val="1"/>
      <w:marLeft w:val="0"/>
      <w:marRight w:val="0"/>
      <w:marTop w:val="0"/>
      <w:marBottom w:val="0"/>
      <w:divBdr>
        <w:top w:val="none" w:sz="0" w:space="0" w:color="auto"/>
        <w:left w:val="none" w:sz="0" w:space="0" w:color="auto"/>
        <w:bottom w:val="none" w:sz="0" w:space="0" w:color="auto"/>
        <w:right w:val="none" w:sz="0" w:space="0" w:color="auto"/>
      </w:divBdr>
    </w:div>
    <w:div w:id="1423839366">
      <w:bodyDiv w:val="1"/>
      <w:marLeft w:val="0"/>
      <w:marRight w:val="0"/>
      <w:marTop w:val="0"/>
      <w:marBottom w:val="0"/>
      <w:divBdr>
        <w:top w:val="none" w:sz="0" w:space="0" w:color="auto"/>
        <w:left w:val="none" w:sz="0" w:space="0" w:color="auto"/>
        <w:bottom w:val="none" w:sz="0" w:space="0" w:color="auto"/>
        <w:right w:val="none" w:sz="0" w:space="0" w:color="auto"/>
      </w:divBdr>
    </w:div>
    <w:div w:id="1423990539">
      <w:bodyDiv w:val="1"/>
      <w:marLeft w:val="0"/>
      <w:marRight w:val="0"/>
      <w:marTop w:val="0"/>
      <w:marBottom w:val="0"/>
      <w:divBdr>
        <w:top w:val="none" w:sz="0" w:space="0" w:color="auto"/>
        <w:left w:val="none" w:sz="0" w:space="0" w:color="auto"/>
        <w:bottom w:val="none" w:sz="0" w:space="0" w:color="auto"/>
        <w:right w:val="none" w:sz="0" w:space="0" w:color="auto"/>
      </w:divBdr>
    </w:div>
    <w:div w:id="1424379616">
      <w:bodyDiv w:val="1"/>
      <w:marLeft w:val="0"/>
      <w:marRight w:val="0"/>
      <w:marTop w:val="0"/>
      <w:marBottom w:val="0"/>
      <w:divBdr>
        <w:top w:val="none" w:sz="0" w:space="0" w:color="auto"/>
        <w:left w:val="none" w:sz="0" w:space="0" w:color="auto"/>
        <w:bottom w:val="none" w:sz="0" w:space="0" w:color="auto"/>
        <w:right w:val="none" w:sz="0" w:space="0" w:color="auto"/>
      </w:divBdr>
    </w:div>
    <w:div w:id="1424447544">
      <w:bodyDiv w:val="1"/>
      <w:marLeft w:val="0"/>
      <w:marRight w:val="0"/>
      <w:marTop w:val="0"/>
      <w:marBottom w:val="0"/>
      <w:divBdr>
        <w:top w:val="none" w:sz="0" w:space="0" w:color="auto"/>
        <w:left w:val="none" w:sz="0" w:space="0" w:color="auto"/>
        <w:bottom w:val="none" w:sz="0" w:space="0" w:color="auto"/>
        <w:right w:val="none" w:sz="0" w:space="0" w:color="auto"/>
      </w:divBdr>
    </w:div>
    <w:div w:id="1424839424">
      <w:bodyDiv w:val="1"/>
      <w:marLeft w:val="0"/>
      <w:marRight w:val="0"/>
      <w:marTop w:val="0"/>
      <w:marBottom w:val="0"/>
      <w:divBdr>
        <w:top w:val="none" w:sz="0" w:space="0" w:color="auto"/>
        <w:left w:val="none" w:sz="0" w:space="0" w:color="auto"/>
        <w:bottom w:val="none" w:sz="0" w:space="0" w:color="auto"/>
        <w:right w:val="none" w:sz="0" w:space="0" w:color="auto"/>
      </w:divBdr>
    </w:div>
    <w:div w:id="1424913314">
      <w:bodyDiv w:val="1"/>
      <w:marLeft w:val="0"/>
      <w:marRight w:val="0"/>
      <w:marTop w:val="0"/>
      <w:marBottom w:val="0"/>
      <w:divBdr>
        <w:top w:val="none" w:sz="0" w:space="0" w:color="auto"/>
        <w:left w:val="none" w:sz="0" w:space="0" w:color="auto"/>
        <w:bottom w:val="none" w:sz="0" w:space="0" w:color="auto"/>
        <w:right w:val="none" w:sz="0" w:space="0" w:color="auto"/>
      </w:divBdr>
    </w:div>
    <w:div w:id="1424952888">
      <w:bodyDiv w:val="1"/>
      <w:marLeft w:val="0"/>
      <w:marRight w:val="0"/>
      <w:marTop w:val="0"/>
      <w:marBottom w:val="0"/>
      <w:divBdr>
        <w:top w:val="none" w:sz="0" w:space="0" w:color="auto"/>
        <w:left w:val="none" w:sz="0" w:space="0" w:color="auto"/>
        <w:bottom w:val="none" w:sz="0" w:space="0" w:color="auto"/>
        <w:right w:val="none" w:sz="0" w:space="0" w:color="auto"/>
      </w:divBdr>
    </w:div>
    <w:div w:id="1425105163">
      <w:bodyDiv w:val="1"/>
      <w:marLeft w:val="0"/>
      <w:marRight w:val="0"/>
      <w:marTop w:val="0"/>
      <w:marBottom w:val="0"/>
      <w:divBdr>
        <w:top w:val="none" w:sz="0" w:space="0" w:color="auto"/>
        <w:left w:val="none" w:sz="0" w:space="0" w:color="auto"/>
        <w:bottom w:val="none" w:sz="0" w:space="0" w:color="auto"/>
        <w:right w:val="none" w:sz="0" w:space="0" w:color="auto"/>
      </w:divBdr>
    </w:div>
    <w:div w:id="1425108771">
      <w:bodyDiv w:val="1"/>
      <w:marLeft w:val="0"/>
      <w:marRight w:val="0"/>
      <w:marTop w:val="0"/>
      <w:marBottom w:val="0"/>
      <w:divBdr>
        <w:top w:val="none" w:sz="0" w:space="0" w:color="auto"/>
        <w:left w:val="none" w:sz="0" w:space="0" w:color="auto"/>
        <w:bottom w:val="none" w:sz="0" w:space="0" w:color="auto"/>
        <w:right w:val="none" w:sz="0" w:space="0" w:color="auto"/>
      </w:divBdr>
    </w:div>
    <w:div w:id="1425153116">
      <w:bodyDiv w:val="1"/>
      <w:marLeft w:val="0"/>
      <w:marRight w:val="0"/>
      <w:marTop w:val="0"/>
      <w:marBottom w:val="0"/>
      <w:divBdr>
        <w:top w:val="none" w:sz="0" w:space="0" w:color="auto"/>
        <w:left w:val="none" w:sz="0" w:space="0" w:color="auto"/>
        <w:bottom w:val="none" w:sz="0" w:space="0" w:color="auto"/>
        <w:right w:val="none" w:sz="0" w:space="0" w:color="auto"/>
      </w:divBdr>
    </w:div>
    <w:div w:id="1425417076">
      <w:bodyDiv w:val="1"/>
      <w:marLeft w:val="0"/>
      <w:marRight w:val="0"/>
      <w:marTop w:val="0"/>
      <w:marBottom w:val="0"/>
      <w:divBdr>
        <w:top w:val="none" w:sz="0" w:space="0" w:color="auto"/>
        <w:left w:val="none" w:sz="0" w:space="0" w:color="auto"/>
        <w:bottom w:val="none" w:sz="0" w:space="0" w:color="auto"/>
        <w:right w:val="none" w:sz="0" w:space="0" w:color="auto"/>
      </w:divBdr>
    </w:div>
    <w:div w:id="1425612154">
      <w:bodyDiv w:val="1"/>
      <w:marLeft w:val="0"/>
      <w:marRight w:val="0"/>
      <w:marTop w:val="0"/>
      <w:marBottom w:val="0"/>
      <w:divBdr>
        <w:top w:val="none" w:sz="0" w:space="0" w:color="auto"/>
        <w:left w:val="none" w:sz="0" w:space="0" w:color="auto"/>
        <w:bottom w:val="none" w:sz="0" w:space="0" w:color="auto"/>
        <w:right w:val="none" w:sz="0" w:space="0" w:color="auto"/>
      </w:divBdr>
    </w:div>
    <w:div w:id="1425762429">
      <w:bodyDiv w:val="1"/>
      <w:marLeft w:val="0"/>
      <w:marRight w:val="0"/>
      <w:marTop w:val="0"/>
      <w:marBottom w:val="0"/>
      <w:divBdr>
        <w:top w:val="none" w:sz="0" w:space="0" w:color="auto"/>
        <w:left w:val="none" w:sz="0" w:space="0" w:color="auto"/>
        <w:bottom w:val="none" w:sz="0" w:space="0" w:color="auto"/>
        <w:right w:val="none" w:sz="0" w:space="0" w:color="auto"/>
      </w:divBdr>
    </w:div>
    <w:div w:id="1425767159">
      <w:bodyDiv w:val="1"/>
      <w:marLeft w:val="0"/>
      <w:marRight w:val="0"/>
      <w:marTop w:val="0"/>
      <w:marBottom w:val="0"/>
      <w:divBdr>
        <w:top w:val="none" w:sz="0" w:space="0" w:color="auto"/>
        <w:left w:val="none" w:sz="0" w:space="0" w:color="auto"/>
        <w:bottom w:val="none" w:sz="0" w:space="0" w:color="auto"/>
        <w:right w:val="none" w:sz="0" w:space="0" w:color="auto"/>
      </w:divBdr>
    </w:div>
    <w:div w:id="1426071451">
      <w:bodyDiv w:val="1"/>
      <w:marLeft w:val="0"/>
      <w:marRight w:val="0"/>
      <w:marTop w:val="0"/>
      <w:marBottom w:val="0"/>
      <w:divBdr>
        <w:top w:val="none" w:sz="0" w:space="0" w:color="auto"/>
        <w:left w:val="none" w:sz="0" w:space="0" w:color="auto"/>
        <w:bottom w:val="none" w:sz="0" w:space="0" w:color="auto"/>
        <w:right w:val="none" w:sz="0" w:space="0" w:color="auto"/>
      </w:divBdr>
    </w:div>
    <w:div w:id="1426341506">
      <w:bodyDiv w:val="1"/>
      <w:marLeft w:val="0"/>
      <w:marRight w:val="0"/>
      <w:marTop w:val="0"/>
      <w:marBottom w:val="0"/>
      <w:divBdr>
        <w:top w:val="none" w:sz="0" w:space="0" w:color="auto"/>
        <w:left w:val="none" w:sz="0" w:space="0" w:color="auto"/>
        <w:bottom w:val="none" w:sz="0" w:space="0" w:color="auto"/>
        <w:right w:val="none" w:sz="0" w:space="0" w:color="auto"/>
      </w:divBdr>
    </w:div>
    <w:div w:id="1426880654">
      <w:bodyDiv w:val="1"/>
      <w:marLeft w:val="0"/>
      <w:marRight w:val="0"/>
      <w:marTop w:val="0"/>
      <w:marBottom w:val="0"/>
      <w:divBdr>
        <w:top w:val="none" w:sz="0" w:space="0" w:color="auto"/>
        <w:left w:val="none" w:sz="0" w:space="0" w:color="auto"/>
        <w:bottom w:val="none" w:sz="0" w:space="0" w:color="auto"/>
        <w:right w:val="none" w:sz="0" w:space="0" w:color="auto"/>
      </w:divBdr>
    </w:div>
    <w:div w:id="1427918861">
      <w:bodyDiv w:val="1"/>
      <w:marLeft w:val="0"/>
      <w:marRight w:val="0"/>
      <w:marTop w:val="0"/>
      <w:marBottom w:val="0"/>
      <w:divBdr>
        <w:top w:val="none" w:sz="0" w:space="0" w:color="auto"/>
        <w:left w:val="none" w:sz="0" w:space="0" w:color="auto"/>
        <w:bottom w:val="none" w:sz="0" w:space="0" w:color="auto"/>
        <w:right w:val="none" w:sz="0" w:space="0" w:color="auto"/>
      </w:divBdr>
    </w:div>
    <w:div w:id="1427969011">
      <w:bodyDiv w:val="1"/>
      <w:marLeft w:val="0"/>
      <w:marRight w:val="0"/>
      <w:marTop w:val="0"/>
      <w:marBottom w:val="0"/>
      <w:divBdr>
        <w:top w:val="none" w:sz="0" w:space="0" w:color="auto"/>
        <w:left w:val="none" w:sz="0" w:space="0" w:color="auto"/>
        <w:bottom w:val="none" w:sz="0" w:space="0" w:color="auto"/>
        <w:right w:val="none" w:sz="0" w:space="0" w:color="auto"/>
      </w:divBdr>
    </w:div>
    <w:div w:id="1428036442">
      <w:bodyDiv w:val="1"/>
      <w:marLeft w:val="0"/>
      <w:marRight w:val="0"/>
      <w:marTop w:val="0"/>
      <w:marBottom w:val="0"/>
      <w:divBdr>
        <w:top w:val="none" w:sz="0" w:space="0" w:color="auto"/>
        <w:left w:val="none" w:sz="0" w:space="0" w:color="auto"/>
        <w:bottom w:val="none" w:sz="0" w:space="0" w:color="auto"/>
        <w:right w:val="none" w:sz="0" w:space="0" w:color="auto"/>
      </w:divBdr>
    </w:div>
    <w:div w:id="1428117766">
      <w:bodyDiv w:val="1"/>
      <w:marLeft w:val="0"/>
      <w:marRight w:val="0"/>
      <w:marTop w:val="0"/>
      <w:marBottom w:val="0"/>
      <w:divBdr>
        <w:top w:val="none" w:sz="0" w:space="0" w:color="auto"/>
        <w:left w:val="none" w:sz="0" w:space="0" w:color="auto"/>
        <w:bottom w:val="none" w:sz="0" w:space="0" w:color="auto"/>
        <w:right w:val="none" w:sz="0" w:space="0" w:color="auto"/>
      </w:divBdr>
    </w:div>
    <w:div w:id="1428960315">
      <w:bodyDiv w:val="1"/>
      <w:marLeft w:val="0"/>
      <w:marRight w:val="0"/>
      <w:marTop w:val="0"/>
      <w:marBottom w:val="0"/>
      <w:divBdr>
        <w:top w:val="none" w:sz="0" w:space="0" w:color="auto"/>
        <w:left w:val="none" w:sz="0" w:space="0" w:color="auto"/>
        <w:bottom w:val="none" w:sz="0" w:space="0" w:color="auto"/>
        <w:right w:val="none" w:sz="0" w:space="0" w:color="auto"/>
      </w:divBdr>
    </w:div>
    <w:div w:id="1429540372">
      <w:bodyDiv w:val="1"/>
      <w:marLeft w:val="0"/>
      <w:marRight w:val="0"/>
      <w:marTop w:val="0"/>
      <w:marBottom w:val="0"/>
      <w:divBdr>
        <w:top w:val="none" w:sz="0" w:space="0" w:color="auto"/>
        <w:left w:val="none" w:sz="0" w:space="0" w:color="auto"/>
        <w:bottom w:val="none" w:sz="0" w:space="0" w:color="auto"/>
        <w:right w:val="none" w:sz="0" w:space="0" w:color="auto"/>
      </w:divBdr>
    </w:div>
    <w:div w:id="1429622200">
      <w:bodyDiv w:val="1"/>
      <w:marLeft w:val="0"/>
      <w:marRight w:val="0"/>
      <w:marTop w:val="0"/>
      <w:marBottom w:val="0"/>
      <w:divBdr>
        <w:top w:val="none" w:sz="0" w:space="0" w:color="auto"/>
        <w:left w:val="none" w:sz="0" w:space="0" w:color="auto"/>
        <w:bottom w:val="none" w:sz="0" w:space="0" w:color="auto"/>
        <w:right w:val="none" w:sz="0" w:space="0" w:color="auto"/>
      </w:divBdr>
    </w:div>
    <w:div w:id="1429809169">
      <w:bodyDiv w:val="1"/>
      <w:marLeft w:val="0"/>
      <w:marRight w:val="0"/>
      <w:marTop w:val="0"/>
      <w:marBottom w:val="0"/>
      <w:divBdr>
        <w:top w:val="none" w:sz="0" w:space="0" w:color="auto"/>
        <w:left w:val="none" w:sz="0" w:space="0" w:color="auto"/>
        <w:bottom w:val="none" w:sz="0" w:space="0" w:color="auto"/>
        <w:right w:val="none" w:sz="0" w:space="0" w:color="auto"/>
      </w:divBdr>
    </w:div>
    <w:div w:id="1429933566">
      <w:bodyDiv w:val="1"/>
      <w:marLeft w:val="0"/>
      <w:marRight w:val="0"/>
      <w:marTop w:val="0"/>
      <w:marBottom w:val="0"/>
      <w:divBdr>
        <w:top w:val="none" w:sz="0" w:space="0" w:color="auto"/>
        <w:left w:val="none" w:sz="0" w:space="0" w:color="auto"/>
        <w:bottom w:val="none" w:sz="0" w:space="0" w:color="auto"/>
        <w:right w:val="none" w:sz="0" w:space="0" w:color="auto"/>
      </w:divBdr>
    </w:div>
    <w:div w:id="1429961109">
      <w:bodyDiv w:val="1"/>
      <w:marLeft w:val="0"/>
      <w:marRight w:val="0"/>
      <w:marTop w:val="0"/>
      <w:marBottom w:val="0"/>
      <w:divBdr>
        <w:top w:val="none" w:sz="0" w:space="0" w:color="auto"/>
        <w:left w:val="none" w:sz="0" w:space="0" w:color="auto"/>
        <w:bottom w:val="none" w:sz="0" w:space="0" w:color="auto"/>
        <w:right w:val="none" w:sz="0" w:space="0" w:color="auto"/>
      </w:divBdr>
    </w:div>
    <w:div w:id="1430005121">
      <w:bodyDiv w:val="1"/>
      <w:marLeft w:val="0"/>
      <w:marRight w:val="0"/>
      <w:marTop w:val="0"/>
      <w:marBottom w:val="0"/>
      <w:divBdr>
        <w:top w:val="none" w:sz="0" w:space="0" w:color="auto"/>
        <w:left w:val="none" w:sz="0" w:space="0" w:color="auto"/>
        <w:bottom w:val="none" w:sz="0" w:space="0" w:color="auto"/>
        <w:right w:val="none" w:sz="0" w:space="0" w:color="auto"/>
      </w:divBdr>
    </w:div>
    <w:div w:id="1430083403">
      <w:bodyDiv w:val="1"/>
      <w:marLeft w:val="0"/>
      <w:marRight w:val="0"/>
      <w:marTop w:val="0"/>
      <w:marBottom w:val="0"/>
      <w:divBdr>
        <w:top w:val="none" w:sz="0" w:space="0" w:color="auto"/>
        <w:left w:val="none" w:sz="0" w:space="0" w:color="auto"/>
        <w:bottom w:val="none" w:sz="0" w:space="0" w:color="auto"/>
        <w:right w:val="none" w:sz="0" w:space="0" w:color="auto"/>
      </w:divBdr>
    </w:div>
    <w:div w:id="1430155449">
      <w:bodyDiv w:val="1"/>
      <w:marLeft w:val="0"/>
      <w:marRight w:val="0"/>
      <w:marTop w:val="0"/>
      <w:marBottom w:val="0"/>
      <w:divBdr>
        <w:top w:val="none" w:sz="0" w:space="0" w:color="auto"/>
        <w:left w:val="none" w:sz="0" w:space="0" w:color="auto"/>
        <w:bottom w:val="none" w:sz="0" w:space="0" w:color="auto"/>
        <w:right w:val="none" w:sz="0" w:space="0" w:color="auto"/>
      </w:divBdr>
    </w:div>
    <w:div w:id="1430277178">
      <w:bodyDiv w:val="1"/>
      <w:marLeft w:val="0"/>
      <w:marRight w:val="0"/>
      <w:marTop w:val="0"/>
      <w:marBottom w:val="0"/>
      <w:divBdr>
        <w:top w:val="none" w:sz="0" w:space="0" w:color="auto"/>
        <w:left w:val="none" w:sz="0" w:space="0" w:color="auto"/>
        <w:bottom w:val="none" w:sz="0" w:space="0" w:color="auto"/>
        <w:right w:val="none" w:sz="0" w:space="0" w:color="auto"/>
      </w:divBdr>
    </w:div>
    <w:div w:id="1430664055">
      <w:bodyDiv w:val="1"/>
      <w:marLeft w:val="0"/>
      <w:marRight w:val="0"/>
      <w:marTop w:val="0"/>
      <w:marBottom w:val="0"/>
      <w:divBdr>
        <w:top w:val="none" w:sz="0" w:space="0" w:color="auto"/>
        <w:left w:val="none" w:sz="0" w:space="0" w:color="auto"/>
        <w:bottom w:val="none" w:sz="0" w:space="0" w:color="auto"/>
        <w:right w:val="none" w:sz="0" w:space="0" w:color="auto"/>
      </w:divBdr>
    </w:div>
    <w:div w:id="1431195345">
      <w:bodyDiv w:val="1"/>
      <w:marLeft w:val="0"/>
      <w:marRight w:val="0"/>
      <w:marTop w:val="0"/>
      <w:marBottom w:val="0"/>
      <w:divBdr>
        <w:top w:val="none" w:sz="0" w:space="0" w:color="auto"/>
        <w:left w:val="none" w:sz="0" w:space="0" w:color="auto"/>
        <w:bottom w:val="none" w:sz="0" w:space="0" w:color="auto"/>
        <w:right w:val="none" w:sz="0" w:space="0" w:color="auto"/>
      </w:divBdr>
    </w:div>
    <w:div w:id="1431273407">
      <w:bodyDiv w:val="1"/>
      <w:marLeft w:val="0"/>
      <w:marRight w:val="0"/>
      <w:marTop w:val="0"/>
      <w:marBottom w:val="0"/>
      <w:divBdr>
        <w:top w:val="none" w:sz="0" w:space="0" w:color="auto"/>
        <w:left w:val="none" w:sz="0" w:space="0" w:color="auto"/>
        <w:bottom w:val="none" w:sz="0" w:space="0" w:color="auto"/>
        <w:right w:val="none" w:sz="0" w:space="0" w:color="auto"/>
      </w:divBdr>
    </w:div>
    <w:div w:id="1431465439">
      <w:bodyDiv w:val="1"/>
      <w:marLeft w:val="0"/>
      <w:marRight w:val="0"/>
      <w:marTop w:val="0"/>
      <w:marBottom w:val="0"/>
      <w:divBdr>
        <w:top w:val="none" w:sz="0" w:space="0" w:color="auto"/>
        <w:left w:val="none" w:sz="0" w:space="0" w:color="auto"/>
        <w:bottom w:val="none" w:sz="0" w:space="0" w:color="auto"/>
        <w:right w:val="none" w:sz="0" w:space="0" w:color="auto"/>
      </w:divBdr>
    </w:div>
    <w:div w:id="1431465475">
      <w:bodyDiv w:val="1"/>
      <w:marLeft w:val="0"/>
      <w:marRight w:val="0"/>
      <w:marTop w:val="0"/>
      <w:marBottom w:val="0"/>
      <w:divBdr>
        <w:top w:val="none" w:sz="0" w:space="0" w:color="auto"/>
        <w:left w:val="none" w:sz="0" w:space="0" w:color="auto"/>
        <w:bottom w:val="none" w:sz="0" w:space="0" w:color="auto"/>
        <w:right w:val="none" w:sz="0" w:space="0" w:color="auto"/>
      </w:divBdr>
    </w:div>
    <w:div w:id="1431470016">
      <w:bodyDiv w:val="1"/>
      <w:marLeft w:val="0"/>
      <w:marRight w:val="0"/>
      <w:marTop w:val="0"/>
      <w:marBottom w:val="0"/>
      <w:divBdr>
        <w:top w:val="none" w:sz="0" w:space="0" w:color="auto"/>
        <w:left w:val="none" w:sz="0" w:space="0" w:color="auto"/>
        <w:bottom w:val="none" w:sz="0" w:space="0" w:color="auto"/>
        <w:right w:val="none" w:sz="0" w:space="0" w:color="auto"/>
      </w:divBdr>
    </w:div>
    <w:div w:id="1431898139">
      <w:bodyDiv w:val="1"/>
      <w:marLeft w:val="0"/>
      <w:marRight w:val="0"/>
      <w:marTop w:val="0"/>
      <w:marBottom w:val="0"/>
      <w:divBdr>
        <w:top w:val="none" w:sz="0" w:space="0" w:color="auto"/>
        <w:left w:val="none" w:sz="0" w:space="0" w:color="auto"/>
        <w:bottom w:val="none" w:sz="0" w:space="0" w:color="auto"/>
        <w:right w:val="none" w:sz="0" w:space="0" w:color="auto"/>
      </w:divBdr>
    </w:div>
    <w:div w:id="1432044852">
      <w:bodyDiv w:val="1"/>
      <w:marLeft w:val="0"/>
      <w:marRight w:val="0"/>
      <w:marTop w:val="0"/>
      <w:marBottom w:val="0"/>
      <w:divBdr>
        <w:top w:val="none" w:sz="0" w:space="0" w:color="auto"/>
        <w:left w:val="none" w:sz="0" w:space="0" w:color="auto"/>
        <w:bottom w:val="none" w:sz="0" w:space="0" w:color="auto"/>
        <w:right w:val="none" w:sz="0" w:space="0" w:color="auto"/>
      </w:divBdr>
    </w:div>
    <w:div w:id="1432119830">
      <w:bodyDiv w:val="1"/>
      <w:marLeft w:val="0"/>
      <w:marRight w:val="0"/>
      <w:marTop w:val="0"/>
      <w:marBottom w:val="0"/>
      <w:divBdr>
        <w:top w:val="none" w:sz="0" w:space="0" w:color="auto"/>
        <w:left w:val="none" w:sz="0" w:space="0" w:color="auto"/>
        <w:bottom w:val="none" w:sz="0" w:space="0" w:color="auto"/>
        <w:right w:val="none" w:sz="0" w:space="0" w:color="auto"/>
      </w:divBdr>
    </w:div>
    <w:div w:id="1432430286">
      <w:bodyDiv w:val="1"/>
      <w:marLeft w:val="0"/>
      <w:marRight w:val="0"/>
      <w:marTop w:val="0"/>
      <w:marBottom w:val="0"/>
      <w:divBdr>
        <w:top w:val="none" w:sz="0" w:space="0" w:color="auto"/>
        <w:left w:val="none" w:sz="0" w:space="0" w:color="auto"/>
        <w:bottom w:val="none" w:sz="0" w:space="0" w:color="auto"/>
        <w:right w:val="none" w:sz="0" w:space="0" w:color="auto"/>
      </w:divBdr>
    </w:div>
    <w:div w:id="1432706455">
      <w:bodyDiv w:val="1"/>
      <w:marLeft w:val="0"/>
      <w:marRight w:val="0"/>
      <w:marTop w:val="0"/>
      <w:marBottom w:val="0"/>
      <w:divBdr>
        <w:top w:val="none" w:sz="0" w:space="0" w:color="auto"/>
        <w:left w:val="none" w:sz="0" w:space="0" w:color="auto"/>
        <w:bottom w:val="none" w:sz="0" w:space="0" w:color="auto"/>
        <w:right w:val="none" w:sz="0" w:space="0" w:color="auto"/>
      </w:divBdr>
    </w:div>
    <w:div w:id="1432776075">
      <w:bodyDiv w:val="1"/>
      <w:marLeft w:val="0"/>
      <w:marRight w:val="0"/>
      <w:marTop w:val="0"/>
      <w:marBottom w:val="0"/>
      <w:divBdr>
        <w:top w:val="none" w:sz="0" w:space="0" w:color="auto"/>
        <w:left w:val="none" w:sz="0" w:space="0" w:color="auto"/>
        <w:bottom w:val="none" w:sz="0" w:space="0" w:color="auto"/>
        <w:right w:val="none" w:sz="0" w:space="0" w:color="auto"/>
      </w:divBdr>
    </w:div>
    <w:div w:id="1433356687">
      <w:bodyDiv w:val="1"/>
      <w:marLeft w:val="0"/>
      <w:marRight w:val="0"/>
      <w:marTop w:val="0"/>
      <w:marBottom w:val="0"/>
      <w:divBdr>
        <w:top w:val="none" w:sz="0" w:space="0" w:color="auto"/>
        <w:left w:val="none" w:sz="0" w:space="0" w:color="auto"/>
        <w:bottom w:val="none" w:sz="0" w:space="0" w:color="auto"/>
        <w:right w:val="none" w:sz="0" w:space="0" w:color="auto"/>
      </w:divBdr>
    </w:div>
    <w:div w:id="1433403857">
      <w:bodyDiv w:val="1"/>
      <w:marLeft w:val="0"/>
      <w:marRight w:val="0"/>
      <w:marTop w:val="0"/>
      <w:marBottom w:val="0"/>
      <w:divBdr>
        <w:top w:val="none" w:sz="0" w:space="0" w:color="auto"/>
        <w:left w:val="none" w:sz="0" w:space="0" w:color="auto"/>
        <w:bottom w:val="none" w:sz="0" w:space="0" w:color="auto"/>
        <w:right w:val="none" w:sz="0" w:space="0" w:color="auto"/>
      </w:divBdr>
    </w:div>
    <w:div w:id="1433428789">
      <w:bodyDiv w:val="1"/>
      <w:marLeft w:val="0"/>
      <w:marRight w:val="0"/>
      <w:marTop w:val="0"/>
      <w:marBottom w:val="0"/>
      <w:divBdr>
        <w:top w:val="none" w:sz="0" w:space="0" w:color="auto"/>
        <w:left w:val="none" w:sz="0" w:space="0" w:color="auto"/>
        <w:bottom w:val="none" w:sz="0" w:space="0" w:color="auto"/>
        <w:right w:val="none" w:sz="0" w:space="0" w:color="auto"/>
      </w:divBdr>
    </w:div>
    <w:div w:id="1433748458">
      <w:bodyDiv w:val="1"/>
      <w:marLeft w:val="0"/>
      <w:marRight w:val="0"/>
      <w:marTop w:val="0"/>
      <w:marBottom w:val="0"/>
      <w:divBdr>
        <w:top w:val="none" w:sz="0" w:space="0" w:color="auto"/>
        <w:left w:val="none" w:sz="0" w:space="0" w:color="auto"/>
        <w:bottom w:val="none" w:sz="0" w:space="0" w:color="auto"/>
        <w:right w:val="none" w:sz="0" w:space="0" w:color="auto"/>
      </w:divBdr>
    </w:div>
    <w:div w:id="1434007737">
      <w:bodyDiv w:val="1"/>
      <w:marLeft w:val="0"/>
      <w:marRight w:val="0"/>
      <w:marTop w:val="0"/>
      <w:marBottom w:val="0"/>
      <w:divBdr>
        <w:top w:val="none" w:sz="0" w:space="0" w:color="auto"/>
        <w:left w:val="none" w:sz="0" w:space="0" w:color="auto"/>
        <w:bottom w:val="none" w:sz="0" w:space="0" w:color="auto"/>
        <w:right w:val="none" w:sz="0" w:space="0" w:color="auto"/>
      </w:divBdr>
    </w:div>
    <w:div w:id="1434014159">
      <w:bodyDiv w:val="1"/>
      <w:marLeft w:val="0"/>
      <w:marRight w:val="0"/>
      <w:marTop w:val="0"/>
      <w:marBottom w:val="0"/>
      <w:divBdr>
        <w:top w:val="none" w:sz="0" w:space="0" w:color="auto"/>
        <w:left w:val="none" w:sz="0" w:space="0" w:color="auto"/>
        <w:bottom w:val="none" w:sz="0" w:space="0" w:color="auto"/>
        <w:right w:val="none" w:sz="0" w:space="0" w:color="auto"/>
      </w:divBdr>
    </w:div>
    <w:div w:id="1434280477">
      <w:bodyDiv w:val="1"/>
      <w:marLeft w:val="0"/>
      <w:marRight w:val="0"/>
      <w:marTop w:val="0"/>
      <w:marBottom w:val="0"/>
      <w:divBdr>
        <w:top w:val="none" w:sz="0" w:space="0" w:color="auto"/>
        <w:left w:val="none" w:sz="0" w:space="0" w:color="auto"/>
        <w:bottom w:val="none" w:sz="0" w:space="0" w:color="auto"/>
        <w:right w:val="none" w:sz="0" w:space="0" w:color="auto"/>
      </w:divBdr>
    </w:div>
    <w:div w:id="1434473805">
      <w:bodyDiv w:val="1"/>
      <w:marLeft w:val="0"/>
      <w:marRight w:val="0"/>
      <w:marTop w:val="0"/>
      <w:marBottom w:val="0"/>
      <w:divBdr>
        <w:top w:val="none" w:sz="0" w:space="0" w:color="auto"/>
        <w:left w:val="none" w:sz="0" w:space="0" w:color="auto"/>
        <w:bottom w:val="none" w:sz="0" w:space="0" w:color="auto"/>
        <w:right w:val="none" w:sz="0" w:space="0" w:color="auto"/>
      </w:divBdr>
    </w:div>
    <w:div w:id="1434596677">
      <w:bodyDiv w:val="1"/>
      <w:marLeft w:val="0"/>
      <w:marRight w:val="0"/>
      <w:marTop w:val="0"/>
      <w:marBottom w:val="0"/>
      <w:divBdr>
        <w:top w:val="none" w:sz="0" w:space="0" w:color="auto"/>
        <w:left w:val="none" w:sz="0" w:space="0" w:color="auto"/>
        <w:bottom w:val="none" w:sz="0" w:space="0" w:color="auto"/>
        <w:right w:val="none" w:sz="0" w:space="0" w:color="auto"/>
      </w:divBdr>
    </w:div>
    <w:div w:id="1434663219">
      <w:bodyDiv w:val="1"/>
      <w:marLeft w:val="0"/>
      <w:marRight w:val="0"/>
      <w:marTop w:val="0"/>
      <w:marBottom w:val="0"/>
      <w:divBdr>
        <w:top w:val="none" w:sz="0" w:space="0" w:color="auto"/>
        <w:left w:val="none" w:sz="0" w:space="0" w:color="auto"/>
        <w:bottom w:val="none" w:sz="0" w:space="0" w:color="auto"/>
        <w:right w:val="none" w:sz="0" w:space="0" w:color="auto"/>
      </w:divBdr>
    </w:div>
    <w:div w:id="1434714385">
      <w:bodyDiv w:val="1"/>
      <w:marLeft w:val="0"/>
      <w:marRight w:val="0"/>
      <w:marTop w:val="0"/>
      <w:marBottom w:val="0"/>
      <w:divBdr>
        <w:top w:val="none" w:sz="0" w:space="0" w:color="auto"/>
        <w:left w:val="none" w:sz="0" w:space="0" w:color="auto"/>
        <w:bottom w:val="none" w:sz="0" w:space="0" w:color="auto"/>
        <w:right w:val="none" w:sz="0" w:space="0" w:color="auto"/>
      </w:divBdr>
    </w:div>
    <w:div w:id="1434788236">
      <w:bodyDiv w:val="1"/>
      <w:marLeft w:val="0"/>
      <w:marRight w:val="0"/>
      <w:marTop w:val="0"/>
      <w:marBottom w:val="0"/>
      <w:divBdr>
        <w:top w:val="none" w:sz="0" w:space="0" w:color="auto"/>
        <w:left w:val="none" w:sz="0" w:space="0" w:color="auto"/>
        <w:bottom w:val="none" w:sz="0" w:space="0" w:color="auto"/>
        <w:right w:val="none" w:sz="0" w:space="0" w:color="auto"/>
      </w:divBdr>
    </w:div>
    <w:div w:id="1435127153">
      <w:bodyDiv w:val="1"/>
      <w:marLeft w:val="0"/>
      <w:marRight w:val="0"/>
      <w:marTop w:val="0"/>
      <w:marBottom w:val="0"/>
      <w:divBdr>
        <w:top w:val="none" w:sz="0" w:space="0" w:color="auto"/>
        <w:left w:val="none" w:sz="0" w:space="0" w:color="auto"/>
        <w:bottom w:val="none" w:sz="0" w:space="0" w:color="auto"/>
        <w:right w:val="none" w:sz="0" w:space="0" w:color="auto"/>
      </w:divBdr>
    </w:div>
    <w:div w:id="1435395857">
      <w:bodyDiv w:val="1"/>
      <w:marLeft w:val="0"/>
      <w:marRight w:val="0"/>
      <w:marTop w:val="0"/>
      <w:marBottom w:val="0"/>
      <w:divBdr>
        <w:top w:val="none" w:sz="0" w:space="0" w:color="auto"/>
        <w:left w:val="none" w:sz="0" w:space="0" w:color="auto"/>
        <w:bottom w:val="none" w:sz="0" w:space="0" w:color="auto"/>
        <w:right w:val="none" w:sz="0" w:space="0" w:color="auto"/>
      </w:divBdr>
    </w:div>
    <w:div w:id="1435830434">
      <w:bodyDiv w:val="1"/>
      <w:marLeft w:val="0"/>
      <w:marRight w:val="0"/>
      <w:marTop w:val="0"/>
      <w:marBottom w:val="0"/>
      <w:divBdr>
        <w:top w:val="none" w:sz="0" w:space="0" w:color="auto"/>
        <w:left w:val="none" w:sz="0" w:space="0" w:color="auto"/>
        <w:bottom w:val="none" w:sz="0" w:space="0" w:color="auto"/>
        <w:right w:val="none" w:sz="0" w:space="0" w:color="auto"/>
      </w:divBdr>
    </w:div>
    <w:div w:id="1435979202">
      <w:bodyDiv w:val="1"/>
      <w:marLeft w:val="0"/>
      <w:marRight w:val="0"/>
      <w:marTop w:val="0"/>
      <w:marBottom w:val="0"/>
      <w:divBdr>
        <w:top w:val="none" w:sz="0" w:space="0" w:color="auto"/>
        <w:left w:val="none" w:sz="0" w:space="0" w:color="auto"/>
        <w:bottom w:val="none" w:sz="0" w:space="0" w:color="auto"/>
        <w:right w:val="none" w:sz="0" w:space="0" w:color="auto"/>
      </w:divBdr>
    </w:div>
    <w:div w:id="1436050175">
      <w:bodyDiv w:val="1"/>
      <w:marLeft w:val="0"/>
      <w:marRight w:val="0"/>
      <w:marTop w:val="0"/>
      <w:marBottom w:val="0"/>
      <w:divBdr>
        <w:top w:val="none" w:sz="0" w:space="0" w:color="auto"/>
        <w:left w:val="none" w:sz="0" w:space="0" w:color="auto"/>
        <w:bottom w:val="none" w:sz="0" w:space="0" w:color="auto"/>
        <w:right w:val="none" w:sz="0" w:space="0" w:color="auto"/>
      </w:divBdr>
    </w:div>
    <w:div w:id="1436093933">
      <w:bodyDiv w:val="1"/>
      <w:marLeft w:val="0"/>
      <w:marRight w:val="0"/>
      <w:marTop w:val="0"/>
      <w:marBottom w:val="0"/>
      <w:divBdr>
        <w:top w:val="none" w:sz="0" w:space="0" w:color="auto"/>
        <w:left w:val="none" w:sz="0" w:space="0" w:color="auto"/>
        <w:bottom w:val="none" w:sz="0" w:space="0" w:color="auto"/>
        <w:right w:val="none" w:sz="0" w:space="0" w:color="auto"/>
      </w:divBdr>
    </w:div>
    <w:div w:id="1436249882">
      <w:bodyDiv w:val="1"/>
      <w:marLeft w:val="0"/>
      <w:marRight w:val="0"/>
      <w:marTop w:val="0"/>
      <w:marBottom w:val="0"/>
      <w:divBdr>
        <w:top w:val="none" w:sz="0" w:space="0" w:color="auto"/>
        <w:left w:val="none" w:sz="0" w:space="0" w:color="auto"/>
        <w:bottom w:val="none" w:sz="0" w:space="0" w:color="auto"/>
        <w:right w:val="none" w:sz="0" w:space="0" w:color="auto"/>
      </w:divBdr>
    </w:div>
    <w:div w:id="1436290713">
      <w:bodyDiv w:val="1"/>
      <w:marLeft w:val="0"/>
      <w:marRight w:val="0"/>
      <w:marTop w:val="0"/>
      <w:marBottom w:val="0"/>
      <w:divBdr>
        <w:top w:val="none" w:sz="0" w:space="0" w:color="auto"/>
        <w:left w:val="none" w:sz="0" w:space="0" w:color="auto"/>
        <w:bottom w:val="none" w:sz="0" w:space="0" w:color="auto"/>
        <w:right w:val="none" w:sz="0" w:space="0" w:color="auto"/>
      </w:divBdr>
    </w:div>
    <w:div w:id="1436367266">
      <w:bodyDiv w:val="1"/>
      <w:marLeft w:val="0"/>
      <w:marRight w:val="0"/>
      <w:marTop w:val="0"/>
      <w:marBottom w:val="0"/>
      <w:divBdr>
        <w:top w:val="none" w:sz="0" w:space="0" w:color="auto"/>
        <w:left w:val="none" w:sz="0" w:space="0" w:color="auto"/>
        <w:bottom w:val="none" w:sz="0" w:space="0" w:color="auto"/>
        <w:right w:val="none" w:sz="0" w:space="0" w:color="auto"/>
      </w:divBdr>
    </w:div>
    <w:div w:id="1436510709">
      <w:bodyDiv w:val="1"/>
      <w:marLeft w:val="0"/>
      <w:marRight w:val="0"/>
      <w:marTop w:val="0"/>
      <w:marBottom w:val="0"/>
      <w:divBdr>
        <w:top w:val="none" w:sz="0" w:space="0" w:color="auto"/>
        <w:left w:val="none" w:sz="0" w:space="0" w:color="auto"/>
        <w:bottom w:val="none" w:sz="0" w:space="0" w:color="auto"/>
        <w:right w:val="none" w:sz="0" w:space="0" w:color="auto"/>
      </w:divBdr>
    </w:div>
    <w:div w:id="1436756061">
      <w:bodyDiv w:val="1"/>
      <w:marLeft w:val="0"/>
      <w:marRight w:val="0"/>
      <w:marTop w:val="0"/>
      <w:marBottom w:val="0"/>
      <w:divBdr>
        <w:top w:val="none" w:sz="0" w:space="0" w:color="auto"/>
        <w:left w:val="none" w:sz="0" w:space="0" w:color="auto"/>
        <w:bottom w:val="none" w:sz="0" w:space="0" w:color="auto"/>
        <w:right w:val="none" w:sz="0" w:space="0" w:color="auto"/>
      </w:divBdr>
    </w:div>
    <w:div w:id="1437168220">
      <w:bodyDiv w:val="1"/>
      <w:marLeft w:val="0"/>
      <w:marRight w:val="0"/>
      <w:marTop w:val="0"/>
      <w:marBottom w:val="0"/>
      <w:divBdr>
        <w:top w:val="none" w:sz="0" w:space="0" w:color="auto"/>
        <w:left w:val="none" w:sz="0" w:space="0" w:color="auto"/>
        <w:bottom w:val="none" w:sz="0" w:space="0" w:color="auto"/>
        <w:right w:val="none" w:sz="0" w:space="0" w:color="auto"/>
      </w:divBdr>
    </w:div>
    <w:div w:id="1437212907">
      <w:bodyDiv w:val="1"/>
      <w:marLeft w:val="0"/>
      <w:marRight w:val="0"/>
      <w:marTop w:val="0"/>
      <w:marBottom w:val="0"/>
      <w:divBdr>
        <w:top w:val="none" w:sz="0" w:space="0" w:color="auto"/>
        <w:left w:val="none" w:sz="0" w:space="0" w:color="auto"/>
        <w:bottom w:val="none" w:sz="0" w:space="0" w:color="auto"/>
        <w:right w:val="none" w:sz="0" w:space="0" w:color="auto"/>
      </w:divBdr>
    </w:div>
    <w:div w:id="1437287932">
      <w:bodyDiv w:val="1"/>
      <w:marLeft w:val="0"/>
      <w:marRight w:val="0"/>
      <w:marTop w:val="0"/>
      <w:marBottom w:val="0"/>
      <w:divBdr>
        <w:top w:val="none" w:sz="0" w:space="0" w:color="auto"/>
        <w:left w:val="none" w:sz="0" w:space="0" w:color="auto"/>
        <w:bottom w:val="none" w:sz="0" w:space="0" w:color="auto"/>
        <w:right w:val="none" w:sz="0" w:space="0" w:color="auto"/>
      </w:divBdr>
    </w:div>
    <w:div w:id="1437673903">
      <w:bodyDiv w:val="1"/>
      <w:marLeft w:val="0"/>
      <w:marRight w:val="0"/>
      <w:marTop w:val="0"/>
      <w:marBottom w:val="0"/>
      <w:divBdr>
        <w:top w:val="none" w:sz="0" w:space="0" w:color="auto"/>
        <w:left w:val="none" w:sz="0" w:space="0" w:color="auto"/>
        <w:bottom w:val="none" w:sz="0" w:space="0" w:color="auto"/>
        <w:right w:val="none" w:sz="0" w:space="0" w:color="auto"/>
      </w:divBdr>
    </w:div>
    <w:div w:id="1437676670">
      <w:bodyDiv w:val="1"/>
      <w:marLeft w:val="0"/>
      <w:marRight w:val="0"/>
      <w:marTop w:val="0"/>
      <w:marBottom w:val="0"/>
      <w:divBdr>
        <w:top w:val="none" w:sz="0" w:space="0" w:color="auto"/>
        <w:left w:val="none" w:sz="0" w:space="0" w:color="auto"/>
        <w:bottom w:val="none" w:sz="0" w:space="0" w:color="auto"/>
        <w:right w:val="none" w:sz="0" w:space="0" w:color="auto"/>
      </w:divBdr>
    </w:div>
    <w:div w:id="1437753212">
      <w:bodyDiv w:val="1"/>
      <w:marLeft w:val="0"/>
      <w:marRight w:val="0"/>
      <w:marTop w:val="0"/>
      <w:marBottom w:val="0"/>
      <w:divBdr>
        <w:top w:val="none" w:sz="0" w:space="0" w:color="auto"/>
        <w:left w:val="none" w:sz="0" w:space="0" w:color="auto"/>
        <w:bottom w:val="none" w:sz="0" w:space="0" w:color="auto"/>
        <w:right w:val="none" w:sz="0" w:space="0" w:color="auto"/>
      </w:divBdr>
    </w:div>
    <w:div w:id="1438138256">
      <w:bodyDiv w:val="1"/>
      <w:marLeft w:val="0"/>
      <w:marRight w:val="0"/>
      <w:marTop w:val="0"/>
      <w:marBottom w:val="0"/>
      <w:divBdr>
        <w:top w:val="none" w:sz="0" w:space="0" w:color="auto"/>
        <w:left w:val="none" w:sz="0" w:space="0" w:color="auto"/>
        <w:bottom w:val="none" w:sz="0" w:space="0" w:color="auto"/>
        <w:right w:val="none" w:sz="0" w:space="0" w:color="auto"/>
      </w:divBdr>
    </w:div>
    <w:div w:id="1438138294">
      <w:bodyDiv w:val="1"/>
      <w:marLeft w:val="0"/>
      <w:marRight w:val="0"/>
      <w:marTop w:val="0"/>
      <w:marBottom w:val="0"/>
      <w:divBdr>
        <w:top w:val="none" w:sz="0" w:space="0" w:color="auto"/>
        <w:left w:val="none" w:sz="0" w:space="0" w:color="auto"/>
        <w:bottom w:val="none" w:sz="0" w:space="0" w:color="auto"/>
        <w:right w:val="none" w:sz="0" w:space="0" w:color="auto"/>
      </w:divBdr>
    </w:div>
    <w:div w:id="1438216031">
      <w:bodyDiv w:val="1"/>
      <w:marLeft w:val="0"/>
      <w:marRight w:val="0"/>
      <w:marTop w:val="0"/>
      <w:marBottom w:val="0"/>
      <w:divBdr>
        <w:top w:val="none" w:sz="0" w:space="0" w:color="auto"/>
        <w:left w:val="none" w:sz="0" w:space="0" w:color="auto"/>
        <w:bottom w:val="none" w:sz="0" w:space="0" w:color="auto"/>
        <w:right w:val="none" w:sz="0" w:space="0" w:color="auto"/>
      </w:divBdr>
    </w:div>
    <w:div w:id="1438791939">
      <w:bodyDiv w:val="1"/>
      <w:marLeft w:val="0"/>
      <w:marRight w:val="0"/>
      <w:marTop w:val="0"/>
      <w:marBottom w:val="0"/>
      <w:divBdr>
        <w:top w:val="none" w:sz="0" w:space="0" w:color="auto"/>
        <w:left w:val="none" w:sz="0" w:space="0" w:color="auto"/>
        <w:bottom w:val="none" w:sz="0" w:space="0" w:color="auto"/>
        <w:right w:val="none" w:sz="0" w:space="0" w:color="auto"/>
      </w:divBdr>
    </w:div>
    <w:div w:id="1438981101">
      <w:bodyDiv w:val="1"/>
      <w:marLeft w:val="0"/>
      <w:marRight w:val="0"/>
      <w:marTop w:val="0"/>
      <w:marBottom w:val="0"/>
      <w:divBdr>
        <w:top w:val="none" w:sz="0" w:space="0" w:color="auto"/>
        <w:left w:val="none" w:sz="0" w:space="0" w:color="auto"/>
        <w:bottom w:val="none" w:sz="0" w:space="0" w:color="auto"/>
        <w:right w:val="none" w:sz="0" w:space="0" w:color="auto"/>
      </w:divBdr>
    </w:div>
    <w:div w:id="1438987796">
      <w:bodyDiv w:val="1"/>
      <w:marLeft w:val="0"/>
      <w:marRight w:val="0"/>
      <w:marTop w:val="0"/>
      <w:marBottom w:val="0"/>
      <w:divBdr>
        <w:top w:val="none" w:sz="0" w:space="0" w:color="auto"/>
        <w:left w:val="none" w:sz="0" w:space="0" w:color="auto"/>
        <w:bottom w:val="none" w:sz="0" w:space="0" w:color="auto"/>
        <w:right w:val="none" w:sz="0" w:space="0" w:color="auto"/>
      </w:divBdr>
    </w:div>
    <w:div w:id="1439059226">
      <w:bodyDiv w:val="1"/>
      <w:marLeft w:val="0"/>
      <w:marRight w:val="0"/>
      <w:marTop w:val="0"/>
      <w:marBottom w:val="0"/>
      <w:divBdr>
        <w:top w:val="none" w:sz="0" w:space="0" w:color="auto"/>
        <w:left w:val="none" w:sz="0" w:space="0" w:color="auto"/>
        <w:bottom w:val="none" w:sz="0" w:space="0" w:color="auto"/>
        <w:right w:val="none" w:sz="0" w:space="0" w:color="auto"/>
      </w:divBdr>
    </w:div>
    <w:div w:id="1439372008">
      <w:bodyDiv w:val="1"/>
      <w:marLeft w:val="0"/>
      <w:marRight w:val="0"/>
      <w:marTop w:val="0"/>
      <w:marBottom w:val="0"/>
      <w:divBdr>
        <w:top w:val="none" w:sz="0" w:space="0" w:color="auto"/>
        <w:left w:val="none" w:sz="0" w:space="0" w:color="auto"/>
        <w:bottom w:val="none" w:sz="0" w:space="0" w:color="auto"/>
        <w:right w:val="none" w:sz="0" w:space="0" w:color="auto"/>
      </w:divBdr>
    </w:div>
    <w:div w:id="1439640244">
      <w:bodyDiv w:val="1"/>
      <w:marLeft w:val="0"/>
      <w:marRight w:val="0"/>
      <w:marTop w:val="0"/>
      <w:marBottom w:val="0"/>
      <w:divBdr>
        <w:top w:val="none" w:sz="0" w:space="0" w:color="auto"/>
        <w:left w:val="none" w:sz="0" w:space="0" w:color="auto"/>
        <w:bottom w:val="none" w:sz="0" w:space="0" w:color="auto"/>
        <w:right w:val="none" w:sz="0" w:space="0" w:color="auto"/>
      </w:divBdr>
    </w:div>
    <w:div w:id="1439718403">
      <w:bodyDiv w:val="1"/>
      <w:marLeft w:val="0"/>
      <w:marRight w:val="0"/>
      <w:marTop w:val="0"/>
      <w:marBottom w:val="0"/>
      <w:divBdr>
        <w:top w:val="none" w:sz="0" w:space="0" w:color="auto"/>
        <w:left w:val="none" w:sz="0" w:space="0" w:color="auto"/>
        <w:bottom w:val="none" w:sz="0" w:space="0" w:color="auto"/>
        <w:right w:val="none" w:sz="0" w:space="0" w:color="auto"/>
      </w:divBdr>
    </w:div>
    <w:div w:id="1439912334">
      <w:bodyDiv w:val="1"/>
      <w:marLeft w:val="0"/>
      <w:marRight w:val="0"/>
      <w:marTop w:val="0"/>
      <w:marBottom w:val="0"/>
      <w:divBdr>
        <w:top w:val="none" w:sz="0" w:space="0" w:color="auto"/>
        <w:left w:val="none" w:sz="0" w:space="0" w:color="auto"/>
        <w:bottom w:val="none" w:sz="0" w:space="0" w:color="auto"/>
        <w:right w:val="none" w:sz="0" w:space="0" w:color="auto"/>
      </w:divBdr>
    </w:div>
    <w:div w:id="1439987813">
      <w:bodyDiv w:val="1"/>
      <w:marLeft w:val="0"/>
      <w:marRight w:val="0"/>
      <w:marTop w:val="0"/>
      <w:marBottom w:val="0"/>
      <w:divBdr>
        <w:top w:val="none" w:sz="0" w:space="0" w:color="auto"/>
        <w:left w:val="none" w:sz="0" w:space="0" w:color="auto"/>
        <w:bottom w:val="none" w:sz="0" w:space="0" w:color="auto"/>
        <w:right w:val="none" w:sz="0" w:space="0" w:color="auto"/>
      </w:divBdr>
    </w:div>
    <w:div w:id="1440028166">
      <w:bodyDiv w:val="1"/>
      <w:marLeft w:val="0"/>
      <w:marRight w:val="0"/>
      <w:marTop w:val="0"/>
      <w:marBottom w:val="0"/>
      <w:divBdr>
        <w:top w:val="none" w:sz="0" w:space="0" w:color="auto"/>
        <w:left w:val="none" w:sz="0" w:space="0" w:color="auto"/>
        <w:bottom w:val="none" w:sz="0" w:space="0" w:color="auto"/>
        <w:right w:val="none" w:sz="0" w:space="0" w:color="auto"/>
      </w:divBdr>
    </w:div>
    <w:div w:id="1440106427">
      <w:bodyDiv w:val="1"/>
      <w:marLeft w:val="0"/>
      <w:marRight w:val="0"/>
      <w:marTop w:val="0"/>
      <w:marBottom w:val="0"/>
      <w:divBdr>
        <w:top w:val="none" w:sz="0" w:space="0" w:color="auto"/>
        <w:left w:val="none" w:sz="0" w:space="0" w:color="auto"/>
        <w:bottom w:val="none" w:sz="0" w:space="0" w:color="auto"/>
        <w:right w:val="none" w:sz="0" w:space="0" w:color="auto"/>
      </w:divBdr>
    </w:div>
    <w:div w:id="1440220913">
      <w:bodyDiv w:val="1"/>
      <w:marLeft w:val="0"/>
      <w:marRight w:val="0"/>
      <w:marTop w:val="0"/>
      <w:marBottom w:val="0"/>
      <w:divBdr>
        <w:top w:val="none" w:sz="0" w:space="0" w:color="auto"/>
        <w:left w:val="none" w:sz="0" w:space="0" w:color="auto"/>
        <w:bottom w:val="none" w:sz="0" w:space="0" w:color="auto"/>
        <w:right w:val="none" w:sz="0" w:space="0" w:color="auto"/>
      </w:divBdr>
    </w:div>
    <w:div w:id="1440295505">
      <w:bodyDiv w:val="1"/>
      <w:marLeft w:val="0"/>
      <w:marRight w:val="0"/>
      <w:marTop w:val="0"/>
      <w:marBottom w:val="0"/>
      <w:divBdr>
        <w:top w:val="none" w:sz="0" w:space="0" w:color="auto"/>
        <w:left w:val="none" w:sz="0" w:space="0" w:color="auto"/>
        <w:bottom w:val="none" w:sz="0" w:space="0" w:color="auto"/>
        <w:right w:val="none" w:sz="0" w:space="0" w:color="auto"/>
      </w:divBdr>
    </w:div>
    <w:div w:id="1440445730">
      <w:bodyDiv w:val="1"/>
      <w:marLeft w:val="0"/>
      <w:marRight w:val="0"/>
      <w:marTop w:val="0"/>
      <w:marBottom w:val="0"/>
      <w:divBdr>
        <w:top w:val="none" w:sz="0" w:space="0" w:color="auto"/>
        <w:left w:val="none" w:sz="0" w:space="0" w:color="auto"/>
        <w:bottom w:val="none" w:sz="0" w:space="0" w:color="auto"/>
        <w:right w:val="none" w:sz="0" w:space="0" w:color="auto"/>
      </w:divBdr>
    </w:div>
    <w:div w:id="1440448130">
      <w:bodyDiv w:val="1"/>
      <w:marLeft w:val="0"/>
      <w:marRight w:val="0"/>
      <w:marTop w:val="0"/>
      <w:marBottom w:val="0"/>
      <w:divBdr>
        <w:top w:val="none" w:sz="0" w:space="0" w:color="auto"/>
        <w:left w:val="none" w:sz="0" w:space="0" w:color="auto"/>
        <w:bottom w:val="none" w:sz="0" w:space="0" w:color="auto"/>
        <w:right w:val="none" w:sz="0" w:space="0" w:color="auto"/>
      </w:divBdr>
    </w:div>
    <w:div w:id="1440562146">
      <w:bodyDiv w:val="1"/>
      <w:marLeft w:val="0"/>
      <w:marRight w:val="0"/>
      <w:marTop w:val="0"/>
      <w:marBottom w:val="0"/>
      <w:divBdr>
        <w:top w:val="none" w:sz="0" w:space="0" w:color="auto"/>
        <w:left w:val="none" w:sz="0" w:space="0" w:color="auto"/>
        <w:bottom w:val="none" w:sz="0" w:space="0" w:color="auto"/>
        <w:right w:val="none" w:sz="0" w:space="0" w:color="auto"/>
      </w:divBdr>
    </w:div>
    <w:div w:id="1440564186">
      <w:bodyDiv w:val="1"/>
      <w:marLeft w:val="0"/>
      <w:marRight w:val="0"/>
      <w:marTop w:val="0"/>
      <w:marBottom w:val="0"/>
      <w:divBdr>
        <w:top w:val="none" w:sz="0" w:space="0" w:color="auto"/>
        <w:left w:val="none" w:sz="0" w:space="0" w:color="auto"/>
        <w:bottom w:val="none" w:sz="0" w:space="0" w:color="auto"/>
        <w:right w:val="none" w:sz="0" w:space="0" w:color="auto"/>
      </w:divBdr>
    </w:div>
    <w:div w:id="1440566406">
      <w:bodyDiv w:val="1"/>
      <w:marLeft w:val="0"/>
      <w:marRight w:val="0"/>
      <w:marTop w:val="0"/>
      <w:marBottom w:val="0"/>
      <w:divBdr>
        <w:top w:val="none" w:sz="0" w:space="0" w:color="auto"/>
        <w:left w:val="none" w:sz="0" w:space="0" w:color="auto"/>
        <w:bottom w:val="none" w:sz="0" w:space="0" w:color="auto"/>
        <w:right w:val="none" w:sz="0" w:space="0" w:color="auto"/>
      </w:divBdr>
    </w:div>
    <w:div w:id="1440679603">
      <w:bodyDiv w:val="1"/>
      <w:marLeft w:val="0"/>
      <w:marRight w:val="0"/>
      <w:marTop w:val="0"/>
      <w:marBottom w:val="0"/>
      <w:divBdr>
        <w:top w:val="none" w:sz="0" w:space="0" w:color="auto"/>
        <w:left w:val="none" w:sz="0" w:space="0" w:color="auto"/>
        <w:bottom w:val="none" w:sz="0" w:space="0" w:color="auto"/>
        <w:right w:val="none" w:sz="0" w:space="0" w:color="auto"/>
      </w:divBdr>
    </w:div>
    <w:div w:id="1440837970">
      <w:bodyDiv w:val="1"/>
      <w:marLeft w:val="0"/>
      <w:marRight w:val="0"/>
      <w:marTop w:val="0"/>
      <w:marBottom w:val="0"/>
      <w:divBdr>
        <w:top w:val="none" w:sz="0" w:space="0" w:color="auto"/>
        <w:left w:val="none" w:sz="0" w:space="0" w:color="auto"/>
        <w:bottom w:val="none" w:sz="0" w:space="0" w:color="auto"/>
        <w:right w:val="none" w:sz="0" w:space="0" w:color="auto"/>
      </w:divBdr>
    </w:div>
    <w:div w:id="1440906568">
      <w:bodyDiv w:val="1"/>
      <w:marLeft w:val="0"/>
      <w:marRight w:val="0"/>
      <w:marTop w:val="0"/>
      <w:marBottom w:val="0"/>
      <w:divBdr>
        <w:top w:val="none" w:sz="0" w:space="0" w:color="auto"/>
        <w:left w:val="none" w:sz="0" w:space="0" w:color="auto"/>
        <w:bottom w:val="none" w:sz="0" w:space="0" w:color="auto"/>
        <w:right w:val="none" w:sz="0" w:space="0" w:color="auto"/>
      </w:divBdr>
    </w:div>
    <w:div w:id="1440906661">
      <w:bodyDiv w:val="1"/>
      <w:marLeft w:val="0"/>
      <w:marRight w:val="0"/>
      <w:marTop w:val="0"/>
      <w:marBottom w:val="0"/>
      <w:divBdr>
        <w:top w:val="none" w:sz="0" w:space="0" w:color="auto"/>
        <w:left w:val="none" w:sz="0" w:space="0" w:color="auto"/>
        <w:bottom w:val="none" w:sz="0" w:space="0" w:color="auto"/>
        <w:right w:val="none" w:sz="0" w:space="0" w:color="auto"/>
      </w:divBdr>
    </w:div>
    <w:div w:id="1441102616">
      <w:bodyDiv w:val="1"/>
      <w:marLeft w:val="0"/>
      <w:marRight w:val="0"/>
      <w:marTop w:val="0"/>
      <w:marBottom w:val="0"/>
      <w:divBdr>
        <w:top w:val="none" w:sz="0" w:space="0" w:color="auto"/>
        <w:left w:val="none" w:sz="0" w:space="0" w:color="auto"/>
        <w:bottom w:val="none" w:sz="0" w:space="0" w:color="auto"/>
        <w:right w:val="none" w:sz="0" w:space="0" w:color="auto"/>
      </w:divBdr>
    </w:div>
    <w:div w:id="1441298244">
      <w:bodyDiv w:val="1"/>
      <w:marLeft w:val="0"/>
      <w:marRight w:val="0"/>
      <w:marTop w:val="0"/>
      <w:marBottom w:val="0"/>
      <w:divBdr>
        <w:top w:val="none" w:sz="0" w:space="0" w:color="auto"/>
        <w:left w:val="none" w:sz="0" w:space="0" w:color="auto"/>
        <w:bottom w:val="none" w:sz="0" w:space="0" w:color="auto"/>
        <w:right w:val="none" w:sz="0" w:space="0" w:color="auto"/>
      </w:divBdr>
    </w:div>
    <w:div w:id="1441415484">
      <w:bodyDiv w:val="1"/>
      <w:marLeft w:val="0"/>
      <w:marRight w:val="0"/>
      <w:marTop w:val="0"/>
      <w:marBottom w:val="0"/>
      <w:divBdr>
        <w:top w:val="none" w:sz="0" w:space="0" w:color="auto"/>
        <w:left w:val="none" w:sz="0" w:space="0" w:color="auto"/>
        <w:bottom w:val="none" w:sz="0" w:space="0" w:color="auto"/>
        <w:right w:val="none" w:sz="0" w:space="0" w:color="auto"/>
      </w:divBdr>
    </w:div>
    <w:div w:id="1441752895">
      <w:bodyDiv w:val="1"/>
      <w:marLeft w:val="0"/>
      <w:marRight w:val="0"/>
      <w:marTop w:val="0"/>
      <w:marBottom w:val="0"/>
      <w:divBdr>
        <w:top w:val="none" w:sz="0" w:space="0" w:color="auto"/>
        <w:left w:val="none" w:sz="0" w:space="0" w:color="auto"/>
        <w:bottom w:val="none" w:sz="0" w:space="0" w:color="auto"/>
        <w:right w:val="none" w:sz="0" w:space="0" w:color="auto"/>
      </w:divBdr>
    </w:div>
    <w:div w:id="1441799572">
      <w:bodyDiv w:val="1"/>
      <w:marLeft w:val="0"/>
      <w:marRight w:val="0"/>
      <w:marTop w:val="0"/>
      <w:marBottom w:val="0"/>
      <w:divBdr>
        <w:top w:val="none" w:sz="0" w:space="0" w:color="auto"/>
        <w:left w:val="none" w:sz="0" w:space="0" w:color="auto"/>
        <w:bottom w:val="none" w:sz="0" w:space="0" w:color="auto"/>
        <w:right w:val="none" w:sz="0" w:space="0" w:color="auto"/>
      </w:divBdr>
    </w:div>
    <w:div w:id="1441872654">
      <w:bodyDiv w:val="1"/>
      <w:marLeft w:val="0"/>
      <w:marRight w:val="0"/>
      <w:marTop w:val="0"/>
      <w:marBottom w:val="0"/>
      <w:divBdr>
        <w:top w:val="none" w:sz="0" w:space="0" w:color="auto"/>
        <w:left w:val="none" w:sz="0" w:space="0" w:color="auto"/>
        <w:bottom w:val="none" w:sz="0" w:space="0" w:color="auto"/>
        <w:right w:val="none" w:sz="0" w:space="0" w:color="auto"/>
      </w:divBdr>
    </w:div>
    <w:div w:id="1441872770">
      <w:bodyDiv w:val="1"/>
      <w:marLeft w:val="0"/>
      <w:marRight w:val="0"/>
      <w:marTop w:val="0"/>
      <w:marBottom w:val="0"/>
      <w:divBdr>
        <w:top w:val="none" w:sz="0" w:space="0" w:color="auto"/>
        <w:left w:val="none" w:sz="0" w:space="0" w:color="auto"/>
        <w:bottom w:val="none" w:sz="0" w:space="0" w:color="auto"/>
        <w:right w:val="none" w:sz="0" w:space="0" w:color="auto"/>
      </w:divBdr>
    </w:div>
    <w:div w:id="1441995568">
      <w:bodyDiv w:val="1"/>
      <w:marLeft w:val="0"/>
      <w:marRight w:val="0"/>
      <w:marTop w:val="0"/>
      <w:marBottom w:val="0"/>
      <w:divBdr>
        <w:top w:val="none" w:sz="0" w:space="0" w:color="auto"/>
        <w:left w:val="none" w:sz="0" w:space="0" w:color="auto"/>
        <w:bottom w:val="none" w:sz="0" w:space="0" w:color="auto"/>
        <w:right w:val="none" w:sz="0" w:space="0" w:color="auto"/>
      </w:divBdr>
    </w:div>
    <w:div w:id="1442070558">
      <w:bodyDiv w:val="1"/>
      <w:marLeft w:val="0"/>
      <w:marRight w:val="0"/>
      <w:marTop w:val="0"/>
      <w:marBottom w:val="0"/>
      <w:divBdr>
        <w:top w:val="none" w:sz="0" w:space="0" w:color="auto"/>
        <w:left w:val="none" w:sz="0" w:space="0" w:color="auto"/>
        <w:bottom w:val="none" w:sz="0" w:space="0" w:color="auto"/>
        <w:right w:val="none" w:sz="0" w:space="0" w:color="auto"/>
      </w:divBdr>
    </w:div>
    <w:div w:id="1442142880">
      <w:bodyDiv w:val="1"/>
      <w:marLeft w:val="0"/>
      <w:marRight w:val="0"/>
      <w:marTop w:val="0"/>
      <w:marBottom w:val="0"/>
      <w:divBdr>
        <w:top w:val="none" w:sz="0" w:space="0" w:color="auto"/>
        <w:left w:val="none" w:sz="0" w:space="0" w:color="auto"/>
        <w:bottom w:val="none" w:sz="0" w:space="0" w:color="auto"/>
        <w:right w:val="none" w:sz="0" w:space="0" w:color="auto"/>
      </w:divBdr>
    </w:div>
    <w:div w:id="1442336077">
      <w:bodyDiv w:val="1"/>
      <w:marLeft w:val="0"/>
      <w:marRight w:val="0"/>
      <w:marTop w:val="0"/>
      <w:marBottom w:val="0"/>
      <w:divBdr>
        <w:top w:val="none" w:sz="0" w:space="0" w:color="auto"/>
        <w:left w:val="none" w:sz="0" w:space="0" w:color="auto"/>
        <w:bottom w:val="none" w:sz="0" w:space="0" w:color="auto"/>
        <w:right w:val="none" w:sz="0" w:space="0" w:color="auto"/>
      </w:divBdr>
    </w:div>
    <w:div w:id="1442340145">
      <w:bodyDiv w:val="1"/>
      <w:marLeft w:val="0"/>
      <w:marRight w:val="0"/>
      <w:marTop w:val="0"/>
      <w:marBottom w:val="0"/>
      <w:divBdr>
        <w:top w:val="none" w:sz="0" w:space="0" w:color="auto"/>
        <w:left w:val="none" w:sz="0" w:space="0" w:color="auto"/>
        <w:bottom w:val="none" w:sz="0" w:space="0" w:color="auto"/>
        <w:right w:val="none" w:sz="0" w:space="0" w:color="auto"/>
      </w:divBdr>
    </w:div>
    <w:div w:id="1442383765">
      <w:bodyDiv w:val="1"/>
      <w:marLeft w:val="0"/>
      <w:marRight w:val="0"/>
      <w:marTop w:val="0"/>
      <w:marBottom w:val="0"/>
      <w:divBdr>
        <w:top w:val="none" w:sz="0" w:space="0" w:color="auto"/>
        <w:left w:val="none" w:sz="0" w:space="0" w:color="auto"/>
        <w:bottom w:val="none" w:sz="0" w:space="0" w:color="auto"/>
        <w:right w:val="none" w:sz="0" w:space="0" w:color="auto"/>
      </w:divBdr>
    </w:div>
    <w:div w:id="1442384312">
      <w:bodyDiv w:val="1"/>
      <w:marLeft w:val="0"/>
      <w:marRight w:val="0"/>
      <w:marTop w:val="0"/>
      <w:marBottom w:val="0"/>
      <w:divBdr>
        <w:top w:val="none" w:sz="0" w:space="0" w:color="auto"/>
        <w:left w:val="none" w:sz="0" w:space="0" w:color="auto"/>
        <w:bottom w:val="none" w:sz="0" w:space="0" w:color="auto"/>
        <w:right w:val="none" w:sz="0" w:space="0" w:color="auto"/>
      </w:divBdr>
    </w:div>
    <w:div w:id="1442608091">
      <w:bodyDiv w:val="1"/>
      <w:marLeft w:val="0"/>
      <w:marRight w:val="0"/>
      <w:marTop w:val="0"/>
      <w:marBottom w:val="0"/>
      <w:divBdr>
        <w:top w:val="none" w:sz="0" w:space="0" w:color="auto"/>
        <w:left w:val="none" w:sz="0" w:space="0" w:color="auto"/>
        <w:bottom w:val="none" w:sz="0" w:space="0" w:color="auto"/>
        <w:right w:val="none" w:sz="0" w:space="0" w:color="auto"/>
      </w:divBdr>
    </w:div>
    <w:div w:id="1442652055">
      <w:bodyDiv w:val="1"/>
      <w:marLeft w:val="0"/>
      <w:marRight w:val="0"/>
      <w:marTop w:val="0"/>
      <w:marBottom w:val="0"/>
      <w:divBdr>
        <w:top w:val="none" w:sz="0" w:space="0" w:color="auto"/>
        <w:left w:val="none" w:sz="0" w:space="0" w:color="auto"/>
        <w:bottom w:val="none" w:sz="0" w:space="0" w:color="auto"/>
        <w:right w:val="none" w:sz="0" w:space="0" w:color="auto"/>
      </w:divBdr>
    </w:div>
    <w:div w:id="1442722185">
      <w:bodyDiv w:val="1"/>
      <w:marLeft w:val="0"/>
      <w:marRight w:val="0"/>
      <w:marTop w:val="0"/>
      <w:marBottom w:val="0"/>
      <w:divBdr>
        <w:top w:val="none" w:sz="0" w:space="0" w:color="auto"/>
        <w:left w:val="none" w:sz="0" w:space="0" w:color="auto"/>
        <w:bottom w:val="none" w:sz="0" w:space="0" w:color="auto"/>
        <w:right w:val="none" w:sz="0" w:space="0" w:color="auto"/>
      </w:divBdr>
    </w:div>
    <w:div w:id="1442798067">
      <w:bodyDiv w:val="1"/>
      <w:marLeft w:val="0"/>
      <w:marRight w:val="0"/>
      <w:marTop w:val="0"/>
      <w:marBottom w:val="0"/>
      <w:divBdr>
        <w:top w:val="none" w:sz="0" w:space="0" w:color="auto"/>
        <w:left w:val="none" w:sz="0" w:space="0" w:color="auto"/>
        <w:bottom w:val="none" w:sz="0" w:space="0" w:color="auto"/>
        <w:right w:val="none" w:sz="0" w:space="0" w:color="auto"/>
      </w:divBdr>
    </w:div>
    <w:div w:id="1442990379">
      <w:bodyDiv w:val="1"/>
      <w:marLeft w:val="0"/>
      <w:marRight w:val="0"/>
      <w:marTop w:val="0"/>
      <w:marBottom w:val="0"/>
      <w:divBdr>
        <w:top w:val="none" w:sz="0" w:space="0" w:color="auto"/>
        <w:left w:val="none" w:sz="0" w:space="0" w:color="auto"/>
        <w:bottom w:val="none" w:sz="0" w:space="0" w:color="auto"/>
        <w:right w:val="none" w:sz="0" w:space="0" w:color="auto"/>
      </w:divBdr>
    </w:div>
    <w:div w:id="1442997048">
      <w:bodyDiv w:val="1"/>
      <w:marLeft w:val="0"/>
      <w:marRight w:val="0"/>
      <w:marTop w:val="0"/>
      <w:marBottom w:val="0"/>
      <w:divBdr>
        <w:top w:val="none" w:sz="0" w:space="0" w:color="auto"/>
        <w:left w:val="none" w:sz="0" w:space="0" w:color="auto"/>
        <w:bottom w:val="none" w:sz="0" w:space="0" w:color="auto"/>
        <w:right w:val="none" w:sz="0" w:space="0" w:color="auto"/>
      </w:divBdr>
    </w:div>
    <w:div w:id="1443038807">
      <w:bodyDiv w:val="1"/>
      <w:marLeft w:val="0"/>
      <w:marRight w:val="0"/>
      <w:marTop w:val="0"/>
      <w:marBottom w:val="0"/>
      <w:divBdr>
        <w:top w:val="none" w:sz="0" w:space="0" w:color="auto"/>
        <w:left w:val="none" w:sz="0" w:space="0" w:color="auto"/>
        <w:bottom w:val="none" w:sz="0" w:space="0" w:color="auto"/>
        <w:right w:val="none" w:sz="0" w:space="0" w:color="auto"/>
      </w:divBdr>
    </w:div>
    <w:div w:id="1443186585">
      <w:bodyDiv w:val="1"/>
      <w:marLeft w:val="0"/>
      <w:marRight w:val="0"/>
      <w:marTop w:val="0"/>
      <w:marBottom w:val="0"/>
      <w:divBdr>
        <w:top w:val="none" w:sz="0" w:space="0" w:color="auto"/>
        <w:left w:val="none" w:sz="0" w:space="0" w:color="auto"/>
        <w:bottom w:val="none" w:sz="0" w:space="0" w:color="auto"/>
        <w:right w:val="none" w:sz="0" w:space="0" w:color="auto"/>
      </w:divBdr>
    </w:div>
    <w:div w:id="1443569259">
      <w:bodyDiv w:val="1"/>
      <w:marLeft w:val="0"/>
      <w:marRight w:val="0"/>
      <w:marTop w:val="0"/>
      <w:marBottom w:val="0"/>
      <w:divBdr>
        <w:top w:val="none" w:sz="0" w:space="0" w:color="auto"/>
        <w:left w:val="none" w:sz="0" w:space="0" w:color="auto"/>
        <w:bottom w:val="none" w:sz="0" w:space="0" w:color="auto"/>
        <w:right w:val="none" w:sz="0" w:space="0" w:color="auto"/>
      </w:divBdr>
    </w:div>
    <w:div w:id="1443841758">
      <w:bodyDiv w:val="1"/>
      <w:marLeft w:val="0"/>
      <w:marRight w:val="0"/>
      <w:marTop w:val="0"/>
      <w:marBottom w:val="0"/>
      <w:divBdr>
        <w:top w:val="none" w:sz="0" w:space="0" w:color="auto"/>
        <w:left w:val="none" w:sz="0" w:space="0" w:color="auto"/>
        <w:bottom w:val="none" w:sz="0" w:space="0" w:color="auto"/>
        <w:right w:val="none" w:sz="0" w:space="0" w:color="auto"/>
      </w:divBdr>
    </w:div>
    <w:div w:id="1444690107">
      <w:bodyDiv w:val="1"/>
      <w:marLeft w:val="0"/>
      <w:marRight w:val="0"/>
      <w:marTop w:val="0"/>
      <w:marBottom w:val="0"/>
      <w:divBdr>
        <w:top w:val="none" w:sz="0" w:space="0" w:color="auto"/>
        <w:left w:val="none" w:sz="0" w:space="0" w:color="auto"/>
        <w:bottom w:val="none" w:sz="0" w:space="0" w:color="auto"/>
        <w:right w:val="none" w:sz="0" w:space="0" w:color="auto"/>
      </w:divBdr>
    </w:div>
    <w:div w:id="1444954706">
      <w:bodyDiv w:val="1"/>
      <w:marLeft w:val="0"/>
      <w:marRight w:val="0"/>
      <w:marTop w:val="0"/>
      <w:marBottom w:val="0"/>
      <w:divBdr>
        <w:top w:val="none" w:sz="0" w:space="0" w:color="auto"/>
        <w:left w:val="none" w:sz="0" w:space="0" w:color="auto"/>
        <w:bottom w:val="none" w:sz="0" w:space="0" w:color="auto"/>
        <w:right w:val="none" w:sz="0" w:space="0" w:color="auto"/>
      </w:divBdr>
    </w:div>
    <w:div w:id="1444956042">
      <w:bodyDiv w:val="1"/>
      <w:marLeft w:val="0"/>
      <w:marRight w:val="0"/>
      <w:marTop w:val="0"/>
      <w:marBottom w:val="0"/>
      <w:divBdr>
        <w:top w:val="none" w:sz="0" w:space="0" w:color="auto"/>
        <w:left w:val="none" w:sz="0" w:space="0" w:color="auto"/>
        <w:bottom w:val="none" w:sz="0" w:space="0" w:color="auto"/>
        <w:right w:val="none" w:sz="0" w:space="0" w:color="auto"/>
      </w:divBdr>
    </w:div>
    <w:div w:id="1445005509">
      <w:bodyDiv w:val="1"/>
      <w:marLeft w:val="0"/>
      <w:marRight w:val="0"/>
      <w:marTop w:val="0"/>
      <w:marBottom w:val="0"/>
      <w:divBdr>
        <w:top w:val="none" w:sz="0" w:space="0" w:color="auto"/>
        <w:left w:val="none" w:sz="0" w:space="0" w:color="auto"/>
        <w:bottom w:val="none" w:sz="0" w:space="0" w:color="auto"/>
        <w:right w:val="none" w:sz="0" w:space="0" w:color="auto"/>
      </w:divBdr>
    </w:div>
    <w:div w:id="1445150658">
      <w:bodyDiv w:val="1"/>
      <w:marLeft w:val="0"/>
      <w:marRight w:val="0"/>
      <w:marTop w:val="0"/>
      <w:marBottom w:val="0"/>
      <w:divBdr>
        <w:top w:val="none" w:sz="0" w:space="0" w:color="auto"/>
        <w:left w:val="none" w:sz="0" w:space="0" w:color="auto"/>
        <w:bottom w:val="none" w:sz="0" w:space="0" w:color="auto"/>
        <w:right w:val="none" w:sz="0" w:space="0" w:color="auto"/>
      </w:divBdr>
    </w:div>
    <w:div w:id="1445227685">
      <w:bodyDiv w:val="1"/>
      <w:marLeft w:val="0"/>
      <w:marRight w:val="0"/>
      <w:marTop w:val="0"/>
      <w:marBottom w:val="0"/>
      <w:divBdr>
        <w:top w:val="none" w:sz="0" w:space="0" w:color="auto"/>
        <w:left w:val="none" w:sz="0" w:space="0" w:color="auto"/>
        <w:bottom w:val="none" w:sz="0" w:space="0" w:color="auto"/>
        <w:right w:val="none" w:sz="0" w:space="0" w:color="auto"/>
      </w:divBdr>
    </w:div>
    <w:div w:id="1445466745">
      <w:bodyDiv w:val="1"/>
      <w:marLeft w:val="0"/>
      <w:marRight w:val="0"/>
      <w:marTop w:val="0"/>
      <w:marBottom w:val="0"/>
      <w:divBdr>
        <w:top w:val="none" w:sz="0" w:space="0" w:color="auto"/>
        <w:left w:val="none" w:sz="0" w:space="0" w:color="auto"/>
        <w:bottom w:val="none" w:sz="0" w:space="0" w:color="auto"/>
        <w:right w:val="none" w:sz="0" w:space="0" w:color="auto"/>
      </w:divBdr>
    </w:div>
    <w:div w:id="1445610340">
      <w:bodyDiv w:val="1"/>
      <w:marLeft w:val="0"/>
      <w:marRight w:val="0"/>
      <w:marTop w:val="0"/>
      <w:marBottom w:val="0"/>
      <w:divBdr>
        <w:top w:val="none" w:sz="0" w:space="0" w:color="auto"/>
        <w:left w:val="none" w:sz="0" w:space="0" w:color="auto"/>
        <w:bottom w:val="none" w:sz="0" w:space="0" w:color="auto"/>
        <w:right w:val="none" w:sz="0" w:space="0" w:color="auto"/>
      </w:divBdr>
    </w:div>
    <w:div w:id="1445615317">
      <w:bodyDiv w:val="1"/>
      <w:marLeft w:val="0"/>
      <w:marRight w:val="0"/>
      <w:marTop w:val="0"/>
      <w:marBottom w:val="0"/>
      <w:divBdr>
        <w:top w:val="none" w:sz="0" w:space="0" w:color="auto"/>
        <w:left w:val="none" w:sz="0" w:space="0" w:color="auto"/>
        <w:bottom w:val="none" w:sz="0" w:space="0" w:color="auto"/>
        <w:right w:val="none" w:sz="0" w:space="0" w:color="auto"/>
      </w:divBdr>
    </w:div>
    <w:div w:id="1445921228">
      <w:bodyDiv w:val="1"/>
      <w:marLeft w:val="0"/>
      <w:marRight w:val="0"/>
      <w:marTop w:val="0"/>
      <w:marBottom w:val="0"/>
      <w:divBdr>
        <w:top w:val="none" w:sz="0" w:space="0" w:color="auto"/>
        <w:left w:val="none" w:sz="0" w:space="0" w:color="auto"/>
        <w:bottom w:val="none" w:sz="0" w:space="0" w:color="auto"/>
        <w:right w:val="none" w:sz="0" w:space="0" w:color="auto"/>
      </w:divBdr>
    </w:div>
    <w:div w:id="1446004847">
      <w:bodyDiv w:val="1"/>
      <w:marLeft w:val="0"/>
      <w:marRight w:val="0"/>
      <w:marTop w:val="0"/>
      <w:marBottom w:val="0"/>
      <w:divBdr>
        <w:top w:val="none" w:sz="0" w:space="0" w:color="auto"/>
        <w:left w:val="none" w:sz="0" w:space="0" w:color="auto"/>
        <w:bottom w:val="none" w:sz="0" w:space="0" w:color="auto"/>
        <w:right w:val="none" w:sz="0" w:space="0" w:color="auto"/>
      </w:divBdr>
    </w:div>
    <w:div w:id="1446077134">
      <w:bodyDiv w:val="1"/>
      <w:marLeft w:val="0"/>
      <w:marRight w:val="0"/>
      <w:marTop w:val="0"/>
      <w:marBottom w:val="0"/>
      <w:divBdr>
        <w:top w:val="none" w:sz="0" w:space="0" w:color="auto"/>
        <w:left w:val="none" w:sz="0" w:space="0" w:color="auto"/>
        <w:bottom w:val="none" w:sz="0" w:space="0" w:color="auto"/>
        <w:right w:val="none" w:sz="0" w:space="0" w:color="auto"/>
      </w:divBdr>
    </w:div>
    <w:div w:id="1446119110">
      <w:bodyDiv w:val="1"/>
      <w:marLeft w:val="0"/>
      <w:marRight w:val="0"/>
      <w:marTop w:val="0"/>
      <w:marBottom w:val="0"/>
      <w:divBdr>
        <w:top w:val="none" w:sz="0" w:space="0" w:color="auto"/>
        <w:left w:val="none" w:sz="0" w:space="0" w:color="auto"/>
        <w:bottom w:val="none" w:sz="0" w:space="0" w:color="auto"/>
        <w:right w:val="none" w:sz="0" w:space="0" w:color="auto"/>
      </w:divBdr>
    </w:div>
    <w:div w:id="1446265818">
      <w:bodyDiv w:val="1"/>
      <w:marLeft w:val="0"/>
      <w:marRight w:val="0"/>
      <w:marTop w:val="0"/>
      <w:marBottom w:val="0"/>
      <w:divBdr>
        <w:top w:val="none" w:sz="0" w:space="0" w:color="auto"/>
        <w:left w:val="none" w:sz="0" w:space="0" w:color="auto"/>
        <w:bottom w:val="none" w:sz="0" w:space="0" w:color="auto"/>
        <w:right w:val="none" w:sz="0" w:space="0" w:color="auto"/>
      </w:divBdr>
    </w:div>
    <w:div w:id="1446458286">
      <w:bodyDiv w:val="1"/>
      <w:marLeft w:val="0"/>
      <w:marRight w:val="0"/>
      <w:marTop w:val="0"/>
      <w:marBottom w:val="0"/>
      <w:divBdr>
        <w:top w:val="none" w:sz="0" w:space="0" w:color="auto"/>
        <w:left w:val="none" w:sz="0" w:space="0" w:color="auto"/>
        <w:bottom w:val="none" w:sz="0" w:space="0" w:color="auto"/>
        <w:right w:val="none" w:sz="0" w:space="0" w:color="auto"/>
      </w:divBdr>
    </w:div>
    <w:div w:id="1446534235">
      <w:bodyDiv w:val="1"/>
      <w:marLeft w:val="0"/>
      <w:marRight w:val="0"/>
      <w:marTop w:val="0"/>
      <w:marBottom w:val="0"/>
      <w:divBdr>
        <w:top w:val="none" w:sz="0" w:space="0" w:color="auto"/>
        <w:left w:val="none" w:sz="0" w:space="0" w:color="auto"/>
        <w:bottom w:val="none" w:sz="0" w:space="0" w:color="auto"/>
        <w:right w:val="none" w:sz="0" w:space="0" w:color="auto"/>
      </w:divBdr>
    </w:div>
    <w:div w:id="1446539968">
      <w:bodyDiv w:val="1"/>
      <w:marLeft w:val="0"/>
      <w:marRight w:val="0"/>
      <w:marTop w:val="0"/>
      <w:marBottom w:val="0"/>
      <w:divBdr>
        <w:top w:val="none" w:sz="0" w:space="0" w:color="auto"/>
        <w:left w:val="none" w:sz="0" w:space="0" w:color="auto"/>
        <w:bottom w:val="none" w:sz="0" w:space="0" w:color="auto"/>
        <w:right w:val="none" w:sz="0" w:space="0" w:color="auto"/>
      </w:divBdr>
    </w:div>
    <w:div w:id="1446655027">
      <w:bodyDiv w:val="1"/>
      <w:marLeft w:val="0"/>
      <w:marRight w:val="0"/>
      <w:marTop w:val="0"/>
      <w:marBottom w:val="0"/>
      <w:divBdr>
        <w:top w:val="none" w:sz="0" w:space="0" w:color="auto"/>
        <w:left w:val="none" w:sz="0" w:space="0" w:color="auto"/>
        <w:bottom w:val="none" w:sz="0" w:space="0" w:color="auto"/>
        <w:right w:val="none" w:sz="0" w:space="0" w:color="auto"/>
      </w:divBdr>
    </w:div>
    <w:div w:id="1447309301">
      <w:bodyDiv w:val="1"/>
      <w:marLeft w:val="0"/>
      <w:marRight w:val="0"/>
      <w:marTop w:val="0"/>
      <w:marBottom w:val="0"/>
      <w:divBdr>
        <w:top w:val="none" w:sz="0" w:space="0" w:color="auto"/>
        <w:left w:val="none" w:sz="0" w:space="0" w:color="auto"/>
        <w:bottom w:val="none" w:sz="0" w:space="0" w:color="auto"/>
        <w:right w:val="none" w:sz="0" w:space="0" w:color="auto"/>
      </w:divBdr>
    </w:div>
    <w:div w:id="1447580692">
      <w:bodyDiv w:val="1"/>
      <w:marLeft w:val="0"/>
      <w:marRight w:val="0"/>
      <w:marTop w:val="0"/>
      <w:marBottom w:val="0"/>
      <w:divBdr>
        <w:top w:val="none" w:sz="0" w:space="0" w:color="auto"/>
        <w:left w:val="none" w:sz="0" w:space="0" w:color="auto"/>
        <w:bottom w:val="none" w:sz="0" w:space="0" w:color="auto"/>
        <w:right w:val="none" w:sz="0" w:space="0" w:color="auto"/>
      </w:divBdr>
    </w:div>
    <w:div w:id="1447693693">
      <w:bodyDiv w:val="1"/>
      <w:marLeft w:val="0"/>
      <w:marRight w:val="0"/>
      <w:marTop w:val="0"/>
      <w:marBottom w:val="0"/>
      <w:divBdr>
        <w:top w:val="none" w:sz="0" w:space="0" w:color="auto"/>
        <w:left w:val="none" w:sz="0" w:space="0" w:color="auto"/>
        <w:bottom w:val="none" w:sz="0" w:space="0" w:color="auto"/>
        <w:right w:val="none" w:sz="0" w:space="0" w:color="auto"/>
      </w:divBdr>
    </w:div>
    <w:div w:id="1448089132">
      <w:bodyDiv w:val="1"/>
      <w:marLeft w:val="0"/>
      <w:marRight w:val="0"/>
      <w:marTop w:val="0"/>
      <w:marBottom w:val="0"/>
      <w:divBdr>
        <w:top w:val="none" w:sz="0" w:space="0" w:color="auto"/>
        <w:left w:val="none" w:sz="0" w:space="0" w:color="auto"/>
        <w:bottom w:val="none" w:sz="0" w:space="0" w:color="auto"/>
        <w:right w:val="none" w:sz="0" w:space="0" w:color="auto"/>
      </w:divBdr>
    </w:div>
    <w:div w:id="1448280738">
      <w:bodyDiv w:val="1"/>
      <w:marLeft w:val="0"/>
      <w:marRight w:val="0"/>
      <w:marTop w:val="0"/>
      <w:marBottom w:val="0"/>
      <w:divBdr>
        <w:top w:val="none" w:sz="0" w:space="0" w:color="auto"/>
        <w:left w:val="none" w:sz="0" w:space="0" w:color="auto"/>
        <w:bottom w:val="none" w:sz="0" w:space="0" w:color="auto"/>
        <w:right w:val="none" w:sz="0" w:space="0" w:color="auto"/>
      </w:divBdr>
    </w:div>
    <w:div w:id="1448427224">
      <w:bodyDiv w:val="1"/>
      <w:marLeft w:val="0"/>
      <w:marRight w:val="0"/>
      <w:marTop w:val="0"/>
      <w:marBottom w:val="0"/>
      <w:divBdr>
        <w:top w:val="none" w:sz="0" w:space="0" w:color="auto"/>
        <w:left w:val="none" w:sz="0" w:space="0" w:color="auto"/>
        <w:bottom w:val="none" w:sz="0" w:space="0" w:color="auto"/>
        <w:right w:val="none" w:sz="0" w:space="0" w:color="auto"/>
      </w:divBdr>
    </w:div>
    <w:div w:id="1448498759">
      <w:bodyDiv w:val="1"/>
      <w:marLeft w:val="0"/>
      <w:marRight w:val="0"/>
      <w:marTop w:val="0"/>
      <w:marBottom w:val="0"/>
      <w:divBdr>
        <w:top w:val="none" w:sz="0" w:space="0" w:color="auto"/>
        <w:left w:val="none" w:sz="0" w:space="0" w:color="auto"/>
        <w:bottom w:val="none" w:sz="0" w:space="0" w:color="auto"/>
        <w:right w:val="none" w:sz="0" w:space="0" w:color="auto"/>
      </w:divBdr>
    </w:div>
    <w:div w:id="1448813063">
      <w:bodyDiv w:val="1"/>
      <w:marLeft w:val="0"/>
      <w:marRight w:val="0"/>
      <w:marTop w:val="0"/>
      <w:marBottom w:val="0"/>
      <w:divBdr>
        <w:top w:val="none" w:sz="0" w:space="0" w:color="auto"/>
        <w:left w:val="none" w:sz="0" w:space="0" w:color="auto"/>
        <w:bottom w:val="none" w:sz="0" w:space="0" w:color="auto"/>
        <w:right w:val="none" w:sz="0" w:space="0" w:color="auto"/>
      </w:divBdr>
    </w:div>
    <w:div w:id="1449006079">
      <w:bodyDiv w:val="1"/>
      <w:marLeft w:val="0"/>
      <w:marRight w:val="0"/>
      <w:marTop w:val="0"/>
      <w:marBottom w:val="0"/>
      <w:divBdr>
        <w:top w:val="none" w:sz="0" w:space="0" w:color="auto"/>
        <w:left w:val="none" w:sz="0" w:space="0" w:color="auto"/>
        <w:bottom w:val="none" w:sz="0" w:space="0" w:color="auto"/>
        <w:right w:val="none" w:sz="0" w:space="0" w:color="auto"/>
      </w:divBdr>
    </w:div>
    <w:div w:id="1449009209">
      <w:bodyDiv w:val="1"/>
      <w:marLeft w:val="0"/>
      <w:marRight w:val="0"/>
      <w:marTop w:val="0"/>
      <w:marBottom w:val="0"/>
      <w:divBdr>
        <w:top w:val="none" w:sz="0" w:space="0" w:color="auto"/>
        <w:left w:val="none" w:sz="0" w:space="0" w:color="auto"/>
        <w:bottom w:val="none" w:sz="0" w:space="0" w:color="auto"/>
        <w:right w:val="none" w:sz="0" w:space="0" w:color="auto"/>
      </w:divBdr>
    </w:div>
    <w:div w:id="1449011470">
      <w:bodyDiv w:val="1"/>
      <w:marLeft w:val="0"/>
      <w:marRight w:val="0"/>
      <w:marTop w:val="0"/>
      <w:marBottom w:val="0"/>
      <w:divBdr>
        <w:top w:val="none" w:sz="0" w:space="0" w:color="auto"/>
        <w:left w:val="none" w:sz="0" w:space="0" w:color="auto"/>
        <w:bottom w:val="none" w:sz="0" w:space="0" w:color="auto"/>
        <w:right w:val="none" w:sz="0" w:space="0" w:color="auto"/>
      </w:divBdr>
    </w:div>
    <w:div w:id="1449013038">
      <w:bodyDiv w:val="1"/>
      <w:marLeft w:val="0"/>
      <w:marRight w:val="0"/>
      <w:marTop w:val="0"/>
      <w:marBottom w:val="0"/>
      <w:divBdr>
        <w:top w:val="none" w:sz="0" w:space="0" w:color="auto"/>
        <w:left w:val="none" w:sz="0" w:space="0" w:color="auto"/>
        <w:bottom w:val="none" w:sz="0" w:space="0" w:color="auto"/>
        <w:right w:val="none" w:sz="0" w:space="0" w:color="auto"/>
      </w:divBdr>
    </w:div>
    <w:div w:id="1449087085">
      <w:bodyDiv w:val="1"/>
      <w:marLeft w:val="0"/>
      <w:marRight w:val="0"/>
      <w:marTop w:val="0"/>
      <w:marBottom w:val="0"/>
      <w:divBdr>
        <w:top w:val="none" w:sz="0" w:space="0" w:color="auto"/>
        <w:left w:val="none" w:sz="0" w:space="0" w:color="auto"/>
        <w:bottom w:val="none" w:sz="0" w:space="0" w:color="auto"/>
        <w:right w:val="none" w:sz="0" w:space="0" w:color="auto"/>
      </w:divBdr>
    </w:div>
    <w:div w:id="1449616151">
      <w:bodyDiv w:val="1"/>
      <w:marLeft w:val="0"/>
      <w:marRight w:val="0"/>
      <w:marTop w:val="0"/>
      <w:marBottom w:val="0"/>
      <w:divBdr>
        <w:top w:val="none" w:sz="0" w:space="0" w:color="auto"/>
        <w:left w:val="none" w:sz="0" w:space="0" w:color="auto"/>
        <w:bottom w:val="none" w:sz="0" w:space="0" w:color="auto"/>
        <w:right w:val="none" w:sz="0" w:space="0" w:color="auto"/>
      </w:divBdr>
    </w:div>
    <w:div w:id="1449743633">
      <w:bodyDiv w:val="1"/>
      <w:marLeft w:val="0"/>
      <w:marRight w:val="0"/>
      <w:marTop w:val="0"/>
      <w:marBottom w:val="0"/>
      <w:divBdr>
        <w:top w:val="none" w:sz="0" w:space="0" w:color="auto"/>
        <w:left w:val="none" w:sz="0" w:space="0" w:color="auto"/>
        <w:bottom w:val="none" w:sz="0" w:space="0" w:color="auto"/>
        <w:right w:val="none" w:sz="0" w:space="0" w:color="auto"/>
      </w:divBdr>
    </w:div>
    <w:div w:id="1449816071">
      <w:bodyDiv w:val="1"/>
      <w:marLeft w:val="0"/>
      <w:marRight w:val="0"/>
      <w:marTop w:val="0"/>
      <w:marBottom w:val="0"/>
      <w:divBdr>
        <w:top w:val="none" w:sz="0" w:space="0" w:color="auto"/>
        <w:left w:val="none" w:sz="0" w:space="0" w:color="auto"/>
        <w:bottom w:val="none" w:sz="0" w:space="0" w:color="auto"/>
        <w:right w:val="none" w:sz="0" w:space="0" w:color="auto"/>
      </w:divBdr>
    </w:div>
    <w:div w:id="1449855761">
      <w:bodyDiv w:val="1"/>
      <w:marLeft w:val="0"/>
      <w:marRight w:val="0"/>
      <w:marTop w:val="0"/>
      <w:marBottom w:val="0"/>
      <w:divBdr>
        <w:top w:val="none" w:sz="0" w:space="0" w:color="auto"/>
        <w:left w:val="none" w:sz="0" w:space="0" w:color="auto"/>
        <w:bottom w:val="none" w:sz="0" w:space="0" w:color="auto"/>
        <w:right w:val="none" w:sz="0" w:space="0" w:color="auto"/>
      </w:divBdr>
    </w:div>
    <w:div w:id="1450128384">
      <w:bodyDiv w:val="1"/>
      <w:marLeft w:val="0"/>
      <w:marRight w:val="0"/>
      <w:marTop w:val="0"/>
      <w:marBottom w:val="0"/>
      <w:divBdr>
        <w:top w:val="none" w:sz="0" w:space="0" w:color="auto"/>
        <w:left w:val="none" w:sz="0" w:space="0" w:color="auto"/>
        <w:bottom w:val="none" w:sz="0" w:space="0" w:color="auto"/>
        <w:right w:val="none" w:sz="0" w:space="0" w:color="auto"/>
      </w:divBdr>
    </w:div>
    <w:div w:id="1450271671">
      <w:bodyDiv w:val="1"/>
      <w:marLeft w:val="0"/>
      <w:marRight w:val="0"/>
      <w:marTop w:val="0"/>
      <w:marBottom w:val="0"/>
      <w:divBdr>
        <w:top w:val="none" w:sz="0" w:space="0" w:color="auto"/>
        <w:left w:val="none" w:sz="0" w:space="0" w:color="auto"/>
        <w:bottom w:val="none" w:sz="0" w:space="0" w:color="auto"/>
        <w:right w:val="none" w:sz="0" w:space="0" w:color="auto"/>
      </w:divBdr>
    </w:div>
    <w:div w:id="1450510977">
      <w:bodyDiv w:val="1"/>
      <w:marLeft w:val="0"/>
      <w:marRight w:val="0"/>
      <w:marTop w:val="0"/>
      <w:marBottom w:val="0"/>
      <w:divBdr>
        <w:top w:val="none" w:sz="0" w:space="0" w:color="auto"/>
        <w:left w:val="none" w:sz="0" w:space="0" w:color="auto"/>
        <w:bottom w:val="none" w:sz="0" w:space="0" w:color="auto"/>
        <w:right w:val="none" w:sz="0" w:space="0" w:color="auto"/>
      </w:divBdr>
    </w:div>
    <w:div w:id="1450584599">
      <w:bodyDiv w:val="1"/>
      <w:marLeft w:val="0"/>
      <w:marRight w:val="0"/>
      <w:marTop w:val="0"/>
      <w:marBottom w:val="0"/>
      <w:divBdr>
        <w:top w:val="none" w:sz="0" w:space="0" w:color="auto"/>
        <w:left w:val="none" w:sz="0" w:space="0" w:color="auto"/>
        <w:bottom w:val="none" w:sz="0" w:space="0" w:color="auto"/>
        <w:right w:val="none" w:sz="0" w:space="0" w:color="auto"/>
      </w:divBdr>
    </w:div>
    <w:div w:id="1450977204">
      <w:bodyDiv w:val="1"/>
      <w:marLeft w:val="0"/>
      <w:marRight w:val="0"/>
      <w:marTop w:val="0"/>
      <w:marBottom w:val="0"/>
      <w:divBdr>
        <w:top w:val="none" w:sz="0" w:space="0" w:color="auto"/>
        <w:left w:val="none" w:sz="0" w:space="0" w:color="auto"/>
        <w:bottom w:val="none" w:sz="0" w:space="0" w:color="auto"/>
        <w:right w:val="none" w:sz="0" w:space="0" w:color="auto"/>
      </w:divBdr>
    </w:div>
    <w:div w:id="1451049550">
      <w:bodyDiv w:val="1"/>
      <w:marLeft w:val="0"/>
      <w:marRight w:val="0"/>
      <w:marTop w:val="0"/>
      <w:marBottom w:val="0"/>
      <w:divBdr>
        <w:top w:val="none" w:sz="0" w:space="0" w:color="auto"/>
        <w:left w:val="none" w:sz="0" w:space="0" w:color="auto"/>
        <w:bottom w:val="none" w:sz="0" w:space="0" w:color="auto"/>
        <w:right w:val="none" w:sz="0" w:space="0" w:color="auto"/>
      </w:divBdr>
    </w:div>
    <w:div w:id="1451127698">
      <w:bodyDiv w:val="1"/>
      <w:marLeft w:val="0"/>
      <w:marRight w:val="0"/>
      <w:marTop w:val="0"/>
      <w:marBottom w:val="0"/>
      <w:divBdr>
        <w:top w:val="none" w:sz="0" w:space="0" w:color="auto"/>
        <w:left w:val="none" w:sz="0" w:space="0" w:color="auto"/>
        <w:bottom w:val="none" w:sz="0" w:space="0" w:color="auto"/>
        <w:right w:val="none" w:sz="0" w:space="0" w:color="auto"/>
      </w:divBdr>
    </w:div>
    <w:div w:id="1451433059">
      <w:bodyDiv w:val="1"/>
      <w:marLeft w:val="0"/>
      <w:marRight w:val="0"/>
      <w:marTop w:val="0"/>
      <w:marBottom w:val="0"/>
      <w:divBdr>
        <w:top w:val="none" w:sz="0" w:space="0" w:color="auto"/>
        <w:left w:val="none" w:sz="0" w:space="0" w:color="auto"/>
        <w:bottom w:val="none" w:sz="0" w:space="0" w:color="auto"/>
        <w:right w:val="none" w:sz="0" w:space="0" w:color="auto"/>
      </w:divBdr>
    </w:div>
    <w:div w:id="1451699751">
      <w:bodyDiv w:val="1"/>
      <w:marLeft w:val="0"/>
      <w:marRight w:val="0"/>
      <w:marTop w:val="0"/>
      <w:marBottom w:val="0"/>
      <w:divBdr>
        <w:top w:val="none" w:sz="0" w:space="0" w:color="auto"/>
        <w:left w:val="none" w:sz="0" w:space="0" w:color="auto"/>
        <w:bottom w:val="none" w:sz="0" w:space="0" w:color="auto"/>
        <w:right w:val="none" w:sz="0" w:space="0" w:color="auto"/>
      </w:divBdr>
    </w:div>
    <w:div w:id="1451780199">
      <w:bodyDiv w:val="1"/>
      <w:marLeft w:val="0"/>
      <w:marRight w:val="0"/>
      <w:marTop w:val="0"/>
      <w:marBottom w:val="0"/>
      <w:divBdr>
        <w:top w:val="none" w:sz="0" w:space="0" w:color="auto"/>
        <w:left w:val="none" w:sz="0" w:space="0" w:color="auto"/>
        <w:bottom w:val="none" w:sz="0" w:space="0" w:color="auto"/>
        <w:right w:val="none" w:sz="0" w:space="0" w:color="auto"/>
      </w:divBdr>
    </w:div>
    <w:div w:id="1451825323">
      <w:bodyDiv w:val="1"/>
      <w:marLeft w:val="0"/>
      <w:marRight w:val="0"/>
      <w:marTop w:val="0"/>
      <w:marBottom w:val="0"/>
      <w:divBdr>
        <w:top w:val="none" w:sz="0" w:space="0" w:color="auto"/>
        <w:left w:val="none" w:sz="0" w:space="0" w:color="auto"/>
        <w:bottom w:val="none" w:sz="0" w:space="0" w:color="auto"/>
        <w:right w:val="none" w:sz="0" w:space="0" w:color="auto"/>
      </w:divBdr>
    </w:div>
    <w:div w:id="1451851542">
      <w:bodyDiv w:val="1"/>
      <w:marLeft w:val="0"/>
      <w:marRight w:val="0"/>
      <w:marTop w:val="0"/>
      <w:marBottom w:val="0"/>
      <w:divBdr>
        <w:top w:val="none" w:sz="0" w:space="0" w:color="auto"/>
        <w:left w:val="none" w:sz="0" w:space="0" w:color="auto"/>
        <w:bottom w:val="none" w:sz="0" w:space="0" w:color="auto"/>
        <w:right w:val="none" w:sz="0" w:space="0" w:color="auto"/>
      </w:divBdr>
    </w:div>
    <w:div w:id="1451898904">
      <w:bodyDiv w:val="1"/>
      <w:marLeft w:val="0"/>
      <w:marRight w:val="0"/>
      <w:marTop w:val="0"/>
      <w:marBottom w:val="0"/>
      <w:divBdr>
        <w:top w:val="none" w:sz="0" w:space="0" w:color="auto"/>
        <w:left w:val="none" w:sz="0" w:space="0" w:color="auto"/>
        <w:bottom w:val="none" w:sz="0" w:space="0" w:color="auto"/>
        <w:right w:val="none" w:sz="0" w:space="0" w:color="auto"/>
      </w:divBdr>
    </w:div>
    <w:div w:id="1451974205">
      <w:bodyDiv w:val="1"/>
      <w:marLeft w:val="0"/>
      <w:marRight w:val="0"/>
      <w:marTop w:val="0"/>
      <w:marBottom w:val="0"/>
      <w:divBdr>
        <w:top w:val="none" w:sz="0" w:space="0" w:color="auto"/>
        <w:left w:val="none" w:sz="0" w:space="0" w:color="auto"/>
        <w:bottom w:val="none" w:sz="0" w:space="0" w:color="auto"/>
        <w:right w:val="none" w:sz="0" w:space="0" w:color="auto"/>
      </w:divBdr>
    </w:div>
    <w:div w:id="1451974507">
      <w:bodyDiv w:val="1"/>
      <w:marLeft w:val="0"/>
      <w:marRight w:val="0"/>
      <w:marTop w:val="0"/>
      <w:marBottom w:val="0"/>
      <w:divBdr>
        <w:top w:val="none" w:sz="0" w:space="0" w:color="auto"/>
        <w:left w:val="none" w:sz="0" w:space="0" w:color="auto"/>
        <w:bottom w:val="none" w:sz="0" w:space="0" w:color="auto"/>
        <w:right w:val="none" w:sz="0" w:space="0" w:color="auto"/>
      </w:divBdr>
    </w:div>
    <w:div w:id="1452088406">
      <w:bodyDiv w:val="1"/>
      <w:marLeft w:val="0"/>
      <w:marRight w:val="0"/>
      <w:marTop w:val="0"/>
      <w:marBottom w:val="0"/>
      <w:divBdr>
        <w:top w:val="none" w:sz="0" w:space="0" w:color="auto"/>
        <w:left w:val="none" w:sz="0" w:space="0" w:color="auto"/>
        <w:bottom w:val="none" w:sz="0" w:space="0" w:color="auto"/>
        <w:right w:val="none" w:sz="0" w:space="0" w:color="auto"/>
      </w:divBdr>
    </w:div>
    <w:div w:id="1452163583">
      <w:bodyDiv w:val="1"/>
      <w:marLeft w:val="0"/>
      <w:marRight w:val="0"/>
      <w:marTop w:val="0"/>
      <w:marBottom w:val="0"/>
      <w:divBdr>
        <w:top w:val="none" w:sz="0" w:space="0" w:color="auto"/>
        <w:left w:val="none" w:sz="0" w:space="0" w:color="auto"/>
        <w:bottom w:val="none" w:sz="0" w:space="0" w:color="auto"/>
        <w:right w:val="none" w:sz="0" w:space="0" w:color="auto"/>
      </w:divBdr>
    </w:div>
    <w:div w:id="1452212968">
      <w:bodyDiv w:val="1"/>
      <w:marLeft w:val="0"/>
      <w:marRight w:val="0"/>
      <w:marTop w:val="0"/>
      <w:marBottom w:val="0"/>
      <w:divBdr>
        <w:top w:val="none" w:sz="0" w:space="0" w:color="auto"/>
        <w:left w:val="none" w:sz="0" w:space="0" w:color="auto"/>
        <w:bottom w:val="none" w:sz="0" w:space="0" w:color="auto"/>
        <w:right w:val="none" w:sz="0" w:space="0" w:color="auto"/>
      </w:divBdr>
    </w:div>
    <w:div w:id="1452285322">
      <w:bodyDiv w:val="1"/>
      <w:marLeft w:val="0"/>
      <w:marRight w:val="0"/>
      <w:marTop w:val="0"/>
      <w:marBottom w:val="0"/>
      <w:divBdr>
        <w:top w:val="none" w:sz="0" w:space="0" w:color="auto"/>
        <w:left w:val="none" w:sz="0" w:space="0" w:color="auto"/>
        <w:bottom w:val="none" w:sz="0" w:space="0" w:color="auto"/>
        <w:right w:val="none" w:sz="0" w:space="0" w:color="auto"/>
      </w:divBdr>
    </w:div>
    <w:div w:id="1452673869">
      <w:bodyDiv w:val="1"/>
      <w:marLeft w:val="0"/>
      <w:marRight w:val="0"/>
      <w:marTop w:val="0"/>
      <w:marBottom w:val="0"/>
      <w:divBdr>
        <w:top w:val="none" w:sz="0" w:space="0" w:color="auto"/>
        <w:left w:val="none" w:sz="0" w:space="0" w:color="auto"/>
        <w:bottom w:val="none" w:sz="0" w:space="0" w:color="auto"/>
        <w:right w:val="none" w:sz="0" w:space="0" w:color="auto"/>
      </w:divBdr>
    </w:div>
    <w:div w:id="1452675798">
      <w:bodyDiv w:val="1"/>
      <w:marLeft w:val="0"/>
      <w:marRight w:val="0"/>
      <w:marTop w:val="0"/>
      <w:marBottom w:val="0"/>
      <w:divBdr>
        <w:top w:val="none" w:sz="0" w:space="0" w:color="auto"/>
        <w:left w:val="none" w:sz="0" w:space="0" w:color="auto"/>
        <w:bottom w:val="none" w:sz="0" w:space="0" w:color="auto"/>
        <w:right w:val="none" w:sz="0" w:space="0" w:color="auto"/>
      </w:divBdr>
    </w:div>
    <w:div w:id="1452702878">
      <w:bodyDiv w:val="1"/>
      <w:marLeft w:val="0"/>
      <w:marRight w:val="0"/>
      <w:marTop w:val="0"/>
      <w:marBottom w:val="0"/>
      <w:divBdr>
        <w:top w:val="none" w:sz="0" w:space="0" w:color="auto"/>
        <w:left w:val="none" w:sz="0" w:space="0" w:color="auto"/>
        <w:bottom w:val="none" w:sz="0" w:space="0" w:color="auto"/>
        <w:right w:val="none" w:sz="0" w:space="0" w:color="auto"/>
      </w:divBdr>
    </w:div>
    <w:div w:id="1452747951">
      <w:bodyDiv w:val="1"/>
      <w:marLeft w:val="0"/>
      <w:marRight w:val="0"/>
      <w:marTop w:val="0"/>
      <w:marBottom w:val="0"/>
      <w:divBdr>
        <w:top w:val="none" w:sz="0" w:space="0" w:color="auto"/>
        <w:left w:val="none" w:sz="0" w:space="0" w:color="auto"/>
        <w:bottom w:val="none" w:sz="0" w:space="0" w:color="auto"/>
        <w:right w:val="none" w:sz="0" w:space="0" w:color="auto"/>
      </w:divBdr>
    </w:div>
    <w:div w:id="1452936372">
      <w:bodyDiv w:val="1"/>
      <w:marLeft w:val="0"/>
      <w:marRight w:val="0"/>
      <w:marTop w:val="0"/>
      <w:marBottom w:val="0"/>
      <w:divBdr>
        <w:top w:val="none" w:sz="0" w:space="0" w:color="auto"/>
        <w:left w:val="none" w:sz="0" w:space="0" w:color="auto"/>
        <w:bottom w:val="none" w:sz="0" w:space="0" w:color="auto"/>
        <w:right w:val="none" w:sz="0" w:space="0" w:color="auto"/>
      </w:divBdr>
    </w:div>
    <w:div w:id="1453137929">
      <w:bodyDiv w:val="1"/>
      <w:marLeft w:val="0"/>
      <w:marRight w:val="0"/>
      <w:marTop w:val="0"/>
      <w:marBottom w:val="0"/>
      <w:divBdr>
        <w:top w:val="none" w:sz="0" w:space="0" w:color="auto"/>
        <w:left w:val="none" w:sz="0" w:space="0" w:color="auto"/>
        <w:bottom w:val="none" w:sz="0" w:space="0" w:color="auto"/>
        <w:right w:val="none" w:sz="0" w:space="0" w:color="auto"/>
      </w:divBdr>
    </w:div>
    <w:div w:id="1453161495">
      <w:bodyDiv w:val="1"/>
      <w:marLeft w:val="0"/>
      <w:marRight w:val="0"/>
      <w:marTop w:val="0"/>
      <w:marBottom w:val="0"/>
      <w:divBdr>
        <w:top w:val="none" w:sz="0" w:space="0" w:color="auto"/>
        <w:left w:val="none" w:sz="0" w:space="0" w:color="auto"/>
        <w:bottom w:val="none" w:sz="0" w:space="0" w:color="auto"/>
        <w:right w:val="none" w:sz="0" w:space="0" w:color="auto"/>
      </w:divBdr>
    </w:div>
    <w:div w:id="1453205018">
      <w:bodyDiv w:val="1"/>
      <w:marLeft w:val="0"/>
      <w:marRight w:val="0"/>
      <w:marTop w:val="0"/>
      <w:marBottom w:val="0"/>
      <w:divBdr>
        <w:top w:val="none" w:sz="0" w:space="0" w:color="auto"/>
        <w:left w:val="none" w:sz="0" w:space="0" w:color="auto"/>
        <w:bottom w:val="none" w:sz="0" w:space="0" w:color="auto"/>
        <w:right w:val="none" w:sz="0" w:space="0" w:color="auto"/>
      </w:divBdr>
    </w:div>
    <w:div w:id="1453330208">
      <w:bodyDiv w:val="1"/>
      <w:marLeft w:val="0"/>
      <w:marRight w:val="0"/>
      <w:marTop w:val="0"/>
      <w:marBottom w:val="0"/>
      <w:divBdr>
        <w:top w:val="none" w:sz="0" w:space="0" w:color="auto"/>
        <w:left w:val="none" w:sz="0" w:space="0" w:color="auto"/>
        <w:bottom w:val="none" w:sz="0" w:space="0" w:color="auto"/>
        <w:right w:val="none" w:sz="0" w:space="0" w:color="auto"/>
      </w:divBdr>
    </w:div>
    <w:div w:id="1453523344">
      <w:bodyDiv w:val="1"/>
      <w:marLeft w:val="0"/>
      <w:marRight w:val="0"/>
      <w:marTop w:val="0"/>
      <w:marBottom w:val="0"/>
      <w:divBdr>
        <w:top w:val="none" w:sz="0" w:space="0" w:color="auto"/>
        <w:left w:val="none" w:sz="0" w:space="0" w:color="auto"/>
        <w:bottom w:val="none" w:sz="0" w:space="0" w:color="auto"/>
        <w:right w:val="none" w:sz="0" w:space="0" w:color="auto"/>
      </w:divBdr>
    </w:div>
    <w:div w:id="1453667548">
      <w:bodyDiv w:val="1"/>
      <w:marLeft w:val="0"/>
      <w:marRight w:val="0"/>
      <w:marTop w:val="0"/>
      <w:marBottom w:val="0"/>
      <w:divBdr>
        <w:top w:val="none" w:sz="0" w:space="0" w:color="auto"/>
        <w:left w:val="none" w:sz="0" w:space="0" w:color="auto"/>
        <w:bottom w:val="none" w:sz="0" w:space="0" w:color="auto"/>
        <w:right w:val="none" w:sz="0" w:space="0" w:color="auto"/>
      </w:divBdr>
    </w:div>
    <w:div w:id="1453792881">
      <w:bodyDiv w:val="1"/>
      <w:marLeft w:val="0"/>
      <w:marRight w:val="0"/>
      <w:marTop w:val="0"/>
      <w:marBottom w:val="0"/>
      <w:divBdr>
        <w:top w:val="none" w:sz="0" w:space="0" w:color="auto"/>
        <w:left w:val="none" w:sz="0" w:space="0" w:color="auto"/>
        <w:bottom w:val="none" w:sz="0" w:space="0" w:color="auto"/>
        <w:right w:val="none" w:sz="0" w:space="0" w:color="auto"/>
      </w:divBdr>
    </w:div>
    <w:div w:id="1454206120">
      <w:bodyDiv w:val="1"/>
      <w:marLeft w:val="0"/>
      <w:marRight w:val="0"/>
      <w:marTop w:val="0"/>
      <w:marBottom w:val="0"/>
      <w:divBdr>
        <w:top w:val="none" w:sz="0" w:space="0" w:color="auto"/>
        <w:left w:val="none" w:sz="0" w:space="0" w:color="auto"/>
        <w:bottom w:val="none" w:sz="0" w:space="0" w:color="auto"/>
        <w:right w:val="none" w:sz="0" w:space="0" w:color="auto"/>
      </w:divBdr>
    </w:div>
    <w:div w:id="1454398810">
      <w:bodyDiv w:val="1"/>
      <w:marLeft w:val="0"/>
      <w:marRight w:val="0"/>
      <w:marTop w:val="0"/>
      <w:marBottom w:val="0"/>
      <w:divBdr>
        <w:top w:val="none" w:sz="0" w:space="0" w:color="auto"/>
        <w:left w:val="none" w:sz="0" w:space="0" w:color="auto"/>
        <w:bottom w:val="none" w:sz="0" w:space="0" w:color="auto"/>
        <w:right w:val="none" w:sz="0" w:space="0" w:color="auto"/>
      </w:divBdr>
    </w:div>
    <w:div w:id="1454594080">
      <w:bodyDiv w:val="1"/>
      <w:marLeft w:val="0"/>
      <w:marRight w:val="0"/>
      <w:marTop w:val="0"/>
      <w:marBottom w:val="0"/>
      <w:divBdr>
        <w:top w:val="none" w:sz="0" w:space="0" w:color="auto"/>
        <w:left w:val="none" w:sz="0" w:space="0" w:color="auto"/>
        <w:bottom w:val="none" w:sz="0" w:space="0" w:color="auto"/>
        <w:right w:val="none" w:sz="0" w:space="0" w:color="auto"/>
      </w:divBdr>
    </w:div>
    <w:div w:id="1454597466">
      <w:bodyDiv w:val="1"/>
      <w:marLeft w:val="0"/>
      <w:marRight w:val="0"/>
      <w:marTop w:val="0"/>
      <w:marBottom w:val="0"/>
      <w:divBdr>
        <w:top w:val="none" w:sz="0" w:space="0" w:color="auto"/>
        <w:left w:val="none" w:sz="0" w:space="0" w:color="auto"/>
        <w:bottom w:val="none" w:sz="0" w:space="0" w:color="auto"/>
        <w:right w:val="none" w:sz="0" w:space="0" w:color="auto"/>
      </w:divBdr>
    </w:div>
    <w:div w:id="1454785757">
      <w:bodyDiv w:val="1"/>
      <w:marLeft w:val="0"/>
      <w:marRight w:val="0"/>
      <w:marTop w:val="0"/>
      <w:marBottom w:val="0"/>
      <w:divBdr>
        <w:top w:val="none" w:sz="0" w:space="0" w:color="auto"/>
        <w:left w:val="none" w:sz="0" w:space="0" w:color="auto"/>
        <w:bottom w:val="none" w:sz="0" w:space="0" w:color="auto"/>
        <w:right w:val="none" w:sz="0" w:space="0" w:color="auto"/>
      </w:divBdr>
    </w:div>
    <w:div w:id="1454905174">
      <w:bodyDiv w:val="1"/>
      <w:marLeft w:val="0"/>
      <w:marRight w:val="0"/>
      <w:marTop w:val="0"/>
      <w:marBottom w:val="0"/>
      <w:divBdr>
        <w:top w:val="none" w:sz="0" w:space="0" w:color="auto"/>
        <w:left w:val="none" w:sz="0" w:space="0" w:color="auto"/>
        <w:bottom w:val="none" w:sz="0" w:space="0" w:color="auto"/>
        <w:right w:val="none" w:sz="0" w:space="0" w:color="auto"/>
      </w:divBdr>
    </w:div>
    <w:div w:id="1455172268">
      <w:bodyDiv w:val="1"/>
      <w:marLeft w:val="0"/>
      <w:marRight w:val="0"/>
      <w:marTop w:val="0"/>
      <w:marBottom w:val="0"/>
      <w:divBdr>
        <w:top w:val="none" w:sz="0" w:space="0" w:color="auto"/>
        <w:left w:val="none" w:sz="0" w:space="0" w:color="auto"/>
        <w:bottom w:val="none" w:sz="0" w:space="0" w:color="auto"/>
        <w:right w:val="none" w:sz="0" w:space="0" w:color="auto"/>
      </w:divBdr>
    </w:div>
    <w:div w:id="1455322972">
      <w:bodyDiv w:val="1"/>
      <w:marLeft w:val="0"/>
      <w:marRight w:val="0"/>
      <w:marTop w:val="0"/>
      <w:marBottom w:val="0"/>
      <w:divBdr>
        <w:top w:val="none" w:sz="0" w:space="0" w:color="auto"/>
        <w:left w:val="none" w:sz="0" w:space="0" w:color="auto"/>
        <w:bottom w:val="none" w:sz="0" w:space="0" w:color="auto"/>
        <w:right w:val="none" w:sz="0" w:space="0" w:color="auto"/>
      </w:divBdr>
    </w:div>
    <w:div w:id="1455323418">
      <w:bodyDiv w:val="1"/>
      <w:marLeft w:val="0"/>
      <w:marRight w:val="0"/>
      <w:marTop w:val="0"/>
      <w:marBottom w:val="0"/>
      <w:divBdr>
        <w:top w:val="none" w:sz="0" w:space="0" w:color="auto"/>
        <w:left w:val="none" w:sz="0" w:space="0" w:color="auto"/>
        <w:bottom w:val="none" w:sz="0" w:space="0" w:color="auto"/>
        <w:right w:val="none" w:sz="0" w:space="0" w:color="auto"/>
      </w:divBdr>
    </w:div>
    <w:div w:id="1455515711">
      <w:bodyDiv w:val="1"/>
      <w:marLeft w:val="0"/>
      <w:marRight w:val="0"/>
      <w:marTop w:val="0"/>
      <w:marBottom w:val="0"/>
      <w:divBdr>
        <w:top w:val="none" w:sz="0" w:space="0" w:color="auto"/>
        <w:left w:val="none" w:sz="0" w:space="0" w:color="auto"/>
        <w:bottom w:val="none" w:sz="0" w:space="0" w:color="auto"/>
        <w:right w:val="none" w:sz="0" w:space="0" w:color="auto"/>
      </w:divBdr>
    </w:div>
    <w:div w:id="1455561157">
      <w:bodyDiv w:val="1"/>
      <w:marLeft w:val="0"/>
      <w:marRight w:val="0"/>
      <w:marTop w:val="0"/>
      <w:marBottom w:val="0"/>
      <w:divBdr>
        <w:top w:val="none" w:sz="0" w:space="0" w:color="auto"/>
        <w:left w:val="none" w:sz="0" w:space="0" w:color="auto"/>
        <w:bottom w:val="none" w:sz="0" w:space="0" w:color="auto"/>
        <w:right w:val="none" w:sz="0" w:space="0" w:color="auto"/>
      </w:divBdr>
    </w:div>
    <w:div w:id="1455708396">
      <w:bodyDiv w:val="1"/>
      <w:marLeft w:val="0"/>
      <w:marRight w:val="0"/>
      <w:marTop w:val="0"/>
      <w:marBottom w:val="0"/>
      <w:divBdr>
        <w:top w:val="none" w:sz="0" w:space="0" w:color="auto"/>
        <w:left w:val="none" w:sz="0" w:space="0" w:color="auto"/>
        <w:bottom w:val="none" w:sz="0" w:space="0" w:color="auto"/>
        <w:right w:val="none" w:sz="0" w:space="0" w:color="auto"/>
      </w:divBdr>
    </w:div>
    <w:div w:id="1455901658">
      <w:bodyDiv w:val="1"/>
      <w:marLeft w:val="0"/>
      <w:marRight w:val="0"/>
      <w:marTop w:val="0"/>
      <w:marBottom w:val="0"/>
      <w:divBdr>
        <w:top w:val="none" w:sz="0" w:space="0" w:color="auto"/>
        <w:left w:val="none" w:sz="0" w:space="0" w:color="auto"/>
        <w:bottom w:val="none" w:sz="0" w:space="0" w:color="auto"/>
        <w:right w:val="none" w:sz="0" w:space="0" w:color="auto"/>
      </w:divBdr>
    </w:div>
    <w:div w:id="1456169849">
      <w:bodyDiv w:val="1"/>
      <w:marLeft w:val="0"/>
      <w:marRight w:val="0"/>
      <w:marTop w:val="0"/>
      <w:marBottom w:val="0"/>
      <w:divBdr>
        <w:top w:val="none" w:sz="0" w:space="0" w:color="auto"/>
        <w:left w:val="none" w:sz="0" w:space="0" w:color="auto"/>
        <w:bottom w:val="none" w:sz="0" w:space="0" w:color="auto"/>
        <w:right w:val="none" w:sz="0" w:space="0" w:color="auto"/>
      </w:divBdr>
    </w:div>
    <w:div w:id="1456365573">
      <w:bodyDiv w:val="1"/>
      <w:marLeft w:val="0"/>
      <w:marRight w:val="0"/>
      <w:marTop w:val="0"/>
      <w:marBottom w:val="0"/>
      <w:divBdr>
        <w:top w:val="none" w:sz="0" w:space="0" w:color="auto"/>
        <w:left w:val="none" w:sz="0" w:space="0" w:color="auto"/>
        <w:bottom w:val="none" w:sz="0" w:space="0" w:color="auto"/>
        <w:right w:val="none" w:sz="0" w:space="0" w:color="auto"/>
      </w:divBdr>
    </w:div>
    <w:div w:id="1456366527">
      <w:bodyDiv w:val="1"/>
      <w:marLeft w:val="0"/>
      <w:marRight w:val="0"/>
      <w:marTop w:val="0"/>
      <w:marBottom w:val="0"/>
      <w:divBdr>
        <w:top w:val="none" w:sz="0" w:space="0" w:color="auto"/>
        <w:left w:val="none" w:sz="0" w:space="0" w:color="auto"/>
        <w:bottom w:val="none" w:sz="0" w:space="0" w:color="auto"/>
        <w:right w:val="none" w:sz="0" w:space="0" w:color="auto"/>
      </w:divBdr>
    </w:div>
    <w:div w:id="1456488995">
      <w:bodyDiv w:val="1"/>
      <w:marLeft w:val="0"/>
      <w:marRight w:val="0"/>
      <w:marTop w:val="0"/>
      <w:marBottom w:val="0"/>
      <w:divBdr>
        <w:top w:val="none" w:sz="0" w:space="0" w:color="auto"/>
        <w:left w:val="none" w:sz="0" w:space="0" w:color="auto"/>
        <w:bottom w:val="none" w:sz="0" w:space="0" w:color="auto"/>
        <w:right w:val="none" w:sz="0" w:space="0" w:color="auto"/>
      </w:divBdr>
    </w:div>
    <w:div w:id="1456633418">
      <w:bodyDiv w:val="1"/>
      <w:marLeft w:val="0"/>
      <w:marRight w:val="0"/>
      <w:marTop w:val="0"/>
      <w:marBottom w:val="0"/>
      <w:divBdr>
        <w:top w:val="none" w:sz="0" w:space="0" w:color="auto"/>
        <w:left w:val="none" w:sz="0" w:space="0" w:color="auto"/>
        <w:bottom w:val="none" w:sz="0" w:space="0" w:color="auto"/>
        <w:right w:val="none" w:sz="0" w:space="0" w:color="auto"/>
      </w:divBdr>
    </w:div>
    <w:div w:id="1456678542">
      <w:bodyDiv w:val="1"/>
      <w:marLeft w:val="0"/>
      <w:marRight w:val="0"/>
      <w:marTop w:val="0"/>
      <w:marBottom w:val="0"/>
      <w:divBdr>
        <w:top w:val="none" w:sz="0" w:space="0" w:color="auto"/>
        <w:left w:val="none" w:sz="0" w:space="0" w:color="auto"/>
        <w:bottom w:val="none" w:sz="0" w:space="0" w:color="auto"/>
        <w:right w:val="none" w:sz="0" w:space="0" w:color="auto"/>
      </w:divBdr>
    </w:div>
    <w:div w:id="1457068227">
      <w:bodyDiv w:val="1"/>
      <w:marLeft w:val="0"/>
      <w:marRight w:val="0"/>
      <w:marTop w:val="0"/>
      <w:marBottom w:val="0"/>
      <w:divBdr>
        <w:top w:val="none" w:sz="0" w:space="0" w:color="auto"/>
        <w:left w:val="none" w:sz="0" w:space="0" w:color="auto"/>
        <w:bottom w:val="none" w:sz="0" w:space="0" w:color="auto"/>
        <w:right w:val="none" w:sz="0" w:space="0" w:color="auto"/>
      </w:divBdr>
    </w:div>
    <w:div w:id="1457675127">
      <w:bodyDiv w:val="1"/>
      <w:marLeft w:val="0"/>
      <w:marRight w:val="0"/>
      <w:marTop w:val="0"/>
      <w:marBottom w:val="0"/>
      <w:divBdr>
        <w:top w:val="none" w:sz="0" w:space="0" w:color="auto"/>
        <w:left w:val="none" w:sz="0" w:space="0" w:color="auto"/>
        <w:bottom w:val="none" w:sz="0" w:space="0" w:color="auto"/>
        <w:right w:val="none" w:sz="0" w:space="0" w:color="auto"/>
      </w:divBdr>
    </w:div>
    <w:div w:id="1457678345">
      <w:bodyDiv w:val="1"/>
      <w:marLeft w:val="0"/>
      <w:marRight w:val="0"/>
      <w:marTop w:val="0"/>
      <w:marBottom w:val="0"/>
      <w:divBdr>
        <w:top w:val="none" w:sz="0" w:space="0" w:color="auto"/>
        <w:left w:val="none" w:sz="0" w:space="0" w:color="auto"/>
        <w:bottom w:val="none" w:sz="0" w:space="0" w:color="auto"/>
        <w:right w:val="none" w:sz="0" w:space="0" w:color="auto"/>
      </w:divBdr>
    </w:div>
    <w:div w:id="1457721893">
      <w:bodyDiv w:val="1"/>
      <w:marLeft w:val="0"/>
      <w:marRight w:val="0"/>
      <w:marTop w:val="0"/>
      <w:marBottom w:val="0"/>
      <w:divBdr>
        <w:top w:val="none" w:sz="0" w:space="0" w:color="auto"/>
        <w:left w:val="none" w:sz="0" w:space="0" w:color="auto"/>
        <w:bottom w:val="none" w:sz="0" w:space="0" w:color="auto"/>
        <w:right w:val="none" w:sz="0" w:space="0" w:color="auto"/>
      </w:divBdr>
    </w:div>
    <w:div w:id="1457869174">
      <w:bodyDiv w:val="1"/>
      <w:marLeft w:val="0"/>
      <w:marRight w:val="0"/>
      <w:marTop w:val="0"/>
      <w:marBottom w:val="0"/>
      <w:divBdr>
        <w:top w:val="none" w:sz="0" w:space="0" w:color="auto"/>
        <w:left w:val="none" w:sz="0" w:space="0" w:color="auto"/>
        <w:bottom w:val="none" w:sz="0" w:space="0" w:color="auto"/>
        <w:right w:val="none" w:sz="0" w:space="0" w:color="auto"/>
      </w:divBdr>
    </w:div>
    <w:div w:id="1457986368">
      <w:bodyDiv w:val="1"/>
      <w:marLeft w:val="0"/>
      <w:marRight w:val="0"/>
      <w:marTop w:val="0"/>
      <w:marBottom w:val="0"/>
      <w:divBdr>
        <w:top w:val="none" w:sz="0" w:space="0" w:color="auto"/>
        <w:left w:val="none" w:sz="0" w:space="0" w:color="auto"/>
        <w:bottom w:val="none" w:sz="0" w:space="0" w:color="auto"/>
        <w:right w:val="none" w:sz="0" w:space="0" w:color="auto"/>
      </w:divBdr>
    </w:div>
    <w:div w:id="1458061869">
      <w:bodyDiv w:val="1"/>
      <w:marLeft w:val="0"/>
      <w:marRight w:val="0"/>
      <w:marTop w:val="0"/>
      <w:marBottom w:val="0"/>
      <w:divBdr>
        <w:top w:val="none" w:sz="0" w:space="0" w:color="auto"/>
        <w:left w:val="none" w:sz="0" w:space="0" w:color="auto"/>
        <w:bottom w:val="none" w:sz="0" w:space="0" w:color="auto"/>
        <w:right w:val="none" w:sz="0" w:space="0" w:color="auto"/>
      </w:divBdr>
    </w:div>
    <w:div w:id="1458139097">
      <w:bodyDiv w:val="1"/>
      <w:marLeft w:val="0"/>
      <w:marRight w:val="0"/>
      <w:marTop w:val="0"/>
      <w:marBottom w:val="0"/>
      <w:divBdr>
        <w:top w:val="none" w:sz="0" w:space="0" w:color="auto"/>
        <w:left w:val="none" w:sz="0" w:space="0" w:color="auto"/>
        <w:bottom w:val="none" w:sz="0" w:space="0" w:color="auto"/>
        <w:right w:val="none" w:sz="0" w:space="0" w:color="auto"/>
      </w:divBdr>
    </w:div>
    <w:div w:id="1458180027">
      <w:bodyDiv w:val="1"/>
      <w:marLeft w:val="0"/>
      <w:marRight w:val="0"/>
      <w:marTop w:val="0"/>
      <w:marBottom w:val="0"/>
      <w:divBdr>
        <w:top w:val="none" w:sz="0" w:space="0" w:color="auto"/>
        <w:left w:val="none" w:sz="0" w:space="0" w:color="auto"/>
        <w:bottom w:val="none" w:sz="0" w:space="0" w:color="auto"/>
        <w:right w:val="none" w:sz="0" w:space="0" w:color="auto"/>
      </w:divBdr>
    </w:div>
    <w:div w:id="1458330296">
      <w:bodyDiv w:val="1"/>
      <w:marLeft w:val="0"/>
      <w:marRight w:val="0"/>
      <w:marTop w:val="0"/>
      <w:marBottom w:val="0"/>
      <w:divBdr>
        <w:top w:val="none" w:sz="0" w:space="0" w:color="auto"/>
        <w:left w:val="none" w:sz="0" w:space="0" w:color="auto"/>
        <w:bottom w:val="none" w:sz="0" w:space="0" w:color="auto"/>
        <w:right w:val="none" w:sz="0" w:space="0" w:color="auto"/>
      </w:divBdr>
    </w:div>
    <w:div w:id="1458373532">
      <w:bodyDiv w:val="1"/>
      <w:marLeft w:val="0"/>
      <w:marRight w:val="0"/>
      <w:marTop w:val="0"/>
      <w:marBottom w:val="0"/>
      <w:divBdr>
        <w:top w:val="none" w:sz="0" w:space="0" w:color="auto"/>
        <w:left w:val="none" w:sz="0" w:space="0" w:color="auto"/>
        <w:bottom w:val="none" w:sz="0" w:space="0" w:color="auto"/>
        <w:right w:val="none" w:sz="0" w:space="0" w:color="auto"/>
      </w:divBdr>
    </w:div>
    <w:div w:id="1458530554">
      <w:bodyDiv w:val="1"/>
      <w:marLeft w:val="0"/>
      <w:marRight w:val="0"/>
      <w:marTop w:val="0"/>
      <w:marBottom w:val="0"/>
      <w:divBdr>
        <w:top w:val="none" w:sz="0" w:space="0" w:color="auto"/>
        <w:left w:val="none" w:sz="0" w:space="0" w:color="auto"/>
        <w:bottom w:val="none" w:sz="0" w:space="0" w:color="auto"/>
        <w:right w:val="none" w:sz="0" w:space="0" w:color="auto"/>
      </w:divBdr>
    </w:div>
    <w:div w:id="1458839190">
      <w:bodyDiv w:val="1"/>
      <w:marLeft w:val="0"/>
      <w:marRight w:val="0"/>
      <w:marTop w:val="0"/>
      <w:marBottom w:val="0"/>
      <w:divBdr>
        <w:top w:val="none" w:sz="0" w:space="0" w:color="auto"/>
        <w:left w:val="none" w:sz="0" w:space="0" w:color="auto"/>
        <w:bottom w:val="none" w:sz="0" w:space="0" w:color="auto"/>
        <w:right w:val="none" w:sz="0" w:space="0" w:color="auto"/>
      </w:divBdr>
    </w:div>
    <w:div w:id="1458985404">
      <w:bodyDiv w:val="1"/>
      <w:marLeft w:val="0"/>
      <w:marRight w:val="0"/>
      <w:marTop w:val="0"/>
      <w:marBottom w:val="0"/>
      <w:divBdr>
        <w:top w:val="none" w:sz="0" w:space="0" w:color="auto"/>
        <w:left w:val="none" w:sz="0" w:space="0" w:color="auto"/>
        <w:bottom w:val="none" w:sz="0" w:space="0" w:color="auto"/>
        <w:right w:val="none" w:sz="0" w:space="0" w:color="auto"/>
      </w:divBdr>
    </w:div>
    <w:div w:id="1458988172">
      <w:bodyDiv w:val="1"/>
      <w:marLeft w:val="0"/>
      <w:marRight w:val="0"/>
      <w:marTop w:val="0"/>
      <w:marBottom w:val="0"/>
      <w:divBdr>
        <w:top w:val="none" w:sz="0" w:space="0" w:color="auto"/>
        <w:left w:val="none" w:sz="0" w:space="0" w:color="auto"/>
        <w:bottom w:val="none" w:sz="0" w:space="0" w:color="auto"/>
        <w:right w:val="none" w:sz="0" w:space="0" w:color="auto"/>
      </w:divBdr>
    </w:div>
    <w:div w:id="1459108878">
      <w:bodyDiv w:val="1"/>
      <w:marLeft w:val="0"/>
      <w:marRight w:val="0"/>
      <w:marTop w:val="0"/>
      <w:marBottom w:val="0"/>
      <w:divBdr>
        <w:top w:val="none" w:sz="0" w:space="0" w:color="auto"/>
        <w:left w:val="none" w:sz="0" w:space="0" w:color="auto"/>
        <w:bottom w:val="none" w:sz="0" w:space="0" w:color="auto"/>
        <w:right w:val="none" w:sz="0" w:space="0" w:color="auto"/>
      </w:divBdr>
    </w:div>
    <w:div w:id="1460026337">
      <w:bodyDiv w:val="1"/>
      <w:marLeft w:val="0"/>
      <w:marRight w:val="0"/>
      <w:marTop w:val="0"/>
      <w:marBottom w:val="0"/>
      <w:divBdr>
        <w:top w:val="none" w:sz="0" w:space="0" w:color="auto"/>
        <w:left w:val="none" w:sz="0" w:space="0" w:color="auto"/>
        <w:bottom w:val="none" w:sz="0" w:space="0" w:color="auto"/>
        <w:right w:val="none" w:sz="0" w:space="0" w:color="auto"/>
      </w:divBdr>
    </w:div>
    <w:div w:id="1460026829">
      <w:bodyDiv w:val="1"/>
      <w:marLeft w:val="0"/>
      <w:marRight w:val="0"/>
      <w:marTop w:val="0"/>
      <w:marBottom w:val="0"/>
      <w:divBdr>
        <w:top w:val="none" w:sz="0" w:space="0" w:color="auto"/>
        <w:left w:val="none" w:sz="0" w:space="0" w:color="auto"/>
        <w:bottom w:val="none" w:sz="0" w:space="0" w:color="auto"/>
        <w:right w:val="none" w:sz="0" w:space="0" w:color="auto"/>
      </w:divBdr>
    </w:div>
    <w:div w:id="1460683260">
      <w:bodyDiv w:val="1"/>
      <w:marLeft w:val="0"/>
      <w:marRight w:val="0"/>
      <w:marTop w:val="0"/>
      <w:marBottom w:val="0"/>
      <w:divBdr>
        <w:top w:val="none" w:sz="0" w:space="0" w:color="auto"/>
        <w:left w:val="none" w:sz="0" w:space="0" w:color="auto"/>
        <w:bottom w:val="none" w:sz="0" w:space="0" w:color="auto"/>
        <w:right w:val="none" w:sz="0" w:space="0" w:color="auto"/>
      </w:divBdr>
    </w:div>
    <w:div w:id="1460758113">
      <w:bodyDiv w:val="1"/>
      <w:marLeft w:val="0"/>
      <w:marRight w:val="0"/>
      <w:marTop w:val="0"/>
      <w:marBottom w:val="0"/>
      <w:divBdr>
        <w:top w:val="none" w:sz="0" w:space="0" w:color="auto"/>
        <w:left w:val="none" w:sz="0" w:space="0" w:color="auto"/>
        <w:bottom w:val="none" w:sz="0" w:space="0" w:color="auto"/>
        <w:right w:val="none" w:sz="0" w:space="0" w:color="auto"/>
      </w:divBdr>
    </w:div>
    <w:div w:id="1461150251">
      <w:bodyDiv w:val="1"/>
      <w:marLeft w:val="0"/>
      <w:marRight w:val="0"/>
      <w:marTop w:val="0"/>
      <w:marBottom w:val="0"/>
      <w:divBdr>
        <w:top w:val="none" w:sz="0" w:space="0" w:color="auto"/>
        <w:left w:val="none" w:sz="0" w:space="0" w:color="auto"/>
        <w:bottom w:val="none" w:sz="0" w:space="0" w:color="auto"/>
        <w:right w:val="none" w:sz="0" w:space="0" w:color="auto"/>
      </w:divBdr>
    </w:div>
    <w:div w:id="1461223355">
      <w:bodyDiv w:val="1"/>
      <w:marLeft w:val="0"/>
      <w:marRight w:val="0"/>
      <w:marTop w:val="0"/>
      <w:marBottom w:val="0"/>
      <w:divBdr>
        <w:top w:val="none" w:sz="0" w:space="0" w:color="auto"/>
        <w:left w:val="none" w:sz="0" w:space="0" w:color="auto"/>
        <w:bottom w:val="none" w:sz="0" w:space="0" w:color="auto"/>
        <w:right w:val="none" w:sz="0" w:space="0" w:color="auto"/>
      </w:divBdr>
    </w:div>
    <w:div w:id="1461260281">
      <w:bodyDiv w:val="1"/>
      <w:marLeft w:val="0"/>
      <w:marRight w:val="0"/>
      <w:marTop w:val="0"/>
      <w:marBottom w:val="0"/>
      <w:divBdr>
        <w:top w:val="none" w:sz="0" w:space="0" w:color="auto"/>
        <w:left w:val="none" w:sz="0" w:space="0" w:color="auto"/>
        <w:bottom w:val="none" w:sz="0" w:space="0" w:color="auto"/>
        <w:right w:val="none" w:sz="0" w:space="0" w:color="auto"/>
      </w:divBdr>
    </w:div>
    <w:div w:id="1461419202">
      <w:bodyDiv w:val="1"/>
      <w:marLeft w:val="0"/>
      <w:marRight w:val="0"/>
      <w:marTop w:val="0"/>
      <w:marBottom w:val="0"/>
      <w:divBdr>
        <w:top w:val="none" w:sz="0" w:space="0" w:color="auto"/>
        <w:left w:val="none" w:sz="0" w:space="0" w:color="auto"/>
        <w:bottom w:val="none" w:sz="0" w:space="0" w:color="auto"/>
        <w:right w:val="none" w:sz="0" w:space="0" w:color="auto"/>
      </w:divBdr>
    </w:div>
    <w:div w:id="1461535881">
      <w:bodyDiv w:val="1"/>
      <w:marLeft w:val="0"/>
      <w:marRight w:val="0"/>
      <w:marTop w:val="0"/>
      <w:marBottom w:val="0"/>
      <w:divBdr>
        <w:top w:val="none" w:sz="0" w:space="0" w:color="auto"/>
        <w:left w:val="none" w:sz="0" w:space="0" w:color="auto"/>
        <w:bottom w:val="none" w:sz="0" w:space="0" w:color="auto"/>
        <w:right w:val="none" w:sz="0" w:space="0" w:color="auto"/>
      </w:divBdr>
    </w:div>
    <w:div w:id="1461650193">
      <w:bodyDiv w:val="1"/>
      <w:marLeft w:val="0"/>
      <w:marRight w:val="0"/>
      <w:marTop w:val="0"/>
      <w:marBottom w:val="0"/>
      <w:divBdr>
        <w:top w:val="none" w:sz="0" w:space="0" w:color="auto"/>
        <w:left w:val="none" w:sz="0" w:space="0" w:color="auto"/>
        <w:bottom w:val="none" w:sz="0" w:space="0" w:color="auto"/>
        <w:right w:val="none" w:sz="0" w:space="0" w:color="auto"/>
      </w:divBdr>
    </w:div>
    <w:div w:id="1461874210">
      <w:bodyDiv w:val="1"/>
      <w:marLeft w:val="0"/>
      <w:marRight w:val="0"/>
      <w:marTop w:val="0"/>
      <w:marBottom w:val="0"/>
      <w:divBdr>
        <w:top w:val="none" w:sz="0" w:space="0" w:color="auto"/>
        <w:left w:val="none" w:sz="0" w:space="0" w:color="auto"/>
        <w:bottom w:val="none" w:sz="0" w:space="0" w:color="auto"/>
        <w:right w:val="none" w:sz="0" w:space="0" w:color="auto"/>
      </w:divBdr>
    </w:div>
    <w:div w:id="1461995915">
      <w:bodyDiv w:val="1"/>
      <w:marLeft w:val="0"/>
      <w:marRight w:val="0"/>
      <w:marTop w:val="0"/>
      <w:marBottom w:val="0"/>
      <w:divBdr>
        <w:top w:val="none" w:sz="0" w:space="0" w:color="auto"/>
        <w:left w:val="none" w:sz="0" w:space="0" w:color="auto"/>
        <w:bottom w:val="none" w:sz="0" w:space="0" w:color="auto"/>
        <w:right w:val="none" w:sz="0" w:space="0" w:color="auto"/>
      </w:divBdr>
    </w:div>
    <w:div w:id="1461998861">
      <w:bodyDiv w:val="1"/>
      <w:marLeft w:val="0"/>
      <w:marRight w:val="0"/>
      <w:marTop w:val="0"/>
      <w:marBottom w:val="0"/>
      <w:divBdr>
        <w:top w:val="none" w:sz="0" w:space="0" w:color="auto"/>
        <w:left w:val="none" w:sz="0" w:space="0" w:color="auto"/>
        <w:bottom w:val="none" w:sz="0" w:space="0" w:color="auto"/>
        <w:right w:val="none" w:sz="0" w:space="0" w:color="auto"/>
      </w:divBdr>
    </w:div>
    <w:div w:id="1462069715">
      <w:bodyDiv w:val="1"/>
      <w:marLeft w:val="0"/>
      <w:marRight w:val="0"/>
      <w:marTop w:val="0"/>
      <w:marBottom w:val="0"/>
      <w:divBdr>
        <w:top w:val="none" w:sz="0" w:space="0" w:color="auto"/>
        <w:left w:val="none" w:sz="0" w:space="0" w:color="auto"/>
        <w:bottom w:val="none" w:sz="0" w:space="0" w:color="auto"/>
        <w:right w:val="none" w:sz="0" w:space="0" w:color="auto"/>
      </w:divBdr>
    </w:div>
    <w:div w:id="1462308961">
      <w:bodyDiv w:val="1"/>
      <w:marLeft w:val="0"/>
      <w:marRight w:val="0"/>
      <w:marTop w:val="0"/>
      <w:marBottom w:val="0"/>
      <w:divBdr>
        <w:top w:val="none" w:sz="0" w:space="0" w:color="auto"/>
        <w:left w:val="none" w:sz="0" w:space="0" w:color="auto"/>
        <w:bottom w:val="none" w:sz="0" w:space="0" w:color="auto"/>
        <w:right w:val="none" w:sz="0" w:space="0" w:color="auto"/>
      </w:divBdr>
    </w:div>
    <w:div w:id="1462383447">
      <w:bodyDiv w:val="1"/>
      <w:marLeft w:val="0"/>
      <w:marRight w:val="0"/>
      <w:marTop w:val="0"/>
      <w:marBottom w:val="0"/>
      <w:divBdr>
        <w:top w:val="none" w:sz="0" w:space="0" w:color="auto"/>
        <w:left w:val="none" w:sz="0" w:space="0" w:color="auto"/>
        <w:bottom w:val="none" w:sz="0" w:space="0" w:color="auto"/>
        <w:right w:val="none" w:sz="0" w:space="0" w:color="auto"/>
      </w:divBdr>
    </w:div>
    <w:div w:id="1462528735">
      <w:bodyDiv w:val="1"/>
      <w:marLeft w:val="0"/>
      <w:marRight w:val="0"/>
      <w:marTop w:val="0"/>
      <w:marBottom w:val="0"/>
      <w:divBdr>
        <w:top w:val="none" w:sz="0" w:space="0" w:color="auto"/>
        <w:left w:val="none" w:sz="0" w:space="0" w:color="auto"/>
        <w:bottom w:val="none" w:sz="0" w:space="0" w:color="auto"/>
        <w:right w:val="none" w:sz="0" w:space="0" w:color="auto"/>
      </w:divBdr>
    </w:div>
    <w:div w:id="1462575562">
      <w:bodyDiv w:val="1"/>
      <w:marLeft w:val="0"/>
      <w:marRight w:val="0"/>
      <w:marTop w:val="0"/>
      <w:marBottom w:val="0"/>
      <w:divBdr>
        <w:top w:val="none" w:sz="0" w:space="0" w:color="auto"/>
        <w:left w:val="none" w:sz="0" w:space="0" w:color="auto"/>
        <w:bottom w:val="none" w:sz="0" w:space="0" w:color="auto"/>
        <w:right w:val="none" w:sz="0" w:space="0" w:color="auto"/>
      </w:divBdr>
    </w:div>
    <w:div w:id="1463115810">
      <w:bodyDiv w:val="1"/>
      <w:marLeft w:val="0"/>
      <w:marRight w:val="0"/>
      <w:marTop w:val="0"/>
      <w:marBottom w:val="0"/>
      <w:divBdr>
        <w:top w:val="none" w:sz="0" w:space="0" w:color="auto"/>
        <w:left w:val="none" w:sz="0" w:space="0" w:color="auto"/>
        <w:bottom w:val="none" w:sz="0" w:space="0" w:color="auto"/>
        <w:right w:val="none" w:sz="0" w:space="0" w:color="auto"/>
      </w:divBdr>
    </w:div>
    <w:div w:id="1463228360">
      <w:bodyDiv w:val="1"/>
      <w:marLeft w:val="0"/>
      <w:marRight w:val="0"/>
      <w:marTop w:val="0"/>
      <w:marBottom w:val="0"/>
      <w:divBdr>
        <w:top w:val="none" w:sz="0" w:space="0" w:color="auto"/>
        <w:left w:val="none" w:sz="0" w:space="0" w:color="auto"/>
        <w:bottom w:val="none" w:sz="0" w:space="0" w:color="auto"/>
        <w:right w:val="none" w:sz="0" w:space="0" w:color="auto"/>
      </w:divBdr>
    </w:div>
    <w:div w:id="1463617627">
      <w:bodyDiv w:val="1"/>
      <w:marLeft w:val="0"/>
      <w:marRight w:val="0"/>
      <w:marTop w:val="0"/>
      <w:marBottom w:val="0"/>
      <w:divBdr>
        <w:top w:val="none" w:sz="0" w:space="0" w:color="auto"/>
        <w:left w:val="none" w:sz="0" w:space="0" w:color="auto"/>
        <w:bottom w:val="none" w:sz="0" w:space="0" w:color="auto"/>
        <w:right w:val="none" w:sz="0" w:space="0" w:color="auto"/>
      </w:divBdr>
    </w:div>
    <w:div w:id="1464032051">
      <w:bodyDiv w:val="1"/>
      <w:marLeft w:val="0"/>
      <w:marRight w:val="0"/>
      <w:marTop w:val="0"/>
      <w:marBottom w:val="0"/>
      <w:divBdr>
        <w:top w:val="none" w:sz="0" w:space="0" w:color="auto"/>
        <w:left w:val="none" w:sz="0" w:space="0" w:color="auto"/>
        <w:bottom w:val="none" w:sz="0" w:space="0" w:color="auto"/>
        <w:right w:val="none" w:sz="0" w:space="0" w:color="auto"/>
      </w:divBdr>
    </w:div>
    <w:div w:id="1464083594">
      <w:bodyDiv w:val="1"/>
      <w:marLeft w:val="0"/>
      <w:marRight w:val="0"/>
      <w:marTop w:val="0"/>
      <w:marBottom w:val="0"/>
      <w:divBdr>
        <w:top w:val="none" w:sz="0" w:space="0" w:color="auto"/>
        <w:left w:val="none" w:sz="0" w:space="0" w:color="auto"/>
        <w:bottom w:val="none" w:sz="0" w:space="0" w:color="auto"/>
        <w:right w:val="none" w:sz="0" w:space="0" w:color="auto"/>
      </w:divBdr>
    </w:div>
    <w:div w:id="1464351461">
      <w:bodyDiv w:val="1"/>
      <w:marLeft w:val="0"/>
      <w:marRight w:val="0"/>
      <w:marTop w:val="0"/>
      <w:marBottom w:val="0"/>
      <w:divBdr>
        <w:top w:val="none" w:sz="0" w:space="0" w:color="auto"/>
        <w:left w:val="none" w:sz="0" w:space="0" w:color="auto"/>
        <w:bottom w:val="none" w:sz="0" w:space="0" w:color="auto"/>
        <w:right w:val="none" w:sz="0" w:space="0" w:color="auto"/>
      </w:divBdr>
    </w:div>
    <w:div w:id="1464695656">
      <w:bodyDiv w:val="1"/>
      <w:marLeft w:val="0"/>
      <w:marRight w:val="0"/>
      <w:marTop w:val="0"/>
      <w:marBottom w:val="0"/>
      <w:divBdr>
        <w:top w:val="none" w:sz="0" w:space="0" w:color="auto"/>
        <w:left w:val="none" w:sz="0" w:space="0" w:color="auto"/>
        <w:bottom w:val="none" w:sz="0" w:space="0" w:color="auto"/>
        <w:right w:val="none" w:sz="0" w:space="0" w:color="auto"/>
      </w:divBdr>
    </w:div>
    <w:div w:id="1464812035">
      <w:bodyDiv w:val="1"/>
      <w:marLeft w:val="0"/>
      <w:marRight w:val="0"/>
      <w:marTop w:val="0"/>
      <w:marBottom w:val="0"/>
      <w:divBdr>
        <w:top w:val="none" w:sz="0" w:space="0" w:color="auto"/>
        <w:left w:val="none" w:sz="0" w:space="0" w:color="auto"/>
        <w:bottom w:val="none" w:sz="0" w:space="0" w:color="auto"/>
        <w:right w:val="none" w:sz="0" w:space="0" w:color="auto"/>
      </w:divBdr>
    </w:div>
    <w:div w:id="1465267567">
      <w:bodyDiv w:val="1"/>
      <w:marLeft w:val="0"/>
      <w:marRight w:val="0"/>
      <w:marTop w:val="0"/>
      <w:marBottom w:val="0"/>
      <w:divBdr>
        <w:top w:val="none" w:sz="0" w:space="0" w:color="auto"/>
        <w:left w:val="none" w:sz="0" w:space="0" w:color="auto"/>
        <w:bottom w:val="none" w:sz="0" w:space="0" w:color="auto"/>
        <w:right w:val="none" w:sz="0" w:space="0" w:color="auto"/>
      </w:divBdr>
    </w:div>
    <w:div w:id="1466389693">
      <w:bodyDiv w:val="1"/>
      <w:marLeft w:val="0"/>
      <w:marRight w:val="0"/>
      <w:marTop w:val="0"/>
      <w:marBottom w:val="0"/>
      <w:divBdr>
        <w:top w:val="none" w:sz="0" w:space="0" w:color="auto"/>
        <w:left w:val="none" w:sz="0" w:space="0" w:color="auto"/>
        <w:bottom w:val="none" w:sz="0" w:space="0" w:color="auto"/>
        <w:right w:val="none" w:sz="0" w:space="0" w:color="auto"/>
      </w:divBdr>
    </w:div>
    <w:div w:id="1466392911">
      <w:bodyDiv w:val="1"/>
      <w:marLeft w:val="0"/>
      <w:marRight w:val="0"/>
      <w:marTop w:val="0"/>
      <w:marBottom w:val="0"/>
      <w:divBdr>
        <w:top w:val="none" w:sz="0" w:space="0" w:color="auto"/>
        <w:left w:val="none" w:sz="0" w:space="0" w:color="auto"/>
        <w:bottom w:val="none" w:sz="0" w:space="0" w:color="auto"/>
        <w:right w:val="none" w:sz="0" w:space="0" w:color="auto"/>
      </w:divBdr>
    </w:div>
    <w:div w:id="1466695705">
      <w:bodyDiv w:val="1"/>
      <w:marLeft w:val="0"/>
      <w:marRight w:val="0"/>
      <w:marTop w:val="0"/>
      <w:marBottom w:val="0"/>
      <w:divBdr>
        <w:top w:val="none" w:sz="0" w:space="0" w:color="auto"/>
        <w:left w:val="none" w:sz="0" w:space="0" w:color="auto"/>
        <w:bottom w:val="none" w:sz="0" w:space="0" w:color="auto"/>
        <w:right w:val="none" w:sz="0" w:space="0" w:color="auto"/>
      </w:divBdr>
    </w:div>
    <w:div w:id="1466700737">
      <w:bodyDiv w:val="1"/>
      <w:marLeft w:val="0"/>
      <w:marRight w:val="0"/>
      <w:marTop w:val="0"/>
      <w:marBottom w:val="0"/>
      <w:divBdr>
        <w:top w:val="none" w:sz="0" w:space="0" w:color="auto"/>
        <w:left w:val="none" w:sz="0" w:space="0" w:color="auto"/>
        <w:bottom w:val="none" w:sz="0" w:space="0" w:color="auto"/>
        <w:right w:val="none" w:sz="0" w:space="0" w:color="auto"/>
      </w:divBdr>
    </w:div>
    <w:div w:id="1466897008">
      <w:bodyDiv w:val="1"/>
      <w:marLeft w:val="0"/>
      <w:marRight w:val="0"/>
      <w:marTop w:val="0"/>
      <w:marBottom w:val="0"/>
      <w:divBdr>
        <w:top w:val="none" w:sz="0" w:space="0" w:color="auto"/>
        <w:left w:val="none" w:sz="0" w:space="0" w:color="auto"/>
        <w:bottom w:val="none" w:sz="0" w:space="0" w:color="auto"/>
        <w:right w:val="none" w:sz="0" w:space="0" w:color="auto"/>
      </w:divBdr>
    </w:div>
    <w:div w:id="1467039896">
      <w:bodyDiv w:val="1"/>
      <w:marLeft w:val="0"/>
      <w:marRight w:val="0"/>
      <w:marTop w:val="0"/>
      <w:marBottom w:val="0"/>
      <w:divBdr>
        <w:top w:val="none" w:sz="0" w:space="0" w:color="auto"/>
        <w:left w:val="none" w:sz="0" w:space="0" w:color="auto"/>
        <w:bottom w:val="none" w:sz="0" w:space="0" w:color="auto"/>
        <w:right w:val="none" w:sz="0" w:space="0" w:color="auto"/>
      </w:divBdr>
    </w:div>
    <w:div w:id="1467118168">
      <w:bodyDiv w:val="1"/>
      <w:marLeft w:val="0"/>
      <w:marRight w:val="0"/>
      <w:marTop w:val="0"/>
      <w:marBottom w:val="0"/>
      <w:divBdr>
        <w:top w:val="none" w:sz="0" w:space="0" w:color="auto"/>
        <w:left w:val="none" w:sz="0" w:space="0" w:color="auto"/>
        <w:bottom w:val="none" w:sz="0" w:space="0" w:color="auto"/>
        <w:right w:val="none" w:sz="0" w:space="0" w:color="auto"/>
      </w:divBdr>
    </w:div>
    <w:div w:id="1467119469">
      <w:bodyDiv w:val="1"/>
      <w:marLeft w:val="0"/>
      <w:marRight w:val="0"/>
      <w:marTop w:val="0"/>
      <w:marBottom w:val="0"/>
      <w:divBdr>
        <w:top w:val="none" w:sz="0" w:space="0" w:color="auto"/>
        <w:left w:val="none" w:sz="0" w:space="0" w:color="auto"/>
        <w:bottom w:val="none" w:sz="0" w:space="0" w:color="auto"/>
        <w:right w:val="none" w:sz="0" w:space="0" w:color="auto"/>
      </w:divBdr>
    </w:div>
    <w:div w:id="1467315046">
      <w:bodyDiv w:val="1"/>
      <w:marLeft w:val="0"/>
      <w:marRight w:val="0"/>
      <w:marTop w:val="0"/>
      <w:marBottom w:val="0"/>
      <w:divBdr>
        <w:top w:val="none" w:sz="0" w:space="0" w:color="auto"/>
        <w:left w:val="none" w:sz="0" w:space="0" w:color="auto"/>
        <w:bottom w:val="none" w:sz="0" w:space="0" w:color="auto"/>
        <w:right w:val="none" w:sz="0" w:space="0" w:color="auto"/>
      </w:divBdr>
    </w:div>
    <w:div w:id="1468278005">
      <w:bodyDiv w:val="1"/>
      <w:marLeft w:val="0"/>
      <w:marRight w:val="0"/>
      <w:marTop w:val="0"/>
      <w:marBottom w:val="0"/>
      <w:divBdr>
        <w:top w:val="none" w:sz="0" w:space="0" w:color="auto"/>
        <w:left w:val="none" w:sz="0" w:space="0" w:color="auto"/>
        <w:bottom w:val="none" w:sz="0" w:space="0" w:color="auto"/>
        <w:right w:val="none" w:sz="0" w:space="0" w:color="auto"/>
      </w:divBdr>
    </w:div>
    <w:div w:id="1468473874">
      <w:bodyDiv w:val="1"/>
      <w:marLeft w:val="0"/>
      <w:marRight w:val="0"/>
      <w:marTop w:val="0"/>
      <w:marBottom w:val="0"/>
      <w:divBdr>
        <w:top w:val="none" w:sz="0" w:space="0" w:color="auto"/>
        <w:left w:val="none" w:sz="0" w:space="0" w:color="auto"/>
        <w:bottom w:val="none" w:sz="0" w:space="0" w:color="auto"/>
        <w:right w:val="none" w:sz="0" w:space="0" w:color="auto"/>
      </w:divBdr>
    </w:div>
    <w:div w:id="1468545095">
      <w:bodyDiv w:val="1"/>
      <w:marLeft w:val="0"/>
      <w:marRight w:val="0"/>
      <w:marTop w:val="0"/>
      <w:marBottom w:val="0"/>
      <w:divBdr>
        <w:top w:val="none" w:sz="0" w:space="0" w:color="auto"/>
        <w:left w:val="none" w:sz="0" w:space="0" w:color="auto"/>
        <w:bottom w:val="none" w:sz="0" w:space="0" w:color="auto"/>
        <w:right w:val="none" w:sz="0" w:space="0" w:color="auto"/>
      </w:divBdr>
    </w:div>
    <w:div w:id="1468741828">
      <w:bodyDiv w:val="1"/>
      <w:marLeft w:val="0"/>
      <w:marRight w:val="0"/>
      <w:marTop w:val="0"/>
      <w:marBottom w:val="0"/>
      <w:divBdr>
        <w:top w:val="none" w:sz="0" w:space="0" w:color="auto"/>
        <w:left w:val="none" w:sz="0" w:space="0" w:color="auto"/>
        <w:bottom w:val="none" w:sz="0" w:space="0" w:color="auto"/>
        <w:right w:val="none" w:sz="0" w:space="0" w:color="auto"/>
      </w:divBdr>
    </w:div>
    <w:div w:id="1469012705">
      <w:bodyDiv w:val="1"/>
      <w:marLeft w:val="0"/>
      <w:marRight w:val="0"/>
      <w:marTop w:val="0"/>
      <w:marBottom w:val="0"/>
      <w:divBdr>
        <w:top w:val="none" w:sz="0" w:space="0" w:color="auto"/>
        <w:left w:val="none" w:sz="0" w:space="0" w:color="auto"/>
        <w:bottom w:val="none" w:sz="0" w:space="0" w:color="auto"/>
        <w:right w:val="none" w:sz="0" w:space="0" w:color="auto"/>
      </w:divBdr>
    </w:div>
    <w:div w:id="1469086331">
      <w:bodyDiv w:val="1"/>
      <w:marLeft w:val="0"/>
      <w:marRight w:val="0"/>
      <w:marTop w:val="0"/>
      <w:marBottom w:val="0"/>
      <w:divBdr>
        <w:top w:val="none" w:sz="0" w:space="0" w:color="auto"/>
        <w:left w:val="none" w:sz="0" w:space="0" w:color="auto"/>
        <w:bottom w:val="none" w:sz="0" w:space="0" w:color="auto"/>
        <w:right w:val="none" w:sz="0" w:space="0" w:color="auto"/>
      </w:divBdr>
    </w:div>
    <w:div w:id="1469469919">
      <w:bodyDiv w:val="1"/>
      <w:marLeft w:val="0"/>
      <w:marRight w:val="0"/>
      <w:marTop w:val="0"/>
      <w:marBottom w:val="0"/>
      <w:divBdr>
        <w:top w:val="none" w:sz="0" w:space="0" w:color="auto"/>
        <w:left w:val="none" w:sz="0" w:space="0" w:color="auto"/>
        <w:bottom w:val="none" w:sz="0" w:space="0" w:color="auto"/>
        <w:right w:val="none" w:sz="0" w:space="0" w:color="auto"/>
      </w:divBdr>
    </w:div>
    <w:div w:id="1469594338">
      <w:bodyDiv w:val="1"/>
      <w:marLeft w:val="0"/>
      <w:marRight w:val="0"/>
      <w:marTop w:val="0"/>
      <w:marBottom w:val="0"/>
      <w:divBdr>
        <w:top w:val="none" w:sz="0" w:space="0" w:color="auto"/>
        <w:left w:val="none" w:sz="0" w:space="0" w:color="auto"/>
        <w:bottom w:val="none" w:sz="0" w:space="0" w:color="auto"/>
        <w:right w:val="none" w:sz="0" w:space="0" w:color="auto"/>
      </w:divBdr>
    </w:div>
    <w:div w:id="1469860944">
      <w:bodyDiv w:val="1"/>
      <w:marLeft w:val="0"/>
      <w:marRight w:val="0"/>
      <w:marTop w:val="0"/>
      <w:marBottom w:val="0"/>
      <w:divBdr>
        <w:top w:val="none" w:sz="0" w:space="0" w:color="auto"/>
        <w:left w:val="none" w:sz="0" w:space="0" w:color="auto"/>
        <w:bottom w:val="none" w:sz="0" w:space="0" w:color="auto"/>
        <w:right w:val="none" w:sz="0" w:space="0" w:color="auto"/>
      </w:divBdr>
    </w:div>
    <w:div w:id="1470049175">
      <w:bodyDiv w:val="1"/>
      <w:marLeft w:val="0"/>
      <w:marRight w:val="0"/>
      <w:marTop w:val="0"/>
      <w:marBottom w:val="0"/>
      <w:divBdr>
        <w:top w:val="none" w:sz="0" w:space="0" w:color="auto"/>
        <w:left w:val="none" w:sz="0" w:space="0" w:color="auto"/>
        <w:bottom w:val="none" w:sz="0" w:space="0" w:color="auto"/>
        <w:right w:val="none" w:sz="0" w:space="0" w:color="auto"/>
      </w:divBdr>
    </w:div>
    <w:div w:id="1470199488">
      <w:bodyDiv w:val="1"/>
      <w:marLeft w:val="0"/>
      <w:marRight w:val="0"/>
      <w:marTop w:val="0"/>
      <w:marBottom w:val="0"/>
      <w:divBdr>
        <w:top w:val="none" w:sz="0" w:space="0" w:color="auto"/>
        <w:left w:val="none" w:sz="0" w:space="0" w:color="auto"/>
        <w:bottom w:val="none" w:sz="0" w:space="0" w:color="auto"/>
        <w:right w:val="none" w:sz="0" w:space="0" w:color="auto"/>
      </w:divBdr>
    </w:div>
    <w:div w:id="1470243887">
      <w:bodyDiv w:val="1"/>
      <w:marLeft w:val="0"/>
      <w:marRight w:val="0"/>
      <w:marTop w:val="0"/>
      <w:marBottom w:val="0"/>
      <w:divBdr>
        <w:top w:val="none" w:sz="0" w:space="0" w:color="auto"/>
        <w:left w:val="none" w:sz="0" w:space="0" w:color="auto"/>
        <w:bottom w:val="none" w:sz="0" w:space="0" w:color="auto"/>
        <w:right w:val="none" w:sz="0" w:space="0" w:color="auto"/>
      </w:divBdr>
    </w:div>
    <w:div w:id="1470393175">
      <w:bodyDiv w:val="1"/>
      <w:marLeft w:val="0"/>
      <w:marRight w:val="0"/>
      <w:marTop w:val="0"/>
      <w:marBottom w:val="0"/>
      <w:divBdr>
        <w:top w:val="none" w:sz="0" w:space="0" w:color="auto"/>
        <w:left w:val="none" w:sz="0" w:space="0" w:color="auto"/>
        <w:bottom w:val="none" w:sz="0" w:space="0" w:color="auto"/>
        <w:right w:val="none" w:sz="0" w:space="0" w:color="auto"/>
      </w:divBdr>
    </w:div>
    <w:div w:id="1470518844">
      <w:bodyDiv w:val="1"/>
      <w:marLeft w:val="0"/>
      <w:marRight w:val="0"/>
      <w:marTop w:val="0"/>
      <w:marBottom w:val="0"/>
      <w:divBdr>
        <w:top w:val="none" w:sz="0" w:space="0" w:color="auto"/>
        <w:left w:val="none" w:sz="0" w:space="0" w:color="auto"/>
        <w:bottom w:val="none" w:sz="0" w:space="0" w:color="auto"/>
        <w:right w:val="none" w:sz="0" w:space="0" w:color="auto"/>
      </w:divBdr>
    </w:div>
    <w:div w:id="1470590583">
      <w:bodyDiv w:val="1"/>
      <w:marLeft w:val="0"/>
      <w:marRight w:val="0"/>
      <w:marTop w:val="0"/>
      <w:marBottom w:val="0"/>
      <w:divBdr>
        <w:top w:val="none" w:sz="0" w:space="0" w:color="auto"/>
        <w:left w:val="none" w:sz="0" w:space="0" w:color="auto"/>
        <w:bottom w:val="none" w:sz="0" w:space="0" w:color="auto"/>
        <w:right w:val="none" w:sz="0" w:space="0" w:color="auto"/>
      </w:divBdr>
    </w:div>
    <w:div w:id="1470904220">
      <w:bodyDiv w:val="1"/>
      <w:marLeft w:val="0"/>
      <w:marRight w:val="0"/>
      <w:marTop w:val="0"/>
      <w:marBottom w:val="0"/>
      <w:divBdr>
        <w:top w:val="none" w:sz="0" w:space="0" w:color="auto"/>
        <w:left w:val="none" w:sz="0" w:space="0" w:color="auto"/>
        <w:bottom w:val="none" w:sz="0" w:space="0" w:color="auto"/>
        <w:right w:val="none" w:sz="0" w:space="0" w:color="auto"/>
      </w:divBdr>
    </w:div>
    <w:div w:id="1471096702">
      <w:bodyDiv w:val="1"/>
      <w:marLeft w:val="0"/>
      <w:marRight w:val="0"/>
      <w:marTop w:val="0"/>
      <w:marBottom w:val="0"/>
      <w:divBdr>
        <w:top w:val="none" w:sz="0" w:space="0" w:color="auto"/>
        <w:left w:val="none" w:sz="0" w:space="0" w:color="auto"/>
        <w:bottom w:val="none" w:sz="0" w:space="0" w:color="auto"/>
        <w:right w:val="none" w:sz="0" w:space="0" w:color="auto"/>
      </w:divBdr>
    </w:div>
    <w:div w:id="1471508512">
      <w:bodyDiv w:val="1"/>
      <w:marLeft w:val="0"/>
      <w:marRight w:val="0"/>
      <w:marTop w:val="0"/>
      <w:marBottom w:val="0"/>
      <w:divBdr>
        <w:top w:val="none" w:sz="0" w:space="0" w:color="auto"/>
        <w:left w:val="none" w:sz="0" w:space="0" w:color="auto"/>
        <w:bottom w:val="none" w:sz="0" w:space="0" w:color="auto"/>
        <w:right w:val="none" w:sz="0" w:space="0" w:color="auto"/>
      </w:divBdr>
    </w:div>
    <w:div w:id="1471553900">
      <w:bodyDiv w:val="1"/>
      <w:marLeft w:val="0"/>
      <w:marRight w:val="0"/>
      <w:marTop w:val="0"/>
      <w:marBottom w:val="0"/>
      <w:divBdr>
        <w:top w:val="none" w:sz="0" w:space="0" w:color="auto"/>
        <w:left w:val="none" w:sz="0" w:space="0" w:color="auto"/>
        <w:bottom w:val="none" w:sz="0" w:space="0" w:color="auto"/>
        <w:right w:val="none" w:sz="0" w:space="0" w:color="auto"/>
      </w:divBdr>
    </w:div>
    <w:div w:id="1471558709">
      <w:bodyDiv w:val="1"/>
      <w:marLeft w:val="0"/>
      <w:marRight w:val="0"/>
      <w:marTop w:val="0"/>
      <w:marBottom w:val="0"/>
      <w:divBdr>
        <w:top w:val="none" w:sz="0" w:space="0" w:color="auto"/>
        <w:left w:val="none" w:sz="0" w:space="0" w:color="auto"/>
        <w:bottom w:val="none" w:sz="0" w:space="0" w:color="auto"/>
        <w:right w:val="none" w:sz="0" w:space="0" w:color="auto"/>
      </w:divBdr>
    </w:div>
    <w:div w:id="1471560712">
      <w:bodyDiv w:val="1"/>
      <w:marLeft w:val="0"/>
      <w:marRight w:val="0"/>
      <w:marTop w:val="0"/>
      <w:marBottom w:val="0"/>
      <w:divBdr>
        <w:top w:val="none" w:sz="0" w:space="0" w:color="auto"/>
        <w:left w:val="none" w:sz="0" w:space="0" w:color="auto"/>
        <w:bottom w:val="none" w:sz="0" w:space="0" w:color="auto"/>
        <w:right w:val="none" w:sz="0" w:space="0" w:color="auto"/>
      </w:divBdr>
    </w:div>
    <w:div w:id="1471745148">
      <w:bodyDiv w:val="1"/>
      <w:marLeft w:val="0"/>
      <w:marRight w:val="0"/>
      <w:marTop w:val="0"/>
      <w:marBottom w:val="0"/>
      <w:divBdr>
        <w:top w:val="none" w:sz="0" w:space="0" w:color="auto"/>
        <w:left w:val="none" w:sz="0" w:space="0" w:color="auto"/>
        <w:bottom w:val="none" w:sz="0" w:space="0" w:color="auto"/>
        <w:right w:val="none" w:sz="0" w:space="0" w:color="auto"/>
      </w:divBdr>
    </w:div>
    <w:div w:id="1472090199">
      <w:bodyDiv w:val="1"/>
      <w:marLeft w:val="0"/>
      <w:marRight w:val="0"/>
      <w:marTop w:val="0"/>
      <w:marBottom w:val="0"/>
      <w:divBdr>
        <w:top w:val="none" w:sz="0" w:space="0" w:color="auto"/>
        <w:left w:val="none" w:sz="0" w:space="0" w:color="auto"/>
        <w:bottom w:val="none" w:sz="0" w:space="0" w:color="auto"/>
        <w:right w:val="none" w:sz="0" w:space="0" w:color="auto"/>
      </w:divBdr>
    </w:div>
    <w:div w:id="1472207466">
      <w:bodyDiv w:val="1"/>
      <w:marLeft w:val="0"/>
      <w:marRight w:val="0"/>
      <w:marTop w:val="0"/>
      <w:marBottom w:val="0"/>
      <w:divBdr>
        <w:top w:val="none" w:sz="0" w:space="0" w:color="auto"/>
        <w:left w:val="none" w:sz="0" w:space="0" w:color="auto"/>
        <w:bottom w:val="none" w:sz="0" w:space="0" w:color="auto"/>
        <w:right w:val="none" w:sz="0" w:space="0" w:color="auto"/>
      </w:divBdr>
    </w:div>
    <w:div w:id="1472479405">
      <w:bodyDiv w:val="1"/>
      <w:marLeft w:val="0"/>
      <w:marRight w:val="0"/>
      <w:marTop w:val="0"/>
      <w:marBottom w:val="0"/>
      <w:divBdr>
        <w:top w:val="none" w:sz="0" w:space="0" w:color="auto"/>
        <w:left w:val="none" w:sz="0" w:space="0" w:color="auto"/>
        <w:bottom w:val="none" w:sz="0" w:space="0" w:color="auto"/>
        <w:right w:val="none" w:sz="0" w:space="0" w:color="auto"/>
      </w:divBdr>
    </w:div>
    <w:div w:id="1472749432">
      <w:bodyDiv w:val="1"/>
      <w:marLeft w:val="0"/>
      <w:marRight w:val="0"/>
      <w:marTop w:val="0"/>
      <w:marBottom w:val="0"/>
      <w:divBdr>
        <w:top w:val="none" w:sz="0" w:space="0" w:color="auto"/>
        <w:left w:val="none" w:sz="0" w:space="0" w:color="auto"/>
        <w:bottom w:val="none" w:sz="0" w:space="0" w:color="auto"/>
        <w:right w:val="none" w:sz="0" w:space="0" w:color="auto"/>
      </w:divBdr>
    </w:div>
    <w:div w:id="1472865063">
      <w:bodyDiv w:val="1"/>
      <w:marLeft w:val="0"/>
      <w:marRight w:val="0"/>
      <w:marTop w:val="0"/>
      <w:marBottom w:val="0"/>
      <w:divBdr>
        <w:top w:val="none" w:sz="0" w:space="0" w:color="auto"/>
        <w:left w:val="none" w:sz="0" w:space="0" w:color="auto"/>
        <w:bottom w:val="none" w:sz="0" w:space="0" w:color="auto"/>
        <w:right w:val="none" w:sz="0" w:space="0" w:color="auto"/>
      </w:divBdr>
    </w:div>
    <w:div w:id="1472942331">
      <w:bodyDiv w:val="1"/>
      <w:marLeft w:val="0"/>
      <w:marRight w:val="0"/>
      <w:marTop w:val="0"/>
      <w:marBottom w:val="0"/>
      <w:divBdr>
        <w:top w:val="none" w:sz="0" w:space="0" w:color="auto"/>
        <w:left w:val="none" w:sz="0" w:space="0" w:color="auto"/>
        <w:bottom w:val="none" w:sz="0" w:space="0" w:color="auto"/>
        <w:right w:val="none" w:sz="0" w:space="0" w:color="auto"/>
      </w:divBdr>
    </w:div>
    <w:div w:id="1473017451">
      <w:bodyDiv w:val="1"/>
      <w:marLeft w:val="0"/>
      <w:marRight w:val="0"/>
      <w:marTop w:val="0"/>
      <w:marBottom w:val="0"/>
      <w:divBdr>
        <w:top w:val="none" w:sz="0" w:space="0" w:color="auto"/>
        <w:left w:val="none" w:sz="0" w:space="0" w:color="auto"/>
        <w:bottom w:val="none" w:sz="0" w:space="0" w:color="auto"/>
        <w:right w:val="none" w:sz="0" w:space="0" w:color="auto"/>
      </w:divBdr>
    </w:div>
    <w:div w:id="1473139835">
      <w:bodyDiv w:val="1"/>
      <w:marLeft w:val="0"/>
      <w:marRight w:val="0"/>
      <w:marTop w:val="0"/>
      <w:marBottom w:val="0"/>
      <w:divBdr>
        <w:top w:val="none" w:sz="0" w:space="0" w:color="auto"/>
        <w:left w:val="none" w:sz="0" w:space="0" w:color="auto"/>
        <w:bottom w:val="none" w:sz="0" w:space="0" w:color="auto"/>
        <w:right w:val="none" w:sz="0" w:space="0" w:color="auto"/>
      </w:divBdr>
    </w:div>
    <w:div w:id="1473326226">
      <w:bodyDiv w:val="1"/>
      <w:marLeft w:val="0"/>
      <w:marRight w:val="0"/>
      <w:marTop w:val="0"/>
      <w:marBottom w:val="0"/>
      <w:divBdr>
        <w:top w:val="none" w:sz="0" w:space="0" w:color="auto"/>
        <w:left w:val="none" w:sz="0" w:space="0" w:color="auto"/>
        <w:bottom w:val="none" w:sz="0" w:space="0" w:color="auto"/>
        <w:right w:val="none" w:sz="0" w:space="0" w:color="auto"/>
      </w:divBdr>
    </w:div>
    <w:div w:id="1473476451">
      <w:bodyDiv w:val="1"/>
      <w:marLeft w:val="0"/>
      <w:marRight w:val="0"/>
      <w:marTop w:val="0"/>
      <w:marBottom w:val="0"/>
      <w:divBdr>
        <w:top w:val="none" w:sz="0" w:space="0" w:color="auto"/>
        <w:left w:val="none" w:sz="0" w:space="0" w:color="auto"/>
        <w:bottom w:val="none" w:sz="0" w:space="0" w:color="auto"/>
        <w:right w:val="none" w:sz="0" w:space="0" w:color="auto"/>
      </w:divBdr>
    </w:div>
    <w:div w:id="1473870226">
      <w:bodyDiv w:val="1"/>
      <w:marLeft w:val="0"/>
      <w:marRight w:val="0"/>
      <w:marTop w:val="0"/>
      <w:marBottom w:val="0"/>
      <w:divBdr>
        <w:top w:val="none" w:sz="0" w:space="0" w:color="auto"/>
        <w:left w:val="none" w:sz="0" w:space="0" w:color="auto"/>
        <w:bottom w:val="none" w:sz="0" w:space="0" w:color="auto"/>
        <w:right w:val="none" w:sz="0" w:space="0" w:color="auto"/>
      </w:divBdr>
    </w:div>
    <w:div w:id="1474131581">
      <w:bodyDiv w:val="1"/>
      <w:marLeft w:val="0"/>
      <w:marRight w:val="0"/>
      <w:marTop w:val="0"/>
      <w:marBottom w:val="0"/>
      <w:divBdr>
        <w:top w:val="none" w:sz="0" w:space="0" w:color="auto"/>
        <w:left w:val="none" w:sz="0" w:space="0" w:color="auto"/>
        <w:bottom w:val="none" w:sz="0" w:space="0" w:color="auto"/>
        <w:right w:val="none" w:sz="0" w:space="0" w:color="auto"/>
      </w:divBdr>
    </w:div>
    <w:div w:id="1474443812">
      <w:bodyDiv w:val="1"/>
      <w:marLeft w:val="0"/>
      <w:marRight w:val="0"/>
      <w:marTop w:val="0"/>
      <w:marBottom w:val="0"/>
      <w:divBdr>
        <w:top w:val="none" w:sz="0" w:space="0" w:color="auto"/>
        <w:left w:val="none" w:sz="0" w:space="0" w:color="auto"/>
        <w:bottom w:val="none" w:sz="0" w:space="0" w:color="auto"/>
        <w:right w:val="none" w:sz="0" w:space="0" w:color="auto"/>
      </w:divBdr>
    </w:div>
    <w:div w:id="1474561613">
      <w:bodyDiv w:val="1"/>
      <w:marLeft w:val="0"/>
      <w:marRight w:val="0"/>
      <w:marTop w:val="0"/>
      <w:marBottom w:val="0"/>
      <w:divBdr>
        <w:top w:val="none" w:sz="0" w:space="0" w:color="auto"/>
        <w:left w:val="none" w:sz="0" w:space="0" w:color="auto"/>
        <w:bottom w:val="none" w:sz="0" w:space="0" w:color="auto"/>
        <w:right w:val="none" w:sz="0" w:space="0" w:color="auto"/>
      </w:divBdr>
    </w:div>
    <w:div w:id="1474638630">
      <w:bodyDiv w:val="1"/>
      <w:marLeft w:val="0"/>
      <w:marRight w:val="0"/>
      <w:marTop w:val="0"/>
      <w:marBottom w:val="0"/>
      <w:divBdr>
        <w:top w:val="none" w:sz="0" w:space="0" w:color="auto"/>
        <w:left w:val="none" w:sz="0" w:space="0" w:color="auto"/>
        <w:bottom w:val="none" w:sz="0" w:space="0" w:color="auto"/>
        <w:right w:val="none" w:sz="0" w:space="0" w:color="auto"/>
      </w:divBdr>
    </w:div>
    <w:div w:id="1474830384">
      <w:bodyDiv w:val="1"/>
      <w:marLeft w:val="0"/>
      <w:marRight w:val="0"/>
      <w:marTop w:val="0"/>
      <w:marBottom w:val="0"/>
      <w:divBdr>
        <w:top w:val="none" w:sz="0" w:space="0" w:color="auto"/>
        <w:left w:val="none" w:sz="0" w:space="0" w:color="auto"/>
        <w:bottom w:val="none" w:sz="0" w:space="0" w:color="auto"/>
        <w:right w:val="none" w:sz="0" w:space="0" w:color="auto"/>
      </w:divBdr>
    </w:div>
    <w:div w:id="1475215433">
      <w:bodyDiv w:val="1"/>
      <w:marLeft w:val="0"/>
      <w:marRight w:val="0"/>
      <w:marTop w:val="0"/>
      <w:marBottom w:val="0"/>
      <w:divBdr>
        <w:top w:val="none" w:sz="0" w:space="0" w:color="auto"/>
        <w:left w:val="none" w:sz="0" w:space="0" w:color="auto"/>
        <w:bottom w:val="none" w:sz="0" w:space="0" w:color="auto"/>
        <w:right w:val="none" w:sz="0" w:space="0" w:color="auto"/>
      </w:divBdr>
    </w:div>
    <w:div w:id="1475413347">
      <w:bodyDiv w:val="1"/>
      <w:marLeft w:val="0"/>
      <w:marRight w:val="0"/>
      <w:marTop w:val="0"/>
      <w:marBottom w:val="0"/>
      <w:divBdr>
        <w:top w:val="none" w:sz="0" w:space="0" w:color="auto"/>
        <w:left w:val="none" w:sz="0" w:space="0" w:color="auto"/>
        <w:bottom w:val="none" w:sz="0" w:space="0" w:color="auto"/>
        <w:right w:val="none" w:sz="0" w:space="0" w:color="auto"/>
      </w:divBdr>
    </w:div>
    <w:div w:id="1475637775">
      <w:bodyDiv w:val="1"/>
      <w:marLeft w:val="0"/>
      <w:marRight w:val="0"/>
      <w:marTop w:val="0"/>
      <w:marBottom w:val="0"/>
      <w:divBdr>
        <w:top w:val="none" w:sz="0" w:space="0" w:color="auto"/>
        <w:left w:val="none" w:sz="0" w:space="0" w:color="auto"/>
        <w:bottom w:val="none" w:sz="0" w:space="0" w:color="auto"/>
        <w:right w:val="none" w:sz="0" w:space="0" w:color="auto"/>
      </w:divBdr>
    </w:div>
    <w:div w:id="1476020646">
      <w:bodyDiv w:val="1"/>
      <w:marLeft w:val="0"/>
      <w:marRight w:val="0"/>
      <w:marTop w:val="0"/>
      <w:marBottom w:val="0"/>
      <w:divBdr>
        <w:top w:val="none" w:sz="0" w:space="0" w:color="auto"/>
        <w:left w:val="none" w:sz="0" w:space="0" w:color="auto"/>
        <w:bottom w:val="none" w:sz="0" w:space="0" w:color="auto"/>
        <w:right w:val="none" w:sz="0" w:space="0" w:color="auto"/>
      </w:divBdr>
    </w:div>
    <w:div w:id="1476022749">
      <w:bodyDiv w:val="1"/>
      <w:marLeft w:val="0"/>
      <w:marRight w:val="0"/>
      <w:marTop w:val="0"/>
      <w:marBottom w:val="0"/>
      <w:divBdr>
        <w:top w:val="none" w:sz="0" w:space="0" w:color="auto"/>
        <w:left w:val="none" w:sz="0" w:space="0" w:color="auto"/>
        <w:bottom w:val="none" w:sz="0" w:space="0" w:color="auto"/>
        <w:right w:val="none" w:sz="0" w:space="0" w:color="auto"/>
      </w:divBdr>
    </w:div>
    <w:div w:id="1476025805">
      <w:bodyDiv w:val="1"/>
      <w:marLeft w:val="0"/>
      <w:marRight w:val="0"/>
      <w:marTop w:val="0"/>
      <w:marBottom w:val="0"/>
      <w:divBdr>
        <w:top w:val="none" w:sz="0" w:space="0" w:color="auto"/>
        <w:left w:val="none" w:sz="0" w:space="0" w:color="auto"/>
        <w:bottom w:val="none" w:sz="0" w:space="0" w:color="auto"/>
        <w:right w:val="none" w:sz="0" w:space="0" w:color="auto"/>
      </w:divBdr>
    </w:div>
    <w:div w:id="1476067673">
      <w:bodyDiv w:val="1"/>
      <w:marLeft w:val="0"/>
      <w:marRight w:val="0"/>
      <w:marTop w:val="0"/>
      <w:marBottom w:val="0"/>
      <w:divBdr>
        <w:top w:val="none" w:sz="0" w:space="0" w:color="auto"/>
        <w:left w:val="none" w:sz="0" w:space="0" w:color="auto"/>
        <w:bottom w:val="none" w:sz="0" w:space="0" w:color="auto"/>
        <w:right w:val="none" w:sz="0" w:space="0" w:color="auto"/>
      </w:divBdr>
    </w:div>
    <w:div w:id="1476140663">
      <w:bodyDiv w:val="1"/>
      <w:marLeft w:val="0"/>
      <w:marRight w:val="0"/>
      <w:marTop w:val="0"/>
      <w:marBottom w:val="0"/>
      <w:divBdr>
        <w:top w:val="none" w:sz="0" w:space="0" w:color="auto"/>
        <w:left w:val="none" w:sz="0" w:space="0" w:color="auto"/>
        <w:bottom w:val="none" w:sz="0" w:space="0" w:color="auto"/>
        <w:right w:val="none" w:sz="0" w:space="0" w:color="auto"/>
      </w:divBdr>
    </w:div>
    <w:div w:id="1476869101">
      <w:bodyDiv w:val="1"/>
      <w:marLeft w:val="0"/>
      <w:marRight w:val="0"/>
      <w:marTop w:val="0"/>
      <w:marBottom w:val="0"/>
      <w:divBdr>
        <w:top w:val="none" w:sz="0" w:space="0" w:color="auto"/>
        <w:left w:val="none" w:sz="0" w:space="0" w:color="auto"/>
        <w:bottom w:val="none" w:sz="0" w:space="0" w:color="auto"/>
        <w:right w:val="none" w:sz="0" w:space="0" w:color="auto"/>
      </w:divBdr>
    </w:div>
    <w:div w:id="1477144412">
      <w:bodyDiv w:val="1"/>
      <w:marLeft w:val="0"/>
      <w:marRight w:val="0"/>
      <w:marTop w:val="0"/>
      <w:marBottom w:val="0"/>
      <w:divBdr>
        <w:top w:val="none" w:sz="0" w:space="0" w:color="auto"/>
        <w:left w:val="none" w:sz="0" w:space="0" w:color="auto"/>
        <w:bottom w:val="none" w:sz="0" w:space="0" w:color="auto"/>
        <w:right w:val="none" w:sz="0" w:space="0" w:color="auto"/>
      </w:divBdr>
    </w:div>
    <w:div w:id="1477333862">
      <w:bodyDiv w:val="1"/>
      <w:marLeft w:val="0"/>
      <w:marRight w:val="0"/>
      <w:marTop w:val="0"/>
      <w:marBottom w:val="0"/>
      <w:divBdr>
        <w:top w:val="none" w:sz="0" w:space="0" w:color="auto"/>
        <w:left w:val="none" w:sz="0" w:space="0" w:color="auto"/>
        <w:bottom w:val="none" w:sz="0" w:space="0" w:color="auto"/>
        <w:right w:val="none" w:sz="0" w:space="0" w:color="auto"/>
      </w:divBdr>
    </w:div>
    <w:div w:id="1477336829">
      <w:bodyDiv w:val="1"/>
      <w:marLeft w:val="0"/>
      <w:marRight w:val="0"/>
      <w:marTop w:val="0"/>
      <w:marBottom w:val="0"/>
      <w:divBdr>
        <w:top w:val="none" w:sz="0" w:space="0" w:color="auto"/>
        <w:left w:val="none" w:sz="0" w:space="0" w:color="auto"/>
        <w:bottom w:val="none" w:sz="0" w:space="0" w:color="auto"/>
        <w:right w:val="none" w:sz="0" w:space="0" w:color="auto"/>
      </w:divBdr>
    </w:div>
    <w:div w:id="1477338403">
      <w:bodyDiv w:val="1"/>
      <w:marLeft w:val="0"/>
      <w:marRight w:val="0"/>
      <w:marTop w:val="0"/>
      <w:marBottom w:val="0"/>
      <w:divBdr>
        <w:top w:val="none" w:sz="0" w:space="0" w:color="auto"/>
        <w:left w:val="none" w:sz="0" w:space="0" w:color="auto"/>
        <w:bottom w:val="none" w:sz="0" w:space="0" w:color="auto"/>
        <w:right w:val="none" w:sz="0" w:space="0" w:color="auto"/>
      </w:divBdr>
    </w:div>
    <w:div w:id="1477841685">
      <w:bodyDiv w:val="1"/>
      <w:marLeft w:val="0"/>
      <w:marRight w:val="0"/>
      <w:marTop w:val="0"/>
      <w:marBottom w:val="0"/>
      <w:divBdr>
        <w:top w:val="none" w:sz="0" w:space="0" w:color="auto"/>
        <w:left w:val="none" w:sz="0" w:space="0" w:color="auto"/>
        <w:bottom w:val="none" w:sz="0" w:space="0" w:color="auto"/>
        <w:right w:val="none" w:sz="0" w:space="0" w:color="auto"/>
      </w:divBdr>
    </w:div>
    <w:div w:id="1477917144">
      <w:bodyDiv w:val="1"/>
      <w:marLeft w:val="0"/>
      <w:marRight w:val="0"/>
      <w:marTop w:val="0"/>
      <w:marBottom w:val="0"/>
      <w:divBdr>
        <w:top w:val="none" w:sz="0" w:space="0" w:color="auto"/>
        <w:left w:val="none" w:sz="0" w:space="0" w:color="auto"/>
        <w:bottom w:val="none" w:sz="0" w:space="0" w:color="auto"/>
        <w:right w:val="none" w:sz="0" w:space="0" w:color="auto"/>
      </w:divBdr>
    </w:div>
    <w:div w:id="1478182314">
      <w:bodyDiv w:val="1"/>
      <w:marLeft w:val="0"/>
      <w:marRight w:val="0"/>
      <w:marTop w:val="0"/>
      <w:marBottom w:val="0"/>
      <w:divBdr>
        <w:top w:val="none" w:sz="0" w:space="0" w:color="auto"/>
        <w:left w:val="none" w:sz="0" w:space="0" w:color="auto"/>
        <w:bottom w:val="none" w:sz="0" w:space="0" w:color="auto"/>
        <w:right w:val="none" w:sz="0" w:space="0" w:color="auto"/>
      </w:divBdr>
    </w:div>
    <w:div w:id="1478183799">
      <w:bodyDiv w:val="1"/>
      <w:marLeft w:val="0"/>
      <w:marRight w:val="0"/>
      <w:marTop w:val="0"/>
      <w:marBottom w:val="0"/>
      <w:divBdr>
        <w:top w:val="none" w:sz="0" w:space="0" w:color="auto"/>
        <w:left w:val="none" w:sz="0" w:space="0" w:color="auto"/>
        <w:bottom w:val="none" w:sz="0" w:space="0" w:color="auto"/>
        <w:right w:val="none" w:sz="0" w:space="0" w:color="auto"/>
      </w:divBdr>
    </w:div>
    <w:div w:id="1478449694">
      <w:bodyDiv w:val="1"/>
      <w:marLeft w:val="0"/>
      <w:marRight w:val="0"/>
      <w:marTop w:val="0"/>
      <w:marBottom w:val="0"/>
      <w:divBdr>
        <w:top w:val="none" w:sz="0" w:space="0" w:color="auto"/>
        <w:left w:val="none" w:sz="0" w:space="0" w:color="auto"/>
        <w:bottom w:val="none" w:sz="0" w:space="0" w:color="auto"/>
        <w:right w:val="none" w:sz="0" w:space="0" w:color="auto"/>
      </w:divBdr>
    </w:div>
    <w:div w:id="1478449727">
      <w:bodyDiv w:val="1"/>
      <w:marLeft w:val="0"/>
      <w:marRight w:val="0"/>
      <w:marTop w:val="0"/>
      <w:marBottom w:val="0"/>
      <w:divBdr>
        <w:top w:val="none" w:sz="0" w:space="0" w:color="auto"/>
        <w:left w:val="none" w:sz="0" w:space="0" w:color="auto"/>
        <w:bottom w:val="none" w:sz="0" w:space="0" w:color="auto"/>
        <w:right w:val="none" w:sz="0" w:space="0" w:color="auto"/>
      </w:divBdr>
    </w:div>
    <w:div w:id="1478718206">
      <w:bodyDiv w:val="1"/>
      <w:marLeft w:val="0"/>
      <w:marRight w:val="0"/>
      <w:marTop w:val="0"/>
      <w:marBottom w:val="0"/>
      <w:divBdr>
        <w:top w:val="none" w:sz="0" w:space="0" w:color="auto"/>
        <w:left w:val="none" w:sz="0" w:space="0" w:color="auto"/>
        <w:bottom w:val="none" w:sz="0" w:space="0" w:color="auto"/>
        <w:right w:val="none" w:sz="0" w:space="0" w:color="auto"/>
      </w:divBdr>
    </w:div>
    <w:div w:id="1478760022">
      <w:bodyDiv w:val="1"/>
      <w:marLeft w:val="0"/>
      <w:marRight w:val="0"/>
      <w:marTop w:val="0"/>
      <w:marBottom w:val="0"/>
      <w:divBdr>
        <w:top w:val="none" w:sz="0" w:space="0" w:color="auto"/>
        <w:left w:val="none" w:sz="0" w:space="0" w:color="auto"/>
        <w:bottom w:val="none" w:sz="0" w:space="0" w:color="auto"/>
        <w:right w:val="none" w:sz="0" w:space="0" w:color="auto"/>
      </w:divBdr>
    </w:div>
    <w:div w:id="1478913219">
      <w:bodyDiv w:val="1"/>
      <w:marLeft w:val="0"/>
      <w:marRight w:val="0"/>
      <w:marTop w:val="0"/>
      <w:marBottom w:val="0"/>
      <w:divBdr>
        <w:top w:val="none" w:sz="0" w:space="0" w:color="auto"/>
        <w:left w:val="none" w:sz="0" w:space="0" w:color="auto"/>
        <w:bottom w:val="none" w:sz="0" w:space="0" w:color="auto"/>
        <w:right w:val="none" w:sz="0" w:space="0" w:color="auto"/>
      </w:divBdr>
    </w:div>
    <w:div w:id="1478960669">
      <w:bodyDiv w:val="1"/>
      <w:marLeft w:val="0"/>
      <w:marRight w:val="0"/>
      <w:marTop w:val="0"/>
      <w:marBottom w:val="0"/>
      <w:divBdr>
        <w:top w:val="none" w:sz="0" w:space="0" w:color="auto"/>
        <w:left w:val="none" w:sz="0" w:space="0" w:color="auto"/>
        <w:bottom w:val="none" w:sz="0" w:space="0" w:color="auto"/>
        <w:right w:val="none" w:sz="0" w:space="0" w:color="auto"/>
      </w:divBdr>
    </w:div>
    <w:div w:id="1479223863">
      <w:bodyDiv w:val="1"/>
      <w:marLeft w:val="0"/>
      <w:marRight w:val="0"/>
      <w:marTop w:val="0"/>
      <w:marBottom w:val="0"/>
      <w:divBdr>
        <w:top w:val="none" w:sz="0" w:space="0" w:color="auto"/>
        <w:left w:val="none" w:sz="0" w:space="0" w:color="auto"/>
        <w:bottom w:val="none" w:sz="0" w:space="0" w:color="auto"/>
        <w:right w:val="none" w:sz="0" w:space="0" w:color="auto"/>
      </w:divBdr>
    </w:div>
    <w:div w:id="1479302684">
      <w:bodyDiv w:val="1"/>
      <w:marLeft w:val="0"/>
      <w:marRight w:val="0"/>
      <w:marTop w:val="0"/>
      <w:marBottom w:val="0"/>
      <w:divBdr>
        <w:top w:val="none" w:sz="0" w:space="0" w:color="auto"/>
        <w:left w:val="none" w:sz="0" w:space="0" w:color="auto"/>
        <w:bottom w:val="none" w:sz="0" w:space="0" w:color="auto"/>
        <w:right w:val="none" w:sz="0" w:space="0" w:color="auto"/>
      </w:divBdr>
    </w:div>
    <w:div w:id="1479375471">
      <w:bodyDiv w:val="1"/>
      <w:marLeft w:val="0"/>
      <w:marRight w:val="0"/>
      <w:marTop w:val="0"/>
      <w:marBottom w:val="0"/>
      <w:divBdr>
        <w:top w:val="none" w:sz="0" w:space="0" w:color="auto"/>
        <w:left w:val="none" w:sz="0" w:space="0" w:color="auto"/>
        <w:bottom w:val="none" w:sz="0" w:space="0" w:color="auto"/>
        <w:right w:val="none" w:sz="0" w:space="0" w:color="auto"/>
      </w:divBdr>
    </w:div>
    <w:div w:id="1479615931">
      <w:bodyDiv w:val="1"/>
      <w:marLeft w:val="0"/>
      <w:marRight w:val="0"/>
      <w:marTop w:val="0"/>
      <w:marBottom w:val="0"/>
      <w:divBdr>
        <w:top w:val="none" w:sz="0" w:space="0" w:color="auto"/>
        <w:left w:val="none" w:sz="0" w:space="0" w:color="auto"/>
        <w:bottom w:val="none" w:sz="0" w:space="0" w:color="auto"/>
        <w:right w:val="none" w:sz="0" w:space="0" w:color="auto"/>
      </w:divBdr>
    </w:div>
    <w:div w:id="1479689751">
      <w:bodyDiv w:val="1"/>
      <w:marLeft w:val="0"/>
      <w:marRight w:val="0"/>
      <w:marTop w:val="0"/>
      <w:marBottom w:val="0"/>
      <w:divBdr>
        <w:top w:val="none" w:sz="0" w:space="0" w:color="auto"/>
        <w:left w:val="none" w:sz="0" w:space="0" w:color="auto"/>
        <w:bottom w:val="none" w:sz="0" w:space="0" w:color="auto"/>
        <w:right w:val="none" w:sz="0" w:space="0" w:color="auto"/>
      </w:divBdr>
    </w:div>
    <w:div w:id="1479880598">
      <w:bodyDiv w:val="1"/>
      <w:marLeft w:val="0"/>
      <w:marRight w:val="0"/>
      <w:marTop w:val="0"/>
      <w:marBottom w:val="0"/>
      <w:divBdr>
        <w:top w:val="none" w:sz="0" w:space="0" w:color="auto"/>
        <w:left w:val="none" w:sz="0" w:space="0" w:color="auto"/>
        <w:bottom w:val="none" w:sz="0" w:space="0" w:color="auto"/>
        <w:right w:val="none" w:sz="0" w:space="0" w:color="auto"/>
      </w:divBdr>
    </w:div>
    <w:div w:id="1479882135">
      <w:bodyDiv w:val="1"/>
      <w:marLeft w:val="0"/>
      <w:marRight w:val="0"/>
      <w:marTop w:val="0"/>
      <w:marBottom w:val="0"/>
      <w:divBdr>
        <w:top w:val="none" w:sz="0" w:space="0" w:color="auto"/>
        <w:left w:val="none" w:sz="0" w:space="0" w:color="auto"/>
        <w:bottom w:val="none" w:sz="0" w:space="0" w:color="auto"/>
        <w:right w:val="none" w:sz="0" w:space="0" w:color="auto"/>
      </w:divBdr>
    </w:div>
    <w:div w:id="1480030993">
      <w:bodyDiv w:val="1"/>
      <w:marLeft w:val="0"/>
      <w:marRight w:val="0"/>
      <w:marTop w:val="0"/>
      <w:marBottom w:val="0"/>
      <w:divBdr>
        <w:top w:val="none" w:sz="0" w:space="0" w:color="auto"/>
        <w:left w:val="none" w:sz="0" w:space="0" w:color="auto"/>
        <w:bottom w:val="none" w:sz="0" w:space="0" w:color="auto"/>
        <w:right w:val="none" w:sz="0" w:space="0" w:color="auto"/>
      </w:divBdr>
    </w:div>
    <w:div w:id="1480226904">
      <w:bodyDiv w:val="1"/>
      <w:marLeft w:val="0"/>
      <w:marRight w:val="0"/>
      <w:marTop w:val="0"/>
      <w:marBottom w:val="0"/>
      <w:divBdr>
        <w:top w:val="none" w:sz="0" w:space="0" w:color="auto"/>
        <w:left w:val="none" w:sz="0" w:space="0" w:color="auto"/>
        <w:bottom w:val="none" w:sz="0" w:space="0" w:color="auto"/>
        <w:right w:val="none" w:sz="0" w:space="0" w:color="auto"/>
      </w:divBdr>
    </w:div>
    <w:div w:id="1480270156">
      <w:bodyDiv w:val="1"/>
      <w:marLeft w:val="0"/>
      <w:marRight w:val="0"/>
      <w:marTop w:val="0"/>
      <w:marBottom w:val="0"/>
      <w:divBdr>
        <w:top w:val="none" w:sz="0" w:space="0" w:color="auto"/>
        <w:left w:val="none" w:sz="0" w:space="0" w:color="auto"/>
        <w:bottom w:val="none" w:sz="0" w:space="0" w:color="auto"/>
        <w:right w:val="none" w:sz="0" w:space="0" w:color="auto"/>
      </w:divBdr>
    </w:div>
    <w:div w:id="1480271532">
      <w:bodyDiv w:val="1"/>
      <w:marLeft w:val="0"/>
      <w:marRight w:val="0"/>
      <w:marTop w:val="0"/>
      <w:marBottom w:val="0"/>
      <w:divBdr>
        <w:top w:val="none" w:sz="0" w:space="0" w:color="auto"/>
        <w:left w:val="none" w:sz="0" w:space="0" w:color="auto"/>
        <w:bottom w:val="none" w:sz="0" w:space="0" w:color="auto"/>
        <w:right w:val="none" w:sz="0" w:space="0" w:color="auto"/>
      </w:divBdr>
    </w:div>
    <w:div w:id="1480271756">
      <w:bodyDiv w:val="1"/>
      <w:marLeft w:val="0"/>
      <w:marRight w:val="0"/>
      <w:marTop w:val="0"/>
      <w:marBottom w:val="0"/>
      <w:divBdr>
        <w:top w:val="none" w:sz="0" w:space="0" w:color="auto"/>
        <w:left w:val="none" w:sz="0" w:space="0" w:color="auto"/>
        <w:bottom w:val="none" w:sz="0" w:space="0" w:color="auto"/>
        <w:right w:val="none" w:sz="0" w:space="0" w:color="auto"/>
      </w:divBdr>
    </w:div>
    <w:div w:id="1480340462">
      <w:bodyDiv w:val="1"/>
      <w:marLeft w:val="0"/>
      <w:marRight w:val="0"/>
      <w:marTop w:val="0"/>
      <w:marBottom w:val="0"/>
      <w:divBdr>
        <w:top w:val="none" w:sz="0" w:space="0" w:color="auto"/>
        <w:left w:val="none" w:sz="0" w:space="0" w:color="auto"/>
        <w:bottom w:val="none" w:sz="0" w:space="0" w:color="auto"/>
        <w:right w:val="none" w:sz="0" w:space="0" w:color="auto"/>
      </w:divBdr>
    </w:div>
    <w:div w:id="1480346573">
      <w:bodyDiv w:val="1"/>
      <w:marLeft w:val="0"/>
      <w:marRight w:val="0"/>
      <w:marTop w:val="0"/>
      <w:marBottom w:val="0"/>
      <w:divBdr>
        <w:top w:val="none" w:sz="0" w:space="0" w:color="auto"/>
        <w:left w:val="none" w:sz="0" w:space="0" w:color="auto"/>
        <w:bottom w:val="none" w:sz="0" w:space="0" w:color="auto"/>
        <w:right w:val="none" w:sz="0" w:space="0" w:color="auto"/>
      </w:divBdr>
    </w:div>
    <w:div w:id="1480802858">
      <w:bodyDiv w:val="1"/>
      <w:marLeft w:val="0"/>
      <w:marRight w:val="0"/>
      <w:marTop w:val="0"/>
      <w:marBottom w:val="0"/>
      <w:divBdr>
        <w:top w:val="none" w:sz="0" w:space="0" w:color="auto"/>
        <w:left w:val="none" w:sz="0" w:space="0" w:color="auto"/>
        <w:bottom w:val="none" w:sz="0" w:space="0" w:color="auto"/>
        <w:right w:val="none" w:sz="0" w:space="0" w:color="auto"/>
      </w:divBdr>
    </w:div>
    <w:div w:id="1480926977">
      <w:bodyDiv w:val="1"/>
      <w:marLeft w:val="0"/>
      <w:marRight w:val="0"/>
      <w:marTop w:val="0"/>
      <w:marBottom w:val="0"/>
      <w:divBdr>
        <w:top w:val="none" w:sz="0" w:space="0" w:color="auto"/>
        <w:left w:val="none" w:sz="0" w:space="0" w:color="auto"/>
        <w:bottom w:val="none" w:sz="0" w:space="0" w:color="auto"/>
        <w:right w:val="none" w:sz="0" w:space="0" w:color="auto"/>
      </w:divBdr>
    </w:div>
    <w:div w:id="1481071808">
      <w:bodyDiv w:val="1"/>
      <w:marLeft w:val="0"/>
      <w:marRight w:val="0"/>
      <w:marTop w:val="0"/>
      <w:marBottom w:val="0"/>
      <w:divBdr>
        <w:top w:val="none" w:sz="0" w:space="0" w:color="auto"/>
        <w:left w:val="none" w:sz="0" w:space="0" w:color="auto"/>
        <w:bottom w:val="none" w:sz="0" w:space="0" w:color="auto"/>
        <w:right w:val="none" w:sz="0" w:space="0" w:color="auto"/>
      </w:divBdr>
    </w:div>
    <w:div w:id="1481770228">
      <w:bodyDiv w:val="1"/>
      <w:marLeft w:val="0"/>
      <w:marRight w:val="0"/>
      <w:marTop w:val="0"/>
      <w:marBottom w:val="0"/>
      <w:divBdr>
        <w:top w:val="none" w:sz="0" w:space="0" w:color="auto"/>
        <w:left w:val="none" w:sz="0" w:space="0" w:color="auto"/>
        <w:bottom w:val="none" w:sz="0" w:space="0" w:color="auto"/>
        <w:right w:val="none" w:sz="0" w:space="0" w:color="auto"/>
      </w:divBdr>
    </w:div>
    <w:div w:id="1482114720">
      <w:bodyDiv w:val="1"/>
      <w:marLeft w:val="0"/>
      <w:marRight w:val="0"/>
      <w:marTop w:val="0"/>
      <w:marBottom w:val="0"/>
      <w:divBdr>
        <w:top w:val="none" w:sz="0" w:space="0" w:color="auto"/>
        <w:left w:val="none" w:sz="0" w:space="0" w:color="auto"/>
        <w:bottom w:val="none" w:sz="0" w:space="0" w:color="auto"/>
        <w:right w:val="none" w:sz="0" w:space="0" w:color="auto"/>
      </w:divBdr>
    </w:div>
    <w:div w:id="1482386811">
      <w:bodyDiv w:val="1"/>
      <w:marLeft w:val="0"/>
      <w:marRight w:val="0"/>
      <w:marTop w:val="0"/>
      <w:marBottom w:val="0"/>
      <w:divBdr>
        <w:top w:val="none" w:sz="0" w:space="0" w:color="auto"/>
        <w:left w:val="none" w:sz="0" w:space="0" w:color="auto"/>
        <w:bottom w:val="none" w:sz="0" w:space="0" w:color="auto"/>
        <w:right w:val="none" w:sz="0" w:space="0" w:color="auto"/>
      </w:divBdr>
    </w:div>
    <w:div w:id="1482690712">
      <w:bodyDiv w:val="1"/>
      <w:marLeft w:val="0"/>
      <w:marRight w:val="0"/>
      <w:marTop w:val="0"/>
      <w:marBottom w:val="0"/>
      <w:divBdr>
        <w:top w:val="none" w:sz="0" w:space="0" w:color="auto"/>
        <w:left w:val="none" w:sz="0" w:space="0" w:color="auto"/>
        <w:bottom w:val="none" w:sz="0" w:space="0" w:color="auto"/>
        <w:right w:val="none" w:sz="0" w:space="0" w:color="auto"/>
      </w:divBdr>
    </w:div>
    <w:div w:id="1483307243">
      <w:bodyDiv w:val="1"/>
      <w:marLeft w:val="0"/>
      <w:marRight w:val="0"/>
      <w:marTop w:val="0"/>
      <w:marBottom w:val="0"/>
      <w:divBdr>
        <w:top w:val="none" w:sz="0" w:space="0" w:color="auto"/>
        <w:left w:val="none" w:sz="0" w:space="0" w:color="auto"/>
        <w:bottom w:val="none" w:sz="0" w:space="0" w:color="auto"/>
        <w:right w:val="none" w:sz="0" w:space="0" w:color="auto"/>
      </w:divBdr>
    </w:div>
    <w:div w:id="1483693465">
      <w:bodyDiv w:val="1"/>
      <w:marLeft w:val="0"/>
      <w:marRight w:val="0"/>
      <w:marTop w:val="0"/>
      <w:marBottom w:val="0"/>
      <w:divBdr>
        <w:top w:val="none" w:sz="0" w:space="0" w:color="auto"/>
        <w:left w:val="none" w:sz="0" w:space="0" w:color="auto"/>
        <w:bottom w:val="none" w:sz="0" w:space="0" w:color="auto"/>
        <w:right w:val="none" w:sz="0" w:space="0" w:color="auto"/>
      </w:divBdr>
    </w:div>
    <w:div w:id="1483694431">
      <w:bodyDiv w:val="1"/>
      <w:marLeft w:val="0"/>
      <w:marRight w:val="0"/>
      <w:marTop w:val="0"/>
      <w:marBottom w:val="0"/>
      <w:divBdr>
        <w:top w:val="none" w:sz="0" w:space="0" w:color="auto"/>
        <w:left w:val="none" w:sz="0" w:space="0" w:color="auto"/>
        <w:bottom w:val="none" w:sz="0" w:space="0" w:color="auto"/>
        <w:right w:val="none" w:sz="0" w:space="0" w:color="auto"/>
      </w:divBdr>
    </w:div>
    <w:div w:id="1483935257">
      <w:bodyDiv w:val="1"/>
      <w:marLeft w:val="0"/>
      <w:marRight w:val="0"/>
      <w:marTop w:val="0"/>
      <w:marBottom w:val="0"/>
      <w:divBdr>
        <w:top w:val="none" w:sz="0" w:space="0" w:color="auto"/>
        <w:left w:val="none" w:sz="0" w:space="0" w:color="auto"/>
        <w:bottom w:val="none" w:sz="0" w:space="0" w:color="auto"/>
        <w:right w:val="none" w:sz="0" w:space="0" w:color="auto"/>
      </w:divBdr>
    </w:div>
    <w:div w:id="1484006660">
      <w:bodyDiv w:val="1"/>
      <w:marLeft w:val="0"/>
      <w:marRight w:val="0"/>
      <w:marTop w:val="0"/>
      <w:marBottom w:val="0"/>
      <w:divBdr>
        <w:top w:val="none" w:sz="0" w:space="0" w:color="auto"/>
        <w:left w:val="none" w:sz="0" w:space="0" w:color="auto"/>
        <w:bottom w:val="none" w:sz="0" w:space="0" w:color="auto"/>
        <w:right w:val="none" w:sz="0" w:space="0" w:color="auto"/>
      </w:divBdr>
    </w:div>
    <w:div w:id="1484195761">
      <w:bodyDiv w:val="1"/>
      <w:marLeft w:val="0"/>
      <w:marRight w:val="0"/>
      <w:marTop w:val="0"/>
      <w:marBottom w:val="0"/>
      <w:divBdr>
        <w:top w:val="none" w:sz="0" w:space="0" w:color="auto"/>
        <w:left w:val="none" w:sz="0" w:space="0" w:color="auto"/>
        <w:bottom w:val="none" w:sz="0" w:space="0" w:color="auto"/>
        <w:right w:val="none" w:sz="0" w:space="0" w:color="auto"/>
      </w:divBdr>
    </w:div>
    <w:div w:id="1484346684">
      <w:bodyDiv w:val="1"/>
      <w:marLeft w:val="0"/>
      <w:marRight w:val="0"/>
      <w:marTop w:val="0"/>
      <w:marBottom w:val="0"/>
      <w:divBdr>
        <w:top w:val="none" w:sz="0" w:space="0" w:color="auto"/>
        <w:left w:val="none" w:sz="0" w:space="0" w:color="auto"/>
        <w:bottom w:val="none" w:sz="0" w:space="0" w:color="auto"/>
        <w:right w:val="none" w:sz="0" w:space="0" w:color="auto"/>
      </w:divBdr>
    </w:div>
    <w:div w:id="1484617693">
      <w:bodyDiv w:val="1"/>
      <w:marLeft w:val="0"/>
      <w:marRight w:val="0"/>
      <w:marTop w:val="0"/>
      <w:marBottom w:val="0"/>
      <w:divBdr>
        <w:top w:val="none" w:sz="0" w:space="0" w:color="auto"/>
        <w:left w:val="none" w:sz="0" w:space="0" w:color="auto"/>
        <w:bottom w:val="none" w:sz="0" w:space="0" w:color="auto"/>
        <w:right w:val="none" w:sz="0" w:space="0" w:color="auto"/>
      </w:divBdr>
    </w:div>
    <w:div w:id="1484664923">
      <w:bodyDiv w:val="1"/>
      <w:marLeft w:val="0"/>
      <w:marRight w:val="0"/>
      <w:marTop w:val="0"/>
      <w:marBottom w:val="0"/>
      <w:divBdr>
        <w:top w:val="none" w:sz="0" w:space="0" w:color="auto"/>
        <w:left w:val="none" w:sz="0" w:space="0" w:color="auto"/>
        <w:bottom w:val="none" w:sz="0" w:space="0" w:color="auto"/>
        <w:right w:val="none" w:sz="0" w:space="0" w:color="auto"/>
      </w:divBdr>
    </w:div>
    <w:div w:id="1484856089">
      <w:bodyDiv w:val="1"/>
      <w:marLeft w:val="0"/>
      <w:marRight w:val="0"/>
      <w:marTop w:val="0"/>
      <w:marBottom w:val="0"/>
      <w:divBdr>
        <w:top w:val="none" w:sz="0" w:space="0" w:color="auto"/>
        <w:left w:val="none" w:sz="0" w:space="0" w:color="auto"/>
        <w:bottom w:val="none" w:sz="0" w:space="0" w:color="auto"/>
        <w:right w:val="none" w:sz="0" w:space="0" w:color="auto"/>
      </w:divBdr>
    </w:div>
    <w:div w:id="1485194710">
      <w:bodyDiv w:val="1"/>
      <w:marLeft w:val="0"/>
      <w:marRight w:val="0"/>
      <w:marTop w:val="0"/>
      <w:marBottom w:val="0"/>
      <w:divBdr>
        <w:top w:val="none" w:sz="0" w:space="0" w:color="auto"/>
        <w:left w:val="none" w:sz="0" w:space="0" w:color="auto"/>
        <w:bottom w:val="none" w:sz="0" w:space="0" w:color="auto"/>
        <w:right w:val="none" w:sz="0" w:space="0" w:color="auto"/>
      </w:divBdr>
    </w:div>
    <w:div w:id="1485388370">
      <w:bodyDiv w:val="1"/>
      <w:marLeft w:val="0"/>
      <w:marRight w:val="0"/>
      <w:marTop w:val="0"/>
      <w:marBottom w:val="0"/>
      <w:divBdr>
        <w:top w:val="none" w:sz="0" w:space="0" w:color="auto"/>
        <w:left w:val="none" w:sz="0" w:space="0" w:color="auto"/>
        <w:bottom w:val="none" w:sz="0" w:space="0" w:color="auto"/>
        <w:right w:val="none" w:sz="0" w:space="0" w:color="auto"/>
      </w:divBdr>
    </w:div>
    <w:div w:id="1485467849">
      <w:bodyDiv w:val="1"/>
      <w:marLeft w:val="0"/>
      <w:marRight w:val="0"/>
      <w:marTop w:val="0"/>
      <w:marBottom w:val="0"/>
      <w:divBdr>
        <w:top w:val="none" w:sz="0" w:space="0" w:color="auto"/>
        <w:left w:val="none" w:sz="0" w:space="0" w:color="auto"/>
        <w:bottom w:val="none" w:sz="0" w:space="0" w:color="auto"/>
        <w:right w:val="none" w:sz="0" w:space="0" w:color="auto"/>
      </w:divBdr>
    </w:div>
    <w:div w:id="1485581010">
      <w:bodyDiv w:val="1"/>
      <w:marLeft w:val="0"/>
      <w:marRight w:val="0"/>
      <w:marTop w:val="0"/>
      <w:marBottom w:val="0"/>
      <w:divBdr>
        <w:top w:val="none" w:sz="0" w:space="0" w:color="auto"/>
        <w:left w:val="none" w:sz="0" w:space="0" w:color="auto"/>
        <w:bottom w:val="none" w:sz="0" w:space="0" w:color="auto"/>
        <w:right w:val="none" w:sz="0" w:space="0" w:color="auto"/>
      </w:divBdr>
    </w:div>
    <w:div w:id="1485589149">
      <w:bodyDiv w:val="1"/>
      <w:marLeft w:val="0"/>
      <w:marRight w:val="0"/>
      <w:marTop w:val="0"/>
      <w:marBottom w:val="0"/>
      <w:divBdr>
        <w:top w:val="none" w:sz="0" w:space="0" w:color="auto"/>
        <w:left w:val="none" w:sz="0" w:space="0" w:color="auto"/>
        <w:bottom w:val="none" w:sz="0" w:space="0" w:color="auto"/>
        <w:right w:val="none" w:sz="0" w:space="0" w:color="auto"/>
      </w:divBdr>
    </w:div>
    <w:div w:id="1485926141">
      <w:bodyDiv w:val="1"/>
      <w:marLeft w:val="0"/>
      <w:marRight w:val="0"/>
      <w:marTop w:val="0"/>
      <w:marBottom w:val="0"/>
      <w:divBdr>
        <w:top w:val="none" w:sz="0" w:space="0" w:color="auto"/>
        <w:left w:val="none" w:sz="0" w:space="0" w:color="auto"/>
        <w:bottom w:val="none" w:sz="0" w:space="0" w:color="auto"/>
        <w:right w:val="none" w:sz="0" w:space="0" w:color="auto"/>
      </w:divBdr>
    </w:div>
    <w:div w:id="1486776847">
      <w:bodyDiv w:val="1"/>
      <w:marLeft w:val="0"/>
      <w:marRight w:val="0"/>
      <w:marTop w:val="0"/>
      <w:marBottom w:val="0"/>
      <w:divBdr>
        <w:top w:val="none" w:sz="0" w:space="0" w:color="auto"/>
        <w:left w:val="none" w:sz="0" w:space="0" w:color="auto"/>
        <w:bottom w:val="none" w:sz="0" w:space="0" w:color="auto"/>
        <w:right w:val="none" w:sz="0" w:space="0" w:color="auto"/>
      </w:divBdr>
    </w:div>
    <w:div w:id="1486823320">
      <w:bodyDiv w:val="1"/>
      <w:marLeft w:val="0"/>
      <w:marRight w:val="0"/>
      <w:marTop w:val="0"/>
      <w:marBottom w:val="0"/>
      <w:divBdr>
        <w:top w:val="none" w:sz="0" w:space="0" w:color="auto"/>
        <w:left w:val="none" w:sz="0" w:space="0" w:color="auto"/>
        <w:bottom w:val="none" w:sz="0" w:space="0" w:color="auto"/>
        <w:right w:val="none" w:sz="0" w:space="0" w:color="auto"/>
      </w:divBdr>
    </w:div>
    <w:div w:id="1487015801">
      <w:bodyDiv w:val="1"/>
      <w:marLeft w:val="0"/>
      <w:marRight w:val="0"/>
      <w:marTop w:val="0"/>
      <w:marBottom w:val="0"/>
      <w:divBdr>
        <w:top w:val="none" w:sz="0" w:space="0" w:color="auto"/>
        <w:left w:val="none" w:sz="0" w:space="0" w:color="auto"/>
        <w:bottom w:val="none" w:sz="0" w:space="0" w:color="auto"/>
        <w:right w:val="none" w:sz="0" w:space="0" w:color="auto"/>
      </w:divBdr>
    </w:div>
    <w:div w:id="1487089092">
      <w:bodyDiv w:val="1"/>
      <w:marLeft w:val="0"/>
      <w:marRight w:val="0"/>
      <w:marTop w:val="0"/>
      <w:marBottom w:val="0"/>
      <w:divBdr>
        <w:top w:val="none" w:sz="0" w:space="0" w:color="auto"/>
        <w:left w:val="none" w:sz="0" w:space="0" w:color="auto"/>
        <w:bottom w:val="none" w:sz="0" w:space="0" w:color="auto"/>
        <w:right w:val="none" w:sz="0" w:space="0" w:color="auto"/>
      </w:divBdr>
    </w:div>
    <w:div w:id="1487237564">
      <w:bodyDiv w:val="1"/>
      <w:marLeft w:val="0"/>
      <w:marRight w:val="0"/>
      <w:marTop w:val="0"/>
      <w:marBottom w:val="0"/>
      <w:divBdr>
        <w:top w:val="none" w:sz="0" w:space="0" w:color="auto"/>
        <w:left w:val="none" w:sz="0" w:space="0" w:color="auto"/>
        <w:bottom w:val="none" w:sz="0" w:space="0" w:color="auto"/>
        <w:right w:val="none" w:sz="0" w:space="0" w:color="auto"/>
      </w:divBdr>
    </w:div>
    <w:div w:id="1487239411">
      <w:bodyDiv w:val="1"/>
      <w:marLeft w:val="0"/>
      <w:marRight w:val="0"/>
      <w:marTop w:val="0"/>
      <w:marBottom w:val="0"/>
      <w:divBdr>
        <w:top w:val="none" w:sz="0" w:space="0" w:color="auto"/>
        <w:left w:val="none" w:sz="0" w:space="0" w:color="auto"/>
        <w:bottom w:val="none" w:sz="0" w:space="0" w:color="auto"/>
        <w:right w:val="none" w:sz="0" w:space="0" w:color="auto"/>
      </w:divBdr>
    </w:div>
    <w:div w:id="1487432823">
      <w:bodyDiv w:val="1"/>
      <w:marLeft w:val="0"/>
      <w:marRight w:val="0"/>
      <w:marTop w:val="0"/>
      <w:marBottom w:val="0"/>
      <w:divBdr>
        <w:top w:val="none" w:sz="0" w:space="0" w:color="auto"/>
        <w:left w:val="none" w:sz="0" w:space="0" w:color="auto"/>
        <w:bottom w:val="none" w:sz="0" w:space="0" w:color="auto"/>
        <w:right w:val="none" w:sz="0" w:space="0" w:color="auto"/>
      </w:divBdr>
    </w:div>
    <w:div w:id="1487474444">
      <w:bodyDiv w:val="1"/>
      <w:marLeft w:val="0"/>
      <w:marRight w:val="0"/>
      <w:marTop w:val="0"/>
      <w:marBottom w:val="0"/>
      <w:divBdr>
        <w:top w:val="none" w:sz="0" w:space="0" w:color="auto"/>
        <w:left w:val="none" w:sz="0" w:space="0" w:color="auto"/>
        <w:bottom w:val="none" w:sz="0" w:space="0" w:color="auto"/>
        <w:right w:val="none" w:sz="0" w:space="0" w:color="auto"/>
      </w:divBdr>
    </w:div>
    <w:div w:id="1487551678">
      <w:bodyDiv w:val="1"/>
      <w:marLeft w:val="0"/>
      <w:marRight w:val="0"/>
      <w:marTop w:val="0"/>
      <w:marBottom w:val="0"/>
      <w:divBdr>
        <w:top w:val="none" w:sz="0" w:space="0" w:color="auto"/>
        <w:left w:val="none" w:sz="0" w:space="0" w:color="auto"/>
        <w:bottom w:val="none" w:sz="0" w:space="0" w:color="auto"/>
        <w:right w:val="none" w:sz="0" w:space="0" w:color="auto"/>
      </w:divBdr>
    </w:div>
    <w:div w:id="1488133136">
      <w:bodyDiv w:val="1"/>
      <w:marLeft w:val="0"/>
      <w:marRight w:val="0"/>
      <w:marTop w:val="0"/>
      <w:marBottom w:val="0"/>
      <w:divBdr>
        <w:top w:val="none" w:sz="0" w:space="0" w:color="auto"/>
        <w:left w:val="none" w:sz="0" w:space="0" w:color="auto"/>
        <w:bottom w:val="none" w:sz="0" w:space="0" w:color="auto"/>
        <w:right w:val="none" w:sz="0" w:space="0" w:color="auto"/>
      </w:divBdr>
    </w:div>
    <w:div w:id="1488592228">
      <w:bodyDiv w:val="1"/>
      <w:marLeft w:val="0"/>
      <w:marRight w:val="0"/>
      <w:marTop w:val="0"/>
      <w:marBottom w:val="0"/>
      <w:divBdr>
        <w:top w:val="none" w:sz="0" w:space="0" w:color="auto"/>
        <w:left w:val="none" w:sz="0" w:space="0" w:color="auto"/>
        <w:bottom w:val="none" w:sz="0" w:space="0" w:color="auto"/>
        <w:right w:val="none" w:sz="0" w:space="0" w:color="auto"/>
      </w:divBdr>
    </w:div>
    <w:div w:id="1489513937">
      <w:bodyDiv w:val="1"/>
      <w:marLeft w:val="0"/>
      <w:marRight w:val="0"/>
      <w:marTop w:val="0"/>
      <w:marBottom w:val="0"/>
      <w:divBdr>
        <w:top w:val="none" w:sz="0" w:space="0" w:color="auto"/>
        <w:left w:val="none" w:sz="0" w:space="0" w:color="auto"/>
        <w:bottom w:val="none" w:sz="0" w:space="0" w:color="auto"/>
        <w:right w:val="none" w:sz="0" w:space="0" w:color="auto"/>
      </w:divBdr>
    </w:div>
    <w:div w:id="1489637292">
      <w:bodyDiv w:val="1"/>
      <w:marLeft w:val="0"/>
      <w:marRight w:val="0"/>
      <w:marTop w:val="0"/>
      <w:marBottom w:val="0"/>
      <w:divBdr>
        <w:top w:val="none" w:sz="0" w:space="0" w:color="auto"/>
        <w:left w:val="none" w:sz="0" w:space="0" w:color="auto"/>
        <w:bottom w:val="none" w:sz="0" w:space="0" w:color="auto"/>
        <w:right w:val="none" w:sz="0" w:space="0" w:color="auto"/>
      </w:divBdr>
    </w:div>
    <w:div w:id="1489638410">
      <w:bodyDiv w:val="1"/>
      <w:marLeft w:val="0"/>
      <w:marRight w:val="0"/>
      <w:marTop w:val="0"/>
      <w:marBottom w:val="0"/>
      <w:divBdr>
        <w:top w:val="none" w:sz="0" w:space="0" w:color="auto"/>
        <w:left w:val="none" w:sz="0" w:space="0" w:color="auto"/>
        <w:bottom w:val="none" w:sz="0" w:space="0" w:color="auto"/>
        <w:right w:val="none" w:sz="0" w:space="0" w:color="auto"/>
      </w:divBdr>
    </w:div>
    <w:div w:id="1490055839">
      <w:bodyDiv w:val="1"/>
      <w:marLeft w:val="0"/>
      <w:marRight w:val="0"/>
      <w:marTop w:val="0"/>
      <w:marBottom w:val="0"/>
      <w:divBdr>
        <w:top w:val="none" w:sz="0" w:space="0" w:color="auto"/>
        <w:left w:val="none" w:sz="0" w:space="0" w:color="auto"/>
        <w:bottom w:val="none" w:sz="0" w:space="0" w:color="auto"/>
        <w:right w:val="none" w:sz="0" w:space="0" w:color="auto"/>
      </w:divBdr>
    </w:div>
    <w:div w:id="1490172625">
      <w:bodyDiv w:val="1"/>
      <w:marLeft w:val="0"/>
      <w:marRight w:val="0"/>
      <w:marTop w:val="0"/>
      <w:marBottom w:val="0"/>
      <w:divBdr>
        <w:top w:val="none" w:sz="0" w:space="0" w:color="auto"/>
        <w:left w:val="none" w:sz="0" w:space="0" w:color="auto"/>
        <w:bottom w:val="none" w:sz="0" w:space="0" w:color="auto"/>
        <w:right w:val="none" w:sz="0" w:space="0" w:color="auto"/>
      </w:divBdr>
    </w:div>
    <w:div w:id="1490252169">
      <w:bodyDiv w:val="1"/>
      <w:marLeft w:val="0"/>
      <w:marRight w:val="0"/>
      <w:marTop w:val="0"/>
      <w:marBottom w:val="0"/>
      <w:divBdr>
        <w:top w:val="none" w:sz="0" w:space="0" w:color="auto"/>
        <w:left w:val="none" w:sz="0" w:space="0" w:color="auto"/>
        <w:bottom w:val="none" w:sz="0" w:space="0" w:color="auto"/>
        <w:right w:val="none" w:sz="0" w:space="0" w:color="auto"/>
      </w:divBdr>
    </w:div>
    <w:div w:id="1490710639">
      <w:bodyDiv w:val="1"/>
      <w:marLeft w:val="0"/>
      <w:marRight w:val="0"/>
      <w:marTop w:val="0"/>
      <w:marBottom w:val="0"/>
      <w:divBdr>
        <w:top w:val="none" w:sz="0" w:space="0" w:color="auto"/>
        <w:left w:val="none" w:sz="0" w:space="0" w:color="auto"/>
        <w:bottom w:val="none" w:sz="0" w:space="0" w:color="auto"/>
        <w:right w:val="none" w:sz="0" w:space="0" w:color="auto"/>
      </w:divBdr>
    </w:div>
    <w:div w:id="1490907664">
      <w:bodyDiv w:val="1"/>
      <w:marLeft w:val="0"/>
      <w:marRight w:val="0"/>
      <w:marTop w:val="0"/>
      <w:marBottom w:val="0"/>
      <w:divBdr>
        <w:top w:val="none" w:sz="0" w:space="0" w:color="auto"/>
        <w:left w:val="none" w:sz="0" w:space="0" w:color="auto"/>
        <w:bottom w:val="none" w:sz="0" w:space="0" w:color="auto"/>
        <w:right w:val="none" w:sz="0" w:space="0" w:color="auto"/>
      </w:divBdr>
    </w:div>
    <w:div w:id="1490944851">
      <w:bodyDiv w:val="1"/>
      <w:marLeft w:val="0"/>
      <w:marRight w:val="0"/>
      <w:marTop w:val="0"/>
      <w:marBottom w:val="0"/>
      <w:divBdr>
        <w:top w:val="none" w:sz="0" w:space="0" w:color="auto"/>
        <w:left w:val="none" w:sz="0" w:space="0" w:color="auto"/>
        <w:bottom w:val="none" w:sz="0" w:space="0" w:color="auto"/>
        <w:right w:val="none" w:sz="0" w:space="0" w:color="auto"/>
      </w:divBdr>
    </w:div>
    <w:div w:id="1491019604">
      <w:bodyDiv w:val="1"/>
      <w:marLeft w:val="0"/>
      <w:marRight w:val="0"/>
      <w:marTop w:val="0"/>
      <w:marBottom w:val="0"/>
      <w:divBdr>
        <w:top w:val="none" w:sz="0" w:space="0" w:color="auto"/>
        <w:left w:val="none" w:sz="0" w:space="0" w:color="auto"/>
        <w:bottom w:val="none" w:sz="0" w:space="0" w:color="auto"/>
        <w:right w:val="none" w:sz="0" w:space="0" w:color="auto"/>
      </w:divBdr>
    </w:div>
    <w:div w:id="1491091310">
      <w:bodyDiv w:val="1"/>
      <w:marLeft w:val="0"/>
      <w:marRight w:val="0"/>
      <w:marTop w:val="0"/>
      <w:marBottom w:val="0"/>
      <w:divBdr>
        <w:top w:val="none" w:sz="0" w:space="0" w:color="auto"/>
        <w:left w:val="none" w:sz="0" w:space="0" w:color="auto"/>
        <w:bottom w:val="none" w:sz="0" w:space="0" w:color="auto"/>
        <w:right w:val="none" w:sz="0" w:space="0" w:color="auto"/>
      </w:divBdr>
    </w:div>
    <w:div w:id="1491213499">
      <w:bodyDiv w:val="1"/>
      <w:marLeft w:val="0"/>
      <w:marRight w:val="0"/>
      <w:marTop w:val="0"/>
      <w:marBottom w:val="0"/>
      <w:divBdr>
        <w:top w:val="none" w:sz="0" w:space="0" w:color="auto"/>
        <w:left w:val="none" w:sz="0" w:space="0" w:color="auto"/>
        <w:bottom w:val="none" w:sz="0" w:space="0" w:color="auto"/>
        <w:right w:val="none" w:sz="0" w:space="0" w:color="auto"/>
      </w:divBdr>
    </w:div>
    <w:div w:id="1491559052">
      <w:bodyDiv w:val="1"/>
      <w:marLeft w:val="0"/>
      <w:marRight w:val="0"/>
      <w:marTop w:val="0"/>
      <w:marBottom w:val="0"/>
      <w:divBdr>
        <w:top w:val="none" w:sz="0" w:space="0" w:color="auto"/>
        <w:left w:val="none" w:sz="0" w:space="0" w:color="auto"/>
        <w:bottom w:val="none" w:sz="0" w:space="0" w:color="auto"/>
        <w:right w:val="none" w:sz="0" w:space="0" w:color="auto"/>
      </w:divBdr>
    </w:div>
    <w:div w:id="1491678156">
      <w:bodyDiv w:val="1"/>
      <w:marLeft w:val="0"/>
      <w:marRight w:val="0"/>
      <w:marTop w:val="0"/>
      <w:marBottom w:val="0"/>
      <w:divBdr>
        <w:top w:val="none" w:sz="0" w:space="0" w:color="auto"/>
        <w:left w:val="none" w:sz="0" w:space="0" w:color="auto"/>
        <w:bottom w:val="none" w:sz="0" w:space="0" w:color="auto"/>
        <w:right w:val="none" w:sz="0" w:space="0" w:color="auto"/>
      </w:divBdr>
    </w:div>
    <w:div w:id="1492060889">
      <w:bodyDiv w:val="1"/>
      <w:marLeft w:val="0"/>
      <w:marRight w:val="0"/>
      <w:marTop w:val="0"/>
      <w:marBottom w:val="0"/>
      <w:divBdr>
        <w:top w:val="none" w:sz="0" w:space="0" w:color="auto"/>
        <w:left w:val="none" w:sz="0" w:space="0" w:color="auto"/>
        <w:bottom w:val="none" w:sz="0" w:space="0" w:color="auto"/>
        <w:right w:val="none" w:sz="0" w:space="0" w:color="auto"/>
      </w:divBdr>
    </w:div>
    <w:div w:id="1492675901">
      <w:bodyDiv w:val="1"/>
      <w:marLeft w:val="0"/>
      <w:marRight w:val="0"/>
      <w:marTop w:val="0"/>
      <w:marBottom w:val="0"/>
      <w:divBdr>
        <w:top w:val="none" w:sz="0" w:space="0" w:color="auto"/>
        <w:left w:val="none" w:sz="0" w:space="0" w:color="auto"/>
        <w:bottom w:val="none" w:sz="0" w:space="0" w:color="auto"/>
        <w:right w:val="none" w:sz="0" w:space="0" w:color="auto"/>
      </w:divBdr>
    </w:div>
    <w:div w:id="1492865230">
      <w:bodyDiv w:val="1"/>
      <w:marLeft w:val="0"/>
      <w:marRight w:val="0"/>
      <w:marTop w:val="0"/>
      <w:marBottom w:val="0"/>
      <w:divBdr>
        <w:top w:val="none" w:sz="0" w:space="0" w:color="auto"/>
        <w:left w:val="none" w:sz="0" w:space="0" w:color="auto"/>
        <w:bottom w:val="none" w:sz="0" w:space="0" w:color="auto"/>
        <w:right w:val="none" w:sz="0" w:space="0" w:color="auto"/>
      </w:divBdr>
    </w:div>
    <w:div w:id="1493058068">
      <w:bodyDiv w:val="1"/>
      <w:marLeft w:val="0"/>
      <w:marRight w:val="0"/>
      <w:marTop w:val="0"/>
      <w:marBottom w:val="0"/>
      <w:divBdr>
        <w:top w:val="none" w:sz="0" w:space="0" w:color="auto"/>
        <w:left w:val="none" w:sz="0" w:space="0" w:color="auto"/>
        <w:bottom w:val="none" w:sz="0" w:space="0" w:color="auto"/>
        <w:right w:val="none" w:sz="0" w:space="0" w:color="auto"/>
      </w:divBdr>
    </w:div>
    <w:div w:id="1493177349">
      <w:bodyDiv w:val="1"/>
      <w:marLeft w:val="0"/>
      <w:marRight w:val="0"/>
      <w:marTop w:val="0"/>
      <w:marBottom w:val="0"/>
      <w:divBdr>
        <w:top w:val="none" w:sz="0" w:space="0" w:color="auto"/>
        <w:left w:val="none" w:sz="0" w:space="0" w:color="auto"/>
        <w:bottom w:val="none" w:sz="0" w:space="0" w:color="auto"/>
        <w:right w:val="none" w:sz="0" w:space="0" w:color="auto"/>
      </w:divBdr>
    </w:div>
    <w:div w:id="1493183427">
      <w:bodyDiv w:val="1"/>
      <w:marLeft w:val="0"/>
      <w:marRight w:val="0"/>
      <w:marTop w:val="0"/>
      <w:marBottom w:val="0"/>
      <w:divBdr>
        <w:top w:val="none" w:sz="0" w:space="0" w:color="auto"/>
        <w:left w:val="none" w:sz="0" w:space="0" w:color="auto"/>
        <w:bottom w:val="none" w:sz="0" w:space="0" w:color="auto"/>
        <w:right w:val="none" w:sz="0" w:space="0" w:color="auto"/>
      </w:divBdr>
    </w:div>
    <w:div w:id="1493716607">
      <w:bodyDiv w:val="1"/>
      <w:marLeft w:val="0"/>
      <w:marRight w:val="0"/>
      <w:marTop w:val="0"/>
      <w:marBottom w:val="0"/>
      <w:divBdr>
        <w:top w:val="none" w:sz="0" w:space="0" w:color="auto"/>
        <w:left w:val="none" w:sz="0" w:space="0" w:color="auto"/>
        <w:bottom w:val="none" w:sz="0" w:space="0" w:color="auto"/>
        <w:right w:val="none" w:sz="0" w:space="0" w:color="auto"/>
      </w:divBdr>
    </w:div>
    <w:div w:id="1493910042">
      <w:bodyDiv w:val="1"/>
      <w:marLeft w:val="0"/>
      <w:marRight w:val="0"/>
      <w:marTop w:val="0"/>
      <w:marBottom w:val="0"/>
      <w:divBdr>
        <w:top w:val="none" w:sz="0" w:space="0" w:color="auto"/>
        <w:left w:val="none" w:sz="0" w:space="0" w:color="auto"/>
        <w:bottom w:val="none" w:sz="0" w:space="0" w:color="auto"/>
        <w:right w:val="none" w:sz="0" w:space="0" w:color="auto"/>
      </w:divBdr>
    </w:div>
    <w:div w:id="1493989577">
      <w:bodyDiv w:val="1"/>
      <w:marLeft w:val="0"/>
      <w:marRight w:val="0"/>
      <w:marTop w:val="0"/>
      <w:marBottom w:val="0"/>
      <w:divBdr>
        <w:top w:val="none" w:sz="0" w:space="0" w:color="auto"/>
        <w:left w:val="none" w:sz="0" w:space="0" w:color="auto"/>
        <w:bottom w:val="none" w:sz="0" w:space="0" w:color="auto"/>
        <w:right w:val="none" w:sz="0" w:space="0" w:color="auto"/>
      </w:divBdr>
    </w:div>
    <w:div w:id="1494375037">
      <w:bodyDiv w:val="1"/>
      <w:marLeft w:val="0"/>
      <w:marRight w:val="0"/>
      <w:marTop w:val="0"/>
      <w:marBottom w:val="0"/>
      <w:divBdr>
        <w:top w:val="none" w:sz="0" w:space="0" w:color="auto"/>
        <w:left w:val="none" w:sz="0" w:space="0" w:color="auto"/>
        <w:bottom w:val="none" w:sz="0" w:space="0" w:color="auto"/>
        <w:right w:val="none" w:sz="0" w:space="0" w:color="auto"/>
      </w:divBdr>
    </w:div>
    <w:div w:id="1494442976">
      <w:bodyDiv w:val="1"/>
      <w:marLeft w:val="0"/>
      <w:marRight w:val="0"/>
      <w:marTop w:val="0"/>
      <w:marBottom w:val="0"/>
      <w:divBdr>
        <w:top w:val="none" w:sz="0" w:space="0" w:color="auto"/>
        <w:left w:val="none" w:sz="0" w:space="0" w:color="auto"/>
        <w:bottom w:val="none" w:sz="0" w:space="0" w:color="auto"/>
        <w:right w:val="none" w:sz="0" w:space="0" w:color="auto"/>
      </w:divBdr>
    </w:div>
    <w:div w:id="1494490432">
      <w:bodyDiv w:val="1"/>
      <w:marLeft w:val="0"/>
      <w:marRight w:val="0"/>
      <w:marTop w:val="0"/>
      <w:marBottom w:val="0"/>
      <w:divBdr>
        <w:top w:val="none" w:sz="0" w:space="0" w:color="auto"/>
        <w:left w:val="none" w:sz="0" w:space="0" w:color="auto"/>
        <w:bottom w:val="none" w:sz="0" w:space="0" w:color="auto"/>
        <w:right w:val="none" w:sz="0" w:space="0" w:color="auto"/>
      </w:divBdr>
    </w:div>
    <w:div w:id="1494645164">
      <w:bodyDiv w:val="1"/>
      <w:marLeft w:val="0"/>
      <w:marRight w:val="0"/>
      <w:marTop w:val="0"/>
      <w:marBottom w:val="0"/>
      <w:divBdr>
        <w:top w:val="none" w:sz="0" w:space="0" w:color="auto"/>
        <w:left w:val="none" w:sz="0" w:space="0" w:color="auto"/>
        <w:bottom w:val="none" w:sz="0" w:space="0" w:color="auto"/>
        <w:right w:val="none" w:sz="0" w:space="0" w:color="auto"/>
      </w:divBdr>
    </w:div>
    <w:div w:id="1494763671">
      <w:bodyDiv w:val="1"/>
      <w:marLeft w:val="0"/>
      <w:marRight w:val="0"/>
      <w:marTop w:val="0"/>
      <w:marBottom w:val="0"/>
      <w:divBdr>
        <w:top w:val="none" w:sz="0" w:space="0" w:color="auto"/>
        <w:left w:val="none" w:sz="0" w:space="0" w:color="auto"/>
        <w:bottom w:val="none" w:sz="0" w:space="0" w:color="auto"/>
        <w:right w:val="none" w:sz="0" w:space="0" w:color="auto"/>
      </w:divBdr>
    </w:div>
    <w:div w:id="1494830282">
      <w:bodyDiv w:val="1"/>
      <w:marLeft w:val="0"/>
      <w:marRight w:val="0"/>
      <w:marTop w:val="0"/>
      <w:marBottom w:val="0"/>
      <w:divBdr>
        <w:top w:val="none" w:sz="0" w:space="0" w:color="auto"/>
        <w:left w:val="none" w:sz="0" w:space="0" w:color="auto"/>
        <w:bottom w:val="none" w:sz="0" w:space="0" w:color="auto"/>
        <w:right w:val="none" w:sz="0" w:space="0" w:color="auto"/>
      </w:divBdr>
    </w:div>
    <w:div w:id="1495027723">
      <w:bodyDiv w:val="1"/>
      <w:marLeft w:val="0"/>
      <w:marRight w:val="0"/>
      <w:marTop w:val="0"/>
      <w:marBottom w:val="0"/>
      <w:divBdr>
        <w:top w:val="none" w:sz="0" w:space="0" w:color="auto"/>
        <w:left w:val="none" w:sz="0" w:space="0" w:color="auto"/>
        <w:bottom w:val="none" w:sz="0" w:space="0" w:color="auto"/>
        <w:right w:val="none" w:sz="0" w:space="0" w:color="auto"/>
      </w:divBdr>
    </w:div>
    <w:div w:id="1495489367">
      <w:bodyDiv w:val="1"/>
      <w:marLeft w:val="0"/>
      <w:marRight w:val="0"/>
      <w:marTop w:val="0"/>
      <w:marBottom w:val="0"/>
      <w:divBdr>
        <w:top w:val="none" w:sz="0" w:space="0" w:color="auto"/>
        <w:left w:val="none" w:sz="0" w:space="0" w:color="auto"/>
        <w:bottom w:val="none" w:sz="0" w:space="0" w:color="auto"/>
        <w:right w:val="none" w:sz="0" w:space="0" w:color="auto"/>
      </w:divBdr>
    </w:div>
    <w:div w:id="1495494160">
      <w:bodyDiv w:val="1"/>
      <w:marLeft w:val="0"/>
      <w:marRight w:val="0"/>
      <w:marTop w:val="0"/>
      <w:marBottom w:val="0"/>
      <w:divBdr>
        <w:top w:val="none" w:sz="0" w:space="0" w:color="auto"/>
        <w:left w:val="none" w:sz="0" w:space="0" w:color="auto"/>
        <w:bottom w:val="none" w:sz="0" w:space="0" w:color="auto"/>
        <w:right w:val="none" w:sz="0" w:space="0" w:color="auto"/>
      </w:divBdr>
    </w:div>
    <w:div w:id="1495534511">
      <w:bodyDiv w:val="1"/>
      <w:marLeft w:val="0"/>
      <w:marRight w:val="0"/>
      <w:marTop w:val="0"/>
      <w:marBottom w:val="0"/>
      <w:divBdr>
        <w:top w:val="none" w:sz="0" w:space="0" w:color="auto"/>
        <w:left w:val="none" w:sz="0" w:space="0" w:color="auto"/>
        <w:bottom w:val="none" w:sz="0" w:space="0" w:color="auto"/>
        <w:right w:val="none" w:sz="0" w:space="0" w:color="auto"/>
      </w:divBdr>
    </w:div>
    <w:div w:id="1495804173">
      <w:bodyDiv w:val="1"/>
      <w:marLeft w:val="0"/>
      <w:marRight w:val="0"/>
      <w:marTop w:val="0"/>
      <w:marBottom w:val="0"/>
      <w:divBdr>
        <w:top w:val="none" w:sz="0" w:space="0" w:color="auto"/>
        <w:left w:val="none" w:sz="0" w:space="0" w:color="auto"/>
        <w:bottom w:val="none" w:sz="0" w:space="0" w:color="auto"/>
        <w:right w:val="none" w:sz="0" w:space="0" w:color="auto"/>
      </w:divBdr>
    </w:div>
    <w:div w:id="1495996040">
      <w:bodyDiv w:val="1"/>
      <w:marLeft w:val="0"/>
      <w:marRight w:val="0"/>
      <w:marTop w:val="0"/>
      <w:marBottom w:val="0"/>
      <w:divBdr>
        <w:top w:val="none" w:sz="0" w:space="0" w:color="auto"/>
        <w:left w:val="none" w:sz="0" w:space="0" w:color="auto"/>
        <w:bottom w:val="none" w:sz="0" w:space="0" w:color="auto"/>
        <w:right w:val="none" w:sz="0" w:space="0" w:color="auto"/>
      </w:divBdr>
    </w:div>
    <w:div w:id="1496262471">
      <w:bodyDiv w:val="1"/>
      <w:marLeft w:val="0"/>
      <w:marRight w:val="0"/>
      <w:marTop w:val="0"/>
      <w:marBottom w:val="0"/>
      <w:divBdr>
        <w:top w:val="none" w:sz="0" w:space="0" w:color="auto"/>
        <w:left w:val="none" w:sz="0" w:space="0" w:color="auto"/>
        <w:bottom w:val="none" w:sz="0" w:space="0" w:color="auto"/>
        <w:right w:val="none" w:sz="0" w:space="0" w:color="auto"/>
      </w:divBdr>
    </w:div>
    <w:div w:id="1496338850">
      <w:bodyDiv w:val="1"/>
      <w:marLeft w:val="0"/>
      <w:marRight w:val="0"/>
      <w:marTop w:val="0"/>
      <w:marBottom w:val="0"/>
      <w:divBdr>
        <w:top w:val="none" w:sz="0" w:space="0" w:color="auto"/>
        <w:left w:val="none" w:sz="0" w:space="0" w:color="auto"/>
        <w:bottom w:val="none" w:sz="0" w:space="0" w:color="auto"/>
        <w:right w:val="none" w:sz="0" w:space="0" w:color="auto"/>
      </w:divBdr>
    </w:div>
    <w:div w:id="1496338964">
      <w:bodyDiv w:val="1"/>
      <w:marLeft w:val="0"/>
      <w:marRight w:val="0"/>
      <w:marTop w:val="0"/>
      <w:marBottom w:val="0"/>
      <w:divBdr>
        <w:top w:val="none" w:sz="0" w:space="0" w:color="auto"/>
        <w:left w:val="none" w:sz="0" w:space="0" w:color="auto"/>
        <w:bottom w:val="none" w:sz="0" w:space="0" w:color="auto"/>
        <w:right w:val="none" w:sz="0" w:space="0" w:color="auto"/>
      </w:divBdr>
    </w:div>
    <w:div w:id="1496801602">
      <w:bodyDiv w:val="1"/>
      <w:marLeft w:val="0"/>
      <w:marRight w:val="0"/>
      <w:marTop w:val="0"/>
      <w:marBottom w:val="0"/>
      <w:divBdr>
        <w:top w:val="none" w:sz="0" w:space="0" w:color="auto"/>
        <w:left w:val="none" w:sz="0" w:space="0" w:color="auto"/>
        <w:bottom w:val="none" w:sz="0" w:space="0" w:color="auto"/>
        <w:right w:val="none" w:sz="0" w:space="0" w:color="auto"/>
      </w:divBdr>
    </w:div>
    <w:div w:id="1496804842">
      <w:bodyDiv w:val="1"/>
      <w:marLeft w:val="0"/>
      <w:marRight w:val="0"/>
      <w:marTop w:val="0"/>
      <w:marBottom w:val="0"/>
      <w:divBdr>
        <w:top w:val="none" w:sz="0" w:space="0" w:color="auto"/>
        <w:left w:val="none" w:sz="0" w:space="0" w:color="auto"/>
        <w:bottom w:val="none" w:sz="0" w:space="0" w:color="auto"/>
        <w:right w:val="none" w:sz="0" w:space="0" w:color="auto"/>
      </w:divBdr>
    </w:div>
    <w:div w:id="1497305091">
      <w:bodyDiv w:val="1"/>
      <w:marLeft w:val="0"/>
      <w:marRight w:val="0"/>
      <w:marTop w:val="0"/>
      <w:marBottom w:val="0"/>
      <w:divBdr>
        <w:top w:val="none" w:sz="0" w:space="0" w:color="auto"/>
        <w:left w:val="none" w:sz="0" w:space="0" w:color="auto"/>
        <w:bottom w:val="none" w:sz="0" w:space="0" w:color="auto"/>
        <w:right w:val="none" w:sz="0" w:space="0" w:color="auto"/>
      </w:divBdr>
    </w:div>
    <w:div w:id="1497455212">
      <w:bodyDiv w:val="1"/>
      <w:marLeft w:val="0"/>
      <w:marRight w:val="0"/>
      <w:marTop w:val="0"/>
      <w:marBottom w:val="0"/>
      <w:divBdr>
        <w:top w:val="none" w:sz="0" w:space="0" w:color="auto"/>
        <w:left w:val="none" w:sz="0" w:space="0" w:color="auto"/>
        <w:bottom w:val="none" w:sz="0" w:space="0" w:color="auto"/>
        <w:right w:val="none" w:sz="0" w:space="0" w:color="auto"/>
      </w:divBdr>
    </w:div>
    <w:div w:id="1497765681">
      <w:bodyDiv w:val="1"/>
      <w:marLeft w:val="0"/>
      <w:marRight w:val="0"/>
      <w:marTop w:val="0"/>
      <w:marBottom w:val="0"/>
      <w:divBdr>
        <w:top w:val="none" w:sz="0" w:space="0" w:color="auto"/>
        <w:left w:val="none" w:sz="0" w:space="0" w:color="auto"/>
        <w:bottom w:val="none" w:sz="0" w:space="0" w:color="auto"/>
        <w:right w:val="none" w:sz="0" w:space="0" w:color="auto"/>
      </w:divBdr>
    </w:div>
    <w:div w:id="1497841013">
      <w:bodyDiv w:val="1"/>
      <w:marLeft w:val="0"/>
      <w:marRight w:val="0"/>
      <w:marTop w:val="0"/>
      <w:marBottom w:val="0"/>
      <w:divBdr>
        <w:top w:val="none" w:sz="0" w:space="0" w:color="auto"/>
        <w:left w:val="none" w:sz="0" w:space="0" w:color="auto"/>
        <w:bottom w:val="none" w:sz="0" w:space="0" w:color="auto"/>
        <w:right w:val="none" w:sz="0" w:space="0" w:color="auto"/>
      </w:divBdr>
    </w:div>
    <w:div w:id="1497960411">
      <w:bodyDiv w:val="1"/>
      <w:marLeft w:val="0"/>
      <w:marRight w:val="0"/>
      <w:marTop w:val="0"/>
      <w:marBottom w:val="0"/>
      <w:divBdr>
        <w:top w:val="none" w:sz="0" w:space="0" w:color="auto"/>
        <w:left w:val="none" w:sz="0" w:space="0" w:color="auto"/>
        <w:bottom w:val="none" w:sz="0" w:space="0" w:color="auto"/>
        <w:right w:val="none" w:sz="0" w:space="0" w:color="auto"/>
      </w:divBdr>
    </w:div>
    <w:div w:id="1498153586">
      <w:bodyDiv w:val="1"/>
      <w:marLeft w:val="0"/>
      <w:marRight w:val="0"/>
      <w:marTop w:val="0"/>
      <w:marBottom w:val="0"/>
      <w:divBdr>
        <w:top w:val="none" w:sz="0" w:space="0" w:color="auto"/>
        <w:left w:val="none" w:sz="0" w:space="0" w:color="auto"/>
        <w:bottom w:val="none" w:sz="0" w:space="0" w:color="auto"/>
        <w:right w:val="none" w:sz="0" w:space="0" w:color="auto"/>
      </w:divBdr>
    </w:div>
    <w:div w:id="1498153964">
      <w:bodyDiv w:val="1"/>
      <w:marLeft w:val="0"/>
      <w:marRight w:val="0"/>
      <w:marTop w:val="0"/>
      <w:marBottom w:val="0"/>
      <w:divBdr>
        <w:top w:val="none" w:sz="0" w:space="0" w:color="auto"/>
        <w:left w:val="none" w:sz="0" w:space="0" w:color="auto"/>
        <w:bottom w:val="none" w:sz="0" w:space="0" w:color="auto"/>
        <w:right w:val="none" w:sz="0" w:space="0" w:color="auto"/>
      </w:divBdr>
    </w:div>
    <w:div w:id="1498304724">
      <w:bodyDiv w:val="1"/>
      <w:marLeft w:val="0"/>
      <w:marRight w:val="0"/>
      <w:marTop w:val="0"/>
      <w:marBottom w:val="0"/>
      <w:divBdr>
        <w:top w:val="none" w:sz="0" w:space="0" w:color="auto"/>
        <w:left w:val="none" w:sz="0" w:space="0" w:color="auto"/>
        <w:bottom w:val="none" w:sz="0" w:space="0" w:color="auto"/>
        <w:right w:val="none" w:sz="0" w:space="0" w:color="auto"/>
      </w:divBdr>
    </w:div>
    <w:div w:id="1498423016">
      <w:bodyDiv w:val="1"/>
      <w:marLeft w:val="0"/>
      <w:marRight w:val="0"/>
      <w:marTop w:val="0"/>
      <w:marBottom w:val="0"/>
      <w:divBdr>
        <w:top w:val="none" w:sz="0" w:space="0" w:color="auto"/>
        <w:left w:val="none" w:sz="0" w:space="0" w:color="auto"/>
        <w:bottom w:val="none" w:sz="0" w:space="0" w:color="auto"/>
        <w:right w:val="none" w:sz="0" w:space="0" w:color="auto"/>
      </w:divBdr>
    </w:div>
    <w:div w:id="1498615212">
      <w:bodyDiv w:val="1"/>
      <w:marLeft w:val="0"/>
      <w:marRight w:val="0"/>
      <w:marTop w:val="0"/>
      <w:marBottom w:val="0"/>
      <w:divBdr>
        <w:top w:val="none" w:sz="0" w:space="0" w:color="auto"/>
        <w:left w:val="none" w:sz="0" w:space="0" w:color="auto"/>
        <w:bottom w:val="none" w:sz="0" w:space="0" w:color="auto"/>
        <w:right w:val="none" w:sz="0" w:space="0" w:color="auto"/>
      </w:divBdr>
    </w:div>
    <w:div w:id="1498836691">
      <w:bodyDiv w:val="1"/>
      <w:marLeft w:val="0"/>
      <w:marRight w:val="0"/>
      <w:marTop w:val="0"/>
      <w:marBottom w:val="0"/>
      <w:divBdr>
        <w:top w:val="none" w:sz="0" w:space="0" w:color="auto"/>
        <w:left w:val="none" w:sz="0" w:space="0" w:color="auto"/>
        <w:bottom w:val="none" w:sz="0" w:space="0" w:color="auto"/>
        <w:right w:val="none" w:sz="0" w:space="0" w:color="auto"/>
      </w:divBdr>
    </w:div>
    <w:div w:id="1498884220">
      <w:bodyDiv w:val="1"/>
      <w:marLeft w:val="0"/>
      <w:marRight w:val="0"/>
      <w:marTop w:val="0"/>
      <w:marBottom w:val="0"/>
      <w:divBdr>
        <w:top w:val="none" w:sz="0" w:space="0" w:color="auto"/>
        <w:left w:val="none" w:sz="0" w:space="0" w:color="auto"/>
        <w:bottom w:val="none" w:sz="0" w:space="0" w:color="auto"/>
        <w:right w:val="none" w:sz="0" w:space="0" w:color="auto"/>
      </w:divBdr>
    </w:div>
    <w:div w:id="1499034501">
      <w:bodyDiv w:val="1"/>
      <w:marLeft w:val="0"/>
      <w:marRight w:val="0"/>
      <w:marTop w:val="0"/>
      <w:marBottom w:val="0"/>
      <w:divBdr>
        <w:top w:val="none" w:sz="0" w:space="0" w:color="auto"/>
        <w:left w:val="none" w:sz="0" w:space="0" w:color="auto"/>
        <w:bottom w:val="none" w:sz="0" w:space="0" w:color="auto"/>
        <w:right w:val="none" w:sz="0" w:space="0" w:color="auto"/>
      </w:divBdr>
    </w:div>
    <w:div w:id="1499073651">
      <w:bodyDiv w:val="1"/>
      <w:marLeft w:val="0"/>
      <w:marRight w:val="0"/>
      <w:marTop w:val="0"/>
      <w:marBottom w:val="0"/>
      <w:divBdr>
        <w:top w:val="none" w:sz="0" w:space="0" w:color="auto"/>
        <w:left w:val="none" w:sz="0" w:space="0" w:color="auto"/>
        <w:bottom w:val="none" w:sz="0" w:space="0" w:color="auto"/>
        <w:right w:val="none" w:sz="0" w:space="0" w:color="auto"/>
      </w:divBdr>
    </w:div>
    <w:div w:id="1499081296">
      <w:bodyDiv w:val="1"/>
      <w:marLeft w:val="0"/>
      <w:marRight w:val="0"/>
      <w:marTop w:val="0"/>
      <w:marBottom w:val="0"/>
      <w:divBdr>
        <w:top w:val="none" w:sz="0" w:space="0" w:color="auto"/>
        <w:left w:val="none" w:sz="0" w:space="0" w:color="auto"/>
        <w:bottom w:val="none" w:sz="0" w:space="0" w:color="auto"/>
        <w:right w:val="none" w:sz="0" w:space="0" w:color="auto"/>
      </w:divBdr>
    </w:div>
    <w:div w:id="1499148959">
      <w:bodyDiv w:val="1"/>
      <w:marLeft w:val="0"/>
      <w:marRight w:val="0"/>
      <w:marTop w:val="0"/>
      <w:marBottom w:val="0"/>
      <w:divBdr>
        <w:top w:val="none" w:sz="0" w:space="0" w:color="auto"/>
        <w:left w:val="none" w:sz="0" w:space="0" w:color="auto"/>
        <w:bottom w:val="none" w:sz="0" w:space="0" w:color="auto"/>
        <w:right w:val="none" w:sz="0" w:space="0" w:color="auto"/>
      </w:divBdr>
    </w:div>
    <w:div w:id="1499269106">
      <w:bodyDiv w:val="1"/>
      <w:marLeft w:val="0"/>
      <w:marRight w:val="0"/>
      <w:marTop w:val="0"/>
      <w:marBottom w:val="0"/>
      <w:divBdr>
        <w:top w:val="none" w:sz="0" w:space="0" w:color="auto"/>
        <w:left w:val="none" w:sz="0" w:space="0" w:color="auto"/>
        <w:bottom w:val="none" w:sz="0" w:space="0" w:color="auto"/>
        <w:right w:val="none" w:sz="0" w:space="0" w:color="auto"/>
      </w:divBdr>
    </w:div>
    <w:div w:id="1499346329">
      <w:bodyDiv w:val="1"/>
      <w:marLeft w:val="0"/>
      <w:marRight w:val="0"/>
      <w:marTop w:val="0"/>
      <w:marBottom w:val="0"/>
      <w:divBdr>
        <w:top w:val="none" w:sz="0" w:space="0" w:color="auto"/>
        <w:left w:val="none" w:sz="0" w:space="0" w:color="auto"/>
        <w:bottom w:val="none" w:sz="0" w:space="0" w:color="auto"/>
        <w:right w:val="none" w:sz="0" w:space="0" w:color="auto"/>
      </w:divBdr>
    </w:div>
    <w:div w:id="1499463810">
      <w:bodyDiv w:val="1"/>
      <w:marLeft w:val="0"/>
      <w:marRight w:val="0"/>
      <w:marTop w:val="0"/>
      <w:marBottom w:val="0"/>
      <w:divBdr>
        <w:top w:val="none" w:sz="0" w:space="0" w:color="auto"/>
        <w:left w:val="none" w:sz="0" w:space="0" w:color="auto"/>
        <w:bottom w:val="none" w:sz="0" w:space="0" w:color="auto"/>
        <w:right w:val="none" w:sz="0" w:space="0" w:color="auto"/>
      </w:divBdr>
    </w:div>
    <w:div w:id="1499535119">
      <w:bodyDiv w:val="1"/>
      <w:marLeft w:val="0"/>
      <w:marRight w:val="0"/>
      <w:marTop w:val="0"/>
      <w:marBottom w:val="0"/>
      <w:divBdr>
        <w:top w:val="none" w:sz="0" w:space="0" w:color="auto"/>
        <w:left w:val="none" w:sz="0" w:space="0" w:color="auto"/>
        <w:bottom w:val="none" w:sz="0" w:space="0" w:color="auto"/>
        <w:right w:val="none" w:sz="0" w:space="0" w:color="auto"/>
      </w:divBdr>
    </w:div>
    <w:div w:id="1499541503">
      <w:bodyDiv w:val="1"/>
      <w:marLeft w:val="0"/>
      <w:marRight w:val="0"/>
      <w:marTop w:val="0"/>
      <w:marBottom w:val="0"/>
      <w:divBdr>
        <w:top w:val="none" w:sz="0" w:space="0" w:color="auto"/>
        <w:left w:val="none" w:sz="0" w:space="0" w:color="auto"/>
        <w:bottom w:val="none" w:sz="0" w:space="0" w:color="auto"/>
        <w:right w:val="none" w:sz="0" w:space="0" w:color="auto"/>
      </w:divBdr>
    </w:div>
    <w:div w:id="1499879651">
      <w:bodyDiv w:val="1"/>
      <w:marLeft w:val="0"/>
      <w:marRight w:val="0"/>
      <w:marTop w:val="0"/>
      <w:marBottom w:val="0"/>
      <w:divBdr>
        <w:top w:val="none" w:sz="0" w:space="0" w:color="auto"/>
        <w:left w:val="none" w:sz="0" w:space="0" w:color="auto"/>
        <w:bottom w:val="none" w:sz="0" w:space="0" w:color="auto"/>
        <w:right w:val="none" w:sz="0" w:space="0" w:color="auto"/>
      </w:divBdr>
    </w:div>
    <w:div w:id="1499881531">
      <w:bodyDiv w:val="1"/>
      <w:marLeft w:val="0"/>
      <w:marRight w:val="0"/>
      <w:marTop w:val="0"/>
      <w:marBottom w:val="0"/>
      <w:divBdr>
        <w:top w:val="none" w:sz="0" w:space="0" w:color="auto"/>
        <w:left w:val="none" w:sz="0" w:space="0" w:color="auto"/>
        <w:bottom w:val="none" w:sz="0" w:space="0" w:color="auto"/>
        <w:right w:val="none" w:sz="0" w:space="0" w:color="auto"/>
      </w:divBdr>
    </w:div>
    <w:div w:id="1500267490">
      <w:bodyDiv w:val="1"/>
      <w:marLeft w:val="0"/>
      <w:marRight w:val="0"/>
      <w:marTop w:val="0"/>
      <w:marBottom w:val="0"/>
      <w:divBdr>
        <w:top w:val="none" w:sz="0" w:space="0" w:color="auto"/>
        <w:left w:val="none" w:sz="0" w:space="0" w:color="auto"/>
        <w:bottom w:val="none" w:sz="0" w:space="0" w:color="auto"/>
        <w:right w:val="none" w:sz="0" w:space="0" w:color="auto"/>
      </w:divBdr>
    </w:div>
    <w:div w:id="1500727817">
      <w:bodyDiv w:val="1"/>
      <w:marLeft w:val="0"/>
      <w:marRight w:val="0"/>
      <w:marTop w:val="0"/>
      <w:marBottom w:val="0"/>
      <w:divBdr>
        <w:top w:val="none" w:sz="0" w:space="0" w:color="auto"/>
        <w:left w:val="none" w:sz="0" w:space="0" w:color="auto"/>
        <w:bottom w:val="none" w:sz="0" w:space="0" w:color="auto"/>
        <w:right w:val="none" w:sz="0" w:space="0" w:color="auto"/>
      </w:divBdr>
    </w:div>
    <w:div w:id="1500927086">
      <w:bodyDiv w:val="1"/>
      <w:marLeft w:val="0"/>
      <w:marRight w:val="0"/>
      <w:marTop w:val="0"/>
      <w:marBottom w:val="0"/>
      <w:divBdr>
        <w:top w:val="none" w:sz="0" w:space="0" w:color="auto"/>
        <w:left w:val="none" w:sz="0" w:space="0" w:color="auto"/>
        <w:bottom w:val="none" w:sz="0" w:space="0" w:color="auto"/>
        <w:right w:val="none" w:sz="0" w:space="0" w:color="auto"/>
      </w:divBdr>
    </w:div>
    <w:div w:id="1501002608">
      <w:bodyDiv w:val="1"/>
      <w:marLeft w:val="0"/>
      <w:marRight w:val="0"/>
      <w:marTop w:val="0"/>
      <w:marBottom w:val="0"/>
      <w:divBdr>
        <w:top w:val="none" w:sz="0" w:space="0" w:color="auto"/>
        <w:left w:val="none" w:sz="0" w:space="0" w:color="auto"/>
        <w:bottom w:val="none" w:sz="0" w:space="0" w:color="auto"/>
        <w:right w:val="none" w:sz="0" w:space="0" w:color="auto"/>
      </w:divBdr>
    </w:div>
    <w:div w:id="1501194677">
      <w:bodyDiv w:val="1"/>
      <w:marLeft w:val="0"/>
      <w:marRight w:val="0"/>
      <w:marTop w:val="0"/>
      <w:marBottom w:val="0"/>
      <w:divBdr>
        <w:top w:val="none" w:sz="0" w:space="0" w:color="auto"/>
        <w:left w:val="none" w:sz="0" w:space="0" w:color="auto"/>
        <w:bottom w:val="none" w:sz="0" w:space="0" w:color="auto"/>
        <w:right w:val="none" w:sz="0" w:space="0" w:color="auto"/>
      </w:divBdr>
    </w:div>
    <w:div w:id="1501311421">
      <w:bodyDiv w:val="1"/>
      <w:marLeft w:val="0"/>
      <w:marRight w:val="0"/>
      <w:marTop w:val="0"/>
      <w:marBottom w:val="0"/>
      <w:divBdr>
        <w:top w:val="none" w:sz="0" w:space="0" w:color="auto"/>
        <w:left w:val="none" w:sz="0" w:space="0" w:color="auto"/>
        <w:bottom w:val="none" w:sz="0" w:space="0" w:color="auto"/>
        <w:right w:val="none" w:sz="0" w:space="0" w:color="auto"/>
      </w:divBdr>
    </w:div>
    <w:div w:id="1501390952">
      <w:bodyDiv w:val="1"/>
      <w:marLeft w:val="0"/>
      <w:marRight w:val="0"/>
      <w:marTop w:val="0"/>
      <w:marBottom w:val="0"/>
      <w:divBdr>
        <w:top w:val="none" w:sz="0" w:space="0" w:color="auto"/>
        <w:left w:val="none" w:sz="0" w:space="0" w:color="auto"/>
        <w:bottom w:val="none" w:sz="0" w:space="0" w:color="auto"/>
        <w:right w:val="none" w:sz="0" w:space="0" w:color="auto"/>
      </w:divBdr>
    </w:div>
    <w:div w:id="1501778615">
      <w:bodyDiv w:val="1"/>
      <w:marLeft w:val="0"/>
      <w:marRight w:val="0"/>
      <w:marTop w:val="0"/>
      <w:marBottom w:val="0"/>
      <w:divBdr>
        <w:top w:val="none" w:sz="0" w:space="0" w:color="auto"/>
        <w:left w:val="none" w:sz="0" w:space="0" w:color="auto"/>
        <w:bottom w:val="none" w:sz="0" w:space="0" w:color="auto"/>
        <w:right w:val="none" w:sz="0" w:space="0" w:color="auto"/>
      </w:divBdr>
    </w:div>
    <w:div w:id="1502114743">
      <w:bodyDiv w:val="1"/>
      <w:marLeft w:val="0"/>
      <w:marRight w:val="0"/>
      <w:marTop w:val="0"/>
      <w:marBottom w:val="0"/>
      <w:divBdr>
        <w:top w:val="none" w:sz="0" w:space="0" w:color="auto"/>
        <w:left w:val="none" w:sz="0" w:space="0" w:color="auto"/>
        <w:bottom w:val="none" w:sz="0" w:space="0" w:color="auto"/>
        <w:right w:val="none" w:sz="0" w:space="0" w:color="auto"/>
      </w:divBdr>
    </w:div>
    <w:div w:id="1502162250">
      <w:bodyDiv w:val="1"/>
      <w:marLeft w:val="0"/>
      <w:marRight w:val="0"/>
      <w:marTop w:val="0"/>
      <w:marBottom w:val="0"/>
      <w:divBdr>
        <w:top w:val="none" w:sz="0" w:space="0" w:color="auto"/>
        <w:left w:val="none" w:sz="0" w:space="0" w:color="auto"/>
        <w:bottom w:val="none" w:sz="0" w:space="0" w:color="auto"/>
        <w:right w:val="none" w:sz="0" w:space="0" w:color="auto"/>
      </w:divBdr>
    </w:div>
    <w:div w:id="1503427077">
      <w:bodyDiv w:val="1"/>
      <w:marLeft w:val="0"/>
      <w:marRight w:val="0"/>
      <w:marTop w:val="0"/>
      <w:marBottom w:val="0"/>
      <w:divBdr>
        <w:top w:val="none" w:sz="0" w:space="0" w:color="auto"/>
        <w:left w:val="none" w:sz="0" w:space="0" w:color="auto"/>
        <w:bottom w:val="none" w:sz="0" w:space="0" w:color="auto"/>
        <w:right w:val="none" w:sz="0" w:space="0" w:color="auto"/>
      </w:divBdr>
    </w:div>
    <w:div w:id="1503428173">
      <w:bodyDiv w:val="1"/>
      <w:marLeft w:val="0"/>
      <w:marRight w:val="0"/>
      <w:marTop w:val="0"/>
      <w:marBottom w:val="0"/>
      <w:divBdr>
        <w:top w:val="none" w:sz="0" w:space="0" w:color="auto"/>
        <w:left w:val="none" w:sz="0" w:space="0" w:color="auto"/>
        <w:bottom w:val="none" w:sz="0" w:space="0" w:color="auto"/>
        <w:right w:val="none" w:sz="0" w:space="0" w:color="auto"/>
      </w:divBdr>
    </w:div>
    <w:div w:id="1503470070">
      <w:bodyDiv w:val="1"/>
      <w:marLeft w:val="0"/>
      <w:marRight w:val="0"/>
      <w:marTop w:val="0"/>
      <w:marBottom w:val="0"/>
      <w:divBdr>
        <w:top w:val="none" w:sz="0" w:space="0" w:color="auto"/>
        <w:left w:val="none" w:sz="0" w:space="0" w:color="auto"/>
        <w:bottom w:val="none" w:sz="0" w:space="0" w:color="auto"/>
        <w:right w:val="none" w:sz="0" w:space="0" w:color="auto"/>
      </w:divBdr>
    </w:div>
    <w:div w:id="1503815508">
      <w:bodyDiv w:val="1"/>
      <w:marLeft w:val="0"/>
      <w:marRight w:val="0"/>
      <w:marTop w:val="0"/>
      <w:marBottom w:val="0"/>
      <w:divBdr>
        <w:top w:val="none" w:sz="0" w:space="0" w:color="auto"/>
        <w:left w:val="none" w:sz="0" w:space="0" w:color="auto"/>
        <w:bottom w:val="none" w:sz="0" w:space="0" w:color="auto"/>
        <w:right w:val="none" w:sz="0" w:space="0" w:color="auto"/>
      </w:divBdr>
    </w:div>
    <w:div w:id="1503858330">
      <w:bodyDiv w:val="1"/>
      <w:marLeft w:val="0"/>
      <w:marRight w:val="0"/>
      <w:marTop w:val="0"/>
      <w:marBottom w:val="0"/>
      <w:divBdr>
        <w:top w:val="none" w:sz="0" w:space="0" w:color="auto"/>
        <w:left w:val="none" w:sz="0" w:space="0" w:color="auto"/>
        <w:bottom w:val="none" w:sz="0" w:space="0" w:color="auto"/>
        <w:right w:val="none" w:sz="0" w:space="0" w:color="auto"/>
      </w:divBdr>
    </w:div>
    <w:div w:id="1504123022">
      <w:bodyDiv w:val="1"/>
      <w:marLeft w:val="0"/>
      <w:marRight w:val="0"/>
      <w:marTop w:val="0"/>
      <w:marBottom w:val="0"/>
      <w:divBdr>
        <w:top w:val="none" w:sz="0" w:space="0" w:color="auto"/>
        <w:left w:val="none" w:sz="0" w:space="0" w:color="auto"/>
        <w:bottom w:val="none" w:sz="0" w:space="0" w:color="auto"/>
        <w:right w:val="none" w:sz="0" w:space="0" w:color="auto"/>
      </w:divBdr>
    </w:div>
    <w:div w:id="1504202186">
      <w:bodyDiv w:val="1"/>
      <w:marLeft w:val="0"/>
      <w:marRight w:val="0"/>
      <w:marTop w:val="0"/>
      <w:marBottom w:val="0"/>
      <w:divBdr>
        <w:top w:val="none" w:sz="0" w:space="0" w:color="auto"/>
        <w:left w:val="none" w:sz="0" w:space="0" w:color="auto"/>
        <w:bottom w:val="none" w:sz="0" w:space="0" w:color="auto"/>
        <w:right w:val="none" w:sz="0" w:space="0" w:color="auto"/>
      </w:divBdr>
    </w:div>
    <w:div w:id="1504466724">
      <w:bodyDiv w:val="1"/>
      <w:marLeft w:val="0"/>
      <w:marRight w:val="0"/>
      <w:marTop w:val="0"/>
      <w:marBottom w:val="0"/>
      <w:divBdr>
        <w:top w:val="none" w:sz="0" w:space="0" w:color="auto"/>
        <w:left w:val="none" w:sz="0" w:space="0" w:color="auto"/>
        <w:bottom w:val="none" w:sz="0" w:space="0" w:color="auto"/>
        <w:right w:val="none" w:sz="0" w:space="0" w:color="auto"/>
      </w:divBdr>
    </w:div>
    <w:div w:id="1504474120">
      <w:bodyDiv w:val="1"/>
      <w:marLeft w:val="0"/>
      <w:marRight w:val="0"/>
      <w:marTop w:val="0"/>
      <w:marBottom w:val="0"/>
      <w:divBdr>
        <w:top w:val="none" w:sz="0" w:space="0" w:color="auto"/>
        <w:left w:val="none" w:sz="0" w:space="0" w:color="auto"/>
        <w:bottom w:val="none" w:sz="0" w:space="0" w:color="auto"/>
        <w:right w:val="none" w:sz="0" w:space="0" w:color="auto"/>
      </w:divBdr>
    </w:div>
    <w:div w:id="1504514182">
      <w:bodyDiv w:val="1"/>
      <w:marLeft w:val="0"/>
      <w:marRight w:val="0"/>
      <w:marTop w:val="0"/>
      <w:marBottom w:val="0"/>
      <w:divBdr>
        <w:top w:val="none" w:sz="0" w:space="0" w:color="auto"/>
        <w:left w:val="none" w:sz="0" w:space="0" w:color="auto"/>
        <w:bottom w:val="none" w:sz="0" w:space="0" w:color="auto"/>
        <w:right w:val="none" w:sz="0" w:space="0" w:color="auto"/>
      </w:divBdr>
    </w:div>
    <w:div w:id="1504934377">
      <w:bodyDiv w:val="1"/>
      <w:marLeft w:val="0"/>
      <w:marRight w:val="0"/>
      <w:marTop w:val="0"/>
      <w:marBottom w:val="0"/>
      <w:divBdr>
        <w:top w:val="none" w:sz="0" w:space="0" w:color="auto"/>
        <w:left w:val="none" w:sz="0" w:space="0" w:color="auto"/>
        <w:bottom w:val="none" w:sz="0" w:space="0" w:color="auto"/>
        <w:right w:val="none" w:sz="0" w:space="0" w:color="auto"/>
      </w:divBdr>
    </w:div>
    <w:div w:id="1504976972">
      <w:bodyDiv w:val="1"/>
      <w:marLeft w:val="0"/>
      <w:marRight w:val="0"/>
      <w:marTop w:val="0"/>
      <w:marBottom w:val="0"/>
      <w:divBdr>
        <w:top w:val="none" w:sz="0" w:space="0" w:color="auto"/>
        <w:left w:val="none" w:sz="0" w:space="0" w:color="auto"/>
        <w:bottom w:val="none" w:sz="0" w:space="0" w:color="auto"/>
        <w:right w:val="none" w:sz="0" w:space="0" w:color="auto"/>
      </w:divBdr>
    </w:div>
    <w:div w:id="1504977986">
      <w:bodyDiv w:val="1"/>
      <w:marLeft w:val="0"/>
      <w:marRight w:val="0"/>
      <w:marTop w:val="0"/>
      <w:marBottom w:val="0"/>
      <w:divBdr>
        <w:top w:val="none" w:sz="0" w:space="0" w:color="auto"/>
        <w:left w:val="none" w:sz="0" w:space="0" w:color="auto"/>
        <w:bottom w:val="none" w:sz="0" w:space="0" w:color="auto"/>
        <w:right w:val="none" w:sz="0" w:space="0" w:color="auto"/>
      </w:divBdr>
    </w:div>
    <w:div w:id="1505196716">
      <w:bodyDiv w:val="1"/>
      <w:marLeft w:val="0"/>
      <w:marRight w:val="0"/>
      <w:marTop w:val="0"/>
      <w:marBottom w:val="0"/>
      <w:divBdr>
        <w:top w:val="none" w:sz="0" w:space="0" w:color="auto"/>
        <w:left w:val="none" w:sz="0" w:space="0" w:color="auto"/>
        <w:bottom w:val="none" w:sz="0" w:space="0" w:color="auto"/>
        <w:right w:val="none" w:sz="0" w:space="0" w:color="auto"/>
      </w:divBdr>
    </w:div>
    <w:div w:id="1505245528">
      <w:bodyDiv w:val="1"/>
      <w:marLeft w:val="0"/>
      <w:marRight w:val="0"/>
      <w:marTop w:val="0"/>
      <w:marBottom w:val="0"/>
      <w:divBdr>
        <w:top w:val="none" w:sz="0" w:space="0" w:color="auto"/>
        <w:left w:val="none" w:sz="0" w:space="0" w:color="auto"/>
        <w:bottom w:val="none" w:sz="0" w:space="0" w:color="auto"/>
        <w:right w:val="none" w:sz="0" w:space="0" w:color="auto"/>
      </w:divBdr>
    </w:div>
    <w:div w:id="1505248179">
      <w:bodyDiv w:val="1"/>
      <w:marLeft w:val="0"/>
      <w:marRight w:val="0"/>
      <w:marTop w:val="0"/>
      <w:marBottom w:val="0"/>
      <w:divBdr>
        <w:top w:val="none" w:sz="0" w:space="0" w:color="auto"/>
        <w:left w:val="none" w:sz="0" w:space="0" w:color="auto"/>
        <w:bottom w:val="none" w:sz="0" w:space="0" w:color="auto"/>
        <w:right w:val="none" w:sz="0" w:space="0" w:color="auto"/>
      </w:divBdr>
    </w:div>
    <w:div w:id="1505320266">
      <w:bodyDiv w:val="1"/>
      <w:marLeft w:val="0"/>
      <w:marRight w:val="0"/>
      <w:marTop w:val="0"/>
      <w:marBottom w:val="0"/>
      <w:divBdr>
        <w:top w:val="none" w:sz="0" w:space="0" w:color="auto"/>
        <w:left w:val="none" w:sz="0" w:space="0" w:color="auto"/>
        <w:bottom w:val="none" w:sz="0" w:space="0" w:color="auto"/>
        <w:right w:val="none" w:sz="0" w:space="0" w:color="auto"/>
      </w:divBdr>
    </w:div>
    <w:div w:id="1505322797">
      <w:bodyDiv w:val="1"/>
      <w:marLeft w:val="0"/>
      <w:marRight w:val="0"/>
      <w:marTop w:val="0"/>
      <w:marBottom w:val="0"/>
      <w:divBdr>
        <w:top w:val="none" w:sz="0" w:space="0" w:color="auto"/>
        <w:left w:val="none" w:sz="0" w:space="0" w:color="auto"/>
        <w:bottom w:val="none" w:sz="0" w:space="0" w:color="auto"/>
        <w:right w:val="none" w:sz="0" w:space="0" w:color="auto"/>
      </w:divBdr>
    </w:div>
    <w:div w:id="1505389671">
      <w:bodyDiv w:val="1"/>
      <w:marLeft w:val="0"/>
      <w:marRight w:val="0"/>
      <w:marTop w:val="0"/>
      <w:marBottom w:val="0"/>
      <w:divBdr>
        <w:top w:val="none" w:sz="0" w:space="0" w:color="auto"/>
        <w:left w:val="none" w:sz="0" w:space="0" w:color="auto"/>
        <w:bottom w:val="none" w:sz="0" w:space="0" w:color="auto"/>
        <w:right w:val="none" w:sz="0" w:space="0" w:color="auto"/>
      </w:divBdr>
    </w:div>
    <w:div w:id="1505583936">
      <w:bodyDiv w:val="1"/>
      <w:marLeft w:val="0"/>
      <w:marRight w:val="0"/>
      <w:marTop w:val="0"/>
      <w:marBottom w:val="0"/>
      <w:divBdr>
        <w:top w:val="none" w:sz="0" w:space="0" w:color="auto"/>
        <w:left w:val="none" w:sz="0" w:space="0" w:color="auto"/>
        <w:bottom w:val="none" w:sz="0" w:space="0" w:color="auto"/>
        <w:right w:val="none" w:sz="0" w:space="0" w:color="auto"/>
      </w:divBdr>
    </w:div>
    <w:div w:id="1505627118">
      <w:bodyDiv w:val="1"/>
      <w:marLeft w:val="0"/>
      <w:marRight w:val="0"/>
      <w:marTop w:val="0"/>
      <w:marBottom w:val="0"/>
      <w:divBdr>
        <w:top w:val="none" w:sz="0" w:space="0" w:color="auto"/>
        <w:left w:val="none" w:sz="0" w:space="0" w:color="auto"/>
        <w:bottom w:val="none" w:sz="0" w:space="0" w:color="auto"/>
        <w:right w:val="none" w:sz="0" w:space="0" w:color="auto"/>
      </w:divBdr>
    </w:div>
    <w:div w:id="1505627305">
      <w:bodyDiv w:val="1"/>
      <w:marLeft w:val="0"/>
      <w:marRight w:val="0"/>
      <w:marTop w:val="0"/>
      <w:marBottom w:val="0"/>
      <w:divBdr>
        <w:top w:val="none" w:sz="0" w:space="0" w:color="auto"/>
        <w:left w:val="none" w:sz="0" w:space="0" w:color="auto"/>
        <w:bottom w:val="none" w:sz="0" w:space="0" w:color="auto"/>
        <w:right w:val="none" w:sz="0" w:space="0" w:color="auto"/>
      </w:divBdr>
    </w:div>
    <w:div w:id="1505825147">
      <w:bodyDiv w:val="1"/>
      <w:marLeft w:val="0"/>
      <w:marRight w:val="0"/>
      <w:marTop w:val="0"/>
      <w:marBottom w:val="0"/>
      <w:divBdr>
        <w:top w:val="none" w:sz="0" w:space="0" w:color="auto"/>
        <w:left w:val="none" w:sz="0" w:space="0" w:color="auto"/>
        <w:bottom w:val="none" w:sz="0" w:space="0" w:color="auto"/>
        <w:right w:val="none" w:sz="0" w:space="0" w:color="auto"/>
      </w:divBdr>
    </w:div>
    <w:div w:id="1505970020">
      <w:bodyDiv w:val="1"/>
      <w:marLeft w:val="0"/>
      <w:marRight w:val="0"/>
      <w:marTop w:val="0"/>
      <w:marBottom w:val="0"/>
      <w:divBdr>
        <w:top w:val="none" w:sz="0" w:space="0" w:color="auto"/>
        <w:left w:val="none" w:sz="0" w:space="0" w:color="auto"/>
        <w:bottom w:val="none" w:sz="0" w:space="0" w:color="auto"/>
        <w:right w:val="none" w:sz="0" w:space="0" w:color="auto"/>
      </w:divBdr>
    </w:div>
    <w:div w:id="1506239103">
      <w:bodyDiv w:val="1"/>
      <w:marLeft w:val="0"/>
      <w:marRight w:val="0"/>
      <w:marTop w:val="0"/>
      <w:marBottom w:val="0"/>
      <w:divBdr>
        <w:top w:val="none" w:sz="0" w:space="0" w:color="auto"/>
        <w:left w:val="none" w:sz="0" w:space="0" w:color="auto"/>
        <w:bottom w:val="none" w:sz="0" w:space="0" w:color="auto"/>
        <w:right w:val="none" w:sz="0" w:space="0" w:color="auto"/>
      </w:divBdr>
    </w:div>
    <w:div w:id="1506241941">
      <w:bodyDiv w:val="1"/>
      <w:marLeft w:val="0"/>
      <w:marRight w:val="0"/>
      <w:marTop w:val="0"/>
      <w:marBottom w:val="0"/>
      <w:divBdr>
        <w:top w:val="none" w:sz="0" w:space="0" w:color="auto"/>
        <w:left w:val="none" w:sz="0" w:space="0" w:color="auto"/>
        <w:bottom w:val="none" w:sz="0" w:space="0" w:color="auto"/>
        <w:right w:val="none" w:sz="0" w:space="0" w:color="auto"/>
      </w:divBdr>
    </w:div>
    <w:div w:id="1506289388">
      <w:bodyDiv w:val="1"/>
      <w:marLeft w:val="0"/>
      <w:marRight w:val="0"/>
      <w:marTop w:val="0"/>
      <w:marBottom w:val="0"/>
      <w:divBdr>
        <w:top w:val="none" w:sz="0" w:space="0" w:color="auto"/>
        <w:left w:val="none" w:sz="0" w:space="0" w:color="auto"/>
        <w:bottom w:val="none" w:sz="0" w:space="0" w:color="auto"/>
        <w:right w:val="none" w:sz="0" w:space="0" w:color="auto"/>
      </w:divBdr>
    </w:div>
    <w:div w:id="1506483068">
      <w:bodyDiv w:val="1"/>
      <w:marLeft w:val="0"/>
      <w:marRight w:val="0"/>
      <w:marTop w:val="0"/>
      <w:marBottom w:val="0"/>
      <w:divBdr>
        <w:top w:val="none" w:sz="0" w:space="0" w:color="auto"/>
        <w:left w:val="none" w:sz="0" w:space="0" w:color="auto"/>
        <w:bottom w:val="none" w:sz="0" w:space="0" w:color="auto"/>
        <w:right w:val="none" w:sz="0" w:space="0" w:color="auto"/>
      </w:divBdr>
    </w:div>
    <w:div w:id="1506558038">
      <w:bodyDiv w:val="1"/>
      <w:marLeft w:val="0"/>
      <w:marRight w:val="0"/>
      <w:marTop w:val="0"/>
      <w:marBottom w:val="0"/>
      <w:divBdr>
        <w:top w:val="none" w:sz="0" w:space="0" w:color="auto"/>
        <w:left w:val="none" w:sz="0" w:space="0" w:color="auto"/>
        <w:bottom w:val="none" w:sz="0" w:space="0" w:color="auto"/>
        <w:right w:val="none" w:sz="0" w:space="0" w:color="auto"/>
      </w:divBdr>
    </w:div>
    <w:div w:id="1506897562">
      <w:bodyDiv w:val="1"/>
      <w:marLeft w:val="0"/>
      <w:marRight w:val="0"/>
      <w:marTop w:val="0"/>
      <w:marBottom w:val="0"/>
      <w:divBdr>
        <w:top w:val="none" w:sz="0" w:space="0" w:color="auto"/>
        <w:left w:val="none" w:sz="0" w:space="0" w:color="auto"/>
        <w:bottom w:val="none" w:sz="0" w:space="0" w:color="auto"/>
        <w:right w:val="none" w:sz="0" w:space="0" w:color="auto"/>
      </w:divBdr>
    </w:div>
    <w:div w:id="1506936610">
      <w:bodyDiv w:val="1"/>
      <w:marLeft w:val="0"/>
      <w:marRight w:val="0"/>
      <w:marTop w:val="0"/>
      <w:marBottom w:val="0"/>
      <w:divBdr>
        <w:top w:val="none" w:sz="0" w:space="0" w:color="auto"/>
        <w:left w:val="none" w:sz="0" w:space="0" w:color="auto"/>
        <w:bottom w:val="none" w:sz="0" w:space="0" w:color="auto"/>
        <w:right w:val="none" w:sz="0" w:space="0" w:color="auto"/>
      </w:divBdr>
    </w:div>
    <w:div w:id="1507011844">
      <w:bodyDiv w:val="1"/>
      <w:marLeft w:val="0"/>
      <w:marRight w:val="0"/>
      <w:marTop w:val="0"/>
      <w:marBottom w:val="0"/>
      <w:divBdr>
        <w:top w:val="none" w:sz="0" w:space="0" w:color="auto"/>
        <w:left w:val="none" w:sz="0" w:space="0" w:color="auto"/>
        <w:bottom w:val="none" w:sz="0" w:space="0" w:color="auto"/>
        <w:right w:val="none" w:sz="0" w:space="0" w:color="auto"/>
      </w:divBdr>
    </w:div>
    <w:div w:id="1507671217">
      <w:bodyDiv w:val="1"/>
      <w:marLeft w:val="0"/>
      <w:marRight w:val="0"/>
      <w:marTop w:val="0"/>
      <w:marBottom w:val="0"/>
      <w:divBdr>
        <w:top w:val="none" w:sz="0" w:space="0" w:color="auto"/>
        <w:left w:val="none" w:sz="0" w:space="0" w:color="auto"/>
        <w:bottom w:val="none" w:sz="0" w:space="0" w:color="auto"/>
        <w:right w:val="none" w:sz="0" w:space="0" w:color="auto"/>
      </w:divBdr>
    </w:div>
    <w:div w:id="1507746856">
      <w:bodyDiv w:val="1"/>
      <w:marLeft w:val="0"/>
      <w:marRight w:val="0"/>
      <w:marTop w:val="0"/>
      <w:marBottom w:val="0"/>
      <w:divBdr>
        <w:top w:val="none" w:sz="0" w:space="0" w:color="auto"/>
        <w:left w:val="none" w:sz="0" w:space="0" w:color="auto"/>
        <w:bottom w:val="none" w:sz="0" w:space="0" w:color="auto"/>
        <w:right w:val="none" w:sz="0" w:space="0" w:color="auto"/>
      </w:divBdr>
    </w:div>
    <w:div w:id="1507793472">
      <w:bodyDiv w:val="1"/>
      <w:marLeft w:val="0"/>
      <w:marRight w:val="0"/>
      <w:marTop w:val="0"/>
      <w:marBottom w:val="0"/>
      <w:divBdr>
        <w:top w:val="none" w:sz="0" w:space="0" w:color="auto"/>
        <w:left w:val="none" w:sz="0" w:space="0" w:color="auto"/>
        <w:bottom w:val="none" w:sz="0" w:space="0" w:color="auto"/>
        <w:right w:val="none" w:sz="0" w:space="0" w:color="auto"/>
      </w:divBdr>
    </w:div>
    <w:div w:id="1507983688">
      <w:bodyDiv w:val="1"/>
      <w:marLeft w:val="0"/>
      <w:marRight w:val="0"/>
      <w:marTop w:val="0"/>
      <w:marBottom w:val="0"/>
      <w:divBdr>
        <w:top w:val="none" w:sz="0" w:space="0" w:color="auto"/>
        <w:left w:val="none" w:sz="0" w:space="0" w:color="auto"/>
        <w:bottom w:val="none" w:sz="0" w:space="0" w:color="auto"/>
        <w:right w:val="none" w:sz="0" w:space="0" w:color="auto"/>
      </w:divBdr>
    </w:div>
    <w:div w:id="1508248693">
      <w:bodyDiv w:val="1"/>
      <w:marLeft w:val="0"/>
      <w:marRight w:val="0"/>
      <w:marTop w:val="0"/>
      <w:marBottom w:val="0"/>
      <w:divBdr>
        <w:top w:val="none" w:sz="0" w:space="0" w:color="auto"/>
        <w:left w:val="none" w:sz="0" w:space="0" w:color="auto"/>
        <w:bottom w:val="none" w:sz="0" w:space="0" w:color="auto"/>
        <w:right w:val="none" w:sz="0" w:space="0" w:color="auto"/>
      </w:divBdr>
    </w:div>
    <w:div w:id="1508472474">
      <w:bodyDiv w:val="1"/>
      <w:marLeft w:val="0"/>
      <w:marRight w:val="0"/>
      <w:marTop w:val="0"/>
      <w:marBottom w:val="0"/>
      <w:divBdr>
        <w:top w:val="none" w:sz="0" w:space="0" w:color="auto"/>
        <w:left w:val="none" w:sz="0" w:space="0" w:color="auto"/>
        <w:bottom w:val="none" w:sz="0" w:space="0" w:color="auto"/>
        <w:right w:val="none" w:sz="0" w:space="0" w:color="auto"/>
      </w:divBdr>
    </w:div>
    <w:div w:id="1508670110">
      <w:bodyDiv w:val="1"/>
      <w:marLeft w:val="0"/>
      <w:marRight w:val="0"/>
      <w:marTop w:val="0"/>
      <w:marBottom w:val="0"/>
      <w:divBdr>
        <w:top w:val="none" w:sz="0" w:space="0" w:color="auto"/>
        <w:left w:val="none" w:sz="0" w:space="0" w:color="auto"/>
        <w:bottom w:val="none" w:sz="0" w:space="0" w:color="auto"/>
        <w:right w:val="none" w:sz="0" w:space="0" w:color="auto"/>
      </w:divBdr>
    </w:div>
    <w:div w:id="1509175121">
      <w:bodyDiv w:val="1"/>
      <w:marLeft w:val="0"/>
      <w:marRight w:val="0"/>
      <w:marTop w:val="0"/>
      <w:marBottom w:val="0"/>
      <w:divBdr>
        <w:top w:val="none" w:sz="0" w:space="0" w:color="auto"/>
        <w:left w:val="none" w:sz="0" w:space="0" w:color="auto"/>
        <w:bottom w:val="none" w:sz="0" w:space="0" w:color="auto"/>
        <w:right w:val="none" w:sz="0" w:space="0" w:color="auto"/>
      </w:divBdr>
    </w:div>
    <w:div w:id="1509325001">
      <w:bodyDiv w:val="1"/>
      <w:marLeft w:val="0"/>
      <w:marRight w:val="0"/>
      <w:marTop w:val="0"/>
      <w:marBottom w:val="0"/>
      <w:divBdr>
        <w:top w:val="none" w:sz="0" w:space="0" w:color="auto"/>
        <w:left w:val="none" w:sz="0" w:space="0" w:color="auto"/>
        <w:bottom w:val="none" w:sz="0" w:space="0" w:color="auto"/>
        <w:right w:val="none" w:sz="0" w:space="0" w:color="auto"/>
      </w:divBdr>
    </w:div>
    <w:div w:id="1509365694">
      <w:bodyDiv w:val="1"/>
      <w:marLeft w:val="0"/>
      <w:marRight w:val="0"/>
      <w:marTop w:val="0"/>
      <w:marBottom w:val="0"/>
      <w:divBdr>
        <w:top w:val="none" w:sz="0" w:space="0" w:color="auto"/>
        <w:left w:val="none" w:sz="0" w:space="0" w:color="auto"/>
        <w:bottom w:val="none" w:sz="0" w:space="0" w:color="auto"/>
        <w:right w:val="none" w:sz="0" w:space="0" w:color="auto"/>
      </w:divBdr>
    </w:div>
    <w:div w:id="1509370876">
      <w:bodyDiv w:val="1"/>
      <w:marLeft w:val="0"/>
      <w:marRight w:val="0"/>
      <w:marTop w:val="0"/>
      <w:marBottom w:val="0"/>
      <w:divBdr>
        <w:top w:val="none" w:sz="0" w:space="0" w:color="auto"/>
        <w:left w:val="none" w:sz="0" w:space="0" w:color="auto"/>
        <w:bottom w:val="none" w:sz="0" w:space="0" w:color="auto"/>
        <w:right w:val="none" w:sz="0" w:space="0" w:color="auto"/>
      </w:divBdr>
    </w:div>
    <w:div w:id="1509632972">
      <w:bodyDiv w:val="1"/>
      <w:marLeft w:val="0"/>
      <w:marRight w:val="0"/>
      <w:marTop w:val="0"/>
      <w:marBottom w:val="0"/>
      <w:divBdr>
        <w:top w:val="none" w:sz="0" w:space="0" w:color="auto"/>
        <w:left w:val="none" w:sz="0" w:space="0" w:color="auto"/>
        <w:bottom w:val="none" w:sz="0" w:space="0" w:color="auto"/>
        <w:right w:val="none" w:sz="0" w:space="0" w:color="auto"/>
      </w:divBdr>
    </w:div>
    <w:div w:id="1509755376">
      <w:bodyDiv w:val="1"/>
      <w:marLeft w:val="0"/>
      <w:marRight w:val="0"/>
      <w:marTop w:val="0"/>
      <w:marBottom w:val="0"/>
      <w:divBdr>
        <w:top w:val="none" w:sz="0" w:space="0" w:color="auto"/>
        <w:left w:val="none" w:sz="0" w:space="0" w:color="auto"/>
        <w:bottom w:val="none" w:sz="0" w:space="0" w:color="auto"/>
        <w:right w:val="none" w:sz="0" w:space="0" w:color="auto"/>
      </w:divBdr>
    </w:div>
    <w:div w:id="1510289558">
      <w:bodyDiv w:val="1"/>
      <w:marLeft w:val="0"/>
      <w:marRight w:val="0"/>
      <w:marTop w:val="0"/>
      <w:marBottom w:val="0"/>
      <w:divBdr>
        <w:top w:val="none" w:sz="0" w:space="0" w:color="auto"/>
        <w:left w:val="none" w:sz="0" w:space="0" w:color="auto"/>
        <w:bottom w:val="none" w:sz="0" w:space="0" w:color="auto"/>
        <w:right w:val="none" w:sz="0" w:space="0" w:color="auto"/>
      </w:divBdr>
    </w:div>
    <w:div w:id="1510292603">
      <w:bodyDiv w:val="1"/>
      <w:marLeft w:val="0"/>
      <w:marRight w:val="0"/>
      <w:marTop w:val="0"/>
      <w:marBottom w:val="0"/>
      <w:divBdr>
        <w:top w:val="none" w:sz="0" w:space="0" w:color="auto"/>
        <w:left w:val="none" w:sz="0" w:space="0" w:color="auto"/>
        <w:bottom w:val="none" w:sz="0" w:space="0" w:color="auto"/>
        <w:right w:val="none" w:sz="0" w:space="0" w:color="auto"/>
      </w:divBdr>
    </w:div>
    <w:div w:id="1510949486">
      <w:bodyDiv w:val="1"/>
      <w:marLeft w:val="0"/>
      <w:marRight w:val="0"/>
      <w:marTop w:val="0"/>
      <w:marBottom w:val="0"/>
      <w:divBdr>
        <w:top w:val="none" w:sz="0" w:space="0" w:color="auto"/>
        <w:left w:val="none" w:sz="0" w:space="0" w:color="auto"/>
        <w:bottom w:val="none" w:sz="0" w:space="0" w:color="auto"/>
        <w:right w:val="none" w:sz="0" w:space="0" w:color="auto"/>
      </w:divBdr>
    </w:div>
    <w:div w:id="1511287526">
      <w:bodyDiv w:val="1"/>
      <w:marLeft w:val="0"/>
      <w:marRight w:val="0"/>
      <w:marTop w:val="0"/>
      <w:marBottom w:val="0"/>
      <w:divBdr>
        <w:top w:val="none" w:sz="0" w:space="0" w:color="auto"/>
        <w:left w:val="none" w:sz="0" w:space="0" w:color="auto"/>
        <w:bottom w:val="none" w:sz="0" w:space="0" w:color="auto"/>
        <w:right w:val="none" w:sz="0" w:space="0" w:color="auto"/>
      </w:divBdr>
    </w:div>
    <w:div w:id="1511290550">
      <w:bodyDiv w:val="1"/>
      <w:marLeft w:val="0"/>
      <w:marRight w:val="0"/>
      <w:marTop w:val="0"/>
      <w:marBottom w:val="0"/>
      <w:divBdr>
        <w:top w:val="none" w:sz="0" w:space="0" w:color="auto"/>
        <w:left w:val="none" w:sz="0" w:space="0" w:color="auto"/>
        <w:bottom w:val="none" w:sz="0" w:space="0" w:color="auto"/>
        <w:right w:val="none" w:sz="0" w:space="0" w:color="auto"/>
      </w:divBdr>
    </w:div>
    <w:div w:id="1511338379">
      <w:bodyDiv w:val="1"/>
      <w:marLeft w:val="0"/>
      <w:marRight w:val="0"/>
      <w:marTop w:val="0"/>
      <w:marBottom w:val="0"/>
      <w:divBdr>
        <w:top w:val="none" w:sz="0" w:space="0" w:color="auto"/>
        <w:left w:val="none" w:sz="0" w:space="0" w:color="auto"/>
        <w:bottom w:val="none" w:sz="0" w:space="0" w:color="auto"/>
        <w:right w:val="none" w:sz="0" w:space="0" w:color="auto"/>
      </w:divBdr>
    </w:div>
    <w:div w:id="1511487045">
      <w:bodyDiv w:val="1"/>
      <w:marLeft w:val="0"/>
      <w:marRight w:val="0"/>
      <w:marTop w:val="0"/>
      <w:marBottom w:val="0"/>
      <w:divBdr>
        <w:top w:val="none" w:sz="0" w:space="0" w:color="auto"/>
        <w:left w:val="none" w:sz="0" w:space="0" w:color="auto"/>
        <w:bottom w:val="none" w:sz="0" w:space="0" w:color="auto"/>
        <w:right w:val="none" w:sz="0" w:space="0" w:color="auto"/>
      </w:divBdr>
    </w:div>
    <w:div w:id="1511489422">
      <w:bodyDiv w:val="1"/>
      <w:marLeft w:val="0"/>
      <w:marRight w:val="0"/>
      <w:marTop w:val="0"/>
      <w:marBottom w:val="0"/>
      <w:divBdr>
        <w:top w:val="none" w:sz="0" w:space="0" w:color="auto"/>
        <w:left w:val="none" w:sz="0" w:space="0" w:color="auto"/>
        <w:bottom w:val="none" w:sz="0" w:space="0" w:color="auto"/>
        <w:right w:val="none" w:sz="0" w:space="0" w:color="auto"/>
      </w:divBdr>
    </w:div>
    <w:div w:id="1511529401">
      <w:bodyDiv w:val="1"/>
      <w:marLeft w:val="0"/>
      <w:marRight w:val="0"/>
      <w:marTop w:val="0"/>
      <w:marBottom w:val="0"/>
      <w:divBdr>
        <w:top w:val="none" w:sz="0" w:space="0" w:color="auto"/>
        <w:left w:val="none" w:sz="0" w:space="0" w:color="auto"/>
        <w:bottom w:val="none" w:sz="0" w:space="0" w:color="auto"/>
        <w:right w:val="none" w:sz="0" w:space="0" w:color="auto"/>
      </w:divBdr>
    </w:div>
    <w:div w:id="1511797894">
      <w:bodyDiv w:val="1"/>
      <w:marLeft w:val="0"/>
      <w:marRight w:val="0"/>
      <w:marTop w:val="0"/>
      <w:marBottom w:val="0"/>
      <w:divBdr>
        <w:top w:val="none" w:sz="0" w:space="0" w:color="auto"/>
        <w:left w:val="none" w:sz="0" w:space="0" w:color="auto"/>
        <w:bottom w:val="none" w:sz="0" w:space="0" w:color="auto"/>
        <w:right w:val="none" w:sz="0" w:space="0" w:color="auto"/>
      </w:divBdr>
    </w:div>
    <w:div w:id="1511872438">
      <w:bodyDiv w:val="1"/>
      <w:marLeft w:val="0"/>
      <w:marRight w:val="0"/>
      <w:marTop w:val="0"/>
      <w:marBottom w:val="0"/>
      <w:divBdr>
        <w:top w:val="none" w:sz="0" w:space="0" w:color="auto"/>
        <w:left w:val="none" w:sz="0" w:space="0" w:color="auto"/>
        <w:bottom w:val="none" w:sz="0" w:space="0" w:color="auto"/>
        <w:right w:val="none" w:sz="0" w:space="0" w:color="auto"/>
      </w:divBdr>
    </w:div>
    <w:div w:id="1511945504">
      <w:bodyDiv w:val="1"/>
      <w:marLeft w:val="0"/>
      <w:marRight w:val="0"/>
      <w:marTop w:val="0"/>
      <w:marBottom w:val="0"/>
      <w:divBdr>
        <w:top w:val="none" w:sz="0" w:space="0" w:color="auto"/>
        <w:left w:val="none" w:sz="0" w:space="0" w:color="auto"/>
        <w:bottom w:val="none" w:sz="0" w:space="0" w:color="auto"/>
        <w:right w:val="none" w:sz="0" w:space="0" w:color="auto"/>
      </w:divBdr>
    </w:div>
    <w:div w:id="1512061539">
      <w:bodyDiv w:val="1"/>
      <w:marLeft w:val="0"/>
      <w:marRight w:val="0"/>
      <w:marTop w:val="0"/>
      <w:marBottom w:val="0"/>
      <w:divBdr>
        <w:top w:val="none" w:sz="0" w:space="0" w:color="auto"/>
        <w:left w:val="none" w:sz="0" w:space="0" w:color="auto"/>
        <w:bottom w:val="none" w:sz="0" w:space="0" w:color="auto"/>
        <w:right w:val="none" w:sz="0" w:space="0" w:color="auto"/>
      </w:divBdr>
    </w:div>
    <w:div w:id="1512375969">
      <w:bodyDiv w:val="1"/>
      <w:marLeft w:val="0"/>
      <w:marRight w:val="0"/>
      <w:marTop w:val="0"/>
      <w:marBottom w:val="0"/>
      <w:divBdr>
        <w:top w:val="none" w:sz="0" w:space="0" w:color="auto"/>
        <w:left w:val="none" w:sz="0" w:space="0" w:color="auto"/>
        <w:bottom w:val="none" w:sz="0" w:space="0" w:color="auto"/>
        <w:right w:val="none" w:sz="0" w:space="0" w:color="auto"/>
      </w:divBdr>
    </w:div>
    <w:div w:id="1512455712">
      <w:bodyDiv w:val="1"/>
      <w:marLeft w:val="0"/>
      <w:marRight w:val="0"/>
      <w:marTop w:val="0"/>
      <w:marBottom w:val="0"/>
      <w:divBdr>
        <w:top w:val="none" w:sz="0" w:space="0" w:color="auto"/>
        <w:left w:val="none" w:sz="0" w:space="0" w:color="auto"/>
        <w:bottom w:val="none" w:sz="0" w:space="0" w:color="auto"/>
        <w:right w:val="none" w:sz="0" w:space="0" w:color="auto"/>
      </w:divBdr>
    </w:div>
    <w:div w:id="1512526767">
      <w:bodyDiv w:val="1"/>
      <w:marLeft w:val="0"/>
      <w:marRight w:val="0"/>
      <w:marTop w:val="0"/>
      <w:marBottom w:val="0"/>
      <w:divBdr>
        <w:top w:val="none" w:sz="0" w:space="0" w:color="auto"/>
        <w:left w:val="none" w:sz="0" w:space="0" w:color="auto"/>
        <w:bottom w:val="none" w:sz="0" w:space="0" w:color="auto"/>
        <w:right w:val="none" w:sz="0" w:space="0" w:color="auto"/>
      </w:divBdr>
    </w:div>
    <w:div w:id="1513029685">
      <w:bodyDiv w:val="1"/>
      <w:marLeft w:val="0"/>
      <w:marRight w:val="0"/>
      <w:marTop w:val="0"/>
      <w:marBottom w:val="0"/>
      <w:divBdr>
        <w:top w:val="none" w:sz="0" w:space="0" w:color="auto"/>
        <w:left w:val="none" w:sz="0" w:space="0" w:color="auto"/>
        <w:bottom w:val="none" w:sz="0" w:space="0" w:color="auto"/>
        <w:right w:val="none" w:sz="0" w:space="0" w:color="auto"/>
      </w:divBdr>
    </w:div>
    <w:div w:id="1513106812">
      <w:bodyDiv w:val="1"/>
      <w:marLeft w:val="0"/>
      <w:marRight w:val="0"/>
      <w:marTop w:val="0"/>
      <w:marBottom w:val="0"/>
      <w:divBdr>
        <w:top w:val="none" w:sz="0" w:space="0" w:color="auto"/>
        <w:left w:val="none" w:sz="0" w:space="0" w:color="auto"/>
        <w:bottom w:val="none" w:sz="0" w:space="0" w:color="auto"/>
        <w:right w:val="none" w:sz="0" w:space="0" w:color="auto"/>
      </w:divBdr>
    </w:div>
    <w:div w:id="1513446379">
      <w:bodyDiv w:val="1"/>
      <w:marLeft w:val="0"/>
      <w:marRight w:val="0"/>
      <w:marTop w:val="0"/>
      <w:marBottom w:val="0"/>
      <w:divBdr>
        <w:top w:val="none" w:sz="0" w:space="0" w:color="auto"/>
        <w:left w:val="none" w:sz="0" w:space="0" w:color="auto"/>
        <w:bottom w:val="none" w:sz="0" w:space="0" w:color="auto"/>
        <w:right w:val="none" w:sz="0" w:space="0" w:color="auto"/>
      </w:divBdr>
    </w:div>
    <w:div w:id="1513641989">
      <w:bodyDiv w:val="1"/>
      <w:marLeft w:val="0"/>
      <w:marRight w:val="0"/>
      <w:marTop w:val="0"/>
      <w:marBottom w:val="0"/>
      <w:divBdr>
        <w:top w:val="none" w:sz="0" w:space="0" w:color="auto"/>
        <w:left w:val="none" w:sz="0" w:space="0" w:color="auto"/>
        <w:bottom w:val="none" w:sz="0" w:space="0" w:color="auto"/>
        <w:right w:val="none" w:sz="0" w:space="0" w:color="auto"/>
      </w:divBdr>
    </w:div>
    <w:div w:id="1513834612">
      <w:bodyDiv w:val="1"/>
      <w:marLeft w:val="0"/>
      <w:marRight w:val="0"/>
      <w:marTop w:val="0"/>
      <w:marBottom w:val="0"/>
      <w:divBdr>
        <w:top w:val="none" w:sz="0" w:space="0" w:color="auto"/>
        <w:left w:val="none" w:sz="0" w:space="0" w:color="auto"/>
        <w:bottom w:val="none" w:sz="0" w:space="0" w:color="auto"/>
        <w:right w:val="none" w:sz="0" w:space="0" w:color="auto"/>
      </w:divBdr>
    </w:div>
    <w:div w:id="1513908829">
      <w:bodyDiv w:val="1"/>
      <w:marLeft w:val="0"/>
      <w:marRight w:val="0"/>
      <w:marTop w:val="0"/>
      <w:marBottom w:val="0"/>
      <w:divBdr>
        <w:top w:val="none" w:sz="0" w:space="0" w:color="auto"/>
        <w:left w:val="none" w:sz="0" w:space="0" w:color="auto"/>
        <w:bottom w:val="none" w:sz="0" w:space="0" w:color="auto"/>
        <w:right w:val="none" w:sz="0" w:space="0" w:color="auto"/>
      </w:divBdr>
    </w:div>
    <w:div w:id="1513911192">
      <w:bodyDiv w:val="1"/>
      <w:marLeft w:val="0"/>
      <w:marRight w:val="0"/>
      <w:marTop w:val="0"/>
      <w:marBottom w:val="0"/>
      <w:divBdr>
        <w:top w:val="none" w:sz="0" w:space="0" w:color="auto"/>
        <w:left w:val="none" w:sz="0" w:space="0" w:color="auto"/>
        <w:bottom w:val="none" w:sz="0" w:space="0" w:color="auto"/>
        <w:right w:val="none" w:sz="0" w:space="0" w:color="auto"/>
      </w:divBdr>
    </w:div>
    <w:div w:id="1513951788">
      <w:bodyDiv w:val="1"/>
      <w:marLeft w:val="0"/>
      <w:marRight w:val="0"/>
      <w:marTop w:val="0"/>
      <w:marBottom w:val="0"/>
      <w:divBdr>
        <w:top w:val="none" w:sz="0" w:space="0" w:color="auto"/>
        <w:left w:val="none" w:sz="0" w:space="0" w:color="auto"/>
        <w:bottom w:val="none" w:sz="0" w:space="0" w:color="auto"/>
        <w:right w:val="none" w:sz="0" w:space="0" w:color="auto"/>
      </w:divBdr>
    </w:div>
    <w:div w:id="1514028860">
      <w:bodyDiv w:val="1"/>
      <w:marLeft w:val="0"/>
      <w:marRight w:val="0"/>
      <w:marTop w:val="0"/>
      <w:marBottom w:val="0"/>
      <w:divBdr>
        <w:top w:val="none" w:sz="0" w:space="0" w:color="auto"/>
        <w:left w:val="none" w:sz="0" w:space="0" w:color="auto"/>
        <w:bottom w:val="none" w:sz="0" w:space="0" w:color="auto"/>
        <w:right w:val="none" w:sz="0" w:space="0" w:color="auto"/>
      </w:divBdr>
    </w:div>
    <w:div w:id="1514103147">
      <w:bodyDiv w:val="1"/>
      <w:marLeft w:val="0"/>
      <w:marRight w:val="0"/>
      <w:marTop w:val="0"/>
      <w:marBottom w:val="0"/>
      <w:divBdr>
        <w:top w:val="none" w:sz="0" w:space="0" w:color="auto"/>
        <w:left w:val="none" w:sz="0" w:space="0" w:color="auto"/>
        <w:bottom w:val="none" w:sz="0" w:space="0" w:color="auto"/>
        <w:right w:val="none" w:sz="0" w:space="0" w:color="auto"/>
      </w:divBdr>
    </w:div>
    <w:div w:id="1514148425">
      <w:bodyDiv w:val="1"/>
      <w:marLeft w:val="0"/>
      <w:marRight w:val="0"/>
      <w:marTop w:val="0"/>
      <w:marBottom w:val="0"/>
      <w:divBdr>
        <w:top w:val="none" w:sz="0" w:space="0" w:color="auto"/>
        <w:left w:val="none" w:sz="0" w:space="0" w:color="auto"/>
        <w:bottom w:val="none" w:sz="0" w:space="0" w:color="auto"/>
        <w:right w:val="none" w:sz="0" w:space="0" w:color="auto"/>
      </w:divBdr>
    </w:div>
    <w:div w:id="1514225084">
      <w:bodyDiv w:val="1"/>
      <w:marLeft w:val="0"/>
      <w:marRight w:val="0"/>
      <w:marTop w:val="0"/>
      <w:marBottom w:val="0"/>
      <w:divBdr>
        <w:top w:val="none" w:sz="0" w:space="0" w:color="auto"/>
        <w:left w:val="none" w:sz="0" w:space="0" w:color="auto"/>
        <w:bottom w:val="none" w:sz="0" w:space="0" w:color="auto"/>
        <w:right w:val="none" w:sz="0" w:space="0" w:color="auto"/>
      </w:divBdr>
    </w:div>
    <w:div w:id="1514226215">
      <w:bodyDiv w:val="1"/>
      <w:marLeft w:val="0"/>
      <w:marRight w:val="0"/>
      <w:marTop w:val="0"/>
      <w:marBottom w:val="0"/>
      <w:divBdr>
        <w:top w:val="none" w:sz="0" w:space="0" w:color="auto"/>
        <w:left w:val="none" w:sz="0" w:space="0" w:color="auto"/>
        <w:bottom w:val="none" w:sz="0" w:space="0" w:color="auto"/>
        <w:right w:val="none" w:sz="0" w:space="0" w:color="auto"/>
      </w:divBdr>
    </w:div>
    <w:div w:id="1514420792">
      <w:bodyDiv w:val="1"/>
      <w:marLeft w:val="0"/>
      <w:marRight w:val="0"/>
      <w:marTop w:val="0"/>
      <w:marBottom w:val="0"/>
      <w:divBdr>
        <w:top w:val="none" w:sz="0" w:space="0" w:color="auto"/>
        <w:left w:val="none" w:sz="0" w:space="0" w:color="auto"/>
        <w:bottom w:val="none" w:sz="0" w:space="0" w:color="auto"/>
        <w:right w:val="none" w:sz="0" w:space="0" w:color="auto"/>
      </w:divBdr>
    </w:div>
    <w:div w:id="1514490499">
      <w:bodyDiv w:val="1"/>
      <w:marLeft w:val="0"/>
      <w:marRight w:val="0"/>
      <w:marTop w:val="0"/>
      <w:marBottom w:val="0"/>
      <w:divBdr>
        <w:top w:val="none" w:sz="0" w:space="0" w:color="auto"/>
        <w:left w:val="none" w:sz="0" w:space="0" w:color="auto"/>
        <w:bottom w:val="none" w:sz="0" w:space="0" w:color="auto"/>
        <w:right w:val="none" w:sz="0" w:space="0" w:color="auto"/>
      </w:divBdr>
    </w:div>
    <w:div w:id="1514613080">
      <w:bodyDiv w:val="1"/>
      <w:marLeft w:val="0"/>
      <w:marRight w:val="0"/>
      <w:marTop w:val="0"/>
      <w:marBottom w:val="0"/>
      <w:divBdr>
        <w:top w:val="none" w:sz="0" w:space="0" w:color="auto"/>
        <w:left w:val="none" w:sz="0" w:space="0" w:color="auto"/>
        <w:bottom w:val="none" w:sz="0" w:space="0" w:color="auto"/>
        <w:right w:val="none" w:sz="0" w:space="0" w:color="auto"/>
      </w:divBdr>
    </w:div>
    <w:div w:id="1514764676">
      <w:bodyDiv w:val="1"/>
      <w:marLeft w:val="0"/>
      <w:marRight w:val="0"/>
      <w:marTop w:val="0"/>
      <w:marBottom w:val="0"/>
      <w:divBdr>
        <w:top w:val="none" w:sz="0" w:space="0" w:color="auto"/>
        <w:left w:val="none" w:sz="0" w:space="0" w:color="auto"/>
        <w:bottom w:val="none" w:sz="0" w:space="0" w:color="auto"/>
        <w:right w:val="none" w:sz="0" w:space="0" w:color="auto"/>
      </w:divBdr>
    </w:div>
    <w:div w:id="1515219635">
      <w:bodyDiv w:val="1"/>
      <w:marLeft w:val="0"/>
      <w:marRight w:val="0"/>
      <w:marTop w:val="0"/>
      <w:marBottom w:val="0"/>
      <w:divBdr>
        <w:top w:val="none" w:sz="0" w:space="0" w:color="auto"/>
        <w:left w:val="none" w:sz="0" w:space="0" w:color="auto"/>
        <w:bottom w:val="none" w:sz="0" w:space="0" w:color="auto"/>
        <w:right w:val="none" w:sz="0" w:space="0" w:color="auto"/>
      </w:divBdr>
    </w:div>
    <w:div w:id="1515726461">
      <w:bodyDiv w:val="1"/>
      <w:marLeft w:val="0"/>
      <w:marRight w:val="0"/>
      <w:marTop w:val="0"/>
      <w:marBottom w:val="0"/>
      <w:divBdr>
        <w:top w:val="none" w:sz="0" w:space="0" w:color="auto"/>
        <w:left w:val="none" w:sz="0" w:space="0" w:color="auto"/>
        <w:bottom w:val="none" w:sz="0" w:space="0" w:color="auto"/>
        <w:right w:val="none" w:sz="0" w:space="0" w:color="auto"/>
      </w:divBdr>
    </w:div>
    <w:div w:id="1515998235">
      <w:bodyDiv w:val="1"/>
      <w:marLeft w:val="0"/>
      <w:marRight w:val="0"/>
      <w:marTop w:val="0"/>
      <w:marBottom w:val="0"/>
      <w:divBdr>
        <w:top w:val="none" w:sz="0" w:space="0" w:color="auto"/>
        <w:left w:val="none" w:sz="0" w:space="0" w:color="auto"/>
        <w:bottom w:val="none" w:sz="0" w:space="0" w:color="auto"/>
        <w:right w:val="none" w:sz="0" w:space="0" w:color="auto"/>
      </w:divBdr>
    </w:div>
    <w:div w:id="1516000987">
      <w:bodyDiv w:val="1"/>
      <w:marLeft w:val="0"/>
      <w:marRight w:val="0"/>
      <w:marTop w:val="0"/>
      <w:marBottom w:val="0"/>
      <w:divBdr>
        <w:top w:val="none" w:sz="0" w:space="0" w:color="auto"/>
        <w:left w:val="none" w:sz="0" w:space="0" w:color="auto"/>
        <w:bottom w:val="none" w:sz="0" w:space="0" w:color="auto"/>
        <w:right w:val="none" w:sz="0" w:space="0" w:color="auto"/>
      </w:divBdr>
    </w:div>
    <w:div w:id="1516075376">
      <w:bodyDiv w:val="1"/>
      <w:marLeft w:val="0"/>
      <w:marRight w:val="0"/>
      <w:marTop w:val="0"/>
      <w:marBottom w:val="0"/>
      <w:divBdr>
        <w:top w:val="none" w:sz="0" w:space="0" w:color="auto"/>
        <w:left w:val="none" w:sz="0" w:space="0" w:color="auto"/>
        <w:bottom w:val="none" w:sz="0" w:space="0" w:color="auto"/>
        <w:right w:val="none" w:sz="0" w:space="0" w:color="auto"/>
      </w:divBdr>
    </w:div>
    <w:div w:id="1516380246">
      <w:bodyDiv w:val="1"/>
      <w:marLeft w:val="0"/>
      <w:marRight w:val="0"/>
      <w:marTop w:val="0"/>
      <w:marBottom w:val="0"/>
      <w:divBdr>
        <w:top w:val="none" w:sz="0" w:space="0" w:color="auto"/>
        <w:left w:val="none" w:sz="0" w:space="0" w:color="auto"/>
        <w:bottom w:val="none" w:sz="0" w:space="0" w:color="auto"/>
        <w:right w:val="none" w:sz="0" w:space="0" w:color="auto"/>
      </w:divBdr>
    </w:div>
    <w:div w:id="1516382191">
      <w:bodyDiv w:val="1"/>
      <w:marLeft w:val="0"/>
      <w:marRight w:val="0"/>
      <w:marTop w:val="0"/>
      <w:marBottom w:val="0"/>
      <w:divBdr>
        <w:top w:val="none" w:sz="0" w:space="0" w:color="auto"/>
        <w:left w:val="none" w:sz="0" w:space="0" w:color="auto"/>
        <w:bottom w:val="none" w:sz="0" w:space="0" w:color="auto"/>
        <w:right w:val="none" w:sz="0" w:space="0" w:color="auto"/>
      </w:divBdr>
    </w:div>
    <w:div w:id="1516457661">
      <w:bodyDiv w:val="1"/>
      <w:marLeft w:val="0"/>
      <w:marRight w:val="0"/>
      <w:marTop w:val="0"/>
      <w:marBottom w:val="0"/>
      <w:divBdr>
        <w:top w:val="none" w:sz="0" w:space="0" w:color="auto"/>
        <w:left w:val="none" w:sz="0" w:space="0" w:color="auto"/>
        <w:bottom w:val="none" w:sz="0" w:space="0" w:color="auto"/>
        <w:right w:val="none" w:sz="0" w:space="0" w:color="auto"/>
      </w:divBdr>
    </w:div>
    <w:div w:id="1516728935">
      <w:bodyDiv w:val="1"/>
      <w:marLeft w:val="0"/>
      <w:marRight w:val="0"/>
      <w:marTop w:val="0"/>
      <w:marBottom w:val="0"/>
      <w:divBdr>
        <w:top w:val="none" w:sz="0" w:space="0" w:color="auto"/>
        <w:left w:val="none" w:sz="0" w:space="0" w:color="auto"/>
        <w:bottom w:val="none" w:sz="0" w:space="0" w:color="auto"/>
        <w:right w:val="none" w:sz="0" w:space="0" w:color="auto"/>
      </w:divBdr>
    </w:div>
    <w:div w:id="1516916557">
      <w:bodyDiv w:val="1"/>
      <w:marLeft w:val="0"/>
      <w:marRight w:val="0"/>
      <w:marTop w:val="0"/>
      <w:marBottom w:val="0"/>
      <w:divBdr>
        <w:top w:val="none" w:sz="0" w:space="0" w:color="auto"/>
        <w:left w:val="none" w:sz="0" w:space="0" w:color="auto"/>
        <w:bottom w:val="none" w:sz="0" w:space="0" w:color="auto"/>
        <w:right w:val="none" w:sz="0" w:space="0" w:color="auto"/>
      </w:divBdr>
    </w:div>
    <w:div w:id="1516920870">
      <w:bodyDiv w:val="1"/>
      <w:marLeft w:val="0"/>
      <w:marRight w:val="0"/>
      <w:marTop w:val="0"/>
      <w:marBottom w:val="0"/>
      <w:divBdr>
        <w:top w:val="none" w:sz="0" w:space="0" w:color="auto"/>
        <w:left w:val="none" w:sz="0" w:space="0" w:color="auto"/>
        <w:bottom w:val="none" w:sz="0" w:space="0" w:color="auto"/>
        <w:right w:val="none" w:sz="0" w:space="0" w:color="auto"/>
      </w:divBdr>
    </w:div>
    <w:div w:id="1516967702">
      <w:bodyDiv w:val="1"/>
      <w:marLeft w:val="0"/>
      <w:marRight w:val="0"/>
      <w:marTop w:val="0"/>
      <w:marBottom w:val="0"/>
      <w:divBdr>
        <w:top w:val="none" w:sz="0" w:space="0" w:color="auto"/>
        <w:left w:val="none" w:sz="0" w:space="0" w:color="auto"/>
        <w:bottom w:val="none" w:sz="0" w:space="0" w:color="auto"/>
        <w:right w:val="none" w:sz="0" w:space="0" w:color="auto"/>
      </w:divBdr>
    </w:div>
    <w:div w:id="1517042946">
      <w:bodyDiv w:val="1"/>
      <w:marLeft w:val="0"/>
      <w:marRight w:val="0"/>
      <w:marTop w:val="0"/>
      <w:marBottom w:val="0"/>
      <w:divBdr>
        <w:top w:val="none" w:sz="0" w:space="0" w:color="auto"/>
        <w:left w:val="none" w:sz="0" w:space="0" w:color="auto"/>
        <w:bottom w:val="none" w:sz="0" w:space="0" w:color="auto"/>
        <w:right w:val="none" w:sz="0" w:space="0" w:color="auto"/>
      </w:divBdr>
    </w:div>
    <w:div w:id="1517308252">
      <w:bodyDiv w:val="1"/>
      <w:marLeft w:val="0"/>
      <w:marRight w:val="0"/>
      <w:marTop w:val="0"/>
      <w:marBottom w:val="0"/>
      <w:divBdr>
        <w:top w:val="none" w:sz="0" w:space="0" w:color="auto"/>
        <w:left w:val="none" w:sz="0" w:space="0" w:color="auto"/>
        <w:bottom w:val="none" w:sz="0" w:space="0" w:color="auto"/>
        <w:right w:val="none" w:sz="0" w:space="0" w:color="auto"/>
      </w:divBdr>
    </w:div>
    <w:div w:id="1517696413">
      <w:bodyDiv w:val="1"/>
      <w:marLeft w:val="0"/>
      <w:marRight w:val="0"/>
      <w:marTop w:val="0"/>
      <w:marBottom w:val="0"/>
      <w:divBdr>
        <w:top w:val="none" w:sz="0" w:space="0" w:color="auto"/>
        <w:left w:val="none" w:sz="0" w:space="0" w:color="auto"/>
        <w:bottom w:val="none" w:sz="0" w:space="0" w:color="auto"/>
        <w:right w:val="none" w:sz="0" w:space="0" w:color="auto"/>
      </w:divBdr>
    </w:div>
    <w:div w:id="1517882954">
      <w:bodyDiv w:val="1"/>
      <w:marLeft w:val="0"/>
      <w:marRight w:val="0"/>
      <w:marTop w:val="0"/>
      <w:marBottom w:val="0"/>
      <w:divBdr>
        <w:top w:val="none" w:sz="0" w:space="0" w:color="auto"/>
        <w:left w:val="none" w:sz="0" w:space="0" w:color="auto"/>
        <w:bottom w:val="none" w:sz="0" w:space="0" w:color="auto"/>
        <w:right w:val="none" w:sz="0" w:space="0" w:color="auto"/>
      </w:divBdr>
    </w:div>
    <w:div w:id="1517887183">
      <w:bodyDiv w:val="1"/>
      <w:marLeft w:val="0"/>
      <w:marRight w:val="0"/>
      <w:marTop w:val="0"/>
      <w:marBottom w:val="0"/>
      <w:divBdr>
        <w:top w:val="none" w:sz="0" w:space="0" w:color="auto"/>
        <w:left w:val="none" w:sz="0" w:space="0" w:color="auto"/>
        <w:bottom w:val="none" w:sz="0" w:space="0" w:color="auto"/>
        <w:right w:val="none" w:sz="0" w:space="0" w:color="auto"/>
      </w:divBdr>
    </w:div>
    <w:div w:id="1518152983">
      <w:bodyDiv w:val="1"/>
      <w:marLeft w:val="0"/>
      <w:marRight w:val="0"/>
      <w:marTop w:val="0"/>
      <w:marBottom w:val="0"/>
      <w:divBdr>
        <w:top w:val="none" w:sz="0" w:space="0" w:color="auto"/>
        <w:left w:val="none" w:sz="0" w:space="0" w:color="auto"/>
        <w:bottom w:val="none" w:sz="0" w:space="0" w:color="auto"/>
        <w:right w:val="none" w:sz="0" w:space="0" w:color="auto"/>
      </w:divBdr>
    </w:div>
    <w:div w:id="1518233294">
      <w:bodyDiv w:val="1"/>
      <w:marLeft w:val="0"/>
      <w:marRight w:val="0"/>
      <w:marTop w:val="0"/>
      <w:marBottom w:val="0"/>
      <w:divBdr>
        <w:top w:val="none" w:sz="0" w:space="0" w:color="auto"/>
        <w:left w:val="none" w:sz="0" w:space="0" w:color="auto"/>
        <w:bottom w:val="none" w:sz="0" w:space="0" w:color="auto"/>
        <w:right w:val="none" w:sz="0" w:space="0" w:color="auto"/>
      </w:divBdr>
    </w:div>
    <w:div w:id="1518427236">
      <w:bodyDiv w:val="1"/>
      <w:marLeft w:val="0"/>
      <w:marRight w:val="0"/>
      <w:marTop w:val="0"/>
      <w:marBottom w:val="0"/>
      <w:divBdr>
        <w:top w:val="none" w:sz="0" w:space="0" w:color="auto"/>
        <w:left w:val="none" w:sz="0" w:space="0" w:color="auto"/>
        <w:bottom w:val="none" w:sz="0" w:space="0" w:color="auto"/>
        <w:right w:val="none" w:sz="0" w:space="0" w:color="auto"/>
      </w:divBdr>
    </w:div>
    <w:div w:id="1518886227">
      <w:bodyDiv w:val="1"/>
      <w:marLeft w:val="0"/>
      <w:marRight w:val="0"/>
      <w:marTop w:val="0"/>
      <w:marBottom w:val="0"/>
      <w:divBdr>
        <w:top w:val="none" w:sz="0" w:space="0" w:color="auto"/>
        <w:left w:val="none" w:sz="0" w:space="0" w:color="auto"/>
        <w:bottom w:val="none" w:sz="0" w:space="0" w:color="auto"/>
        <w:right w:val="none" w:sz="0" w:space="0" w:color="auto"/>
      </w:divBdr>
    </w:div>
    <w:div w:id="1518929207">
      <w:bodyDiv w:val="1"/>
      <w:marLeft w:val="0"/>
      <w:marRight w:val="0"/>
      <w:marTop w:val="0"/>
      <w:marBottom w:val="0"/>
      <w:divBdr>
        <w:top w:val="none" w:sz="0" w:space="0" w:color="auto"/>
        <w:left w:val="none" w:sz="0" w:space="0" w:color="auto"/>
        <w:bottom w:val="none" w:sz="0" w:space="0" w:color="auto"/>
        <w:right w:val="none" w:sz="0" w:space="0" w:color="auto"/>
      </w:divBdr>
    </w:div>
    <w:div w:id="1518999215">
      <w:bodyDiv w:val="1"/>
      <w:marLeft w:val="0"/>
      <w:marRight w:val="0"/>
      <w:marTop w:val="0"/>
      <w:marBottom w:val="0"/>
      <w:divBdr>
        <w:top w:val="none" w:sz="0" w:space="0" w:color="auto"/>
        <w:left w:val="none" w:sz="0" w:space="0" w:color="auto"/>
        <w:bottom w:val="none" w:sz="0" w:space="0" w:color="auto"/>
        <w:right w:val="none" w:sz="0" w:space="0" w:color="auto"/>
      </w:divBdr>
    </w:div>
    <w:div w:id="1519347315">
      <w:bodyDiv w:val="1"/>
      <w:marLeft w:val="0"/>
      <w:marRight w:val="0"/>
      <w:marTop w:val="0"/>
      <w:marBottom w:val="0"/>
      <w:divBdr>
        <w:top w:val="none" w:sz="0" w:space="0" w:color="auto"/>
        <w:left w:val="none" w:sz="0" w:space="0" w:color="auto"/>
        <w:bottom w:val="none" w:sz="0" w:space="0" w:color="auto"/>
        <w:right w:val="none" w:sz="0" w:space="0" w:color="auto"/>
      </w:divBdr>
    </w:div>
    <w:div w:id="1519348459">
      <w:bodyDiv w:val="1"/>
      <w:marLeft w:val="0"/>
      <w:marRight w:val="0"/>
      <w:marTop w:val="0"/>
      <w:marBottom w:val="0"/>
      <w:divBdr>
        <w:top w:val="none" w:sz="0" w:space="0" w:color="auto"/>
        <w:left w:val="none" w:sz="0" w:space="0" w:color="auto"/>
        <w:bottom w:val="none" w:sz="0" w:space="0" w:color="auto"/>
        <w:right w:val="none" w:sz="0" w:space="0" w:color="auto"/>
      </w:divBdr>
    </w:div>
    <w:div w:id="1519586393">
      <w:bodyDiv w:val="1"/>
      <w:marLeft w:val="0"/>
      <w:marRight w:val="0"/>
      <w:marTop w:val="0"/>
      <w:marBottom w:val="0"/>
      <w:divBdr>
        <w:top w:val="none" w:sz="0" w:space="0" w:color="auto"/>
        <w:left w:val="none" w:sz="0" w:space="0" w:color="auto"/>
        <w:bottom w:val="none" w:sz="0" w:space="0" w:color="auto"/>
        <w:right w:val="none" w:sz="0" w:space="0" w:color="auto"/>
      </w:divBdr>
    </w:div>
    <w:div w:id="1519587768">
      <w:bodyDiv w:val="1"/>
      <w:marLeft w:val="0"/>
      <w:marRight w:val="0"/>
      <w:marTop w:val="0"/>
      <w:marBottom w:val="0"/>
      <w:divBdr>
        <w:top w:val="none" w:sz="0" w:space="0" w:color="auto"/>
        <w:left w:val="none" w:sz="0" w:space="0" w:color="auto"/>
        <w:bottom w:val="none" w:sz="0" w:space="0" w:color="auto"/>
        <w:right w:val="none" w:sz="0" w:space="0" w:color="auto"/>
      </w:divBdr>
    </w:div>
    <w:div w:id="1519736538">
      <w:bodyDiv w:val="1"/>
      <w:marLeft w:val="0"/>
      <w:marRight w:val="0"/>
      <w:marTop w:val="0"/>
      <w:marBottom w:val="0"/>
      <w:divBdr>
        <w:top w:val="none" w:sz="0" w:space="0" w:color="auto"/>
        <w:left w:val="none" w:sz="0" w:space="0" w:color="auto"/>
        <w:bottom w:val="none" w:sz="0" w:space="0" w:color="auto"/>
        <w:right w:val="none" w:sz="0" w:space="0" w:color="auto"/>
      </w:divBdr>
    </w:div>
    <w:div w:id="1519856097">
      <w:bodyDiv w:val="1"/>
      <w:marLeft w:val="0"/>
      <w:marRight w:val="0"/>
      <w:marTop w:val="0"/>
      <w:marBottom w:val="0"/>
      <w:divBdr>
        <w:top w:val="none" w:sz="0" w:space="0" w:color="auto"/>
        <w:left w:val="none" w:sz="0" w:space="0" w:color="auto"/>
        <w:bottom w:val="none" w:sz="0" w:space="0" w:color="auto"/>
        <w:right w:val="none" w:sz="0" w:space="0" w:color="auto"/>
      </w:divBdr>
    </w:div>
    <w:div w:id="1520000312">
      <w:bodyDiv w:val="1"/>
      <w:marLeft w:val="0"/>
      <w:marRight w:val="0"/>
      <w:marTop w:val="0"/>
      <w:marBottom w:val="0"/>
      <w:divBdr>
        <w:top w:val="none" w:sz="0" w:space="0" w:color="auto"/>
        <w:left w:val="none" w:sz="0" w:space="0" w:color="auto"/>
        <w:bottom w:val="none" w:sz="0" w:space="0" w:color="auto"/>
        <w:right w:val="none" w:sz="0" w:space="0" w:color="auto"/>
      </w:divBdr>
    </w:div>
    <w:div w:id="1520120241">
      <w:bodyDiv w:val="1"/>
      <w:marLeft w:val="0"/>
      <w:marRight w:val="0"/>
      <w:marTop w:val="0"/>
      <w:marBottom w:val="0"/>
      <w:divBdr>
        <w:top w:val="none" w:sz="0" w:space="0" w:color="auto"/>
        <w:left w:val="none" w:sz="0" w:space="0" w:color="auto"/>
        <w:bottom w:val="none" w:sz="0" w:space="0" w:color="auto"/>
        <w:right w:val="none" w:sz="0" w:space="0" w:color="auto"/>
      </w:divBdr>
    </w:div>
    <w:div w:id="1520122909">
      <w:bodyDiv w:val="1"/>
      <w:marLeft w:val="0"/>
      <w:marRight w:val="0"/>
      <w:marTop w:val="0"/>
      <w:marBottom w:val="0"/>
      <w:divBdr>
        <w:top w:val="none" w:sz="0" w:space="0" w:color="auto"/>
        <w:left w:val="none" w:sz="0" w:space="0" w:color="auto"/>
        <w:bottom w:val="none" w:sz="0" w:space="0" w:color="auto"/>
        <w:right w:val="none" w:sz="0" w:space="0" w:color="auto"/>
      </w:divBdr>
    </w:div>
    <w:div w:id="1520773423">
      <w:bodyDiv w:val="1"/>
      <w:marLeft w:val="0"/>
      <w:marRight w:val="0"/>
      <w:marTop w:val="0"/>
      <w:marBottom w:val="0"/>
      <w:divBdr>
        <w:top w:val="none" w:sz="0" w:space="0" w:color="auto"/>
        <w:left w:val="none" w:sz="0" w:space="0" w:color="auto"/>
        <w:bottom w:val="none" w:sz="0" w:space="0" w:color="auto"/>
        <w:right w:val="none" w:sz="0" w:space="0" w:color="auto"/>
      </w:divBdr>
    </w:div>
    <w:div w:id="1521045285">
      <w:bodyDiv w:val="1"/>
      <w:marLeft w:val="0"/>
      <w:marRight w:val="0"/>
      <w:marTop w:val="0"/>
      <w:marBottom w:val="0"/>
      <w:divBdr>
        <w:top w:val="none" w:sz="0" w:space="0" w:color="auto"/>
        <w:left w:val="none" w:sz="0" w:space="0" w:color="auto"/>
        <w:bottom w:val="none" w:sz="0" w:space="0" w:color="auto"/>
        <w:right w:val="none" w:sz="0" w:space="0" w:color="auto"/>
      </w:divBdr>
    </w:div>
    <w:div w:id="1521045747">
      <w:bodyDiv w:val="1"/>
      <w:marLeft w:val="0"/>
      <w:marRight w:val="0"/>
      <w:marTop w:val="0"/>
      <w:marBottom w:val="0"/>
      <w:divBdr>
        <w:top w:val="none" w:sz="0" w:space="0" w:color="auto"/>
        <w:left w:val="none" w:sz="0" w:space="0" w:color="auto"/>
        <w:bottom w:val="none" w:sz="0" w:space="0" w:color="auto"/>
        <w:right w:val="none" w:sz="0" w:space="0" w:color="auto"/>
      </w:divBdr>
    </w:div>
    <w:div w:id="1521161057">
      <w:bodyDiv w:val="1"/>
      <w:marLeft w:val="0"/>
      <w:marRight w:val="0"/>
      <w:marTop w:val="0"/>
      <w:marBottom w:val="0"/>
      <w:divBdr>
        <w:top w:val="none" w:sz="0" w:space="0" w:color="auto"/>
        <w:left w:val="none" w:sz="0" w:space="0" w:color="auto"/>
        <w:bottom w:val="none" w:sz="0" w:space="0" w:color="auto"/>
        <w:right w:val="none" w:sz="0" w:space="0" w:color="auto"/>
      </w:divBdr>
    </w:div>
    <w:div w:id="1521705069">
      <w:bodyDiv w:val="1"/>
      <w:marLeft w:val="0"/>
      <w:marRight w:val="0"/>
      <w:marTop w:val="0"/>
      <w:marBottom w:val="0"/>
      <w:divBdr>
        <w:top w:val="none" w:sz="0" w:space="0" w:color="auto"/>
        <w:left w:val="none" w:sz="0" w:space="0" w:color="auto"/>
        <w:bottom w:val="none" w:sz="0" w:space="0" w:color="auto"/>
        <w:right w:val="none" w:sz="0" w:space="0" w:color="auto"/>
      </w:divBdr>
    </w:div>
    <w:div w:id="1522011839">
      <w:bodyDiv w:val="1"/>
      <w:marLeft w:val="0"/>
      <w:marRight w:val="0"/>
      <w:marTop w:val="0"/>
      <w:marBottom w:val="0"/>
      <w:divBdr>
        <w:top w:val="none" w:sz="0" w:space="0" w:color="auto"/>
        <w:left w:val="none" w:sz="0" w:space="0" w:color="auto"/>
        <w:bottom w:val="none" w:sz="0" w:space="0" w:color="auto"/>
        <w:right w:val="none" w:sz="0" w:space="0" w:color="auto"/>
      </w:divBdr>
    </w:div>
    <w:div w:id="1522209614">
      <w:bodyDiv w:val="1"/>
      <w:marLeft w:val="0"/>
      <w:marRight w:val="0"/>
      <w:marTop w:val="0"/>
      <w:marBottom w:val="0"/>
      <w:divBdr>
        <w:top w:val="none" w:sz="0" w:space="0" w:color="auto"/>
        <w:left w:val="none" w:sz="0" w:space="0" w:color="auto"/>
        <w:bottom w:val="none" w:sz="0" w:space="0" w:color="auto"/>
        <w:right w:val="none" w:sz="0" w:space="0" w:color="auto"/>
      </w:divBdr>
    </w:div>
    <w:div w:id="1522276959">
      <w:bodyDiv w:val="1"/>
      <w:marLeft w:val="0"/>
      <w:marRight w:val="0"/>
      <w:marTop w:val="0"/>
      <w:marBottom w:val="0"/>
      <w:divBdr>
        <w:top w:val="none" w:sz="0" w:space="0" w:color="auto"/>
        <w:left w:val="none" w:sz="0" w:space="0" w:color="auto"/>
        <w:bottom w:val="none" w:sz="0" w:space="0" w:color="auto"/>
        <w:right w:val="none" w:sz="0" w:space="0" w:color="auto"/>
      </w:divBdr>
    </w:div>
    <w:div w:id="1522472212">
      <w:bodyDiv w:val="1"/>
      <w:marLeft w:val="0"/>
      <w:marRight w:val="0"/>
      <w:marTop w:val="0"/>
      <w:marBottom w:val="0"/>
      <w:divBdr>
        <w:top w:val="none" w:sz="0" w:space="0" w:color="auto"/>
        <w:left w:val="none" w:sz="0" w:space="0" w:color="auto"/>
        <w:bottom w:val="none" w:sz="0" w:space="0" w:color="auto"/>
        <w:right w:val="none" w:sz="0" w:space="0" w:color="auto"/>
      </w:divBdr>
    </w:div>
    <w:div w:id="1522549501">
      <w:bodyDiv w:val="1"/>
      <w:marLeft w:val="0"/>
      <w:marRight w:val="0"/>
      <w:marTop w:val="0"/>
      <w:marBottom w:val="0"/>
      <w:divBdr>
        <w:top w:val="none" w:sz="0" w:space="0" w:color="auto"/>
        <w:left w:val="none" w:sz="0" w:space="0" w:color="auto"/>
        <w:bottom w:val="none" w:sz="0" w:space="0" w:color="auto"/>
        <w:right w:val="none" w:sz="0" w:space="0" w:color="auto"/>
      </w:divBdr>
    </w:div>
    <w:div w:id="1522743183">
      <w:bodyDiv w:val="1"/>
      <w:marLeft w:val="0"/>
      <w:marRight w:val="0"/>
      <w:marTop w:val="0"/>
      <w:marBottom w:val="0"/>
      <w:divBdr>
        <w:top w:val="none" w:sz="0" w:space="0" w:color="auto"/>
        <w:left w:val="none" w:sz="0" w:space="0" w:color="auto"/>
        <w:bottom w:val="none" w:sz="0" w:space="0" w:color="auto"/>
        <w:right w:val="none" w:sz="0" w:space="0" w:color="auto"/>
      </w:divBdr>
    </w:div>
    <w:div w:id="1522818702">
      <w:bodyDiv w:val="1"/>
      <w:marLeft w:val="0"/>
      <w:marRight w:val="0"/>
      <w:marTop w:val="0"/>
      <w:marBottom w:val="0"/>
      <w:divBdr>
        <w:top w:val="none" w:sz="0" w:space="0" w:color="auto"/>
        <w:left w:val="none" w:sz="0" w:space="0" w:color="auto"/>
        <w:bottom w:val="none" w:sz="0" w:space="0" w:color="auto"/>
        <w:right w:val="none" w:sz="0" w:space="0" w:color="auto"/>
      </w:divBdr>
    </w:div>
    <w:div w:id="1522864746">
      <w:bodyDiv w:val="1"/>
      <w:marLeft w:val="0"/>
      <w:marRight w:val="0"/>
      <w:marTop w:val="0"/>
      <w:marBottom w:val="0"/>
      <w:divBdr>
        <w:top w:val="none" w:sz="0" w:space="0" w:color="auto"/>
        <w:left w:val="none" w:sz="0" w:space="0" w:color="auto"/>
        <w:bottom w:val="none" w:sz="0" w:space="0" w:color="auto"/>
        <w:right w:val="none" w:sz="0" w:space="0" w:color="auto"/>
      </w:divBdr>
    </w:div>
    <w:div w:id="1522890567">
      <w:bodyDiv w:val="1"/>
      <w:marLeft w:val="0"/>
      <w:marRight w:val="0"/>
      <w:marTop w:val="0"/>
      <w:marBottom w:val="0"/>
      <w:divBdr>
        <w:top w:val="none" w:sz="0" w:space="0" w:color="auto"/>
        <w:left w:val="none" w:sz="0" w:space="0" w:color="auto"/>
        <w:bottom w:val="none" w:sz="0" w:space="0" w:color="auto"/>
        <w:right w:val="none" w:sz="0" w:space="0" w:color="auto"/>
      </w:divBdr>
    </w:div>
    <w:div w:id="1523856876">
      <w:bodyDiv w:val="1"/>
      <w:marLeft w:val="0"/>
      <w:marRight w:val="0"/>
      <w:marTop w:val="0"/>
      <w:marBottom w:val="0"/>
      <w:divBdr>
        <w:top w:val="none" w:sz="0" w:space="0" w:color="auto"/>
        <w:left w:val="none" w:sz="0" w:space="0" w:color="auto"/>
        <w:bottom w:val="none" w:sz="0" w:space="0" w:color="auto"/>
        <w:right w:val="none" w:sz="0" w:space="0" w:color="auto"/>
      </w:divBdr>
    </w:div>
    <w:div w:id="1523860147">
      <w:bodyDiv w:val="1"/>
      <w:marLeft w:val="0"/>
      <w:marRight w:val="0"/>
      <w:marTop w:val="0"/>
      <w:marBottom w:val="0"/>
      <w:divBdr>
        <w:top w:val="none" w:sz="0" w:space="0" w:color="auto"/>
        <w:left w:val="none" w:sz="0" w:space="0" w:color="auto"/>
        <w:bottom w:val="none" w:sz="0" w:space="0" w:color="auto"/>
        <w:right w:val="none" w:sz="0" w:space="0" w:color="auto"/>
      </w:divBdr>
    </w:div>
    <w:div w:id="1524202951">
      <w:bodyDiv w:val="1"/>
      <w:marLeft w:val="0"/>
      <w:marRight w:val="0"/>
      <w:marTop w:val="0"/>
      <w:marBottom w:val="0"/>
      <w:divBdr>
        <w:top w:val="none" w:sz="0" w:space="0" w:color="auto"/>
        <w:left w:val="none" w:sz="0" w:space="0" w:color="auto"/>
        <w:bottom w:val="none" w:sz="0" w:space="0" w:color="auto"/>
        <w:right w:val="none" w:sz="0" w:space="0" w:color="auto"/>
      </w:divBdr>
    </w:div>
    <w:div w:id="1524320848">
      <w:bodyDiv w:val="1"/>
      <w:marLeft w:val="0"/>
      <w:marRight w:val="0"/>
      <w:marTop w:val="0"/>
      <w:marBottom w:val="0"/>
      <w:divBdr>
        <w:top w:val="none" w:sz="0" w:space="0" w:color="auto"/>
        <w:left w:val="none" w:sz="0" w:space="0" w:color="auto"/>
        <w:bottom w:val="none" w:sz="0" w:space="0" w:color="auto"/>
        <w:right w:val="none" w:sz="0" w:space="0" w:color="auto"/>
      </w:divBdr>
    </w:div>
    <w:div w:id="1524398248">
      <w:bodyDiv w:val="1"/>
      <w:marLeft w:val="0"/>
      <w:marRight w:val="0"/>
      <w:marTop w:val="0"/>
      <w:marBottom w:val="0"/>
      <w:divBdr>
        <w:top w:val="none" w:sz="0" w:space="0" w:color="auto"/>
        <w:left w:val="none" w:sz="0" w:space="0" w:color="auto"/>
        <w:bottom w:val="none" w:sz="0" w:space="0" w:color="auto"/>
        <w:right w:val="none" w:sz="0" w:space="0" w:color="auto"/>
      </w:divBdr>
    </w:div>
    <w:div w:id="1524708940">
      <w:bodyDiv w:val="1"/>
      <w:marLeft w:val="0"/>
      <w:marRight w:val="0"/>
      <w:marTop w:val="0"/>
      <w:marBottom w:val="0"/>
      <w:divBdr>
        <w:top w:val="none" w:sz="0" w:space="0" w:color="auto"/>
        <w:left w:val="none" w:sz="0" w:space="0" w:color="auto"/>
        <w:bottom w:val="none" w:sz="0" w:space="0" w:color="auto"/>
        <w:right w:val="none" w:sz="0" w:space="0" w:color="auto"/>
      </w:divBdr>
    </w:div>
    <w:div w:id="1525022834">
      <w:bodyDiv w:val="1"/>
      <w:marLeft w:val="0"/>
      <w:marRight w:val="0"/>
      <w:marTop w:val="0"/>
      <w:marBottom w:val="0"/>
      <w:divBdr>
        <w:top w:val="none" w:sz="0" w:space="0" w:color="auto"/>
        <w:left w:val="none" w:sz="0" w:space="0" w:color="auto"/>
        <w:bottom w:val="none" w:sz="0" w:space="0" w:color="auto"/>
        <w:right w:val="none" w:sz="0" w:space="0" w:color="auto"/>
      </w:divBdr>
    </w:div>
    <w:div w:id="1525099293">
      <w:bodyDiv w:val="1"/>
      <w:marLeft w:val="0"/>
      <w:marRight w:val="0"/>
      <w:marTop w:val="0"/>
      <w:marBottom w:val="0"/>
      <w:divBdr>
        <w:top w:val="none" w:sz="0" w:space="0" w:color="auto"/>
        <w:left w:val="none" w:sz="0" w:space="0" w:color="auto"/>
        <w:bottom w:val="none" w:sz="0" w:space="0" w:color="auto"/>
        <w:right w:val="none" w:sz="0" w:space="0" w:color="auto"/>
      </w:divBdr>
    </w:div>
    <w:div w:id="1525169379">
      <w:bodyDiv w:val="1"/>
      <w:marLeft w:val="0"/>
      <w:marRight w:val="0"/>
      <w:marTop w:val="0"/>
      <w:marBottom w:val="0"/>
      <w:divBdr>
        <w:top w:val="none" w:sz="0" w:space="0" w:color="auto"/>
        <w:left w:val="none" w:sz="0" w:space="0" w:color="auto"/>
        <w:bottom w:val="none" w:sz="0" w:space="0" w:color="auto"/>
        <w:right w:val="none" w:sz="0" w:space="0" w:color="auto"/>
      </w:divBdr>
    </w:div>
    <w:div w:id="1525364926">
      <w:bodyDiv w:val="1"/>
      <w:marLeft w:val="0"/>
      <w:marRight w:val="0"/>
      <w:marTop w:val="0"/>
      <w:marBottom w:val="0"/>
      <w:divBdr>
        <w:top w:val="none" w:sz="0" w:space="0" w:color="auto"/>
        <w:left w:val="none" w:sz="0" w:space="0" w:color="auto"/>
        <w:bottom w:val="none" w:sz="0" w:space="0" w:color="auto"/>
        <w:right w:val="none" w:sz="0" w:space="0" w:color="auto"/>
      </w:divBdr>
    </w:div>
    <w:div w:id="1525705477">
      <w:bodyDiv w:val="1"/>
      <w:marLeft w:val="0"/>
      <w:marRight w:val="0"/>
      <w:marTop w:val="0"/>
      <w:marBottom w:val="0"/>
      <w:divBdr>
        <w:top w:val="none" w:sz="0" w:space="0" w:color="auto"/>
        <w:left w:val="none" w:sz="0" w:space="0" w:color="auto"/>
        <w:bottom w:val="none" w:sz="0" w:space="0" w:color="auto"/>
        <w:right w:val="none" w:sz="0" w:space="0" w:color="auto"/>
      </w:divBdr>
    </w:div>
    <w:div w:id="1525708488">
      <w:bodyDiv w:val="1"/>
      <w:marLeft w:val="0"/>
      <w:marRight w:val="0"/>
      <w:marTop w:val="0"/>
      <w:marBottom w:val="0"/>
      <w:divBdr>
        <w:top w:val="none" w:sz="0" w:space="0" w:color="auto"/>
        <w:left w:val="none" w:sz="0" w:space="0" w:color="auto"/>
        <w:bottom w:val="none" w:sz="0" w:space="0" w:color="auto"/>
        <w:right w:val="none" w:sz="0" w:space="0" w:color="auto"/>
      </w:divBdr>
    </w:div>
    <w:div w:id="1525826820">
      <w:bodyDiv w:val="1"/>
      <w:marLeft w:val="0"/>
      <w:marRight w:val="0"/>
      <w:marTop w:val="0"/>
      <w:marBottom w:val="0"/>
      <w:divBdr>
        <w:top w:val="none" w:sz="0" w:space="0" w:color="auto"/>
        <w:left w:val="none" w:sz="0" w:space="0" w:color="auto"/>
        <w:bottom w:val="none" w:sz="0" w:space="0" w:color="auto"/>
        <w:right w:val="none" w:sz="0" w:space="0" w:color="auto"/>
      </w:divBdr>
    </w:div>
    <w:div w:id="1525942091">
      <w:bodyDiv w:val="1"/>
      <w:marLeft w:val="0"/>
      <w:marRight w:val="0"/>
      <w:marTop w:val="0"/>
      <w:marBottom w:val="0"/>
      <w:divBdr>
        <w:top w:val="none" w:sz="0" w:space="0" w:color="auto"/>
        <w:left w:val="none" w:sz="0" w:space="0" w:color="auto"/>
        <w:bottom w:val="none" w:sz="0" w:space="0" w:color="auto"/>
        <w:right w:val="none" w:sz="0" w:space="0" w:color="auto"/>
      </w:divBdr>
    </w:div>
    <w:div w:id="1525947705">
      <w:bodyDiv w:val="1"/>
      <w:marLeft w:val="0"/>
      <w:marRight w:val="0"/>
      <w:marTop w:val="0"/>
      <w:marBottom w:val="0"/>
      <w:divBdr>
        <w:top w:val="none" w:sz="0" w:space="0" w:color="auto"/>
        <w:left w:val="none" w:sz="0" w:space="0" w:color="auto"/>
        <w:bottom w:val="none" w:sz="0" w:space="0" w:color="auto"/>
        <w:right w:val="none" w:sz="0" w:space="0" w:color="auto"/>
      </w:divBdr>
    </w:div>
    <w:div w:id="1526019658">
      <w:bodyDiv w:val="1"/>
      <w:marLeft w:val="0"/>
      <w:marRight w:val="0"/>
      <w:marTop w:val="0"/>
      <w:marBottom w:val="0"/>
      <w:divBdr>
        <w:top w:val="none" w:sz="0" w:space="0" w:color="auto"/>
        <w:left w:val="none" w:sz="0" w:space="0" w:color="auto"/>
        <w:bottom w:val="none" w:sz="0" w:space="0" w:color="auto"/>
        <w:right w:val="none" w:sz="0" w:space="0" w:color="auto"/>
      </w:divBdr>
    </w:div>
    <w:div w:id="1526020544">
      <w:bodyDiv w:val="1"/>
      <w:marLeft w:val="0"/>
      <w:marRight w:val="0"/>
      <w:marTop w:val="0"/>
      <w:marBottom w:val="0"/>
      <w:divBdr>
        <w:top w:val="none" w:sz="0" w:space="0" w:color="auto"/>
        <w:left w:val="none" w:sz="0" w:space="0" w:color="auto"/>
        <w:bottom w:val="none" w:sz="0" w:space="0" w:color="auto"/>
        <w:right w:val="none" w:sz="0" w:space="0" w:color="auto"/>
      </w:divBdr>
    </w:div>
    <w:div w:id="1526022298">
      <w:bodyDiv w:val="1"/>
      <w:marLeft w:val="0"/>
      <w:marRight w:val="0"/>
      <w:marTop w:val="0"/>
      <w:marBottom w:val="0"/>
      <w:divBdr>
        <w:top w:val="none" w:sz="0" w:space="0" w:color="auto"/>
        <w:left w:val="none" w:sz="0" w:space="0" w:color="auto"/>
        <w:bottom w:val="none" w:sz="0" w:space="0" w:color="auto"/>
        <w:right w:val="none" w:sz="0" w:space="0" w:color="auto"/>
      </w:divBdr>
    </w:div>
    <w:div w:id="1526292035">
      <w:bodyDiv w:val="1"/>
      <w:marLeft w:val="0"/>
      <w:marRight w:val="0"/>
      <w:marTop w:val="0"/>
      <w:marBottom w:val="0"/>
      <w:divBdr>
        <w:top w:val="none" w:sz="0" w:space="0" w:color="auto"/>
        <w:left w:val="none" w:sz="0" w:space="0" w:color="auto"/>
        <w:bottom w:val="none" w:sz="0" w:space="0" w:color="auto"/>
        <w:right w:val="none" w:sz="0" w:space="0" w:color="auto"/>
      </w:divBdr>
    </w:div>
    <w:div w:id="1526402470">
      <w:bodyDiv w:val="1"/>
      <w:marLeft w:val="0"/>
      <w:marRight w:val="0"/>
      <w:marTop w:val="0"/>
      <w:marBottom w:val="0"/>
      <w:divBdr>
        <w:top w:val="none" w:sz="0" w:space="0" w:color="auto"/>
        <w:left w:val="none" w:sz="0" w:space="0" w:color="auto"/>
        <w:bottom w:val="none" w:sz="0" w:space="0" w:color="auto"/>
        <w:right w:val="none" w:sz="0" w:space="0" w:color="auto"/>
      </w:divBdr>
    </w:div>
    <w:div w:id="1526476631">
      <w:bodyDiv w:val="1"/>
      <w:marLeft w:val="0"/>
      <w:marRight w:val="0"/>
      <w:marTop w:val="0"/>
      <w:marBottom w:val="0"/>
      <w:divBdr>
        <w:top w:val="none" w:sz="0" w:space="0" w:color="auto"/>
        <w:left w:val="none" w:sz="0" w:space="0" w:color="auto"/>
        <w:bottom w:val="none" w:sz="0" w:space="0" w:color="auto"/>
        <w:right w:val="none" w:sz="0" w:space="0" w:color="auto"/>
      </w:divBdr>
    </w:div>
    <w:div w:id="1526675245">
      <w:bodyDiv w:val="1"/>
      <w:marLeft w:val="0"/>
      <w:marRight w:val="0"/>
      <w:marTop w:val="0"/>
      <w:marBottom w:val="0"/>
      <w:divBdr>
        <w:top w:val="none" w:sz="0" w:space="0" w:color="auto"/>
        <w:left w:val="none" w:sz="0" w:space="0" w:color="auto"/>
        <w:bottom w:val="none" w:sz="0" w:space="0" w:color="auto"/>
        <w:right w:val="none" w:sz="0" w:space="0" w:color="auto"/>
      </w:divBdr>
    </w:div>
    <w:div w:id="1527207169">
      <w:bodyDiv w:val="1"/>
      <w:marLeft w:val="0"/>
      <w:marRight w:val="0"/>
      <w:marTop w:val="0"/>
      <w:marBottom w:val="0"/>
      <w:divBdr>
        <w:top w:val="none" w:sz="0" w:space="0" w:color="auto"/>
        <w:left w:val="none" w:sz="0" w:space="0" w:color="auto"/>
        <w:bottom w:val="none" w:sz="0" w:space="0" w:color="auto"/>
        <w:right w:val="none" w:sz="0" w:space="0" w:color="auto"/>
      </w:divBdr>
    </w:div>
    <w:div w:id="1527212624">
      <w:bodyDiv w:val="1"/>
      <w:marLeft w:val="0"/>
      <w:marRight w:val="0"/>
      <w:marTop w:val="0"/>
      <w:marBottom w:val="0"/>
      <w:divBdr>
        <w:top w:val="none" w:sz="0" w:space="0" w:color="auto"/>
        <w:left w:val="none" w:sz="0" w:space="0" w:color="auto"/>
        <w:bottom w:val="none" w:sz="0" w:space="0" w:color="auto"/>
        <w:right w:val="none" w:sz="0" w:space="0" w:color="auto"/>
      </w:divBdr>
    </w:div>
    <w:div w:id="1527712619">
      <w:bodyDiv w:val="1"/>
      <w:marLeft w:val="0"/>
      <w:marRight w:val="0"/>
      <w:marTop w:val="0"/>
      <w:marBottom w:val="0"/>
      <w:divBdr>
        <w:top w:val="none" w:sz="0" w:space="0" w:color="auto"/>
        <w:left w:val="none" w:sz="0" w:space="0" w:color="auto"/>
        <w:bottom w:val="none" w:sz="0" w:space="0" w:color="auto"/>
        <w:right w:val="none" w:sz="0" w:space="0" w:color="auto"/>
      </w:divBdr>
    </w:div>
    <w:div w:id="1527862052">
      <w:bodyDiv w:val="1"/>
      <w:marLeft w:val="0"/>
      <w:marRight w:val="0"/>
      <w:marTop w:val="0"/>
      <w:marBottom w:val="0"/>
      <w:divBdr>
        <w:top w:val="none" w:sz="0" w:space="0" w:color="auto"/>
        <w:left w:val="none" w:sz="0" w:space="0" w:color="auto"/>
        <w:bottom w:val="none" w:sz="0" w:space="0" w:color="auto"/>
        <w:right w:val="none" w:sz="0" w:space="0" w:color="auto"/>
      </w:divBdr>
    </w:div>
    <w:div w:id="1527862168">
      <w:bodyDiv w:val="1"/>
      <w:marLeft w:val="0"/>
      <w:marRight w:val="0"/>
      <w:marTop w:val="0"/>
      <w:marBottom w:val="0"/>
      <w:divBdr>
        <w:top w:val="none" w:sz="0" w:space="0" w:color="auto"/>
        <w:left w:val="none" w:sz="0" w:space="0" w:color="auto"/>
        <w:bottom w:val="none" w:sz="0" w:space="0" w:color="auto"/>
        <w:right w:val="none" w:sz="0" w:space="0" w:color="auto"/>
      </w:divBdr>
    </w:div>
    <w:div w:id="1527980187">
      <w:bodyDiv w:val="1"/>
      <w:marLeft w:val="0"/>
      <w:marRight w:val="0"/>
      <w:marTop w:val="0"/>
      <w:marBottom w:val="0"/>
      <w:divBdr>
        <w:top w:val="none" w:sz="0" w:space="0" w:color="auto"/>
        <w:left w:val="none" w:sz="0" w:space="0" w:color="auto"/>
        <w:bottom w:val="none" w:sz="0" w:space="0" w:color="auto"/>
        <w:right w:val="none" w:sz="0" w:space="0" w:color="auto"/>
      </w:divBdr>
    </w:div>
    <w:div w:id="1527984680">
      <w:bodyDiv w:val="1"/>
      <w:marLeft w:val="0"/>
      <w:marRight w:val="0"/>
      <w:marTop w:val="0"/>
      <w:marBottom w:val="0"/>
      <w:divBdr>
        <w:top w:val="none" w:sz="0" w:space="0" w:color="auto"/>
        <w:left w:val="none" w:sz="0" w:space="0" w:color="auto"/>
        <w:bottom w:val="none" w:sz="0" w:space="0" w:color="auto"/>
        <w:right w:val="none" w:sz="0" w:space="0" w:color="auto"/>
      </w:divBdr>
    </w:div>
    <w:div w:id="1528105222">
      <w:bodyDiv w:val="1"/>
      <w:marLeft w:val="0"/>
      <w:marRight w:val="0"/>
      <w:marTop w:val="0"/>
      <w:marBottom w:val="0"/>
      <w:divBdr>
        <w:top w:val="none" w:sz="0" w:space="0" w:color="auto"/>
        <w:left w:val="none" w:sz="0" w:space="0" w:color="auto"/>
        <w:bottom w:val="none" w:sz="0" w:space="0" w:color="auto"/>
        <w:right w:val="none" w:sz="0" w:space="0" w:color="auto"/>
      </w:divBdr>
    </w:div>
    <w:div w:id="1528257215">
      <w:bodyDiv w:val="1"/>
      <w:marLeft w:val="0"/>
      <w:marRight w:val="0"/>
      <w:marTop w:val="0"/>
      <w:marBottom w:val="0"/>
      <w:divBdr>
        <w:top w:val="none" w:sz="0" w:space="0" w:color="auto"/>
        <w:left w:val="none" w:sz="0" w:space="0" w:color="auto"/>
        <w:bottom w:val="none" w:sz="0" w:space="0" w:color="auto"/>
        <w:right w:val="none" w:sz="0" w:space="0" w:color="auto"/>
      </w:divBdr>
    </w:div>
    <w:div w:id="1528373013">
      <w:bodyDiv w:val="1"/>
      <w:marLeft w:val="0"/>
      <w:marRight w:val="0"/>
      <w:marTop w:val="0"/>
      <w:marBottom w:val="0"/>
      <w:divBdr>
        <w:top w:val="none" w:sz="0" w:space="0" w:color="auto"/>
        <w:left w:val="none" w:sz="0" w:space="0" w:color="auto"/>
        <w:bottom w:val="none" w:sz="0" w:space="0" w:color="auto"/>
        <w:right w:val="none" w:sz="0" w:space="0" w:color="auto"/>
      </w:divBdr>
    </w:div>
    <w:div w:id="1528444733">
      <w:bodyDiv w:val="1"/>
      <w:marLeft w:val="0"/>
      <w:marRight w:val="0"/>
      <w:marTop w:val="0"/>
      <w:marBottom w:val="0"/>
      <w:divBdr>
        <w:top w:val="none" w:sz="0" w:space="0" w:color="auto"/>
        <w:left w:val="none" w:sz="0" w:space="0" w:color="auto"/>
        <w:bottom w:val="none" w:sz="0" w:space="0" w:color="auto"/>
        <w:right w:val="none" w:sz="0" w:space="0" w:color="auto"/>
      </w:divBdr>
    </w:div>
    <w:div w:id="1528449348">
      <w:bodyDiv w:val="1"/>
      <w:marLeft w:val="0"/>
      <w:marRight w:val="0"/>
      <w:marTop w:val="0"/>
      <w:marBottom w:val="0"/>
      <w:divBdr>
        <w:top w:val="none" w:sz="0" w:space="0" w:color="auto"/>
        <w:left w:val="none" w:sz="0" w:space="0" w:color="auto"/>
        <w:bottom w:val="none" w:sz="0" w:space="0" w:color="auto"/>
        <w:right w:val="none" w:sz="0" w:space="0" w:color="auto"/>
      </w:divBdr>
    </w:div>
    <w:div w:id="1528450520">
      <w:bodyDiv w:val="1"/>
      <w:marLeft w:val="0"/>
      <w:marRight w:val="0"/>
      <w:marTop w:val="0"/>
      <w:marBottom w:val="0"/>
      <w:divBdr>
        <w:top w:val="none" w:sz="0" w:space="0" w:color="auto"/>
        <w:left w:val="none" w:sz="0" w:space="0" w:color="auto"/>
        <w:bottom w:val="none" w:sz="0" w:space="0" w:color="auto"/>
        <w:right w:val="none" w:sz="0" w:space="0" w:color="auto"/>
      </w:divBdr>
    </w:div>
    <w:div w:id="1528520071">
      <w:bodyDiv w:val="1"/>
      <w:marLeft w:val="0"/>
      <w:marRight w:val="0"/>
      <w:marTop w:val="0"/>
      <w:marBottom w:val="0"/>
      <w:divBdr>
        <w:top w:val="none" w:sz="0" w:space="0" w:color="auto"/>
        <w:left w:val="none" w:sz="0" w:space="0" w:color="auto"/>
        <w:bottom w:val="none" w:sz="0" w:space="0" w:color="auto"/>
        <w:right w:val="none" w:sz="0" w:space="0" w:color="auto"/>
      </w:divBdr>
    </w:div>
    <w:div w:id="1528565391">
      <w:bodyDiv w:val="1"/>
      <w:marLeft w:val="0"/>
      <w:marRight w:val="0"/>
      <w:marTop w:val="0"/>
      <w:marBottom w:val="0"/>
      <w:divBdr>
        <w:top w:val="none" w:sz="0" w:space="0" w:color="auto"/>
        <w:left w:val="none" w:sz="0" w:space="0" w:color="auto"/>
        <w:bottom w:val="none" w:sz="0" w:space="0" w:color="auto"/>
        <w:right w:val="none" w:sz="0" w:space="0" w:color="auto"/>
      </w:divBdr>
    </w:div>
    <w:div w:id="1528711942">
      <w:bodyDiv w:val="1"/>
      <w:marLeft w:val="0"/>
      <w:marRight w:val="0"/>
      <w:marTop w:val="0"/>
      <w:marBottom w:val="0"/>
      <w:divBdr>
        <w:top w:val="none" w:sz="0" w:space="0" w:color="auto"/>
        <w:left w:val="none" w:sz="0" w:space="0" w:color="auto"/>
        <w:bottom w:val="none" w:sz="0" w:space="0" w:color="auto"/>
        <w:right w:val="none" w:sz="0" w:space="0" w:color="auto"/>
      </w:divBdr>
    </w:div>
    <w:div w:id="1528713229">
      <w:bodyDiv w:val="1"/>
      <w:marLeft w:val="0"/>
      <w:marRight w:val="0"/>
      <w:marTop w:val="0"/>
      <w:marBottom w:val="0"/>
      <w:divBdr>
        <w:top w:val="none" w:sz="0" w:space="0" w:color="auto"/>
        <w:left w:val="none" w:sz="0" w:space="0" w:color="auto"/>
        <w:bottom w:val="none" w:sz="0" w:space="0" w:color="auto"/>
        <w:right w:val="none" w:sz="0" w:space="0" w:color="auto"/>
      </w:divBdr>
    </w:div>
    <w:div w:id="1528759359">
      <w:bodyDiv w:val="1"/>
      <w:marLeft w:val="0"/>
      <w:marRight w:val="0"/>
      <w:marTop w:val="0"/>
      <w:marBottom w:val="0"/>
      <w:divBdr>
        <w:top w:val="none" w:sz="0" w:space="0" w:color="auto"/>
        <w:left w:val="none" w:sz="0" w:space="0" w:color="auto"/>
        <w:bottom w:val="none" w:sz="0" w:space="0" w:color="auto"/>
        <w:right w:val="none" w:sz="0" w:space="0" w:color="auto"/>
      </w:divBdr>
    </w:div>
    <w:div w:id="1529030390">
      <w:bodyDiv w:val="1"/>
      <w:marLeft w:val="0"/>
      <w:marRight w:val="0"/>
      <w:marTop w:val="0"/>
      <w:marBottom w:val="0"/>
      <w:divBdr>
        <w:top w:val="none" w:sz="0" w:space="0" w:color="auto"/>
        <w:left w:val="none" w:sz="0" w:space="0" w:color="auto"/>
        <w:bottom w:val="none" w:sz="0" w:space="0" w:color="auto"/>
        <w:right w:val="none" w:sz="0" w:space="0" w:color="auto"/>
      </w:divBdr>
    </w:div>
    <w:div w:id="1529175933">
      <w:bodyDiv w:val="1"/>
      <w:marLeft w:val="0"/>
      <w:marRight w:val="0"/>
      <w:marTop w:val="0"/>
      <w:marBottom w:val="0"/>
      <w:divBdr>
        <w:top w:val="none" w:sz="0" w:space="0" w:color="auto"/>
        <w:left w:val="none" w:sz="0" w:space="0" w:color="auto"/>
        <w:bottom w:val="none" w:sz="0" w:space="0" w:color="auto"/>
        <w:right w:val="none" w:sz="0" w:space="0" w:color="auto"/>
      </w:divBdr>
    </w:div>
    <w:div w:id="1529293639">
      <w:bodyDiv w:val="1"/>
      <w:marLeft w:val="0"/>
      <w:marRight w:val="0"/>
      <w:marTop w:val="0"/>
      <w:marBottom w:val="0"/>
      <w:divBdr>
        <w:top w:val="none" w:sz="0" w:space="0" w:color="auto"/>
        <w:left w:val="none" w:sz="0" w:space="0" w:color="auto"/>
        <w:bottom w:val="none" w:sz="0" w:space="0" w:color="auto"/>
        <w:right w:val="none" w:sz="0" w:space="0" w:color="auto"/>
      </w:divBdr>
    </w:div>
    <w:div w:id="1529370573">
      <w:bodyDiv w:val="1"/>
      <w:marLeft w:val="0"/>
      <w:marRight w:val="0"/>
      <w:marTop w:val="0"/>
      <w:marBottom w:val="0"/>
      <w:divBdr>
        <w:top w:val="none" w:sz="0" w:space="0" w:color="auto"/>
        <w:left w:val="none" w:sz="0" w:space="0" w:color="auto"/>
        <w:bottom w:val="none" w:sz="0" w:space="0" w:color="auto"/>
        <w:right w:val="none" w:sz="0" w:space="0" w:color="auto"/>
      </w:divBdr>
    </w:div>
    <w:div w:id="1529416728">
      <w:bodyDiv w:val="1"/>
      <w:marLeft w:val="0"/>
      <w:marRight w:val="0"/>
      <w:marTop w:val="0"/>
      <w:marBottom w:val="0"/>
      <w:divBdr>
        <w:top w:val="none" w:sz="0" w:space="0" w:color="auto"/>
        <w:left w:val="none" w:sz="0" w:space="0" w:color="auto"/>
        <w:bottom w:val="none" w:sz="0" w:space="0" w:color="auto"/>
        <w:right w:val="none" w:sz="0" w:space="0" w:color="auto"/>
      </w:divBdr>
    </w:div>
    <w:div w:id="1529488979">
      <w:bodyDiv w:val="1"/>
      <w:marLeft w:val="0"/>
      <w:marRight w:val="0"/>
      <w:marTop w:val="0"/>
      <w:marBottom w:val="0"/>
      <w:divBdr>
        <w:top w:val="none" w:sz="0" w:space="0" w:color="auto"/>
        <w:left w:val="none" w:sz="0" w:space="0" w:color="auto"/>
        <w:bottom w:val="none" w:sz="0" w:space="0" w:color="auto"/>
        <w:right w:val="none" w:sz="0" w:space="0" w:color="auto"/>
      </w:divBdr>
    </w:div>
    <w:div w:id="1529635282">
      <w:bodyDiv w:val="1"/>
      <w:marLeft w:val="0"/>
      <w:marRight w:val="0"/>
      <w:marTop w:val="0"/>
      <w:marBottom w:val="0"/>
      <w:divBdr>
        <w:top w:val="none" w:sz="0" w:space="0" w:color="auto"/>
        <w:left w:val="none" w:sz="0" w:space="0" w:color="auto"/>
        <w:bottom w:val="none" w:sz="0" w:space="0" w:color="auto"/>
        <w:right w:val="none" w:sz="0" w:space="0" w:color="auto"/>
      </w:divBdr>
    </w:div>
    <w:div w:id="1529879445">
      <w:bodyDiv w:val="1"/>
      <w:marLeft w:val="0"/>
      <w:marRight w:val="0"/>
      <w:marTop w:val="0"/>
      <w:marBottom w:val="0"/>
      <w:divBdr>
        <w:top w:val="none" w:sz="0" w:space="0" w:color="auto"/>
        <w:left w:val="none" w:sz="0" w:space="0" w:color="auto"/>
        <w:bottom w:val="none" w:sz="0" w:space="0" w:color="auto"/>
        <w:right w:val="none" w:sz="0" w:space="0" w:color="auto"/>
      </w:divBdr>
    </w:div>
    <w:div w:id="1530101654">
      <w:bodyDiv w:val="1"/>
      <w:marLeft w:val="0"/>
      <w:marRight w:val="0"/>
      <w:marTop w:val="0"/>
      <w:marBottom w:val="0"/>
      <w:divBdr>
        <w:top w:val="none" w:sz="0" w:space="0" w:color="auto"/>
        <w:left w:val="none" w:sz="0" w:space="0" w:color="auto"/>
        <w:bottom w:val="none" w:sz="0" w:space="0" w:color="auto"/>
        <w:right w:val="none" w:sz="0" w:space="0" w:color="auto"/>
      </w:divBdr>
    </w:div>
    <w:div w:id="1530292434">
      <w:bodyDiv w:val="1"/>
      <w:marLeft w:val="0"/>
      <w:marRight w:val="0"/>
      <w:marTop w:val="0"/>
      <w:marBottom w:val="0"/>
      <w:divBdr>
        <w:top w:val="none" w:sz="0" w:space="0" w:color="auto"/>
        <w:left w:val="none" w:sz="0" w:space="0" w:color="auto"/>
        <w:bottom w:val="none" w:sz="0" w:space="0" w:color="auto"/>
        <w:right w:val="none" w:sz="0" w:space="0" w:color="auto"/>
      </w:divBdr>
    </w:div>
    <w:div w:id="1530333682">
      <w:bodyDiv w:val="1"/>
      <w:marLeft w:val="0"/>
      <w:marRight w:val="0"/>
      <w:marTop w:val="0"/>
      <w:marBottom w:val="0"/>
      <w:divBdr>
        <w:top w:val="none" w:sz="0" w:space="0" w:color="auto"/>
        <w:left w:val="none" w:sz="0" w:space="0" w:color="auto"/>
        <w:bottom w:val="none" w:sz="0" w:space="0" w:color="auto"/>
        <w:right w:val="none" w:sz="0" w:space="0" w:color="auto"/>
      </w:divBdr>
    </w:div>
    <w:div w:id="1530680504">
      <w:bodyDiv w:val="1"/>
      <w:marLeft w:val="0"/>
      <w:marRight w:val="0"/>
      <w:marTop w:val="0"/>
      <w:marBottom w:val="0"/>
      <w:divBdr>
        <w:top w:val="none" w:sz="0" w:space="0" w:color="auto"/>
        <w:left w:val="none" w:sz="0" w:space="0" w:color="auto"/>
        <w:bottom w:val="none" w:sz="0" w:space="0" w:color="auto"/>
        <w:right w:val="none" w:sz="0" w:space="0" w:color="auto"/>
      </w:divBdr>
    </w:div>
    <w:div w:id="1530683683">
      <w:bodyDiv w:val="1"/>
      <w:marLeft w:val="0"/>
      <w:marRight w:val="0"/>
      <w:marTop w:val="0"/>
      <w:marBottom w:val="0"/>
      <w:divBdr>
        <w:top w:val="none" w:sz="0" w:space="0" w:color="auto"/>
        <w:left w:val="none" w:sz="0" w:space="0" w:color="auto"/>
        <w:bottom w:val="none" w:sz="0" w:space="0" w:color="auto"/>
        <w:right w:val="none" w:sz="0" w:space="0" w:color="auto"/>
      </w:divBdr>
    </w:div>
    <w:div w:id="1530754944">
      <w:bodyDiv w:val="1"/>
      <w:marLeft w:val="0"/>
      <w:marRight w:val="0"/>
      <w:marTop w:val="0"/>
      <w:marBottom w:val="0"/>
      <w:divBdr>
        <w:top w:val="none" w:sz="0" w:space="0" w:color="auto"/>
        <w:left w:val="none" w:sz="0" w:space="0" w:color="auto"/>
        <w:bottom w:val="none" w:sz="0" w:space="0" w:color="auto"/>
        <w:right w:val="none" w:sz="0" w:space="0" w:color="auto"/>
      </w:divBdr>
    </w:div>
    <w:div w:id="1530755324">
      <w:bodyDiv w:val="1"/>
      <w:marLeft w:val="0"/>
      <w:marRight w:val="0"/>
      <w:marTop w:val="0"/>
      <w:marBottom w:val="0"/>
      <w:divBdr>
        <w:top w:val="none" w:sz="0" w:space="0" w:color="auto"/>
        <w:left w:val="none" w:sz="0" w:space="0" w:color="auto"/>
        <w:bottom w:val="none" w:sz="0" w:space="0" w:color="auto"/>
        <w:right w:val="none" w:sz="0" w:space="0" w:color="auto"/>
      </w:divBdr>
    </w:div>
    <w:div w:id="1531606493">
      <w:bodyDiv w:val="1"/>
      <w:marLeft w:val="0"/>
      <w:marRight w:val="0"/>
      <w:marTop w:val="0"/>
      <w:marBottom w:val="0"/>
      <w:divBdr>
        <w:top w:val="none" w:sz="0" w:space="0" w:color="auto"/>
        <w:left w:val="none" w:sz="0" w:space="0" w:color="auto"/>
        <w:bottom w:val="none" w:sz="0" w:space="0" w:color="auto"/>
        <w:right w:val="none" w:sz="0" w:space="0" w:color="auto"/>
      </w:divBdr>
    </w:div>
    <w:div w:id="1532379487">
      <w:bodyDiv w:val="1"/>
      <w:marLeft w:val="0"/>
      <w:marRight w:val="0"/>
      <w:marTop w:val="0"/>
      <w:marBottom w:val="0"/>
      <w:divBdr>
        <w:top w:val="none" w:sz="0" w:space="0" w:color="auto"/>
        <w:left w:val="none" w:sz="0" w:space="0" w:color="auto"/>
        <w:bottom w:val="none" w:sz="0" w:space="0" w:color="auto"/>
        <w:right w:val="none" w:sz="0" w:space="0" w:color="auto"/>
      </w:divBdr>
    </w:div>
    <w:div w:id="1532650995">
      <w:bodyDiv w:val="1"/>
      <w:marLeft w:val="0"/>
      <w:marRight w:val="0"/>
      <w:marTop w:val="0"/>
      <w:marBottom w:val="0"/>
      <w:divBdr>
        <w:top w:val="none" w:sz="0" w:space="0" w:color="auto"/>
        <w:left w:val="none" w:sz="0" w:space="0" w:color="auto"/>
        <w:bottom w:val="none" w:sz="0" w:space="0" w:color="auto"/>
        <w:right w:val="none" w:sz="0" w:space="0" w:color="auto"/>
      </w:divBdr>
    </w:div>
    <w:div w:id="1532691835">
      <w:bodyDiv w:val="1"/>
      <w:marLeft w:val="0"/>
      <w:marRight w:val="0"/>
      <w:marTop w:val="0"/>
      <w:marBottom w:val="0"/>
      <w:divBdr>
        <w:top w:val="none" w:sz="0" w:space="0" w:color="auto"/>
        <w:left w:val="none" w:sz="0" w:space="0" w:color="auto"/>
        <w:bottom w:val="none" w:sz="0" w:space="0" w:color="auto"/>
        <w:right w:val="none" w:sz="0" w:space="0" w:color="auto"/>
      </w:divBdr>
    </w:div>
    <w:div w:id="1532769081">
      <w:bodyDiv w:val="1"/>
      <w:marLeft w:val="0"/>
      <w:marRight w:val="0"/>
      <w:marTop w:val="0"/>
      <w:marBottom w:val="0"/>
      <w:divBdr>
        <w:top w:val="none" w:sz="0" w:space="0" w:color="auto"/>
        <w:left w:val="none" w:sz="0" w:space="0" w:color="auto"/>
        <w:bottom w:val="none" w:sz="0" w:space="0" w:color="auto"/>
        <w:right w:val="none" w:sz="0" w:space="0" w:color="auto"/>
      </w:divBdr>
    </w:div>
    <w:div w:id="1533109040">
      <w:bodyDiv w:val="1"/>
      <w:marLeft w:val="0"/>
      <w:marRight w:val="0"/>
      <w:marTop w:val="0"/>
      <w:marBottom w:val="0"/>
      <w:divBdr>
        <w:top w:val="none" w:sz="0" w:space="0" w:color="auto"/>
        <w:left w:val="none" w:sz="0" w:space="0" w:color="auto"/>
        <w:bottom w:val="none" w:sz="0" w:space="0" w:color="auto"/>
        <w:right w:val="none" w:sz="0" w:space="0" w:color="auto"/>
      </w:divBdr>
    </w:div>
    <w:div w:id="1533153516">
      <w:bodyDiv w:val="1"/>
      <w:marLeft w:val="0"/>
      <w:marRight w:val="0"/>
      <w:marTop w:val="0"/>
      <w:marBottom w:val="0"/>
      <w:divBdr>
        <w:top w:val="none" w:sz="0" w:space="0" w:color="auto"/>
        <w:left w:val="none" w:sz="0" w:space="0" w:color="auto"/>
        <w:bottom w:val="none" w:sz="0" w:space="0" w:color="auto"/>
        <w:right w:val="none" w:sz="0" w:space="0" w:color="auto"/>
      </w:divBdr>
    </w:div>
    <w:div w:id="1533155076">
      <w:bodyDiv w:val="1"/>
      <w:marLeft w:val="0"/>
      <w:marRight w:val="0"/>
      <w:marTop w:val="0"/>
      <w:marBottom w:val="0"/>
      <w:divBdr>
        <w:top w:val="none" w:sz="0" w:space="0" w:color="auto"/>
        <w:left w:val="none" w:sz="0" w:space="0" w:color="auto"/>
        <w:bottom w:val="none" w:sz="0" w:space="0" w:color="auto"/>
        <w:right w:val="none" w:sz="0" w:space="0" w:color="auto"/>
      </w:divBdr>
    </w:div>
    <w:div w:id="1533348599">
      <w:bodyDiv w:val="1"/>
      <w:marLeft w:val="0"/>
      <w:marRight w:val="0"/>
      <w:marTop w:val="0"/>
      <w:marBottom w:val="0"/>
      <w:divBdr>
        <w:top w:val="none" w:sz="0" w:space="0" w:color="auto"/>
        <w:left w:val="none" w:sz="0" w:space="0" w:color="auto"/>
        <w:bottom w:val="none" w:sz="0" w:space="0" w:color="auto"/>
        <w:right w:val="none" w:sz="0" w:space="0" w:color="auto"/>
      </w:divBdr>
    </w:div>
    <w:div w:id="1533373244">
      <w:bodyDiv w:val="1"/>
      <w:marLeft w:val="0"/>
      <w:marRight w:val="0"/>
      <w:marTop w:val="0"/>
      <w:marBottom w:val="0"/>
      <w:divBdr>
        <w:top w:val="none" w:sz="0" w:space="0" w:color="auto"/>
        <w:left w:val="none" w:sz="0" w:space="0" w:color="auto"/>
        <w:bottom w:val="none" w:sz="0" w:space="0" w:color="auto"/>
        <w:right w:val="none" w:sz="0" w:space="0" w:color="auto"/>
      </w:divBdr>
    </w:div>
    <w:div w:id="1533374848">
      <w:bodyDiv w:val="1"/>
      <w:marLeft w:val="0"/>
      <w:marRight w:val="0"/>
      <w:marTop w:val="0"/>
      <w:marBottom w:val="0"/>
      <w:divBdr>
        <w:top w:val="none" w:sz="0" w:space="0" w:color="auto"/>
        <w:left w:val="none" w:sz="0" w:space="0" w:color="auto"/>
        <w:bottom w:val="none" w:sz="0" w:space="0" w:color="auto"/>
        <w:right w:val="none" w:sz="0" w:space="0" w:color="auto"/>
      </w:divBdr>
    </w:div>
    <w:div w:id="1533612077">
      <w:bodyDiv w:val="1"/>
      <w:marLeft w:val="0"/>
      <w:marRight w:val="0"/>
      <w:marTop w:val="0"/>
      <w:marBottom w:val="0"/>
      <w:divBdr>
        <w:top w:val="none" w:sz="0" w:space="0" w:color="auto"/>
        <w:left w:val="none" w:sz="0" w:space="0" w:color="auto"/>
        <w:bottom w:val="none" w:sz="0" w:space="0" w:color="auto"/>
        <w:right w:val="none" w:sz="0" w:space="0" w:color="auto"/>
      </w:divBdr>
    </w:div>
    <w:div w:id="1533613670">
      <w:bodyDiv w:val="1"/>
      <w:marLeft w:val="0"/>
      <w:marRight w:val="0"/>
      <w:marTop w:val="0"/>
      <w:marBottom w:val="0"/>
      <w:divBdr>
        <w:top w:val="none" w:sz="0" w:space="0" w:color="auto"/>
        <w:left w:val="none" w:sz="0" w:space="0" w:color="auto"/>
        <w:bottom w:val="none" w:sz="0" w:space="0" w:color="auto"/>
        <w:right w:val="none" w:sz="0" w:space="0" w:color="auto"/>
      </w:divBdr>
    </w:div>
    <w:div w:id="1533690812">
      <w:bodyDiv w:val="1"/>
      <w:marLeft w:val="0"/>
      <w:marRight w:val="0"/>
      <w:marTop w:val="0"/>
      <w:marBottom w:val="0"/>
      <w:divBdr>
        <w:top w:val="none" w:sz="0" w:space="0" w:color="auto"/>
        <w:left w:val="none" w:sz="0" w:space="0" w:color="auto"/>
        <w:bottom w:val="none" w:sz="0" w:space="0" w:color="auto"/>
        <w:right w:val="none" w:sz="0" w:space="0" w:color="auto"/>
      </w:divBdr>
    </w:div>
    <w:div w:id="1533767082">
      <w:bodyDiv w:val="1"/>
      <w:marLeft w:val="0"/>
      <w:marRight w:val="0"/>
      <w:marTop w:val="0"/>
      <w:marBottom w:val="0"/>
      <w:divBdr>
        <w:top w:val="none" w:sz="0" w:space="0" w:color="auto"/>
        <w:left w:val="none" w:sz="0" w:space="0" w:color="auto"/>
        <w:bottom w:val="none" w:sz="0" w:space="0" w:color="auto"/>
        <w:right w:val="none" w:sz="0" w:space="0" w:color="auto"/>
      </w:divBdr>
    </w:div>
    <w:div w:id="1533808349">
      <w:bodyDiv w:val="1"/>
      <w:marLeft w:val="0"/>
      <w:marRight w:val="0"/>
      <w:marTop w:val="0"/>
      <w:marBottom w:val="0"/>
      <w:divBdr>
        <w:top w:val="none" w:sz="0" w:space="0" w:color="auto"/>
        <w:left w:val="none" w:sz="0" w:space="0" w:color="auto"/>
        <w:bottom w:val="none" w:sz="0" w:space="0" w:color="auto"/>
        <w:right w:val="none" w:sz="0" w:space="0" w:color="auto"/>
      </w:divBdr>
    </w:div>
    <w:div w:id="1533959816">
      <w:bodyDiv w:val="1"/>
      <w:marLeft w:val="0"/>
      <w:marRight w:val="0"/>
      <w:marTop w:val="0"/>
      <w:marBottom w:val="0"/>
      <w:divBdr>
        <w:top w:val="none" w:sz="0" w:space="0" w:color="auto"/>
        <w:left w:val="none" w:sz="0" w:space="0" w:color="auto"/>
        <w:bottom w:val="none" w:sz="0" w:space="0" w:color="auto"/>
        <w:right w:val="none" w:sz="0" w:space="0" w:color="auto"/>
      </w:divBdr>
    </w:div>
    <w:div w:id="1534031490">
      <w:bodyDiv w:val="1"/>
      <w:marLeft w:val="0"/>
      <w:marRight w:val="0"/>
      <w:marTop w:val="0"/>
      <w:marBottom w:val="0"/>
      <w:divBdr>
        <w:top w:val="none" w:sz="0" w:space="0" w:color="auto"/>
        <w:left w:val="none" w:sz="0" w:space="0" w:color="auto"/>
        <w:bottom w:val="none" w:sz="0" w:space="0" w:color="auto"/>
        <w:right w:val="none" w:sz="0" w:space="0" w:color="auto"/>
      </w:divBdr>
    </w:div>
    <w:div w:id="1534535771">
      <w:bodyDiv w:val="1"/>
      <w:marLeft w:val="0"/>
      <w:marRight w:val="0"/>
      <w:marTop w:val="0"/>
      <w:marBottom w:val="0"/>
      <w:divBdr>
        <w:top w:val="none" w:sz="0" w:space="0" w:color="auto"/>
        <w:left w:val="none" w:sz="0" w:space="0" w:color="auto"/>
        <w:bottom w:val="none" w:sz="0" w:space="0" w:color="auto"/>
        <w:right w:val="none" w:sz="0" w:space="0" w:color="auto"/>
      </w:divBdr>
    </w:div>
    <w:div w:id="1534804858">
      <w:bodyDiv w:val="1"/>
      <w:marLeft w:val="0"/>
      <w:marRight w:val="0"/>
      <w:marTop w:val="0"/>
      <w:marBottom w:val="0"/>
      <w:divBdr>
        <w:top w:val="none" w:sz="0" w:space="0" w:color="auto"/>
        <w:left w:val="none" w:sz="0" w:space="0" w:color="auto"/>
        <w:bottom w:val="none" w:sz="0" w:space="0" w:color="auto"/>
        <w:right w:val="none" w:sz="0" w:space="0" w:color="auto"/>
      </w:divBdr>
    </w:div>
    <w:div w:id="1534925549">
      <w:bodyDiv w:val="1"/>
      <w:marLeft w:val="0"/>
      <w:marRight w:val="0"/>
      <w:marTop w:val="0"/>
      <w:marBottom w:val="0"/>
      <w:divBdr>
        <w:top w:val="none" w:sz="0" w:space="0" w:color="auto"/>
        <w:left w:val="none" w:sz="0" w:space="0" w:color="auto"/>
        <w:bottom w:val="none" w:sz="0" w:space="0" w:color="auto"/>
        <w:right w:val="none" w:sz="0" w:space="0" w:color="auto"/>
      </w:divBdr>
    </w:div>
    <w:div w:id="1535003722">
      <w:bodyDiv w:val="1"/>
      <w:marLeft w:val="0"/>
      <w:marRight w:val="0"/>
      <w:marTop w:val="0"/>
      <w:marBottom w:val="0"/>
      <w:divBdr>
        <w:top w:val="none" w:sz="0" w:space="0" w:color="auto"/>
        <w:left w:val="none" w:sz="0" w:space="0" w:color="auto"/>
        <w:bottom w:val="none" w:sz="0" w:space="0" w:color="auto"/>
        <w:right w:val="none" w:sz="0" w:space="0" w:color="auto"/>
      </w:divBdr>
    </w:div>
    <w:div w:id="1535073454">
      <w:bodyDiv w:val="1"/>
      <w:marLeft w:val="0"/>
      <w:marRight w:val="0"/>
      <w:marTop w:val="0"/>
      <w:marBottom w:val="0"/>
      <w:divBdr>
        <w:top w:val="none" w:sz="0" w:space="0" w:color="auto"/>
        <w:left w:val="none" w:sz="0" w:space="0" w:color="auto"/>
        <w:bottom w:val="none" w:sz="0" w:space="0" w:color="auto"/>
        <w:right w:val="none" w:sz="0" w:space="0" w:color="auto"/>
      </w:divBdr>
    </w:div>
    <w:div w:id="1535073775">
      <w:bodyDiv w:val="1"/>
      <w:marLeft w:val="0"/>
      <w:marRight w:val="0"/>
      <w:marTop w:val="0"/>
      <w:marBottom w:val="0"/>
      <w:divBdr>
        <w:top w:val="none" w:sz="0" w:space="0" w:color="auto"/>
        <w:left w:val="none" w:sz="0" w:space="0" w:color="auto"/>
        <w:bottom w:val="none" w:sz="0" w:space="0" w:color="auto"/>
        <w:right w:val="none" w:sz="0" w:space="0" w:color="auto"/>
      </w:divBdr>
    </w:div>
    <w:div w:id="1535145737">
      <w:bodyDiv w:val="1"/>
      <w:marLeft w:val="0"/>
      <w:marRight w:val="0"/>
      <w:marTop w:val="0"/>
      <w:marBottom w:val="0"/>
      <w:divBdr>
        <w:top w:val="none" w:sz="0" w:space="0" w:color="auto"/>
        <w:left w:val="none" w:sz="0" w:space="0" w:color="auto"/>
        <w:bottom w:val="none" w:sz="0" w:space="0" w:color="auto"/>
        <w:right w:val="none" w:sz="0" w:space="0" w:color="auto"/>
      </w:divBdr>
    </w:div>
    <w:div w:id="1535194725">
      <w:bodyDiv w:val="1"/>
      <w:marLeft w:val="0"/>
      <w:marRight w:val="0"/>
      <w:marTop w:val="0"/>
      <w:marBottom w:val="0"/>
      <w:divBdr>
        <w:top w:val="none" w:sz="0" w:space="0" w:color="auto"/>
        <w:left w:val="none" w:sz="0" w:space="0" w:color="auto"/>
        <w:bottom w:val="none" w:sz="0" w:space="0" w:color="auto"/>
        <w:right w:val="none" w:sz="0" w:space="0" w:color="auto"/>
      </w:divBdr>
    </w:div>
    <w:div w:id="1535313886">
      <w:bodyDiv w:val="1"/>
      <w:marLeft w:val="0"/>
      <w:marRight w:val="0"/>
      <w:marTop w:val="0"/>
      <w:marBottom w:val="0"/>
      <w:divBdr>
        <w:top w:val="none" w:sz="0" w:space="0" w:color="auto"/>
        <w:left w:val="none" w:sz="0" w:space="0" w:color="auto"/>
        <w:bottom w:val="none" w:sz="0" w:space="0" w:color="auto"/>
        <w:right w:val="none" w:sz="0" w:space="0" w:color="auto"/>
      </w:divBdr>
    </w:div>
    <w:div w:id="1535539932">
      <w:bodyDiv w:val="1"/>
      <w:marLeft w:val="0"/>
      <w:marRight w:val="0"/>
      <w:marTop w:val="0"/>
      <w:marBottom w:val="0"/>
      <w:divBdr>
        <w:top w:val="none" w:sz="0" w:space="0" w:color="auto"/>
        <w:left w:val="none" w:sz="0" w:space="0" w:color="auto"/>
        <w:bottom w:val="none" w:sz="0" w:space="0" w:color="auto"/>
        <w:right w:val="none" w:sz="0" w:space="0" w:color="auto"/>
      </w:divBdr>
    </w:div>
    <w:div w:id="1535575209">
      <w:bodyDiv w:val="1"/>
      <w:marLeft w:val="0"/>
      <w:marRight w:val="0"/>
      <w:marTop w:val="0"/>
      <w:marBottom w:val="0"/>
      <w:divBdr>
        <w:top w:val="none" w:sz="0" w:space="0" w:color="auto"/>
        <w:left w:val="none" w:sz="0" w:space="0" w:color="auto"/>
        <w:bottom w:val="none" w:sz="0" w:space="0" w:color="auto"/>
        <w:right w:val="none" w:sz="0" w:space="0" w:color="auto"/>
      </w:divBdr>
    </w:div>
    <w:div w:id="1535578575">
      <w:bodyDiv w:val="1"/>
      <w:marLeft w:val="0"/>
      <w:marRight w:val="0"/>
      <w:marTop w:val="0"/>
      <w:marBottom w:val="0"/>
      <w:divBdr>
        <w:top w:val="none" w:sz="0" w:space="0" w:color="auto"/>
        <w:left w:val="none" w:sz="0" w:space="0" w:color="auto"/>
        <w:bottom w:val="none" w:sz="0" w:space="0" w:color="auto"/>
        <w:right w:val="none" w:sz="0" w:space="0" w:color="auto"/>
      </w:divBdr>
    </w:div>
    <w:div w:id="1535727163">
      <w:bodyDiv w:val="1"/>
      <w:marLeft w:val="0"/>
      <w:marRight w:val="0"/>
      <w:marTop w:val="0"/>
      <w:marBottom w:val="0"/>
      <w:divBdr>
        <w:top w:val="none" w:sz="0" w:space="0" w:color="auto"/>
        <w:left w:val="none" w:sz="0" w:space="0" w:color="auto"/>
        <w:bottom w:val="none" w:sz="0" w:space="0" w:color="auto"/>
        <w:right w:val="none" w:sz="0" w:space="0" w:color="auto"/>
      </w:divBdr>
    </w:div>
    <w:div w:id="1535776144">
      <w:bodyDiv w:val="1"/>
      <w:marLeft w:val="0"/>
      <w:marRight w:val="0"/>
      <w:marTop w:val="0"/>
      <w:marBottom w:val="0"/>
      <w:divBdr>
        <w:top w:val="none" w:sz="0" w:space="0" w:color="auto"/>
        <w:left w:val="none" w:sz="0" w:space="0" w:color="auto"/>
        <w:bottom w:val="none" w:sz="0" w:space="0" w:color="auto"/>
        <w:right w:val="none" w:sz="0" w:space="0" w:color="auto"/>
      </w:divBdr>
    </w:div>
    <w:div w:id="1536039962">
      <w:bodyDiv w:val="1"/>
      <w:marLeft w:val="0"/>
      <w:marRight w:val="0"/>
      <w:marTop w:val="0"/>
      <w:marBottom w:val="0"/>
      <w:divBdr>
        <w:top w:val="none" w:sz="0" w:space="0" w:color="auto"/>
        <w:left w:val="none" w:sz="0" w:space="0" w:color="auto"/>
        <w:bottom w:val="none" w:sz="0" w:space="0" w:color="auto"/>
        <w:right w:val="none" w:sz="0" w:space="0" w:color="auto"/>
      </w:divBdr>
    </w:div>
    <w:div w:id="1536234498">
      <w:bodyDiv w:val="1"/>
      <w:marLeft w:val="0"/>
      <w:marRight w:val="0"/>
      <w:marTop w:val="0"/>
      <w:marBottom w:val="0"/>
      <w:divBdr>
        <w:top w:val="none" w:sz="0" w:space="0" w:color="auto"/>
        <w:left w:val="none" w:sz="0" w:space="0" w:color="auto"/>
        <w:bottom w:val="none" w:sz="0" w:space="0" w:color="auto"/>
        <w:right w:val="none" w:sz="0" w:space="0" w:color="auto"/>
      </w:divBdr>
    </w:div>
    <w:div w:id="1536380272">
      <w:bodyDiv w:val="1"/>
      <w:marLeft w:val="0"/>
      <w:marRight w:val="0"/>
      <w:marTop w:val="0"/>
      <w:marBottom w:val="0"/>
      <w:divBdr>
        <w:top w:val="none" w:sz="0" w:space="0" w:color="auto"/>
        <w:left w:val="none" w:sz="0" w:space="0" w:color="auto"/>
        <w:bottom w:val="none" w:sz="0" w:space="0" w:color="auto"/>
        <w:right w:val="none" w:sz="0" w:space="0" w:color="auto"/>
      </w:divBdr>
    </w:div>
    <w:div w:id="1536384044">
      <w:bodyDiv w:val="1"/>
      <w:marLeft w:val="0"/>
      <w:marRight w:val="0"/>
      <w:marTop w:val="0"/>
      <w:marBottom w:val="0"/>
      <w:divBdr>
        <w:top w:val="none" w:sz="0" w:space="0" w:color="auto"/>
        <w:left w:val="none" w:sz="0" w:space="0" w:color="auto"/>
        <w:bottom w:val="none" w:sz="0" w:space="0" w:color="auto"/>
        <w:right w:val="none" w:sz="0" w:space="0" w:color="auto"/>
      </w:divBdr>
    </w:div>
    <w:div w:id="1536499711">
      <w:bodyDiv w:val="1"/>
      <w:marLeft w:val="0"/>
      <w:marRight w:val="0"/>
      <w:marTop w:val="0"/>
      <w:marBottom w:val="0"/>
      <w:divBdr>
        <w:top w:val="none" w:sz="0" w:space="0" w:color="auto"/>
        <w:left w:val="none" w:sz="0" w:space="0" w:color="auto"/>
        <w:bottom w:val="none" w:sz="0" w:space="0" w:color="auto"/>
        <w:right w:val="none" w:sz="0" w:space="0" w:color="auto"/>
      </w:divBdr>
    </w:div>
    <w:div w:id="1537304180">
      <w:bodyDiv w:val="1"/>
      <w:marLeft w:val="0"/>
      <w:marRight w:val="0"/>
      <w:marTop w:val="0"/>
      <w:marBottom w:val="0"/>
      <w:divBdr>
        <w:top w:val="none" w:sz="0" w:space="0" w:color="auto"/>
        <w:left w:val="none" w:sz="0" w:space="0" w:color="auto"/>
        <w:bottom w:val="none" w:sz="0" w:space="0" w:color="auto"/>
        <w:right w:val="none" w:sz="0" w:space="0" w:color="auto"/>
      </w:divBdr>
    </w:div>
    <w:div w:id="1537351175">
      <w:bodyDiv w:val="1"/>
      <w:marLeft w:val="0"/>
      <w:marRight w:val="0"/>
      <w:marTop w:val="0"/>
      <w:marBottom w:val="0"/>
      <w:divBdr>
        <w:top w:val="none" w:sz="0" w:space="0" w:color="auto"/>
        <w:left w:val="none" w:sz="0" w:space="0" w:color="auto"/>
        <w:bottom w:val="none" w:sz="0" w:space="0" w:color="auto"/>
        <w:right w:val="none" w:sz="0" w:space="0" w:color="auto"/>
      </w:divBdr>
    </w:div>
    <w:div w:id="1537351295">
      <w:bodyDiv w:val="1"/>
      <w:marLeft w:val="0"/>
      <w:marRight w:val="0"/>
      <w:marTop w:val="0"/>
      <w:marBottom w:val="0"/>
      <w:divBdr>
        <w:top w:val="none" w:sz="0" w:space="0" w:color="auto"/>
        <w:left w:val="none" w:sz="0" w:space="0" w:color="auto"/>
        <w:bottom w:val="none" w:sz="0" w:space="0" w:color="auto"/>
        <w:right w:val="none" w:sz="0" w:space="0" w:color="auto"/>
      </w:divBdr>
    </w:div>
    <w:div w:id="1537425699">
      <w:bodyDiv w:val="1"/>
      <w:marLeft w:val="0"/>
      <w:marRight w:val="0"/>
      <w:marTop w:val="0"/>
      <w:marBottom w:val="0"/>
      <w:divBdr>
        <w:top w:val="none" w:sz="0" w:space="0" w:color="auto"/>
        <w:left w:val="none" w:sz="0" w:space="0" w:color="auto"/>
        <w:bottom w:val="none" w:sz="0" w:space="0" w:color="auto"/>
        <w:right w:val="none" w:sz="0" w:space="0" w:color="auto"/>
      </w:divBdr>
    </w:div>
    <w:div w:id="1537619828">
      <w:bodyDiv w:val="1"/>
      <w:marLeft w:val="0"/>
      <w:marRight w:val="0"/>
      <w:marTop w:val="0"/>
      <w:marBottom w:val="0"/>
      <w:divBdr>
        <w:top w:val="none" w:sz="0" w:space="0" w:color="auto"/>
        <w:left w:val="none" w:sz="0" w:space="0" w:color="auto"/>
        <w:bottom w:val="none" w:sz="0" w:space="0" w:color="auto"/>
        <w:right w:val="none" w:sz="0" w:space="0" w:color="auto"/>
      </w:divBdr>
    </w:div>
    <w:div w:id="1537624556">
      <w:bodyDiv w:val="1"/>
      <w:marLeft w:val="0"/>
      <w:marRight w:val="0"/>
      <w:marTop w:val="0"/>
      <w:marBottom w:val="0"/>
      <w:divBdr>
        <w:top w:val="none" w:sz="0" w:space="0" w:color="auto"/>
        <w:left w:val="none" w:sz="0" w:space="0" w:color="auto"/>
        <w:bottom w:val="none" w:sz="0" w:space="0" w:color="auto"/>
        <w:right w:val="none" w:sz="0" w:space="0" w:color="auto"/>
      </w:divBdr>
    </w:div>
    <w:div w:id="1537737438">
      <w:bodyDiv w:val="1"/>
      <w:marLeft w:val="0"/>
      <w:marRight w:val="0"/>
      <w:marTop w:val="0"/>
      <w:marBottom w:val="0"/>
      <w:divBdr>
        <w:top w:val="none" w:sz="0" w:space="0" w:color="auto"/>
        <w:left w:val="none" w:sz="0" w:space="0" w:color="auto"/>
        <w:bottom w:val="none" w:sz="0" w:space="0" w:color="auto"/>
        <w:right w:val="none" w:sz="0" w:space="0" w:color="auto"/>
      </w:divBdr>
    </w:div>
    <w:div w:id="1537738014">
      <w:bodyDiv w:val="1"/>
      <w:marLeft w:val="0"/>
      <w:marRight w:val="0"/>
      <w:marTop w:val="0"/>
      <w:marBottom w:val="0"/>
      <w:divBdr>
        <w:top w:val="none" w:sz="0" w:space="0" w:color="auto"/>
        <w:left w:val="none" w:sz="0" w:space="0" w:color="auto"/>
        <w:bottom w:val="none" w:sz="0" w:space="0" w:color="auto"/>
        <w:right w:val="none" w:sz="0" w:space="0" w:color="auto"/>
      </w:divBdr>
    </w:div>
    <w:div w:id="1537961566">
      <w:bodyDiv w:val="1"/>
      <w:marLeft w:val="0"/>
      <w:marRight w:val="0"/>
      <w:marTop w:val="0"/>
      <w:marBottom w:val="0"/>
      <w:divBdr>
        <w:top w:val="none" w:sz="0" w:space="0" w:color="auto"/>
        <w:left w:val="none" w:sz="0" w:space="0" w:color="auto"/>
        <w:bottom w:val="none" w:sz="0" w:space="0" w:color="auto"/>
        <w:right w:val="none" w:sz="0" w:space="0" w:color="auto"/>
      </w:divBdr>
    </w:div>
    <w:div w:id="1538199045">
      <w:bodyDiv w:val="1"/>
      <w:marLeft w:val="0"/>
      <w:marRight w:val="0"/>
      <w:marTop w:val="0"/>
      <w:marBottom w:val="0"/>
      <w:divBdr>
        <w:top w:val="none" w:sz="0" w:space="0" w:color="auto"/>
        <w:left w:val="none" w:sz="0" w:space="0" w:color="auto"/>
        <w:bottom w:val="none" w:sz="0" w:space="0" w:color="auto"/>
        <w:right w:val="none" w:sz="0" w:space="0" w:color="auto"/>
      </w:divBdr>
    </w:div>
    <w:div w:id="1538276629">
      <w:bodyDiv w:val="1"/>
      <w:marLeft w:val="0"/>
      <w:marRight w:val="0"/>
      <w:marTop w:val="0"/>
      <w:marBottom w:val="0"/>
      <w:divBdr>
        <w:top w:val="none" w:sz="0" w:space="0" w:color="auto"/>
        <w:left w:val="none" w:sz="0" w:space="0" w:color="auto"/>
        <w:bottom w:val="none" w:sz="0" w:space="0" w:color="auto"/>
        <w:right w:val="none" w:sz="0" w:space="0" w:color="auto"/>
      </w:divBdr>
    </w:div>
    <w:div w:id="1538397543">
      <w:bodyDiv w:val="1"/>
      <w:marLeft w:val="0"/>
      <w:marRight w:val="0"/>
      <w:marTop w:val="0"/>
      <w:marBottom w:val="0"/>
      <w:divBdr>
        <w:top w:val="none" w:sz="0" w:space="0" w:color="auto"/>
        <w:left w:val="none" w:sz="0" w:space="0" w:color="auto"/>
        <w:bottom w:val="none" w:sz="0" w:space="0" w:color="auto"/>
        <w:right w:val="none" w:sz="0" w:space="0" w:color="auto"/>
      </w:divBdr>
    </w:div>
    <w:div w:id="1538810488">
      <w:bodyDiv w:val="1"/>
      <w:marLeft w:val="0"/>
      <w:marRight w:val="0"/>
      <w:marTop w:val="0"/>
      <w:marBottom w:val="0"/>
      <w:divBdr>
        <w:top w:val="none" w:sz="0" w:space="0" w:color="auto"/>
        <w:left w:val="none" w:sz="0" w:space="0" w:color="auto"/>
        <w:bottom w:val="none" w:sz="0" w:space="0" w:color="auto"/>
        <w:right w:val="none" w:sz="0" w:space="0" w:color="auto"/>
      </w:divBdr>
    </w:div>
    <w:div w:id="1539197234">
      <w:bodyDiv w:val="1"/>
      <w:marLeft w:val="0"/>
      <w:marRight w:val="0"/>
      <w:marTop w:val="0"/>
      <w:marBottom w:val="0"/>
      <w:divBdr>
        <w:top w:val="none" w:sz="0" w:space="0" w:color="auto"/>
        <w:left w:val="none" w:sz="0" w:space="0" w:color="auto"/>
        <w:bottom w:val="none" w:sz="0" w:space="0" w:color="auto"/>
        <w:right w:val="none" w:sz="0" w:space="0" w:color="auto"/>
      </w:divBdr>
    </w:div>
    <w:div w:id="1539199294">
      <w:bodyDiv w:val="1"/>
      <w:marLeft w:val="0"/>
      <w:marRight w:val="0"/>
      <w:marTop w:val="0"/>
      <w:marBottom w:val="0"/>
      <w:divBdr>
        <w:top w:val="none" w:sz="0" w:space="0" w:color="auto"/>
        <w:left w:val="none" w:sz="0" w:space="0" w:color="auto"/>
        <w:bottom w:val="none" w:sz="0" w:space="0" w:color="auto"/>
        <w:right w:val="none" w:sz="0" w:space="0" w:color="auto"/>
      </w:divBdr>
    </w:div>
    <w:div w:id="1539471345">
      <w:bodyDiv w:val="1"/>
      <w:marLeft w:val="0"/>
      <w:marRight w:val="0"/>
      <w:marTop w:val="0"/>
      <w:marBottom w:val="0"/>
      <w:divBdr>
        <w:top w:val="none" w:sz="0" w:space="0" w:color="auto"/>
        <w:left w:val="none" w:sz="0" w:space="0" w:color="auto"/>
        <w:bottom w:val="none" w:sz="0" w:space="0" w:color="auto"/>
        <w:right w:val="none" w:sz="0" w:space="0" w:color="auto"/>
      </w:divBdr>
    </w:div>
    <w:div w:id="1539513796">
      <w:bodyDiv w:val="1"/>
      <w:marLeft w:val="0"/>
      <w:marRight w:val="0"/>
      <w:marTop w:val="0"/>
      <w:marBottom w:val="0"/>
      <w:divBdr>
        <w:top w:val="none" w:sz="0" w:space="0" w:color="auto"/>
        <w:left w:val="none" w:sz="0" w:space="0" w:color="auto"/>
        <w:bottom w:val="none" w:sz="0" w:space="0" w:color="auto"/>
        <w:right w:val="none" w:sz="0" w:space="0" w:color="auto"/>
      </w:divBdr>
    </w:div>
    <w:div w:id="1539973923">
      <w:bodyDiv w:val="1"/>
      <w:marLeft w:val="0"/>
      <w:marRight w:val="0"/>
      <w:marTop w:val="0"/>
      <w:marBottom w:val="0"/>
      <w:divBdr>
        <w:top w:val="none" w:sz="0" w:space="0" w:color="auto"/>
        <w:left w:val="none" w:sz="0" w:space="0" w:color="auto"/>
        <w:bottom w:val="none" w:sz="0" w:space="0" w:color="auto"/>
        <w:right w:val="none" w:sz="0" w:space="0" w:color="auto"/>
      </w:divBdr>
    </w:div>
    <w:div w:id="1540168914">
      <w:bodyDiv w:val="1"/>
      <w:marLeft w:val="0"/>
      <w:marRight w:val="0"/>
      <w:marTop w:val="0"/>
      <w:marBottom w:val="0"/>
      <w:divBdr>
        <w:top w:val="none" w:sz="0" w:space="0" w:color="auto"/>
        <w:left w:val="none" w:sz="0" w:space="0" w:color="auto"/>
        <w:bottom w:val="none" w:sz="0" w:space="0" w:color="auto"/>
        <w:right w:val="none" w:sz="0" w:space="0" w:color="auto"/>
      </w:divBdr>
    </w:div>
    <w:div w:id="1540318315">
      <w:bodyDiv w:val="1"/>
      <w:marLeft w:val="0"/>
      <w:marRight w:val="0"/>
      <w:marTop w:val="0"/>
      <w:marBottom w:val="0"/>
      <w:divBdr>
        <w:top w:val="none" w:sz="0" w:space="0" w:color="auto"/>
        <w:left w:val="none" w:sz="0" w:space="0" w:color="auto"/>
        <w:bottom w:val="none" w:sz="0" w:space="0" w:color="auto"/>
        <w:right w:val="none" w:sz="0" w:space="0" w:color="auto"/>
      </w:divBdr>
    </w:div>
    <w:div w:id="1540360387">
      <w:bodyDiv w:val="1"/>
      <w:marLeft w:val="0"/>
      <w:marRight w:val="0"/>
      <w:marTop w:val="0"/>
      <w:marBottom w:val="0"/>
      <w:divBdr>
        <w:top w:val="none" w:sz="0" w:space="0" w:color="auto"/>
        <w:left w:val="none" w:sz="0" w:space="0" w:color="auto"/>
        <w:bottom w:val="none" w:sz="0" w:space="0" w:color="auto"/>
        <w:right w:val="none" w:sz="0" w:space="0" w:color="auto"/>
      </w:divBdr>
    </w:div>
    <w:div w:id="1540387422">
      <w:bodyDiv w:val="1"/>
      <w:marLeft w:val="0"/>
      <w:marRight w:val="0"/>
      <w:marTop w:val="0"/>
      <w:marBottom w:val="0"/>
      <w:divBdr>
        <w:top w:val="none" w:sz="0" w:space="0" w:color="auto"/>
        <w:left w:val="none" w:sz="0" w:space="0" w:color="auto"/>
        <w:bottom w:val="none" w:sz="0" w:space="0" w:color="auto"/>
        <w:right w:val="none" w:sz="0" w:space="0" w:color="auto"/>
      </w:divBdr>
    </w:div>
    <w:div w:id="1540514517">
      <w:bodyDiv w:val="1"/>
      <w:marLeft w:val="0"/>
      <w:marRight w:val="0"/>
      <w:marTop w:val="0"/>
      <w:marBottom w:val="0"/>
      <w:divBdr>
        <w:top w:val="none" w:sz="0" w:space="0" w:color="auto"/>
        <w:left w:val="none" w:sz="0" w:space="0" w:color="auto"/>
        <w:bottom w:val="none" w:sz="0" w:space="0" w:color="auto"/>
        <w:right w:val="none" w:sz="0" w:space="0" w:color="auto"/>
      </w:divBdr>
    </w:div>
    <w:div w:id="1540818287">
      <w:bodyDiv w:val="1"/>
      <w:marLeft w:val="0"/>
      <w:marRight w:val="0"/>
      <w:marTop w:val="0"/>
      <w:marBottom w:val="0"/>
      <w:divBdr>
        <w:top w:val="none" w:sz="0" w:space="0" w:color="auto"/>
        <w:left w:val="none" w:sz="0" w:space="0" w:color="auto"/>
        <w:bottom w:val="none" w:sz="0" w:space="0" w:color="auto"/>
        <w:right w:val="none" w:sz="0" w:space="0" w:color="auto"/>
      </w:divBdr>
    </w:div>
    <w:div w:id="1541013516">
      <w:bodyDiv w:val="1"/>
      <w:marLeft w:val="0"/>
      <w:marRight w:val="0"/>
      <w:marTop w:val="0"/>
      <w:marBottom w:val="0"/>
      <w:divBdr>
        <w:top w:val="none" w:sz="0" w:space="0" w:color="auto"/>
        <w:left w:val="none" w:sz="0" w:space="0" w:color="auto"/>
        <w:bottom w:val="none" w:sz="0" w:space="0" w:color="auto"/>
        <w:right w:val="none" w:sz="0" w:space="0" w:color="auto"/>
      </w:divBdr>
    </w:div>
    <w:div w:id="1541015146">
      <w:bodyDiv w:val="1"/>
      <w:marLeft w:val="0"/>
      <w:marRight w:val="0"/>
      <w:marTop w:val="0"/>
      <w:marBottom w:val="0"/>
      <w:divBdr>
        <w:top w:val="none" w:sz="0" w:space="0" w:color="auto"/>
        <w:left w:val="none" w:sz="0" w:space="0" w:color="auto"/>
        <w:bottom w:val="none" w:sz="0" w:space="0" w:color="auto"/>
        <w:right w:val="none" w:sz="0" w:space="0" w:color="auto"/>
      </w:divBdr>
    </w:div>
    <w:div w:id="1541238708">
      <w:bodyDiv w:val="1"/>
      <w:marLeft w:val="0"/>
      <w:marRight w:val="0"/>
      <w:marTop w:val="0"/>
      <w:marBottom w:val="0"/>
      <w:divBdr>
        <w:top w:val="none" w:sz="0" w:space="0" w:color="auto"/>
        <w:left w:val="none" w:sz="0" w:space="0" w:color="auto"/>
        <w:bottom w:val="none" w:sz="0" w:space="0" w:color="auto"/>
        <w:right w:val="none" w:sz="0" w:space="0" w:color="auto"/>
      </w:divBdr>
    </w:div>
    <w:div w:id="1541358710">
      <w:bodyDiv w:val="1"/>
      <w:marLeft w:val="0"/>
      <w:marRight w:val="0"/>
      <w:marTop w:val="0"/>
      <w:marBottom w:val="0"/>
      <w:divBdr>
        <w:top w:val="none" w:sz="0" w:space="0" w:color="auto"/>
        <w:left w:val="none" w:sz="0" w:space="0" w:color="auto"/>
        <w:bottom w:val="none" w:sz="0" w:space="0" w:color="auto"/>
        <w:right w:val="none" w:sz="0" w:space="0" w:color="auto"/>
      </w:divBdr>
    </w:div>
    <w:div w:id="1541430415">
      <w:bodyDiv w:val="1"/>
      <w:marLeft w:val="0"/>
      <w:marRight w:val="0"/>
      <w:marTop w:val="0"/>
      <w:marBottom w:val="0"/>
      <w:divBdr>
        <w:top w:val="none" w:sz="0" w:space="0" w:color="auto"/>
        <w:left w:val="none" w:sz="0" w:space="0" w:color="auto"/>
        <w:bottom w:val="none" w:sz="0" w:space="0" w:color="auto"/>
        <w:right w:val="none" w:sz="0" w:space="0" w:color="auto"/>
      </w:divBdr>
    </w:div>
    <w:div w:id="1541549924">
      <w:bodyDiv w:val="1"/>
      <w:marLeft w:val="0"/>
      <w:marRight w:val="0"/>
      <w:marTop w:val="0"/>
      <w:marBottom w:val="0"/>
      <w:divBdr>
        <w:top w:val="none" w:sz="0" w:space="0" w:color="auto"/>
        <w:left w:val="none" w:sz="0" w:space="0" w:color="auto"/>
        <w:bottom w:val="none" w:sz="0" w:space="0" w:color="auto"/>
        <w:right w:val="none" w:sz="0" w:space="0" w:color="auto"/>
      </w:divBdr>
    </w:div>
    <w:div w:id="1541623836">
      <w:bodyDiv w:val="1"/>
      <w:marLeft w:val="0"/>
      <w:marRight w:val="0"/>
      <w:marTop w:val="0"/>
      <w:marBottom w:val="0"/>
      <w:divBdr>
        <w:top w:val="none" w:sz="0" w:space="0" w:color="auto"/>
        <w:left w:val="none" w:sz="0" w:space="0" w:color="auto"/>
        <w:bottom w:val="none" w:sz="0" w:space="0" w:color="auto"/>
        <w:right w:val="none" w:sz="0" w:space="0" w:color="auto"/>
      </w:divBdr>
    </w:div>
    <w:div w:id="1541824282">
      <w:bodyDiv w:val="1"/>
      <w:marLeft w:val="0"/>
      <w:marRight w:val="0"/>
      <w:marTop w:val="0"/>
      <w:marBottom w:val="0"/>
      <w:divBdr>
        <w:top w:val="none" w:sz="0" w:space="0" w:color="auto"/>
        <w:left w:val="none" w:sz="0" w:space="0" w:color="auto"/>
        <w:bottom w:val="none" w:sz="0" w:space="0" w:color="auto"/>
        <w:right w:val="none" w:sz="0" w:space="0" w:color="auto"/>
      </w:divBdr>
    </w:div>
    <w:div w:id="1541865720">
      <w:bodyDiv w:val="1"/>
      <w:marLeft w:val="0"/>
      <w:marRight w:val="0"/>
      <w:marTop w:val="0"/>
      <w:marBottom w:val="0"/>
      <w:divBdr>
        <w:top w:val="none" w:sz="0" w:space="0" w:color="auto"/>
        <w:left w:val="none" w:sz="0" w:space="0" w:color="auto"/>
        <w:bottom w:val="none" w:sz="0" w:space="0" w:color="auto"/>
        <w:right w:val="none" w:sz="0" w:space="0" w:color="auto"/>
      </w:divBdr>
    </w:div>
    <w:div w:id="1541942498">
      <w:bodyDiv w:val="1"/>
      <w:marLeft w:val="0"/>
      <w:marRight w:val="0"/>
      <w:marTop w:val="0"/>
      <w:marBottom w:val="0"/>
      <w:divBdr>
        <w:top w:val="none" w:sz="0" w:space="0" w:color="auto"/>
        <w:left w:val="none" w:sz="0" w:space="0" w:color="auto"/>
        <w:bottom w:val="none" w:sz="0" w:space="0" w:color="auto"/>
        <w:right w:val="none" w:sz="0" w:space="0" w:color="auto"/>
      </w:divBdr>
    </w:div>
    <w:div w:id="1542013087">
      <w:bodyDiv w:val="1"/>
      <w:marLeft w:val="0"/>
      <w:marRight w:val="0"/>
      <w:marTop w:val="0"/>
      <w:marBottom w:val="0"/>
      <w:divBdr>
        <w:top w:val="none" w:sz="0" w:space="0" w:color="auto"/>
        <w:left w:val="none" w:sz="0" w:space="0" w:color="auto"/>
        <w:bottom w:val="none" w:sz="0" w:space="0" w:color="auto"/>
        <w:right w:val="none" w:sz="0" w:space="0" w:color="auto"/>
      </w:divBdr>
    </w:div>
    <w:div w:id="1542353529">
      <w:bodyDiv w:val="1"/>
      <w:marLeft w:val="0"/>
      <w:marRight w:val="0"/>
      <w:marTop w:val="0"/>
      <w:marBottom w:val="0"/>
      <w:divBdr>
        <w:top w:val="none" w:sz="0" w:space="0" w:color="auto"/>
        <w:left w:val="none" w:sz="0" w:space="0" w:color="auto"/>
        <w:bottom w:val="none" w:sz="0" w:space="0" w:color="auto"/>
        <w:right w:val="none" w:sz="0" w:space="0" w:color="auto"/>
      </w:divBdr>
    </w:div>
    <w:div w:id="1542397554">
      <w:bodyDiv w:val="1"/>
      <w:marLeft w:val="0"/>
      <w:marRight w:val="0"/>
      <w:marTop w:val="0"/>
      <w:marBottom w:val="0"/>
      <w:divBdr>
        <w:top w:val="none" w:sz="0" w:space="0" w:color="auto"/>
        <w:left w:val="none" w:sz="0" w:space="0" w:color="auto"/>
        <w:bottom w:val="none" w:sz="0" w:space="0" w:color="auto"/>
        <w:right w:val="none" w:sz="0" w:space="0" w:color="auto"/>
      </w:divBdr>
    </w:div>
    <w:div w:id="1542548230">
      <w:bodyDiv w:val="1"/>
      <w:marLeft w:val="0"/>
      <w:marRight w:val="0"/>
      <w:marTop w:val="0"/>
      <w:marBottom w:val="0"/>
      <w:divBdr>
        <w:top w:val="none" w:sz="0" w:space="0" w:color="auto"/>
        <w:left w:val="none" w:sz="0" w:space="0" w:color="auto"/>
        <w:bottom w:val="none" w:sz="0" w:space="0" w:color="auto"/>
        <w:right w:val="none" w:sz="0" w:space="0" w:color="auto"/>
      </w:divBdr>
    </w:div>
    <w:div w:id="1542592275">
      <w:bodyDiv w:val="1"/>
      <w:marLeft w:val="0"/>
      <w:marRight w:val="0"/>
      <w:marTop w:val="0"/>
      <w:marBottom w:val="0"/>
      <w:divBdr>
        <w:top w:val="none" w:sz="0" w:space="0" w:color="auto"/>
        <w:left w:val="none" w:sz="0" w:space="0" w:color="auto"/>
        <w:bottom w:val="none" w:sz="0" w:space="0" w:color="auto"/>
        <w:right w:val="none" w:sz="0" w:space="0" w:color="auto"/>
      </w:divBdr>
    </w:div>
    <w:div w:id="1542673832">
      <w:bodyDiv w:val="1"/>
      <w:marLeft w:val="0"/>
      <w:marRight w:val="0"/>
      <w:marTop w:val="0"/>
      <w:marBottom w:val="0"/>
      <w:divBdr>
        <w:top w:val="none" w:sz="0" w:space="0" w:color="auto"/>
        <w:left w:val="none" w:sz="0" w:space="0" w:color="auto"/>
        <w:bottom w:val="none" w:sz="0" w:space="0" w:color="auto"/>
        <w:right w:val="none" w:sz="0" w:space="0" w:color="auto"/>
      </w:divBdr>
    </w:div>
    <w:div w:id="1542739959">
      <w:bodyDiv w:val="1"/>
      <w:marLeft w:val="0"/>
      <w:marRight w:val="0"/>
      <w:marTop w:val="0"/>
      <w:marBottom w:val="0"/>
      <w:divBdr>
        <w:top w:val="none" w:sz="0" w:space="0" w:color="auto"/>
        <w:left w:val="none" w:sz="0" w:space="0" w:color="auto"/>
        <w:bottom w:val="none" w:sz="0" w:space="0" w:color="auto"/>
        <w:right w:val="none" w:sz="0" w:space="0" w:color="auto"/>
      </w:divBdr>
    </w:div>
    <w:div w:id="1542744192">
      <w:bodyDiv w:val="1"/>
      <w:marLeft w:val="0"/>
      <w:marRight w:val="0"/>
      <w:marTop w:val="0"/>
      <w:marBottom w:val="0"/>
      <w:divBdr>
        <w:top w:val="none" w:sz="0" w:space="0" w:color="auto"/>
        <w:left w:val="none" w:sz="0" w:space="0" w:color="auto"/>
        <w:bottom w:val="none" w:sz="0" w:space="0" w:color="auto"/>
        <w:right w:val="none" w:sz="0" w:space="0" w:color="auto"/>
      </w:divBdr>
    </w:div>
    <w:div w:id="1543246257">
      <w:bodyDiv w:val="1"/>
      <w:marLeft w:val="0"/>
      <w:marRight w:val="0"/>
      <w:marTop w:val="0"/>
      <w:marBottom w:val="0"/>
      <w:divBdr>
        <w:top w:val="none" w:sz="0" w:space="0" w:color="auto"/>
        <w:left w:val="none" w:sz="0" w:space="0" w:color="auto"/>
        <w:bottom w:val="none" w:sz="0" w:space="0" w:color="auto"/>
        <w:right w:val="none" w:sz="0" w:space="0" w:color="auto"/>
      </w:divBdr>
    </w:div>
    <w:div w:id="1543638682">
      <w:bodyDiv w:val="1"/>
      <w:marLeft w:val="0"/>
      <w:marRight w:val="0"/>
      <w:marTop w:val="0"/>
      <w:marBottom w:val="0"/>
      <w:divBdr>
        <w:top w:val="none" w:sz="0" w:space="0" w:color="auto"/>
        <w:left w:val="none" w:sz="0" w:space="0" w:color="auto"/>
        <w:bottom w:val="none" w:sz="0" w:space="0" w:color="auto"/>
        <w:right w:val="none" w:sz="0" w:space="0" w:color="auto"/>
      </w:divBdr>
    </w:div>
    <w:div w:id="1543791079">
      <w:bodyDiv w:val="1"/>
      <w:marLeft w:val="0"/>
      <w:marRight w:val="0"/>
      <w:marTop w:val="0"/>
      <w:marBottom w:val="0"/>
      <w:divBdr>
        <w:top w:val="none" w:sz="0" w:space="0" w:color="auto"/>
        <w:left w:val="none" w:sz="0" w:space="0" w:color="auto"/>
        <w:bottom w:val="none" w:sz="0" w:space="0" w:color="auto"/>
        <w:right w:val="none" w:sz="0" w:space="0" w:color="auto"/>
      </w:divBdr>
    </w:div>
    <w:div w:id="1543861632">
      <w:bodyDiv w:val="1"/>
      <w:marLeft w:val="0"/>
      <w:marRight w:val="0"/>
      <w:marTop w:val="0"/>
      <w:marBottom w:val="0"/>
      <w:divBdr>
        <w:top w:val="none" w:sz="0" w:space="0" w:color="auto"/>
        <w:left w:val="none" w:sz="0" w:space="0" w:color="auto"/>
        <w:bottom w:val="none" w:sz="0" w:space="0" w:color="auto"/>
        <w:right w:val="none" w:sz="0" w:space="0" w:color="auto"/>
      </w:divBdr>
    </w:div>
    <w:div w:id="1543978820">
      <w:bodyDiv w:val="1"/>
      <w:marLeft w:val="0"/>
      <w:marRight w:val="0"/>
      <w:marTop w:val="0"/>
      <w:marBottom w:val="0"/>
      <w:divBdr>
        <w:top w:val="none" w:sz="0" w:space="0" w:color="auto"/>
        <w:left w:val="none" w:sz="0" w:space="0" w:color="auto"/>
        <w:bottom w:val="none" w:sz="0" w:space="0" w:color="auto"/>
        <w:right w:val="none" w:sz="0" w:space="0" w:color="auto"/>
      </w:divBdr>
    </w:div>
    <w:div w:id="1544248657">
      <w:bodyDiv w:val="1"/>
      <w:marLeft w:val="0"/>
      <w:marRight w:val="0"/>
      <w:marTop w:val="0"/>
      <w:marBottom w:val="0"/>
      <w:divBdr>
        <w:top w:val="none" w:sz="0" w:space="0" w:color="auto"/>
        <w:left w:val="none" w:sz="0" w:space="0" w:color="auto"/>
        <w:bottom w:val="none" w:sz="0" w:space="0" w:color="auto"/>
        <w:right w:val="none" w:sz="0" w:space="0" w:color="auto"/>
      </w:divBdr>
    </w:div>
    <w:div w:id="1544248905">
      <w:bodyDiv w:val="1"/>
      <w:marLeft w:val="0"/>
      <w:marRight w:val="0"/>
      <w:marTop w:val="0"/>
      <w:marBottom w:val="0"/>
      <w:divBdr>
        <w:top w:val="none" w:sz="0" w:space="0" w:color="auto"/>
        <w:left w:val="none" w:sz="0" w:space="0" w:color="auto"/>
        <w:bottom w:val="none" w:sz="0" w:space="0" w:color="auto"/>
        <w:right w:val="none" w:sz="0" w:space="0" w:color="auto"/>
      </w:divBdr>
    </w:div>
    <w:div w:id="1544517962">
      <w:bodyDiv w:val="1"/>
      <w:marLeft w:val="0"/>
      <w:marRight w:val="0"/>
      <w:marTop w:val="0"/>
      <w:marBottom w:val="0"/>
      <w:divBdr>
        <w:top w:val="none" w:sz="0" w:space="0" w:color="auto"/>
        <w:left w:val="none" w:sz="0" w:space="0" w:color="auto"/>
        <w:bottom w:val="none" w:sz="0" w:space="0" w:color="auto"/>
        <w:right w:val="none" w:sz="0" w:space="0" w:color="auto"/>
      </w:divBdr>
    </w:div>
    <w:div w:id="1544632207">
      <w:bodyDiv w:val="1"/>
      <w:marLeft w:val="0"/>
      <w:marRight w:val="0"/>
      <w:marTop w:val="0"/>
      <w:marBottom w:val="0"/>
      <w:divBdr>
        <w:top w:val="none" w:sz="0" w:space="0" w:color="auto"/>
        <w:left w:val="none" w:sz="0" w:space="0" w:color="auto"/>
        <w:bottom w:val="none" w:sz="0" w:space="0" w:color="auto"/>
        <w:right w:val="none" w:sz="0" w:space="0" w:color="auto"/>
      </w:divBdr>
    </w:div>
    <w:div w:id="1544710054">
      <w:bodyDiv w:val="1"/>
      <w:marLeft w:val="0"/>
      <w:marRight w:val="0"/>
      <w:marTop w:val="0"/>
      <w:marBottom w:val="0"/>
      <w:divBdr>
        <w:top w:val="none" w:sz="0" w:space="0" w:color="auto"/>
        <w:left w:val="none" w:sz="0" w:space="0" w:color="auto"/>
        <w:bottom w:val="none" w:sz="0" w:space="0" w:color="auto"/>
        <w:right w:val="none" w:sz="0" w:space="0" w:color="auto"/>
      </w:divBdr>
    </w:div>
    <w:div w:id="1544749371">
      <w:bodyDiv w:val="1"/>
      <w:marLeft w:val="0"/>
      <w:marRight w:val="0"/>
      <w:marTop w:val="0"/>
      <w:marBottom w:val="0"/>
      <w:divBdr>
        <w:top w:val="none" w:sz="0" w:space="0" w:color="auto"/>
        <w:left w:val="none" w:sz="0" w:space="0" w:color="auto"/>
        <w:bottom w:val="none" w:sz="0" w:space="0" w:color="auto"/>
        <w:right w:val="none" w:sz="0" w:space="0" w:color="auto"/>
      </w:divBdr>
    </w:div>
    <w:div w:id="1545019396">
      <w:bodyDiv w:val="1"/>
      <w:marLeft w:val="0"/>
      <w:marRight w:val="0"/>
      <w:marTop w:val="0"/>
      <w:marBottom w:val="0"/>
      <w:divBdr>
        <w:top w:val="none" w:sz="0" w:space="0" w:color="auto"/>
        <w:left w:val="none" w:sz="0" w:space="0" w:color="auto"/>
        <w:bottom w:val="none" w:sz="0" w:space="0" w:color="auto"/>
        <w:right w:val="none" w:sz="0" w:space="0" w:color="auto"/>
      </w:divBdr>
    </w:div>
    <w:div w:id="1545412635">
      <w:bodyDiv w:val="1"/>
      <w:marLeft w:val="0"/>
      <w:marRight w:val="0"/>
      <w:marTop w:val="0"/>
      <w:marBottom w:val="0"/>
      <w:divBdr>
        <w:top w:val="none" w:sz="0" w:space="0" w:color="auto"/>
        <w:left w:val="none" w:sz="0" w:space="0" w:color="auto"/>
        <w:bottom w:val="none" w:sz="0" w:space="0" w:color="auto"/>
        <w:right w:val="none" w:sz="0" w:space="0" w:color="auto"/>
      </w:divBdr>
    </w:div>
    <w:div w:id="1545480525">
      <w:bodyDiv w:val="1"/>
      <w:marLeft w:val="0"/>
      <w:marRight w:val="0"/>
      <w:marTop w:val="0"/>
      <w:marBottom w:val="0"/>
      <w:divBdr>
        <w:top w:val="none" w:sz="0" w:space="0" w:color="auto"/>
        <w:left w:val="none" w:sz="0" w:space="0" w:color="auto"/>
        <w:bottom w:val="none" w:sz="0" w:space="0" w:color="auto"/>
        <w:right w:val="none" w:sz="0" w:space="0" w:color="auto"/>
      </w:divBdr>
    </w:div>
    <w:div w:id="1545603163">
      <w:bodyDiv w:val="1"/>
      <w:marLeft w:val="0"/>
      <w:marRight w:val="0"/>
      <w:marTop w:val="0"/>
      <w:marBottom w:val="0"/>
      <w:divBdr>
        <w:top w:val="none" w:sz="0" w:space="0" w:color="auto"/>
        <w:left w:val="none" w:sz="0" w:space="0" w:color="auto"/>
        <w:bottom w:val="none" w:sz="0" w:space="0" w:color="auto"/>
        <w:right w:val="none" w:sz="0" w:space="0" w:color="auto"/>
      </w:divBdr>
    </w:div>
    <w:div w:id="1545680672">
      <w:bodyDiv w:val="1"/>
      <w:marLeft w:val="0"/>
      <w:marRight w:val="0"/>
      <w:marTop w:val="0"/>
      <w:marBottom w:val="0"/>
      <w:divBdr>
        <w:top w:val="none" w:sz="0" w:space="0" w:color="auto"/>
        <w:left w:val="none" w:sz="0" w:space="0" w:color="auto"/>
        <w:bottom w:val="none" w:sz="0" w:space="0" w:color="auto"/>
        <w:right w:val="none" w:sz="0" w:space="0" w:color="auto"/>
      </w:divBdr>
    </w:div>
    <w:div w:id="1545829708">
      <w:bodyDiv w:val="1"/>
      <w:marLeft w:val="0"/>
      <w:marRight w:val="0"/>
      <w:marTop w:val="0"/>
      <w:marBottom w:val="0"/>
      <w:divBdr>
        <w:top w:val="none" w:sz="0" w:space="0" w:color="auto"/>
        <w:left w:val="none" w:sz="0" w:space="0" w:color="auto"/>
        <w:bottom w:val="none" w:sz="0" w:space="0" w:color="auto"/>
        <w:right w:val="none" w:sz="0" w:space="0" w:color="auto"/>
      </w:divBdr>
    </w:div>
    <w:div w:id="1545830231">
      <w:bodyDiv w:val="1"/>
      <w:marLeft w:val="0"/>
      <w:marRight w:val="0"/>
      <w:marTop w:val="0"/>
      <w:marBottom w:val="0"/>
      <w:divBdr>
        <w:top w:val="none" w:sz="0" w:space="0" w:color="auto"/>
        <w:left w:val="none" w:sz="0" w:space="0" w:color="auto"/>
        <w:bottom w:val="none" w:sz="0" w:space="0" w:color="auto"/>
        <w:right w:val="none" w:sz="0" w:space="0" w:color="auto"/>
      </w:divBdr>
    </w:div>
    <w:div w:id="1546019047">
      <w:bodyDiv w:val="1"/>
      <w:marLeft w:val="0"/>
      <w:marRight w:val="0"/>
      <w:marTop w:val="0"/>
      <w:marBottom w:val="0"/>
      <w:divBdr>
        <w:top w:val="none" w:sz="0" w:space="0" w:color="auto"/>
        <w:left w:val="none" w:sz="0" w:space="0" w:color="auto"/>
        <w:bottom w:val="none" w:sz="0" w:space="0" w:color="auto"/>
        <w:right w:val="none" w:sz="0" w:space="0" w:color="auto"/>
      </w:divBdr>
    </w:div>
    <w:div w:id="1546211261">
      <w:bodyDiv w:val="1"/>
      <w:marLeft w:val="0"/>
      <w:marRight w:val="0"/>
      <w:marTop w:val="0"/>
      <w:marBottom w:val="0"/>
      <w:divBdr>
        <w:top w:val="none" w:sz="0" w:space="0" w:color="auto"/>
        <w:left w:val="none" w:sz="0" w:space="0" w:color="auto"/>
        <w:bottom w:val="none" w:sz="0" w:space="0" w:color="auto"/>
        <w:right w:val="none" w:sz="0" w:space="0" w:color="auto"/>
      </w:divBdr>
    </w:div>
    <w:div w:id="1546217855">
      <w:bodyDiv w:val="1"/>
      <w:marLeft w:val="0"/>
      <w:marRight w:val="0"/>
      <w:marTop w:val="0"/>
      <w:marBottom w:val="0"/>
      <w:divBdr>
        <w:top w:val="none" w:sz="0" w:space="0" w:color="auto"/>
        <w:left w:val="none" w:sz="0" w:space="0" w:color="auto"/>
        <w:bottom w:val="none" w:sz="0" w:space="0" w:color="auto"/>
        <w:right w:val="none" w:sz="0" w:space="0" w:color="auto"/>
      </w:divBdr>
    </w:div>
    <w:div w:id="1546982528">
      <w:bodyDiv w:val="1"/>
      <w:marLeft w:val="0"/>
      <w:marRight w:val="0"/>
      <w:marTop w:val="0"/>
      <w:marBottom w:val="0"/>
      <w:divBdr>
        <w:top w:val="none" w:sz="0" w:space="0" w:color="auto"/>
        <w:left w:val="none" w:sz="0" w:space="0" w:color="auto"/>
        <w:bottom w:val="none" w:sz="0" w:space="0" w:color="auto"/>
        <w:right w:val="none" w:sz="0" w:space="0" w:color="auto"/>
      </w:divBdr>
    </w:div>
    <w:div w:id="1547058797">
      <w:bodyDiv w:val="1"/>
      <w:marLeft w:val="0"/>
      <w:marRight w:val="0"/>
      <w:marTop w:val="0"/>
      <w:marBottom w:val="0"/>
      <w:divBdr>
        <w:top w:val="none" w:sz="0" w:space="0" w:color="auto"/>
        <w:left w:val="none" w:sz="0" w:space="0" w:color="auto"/>
        <w:bottom w:val="none" w:sz="0" w:space="0" w:color="auto"/>
        <w:right w:val="none" w:sz="0" w:space="0" w:color="auto"/>
      </w:divBdr>
    </w:div>
    <w:div w:id="1547061675">
      <w:bodyDiv w:val="1"/>
      <w:marLeft w:val="0"/>
      <w:marRight w:val="0"/>
      <w:marTop w:val="0"/>
      <w:marBottom w:val="0"/>
      <w:divBdr>
        <w:top w:val="none" w:sz="0" w:space="0" w:color="auto"/>
        <w:left w:val="none" w:sz="0" w:space="0" w:color="auto"/>
        <w:bottom w:val="none" w:sz="0" w:space="0" w:color="auto"/>
        <w:right w:val="none" w:sz="0" w:space="0" w:color="auto"/>
      </w:divBdr>
    </w:div>
    <w:div w:id="1547256832">
      <w:bodyDiv w:val="1"/>
      <w:marLeft w:val="0"/>
      <w:marRight w:val="0"/>
      <w:marTop w:val="0"/>
      <w:marBottom w:val="0"/>
      <w:divBdr>
        <w:top w:val="none" w:sz="0" w:space="0" w:color="auto"/>
        <w:left w:val="none" w:sz="0" w:space="0" w:color="auto"/>
        <w:bottom w:val="none" w:sz="0" w:space="0" w:color="auto"/>
        <w:right w:val="none" w:sz="0" w:space="0" w:color="auto"/>
      </w:divBdr>
    </w:div>
    <w:div w:id="1547527584">
      <w:bodyDiv w:val="1"/>
      <w:marLeft w:val="0"/>
      <w:marRight w:val="0"/>
      <w:marTop w:val="0"/>
      <w:marBottom w:val="0"/>
      <w:divBdr>
        <w:top w:val="none" w:sz="0" w:space="0" w:color="auto"/>
        <w:left w:val="none" w:sz="0" w:space="0" w:color="auto"/>
        <w:bottom w:val="none" w:sz="0" w:space="0" w:color="auto"/>
        <w:right w:val="none" w:sz="0" w:space="0" w:color="auto"/>
      </w:divBdr>
    </w:div>
    <w:div w:id="1547647128">
      <w:bodyDiv w:val="1"/>
      <w:marLeft w:val="0"/>
      <w:marRight w:val="0"/>
      <w:marTop w:val="0"/>
      <w:marBottom w:val="0"/>
      <w:divBdr>
        <w:top w:val="none" w:sz="0" w:space="0" w:color="auto"/>
        <w:left w:val="none" w:sz="0" w:space="0" w:color="auto"/>
        <w:bottom w:val="none" w:sz="0" w:space="0" w:color="auto"/>
        <w:right w:val="none" w:sz="0" w:space="0" w:color="auto"/>
      </w:divBdr>
    </w:div>
    <w:div w:id="1548224340">
      <w:bodyDiv w:val="1"/>
      <w:marLeft w:val="0"/>
      <w:marRight w:val="0"/>
      <w:marTop w:val="0"/>
      <w:marBottom w:val="0"/>
      <w:divBdr>
        <w:top w:val="none" w:sz="0" w:space="0" w:color="auto"/>
        <w:left w:val="none" w:sz="0" w:space="0" w:color="auto"/>
        <w:bottom w:val="none" w:sz="0" w:space="0" w:color="auto"/>
        <w:right w:val="none" w:sz="0" w:space="0" w:color="auto"/>
      </w:divBdr>
    </w:div>
    <w:div w:id="1548301696">
      <w:bodyDiv w:val="1"/>
      <w:marLeft w:val="0"/>
      <w:marRight w:val="0"/>
      <w:marTop w:val="0"/>
      <w:marBottom w:val="0"/>
      <w:divBdr>
        <w:top w:val="none" w:sz="0" w:space="0" w:color="auto"/>
        <w:left w:val="none" w:sz="0" w:space="0" w:color="auto"/>
        <w:bottom w:val="none" w:sz="0" w:space="0" w:color="auto"/>
        <w:right w:val="none" w:sz="0" w:space="0" w:color="auto"/>
      </w:divBdr>
    </w:div>
    <w:div w:id="1548448154">
      <w:bodyDiv w:val="1"/>
      <w:marLeft w:val="0"/>
      <w:marRight w:val="0"/>
      <w:marTop w:val="0"/>
      <w:marBottom w:val="0"/>
      <w:divBdr>
        <w:top w:val="none" w:sz="0" w:space="0" w:color="auto"/>
        <w:left w:val="none" w:sz="0" w:space="0" w:color="auto"/>
        <w:bottom w:val="none" w:sz="0" w:space="0" w:color="auto"/>
        <w:right w:val="none" w:sz="0" w:space="0" w:color="auto"/>
      </w:divBdr>
    </w:div>
    <w:div w:id="1548449335">
      <w:bodyDiv w:val="1"/>
      <w:marLeft w:val="0"/>
      <w:marRight w:val="0"/>
      <w:marTop w:val="0"/>
      <w:marBottom w:val="0"/>
      <w:divBdr>
        <w:top w:val="none" w:sz="0" w:space="0" w:color="auto"/>
        <w:left w:val="none" w:sz="0" w:space="0" w:color="auto"/>
        <w:bottom w:val="none" w:sz="0" w:space="0" w:color="auto"/>
        <w:right w:val="none" w:sz="0" w:space="0" w:color="auto"/>
      </w:divBdr>
    </w:div>
    <w:div w:id="1548681721">
      <w:bodyDiv w:val="1"/>
      <w:marLeft w:val="0"/>
      <w:marRight w:val="0"/>
      <w:marTop w:val="0"/>
      <w:marBottom w:val="0"/>
      <w:divBdr>
        <w:top w:val="none" w:sz="0" w:space="0" w:color="auto"/>
        <w:left w:val="none" w:sz="0" w:space="0" w:color="auto"/>
        <w:bottom w:val="none" w:sz="0" w:space="0" w:color="auto"/>
        <w:right w:val="none" w:sz="0" w:space="0" w:color="auto"/>
      </w:divBdr>
    </w:div>
    <w:div w:id="1548834572">
      <w:bodyDiv w:val="1"/>
      <w:marLeft w:val="0"/>
      <w:marRight w:val="0"/>
      <w:marTop w:val="0"/>
      <w:marBottom w:val="0"/>
      <w:divBdr>
        <w:top w:val="none" w:sz="0" w:space="0" w:color="auto"/>
        <w:left w:val="none" w:sz="0" w:space="0" w:color="auto"/>
        <w:bottom w:val="none" w:sz="0" w:space="0" w:color="auto"/>
        <w:right w:val="none" w:sz="0" w:space="0" w:color="auto"/>
      </w:divBdr>
    </w:div>
    <w:div w:id="1548835327">
      <w:bodyDiv w:val="1"/>
      <w:marLeft w:val="0"/>
      <w:marRight w:val="0"/>
      <w:marTop w:val="0"/>
      <w:marBottom w:val="0"/>
      <w:divBdr>
        <w:top w:val="none" w:sz="0" w:space="0" w:color="auto"/>
        <w:left w:val="none" w:sz="0" w:space="0" w:color="auto"/>
        <w:bottom w:val="none" w:sz="0" w:space="0" w:color="auto"/>
        <w:right w:val="none" w:sz="0" w:space="0" w:color="auto"/>
      </w:divBdr>
    </w:div>
    <w:div w:id="1549033194">
      <w:bodyDiv w:val="1"/>
      <w:marLeft w:val="0"/>
      <w:marRight w:val="0"/>
      <w:marTop w:val="0"/>
      <w:marBottom w:val="0"/>
      <w:divBdr>
        <w:top w:val="none" w:sz="0" w:space="0" w:color="auto"/>
        <w:left w:val="none" w:sz="0" w:space="0" w:color="auto"/>
        <w:bottom w:val="none" w:sz="0" w:space="0" w:color="auto"/>
        <w:right w:val="none" w:sz="0" w:space="0" w:color="auto"/>
      </w:divBdr>
    </w:div>
    <w:div w:id="1549224480">
      <w:bodyDiv w:val="1"/>
      <w:marLeft w:val="0"/>
      <w:marRight w:val="0"/>
      <w:marTop w:val="0"/>
      <w:marBottom w:val="0"/>
      <w:divBdr>
        <w:top w:val="none" w:sz="0" w:space="0" w:color="auto"/>
        <w:left w:val="none" w:sz="0" w:space="0" w:color="auto"/>
        <w:bottom w:val="none" w:sz="0" w:space="0" w:color="auto"/>
        <w:right w:val="none" w:sz="0" w:space="0" w:color="auto"/>
      </w:divBdr>
    </w:div>
    <w:div w:id="1549414046">
      <w:bodyDiv w:val="1"/>
      <w:marLeft w:val="0"/>
      <w:marRight w:val="0"/>
      <w:marTop w:val="0"/>
      <w:marBottom w:val="0"/>
      <w:divBdr>
        <w:top w:val="none" w:sz="0" w:space="0" w:color="auto"/>
        <w:left w:val="none" w:sz="0" w:space="0" w:color="auto"/>
        <w:bottom w:val="none" w:sz="0" w:space="0" w:color="auto"/>
        <w:right w:val="none" w:sz="0" w:space="0" w:color="auto"/>
      </w:divBdr>
    </w:div>
    <w:div w:id="1549418958">
      <w:bodyDiv w:val="1"/>
      <w:marLeft w:val="0"/>
      <w:marRight w:val="0"/>
      <w:marTop w:val="0"/>
      <w:marBottom w:val="0"/>
      <w:divBdr>
        <w:top w:val="none" w:sz="0" w:space="0" w:color="auto"/>
        <w:left w:val="none" w:sz="0" w:space="0" w:color="auto"/>
        <w:bottom w:val="none" w:sz="0" w:space="0" w:color="auto"/>
        <w:right w:val="none" w:sz="0" w:space="0" w:color="auto"/>
      </w:divBdr>
    </w:div>
    <w:div w:id="1549876853">
      <w:bodyDiv w:val="1"/>
      <w:marLeft w:val="0"/>
      <w:marRight w:val="0"/>
      <w:marTop w:val="0"/>
      <w:marBottom w:val="0"/>
      <w:divBdr>
        <w:top w:val="none" w:sz="0" w:space="0" w:color="auto"/>
        <w:left w:val="none" w:sz="0" w:space="0" w:color="auto"/>
        <w:bottom w:val="none" w:sz="0" w:space="0" w:color="auto"/>
        <w:right w:val="none" w:sz="0" w:space="0" w:color="auto"/>
      </w:divBdr>
    </w:div>
    <w:div w:id="1550412658">
      <w:bodyDiv w:val="1"/>
      <w:marLeft w:val="0"/>
      <w:marRight w:val="0"/>
      <w:marTop w:val="0"/>
      <w:marBottom w:val="0"/>
      <w:divBdr>
        <w:top w:val="none" w:sz="0" w:space="0" w:color="auto"/>
        <w:left w:val="none" w:sz="0" w:space="0" w:color="auto"/>
        <w:bottom w:val="none" w:sz="0" w:space="0" w:color="auto"/>
        <w:right w:val="none" w:sz="0" w:space="0" w:color="auto"/>
      </w:divBdr>
    </w:div>
    <w:div w:id="1550801622">
      <w:bodyDiv w:val="1"/>
      <w:marLeft w:val="0"/>
      <w:marRight w:val="0"/>
      <w:marTop w:val="0"/>
      <w:marBottom w:val="0"/>
      <w:divBdr>
        <w:top w:val="none" w:sz="0" w:space="0" w:color="auto"/>
        <w:left w:val="none" w:sz="0" w:space="0" w:color="auto"/>
        <w:bottom w:val="none" w:sz="0" w:space="0" w:color="auto"/>
        <w:right w:val="none" w:sz="0" w:space="0" w:color="auto"/>
      </w:divBdr>
    </w:div>
    <w:div w:id="1550916953">
      <w:bodyDiv w:val="1"/>
      <w:marLeft w:val="0"/>
      <w:marRight w:val="0"/>
      <w:marTop w:val="0"/>
      <w:marBottom w:val="0"/>
      <w:divBdr>
        <w:top w:val="none" w:sz="0" w:space="0" w:color="auto"/>
        <w:left w:val="none" w:sz="0" w:space="0" w:color="auto"/>
        <w:bottom w:val="none" w:sz="0" w:space="0" w:color="auto"/>
        <w:right w:val="none" w:sz="0" w:space="0" w:color="auto"/>
      </w:divBdr>
    </w:div>
    <w:div w:id="1550996307">
      <w:bodyDiv w:val="1"/>
      <w:marLeft w:val="0"/>
      <w:marRight w:val="0"/>
      <w:marTop w:val="0"/>
      <w:marBottom w:val="0"/>
      <w:divBdr>
        <w:top w:val="none" w:sz="0" w:space="0" w:color="auto"/>
        <w:left w:val="none" w:sz="0" w:space="0" w:color="auto"/>
        <w:bottom w:val="none" w:sz="0" w:space="0" w:color="auto"/>
        <w:right w:val="none" w:sz="0" w:space="0" w:color="auto"/>
      </w:divBdr>
    </w:div>
    <w:div w:id="1551113836">
      <w:bodyDiv w:val="1"/>
      <w:marLeft w:val="0"/>
      <w:marRight w:val="0"/>
      <w:marTop w:val="0"/>
      <w:marBottom w:val="0"/>
      <w:divBdr>
        <w:top w:val="none" w:sz="0" w:space="0" w:color="auto"/>
        <w:left w:val="none" w:sz="0" w:space="0" w:color="auto"/>
        <w:bottom w:val="none" w:sz="0" w:space="0" w:color="auto"/>
        <w:right w:val="none" w:sz="0" w:space="0" w:color="auto"/>
      </w:divBdr>
    </w:div>
    <w:div w:id="1551573522">
      <w:bodyDiv w:val="1"/>
      <w:marLeft w:val="0"/>
      <w:marRight w:val="0"/>
      <w:marTop w:val="0"/>
      <w:marBottom w:val="0"/>
      <w:divBdr>
        <w:top w:val="none" w:sz="0" w:space="0" w:color="auto"/>
        <w:left w:val="none" w:sz="0" w:space="0" w:color="auto"/>
        <w:bottom w:val="none" w:sz="0" w:space="0" w:color="auto"/>
        <w:right w:val="none" w:sz="0" w:space="0" w:color="auto"/>
      </w:divBdr>
    </w:div>
    <w:div w:id="1551843421">
      <w:bodyDiv w:val="1"/>
      <w:marLeft w:val="0"/>
      <w:marRight w:val="0"/>
      <w:marTop w:val="0"/>
      <w:marBottom w:val="0"/>
      <w:divBdr>
        <w:top w:val="none" w:sz="0" w:space="0" w:color="auto"/>
        <w:left w:val="none" w:sz="0" w:space="0" w:color="auto"/>
        <w:bottom w:val="none" w:sz="0" w:space="0" w:color="auto"/>
        <w:right w:val="none" w:sz="0" w:space="0" w:color="auto"/>
      </w:divBdr>
    </w:div>
    <w:div w:id="1551845185">
      <w:bodyDiv w:val="1"/>
      <w:marLeft w:val="0"/>
      <w:marRight w:val="0"/>
      <w:marTop w:val="0"/>
      <w:marBottom w:val="0"/>
      <w:divBdr>
        <w:top w:val="none" w:sz="0" w:space="0" w:color="auto"/>
        <w:left w:val="none" w:sz="0" w:space="0" w:color="auto"/>
        <w:bottom w:val="none" w:sz="0" w:space="0" w:color="auto"/>
        <w:right w:val="none" w:sz="0" w:space="0" w:color="auto"/>
      </w:divBdr>
    </w:div>
    <w:div w:id="1552500489">
      <w:bodyDiv w:val="1"/>
      <w:marLeft w:val="0"/>
      <w:marRight w:val="0"/>
      <w:marTop w:val="0"/>
      <w:marBottom w:val="0"/>
      <w:divBdr>
        <w:top w:val="none" w:sz="0" w:space="0" w:color="auto"/>
        <w:left w:val="none" w:sz="0" w:space="0" w:color="auto"/>
        <w:bottom w:val="none" w:sz="0" w:space="0" w:color="auto"/>
        <w:right w:val="none" w:sz="0" w:space="0" w:color="auto"/>
      </w:divBdr>
    </w:div>
    <w:div w:id="1552880685">
      <w:bodyDiv w:val="1"/>
      <w:marLeft w:val="0"/>
      <w:marRight w:val="0"/>
      <w:marTop w:val="0"/>
      <w:marBottom w:val="0"/>
      <w:divBdr>
        <w:top w:val="none" w:sz="0" w:space="0" w:color="auto"/>
        <w:left w:val="none" w:sz="0" w:space="0" w:color="auto"/>
        <w:bottom w:val="none" w:sz="0" w:space="0" w:color="auto"/>
        <w:right w:val="none" w:sz="0" w:space="0" w:color="auto"/>
      </w:divBdr>
    </w:div>
    <w:div w:id="1552884371">
      <w:bodyDiv w:val="1"/>
      <w:marLeft w:val="0"/>
      <w:marRight w:val="0"/>
      <w:marTop w:val="0"/>
      <w:marBottom w:val="0"/>
      <w:divBdr>
        <w:top w:val="none" w:sz="0" w:space="0" w:color="auto"/>
        <w:left w:val="none" w:sz="0" w:space="0" w:color="auto"/>
        <w:bottom w:val="none" w:sz="0" w:space="0" w:color="auto"/>
        <w:right w:val="none" w:sz="0" w:space="0" w:color="auto"/>
      </w:divBdr>
    </w:div>
    <w:div w:id="1552956201">
      <w:bodyDiv w:val="1"/>
      <w:marLeft w:val="0"/>
      <w:marRight w:val="0"/>
      <w:marTop w:val="0"/>
      <w:marBottom w:val="0"/>
      <w:divBdr>
        <w:top w:val="none" w:sz="0" w:space="0" w:color="auto"/>
        <w:left w:val="none" w:sz="0" w:space="0" w:color="auto"/>
        <w:bottom w:val="none" w:sz="0" w:space="0" w:color="auto"/>
        <w:right w:val="none" w:sz="0" w:space="0" w:color="auto"/>
      </w:divBdr>
    </w:div>
    <w:div w:id="1553035412">
      <w:bodyDiv w:val="1"/>
      <w:marLeft w:val="0"/>
      <w:marRight w:val="0"/>
      <w:marTop w:val="0"/>
      <w:marBottom w:val="0"/>
      <w:divBdr>
        <w:top w:val="none" w:sz="0" w:space="0" w:color="auto"/>
        <w:left w:val="none" w:sz="0" w:space="0" w:color="auto"/>
        <w:bottom w:val="none" w:sz="0" w:space="0" w:color="auto"/>
        <w:right w:val="none" w:sz="0" w:space="0" w:color="auto"/>
      </w:divBdr>
    </w:div>
    <w:div w:id="1553924433">
      <w:bodyDiv w:val="1"/>
      <w:marLeft w:val="0"/>
      <w:marRight w:val="0"/>
      <w:marTop w:val="0"/>
      <w:marBottom w:val="0"/>
      <w:divBdr>
        <w:top w:val="none" w:sz="0" w:space="0" w:color="auto"/>
        <w:left w:val="none" w:sz="0" w:space="0" w:color="auto"/>
        <w:bottom w:val="none" w:sz="0" w:space="0" w:color="auto"/>
        <w:right w:val="none" w:sz="0" w:space="0" w:color="auto"/>
      </w:divBdr>
    </w:div>
    <w:div w:id="1554004997">
      <w:bodyDiv w:val="1"/>
      <w:marLeft w:val="0"/>
      <w:marRight w:val="0"/>
      <w:marTop w:val="0"/>
      <w:marBottom w:val="0"/>
      <w:divBdr>
        <w:top w:val="none" w:sz="0" w:space="0" w:color="auto"/>
        <w:left w:val="none" w:sz="0" w:space="0" w:color="auto"/>
        <w:bottom w:val="none" w:sz="0" w:space="0" w:color="auto"/>
        <w:right w:val="none" w:sz="0" w:space="0" w:color="auto"/>
      </w:divBdr>
    </w:div>
    <w:div w:id="1554074737">
      <w:bodyDiv w:val="1"/>
      <w:marLeft w:val="0"/>
      <w:marRight w:val="0"/>
      <w:marTop w:val="0"/>
      <w:marBottom w:val="0"/>
      <w:divBdr>
        <w:top w:val="none" w:sz="0" w:space="0" w:color="auto"/>
        <w:left w:val="none" w:sz="0" w:space="0" w:color="auto"/>
        <w:bottom w:val="none" w:sz="0" w:space="0" w:color="auto"/>
        <w:right w:val="none" w:sz="0" w:space="0" w:color="auto"/>
      </w:divBdr>
    </w:div>
    <w:div w:id="1554193175">
      <w:bodyDiv w:val="1"/>
      <w:marLeft w:val="0"/>
      <w:marRight w:val="0"/>
      <w:marTop w:val="0"/>
      <w:marBottom w:val="0"/>
      <w:divBdr>
        <w:top w:val="none" w:sz="0" w:space="0" w:color="auto"/>
        <w:left w:val="none" w:sz="0" w:space="0" w:color="auto"/>
        <w:bottom w:val="none" w:sz="0" w:space="0" w:color="auto"/>
        <w:right w:val="none" w:sz="0" w:space="0" w:color="auto"/>
      </w:divBdr>
    </w:div>
    <w:div w:id="1554341674">
      <w:bodyDiv w:val="1"/>
      <w:marLeft w:val="0"/>
      <w:marRight w:val="0"/>
      <w:marTop w:val="0"/>
      <w:marBottom w:val="0"/>
      <w:divBdr>
        <w:top w:val="none" w:sz="0" w:space="0" w:color="auto"/>
        <w:left w:val="none" w:sz="0" w:space="0" w:color="auto"/>
        <w:bottom w:val="none" w:sz="0" w:space="0" w:color="auto"/>
        <w:right w:val="none" w:sz="0" w:space="0" w:color="auto"/>
      </w:divBdr>
    </w:div>
    <w:div w:id="1554848321">
      <w:bodyDiv w:val="1"/>
      <w:marLeft w:val="0"/>
      <w:marRight w:val="0"/>
      <w:marTop w:val="0"/>
      <w:marBottom w:val="0"/>
      <w:divBdr>
        <w:top w:val="none" w:sz="0" w:space="0" w:color="auto"/>
        <w:left w:val="none" w:sz="0" w:space="0" w:color="auto"/>
        <w:bottom w:val="none" w:sz="0" w:space="0" w:color="auto"/>
        <w:right w:val="none" w:sz="0" w:space="0" w:color="auto"/>
      </w:divBdr>
    </w:div>
    <w:div w:id="1555190527">
      <w:bodyDiv w:val="1"/>
      <w:marLeft w:val="0"/>
      <w:marRight w:val="0"/>
      <w:marTop w:val="0"/>
      <w:marBottom w:val="0"/>
      <w:divBdr>
        <w:top w:val="none" w:sz="0" w:space="0" w:color="auto"/>
        <w:left w:val="none" w:sz="0" w:space="0" w:color="auto"/>
        <w:bottom w:val="none" w:sz="0" w:space="0" w:color="auto"/>
        <w:right w:val="none" w:sz="0" w:space="0" w:color="auto"/>
      </w:divBdr>
    </w:div>
    <w:div w:id="1555504066">
      <w:bodyDiv w:val="1"/>
      <w:marLeft w:val="0"/>
      <w:marRight w:val="0"/>
      <w:marTop w:val="0"/>
      <w:marBottom w:val="0"/>
      <w:divBdr>
        <w:top w:val="none" w:sz="0" w:space="0" w:color="auto"/>
        <w:left w:val="none" w:sz="0" w:space="0" w:color="auto"/>
        <w:bottom w:val="none" w:sz="0" w:space="0" w:color="auto"/>
        <w:right w:val="none" w:sz="0" w:space="0" w:color="auto"/>
      </w:divBdr>
    </w:div>
    <w:div w:id="1555846420">
      <w:bodyDiv w:val="1"/>
      <w:marLeft w:val="0"/>
      <w:marRight w:val="0"/>
      <w:marTop w:val="0"/>
      <w:marBottom w:val="0"/>
      <w:divBdr>
        <w:top w:val="none" w:sz="0" w:space="0" w:color="auto"/>
        <w:left w:val="none" w:sz="0" w:space="0" w:color="auto"/>
        <w:bottom w:val="none" w:sz="0" w:space="0" w:color="auto"/>
        <w:right w:val="none" w:sz="0" w:space="0" w:color="auto"/>
      </w:divBdr>
    </w:div>
    <w:div w:id="1555851953">
      <w:bodyDiv w:val="1"/>
      <w:marLeft w:val="0"/>
      <w:marRight w:val="0"/>
      <w:marTop w:val="0"/>
      <w:marBottom w:val="0"/>
      <w:divBdr>
        <w:top w:val="none" w:sz="0" w:space="0" w:color="auto"/>
        <w:left w:val="none" w:sz="0" w:space="0" w:color="auto"/>
        <w:bottom w:val="none" w:sz="0" w:space="0" w:color="auto"/>
        <w:right w:val="none" w:sz="0" w:space="0" w:color="auto"/>
      </w:divBdr>
    </w:div>
    <w:div w:id="1555853677">
      <w:bodyDiv w:val="1"/>
      <w:marLeft w:val="0"/>
      <w:marRight w:val="0"/>
      <w:marTop w:val="0"/>
      <w:marBottom w:val="0"/>
      <w:divBdr>
        <w:top w:val="none" w:sz="0" w:space="0" w:color="auto"/>
        <w:left w:val="none" w:sz="0" w:space="0" w:color="auto"/>
        <w:bottom w:val="none" w:sz="0" w:space="0" w:color="auto"/>
        <w:right w:val="none" w:sz="0" w:space="0" w:color="auto"/>
      </w:divBdr>
    </w:div>
    <w:div w:id="1555893294">
      <w:bodyDiv w:val="1"/>
      <w:marLeft w:val="0"/>
      <w:marRight w:val="0"/>
      <w:marTop w:val="0"/>
      <w:marBottom w:val="0"/>
      <w:divBdr>
        <w:top w:val="none" w:sz="0" w:space="0" w:color="auto"/>
        <w:left w:val="none" w:sz="0" w:space="0" w:color="auto"/>
        <w:bottom w:val="none" w:sz="0" w:space="0" w:color="auto"/>
        <w:right w:val="none" w:sz="0" w:space="0" w:color="auto"/>
      </w:divBdr>
    </w:div>
    <w:div w:id="1556090306">
      <w:bodyDiv w:val="1"/>
      <w:marLeft w:val="0"/>
      <w:marRight w:val="0"/>
      <w:marTop w:val="0"/>
      <w:marBottom w:val="0"/>
      <w:divBdr>
        <w:top w:val="none" w:sz="0" w:space="0" w:color="auto"/>
        <w:left w:val="none" w:sz="0" w:space="0" w:color="auto"/>
        <w:bottom w:val="none" w:sz="0" w:space="0" w:color="auto"/>
        <w:right w:val="none" w:sz="0" w:space="0" w:color="auto"/>
      </w:divBdr>
    </w:div>
    <w:div w:id="1556165381">
      <w:bodyDiv w:val="1"/>
      <w:marLeft w:val="0"/>
      <w:marRight w:val="0"/>
      <w:marTop w:val="0"/>
      <w:marBottom w:val="0"/>
      <w:divBdr>
        <w:top w:val="none" w:sz="0" w:space="0" w:color="auto"/>
        <w:left w:val="none" w:sz="0" w:space="0" w:color="auto"/>
        <w:bottom w:val="none" w:sz="0" w:space="0" w:color="auto"/>
        <w:right w:val="none" w:sz="0" w:space="0" w:color="auto"/>
      </w:divBdr>
    </w:div>
    <w:div w:id="1556351408">
      <w:bodyDiv w:val="1"/>
      <w:marLeft w:val="0"/>
      <w:marRight w:val="0"/>
      <w:marTop w:val="0"/>
      <w:marBottom w:val="0"/>
      <w:divBdr>
        <w:top w:val="none" w:sz="0" w:space="0" w:color="auto"/>
        <w:left w:val="none" w:sz="0" w:space="0" w:color="auto"/>
        <w:bottom w:val="none" w:sz="0" w:space="0" w:color="auto"/>
        <w:right w:val="none" w:sz="0" w:space="0" w:color="auto"/>
      </w:divBdr>
    </w:div>
    <w:div w:id="1556963535">
      <w:bodyDiv w:val="1"/>
      <w:marLeft w:val="0"/>
      <w:marRight w:val="0"/>
      <w:marTop w:val="0"/>
      <w:marBottom w:val="0"/>
      <w:divBdr>
        <w:top w:val="none" w:sz="0" w:space="0" w:color="auto"/>
        <w:left w:val="none" w:sz="0" w:space="0" w:color="auto"/>
        <w:bottom w:val="none" w:sz="0" w:space="0" w:color="auto"/>
        <w:right w:val="none" w:sz="0" w:space="0" w:color="auto"/>
      </w:divBdr>
    </w:div>
    <w:div w:id="1557009018">
      <w:bodyDiv w:val="1"/>
      <w:marLeft w:val="0"/>
      <w:marRight w:val="0"/>
      <w:marTop w:val="0"/>
      <w:marBottom w:val="0"/>
      <w:divBdr>
        <w:top w:val="none" w:sz="0" w:space="0" w:color="auto"/>
        <w:left w:val="none" w:sz="0" w:space="0" w:color="auto"/>
        <w:bottom w:val="none" w:sz="0" w:space="0" w:color="auto"/>
        <w:right w:val="none" w:sz="0" w:space="0" w:color="auto"/>
      </w:divBdr>
    </w:div>
    <w:div w:id="1557009115">
      <w:bodyDiv w:val="1"/>
      <w:marLeft w:val="0"/>
      <w:marRight w:val="0"/>
      <w:marTop w:val="0"/>
      <w:marBottom w:val="0"/>
      <w:divBdr>
        <w:top w:val="none" w:sz="0" w:space="0" w:color="auto"/>
        <w:left w:val="none" w:sz="0" w:space="0" w:color="auto"/>
        <w:bottom w:val="none" w:sz="0" w:space="0" w:color="auto"/>
        <w:right w:val="none" w:sz="0" w:space="0" w:color="auto"/>
      </w:divBdr>
    </w:div>
    <w:div w:id="1557086873">
      <w:bodyDiv w:val="1"/>
      <w:marLeft w:val="0"/>
      <w:marRight w:val="0"/>
      <w:marTop w:val="0"/>
      <w:marBottom w:val="0"/>
      <w:divBdr>
        <w:top w:val="none" w:sz="0" w:space="0" w:color="auto"/>
        <w:left w:val="none" w:sz="0" w:space="0" w:color="auto"/>
        <w:bottom w:val="none" w:sz="0" w:space="0" w:color="auto"/>
        <w:right w:val="none" w:sz="0" w:space="0" w:color="auto"/>
      </w:divBdr>
    </w:div>
    <w:div w:id="1557666448">
      <w:bodyDiv w:val="1"/>
      <w:marLeft w:val="0"/>
      <w:marRight w:val="0"/>
      <w:marTop w:val="0"/>
      <w:marBottom w:val="0"/>
      <w:divBdr>
        <w:top w:val="none" w:sz="0" w:space="0" w:color="auto"/>
        <w:left w:val="none" w:sz="0" w:space="0" w:color="auto"/>
        <w:bottom w:val="none" w:sz="0" w:space="0" w:color="auto"/>
        <w:right w:val="none" w:sz="0" w:space="0" w:color="auto"/>
      </w:divBdr>
    </w:div>
    <w:div w:id="1558008857">
      <w:bodyDiv w:val="1"/>
      <w:marLeft w:val="0"/>
      <w:marRight w:val="0"/>
      <w:marTop w:val="0"/>
      <w:marBottom w:val="0"/>
      <w:divBdr>
        <w:top w:val="none" w:sz="0" w:space="0" w:color="auto"/>
        <w:left w:val="none" w:sz="0" w:space="0" w:color="auto"/>
        <w:bottom w:val="none" w:sz="0" w:space="0" w:color="auto"/>
        <w:right w:val="none" w:sz="0" w:space="0" w:color="auto"/>
      </w:divBdr>
    </w:div>
    <w:div w:id="1558008909">
      <w:bodyDiv w:val="1"/>
      <w:marLeft w:val="0"/>
      <w:marRight w:val="0"/>
      <w:marTop w:val="0"/>
      <w:marBottom w:val="0"/>
      <w:divBdr>
        <w:top w:val="none" w:sz="0" w:space="0" w:color="auto"/>
        <w:left w:val="none" w:sz="0" w:space="0" w:color="auto"/>
        <w:bottom w:val="none" w:sz="0" w:space="0" w:color="auto"/>
        <w:right w:val="none" w:sz="0" w:space="0" w:color="auto"/>
      </w:divBdr>
    </w:div>
    <w:div w:id="1558124918">
      <w:bodyDiv w:val="1"/>
      <w:marLeft w:val="0"/>
      <w:marRight w:val="0"/>
      <w:marTop w:val="0"/>
      <w:marBottom w:val="0"/>
      <w:divBdr>
        <w:top w:val="none" w:sz="0" w:space="0" w:color="auto"/>
        <w:left w:val="none" w:sz="0" w:space="0" w:color="auto"/>
        <w:bottom w:val="none" w:sz="0" w:space="0" w:color="auto"/>
        <w:right w:val="none" w:sz="0" w:space="0" w:color="auto"/>
      </w:divBdr>
    </w:div>
    <w:div w:id="1558395690">
      <w:bodyDiv w:val="1"/>
      <w:marLeft w:val="0"/>
      <w:marRight w:val="0"/>
      <w:marTop w:val="0"/>
      <w:marBottom w:val="0"/>
      <w:divBdr>
        <w:top w:val="none" w:sz="0" w:space="0" w:color="auto"/>
        <w:left w:val="none" w:sz="0" w:space="0" w:color="auto"/>
        <w:bottom w:val="none" w:sz="0" w:space="0" w:color="auto"/>
        <w:right w:val="none" w:sz="0" w:space="0" w:color="auto"/>
      </w:divBdr>
    </w:div>
    <w:div w:id="1558513090">
      <w:bodyDiv w:val="1"/>
      <w:marLeft w:val="0"/>
      <w:marRight w:val="0"/>
      <w:marTop w:val="0"/>
      <w:marBottom w:val="0"/>
      <w:divBdr>
        <w:top w:val="none" w:sz="0" w:space="0" w:color="auto"/>
        <w:left w:val="none" w:sz="0" w:space="0" w:color="auto"/>
        <w:bottom w:val="none" w:sz="0" w:space="0" w:color="auto"/>
        <w:right w:val="none" w:sz="0" w:space="0" w:color="auto"/>
      </w:divBdr>
    </w:div>
    <w:div w:id="1558586225">
      <w:bodyDiv w:val="1"/>
      <w:marLeft w:val="0"/>
      <w:marRight w:val="0"/>
      <w:marTop w:val="0"/>
      <w:marBottom w:val="0"/>
      <w:divBdr>
        <w:top w:val="none" w:sz="0" w:space="0" w:color="auto"/>
        <w:left w:val="none" w:sz="0" w:space="0" w:color="auto"/>
        <w:bottom w:val="none" w:sz="0" w:space="0" w:color="auto"/>
        <w:right w:val="none" w:sz="0" w:space="0" w:color="auto"/>
      </w:divBdr>
    </w:div>
    <w:div w:id="1558971542">
      <w:bodyDiv w:val="1"/>
      <w:marLeft w:val="0"/>
      <w:marRight w:val="0"/>
      <w:marTop w:val="0"/>
      <w:marBottom w:val="0"/>
      <w:divBdr>
        <w:top w:val="none" w:sz="0" w:space="0" w:color="auto"/>
        <w:left w:val="none" w:sz="0" w:space="0" w:color="auto"/>
        <w:bottom w:val="none" w:sz="0" w:space="0" w:color="auto"/>
        <w:right w:val="none" w:sz="0" w:space="0" w:color="auto"/>
      </w:divBdr>
    </w:div>
    <w:div w:id="1559053973">
      <w:bodyDiv w:val="1"/>
      <w:marLeft w:val="0"/>
      <w:marRight w:val="0"/>
      <w:marTop w:val="0"/>
      <w:marBottom w:val="0"/>
      <w:divBdr>
        <w:top w:val="none" w:sz="0" w:space="0" w:color="auto"/>
        <w:left w:val="none" w:sz="0" w:space="0" w:color="auto"/>
        <w:bottom w:val="none" w:sz="0" w:space="0" w:color="auto"/>
        <w:right w:val="none" w:sz="0" w:space="0" w:color="auto"/>
      </w:divBdr>
    </w:div>
    <w:div w:id="1559240017">
      <w:bodyDiv w:val="1"/>
      <w:marLeft w:val="0"/>
      <w:marRight w:val="0"/>
      <w:marTop w:val="0"/>
      <w:marBottom w:val="0"/>
      <w:divBdr>
        <w:top w:val="none" w:sz="0" w:space="0" w:color="auto"/>
        <w:left w:val="none" w:sz="0" w:space="0" w:color="auto"/>
        <w:bottom w:val="none" w:sz="0" w:space="0" w:color="auto"/>
        <w:right w:val="none" w:sz="0" w:space="0" w:color="auto"/>
      </w:divBdr>
    </w:div>
    <w:div w:id="1559366223">
      <w:bodyDiv w:val="1"/>
      <w:marLeft w:val="0"/>
      <w:marRight w:val="0"/>
      <w:marTop w:val="0"/>
      <w:marBottom w:val="0"/>
      <w:divBdr>
        <w:top w:val="none" w:sz="0" w:space="0" w:color="auto"/>
        <w:left w:val="none" w:sz="0" w:space="0" w:color="auto"/>
        <w:bottom w:val="none" w:sz="0" w:space="0" w:color="auto"/>
        <w:right w:val="none" w:sz="0" w:space="0" w:color="auto"/>
      </w:divBdr>
    </w:div>
    <w:div w:id="1559703188">
      <w:bodyDiv w:val="1"/>
      <w:marLeft w:val="0"/>
      <w:marRight w:val="0"/>
      <w:marTop w:val="0"/>
      <w:marBottom w:val="0"/>
      <w:divBdr>
        <w:top w:val="none" w:sz="0" w:space="0" w:color="auto"/>
        <w:left w:val="none" w:sz="0" w:space="0" w:color="auto"/>
        <w:bottom w:val="none" w:sz="0" w:space="0" w:color="auto"/>
        <w:right w:val="none" w:sz="0" w:space="0" w:color="auto"/>
      </w:divBdr>
    </w:div>
    <w:div w:id="1559710189">
      <w:bodyDiv w:val="1"/>
      <w:marLeft w:val="0"/>
      <w:marRight w:val="0"/>
      <w:marTop w:val="0"/>
      <w:marBottom w:val="0"/>
      <w:divBdr>
        <w:top w:val="none" w:sz="0" w:space="0" w:color="auto"/>
        <w:left w:val="none" w:sz="0" w:space="0" w:color="auto"/>
        <w:bottom w:val="none" w:sz="0" w:space="0" w:color="auto"/>
        <w:right w:val="none" w:sz="0" w:space="0" w:color="auto"/>
      </w:divBdr>
    </w:div>
    <w:div w:id="1559779115">
      <w:bodyDiv w:val="1"/>
      <w:marLeft w:val="0"/>
      <w:marRight w:val="0"/>
      <w:marTop w:val="0"/>
      <w:marBottom w:val="0"/>
      <w:divBdr>
        <w:top w:val="none" w:sz="0" w:space="0" w:color="auto"/>
        <w:left w:val="none" w:sz="0" w:space="0" w:color="auto"/>
        <w:bottom w:val="none" w:sz="0" w:space="0" w:color="auto"/>
        <w:right w:val="none" w:sz="0" w:space="0" w:color="auto"/>
      </w:divBdr>
    </w:div>
    <w:div w:id="1559825318">
      <w:bodyDiv w:val="1"/>
      <w:marLeft w:val="0"/>
      <w:marRight w:val="0"/>
      <w:marTop w:val="0"/>
      <w:marBottom w:val="0"/>
      <w:divBdr>
        <w:top w:val="none" w:sz="0" w:space="0" w:color="auto"/>
        <w:left w:val="none" w:sz="0" w:space="0" w:color="auto"/>
        <w:bottom w:val="none" w:sz="0" w:space="0" w:color="auto"/>
        <w:right w:val="none" w:sz="0" w:space="0" w:color="auto"/>
      </w:divBdr>
    </w:div>
    <w:div w:id="1560088152">
      <w:bodyDiv w:val="1"/>
      <w:marLeft w:val="0"/>
      <w:marRight w:val="0"/>
      <w:marTop w:val="0"/>
      <w:marBottom w:val="0"/>
      <w:divBdr>
        <w:top w:val="none" w:sz="0" w:space="0" w:color="auto"/>
        <w:left w:val="none" w:sz="0" w:space="0" w:color="auto"/>
        <w:bottom w:val="none" w:sz="0" w:space="0" w:color="auto"/>
        <w:right w:val="none" w:sz="0" w:space="0" w:color="auto"/>
      </w:divBdr>
    </w:div>
    <w:div w:id="1560285431">
      <w:bodyDiv w:val="1"/>
      <w:marLeft w:val="0"/>
      <w:marRight w:val="0"/>
      <w:marTop w:val="0"/>
      <w:marBottom w:val="0"/>
      <w:divBdr>
        <w:top w:val="none" w:sz="0" w:space="0" w:color="auto"/>
        <w:left w:val="none" w:sz="0" w:space="0" w:color="auto"/>
        <w:bottom w:val="none" w:sz="0" w:space="0" w:color="auto"/>
        <w:right w:val="none" w:sz="0" w:space="0" w:color="auto"/>
      </w:divBdr>
    </w:div>
    <w:div w:id="1560358551">
      <w:bodyDiv w:val="1"/>
      <w:marLeft w:val="0"/>
      <w:marRight w:val="0"/>
      <w:marTop w:val="0"/>
      <w:marBottom w:val="0"/>
      <w:divBdr>
        <w:top w:val="none" w:sz="0" w:space="0" w:color="auto"/>
        <w:left w:val="none" w:sz="0" w:space="0" w:color="auto"/>
        <w:bottom w:val="none" w:sz="0" w:space="0" w:color="auto"/>
        <w:right w:val="none" w:sz="0" w:space="0" w:color="auto"/>
      </w:divBdr>
    </w:div>
    <w:div w:id="1560550368">
      <w:bodyDiv w:val="1"/>
      <w:marLeft w:val="0"/>
      <w:marRight w:val="0"/>
      <w:marTop w:val="0"/>
      <w:marBottom w:val="0"/>
      <w:divBdr>
        <w:top w:val="none" w:sz="0" w:space="0" w:color="auto"/>
        <w:left w:val="none" w:sz="0" w:space="0" w:color="auto"/>
        <w:bottom w:val="none" w:sz="0" w:space="0" w:color="auto"/>
        <w:right w:val="none" w:sz="0" w:space="0" w:color="auto"/>
      </w:divBdr>
    </w:div>
    <w:div w:id="1560553008">
      <w:bodyDiv w:val="1"/>
      <w:marLeft w:val="0"/>
      <w:marRight w:val="0"/>
      <w:marTop w:val="0"/>
      <w:marBottom w:val="0"/>
      <w:divBdr>
        <w:top w:val="none" w:sz="0" w:space="0" w:color="auto"/>
        <w:left w:val="none" w:sz="0" w:space="0" w:color="auto"/>
        <w:bottom w:val="none" w:sz="0" w:space="0" w:color="auto"/>
        <w:right w:val="none" w:sz="0" w:space="0" w:color="auto"/>
      </w:divBdr>
    </w:div>
    <w:div w:id="1560631547">
      <w:bodyDiv w:val="1"/>
      <w:marLeft w:val="0"/>
      <w:marRight w:val="0"/>
      <w:marTop w:val="0"/>
      <w:marBottom w:val="0"/>
      <w:divBdr>
        <w:top w:val="none" w:sz="0" w:space="0" w:color="auto"/>
        <w:left w:val="none" w:sz="0" w:space="0" w:color="auto"/>
        <w:bottom w:val="none" w:sz="0" w:space="0" w:color="auto"/>
        <w:right w:val="none" w:sz="0" w:space="0" w:color="auto"/>
      </w:divBdr>
    </w:div>
    <w:div w:id="1560826216">
      <w:bodyDiv w:val="1"/>
      <w:marLeft w:val="0"/>
      <w:marRight w:val="0"/>
      <w:marTop w:val="0"/>
      <w:marBottom w:val="0"/>
      <w:divBdr>
        <w:top w:val="none" w:sz="0" w:space="0" w:color="auto"/>
        <w:left w:val="none" w:sz="0" w:space="0" w:color="auto"/>
        <w:bottom w:val="none" w:sz="0" w:space="0" w:color="auto"/>
        <w:right w:val="none" w:sz="0" w:space="0" w:color="auto"/>
      </w:divBdr>
    </w:div>
    <w:div w:id="1561014116">
      <w:bodyDiv w:val="1"/>
      <w:marLeft w:val="0"/>
      <w:marRight w:val="0"/>
      <w:marTop w:val="0"/>
      <w:marBottom w:val="0"/>
      <w:divBdr>
        <w:top w:val="none" w:sz="0" w:space="0" w:color="auto"/>
        <w:left w:val="none" w:sz="0" w:space="0" w:color="auto"/>
        <w:bottom w:val="none" w:sz="0" w:space="0" w:color="auto"/>
        <w:right w:val="none" w:sz="0" w:space="0" w:color="auto"/>
      </w:divBdr>
    </w:div>
    <w:div w:id="1561478021">
      <w:bodyDiv w:val="1"/>
      <w:marLeft w:val="0"/>
      <w:marRight w:val="0"/>
      <w:marTop w:val="0"/>
      <w:marBottom w:val="0"/>
      <w:divBdr>
        <w:top w:val="none" w:sz="0" w:space="0" w:color="auto"/>
        <w:left w:val="none" w:sz="0" w:space="0" w:color="auto"/>
        <w:bottom w:val="none" w:sz="0" w:space="0" w:color="auto"/>
        <w:right w:val="none" w:sz="0" w:space="0" w:color="auto"/>
      </w:divBdr>
    </w:div>
    <w:div w:id="1561483455">
      <w:bodyDiv w:val="1"/>
      <w:marLeft w:val="0"/>
      <w:marRight w:val="0"/>
      <w:marTop w:val="0"/>
      <w:marBottom w:val="0"/>
      <w:divBdr>
        <w:top w:val="none" w:sz="0" w:space="0" w:color="auto"/>
        <w:left w:val="none" w:sz="0" w:space="0" w:color="auto"/>
        <w:bottom w:val="none" w:sz="0" w:space="0" w:color="auto"/>
        <w:right w:val="none" w:sz="0" w:space="0" w:color="auto"/>
      </w:divBdr>
    </w:div>
    <w:div w:id="1561750072">
      <w:bodyDiv w:val="1"/>
      <w:marLeft w:val="0"/>
      <w:marRight w:val="0"/>
      <w:marTop w:val="0"/>
      <w:marBottom w:val="0"/>
      <w:divBdr>
        <w:top w:val="none" w:sz="0" w:space="0" w:color="auto"/>
        <w:left w:val="none" w:sz="0" w:space="0" w:color="auto"/>
        <w:bottom w:val="none" w:sz="0" w:space="0" w:color="auto"/>
        <w:right w:val="none" w:sz="0" w:space="0" w:color="auto"/>
      </w:divBdr>
    </w:div>
    <w:div w:id="1561790577">
      <w:bodyDiv w:val="1"/>
      <w:marLeft w:val="0"/>
      <w:marRight w:val="0"/>
      <w:marTop w:val="0"/>
      <w:marBottom w:val="0"/>
      <w:divBdr>
        <w:top w:val="none" w:sz="0" w:space="0" w:color="auto"/>
        <w:left w:val="none" w:sz="0" w:space="0" w:color="auto"/>
        <w:bottom w:val="none" w:sz="0" w:space="0" w:color="auto"/>
        <w:right w:val="none" w:sz="0" w:space="0" w:color="auto"/>
      </w:divBdr>
    </w:div>
    <w:div w:id="1561987605">
      <w:bodyDiv w:val="1"/>
      <w:marLeft w:val="0"/>
      <w:marRight w:val="0"/>
      <w:marTop w:val="0"/>
      <w:marBottom w:val="0"/>
      <w:divBdr>
        <w:top w:val="none" w:sz="0" w:space="0" w:color="auto"/>
        <w:left w:val="none" w:sz="0" w:space="0" w:color="auto"/>
        <w:bottom w:val="none" w:sz="0" w:space="0" w:color="auto"/>
        <w:right w:val="none" w:sz="0" w:space="0" w:color="auto"/>
      </w:divBdr>
    </w:div>
    <w:div w:id="1562015473">
      <w:bodyDiv w:val="1"/>
      <w:marLeft w:val="0"/>
      <w:marRight w:val="0"/>
      <w:marTop w:val="0"/>
      <w:marBottom w:val="0"/>
      <w:divBdr>
        <w:top w:val="none" w:sz="0" w:space="0" w:color="auto"/>
        <w:left w:val="none" w:sz="0" w:space="0" w:color="auto"/>
        <w:bottom w:val="none" w:sz="0" w:space="0" w:color="auto"/>
        <w:right w:val="none" w:sz="0" w:space="0" w:color="auto"/>
      </w:divBdr>
    </w:div>
    <w:div w:id="1562061504">
      <w:bodyDiv w:val="1"/>
      <w:marLeft w:val="0"/>
      <w:marRight w:val="0"/>
      <w:marTop w:val="0"/>
      <w:marBottom w:val="0"/>
      <w:divBdr>
        <w:top w:val="none" w:sz="0" w:space="0" w:color="auto"/>
        <w:left w:val="none" w:sz="0" w:space="0" w:color="auto"/>
        <w:bottom w:val="none" w:sz="0" w:space="0" w:color="auto"/>
        <w:right w:val="none" w:sz="0" w:space="0" w:color="auto"/>
      </w:divBdr>
    </w:div>
    <w:div w:id="1562205355">
      <w:bodyDiv w:val="1"/>
      <w:marLeft w:val="0"/>
      <w:marRight w:val="0"/>
      <w:marTop w:val="0"/>
      <w:marBottom w:val="0"/>
      <w:divBdr>
        <w:top w:val="none" w:sz="0" w:space="0" w:color="auto"/>
        <w:left w:val="none" w:sz="0" w:space="0" w:color="auto"/>
        <w:bottom w:val="none" w:sz="0" w:space="0" w:color="auto"/>
        <w:right w:val="none" w:sz="0" w:space="0" w:color="auto"/>
      </w:divBdr>
    </w:div>
    <w:div w:id="1562446446">
      <w:bodyDiv w:val="1"/>
      <w:marLeft w:val="0"/>
      <w:marRight w:val="0"/>
      <w:marTop w:val="0"/>
      <w:marBottom w:val="0"/>
      <w:divBdr>
        <w:top w:val="none" w:sz="0" w:space="0" w:color="auto"/>
        <w:left w:val="none" w:sz="0" w:space="0" w:color="auto"/>
        <w:bottom w:val="none" w:sz="0" w:space="0" w:color="auto"/>
        <w:right w:val="none" w:sz="0" w:space="0" w:color="auto"/>
      </w:divBdr>
    </w:div>
    <w:div w:id="1562593195">
      <w:bodyDiv w:val="1"/>
      <w:marLeft w:val="0"/>
      <w:marRight w:val="0"/>
      <w:marTop w:val="0"/>
      <w:marBottom w:val="0"/>
      <w:divBdr>
        <w:top w:val="none" w:sz="0" w:space="0" w:color="auto"/>
        <w:left w:val="none" w:sz="0" w:space="0" w:color="auto"/>
        <w:bottom w:val="none" w:sz="0" w:space="0" w:color="auto"/>
        <w:right w:val="none" w:sz="0" w:space="0" w:color="auto"/>
      </w:divBdr>
    </w:div>
    <w:div w:id="1562714346">
      <w:bodyDiv w:val="1"/>
      <w:marLeft w:val="0"/>
      <w:marRight w:val="0"/>
      <w:marTop w:val="0"/>
      <w:marBottom w:val="0"/>
      <w:divBdr>
        <w:top w:val="none" w:sz="0" w:space="0" w:color="auto"/>
        <w:left w:val="none" w:sz="0" w:space="0" w:color="auto"/>
        <w:bottom w:val="none" w:sz="0" w:space="0" w:color="auto"/>
        <w:right w:val="none" w:sz="0" w:space="0" w:color="auto"/>
      </w:divBdr>
    </w:div>
    <w:div w:id="1562909725">
      <w:bodyDiv w:val="1"/>
      <w:marLeft w:val="0"/>
      <w:marRight w:val="0"/>
      <w:marTop w:val="0"/>
      <w:marBottom w:val="0"/>
      <w:divBdr>
        <w:top w:val="none" w:sz="0" w:space="0" w:color="auto"/>
        <w:left w:val="none" w:sz="0" w:space="0" w:color="auto"/>
        <w:bottom w:val="none" w:sz="0" w:space="0" w:color="auto"/>
        <w:right w:val="none" w:sz="0" w:space="0" w:color="auto"/>
      </w:divBdr>
    </w:div>
    <w:div w:id="1563059746">
      <w:bodyDiv w:val="1"/>
      <w:marLeft w:val="0"/>
      <w:marRight w:val="0"/>
      <w:marTop w:val="0"/>
      <w:marBottom w:val="0"/>
      <w:divBdr>
        <w:top w:val="none" w:sz="0" w:space="0" w:color="auto"/>
        <w:left w:val="none" w:sz="0" w:space="0" w:color="auto"/>
        <w:bottom w:val="none" w:sz="0" w:space="0" w:color="auto"/>
        <w:right w:val="none" w:sz="0" w:space="0" w:color="auto"/>
      </w:divBdr>
    </w:div>
    <w:div w:id="1563564422">
      <w:bodyDiv w:val="1"/>
      <w:marLeft w:val="0"/>
      <w:marRight w:val="0"/>
      <w:marTop w:val="0"/>
      <w:marBottom w:val="0"/>
      <w:divBdr>
        <w:top w:val="none" w:sz="0" w:space="0" w:color="auto"/>
        <w:left w:val="none" w:sz="0" w:space="0" w:color="auto"/>
        <w:bottom w:val="none" w:sz="0" w:space="0" w:color="auto"/>
        <w:right w:val="none" w:sz="0" w:space="0" w:color="auto"/>
      </w:divBdr>
    </w:div>
    <w:div w:id="1563709406">
      <w:bodyDiv w:val="1"/>
      <w:marLeft w:val="0"/>
      <w:marRight w:val="0"/>
      <w:marTop w:val="0"/>
      <w:marBottom w:val="0"/>
      <w:divBdr>
        <w:top w:val="none" w:sz="0" w:space="0" w:color="auto"/>
        <w:left w:val="none" w:sz="0" w:space="0" w:color="auto"/>
        <w:bottom w:val="none" w:sz="0" w:space="0" w:color="auto"/>
        <w:right w:val="none" w:sz="0" w:space="0" w:color="auto"/>
      </w:divBdr>
    </w:div>
    <w:div w:id="1563832453">
      <w:bodyDiv w:val="1"/>
      <w:marLeft w:val="0"/>
      <w:marRight w:val="0"/>
      <w:marTop w:val="0"/>
      <w:marBottom w:val="0"/>
      <w:divBdr>
        <w:top w:val="none" w:sz="0" w:space="0" w:color="auto"/>
        <w:left w:val="none" w:sz="0" w:space="0" w:color="auto"/>
        <w:bottom w:val="none" w:sz="0" w:space="0" w:color="auto"/>
        <w:right w:val="none" w:sz="0" w:space="0" w:color="auto"/>
      </w:divBdr>
    </w:div>
    <w:div w:id="1563905753">
      <w:bodyDiv w:val="1"/>
      <w:marLeft w:val="0"/>
      <w:marRight w:val="0"/>
      <w:marTop w:val="0"/>
      <w:marBottom w:val="0"/>
      <w:divBdr>
        <w:top w:val="none" w:sz="0" w:space="0" w:color="auto"/>
        <w:left w:val="none" w:sz="0" w:space="0" w:color="auto"/>
        <w:bottom w:val="none" w:sz="0" w:space="0" w:color="auto"/>
        <w:right w:val="none" w:sz="0" w:space="0" w:color="auto"/>
      </w:divBdr>
    </w:div>
    <w:div w:id="1563977166">
      <w:bodyDiv w:val="1"/>
      <w:marLeft w:val="0"/>
      <w:marRight w:val="0"/>
      <w:marTop w:val="0"/>
      <w:marBottom w:val="0"/>
      <w:divBdr>
        <w:top w:val="none" w:sz="0" w:space="0" w:color="auto"/>
        <w:left w:val="none" w:sz="0" w:space="0" w:color="auto"/>
        <w:bottom w:val="none" w:sz="0" w:space="0" w:color="auto"/>
        <w:right w:val="none" w:sz="0" w:space="0" w:color="auto"/>
      </w:divBdr>
    </w:div>
    <w:div w:id="1564025477">
      <w:bodyDiv w:val="1"/>
      <w:marLeft w:val="0"/>
      <w:marRight w:val="0"/>
      <w:marTop w:val="0"/>
      <w:marBottom w:val="0"/>
      <w:divBdr>
        <w:top w:val="none" w:sz="0" w:space="0" w:color="auto"/>
        <w:left w:val="none" w:sz="0" w:space="0" w:color="auto"/>
        <w:bottom w:val="none" w:sz="0" w:space="0" w:color="auto"/>
        <w:right w:val="none" w:sz="0" w:space="0" w:color="auto"/>
      </w:divBdr>
    </w:div>
    <w:div w:id="1564026351">
      <w:bodyDiv w:val="1"/>
      <w:marLeft w:val="0"/>
      <w:marRight w:val="0"/>
      <w:marTop w:val="0"/>
      <w:marBottom w:val="0"/>
      <w:divBdr>
        <w:top w:val="none" w:sz="0" w:space="0" w:color="auto"/>
        <w:left w:val="none" w:sz="0" w:space="0" w:color="auto"/>
        <w:bottom w:val="none" w:sz="0" w:space="0" w:color="auto"/>
        <w:right w:val="none" w:sz="0" w:space="0" w:color="auto"/>
      </w:divBdr>
    </w:div>
    <w:div w:id="1564095367">
      <w:bodyDiv w:val="1"/>
      <w:marLeft w:val="0"/>
      <w:marRight w:val="0"/>
      <w:marTop w:val="0"/>
      <w:marBottom w:val="0"/>
      <w:divBdr>
        <w:top w:val="none" w:sz="0" w:space="0" w:color="auto"/>
        <w:left w:val="none" w:sz="0" w:space="0" w:color="auto"/>
        <w:bottom w:val="none" w:sz="0" w:space="0" w:color="auto"/>
        <w:right w:val="none" w:sz="0" w:space="0" w:color="auto"/>
      </w:divBdr>
    </w:div>
    <w:div w:id="1564103209">
      <w:bodyDiv w:val="1"/>
      <w:marLeft w:val="0"/>
      <w:marRight w:val="0"/>
      <w:marTop w:val="0"/>
      <w:marBottom w:val="0"/>
      <w:divBdr>
        <w:top w:val="none" w:sz="0" w:space="0" w:color="auto"/>
        <w:left w:val="none" w:sz="0" w:space="0" w:color="auto"/>
        <w:bottom w:val="none" w:sz="0" w:space="0" w:color="auto"/>
        <w:right w:val="none" w:sz="0" w:space="0" w:color="auto"/>
      </w:divBdr>
    </w:div>
    <w:div w:id="1564292361">
      <w:bodyDiv w:val="1"/>
      <w:marLeft w:val="0"/>
      <w:marRight w:val="0"/>
      <w:marTop w:val="0"/>
      <w:marBottom w:val="0"/>
      <w:divBdr>
        <w:top w:val="none" w:sz="0" w:space="0" w:color="auto"/>
        <w:left w:val="none" w:sz="0" w:space="0" w:color="auto"/>
        <w:bottom w:val="none" w:sz="0" w:space="0" w:color="auto"/>
        <w:right w:val="none" w:sz="0" w:space="0" w:color="auto"/>
      </w:divBdr>
    </w:div>
    <w:div w:id="1564295820">
      <w:bodyDiv w:val="1"/>
      <w:marLeft w:val="0"/>
      <w:marRight w:val="0"/>
      <w:marTop w:val="0"/>
      <w:marBottom w:val="0"/>
      <w:divBdr>
        <w:top w:val="none" w:sz="0" w:space="0" w:color="auto"/>
        <w:left w:val="none" w:sz="0" w:space="0" w:color="auto"/>
        <w:bottom w:val="none" w:sz="0" w:space="0" w:color="auto"/>
        <w:right w:val="none" w:sz="0" w:space="0" w:color="auto"/>
      </w:divBdr>
    </w:div>
    <w:div w:id="1564828373">
      <w:bodyDiv w:val="1"/>
      <w:marLeft w:val="0"/>
      <w:marRight w:val="0"/>
      <w:marTop w:val="0"/>
      <w:marBottom w:val="0"/>
      <w:divBdr>
        <w:top w:val="none" w:sz="0" w:space="0" w:color="auto"/>
        <w:left w:val="none" w:sz="0" w:space="0" w:color="auto"/>
        <w:bottom w:val="none" w:sz="0" w:space="0" w:color="auto"/>
        <w:right w:val="none" w:sz="0" w:space="0" w:color="auto"/>
      </w:divBdr>
    </w:div>
    <w:div w:id="1565021482">
      <w:bodyDiv w:val="1"/>
      <w:marLeft w:val="0"/>
      <w:marRight w:val="0"/>
      <w:marTop w:val="0"/>
      <w:marBottom w:val="0"/>
      <w:divBdr>
        <w:top w:val="none" w:sz="0" w:space="0" w:color="auto"/>
        <w:left w:val="none" w:sz="0" w:space="0" w:color="auto"/>
        <w:bottom w:val="none" w:sz="0" w:space="0" w:color="auto"/>
        <w:right w:val="none" w:sz="0" w:space="0" w:color="auto"/>
      </w:divBdr>
    </w:div>
    <w:div w:id="1565023298">
      <w:bodyDiv w:val="1"/>
      <w:marLeft w:val="0"/>
      <w:marRight w:val="0"/>
      <w:marTop w:val="0"/>
      <w:marBottom w:val="0"/>
      <w:divBdr>
        <w:top w:val="none" w:sz="0" w:space="0" w:color="auto"/>
        <w:left w:val="none" w:sz="0" w:space="0" w:color="auto"/>
        <w:bottom w:val="none" w:sz="0" w:space="0" w:color="auto"/>
        <w:right w:val="none" w:sz="0" w:space="0" w:color="auto"/>
      </w:divBdr>
    </w:div>
    <w:div w:id="1565140671">
      <w:bodyDiv w:val="1"/>
      <w:marLeft w:val="0"/>
      <w:marRight w:val="0"/>
      <w:marTop w:val="0"/>
      <w:marBottom w:val="0"/>
      <w:divBdr>
        <w:top w:val="none" w:sz="0" w:space="0" w:color="auto"/>
        <w:left w:val="none" w:sz="0" w:space="0" w:color="auto"/>
        <w:bottom w:val="none" w:sz="0" w:space="0" w:color="auto"/>
        <w:right w:val="none" w:sz="0" w:space="0" w:color="auto"/>
      </w:divBdr>
    </w:div>
    <w:div w:id="1565144217">
      <w:bodyDiv w:val="1"/>
      <w:marLeft w:val="0"/>
      <w:marRight w:val="0"/>
      <w:marTop w:val="0"/>
      <w:marBottom w:val="0"/>
      <w:divBdr>
        <w:top w:val="none" w:sz="0" w:space="0" w:color="auto"/>
        <w:left w:val="none" w:sz="0" w:space="0" w:color="auto"/>
        <w:bottom w:val="none" w:sz="0" w:space="0" w:color="auto"/>
        <w:right w:val="none" w:sz="0" w:space="0" w:color="auto"/>
      </w:divBdr>
    </w:div>
    <w:div w:id="1565337553">
      <w:bodyDiv w:val="1"/>
      <w:marLeft w:val="0"/>
      <w:marRight w:val="0"/>
      <w:marTop w:val="0"/>
      <w:marBottom w:val="0"/>
      <w:divBdr>
        <w:top w:val="none" w:sz="0" w:space="0" w:color="auto"/>
        <w:left w:val="none" w:sz="0" w:space="0" w:color="auto"/>
        <w:bottom w:val="none" w:sz="0" w:space="0" w:color="auto"/>
        <w:right w:val="none" w:sz="0" w:space="0" w:color="auto"/>
      </w:divBdr>
    </w:div>
    <w:div w:id="1565720659">
      <w:bodyDiv w:val="1"/>
      <w:marLeft w:val="0"/>
      <w:marRight w:val="0"/>
      <w:marTop w:val="0"/>
      <w:marBottom w:val="0"/>
      <w:divBdr>
        <w:top w:val="none" w:sz="0" w:space="0" w:color="auto"/>
        <w:left w:val="none" w:sz="0" w:space="0" w:color="auto"/>
        <w:bottom w:val="none" w:sz="0" w:space="0" w:color="auto"/>
        <w:right w:val="none" w:sz="0" w:space="0" w:color="auto"/>
      </w:divBdr>
    </w:div>
    <w:div w:id="1565752309">
      <w:bodyDiv w:val="1"/>
      <w:marLeft w:val="0"/>
      <w:marRight w:val="0"/>
      <w:marTop w:val="0"/>
      <w:marBottom w:val="0"/>
      <w:divBdr>
        <w:top w:val="none" w:sz="0" w:space="0" w:color="auto"/>
        <w:left w:val="none" w:sz="0" w:space="0" w:color="auto"/>
        <w:bottom w:val="none" w:sz="0" w:space="0" w:color="auto"/>
        <w:right w:val="none" w:sz="0" w:space="0" w:color="auto"/>
      </w:divBdr>
    </w:div>
    <w:div w:id="1565949640">
      <w:bodyDiv w:val="1"/>
      <w:marLeft w:val="0"/>
      <w:marRight w:val="0"/>
      <w:marTop w:val="0"/>
      <w:marBottom w:val="0"/>
      <w:divBdr>
        <w:top w:val="none" w:sz="0" w:space="0" w:color="auto"/>
        <w:left w:val="none" w:sz="0" w:space="0" w:color="auto"/>
        <w:bottom w:val="none" w:sz="0" w:space="0" w:color="auto"/>
        <w:right w:val="none" w:sz="0" w:space="0" w:color="auto"/>
      </w:divBdr>
    </w:div>
    <w:div w:id="1565986048">
      <w:bodyDiv w:val="1"/>
      <w:marLeft w:val="0"/>
      <w:marRight w:val="0"/>
      <w:marTop w:val="0"/>
      <w:marBottom w:val="0"/>
      <w:divBdr>
        <w:top w:val="none" w:sz="0" w:space="0" w:color="auto"/>
        <w:left w:val="none" w:sz="0" w:space="0" w:color="auto"/>
        <w:bottom w:val="none" w:sz="0" w:space="0" w:color="auto"/>
        <w:right w:val="none" w:sz="0" w:space="0" w:color="auto"/>
      </w:divBdr>
    </w:div>
    <w:div w:id="1565989276">
      <w:bodyDiv w:val="1"/>
      <w:marLeft w:val="0"/>
      <w:marRight w:val="0"/>
      <w:marTop w:val="0"/>
      <w:marBottom w:val="0"/>
      <w:divBdr>
        <w:top w:val="none" w:sz="0" w:space="0" w:color="auto"/>
        <w:left w:val="none" w:sz="0" w:space="0" w:color="auto"/>
        <w:bottom w:val="none" w:sz="0" w:space="0" w:color="auto"/>
        <w:right w:val="none" w:sz="0" w:space="0" w:color="auto"/>
      </w:divBdr>
    </w:div>
    <w:div w:id="1566452855">
      <w:bodyDiv w:val="1"/>
      <w:marLeft w:val="0"/>
      <w:marRight w:val="0"/>
      <w:marTop w:val="0"/>
      <w:marBottom w:val="0"/>
      <w:divBdr>
        <w:top w:val="none" w:sz="0" w:space="0" w:color="auto"/>
        <w:left w:val="none" w:sz="0" w:space="0" w:color="auto"/>
        <w:bottom w:val="none" w:sz="0" w:space="0" w:color="auto"/>
        <w:right w:val="none" w:sz="0" w:space="0" w:color="auto"/>
      </w:divBdr>
    </w:div>
    <w:div w:id="1566453312">
      <w:bodyDiv w:val="1"/>
      <w:marLeft w:val="0"/>
      <w:marRight w:val="0"/>
      <w:marTop w:val="0"/>
      <w:marBottom w:val="0"/>
      <w:divBdr>
        <w:top w:val="none" w:sz="0" w:space="0" w:color="auto"/>
        <w:left w:val="none" w:sz="0" w:space="0" w:color="auto"/>
        <w:bottom w:val="none" w:sz="0" w:space="0" w:color="auto"/>
        <w:right w:val="none" w:sz="0" w:space="0" w:color="auto"/>
      </w:divBdr>
    </w:div>
    <w:div w:id="1566647163">
      <w:bodyDiv w:val="1"/>
      <w:marLeft w:val="0"/>
      <w:marRight w:val="0"/>
      <w:marTop w:val="0"/>
      <w:marBottom w:val="0"/>
      <w:divBdr>
        <w:top w:val="none" w:sz="0" w:space="0" w:color="auto"/>
        <w:left w:val="none" w:sz="0" w:space="0" w:color="auto"/>
        <w:bottom w:val="none" w:sz="0" w:space="0" w:color="auto"/>
        <w:right w:val="none" w:sz="0" w:space="0" w:color="auto"/>
      </w:divBdr>
    </w:div>
    <w:div w:id="1566648012">
      <w:bodyDiv w:val="1"/>
      <w:marLeft w:val="0"/>
      <w:marRight w:val="0"/>
      <w:marTop w:val="0"/>
      <w:marBottom w:val="0"/>
      <w:divBdr>
        <w:top w:val="none" w:sz="0" w:space="0" w:color="auto"/>
        <w:left w:val="none" w:sz="0" w:space="0" w:color="auto"/>
        <w:bottom w:val="none" w:sz="0" w:space="0" w:color="auto"/>
        <w:right w:val="none" w:sz="0" w:space="0" w:color="auto"/>
      </w:divBdr>
    </w:div>
    <w:div w:id="1566916597">
      <w:bodyDiv w:val="1"/>
      <w:marLeft w:val="0"/>
      <w:marRight w:val="0"/>
      <w:marTop w:val="0"/>
      <w:marBottom w:val="0"/>
      <w:divBdr>
        <w:top w:val="none" w:sz="0" w:space="0" w:color="auto"/>
        <w:left w:val="none" w:sz="0" w:space="0" w:color="auto"/>
        <w:bottom w:val="none" w:sz="0" w:space="0" w:color="auto"/>
        <w:right w:val="none" w:sz="0" w:space="0" w:color="auto"/>
      </w:divBdr>
    </w:div>
    <w:div w:id="1567449755">
      <w:bodyDiv w:val="1"/>
      <w:marLeft w:val="0"/>
      <w:marRight w:val="0"/>
      <w:marTop w:val="0"/>
      <w:marBottom w:val="0"/>
      <w:divBdr>
        <w:top w:val="none" w:sz="0" w:space="0" w:color="auto"/>
        <w:left w:val="none" w:sz="0" w:space="0" w:color="auto"/>
        <w:bottom w:val="none" w:sz="0" w:space="0" w:color="auto"/>
        <w:right w:val="none" w:sz="0" w:space="0" w:color="auto"/>
      </w:divBdr>
    </w:div>
    <w:div w:id="1567453238">
      <w:bodyDiv w:val="1"/>
      <w:marLeft w:val="0"/>
      <w:marRight w:val="0"/>
      <w:marTop w:val="0"/>
      <w:marBottom w:val="0"/>
      <w:divBdr>
        <w:top w:val="none" w:sz="0" w:space="0" w:color="auto"/>
        <w:left w:val="none" w:sz="0" w:space="0" w:color="auto"/>
        <w:bottom w:val="none" w:sz="0" w:space="0" w:color="auto"/>
        <w:right w:val="none" w:sz="0" w:space="0" w:color="auto"/>
      </w:divBdr>
    </w:div>
    <w:div w:id="1567571983">
      <w:bodyDiv w:val="1"/>
      <w:marLeft w:val="0"/>
      <w:marRight w:val="0"/>
      <w:marTop w:val="0"/>
      <w:marBottom w:val="0"/>
      <w:divBdr>
        <w:top w:val="none" w:sz="0" w:space="0" w:color="auto"/>
        <w:left w:val="none" w:sz="0" w:space="0" w:color="auto"/>
        <w:bottom w:val="none" w:sz="0" w:space="0" w:color="auto"/>
        <w:right w:val="none" w:sz="0" w:space="0" w:color="auto"/>
      </w:divBdr>
    </w:div>
    <w:div w:id="1567764148">
      <w:bodyDiv w:val="1"/>
      <w:marLeft w:val="0"/>
      <w:marRight w:val="0"/>
      <w:marTop w:val="0"/>
      <w:marBottom w:val="0"/>
      <w:divBdr>
        <w:top w:val="none" w:sz="0" w:space="0" w:color="auto"/>
        <w:left w:val="none" w:sz="0" w:space="0" w:color="auto"/>
        <w:bottom w:val="none" w:sz="0" w:space="0" w:color="auto"/>
        <w:right w:val="none" w:sz="0" w:space="0" w:color="auto"/>
      </w:divBdr>
    </w:div>
    <w:div w:id="1567908799">
      <w:bodyDiv w:val="1"/>
      <w:marLeft w:val="0"/>
      <w:marRight w:val="0"/>
      <w:marTop w:val="0"/>
      <w:marBottom w:val="0"/>
      <w:divBdr>
        <w:top w:val="none" w:sz="0" w:space="0" w:color="auto"/>
        <w:left w:val="none" w:sz="0" w:space="0" w:color="auto"/>
        <w:bottom w:val="none" w:sz="0" w:space="0" w:color="auto"/>
        <w:right w:val="none" w:sz="0" w:space="0" w:color="auto"/>
      </w:divBdr>
    </w:div>
    <w:div w:id="1568103331">
      <w:bodyDiv w:val="1"/>
      <w:marLeft w:val="0"/>
      <w:marRight w:val="0"/>
      <w:marTop w:val="0"/>
      <w:marBottom w:val="0"/>
      <w:divBdr>
        <w:top w:val="none" w:sz="0" w:space="0" w:color="auto"/>
        <w:left w:val="none" w:sz="0" w:space="0" w:color="auto"/>
        <w:bottom w:val="none" w:sz="0" w:space="0" w:color="auto"/>
        <w:right w:val="none" w:sz="0" w:space="0" w:color="auto"/>
      </w:divBdr>
    </w:div>
    <w:div w:id="1568565080">
      <w:bodyDiv w:val="1"/>
      <w:marLeft w:val="0"/>
      <w:marRight w:val="0"/>
      <w:marTop w:val="0"/>
      <w:marBottom w:val="0"/>
      <w:divBdr>
        <w:top w:val="none" w:sz="0" w:space="0" w:color="auto"/>
        <w:left w:val="none" w:sz="0" w:space="0" w:color="auto"/>
        <w:bottom w:val="none" w:sz="0" w:space="0" w:color="auto"/>
        <w:right w:val="none" w:sz="0" w:space="0" w:color="auto"/>
      </w:divBdr>
    </w:div>
    <w:div w:id="1568608318">
      <w:bodyDiv w:val="1"/>
      <w:marLeft w:val="0"/>
      <w:marRight w:val="0"/>
      <w:marTop w:val="0"/>
      <w:marBottom w:val="0"/>
      <w:divBdr>
        <w:top w:val="none" w:sz="0" w:space="0" w:color="auto"/>
        <w:left w:val="none" w:sz="0" w:space="0" w:color="auto"/>
        <w:bottom w:val="none" w:sz="0" w:space="0" w:color="auto"/>
        <w:right w:val="none" w:sz="0" w:space="0" w:color="auto"/>
      </w:divBdr>
    </w:div>
    <w:div w:id="1568808737">
      <w:bodyDiv w:val="1"/>
      <w:marLeft w:val="0"/>
      <w:marRight w:val="0"/>
      <w:marTop w:val="0"/>
      <w:marBottom w:val="0"/>
      <w:divBdr>
        <w:top w:val="none" w:sz="0" w:space="0" w:color="auto"/>
        <w:left w:val="none" w:sz="0" w:space="0" w:color="auto"/>
        <w:bottom w:val="none" w:sz="0" w:space="0" w:color="auto"/>
        <w:right w:val="none" w:sz="0" w:space="0" w:color="auto"/>
      </w:divBdr>
    </w:div>
    <w:div w:id="1568877172">
      <w:bodyDiv w:val="1"/>
      <w:marLeft w:val="0"/>
      <w:marRight w:val="0"/>
      <w:marTop w:val="0"/>
      <w:marBottom w:val="0"/>
      <w:divBdr>
        <w:top w:val="none" w:sz="0" w:space="0" w:color="auto"/>
        <w:left w:val="none" w:sz="0" w:space="0" w:color="auto"/>
        <w:bottom w:val="none" w:sz="0" w:space="0" w:color="auto"/>
        <w:right w:val="none" w:sz="0" w:space="0" w:color="auto"/>
      </w:divBdr>
    </w:div>
    <w:div w:id="1568877399">
      <w:bodyDiv w:val="1"/>
      <w:marLeft w:val="0"/>
      <w:marRight w:val="0"/>
      <w:marTop w:val="0"/>
      <w:marBottom w:val="0"/>
      <w:divBdr>
        <w:top w:val="none" w:sz="0" w:space="0" w:color="auto"/>
        <w:left w:val="none" w:sz="0" w:space="0" w:color="auto"/>
        <w:bottom w:val="none" w:sz="0" w:space="0" w:color="auto"/>
        <w:right w:val="none" w:sz="0" w:space="0" w:color="auto"/>
      </w:divBdr>
    </w:div>
    <w:div w:id="1568956107">
      <w:bodyDiv w:val="1"/>
      <w:marLeft w:val="0"/>
      <w:marRight w:val="0"/>
      <w:marTop w:val="0"/>
      <w:marBottom w:val="0"/>
      <w:divBdr>
        <w:top w:val="none" w:sz="0" w:space="0" w:color="auto"/>
        <w:left w:val="none" w:sz="0" w:space="0" w:color="auto"/>
        <w:bottom w:val="none" w:sz="0" w:space="0" w:color="auto"/>
        <w:right w:val="none" w:sz="0" w:space="0" w:color="auto"/>
      </w:divBdr>
    </w:div>
    <w:div w:id="1569028806">
      <w:bodyDiv w:val="1"/>
      <w:marLeft w:val="0"/>
      <w:marRight w:val="0"/>
      <w:marTop w:val="0"/>
      <w:marBottom w:val="0"/>
      <w:divBdr>
        <w:top w:val="none" w:sz="0" w:space="0" w:color="auto"/>
        <w:left w:val="none" w:sz="0" w:space="0" w:color="auto"/>
        <w:bottom w:val="none" w:sz="0" w:space="0" w:color="auto"/>
        <w:right w:val="none" w:sz="0" w:space="0" w:color="auto"/>
      </w:divBdr>
    </w:div>
    <w:div w:id="1569148418">
      <w:bodyDiv w:val="1"/>
      <w:marLeft w:val="0"/>
      <w:marRight w:val="0"/>
      <w:marTop w:val="0"/>
      <w:marBottom w:val="0"/>
      <w:divBdr>
        <w:top w:val="none" w:sz="0" w:space="0" w:color="auto"/>
        <w:left w:val="none" w:sz="0" w:space="0" w:color="auto"/>
        <w:bottom w:val="none" w:sz="0" w:space="0" w:color="auto"/>
        <w:right w:val="none" w:sz="0" w:space="0" w:color="auto"/>
      </w:divBdr>
    </w:div>
    <w:div w:id="1569338822">
      <w:bodyDiv w:val="1"/>
      <w:marLeft w:val="0"/>
      <w:marRight w:val="0"/>
      <w:marTop w:val="0"/>
      <w:marBottom w:val="0"/>
      <w:divBdr>
        <w:top w:val="none" w:sz="0" w:space="0" w:color="auto"/>
        <w:left w:val="none" w:sz="0" w:space="0" w:color="auto"/>
        <w:bottom w:val="none" w:sz="0" w:space="0" w:color="auto"/>
        <w:right w:val="none" w:sz="0" w:space="0" w:color="auto"/>
      </w:divBdr>
    </w:div>
    <w:div w:id="1569462927">
      <w:bodyDiv w:val="1"/>
      <w:marLeft w:val="0"/>
      <w:marRight w:val="0"/>
      <w:marTop w:val="0"/>
      <w:marBottom w:val="0"/>
      <w:divBdr>
        <w:top w:val="none" w:sz="0" w:space="0" w:color="auto"/>
        <w:left w:val="none" w:sz="0" w:space="0" w:color="auto"/>
        <w:bottom w:val="none" w:sz="0" w:space="0" w:color="auto"/>
        <w:right w:val="none" w:sz="0" w:space="0" w:color="auto"/>
      </w:divBdr>
    </w:div>
    <w:div w:id="1569724692">
      <w:bodyDiv w:val="1"/>
      <w:marLeft w:val="0"/>
      <w:marRight w:val="0"/>
      <w:marTop w:val="0"/>
      <w:marBottom w:val="0"/>
      <w:divBdr>
        <w:top w:val="none" w:sz="0" w:space="0" w:color="auto"/>
        <w:left w:val="none" w:sz="0" w:space="0" w:color="auto"/>
        <w:bottom w:val="none" w:sz="0" w:space="0" w:color="auto"/>
        <w:right w:val="none" w:sz="0" w:space="0" w:color="auto"/>
      </w:divBdr>
    </w:div>
    <w:div w:id="1569802413">
      <w:bodyDiv w:val="1"/>
      <w:marLeft w:val="0"/>
      <w:marRight w:val="0"/>
      <w:marTop w:val="0"/>
      <w:marBottom w:val="0"/>
      <w:divBdr>
        <w:top w:val="none" w:sz="0" w:space="0" w:color="auto"/>
        <w:left w:val="none" w:sz="0" w:space="0" w:color="auto"/>
        <w:bottom w:val="none" w:sz="0" w:space="0" w:color="auto"/>
        <w:right w:val="none" w:sz="0" w:space="0" w:color="auto"/>
      </w:divBdr>
    </w:div>
    <w:div w:id="1570075975">
      <w:bodyDiv w:val="1"/>
      <w:marLeft w:val="0"/>
      <w:marRight w:val="0"/>
      <w:marTop w:val="0"/>
      <w:marBottom w:val="0"/>
      <w:divBdr>
        <w:top w:val="none" w:sz="0" w:space="0" w:color="auto"/>
        <w:left w:val="none" w:sz="0" w:space="0" w:color="auto"/>
        <w:bottom w:val="none" w:sz="0" w:space="0" w:color="auto"/>
        <w:right w:val="none" w:sz="0" w:space="0" w:color="auto"/>
      </w:divBdr>
    </w:div>
    <w:div w:id="1570115481">
      <w:bodyDiv w:val="1"/>
      <w:marLeft w:val="0"/>
      <w:marRight w:val="0"/>
      <w:marTop w:val="0"/>
      <w:marBottom w:val="0"/>
      <w:divBdr>
        <w:top w:val="none" w:sz="0" w:space="0" w:color="auto"/>
        <w:left w:val="none" w:sz="0" w:space="0" w:color="auto"/>
        <w:bottom w:val="none" w:sz="0" w:space="0" w:color="auto"/>
        <w:right w:val="none" w:sz="0" w:space="0" w:color="auto"/>
      </w:divBdr>
    </w:div>
    <w:div w:id="1570382055">
      <w:bodyDiv w:val="1"/>
      <w:marLeft w:val="0"/>
      <w:marRight w:val="0"/>
      <w:marTop w:val="0"/>
      <w:marBottom w:val="0"/>
      <w:divBdr>
        <w:top w:val="none" w:sz="0" w:space="0" w:color="auto"/>
        <w:left w:val="none" w:sz="0" w:space="0" w:color="auto"/>
        <w:bottom w:val="none" w:sz="0" w:space="0" w:color="auto"/>
        <w:right w:val="none" w:sz="0" w:space="0" w:color="auto"/>
      </w:divBdr>
    </w:div>
    <w:div w:id="1570387949">
      <w:bodyDiv w:val="1"/>
      <w:marLeft w:val="0"/>
      <w:marRight w:val="0"/>
      <w:marTop w:val="0"/>
      <w:marBottom w:val="0"/>
      <w:divBdr>
        <w:top w:val="none" w:sz="0" w:space="0" w:color="auto"/>
        <w:left w:val="none" w:sz="0" w:space="0" w:color="auto"/>
        <w:bottom w:val="none" w:sz="0" w:space="0" w:color="auto"/>
        <w:right w:val="none" w:sz="0" w:space="0" w:color="auto"/>
      </w:divBdr>
    </w:div>
    <w:div w:id="1570461273">
      <w:bodyDiv w:val="1"/>
      <w:marLeft w:val="0"/>
      <w:marRight w:val="0"/>
      <w:marTop w:val="0"/>
      <w:marBottom w:val="0"/>
      <w:divBdr>
        <w:top w:val="none" w:sz="0" w:space="0" w:color="auto"/>
        <w:left w:val="none" w:sz="0" w:space="0" w:color="auto"/>
        <w:bottom w:val="none" w:sz="0" w:space="0" w:color="auto"/>
        <w:right w:val="none" w:sz="0" w:space="0" w:color="auto"/>
      </w:divBdr>
    </w:div>
    <w:div w:id="1570534689">
      <w:bodyDiv w:val="1"/>
      <w:marLeft w:val="0"/>
      <w:marRight w:val="0"/>
      <w:marTop w:val="0"/>
      <w:marBottom w:val="0"/>
      <w:divBdr>
        <w:top w:val="none" w:sz="0" w:space="0" w:color="auto"/>
        <w:left w:val="none" w:sz="0" w:space="0" w:color="auto"/>
        <w:bottom w:val="none" w:sz="0" w:space="0" w:color="auto"/>
        <w:right w:val="none" w:sz="0" w:space="0" w:color="auto"/>
      </w:divBdr>
    </w:div>
    <w:div w:id="1570536374">
      <w:bodyDiv w:val="1"/>
      <w:marLeft w:val="0"/>
      <w:marRight w:val="0"/>
      <w:marTop w:val="0"/>
      <w:marBottom w:val="0"/>
      <w:divBdr>
        <w:top w:val="none" w:sz="0" w:space="0" w:color="auto"/>
        <w:left w:val="none" w:sz="0" w:space="0" w:color="auto"/>
        <w:bottom w:val="none" w:sz="0" w:space="0" w:color="auto"/>
        <w:right w:val="none" w:sz="0" w:space="0" w:color="auto"/>
      </w:divBdr>
    </w:div>
    <w:div w:id="1570731929">
      <w:bodyDiv w:val="1"/>
      <w:marLeft w:val="0"/>
      <w:marRight w:val="0"/>
      <w:marTop w:val="0"/>
      <w:marBottom w:val="0"/>
      <w:divBdr>
        <w:top w:val="none" w:sz="0" w:space="0" w:color="auto"/>
        <w:left w:val="none" w:sz="0" w:space="0" w:color="auto"/>
        <w:bottom w:val="none" w:sz="0" w:space="0" w:color="auto"/>
        <w:right w:val="none" w:sz="0" w:space="0" w:color="auto"/>
      </w:divBdr>
    </w:div>
    <w:div w:id="1570774139">
      <w:bodyDiv w:val="1"/>
      <w:marLeft w:val="0"/>
      <w:marRight w:val="0"/>
      <w:marTop w:val="0"/>
      <w:marBottom w:val="0"/>
      <w:divBdr>
        <w:top w:val="none" w:sz="0" w:space="0" w:color="auto"/>
        <w:left w:val="none" w:sz="0" w:space="0" w:color="auto"/>
        <w:bottom w:val="none" w:sz="0" w:space="0" w:color="auto"/>
        <w:right w:val="none" w:sz="0" w:space="0" w:color="auto"/>
      </w:divBdr>
    </w:div>
    <w:div w:id="1570843276">
      <w:bodyDiv w:val="1"/>
      <w:marLeft w:val="0"/>
      <w:marRight w:val="0"/>
      <w:marTop w:val="0"/>
      <w:marBottom w:val="0"/>
      <w:divBdr>
        <w:top w:val="none" w:sz="0" w:space="0" w:color="auto"/>
        <w:left w:val="none" w:sz="0" w:space="0" w:color="auto"/>
        <w:bottom w:val="none" w:sz="0" w:space="0" w:color="auto"/>
        <w:right w:val="none" w:sz="0" w:space="0" w:color="auto"/>
      </w:divBdr>
    </w:div>
    <w:div w:id="1570924751">
      <w:bodyDiv w:val="1"/>
      <w:marLeft w:val="0"/>
      <w:marRight w:val="0"/>
      <w:marTop w:val="0"/>
      <w:marBottom w:val="0"/>
      <w:divBdr>
        <w:top w:val="none" w:sz="0" w:space="0" w:color="auto"/>
        <w:left w:val="none" w:sz="0" w:space="0" w:color="auto"/>
        <w:bottom w:val="none" w:sz="0" w:space="0" w:color="auto"/>
        <w:right w:val="none" w:sz="0" w:space="0" w:color="auto"/>
      </w:divBdr>
    </w:div>
    <w:div w:id="1571498946">
      <w:bodyDiv w:val="1"/>
      <w:marLeft w:val="0"/>
      <w:marRight w:val="0"/>
      <w:marTop w:val="0"/>
      <w:marBottom w:val="0"/>
      <w:divBdr>
        <w:top w:val="none" w:sz="0" w:space="0" w:color="auto"/>
        <w:left w:val="none" w:sz="0" w:space="0" w:color="auto"/>
        <w:bottom w:val="none" w:sz="0" w:space="0" w:color="auto"/>
        <w:right w:val="none" w:sz="0" w:space="0" w:color="auto"/>
      </w:divBdr>
    </w:div>
    <w:div w:id="1571846526">
      <w:bodyDiv w:val="1"/>
      <w:marLeft w:val="0"/>
      <w:marRight w:val="0"/>
      <w:marTop w:val="0"/>
      <w:marBottom w:val="0"/>
      <w:divBdr>
        <w:top w:val="none" w:sz="0" w:space="0" w:color="auto"/>
        <w:left w:val="none" w:sz="0" w:space="0" w:color="auto"/>
        <w:bottom w:val="none" w:sz="0" w:space="0" w:color="auto"/>
        <w:right w:val="none" w:sz="0" w:space="0" w:color="auto"/>
      </w:divBdr>
    </w:div>
    <w:div w:id="1572035306">
      <w:bodyDiv w:val="1"/>
      <w:marLeft w:val="0"/>
      <w:marRight w:val="0"/>
      <w:marTop w:val="0"/>
      <w:marBottom w:val="0"/>
      <w:divBdr>
        <w:top w:val="none" w:sz="0" w:space="0" w:color="auto"/>
        <w:left w:val="none" w:sz="0" w:space="0" w:color="auto"/>
        <w:bottom w:val="none" w:sz="0" w:space="0" w:color="auto"/>
        <w:right w:val="none" w:sz="0" w:space="0" w:color="auto"/>
      </w:divBdr>
    </w:div>
    <w:div w:id="1572161039">
      <w:bodyDiv w:val="1"/>
      <w:marLeft w:val="0"/>
      <w:marRight w:val="0"/>
      <w:marTop w:val="0"/>
      <w:marBottom w:val="0"/>
      <w:divBdr>
        <w:top w:val="none" w:sz="0" w:space="0" w:color="auto"/>
        <w:left w:val="none" w:sz="0" w:space="0" w:color="auto"/>
        <w:bottom w:val="none" w:sz="0" w:space="0" w:color="auto"/>
        <w:right w:val="none" w:sz="0" w:space="0" w:color="auto"/>
      </w:divBdr>
    </w:div>
    <w:div w:id="1572502159">
      <w:bodyDiv w:val="1"/>
      <w:marLeft w:val="0"/>
      <w:marRight w:val="0"/>
      <w:marTop w:val="0"/>
      <w:marBottom w:val="0"/>
      <w:divBdr>
        <w:top w:val="none" w:sz="0" w:space="0" w:color="auto"/>
        <w:left w:val="none" w:sz="0" w:space="0" w:color="auto"/>
        <w:bottom w:val="none" w:sz="0" w:space="0" w:color="auto"/>
        <w:right w:val="none" w:sz="0" w:space="0" w:color="auto"/>
      </w:divBdr>
    </w:div>
    <w:div w:id="1572619617">
      <w:bodyDiv w:val="1"/>
      <w:marLeft w:val="0"/>
      <w:marRight w:val="0"/>
      <w:marTop w:val="0"/>
      <w:marBottom w:val="0"/>
      <w:divBdr>
        <w:top w:val="none" w:sz="0" w:space="0" w:color="auto"/>
        <w:left w:val="none" w:sz="0" w:space="0" w:color="auto"/>
        <w:bottom w:val="none" w:sz="0" w:space="0" w:color="auto"/>
        <w:right w:val="none" w:sz="0" w:space="0" w:color="auto"/>
      </w:divBdr>
    </w:div>
    <w:div w:id="1572886252">
      <w:bodyDiv w:val="1"/>
      <w:marLeft w:val="0"/>
      <w:marRight w:val="0"/>
      <w:marTop w:val="0"/>
      <w:marBottom w:val="0"/>
      <w:divBdr>
        <w:top w:val="none" w:sz="0" w:space="0" w:color="auto"/>
        <w:left w:val="none" w:sz="0" w:space="0" w:color="auto"/>
        <w:bottom w:val="none" w:sz="0" w:space="0" w:color="auto"/>
        <w:right w:val="none" w:sz="0" w:space="0" w:color="auto"/>
      </w:divBdr>
    </w:div>
    <w:div w:id="1573154206">
      <w:bodyDiv w:val="1"/>
      <w:marLeft w:val="0"/>
      <w:marRight w:val="0"/>
      <w:marTop w:val="0"/>
      <w:marBottom w:val="0"/>
      <w:divBdr>
        <w:top w:val="none" w:sz="0" w:space="0" w:color="auto"/>
        <w:left w:val="none" w:sz="0" w:space="0" w:color="auto"/>
        <w:bottom w:val="none" w:sz="0" w:space="0" w:color="auto"/>
        <w:right w:val="none" w:sz="0" w:space="0" w:color="auto"/>
      </w:divBdr>
    </w:div>
    <w:div w:id="1573156344">
      <w:bodyDiv w:val="1"/>
      <w:marLeft w:val="0"/>
      <w:marRight w:val="0"/>
      <w:marTop w:val="0"/>
      <w:marBottom w:val="0"/>
      <w:divBdr>
        <w:top w:val="none" w:sz="0" w:space="0" w:color="auto"/>
        <w:left w:val="none" w:sz="0" w:space="0" w:color="auto"/>
        <w:bottom w:val="none" w:sz="0" w:space="0" w:color="auto"/>
        <w:right w:val="none" w:sz="0" w:space="0" w:color="auto"/>
      </w:divBdr>
    </w:div>
    <w:div w:id="1573345555">
      <w:bodyDiv w:val="1"/>
      <w:marLeft w:val="0"/>
      <w:marRight w:val="0"/>
      <w:marTop w:val="0"/>
      <w:marBottom w:val="0"/>
      <w:divBdr>
        <w:top w:val="none" w:sz="0" w:space="0" w:color="auto"/>
        <w:left w:val="none" w:sz="0" w:space="0" w:color="auto"/>
        <w:bottom w:val="none" w:sz="0" w:space="0" w:color="auto"/>
        <w:right w:val="none" w:sz="0" w:space="0" w:color="auto"/>
      </w:divBdr>
    </w:div>
    <w:div w:id="1573539617">
      <w:bodyDiv w:val="1"/>
      <w:marLeft w:val="0"/>
      <w:marRight w:val="0"/>
      <w:marTop w:val="0"/>
      <w:marBottom w:val="0"/>
      <w:divBdr>
        <w:top w:val="none" w:sz="0" w:space="0" w:color="auto"/>
        <w:left w:val="none" w:sz="0" w:space="0" w:color="auto"/>
        <w:bottom w:val="none" w:sz="0" w:space="0" w:color="auto"/>
        <w:right w:val="none" w:sz="0" w:space="0" w:color="auto"/>
      </w:divBdr>
    </w:div>
    <w:div w:id="1574316665">
      <w:bodyDiv w:val="1"/>
      <w:marLeft w:val="0"/>
      <w:marRight w:val="0"/>
      <w:marTop w:val="0"/>
      <w:marBottom w:val="0"/>
      <w:divBdr>
        <w:top w:val="none" w:sz="0" w:space="0" w:color="auto"/>
        <w:left w:val="none" w:sz="0" w:space="0" w:color="auto"/>
        <w:bottom w:val="none" w:sz="0" w:space="0" w:color="auto"/>
        <w:right w:val="none" w:sz="0" w:space="0" w:color="auto"/>
      </w:divBdr>
    </w:div>
    <w:div w:id="1574463101">
      <w:bodyDiv w:val="1"/>
      <w:marLeft w:val="0"/>
      <w:marRight w:val="0"/>
      <w:marTop w:val="0"/>
      <w:marBottom w:val="0"/>
      <w:divBdr>
        <w:top w:val="none" w:sz="0" w:space="0" w:color="auto"/>
        <w:left w:val="none" w:sz="0" w:space="0" w:color="auto"/>
        <w:bottom w:val="none" w:sz="0" w:space="0" w:color="auto"/>
        <w:right w:val="none" w:sz="0" w:space="0" w:color="auto"/>
      </w:divBdr>
    </w:div>
    <w:div w:id="1574468777">
      <w:bodyDiv w:val="1"/>
      <w:marLeft w:val="0"/>
      <w:marRight w:val="0"/>
      <w:marTop w:val="0"/>
      <w:marBottom w:val="0"/>
      <w:divBdr>
        <w:top w:val="none" w:sz="0" w:space="0" w:color="auto"/>
        <w:left w:val="none" w:sz="0" w:space="0" w:color="auto"/>
        <w:bottom w:val="none" w:sz="0" w:space="0" w:color="auto"/>
        <w:right w:val="none" w:sz="0" w:space="0" w:color="auto"/>
      </w:divBdr>
    </w:div>
    <w:div w:id="1574586464">
      <w:bodyDiv w:val="1"/>
      <w:marLeft w:val="0"/>
      <w:marRight w:val="0"/>
      <w:marTop w:val="0"/>
      <w:marBottom w:val="0"/>
      <w:divBdr>
        <w:top w:val="none" w:sz="0" w:space="0" w:color="auto"/>
        <w:left w:val="none" w:sz="0" w:space="0" w:color="auto"/>
        <w:bottom w:val="none" w:sz="0" w:space="0" w:color="auto"/>
        <w:right w:val="none" w:sz="0" w:space="0" w:color="auto"/>
      </w:divBdr>
    </w:div>
    <w:div w:id="1574699508">
      <w:bodyDiv w:val="1"/>
      <w:marLeft w:val="0"/>
      <w:marRight w:val="0"/>
      <w:marTop w:val="0"/>
      <w:marBottom w:val="0"/>
      <w:divBdr>
        <w:top w:val="none" w:sz="0" w:space="0" w:color="auto"/>
        <w:left w:val="none" w:sz="0" w:space="0" w:color="auto"/>
        <w:bottom w:val="none" w:sz="0" w:space="0" w:color="auto"/>
        <w:right w:val="none" w:sz="0" w:space="0" w:color="auto"/>
      </w:divBdr>
    </w:div>
    <w:div w:id="1574778918">
      <w:bodyDiv w:val="1"/>
      <w:marLeft w:val="0"/>
      <w:marRight w:val="0"/>
      <w:marTop w:val="0"/>
      <w:marBottom w:val="0"/>
      <w:divBdr>
        <w:top w:val="none" w:sz="0" w:space="0" w:color="auto"/>
        <w:left w:val="none" w:sz="0" w:space="0" w:color="auto"/>
        <w:bottom w:val="none" w:sz="0" w:space="0" w:color="auto"/>
        <w:right w:val="none" w:sz="0" w:space="0" w:color="auto"/>
      </w:divBdr>
    </w:div>
    <w:div w:id="1575047665">
      <w:bodyDiv w:val="1"/>
      <w:marLeft w:val="0"/>
      <w:marRight w:val="0"/>
      <w:marTop w:val="0"/>
      <w:marBottom w:val="0"/>
      <w:divBdr>
        <w:top w:val="none" w:sz="0" w:space="0" w:color="auto"/>
        <w:left w:val="none" w:sz="0" w:space="0" w:color="auto"/>
        <w:bottom w:val="none" w:sz="0" w:space="0" w:color="auto"/>
        <w:right w:val="none" w:sz="0" w:space="0" w:color="auto"/>
      </w:divBdr>
    </w:div>
    <w:div w:id="1575124269">
      <w:bodyDiv w:val="1"/>
      <w:marLeft w:val="0"/>
      <w:marRight w:val="0"/>
      <w:marTop w:val="0"/>
      <w:marBottom w:val="0"/>
      <w:divBdr>
        <w:top w:val="none" w:sz="0" w:space="0" w:color="auto"/>
        <w:left w:val="none" w:sz="0" w:space="0" w:color="auto"/>
        <w:bottom w:val="none" w:sz="0" w:space="0" w:color="auto"/>
        <w:right w:val="none" w:sz="0" w:space="0" w:color="auto"/>
      </w:divBdr>
    </w:div>
    <w:div w:id="1575159443">
      <w:bodyDiv w:val="1"/>
      <w:marLeft w:val="0"/>
      <w:marRight w:val="0"/>
      <w:marTop w:val="0"/>
      <w:marBottom w:val="0"/>
      <w:divBdr>
        <w:top w:val="none" w:sz="0" w:space="0" w:color="auto"/>
        <w:left w:val="none" w:sz="0" w:space="0" w:color="auto"/>
        <w:bottom w:val="none" w:sz="0" w:space="0" w:color="auto"/>
        <w:right w:val="none" w:sz="0" w:space="0" w:color="auto"/>
      </w:divBdr>
    </w:div>
    <w:div w:id="1575243435">
      <w:bodyDiv w:val="1"/>
      <w:marLeft w:val="0"/>
      <w:marRight w:val="0"/>
      <w:marTop w:val="0"/>
      <w:marBottom w:val="0"/>
      <w:divBdr>
        <w:top w:val="none" w:sz="0" w:space="0" w:color="auto"/>
        <w:left w:val="none" w:sz="0" w:space="0" w:color="auto"/>
        <w:bottom w:val="none" w:sz="0" w:space="0" w:color="auto"/>
        <w:right w:val="none" w:sz="0" w:space="0" w:color="auto"/>
      </w:divBdr>
    </w:div>
    <w:div w:id="1575314876">
      <w:bodyDiv w:val="1"/>
      <w:marLeft w:val="0"/>
      <w:marRight w:val="0"/>
      <w:marTop w:val="0"/>
      <w:marBottom w:val="0"/>
      <w:divBdr>
        <w:top w:val="none" w:sz="0" w:space="0" w:color="auto"/>
        <w:left w:val="none" w:sz="0" w:space="0" w:color="auto"/>
        <w:bottom w:val="none" w:sz="0" w:space="0" w:color="auto"/>
        <w:right w:val="none" w:sz="0" w:space="0" w:color="auto"/>
      </w:divBdr>
    </w:div>
    <w:div w:id="1575552380">
      <w:bodyDiv w:val="1"/>
      <w:marLeft w:val="0"/>
      <w:marRight w:val="0"/>
      <w:marTop w:val="0"/>
      <w:marBottom w:val="0"/>
      <w:divBdr>
        <w:top w:val="none" w:sz="0" w:space="0" w:color="auto"/>
        <w:left w:val="none" w:sz="0" w:space="0" w:color="auto"/>
        <w:bottom w:val="none" w:sz="0" w:space="0" w:color="auto"/>
        <w:right w:val="none" w:sz="0" w:space="0" w:color="auto"/>
      </w:divBdr>
    </w:div>
    <w:div w:id="1575626839">
      <w:bodyDiv w:val="1"/>
      <w:marLeft w:val="0"/>
      <w:marRight w:val="0"/>
      <w:marTop w:val="0"/>
      <w:marBottom w:val="0"/>
      <w:divBdr>
        <w:top w:val="none" w:sz="0" w:space="0" w:color="auto"/>
        <w:left w:val="none" w:sz="0" w:space="0" w:color="auto"/>
        <w:bottom w:val="none" w:sz="0" w:space="0" w:color="auto"/>
        <w:right w:val="none" w:sz="0" w:space="0" w:color="auto"/>
      </w:divBdr>
    </w:div>
    <w:div w:id="1575703537">
      <w:bodyDiv w:val="1"/>
      <w:marLeft w:val="0"/>
      <w:marRight w:val="0"/>
      <w:marTop w:val="0"/>
      <w:marBottom w:val="0"/>
      <w:divBdr>
        <w:top w:val="none" w:sz="0" w:space="0" w:color="auto"/>
        <w:left w:val="none" w:sz="0" w:space="0" w:color="auto"/>
        <w:bottom w:val="none" w:sz="0" w:space="0" w:color="auto"/>
        <w:right w:val="none" w:sz="0" w:space="0" w:color="auto"/>
      </w:divBdr>
    </w:div>
    <w:div w:id="1575967773">
      <w:bodyDiv w:val="1"/>
      <w:marLeft w:val="0"/>
      <w:marRight w:val="0"/>
      <w:marTop w:val="0"/>
      <w:marBottom w:val="0"/>
      <w:divBdr>
        <w:top w:val="none" w:sz="0" w:space="0" w:color="auto"/>
        <w:left w:val="none" w:sz="0" w:space="0" w:color="auto"/>
        <w:bottom w:val="none" w:sz="0" w:space="0" w:color="auto"/>
        <w:right w:val="none" w:sz="0" w:space="0" w:color="auto"/>
      </w:divBdr>
    </w:div>
    <w:div w:id="1576235531">
      <w:bodyDiv w:val="1"/>
      <w:marLeft w:val="0"/>
      <w:marRight w:val="0"/>
      <w:marTop w:val="0"/>
      <w:marBottom w:val="0"/>
      <w:divBdr>
        <w:top w:val="none" w:sz="0" w:space="0" w:color="auto"/>
        <w:left w:val="none" w:sz="0" w:space="0" w:color="auto"/>
        <w:bottom w:val="none" w:sz="0" w:space="0" w:color="auto"/>
        <w:right w:val="none" w:sz="0" w:space="0" w:color="auto"/>
      </w:divBdr>
    </w:div>
    <w:div w:id="1576355488">
      <w:bodyDiv w:val="1"/>
      <w:marLeft w:val="0"/>
      <w:marRight w:val="0"/>
      <w:marTop w:val="0"/>
      <w:marBottom w:val="0"/>
      <w:divBdr>
        <w:top w:val="none" w:sz="0" w:space="0" w:color="auto"/>
        <w:left w:val="none" w:sz="0" w:space="0" w:color="auto"/>
        <w:bottom w:val="none" w:sz="0" w:space="0" w:color="auto"/>
        <w:right w:val="none" w:sz="0" w:space="0" w:color="auto"/>
      </w:divBdr>
    </w:div>
    <w:div w:id="1576547309">
      <w:bodyDiv w:val="1"/>
      <w:marLeft w:val="0"/>
      <w:marRight w:val="0"/>
      <w:marTop w:val="0"/>
      <w:marBottom w:val="0"/>
      <w:divBdr>
        <w:top w:val="none" w:sz="0" w:space="0" w:color="auto"/>
        <w:left w:val="none" w:sz="0" w:space="0" w:color="auto"/>
        <w:bottom w:val="none" w:sz="0" w:space="0" w:color="auto"/>
        <w:right w:val="none" w:sz="0" w:space="0" w:color="auto"/>
      </w:divBdr>
    </w:div>
    <w:div w:id="1576622744">
      <w:bodyDiv w:val="1"/>
      <w:marLeft w:val="0"/>
      <w:marRight w:val="0"/>
      <w:marTop w:val="0"/>
      <w:marBottom w:val="0"/>
      <w:divBdr>
        <w:top w:val="none" w:sz="0" w:space="0" w:color="auto"/>
        <w:left w:val="none" w:sz="0" w:space="0" w:color="auto"/>
        <w:bottom w:val="none" w:sz="0" w:space="0" w:color="auto"/>
        <w:right w:val="none" w:sz="0" w:space="0" w:color="auto"/>
      </w:divBdr>
    </w:div>
    <w:div w:id="1576667829">
      <w:bodyDiv w:val="1"/>
      <w:marLeft w:val="0"/>
      <w:marRight w:val="0"/>
      <w:marTop w:val="0"/>
      <w:marBottom w:val="0"/>
      <w:divBdr>
        <w:top w:val="none" w:sz="0" w:space="0" w:color="auto"/>
        <w:left w:val="none" w:sz="0" w:space="0" w:color="auto"/>
        <w:bottom w:val="none" w:sz="0" w:space="0" w:color="auto"/>
        <w:right w:val="none" w:sz="0" w:space="0" w:color="auto"/>
      </w:divBdr>
    </w:div>
    <w:div w:id="1576696523">
      <w:bodyDiv w:val="1"/>
      <w:marLeft w:val="0"/>
      <w:marRight w:val="0"/>
      <w:marTop w:val="0"/>
      <w:marBottom w:val="0"/>
      <w:divBdr>
        <w:top w:val="none" w:sz="0" w:space="0" w:color="auto"/>
        <w:left w:val="none" w:sz="0" w:space="0" w:color="auto"/>
        <w:bottom w:val="none" w:sz="0" w:space="0" w:color="auto"/>
        <w:right w:val="none" w:sz="0" w:space="0" w:color="auto"/>
      </w:divBdr>
    </w:div>
    <w:div w:id="1576939415">
      <w:bodyDiv w:val="1"/>
      <w:marLeft w:val="0"/>
      <w:marRight w:val="0"/>
      <w:marTop w:val="0"/>
      <w:marBottom w:val="0"/>
      <w:divBdr>
        <w:top w:val="none" w:sz="0" w:space="0" w:color="auto"/>
        <w:left w:val="none" w:sz="0" w:space="0" w:color="auto"/>
        <w:bottom w:val="none" w:sz="0" w:space="0" w:color="auto"/>
        <w:right w:val="none" w:sz="0" w:space="0" w:color="auto"/>
      </w:divBdr>
    </w:div>
    <w:div w:id="1577007402">
      <w:bodyDiv w:val="1"/>
      <w:marLeft w:val="0"/>
      <w:marRight w:val="0"/>
      <w:marTop w:val="0"/>
      <w:marBottom w:val="0"/>
      <w:divBdr>
        <w:top w:val="none" w:sz="0" w:space="0" w:color="auto"/>
        <w:left w:val="none" w:sz="0" w:space="0" w:color="auto"/>
        <w:bottom w:val="none" w:sz="0" w:space="0" w:color="auto"/>
        <w:right w:val="none" w:sz="0" w:space="0" w:color="auto"/>
      </w:divBdr>
    </w:div>
    <w:div w:id="1577011487">
      <w:bodyDiv w:val="1"/>
      <w:marLeft w:val="0"/>
      <w:marRight w:val="0"/>
      <w:marTop w:val="0"/>
      <w:marBottom w:val="0"/>
      <w:divBdr>
        <w:top w:val="none" w:sz="0" w:space="0" w:color="auto"/>
        <w:left w:val="none" w:sz="0" w:space="0" w:color="auto"/>
        <w:bottom w:val="none" w:sz="0" w:space="0" w:color="auto"/>
        <w:right w:val="none" w:sz="0" w:space="0" w:color="auto"/>
      </w:divBdr>
    </w:div>
    <w:div w:id="1577201398">
      <w:bodyDiv w:val="1"/>
      <w:marLeft w:val="0"/>
      <w:marRight w:val="0"/>
      <w:marTop w:val="0"/>
      <w:marBottom w:val="0"/>
      <w:divBdr>
        <w:top w:val="none" w:sz="0" w:space="0" w:color="auto"/>
        <w:left w:val="none" w:sz="0" w:space="0" w:color="auto"/>
        <w:bottom w:val="none" w:sz="0" w:space="0" w:color="auto"/>
        <w:right w:val="none" w:sz="0" w:space="0" w:color="auto"/>
      </w:divBdr>
    </w:div>
    <w:div w:id="1577281337">
      <w:bodyDiv w:val="1"/>
      <w:marLeft w:val="0"/>
      <w:marRight w:val="0"/>
      <w:marTop w:val="0"/>
      <w:marBottom w:val="0"/>
      <w:divBdr>
        <w:top w:val="none" w:sz="0" w:space="0" w:color="auto"/>
        <w:left w:val="none" w:sz="0" w:space="0" w:color="auto"/>
        <w:bottom w:val="none" w:sz="0" w:space="0" w:color="auto"/>
        <w:right w:val="none" w:sz="0" w:space="0" w:color="auto"/>
      </w:divBdr>
    </w:div>
    <w:div w:id="1577473276">
      <w:bodyDiv w:val="1"/>
      <w:marLeft w:val="0"/>
      <w:marRight w:val="0"/>
      <w:marTop w:val="0"/>
      <w:marBottom w:val="0"/>
      <w:divBdr>
        <w:top w:val="none" w:sz="0" w:space="0" w:color="auto"/>
        <w:left w:val="none" w:sz="0" w:space="0" w:color="auto"/>
        <w:bottom w:val="none" w:sz="0" w:space="0" w:color="auto"/>
        <w:right w:val="none" w:sz="0" w:space="0" w:color="auto"/>
      </w:divBdr>
    </w:div>
    <w:div w:id="1577474857">
      <w:bodyDiv w:val="1"/>
      <w:marLeft w:val="0"/>
      <w:marRight w:val="0"/>
      <w:marTop w:val="0"/>
      <w:marBottom w:val="0"/>
      <w:divBdr>
        <w:top w:val="none" w:sz="0" w:space="0" w:color="auto"/>
        <w:left w:val="none" w:sz="0" w:space="0" w:color="auto"/>
        <w:bottom w:val="none" w:sz="0" w:space="0" w:color="auto"/>
        <w:right w:val="none" w:sz="0" w:space="0" w:color="auto"/>
      </w:divBdr>
    </w:div>
    <w:div w:id="1577668072">
      <w:bodyDiv w:val="1"/>
      <w:marLeft w:val="0"/>
      <w:marRight w:val="0"/>
      <w:marTop w:val="0"/>
      <w:marBottom w:val="0"/>
      <w:divBdr>
        <w:top w:val="none" w:sz="0" w:space="0" w:color="auto"/>
        <w:left w:val="none" w:sz="0" w:space="0" w:color="auto"/>
        <w:bottom w:val="none" w:sz="0" w:space="0" w:color="auto"/>
        <w:right w:val="none" w:sz="0" w:space="0" w:color="auto"/>
      </w:divBdr>
    </w:div>
    <w:div w:id="1577937169">
      <w:bodyDiv w:val="1"/>
      <w:marLeft w:val="0"/>
      <w:marRight w:val="0"/>
      <w:marTop w:val="0"/>
      <w:marBottom w:val="0"/>
      <w:divBdr>
        <w:top w:val="none" w:sz="0" w:space="0" w:color="auto"/>
        <w:left w:val="none" w:sz="0" w:space="0" w:color="auto"/>
        <w:bottom w:val="none" w:sz="0" w:space="0" w:color="auto"/>
        <w:right w:val="none" w:sz="0" w:space="0" w:color="auto"/>
      </w:divBdr>
    </w:div>
    <w:div w:id="1577939670">
      <w:bodyDiv w:val="1"/>
      <w:marLeft w:val="0"/>
      <w:marRight w:val="0"/>
      <w:marTop w:val="0"/>
      <w:marBottom w:val="0"/>
      <w:divBdr>
        <w:top w:val="none" w:sz="0" w:space="0" w:color="auto"/>
        <w:left w:val="none" w:sz="0" w:space="0" w:color="auto"/>
        <w:bottom w:val="none" w:sz="0" w:space="0" w:color="auto"/>
        <w:right w:val="none" w:sz="0" w:space="0" w:color="auto"/>
      </w:divBdr>
    </w:div>
    <w:div w:id="1577982885">
      <w:bodyDiv w:val="1"/>
      <w:marLeft w:val="0"/>
      <w:marRight w:val="0"/>
      <w:marTop w:val="0"/>
      <w:marBottom w:val="0"/>
      <w:divBdr>
        <w:top w:val="none" w:sz="0" w:space="0" w:color="auto"/>
        <w:left w:val="none" w:sz="0" w:space="0" w:color="auto"/>
        <w:bottom w:val="none" w:sz="0" w:space="0" w:color="auto"/>
        <w:right w:val="none" w:sz="0" w:space="0" w:color="auto"/>
      </w:divBdr>
    </w:div>
    <w:div w:id="1578058175">
      <w:bodyDiv w:val="1"/>
      <w:marLeft w:val="0"/>
      <w:marRight w:val="0"/>
      <w:marTop w:val="0"/>
      <w:marBottom w:val="0"/>
      <w:divBdr>
        <w:top w:val="none" w:sz="0" w:space="0" w:color="auto"/>
        <w:left w:val="none" w:sz="0" w:space="0" w:color="auto"/>
        <w:bottom w:val="none" w:sz="0" w:space="0" w:color="auto"/>
        <w:right w:val="none" w:sz="0" w:space="0" w:color="auto"/>
      </w:divBdr>
    </w:div>
    <w:div w:id="1578246650">
      <w:bodyDiv w:val="1"/>
      <w:marLeft w:val="0"/>
      <w:marRight w:val="0"/>
      <w:marTop w:val="0"/>
      <w:marBottom w:val="0"/>
      <w:divBdr>
        <w:top w:val="none" w:sz="0" w:space="0" w:color="auto"/>
        <w:left w:val="none" w:sz="0" w:space="0" w:color="auto"/>
        <w:bottom w:val="none" w:sz="0" w:space="0" w:color="auto"/>
        <w:right w:val="none" w:sz="0" w:space="0" w:color="auto"/>
      </w:divBdr>
    </w:div>
    <w:div w:id="1578439794">
      <w:bodyDiv w:val="1"/>
      <w:marLeft w:val="0"/>
      <w:marRight w:val="0"/>
      <w:marTop w:val="0"/>
      <w:marBottom w:val="0"/>
      <w:divBdr>
        <w:top w:val="none" w:sz="0" w:space="0" w:color="auto"/>
        <w:left w:val="none" w:sz="0" w:space="0" w:color="auto"/>
        <w:bottom w:val="none" w:sz="0" w:space="0" w:color="auto"/>
        <w:right w:val="none" w:sz="0" w:space="0" w:color="auto"/>
      </w:divBdr>
    </w:div>
    <w:div w:id="1578442154">
      <w:bodyDiv w:val="1"/>
      <w:marLeft w:val="0"/>
      <w:marRight w:val="0"/>
      <w:marTop w:val="0"/>
      <w:marBottom w:val="0"/>
      <w:divBdr>
        <w:top w:val="none" w:sz="0" w:space="0" w:color="auto"/>
        <w:left w:val="none" w:sz="0" w:space="0" w:color="auto"/>
        <w:bottom w:val="none" w:sz="0" w:space="0" w:color="auto"/>
        <w:right w:val="none" w:sz="0" w:space="0" w:color="auto"/>
      </w:divBdr>
    </w:div>
    <w:div w:id="1578513590">
      <w:bodyDiv w:val="1"/>
      <w:marLeft w:val="0"/>
      <w:marRight w:val="0"/>
      <w:marTop w:val="0"/>
      <w:marBottom w:val="0"/>
      <w:divBdr>
        <w:top w:val="none" w:sz="0" w:space="0" w:color="auto"/>
        <w:left w:val="none" w:sz="0" w:space="0" w:color="auto"/>
        <w:bottom w:val="none" w:sz="0" w:space="0" w:color="auto"/>
        <w:right w:val="none" w:sz="0" w:space="0" w:color="auto"/>
      </w:divBdr>
    </w:div>
    <w:div w:id="1578589667">
      <w:bodyDiv w:val="1"/>
      <w:marLeft w:val="0"/>
      <w:marRight w:val="0"/>
      <w:marTop w:val="0"/>
      <w:marBottom w:val="0"/>
      <w:divBdr>
        <w:top w:val="none" w:sz="0" w:space="0" w:color="auto"/>
        <w:left w:val="none" w:sz="0" w:space="0" w:color="auto"/>
        <w:bottom w:val="none" w:sz="0" w:space="0" w:color="auto"/>
        <w:right w:val="none" w:sz="0" w:space="0" w:color="auto"/>
      </w:divBdr>
    </w:div>
    <w:div w:id="1578594720">
      <w:bodyDiv w:val="1"/>
      <w:marLeft w:val="0"/>
      <w:marRight w:val="0"/>
      <w:marTop w:val="0"/>
      <w:marBottom w:val="0"/>
      <w:divBdr>
        <w:top w:val="none" w:sz="0" w:space="0" w:color="auto"/>
        <w:left w:val="none" w:sz="0" w:space="0" w:color="auto"/>
        <w:bottom w:val="none" w:sz="0" w:space="0" w:color="auto"/>
        <w:right w:val="none" w:sz="0" w:space="0" w:color="auto"/>
      </w:divBdr>
    </w:div>
    <w:div w:id="1578781362">
      <w:bodyDiv w:val="1"/>
      <w:marLeft w:val="0"/>
      <w:marRight w:val="0"/>
      <w:marTop w:val="0"/>
      <w:marBottom w:val="0"/>
      <w:divBdr>
        <w:top w:val="none" w:sz="0" w:space="0" w:color="auto"/>
        <w:left w:val="none" w:sz="0" w:space="0" w:color="auto"/>
        <w:bottom w:val="none" w:sz="0" w:space="0" w:color="auto"/>
        <w:right w:val="none" w:sz="0" w:space="0" w:color="auto"/>
      </w:divBdr>
    </w:div>
    <w:div w:id="1578786405">
      <w:bodyDiv w:val="1"/>
      <w:marLeft w:val="0"/>
      <w:marRight w:val="0"/>
      <w:marTop w:val="0"/>
      <w:marBottom w:val="0"/>
      <w:divBdr>
        <w:top w:val="none" w:sz="0" w:space="0" w:color="auto"/>
        <w:left w:val="none" w:sz="0" w:space="0" w:color="auto"/>
        <w:bottom w:val="none" w:sz="0" w:space="0" w:color="auto"/>
        <w:right w:val="none" w:sz="0" w:space="0" w:color="auto"/>
      </w:divBdr>
    </w:div>
    <w:div w:id="1578979058">
      <w:bodyDiv w:val="1"/>
      <w:marLeft w:val="0"/>
      <w:marRight w:val="0"/>
      <w:marTop w:val="0"/>
      <w:marBottom w:val="0"/>
      <w:divBdr>
        <w:top w:val="none" w:sz="0" w:space="0" w:color="auto"/>
        <w:left w:val="none" w:sz="0" w:space="0" w:color="auto"/>
        <w:bottom w:val="none" w:sz="0" w:space="0" w:color="auto"/>
        <w:right w:val="none" w:sz="0" w:space="0" w:color="auto"/>
      </w:divBdr>
    </w:div>
    <w:div w:id="1579048445">
      <w:bodyDiv w:val="1"/>
      <w:marLeft w:val="0"/>
      <w:marRight w:val="0"/>
      <w:marTop w:val="0"/>
      <w:marBottom w:val="0"/>
      <w:divBdr>
        <w:top w:val="none" w:sz="0" w:space="0" w:color="auto"/>
        <w:left w:val="none" w:sz="0" w:space="0" w:color="auto"/>
        <w:bottom w:val="none" w:sz="0" w:space="0" w:color="auto"/>
        <w:right w:val="none" w:sz="0" w:space="0" w:color="auto"/>
      </w:divBdr>
    </w:div>
    <w:div w:id="1579051536">
      <w:bodyDiv w:val="1"/>
      <w:marLeft w:val="0"/>
      <w:marRight w:val="0"/>
      <w:marTop w:val="0"/>
      <w:marBottom w:val="0"/>
      <w:divBdr>
        <w:top w:val="none" w:sz="0" w:space="0" w:color="auto"/>
        <w:left w:val="none" w:sz="0" w:space="0" w:color="auto"/>
        <w:bottom w:val="none" w:sz="0" w:space="0" w:color="auto"/>
        <w:right w:val="none" w:sz="0" w:space="0" w:color="auto"/>
      </w:divBdr>
    </w:div>
    <w:div w:id="1579093520">
      <w:bodyDiv w:val="1"/>
      <w:marLeft w:val="0"/>
      <w:marRight w:val="0"/>
      <w:marTop w:val="0"/>
      <w:marBottom w:val="0"/>
      <w:divBdr>
        <w:top w:val="none" w:sz="0" w:space="0" w:color="auto"/>
        <w:left w:val="none" w:sz="0" w:space="0" w:color="auto"/>
        <w:bottom w:val="none" w:sz="0" w:space="0" w:color="auto"/>
        <w:right w:val="none" w:sz="0" w:space="0" w:color="auto"/>
      </w:divBdr>
    </w:div>
    <w:div w:id="1579243544">
      <w:bodyDiv w:val="1"/>
      <w:marLeft w:val="0"/>
      <w:marRight w:val="0"/>
      <w:marTop w:val="0"/>
      <w:marBottom w:val="0"/>
      <w:divBdr>
        <w:top w:val="none" w:sz="0" w:space="0" w:color="auto"/>
        <w:left w:val="none" w:sz="0" w:space="0" w:color="auto"/>
        <w:bottom w:val="none" w:sz="0" w:space="0" w:color="auto"/>
        <w:right w:val="none" w:sz="0" w:space="0" w:color="auto"/>
      </w:divBdr>
    </w:div>
    <w:div w:id="1579364859">
      <w:bodyDiv w:val="1"/>
      <w:marLeft w:val="0"/>
      <w:marRight w:val="0"/>
      <w:marTop w:val="0"/>
      <w:marBottom w:val="0"/>
      <w:divBdr>
        <w:top w:val="none" w:sz="0" w:space="0" w:color="auto"/>
        <w:left w:val="none" w:sz="0" w:space="0" w:color="auto"/>
        <w:bottom w:val="none" w:sz="0" w:space="0" w:color="auto"/>
        <w:right w:val="none" w:sz="0" w:space="0" w:color="auto"/>
      </w:divBdr>
    </w:div>
    <w:div w:id="1579436756">
      <w:bodyDiv w:val="1"/>
      <w:marLeft w:val="0"/>
      <w:marRight w:val="0"/>
      <w:marTop w:val="0"/>
      <w:marBottom w:val="0"/>
      <w:divBdr>
        <w:top w:val="none" w:sz="0" w:space="0" w:color="auto"/>
        <w:left w:val="none" w:sz="0" w:space="0" w:color="auto"/>
        <w:bottom w:val="none" w:sz="0" w:space="0" w:color="auto"/>
        <w:right w:val="none" w:sz="0" w:space="0" w:color="auto"/>
      </w:divBdr>
    </w:div>
    <w:div w:id="1579628878">
      <w:bodyDiv w:val="1"/>
      <w:marLeft w:val="0"/>
      <w:marRight w:val="0"/>
      <w:marTop w:val="0"/>
      <w:marBottom w:val="0"/>
      <w:divBdr>
        <w:top w:val="none" w:sz="0" w:space="0" w:color="auto"/>
        <w:left w:val="none" w:sz="0" w:space="0" w:color="auto"/>
        <w:bottom w:val="none" w:sz="0" w:space="0" w:color="auto"/>
        <w:right w:val="none" w:sz="0" w:space="0" w:color="auto"/>
      </w:divBdr>
    </w:div>
    <w:div w:id="1579825998">
      <w:bodyDiv w:val="1"/>
      <w:marLeft w:val="0"/>
      <w:marRight w:val="0"/>
      <w:marTop w:val="0"/>
      <w:marBottom w:val="0"/>
      <w:divBdr>
        <w:top w:val="none" w:sz="0" w:space="0" w:color="auto"/>
        <w:left w:val="none" w:sz="0" w:space="0" w:color="auto"/>
        <w:bottom w:val="none" w:sz="0" w:space="0" w:color="auto"/>
        <w:right w:val="none" w:sz="0" w:space="0" w:color="auto"/>
      </w:divBdr>
    </w:div>
    <w:div w:id="1579830682">
      <w:bodyDiv w:val="1"/>
      <w:marLeft w:val="0"/>
      <w:marRight w:val="0"/>
      <w:marTop w:val="0"/>
      <w:marBottom w:val="0"/>
      <w:divBdr>
        <w:top w:val="none" w:sz="0" w:space="0" w:color="auto"/>
        <w:left w:val="none" w:sz="0" w:space="0" w:color="auto"/>
        <w:bottom w:val="none" w:sz="0" w:space="0" w:color="auto"/>
        <w:right w:val="none" w:sz="0" w:space="0" w:color="auto"/>
      </w:divBdr>
    </w:div>
    <w:div w:id="1580285225">
      <w:bodyDiv w:val="1"/>
      <w:marLeft w:val="0"/>
      <w:marRight w:val="0"/>
      <w:marTop w:val="0"/>
      <w:marBottom w:val="0"/>
      <w:divBdr>
        <w:top w:val="none" w:sz="0" w:space="0" w:color="auto"/>
        <w:left w:val="none" w:sz="0" w:space="0" w:color="auto"/>
        <w:bottom w:val="none" w:sz="0" w:space="0" w:color="auto"/>
        <w:right w:val="none" w:sz="0" w:space="0" w:color="auto"/>
      </w:divBdr>
    </w:div>
    <w:div w:id="1580406555">
      <w:bodyDiv w:val="1"/>
      <w:marLeft w:val="0"/>
      <w:marRight w:val="0"/>
      <w:marTop w:val="0"/>
      <w:marBottom w:val="0"/>
      <w:divBdr>
        <w:top w:val="none" w:sz="0" w:space="0" w:color="auto"/>
        <w:left w:val="none" w:sz="0" w:space="0" w:color="auto"/>
        <w:bottom w:val="none" w:sz="0" w:space="0" w:color="auto"/>
        <w:right w:val="none" w:sz="0" w:space="0" w:color="auto"/>
      </w:divBdr>
    </w:div>
    <w:div w:id="1580627693">
      <w:bodyDiv w:val="1"/>
      <w:marLeft w:val="0"/>
      <w:marRight w:val="0"/>
      <w:marTop w:val="0"/>
      <w:marBottom w:val="0"/>
      <w:divBdr>
        <w:top w:val="none" w:sz="0" w:space="0" w:color="auto"/>
        <w:left w:val="none" w:sz="0" w:space="0" w:color="auto"/>
        <w:bottom w:val="none" w:sz="0" w:space="0" w:color="auto"/>
        <w:right w:val="none" w:sz="0" w:space="0" w:color="auto"/>
      </w:divBdr>
    </w:div>
    <w:div w:id="1581018719">
      <w:bodyDiv w:val="1"/>
      <w:marLeft w:val="0"/>
      <w:marRight w:val="0"/>
      <w:marTop w:val="0"/>
      <w:marBottom w:val="0"/>
      <w:divBdr>
        <w:top w:val="none" w:sz="0" w:space="0" w:color="auto"/>
        <w:left w:val="none" w:sz="0" w:space="0" w:color="auto"/>
        <w:bottom w:val="none" w:sz="0" w:space="0" w:color="auto"/>
        <w:right w:val="none" w:sz="0" w:space="0" w:color="auto"/>
      </w:divBdr>
    </w:div>
    <w:div w:id="1581133101">
      <w:bodyDiv w:val="1"/>
      <w:marLeft w:val="0"/>
      <w:marRight w:val="0"/>
      <w:marTop w:val="0"/>
      <w:marBottom w:val="0"/>
      <w:divBdr>
        <w:top w:val="none" w:sz="0" w:space="0" w:color="auto"/>
        <w:left w:val="none" w:sz="0" w:space="0" w:color="auto"/>
        <w:bottom w:val="none" w:sz="0" w:space="0" w:color="auto"/>
        <w:right w:val="none" w:sz="0" w:space="0" w:color="auto"/>
      </w:divBdr>
    </w:div>
    <w:div w:id="1581135871">
      <w:bodyDiv w:val="1"/>
      <w:marLeft w:val="0"/>
      <w:marRight w:val="0"/>
      <w:marTop w:val="0"/>
      <w:marBottom w:val="0"/>
      <w:divBdr>
        <w:top w:val="none" w:sz="0" w:space="0" w:color="auto"/>
        <w:left w:val="none" w:sz="0" w:space="0" w:color="auto"/>
        <w:bottom w:val="none" w:sz="0" w:space="0" w:color="auto"/>
        <w:right w:val="none" w:sz="0" w:space="0" w:color="auto"/>
      </w:divBdr>
    </w:div>
    <w:div w:id="1581328343">
      <w:bodyDiv w:val="1"/>
      <w:marLeft w:val="0"/>
      <w:marRight w:val="0"/>
      <w:marTop w:val="0"/>
      <w:marBottom w:val="0"/>
      <w:divBdr>
        <w:top w:val="none" w:sz="0" w:space="0" w:color="auto"/>
        <w:left w:val="none" w:sz="0" w:space="0" w:color="auto"/>
        <w:bottom w:val="none" w:sz="0" w:space="0" w:color="auto"/>
        <w:right w:val="none" w:sz="0" w:space="0" w:color="auto"/>
      </w:divBdr>
    </w:div>
    <w:div w:id="1581329870">
      <w:bodyDiv w:val="1"/>
      <w:marLeft w:val="0"/>
      <w:marRight w:val="0"/>
      <w:marTop w:val="0"/>
      <w:marBottom w:val="0"/>
      <w:divBdr>
        <w:top w:val="none" w:sz="0" w:space="0" w:color="auto"/>
        <w:left w:val="none" w:sz="0" w:space="0" w:color="auto"/>
        <w:bottom w:val="none" w:sz="0" w:space="0" w:color="auto"/>
        <w:right w:val="none" w:sz="0" w:space="0" w:color="auto"/>
      </w:divBdr>
    </w:div>
    <w:div w:id="1581402747">
      <w:bodyDiv w:val="1"/>
      <w:marLeft w:val="0"/>
      <w:marRight w:val="0"/>
      <w:marTop w:val="0"/>
      <w:marBottom w:val="0"/>
      <w:divBdr>
        <w:top w:val="none" w:sz="0" w:space="0" w:color="auto"/>
        <w:left w:val="none" w:sz="0" w:space="0" w:color="auto"/>
        <w:bottom w:val="none" w:sz="0" w:space="0" w:color="auto"/>
        <w:right w:val="none" w:sz="0" w:space="0" w:color="auto"/>
      </w:divBdr>
    </w:div>
    <w:div w:id="1581478630">
      <w:bodyDiv w:val="1"/>
      <w:marLeft w:val="0"/>
      <w:marRight w:val="0"/>
      <w:marTop w:val="0"/>
      <w:marBottom w:val="0"/>
      <w:divBdr>
        <w:top w:val="none" w:sz="0" w:space="0" w:color="auto"/>
        <w:left w:val="none" w:sz="0" w:space="0" w:color="auto"/>
        <w:bottom w:val="none" w:sz="0" w:space="0" w:color="auto"/>
        <w:right w:val="none" w:sz="0" w:space="0" w:color="auto"/>
      </w:divBdr>
    </w:div>
    <w:div w:id="1581522879">
      <w:bodyDiv w:val="1"/>
      <w:marLeft w:val="0"/>
      <w:marRight w:val="0"/>
      <w:marTop w:val="0"/>
      <w:marBottom w:val="0"/>
      <w:divBdr>
        <w:top w:val="none" w:sz="0" w:space="0" w:color="auto"/>
        <w:left w:val="none" w:sz="0" w:space="0" w:color="auto"/>
        <w:bottom w:val="none" w:sz="0" w:space="0" w:color="auto"/>
        <w:right w:val="none" w:sz="0" w:space="0" w:color="auto"/>
      </w:divBdr>
    </w:div>
    <w:div w:id="1582174063">
      <w:bodyDiv w:val="1"/>
      <w:marLeft w:val="0"/>
      <w:marRight w:val="0"/>
      <w:marTop w:val="0"/>
      <w:marBottom w:val="0"/>
      <w:divBdr>
        <w:top w:val="none" w:sz="0" w:space="0" w:color="auto"/>
        <w:left w:val="none" w:sz="0" w:space="0" w:color="auto"/>
        <w:bottom w:val="none" w:sz="0" w:space="0" w:color="auto"/>
        <w:right w:val="none" w:sz="0" w:space="0" w:color="auto"/>
      </w:divBdr>
    </w:div>
    <w:div w:id="1582329335">
      <w:bodyDiv w:val="1"/>
      <w:marLeft w:val="0"/>
      <w:marRight w:val="0"/>
      <w:marTop w:val="0"/>
      <w:marBottom w:val="0"/>
      <w:divBdr>
        <w:top w:val="none" w:sz="0" w:space="0" w:color="auto"/>
        <w:left w:val="none" w:sz="0" w:space="0" w:color="auto"/>
        <w:bottom w:val="none" w:sz="0" w:space="0" w:color="auto"/>
        <w:right w:val="none" w:sz="0" w:space="0" w:color="auto"/>
      </w:divBdr>
    </w:div>
    <w:div w:id="1582329705">
      <w:bodyDiv w:val="1"/>
      <w:marLeft w:val="0"/>
      <w:marRight w:val="0"/>
      <w:marTop w:val="0"/>
      <w:marBottom w:val="0"/>
      <w:divBdr>
        <w:top w:val="none" w:sz="0" w:space="0" w:color="auto"/>
        <w:left w:val="none" w:sz="0" w:space="0" w:color="auto"/>
        <w:bottom w:val="none" w:sz="0" w:space="0" w:color="auto"/>
        <w:right w:val="none" w:sz="0" w:space="0" w:color="auto"/>
      </w:divBdr>
    </w:div>
    <w:div w:id="1582369106">
      <w:bodyDiv w:val="1"/>
      <w:marLeft w:val="0"/>
      <w:marRight w:val="0"/>
      <w:marTop w:val="0"/>
      <w:marBottom w:val="0"/>
      <w:divBdr>
        <w:top w:val="none" w:sz="0" w:space="0" w:color="auto"/>
        <w:left w:val="none" w:sz="0" w:space="0" w:color="auto"/>
        <w:bottom w:val="none" w:sz="0" w:space="0" w:color="auto"/>
        <w:right w:val="none" w:sz="0" w:space="0" w:color="auto"/>
      </w:divBdr>
    </w:div>
    <w:div w:id="1582594670">
      <w:bodyDiv w:val="1"/>
      <w:marLeft w:val="0"/>
      <w:marRight w:val="0"/>
      <w:marTop w:val="0"/>
      <w:marBottom w:val="0"/>
      <w:divBdr>
        <w:top w:val="none" w:sz="0" w:space="0" w:color="auto"/>
        <w:left w:val="none" w:sz="0" w:space="0" w:color="auto"/>
        <w:bottom w:val="none" w:sz="0" w:space="0" w:color="auto"/>
        <w:right w:val="none" w:sz="0" w:space="0" w:color="auto"/>
      </w:divBdr>
    </w:div>
    <w:div w:id="1583023788">
      <w:bodyDiv w:val="1"/>
      <w:marLeft w:val="0"/>
      <w:marRight w:val="0"/>
      <w:marTop w:val="0"/>
      <w:marBottom w:val="0"/>
      <w:divBdr>
        <w:top w:val="none" w:sz="0" w:space="0" w:color="auto"/>
        <w:left w:val="none" w:sz="0" w:space="0" w:color="auto"/>
        <w:bottom w:val="none" w:sz="0" w:space="0" w:color="auto"/>
        <w:right w:val="none" w:sz="0" w:space="0" w:color="auto"/>
      </w:divBdr>
    </w:div>
    <w:div w:id="1583224014">
      <w:bodyDiv w:val="1"/>
      <w:marLeft w:val="0"/>
      <w:marRight w:val="0"/>
      <w:marTop w:val="0"/>
      <w:marBottom w:val="0"/>
      <w:divBdr>
        <w:top w:val="none" w:sz="0" w:space="0" w:color="auto"/>
        <w:left w:val="none" w:sz="0" w:space="0" w:color="auto"/>
        <w:bottom w:val="none" w:sz="0" w:space="0" w:color="auto"/>
        <w:right w:val="none" w:sz="0" w:space="0" w:color="auto"/>
      </w:divBdr>
    </w:div>
    <w:div w:id="1583224124">
      <w:bodyDiv w:val="1"/>
      <w:marLeft w:val="0"/>
      <w:marRight w:val="0"/>
      <w:marTop w:val="0"/>
      <w:marBottom w:val="0"/>
      <w:divBdr>
        <w:top w:val="none" w:sz="0" w:space="0" w:color="auto"/>
        <w:left w:val="none" w:sz="0" w:space="0" w:color="auto"/>
        <w:bottom w:val="none" w:sz="0" w:space="0" w:color="auto"/>
        <w:right w:val="none" w:sz="0" w:space="0" w:color="auto"/>
      </w:divBdr>
    </w:div>
    <w:div w:id="1583298770">
      <w:bodyDiv w:val="1"/>
      <w:marLeft w:val="0"/>
      <w:marRight w:val="0"/>
      <w:marTop w:val="0"/>
      <w:marBottom w:val="0"/>
      <w:divBdr>
        <w:top w:val="none" w:sz="0" w:space="0" w:color="auto"/>
        <w:left w:val="none" w:sz="0" w:space="0" w:color="auto"/>
        <w:bottom w:val="none" w:sz="0" w:space="0" w:color="auto"/>
        <w:right w:val="none" w:sz="0" w:space="0" w:color="auto"/>
      </w:divBdr>
    </w:div>
    <w:div w:id="1583416341">
      <w:bodyDiv w:val="1"/>
      <w:marLeft w:val="0"/>
      <w:marRight w:val="0"/>
      <w:marTop w:val="0"/>
      <w:marBottom w:val="0"/>
      <w:divBdr>
        <w:top w:val="none" w:sz="0" w:space="0" w:color="auto"/>
        <w:left w:val="none" w:sz="0" w:space="0" w:color="auto"/>
        <w:bottom w:val="none" w:sz="0" w:space="0" w:color="auto"/>
        <w:right w:val="none" w:sz="0" w:space="0" w:color="auto"/>
      </w:divBdr>
    </w:div>
    <w:div w:id="1583487191">
      <w:bodyDiv w:val="1"/>
      <w:marLeft w:val="0"/>
      <w:marRight w:val="0"/>
      <w:marTop w:val="0"/>
      <w:marBottom w:val="0"/>
      <w:divBdr>
        <w:top w:val="none" w:sz="0" w:space="0" w:color="auto"/>
        <w:left w:val="none" w:sz="0" w:space="0" w:color="auto"/>
        <w:bottom w:val="none" w:sz="0" w:space="0" w:color="auto"/>
        <w:right w:val="none" w:sz="0" w:space="0" w:color="auto"/>
      </w:divBdr>
    </w:div>
    <w:div w:id="1583641486">
      <w:bodyDiv w:val="1"/>
      <w:marLeft w:val="0"/>
      <w:marRight w:val="0"/>
      <w:marTop w:val="0"/>
      <w:marBottom w:val="0"/>
      <w:divBdr>
        <w:top w:val="none" w:sz="0" w:space="0" w:color="auto"/>
        <w:left w:val="none" w:sz="0" w:space="0" w:color="auto"/>
        <w:bottom w:val="none" w:sz="0" w:space="0" w:color="auto"/>
        <w:right w:val="none" w:sz="0" w:space="0" w:color="auto"/>
      </w:divBdr>
    </w:div>
    <w:div w:id="1583679830">
      <w:bodyDiv w:val="1"/>
      <w:marLeft w:val="0"/>
      <w:marRight w:val="0"/>
      <w:marTop w:val="0"/>
      <w:marBottom w:val="0"/>
      <w:divBdr>
        <w:top w:val="none" w:sz="0" w:space="0" w:color="auto"/>
        <w:left w:val="none" w:sz="0" w:space="0" w:color="auto"/>
        <w:bottom w:val="none" w:sz="0" w:space="0" w:color="auto"/>
        <w:right w:val="none" w:sz="0" w:space="0" w:color="auto"/>
      </w:divBdr>
    </w:div>
    <w:div w:id="1583684800">
      <w:bodyDiv w:val="1"/>
      <w:marLeft w:val="0"/>
      <w:marRight w:val="0"/>
      <w:marTop w:val="0"/>
      <w:marBottom w:val="0"/>
      <w:divBdr>
        <w:top w:val="none" w:sz="0" w:space="0" w:color="auto"/>
        <w:left w:val="none" w:sz="0" w:space="0" w:color="auto"/>
        <w:bottom w:val="none" w:sz="0" w:space="0" w:color="auto"/>
        <w:right w:val="none" w:sz="0" w:space="0" w:color="auto"/>
      </w:divBdr>
    </w:div>
    <w:div w:id="1583685000">
      <w:bodyDiv w:val="1"/>
      <w:marLeft w:val="0"/>
      <w:marRight w:val="0"/>
      <w:marTop w:val="0"/>
      <w:marBottom w:val="0"/>
      <w:divBdr>
        <w:top w:val="none" w:sz="0" w:space="0" w:color="auto"/>
        <w:left w:val="none" w:sz="0" w:space="0" w:color="auto"/>
        <w:bottom w:val="none" w:sz="0" w:space="0" w:color="auto"/>
        <w:right w:val="none" w:sz="0" w:space="0" w:color="auto"/>
      </w:divBdr>
    </w:div>
    <w:div w:id="1583762615">
      <w:bodyDiv w:val="1"/>
      <w:marLeft w:val="0"/>
      <w:marRight w:val="0"/>
      <w:marTop w:val="0"/>
      <w:marBottom w:val="0"/>
      <w:divBdr>
        <w:top w:val="none" w:sz="0" w:space="0" w:color="auto"/>
        <w:left w:val="none" w:sz="0" w:space="0" w:color="auto"/>
        <w:bottom w:val="none" w:sz="0" w:space="0" w:color="auto"/>
        <w:right w:val="none" w:sz="0" w:space="0" w:color="auto"/>
      </w:divBdr>
    </w:div>
    <w:div w:id="1584102490">
      <w:bodyDiv w:val="1"/>
      <w:marLeft w:val="0"/>
      <w:marRight w:val="0"/>
      <w:marTop w:val="0"/>
      <w:marBottom w:val="0"/>
      <w:divBdr>
        <w:top w:val="none" w:sz="0" w:space="0" w:color="auto"/>
        <w:left w:val="none" w:sz="0" w:space="0" w:color="auto"/>
        <w:bottom w:val="none" w:sz="0" w:space="0" w:color="auto"/>
        <w:right w:val="none" w:sz="0" w:space="0" w:color="auto"/>
      </w:divBdr>
    </w:div>
    <w:div w:id="1584142230">
      <w:bodyDiv w:val="1"/>
      <w:marLeft w:val="0"/>
      <w:marRight w:val="0"/>
      <w:marTop w:val="0"/>
      <w:marBottom w:val="0"/>
      <w:divBdr>
        <w:top w:val="none" w:sz="0" w:space="0" w:color="auto"/>
        <w:left w:val="none" w:sz="0" w:space="0" w:color="auto"/>
        <w:bottom w:val="none" w:sz="0" w:space="0" w:color="auto"/>
        <w:right w:val="none" w:sz="0" w:space="0" w:color="auto"/>
      </w:divBdr>
    </w:div>
    <w:div w:id="1584146370">
      <w:bodyDiv w:val="1"/>
      <w:marLeft w:val="0"/>
      <w:marRight w:val="0"/>
      <w:marTop w:val="0"/>
      <w:marBottom w:val="0"/>
      <w:divBdr>
        <w:top w:val="none" w:sz="0" w:space="0" w:color="auto"/>
        <w:left w:val="none" w:sz="0" w:space="0" w:color="auto"/>
        <w:bottom w:val="none" w:sz="0" w:space="0" w:color="auto"/>
        <w:right w:val="none" w:sz="0" w:space="0" w:color="auto"/>
      </w:divBdr>
    </w:div>
    <w:div w:id="1584299172">
      <w:bodyDiv w:val="1"/>
      <w:marLeft w:val="0"/>
      <w:marRight w:val="0"/>
      <w:marTop w:val="0"/>
      <w:marBottom w:val="0"/>
      <w:divBdr>
        <w:top w:val="none" w:sz="0" w:space="0" w:color="auto"/>
        <w:left w:val="none" w:sz="0" w:space="0" w:color="auto"/>
        <w:bottom w:val="none" w:sz="0" w:space="0" w:color="auto"/>
        <w:right w:val="none" w:sz="0" w:space="0" w:color="auto"/>
      </w:divBdr>
    </w:div>
    <w:div w:id="1584338651">
      <w:bodyDiv w:val="1"/>
      <w:marLeft w:val="0"/>
      <w:marRight w:val="0"/>
      <w:marTop w:val="0"/>
      <w:marBottom w:val="0"/>
      <w:divBdr>
        <w:top w:val="none" w:sz="0" w:space="0" w:color="auto"/>
        <w:left w:val="none" w:sz="0" w:space="0" w:color="auto"/>
        <w:bottom w:val="none" w:sz="0" w:space="0" w:color="auto"/>
        <w:right w:val="none" w:sz="0" w:space="0" w:color="auto"/>
      </w:divBdr>
    </w:div>
    <w:div w:id="1584417318">
      <w:bodyDiv w:val="1"/>
      <w:marLeft w:val="0"/>
      <w:marRight w:val="0"/>
      <w:marTop w:val="0"/>
      <w:marBottom w:val="0"/>
      <w:divBdr>
        <w:top w:val="none" w:sz="0" w:space="0" w:color="auto"/>
        <w:left w:val="none" w:sz="0" w:space="0" w:color="auto"/>
        <w:bottom w:val="none" w:sz="0" w:space="0" w:color="auto"/>
        <w:right w:val="none" w:sz="0" w:space="0" w:color="auto"/>
      </w:divBdr>
    </w:div>
    <w:div w:id="1584489982">
      <w:bodyDiv w:val="1"/>
      <w:marLeft w:val="0"/>
      <w:marRight w:val="0"/>
      <w:marTop w:val="0"/>
      <w:marBottom w:val="0"/>
      <w:divBdr>
        <w:top w:val="none" w:sz="0" w:space="0" w:color="auto"/>
        <w:left w:val="none" w:sz="0" w:space="0" w:color="auto"/>
        <w:bottom w:val="none" w:sz="0" w:space="0" w:color="auto"/>
        <w:right w:val="none" w:sz="0" w:space="0" w:color="auto"/>
      </w:divBdr>
    </w:div>
    <w:div w:id="1584609771">
      <w:bodyDiv w:val="1"/>
      <w:marLeft w:val="0"/>
      <w:marRight w:val="0"/>
      <w:marTop w:val="0"/>
      <w:marBottom w:val="0"/>
      <w:divBdr>
        <w:top w:val="none" w:sz="0" w:space="0" w:color="auto"/>
        <w:left w:val="none" w:sz="0" w:space="0" w:color="auto"/>
        <w:bottom w:val="none" w:sz="0" w:space="0" w:color="auto"/>
        <w:right w:val="none" w:sz="0" w:space="0" w:color="auto"/>
      </w:divBdr>
    </w:div>
    <w:div w:id="1585070792">
      <w:bodyDiv w:val="1"/>
      <w:marLeft w:val="0"/>
      <w:marRight w:val="0"/>
      <w:marTop w:val="0"/>
      <w:marBottom w:val="0"/>
      <w:divBdr>
        <w:top w:val="none" w:sz="0" w:space="0" w:color="auto"/>
        <w:left w:val="none" w:sz="0" w:space="0" w:color="auto"/>
        <w:bottom w:val="none" w:sz="0" w:space="0" w:color="auto"/>
        <w:right w:val="none" w:sz="0" w:space="0" w:color="auto"/>
      </w:divBdr>
    </w:div>
    <w:div w:id="1585409933">
      <w:bodyDiv w:val="1"/>
      <w:marLeft w:val="0"/>
      <w:marRight w:val="0"/>
      <w:marTop w:val="0"/>
      <w:marBottom w:val="0"/>
      <w:divBdr>
        <w:top w:val="none" w:sz="0" w:space="0" w:color="auto"/>
        <w:left w:val="none" w:sz="0" w:space="0" w:color="auto"/>
        <w:bottom w:val="none" w:sz="0" w:space="0" w:color="auto"/>
        <w:right w:val="none" w:sz="0" w:space="0" w:color="auto"/>
      </w:divBdr>
    </w:div>
    <w:div w:id="1585453906">
      <w:bodyDiv w:val="1"/>
      <w:marLeft w:val="0"/>
      <w:marRight w:val="0"/>
      <w:marTop w:val="0"/>
      <w:marBottom w:val="0"/>
      <w:divBdr>
        <w:top w:val="none" w:sz="0" w:space="0" w:color="auto"/>
        <w:left w:val="none" w:sz="0" w:space="0" w:color="auto"/>
        <w:bottom w:val="none" w:sz="0" w:space="0" w:color="auto"/>
        <w:right w:val="none" w:sz="0" w:space="0" w:color="auto"/>
      </w:divBdr>
    </w:div>
    <w:div w:id="1585645150">
      <w:bodyDiv w:val="1"/>
      <w:marLeft w:val="0"/>
      <w:marRight w:val="0"/>
      <w:marTop w:val="0"/>
      <w:marBottom w:val="0"/>
      <w:divBdr>
        <w:top w:val="none" w:sz="0" w:space="0" w:color="auto"/>
        <w:left w:val="none" w:sz="0" w:space="0" w:color="auto"/>
        <w:bottom w:val="none" w:sz="0" w:space="0" w:color="auto"/>
        <w:right w:val="none" w:sz="0" w:space="0" w:color="auto"/>
      </w:divBdr>
    </w:div>
    <w:div w:id="1585721002">
      <w:bodyDiv w:val="1"/>
      <w:marLeft w:val="0"/>
      <w:marRight w:val="0"/>
      <w:marTop w:val="0"/>
      <w:marBottom w:val="0"/>
      <w:divBdr>
        <w:top w:val="none" w:sz="0" w:space="0" w:color="auto"/>
        <w:left w:val="none" w:sz="0" w:space="0" w:color="auto"/>
        <w:bottom w:val="none" w:sz="0" w:space="0" w:color="auto"/>
        <w:right w:val="none" w:sz="0" w:space="0" w:color="auto"/>
      </w:divBdr>
    </w:div>
    <w:div w:id="1585725261">
      <w:bodyDiv w:val="1"/>
      <w:marLeft w:val="0"/>
      <w:marRight w:val="0"/>
      <w:marTop w:val="0"/>
      <w:marBottom w:val="0"/>
      <w:divBdr>
        <w:top w:val="none" w:sz="0" w:space="0" w:color="auto"/>
        <w:left w:val="none" w:sz="0" w:space="0" w:color="auto"/>
        <w:bottom w:val="none" w:sz="0" w:space="0" w:color="auto"/>
        <w:right w:val="none" w:sz="0" w:space="0" w:color="auto"/>
      </w:divBdr>
    </w:div>
    <w:div w:id="1586188015">
      <w:bodyDiv w:val="1"/>
      <w:marLeft w:val="0"/>
      <w:marRight w:val="0"/>
      <w:marTop w:val="0"/>
      <w:marBottom w:val="0"/>
      <w:divBdr>
        <w:top w:val="none" w:sz="0" w:space="0" w:color="auto"/>
        <w:left w:val="none" w:sz="0" w:space="0" w:color="auto"/>
        <w:bottom w:val="none" w:sz="0" w:space="0" w:color="auto"/>
        <w:right w:val="none" w:sz="0" w:space="0" w:color="auto"/>
      </w:divBdr>
    </w:div>
    <w:div w:id="1586300580">
      <w:bodyDiv w:val="1"/>
      <w:marLeft w:val="0"/>
      <w:marRight w:val="0"/>
      <w:marTop w:val="0"/>
      <w:marBottom w:val="0"/>
      <w:divBdr>
        <w:top w:val="none" w:sz="0" w:space="0" w:color="auto"/>
        <w:left w:val="none" w:sz="0" w:space="0" w:color="auto"/>
        <w:bottom w:val="none" w:sz="0" w:space="0" w:color="auto"/>
        <w:right w:val="none" w:sz="0" w:space="0" w:color="auto"/>
      </w:divBdr>
    </w:div>
    <w:div w:id="1586572147">
      <w:bodyDiv w:val="1"/>
      <w:marLeft w:val="0"/>
      <w:marRight w:val="0"/>
      <w:marTop w:val="0"/>
      <w:marBottom w:val="0"/>
      <w:divBdr>
        <w:top w:val="none" w:sz="0" w:space="0" w:color="auto"/>
        <w:left w:val="none" w:sz="0" w:space="0" w:color="auto"/>
        <w:bottom w:val="none" w:sz="0" w:space="0" w:color="auto"/>
        <w:right w:val="none" w:sz="0" w:space="0" w:color="auto"/>
      </w:divBdr>
    </w:div>
    <w:div w:id="1586643961">
      <w:bodyDiv w:val="1"/>
      <w:marLeft w:val="0"/>
      <w:marRight w:val="0"/>
      <w:marTop w:val="0"/>
      <w:marBottom w:val="0"/>
      <w:divBdr>
        <w:top w:val="none" w:sz="0" w:space="0" w:color="auto"/>
        <w:left w:val="none" w:sz="0" w:space="0" w:color="auto"/>
        <w:bottom w:val="none" w:sz="0" w:space="0" w:color="auto"/>
        <w:right w:val="none" w:sz="0" w:space="0" w:color="auto"/>
      </w:divBdr>
    </w:div>
    <w:div w:id="1586837782">
      <w:bodyDiv w:val="1"/>
      <w:marLeft w:val="0"/>
      <w:marRight w:val="0"/>
      <w:marTop w:val="0"/>
      <w:marBottom w:val="0"/>
      <w:divBdr>
        <w:top w:val="none" w:sz="0" w:space="0" w:color="auto"/>
        <w:left w:val="none" w:sz="0" w:space="0" w:color="auto"/>
        <w:bottom w:val="none" w:sz="0" w:space="0" w:color="auto"/>
        <w:right w:val="none" w:sz="0" w:space="0" w:color="auto"/>
      </w:divBdr>
    </w:div>
    <w:div w:id="1587112336">
      <w:bodyDiv w:val="1"/>
      <w:marLeft w:val="0"/>
      <w:marRight w:val="0"/>
      <w:marTop w:val="0"/>
      <w:marBottom w:val="0"/>
      <w:divBdr>
        <w:top w:val="none" w:sz="0" w:space="0" w:color="auto"/>
        <w:left w:val="none" w:sz="0" w:space="0" w:color="auto"/>
        <w:bottom w:val="none" w:sz="0" w:space="0" w:color="auto"/>
        <w:right w:val="none" w:sz="0" w:space="0" w:color="auto"/>
      </w:divBdr>
    </w:div>
    <w:div w:id="1587425010">
      <w:bodyDiv w:val="1"/>
      <w:marLeft w:val="0"/>
      <w:marRight w:val="0"/>
      <w:marTop w:val="0"/>
      <w:marBottom w:val="0"/>
      <w:divBdr>
        <w:top w:val="none" w:sz="0" w:space="0" w:color="auto"/>
        <w:left w:val="none" w:sz="0" w:space="0" w:color="auto"/>
        <w:bottom w:val="none" w:sz="0" w:space="0" w:color="auto"/>
        <w:right w:val="none" w:sz="0" w:space="0" w:color="auto"/>
      </w:divBdr>
    </w:div>
    <w:div w:id="1588077729">
      <w:bodyDiv w:val="1"/>
      <w:marLeft w:val="0"/>
      <w:marRight w:val="0"/>
      <w:marTop w:val="0"/>
      <w:marBottom w:val="0"/>
      <w:divBdr>
        <w:top w:val="none" w:sz="0" w:space="0" w:color="auto"/>
        <w:left w:val="none" w:sz="0" w:space="0" w:color="auto"/>
        <w:bottom w:val="none" w:sz="0" w:space="0" w:color="auto"/>
        <w:right w:val="none" w:sz="0" w:space="0" w:color="auto"/>
      </w:divBdr>
    </w:div>
    <w:div w:id="1588267062">
      <w:bodyDiv w:val="1"/>
      <w:marLeft w:val="0"/>
      <w:marRight w:val="0"/>
      <w:marTop w:val="0"/>
      <w:marBottom w:val="0"/>
      <w:divBdr>
        <w:top w:val="none" w:sz="0" w:space="0" w:color="auto"/>
        <w:left w:val="none" w:sz="0" w:space="0" w:color="auto"/>
        <w:bottom w:val="none" w:sz="0" w:space="0" w:color="auto"/>
        <w:right w:val="none" w:sz="0" w:space="0" w:color="auto"/>
      </w:divBdr>
    </w:div>
    <w:div w:id="1588268606">
      <w:bodyDiv w:val="1"/>
      <w:marLeft w:val="0"/>
      <w:marRight w:val="0"/>
      <w:marTop w:val="0"/>
      <w:marBottom w:val="0"/>
      <w:divBdr>
        <w:top w:val="none" w:sz="0" w:space="0" w:color="auto"/>
        <w:left w:val="none" w:sz="0" w:space="0" w:color="auto"/>
        <w:bottom w:val="none" w:sz="0" w:space="0" w:color="auto"/>
        <w:right w:val="none" w:sz="0" w:space="0" w:color="auto"/>
      </w:divBdr>
    </w:div>
    <w:div w:id="1588347352">
      <w:bodyDiv w:val="1"/>
      <w:marLeft w:val="0"/>
      <w:marRight w:val="0"/>
      <w:marTop w:val="0"/>
      <w:marBottom w:val="0"/>
      <w:divBdr>
        <w:top w:val="none" w:sz="0" w:space="0" w:color="auto"/>
        <w:left w:val="none" w:sz="0" w:space="0" w:color="auto"/>
        <w:bottom w:val="none" w:sz="0" w:space="0" w:color="auto"/>
        <w:right w:val="none" w:sz="0" w:space="0" w:color="auto"/>
      </w:divBdr>
    </w:div>
    <w:div w:id="1588734091">
      <w:bodyDiv w:val="1"/>
      <w:marLeft w:val="0"/>
      <w:marRight w:val="0"/>
      <w:marTop w:val="0"/>
      <w:marBottom w:val="0"/>
      <w:divBdr>
        <w:top w:val="none" w:sz="0" w:space="0" w:color="auto"/>
        <w:left w:val="none" w:sz="0" w:space="0" w:color="auto"/>
        <w:bottom w:val="none" w:sz="0" w:space="0" w:color="auto"/>
        <w:right w:val="none" w:sz="0" w:space="0" w:color="auto"/>
      </w:divBdr>
    </w:div>
    <w:div w:id="1588885082">
      <w:bodyDiv w:val="1"/>
      <w:marLeft w:val="0"/>
      <w:marRight w:val="0"/>
      <w:marTop w:val="0"/>
      <w:marBottom w:val="0"/>
      <w:divBdr>
        <w:top w:val="none" w:sz="0" w:space="0" w:color="auto"/>
        <w:left w:val="none" w:sz="0" w:space="0" w:color="auto"/>
        <w:bottom w:val="none" w:sz="0" w:space="0" w:color="auto"/>
        <w:right w:val="none" w:sz="0" w:space="0" w:color="auto"/>
      </w:divBdr>
    </w:div>
    <w:div w:id="1589076350">
      <w:bodyDiv w:val="1"/>
      <w:marLeft w:val="0"/>
      <w:marRight w:val="0"/>
      <w:marTop w:val="0"/>
      <w:marBottom w:val="0"/>
      <w:divBdr>
        <w:top w:val="none" w:sz="0" w:space="0" w:color="auto"/>
        <w:left w:val="none" w:sz="0" w:space="0" w:color="auto"/>
        <w:bottom w:val="none" w:sz="0" w:space="0" w:color="auto"/>
        <w:right w:val="none" w:sz="0" w:space="0" w:color="auto"/>
      </w:divBdr>
    </w:div>
    <w:div w:id="1589192078">
      <w:bodyDiv w:val="1"/>
      <w:marLeft w:val="0"/>
      <w:marRight w:val="0"/>
      <w:marTop w:val="0"/>
      <w:marBottom w:val="0"/>
      <w:divBdr>
        <w:top w:val="none" w:sz="0" w:space="0" w:color="auto"/>
        <w:left w:val="none" w:sz="0" w:space="0" w:color="auto"/>
        <w:bottom w:val="none" w:sz="0" w:space="0" w:color="auto"/>
        <w:right w:val="none" w:sz="0" w:space="0" w:color="auto"/>
      </w:divBdr>
    </w:div>
    <w:div w:id="1589539483">
      <w:bodyDiv w:val="1"/>
      <w:marLeft w:val="0"/>
      <w:marRight w:val="0"/>
      <w:marTop w:val="0"/>
      <w:marBottom w:val="0"/>
      <w:divBdr>
        <w:top w:val="none" w:sz="0" w:space="0" w:color="auto"/>
        <w:left w:val="none" w:sz="0" w:space="0" w:color="auto"/>
        <w:bottom w:val="none" w:sz="0" w:space="0" w:color="auto"/>
        <w:right w:val="none" w:sz="0" w:space="0" w:color="auto"/>
      </w:divBdr>
    </w:div>
    <w:div w:id="1589732109">
      <w:bodyDiv w:val="1"/>
      <w:marLeft w:val="0"/>
      <w:marRight w:val="0"/>
      <w:marTop w:val="0"/>
      <w:marBottom w:val="0"/>
      <w:divBdr>
        <w:top w:val="none" w:sz="0" w:space="0" w:color="auto"/>
        <w:left w:val="none" w:sz="0" w:space="0" w:color="auto"/>
        <w:bottom w:val="none" w:sz="0" w:space="0" w:color="auto"/>
        <w:right w:val="none" w:sz="0" w:space="0" w:color="auto"/>
      </w:divBdr>
    </w:div>
    <w:div w:id="1589777735">
      <w:bodyDiv w:val="1"/>
      <w:marLeft w:val="0"/>
      <w:marRight w:val="0"/>
      <w:marTop w:val="0"/>
      <w:marBottom w:val="0"/>
      <w:divBdr>
        <w:top w:val="none" w:sz="0" w:space="0" w:color="auto"/>
        <w:left w:val="none" w:sz="0" w:space="0" w:color="auto"/>
        <w:bottom w:val="none" w:sz="0" w:space="0" w:color="auto"/>
        <w:right w:val="none" w:sz="0" w:space="0" w:color="auto"/>
      </w:divBdr>
    </w:div>
    <w:div w:id="1589994394">
      <w:bodyDiv w:val="1"/>
      <w:marLeft w:val="0"/>
      <w:marRight w:val="0"/>
      <w:marTop w:val="0"/>
      <w:marBottom w:val="0"/>
      <w:divBdr>
        <w:top w:val="none" w:sz="0" w:space="0" w:color="auto"/>
        <w:left w:val="none" w:sz="0" w:space="0" w:color="auto"/>
        <w:bottom w:val="none" w:sz="0" w:space="0" w:color="auto"/>
        <w:right w:val="none" w:sz="0" w:space="0" w:color="auto"/>
      </w:divBdr>
    </w:div>
    <w:div w:id="1590308129">
      <w:bodyDiv w:val="1"/>
      <w:marLeft w:val="0"/>
      <w:marRight w:val="0"/>
      <w:marTop w:val="0"/>
      <w:marBottom w:val="0"/>
      <w:divBdr>
        <w:top w:val="none" w:sz="0" w:space="0" w:color="auto"/>
        <w:left w:val="none" w:sz="0" w:space="0" w:color="auto"/>
        <w:bottom w:val="none" w:sz="0" w:space="0" w:color="auto"/>
        <w:right w:val="none" w:sz="0" w:space="0" w:color="auto"/>
      </w:divBdr>
    </w:div>
    <w:div w:id="1590385267">
      <w:bodyDiv w:val="1"/>
      <w:marLeft w:val="0"/>
      <w:marRight w:val="0"/>
      <w:marTop w:val="0"/>
      <w:marBottom w:val="0"/>
      <w:divBdr>
        <w:top w:val="none" w:sz="0" w:space="0" w:color="auto"/>
        <w:left w:val="none" w:sz="0" w:space="0" w:color="auto"/>
        <w:bottom w:val="none" w:sz="0" w:space="0" w:color="auto"/>
        <w:right w:val="none" w:sz="0" w:space="0" w:color="auto"/>
      </w:divBdr>
    </w:div>
    <w:div w:id="1590583322">
      <w:bodyDiv w:val="1"/>
      <w:marLeft w:val="0"/>
      <w:marRight w:val="0"/>
      <w:marTop w:val="0"/>
      <w:marBottom w:val="0"/>
      <w:divBdr>
        <w:top w:val="none" w:sz="0" w:space="0" w:color="auto"/>
        <w:left w:val="none" w:sz="0" w:space="0" w:color="auto"/>
        <w:bottom w:val="none" w:sz="0" w:space="0" w:color="auto"/>
        <w:right w:val="none" w:sz="0" w:space="0" w:color="auto"/>
      </w:divBdr>
    </w:div>
    <w:div w:id="1590656630">
      <w:bodyDiv w:val="1"/>
      <w:marLeft w:val="0"/>
      <w:marRight w:val="0"/>
      <w:marTop w:val="0"/>
      <w:marBottom w:val="0"/>
      <w:divBdr>
        <w:top w:val="none" w:sz="0" w:space="0" w:color="auto"/>
        <w:left w:val="none" w:sz="0" w:space="0" w:color="auto"/>
        <w:bottom w:val="none" w:sz="0" w:space="0" w:color="auto"/>
        <w:right w:val="none" w:sz="0" w:space="0" w:color="auto"/>
      </w:divBdr>
    </w:div>
    <w:div w:id="1591426823">
      <w:bodyDiv w:val="1"/>
      <w:marLeft w:val="0"/>
      <w:marRight w:val="0"/>
      <w:marTop w:val="0"/>
      <w:marBottom w:val="0"/>
      <w:divBdr>
        <w:top w:val="none" w:sz="0" w:space="0" w:color="auto"/>
        <w:left w:val="none" w:sz="0" w:space="0" w:color="auto"/>
        <w:bottom w:val="none" w:sz="0" w:space="0" w:color="auto"/>
        <w:right w:val="none" w:sz="0" w:space="0" w:color="auto"/>
      </w:divBdr>
    </w:div>
    <w:div w:id="1591503139">
      <w:bodyDiv w:val="1"/>
      <w:marLeft w:val="0"/>
      <w:marRight w:val="0"/>
      <w:marTop w:val="0"/>
      <w:marBottom w:val="0"/>
      <w:divBdr>
        <w:top w:val="none" w:sz="0" w:space="0" w:color="auto"/>
        <w:left w:val="none" w:sz="0" w:space="0" w:color="auto"/>
        <w:bottom w:val="none" w:sz="0" w:space="0" w:color="auto"/>
        <w:right w:val="none" w:sz="0" w:space="0" w:color="auto"/>
      </w:divBdr>
    </w:div>
    <w:div w:id="1591812672">
      <w:bodyDiv w:val="1"/>
      <w:marLeft w:val="0"/>
      <w:marRight w:val="0"/>
      <w:marTop w:val="0"/>
      <w:marBottom w:val="0"/>
      <w:divBdr>
        <w:top w:val="none" w:sz="0" w:space="0" w:color="auto"/>
        <w:left w:val="none" w:sz="0" w:space="0" w:color="auto"/>
        <w:bottom w:val="none" w:sz="0" w:space="0" w:color="auto"/>
        <w:right w:val="none" w:sz="0" w:space="0" w:color="auto"/>
      </w:divBdr>
    </w:div>
    <w:div w:id="1592083061">
      <w:bodyDiv w:val="1"/>
      <w:marLeft w:val="0"/>
      <w:marRight w:val="0"/>
      <w:marTop w:val="0"/>
      <w:marBottom w:val="0"/>
      <w:divBdr>
        <w:top w:val="none" w:sz="0" w:space="0" w:color="auto"/>
        <w:left w:val="none" w:sz="0" w:space="0" w:color="auto"/>
        <w:bottom w:val="none" w:sz="0" w:space="0" w:color="auto"/>
        <w:right w:val="none" w:sz="0" w:space="0" w:color="auto"/>
      </w:divBdr>
    </w:div>
    <w:div w:id="1592086631">
      <w:bodyDiv w:val="1"/>
      <w:marLeft w:val="0"/>
      <w:marRight w:val="0"/>
      <w:marTop w:val="0"/>
      <w:marBottom w:val="0"/>
      <w:divBdr>
        <w:top w:val="none" w:sz="0" w:space="0" w:color="auto"/>
        <w:left w:val="none" w:sz="0" w:space="0" w:color="auto"/>
        <w:bottom w:val="none" w:sz="0" w:space="0" w:color="auto"/>
        <w:right w:val="none" w:sz="0" w:space="0" w:color="auto"/>
      </w:divBdr>
    </w:div>
    <w:div w:id="1592162213">
      <w:bodyDiv w:val="1"/>
      <w:marLeft w:val="0"/>
      <w:marRight w:val="0"/>
      <w:marTop w:val="0"/>
      <w:marBottom w:val="0"/>
      <w:divBdr>
        <w:top w:val="none" w:sz="0" w:space="0" w:color="auto"/>
        <w:left w:val="none" w:sz="0" w:space="0" w:color="auto"/>
        <w:bottom w:val="none" w:sz="0" w:space="0" w:color="auto"/>
        <w:right w:val="none" w:sz="0" w:space="0" w:color="auto"/>
      </w:divBdr>
    </w:div>
    <w:div w:id="1592394425">
      <w:bodyDiv w:val="1"/>
      <w:marLeft w:val="0"/>
      <w:marRight w:val="0"/>
      <w:marTop w:val="0"/>
      <w:marBottom w:val="0"/>
      <w:divBdr>
        <w:top w:val="none" w:sz="0" w:space="0" w:color="auto"/>
        <w:left w:val="none" w:sz="0" w:space="0" w:color="auto"/>
        <w:bottom w:val="none" w:sz="0" w:space="0" w:color="auto"/>
        <w:right w:val="none" w:sz="0" w:space="0" w:color="auto"/>
      </w:divBdr>
    </w:div>
    <w:div w:id="1592466933">
      <w:bodyDiv w:val="1"/>
      <w:marLeft w:val="0"/>
      <w:marRight w:val="0"/>
      <w:marTop w:val="0"/>
      <w:marBottom w:val="0"/>
      <w:divBdr>
        <w:top w:val="none" w:sz="0" w:space="0" w:color="auto"/>
        <w:left w:val="none" w:sz="0" w:space="0" w:color="auto"/>
        <w:bottom w:val="none" w:sz="0" w:space="0" w:color="auto"/>
        <w:right w:val="none" w:sz="0" w:space="0" w:color="auto"/>
      </w:divBdr>
    </w:div>
    <w:div w:id="1592544493">
      <w:bodyDiv w:val="1"/>
      <w:marLeft w:val="0"/>
      <w:marRight w:val="0"/>
      <w:marTop w:val="0"/>
      <w:marBottom w:val="0"/>
      <w:divBdr>
        <w:top w:val="none" w:sz="0" w:space="0" w:color="auto"/>
        <w:left w:val="none" w:sz="0" w:space="0" w:color="auto"/>
        <w:bottom w:val="none" w:sz="0" w:space="0" w:color="auto"/>
        <w:right w:val="none" w:sz="0" w:space="0" w:color="auto"/>
      </w:divBdr>
    </w:div>
    <w:div w:id="1592742560">
      <w:bodyDiv w:val="1"/>
      <w:marLeft w:val="0"/>
      <w:marRight w:val="0"/>
      <w:marTop w:val="0"/>
      <w:marBottom w:val="0"/>
      <w:divBdr>
        <w:top w:val="none" w:sz="0" w:space="0" w:color="auto"/>
        <w:left w:val="none" w:sz="0" w:space="0" w:color="auto"/>
        <w:bottom w:val="none" w:sz="0" w:space="0" w:color="auto"/>
        <w:right w:val="none" w:sz="0" w:space="0" w:color="auto"/>
      </w:divBdr>
    </w:div>
    <w:div w:id="1592930011">
      <w:bodyDiv w:val="1"/>
      <w:marLeft w:val="0"/>
      <w:marRight w:val="0"/>
      <w:marTop w:val="0"/>
      <w:marBottom w:val="0"/>
      <w:divBdr>
        <w:top w:val="none" w:sz="0" w:space="0" w:color="auto"/>
        <w:left w:val="none" w:sz="0" w:space="0" w:color="auto"/>
        <w:bottom w:val="none" w:sz="0" w:space="0" w:color="auto"/>
        <w:right w:val="none" w:sz="0" w:space="0" w:color="auto"/>
      </w:divBdr>
    </w:div>
    <w:div w:id="1592936058">
      <w:bodyDiv w:val="1"/>
      <w:marLeft w:val="0"/>
      <w:marRight w:val="0"/>
      <w:marTop w:val="0"/>
      <w:marBottom w:val="0"/>
      <w:divBdr>
        <w:top w:val="none" w:sz="0" w:space="0" w:color="auto"/>
        <w:left w:val="none" w:sz="0" w:space="0" w:color="auto"/>
        <w:bottom w:val="none" w:sz="0" w:space="0" w:color="auto"/>
        <w:right w:val="none" w:sz="0" w:space="0" w:color="auto"/>
      </w:divBdr>
    </w:div>
    <w:div w:id="1593009247">
      <w:bodyDiv w:val="1"/>
      <w:marLeft w:val="0"/>
      <w:marRight w:val="0"/>
      <w:marTop w:val="0"/>
      <w:marBottom w:val="0"/>
      <w:divBdr>
        <w:top w:val="none" w:sz="0" w:space="0" w:color="auto"/>
        <w:left w:val="none" w:sz="0" w:space="0" w:color="auto"/>
        <w:bottom w:val="none" w:sz="0" w:space="0" w:color="auto"/>
        <w:right w:val="none" w:sz="0" w:space="0" w:color="auto"/>
      </w:divBdr>
    </w:div>
    <w:div w:id="1593052650">
      <w:bodyDiv w:val="1"/>
      <w:marLeft w:val="0"/>
      <w:marRight w:val="0"/>
      <w:marTop w:val="0"/>
      <w:marBottom w:val="0"/>
      <w:divBdr>
        <w:top w:val="none" w:sz="0" w:space="0" w:color="auto"/>
        <w:left w:val="none" w:sz="0" w:space="0" w:color="auto"/>
        <w:bottom w:val="none" w:sz="0" w:space="0" w:color="auto"/>
        <w:right w:val="none" w:sz="0" w:space="0" w:color="auto"/>
      </w:divBdr>
    </w:div>
    <w:div w:id="1593271814">
      <w:bodyDiv w:val="1"/>
      <w:marLeft w:val="0"/>
      <w:marRight w:val="0"/>
      <w:marTop w:val="0"/>
      <w:marBottom w:val="0"/>
      <w:divBdr>
        <w:top w:val="none" w:sz="0" w:space="0" w:color="auto"/>
        <w:left w:val="none" w:sz="0" w:space="0" w:color="auto"/>
        <w:bottom w:val="none" w:sz="0" w:space="0" w:color="auto"/>
        <w:right w:val="none" w:sz="0" w:space="0" w:color="auto"/>
      </w:divBdr>
    </w:div>
    <w:div w:id="1593395070">
      <w:bodyDiv w:val="1"/>
      <w:marLeft w:val="0"/>
      <w:marRight w:val="0"/>
      <w:marTop w:val="0"/>
      <w:marBottom w:val="0"/>
      <w:divBdr>
        <w:top w:val="none" w:sz="0" w:space="0" w:color="auto"/>
        <w:left w:val="none" w:sz="0" w:space="0" w:color="auto"/>
        <w:bottom w:val="none" w:sz="0" w:space="0" w:color="auto"/>
        <w:right w:val="none" w:sz="0" w:space="0" w:color="auto"/>
      </w:divBdr>
    </w:div>
    <w:div w:id="1593397341">
      <w:bodyDiv w:val="1"/>
      <w:marLeft w:val="0"/>
      <w:marRight w:val="0"/>
      <w:marTop w:val="0"/>
      <w:marBottom w:val="0"/>
      <w:divBdr>
        <w:top w:val="none" w:sz="0" w:space="0" w:color="auto"/>
        <w:left w:val="none" w:sz="0" w:space="0" w:color="auto"/>
        <w:bottom w:val="none" w:sz="0" w:space="0" w:color="auto"/>
        <w:right w:val="none" w:sz="0" w:space="0" w:color="auto"/>
      </w:divBdr>
    </w:div>
    <w:div w:id="1593466102">
      <w:bodyDiv w:val="1"/>
      <w:marLeft w:val="0"/>
      <w:marRight w:val="0"/>
      <w:marTop w:val="0"/>
      <w:marBottom w:val="0"/>
      <w:divBdr>
        <w:top w:val="none" w:sz="0" w:space="0" w:color="auto"/>
        <w:left w:val="none" w:sz="0" w:space="0" w:color="auto"/>
        <w:bottom w:val="none" w:sz="0" w:space="0" w:color="auto"/>
        <w:right w:val="none" w:sz="0" w:space="0" w:color="auto"/>
      </w:divBdr>
    </w:div>
    <w:div w:id="1593539724">
      <w:bodyDiv w:val="1"/>
      <w:marLeft w:val="0"/>
      <w:marRight w:val="0"/>
      <w:marTop w:val="0"/>
      <w:marBottom w:val="0"/>
      <w:divBdr>
        <w:top w:val="none" w:sz="0" w:space="0" w:color="auto"/>
        <w:left w:val="none" w:sz="0" w:space="0" w:color="auto"/>
        <w:bottom w:val="none" w:sz="0" w:space="0" w:color="auto"/>
        <w:right w:val="none" w:sz="0" w:space="0" w:color="auto"/>
      </w:divBdr>
    </w:div>
    <w:div w:id="1593776484">
      <w:bodyDiv w:val="1"/>
      <w:marLeft w:val="0"/>
      <w:marRight w:val="0"/>
      <w:marTop w:val="0"/>
      <w:marBottom w:val="0"/>
      <w:divBdr>
        <w:top w:val="none" w:sz="0" w:space="0" w:color="auto"/>
        <w:left w:val="none" w:sz="0" w:space="0" w:color="auto"/>
        <w:bottom w:val="none" w:sz="0" w:space="0" w:color="auto"/>
        <w:right w:val="none" w:sz="0" w:space="0" w:color="auto"/>
      </w:divBdr>
    </w:div>
    <w:div w:id="1593854186">
      <w:bodyDiv w:val="1"/>
      <w:marLeft w:val="0"/>
      <w:marRight w:val="0"/>
      <w:marTop w:val="0"/>
      <w:marBottom w:val="0"/>
      <w:divBdr>
        <w:top w:val="none" w:sz="0" w:space="0" w:color="auto"/>
        <w:left w:val="none" w:sz="0" w:space="0" w:color="auto"/>
        <w:bottom w:val="none" w:sz="0" w:space="0" w:color="auto"/>
        <w:right w:val="none" w:sz="0" w:space="0" w:color="auto"/>
      </w:divBdr>
    </w:div>
    <w:div w:id="1593931936">
      <w:bodyDiv w:val="1"/>
      <w:marLeft w:val="0"/>
      <w:marRight w:val="0"/>
      <w:marTop w:val="0"/>
      <w:marBottom w:val="0"/>
      <w:divBdr>
        <w:top w:val="none" w:sz="0" w:space="0" w:color="auto"/>
        <w:left w:val="none" w:sz="0" w:space="0" w:color="auto"/>
        <w:bottom w:val="none" w:sz="0" w:space="0" w:color="auto"/>
        <w:right w:val="none" w:sz="0" w:space="0" w:color="auto"/>
      </w:divBdr>
    </w:div>
    <w:div w:id="1594047827">
      <w:bodyDiv w:val="1"/>
      <w:marLeft w:val="0"/>
      <w:marRight w:val="0"/>
      <w:marTop w:val="0"/>
      <w:marBottom w:val="0"/>
      <w:divBdr>
        <w:top w:val="none" w:sz="0" w:space="0" w:color="auto"/>
        <w:left w:val="none" w:sz="0" w:space="0" w:color="auto"/>
        <w:bottom w:val="none" w:sz="0" w:space="0" w:color="auto"/>
        <w:right w:val="none" w:sz="0" w:space="0" w:color="auto"/>
      </w:divBdr>
    </w:div>
    <w:div w:id="1594049142">
      <w:bodyDiv w:val="1"/>
      <w:marLeft w:val="0"/>
      <w:marRight w:val="0"/>
      <w:marTop w:val="0"/>
      <w:marBottom w:val="0"/>
      <w:divBdr>
        <w:top w:val="none" w:sz="0" w:space="0" w:color="auto"/>
        <w:left w:val="none" w:sz="0" w:space="0" w:color="auto"/>
        <w:bottom w:val="none" w:sz="0" w:space="0" w:color="auto"/>
        <w:right w:val="none" w:sz="0" w:space="0" w:color="auto"/>
      </w:divBdr>
    </w:div>
    <w:div w:id="1594123617">
      <w:bodyDiv w:val="1"/>
      <w:marLeft w:val="0"/>
      <w:marRight w:val="0"/>
      <w:marTop w:val="0"/>
      <w:marBottom w:val="0"/>
      <w:divBdr>
        <w:top w:val="none" w:sz="0" w:space="0" w:color="auto"/>
        <w:left w:val="none" w:sz="0" w:space="0" w:color="auto"/>
        <w:bottom w:val="none" w:sz="0" w:space="0" w:color="auto"/>
        <w:right w:val="none" w:sz="0" w:space="0" w:color="auto"/>
      </w:divBdr>
    </w:div>
    <w:div w:id="1594163586">
      <w:bodyDiv w:val="1"/>
      <w:marLeft w:val="0"/>
      <w:marRight w:val="0"/>
      <w:marTop w:val="0"/>
      <w:marBottom w:val="0"/>
      <w:divBdr>
        <w:top w:val="none" w:sz="0" w:space="0" w:color="auto"/>
        <w:left w:val="none" w:sz="0" w:space="0" w:color="auto"/>
        <w:bottom w:val="none" w:sz="0" w:space="0" w:color="auto"/>
        <w:right w:val="none" w:sz="0" w:space="0" w:color="auto"/>
      </w:divBdr>
    </w:div>
    <w:div w:id="1594362979">
      <w:bodyDiv w:val="1"/>
      <w:marLeft w:val="0"/>
      <w:marRight w:val="0"/>
      <w:marTop w:val="0"/>
      <w:marBottom w:val="0"/>
      <w:divBdr>
        <w:top w:val="none" w:sz="0" w:space="0" w:color="auto"/>
        <w:left w:val="none" w:sz="0" w:space="0" w:color="auto"/>
        <w:bottom w:val="none" w:sz="0" w:space="0" w:color="auto"/>
        <w:right w:val="none" w:sz="0" w:space="0" w:color="auto"/>
      </w:divBdr>
    </w:div>
    <w:div w:id="1594435338">
      <w:bodyDiv w:val="1"/>
      <w:marLeft w:val="0"/>
      <w:marRight w:val="0"/>
      <w:marTop w:val="0"/>
      <w:marBottom w:val="0"/>
      <w:divBdr>
        <w:top w:val="none" w:sz="0" w:space="0" w:color="auto"/>
        <w:left w:val="none" w:sz="0" w:space="0" w:color="auto"/>
        <w:bottom w:val="none" w:sz="0" w:space="0" w:color="auto"/>
        <w:right w:val="none" w:sz="0" w:space="0" w:color="auto"/>
      </w:divBdr>
    </w:div>
    <w:div w:id="1594899833">
      <w:bodyDiv w:val="1"/>
      <w:marLeft w:val="0"/>
      <w:marRight w:val="0"/>
      <w:marTop w:val="0"/>
      <w:marBottom w:val="0"/>
      <w:divBdr>
        <w:top w:val="none" w:sz="0" w:space="0" w:color="auto"/>
        <w:left w:val="none" w:sz="0" w:space="0" w:color="auto"/>
        <w:bottom w:val="none" w:sz="0" w:space="0" w:color="auto"/>
        <w:right w:val="none" w:sz="0" w:space="0" w:color="auto"/>
      </w:divBdr>
    </w:div>
    <w:div w:id="1595623713">
      <w:bodyDiv w:val="1"/>
      <w:marLeft w:val="0"/>
      <w:marRight w:val="0"/>
      <w:marTop w:val="0"/>
      <w:marBottom w:val="0"/>
      <w:divBdr>
        <w:top w:val="none" w:sz="0" w:space="0" w:color="auto"/>
        <w:left w:val="none" w:sz="0" w:space="0" w:color="auto"/>
        <w:bottom w:val="none" w:sz="0" w:space="0" w:color="auto"/>
        <w:right w:val="none" w:sz="0" w:space="0" w:color="auto"/>
      </w:divBdr>
    </w:div>
    <w:div w:id="1595943275">
      <w:bodyDiv w:val="1"/>
      <w:marLeft w:val="0"/>
      <w:marRight w:val="0"/>
      <w:marTop w:val="0"/>
      <w:marBottom w:val="0"/>
      <w:divBdr>
        <w:top w:val="none" w:sz="0" w:space="0" w:color="auto"/>
        <w:left w:val="none" w:sz="0" w:space="0" w:color="auto"/>
        <w:bottom w:val="none" w:sz="0" w:space="0" w:color="auto"/>
        <w:right w:val="none" w:sz="0" w:space="0" w:color="auto"/>
      </w:divBdr>
    </w:div>
    <w:div w:id="1596673713">
      <w:bodyDiv w:val="1"/>
      <w:marLeft w:val="0"/>
      <w:marRight w:val="0"/>
      <w:marTop w:val="0"/>
      <w:marBottom w:val="0"/>
      <w:divBdr>
        <w:top w:val="none" w:sz="0" w:space="0" w:color="auto"/>
        <w:left w:val="none" w:sz="0" w:space="0" w:color="auto"/>
        <w:bottom w:val="none" w:sz="0" w:space="0" w:color="auto"/>
        <w:right w:val="none" w:sz="0" w:space="0" w:color="auto"/>
      </w:divBdr>
    </w:div>
    <w:div w:id="1596861229">
      <w:bodyDiv w:val="1"/>
      <w:marLeft w:val="0"/>
      <w:marRight w:val="0"/>
      <w:marTop w:val="0"/>
      <w:marBottom w:val="0"/>
      <w:divBdr>
        <w:top w:val="none" w:sz="0" w:space="0" w:color="auto"/>
        <w:left w:val="none" w:sz="0" w:space="0" w:color="auto"/>
        <w:bottom w:val="none" w:sz="0" w:space="0" w:color="auto"/>
        <w:right w:val="none" w:sz="0" w:space="0" w:color="auto"/>
      </w:divBdr>
    </w:div>
    <w:div w:id="1596862917">
      <w:bodyDiv w:val="1"/>
      <w:marLeft w:val="0"/>
      <w:marRight w:val="0"/>
      <w:marTop w:val="0"/>
      <w:marBottom w:val="0"/>
      <w:divBdr>
        <w:top w:val="none" w:sz="0" w:space="0" w:color="auto"/>
        <w:left w:val="none" w:sz="0" w:space="0" w:color="auto"/>
        <w:bottom w:val="none" w:sz="0" w:space="0" w:color="auto"/>
        <w:right w:val="none" w:sz="0" w:space="0" w:color="auto"/>
      </w:divBdr>
    </w:div>
    <w:div w:id="1597010970">
      <w:bodyDiv w:val="1"/>
      <w:marLeft w:val="0"/>
      <w:marRight w:val="0"/>
      <w:marTop w:val="0"/>
      <w:marBottom w:val="0"/>
      <w:divBdr>
        <w:top w:val="none" w:sz="0" w:space="0" w:color="auto"/>
        <w:left w:val="none" w:sz="0" w:space="0" w:color="auto"/>
        <w:bottom w:val="none" w:sz="0" w:space="0" w:color="auto"/>
        <w:right w:val="none" w:sz="0" w:space="0" w:color="auto"/>
      </w:divBdr>
    </w:div>
    <w:div w:id="1597052464">
      <w:bodyDiv w:val="1"/>
      <w:marLeft w:val="0"/>
      <w:marRight w:val="0"/>
      <w:marTop w:val="0"/>
      <w:marBottom w:val="0"/>
      <w:divBdr>
        <w:top w:val="none" w:sz="0" w:space="0" w:color="auto"/>
        <w:left w:val="none" w:sz="0" w:space="0" w:color="auto"/>
        <w:bottom w:val="none" w:sz="0" w:space="0" w:color="auto"/>
        <w:right w:val="none" w:sz="0" w:space="0" w:color="auto"/>
      </w:divBdr>
    </w:div>
    <w:div w:id="1598102189">
      <w:bodyDiv w:val="1"/>
      <w:marLeft w:val="0"/>
      <w:marRight w:val="0"/>
      <w:marTop w:val="0"/>
      <w:marBottom w:val="0"/>
      <w:divBdr>
        <w:top w:val="none" w:sz="0" w:space="0" w:color="auto"/>
        <w:left w:val="none" w:sz="0" w:space="0" w:color="auto"/>
        <w:bottom w:val="none" w:sz="0" w:space="0" w:color="auto"/>
        <w:right w:val="none" w:sz="0" w:space="0" w:color="auto"/>
      </w:divBdr>
    </w:div>
    <w:div w:id="1598176099">
      <w:bodyDiv w:val="1"/>
      <w:marLeft w:val="0"/>
      <w:marRight w:val="0"/>
      <w:marTop w:val="0"/>
      <w:marBottom w:val="0"/>
      <w:divBdr>
        <w:top w:val="none" w:sz="0" w:space="0" w:color="auto"/>
        <w:left w:val="none" w:sz="0" w:space="0" w:color="auto"/>
        <w:bottom w:val="none" w:sz="0" w:space="0" w:color="auto"/>
        <w:right w:val="none" w:sz="0" w:space="0" w:color="auto"/>
      </w:divBdr>
    </w:div>
    <w:div w:id="1598488857">
      <w:bodyDiv w:val="1"/>
      <w:marLeft w:val="0"/>
      <w:marRight w:val="0"/>
      <w:marTop w:val="0"/>
      <w:marBottom w:val="0"/>
      <w:divBdr>
        <w:top w:val="none" w:sz="0" w:space="0" w:color="auto"/>
        <w:left w:val="none" w:sz="0" w:space="0" w:color="auto"/>
        <w:bottom w:val="none" w:sz="0" w:space="0" w:color="auto"/>
        <w:right w:val="none" w:sz="0" w:space="0" w:color="auto"/>
      </w:divBdr>
    </w:div>
    <w:div w:id="1598562073">
      <w:bodyDiv w:val="1"/>
      <w:marLeft w:val="0"/>
      <w:marRight w:val="0"/>
      <w:marTop w:val="0"/>
      <w:marBottom w:val="0"/>
      <w:divBdr>
        <w:top w:val="none" w:sz="0" w:space="0" w:color="auto"/>
        <w:left w:val="none" w:sz="0" w:space="0" w:color="auto"/>
        <w:bottom w:val="none" w:sz="0" w:space="0" w:color="auto"/>
        <w:right w:val="none" w:sz="0" w:space="0" w:color="auto"/>
      </w:divBdr>
    </w:div>
    <w:div w:id="1598633615">
      <w:bodyDiv w:val="1"/>
      <w:marLeft w:val="0"/>
      <w:marRight w:val="0"/>
      <w:marTop w:val="0"/>
      <w:marBottom w:val="0"/>
      <w:divBdr>
        <w:top w:val="none" w:sz="0" w:space="0" w:color="auto"/>
        <w:left w:val="none" w:sz="0" w:space="0" w:color="auto"/>
        <w:bottom w:val="none" w:sz="0" w:space="0" w:color="auto"/>
        <w:right w:val="none" w:sz="0" w:space="0" w:color="auto"/>
      </w:divBdr>
    </w:div>
    <w:div w:id="1598902001">
      <w:bodyDiv w:val="1"/>
      <w:marLeft w:val="0"/>
      <w:marRight w:val="0"/>
      <w:marTop w:val="0"/>
      <w:marBottom w:val="0"/>
      <w:divBdr>
        <w:top w:val="none" w:sz="0" w:space="0" w:color="auto"/>
        <w:left w:val="none" w:sz="0" w:space="0" w:color="auto"/>
        <w:bottom w:val="none" w:sz="0" w:space="0" w:color="auto"/>
        <w:right w:val="none" w:sz="0" w:space="0" w:color="auto"/>
      </w:divBdr>
    </w:div>
    <w:div w:id="1599370856">
      <w:bodyDiv w:val="1"/>
      <w:marLeft w:val="0"/>
      <w:marRight w:val="0"/>
      <w:marTop w:val="0"/>
      <w:marBottom w:val="0"/>
      <w:divBdr>
        <w:top w:val="none" w:sz="0" w:space="0" w:color="auto"/>
        <w:left w:val="none" w:sz="0" w:space="0" w:color="auto"/>
        <w:bottom w:val="none" w:sz="0" w:space="0" w:color="auto"/>
        <w:right w:val="none" w:sz="0" w:space="0" w:color="auto"/>
      </w:divBdr>
    </w:div>
    <w:div w:id="1599559564">
      <w:bodyDiv w:val="1"/>
      <w:marLeft w:val="0"/>
      <w:marRight w:val="0"/>
      <w:marTop w:val="0"/>
      <w:marBottom w:val="0"/>
      <w:divBdr>
        <w:top w:val="none" w:sz="0" w:space="0" w:color="auto"/>
        <w:left w:val="none" w:sz="0" w:space="0" w:color="auto"/>
        <w:bottom w:val="none" w:sz="0" w:space="0" w:color="auto"/>
        <w:right w:val="none" w:sz="0" w:space="0" w:color="auto"/>
      </w:divBdr>
    </w:div>
    <w:div w:id="1599870077">
      <w:bodyDiv w:val="1"/>
      <w:marLeft w:val="0"/>
      <w:marRight w:val="0"/>
      <w:marTop w:val="0"/>
      <w:marBottom w:val="0"/>
      <w:divBdr>
        <w:top w:val="none" w:sz="0" w:space="0" w:color="auto"/>
        <w:left w:val="none" w:sz="0" w:space="0" w:color="auto"/>
        <w:bottom w:val="none" w:sz="0" w:space="0" w:color="auto"/>
        <w:right w:val="none" w:sz="0" w:space="0" w:color="auto"/>
      </w:divBdr>
    </w:div>
    <w:div w:id="1600405653">
      <w:bodyDiv w:val="1"/>
      <w:marLeft w:val="0"/>
      <w:marRight w:val="0"/>
      <w:marTop w:val="0"/>
      <w:marBottom w:val="0"/>
      <w:divBdr>
        <w:top w:val="none" w:sz="0" w:space="0" w:color="auto"/>
        <w:left w:val="none" w:sz="0" w:space="0" w:color="auto"/>
        <w:bottom w:val="none" w:sz="0" w:space="0" w:color="auto"/>
        <w:right w:val="none" w:sz="0" w:space="0" w:color="auto"/>
      </w:divBdr>
    </w:div>
    <w:div w:id="1600679508">
      <w:bodyDiv w:val="1"/>
      <w:marLeft w:val="0"/>
      <w:marRight w:val="0"/>
      <w:marTop w:val="0"/>
      <w:marBottom w:val="0"/>
      <w:divBdr>
        <w:top w:val="none" w:sz="0" w:space="0" w:color="auto"/>
        <w:left w:val="none" w:sz="0" w:space="0" w:color="auto"/>
        <w:bottom w:val="none" w:sz="0" w:space="0" w:color="auto"/>
        <w:right w:val="none" w:sz="0" w:space="0" w:color="auto"/>
      </w:divBdr>
    </w:div>
    <w:div w:id="1600913494">
      <w:bodyDiv w:val="1"/>
      <w:marLeft w:val="0"/>
      <w:marRight w:val="0"/>
      <w:marTop w:val="0"/>
      <w:marBottom w:val="0"/>
      <w:divBdr>
        <w:top w:val="none" w:sz="0" w:space="0" w:color="auto"/>
        <w:left w:val="none" w:sz="0" w:space="0" w:color="auto"/>
        <w:bottom w:val="none" w:sz="0" w:space="0" w:color="auto"/>
        <w:right w:val="none" w:sz="0" w:space="0" w:color="auto"/>
      </w:divBdr>
    </w:div>
    <w:div w:id="1600915905">
      <w:bodyDiv w:val="1"/>
      <w:marLeft w:val="0"/>
      <w:marRight w:val="0"/>
      <w:marTop w:val="0"/>
      <w:marBottom w:val="0"/>
      <w:divBdr>
        <w:top w:val="none" w:sz="0" w:space="0" w:color="auto"/>
        <w:left w:val="none" w:sz="0" w:space="0" w:color="auto"/>
        <w:bottom w:val="none" w:sz="0" w:space="0" w:color="auto"/>
        <w:right w:val="none" w:sz="0" w:space="0" w:color="auto"/>
      </w:divBdr>
    </w:div>
    <w:div w:id="1600943344">
      <w:bodyDiv w:val="1"/>
      <w:marLeft w:val="0"/>
      <w:marRight w:val="0"/>
      <w:marTop w:val="0"/>
      <w:marBottom w:val="0"/>
      <w:divBdr>
        <w:top w:val="none" w:sz="0" w:space="0" w:color="auto"/>
        <w:left w:val="none" w:sz="0" w:space="0" w:color="auto"/>
        <w:bottom w:val="none" w:sz="0" w:space="0" w:color="auto"/>
        <w:right w:val="none" w:sz="0" w:space="0" w:color="auto"/>
      </w:divBdr>
    </w:div>
    <w:div w:id="1601139523">
      <w:bodyDiv w:val="1"/>
      <w:marLeft w:val="0"/>
      <w:marRight w:val="0"/>
      <w:marTop w:val="0"/>
      <w:marBottom w:val="0"/>
      <w:divBdr>
        <w:top w:val="none" w:sz="0" w:space="0" w:color="auto"/>
        <w:left w:val="none" w:sz="0" w:space="0" w:color="auto"/>
        <w:bottom w:val="none" w:sz="0" w:space="0" w:color="auto"/>
        <w:right w:val="none" w:sz="0" w:space="0" w:color="auto"/>
      </w:divBdr>
    </w:div>
    <w:div w:id="1601336036">
      <w:bodyDiv w:val="1"/>
      <w:marLeft w:val="0"/>
      <w:marRight w:val="0"/>
      <w:marTop w:val="0"/>
      <w:marBottom w:val="0"/>
      <w:divBdr>
        <w:top w:val="none" w:sz="0" w:space="0" w:color="auto"/>
        <w:left w:val="none" w:sz="0" w:space="0" w:color="auto"/>
        <w:bottom w:val="none" w:sz="0" w:space="0" w:color="auto"/>
        <w:right w:val="none" w:sz="0" w:space="0" w:color="auto"/>
      </w:divBdr>
    </w:div>
    <w:div w:id="1601449548">
      <w:bodyDiv w:val="1"/>
      <w:marLeft w:val="0"/>
      <w:marRight w:val="0"/>
      <w:marTop w:val="0"/>
      <w:marBottom w:val="0"/>
      <w:divBdr>
        <w:top w:val="none" w:sz="0" w:space="0" w:color="auto"/>
        <w:left w:val="none" w:sz="0" w:space="0" w:color="auto"/>
        <w:bottom w:val="none" w:sz="0" w:space="0" w:color="auto"/>
        <w:right w:val="none" w:sz="0" w:space="0" w:color="auto"/>
      </w:divBdr>
    </w:div>
    <w:div w:id="1601645085">
      <w:bodyDiv w:val="1"/>
      <w:marLeft w:val="0"/>
      <w:marRight w:val="0"/>
      <w:marTop w:val="0"/>
      <w:marBottom w:val="0"/>
      <w:divBdr>
        <w:top w:val="none" w:sz="0" w:space="0" w:color="auto"/>
        <w:left w:val="none" w:sz="0" w:space="0" w:color="auto"/>
        <w:bottom w:val="none" w:sz="0" w:space="0" w:color="auto"/>
        <w:right w:val="none" w:sz="0" w:space="0" w:color="auto"/>
      </w:divBdr>
    </w:div>
    <w:div w:id="1601721473">
      <w:bodyDiv w:val="1"/>
      <w:marLeft w:val="0"/>
      <w:marRight w:val="0"/>
      <w:marTop w:val="0"/>
      <w:marBottom w:val="0"/>
      <w:divBdr>
        <w:top w:val="none" w:sz="0" w:space="0" w:color="auto"/>
        <w:left w:val="none" w:sz="0" w:space="0" w:color="auto"/>
        <w:bottom w:val="none" w:sz="0" w:space="0" w:color="auto"/>
        <w:right w:val="none" w:sz="0" w:space="0" w:color="auto"/>
      </w:divBdr>
    </w:div>
    <w:div w:id="1601792159">
      <w:bodyDiv w:val="1"/>
      <w:marLeft w:val="0"/>
      <w:marRight w:val="0"/>
      <w:marTop w:val="0"/>
      <w:marBottom w:val="0"/>
      <w:divBdr>
        <w:top w:val="none" w:sz="0" w:space="0" w:color="auto"/>
        <w:left w:val="none" w:sz="0" w:space="0" w:color="auto"/>
        <w:bottom w:val="none" w:sz="0" w:space="0" w:color="auto"/>
        <w:right w:val="none" w:sz="0" w:space="0" w:color="auto"/>
      </w:divBdr>
    </w:div>
    <w:div w:id="1601837399">
      <w:bodyDiv w:val="1"/>
      <w:marLeft w:val="0"/>
      <w:marRight w:val="0"/>
      <w:marTop w:val="0"/>
      <w:marBottom w:val="0"/>
      <w:divBdr>
        <w:top w:val="none" w:sz="0" w:space="0" w:color="auto"/>
        <w:left w:val="none" w:sz="0" w:space="0" w:color="auto"/>
        <w:bottom w:val="none" w:sz="0" w:space="0" w:color="auto"/>
        <w:right w:val="none" w:sz="0" w:space="0" w:color="auto"/>
      </w:divBdr>
    </w:div>
    <w:div w:id="1602101497">
      <w:bodyDiv w:val="1"/>
      <w:marLeft w:val="0"/>
      <w:marRight w:val="0"/>
      <w:marTop w:val="0"/>
      <w:marBottom w:val="0"/>
      <w:divBdr>
        <w:top w:val="none" w:sz="0" w:space="0" w:color="auto"/>
        <w:left w:val="none" w:sz="0" w:space="0" w:color="auto"/>
        <w:bottom w:val="none" w:sz="0" w:space="0" w:color="auto"/>
        <w:right w:val="none" w:sz="0" w:space="0" w:color="auto"/>
      </w:divBdr>
    </w:div>
    <w:div w:id="1602295945">
      <w:bodyDiv w:val="1"/>
      <w:marLeft w:val="0"/>
      <w:marRight w:val="0"/>
      <w:marTop w:val="0"/>
      <w:marBottom w:val="0"/>
      <w:divBdr>
        <w:top w:val="none" w:sz="0" w:space="0" w:color="auto"/>
        <w:left w:val="none" w:sz="0" w:space="0" w:color="auto"/>
        <w:bottom w:val="none" w:sz="0" w:space="0" w:color="auto"/>
        <w:right w:val="none" w:sz="0" w:space="0" w:color="auto"/>
      </w:divBdr>
    </w:div>
    <w:div w:id="1602301405">
      <w:bodyDiv w:val="1"/>
      <w:marLeft w:val="0"/>
      <w:marRight w:val="0"/>
      <w:marTop w:val="0"/>
      <w:marBottom w:val="0"/>
      <w:divBdr>
        <w:top w:val="none" w:sz="0" w:space="0" w:color="auto"/>
        <w:left w:val="none" w:sz="0" w:space="0" w:color="auto"/>
        <w:bottom w:val="none" w:sz="0" w:space="0" w:color="auto"/>
        <w:right w:val="none" w:sz="0" w:space="0" w:color="auto"/>
      </w:divBdr>
    </w:div>
    <w:div w:id="1602453122">
      <w:bodyDiv w:val="1"/>
      <w:marLeft w:val="0"/>
      <w:marRight w:val="0"/>
      <w:marTop w:val="0"/>
      <w:marBottom w:val="0"/>
      <w:divBdr>
        <w:top w:val="none" w:sz="0" w:space="0" w:color="auto"/>
        <w:left w:val="none" w:sz="0" w:space="0" w:color="auto"/>
        <w:bottom w:val="none" w:sz="0" w:space="0" w:color="auto"/>
        <w:right w:val="none" w:sz="0" w:space="0" w:color="auto"/>
      </w:divBdr>
    </w:div>
    <w:div w:id="1602639435">
      <w:bodyDiv w:val="1"/>
      <w:marLeft w:val="0"/>
      <w:marRight w:val="0"/>
      <w:marTop w:val="0"/>
      <w:marBottom w:val="0"/>
      <w:divBdr>
        <w:top w:val="none" w:sz="0" w:space="0" w:color="auto"/>
        <w:left w:val="none" w:sz="0" w:space="0" w:color="auto"/>
        <w:bottom w:val="none" w:sz="0" w:space="0" w:color="auto"/>
        <w:right w:val="none" w:sz="0" w:space="0" w:color="auto"/>
      </w:divBdr>
    </w:div>
    <w:div w:id="1602957663">
      <w:bodyDiv w:val="1"/>
      <w:marLeft w:val="0"/>
      <w:marRight w:val="0"/>
      <w:marTop w:val="0"/>
      <w:marBottom w:val="0"/>
      <w:divBdr>
        <w:top w:val="none" w:sz="0" w:space="0" w:color="auto"/>
        <w:left w:val="none" w:sz="0" w:space="0" w:color="auto"/>
        <w:bottom w:val="none" w:sz="0" w:space="0" w:color="auto"/>
        <w:right w:val="none" w:sz="0" w:space="0" w:color="auto"/>
      </w:divBdr>
    </w:div>
    <w:div w:id="1603682433">
      <w:bodyDiv w:val="1"/>
      <w:marLeft w:val="0"/>
      <w:marRight w:val="0"/>
      <w:marTop w:val="0"/>
      <w:marBottom w:val="0"/>
      <w:divBdr>
        <w:top w:val="none" w:sz="0" w:space="0" w:color="auto"/>
        <w:left w:val="none" w:sz="0" w:space="0" w:color="auto"/>
        <w:bottom w:val="none" w:sz="0" w:space="0" w:color="auto"/>
        <w:right w:val="none" w:sz="0" w:space="0" w:color="auto"/>
      </w:divBdr>
    </w:div>
    <w:div w:id="1603806195">
      <w:bodyDiv w:val="1"/>
      <w:marLeft w:val="0"/>
      <w:marRight w:val="0"/>
      <w:marTop w:val="0"/>
      <w:marBottom w:val="0"/>
      <w:divBdr>
        <w:top w:val="none" w:sz="0" w:space="0" w:color="auto"/>
        <w:left w:val="none" w:sz="0" w:space="0" w:color="auto"/>
        <w:bottom w:val="none" w:sz="0" w:space="0" w:color="auto"/>
        <w:right w:val="none" w:sz="0" w:space="0" w:color="auto"/>
      </w:divBdr>
    </w:div>
    <w:div w:id="1603806246">
      <w:bodyDiv w:val="1"/>
      <w:marLeft w:val="0"/>
      <w:marRight w:val="0"/>
      <w:marTop w:val="0"/>
      <w:marBottom w:val="0"/>
      <w:divBdr>
        <w:top w:val="none" w:sz="0" w:space="0" w:color="auto"/>
        <w:left w:val="none" w:sz="0" w:space="0" w:color="auto"/>
        <w:bottom w:val="none" w:sz="0" w:space="0" w:color="auto"/>
        <w:right w:val="none" w:sz="0" w:space="0" w:color="auto"/>
      </w:divBdr>
    </w:div>
    <w:div w:id="1604191065">
      <w:bodyDiv w:val="1"/>
      <w:marLeft w:val="0"/>
      <w:marRight w:val="0"/>
      <w:marTop w:val="0"/>
      <w:marBottom w:val="0"/>
      <w:divBdr>
        <w:top w:val="none" w:sz="0" w:space="0" w:color="auto"/>
        <w:left w:val="none" w:sz="0" w:space="0" w:color="auto"/>
        <w:bottom w:val="none" w:sz="0" w:space="0" w:color="auto"/>
        <w:right w:val="none" w:sz="0" w:space="0" w:color="auto"/>
      </w:divBdr>
    </w:div>
    <w:div w:id="1604217971">
      <w:bodyDiv w:val="1"/>
      <w:marLeft w:val="0"/>
      <w:marRight w:val="0"/>
      <w:marTop w:val="0"/>
      <w:marBottom w:val="0"/>
      <w:divBdr>
        <w:top w:val="none" w:sz="0" w:space="0" w:color="auto"/>
        <w:left w:val="none" w:sz="0" w:space="0" w:color="auto"/>
        <w:bottom w:val="none" w:sz="0" w:space="0" w:color="auto"/>
        <w:right w:val="none" w:sz="0" w:space="0" w:color="auto"/>
      </w:divBdr>
    </w:div>
    <w:div w:id="1604456559">
      <w:bodyDiv w:val="1"/>
      <w:marLeft w:val="0"/>
      <w:marRight w:val="0"/>
      <w:marTop w:val="0"/>
      <w:marBottom w:val="0"/>
      <w:divBdr>
        <w:top w:val="none" w:sz="0" w:space="0" w:color="auto"/>
        <w:left w:val="none" w:sz="0" w:space="0" w:color="auto"/>
        <w:bottom w:val="none" w:sz="0" w:space="0" w:color="auto"/>
        <w:right w:val="none" w:sz="0" w:space="0" w:color="auto"/>
      </w:divBdr>
    </w:div>
    <w:div w:id="1604537288">
      <w:bodyDiv w:val="1"/>
      <w:marLeft w:val="0"/>
      <w:marRight w:val="0"/>
      <w:marTop w:val="0"/>
      <w:marBottom w:val="0"/>
      <w:divBdr>
        <w:top w:val="none" w:sz="0" w:space="0" w:color="auto"/>
        <w:left w:val="none" w:sz="0" w:space="0" w:color="auto"/>
        <w:bottom w:val="none" w:sz="0" w:space="0" w:color="auto"/>
        <w:right w:val="none" w:sz="0" w:space="0" w:color="auto"/>
      </w:divBdr>
    </w:div>
    <w:div w:id="1604729469">
      <w:bodyDiv w:val="1"/>
      <w:marLeft w:val="0"/>
      <w:marRight w:val="0"/>
      <w:marTop w:val="0"/>
      <w:marBottom w:val="0"/>
      <w:divBdr>
        <w:top w:val="none" w:sz="0" w:space="0" w:color="auto"/>
        <w:left w:val="none" w:sz="0" w:space="0" w:color="auto"/>
        <w:bottom w:val="none" w:sz="0" w:space="0" w:color="auto"/>
        <w:right w:val="none" w:sz="0" w:space="0" w:color="auto"/>
      </w:divBdr>
    </w:div>
    <w:div w:id="1605115503">
      <w:bodyDiv w:val="1"/>
      <w:marLeft w:val="0"/>
      <w:marRight w:val="0"/>
      <w:marTop w:val="0"/>
      <w:marBottom w:val="0"/>
      <w:divBdr>
        <w:top w:val="none" w:sz="0" w:space="0" w:color="auto"/>
        <w:left w:val="none" w:sz="0" w:space="0" w:color="auto"/>
        <w:bottom w:val="none" w:sz="0" w:space="0" w:color="auto"/>
        <w:right w:val="none" w:sz="0" w:space="0" w:color="auto"/>
      </w:divBdr>
    </w:div>
    <w:div w:id="1605577491">
      <w:bodyDiv w:val="1"/>
      <w:marLeft w:val="0"/>
      <w:marRight w:val="0"/>
      <w:marTop w:val="0"/>
      <w:marBottom w:val="0"/>
      <w:divBdr>
        <w:top w:val="none" w:sz="0" w:space="0" w:color="auto"/>
        <w:left w:val="none" w:sz="0" w:space="0" w:color="auto"/>
        <w:bottom w:val="none" w:sz="0" w:space="0" w:color="auto"/>
        <w:right w:val="none" w:sz="0" w:space="0" w:color="auto"/>
      </w:divBdr>
    </w:div>
    <w:div w:id="1606306238">
      <w:bodyDiv w:val="1"/>
      <w:marLeft w:val="0"/>
      <w:marRight w:val="0"/>
      <w:marTop w:val="0"/>
      <w:marBottom w:val="0"/>
      <w:divBdr>
        <w:top w:val="none" w:sz="0" w:space="0" w:color="auto"/>
        <w:left w:val="none" w:sz="0" w:space="0" w:color="auto"/>
        <w:bottom w:val="none" w:sz="0" w:space="0" w:color="auto"/>
        <w:right w:val="none" w:sz="0" w:space="0" w:color="auto"/>
      </w:divBdr>
    </w:div>
    <w:div w:id="1606377831">
      <w:bodyDiv w:val="1"/>
      <w:marLeft w:val="0"/>
      <w:marRight w:val="0"/>
      <w:marTop w:val="0"/>
      <w:marBottom w:val="0"/>
      <w:divBdr>
        <w:top w:val="none" w:sz="0" w:space="0" w:color="auto"/>
        <w:left w:val="none" w:sz="0" w:space="0" w:color="auto"/>
        <w:bottom w:val="none" w:sz="0" w:space="0" w:color="auto"/>
        <w:right w:val="none" w:sz="0" w:space="0" w:color="auto"/>
      </w:divBdr>
    </w:div>
    <w:div w:id="1606421645">
      <w:bodyDiv w:val="1"/>
      <w:marLeft w:val="0"/>
      <w:marRight w:val="0"/>
      <w:marTop w:val="0"/>
      <w:marBottom w:val="0"/>
      <w:divBdr>
        <w:top w:val="none" w:sz="0" w:space="0" w:color="auto"/>
        <w:left w:val="none" w:sz="0" w:space="0" w:color="auto"/>
        <w:bottom w:val="none" w:sz="0" w:space="0" w:color="auto"/>
        <w:right w:val="none" w:sz="0" w:space="0" w:color="auto"/>
      </w:divBdr>
    </w:div>
    <w:div w:id="1606576544">
      <w:bodyDiv w:val="1"/>
      <w:marLeft w:val="0"/>
      <w:marRight w:val="0"/>
      <w:marTop w:val="0"/>
      <w:marBottom w:val="0"/>
      <w:divBdr>
        <w:top w:val="none" w:sz="0" w:space="0" w:color="auto"/>
        <w:left w:val="none" w:sz="0" w:space="0" w:color="auto"/>
        <w:bottom w:val="none" w:sz="0" w:space="0" w:color="auto"/>
        <w:right w:val="none" w:sz="0" w:space="0" w:color="auto"/>
      </w:divBdr>
    </w:div>
    <w:div w:id="1606577564">
      <w:bodyDiv w:val="1"/>
      <w:marLeft w:val="0"/>
      <w:marRight w:val="0"/>
      <w:marTop w:val="0"/>
      <w:marBottom w:val="0"/>
      <w:divBdr>
        <w:top w:val="none" w:sz="0" w:space="0" w:color="auto"/>
        <w:left w:val="none" w:sz="0" w:space="0" w:color="auto"/>
        <w:bottom w:val="none" w:sz="0" w:space="0" w:color="auto"/>
        <w:right w:val="none" w:sz="0" w:space="0" w:color="auto"/>
      </w:divBdr>
    </w:div>
    <w:div w:id="1606694396">
      <w:bodyDiv w:val="1"/>
      <w:marLeft w:val="0"/>
      <w:marRight w:val="0"/>
      <w:marTop w:val="0"/>
      <w:marBottom w:val="0"/>
      <w:divBdr>
        <w:top w:val="none" w:sz="0" w:space="0" w:color="auto"/>
        <w:left w:val="none" w:sz="0" w:space="0" w:color="auto"/>
        <w:bottom w:val="none" w:sz="0" w:space="0" w:color="auto"/>
        <w:right w:val="none" w:sz="0" w:space="0" w:color="auto"/>
      </w:divBdr>
    </w:div>
    <w:div w:id="1606763686">
      <w:bodyDiv w:val="1"/>
      <w:marLeft w:val="0"/>
      <w:marRight w:val="0"/>
      <w:marTop w:val="0"/>
      <w:marBottom w:val="0"/>
      <w:divBdr>
        <w:top w:val="none" w:sz="0" w:space="0" w:color="auto"/>
        <w:left w:val="none" w:sz="0" w:space="0" w:color="auto"/>
        <w:bottom w:val="none" w:sz="0" w:space="0" w:color="auto"/>
        <w:right w:val="none" w:sz="0" w:space="0" w:color="auto"/>
      </w:divBdr>
    </w:div>
    <w:div w:id="1606844016">
      <w:bodyDiv w:val="1"/>
      <w:marLeft w:val="0"/>
      <w:marRight w:val="0"/>
      <w:marTop w:val="0"/>
      <w:marBottom w:val="0"/>
      <w:divBdr>
        <w:top w:val="none" w:sz="0" w:space="0" w:color="auto"/>
        <w:left w:val="none" w:sz="0" w:space="0" w:color="auto"/>
        <w:bottom w:val="none" w:sz="0" w:space="0" w:color="auto"/>
        <w:right w:val="none" w:sz="0" w:space="0" w:color="auto"/>
      </w:divBdr>
    </w:div>
    <w:div w:id="1607155264">
      <w:bodyDiv w:val="1"/>
      <w:marLeft w:val="0"/>
      <w:marRight w:val="0"/>
      <w:marTop w:val="0"/>
      <w:marBottom w:val="0"/>
      <w:divBdr>
        <w:top w:val="none" w:sz="0" w:space="0" w:color="auto"/>
        <w:left w:val="none" w:sz="0" w:space="0" w:color="auto"/>
        <w:bottom w:val="none" w:sz="0" w:space="0" w:color="auto"/>
        <w:right w:val="none" w:sz="0" w:space="0" w:color="auto"/>
      </w:divBdr>
    </w:div>
    <w:div w:id="1607694901">
      <w:bodyDiv w:val="1"/>
      <w:marLeft w:val="0"/>
      <w:marRight w:val="0"/>
      <w:marTop w:val="0"/>
      <w:marBottom w:val="0"/>
      <w:divBdr>
        <w:top w:val="none" w:sz="0" w:space="0" w:color="auto"/>
        <w:left w:val="none" w:sz="0" w:space="0" w:color="auto"/>
        <w:bottom w:val="none" w:sz="0" w:space="0" w:color="auto"/>
        <w:right w:val="none" w:sz="0" w:space="0" w:color="auto"/>
      </w:divBdr>
    </w:div>
    <w:div w:id="1608198869">
      <w:bodyDiv w:val="1"/>
      <w:marLeft w:val="0"/>
      <w:marRight w:val="0"/>
      <w:marTop w:val="0"/>
      <w:marBottom w:val="0"/>
      <w:divBdr>
        <w:top w:val="none" w:sz="0" w:space="0" w:color="auto"/>
        <w:left w:val="none" w:sz="0" w:space="0" w:color="auto"/>
        <w:bottom w:val="none" w:sz="0" w:space="0" w:color="auto"/>
        <w:right w:val="none" w:sz="0" w:space="0" w:color="auto"/>
      </w:divBdr>
    </w:div>
    <w:div w:id="1608270417">
      <w:bodyDiv w:val="1"/>
      <w:marLeft w:val="0"/>
      <w:marRight w:val="0"/>
      <w:marTop w:val="0"/>
      <w:marBottom w:val="0"/>
      <w:divBdr>
        <w:top w:val="none" w:sz="0" w:space="0" w:color="auto"/>
        <w:left w:val="none" w:sz="0" w:space="0" w:color="auto"/>
        <w:bottom w:val="none" w:sz="0" w:space="0" w:color="auto"/>
        <w:right w:val="none" w:sz="0" w:space="0" w:color="auto"/>
      </w:divBdr>
    </w:div>
    <w:div w:id="1608273447">
      <w:bodyDiv w:val="1"/>
      <w:marLeft w:val="0"/>
      <w:marRight w:val="0"/>
      <w:marTop w:val="0"/>
      <w:marBottom w:val="0"/>
      <w:divBdr>
        <w:top w:val="none" w:sz="0" w:space="0" w:color="auto"/>
        <w:left w:val="none" w:sz="0" w:space="0" w:color="auto"/>
        <w:bottom w:val="none" w:sz="0" w:space="0" w:color="auto"/>
        <w:right w:val="none" w:sz="0" w:space="0" w:color="auto"/>
      </w:divBdr>
    </w:div>
    <w:div w:id="1608388311">
      <w:bodyDiv w:val="1"/>
      <w:marLeft w:val="0"/>
      <w:marRight w:val="0"/>
      <w:marTop w:val="0"/>
      <w:marBottom w:val="0"/>
      <w:divBdr>
        <w:top w:val="none" w:sz="0" w:space="0" w:color="auto"/>
        <w:left w:val="none" w:sz="0" w:space="0" w:color="auto"/>
        <w:bottom w:val="none" w:sz="0" w:space="0" w:color="auto"/>
        <w:right w:val="none" w:sz="0" w:space="0" w:color="auto"/>
      </w:divBdr>
    </w:div>
    <w:div w:id="1608613530">
      <w:bodyDiv w:val="1"/>
      <w:marLeft w:val="0"/>
      <w:marRight w:val="0"/>
      <w:marTop w:val="0"/>
      <w:marBottom w:val="0"/>
      <w:divBdr>
        <w:top w:val="none" w:sz="0" w:space="0" w:color="auto"/>
        <w:left w:val="none" w:sz="0" w:space="0" w:color="auto"/>
        <w:bottom w:val="none" w:sz="0" w:space="0" w:color="auto"/>
        <w:right w:val="none" w:sz="0" w:space="0" w:color="auto"/>
      </w:divBdr>
    </w:div>
    <w:div w:id="1608730225">
      <w:bodyDiv w:val="1"/>
      <w:marLeft w:val="0"/>
      <w:marRight w:val="0"/>
      <w:marTop w:val="0"/>
      <w:marBottom w:val="0"/>
      <w:divBdr>
        <w:top w:val="none" w:sz="0" w:space="0" w:color="auto"/>
        <w:left w:val="none" w:sz="0" w:space="0" w:color="auto"/>
        <w:bottom w:val="none" w:sz="0" w:space="0" w:color="auto"/>
        <w:right w:val="none" w:sz="0" w:space="0" w:color="auto"/>
      </w:divBdr>
    </w:div>
    <w:div w:id="1608850903">
      <w:bodyDiv w:val="1"/>
      <w:marLeft w:val="0"/>
      <w:marRight w:val="0"/>
      <w:marTop w:val="0"/>
      <w:marBottom w:val="0"/>
      <w:divBdr>
        <w:top w:val="none" w:sz="0" w:space="0" w:color="auto"/>
        <w:left w:val="none" w:sz="0" w:space="0" w:color="auto"/>
        <w:bottom w:val="none" w:sz="0" w:space="0" w:color="auto"/>
        <w:right w:val="none" w:sz="0" w:space="0" w:color="auto"/>
      </w:divBdr>
    </w:div>
    <w:div w:id="1608922052">
      <w:bodyDiv w:val="1"/>
      <w:marLeft w:val="0"/>
      <w:marRight w:val="0"/>
      <w:marTop w:val="0"/>
      <w:marBottom w:val="0"/>
      <w:divBdr>
        <w:top w:val="none" w:sz="0" w:space="0" w:color="auto"/>
        <w:left w:val="none" w:sz="0" w:space="0" w:color="auto"/>
        <w:bottom w:val="none" w:sz="0" w:space="0" w:color="auto"/>
        <w:right w:val="none" w:sz="0" w:space="0" w:color="auto"/>
      </w:divBdr>
    </w:div>
    <w:div w:id="1609047658">
      <w:bodyDiv w:val="1"/>
      <w:marLeft w:val="0"/>
      <w:marRight w:val="0"/>
      <w:marTop w:val="0"/>
      <w:marBottom w:val="0"/>
      <w:divBdr>
        <w:top w:val="none" w:sz="0" w:space="0" w:color="auto"/>
        <w:left w:val="none" w:sz="0" w:space="0" w:color="auto"/>
        <w:bottom w:val="none" w:sz="0" w:space="0" w:color="auto"/>
        <w:right w:val="none" w:sz="0" w:space="0" w:color="auto"/>
      </w:divBdr>
    </w:div>
    <w:div w:id="1609117402">
      <w:bodyDiv w:val="1"/>
      <w:marLeft w:val="0"/>
      <w:marRight w:val="0"/>
      <w:marTop w:val="0"/>
      <w:marBottom w:val="0"/>
      <w:divBdr>
        <w:top w:val="none" w:sz="0" w:space="0" w:color="auto"/>
        <w:left w:val="none" w:sz="0" w:space="0" w:color="auto"/>
        <w:bottom w:val="none" w:sz="0" w:space="0" w:color="auto"/>
        <w:right w:val="none" w:sz="0" w:space="0" w:color="auto"/>
      </w:divBdr>
    </w:div>
    <w:div w:id="1609308450">
      <w:bodyDiv w:val="1"/>
      <w:marLeft w:val="0"/>
      <w:marRight w:val="0"/>
      <w:marTop w:val="0"/>
      <w:marBottom w:val="0"/>
      <w:divBdr>
        <w:top w:val="none" w:sz="0" w:space="0" w:color="auto"/>
        <w:left w:val="none" w:sz="0" w:space="0" w:color="auto"/>
        <w:bottom w:val="none" w:sz="0" w:space="0" w:color="auto"/>
        <w:right w:val="none" w:sz="0" w:space="0" w:color="auto"/>
      </w:divBdr>
    </w:div>
    <w:div w:id="1609317273">
      <w:bodyDiv w:val="1"/>
      <w:marLeft w:val="0"/>
      <w:marRight w:val="0"/>
      <w:marTop w:val="0"/>
      <w:marBottom w:val="0"/>
      <w:divBdr>
        <w:top w:val="none" w:sz="0" w:space="0" w:color="auto"/>
        <w:left w:val="none" w:sz="0" w:space="0" w:color="auto"/>
        <w:bottom w:val="none" w:sz="0" w:space="0" w:color="auto"/>
        <w:right w:val="none" w:sz="0" w:space="0" w:color="auto"/>
      </w:divBdr>
    </w:div>
    <w:div w:id="1609392540">
      <w:bodyDiv w:val="1"/>
      <w:marLeft w:val="0"/>
      <w:marRight w:val="0"/>
      <w:marTop w:val="0"/>
      <w:marBottom w:val="0"/>
      <w:divBdr>
        <w:top w:val="none" w:sz="0" w:space="0" w:color="auto"/>
        <w:left w:val="none" w:sz="0" w:space="0" w:color="auto"/>
        <w:bottom w:val="none" w:sz="0" w:space="0" w:color="auto"/>
        <w:right w:val="none" w:sz="0" w:space="0" w:color="auto"/>
      </w:divBdr>
    </w:div>
    <w:div w:id="1609582015">
      <w:bodyDiv w:val="1"/>
      <w:marLeft w:val="0"/>
      <w:marRight w:val="0"/>
      <w:marTop w:val="0"/>
      <w:marBottom w:val="0"/>
      <w:divBdr>
        <w:top w:val="none" w:sz="0" w:space="0" w:color="auto"/>
        <w:left w:val="none" w:sz="0" w:space="0" w:color="auto"/>
        <w:bottom w:val="none" w:sz="0" w:space="0" w:color="auto"/>
        <w:right w:val="none" w:sz="0" w:space="0" w:color="auto"/>
      </w:divBdr>
    </w:div>
    <w:div w:id="1609582043">
      <w:bodyDiv w:val="1"/>
      <w:marLeft w:val="0"/>
      <w:marRight w:val="0"/>
      <w:marTop w:val="0"/>
      <w:marBottom w:val="0"/>
      <w:divBdr>
        <w:top w:val="none" w:sz="0" w:space="0" w:color="auto"/>
        <w:left w:val="none" w:sz="0" w:space="0" w:color="auto"/>
        <w:bottom w:val="none" w:sz="0" w:space="0" w:color="auto"/>
        <w:right w:val="none" w:sz="0" w:space="0" w:color="auto"/>
      </w:divBdr>
    </w:div>
    <w:div w:id="1609770828">
      <w:bodyDiv w:val="1"/>
      <w:marLeft w:val="0"/>
      <w:marRight w:val="0"/>
      <w:marTop w:val="0"/>
      <w:marBottom w:val="0"/>
      <w:divBdr>
        <w:top w:val="none" w:sz="0" w:space="0" w:color="auto"/>
        <w:left w:val="none" w:sz="0" w:space="0" w:color="auto"/>
        <w:bottom w:val="none" w:sz="0" w:space="0" w:color="auto"/>
        <w:right w:val="none" w:sz="0" w:space="0" w:color="auto"/>
      </w:divBdr>
    </w:div>
    <w:div w:id="1609921103">
      <w:bodyDiv w:val="1"/>
      <w:marLeft w:val="0"/>
      <w:marRight w:val="0"/>
      <w:marTop w:val="0"/>
      <w:marBottom w:val="0"/>
      <w:divBdr>
        <w:top w:val="none" w:sz="0" w:space="0" w:color="auto"/>
        <w:left w:val="none" w:sz="0" w:space="0" w:color="auto"/>
        <w:bottom w:val="none" w:sz="0" w:space="0" w:color="auto"/>
        <w:right w:val="none" w:sz="0" w:space="0" w:color="auto"/>
      </w:divBdr>
    </w:div>
    <w:div w:id="1610166113">
      <w:bodyDiv w:val="1"/>
      <w:marLeft w:val="0"/>
      <w:marRight w:val="0"/>
      <w:marTop w:val="0"/>
      <w:marBottom w:val="0"/>
      <w:divBdr>
        <w:top w:val="none" w:sz="0" w:space="0" w:color="auto"/>
        <w:left w:val="none" w:sz="0" w:space="0" w:color="auto"/>
        <w:bottom w:val="none" w:sz="0" w:space="0" w:color="auto"/>
        <w:right w:val="none" w:sz="0" w:space="0" w:color="auto"/>
      </w:divBdr>
    </w:div>
    <w:div w:id="1610504626">
      <w:bodyDiv w:val="1"/>
      <w:marLeft w:val="0"/>
      <w:marRight w:val="0"/>
      <w:marTop w:val="0"/>
      <w:marBottom w:val="0"/>
      <w:divBdr>
        <w:top w:val="none" w:sz="0" w:space="0" w:color="auto"/>
        <w:left w:val="none" w:sz="0" w:space="0" w:color="auto"/>
        <w:bottom w:val="none" w:sz="0" w:space="0" w:color="auto"/>
        <w:right w:val="none" w:sz="0" w:space="0" w:color="auto"/>
      </w:divBdr>
    </w:div>
    <w:div w:id="1610510434">
      <w:bodyDiv w:val="1"/>
      <w:marLeft w:val="0"/>
      <w:marRight w:val="0"/>
      <w:marTop w:val="0"/>
      <w:marBottom w:val="0"/>
      <w:divBdr>
        <w:top w:val="none" w:sz="0" w:space="0" w:color="auto"/>
        <w:left w:val="none" w:sz="0" w:space="0" w:color="auto"/>
        <w:bottom w:val="none" w:sz="0" w:space="0" w:color="auto"/>
        <w:right w:val="none" w:sz="0" w:space="0" w:color="auto"/>
      </w:divBdr>
    </w:div>
    <w:div w:id="1610623820">
      <w:bodyDiv w:val="1"/>
      <w:marLeft w:val="0"/>
      <w:marRight w:val="0"/>
      <w:marTop w:val="0"/>
      <w:marBottom w:val="0"/>
      <w:divBdr>
        <w:top w:val="none" w:sz="0" w:space="0" w:color="auto"/>
        <w:left w:val="none" w:sz="0" w:space="0" w:color="auto"/>
        <w:bottom w:val="none" w:sz="0" w:space="0" w:color="auto"/>
        <w:right w:val="none" w:sz="0" w:space="0" w:color="auto"/>
      </w:divBdr>
    </w:div>
    <w:div w:id="1610697989">
      <w:bodyDiv w:val="1"/>
      <w:marLeft w:val="0"/>
      <w:marRight w:val="0"/>
      <w:marTop w:val="0"/>
      <w:marBottom w:val="0"/>
      <w:divBdr>
        <w:top w:val="none" w:sz="0" w:space="0" w:color="auto"/>
        <w:left w:val="none" w:sz="0" w:space="0" w:color="auto"/>
        <w:bottom w:val="none" w:sz="0" w:space="0" w:color="auto"/>
        <w:right w:val="none" w:sz="0" w:space="0" w:color="auto"/>
      </w:divBdr>
    </w:div>
    <w:div w:id="1611084640">
      <w:bodyDiv w:val="1"/>
      <w:marLeft w:val="0"/>
      <w:marRight w:val="0"/>
      <w:marTop w:val="0"/>
      <w:marBottom w:val="0"/>
      <w:divBdr>
        <w:top w:val="none" w:sz="0" w:space="0" w:color="auto"/>
        <w:left w:val="none" w:sz="0" w:space="0" w:color="auto"/>
        <w:bottom w:val="none" w:sz="0" w:space="0" w:color="auto"/>
        <w:right w:val="none" w:sz="0" w:space="0" w:color="auto"/>
      </w:divBdr>
    </w:div>
    <w:div w:id="1611163298">
      <w:bodyDiv w:val="1"/>
      <w:marLeft w:val="0"/>
      <w:marRight w:val="0"/>
      <w:marTop w:val="0"/>
      <w:marBottom w:val="0"/>
      <w:divBdr>
        <w:top w:val="none" w:sz="0" w:space="0" w:color="auto"/>
        <w:left w:val="none" w:sz="0" w:space="0" w:color="auto"/>
        <w:bottom w:val="none" w:sz="0" w:space="0" w:color="auto"/>
        <w:right w:val="none" w:sz="0" w:space="0" w:color="auto"/>
      </w:divBdr>
    </w:div>
    <w:div w:id="1611233085">
      <w:bodyDiv w:val="1"/>
      <w:marLeft w:val="0"/>
      <w:marRight w:val="0"/>
      <w:marTop w:val="0"/>
      <w:marBottom w:val="0"/>
      <w:divBdr>
        <w:top w:val="none" w:sz="0" w:space="0" w:color="auto"/>
        <w:left w:val="none" w:sz="0" w:space="0" w:color="auto"/>
        <w:bottom w:val="none" w:sz="0" w:space="0" w:color="auto"/>
        <w:right w:val="none" w:sz="0" w:space="0" w:color="auto"/>
      </w:divBdr>
    </w:div>
    <w:div w:id="1611353881">
      <w:bodyDiv w:val="1"/>
      <w:marLeft w:val="0"/>
      <w:marRight w:val="0"/>
      <w:marTop w:val="0"/>
      <w:marBottom w:val="0"/>
      <w:divBdr>
        <w:top w:val="none" w:sz="0" w:space="0" w:color="auto"/>
        <w:left w:val="none" w:sz="0" w:space="0" w:color="auto"/>
        <w:bottom w:val="none" w:sz="0" w:space="0" w:color="auto"/>
        <w:right w:val="none" w:sz="0" w:space="0" w:color="auto"/>
      </w:divBdr>
    </w:div>
    <w:div w:id="1611662541">
      <w:bodyDiv w:val="1"/>
      <w:marLeft w:val="0"/>
      <w:marRight w:val="0"/>
      <w:marTop w:val="0"/>
      <w:marBottom w:val="0"/>
      <w:divBdr>
        <w:top w:val="none" w:sz="0" w:space="0" w:color="auto"/>
        <w:left w:val="none" w:sz="0" w:space="0" w:color="auto"/>
        <w:bottom w:val="none" w:sz="0" w:space="0" w:color="auto"/>
        <w:right w:val="none" w:sz="0" w:space="0" w:color="auto"/>
      </w:divBdr>
    </w:div>
    <w:div w:id="1611666046">
      <w:bodyDiv w:val="1"/>
      <w:marLeft w:val="0"/>
      <w:marRight w:val="0"/>
      <w:marTop w:val="0"/>
      <w:marBottom w:val="0"/>
      <w:divBdr>
        <w:top w:val="none" w:sz="0" w:space="0" w:color="auto"/>
        <w:left w:val="none" w:sz="0" w:space="0" w:color="auto"/>
        <w:bottom w:val="none" w:sz="0" w:space="0" w:color="auto"/>
        <w:right w:val="none" w:sz="0" w:space="0" w:color="auto"/>
      </w:divBdr>
    </w:div>
    <w:div w:id="1611859189">
      <w:bodyDiv w:val="1"/>
      <w:marLeft w:val="0"/>
      <w:marRight w:val="0"/>
      <w:marTop w:val="0"/>
      <w:marBottom w:val="0"/>
      <w:divBdr>
        <w:top w:val="none" w:sz="0" w:space="0" w:color="auto"/>
        <w:left w:val="none" w:sz="0" w:space="0" w:color="auto"/>
        <w:bottom w:val="none" w:sz="0" w:space="0" w:color="auto"/>
        <w:right w:val="none" w:sz="0" w:space="0" w:color="auto"/>
      </w:divBdr>
    </w:div>
    <w:div w:id="1611932037">
      <w:bodyDiv w:val="1"/>
      <w:marLeft w:val="0"/>
      <w:marRight w:val="0"/>
      <w:marTop w:val="0"/>
      <w:marBottom w:val="0"/>
      <w:divBdr>
        <w:top w:val="none" w:sz="0" w:space="0" w:color="auto"/>
        <w:left w:val="none" w:sz="0" w:space="0" w:color="auto"/>
        <w:bottom w:val="none" w:sz="0" w:space="0" w:color="auto"/>
        <w:right w:val="none" w:sz="0" w:space="0" w:color="auto"/>
      </w:divBdr>
    </w:div>
    <w:div w:id="1612009792">
      <w:bodyDiv w:val="1"/>
      <w:marLeft w:val="0"/>
      <w:marRight w:val="0"/>
      <w:marTop w:val="0"/>
      <w:marBottom w:val="0"/>
      <w:divBdr>
        <w:top w:val="none" w:sz="0" w:space="0" w:color="auto"/>
        <w:left w:val="none" w:sz="0" w:space="0" w:color="auto"/>
        <w:bottom w:val="none" w:sz="0" w:space="0" w:color="auto"/>
        <w:right w:val="none" w:sz="0" w:space="0" w:color="auto"/>
      </w:divBdr>
    </w:div>
    <w:div w:id="1612086630">
      <w:bodyDiv w:val="1"/>
      <w:marLeft w:val="0"/>
      <w:marRight w:val="0"/>
      <w:marTop w:val="0"/>
      <w:marBottom w:val="0"/>
      <w:divBdr>
        <w:top w:val="none" w:sz="0" w:space="0" w:color="auto"/>
        <w:left w:val="none" w:sz="0" w:space="0" w:color="auto"/>
        <w:bottom w:val="none" w:sz="0" w:space="0" w:color="auto"/>
        <w:right w:val="none" w:sz="0" w:space="0" w:color="auto"/>
      </w:divBdr>
    </w:div>
    <w:div w:id="1612316859">
      <w:bodyDiv w:val="1"/>
      <w:marLeft w:val="0"/>
      <w:marRight w:val="0"/>
      <w:marTop w:val="0"/>
      <w:marBottom w:val="0"/>
      <w:divBdr>
        <w:top w:val="none" w:sz="0" w:space="0" w:color="auto"/>
        <w:left w:val="none" w:sz="0" w:space="0" w:color="auto"/>
        <w:bottom w:val="none" w:sz="0" w:space="0" w:color="auto"/>
        <w:right w:val="none" w:sz="0" w:space="0" w:color="auto"/>
      </w:divBdr>
    </w:div>
    <w:div w:id="1612475238">
      <w:bodyDiv w:val="1"/>
      <w:marLeft w:val="0"/>
      <w:marRight w:val="0"/>
      <w:marTop w:val="0"/>
      <w:marBottom w:val="0"/>
      <w:divBdr>
        <w:top w:val="none" w:sz="0" w:space="0" w:color="auto"/>
        <w:left w:val="none" w:sz="0" w:space="0" w:color="auto"/>
        <w:bottom w:val="none" w:sz="0" w:space="0" w:color="auto"/>
        <w:right w:val="none" w:sz="0" w:space="0" w:color="auto"/>
      </w:divBdr>
    </w:div>
    <w:div w:id="1612586923">
      <w:bodyDiv w:val="1"/>
      <w:marLeft w:val="0"/>
      <w:marRight w:val="0"/>
      <w:marTop w:val="0"/>
      <w:marBottom w:val="0"/>
      <w:divBdr>
        <w:top w:val="none" w:sz="0" w:space="0" w:color="auto"/>
        <w:left w:val="none" w:sz="0" w:space="0" w:color="auto"/>
        <w:bottom w:val="none" w:sz="0" w:space="0" w:color="auto"/>
        <w:right w:val="none" w:sz="0" w:space="0" w:color="auto"/>
      </w:divBdr>
    </w:div>
    <w:div w:id="1612661177">
      <w:bodyDiv w:val="1"/>
      <w:marLeft w:val="0"/>
      <w:marRight w:val="0"/>
      <w:marTop w:val="0"/>
      <w:marBottom w:val="0"/>
      <w:divBdr>
        <w:top w:val="none" w:sz="0" w:space="0" w:color="auto"/>
        <w:left w:val="none" w:sz="0" w:space="0" w:color="auto"/>
        <w:bottom w:val="none" w:sz="0" w:space="0" w:color="auto"/>
        <w:right w:val="none" w:sz="0" w:space="0" w:color="auto"/>
      </w:divBdr>
    </w:div>
    <w:div w:id="1612741298">
      <w:bodyDiv w:val="1"/>
      <w:marLeft w:val="0"/>
      <w:marRight w:val="0"/>
      <w:marTop w:val="0"/>
      <w:marBottom w:val="0"/>
      <w:divBdr>
        <w:top w:val="none" w:sz="0" w:space="0" w:color="auto"/>
        <w:left w:val="none" w:sz="0" w:space="0" w:color="auto"/>
        <w:bottom w:val="none" w:sz="0" w:space="0" w:color="auto"/>
        <w:right w:val="none" w:sz="0" w:space="0" w:color="auto"/>
      </w:divBdr>
    </w:div>
    <w:div w:id="1612786154">
      <w:bodyDiv w:val="1"/>
      <w:marLeft w:val="0"/>
      <w:marRight w:val="0"/>
      <w:marTop w:val="0"/>
      <w:marBottom w:val="0"/>
      <w:divBdr>
        <w:top w:val="none" w:sz="0" w:space="0" w:color="auto"/>
        <w:left w:val="none" w:sz="0" w:space="0" w:color="auto"/>
        <w:bottom w:val="none" w:sz="0" w:space="0" w:color="auto"/>
        <w:right w:val="none" w:sz="0" w:space="0" w:color="auto"/>
      </w:divBdr>
    </w:div>
    <w:div w:id="1612976442">
      <w:bodyDiv w:val="1"/>
      <w:marLeft w:val="0"/>
      <w:marRight w:val="0"/>
      <w:marTop w:val="0"/>
      <w:marBottom w:val="0"/>
      <w:divBdr>
        <w:top w:val="none" w:sz="0" w:space="0" w:color="auto"/>
        <w:left w:val="none" w:sz="0" w:space="0" w:color="auto"/>
        <w:bottom w:val="none" w:sz="0" w:space="0" w:color="auto"/>
        <w:right w:val="none" w:sz="0" w:space="0" w:color="auto"/>
      </w:divBdr>
    </w:div>
    <w:div w:id="1612976752">
      <w:bodyDiv w:val="1"/>
      <w:marLeft w:val="0"/>
      <w:marRight w:val="0"/>
      <w:marTop w:val="0"/>
      <w:marBottom w:val="0"/>
      <w:divBdr>
        <w:top w:val="none" w:sz="0" w:space="0" w:color="auto"/>
        <w:left w:val="none" w:sz="0" w:space="0" w:color="auto"/>
        <w:bottom w:val="none" w:sz="0" w:space="0" w:color="auto"/>
        <w:right w:val="none" w:sz="0" w:space="0" w:color="auto"/>
      </w:divBdr>
    </w:div>
    <w:div w:id="1613047246">
      <w:bodyDiv w:val="1"/>
      <w:marLeft w:val="0"/>
      <w:marRight w:val="0"/>
      <w:marTop w:val="0"/>
      <w:marBottom w:val="0"/>
      <w:divBdr>
        <w:top w:val="none" w:sz="0" w:space="0" w:color="auto"/>
        <w:left w:val="none" w:sz="0" w:space="0" w:color="auto"/>
        <w:bottom w:val="none" w:sz="0" w:space="0" w:color="auto"/>
        <w:right w:val="none" w:sz="0" w:space="0" w:color="auto"/>
      </w:divBdr>
    </w:div>
    <w:div w:id="1613436672">
      <w:bodyDiv w:val="1"/>
      <w:marLeft w:val="0"/>
      <w:marRight w:val="0"/>
      <w:marTop w:val="0"/>
      <w:marBottom w:val="0"/>
      <w:divBdr>
        <w:top w:val="none" w:sz="0" w:space="0" w:color="auto"/>
        <w:left w:val="none" w:sz="0" w:space="0" w:color="auto"/>
        <w:bottom w:val="none" w:sz="0" w:space="0" w:color="auto"/>
        <w:right w:val="none" w:sz="0" w:space="0" w:color="auto"/>
      </w:divBdr>
    </w:div>
    <w:div w:id="1613590600">
      <w:bodyDiv w:val="1"/>
      <w:marLeft w:val="0"/>
      <w:marRight w:val="0"/>
      <w:marTop w:val="0"/>
      <w:marBottom w:val="0"/>
      <w:divBdr>
        <w:top w:val="none" w:sz="0" w:space="0" w:color="auto"/>
        <w:left w:val="none" w:sz="0" w:space="0" w:color="auto"/>
        <w:bottom w:val="none" w:sz="0" w:space="0" w:color="auto"/>
        <w:right w:val="none" w:sz="0" w:space="0" w:color="auto"/>
      </w:divBdr>
    </w:div>
    <w:div w:id="1613591896">
      <w:bodyDiv w:val="1"/>
      <w:marLeft w:val="0"/>
      <w:marRight w:val="0"/>
      <w:marTop w:val="0"/>
      <w:marBottom w:val="0"/>
      <w:divBdr>
        <w:top w:val="none" w:sz="0" w:space="0" w:color="auto"/>
        <w:left w:val="none" w:sz="0" w:space="0" w:color="auto"/>
        <w:bottom w:val="none" w:sz="0" w:space="0" w:color="auto"/>
        <w:right w:val="none" w:sz="0" w:space="0" w:color="auto"/>
      </w:divBdr>
    </w:div>
    <w:div w:id="1613901259">
      <w:bodyDiv w:val="1"/>
      <w:marLeft w:val="0"/>
      <w:marRight w:val="0"/>
      <w:marTop w:val="0"/>
      <w:marBottom w:val="0"/>
      <w:divBdr>
        <w:top w:val="none" w:sz="0" w:space="0" w:color="auto"/>
        <w:left w:val="none" w:sz="0" w:space="0" w:color="auto"/>
        <w:bottom w:val="none" w:sz="0" w:space="0" w:color="auto"/>
        <w:right w:val="none" w:sz="0" w:space="0" w:color="auto"/>
      </w:divBdr>
    </w:div>
    <w:div w:id="1613971483">
      <w:bodyDiv w:val="1"/>
      <w:marLeft w:val="0"/>
      <w:marRight w:val="0"/>
      <w:marTop w:val="0"/>
      <w:marBottom w:val="0"/>
      <w:divBdr>
        <w:top w:val="none" w:sz="0" w:space="0" w:color="auto"/>
        <w:left w:val="none" w:sz="0" w:space="0" w:color="auto"/>
        <w:bottom w:val="none" w:sz="0" w:space="0" w:color="auto"/>
        <w:right w:val="none" w:sz="0" w:space="0" w:color="auto"/>
      </w:divBdr>
    </w:div>
    <w:div w:id="1613973590">
      <w:bodyDiv w:val="1"/>
      <w:marLeft w:val="0"/>
      <w:marRight w:val="0"/>
      <w:marTop w:val="0"/>
      <w:marBottom w:val="0"/>
      <w:divBdr>
        <w:top w:val="none" w:sz="0" w:space="0" w:color="auto"/>
        <w:left w:val="none" w:sz="0" w:space="0" w:color="auto"/>
        <w:bottom w:val="none" w:sz="0" w:space="0" w:color="auto"/>
        <w:right w:val="none" w:sz="0" w:space="0" w:color="auto"/>
      </w:divBdr>
    </w:div>
    <w:div w:id="1613976980">
      <w:bodyDiv w:val="1"/>
      <w:marLeft w:val="0"/>
      <w:marRight w:val="0"/>
      <w:marTop w:val="0"/>
      <w:marBottom w:val="0"/>
      <w:divBdr>
        <w:top w:val="none" w:sz="0" w:space="0" w:color="auto"/>
        <w:left w:val="none" w:sz="0" w:space="0" w:color="auto"/>
        <w:bottom w:val="none" w:sz="0" w:space="0" w:color="auto"/>
        <w:right w:val="none" w:sz="0" w:space="0" w:color="auto"/>
      </w:divBdr>
    </w:div>
    <w:div w:id="1614050811">
      <w:bodyDiv w:val="1"/>
      <w:marLeft w:val="0"/>
      <w:marRight w:val="0"/>
      <w:marTop w:val="0"/>
      <w:marBottom w:val="0"/>
      <w:divBdr>
        <w:top w:val="none" w:sz="0" w:space="0" w:color="auto"/>
        <w:left w:val="none" w:sz="0" w:space="0" w:color="auto"/>
        <w:bottom w:val="none" w:sz="0" w:space="0" w:color="auto"/>
        <w:right w:val="none" w:sz="0" w:space="0" w:color="auto"/>
      </w:divBdr>
    </w:div>
    <w:div w:id="1614093046">
      <w:bodyDiv w:val="1"/>
      <w:marLeft w:val="0"/>
      <w:marRight w:val="0"/>
      <w:marTop w:val="0"/>
      <w:marBottom w:val="0"/>
      <w:divBdr>
        <w:top w:val="none" w:sz="0" w:space="0" w:color="auto"/>
        <w:left w:val="none" w:sz="0" w:space="0" w:color="auto"/>
        <w:bottom w:val="none" w:sz="0" w:space="0" w:color="auto"/>
        <w:right w:val="none" w:sz="0" w:space="0" w:color="auto"/>
      </w:divBdr>
    </w:div>
    <w:div w:id="1614283172">
      <w:bodyDiv w:val="1"/>
      <w:marLeft w:val="0"/>
      <w:marRight w:val="0"/>
      <w:marTop w:val="0"/>
      <w:marBottom w:val="0"/>
      <w:divBdr>
        <w:top w:val="none" w:sz="0" w:space="0" w:color="auto"/>
        <w:left w:val="none" w:sz="0" w:space="0" w:color="auto"/>
        <w:bottom w:val="none" w:sz="0" w:space="0" w:color="auto"/>
        <w:right w:val="none" w:sz="0" w:space="0" w:color="auto"/>
      </w:divBdr>
    </w:div>
    <w:div w:id="1614511764">
      <w:bodyDiv w:val="1"/>
      <w:marLeft w:val="0"/>
      <w:marRight w:val="0"/>
      <w:marTop w:val="0"/>
      <w:marBottom w:val="0"/>
      <w:divBdr>
        <w:top w:val="none" w:sz="0" w:space="0" w:color="auto"/>
        <w:left w:val="none" w:sz="0" w:space="0" w:color="auto"/>
        <w:bottom w:val="none" w:sz="0" w:space="0" w:color="auto"/>
        <w:right w:val="none" w:sz="0" w:space="0" w:color="auto"/>
      </w:divBdr>
    </w:div>
    <w:div w:id="1614559061">
      <w:bodyDiv w:val="1"/>
      <w:marLeft w:val="0"/>
      <w:marRight w:val="0"/>
      <w:marTop w:val="0"/>
      <w:marBottom w:val="0"/>
      <w:divBdr>
        <w:top w:val="none" w:sz="0" w:space="0" w:color="auto"/>
        <w:left w:val="none" w:sz="0" w:space="0" w:color="auto"/>
        <w:bottom w:val="none" w:sz="0" w:space="0" w:color="auto"/>
        <w:right w:val="none" w:sz="0" w:space="0" w:color="auto"/>
      </w:divBdr>
    </w:div>
    <w:div w:id="1614677972">
      <w:bodyDiv w:val="1"/>
      <w:marLeft w:val="0"/>
      <w:marRight w:val="0"/>
      <w:marTop w:val="0"/>
      <w:marBottom w:val="0"/>
      <w:divBdr>
        <w:top w:val="none" w:sz="0" w:space="0" w:color="auto"/>
        <w:left w:val="none" w:sz="0" w:space="0" w:color="auto"/>
        <w:bottom w:val="none" w:sz="0" w:space="0" w:color="auto"/>
        <w:right w:val="none" w:sz="0" w:space="0" w:color="auto"/>
      </w:divBdr>
    </w:div>
    <w:div w:id="1615021412">
      <w:bodyDiv w:val="1"/>
      <w:marLeft w:val="0"/>
      <w:marRight w:val="0"/>
      <w:marTop w:val="0"/>
      <w:marBottom w:val="0"/>
      <w:divBdr>
        <w:top w:val="none" w:sz="0" w:space="0" w:color="auto"/>
        <w:left w:val="none" w:sz="0" w:space="0" w:color="auto"/>
        <w:bottom w:val="none" w:sz="0" w:space="0" w:color="auto"/>
        <w:right w:val="none" w:sz="0" w:space="0" w:color="auto"/>
      </w:divBdr>
    </w:div>
    <w:div w:id="1615214680">
      <w:bodyDiv w:val="1"/>
      <w:marLeft w:val="0"/>
      <w:marRight w:val="0"/>
      <w:marTop w:val="0"/>
      <w:marBottom w:val="0"/>
      <w:divBdr>
        <w:top w:val="none" w:sz="0" w:space="0" w:color="auto"/>
        <w:left w:val="none" w:sz="0" w:space="0" w:color="auto"/>
        <w:bottom w:val="none" w:sz="0" w:space="0" w:color="auto"/>
        <w:right w:val="none" w:sz="0" w:space="0" w:color="auto"/>
      </w:divBdr>
    </w:div>
    <w:div w:id="1615214734">
      <w:bodyDiv w:val="1"/>
      <w:marLeft w:val="0"/>
      <w:marRight w:val="0"/>
      <w:marTop w:val="0"/>
      <w:marBottom w:val="0"/>
      <w:divBdr>
        <w:top w:val="none" w:sz="0" w:space="0" w:color="auto"/>
        <w:left w:val="none" w:sz="0" w:space="0" w:color="auto"/>
        <w:bottom w:val="none" w:sz="0" w:space="0" w:color="auto"/>
        <w:right w:val="none" w:sz="0" w:space="0" w:color="auto"/>
      </w:divBdr>
    </w:div>
    <w:div w:id="1615283443">
      <w:bodyDiv w:val="1"/>
      <w:marLeft w:val="0"/>
      <w:marRight w:val="0"/>
      <w:marTop w:val="0"/>
      <w:marBottom w:val="0"/>
      <w:divBdr>
        <w:top w:val="none" w:sz="0" w:space="0" w:color="auto"/>
        <w:left w:val="none" w:sz="0" w:space="0" w:color="auto"/>
        <w:bottom w:val="none" w:sz="0" w:space="0" w:color="auto"/>
        <w:right w:val="none" w:sz="0" w:space="0" w:color="auto"/>
      </w:divBdr>
    </w:div>
    <w:div w:id="1615290455">
      <w:bodyDiv w:val="1"/>
      <w:marLeft w:val="0"/>
      <w:marRight w:val="0"/>
      <w:marTop w:val="0"/>
      <w:marBottom w:val="0"/>
      <w:divBdr>
        <w:top w:val="none" w:sz="0" w:space="0" w:color="auto"/>
        <w:left w:val="none" w:sz="0" w:space="0" w:color="auto"/>
        <w:bottom w:val="none" w:sz="0" w:space="0" w:color="auto"/>
        <w:right w:val="none" w:sz="0" w:space="0" w:color="auto"/>
      </w:divBdr>
    </w:div>
    <w:div w:id="1615478675">
      <w:bodyDiv w:val="1"/>
      <w:marLeft w:val="0"/>
      <w:marRight w:val="0"/>
      <w:marTop w:val="0"/>
      <w:marBottom w:val="0"/>
      <w:divBdr>
        <w:top w:val="none" w:sz="0" w:space="0" w:color="auto"/>
        <w:left w:val="none" w:sz="0" w:space="0" w:color="auto"/>
        <w:bottom w:val="none" w:sz="0" w:space="0" w:color="auto"/>
        <w:right w:val="none" w:sz="0" w:space="0" w:color="auto"/>
      </w:divBdr>
    </w:div>
    <w:div w:id="1615550163">
      <w:bodyDiv w:val="1"/>
      <w:marLeft w:val="0"/>
      <w:marRight w:val="0"/>
      <w:marTop w:val="0"/>
      <w:marBottom w:val="0"/>
      <w:divBdr>
        <w:top w:val="none" w:sz="0" w:space="0" w:color="auto"/>
        <w:left w:val="none" w:sz="0" w:space="0" w:color="auto"/>
        <w:bottom w:val="none" w:sz="0" w:space="0" w:color="auto"/>
        <w:right w:val="none" w:sz="0" w:space="0" w:color="auto"/>
      </w:divBdr>
    </w:div>
    <w:div w:id="1615558782">
      <w:bodyDiv w:val="1"/>
      <w:marLeft w:val="0"/>
      <w:marRight w:val="0"/>
      <w:marTop w:val="0"/>
      <w:marBottom w:val="0"/>
      <w:divBdr>
        <w:top w:val="none" w:sz="0" w:space="0" w:color="auto"/>
        <w:left w:val="none" w:sz="0" w:space="0" w:color="auto"/>
        <w:bottom w:val="none" w:sz="0" w:space="0" w:color="auto"/>
        <w:right w:val="none" w:sz="0" w:space="0" w:color="auto"/>
      </w:divBdr>
    </w:div>
    <w:div w:id="1615744165">
      <w:bodyDiv w:val="1"/>
      <w:marLeft w:val="0"/>
      <w:marRight w:val="0"/>
      <w:marTop w:val="0"/>
      <w:marBottom w:val="0"/>
      <w:divBdr>
        <w:top w:val="none" w:sz="0" w:space="0" w:color="auto"/>
        <w:left w:val="none" w:sz="0" w:space="0" w:color="auto"/>
        <w:bottom w:val="none" w:sz="0" w:space="0" w:color="auto"/>
        <w:right w:val="none" w:sz="0" w:space="0" w:color="auto"/>
      </w:divBdr>
    </w:div>
    <w:div w:id="1616281545">
      <w:bodyDiv w:val="1"/>
      <w:marLeft w:val="0"/>
      <w:marRight w:val="0"/>
      <w:marTop w:val="0"/>
      <w:marBottom w:val="0"/>
      <w:divBdr>
        <w:top w:val="none" w:sz="0" w:space="0" w:color="auto"/>
        <w:left w:val="none" w:sz="0" w:space="0" w:color="auto"/>
        <w:bottom w:val="none" w:sz="0" w:space="0" w:color="auto"/>
        <w:right w:val="none" w:sz="0" w:space="0" w:color="auto"/>
      </w:divBdr>
    </w:div>
    <w:div w:id="1616406935">
      <w:bodyDiv w:val="1"/>
      <w:marLeft w:val="0"/>
      <w:marRight w:val="0"/>
      <w:marTop w:val="0"/>
      <w:marBottom w:val="0"/>
      <w:divBdr>
        <w:top w:val="none" w:sz="0" w:space="0" w:color="auto"/>
        <w:left w:val="none" w:sz="0" w:space="0" w:color="auto"/>
        <w:bottom w:val="none" w:sz="0" w:space="0" w:color="auto"/>
        <w:right w:val="none" w:sz="0" w:space="0" w:color="auto"/>
      </w:divBdr>
    </w:div>
    <w:div w:id="1616516593">
      <w:bodyDiv w:val="1"/>
      <w:marLeft w:val="0"/>
      <w:marRight w:val="0"/>
      <w:marTop w:val="0"/>
      <w:marBottom w:val="0"/>
      <w:divBdr>
        <w:top w:val="none" w:sz="0" w:space="0" w:color="auto"/>
        <w:left w:val="none" w:sz="0" w:space="0" w:color="auto"/>
        <w:bottom w:val="none" w:sz="0" w:space="0" w:color="auto"/>
        <w:right w:val="none" w:sz="0" w:space="0" w:color="auto"/>
      </w:divBdr>
    </w:div>
    <w:div w:id="1616674813">
      <w:bodyDiv w:val="1"/>
      <w:marLeft w:val="0"/>
      <w:marRight w:val="0"/>
      <w:marTop w:val="0"/>
      <w:marBottom w:val="0"/>
      <w:divBdr>
        <w:top w:val="none" w:sz="0" w:space="0" w:color="auto"/>
        <w:left w:val="none" w:sz="0" w:space="0" w:color="auto"/>
        <w:bottom w:val="none" w:sz="0" w:space="0" w:color="auto"/>
        <w:right w:val="none" w:sz="0" w:space="0" w:color="auto"/>
      </w:divBdr>
    </w:div>
    <w:div w:id="1616709951">
      <w:bodyDiv w:val="1"/>
      <w:marLeft w:val="0"/>
      <w:marRight w:val="0"/>
      <w:marTop w:val="0"/>
      <w:marBottom w:val="0"/>
      <w:divBdr>
        <w:top w:val="none" w:sz="0" w:space="0" w:color="auto"/>
        <w:left w:val="none" w:sz="0" w:space="0" w:color="auto"/>
        <w:bottom w:val="none" w:sz="0" w:space="0" w:color="auto"/>
        <w:right w:val="none" w:sz="0" w:space="0" w:color="auto"/>
      </w:divBdr>
    </w:div>
    <w:div w:id="1616718351">
      <w:bodyDiv w:val="1"/>
      <w:marLeft w:val="0"/>
      <w:marRight w:val="0"/>
      <w:marTop w:val="0"/>
      <w:marBottom w:val="0"/>
      <w:divBdr>
        <w:top w:val="none" w:sz="0" w:space="0" w:color="auto"/>
        <w:left w:val="none" w:sz="0" w:space="0" w:color="auto"/>
        <w:bottom w:val="none" w:sz="0" w:space="0" w:color="auto"/>
        <w:right w:val="none" w:sz="0" w:space="0" w:color="auto"/>
      </w:divBdr>
    </w:div>
    <w:div w:id="1616793200">
      <w:bodyDiv w:val="1"/>
      <w:marLeft w:val="0"/>
      <w:marRight w:val="0"/>
      <w:marTop w:val="0"/>
      <w:marBottom w:val="0"/>
      <w:divBdr>
        <w:top w:val="none" w:sz="0" w:space="0" w:color="auto"/>
        <w:left w:val="none" w:sz="0" w:space="0" w:color="auto"/>
        <w:bottom w:val="none" w:sz="0" w:space="0" w:color="auto"/>
        <w:right w:val="none" w:sz="0" w:space="0" w:color="auto"/>
      </w:divBdr>
    </w:div>
    <w:div w:id="1616912579">
      <w:bodyDiv w:val="1"/>
      <w:marLeft w:val="0"/>
      <w:marRight w:val="0"/>
      <w:marTop w:val="0"/>
      <w:marBottom w:val="0"/>
      <w:divBdr>
        <w:top w:val="none" w:sz="0" w:space="0" w:color="auto"/>
        <w:left w:val="none" w:sz="0" w:space="0" w:color="auto"/>
        <w:bottom w:val="none" w:sz="0" w:space="0" w:color="auto"/>
        <w:right w:val="none" w:sz="0" w:space="0" w:color="auto"/>
      </w:divBdr>
    </w:div>
    <w:div w:id="1616936739">
      <w:bodyDiv w:val="1"/>
      <w:marLeft w:val="0"/>
      <w:marRight w:val="0"/>
      <w:marTop w:val="0"/>
      <w:marBottom w:val="0"/>
      <w:divBdr>
        <w:top w:val="none" w:sz="0" w:space="0" w:color="auto"/>
        <w:left w:val="none" w:sz="0" w:space="0" w:color="auto"/>
        <w:bottom w:val="none" w:sz="0" w:space="0" w:color="auto"/>
        <w:right w:val="none" w:sz="0" w:space="0" w:color="auto"/>
      </w:divBdr>
    </w:div>
    <w:div w:id="1617322802">
      <w:bodyDiv w:val="1"/>
      <w:marLeft w:val="0"/>
      <w:marRight w:val="0"/>
      <w:marTop w:val="0"/>
      <w:marBottom w:val="0"/>
      <w:divBdr>
        <w:top w:val="none" w:sz="0" w:space="0" w:color="auto"/>
        <w:left w:val="none" w:sz="0" w:space="0" w:color="auto"/>
        <w:bottom w:val="none" w:sz="0" w:space="0" w:color="auto"/>
        <w:right w:val="none" w:sz="0" w:space="0" w:color="auto"/>
      </w:divBdr>
    </w:div>
    <w:div w:id="1617788631">
      <w:bodyDiv w:val="1"/>
      <w:marLeft w:val="0"/>
      <w:marRight w:val="0"/>
      <w:marTop w:val="0"/>
      <w:marBottom w:val="0"/>
      <w:divBdr>
        <w:top w:val="none" w:sz="0" w:space="0" w:color="auto"/>
        <w:left w:val="none" w:sz="0" w:space="0" w:color="auto"/>
        <w:bottom w:val="none" w:sz="0" w:space="0" w:color="auto"/>
        <w:right w:val="none" w:sz="0" w:space="0" w:color="auto"/>
      </w:divBdr>
    </w:div>
    <w:div w:id="1617911278">
      <w:bodyDiv w:val="1"/>
      <w:marLeft w:val="0"/>
      <w:marRight w:val="0"/>
      <w:marTop w:val="0"/>
      <w:marBottom w:val="0"/>
      <w:divBdr>
        <w:top w:val="none" w:sz="0" w:space="0" w:color="auto"/>
        <w:left w:val="none" w:sz="0" w:space="0" w:color="auto"/>
        <w:bottom w:val="none" w:sz="0" w:space="0" w:color="auto"/>
        <w:right w:val="none" w:sz="0" w:space="0" w:color="auto"/>
      </w:divBdr>
    </w:div>
    <w:div w:id="1618218352">
      <w:bodyDiv w:val="1"/>
      <w:marLeft w:val="0"/>
      <w:marRight w:val="0"/>
      <w:marTop w:val="0"/>
      <w:marBottom w:val="0"/>
      <w:divBdr>
        <w:top w:val="none" w:sz="0" w:space="0" w:color="auto"/>
        <w:left w:val="none" w:sz="0" w:space="0" w:color="auto"/>
        <w:bottom w:val="none" w:sz="0" w:space="0" w:color="auto"/>
        <w:right w:val="none" w:sz="0" w:space="0" w:color="auto"/>
      </w:divBdr>
    </w:div>
    <w:div w:id="1618297424">
      <w:bodyDiv w:val="1"/>
      <w:marLeft w:val="0"/>
      <w:marRight w:val="0"/>
      <w:marTop w:val="0"/>
      <w:marBottom w:val="0"/>
      <w:divBdr>
        <w:top w:val="none" w:sz="0" w:space="0" w:color="auto"/>
        <w:left w:val="none" w:sz="0" w:space="0" w:color="auto"/>
        <w:bottom w:val="none" w:sz="0" w:space="0" w:color="auto"/>
        <w:right w:val="none" w:sz="0" w:space="0" w:color="auto"/>
      </w:divBdr>
    </w:div>
    <w:div w:id="1618561346">
      <w:bodyDiv w:val="1"/>
      <w:marLeft w:val="0"/>
      <w:marRight w:val="0"/>
      <w:marTop w:val="0"/>
      <w:marBottom w:val="0"/>
      <w:divBdr>
        <w:top w:val="none" w:sz="0" w:space="0" w:color="auto"/>
        <w:left w:val="none" w:sz="0" w:space="0" w:color="auto"/>
        <w:bottom w:val="none" w:sz="0" w:space="0" w:color="auto"/>
        <w:right w:val="none" w:sz="0" w:space="0" w:color="auto"/>
      </w:divBdr>
    </w:div>
    <w:div w:id="1618561842">
      <w:bodyDiv w:val="1"/>
      <w:marLeft w:val="0"/>
      <w:marRight w:val="0"/>
      <w:marTop w:val="0"/>
      <w:marBottom w:val="0"/>
      <w:divBdr>
        <w:top w:val="none" w:sz="0" w:space="0" w:color="auto"/>
        <w:left w:val="none" w:sz="0" w:space="0" w:color="auto"/>
        <w:bottom w:val="none" w:sz="0" w:space="0" w:color="auto"/>
        <w:right w:val="none" w:sz="0" w:space="0" w:color="auto"/>
      </w:divBdr>
    </w:div>
    <w:div w:id="1618945807">
      <w:bodyDiv w:val="1"/>
      <w:marLeft w:val="0"/>
      <w:marRight w:val="0"/>
      <w:marTop w:val="0"/>
      <w:marBottom w:val="0"/>
      <w:divBdr>
        <w:top w:val="none" w:sz="0" w:space="0" w:color="auto"/>
        <w:left w:val="none" w:sz="0" w:space="0" w:color="auto"/>
        <w:bottom w:val="none" w:sz="0" w:space="0" w:color="auto"/>
        <w:right w:val="none" w:sz="0" w:space="0" w:color="auto"/>
      </w:divBdr>
    </w:div>
    <w:div w:id="1618952901">
      <w:bodyDiv w:val="1"/>
      <w:marLeft w:val="0"/>
      <w:marRight w:val="0"/>
      <w:marTop w:val="0"/>
      <w:marBottom w:val="0"/>
      <w:divBdr>
        <w:top w:val="none" w:sz="0" w:space="0" w:color="auto"/>
        <w:left w:val="none" w:sz="0" w:space="0" w:color="auto"/>
        <w:bottom w:val="none" w:sz="0" w:space="0" w:color="auto"/>
        <w:right w:val="none" w:sz="0" w:space="0" w:color="auto"/>
      </w:divBdr>
    </w:div>
    <w:div w:id="1619295556">
      <w:bodyDiv w:val="1"/>
      <w:marLeft w:val="0"/>
      <w:marRight w:val="0"/>
      <w:marTop w:val="0"/>
      <w:marBottom w:val="0"/>
      <w:divBdr>
        <w:top w:val="none" w:sz="0" w:space="0" w:color="auto"/>
        <w:left w:val="none" w:sz="0" w:space="0" w:color="auto"/>
        <w:bottom w:val="none" w:sz="0" w:space="0" w:color="auto"/>
        <w:right w:val="none" w:sz="0" w:space="0" w:color="auto"/>
      </w:divBdr>
    </w:div>
    <w:div w:id="1619489671">
      <w:bodyDiv w:val="1"/>
      <w:marLeft w:val="0"/>
      <w:marRight w:val="0"/>
      <w:marTop w:val="0"/>
      <w:marBottom w:val="0"/>
      <w:divBdr>
        <w:top w:val="none" w:sz="0" w:space="0" w:color="auto"/>
        <w:left w:val="none" w:sz="0" w:space="0" w:color="auto"/>
        <w:bottom w:val="none" w:sz="0" w:space="0" w:color="auto"/>
        <w:right w:val="none" w:sz="0" w:space="0" w:color="auto"/>
      </w:divBdr>
    </w:div>
    <w:div w:id="1619558216">
      <w:bodyDiv w:val="1"/>
      <w:marLeft w:val="0"/>
      <w:marRight w:val="0"/>
      <w:marTop w:val="0"/>
      <w:marBottom w:val="0"/>
      <w:divBdr>
        <w:top w:val="none" w:sz="0" w:space="0" w:color="auto"/>
        <w:left w:val="none" w:sz="0" w:space="0" w:color="auto"/>
        <w:bottom w:val="none" w:sz="0" w:space="0" w:color="auto"/>
        <w:right w:val="none" w:sz="0" w:space="0" w:color="auto"/>
      </w:divBdr>
    </w:div>
    <w:div w:id="1619676477">
      <w:bodyDiv w:val="1"/>
      <w:marLeft w:val="0"/>
      <w:marRight w:val="0"/>
      <w:marTop w:val="0"/>
      <w:marBottom w:val="0"/>
      <w:divBdr>
        <w:top w:val="none" w:sz="0" w:space="0" w:color="auto"/>
        <w:left w:val="none" w:sz="0" w:space="0" w:color="auto"/>
        <w:bottom w:val="none" w:sz="0" w:space="0" w:color="auto"/>
        <w:right w:val="none" w:sz="0" w:space="0" w:color="auto"/>
      </w:divBdr>
    </w:div>
    <w:div w:id="1619801986">
      <w:bodyDiv w:val="1"/>
      <w:marLeft w:val="0"/>
      <w:marRight w:val="0"/>
      <w:marTop w:val="0"/>
      <w:marBottom w:val="0"/>
      <w:divBdr>
        <w:top w:val="none" w:sz="0" w:space="0" w:color="auto"/>
        <w:left w:val="none" w:sz="0" w:space="0" w:color="auto"/>
        <w:bottom w:val="none" w:sz="0" w:space="0" w:color="auto"/>
        <w:right w:val="none" w:sz="0" w:space="0" w:color="auto"/>
      </w:divBdr>
    </w:div>
    <w:div w:id="1620067302">
      <w:bodyDiv w:val="1"/>
      <w:marLeft w:val="0"/>
      <w:marRight w:val="0"/>
      <w:marTop w:val="0"/>
      <w:marBottom w:val="0"/>
      <w:divBdr>
        <w:top w:val="none" w:sz="0" w:space="0" w:color="auto"/>
        <w:left w:val="none" w:sz="0" w:space="0" w:color="auto"/>
        <w:bottom w:val="none" w:sz="0" w:space="0" w:color="auto"/>
        <w:right w:val="none" w:sz="0" w:space="0" w:color="auto"/>
      </w:divBdr>
    </w:div>
    <w:div w:id="1620334403">
      <w:bodyDiv w:val="1"/>
      <w:marLeft w:val="0"/>
      <w:marRight w:val="0"/>
      <w:marTop w:val="0"/>
      <w:marBottom w:val="0"/>
      <w:divBdr>
        <w:top w:val="none" w:sz="0" w:space="0" w:color="auto"/>
        <w:left w:val="none" w:sz="0" w:space="0" w:color="auto"/>
        <w:bottom w:val="none" w:sz="0" w:space="0" w:color="auto"/>
        <w:right w:val="none" w:sz="0" w:space="0" w:color="auto"/>
      </w:divBdr>
    </w:div>
    <w:div w:id="1620382088">
      <w:bodyDiv w:val="1"/>
      <w:marLeft w:val="0"/>
      <w:marRight w:val="0"/>
      <w:marTop w:val="0"/>
      <w:marBottom w:val="0"/>
      <w:divBdr>
        <w:top w:val="none" w:sz="0" w:space="0" w:color="auto"/>
        <w:left w:val="none" w:sz="0" w:space="0" w:color="auto"/>
        <w:bottom w:val="none" w:sz="0" w:space="0" w:color="auto"/>
        <w:right w:val="none" w:sz="0" w:space="0" w:color="auto"/>
      </w:divBdr>
    </w:div>
    <w:div w:id="1620410167">
      <w:bodyDiv w:val="1"/>
      <w:marLeft w:val="0"/>
      <w:marRight w:val="0"/>
      <w:marTop w:val="0"/>
      <w:marBottom w:val="0"/>
      <w:divBdr>
        <w:top w:val="none" w:sz="0" w:space="0" w:color="auto"/>
        <w:left w:val="none" w:sz="0" w:space="0" w:color="auto"/>
        <w:bottom w:val="none" w:sz="0" w:space="0" w:color="auto"/>
        <w:right w:val="none" w:sz="0" w:space="0" w:color="auto"/>
      </w:divBdr>
    </w:div>
    <w:div w:id="1620452660">
      <w:bodyDiv w:val="1"/>
      <w:marLeft w:val="0"/>
      <w:marRight w:val="0"/>
      <w:marTop w:val="0"/>
      <w:marBottom w:val="0"/>
      <w:divBdr>
        <w:top w:val="none" w:sz="0" w:space="0" w:color="auto"/>
        <w:left w:val="none" w:sz="0" w:space="0" w:color="auto"/>
        <w:bottom w:val="none" w:sz="0" w:space="0" w:color="auto"/>
        <w:right w:val="none" w:sz="0" w:space="0" w:color="auto"/>
      </w:divBdr>
    </w:div>
    <w:div w:id="1620529959">
      <w:bodyDiv w:val="1"/>
      <w:marLeft w:val="0"/>
      <w:marRight w:val="0"/>
      <w:marTop w:val="0"/>
      <w:marBottom w:val="0"/>
      <w:divBdr>
        <w:top w:val="none" w:sz="0" w:space="0" w:color="auto"/>
        <w:left w:val="none" w:sz="0" w:space="0" w:color="auto"/>
        <w:bottom w:val="none" w:sz="0" w:space="0" w:color="auto"/>
        <w:right w:val="none" w:sz="0" w:space="0" w:color="auto"/>
      </w:divBdr>
    </w:div>
    <w:div w:id="1620604493">
      <w:bodyDiv w:val="1"/>
      <w:marLeft w:val="0"/>
      <w:marRight w:val="0"/>
      <w:marTop w:val="0"/>
      <w:marBottom w:val="0"/>
      <w:divBdr>
        <w:top w:val="none" w:sz="0" w:space="0" w:color="auto"/>
        <w:left w:val="none" w:sz="0" w:space="0" w:color="auto"/>
        <w:bottom w:val="none" w:sz="0" w:space="0" w:color="auto"/>
        <w:right w:val="none" w:sz="0" w:space="0" w:color="auto"/>
      </w:divBdr>
    </w:div>
    <w:div w:id="1620990831">
      <w:bodyDiv w:val="1"/>
      <w:marLeft w:val="0"/>
      <w:marRight w:val="0"/>
      <w:marTop w:val="0"/>
      <w:marBottom w:val="0"/>
      <w:divBdr>
        <w:top w:val="none" w:sz="0" w:space="0" w:color="auto"/>
        <w:left w:val="none" w:sz="0" w:space="0" w:color="auto"/>
        <w:bottom w:val="none" w:sz="0" w:space="0" w:color="auto"/>
        <w:right w:val="none" w:sz="0" w:space="0" w:color="auto"/>
      </w:divBdr>
    </w:div>
    <w:div w:id="1620992324">
      <w:bodyDiv w:val="1"/>
      <w:marLeft w:val="0"/>
      <w:marRight w:val="0"/>
      <w:marTop w:val="0"/>
      <w:marBottom w:val="0"/>
      <w:divBdr>
        <w:top w:val="none" w:sz="0" w:space="0" w:color="auto"/>
        <w:left w:val="none" w:sz="0" w:space="0" w:color="auto"/>
        <w:bottom w:val="none" w:sz="0" w:space="0" w:color="auto"/>
        <w:right w:val="none" w:sz="0" w:space="0" w:color="auto"/>
      </w:divBdr>
    </w:div>
    <w:div w:id="1621035833">
      <w:bodyDiv w:val="1"/>
      <w:marLeft w:val="0"/>
      <w:marRight w:val="0"/>
      <w:marTop w:val="0"/>
      <w:marBottom w:val="0"/>
      <w:divBdr>
        <w:top w:val="none" w:sz="0" w:space="0" w:color="auto"/>
        <w:left w:val="none" w:sz="0" w:space="0" w:color="auto"/>
        <w:bottom w:val="none" w:sz="0" w:space="0" w:color="auto"/>
        <w:right w:val="none" w:sz="0" w:space="0" w:color="auto"/>
      </w:divBdr>
    </w:div>
    <w:div w:id="1621187654">
      <w:bodyDiv w:val="1"/>
      <w:marLeft w:val="0"/>
      <w:marRight w:val="0"/>
      <w:marTop w:val="0"/>
      <w:marBottom w:val="0"/>
      <w:divBdr>
        <w:top w:val="none" w:sz="0" w:space="0" w:color="auto"/>
        <w:left w:val="none" w:sz="0" w:space="0" w:color="auto"/>
        <w:bottom w:val="none" w:sz="0" w:space="0" w:color="auto"/>
        <w:right w:val="none" w:sz="0" w:space="0" w:color="auto"/>
      </w:divBdr>
    </w:div>
    <w:div w:id="1621254701">
      <w:bodyDiv w:val="1"/>
      <w:marLeft w:val="0"/>
      <w:marRight w:val="0"/>
      <w:marTop w:val="0"/>
      <w:marBottom w:val="0"/>
      <w:divBdr>
        <w:top w:val="none" w:sz="0" w:space="0" w:color="auto"/>
        <w:left w:val="none" w:sz="0" w:space="0" w:color="auto"/>
        <w:bottom w:val="none" w:sz="0" w:space="0" w:color="auto"/>
        <w:right w:val="none" w:sz="0" w:space="0" w:color="auto"/>
      </w:divBdr>
    </w:div>
    <w:div w:id="1621258740">
      <w:bodyDiv w:val="1"/>
      <w:marLeft w:val="0"/>
      <w:marRight w:val="0"/>
      <w:marTop w:val="0"/>
      <w:marBottom w:val="0"/>
      <w:divBdr>
        <w:top w:val="none" w:sz="0" w:space="0" w:color="auto"/>
        <w:left w:val="none" w:sz="0" w:space="0" w:color="auto"/>
        <w:bottom w:val="none" w:sz="0" w:space="0" w:color="auto"/>
        <w:right w:val="none" w:sz="0" w:space="0" w:color="auto"/>
      </w:divBdr>
    </w:div>
    <w:div w:id="1621306126">
      <w:bodyDiv w:val="1"/>
      <w:marLeft w:val="0"/>
      <w:marRight w:val="0"/>
      <w:marTop w:val="0"/>
      <w:marBottom w:val="0"/>
      <w:divBdr>
        <w:top w:val="none" w:sz="0" w:space="0" w:color="auto"/>
        <w:left w:val="none" w:sz="0" w:space="0" w:color="auto"/>
        <w:bottom w:val="none" w:sz="0" w:space="0" w:color="auto"/>
        <w:right w:val="none" w:sz="0" w:space="0" w:color="auto"/>
      </w:divBdr>
    </w:div>
    <w:div w:id="1621454187">
      <w:bodyDiv w:val="1"/>
      <w:marLeft w:val="0"/>
      <w:marRight w:val="0"/>
      <w:marTop w:val="0"/>
      <w:marBottom w:val="0"/>
      <w:divBdr>
        <w:top w:val="none" w:sz="0" w:space="0" w:color="auto"/>
        <w:left w:val="none" w:sz="0" w:space="0" w:color="auto"/>
        <w:bottom w:val="none" w:sz="0" w:space="0" w:color="auto"/>
        <w:right w:val="none" w:sz="0" w:space="0" w:color="auto"/>
      </w:divBdr>
    </w:div>
    <w:div w:id="1622106583">
      <w:bodyDiv w:val="1"/>
      <w:marLeft w:val="0"/>
      <w:marRight w:val="0"/>
      <w:marTop w:val="0"/>
      <w:marBottom w:val="0"/>
      <w:divBdr>
        <w:top w:val="none" w:sz="0" w:space="0" w:color="auto"/>
        <w:left w:val="none" w:sz="0" w:space="0" w:color="auto"/>
        <w:bottom w:val="none" w:sz="0" w:space="0" w:color="auto"/>
        <w:right w:val="none" w:sz="0" w:space="0" w:color="auto"/>
      </w:divBdr>
    </w:div>
    <w:div w:id="1622302019">
      <w:bodyDiv w:val="1"/>
      <w:marLeft w:val="0"/>
      <w:marRight w:val="0"/>
      <w:marTop w:val="0"/>
      <w:marBottom w:val="0"/>
      <w:divBdr>
        <w:top w:val="none" w:sz="0" w:space="0" w:color="auto"/>
        <w:left w:val="none" w:sz="0" w:space="0" w:color="auto"/>
        <w:bottom w:val="none" w:sz="0" w:space="0" w:color="auto"/>
        <w:right w:val="none" w:sz="0" w:space="0" w:color="auto"/>
      </w:divBdr>
    </w:div>
    <w:div w:id="1622687043">
      <w:bodyDiv w:val="1"/>
      <w:marLeft w:val="0"/>
      <w:marRight w:val="0"/>
      <w:marTop w:val="0"/>
      <w:marBottom w:val="0"/>
      <w:divBdr>
        <w:top w:val="none" w:sz="0" w:space="0" w:color="auto"/>
        <w:left w:val="none" w:sz="0" w:space="0" w:color="auto"/>
        <w:bottom w:val="none" w:sz="0" w:space="0" w:color="auto"/>
        <w:right w:val="none" w:sz="0" w:space="0" w:color="auto"/>
      </w:divBdr>
    </w:div>
    <w:div w:id="1622882042">
      <w:bodyDiv w:val="1"/>
      <w:marLeft w:val="0"/>
      <w:marRight w:val="0"/>
      <w:marTop w:val="0"/>
      <w:marBottom w:val="0"/>
      <w:divBdr>
        <w:top w:val="none" w:sz="0" w:space="0" w:color="auto"/>
        <w:left w:val="none" w:sz="0" w:space="0" w:color="auto"/>
        <w:bottom w:val="none" w:sz="0" w:space="0" w:color="auto"/>
        <w:right w:val="none" w:sz="0" w:space="0" w:color="auto"/>
      </w:divBdr>
    </w:div>
    <w:div w:id="1623347190">
      <w:bodyDiv w:val="1"/>
      <w:marLeft w:val="0"/>
      <w:marRight w:val="0"/>
      <w:marTop w:val="0"/>
      <w:marBottom w:val="0"/>
      <w:divBdr>
        <w:top w:val="none" w:sz="0" w:space="0" w:color="auto"/>
        <w:left w:val="none" w:sz="0" w:space="0" w:color="auto"/>
        <w:bottom w:val="none" w:sz="0" w:space="0" w:color="auto"/>
        <w:right w:val="none" w:sz="0" w:space="0" w:color="auto"/>
      </w:divBdr>
    </w:div>
    <w:div w:id="1623609981">
      <w:bodyDiv w:val="1"/>
      <w:marLeft w:val="0"/>
      <w:marRight w:val="0"/>
      <w:marTop w:val="0"/>
      <w:marBottom w:val="0"/>
      <w:divBdr>
        <w:top w:val="none" w:sz="0" w:space="0" w:color="auto"/>
        <w:left w:val="none" w:sz="0" w:space="0" w:color="auto"/>
        <w:bottom w:val="none" w:sz="0" w:space="0" w:color="auto"/>
        <w:right w:val="none" w:sz="0" w:space="0" w:color="auto"/>
      </w:divBdr>
    </w:div>
    <w:div w:id="1623727251">
      <w:bodyDiv w:val="1"/>
      <w:marLeft w:val="0"/>
      <w:marRight w:val="0"/>
      <w:marTop w:val="0"/>
      <w:marBottom w:val="0"/>
      <w:divBdr>
        <w:top w:val="none" w:sz="0" w:space="0" w:color="auto"/>
        <w:left w:val="none" w:sz="0" w:space="0" w:color="auto"/>
        <w:bottom w:val="none" w:sz="0" w:space="0" w:color="auto"/>
        <w:right w:val="none" w:sz="0" w:space="0" w:color="auto"/>
      </w:divBdr>
    </w:div>
    <w:div w:id="1623874936">
      <w:bodyDiv w:val="1"/>
      <w:marLeft w:val="0"/>
      <w:marRight w:val="0"/>
      <w:marTop w:val="0"/>
      <w:marBottom w:val="0"/>
      <w:divBdr>
        <w:top w:val="none" w:sz="0" w:space="0" w:color="auto"/>
        <w:left w:val="none" w:sz="0" w:space="0" w:color="auto"/>
        <w:bottom w:val="none" w:sz="0" w:space="0" w:color="auto"/>
        <w:right w:val="none" w:sz="0" w:space="0" w:color="auto"/>
      </w:divBdr>
    </w:div>
    <w:div w:id="1623882733">
      <w:bodyDiv w:val="1"/>
      <w:marLeft w:val="0"/>
      <w:marRight w:val="0"/>
      <w:marTop w:val="0"/>
      <w:marBottom w:val="0"/>
      <w:divBdr>
        <w:top w:val="none" w:sz="0" w:space="0" w:color="auto"/>
        <w:left w:val="none" w:sz="0" w:space="0" w:color="auto"/>
        <w:bottom w:val="none" w:sz="0" w:space="0" w:color="auto"/>
        <w:right w:val="none" w:sz="0" w:space="0" w:color="auto"/>
      </w:divBdr>
    </w:div>
    <w:div w:id="1624384996">
      <w:bodyDiv w:val="1"/>
      <w:marLeft w:val="0"/>
      <w:marRight w:val="0"/>
      <w:marTop w:val="0"/>
      <w:marBottom w:val="0"/>
      <w:divBdr>
        <w:top w:val="none" w:sz="0" w:space="0" w:color="auto"/>
        <w:left w:val="none" w:sz="0" w:space="0" w:color="auto"/>
        <w:bottom w:val="none" w:sz="0" w:space="0" w:color="auto"/>
        <w:right w:val="none" w:sz="0" w:space="0" w:color="auto"/>
      </w:divBdr>
    </w:div>
    <w:div w:id="1624769867">
      <w:bodyDiv w:val="1"/>
      <w:marLeft w:val="0"/>
      <w:marRight w:val="0"/>
      <w:marTop w:val="0"/>
      <w:marBottom w:val="0"/>
      <w:divBdr>
        <w:top w:val="none" w:sz="0" w:space="0" w:color="auto"/>
        <w:left w:val="none" w:sz="0" w:space="0" w:color="auto"/>
        <w:bottom w:val="none" w:sz="0" w:space="0" w:color="auto"/>
        <w:right w:val="none" w:sz="0" w:space="0" w:color="auto"/>
      </w:divBdr>
    </w:div>
    <w:div w:id="1624799883">
      <w:bodyDiv w:val="1"/>
      <w:marLeft w:val="0"/>
      <w:marRight w:val="0"/>
      <w:marTop w:val="0"/>
      <w:marBottom w:val="0"/>
      <w:divBdr>
        <w:top w:val="none" w:sz="0" w:space="0" w:color="auto"/>
        <w:left w:val="none" w:sz="0" w:space="0" w:color="auto"/>
        <w:bottom w:val="none" w:sz="0" w:space="0" w:color="auto"/>
        <w:right w:val="none" w:sz="0" w:space="0" w:color="auto"/>
      </w:divBdr>
    </w:div>
    <w:div w:id="1624997485">
      <w:bodyDiv w:val="1"/>
      <w:marLeft w:val="0"/>
      <w:marRight w:val="0"/>
      <w:marTop w:val="0"/>
      <w:marBottom w:val="0"/>
      <w:divBdr>
        <w:top w:val="none" w:sz="0" w:space="0" w:color="auto"/>
        <w:left w:val="none" w:sz="0" w:space="0" w:color="auto"/>
        <w:bottom w:val="none" w:sz="0" w:space="0" w:color="auto"/>
        <w:right w:val="none" w:sz="0" w:space="0" w:color="auto"/>
      </w:divBdr>
    </w:div>
    <w:div w:id="1625307073">
      <w:bodyDiv w:val="1"/>
      <w:marLeft w:val="0"/>
      <w:marRight w:val="0"/>
      <w:marTop w:val="0"/>
      <w:marBottom w:val="0"/>
      <w:divBdr>
        <w:top w:val="none" w:sz="0" w:space="0" w:color="auto"/>
        <w:left w:val="none" w:sz="0" w:space="0" w:color="auto"/>
        <w:bottom w:val="none" w:sz="0" w:space="0" w:color="auto"/>
        <w:right w:val="none" w:sz="0" w:space="0" w:color="auto"/>
      </w:divBdr>
    </w:div>
    <w:div w:id="1625502369">
      <w:bodyDiv w:val="1"/>
      <w:marLeft w:val="0"/>
      <w:marRight w:val="0"/>
      <w:marTop w:val="0"/>
      <w:marBottom w:val="0"/>
      <w:divBdr>
        <w:top w:val="none" w:sz="0" w:space="0" w:color="auto"/>
        <w:left w:val="none" w:sz="0" w:space="0" w:color="auto"/>
        <w:bottom w:val="none" w:sz="0" w:space="0" w:color="auto"/>
        <w:right w:val="none" w:sz="0" w:space="0" w:color="auto"/>
      </w:divBdr>
    </w:div>
    <w:div w:id="1625574110">
      <w:bodyDiv w:val="1"/>
      <w:marLeft w:val="0"/>
      <w:marRight w:val="0"/>
      <w:marTop w:val="0"/>
      <w:marBottom w:val="0"/>
      <w:divBdr>
        <w:top w:val="none" w:sz="0" w:space="0" w:color="auto"/>
        <w:left w:val="none" w:sz="0" w:space="0" w:color="auto"/>
        <w:bottom w:val="none" w:sz="0" w:space="0" w:color="auto"/>
        <w:right w:val="none" w:sz="0" w:space="0" w:color="auto"/>
      </w:divBdr>
    </w:div>
    <w:div w:id="1625578066">
      <w:bodyDiv w:val="1"/>
      <w:marLeft w:val="0"/>
      <w:marRight w:val="0"/>
      <w:marTop w:val="0"/>
      <w:marBottom w:val="0"/>
      <w:divBdr>
        <w:top w:val="none" w:sz="0" w:space="0" w:color="auto"/>
        <w:left w:val="none" w:sz="0" w:space="0" w:color="auto"/>
        <w:bottom w:val="none" w:sz="0" w:space="0" w:color="auto"/>
        <w:right w:val="none" w:sz="0" w:space="0" w:color="auto"/>
      </w:divBdr>
    </w:div>
    <w:div w:id="1625691220">
      <w:bodyDiv w:val="1"/>
      <w:marLeft w:val="0"/>
      <w:marRight w:val="0"/>
      <w:marTop w:val="0"/>
      <w:marBottom w:val="0"/>
      <w:divBdr>
        <w:top w:val="none" w:sz="0" w:space="0" w:color="auto"/>
        <w:left w:val="none" w:sz="0" w:space="0" w:color="auto"/>
        <w:bottom w:val="none" w:sz="0" w:space="0" w:color="auto"/>
        <w:right w:val="none" w:sz="0" w:space="0" w:color="auto"/>
      </w:divBdr>
    </w:div>
    <w:div w:id="1625959966">
      <w:bodyDiv w:val="1"/>
      <w:marLeft w:val="0"/>
      <w:marRight w:val="0"/>
      <w:marTop w:val="0"/>
      <w:marBottom w:val="0"/>
      <w:divBdr>
        <w:top w:val="none" w:sz="0" w:space="0" w:color="auto"/>
        <w:left w:val="none" w:sz="0" w:space="0" w:color="auto"/>
        <w:bottom w:val="none" w:sz="0" w:space="0" w:color="auto"/>
        <w:right w:val="none" w:sz="0" w:space="0" w:color="auto"/>
      </w:divBdr>
    </w:div>
    <w:div w:id="1626308021">
      <w:bodyDiv w:val="1"/>
      <w:marLeft w:val="0"/>
      <w:marRight w:val="0"/>
      <w:marTop w:val="0"/>
      <w:marBottom w:val="0"/>
      <w:divBdr>
        <w:top w:val="none" w:sz="0" w:space="0" w:color="auto"/>
        <w:left w:val="none" w:sz="0" w:space="0" w:color="auto"/>
        <w:bottom w:val="none" w:sz="0" w:space="0" w:color="auto"/>
        <w:right w:val="none" w:sz="0" w:space="0" w:color="auto"/>
      </w:divBdr>
    </w:div>
    <w:div w:id="1626346802">
      <w:bodyDiv w:val="1"/>
      <w:marLeft w:val="0"/>
      <w:marRight w:val="0"/>
      <w:marTop w:val="0"/>
      <w:marBottom w:val="0"/>
      <w:divBdr>
        <w:top w:val="none" w:sz="0" w:space="0" w:color="auto"/>
        <w:left w:val="none" w:sz="0" w:space="0" w:color="auto"/>
        <w:bottom w:val="none" w:sz="0" w:space="0" w:color="auto"/>
        <w:right w:val="none" w:sz="0" w:space="0" w:color="auto"/>
      </w:divBdr>
    </w:div>
    <w:div w:id="1626691671">
      <w:bodyDiv w:val="1"/>
      <w:marLeft w:val="0"/>
      <w:marRight w:val="0"/>
      <w:marTop w:val="0"/>
      <w:marBottom w:val="0"/>
      <w:divBdr>
        <w:top w:val="none" w:sz="0" w:space="0" w:color="auto"/>
        <w:left w:val="none" w:sz="0" w:space="0" w:color="auto"/>
        <w:bottom w:val="none" w:sz="0" w:space="0" w:color="auto"/>
        <w:right w:val="none" w:sz="0" w:space="0" w:color="auto"/>
      </w:divBdr>
    </w:div>
    <w:div w:id="1626692730">
      <w:bodyDiv w:val="1"/>
      <w:marLeft w:val="0"/>
      <w:marRight w:val="0"/>
      <w:marTop w:val="0"/>
      <w:marBottom w:val="0"/>
      <w:divBdr>
        <w:top w:val="none" w:sz="0" w:space="0" w:color="auto"/>
        <w:left w:val="none" w:sz="0" w:space="0" w:color="auto"/>
        <w:bottom w:val="none" w:sz="0" w:space="0" w:color="auto"/>
        <w:right w:val="none" w:sz="0" w:space="0" w:color="auto"/>
      </w:divBdr>
    </w:div>
    <w:div w:id="1626765624">
      <w:bodyDiv w:val="1"/>
      <w:marLeft w:val="0"/>
      <w:marRight w:val="0"/>
      <w:marTop w:val="0"/>
      <w:marBottom w:val="0"/>
      <w:divBdr>
        <w:top w:val="none" w:sz="0" w:space="0" w:color="auto"/>
        <w:left w:val="none" w:sz="0" w:space="0" w:color="auto"/>
        <w:bottom w:val="none" w:sz="0" w:space="0" w:color="auto"/>
        <w:right w:val="none" w:sz="0" w:space="0" w:color="auto"/>
      </w:divBdr>
    </w:div>
    <w:div w:id="1627004584">
      <w:bodyDiv w:val="1"/>
      <w:marLeft w:val="0"/>
      <w:marRight w:val="0"/>
      <w:marTop w:val="0"/>
      <w:marBottom w:val="0"/>
      <w:divBdr>
        <w:top w:val="none" w:sz="0" w:space="0" w:color="auto"/>
        <w:left w:val="none" w:sz="0" w:space="0" w:color="auto"/>
        <w:bottom w:val="none" w:sz="0" w:space="0" w:color="auto"/>
        <w:right w:val="none" w:sz="0" w:space="0" w:color="auto"/>
      </w:divBdr>
    </w:div>
    <w:div w:id="1627085469">
      <w:bodyDiv w:val="1"/>
      <w:marLeft w:val="0"/>
      <w:marRight w:val="0"/>
      <w:marTop w:val="0"/>
      <w:marBottom w:val="0"/>
      <w:divBdr>
        <w:top w:val="none" w:sz="0" w:space="0" w:color="auto"/>
        <w:left w:val="none" w:sz="0" w:space="0" w:color="auto"/>
        <w:bottom w:val="none" w:sz="0" w:space="0" w:color="auto"/>
        <w:right w:val="none" w:sz="0" w:space="0" w:color="auto"/>
      </w:divBdr>
    </w:div>
    <w:div w:id="1627349034">
      <w:bodyDiv w:val="1"/>
      <w:marLeft w:val="0"/>
      <w:marRight w:val="0"/>
      <w:marTop w:val="0"/>
      <w:marBottom w:val="0"/>
      <w:divBdr>
        <w:top w:val="none" w:sz="0" w:space="0" w:color="auto"/>
        <w:left w:val="none" w:sz="0" w:space="0" w:color="auto"/>
        <w:bottom w:val="none" w:sz="0" w:space="0" w:color="auto"/>
        <w:right w:val="none" w:sz="0" w:space="0" w:color="auto"/>
      </w:divBdr>
    </w:div>
    <w:div w:id="1627465923">
      <w:bodyDiv w:val="1"/>
      <w:marLeft w:val="0"/>
      <w:marRight w:val="0"/>
      <w:marTop w:val="0"/>
      <w:marBottom w:val="0"/>
      <w:divBdr>
        <w:top w:val="none" w:sz="0" w:space="0" w:color="auto"/>
        <w:left w:val="none" w:sz="0" w:space="0" w:color="auto"/>
        <w:bottom w:val="none" w:sz="0" w:space="0" w:color="auto"/>
        <w:right w:val="none" w:sz="0" w:space="0" w:color="auto"/>
      </w:divBdr>
    </w:div>
    <w:div w:id="1627614697">
      <w:bodyDiv w:val="1"/>
      <w:marLeft w:val="0"/>
      <w:marRight w:val="0"/>
      <w:marTop w:val="0"/>
      <w:marBottom w:val="0"/>
      <w:divBdr>
        <w:top w:val="none" w:sz="0" w:space="0" w:color="auto"/>
        <w:left w:val="none" w:sz="0" w:space="0" w:color="auto"/>
        <w:bottom w:val="none" w:sz="0" w:space="0" w:color="auto"/>
        <w:right w:val="none" w:sz="0" w:space="0" w:color="auto"/>
      </w:divBdr>
    </w:div>
    <w:div w:id="1627656939">
      <w:bodyDiv w:val="1"/>
      <w:marLeft w:val="0"/>
      <w:marRight w:val="0"/>
      <w:marTop w:val="0"/>
      <w:marBottom w:val="0"/>
      <w:divBdr>
        <w:top w:val="none" w:sz="0" w:space="0" w:color="auto"/>
        <w:left w:val="none" w:sz="0" w:space="0" w:color="auto"/>
        <w:bottom w:val="none" w:sz="0" w:space="0" w:color="auto"/>
        <w:right w:val="none" w:sz="0" w:space="0" w:color="auto"/>
      </w:divBdr>
    </w:div>
    <w:div w:id="1627658336">
      <w:bodyDiv w:val="1"/>
      <w:marLeft w:val="0"/>
      <w:marRight w:val="0"/>
      <w:marTop w:val="0"/>
      <w:marBottom w:val="0"/>
      <w:divBdr>
        <w:top w:val="none" w:sz="0" w:space="0" w:color="auto"/>
        <w:left w:val="none" w:sz="0" w:space="0" w:color="auto"/>
        <w:bottom w:val="none" w:sz="0" w:space="0" w:color="auto"/>
        <w:right w:val="none" w:sz="0" w:space="0" w:color="auto"/>
      </w:divBdr>
    </w:div>
    <w:div w:id="1627929457">
      <w:bodyDiv w:val="1"/>
      <w:marLeft w:val="0"/>
      <w:marRight w:val="0"/>
      <w:marTop w:val="0"/>
      <w:marBottom w:val="0"/>
      <w:divBdr>
        <w:top w:val="none" w:sz="0" w:space="0" w:color="auto"/>
        <w:left w:val="none" w:sz="0" w:space="0" w:color="auto"/>
        <w:bottom w:val="none" w:sz="0" w:space="0" w:color="auto"/>
        <w:right w:val="none" w:sz="0" w:space="0" w:color="auto"/>
      </w:divBdr>
    </w:div>
    <w:div w:id="1628000102">
      <w:bodyDiv w:val="1"/>
      <w:marLeft w:val="0"/>
      <w:marRight w:val="0"/>
      <w:marTop w:val="0"/>
      <w:marBottom w:val="0"/>
      <w:divBdr>
        <w:top w:val="none" w:sz="0" w:space="0" w:color="auto"/>
        <w:left w:val="none" w:sz="0" w:space="0" w:color="auto"/>
        <w:bottom w:val="none" w:sz="0" w:space="0" w:color="auto"/>
        <w:right w:val="none" w:sz="0" w:space="0" w:color="auto"/>
      </w:divBdr>
    </w:div>
    <w:div w:id="1628198280">
      <w:bodyDiv w:val="1"/>
      <w:marLeft w:val="0"/>
      <w:marRight w:val="0"/>
      <w:marTop w:val="0"/>
      <w:marBottom w:val="0"/>
      <w:divBdr>
        <w:top w:val="none" w:sz="0" w:space="0" w:color="auto"/>
        <w:left w:val="none" w:sz="0" w:space="0" w:color="auto"/>
        <w:bottom w:val="none" w:sz="0" w:space="0" w:color="auto"/>
        <w:right w:val="none" w:sz="0" w:space="0" w:color="auto"/>
      </w:divBdr>
    </w:div>
    <w:div w:id="1628242337">
      <w:bodyDiv w:val="1"/>
      <w:marLeft w:val="0"/>
      <w:marRight w:val="0"/>
      <w:marTop w:val="0"/>
      <w:marBottom w:val="0"/>
      <w:divBdr>
        <w:top w:val="none" w:sz="0" w:space="0" w:color="auto"/>
        <w:left w:val="none" w:sz="0" w:space="0" w:color="auto"/>
        <w:bottom w:val="none" w:sz="0" w:space="0" w:color="auto"/>
        <w:right w:val="none" w:sz="0" w:space="0" w:color="auto"/>
      </w:divBdr>
    </w:div>
    <w:div w:id="1628509169">
      <w:bodyDiv w:val="1"/>
      <w:marLeft w:val="0"/>
      <w:marRight w:val="0"/>
      <w:marTop w:val="0"/>
      <w:marBottom w:val="0"/>
      <w:divBdr>
        <w:top w:val="none" w:sz="0" w:space="0" w:color="auto"/>
        <w:left w:val="none" w:sz="0" w:space="0" w:color="auto"/>
        <w:bottom w:val="none" w:sz="0" w:space="0" w:color="auto"/>
        <w:right w:val="none" w:sz="0" w:space="0" w:color="auto"/>
      </w:divBdr>
    </w:div>
    <w:div w:id="1628589028">
      <w:bodyDiv w:val="1"/>
      <w:marLeft w:val="0"/>
      <w:marRight w:val="0"/>
      <w:marTop w:val="0"/>
      <w:marBottom w:val="0"/>
      <w:divBdr>
        <w:top w:val="none" w:sz="0" w:space="0" w:color="auto"/>
        <w:left w:val="none" w:sz="0" w:space="0" w:color="auto"/>
        <w:bottom w:val="none" w:sz="0" w:space="0" w:color="auto"/>
        <w:right w:val="none" w:sz="0" w:space="0" w:color="auto"/>
      </w:divBdr>
    </w:div>
    <w:div w:id="1628706520">
      <w:bodyDiv w:val="1"/>
      <w:marLeft w:val="0"/>
      <w:marRight w:val="0"/>
      <w:marTop w:val="0"/>
      <w:marBottom w:val="0"/>
      <w:divBdr>
        <w:top w:val="none" w:sz="0" w:space="0" w:color="auto"/>
        <w:left w:val="none" w:sz="0" w:space="0" w:color="auto"/>
        <w:bottom w:val="none" w:sz="0" w:space="0" w:color="auto"/>
        <w:right w:val="none" w:sz="0" w:space="0" w:color="auto"/>
      </w:divBdr>
    </w:div>
    <w:div w:id="1628852995">
      <w:bodyDiv w:val="1"/>
      <w:marLeft w:val="0"/>
      <w:marRight w:val="0"/>
      <w:marTop w:val="0"/>
      <w:marBottom w:val="0"/>
      <w:divBdr>
        <w:top w:val="none" w:sz="0" w:space="0" w:color="auto"/>
        <w:left w:val="none" w:sz="0" w:space="0" w:color="auto"/>
        <w:bottom w:val="none" w:sz="0" w:space="0" w:color="auto"/>
        <w:right w:val="none" w:sz="0" w:space="0" w:color="auto"/>
      </w:divBdr>
    </w:div>
    <w:div w:id="1628970328">
      <w:bodyDiv w:val="1"/>
      <w:marLeft w:val="0"/>
      <w:marRight w:val="0"/>
      <w:marTop w:val="0"/>
      <w:marBottom w:val="0"/>
      <w:divBdr>
        <w:top w:val="none" w:sz="0" w:space="0" w:color="auto"/>
        <w:left w:val="none" w:sz="0" w:space="0" w:color="auto"/>
        <w:bottom w:val="none" w:sz="0" w:space="0" w:color="auto"/>
        <w:right w:val="none" w:sz="0" w:space="0" w:color="auto"/>
      </w:divBdr>
    </w:div>
    <w:div w:id="1629121628">
      <w:bodyDiv w:val="1"/>
      <w:marLeft w:val="0"/>
      <w:marRight w:val="0"/>
      <w:marTop w:val="0"/>
      <w:marBottom w:val="0"/>
      <w:divBdr>
        <w:top w:val="none" w:sz="0" w:space="0" w:color="auto"/>
        <w:left w:val="none" w:sz="0" w:space="0" w:color="auto"/>
        <w:bottom w:val="none" w:sz="0" w:space="0" w:color="auto"/>
        <w:right w:val="none" w:sz="0" w:space="0" w:color="auto"/>
      </w:divBdr>
    </w:div>
    <w:div w:id="1629166647">
      <w:bodyDiv w:val="1"/>
      <w:marLeft w:val="0"/>
      <w:marRight w:val="0"/>
      <w:marTop w:val="0"/>
      <w:marBottom w:val="0"/>
      <w:divBdr>
        <w:top w:val="none" w:sz="0" w:space="0" w:color="auto"/>
        <w:left w:val="none" w:sz="0" w:space="0" w:color="auto"/>
        <w:bottom w:val="none" w:sz="0" w:space="0" w:color="auto"/>
        <w:right w:val="none" w:sz="0" w:space="0" w:color="auto"/>
      </w:divBdr>
    </w:div>
    <w:div w:id="1629237931">
      <w:bodyDiv w:val="1"/>
      <w:marLeft w:val="0"/>
      <w:marRight w:val="0"/>
      <w:marTop w:val="0"/>
      <w:marBottom w:val="0"/>
      <w:divBdr>
        <w:top w:val="none" w:sz="0" w:space="0" w:color="auto"/>
        <w:left w:val="none" w:sz="0" w:space="0" w:color="auto"/>
        <w:bottom w:val="none" w:sz="0" w:space="0" w:color="auto"/>
        <w:right w:val="none" w:sz="0" w:space="0" w:color="auto"/>
      </w:divBdr>
    </w:div>
    <w:div w:id="1629317922">
      <w:bodyDiv w:val="1"/>
      <w:marLeft w:val="0"/>
      <w:marRight w:val="0"/>
      <w:marTop w:val="0"/>
      <w:marBottom w:val="0"/>
      <w:divBdr>
        <w:top w:val="none" w:sz="0" w:space="0" w:color="auto"/>
        <w:left w:val="none" w:sz="0" w:space="0" w:color="auto"/>
        <w:bottom w:val="none" w:sz="0" w:space="0" w:color="auto"/>
        <w:right w:val="none" w:sz="0" w:space="0" w:color="auto"/>
      </w:divBdr>
    </w:div>
    <w:div w:id="1629360549">
      <w:bodyDiv w:val="1"/>
      <w:marLeft w:val="0"/>
      <w:marRight w:val="0"/>
      <w:marTop w:val="0"/>
      <w:marBottom w:val="0"/>
      <w:divBdr>
        <w:top w:val="none" w:sz="0" w:space="0" w:color="auto"/>
        <w:left w:val="none" w:sz="0" w:space="0" w:color="auto"/>
        <w:bottom w:val="none" w:sz="0" w:space="0" w:color="auto"/>
        <w:right w:val="none" w:sz="0" w:space="0" w:color="auto"/>
      </w:divBdr>
    </w:div>
    <w:div w:id="1629385957">
      <w:bodyDiv w:val="1"/>
      <w:marLeft w:val="0"/>
      <w:marRight w:val="0"/>
      <w:marTop w:val="0"/>
      <w:marBottom w:val="0"/>
      <w:divBdr>
        <w:top w:val="none" w:sz="0" w:space="0" w:color="auto"/>
        <w:left w:val="none" w:sz="0" w:space="0" w:color="auto"/>
        <w:bottom w:val="none" w:sz="0" w:space="0" w:color="auto"/>
        <w:right w:val="none" w:sz="0" w:space="0" w:color="auto"/>
      </w:divBdr>
    </w:div>
    <w:div w:id="1629555967">
      <w:bodyDiv w:val="1"/>
      <w:marLeft w:val="0"/>
      <w:marRight w:val="0"/>
      <w:marTop w:val="0"/>
      <w:marBottom w:val="0"/>
      <w:divBdr>
        <w:top w:val="none" w:sz="0" w:space="0" w:color="auto"/>
        <w:left w:val="none" w:sz="0" w:space="0" w:color="auto"/>
        <w:bottom w:val="none" w:sz="0" w:space="0" w:color="auto"/>
        <w:right w:val="none" w:sz="0" w:space="0" w:color="auto"/>
      </w:divBdr>
    </w:div>
    <w:div w:id="1629816105">
      <w:bodyDiv w:val="1"/>
      <w:marLeft w:val="0"/>
      <w:marRight w:val="0"/>
      <w:marTop w:val="0"/>
      <w:marBottom w:val="0"/>
      <w:divBdr>
        <w:top w:val="none" w:sz="0" w:space="0" w:color="auto"/>
        <w:left w:val="none" w:sz="0" w:space="0" w:color="auto"/>
        <w:bottom w:val="none" w:sz="0" w:space="0" w:color="auto"/>
        <w:right w:val="none" w:sz="0" w:space="0" w:color="auto"/>
      </w:divBdr>
    </w:div>
    <w:div w:id="1629822714">
      <w:bodyDiv w:val="1"/>
      <w:marLeft w:val="0"/>
      <w:marRight w:val="0"/>
      <w:marTop w:val="0"/>
      <w:marBottom w:val="0"/>
      <w:divBdr>
        <w:top w:val="none" w:sz="0" w:space="0" w:color="auto"/>
        <w:left w:val="none" w:sz="0" w:space="0" w:color="auto"/>
        <w:bottom w:val="none" w:sz="0" w:space="0" w:color="auto"/>
        <w:right w:val="none" w:sz="0" w:space="0" w:color="auto"/>
      </w:divBdr>
    </w:div>
    <w:div w:id="1630084955">
      <w:bodyDiv w:val="1"/>
      <w:marLeft w:val="0"/>
      <w:marRight w:val="0"/>
      <w:marTop w:val="0"/>
      <w:marBottom w:val="0"/>
      <w:divBdr>
        <w:top w:val="none" w:sz="0" w:space="0" w:color="auto"/>
        <w:left w:val="none" w:sz="0" w:space="0" w:color="auto"/>
        <w:bottom w:val="none" w:sz="0" w:space="0" w:color="auto"/>
        <w:right w:val="none" w:sz="0" w:space="0" w:color="auto"/>
      </w:divBdr>
    </w:div>
    <w:div w:id="1630430412">
      <w:bodyDiv w:val="1"/>
      <w:marLeft w:val="0"/>
      <w:marRight w:val="0"/>
      <w:marTop w:val="0"/>
      <w:marBottom w:val="0"/>
      <w:divBdr>
        <w:top w:val="none" w:sz="0" w:space="0" w:color="auto"/>
        <w:left w:val="none" w:sz="0" w:space="0" w:color="auto"/>
        <w:bottom w:val="none" w:sz="0" w:space="0" w:color="auto"/>
        <w:right w:val="none" w:sz="0" w:space="0" w:color="auto"/>
      </w:divBdr>
    </w:div>
    <w:div w:id="1630476575">
      <w:bodyDiv w:val="1"/>
      <w:marLeft w:val="0"/>
      <w:marRight w:val="0"/>
      <w:marTop w:val="0"/>
      <w:marBottom w:val="0"/>
      <w:divBdr>
        <w:top w:val="none" w:sz="0" w:space="0" w:color="auto"/>
        <w:left w:val="none" w:sz="0" w:space="0" w:color="auto"/>
        <w:bottom w:val="none" w:sz="0" w:space="0" w:color="auto"/>
        <w:right w:val="none" w:sz="0" w:space="0" w:color="auto"/>
      </w:divBdr>
    </w:div>
    <w:div w:id="1630818954">
      <w:bodyDiv w:val="1"/>
      <w:marLeft w:val="0"/>
      <w:marRight w:val="0"/>
      <w:marTop w:val="0"/>
      <w:marBottom w:val="0"/>
      <w:divBdr>
        <w:top w:val="none" w:sz="0" w:space="0" w:color="auto"/>
        <w:left w:val="none" w:sz="0" w:space="0" w:color="auto"/>
        <w:bottom w:val="none" w:sz="0" w:space="0" w:color="auto"/>
        <w:right w:val="none" w:sz="0" w:space="0" w:color="auto"/>
      </w:divBdr>
    </w:div>
    <w:div w:id="1631015046">
      <w:bodyDiv w:val="1"/>
      <w:marLeft w:val="0"/>
      <w:marRight w:val="0"/>
      <w:marTop w:val="0"/>
      <w:marBottom w:val="0"/>
      <w:divBdr>
        <w:top w:val="none" w:sz="0" w:space="0" w:color="auto"/>
        <w:left w:val="none" w:sz="0" w:space="0" w:color="auto"/>
        <w:bottom w:val="none" w:sz="0" w:space="0" w:color="auto"/>
        <w:right w:val="none" w:sz="0" w:space="0" w:color="auto"/>
      </w:divBdr>
    </w:div>
    <w:div w:id="1631521212">
      <w:bodyDiv w:val="1"/>
      <w:marLeft w:val="0"/>
      <w:marRight w:val="0"/>
      <w:marTop w:val="0"/>
      <w:marBottom w:val="0"/>
      <w:divBdr>
        <w:top w:val="none" w:sz="0" w:space="0" w:color="auto"/>
        <w:left w:val="none" w:sz="0" w:space="0" w:color="auto"/>
        <w:bottom w:val="none" w:sz="0" w:space="0" w:color="auto"/>
        <w:right w:val="none" w:sz="0" w:space="0" w:color="auto"/>
      </w:divBdr>
    </w:div>
    <w:div w:id="1631589405">
      <w:bodyDiv w:val="1"/>
      <w:marLeft w:val="0"/>
      <w:marRight w:val="0"/>
      <w:marTop w:val="0"/>
      <w:marBottom w:val="0"/>
      <w:divBdr>
        <w:top w:val="none" w:sz="0" w:space="0" w:color="auto"/>
        <w:left w:val="none" w:sz="0" w:space="0" w:color="auto"/>
        <w:bottom w:val="none" w:sz="0" w:space="0" w:color="auto"/>
        <w:right w:val="none" w:sz="0" w:space="0" w:color="auto"/>
      </w:divBdr>
    </w:div>
    <w:div w:id="1631596592">
      <w:bodyDiv w:val="1"/>
      <w:marLeft w:val="0"/>
      <w:marRight w:val="0"/>
      <w:marTop w:val="0"/>
      <w:marBottom w:val="0"/>
      <w:divBdr>
        <w:top w:val="none" w:sz="0" w:space="0" w:color="auto"/>
        <w:left w:val="none" w:sz="0" w:space="0" w:color="auto"/>
        <w:bottom w:val="none" w:sz="0" w:space="0" w:color="auto"/>
        <w:right w:val="none" w:sz="0" w:space="0" w:color="auto"/>
      </w:divBdr>
    </w:div>
    <w:div w:id="1631861633">
      <w:bodyDiv w:val="1"/>
      <w:marLeft w:val="0"/>
      <w:marRight w:val="0"/>
      <w:marTop w:val="0"/>
      <w:marBottom w:val="0"/>
      <w:divBdr>
        <w:top w:val="none" w:sz="0" w:space="0" w:color="auto"/>
        <w:left w:val="none" w:sz="0" w:space="0" w:color="auto"/>
        <w:bottom w:val="none" w:sz="0" w:space="0" w:color="auto"/>
        <w:right w:val="none" w:sz="0" w:space="0" w:color="auto"/>
      </w:divBdr>
    </w:div>
    <w:div w:id="1631939236">
      <w:bodyDiv w:val="1"/>
      <w:marLeft w:val="0"/>
      <w:marRight w:val="0"/>
      <w:marTop w:val="0"/>
      <w:marBottom w:val="0"/>
      <w:divBdr>
        <w:top w:val="none" w:sz="0" w:space="0" w:color="auto"/>
        <w:left w:val="none" w:sz="0" w:space="0" w:color="auto"/>
        <w:bottom w:val="none" w:sz="0" w:space="0" w:color="auto"/>
        <w:right w:val="none" w:sz="0" w:space="0" w:color="auto"/>
      </w:divBdr>
    </w:div>
    <w:div w:id="1632397817">
      <w:bodyDiv w:val="1"/>
      <w:marLeft w:val="0"/>
      <w:marRight w:val="0"/>
      <w:marTop w:val="0"/>
      <w:marBottom w:val="0"/>
      <w:divBdr>
        <w:top w:val="none" w:sz="0" w:space="0" w:color="auto"/>
        <w:left w:val="none" w:sz="0" w:space="0" w:color="auto"/>
        <w:bottom w:val="none" w:sz="0" w:space="0" w:color="auto"/>
        <w:right w:val="none" w:sz="0" w:space="0" w:color="auto"/>
      </w:divBdr>
    </w:div>
    <w:div w:id="1632438458">
      <w:bodyDiv w:val="1"/>
      <w:marLeft w:val="0"/>
      <w:marRight w:val="0"/>
      <w:marTop w:val="0"/>
      <w:marBottom w:val="0"/>
      <w:divBdr>
        <w:top w:val="none" w:sz="0" w:space="0" w:color="auto"/>
        <w:left w:val="none" w:sz="0" w:space="0" w:color="auto"/>
        <w:bottom w:val="none" w:sz="0" w:space="0" w:color="auto"/>
        <w:right w:val="none" w:sz="0" w:space="0" w:color="auto"/>
      </w:divBdr>
    </w:div>
    <w:div w:id="1632589029">
      <w:bodyDiv w:val="1"/>
      <w:marLeft w:val="0"/>
      <w:marRight w:val="0"/>
      <w:marTop w:val="0"/>
      <w:marBottom w:val="0"/>
      <w:divBdr>
        <w:top w:val="none" w:sz="0" w:space="0" w:color="auto"/>
        <w:left w:val="none" w:sz="0" w:space="0" w:color="auto"/>
        <w:bottom w:val="none" w:sz="0" w:space="0" w:color="auto"/>
        <w:right w:val="none" w:sz="0" w:space="0" w:color="auto"/>
      </w:divBdr>
    </w:div>
    <w:div w:id="1632858149">
      <w:bodyDiv w:val="1"/>
      <w:marLeft w:val="0"/>
      <w:marRight w:val="0"/>
      <w:marTop w:val="0"/>
      <w:marBottom w:val="0"/>
      <w:divBdr>
        <w:top w:val="none" w:sz="0" w:space="0" w:color="auto"/>
        <w:left w:val="none" w:sz="0" w:space="0" w:color="auto"/>
        <w:bottom w:val="none" w:sz="0" w:space="0" w:color="auto"/>
        <w:right w:val="none" w:sz="0" w:space="0" w:color="auto"/>
      </w:divBdr>
    </w:div>
    <w:div w:id="1633293904">
      <w:bodyDiv w:val="1"/>
      <w:marLeft w:val="0"/>
      <w:marRight w:val="0"/>
      <w:marTop w:val="0"/>
      <w:marBottom w:val="0"/>
      <w:divBdr>
        <w:top w:val="none" w:sz="0" w:space="0" w:color="auto"/>
        <w:left w:val="none" w:sz="0" w:space="0" w:color="auto"/>
        <w:bottom w:val="none" w:sz="0" w:space="0" w:color="auto"/>
        <w:right w:val="none" w:sz="0" w:space="0" w:color="auto"/>
      </w:divBdr>
    </w:div>
    <w:div w:id="1633365019">
      <w:bodyDiv w:val="1"/>
      <w:marLeft w:val="0"/>
      <w:marRight w:val="0"/>
      <w:marTop w:val="0"/>
      <w:marBottom w:val="0"/>
      <w:divBdr>
        <w:top w:val="none" w:sz="0" w:space="0" w:color="auto"/>
        <w:left w:val="none" w:sz="0" w:space="0" w:color="auto"/>
        <w:bottom w:val="none" w:sz="0" w:space="0" w:color="auto"/>
        <w:right w:val="none" w:sz="0" w:space="0" w:color="auto"/>
      </w:divBdr>
    </w:div>
    <w:div w:id="1633437015">
      <w:bodyDiv w:val="1"/>
      <w:marLeft w:val="0"/>
      <w:marRight w:val="0"/>
      <w:marTop w:val="0"/>
      <w:marBottom w:val="0"/>
      <w:divBdr>
        <w:top w:val="none" w:sz="0" w:space="0" w:color="auto"/>
        <w:left w:val="none" w:sz="0" w:space="0" w:color="auto"/>
        <w:bottom w:val="none" w:sz="0" w:space="0" w:color="auto"/>
        <w:right w:val="none" w:sz="0" w:space="0" w:color="auto"/>
      </w:divBdr>
    </w:div>
    <w:div w:id="1633486338">
      <w:bodyDiv w:val="1"/>
      <w:marLeft w:val="0"/>
      <w:marRight w:val="0"/>
      <w:marTop w:val="0"/>
      <w:marBottom w:val="0"/>
      <w:divBdr>
        <w:top w:val="none" w:sz="0" w:space="0" w:color="auto"/>
        <w:left w:val="none" w:sz="0" w:space="0" w:color="auto"/>
        <w:bottom w:val="none" w:sz="0" w:space="0" w:color="auto"/>
        <w:right w:val="none" w:sz="0" w:space="0" w:color="auto"/>
      </w:divBdr>
    </w:div>
    <w:div w:id="1633486663">
      <w:bodyDiv w:val="1"/>
      <w:marLeft w:val="0"/>
      <w:marRight w:val="0"/>
      <w:marTop w:val="0"/>
      <w:marBottom w:val="0"/>
      <w:divBdr>
        <w:top w:val="none" w:sz="0" w:space="0" w:color="auto"/>
        <w:left w:val="none" w:sz="0" w:space="0" w:color="auto"/>
        <w:bottom w:val="none" w:sz="0" w:space="0" w:color="auto"/>
        <w:right w:val="none" w:sz="0" w:space="0" w:color="auto"/>
      </w:divBdr>
    </w:div>
    <w:div w:id="1633554849">
      <w:bodyDiv w:val="1"/>
      <w:marLeft w:val="0"/>
      <w:marRight w:val="0"/>
      <w:marTop w:val="0"/>
      <w:marBottom w:val="0"/>
      <w:divBdr>
        <w:top w:val="none" w:sz="0" w:space="0" w:color="auto"/>
        <w:left w:val="none" w:sz="0" w:space="0" w:color="auto"/>
        <w:bottom w:val="none" w:sz="0" w:space="0" w:color="auto"/>
        <w:right w:val="none" w:sz="0" w:space="0" w:color="auto"/>
      </w:divBdr>
    </w:div>
    <w:div w:id="1633753938">
      <w:bodyDiv w:val="1"/>
      <w:marLeft w:val="0"/>
      <w:marRight w:val="0"/>
      <w:marTop w:val="0"/>
      <w:marBottom w:val="0"/>
      <w:divBdr>
        <w:top w:val="none" w:sz="0" w:space="0" w:color="auto"/>
        <w:left w:val="none" w:sz="0" w:space="0" w:color="auto"/>
        <w:bottom w:val="none" w:sz="0" w:space="0" w:color="auto"/>
        <w:right w:val="none" w:sz="0" w:space="0" w:color="auto"/>
      </w:divBdr>
    </w:div>
    <w:div w:id="1633831408">
      <w:bodyDiv w:val="1"/>
      <w:marLeft w:val="0"/>
      <w:marRight w:val="0"/>
      <w:marTop w:val="0"/>
      <w:marBottom w:val="0"/>
      <w:divBdr>
        <w:top w:val="none" w:sz="0" w:space="0" w:color="auto"/>
        <w:left w:val="none" w:sz="0" w:space="0" w:color="auto"/>
        <w:bottom w:val="none" w:sz="0" w:space="0" w:color="auto"/>
        <w:right w:val="none" w:sz="0" w:space="0" w:color="auto"/>
      </w:divBdr>
    </w:div>
    <w:div w:id="1633906757">
      <w:bodyDiv w:val="1"/>
      <w:marLeft w:val="0"/>
      <w:marRight w:val="0"/>
      <w:marTop w:val="0"/>
      <w:marBottom w:val="0"/>
      <w:divBdr>
        <w:top w:val="none" w:sz="0" w:space="0" w:color="auto"/>
        <w:left w:val="none" w:sz="0" w:space="0" w:color="auto"/>
        <w:bottom w:val="none" w:sz="0" w:space="0" w:color="auto"/>
        <w:right w:val="none" w:sz="0" w:space="0" w:color="auto"/>
      </w:divBdr>
    </w:div>
    <w:div w:id="1633948159">
      <w:bodyDiv w:val="1"/>
      <w:marLeft w:val="0"/>
      <w:marRight w:val="0"/>
      <w:marTop w:val="0"/>
      <w:marBottom w:val="0"/>
      <w:divBdr>
        <w:top w:val="none" w:sz="0" w:space="0" w:color="auto"/>
        <w:left w:val="none" w:sz="0" w:space="0" w:color="auto"/>
        <w:bottom w:val="none" w:sz="0" w:space="0" w:color="auto"/>
        <w:right w:val="none" w:sz="0" w:space="0" w:color="auto"/>
      </w:divBdr>
    </w:div>
    <w:div w:id="1633949204">
      <w:bodyDiv w:val="1"/>
      <w:marLeft w:val="0"/>
      <w:marRight w:val="0"/>
      <w:marTop w:val="0"/>
      <w:marBottom w:val="0"/>
      <w:divBdr>
        <w:top w:val="none" w:sz="0" w:space="0" w:color="auto"/>
        <w:left w:val="none" w:sz="0" w:space="0" w:color="auto"/>
        <w:bottom w:val="none" w:sz="0" w:space="0" w:color="auto"/>
        <w:right w:val="none" w:sz="0" w:space="0" w:color="auto"/>
      </w:divBdr>
    </w:div>
    <w:div w:id="1634017743">
      <w:bodyDiv w:val="1"/>
      <w:marLeft w:val="0"/>
      <w:marRight w:val="0"/>
      <w:marTop w:val="0"/>
      <w:marBottom w:val="0"/>
      <w:divBdr>
        <w:top w:val="none" w:sz="0" w:space="0" w:color="auto"/>
        <w:left w:val="none" w:sz="0" w:space="0" w:color="auto"/>
        <w:bottom w:val="none" w:sz="0" w:space="0" w:color="auto"/>
        <w:right w:val="none" w:sz="0" w:space="0" w:color="auto"/>
      </w:divBdr>
    </w:div>
    <w:div w:id="1634093019">
      <w:bodyDiv w:val="1"/>
      <w:marLeft w:val="0"/>
      <w:marRight w:val="0"/>
      <w:marTop w:val="0"/>
      <w:marBottom w:val="0"/>
      <w:divBdr>
        <w:top w:val="none" w:sz="0" w:space="0" w:color="auto"/>
        <w:left w:val="none" w:sz="0" w:space="0" w:color="auto"/>
        <w:bottom w:val="none" w:sz="0" w:space="0" w:color="auto"/>
        <w:right w:val="none" w:sz="0" w:space="0" w:color="auto"/>
      </w:divBdr>
    </w:div>
    <w:div w:id="1634168501">
      <w:bodyDiv w:val="1"/>
      <w:marLeft w:val="0"/>
      <w:marRight w:val="0"/>
      <w:marTop w:val="0"/>
      <w:marBottom w:val="0"/>
      <w:divBdr>
        <w:top w:val="none" w:sz="0" w:space="0" w:color="auto"/>
        <w:left w:val="none" w:sz="0" w:space="0" w:color="auto"/>
        <w:bottom w:val="none" w:sz="0" w:space="0" w:color="auto"/>
        <w:right w:val="none" w:sz="0" w:space="0" w:color="auto"/>
      </w:divBdr>
    </w:div>
    <w:div w:id="1634171121">
      <w:bodyDiv w:val="1"/>
      <w:marLeft w:val="0"/>
      <w:marRight w:val="0"/>
      <w:marTop w:val="0"/>
      <w:marBottom w:val="0"/>
      <w:divBdr>
        <w:top w:val="none" w:sz="0" w:space="0" w:color="auto"/>
        <w:left w:val="none" w:sz="0" w:space="0" w:color="auto"/>
        <w:bottom w:val="none" w:sz="0" w:space="0" w:color="auto"/>
        <w:right w:val="none" w:sz="0" w:space="0" w:color="auto"/>
      </w:divBdr>
    </w:div>
    <w:div w:id="1634364140">
      <w:bodyDiv w:val="1"/>
      <w:marLeft w:val="0"/>
      <w:marRight w:val="0"/>
      <w:marTop w:val="0"/>
      <w:marBottom w:val="0"/>
      <w:divBdr>
        <w:top w:val="none" w:sz="0" w:space="0" w:color="auto"/>
        <w:left w:val="none" w:sz="0" w:space="0" w:color="auto"/>
        <w:bottom w:val="none" w:sz="0" w:space="0" w:color="auto"/>
        <w:right w:val="none" w:sz="0" w:space="0" w:color="auto"/>
      </w:divBdr>
    </w:div>
    <w:div w:id="1634368308">
      <w:bodyDiv w:val="1"/>
      <w:marLeft w:val="0"/>
      <w:marRight w:val="0"/>
      <w:marTop w:val="0"/>
      <w:marBottom w:val="0"/>
      <w:divBdr>
        <w:top w:val="none" w:sz="0" w:space="0" w:color="auto"/>
        <w:left w:val="none" w:sz="0" w:space="0" w:color="auto"/>
        <w:bottom w:val="none" w:sz="0" w:space="0" w:color="auto"/>
        <w:right w:val="none" w:sz="0" w:space="0" w:color="auto"/>
      </w:divBdr>
    </w:div>
    <w:div w:id="1634402784">
      <w:bodyDiv w:val="1"/>
      <w:marLeft w:val="0"/>
      <w:marRight w:val="0"/>
      <w:marTop w:val="0"/>
      <w:marBottom w:val="0"/>
      <w:divBdr>
        <w:top w:val="none" w:sz="0" w:space="0" w:color="auto"/>
        <w:left w:val="none" w:sz="0" w:space="0" w:color="auto"/>
        <w:bottom w:val="none" w:sz="0" w:space="0" w:color="auto"/>
        <w:right w:val="none" w:sz="0" w:space="0" w:color="auto"/>
      </w:divBdr>
    </w:div>
    <w:div w:id="1634796771">
      <w:bodyDiv w:val="1"/>
      <w:marLeft w:val="0"/>
      <w:marRight w:val="0"/>
      <w:marTop w:val="0"/>
      <w:marBottom w:val="0"/>
      <w:divBdr>
        <w:top w:val="none" w:sz="0" w:space="0" w:color="auto"/>
        <w:left w:val="none" w:sz="0" w:space="0" w:color="auto"/>
        <w:bottom w:val="none" w:sz="0" w:space="0" w:color="auto"/>
        <w:right w:val="none" w:sz="0" w:space="0" w:color="auto"/>
      </w:divBdr>
    </w:div>
    <w:div w:id="1634945739">
      <w:bodyDiv w:val="1"/>
      <w:marLeft w:val="0"/>
      <w:marRight w:val="0"/>
      <w:marTop w:val="0"/>
      <w:marBottom w:val="0"/>
      <w:divBdr>
        <w:top w:val="none" w:sz="0" w:space="0" w:color="auto"/>
        <w:left w:val="none" w:sz="0" w:space="0" w:color="auto"/>
        <w:bottom w:val="none" w:sz="0" w:space="0" w:color="auto"/>
        <w:right w:val="none" w:sz="0" w:space="0" w:color="auto"/>
      </w:divBdr>
    </w:div>
    <w:div w:id="1635014848">
      <w:bodyDiv w:val="1"/>
      <w:marLeft w:val="0"/>
      <w:marRight w:val="0"/>
      <w:marTop w:val="0"/>
      <w:marBottom w:val="0"/>
      <w:divBdr>
        <w:top w:val="none" w:sz="0" w:space="0" w:color="auto"/>
        <w:left w:val="none" w:sz="0" w:space="0" w:color="auto"/>
        <w:bottom w:val="none" w:sz="0" w:space="0" w:color="auto"/>
        <w:right w:val="none" w:sz="0" w:space="0" w:color="auto"/>
      </w:divBdr>
    </w:div>
    <w:div w:id="1635021440">
      <w:bodyDiv w:val="1"/>
      <w:marLeft w:val="0"/>
      <w:marRight w:val="0"/>
      <w:marTop w:val="0"/>
      <w:marBottom w:val="0"/>
      <w:divBdr>
        <w:top w:val="none" w:sz="0" w:space="0" w:color="auto"/>
        <w:left w:val="none" w:sz="0" w:space="0" w:color="auto"/>
        <w:bottom w:val="none" w:sz="0" w:space="0" w:color="auto"/>
        <w:right w:val="none" w:sz="0" w:space="0" w:color="auto"/>
      </w:divBdr>
    </w:div>
    <w:div w:id="1635135900">
      <w:bodyDiv w:val="1"/>
      <w:marLeft w:val="0"/>
      <w:marRight w:val="0"/>
      <w:marTop w:val="0"/>
      <w:marBottom w:val="0"/>
      <w:divBdr>
        <w:top w:val="none" w:sz="0" w:space="0" w:color="auto"/>
        <w:left w:val="none" w:sz="0" w:space="0" w:color="auto"/>
        <w:bottom w:val="none" w:sz="0" w:space="0" w:color="auto"/>
        <w:right w:val="none" w:sz="0" w:space="0" w:color="auto"/>
      </w:divBdr>
    </w:div>
    <w:div w:id="1635214605">
      <w:bodyDiv w:val="1"/>
      <w:marLeft w:val="0"/>
      <w:marRight w:val="0"/>
      <w:marTop w:val="0"/>
      <w:marBottom w:val="0"/>
      <w:divBdr>
        <w:top w:val="none" w:sz="0" w:space="0" w:color="auto"/>
        <w:left w:val="none" w:sz="0" w:space="0" w:color="auto"/>
        <w:bottom w:val="none" w:sz="0" w:space="0" w:color="auto"/>
        <w:right w:val="none" w:sz="0" w:space="0" w:color="auto"/>
      </w:divBdr>
    </w:div>
    <w:div w:id="1635216051">
      <w:bodyDiv w:val="1"/>
      <w:marLeft w:val="0"/>
      <w:marRight w:val="0"/>
      <w:marTop w:val="0"/>
      <w:marBottom w:val="0"/>
      <w:divBdr>
        <w:top w:val="none" w:sz="0" w:space="0" w:color="auto"/>
        <w:left w:val="none" w:sz="0" w:space="0" w:color="auto"/>
        <w:bottom w:val="none" w:sz="0" w:space="0" w:color="auto"/>
        <w:right w:val="none" w:sz="0" w:space="0" w:color="auto"/>
      </w:divBdr>
    </w:div>
    <w:div w:id="1635330563">
      <w:bodyDiv w:val="1"/>
      <w:marLeft w:val="0"/>
      <w:marRight w:val="0"/>
      <w:marTop w:val="0"/>
      <w:marBottom w:val="0"/>
      <w:divBdr>
        <w:top w:val="none" w:sz="0" w:space="0" w:color="auto"/>
        <w:left w:val="none" w:sz="0" w:space="0" w:color="auto"/>
        <w:bottom w:val="none" w:sz="0" w:space="0" w:color="auto"/>
        <w:right w:val="none" w:sz="0" w:space="0" w:color="auto"/>
      </w:divBdr>
    </w:div>
    <w:div w:id="1635477438">
      <w:bodyDiv w:val="1"/>
      <w:marLeft w:val="0"/>
      <w:marRight w:val="0"/>
      <w:marTop w:val="0"/>
      <w:marBottom w:val="0"/>
      <w:divBdr>
        <w:top w:val="none" w:sz="0" w:space="0" w:color="auto"/>
        <w:left w:val="none" w:sz="0" w:space="0" w:color="auto"/>
        <w:bottom w:val="none" w:sz="0" w:space="0" w:color="auto"/>
        <w:right w:val="none" w:sz="0" w:space="0" w:color="auto"/>
      </w:divBdr>
    </w:div>
    <w:div w:id="1635478978">
      <w:bodyDiv w:val="1"/>
      <w:marLeft w:val="0"/>
      <w:marRight w:val="0"/>
      <w:marTop w:val="0"/>
      <w:marBottom w:val="0"/>
      <w:divBdr>
        <w:top w:val="none" w:sz="0" w:space="0" w:color="auto"/>
        <w:left w:val="none" w:sz="0" w:space="0" w:color="auto"/>
        <w:bottom w:val="none" w:sz="0" w:space="0" w:color="auto"/>
        <w:right w:val="none" w:sz="0" w:space="0" w:color="auto"/>
      </w:divBdr>
    </w:div>
    <w:div w:id="1636250901">
      <w:bodyDiv w:val="1"/>
      <w:marLeft w:val="0"/>
      <w:marRight w:val="0"/>
      <w:marTop w:val="0"/>
      <w:marBottom w:val="0"/>
      <w:divBdr>
        <w:top w:val="none" w:sz="0" w:space="0" w:color="auto"/>
        <w:left w:val="none" w:sz="0" w:space="0" w:color="auto"/>
        <w:bottom w:val="none" w:sz="0" w:space="0" w:color="auto"/>
        <w:right w:val="none" w:sz="0" w:space="0" w:color="auto"/>
      </w:divBdr>
    </w:div>
    <w:div w:id="1636788279">
      <w:bodyDiv w:val="1"/>
      <w:marLeft w:val="0"/>
      <w:marRight w:val="0"/>
      <w:marTop w:val="0"/>
      <w:marBottom w:val="0"/>
      <w:divBdr>
        <w:top w:val="none" w:sz="0" w:space="0" w:color="auto"/>
        <w:left w:val="none" w:sz="0" w:space="0" w:color="auto"/>
        <w:bottom w:val="none" w:sz="0" w:space="0" w:color="auto"/>
        <w:right w:val="none" w:sz="0" w:space="0" w:color="auto"/>
      </w:divBdr>
    </w:div>
    <w:div w:id="1636831541">
      <w:bodyDiv w:val="1"/>
      <w:marLeft w:val="0"/>
      <w:marRight w:val="0"/>
      <w:marTop w:val="0"/>
      <w:marBottom w:val="0"/>
      <w:divBdr>
        <w:top w:val="none" w:sz="0" w:space="0" w:color="auto"/>
        <w:left w:val="none" w:sz="0" w:space="0" w:color="auto"/>
        <w:bottom w:val="none" w:sz="0" w:space="0" w:color="auto"/>
        <w:right w:val="none" w:sz="0" w:space="0" w:color="auto"/>
      </w:divBdr>
    </w:div>
    <w:div w:id="1637174750">
      <w:bodyDiv w:val="1"/>
      <w:marLeft w:val="0"/>
      <w:marRight w:val="0"/>
      <w:marTop w:val="0"/>
      <w:marBottom w:val="0"/>
      <w:divBdr>
        <w:top w:val="none" w:sz="0" w:space="0" w:color="auto"/>
        <w:left w:val="none" w:sz="0" w:space="0" w:color="auto"/>
        <w:bottom w:val="none" w:sz="0" w:space="0" w:color="auto"/>
        <w:right w:val="none" w:sz="0" w:space="0" w:color="auto"/>
      </w:divBdr>
    </w:div>
    <w:div w:id="1637177637">
      <w:bodyDiv w:val="1"/>
      <w:marLeft w:val="0"/>
      <w:marRight w:val="0"/>
      <w:marTop w:val="0"/>
      <w:marBottom w:val="0"/>
      <w:divBdr>
        <w:top w:val="none" w:sz="0" w:space="0" w:color="auto"/>
        <w:left w:val="none" w:sz="0" w:space="0" w:color="auto"/>
        <w:bottom w:val="none" w:sz="0" w:space="0" w:color="auto"/>
        <w:right w:val="none" w:sz="0" w:space="0" w:color="auto"/>
      </w:divBdr>
    </w:div>
    <w:div w:id="1637641873">
      <w:bodyDiv w:val="1"/>
      <w:marLeft w:val="0"/>
      <w:marRight w:val="0"/>
      <w:marTop w:val="0"/>
      <w:marBottom w:val="0"/>
      <w:divBdr>
        <w:top w:val="none" w:sz="0" w:space="0" w:color="auto"/>
        <w:left w:val="none" w:sz="0" w:space="0" w:color="auto"/>
        <w:bottom w:val="none" w:sz="0" w:space="0" w:color="auto"/>
        <w:right w:val="none" w:sz="0" w:space="0" w:color="auto"/>
      </w:divBdr>
    </w:div>
    <w:div w:id="1637834376">
      <w:bodyDiv w:val="1"/>
      <w:marLeft w:val="0"/>
      <w:marRight w:val="0"/>
      <w:marTop w:val="0"/>
      <w:marBottom w:val="0"/>
      <w:divBdr>
        <w:top w:val="none" w:sz="0" w:space="0" w:color="auto"/>
        <w:left w:val="none" w:sz="0" w:space="0" w:color="auto"/>
        <w:bottom w:val="none" w:sz="0" w:space="0" w:color="auto"/>
        <w:right w:val="none" w:sz="0" w:space="0" w:color="auto"/>
      </w:divBdr>
    </w:div>
    <w:div w:id="1637905172">
      <w:bodyDiv w:val="1"/>
      <w:marLeft w:val="0"/>
      <w:marRight w:val="0"/>
      <w:marTop w:val="0"/>
      <w:marBottom w:val="0"/>
      <w:divBdr>
        <w:top w:val="none" w:sz="0" w:space="0" w:color="auto"/>
        <w:left w:val="none" w:sz="0" w:space="0" w:color="auto"/>
        <w:bottom w:val="none" w:sz="0" w:space="0" w:color="auto"/>
        <w:right w:val="none" w:sz="0" w:space="0" w:color="auto"/>
      </w:divBdr>
    </w:div>
    <w:div w:id="1637908375">
      <w:bodyDiv w:val="1"/>
      <w:marLeft w:val="0"/>
      <w:marRight w:val="0"/>
      <w:marTop w:val="0"/>
      <w:marBottom w:val="0"/>
      <w:divBdr>
        <w:top w:val="none" w:sz="0" w:space="0" w:color="auto"/>
        <w:left w:val="none" w:sz="0" w:space="0" w:color="auto"/>
        <w:bottom w:val="none" w:sz="0" w:space="0" w:color="auto"/>
        <w:right w:val="none" w:sz="0" w:space="0" w:color="auto"/>
      </w:divBdr>
    </w:div>
    <w:div w:id="1638291370">
      <w:bodyDiv w:val="1"/>
      <w:marLeft w:val="0"/>
      <w:marRight w:val="0"/>
      <w:marTop w:val="0"/>
      <w:marBottom w:val="0"/>
      <w:divBdr>
        <w:top w:val="none" w:sz="0" w:space="0" w:color="auto"/>
        <w:left w:val="none" w:sz="0" w:space="0" w:color="auto"/>
        <w:bottom w:val="none" w:sz="0" w:space="0" w:color="auto"/>
        <w:right w:val="none" w:sz="0" w:space="0" w:color="auto"/>
      </w:divBdr>
    </w:div>
    <w:div w:id="1638995032">
      <w:bodyDiv w:val="1"/>
      <w:marLeft w:val="0"/>
      <w:marRight w:val="0"/>
      <w:marTop w:val="0"/>
      <w:marBottom w:val="0"/>
      <w:divBdr>
        <w:top w:val="none" w:sz="0" w:space="0" w:color="auto"/>
        <w:left w:val="none" w:sz="0" w:space="0" w:color="auto"/>
        <w:bottom w:val="none" w:sz="0" w:space="0" w:color="auto"/>
        <w:right w:val="none" w:sz="0" w:space="0" w:color="auto"/>
      </w:divBdr>
    </w:div>
    <w:div w:id="1638995713">
      <w:bodyDiv w:val="1"/>
      <w:marLeft w:val="0"/>
      <w:marRight w:val="0"/>
      <w:marTop w:val="0"/>
      <w:marBottom w:val="0"/>
      <w:divBdr>
        <w:top w:val="none" w:sz="0" w:space="0" w:color="auto"/>
        <w:left w:val="none" w:sz="0" w:space="0" w:color="auto"/>
        <w:bottom w:val="none" w:sz="0" w:space="0" w:color="auto"/>
        <w:right w:val="none" w:sz="0" w:space="0" w:color="auto"/>
      </w:divBdr>
    </w:div>
    <w:div w:id="1639140149">
      <w:bodyDiv w:val="1"/>
      <w:marLeft w:val="0"/>
      <w:marRight w:val="0"/>
      <w:marTop w:val="0"/>
      <w:marBottom w:val="0"/>
      <w:divBdr>
        <w:top w:val="none" w:sz="0" w:space="0" w:color="auto"/>
        <w:left w:val="none" w:sz="0" w:space="0" w:color="auto"/>
        <w:bottom w:val="none" w:sz="0" w:space="0" w:color="auto"/>
        <w:right w:val="none" w:sz="0" w:space="0" w:color="auto"/>
      </w:divBdr>
    </w:div>
    <w:div w:id="1639143091">
      <w:bodyDiv w:val="1"/>
      <w:marLeft w:val="0"/>
      <w:marRight w:val="0"/>
      <w:marTop w:val="0"/>
      <w:marBottom w:val="0"/>
      <w:divBdr>
        <w:top w:val="none" w:sz="0" w:space="0" w:color="auto"/>
        <w:left w:val="none" w:sz="0" w:space="0" w:color="auto"/>
        <w:bottom w:val="none" w:sz="0" w:space="0" w:color="auto"/>
        <w:right w:val="none" w:sz="0" w:space="0" w:color="auto"/>
      </w:divBdr>
    </w:div>
    <w:div w:id="1639263813">
      <w:bodyDiv w:val="1"/>
      <w:marLeft w:val="0"/>
      <w:marRight w:val="0"/>
      <w:marTop w:val="0"/>
      <w:marBottom w:val="0"/>
      <w:divBdr>
        <w:top w:val="none" w:sz="0" w:space="0" w:color="auto"/>
        <w:left w:val="none" w:sz="0" w:space="0" w:color="auto"/>
        <w:bottom w:val="none" w:sz="0" w:space="0" w:color="auto"/>
        <w:right w:val="none" w:sz="0" w:space="0" w:color="auto"/>
      </w:divBdr>
    </w:div>
    <w:div w:id="1639455461">
      <w:bodyDiv w:val="1"/>
      <w:marLeft w:val="0"/>
      <w:marRight w:val="0"/>
      <w:marTop w:val="0"/>
      <w:marBottom w:val="0"/>
      <w:divBdr>
        <w:top w:val="none" w:sz="0" w:space="0" w:color="auto"/>
        <w:left w:val="none" w:sz="0" w:space="0" w:color="auto"/>
        <w:bottom w:val="none" w:sz="0" w:space="0" w:color="auto"/>
        <w:right w:val="none" w:sz="0" w:space="0" w:color="auto"/>
      </w:divBdr>
    </w:div>
    <w:div w:id="1639724129">
      <w:bodyDiv w:val="1"/>
      <w:marLeft w:val="0"/>
      <w:marRight w:val="0"/>
      <w:marTop w:val="0"/>
      <w:marBottom w:val="0"/>
      <w:divBdr>
        <w:top w:val="none" w:sz="0" w:space="0" w:color="auto"/>
        <w:left w:val="none" w:sz="0" w:space="0" w:color="auto"/>
        <w:bottom w:val="none" w:sz="0" w:space="0" w:color="auto"/>
        <w:right w:val="none" w:sz="0" w:space="0" w:color="auto"/>
      </w:divBdr>
    </w:div>
    <w:div w:id="1640068073">
      <w:bodyDiv w:val="1"/>
      <w:marLeft w:val="0"/>
      <w:marRight w:val="0"/>
      <w:marTop w:val="0"/>
      <w:marBottom w:val="0"/>
      <w:divBdr>
        <w:top w:val="none" w:sz="0" w:space="0" w:color="auto"/>
        <w:left w:val="none" w:sz="0" w:space="0" w:color="auto"/>
        <w:bottom w:val="none" w:sz="0" w:space="0" w:color="auto"/>
        <w:right w:val="none" w:sz="0" w:space="0" w:color="auto"/>
      </w:divBdr>
    </w:div>
    <w:div w:id="1640307494">
      <w:bodyDiv w:val="1"/>
      <w:marLeft w:val="0"/>
      <w:marRight w:val="0"/>
      <w:marTop w:val="0"/>
      <w:marBottom w:val="0"/>
      <w:divBdr>
        <w:top w:val="none" w:sz="0" w:space="0" w:color="auto"/>
        <w:left w:val="none" w:sz="0" w:space="0" w:color="auto"/>
        <w:bottom w:val="none" w:sz="0" w:space="0" w:color="auto"/>
        <w:right w:val="none" w:sz="0" w:space="0" w:color="auto"/>
      </w:divBdr>
    </w:div>
    <w:div w:id="1640459042">
      <w:bodyDiv w:val="1"/>
      <w:marLeft w:val="0"/>
      <w:marRight w:val="0"/>
      <w:marTop w:val="0"/>
      <w:marBottom w:val="0"/>
      <w:divBdr>
        <w:top w:val="none" w:sz="0" w:space="0" w:color="auto"/>
        <w:left w:val="none" w:sz="0" w:space="0" w:color="auto"/>
        <w:bottom w:val="none" w:sz="0" w:space="0" w:color="auto"/>
        <w:right w:val="none" w:sz="0" w:space="0" w:color="auto"/>
      </w:divBdr>
    </w:div>
    <w:div w:id="1640644727">
      <w:bodyDiv w:val="1"/>
      <w:marLeft w:val="0"/>
      <w:marRight w:val="0"/>
      <w:marTop w:val="0"/>
      <w:marBottom w:val="0"/>
      <w:divBdr>
        <w:top w:val="none" w:sz="0" w:space="0" w:color="auto"/>
        <w:left w:val="none" w:sz="0" w:space="0" w:color="auto"/>
        <w:bottom w:val="none" w:sz="0" w:space="0" w:color="auto"/>
        <w:right w:val="none" w:sz="0" w:space="0" w:color="auto"/>
      </w:divBdr>
    </w:div>
    <w:div w:id="1640649821">
      <w:bodyDiv w:val="1"/>
      <w:marLeft w:val="0"/>
      <w:marRight w:val="0"/>
      <w:marTop w:val="0"/>
      <w:marBottom w:val="0"/>
      <w:divBdr>
        <w:top w:val="none" w:sz="0" w:space="0" w:color="auto"/>
        <w:left w:val="none" w:sz="0" w:space="0" w:color="auto"/>
        <w:bottom w:val="none" w:sz="0" w:space="0" w:color="auto"/>
        <w:right w:val="none" w:sz="0" w:space="0" w:color="auto"/>
      </w:divBdr>
    </w:div>
    <w:div w:id="1640763652">
      <w:bodyDiv w:val="1"/>
      <w:marLeft w:val="0"/>
      <w:marRight w:val="0"/>
      <w:marTop w:val="0"/>
      <w:marBottom w:val="0"/>
      <w:divBdr>
        <w:top w:val="none" w:sz="0" w:space="0" w:color="auto"/>
        <w:left w:val="none" w:sz="0" w:space="0" w:color="auto"/>
        <w:bottom w:val="none" w:sz="0" w:space="0" w:color="auto"/>
        <w:right w:val="none" w:sz="0" w:space="0" w:color="auto"/>
      </w:divBdr>
    </w:div>
    <w:div w:id="1640921504">
      <w:bodyDiv w:val="1"/>
      <w:marLeft w:val="0"/>
      <w:marRight w:val="0"/>
      <w:marTop w:val="0"/>
      <w:marBottom w:val="0"/>
      <w:divBdr>
        <w:top w:val="none" w:sz="0" w:space="0" w:color="auto"/>
        <w:left w:val="none" w:sz="0" w:space="0" w:color="auto"/>
        <w:bottom w:val="none" w:sz="0" w:space="0" w:color="auto"/>
        <w:right w:val="none" w:sz="0" w:space="0" w:color="auto"/>
      </w:divBdr>
    </w:div>
    <w:div w:id="1641112041">
      <w:bodyDiv w:val="1"/>
      <w:marLeft w:val="0"/>
      <w:marRight w:val="0"/>
      <w:marTop w:val="0"/>
      <w:marBottom w:val="0"/>
      <w:divBdr>
        <w:top w:val="none" w:sz="0" w:space="0" w:color="auto"/>
        <w:left w:val="none" w:sz="0" w:space="0" w:color="auto"/>
        <w:bottom w:val="none" w:sz="0" w:space="0" w:color="auto"/>
        <w:right w:val="none" w:sz="0" w:space="0" w:color="auto"/>
      </w:divBdr>
    </w:div>
    <w:div w:id="1641303983">
      <w:bodyDiv w:val="1"/>
      <w:marLeft w:val="0"/>
      <w:marRight w:val="0"/>
      <w:marTop w:val="0"/>
      <w:marBottom w:val="0"/>
      <w:divBdr>
        <w:top w:val="none" w:sz="0" w:space="0" w:color="auto"/>
        <w:left w:val="none" w:sz="0" w:space="0" w:color="auto"/>
        <w:bottom w:val="none" w:sz="0" w:space="0" w:color="auto"/>
        <w:right w:val="none" w:sz="0" w:space="0" w:color="auto"/>
      </w:divBdr>
    </w:div>
    <w:div w:id="1641416985">
      <w:bodyDiv w:val="1"/>
      <w:marLeft w:val="0"/>
      <w:marRight w:val="0"/>
      <w:marTop w:val="0"/>
      <w:marBottom w:val="0"/>
      <w:divBdr>
        <w:top w:val="none" w:sz="0" w:space="0" w:color="auto"/>
        <w:left w:val="none" w:sz="0" w:space="0" w:color="auto"/>
        <w:bottom w:val="none" w:sz="0" w:space="0" w:color="auto"/>
        <w:right w:val="none" w:sz="0" w:space="0" w:color="auto"/>
      </w:divBdr>
    </w:div>
    <w:div w:id="1641422482">
      <w:bodyDiv w:val="1"/>
      <w:marLeft w:val="0"/>
      <w:marRight w:val="0"/>
      <w:marTop w:val="0"/>
      <w:marBottom w:val="0"/>
      <w:divBdr>
        <w:top w:val="none" w:sz="0" w:space="0" w:color="auto"/>
        <w:left w:val="none" w:sz="0" w:space="0" w:color="auto"/>
        <w:bottom w:val="none" w:sz="0" w:space="0" w:color="auto"/>
        <w:right w:val="none" w:sz="0" w:space="0" w:color="auto"/>
      </w:divBdr>
    </w:div>
    <w:div w:id="1641643837">
      <w:bodyDiv w:val="1"/>
      <w:marLeft w:val="0"/>
      <w:marRight w:val="0"/>
      <w:marTop w:val="0"/>
      <w:marBottom w:val="0"/>
      <w:divBdr>
        <w:top w:val="none" w:sz="0" w:space="0" w:color="auto"/>
        <w:left w:val="none" w:sz="0" w:space="0" w:color="auto"/>
        <w:bottom w:val="none" w:sz="0" w:space="0" w:color="auto"/>
        <w:right w:val="none" w:sz="0" w:space="0" w:color="auto"/>
      </w:divBdr>
    </w:div>
    <w:div w:id="1641688510">
      <w:bodyDiv w:val="1"/>
      <w:marLeft w:val="0"/>
      <w:marRight w:val="0"/>
      <w:marTop w:val="0"/>
      <w:marBottom w:val="0"/>
      <w:divBdr>
        <w:top w:val="none" w:sz="0" w:space="0" w:color="auto"/>
        <w:left w:val="none" w:sz="0" w:space="0" w:color="auto"/>
        <w:bottom w:val="none" w:sz="0" w:space="0" w:color="auto"/>
        <w:right w:val="none" w:sz="0" w:space="0" w:color="auto"/>
      </w:divBdr>
    </w:div>
    <w:div w:id="1642080600">
      <w:bodyDiv w:val="1"/>
      <w:marLeft w:val="0"/>
      <w:marRight w:val="0"/>
      <w:marTop w:val="0"/>
      <w:marBottom w:val="0"/>
      <w:divBdr>
        <w:top w:val="none" w:sz="0" w:space="0" w:color="auto"/>
        <w:left w:val="none" w:sz="0" w:space="0" w:color="auto"/>
        <w:bottom w:val="none" w:sz="0" w:space="0" w:color="auto"/>
        <w:right w:val="none" w:sz="0" w:space="0" w:color="auto"/>
      </w:divBdr>
    </w:div>
    <w:div w:id="1642534416">
      <w:bodyDiv w:val="1"/>
      <w:marLeft w:val="0"/>
      <w:marRight w:val="0"/>
      <w:marTop w:val="0"/>
      <w:marBottom w:val="0"/>
      <w:divBdr>
        <w:top w:val="none" w:sz="0" w:space="0" w:color="auto"/>
        <w:left w:val="none" w:sz="0" w:space="0" w:color="auto"/>
        <w:bottom w:val="none" w:sz="0" w:space="0" w:color="auto"/>
        <w:right w:val="none" w:sz="0" w:space="0" w:color="auto"/>
      </w:divBdr>
    </w:div>
    <w:div w:id="1642879533">
      <w:bodyDiv w:val="1"/>
      <w:marLeft w:val="0"/>
      <w:marRight w:val="0"/>
      <w:marTop w:val="0"/>
      <w:marBottom w:val="0"/>
      <w:divBdr>
        <w:top w:val="none" w:sz="0" w:space="0" w:color="auto"/>
        <w:left w:val="none" w:sz="0" w:space="0" w:color="auto"/>
        <w:bottom w:val="none" w:sz="0" w:space="0" w:color="auto"/>
        <w:right w:val="none" w:sz="0" w:space="0" w:color="auto"/>
      </w:divBdr>
    </w:div>
    <w:div w:id="1642928308">
      <w:bodyDiv w:val="1"/>
      <w:marLeft w:val="0"/>
      <w:marRight w:val="0"/>
      <w:marTop w:val="0"/>
      <w:marBottom w:val="0"/>
      <w:divBdr>
        <w:top w:val="none" w:sz="0" w:space="0" w:color="auto"/>
        <w:left w:val="none" w:sz="0" w:space="0" w:color="auto"/>
        <w:bottom w:val="none" w:sz="0" w:space="0" w:color="auto"/>
        <w:right w:val="none" w:sz="0" w:space="0" w:color="auto"/>
      </w:divBdr>
    </w:div>
    <w:div w:id="1643072503">
      <w:bodyDiv w:val="1"/>
      <w:marLeft w:val="0"/>
      <w:marRight w:val="0"/>
      <w:marTop w:val="0"/>
      <w:marBottom w:val="0"/>
      <w:divBdr>
        <w:top w:val="none" w:sz="0" w:space="0" w:color="auto"/>
        <w:left w:val="none" w:sz="0" w:space="0" w:color="auto"/>
        <w:bottom w:val="none" w:sz="0" w:space="0" w:color="auto"/>
        <w:right w:val="none" w:sz="0" w:space="0" w:color="auto"/>
      </w:divBdr>
    </w:div>
    <w:div w:id="1643073341">
      <w:bodyDiv w:val="1"/>
      <w:marLeft w:val="0"/>
      <w:marRight w:val="0"/>
      <w:marTop w:val="0"/>
      <w:marBottom w:val="0"/>
      <w:divBdr>
        <w:top w:val="none" w:sz="0" w:space="0" w:color="auto"/>
        <w:left w:val="none" w:sz="0" w:space="0" w:color="auto"/>
        <w:bottom w:val="none" w:sz="0" w:space="0" w:color="auto"/>
        <w:right w:val="none" w:sz="0" w:space="0" w:color="auto"/>
      </w:divBdr>
    </w:div>
    <w:div w:id="1643193017">
      <w:bodyDiv w:val="1"/>
      <w:marLeft w:val="0"/>
      <w:marRight w:val="0"/>
      <w:marTop w:val="0"/>
      <w:marBottom w:val="0"/>
      <w:divBdr>
        <w:top w:val="none" w:sz="0" w:space="0" w:color="auto"/>
        <w:left w:val="none" w:sz="0" w:space="0" w:color="auto"/>
        <w:bottom w:val="none" w:sz="0" w:space="0" w:color="auto"/>
        <w:right w:val="none" w:sz="0" w:space="0" w:color="auto"/>
      </w:divBdr>
    </w:div>
    <w:div w:id="1643267958">
      <w:bodyDiv w:val="1"/>
      <w:marLeft w:val="0"/>
      <w:marRight w:val="0"/>
      <w:marTop w:val="0"/>
      <w:marBottom w:val="0"/>
      <w:divBdr>
        <w:top w:val="none" w:sz="0" w:space="0" w:color="auto"/>
        <w:left w:val="none" w:sz="0" w:space="0" w:color="auto"/>
        <w:bottom w:val="none" w:sz="0" w:space="0" w:color="auto"/>
        <w:right w:val="none" w:sz="0" w:space="0" w:color="auto"/>
      </w:divBdr>
    </w:div>
    <w:div w:id="1643315921">
      <w:bodyDiv w:val="1"/>
      <w:marLeft w:val="0"/>
      <w:marRight w:val="0"/>
      <w:marTop w:val="0"/>
      <w:marBottom w:val="0"/>
      <w:divBdr>
        <w:top w:val="none" w:sz="0" w:space="0" w:color="auto"/>
        <w:left w:val="none" w:sz="0" w:space="0" w:color="auto"/>
        <w:bottom w:val="none" w:sz="0" w:space="0" w:color="auto"/>
        <w:right w:val="none" w:sz="0" w:space="0" w:color="auto"/>
      </w:divBdr>
    </w:div>
    <w:div w:id="1643341258">
      <w:bodyDiv w:val="1"/>
      <w:marLeft w:val="0"/>
      <w:marRight w:val="0"/>
      <w:marTop w:val="0"/>
      <w:marBottom w:val="0"/>
      <w:divBdr>
        <w:top w:val="none" w:sz="0" w:space="0" w:color="auto"/>
        <w:left w:val="none" w:sz="0" w:space="0" w:color="auto"/>
        <w:bottom w:val="none" w:sz="0" w:space="0" w:color="auto"/>
        <w:right w:val="none" w:sz="0" w:space="0" w:color="auto"/>
      </w:divBdr>
    </w:div>
    <w:div w:id="1643535842">
      <w:bodyDiv w:val="1"/>
      <w:marLeft w:val="0"/>
      <w:marRight w:val="0"/>
      <w:marTop w:val="0"/>
      <w:marBottom w:val="0"/>
      <w:divBdr>
        <w:top w:val="none" w:sz="0" w:space="0" w:color="auto"/>
        <w:left w:val="none" w:sz="0" w:space="0" w:color="auto"/>
        <w:bottom w:val="none" w:sz="0" w:space="0" w:color="auto"/>
        <w:right w:val="none" w:sz="0" w:space="0" w:color="auto"/>
      </w:divBdr>
    </w:div>
    <w:div w:id="1643582430">
      <w:bodyDiv w:val="1"/>
      <w:marLeft w:val="0"/>
      <w:marRight w:val="0"/>
      <w:marTop w:val="0"/>
      <w:marBottom w:val="0"/>
      <w:divBdr>
        <w:top w:val="none" w:sz="0" w:space="0" w:color="auto"/>
        <w:left w:val="none" w:sz="0" w:space="0" w:color="auto"/>
        <w:bottom w:val="none" w:sz="0" w:space="0" w:color="auto"/>
        <w:right w:val="none" w:sz="0" w:space="0" w:color="auto"/>
      </w:divBdr>
    </w:div>
    <w:div w:id="1643657171">
      <w:bodyDiv w:val="1"/>
      <w:marLeft w:val="0"/>
      <w:marRight w:val="0"/>
      <w:marTop w:val="0"/>
      <w:marBottom w:val="0"/>
      <w:divBdr>
        <w:top w:val="none" w:sz="0" w:space="0" w:color="auto"/>
        <w:left w:val="none" w:sz="0" w:space="0" w:color="auto"/>
        <w:bottom w:val="none" w:sz="0" w:space="0" w:color="auto"/>
        <w:right w:val="none" w:sz="0" w:space="0" w:color="auto"/>
      </w:divBdr>
    </w:div>
    <w:div w:id="1643924701">
      <w:bodyDiv w:val="1"/>
      <w:marLeft w:val="0"/>
      <w:marRight w:val="0"/>
      <w:marTop w:val="0"/>
      <w:marBottom w:val="0"/>
      <w:divBdr>
        <w:top w:val="none" w:sz="0" w:space="0" w:color="auto"/>
        <w:left w:val="none" w:sz="0" w:space="0" w:color="auto"/>
        <w:bottom w:val="none" w:sz="0" w:space="0" w:color="auto"/>
        <w:right w:val="none" w:sz="0" w:space="0" w:color="auto"/>
      </w:divBdr>
    </w:div>
    <w:div w:id="1644233206">
      <w:bodyDiv w:val="1"/>
      <w:marLeft w:val="0"/>
      <w:marRight w:val="0"/>
      <w:marTop w:val="0"/>
      <w:marBottom w:val="0"/>
      <w:divBdr>
        <w:top w:val="none" w:sz="0" w:space="0" w:color="auto"/>
        <w:left w:val="none" w:sz="0" w:space="0" w:color="auto"/>
        <w:bottom w:val="none" w:sz="0" w:space="0" w:color="auto"/>
        <w:right w:val="none" w:sz="0" w:space="0" w:color="auto"/>
      </w:divBdr>
    </w:div>
    <w:div w:id="1644650516">
      <w:bodyDiv w:val="1"/>
      <w:marLeft w:val="0"/>
      <w:marRight w:val="0"/>
      <w:marTop w:val="0"/>
      <w:marBottom w:val="0"/>
      <w:divBdr>
        <w:top w:val="none" w:sz="0" w:space="0" w:color="auto"/>
        <w:left w:val="none" w:sz="0" w:space="0" w:color="auto"/>
        <w:bottom w:val="none" w:sz="0" w:space="0" w:color="auto"/>
        <w:right w:val="none" w:sz="0" w:space="0" w:color="auto"/>
      </w:divBdr>
    </w:div>
    <w:div w:id="1644654503">
      <w:bodyDiv w:val="1"/>
      <w:marLeft w:val="0"/>
      <w:marRight w:val="0"/>
      <w:marTop w:val="0"/>
      <w:marBottom w:val="0"/>
      <w:divBdr>
        <w:top w:val="none" w:sz="0" w:space="0" w:color="auto"/>
        <w:left w:val="none" w:sz="0" w:space="0" w:color="auto"/>
        <w:bottom w:val="none" w:sz="0" w:space="0" w:color="auto"/>
        <w:right w:val="none" w:sz="0" w:space="0" w:color="auto"/>
      </w:divBdr>
    </w:div>
    <w:div w:id="1645232518">
      <w:bodyDiv w:val="1"/>
      <w:marLeft w:val="0"/>
      <w:marRight w:val="0"/>
      <w:marTop w:val="0"/>
      <w:marBottom w:val="0"/>
      <w:divBdr>
        <w:top w:val="none" w:sz="0" w:space="0" w:color="auto"/>
        <w:left w:val="none" w:sz="0" w:space="0" w:color="auto"/>
        <w:bottom w:val="none" w:sz="0" w:space="0" w:color="auto"/>
        <w:right w:val="none" w:sz="0" w:space="0" w:color="auto"/>
      </w:divBdr>
    </w:div>
    <w:div w:id="1645507914">
      <w:bodyDiv w:val="1"/>
      <w:marLeft w:val="0"/>
      <w:marRight w:val="0"/>
      <w:marTop w:val="0"/>
      <w:marBottom w:val="0"/>
      <w:divBdr>
        <w:top w:val="none" w:sz="0" w:space="0" w:color="auto"/>
        <w:left w:val="none" w:sz="0" w:space="0" w:color="auto"/>
        <w:bottom w:val="none" w:sz="0" w:space="0" w:color="auto"/>
        <w:right w:val="none" w:sz="0" w:space="0" w:color="auto"/>
      </w:divBdr>
    </w:div>
    <w:div w:id="1645701910">
      <w:bodyDiv w:val="1"/>
      <w:marLeft w:val="0"/>
      <w:marRight w:val="0"/>
      <w:marTop w:val="0"/>
      <w:marBottom w:val="0"/>
      <w:divBdr>
        <w:top w:val="none" w:sz="0" w:space="0" w:color="auto"/>
        <w:left w:val="none" w:sz="0" w:space="0" w:color="auto"/>
        <w:bottom w:val="none" w:sz="0" w:space="0" w:color="auto"/>
        <w:right w:val="none" w:sz="0" w:space="0" w:color="auto"/>
      </w:divBdr>
    </w:div>
    <w:div w:id="1645812585">
      <w:bodyDiv w:val="1"/>
      <w:marLeft w:val="0"/>
      <w:marRight w:val="0"/>
      <w:marTop w:val="0"/>
      <w:marBottom w:val="0"/>
      <w:divBdr>
        <w:top w:val="none" w:sz="0" w:space="0" w:color="auto"/>
        <w:left w:val="none" w:sz="0" w:space="0" w:color="auto"/>
        <w:bottom w:val="none" w:sz="0" w:space="0" w:color="auto"/>
        <w:right w:val="none" w:sz="0" w:space="0" w:color="auto"/>
      </w:divBdr>
    </w:div>
    <w:div w:id="1645813482">
      <w:bodyDiv w:val="1"/>
      <w:marLeft w:val="0"/>
      <w:marRight w:val="0"/>
      <w:marTop w:val="0"/>
      <w:marBottom w:val="0"/>
      <w:divBdr>
        <w:top w:val="none" w:sz="0" w:space="0" w:color="auto"/>
        <w:left w:val="none" w:sz="0" w:space="0" w:color="auto"/>
        <w:bottom w:val="none" w:sz="0" w:space="0" w:color="auto"/>
        <w:right w:val="none" w:sz="0" w:space="0" w:color="auto"/>
      </w:divBdr>
    </w:div>
    <w:div w:id="1646738633">
      <w:bodyDiv w:val="1"/>
      <w:marLeft w:val="0"/>
      <w:marRight w:val="0"/>
      <w:marTop w:val="0"/>
      <w:marBottom w:val="0"/>
      <w:divBdr>
        <w:top w:val="none" w:sz="0" w:space="0" w:color="auto"/>
        <w:left w:val="none" w:sz="0" w:space="0" w:color="auto"/>
        <w:bottom w:val="none" w:sz="0" w:space="0" w:color="auto"/>
        <w:right w:val="none" w:sz="0" w:space="0" w:color="auto"/>
      </w:divBdr>
    </w:div>
    <w:div w:id="1646859529">
      <w:bodyDiv w:val="1"/>
      <w:marLeft w:val="0"/>
      <w:marRight w:val="0"/>
      <w:marTop w:val="0"/>
      <w:marBottom w:val="0"/>
      <w:divBdr>
        <w:top w:val="none" w:sz="0" w:space="0" w:color="auto"/>
        <w:left w:val="none" w:sz="0" w:space="0" w:color="auto"/>
        <w:bottom w:val="none" w:sz="0" w:space="0" w:color="auto"/>
        <w:right w:val="none" w:sz="0" w:space="0" w:color="auto"/>
      </w:divBdr>
    </w:div>
    <w:div w:id="1647124670">
      <w:bodyDiv w:val="1"/>
      <w:marLeft w:val="0"/>
      <w:marRight w:val="0"/>
      <w:marTop w:val="0"/>
      <w:marBottom w:val="0"/>
      <w:divBdr>
        <w:top w:val="none" w:sz="0" w:space="0" w:color="auto"/>
        <w:left w:val="none" w:sz="0" w:space="0" w:color="auto"/>
        <w:bottom w:val="none" w:sz="0" w:space="0" w:color="auto"/>
        <w:right w:val="none" w:sz="0" w:space="0" w:color="auto"/>
      </w:divBdr>
    </w:div>
    <w:div w:id="1647203463">
      <w:bodyDiv w:val="1"/>
      <w:marLeft w:val="0"/>
      <w:marRight w:val="0"/>
      <w:marTop w:val="0"/>
      <w:marBottom w:val="0"/>
      <w:divBdr>
        <w:top w:val="none" w:sz="0" w:space="0" w:color="auto"/>
        <w:left w:val="none" w:sz="0" w:space="0" w:color="auto"/>
        <w:bottom w:val="none" w:sz="0" w:space="0" w:color="auto"/>
        <w:right w:val="none" w:sz="0" w:space="0" w:color="auto"/>
      </w:divBdr>
    </w:div>
    <w:div w:id="1647733717">
      <w:bodyDiv w:val="1"/>
      <w:marLeft w:val="0"/>
      <w:marRight w:val="0"/>
      <w:marTop w:val="0"/>
      <w:marBottom w:val="0"/>
      <w:divBdr>
        <w:top w:val="none" w:sz="0" w:space="0" w:color="auto"/>
        <w:left w:val="none" w:sz="0" w:space="0" w:color="auto"/>
        <w:bottom w:val="none" w:sz="0" w:space="0" w:color="auto"/>
        <w:right w:val="none" w:sz="0" w:space="0" w:color="auto"/>
      </w:divBdr>
    </w:div>
    <w:div w:id="1647785112">
      <w:bodyDiv w:val="1"/>
      <w:marLeft w:val="0"/>
      <w:marRight w:val="0"/>
      <w:marTop w:val="0"/>
      <w:marBottom w:val="0"/>
      <w:divBdr>
        <w:top w:val="none" w:sz="0" w:space="0" w:color="auto"/>
        <w:left w:val="none" w:sz="0" w:space="0" w:color="auto"/>
        <w:bottom w:val="none" w:sz="0" w:space="0" w:color="auto"/>
        <w:right w:val="none" w:sz="0" w:space="0" w:color="auto"/>
      </w:divBdr>
    </w:div>
    <w:div w:id="1648125629">
      <w:bodyDiv w:val="1"/>
      <w:marLeft w:val="0"/>
      <w:marRight w:val="0"/>
      <w:marTop w:val="0"/>
      <w:marBottom w:val="0"/>
      <w:divBdr>
        <w:top w:val="none" w:sz="0" w:space="0" w:color="auto"/>
        <w:left w:val="none" w:sz="0" w:space="0" w:color="auto"/>
        <w:bottom w:val="none" w:sz="0" w:space="0" w:color="auto"/>
        <w:right w:val="none" w:sz="0" w:space="0" w:color="auto"/>
      </w:divBdr>
    </w:div>
    <w:div w:id="1648320560">
      <w:bodyDiv w:val="1"/>
      <w:marLeft w:val="0"/>
      <w:marRight w:val="0"/>
      <w:marTop w:val="0"/>
      <w:marBottom w:val="0"/>
      <w:divBdr>
        <w:top w:val="none" w:sz="0" w:space="0" w:color="auto"/>
        <w:left w:val="none" w:sz="0" w:space="0" w:color="auto"/>
        <w:bottom w:val="none" w:sz="0" w:space="0" w:color="auto"/>
        <w:right w:val="none" w:sz="0" w:space="0" w:color="auto"/>
      </w:divBdr>
    </w:div>
    <w:div w:id="1648702533">
      <w:bodyDiv w:val="1"/>
      <w:marLeft w:val="0"/>
      <w:marRight w:val="0"/>
      <w:marTop w:val="0"/>
      <w:marBottom w:val="0"/>
      <w:divBdr>
        <w:top w:val="none" w:sz="0" w:space="0" w:color="auto"/>
        <w:left w:val="none" w:sz="0" w:space="0" w:color="auto"/>
        <w:bottom w:val="none" w:sz="0" w:space="0" w:color="auto"/>
        <w:right w:val="none" w:sz="0" w:space="0" w:color="auto"/>
      </w:divBdr>
    </w:div>
    <w:div w:id="1648779720">
      <w:bodyDiv w:val="1"/>
      <w:marLeft w:val="0"/>
      <w:marRight w:val="0"/>
      <w:marTop w:val="0"/>
      <w:marBottom w:val="0"/>
      <w:divBdr>
        <w:top w:val="none" w:sz="0" w:space="0" w:color="auto"/>
        <w:left w:val="none" w:sz="0" w:space="0" w:color="auto"/>
        <w:bottom w:val="none" w:sz="0" w:space="0" w:color="auto"/>
        <w:right w:val="none" w:sz="0" w:space="0" w:color="auto"/>
      </w:divBdr>
    </w:div>
    <w:div w:id="1648781424">
      <w:bodyDiv w:val="1"/>
      <w:marLeft w:val="0"/>
      <w:marRight w:val="0"/>
      <w:marTop w:val="0"/>
      <w:marBottom w:val="0"/>
      <w:divBdr>
        <w:top w:val="none" w:sz="0" w:space="0" w:color="auto"/>
        <w:left w:val="none" w:sz="0" w:space="0" w:color="auto"/>
        <w:bottom w:val="none" w:sz="0" w:space="0" w:color="auto"/>
        <w:right w:val="none" w:sz="0" w:space="0" w:color="auto"/>
      </w:divBdr>
    </w:div>
    <w:div w:id="1648902087">
      <w:bodyDiv w:val="1"/>
      <w:marLeft w:val="0"/>
      <w:marRight w:val="0"/>
      <w:marTop w:val="0"/>
      <w:marBottom w:val="0"/>
      <w:divBdr>
        <w:top w:val="none" w:sz="0" w:space="0" w:color="auto"/>
        <w:left w:val="none" w:sz="0" w:space="0" w:color="auto"/>
        <w:bottom w:val="none" w:sz="0" w:space="0" w:color="auto"/>
        <w:right w:val="none" w:sz="0" w:space="0" w:color="auto"/>
      </w:divBdr>
    </w:div>
    <w:div w:id="1648968914">
      <w:bodyDiv w:val="1"/>
      <w:marLeft w:val="0"/>
      <w:marRight w:val="0"/>
      <w:marTop w:val="0"/>
      <w:marBottom w:val="0"/>
      <w:divBdr>
        <w:top w:val="none" w:sz="0" w:space="0" w:color="auto"/>
        <w:left w:val="none" w:sz="0" w:space="0" w:color="auto"/>
        <w:bottom w:val="none" w:sz="0" w:space="0" w:color="auto"/>
        <w:right w:val="none" w:sz="0" w:space="0" w:color="auto"/>
      </w:divBdr>
    </w:div>
    <w:div w:id="1648972393">
      <w:bodyDiv w:val="1"/>
      <w:marLeft w:val="0"/>
      <w:marRight w:val="0"/>
      <w:marTop w:val="0"/>
      <w:marBottom w:val="0"/>
      <w:divBdr>
        <w:top w:val="none" w:sz="0" w:space="0" w:color="auto"/>
        <w:left w:val="none" w:sz="0" w:space="0" w:color="auto"/>
        <w:bottom w:val="none" w:sz="0" w:space="0" w:color="auto"/>
        <w:right w:val="none" w:sz="0" w:space="0" w:color="auto"/>
      </w:divBdr>
    </w:div>
    <w:div w:id="1649089759">
      <w:bodyDiv w:val="1"/>
      <w:marLeft w:val="0"/>
      <w:marRight w:val="0"/>
      <w:marTop w:val="0"/>
      <w:marBottom w:val="0"/>
      <w:divBdr>
        <w:top w:val="none" w:sz="0" w:space="0" w:color="auto"/>
        <w:left w:val="none" w:sz="0" w:space="0" w:color="auto"/>
        <w:bottom w:val="none" w:sz="0" w:space="0" w:color="auto"/>
        <w:right w:val="none" w:sz="0" w:space="0" w:color="auto"/>
      </w:divBdr>
    </w:div>
    <w:div w:id="1649093738">
      <w:bodyDiv w:val="1"/>
      <w:marLeft w:val="0"/>
      <w:marRight w:val="0"/>
      <w:marTop w:val="0"/>
      <w:marBottom w:val="0"/>
      <w:divBdr>
        <w:top w:val="none" w:sz="0" w:space="0" w:color="auto"/>
        <w:left w:val="none" w:sz="0" w:space="0" w:color="auto"/>
        <w:bottom w:val="none" w:sz="0" w:space="0" w:color="auto"/>
        <w:right w:val="none" w:sz="0" w:space="0" w:color="auto"/>
      </w:divBdr>
    </w:div>
    <w:div w:id="1649549832">
      <w:bodyDiv w:val="1"/>
      <w:marLeft w:val="0"/>
      <w:marRight w:val="0"/>
      <w:marTop w:val="0"/>
      <w:marBottom w:val="0"/>
      <w:divBdr>
        <w:top w:val="none" w:sz="0" w:space="0" w:color="auto"/>
        <w:left w:val="none" w:sz="0" w:space="0" w:color="auto"/>
        <w:bottom w:val="none" w:sz="0" w:space="0" w:color="auto"/>
        <w:right w:val="none" w:sz="0" w:space="0" w:color="auto"/>
      </w:divBdr>
    </w:div>
    <w:div w:id="1649741805">
      <w:bodyDiv w:val="1"/>
      <w:marLeft w:val="0"/>
      <w:marRight w:val="0"/>
      <w:marTop w:val="0"/>
      <w:marBottom w:val="0"/>
      <w:divBdr>
        <w:top w:val="none" w:sz="0" w:space="0" w:color="auto"/>
        <w:left w:val="none" w:sz="0" w:space="0" w:color="auto"/>
        <w:bottom w:val="none" w:sz="0" w:space="0" w:color="auto"/>
        <w:right w:val="none" w:sz="0" w:space="0" w:color="auto"/>
      </w:divBdr>
    </w:div>
    <w:div w:id="1649895787">
      <w:bodyDiv w:val="1"/>
      <w:marLeft w:val="0"/>
      <w:marRight w:val="0"/>
      <w:marTop w:val="0"/>
      <w:marBottom w:val="0"/>
      <w:divBdr>
        <w:top w:val="none" w:sz="0" w:space="0" w:color="auto"/>
        <w:left w:val="none" w:sz="0" w:space="0" w:color="auto"/>
        <w:bottom w:val="none" w:sz="0" w:space="0" w:color="auto"/>
        <w:right w:val="none" w:sz="0" w:space="0" w:color="auto"/>
      </w:divBdr>
    </w:div>
    <w:div w:id="1650086058">
      <w:bodyDiv w:val="1"/>
      <w:marLeft w:val="0"/>
      <w:marRight w:val="0"/>
      <w:marTop w:val="0"/>
      <w:marBottom w:val="0"/>
      <w:divBdr>
        <w:top w:val="none" w:sz="0" w:space="0" w:color="auto"/>
        <w:left w:val="none" w:sz="0" w:space="0" w:color="auto"/>
        <w:bottom w:val="none" w:sz="0" w:space="0" w:color="auto"/>
        <w:right w:val="none" w:sz="0" w:space="0" w:color="auto"/>
      </w:divBdr>
    </w:div>
    <w:div w:id="1650279324">
      <w:bodyDiv w:val="1"/>
      <w:marLeft w:val="0"/>
      <w:marRight w:val="0"/>
      <w:marTop w:val="0"/>
      <w:marBottom w:val="0"/>
      <w:divBdr>
        <w:top w:val="none" w:sz="0" w:space="0" w:color="auto"/>
        <w:left w:val="none" w:sz="0" w:space="0" w:color="auto"/>
        <w:bottom w:val="none" w:sz="0" w:space="0" w:color="auto"/>
        <w:right w:val="none" w:sz="0" w:space="0" w:color="auto"/>
      </w:divBdr>
    </w:div>
    <w:div w:id="1650327920">
      <w:bodyDiv w:val="1"/>
      <w:marLeft w:val="0"/>
      <w:marRight w:val="0"/>
      <w:marTop w:val="0"/>
      <w:marBottom w:val="0"/>
      <w:divBdr>
        <w:top w:val="none" w:sz="0" w:space="0" w:color="auto"/>
        <w:left w:val="none" w:sz="0" w:space="0" w:color="auto"/>
        <w:bottom w:val="none" w:sz="0" w:space="0" w:color="auto"/>
        <w:right w:val="none" w:sz="0" w:space="0" w:color="auto"/>
      </w:divBdr>
    </w:div>
    <w:div w:id="1650401259">
      <w:bodyDiv w:val="1"/>
      <w:marLeft w:val="0"/>
      <w:marRight w:val="0"/>
      <w:marTop w:val="0"/>
      <w:marBottom w:val="0"/>
      <w:divBdr>
        <w:top w:val="none" w:sz="0" w:space="0" w:color="auto"/>
        <w:left w:val="none" w:sz="0" w:space="0" w:color="auto"/>
        <w:bottom w:val="none" w:sz="0" w:space="0" w:color="auto"/>
        <w:right w:val="none" w:sz="0" w:space="0" w:color="auto"/>
      </w:divBdr>
    </w:div>
    <w:div w:id="1650672625">
      <w:bodyDiv w:val="1"/>
      <w:marLeft w:val="0"/>
      <w:marRight w:val="0"/>
      <w:marTop w:val="0"/>
      <w:marBottom w:val="0"/>
      <w:divBdr>
        <w:top w:val="none" w:sz="0" w:space="0" w:color="auto"/>
        <w:left w:val="none" w:sz="0" w:space="0" w:color="auto"/>
        <w:bottom w:val="none" w:sz="0" w:space="0" w:color="auto"/>
        <w:right w:val="none" w:sz="0" w:space="0" w:color="auto"/>
      </w:divBdr>
    </w:div>
    <w:div w:id="1651012164">
      <w:bodyDiv w:val="1"/>
      <w:marLeft w:val="0"/>
      <w:marRight w:val="0"/>
      <w:marTop w:val="0"/>
      <w:marBottom w:val="0"/>
      <w:divBdr>
        <w:top w:val="none" w:sz="0" w:space="0" w:color="auto"/>
        <w:left w:val="none" w:sz="0" w:space="0" w:color="auto"/>
        <w:bottom w:val="none" w:sz="0" w:space="0" w:color="auto"/>
        <w:right w:val="none" w:sz="0" w:space="0" w:color="auto"/>
      </w:divBdr>
    </w:div>
    <w:div w:id="1651013407">
      <w:bodyDiv w:val="1"/>
      <w:marLeft w:val="0"/>
      <w:marRight w:val="0"/>
      <w:marTop w:val="0"/>
      <w:marBottom w:val="0"/>
      <w:divBdr>
        <w:top w:val="none" w:sz="0" w:space="0" w:color="auto"/>
        <w:left w:val="none" w:sz="0" w:space="0" w:color="auto"/>
        <w:bottom w:val="none" w:sz="0" w:space="0" w:color="auto"/>
        <w:right w:val="none" w:sz="0" w:space="0" w:color="auto"/>
      </w:divBdr>
    </w:div>
    <w:div w:id="1651056070">
      <w:bodyDiv w:val="1"/>
      <w:marLeft w:val="0"/>
      <w:marRight w:val="0"/>
      <w:marTop w:val="0"/>
      <w:marBottom w:val="0"/>
      <w:divBdr>
        <w:top w:val="none" w:sz="0" w:space="0" w:color="auto"/>
        <w:left w:val="none" w:sz="0" w:space="0" w:color="auto"/>
        <w:bottom w:val="none" w:sz="0" w:space="0" w:color="auto"/>
        <w:right w:val="none" w:sz="0" w:space="0" w:color="auto"/>
      </w:divBdr>
    </w:div>
    <w:div w:id="1651397255">
      <w:bodyDiv w:val="1"/>
      <w:marLeft w:val="0"/>
      <w:marRight w:val="0"/>
      <w:marTop w:val="0"/>
      <w:marBottom w:val="0"/>
      <w:divBdr>
        <w:top w:val="none" w:sz="0" w:space="0" w:color="auto"/>
        <w:left w:val="none" w:sz="0" w:space="0" w:color="auto"/>
        <w:bottom w:val="none" w:sz="0" w:space="0" w:color="auto"/>
        <w:right w:val="none" w:sz="0" w:space="0" w:color="auto"/>
      </w:divBdr>
    </w:div>
    <w:div w:id="1651446667">
      <w:bodyDiv w:val="1"/>
      <w:marLeft w:val="0"/>
      <w:marRight w:val="0"/>
      <w:marTop w:val="0"/>
      <w:marBottom w:val="0"/>
      <w:divBdr>
        <w:top w:val="none" w:sz="0" w:space="0" w:color="auto"/>
        <w:left w:val="none" w:sz="0" w:space="0" w:color="auto"/>
        <w:bottom w:val="none" w:sz="0" w:space="0" w:color="auto"/>
        <w:right w:val="none" w:sz="0" w:space="0" w:color="auto"/>
      </w:divBdr>
    </w:div>
    <w:div w:id="1651519844">
      <w:bodyDiv w:val="1"/>
      <w:marLeft w:val="0"/>
      <w:marRight w:val="0"/>
      <w:marTop w:val="0"/>
      <w:marBottom w:val="0"/>
      <w:divBdr>
        <w:top w:val="none" w:sz="0" w:space="0" w:color="auto"/>
        <w:left w:val="none" w:sz="0" w:space="0" w:color="auto"/>
        <w:bottom w:val="none" w:sz="0" w:space="0" w:color="auto"/>
        <w:right w:val="none" w:sz="0" w:space="0" w:color="auto"/>
      </w:divBdr>
    </w:div>
    <w:div w:id="1651984594">
      <w:bodyDiv w:val="1"/>
      <w:marLeft w:val="0"/>
      <w:marRight w:val="0"/>
      <w:marTop w:val="0"/>
      <w:marBottom w:val="0"/>
      <w:divBdr>
        <w:top w:val="none" w:sz="0" w:space="0" w:color="auto"/>
        <w:left w:val="none" w:sz="0" w:space="0" w:color="auto"/>
        <w:bottom w:val="none" w:sz="0" w:space="0" w:color="auto"/>
        <w:right w:val="none" w:sz="0" w:space="0" w:color="auto"/>
      </w:divBdr>
    </w:div>
    <w:div w:id="1652516523">
      <w:bodyDiv w:val="1"/>
      <w:marLeft w:val="0"/>
      <w:marRight w:val="0"/>
      <w:marTop w:val="0"/>
      <w:marBottom w:val="0"/>
      <w:divBdr>
        <w:top w:val="none" w:sz="0" w:space="0" w:color="auto"/>
        <w:left w:val="none" w:sz="0" w:space="0" w:color="auto"/>
        <w:bottom w:val="none" w:sz="0" w:space="0" w:color="auto"/>
        <w:right w:val="none" w:sz="0" w:space="0" w:color="auto"/>
      </w:divBdr>
    </w:div>
    <w:div w:id="1652783177">
      <w:bodyDiv w:val="1"/>
      <w:marLeft w:val="0"/>
      <w:marRight w:val="0"/>
      <w:marTop w:val="0"/>
      <w:marBottom w:val="0"/>
      <w:divBdr>
        <w:top w:val="none" w:sz="0" w:space="0" w:color="auto"/>
        <w:left w:val="none" w:sz="0" w:space="0" w:color="auto"/>
        <w:bottom w:val="none" w:sz="0" w:space="0" w:color="auto"/>
        <w:right w:val="none" w:sz="0" w:space="0" w:color="auto"/>
      </w:divBdr>
    </w:div>
    <w:div w:id="1653021921">
      <w:bodyDiv w:val="1"/>
      <w:marLeft w:val="0"/>
      <w:marRight w:val="0"/>
      <w:marTop w:val="0"/>
      <w:marBottom w:val="0"/>
      <w:divBdr>
        <w:top w:val="none" w:sz="0" w:space="0" w:color="auto"/>
        <w:left w:val="none" w:sz="0" w:space="0" w:color="auto"/>
        <w:bottom w:val="none" w:sz="0" w:space="0" w:color="auto"/>
        <w:right w:val="none" w:sz="0" w:space="0" w:color="auto"/>
      </w:divBdr>
    </w:div>
    <w:div w:id="1653096822">
      <w:bodyDiv w:val="1"/>
      <w:marLeft w:val="0"/>
      <w:marRight w:val="0"/>
      <w:marTop w:val="0"/>
      <w:marBottom w:val="0"/>
      <w:divBdr>
        <w:top w:val="none" w:sz="0" w:space="0" w:color="auto"/>
        <w:left w:val="none" w:sz="0" w:space="0" w:color="auto"/>
        <w:bottom w:val="none" w:sz="0" w:space="0" w:color="auto"/>
        <w:right w:val="none" w:sz="0" w:space="0" w:color="auto"/>
      </w:divBdr>
    </w:div>
    <w:div w:id="1653362430">
      <w:bodyDiv w:val="1"/>
      <w:marLeft w:val="0"/>
      <w:marRight w:val="0"/>
      <w:marTop w:val="0"/>
      <w:marBottom w:val="0"/>
      <w:divBdr>
        <w:top w:val="none" w:sz="0" w:space="0" w:color="auto"/>
        <w:left w:val="none" w:sz="0" w:space="0" w:color="auto"/>
        <w:bottom w:val="none" w:sz="0" w:space="0" w:color="auto"/>
        <w:right w:val="none" w:sz="0" w:space="0" w:color="auto"/>
      </w:divBdr>
    </w:div>
    <w:div w:id="1653557377">
      <w:bodyDiv w:val="1"/>
      <w:marLeft w:val="0"/>
      <w:marRight w:val="0"/>
      <w:marTop w:val="0"/>
      <w:marBottom w:val="0"/>
      <w:divBdr>
        <w:top w:val="none" w:sz="0" w:space="0" w:color="auto"/>
        <w:left w:val="none" w:sz="0" w:space="0" w:color="auto"/>
        <w:bottom w:val="none" w:sz="0" w:space="0" w:color="auto"/>
        <w:right w:val="none" w:sz="0" w:space="0" w:color="auto"/>
      </w:divBdr>
    </w:div>
    <w:div w:id="1653756701">
      <w:bodyDiv w:val="1"/>
      <w:marLeft w:val="0"/>
      <w:marRight w:val="0"/>
      <w:marTop w:val="0"/>
      <w:marBottom w:val="0"/>
      <w:divBdr>
        <w:top w:val="none" w:sz="0" w:space="0" w:color="auto"/>
        <w:left w:val="none" w:sz="0" w:space="0" w:color="auto"/>
        <w:bottom w:val="none" w:sz="0" w:space="0" w:color="auto"/>
        <w:right w:val="none" w:sz="0" w:space="0" w:color="auto"/>
      </w:divBdr>
    </w:div>
    <w:div w:id="1653872034">
      <w:bodyDiv w:val="1"/>
      <w:marLeft w:val="0"/>
      <w:marRight w:val="0"/>
      <w:marTop w:val="0"/>
      <w:marBottom w:val="0"/>
      <w:divBdr>
        <w:top w:val="none" w:sz="0" w:space="0" w:color="auto"/>
        <w:left w:val="none" w:sz="0" w:space="0" w:color="auto"/>
        <w:bottom w:val="none" w:sz="0" w:space="0" w:color="auto"/>
        <w:right w:val="none" w:sz="0" w:space="0" w:color="auto"/>
      </w:divBdr>
    </w:div>
    <w:div w:id="1654136164">
      <w:bodyDiv w:val="1"/>
      <w:marLeft w:val="0"/>
      <w:marRight w:val="0"/>
      <w:marTop w:val="0"/>
      <w:marBottom w:val="0"/>
      <w:divBdr>
        <w:top w:val="none" w:sz="0" w:space="0" w:color="auto"/>
        <w:left w:val="none" w:sz="0" w:space="0" w:color="auto"/>
        <w:bottom w:val="none" w:sz="0" w:space="0" w:color="auto"/>
        <w:right w:val="none" w:sz="0" w:space="0" w:color="auto"/>
      </w:divBdr>
    </w:div>
    <w:div w:id="1654218428">
      <w:bodyDiv w:val="1"/>
      <w:marLeft w:val="0"/>
      <w:marRight w:val="0"/>
      <w:marTop w:val="0"/>
      <w:marBottom w:val="0"/>
      <w:divBdr>
        <w:top w:val="none" w:sz="0" w:space="0" w:color="auto"/>
        <w:left w:val="none" w:sz="0" w:space="0" w:color="auto"/>
        <w:bottom w:val="none" w:sz="0" w:space="0" w:color="auto"/>
        <w:right w:val="none" w:sz="0" w:space="0" w:color="auto"/>
      </w:divBdr>
    </w:div>
    <w:div w:id="1654335655">
      <w:bodyDiv w:val="1"/>
      <w:marLeft w:val="0"/>
      <w:marRight w:val="0"/>
      <w:marTop w:val="0"/>
      <w:marBottom w:val="0"/>
      <w:divBdr>
        <w:top w:val="none" w:sz="0" w:space="0" w:color="auto"/>
        <w:left w:val="none" w:sz="0" w:space="0" w:color="auto"/>
        <w:bottom w:val="none" w:sz="0" w:space="0" w:color="auto"/>
        <w:right w:val="none" w:sz="0" w:space="0" w:color="auto"/>
      </w:divBdr>
    </w:div>
    <w:div w:id="1654680809">
      <w:bodyDiv w:val="1"/>
      <w:marLeft w:val="0"/>
      <w:marRight w:val="0"/>
      <w:marTop w:val="0"/>
      <w:marBottom w:val="0"/>
      <w:divBdr>
        <w:top w:val="none" w:sz="0" w:space="0" w:color="auto"/>
        <w:left w:val="none" w:sz="0" w:space="0" w:color="auto"/>
        <w:bottom w:val="none" w:sz="0" w:space="0" w:color="auto"/>
        <w:right w:val="none" w:sz="0" w:space="0" w:color="auto"/>
      </w:divBdr>
    </w:div>
    <w:div w:id="1654868327">
      <w:bodyDiv w:val="1"/>
      <w:marLeft w:val="0"/>
      <w:marRight w:val="0"/>
      <w:marTop w:val="0"/>
      <w:marBottom w:val="0"/>
      <w:divBdr>
        <w:top w:val="none" w:sz="0" w:space="0" w:color="auto"/>
        <w:left w:val="none" w:sz="0" w:space="0" w:color="auto"/>
        <w:bottom w:val="none" w:sz="0" w:space="0" w:color="auto"/>
        <w:right w:val="none" w:sz="0" w:space="0" w:color="auto"/>
      </w:divBdr>
    </w:div>
    <w:div w:id="1655179048">
      <w:bodyDiv w:val="1"/>
      <w:marLeft w:val="0"/>
      <w:marRight w:val="0"/>
      <w:marTop w:val="0"/>
      <w:marBottom w:val="0"/>
      <w:divBdr>
        <w:top w:val="none" w:sz="0" w:space="0" w:color="auto"/>
        <w:left w:val="none" w:sz="0" w:space="0" w:color="auto"/>
        <w:bottom w:val="none" w:sz="0" w:space="0" w:color="auto"/>
        <w:right w:val="none" w:sz="0" w:space="0" w:color="auto"/>
      </w:divBdr>
    </w:div>
    <w:div w:id="1655256168">
      <w:bodyDiv w:val="1"/>
      <w:marLeft w:val="0"/>
      <w:marRight w:val="0"/>
      <w:marTop w:val="0"/>
      <w:marBottom w:val="0"/>
      <w:divBdr>
        <w:top w:val="none" w:sz="0" w:space="0" w:color="auto"/>
        <w:left w:val="none" w:sz="0" w:space="0" w:color="auto"/>
        <w:bottom w:val="none" w:sz="0" w:space="0" w:color="auto"/>
        <w:right w:val="none" w:sz="0" w:space="0" w:color="auto"/>
      </w:divBdr>
    </w:div>
    <w:div w:id="1655330952">
      <w:bodyDiv w:val="1"/>
      <w:marLeft w:val="0"/>
      <w:marRight w:val="0"/>
      <w:marTop w:val="0"/>
      <w:marBottom w:val="0"/>
      <w:divBdr>
        <w:top w:val="none" w:sz="0" w:space="0" w:color="auto"/>
        <w:left w:val="none" w:sz="0" w:space="0" w:color="auto"/>
        <w:bottom w:val="none" w:sz="0" w:space="0" w:color="auto"/>
        <w:right w:val="none" w:sz="0" w:space="0" w:color="auto"/>
      </w:divBdr>
    </w:div>
    <w:div w:id="1655374306">
      <w:bodyDiv w:val="1"/>
      <w:marLeft w:val="0"/>
      <w:marRight w:val="0"/>
      <w:marTop w:val="0"/>
      <w:marBottom w:val="0"/>
      <w:divBdr>
        <w:top w:val="none" w:sz="0" w:space="0" w:color="auto"/>
        <w:left w:val="none" w:sz="0" w:space="0" w:color="auto"/>
        <w:bottom w:val="none" w:sz="0" w:space="0" w:color="auto"/>
        <w:right w:val="none" w:sz="0" w:space="0" w:color="auto"/>
      </w:divBdr>
    </w:div>
    <w:div w:id="1655986926">
      <w:bodyDiv w:val="1"/>
      <w:marLeft w:val="0"/>
      <w:marRight w:val="0"/>
      <w:marTop w:val="0"/>
      <w:marBottom w:val="0"/>
      <w:divBdr>
        <w:top w:val="none" w:sz="0" w:space="0" w:color="auto"/>
        <w:left w:val="none" w:sz="0" w:space="0" w:color="auto"/>
        <w:bottom w:val="none" w:sz="0" w:space="0" w:color="auto"/>
        <w:right w:val="none" w:sz="0" w:space="0" w:color="auto"/>
      </w:divBdr>
    </w:div>
    <w:div w:id="1656109623">
      <w:bodyDiv w:val="1"/>
      <w:marLeft w:val="0"/>
      <w:marRight w:val="0"/>
      <w:marTop w:val="0"/>
      <w:marBottom w:val="0"/>
      <w:divBdr>
        <w:top w:val="none" w:sz="0" w:space="0" w:color="auto"/>
        <w:left w:val="none" w:sz="0" w:space="0" w:color="auto"/>
        <w:bottom w:val="none" w:sz="0" w:space="0" w:color="auto"/>
        <w:right w:val="none" w:sz="0" w:space="0" w:color="auto"/>
      </w:divBdr>
    </w:div>
    <w:div w:id="1656495152">
      <w:bodyDiv w:val="1"/>
      <w:marLeft w:val="0"/>
      <w:marRight w:val="0"/>
      <w:marTop w:val="0"/>
      <w:marBottom w:val="0"/>
      <w:divBdr>
        <w:top w:val="none" w:sz="0" w:space="0" w:color="auto"/>
        <w:left w:val="none" w:sz="0" w:space="0" w:color="auto"/>
        <w:bottom w:val="none" w:sz="0" w:space="0" w:color="auto"/>
        <w:right w:val="none" w:sz="0" w:space="0" w:color="auto"/>
      </w:divBdr>
    </w:div>
    <w:div w:id="1657032804">
      <w:bodyDiv w:val="1"/>
      <w:marLeft w:val="0"/>
      <w:marRight w:val="0"/>
      <w:marTop w:val="0"/>
      <w:marBottom w:val="0"/>
      <w:divBdr>
        <w:top w:val="none" w:sz="0" w:space="0" w:color="auto"/>
        <w:left w:val="none" w:sz="0" w:space="0" w:color="auto"/>
        <w:bottom w:val="none" w:sz="0" w:space="0" w:color="auto"/>
        <w:right w:val="none" w:sz="0" w:space="0" w:color="auto"/>
      </w:divBdr>
    </w:div>
    <w:div w:id="1657148897">
      <w:bodyDiv w:val="1"/>
      <w:marLeft w:val="0"/>
      <w:marRight w:val="0"/>
      <w:marTop w:val="0"/>
      <w:marBottom w:val="0"/>
      <w:divBdr>
        <w:top w:val="none" w:sz="0" w:space="0" w:color="auto"/>
        <w:left w:val="none" w:sz="0" w:space="0" w:color="auto"/>
        <w:bottom w:val="none" w:sz="0" w:space="0" w:color="auto"/>
        <w:right w:val="none" w:sz="0" w:space="0" w:color="auto"/>
      </w:divBdr>
    </w:div>
    <w:div w:id="1657299637">
      <w:bodyDiv w:val="1"/>
      <w:marLeft w:val="0"/>
      <w:marRight w:val="0"/>
      <w:marTop w:val="0"/>
      <w:marBottom w:val="0"/>
      <w:divBdr>
        <w:top w:val="none" w:sz="0" w:space="0" w:color="auto"/>
        <w:left w:val="none" w:sz="0" w:space="0" w:color="auto"/>
        <w:bottom w:val="none" w:sz="0" w:space="0" w:color="auto"/>
        <w:right w:val="none" w:sz="0" w:space="0" w:color="auto"/>
      </w:divBdr>
    </w:div>
    <w:div w:id="1657344035">
      <w:bodyDiv w:val="1"/>
      <w:marLeft w:val="0"/>
      <w:marRight w:val="0"/>
      <w:marTop w:val="0"/>
      <w:marBottom w:val="0"/>
      <w:divBdr>
        <w:top w:val="none" w:sz="0" w:space="0" w:color="auto"/>
        <w:left w:val="none" w:sz="0" w:space="0" w:color="auto"/>
        <w:bottom w:val="none" w:sz="0" w:space="0" w:color="auto"/>
        <w:right w:val="none" w:sz="0" w:space="0" w:color="auto"/>
      </w:divBdr>
    </w:div>
    <w:div w:id="1657681449">
      <w:bodyDiv w:val="1"/>
      <w:marLeft w:val="0"/>
      <w:marRight w:val="0"/>
      <w:marTop w:val="0"/>
      <w:marBottom w:val="0"/>
      <w:divBdr>
        <w:top w:val="none" w:sz="0" w:space="0" w:color="auto"/>
        <w:left w:val="none" w:sz="0" w:space="0" w:color="auto"/>
        <w:bottom w:val="none" w:sz="0" w:space="0" w:color="auto"/>
        <w:right w:val="none" w:sz="0" w:space="0" w:color="auto"/>
      </w:divBdr>
    </w:div>
    <w:div w:id="1657805938">
      <w:bodyDiv w:val="1"/>
      <w:marLeft w:val="0"/>
      <w:marRight w:val="0"/>
      <w:marTop w:val="0"/>
      <w:marBottom w:val="0"/>
      <w:divBdr>
        <w:top w:val="none" w:sz="0" w:space="0" w:color="auto"/>
        <w:left w:val="none" w:sz="0" w:space="0" w:color="auto"/>
        <w:bottom w:val="none" w:sz="0" w:space="0" w:color="auto"/>
        <w:right w:val="none" w:sz="0" w:space="0" w:color="auto"/>
      </w:divBdr>
    </w:div>
    <w:div w:id="1658418845">
      <w:bodyDiv w:val="1"/>
      <w:marLeft w:val="0"/>
      <w:marRight w:val="0"/>
      <w:marTop w:val="0"/>
      <w:marBottom w:val="0"/>
      <w:divBdr>
        <w:top w:val="none" w:sz="0" w:space="0" w:color="auto"/>
        <w:left w:val="none" w:sz="0" w:space="0" w:color="auto"/>
        <w:bottom w:val="none" w:sz="0" w:space="0" w:color="auto"/>
        <w:right w:val="none" w:sz="0" w:space="0" w:color="auto"/>
      </w:divBdr>
    </w:div>
    <w:div w:id="1658462879">
      <w:bodyDiv w:val="1"/>
      <w:marLeft w:val="0"/>
      <w:marRight w:val="0"/>
      <w:marTop w:val="0"/>
      <w:marBottom w:val="0"/>
      <w:divBdr>
        <w:top w:val="none" w:sz="0" w:space="0" w:color="auto"/>
        <w:left w:val="none" w:sz="0" w:space="0" w:color="auto"/>
        <w:bottom w:val="none" w:sz="0" w:space="0" w:color="auto"/>
        <w:right w:val="none" w:sz="0" w:space="0" w:color="auto"/>
      </w:divBdr>
    </w:div>
    <w:div w:id="1658536490">
      <w:bodyDiv w:val="1"/>
      <w:marLeft w:val="0"/>
      <w:marRight w:val="0"/>
      <w:marTop w:val="0"/>
      <w:marBottom w:val="0"/>
      <w:divBdr>
        <w:top w:val="none" w:sz="0" w:space="0" w:color="auto"/>
        <w:left w:val="none" w:sz="0" w:space="0" w:color="auto"/>
        <w:bottom w:val="none" w:sz="0" w:space="0" w:color="auto"/>
        <w:right w:val="none" w:sz="0" w:space="0" w:color="auto"/>
      </w:divBdr>
    </w:div>
    <w:div w:id="1658608166">
      <w:bodyDiv w:val="1"/>
      <w:marLeft w:val="0"/>
      <w:marRight w:val="0"/>
      <w:marTop w:val="0"/>
      <w:marBottom w:val="0"/>
      <w:divBdr>
        <w:top w:val="none" w:sz="0" w:space="0" w:color="auto"/>
        <w:left w:val="none" w:sz="0" w:space="0" w:color="auto"/>
        <w:bottom w:val="none" w:sz="0" w:space="0" w:color="auto"/>
        <w:right w:val="none" w:sz="0" w:space="0" w:color="auto"/>
      </w:divBdr>
    </w:div>
    <w:div w:id="1658726264">
      <w:bodyDiv w:val="1"/>
      <w:marLeft w:val="0"/>
      <w:marRight w:val="0"/>
      <w:marTop w:val="0"/>
      <w:marBottom w:val="0"/>
      <w:divBdr>
        <w:top w:val="none" w:sz="0" w:space="0" w:color="auto"/>
        <w:left w:val="none" w:sz="0" w:space="0" w:color="auto"/>
        <w:bottom w:val="none" w:sz="0" w:space="0" w:color="auto"/>
        <w:right w:val="none" w:sz="0" w:space="0" w:color="auto"/>
      </w:divBdr>
    </w:div>
    <w:div w:id="1659066978">
      <w:bodyDiv w:val="1"/>
      <w:marLeft w:val="0"/>
      <w:marRight w:val="0"/>
      <w:marTop w:val="0"/>
      <w:marBottom w:val="0"/>
      <w:divBdr>
        <w:top w:val="none" w:sz="0" w:space="0" w:color="auto"/>
        <w:left w:val="none" w:sz="0" w:space="0" w:color="auto"/>
        <w:bottom w:val="none" w:sz="0" w:space="0" w:color="auto"/>
        <w:right w:val="none" w:sz="0" w:space="0" w:color="auto"/>
      </w:divBdr>
    </w:div>
    <w:div w:id="1659185704">
      <w:bodyDiv w:val="1"/>
      <w:marLeft w:val="0"/>
      <w:marRight w:val="0"/>
      <w:marTop w:val="0"/>
      <w:marBottom w:val="0"/>
      <w:divBdr>
        <w:top w:val="none" w:sz="0" w:space="0" w:color="auto"/>
        <w:left w:val="none" w:sz="0" w:space="0" w:color="auto"/>
        <w:bottom w:val="none" w:sz="0" w:space="0" w:color="auto"/>
        <w:right w:val="none" w:sz="0" w:space="0" w:color="auto"/>
      </w:divBdr>
    </w:div>
    <w:div w:id="1659264859">
      <w:bodyDiv w:val="1"/>
      <w:marLeft w:val="0"/>
      <w:marRight w:val="0"/>
      <w:marTop w:val="0"/>
      <w:marBottom w:val="0"/>
      <w:divBdr>
        <w:top w:val="none" w:sz="0" w:space="0" w:color="auto"/>
        <w:left w:val="none" w:sz="0" w:space="0" w:color="auto"/>
        <w:bottom w:val="none" w:sz="0" w:space="0" w:color="auto"/>
        <w:right w:val="none" w:sz="0" w:space="0" w:color="auto"/>
      </w:divBdr>
    </w:div>
    <w:div w:id="1659311811">
      <w:bodyDiv w:val="1"/>
      <w:marLeft w:val="0"/>
      <w:marRight w:val="0"/>
      <w:marTop w:val="0"/>
      <w:marBottom w:val="0"/>
      <w:divBdr>
        <w:top w:val="none" w:sz="0" w:space="0" w:color="auto"/>
        <w:left w:val="none" w:sz="0" w:space="0" w:color="auto"/>
        <w:bottom w:val="none" w:sz="0" w:space="0" w:color="auto"/>
        <w:right w:val="none" w:sz="0" w:space="0" w:color="auto"/>
      </w:divBdr>
    </w:div>
    <w:div w:id="1659534902">
      <w:bodyDiv w:val="1"/>
      <w:marLeft w:val="0"/>
      <w:marRight w:val="0"/>
      <w:marTop w:val="0"/>
      <w:marBottom w:val="0"/>
      <w:divBdr>
        <w:top w:val="none" w:sz="0" w:space="0" w:color="auto"/>
        <w:left w:val="none" w:sz="0" w:space="0" w:color="auto"/>
        <w:bottom w:val="none" w:sz="0" w:space="0" w:color="auto"/>
        <w:right w:val="none" w:sz="0" w:space="0" w:color="auto"/>
      </w:divBdr>
    </w:div>
    <w:div w:id="1659730705">
      <w:bodyDiv w:val="1"/>
      <w:marLeft w:val="0"/>
      <w:marRight w:val="0"/>
      <w:marTop w:val="0"/>
      <w:marBottom w:val="0"/>
      <w:divBdr>
        <w:top w:val="none" w:sz="0" w:space="0" w:color="auto"/>
        <w:left w:val="none" w:sz="0" w:space="0" w:color="auto"/>
        <w:bottom w:val="none" w:sz="0" w:space="0" w:color="auto"/>
        <w:right w:val="none" w:sz="0" w:space="0" w:color="auto"/>
      </w:divBdr>
    </w:div>
    <w:div w:id="1660303381">
      <w:bodyDiv w:val="1"/>
      <w:marLeft w:val="0"/>
      <w:marRight w:val="0"/>
      <w:marTop w:val="0"/>
      <w:marBottom w:val="0"/>
      <w:divBdr>
        <w:top w:val="none" w:sz="0" w:space="0" w:color="auto"/>
        <w:left w:val="none" w:sz="0" w:space="0" w:color="auto"/>
        <w:bottom w:val="none" w:sz="0" w:space="0" w:color="auto"/>
        <w:right w:val="none" w:sz="0" w:space="0" w:color="auto"/>
      </w:divBdr>
    </w:div>
    <w:div w:id="1660381850">
      <w:bodyDiv w:val="1"/>
      <w:marLeft w:val="0"/>
      <w:marRight w:val="0"/>
      <w:marTop w:val="0"/>
      <w:marBottom w:val="0"/>
      <w:divBdr>
        <w:top w:val="none" w:sz="0" w:space="0" w:color="auto"/>
        <w:left w:val="none" w:sz="0" w:space="0" w:color="auto"/>
        <w:bottom w:val="none" w:sz="0" w:space="0" w:color="auto"/>
        <w:right w:val="none" w:sz="0" w:space="0" w:color="auto"/>
      </w:divBdr>
    </w:div>
    <w:div w:id="1661077295">
      <w:bodyDiv w:val="1"/>
      <w:marLeft w:val="0"/>
      <w:marRight w:val="0"/>
      <w:marTop w:val="0"/>
      <w:marBottom w:val="0"/>
      <w:divBdr>
        <w:top w:val="none" w:sz="0" w:space="0" w:color="auto"/>
        <w:left w:val="none" w:sz="0" w:space="0" w:color="auto"/>
        <w:bottom w:val="none" w:sz="0" w:space="0" w:color="auto"/>
        <w:right w:val="none" w:sz="0" w:space="0" w:color="auto"/>
      </w:divBdr>
    </w:div>
    <w:div w:id="1661158594">
      <w:bodyDiv w:val="1"/>
      <w:marLeft w:val="0"/>
      <w:marRight w:val="0"/>
      <w:marTop w:val="0"/>
      <w:marBottom w:val="0"/>
      <w:divBdr>
        <w:top w:val="none" w:sz="0" w:space="0" w:color="auto"/>
        <w:left w:val="none" w:sz="0" w:space="0" w:color="auto"/>
        <w:bottom w:val="none" w:sz="0" w:space="0" w:color="auto"/>
        <w:right w:val="none" w:sz="0" w:space="0" w:color="auto"/>
      </w:divBdr>
    </w:div>
    <w:div w:id="1661233658">
      <w:bodyDiv w:val="1"/>
      <w:marLeft w:val="0"/>
      <w:marRight w:val="0"/>
      <w:marTop w:val="0"/>
      <w:marBottom w:val="0"/>
      <w:divBdr>
        <w:top w:val="none" w:sz="0" w:space="0" w:color="auto"/>
        <w:left w:val="none" w:sz="0" w:space="0" w:color="auto"/>
        <w:bottom w:val="none" w:sz="0" w:space="0" w:color="auto"/>
        <w:right w:val="none" w:sz="0" w:space="0" w:color="auto"/>
      </w:divBdr>
    </w:div>
    <w:div w:id="1661543835">
      <w:bodyDiv w:val="1"/>
      <w:marLeft w:val="0"/>
      <w:marRight w:val="0"/>
      <w:marTop w:val="0"/>
      <w:marBottom w:val="0"/>
      <w:divBdr>
        <w:top w:val="none" w:sz="0" w:space="0" w:color="auto"/>
        <w:left w:val="none" w:sz="0" w:space="0" w:color="auto"/>
        <w:bottom w:val="none" w:sz="0" w:space="0" w:color="auto"/>
        <w:right w:val="none" w:sz="0" w:space="0" w:color="auto"/>
      </w:divBdr>
    </w:div>
    <w:div w:id="1662006487">
      <w:bodyDiv w:val="1"/>
      <w:marLeft w:val="0"/>
      <w:marRight w:val="0"/>
      <w:marTop w:val="0"/>
      <w:marBottom w:val="0"/>
      <w:divBdr>
        <w:top w:val="none" w:sz="0" w:space="0" w:color="auto"/>
        <w:left w:val="none" w:sz="0" w:space="0" w:color="auto"/>
        <w:bottom w:val="none" w:sz="0" w:space="0" w:color="auto"/>
        <w:right w:val="none" w:sz="0" w:space="0" w:color="auto"/>
      </w:divBdr>
    </w:div>
    <w:div w:id="1662730179">
      <w:bodyDiv w:val="1"/>
      <w:marLeft w:val="0"/>
      <w:marRight w:val="0"/>
      <w:marTop w:val="0"/>
      <w:marBottom w:val="0"/>
      <w:divBdr>
        <w:top w:val="none" w:sz="0" w:space="0" w:color="auto"/>
        <w:left w:val="none" w:sz="0" w:space="0" w:color="auto"/>
        <w:bottom w:val="none" w:sz="0" w:space="0" w:color="auto"/>
        <w:right w:val="none" w:sz="0" w:space="0" w:color="auto"/>
      </w:divBdr>
    </w:div>
    <w:div w:id="1663047926">
      <w:bodyDiv w:val="1"/>
      <w:marLeft w:val="0"/>
      <w:marRight w:val="0"/>
      <w:marTop w:val="0"/>
      <w:marBottom w:val="0"/>
      <w:divBdr>
        <w:top w:val="none" w:sz="0" w:space="0" w:color="auto"/>
        <w:left w:val="none" w:sz="0" w:space="0" w:color="auto"/>
        <w:bottom w:val="none" w:sz="0" w:space="0" w:color="auto"/>
        <w:right w:val="none" w:sz="0" w:space="0" w:color="auto"/>
      </w:divBdr>
    </w:div>
    <w:div w:id="1663508765">
      <w:bodyDiv w:val="1"/>
      <w:marLeft w:val="0"/>
      <w:marRight w:val="0"/>
      <w:marTop w:val="0"/>
      <w:marBottom w:val="0"/>
      <w:divBdr>
        <w:top w:val="none" w:sz="0" w:space="0" w:color="auto"/>
        <w:left w:val="none" w:sz="0" w:space="0" w:color="auto"/>
        <w:bottom w:val="none" w:sz="0" w:space="0" w:color="auto"/>
        <w:right w:val="none" w:sz="0" w:space="0" w:color="auto"/>
      </w:divBdr>
    </w:div>
    <w:div w:id="1663578431">
      <w:bodyDiv w:val="1"/>
      <w:marLeft w:val="0"/>
      <w:marRight w:val="0"/>
      <w:marTop w:val="0"/>
      <w:marBottom w:val="0"/>
      <w:divBdr>
        <w:top w:val="none" w:sz="0" w:space="0" w:color="auto"/>
        <w:left w:val="none" w:sz="0" w:space="0" w:color="auto"/>
        <w:bottom w:val="none" w:sz="0" w:space="0" w:color="auto"/>
        <w:right w:val="none" w:sz="0" w:space="0" w:color="auto"/>
      </w:divBdr>
    </w:div>
    <w:div w:id="1664045364">
      <w:bodyDiv w:val="1"/>
      <w:marLeft w:val="0"/>
      <w:marRight w:val="0"/>
      <w:marTop w:val="0"/>
      <w:marBottom w:val="0"/>
      <w:divBdr>
        <w:top w:val="none" w:sz="0" w:space="0" w:color="auto"/>
        <w:left w:val="none" w:sz="0" w:space="0" w:color="auto"/>
        <w:bottom w:val="none" w:sz="0" w:space="0" w:color="auto"/>
        <w:right w:val="none" w:sz="0" w:space="0" w:color="auto"/>
      </w:divBdr>
    </w:div>
    <w:div w:id="1664503677">
      <w:bodyDiv w:val="1"/>
      <w:marLeft w:val="0"/>
      <w:marRight w:val="0"/>
      <w:marTop w:val="0"/>
      <w:marBottom w:val="0"/>
      <w:divBdr>
        <w:top w:val="none" w:sz="0" w:space="0" w:color="auto"/>
        <w:left w:val="none" w:sz="0" w:space="0" w:color="auto"/>
        <w:bottom w:val="none" w:sz="0" w:space="0" w:color="auto"/>
        <w:right w:val="none" w:sz="0" w:space="0" w:color="auto"/>
      </w:divBdr>
    </w:div>
    <w:div w:id="1664505097">
      <w:bodyDiv w:val="1"/>
      <w:marLeft w:val="0"/>
      <w:marRight w:val="0"/>
      <w:marTop w:val="0"/>
      <w:marBottom w:val="0"/>
      <w:divBdr>
        <w:top w:val="none" w:sz="0" w:space="0" w:color="auto"/>
        <w:left w:val="none" w:sz="0" w:space="0" w:color="auto"/>
        <w:bottom w:val="none" w:sz="0" w:space="0" w:color="auto"/>
        <w:right w:val="none" w:sz="0" w:space="0" w:color="auto"/>
      </w:divBdr>
    </w:div>
    <w:div w:id="1664701066">
      <w:bodyDiv w:val="1"/>
      <w:marLeft w:val="0"/>
      <w:marRight w:val="0"/>
      <w:marTop w:val="0"/>
      <w:marBottom w:val="0"/>
      <w:divBdr>
        <w:top w:val="none" w:sz="0" w:space="0" w:color="auto"/>
        <w:left w:val="none" w:sz="0" w:space="0" w:color="auto"/>
        <w:bottom w:val="none" w:sz="0" w:space="0" w:color="auto"/>
        <w:right w:val="none" w:sz="0" w:space="0" w:color="auto"/>
      </w:divBdr>
    </w:div>
    <w:div w:id="1664773517">
      <w:bodyDiv w:val="1"/>
      <w:marLeft w:val="0"/>
      <w:marRight w:val="0"/>
      <w:marTop w:val="0"/>
      <w:marBottom w:val="0"/>
      <w:divBdr>
        <w:top w:val="none" w:sz="0" w:space="0" w:color="auto"/>
        <w:left w:val="none" w:sz="0" w:space="0" w:color="auto"/>
        <w:bottom w:val="none" w:sz="0" w:space="0" w:color="auto"/>
        <w:right w:val="none" w:sz="0" w:space="0" w:color="auto"/>
      </w:divBdr>
    </w:div>
    <w:div w:id="1665008735">
      <w:bodyDiv w:val="1"/>
      <w:marLeft w:val="0"/>
      <w:marRight w:val="0"/>
      <w:marTop w:val="0"/>
      <w:marBottom w:val="0"/>
      <w:divBdr>
        <w:top w:val="none" w:sz="0" w:space="0" w:color="auto"/>
        <w:left w:val="none" w:sz="0" w:space="0" w:color="auto"/>
        <w:bottom w:val="none" w:sz="0" w:space="0" w:color="auto"/>
        <w:right w:val="none" w:sz="0" w:space="0" w:color="auto"/>
      </w:divBdr>
    </w:div>
    <w:div w:id="1665087835">
      <w:bodyDiv w:val="1"/>
      <w:marLeft w:val="0"/>
      <w:marRight w:val="0"/>
      <w:marTop w:val="0"/>
      <w:marBottom w:val="0"/>
      <w:divBdr>
        <w:top w:val="none" w:sz="0" w:space="0" w:color="auto"/>
        <w:left w:val="none" w:sz="0" w:space="0" w:color="auto"/>
        <w:bottom w:val="none" w:sz="0" w:space="0" w:color="auto"/>
        <w:right w:val="none" w:sz="0" w:space="0" w:color="auto"/>
      </w:divBdr>
    </w:div>
    <w:div w:id="1665157401">
      <w:bodyDiv w:val="1"/>
      <w:marLeft w:val="0"/>
      <w:marRight w:val="0"/>
      <w:marTop w:val="0"/>
      <w:marBottom w:val="0"/>
      <w:divBdr>
        <w:top w:val="none" w:sz="0" w:space="0" w:color="auto"/>
        <w:left w:val="none" w:sz="0" w:space="0" w:color="auto"/>
        <w:bottom w:val="none" w:sz="0" w:space="0" w:color="auto"/>
        <w:right w:val="none" w:sz="0" w:space="0" w:color="auto"/>
      </w:divBdr>
    </w:div>
    <w:div w:id="1665208511">
      <w:bodyDiv w:val="1"/>
      <w:marLeft w:val="0"/>
      <w:marRight w:val="0"/>
      <w:marTop w:val="0"/>
      <w:marBottom w:val="0"/>
      <w:divBdr>
        <w:top w:val="none" w:sz="0" w:space="0" w:color="auto"/>
        <w:left w:val="none" w:sz="0" w:space="0" w:color="auto"/>
        <w:bottom w:val="none" w:sz="0" w:space="0" w:color="auto"/>
        <w:right w:val="none" w:sz="0" w:space="0" w:color="auto"/>
      </w:divBdr>
    </w:div>
    <w:div w:id="1665355466">
      <w:bodyDiv w:val="1"/>
      <w:marLeft w:val="0"/>
      <w:marRight w:val="0"/>
      <w:marTop w:val="0"/>
      <w:marBottom w:val="0"/>
      <w:divBdr>
        <w:top w:val="none" w:sz="0" w:space="0" w:color="auto"/>
        <w:left w:val="none" w:sz="0" w:space="0" w:color="auto"/>
        <w:bottom w:val="none" w:sz="0" w:space="0" w:color="auto"/>
        <w:right w:val="none" w:sz="0" w:space="0" w:color="auto"/>
      </w:divBdr>
    </w:div>
    <w:div w:id="1665475997">
      <w:bodyDiv w:val="1"/>
      <w:marLeft w:val="0"/>
      <w:marRight w:val="0"/>
      <w:marTop w:val="0"/>
      <w:marBottom w:val="0"/>
      <w:divBdr>
        <w:top w:val="none" w:sz="0" w:space="0" w:color="auto"/>
        <w:left w:val="none" w:sz="0" w:space="0" w:color="auto"/>
        <w:bottom w:val="none" w:sz="0" w:space="0" w:color="auto"/>
        <w:right w:val="none" w:sz="0" w:space="0" w:color="auto"/>
      </w:divBdr>
    </w:div>
    <w:div w:id="1665737743">
      <w:bodyDiv w:val="1"/>
      <w:marLeft w:val="0"/>
      <w:marRight w:val="0"/>
      <w:marTop w:val="0"/>
      <w:marBottom w:val="0"/>
      <w:divBdr>
        <w:top w:val="none" w:sz="0" w:space="0" w:color="auto"/>
        <w:left w:val="none" w:sz="0" w:space="0" w:color="auto"/>
        <w:bottom w:val="none" w:sz="0" w:space="0" w:color="auto"/>
        <w:right w:val="none" w:sz="0" w:space="0" w:color="auto"/>
      </w:divBdr>
    </w:div>
    <w:div w:id="1666204440">
      <w:bodyDiv w:val="1"/>
      <w:marLeft w:val="0"/>
      <w:marRight w:val="0"/>
      <w:marTop w:val="0"/>
      <w:marBottom w:val="0"/>
      <w:divBdr>
        <w:top w:val="none" w:sz="0" w:space="0" w:color="auto"/>
        <w:left w:val="none" w:sz="0" w:space="0" w:color="auto"/>
        <w:bottom w:val="none" w:sz="0" w:space="0" w:color="auto"/>
        <w:right w:val="none" w:sz="0" w:space="0" w:color="auto"/>
      </w:divBdr>
    </w:div>
    <w:div w:id="1666283439">
      <w:bodyDiv w:val="1"/>
      <w:marLeft w:val="0"/>
      <w:marRight w:val="0"/>
      <w:marTop w:val="0"/>
      <w:marBottom w:val="0"/>
      <w:divBdr>
        <w:top w:val="none" w:sz="0" w:space="0" w:color="auto"/>
        <w:left w:val="none" w:sz="0" w:space="0" w:color="auto"/>
        <w:bottom w:val="none" w:sz="0" w:space="0" w:color="auto"/>
        <w:right w:val="none" w:sz="0" w:space="0" w:color="auto"/>
      </w:divBdr>
    </w:div>
    <w:div w:id="1666515399">
      <w:bodyDiv w:val="1"/>
      <w:marLeft w:val="0"/>
      <w:marRight w:val="0"/>
      <w:marTop w:val="0"/>
      <w:marBottom w:val="0"/>
      <w:divBdr>
        <w:top w:val="none" w:sz="0" w:space="0" w:color="auto"/>
        <w:left w:val="none" w:sz="0" w:space="0" w:color="auto"/>
        <w:bottom w:val="none" w:sz="0" w:space="0" w:color="auto"/>
        <w:right w:val="none" w:sz="0" w:space="0" w:color="auto"/>
      </w:divBdr>
    </w:div>
    <w:div w:id="1666667731">
      <w:bodyDiv w:val="1"/>
      <w:marLeft w:val="0"/>
      <w:marRight w:val="0"/>
      <w:marTop w:val="0"/>
      <w:marBottom w:val="0"/>
      <w:divBdr>
        <w:top w:val="none" w:sz="0" w:space="0" w:color="auto"/>
        <w:left w:val="none" w:sz="0" w:space="0" w:color="auto"/>
        <w:bottom w:val="none" w:sz="0" w:space="0" w:color="auto"/>
        <w:right w:val="none" w:sz="0" w:space="0" w:color="auto"/>
      </w:divBdr>
    </w:div>
    <w:div w:id="1666737834">
      <w:bodyDiv w:val="1"/>
      <w:marLeft w:val="0"/>
      <w:marRight w:val="0"/>
      <w:marTop w:val="0"/>
      <w:marBottom w:val="0"/>
      <w:divBdr>
        <w:top w:val="none" w:sz="0" w:space="0" w:color="auto"/>
        <w:left w:val="none" w:sz="0" w:space="0" w:color="auto"/>
        <w:bottom w:val="none" w:sz="0" w:space="0" w:color="auto"/>
        <w:right w:val="none" w:sz="0" w:space="0" w:color="auto"/>
      </w:divBdr>
    </w:div>
    <w:div w:id="1666788375">
      <w:bodyDiv w:val="1"/>
      <w:marLeft w:val="0"/>
      <w:marRight w:val="0"/>
      <w:marTop w:val="0"/>
      <w:marBottom w:val="0"/>
      <w:divBdr>
        <w:top w:val="none" w:sz="0" w:space="0" w:color="auto"/>
        <w:left w:val="none" w:sz="0" w:space="0" w:color="auto"/>
        <w:bottom w:val="none" w:sz="0" w:space="0" w:color="auto"/>
        <w:right w:val="none" w:sz="0" w:space="0" w:color="auto"/>
      </w:divBdr>
    </w:div>
    <w:div w:id="1666862648">
      <w:bodyDiv w:val="1"/>
      <w:marLeft w:val="0"/>
      <w:marRight w:val="0"/>
      <w:marTop w:val="0"/>
      <w:marBottom w:val="0"/>
      <w:divBdr>
        <w:top w:val="none" w:sz="0" w:space="0" w:color="auto"/>
        <w:left w:val="none" w:sz="0" w:space="0" w:color="auto"/>
        <w:bottom w:val="none" w:sz="0" w:space="0" w:color="auto"/>
        <w:right w:val="none" w:sz="0" w:space="0" w:color="auto"/>
      </w:divBdr>
    </w:div>
    <w:div w:id="1667173941">
      <w:bodyDiv w:val="1"/>
      <w:marLeft w:val="0"/>
      <w:marRight w:val="0"/>
      <w:marTop w:val="0"/>
      <w:marBottom w:val="0"/>
      <w:divBdr>
        <w:top w:val="none" w:sz="0" w:space="0" w:color="auto"/>
        <w:left w:val="none" w:sz="0" w:space="0" w:color="auto"/>
        <w:bottom w:val="none" w:sz="0" w:space="0" w:color="auto"/>
        <w:right w:val="none" w:sz="0" w:space="0" w:color="auto"/>
      </w:divBdr>
    </w:div>
    <w:div w:id="1667325788">
      <w:bodyDiv w:val="1"/>
      <w:marLeft w:val="0"/>
      <w:marRight w:val="0"/>
      <w:marTop w:val="0"/>
      <w:marBottom w:val="0"/>
      <w:divBdr>
        <w:top w:val="none" w:sz="0" w:space="0" w:color="auto"/>
        <w:left w:val="none" w:sz="0" w:space="0" w:color="auto"/>
        <w:bottom w:val="none" w:sz="0" w:space="0" w:color="auto"/>
        <w:right w:val="none" w:sz="0" w:space="0" w:color="auto"/>
      </w:divBdr>
    </w:div>
    <w:div w:id="1667398255">
      <w:bodyDiv w:val="1"/>
      <w:marLeft w:val="0"/>
      <w:marRight w:val="0"/>
      <w:marTop w:val="0"/>
      <w:marBottom w:val="0"/>
      <w:divBdr>
        <w:top w:val="none" w:sz="0" w:space="0" w:color="auto"/>
        <w:left w:val="none" w:sz="0" w:space="0" w:color="auto"/>
        <w:bottom w:val="none" w:sz="0" w:space="0" w:color="auto"/>
        <w:right w:val="none" w:sz="0" w:space="0" w:color="auto"/>
      </w:divBdr>
    </w:div>
    <w:div w:id="1667442423">
      <w:bodyDiv w:val="1"/>
      <w:marLeft w:val="0"/>
      <w:marRight w:val="0"/>
      <w:marTop w:val="0"/>
      <w:marBottom w:val="0"/>
      <w:divBdr>
        <w:top w:val="none" w:sz="0" w:space="0" w:color="auto"/>
        <w:left w:val="none" w:sz="0" w:space="0" w:color="auto"/>
        <w:bottom w:val="none" w:sz="0" w:space="0" w:color="auto"/>
        <w:right w:val="none" w:sz="0" w:space="0" w:color="auto"/>
      </w:divBdr>
    </w:div>
    <w:div w:id="1667516268">
      <w:bodyDiv w:val="1"/>
      <w:marLeft w:val="0"/>
      <w:marRight w:val="0"/>
      <w:marTop w:val="0"/>
      <w:marBottom w:val="0"/>
      <w:divBdr>
        <w:top w:val="none" w:sz="0" w:space="0" w:color="auto"/>
        <w:left w:val="none" w:sz="0" w:space="0" w:color="auto"/>
        <w:bottom w:val="none" w:sz="0" w:space="0" w:color="auto"/>
        <w:right w:val="none" w:sz="0" w:space="0" w:color="auto"/>
      </w:divBdr>
    </w:div>
    <w:div w:id="1667896350">
      <w:bodyDiv w:val="1"/>
      <w:marLeft w:val="0"/>
      <w:marRight w:val="0"/>
      <w:marTop w:val="0"/>
      <w:marBottom w:val="0"/>
      <w:divBdr>
        <w:top w:val="none" w:sz="0" w:space="0" w:color="auto"/>
        <w:left w:val="none" w:sz="0" w:space="0" w:color="auto"/>
        <w:bottom w:val="none" w:sz="0" w:space="0" w:color="auto"/>
        <w:right w:val="none" w:sz="0" w:space="0" w:color="auto"/>
      </w:divBdr>
    </w:div>
    <w:div w:id="1668174218">
      <w:bodyDiv w:val="1"/>
      <w:marLeft w:val="0"/>
      <w:marRight w:val="0"/>
      <w:marTop w:val="0"/>
      <w:marBottom w:val="0"/>
      <w:divBdr>
        <w:top w:val="none" w:sz="0" w:space="0" w:color="auto"/>
        <w:left w:val="none" w:sz="0" w:space="0" w:color="auto"/>
        <w:bottom w:val="none" w:sz="0" w:space="0" w:color="auto"/>
        <w:right w:val="none" w:sz="0" w:space="0" w:color="auto"/>
      </w:divBdr>
    </w:div>
    <w:div w:id="1668558276">
      <w:bodyDiv w:val="1"/>
      <w:marLeft w:val="0"/>
      <w:marRight w:val="0"/>
      <w:marTop w:val="0"/>
      <w:marBottom w:val="0"/>
      <w:divBdr>
        <w:top w:val="none" w:sz="0" w:space="0" w:color="auto"/>
        <w:left w:val="none" w:sz="0" w:space="0" w:color="auto"/>
        <w:bottom w:val="none" w:sz="0" w:space="0" w:color="auto"/>
        <w:right w:val="none" w:sz="0" w:space="0" w:color="auto"/>
      </w:divBdr>
    </w:div>
    <w:div w:id="1668825047">
      <w:bodyDiv w:val="1"/>
      <w:marLeft w:val="0"/>
      <w:marRight w:val="0"/>
      <w:marTop w:val="0"/>
      <w:marBottom w:val="0"/>
      <w:divBdr>
        <w:top w:val="none" w:sz="0" w:space="0" w:color="auto"/>
        <w:left w:val="none" w:sz="0" w:space="0" w:color="auto"/>
        <w:bottom w:val="none" w:sz="0" w:space="0" w:color="auto"/>
        <w:right w:val="none" w:sz="0" w:space="0" w:color="auto"/>
      </w:divBdr>
    </w:div>
    <w:div w:id="1669091650">
      <w:bodyDiv w:val="1"/>
      <w:marLeft w:val="0"/>
      <w:marRight w:val="0"/>
      <w:marTop w:val="0"/>
      <w:marBottom w:val="0"/>
      <w:divBdr>
        <w:top w:val="none" w:sz="0" w:space="0" w:color="auto"/>
        <w:left w:val="none" w:sz="0" w:space="0" w:color="auto"/>
        <w:bottom w:val="none" w:sz="0" w:space="0" w:color="auto"/>
        <w:right w:val="none" w:sz="0" w:space="0" w:color="auto"/>
      </w:divBdr>
    </w:div>
    <w:div w:id="1669167610">
      <w:bodyDiv w:val="1"/>
      <w:marLeft w:val="0"/>
      <w:marRight w:val="0"/>
      <w:marTop w:val="0"/>
      <w:marBottom w:val="0"/>
      <w:divBdr>
        <w:top w:val="none" w:sz="0" w:space="0" w:color="auto"/>
        <w:left w:val="none" w:sz="0" w:space="0" w:color="auto"/>
        <w:bottom w:val="none" w:sz="0" w:space="0" w:color="auto"/>
        <w:right w:val="none" w:sz="0" w:space="0" w:color="auto"/>
      </w:divBdr>
    </w:div>
    <w:div w:id="1669555888">
      <w:bodyDiv w:val="1"/>
      <w:marLeft w:val="0"/>
      <w:marRight w:val="0"/>
      <w:marTop w:val="0"/>
      <w:marBottom w:val="0"/>
      <w:divBdr>
        <w:top w:val="none" w:sz="0" w:space="0" w:color="auto"/>
        <w:left w:val="none" w:sz="0" w:space="0" w:color="auto"/>
        <w:bottom w:val="none" w:sz="0" w:space="0" w:color="auto"/>
        <w:right w:val="none" w:sz="0" w:space="0" w:color="auto"/>
      </w:divBdr>
    </w:div>
    <w:div w:id="1669596014">
      <w:bodyDiv w:val="1"/>
      <w:marLeft w:val="0"/>
      <w:marRight w:val="0"/>
      <w:marTop w:val="0"/>
      <w:marBottom w:val="0"/>
      <w:divBdr>
        <w:top w:val="none" w:sz="0" w:space="0" w:color="auto"/>
        <w:left w:val="none" w:sz="0" w:space="0" w:color="auto"/>
        <w:bottom w:val="none" w:sz="0" w:space="0" w:color="auto"/>
        <w:right w:val="none" w:sz="0" w:space="0" w:color="auto"/>
      </w:divBdr>
    </w:div>
    <w:div w:id="1669824384">
      <w:bodyDiv w:val="1"/>
      <w:marLeft w:val="0"/>
      <w:marRight w:val="0"/>
      <w:marTop w:val="0"/>
      <w:marBottom w:val="0"/>
      <w:divBdr>
        <w:top w:val="none" w:sz="0" w:space="0" w:color="auto"/>
        <w:left w:val="none" w:sz="0" w:space="0" w:color="auto"/>
        <w:bottom w:val="none" w:sz="0" w:space="0" w:color="auto"/>
        <w:right w:val="none" w:sz="0" w:space="0" w:color="auto"/>
      </w:divBdr>
    </w:div>
    <w:div w:id="1669861890">
      <w:bodyDiv w:val="1"/>
      <w:marLeft w:val="0"/>
      <w:marRight w:val="0"/>
      <w:marTop w:val="0"/>
      <w:marBottom w:val="0"/>
      <w:divBdr>
        <w:top w:val="none" w:sz="0" w:space="0" w:color="auto"/>
        <w:left w:val="none" w:sz="0" w:space="0" w:color="auto"/>
        <w:bottom w:val="none" w:sz="0" w:space="0" w:color="auto"/>
        <w:right w:val="none" w:sz="0" w:space="0" w:color="auto"/>
      </w:divBdr>
    </w:div>
    <w:div w:id="1670451052">
      <w:bodyDiv w:val="1"/>
      <w:marLeft w:val="0"/>
      <w:marRight w:val="0"/>
      <w:marTop w:val="0"/>
      <w:marBottom w:val="0"/>
      <w:divBdr>
        <w:top w:val="none" w:sz="0" w:space="0" w:color="auto"/>
        <w:left w:val="none" w:sz="0" w:space="0" w:color="auto"/>
        <w:bottom w:val="none" w:sz="0" w:space="0" w:color="auto"/>
        <w:right w:val="none" w:sz="0" w:space="0" w:color="auto"/>
      </w:divBdr>
    </w:div>
    <w:div w:id="1670597400">
      <w:bodyDiv w:val="1"/>
      <w:marLeft w:val="0"/>
      <w:marRight w:val="0"/>
      <w:marTop w:val="0"/>
      <w:marBottom w:val="0"/>
      <w:divBdr>
        <w:top w:val="none" w:sz="0" w:space="0" w:color="auto"/>
        <w:left w:val="none" w:sz="0" w:space="0" w:color="auto"/>
        <w:bottom w:val="none" w:sz="0" w:space="0" w:color="auto"/>
        <w:right w:val="none" w:sz="0" w:space="0" w:color="auto"/>
      </w:divBdr>
    </w:div>
    <w:div w:id="1670865058">
      <w:bodyDiv w:val="1"/>
      <w:marLeft w:val="0"/>
      <w:marRight w:val="0"/>
      <w:marTop w:val="0"/>
      <w:marBottom w:val="0"/>
      <w:divBdr>
        <w:top w:val="none" w:sz="0" w:space="0" w:color="auto"/>
        <w:left w:val="none" w:sz="0" w:space="0" w:color="auto"/>
        <w:bottom w:val="none" w:sz="0" w:space="0" w:color="auto"/>
        <w:right w:val="none" w:sz="0" w:space="0" w:color="auto"/>
      </w:divBdr>
    </w:div>
    <w:div w:id="1670983723">
      <w:bodyDiv w:val="1"/>
      <w:marLeft w:val="0"/>
      <w:marRight w:val="0"/>
      <w:marTop w:val="0"/>
      <w:marBottom w:val="0"/>
      <w:divBdr>
        <w:top w:val="none" w:sz="0" w:space="0" w:color="auto"/>
        <w:left w:val="none" w:sz="0" w:space="0" w:color="auto"/>
        <w:bottom w:val="none" w:sz="0" w:space="0" w:color="auto"/>
        <w:right w:val="none" w:sz="0" w:space="0" w:color="auto"/>
      </w:divBdr>
    </w:div>
    <w:div w:id="1670983949">
      <w:bodyDiv w:val="1"/>
      <w:marLeft w:val="0"/>
      <w:marRight w:val="0"/>
      <w:marTop w:val="0"/>
      <w:marBottom w:val="0"/>
      <w:divBdr>
        <w:top w:val="none" w:sz="0" w:space="0" w:color="auto"/>
        <w:left w:val="none" w:sz="0" w:space="0" w:color="auto"/>
        <w:bottom w:val="none" w:sz="0" w:space="0" w:color="auto"/>
        <w:right w:val="none" w:sz="0" w:space="0" w:color="auto"/>
      </w:divBdr>
    </w:div>
    <w:div w:id="1671056562">
      <w:bodyDiv w:val="1"/>
      <w:marLeft w:val="0"/>
      <w:marRight w:val="0"/>
      <w:marTop w:val="0"/>
      <w:marBottom w:val="0"/>
      <w:divBdr>
        <w:top w:val="none" w:sz="0" w:space="0" w:color="auto"/>
        <w:left w:val="none" w:sz="0" w:space="0" w:color="auto"/>
        <w:bottom w:val="none" w:sz="0" w:space="0" w:color="auto"/>
        <w:right w:val="none" w:sz="0" w:space="0" w:color="auto"/>
      </w:divBdr>
    </w:div>
    <w:div w:id="1671177345">
      <w:bodyDiv w:val="1"/>
      <w:marLeft w:val="0"/>
      <w:marRight w:val="0"/>
      <w:marTop w:val="0"/>
      <w:marBottom w:val="0"/>
      <w:divBdr>
        <w:top w:val="none" w:sz="0" w:space="0" w:color="auto"/>
        <w:left w:val="none" w:sz="0" w:space="0" w:color="auto"/>
        <w:bottom w:val="none" w:sz="0" w:space="0" w:color="auto"/>
        <w:right w:val="none" w:sz="0" w:space="0" w:color="auto"/>
      </w:divBdr>
    </w:div>
    <w:div w:id="1671326575">
      <w:bodyDiv w:val="1"/>
      <w:marLeft w:val="0"/>
      <w:marRight w:val="0"/>
      <w:marTop w:val="0"/>
      <w:marBottom w:val="0"/>
      <w:divBdr>
        <w:top w:val="none" w:sz="0" w:space="0" w:color="auto"/>
        <w:left w:val="none" w:sz="0" w:space="0" w:color="auto"/>
        <w:bottom w:val="none" w:sz="0" w:space="0" w:color="auto"/>
        <w:right w:val="none" w:sz="0" w:space="0" w:color="auto"/>
      </w:divBdr>
    </w:div>
    <w:div w:id="1671373385">
      <w:bodyDiv w:val="1"/>
      <w:marLeft w:val="0"/>
      <w:marRight w:val="0"/>
      <w:marTop w:val="0"/>
      <w:marBottom w:val="0"/>
      <w:divBdr>
        <w:top w:val="none" w:sz="0" w:space="0" w:color="auto"/>
        <w:left w:val="none" w:sz="0" w:space="0" w:color="auto"/>
        <w:bottom w:val="none" w:sz="0" w:space="0" w:color="auto"/>
        <w:right w:val="none" w:sz="0" w:space="0" w:color="auto"/>
      </w:divBdr>
    </w:div>
    <w:div w:id="1671449312">
      <w:bodyDiv w:val="1"/>
      <w:marLeft w:val="0"/>
      <w:marRight w:val="0"/>
      <w:marTop w:val="0"/>
      <w:marBottom w:val="0"/>
      <w:divBdr>
        <w:top w:val="none" w:sz="0" w:space="0" w:color="auto"/>
        <w:left w:val="none" w:sz="0" w:space="0" w:color="auto"/>
        <w:bottom w:val="none" w:sz="0" w:space="0" w:color="auto"/>
        <w:right w:val="none" w:sz="0" w:space="0" w:color="auto"/>
      </w:divBdr>
    </w:div>
    <w:div w:id="1671828472">
      <w:bodyDiv w:val="1"/>
      <w:marLeft w:val="0"/>
      <w:marRight w:val="0"/>
      <w:marTop w:val="0"/>
      <w:marBottom w:val="0"/>
      <w:divBdr>
        <w:top w:val="none" w:sz="0" w:space="0" w:color="auto"/>
        <w:left w:val="none" w:sz="0" w:space="0" w:color="auto"/>
        <w:bottom w:val="none" w:sz="0" w:space="0" w:color="auto"/>
        <w:right w:val="none" w:sz="0" w:space="0" w:color="auto"/>
      </w:divBdr>
    </w:div>
    <w:div w:id="1672025050">
      <w:bodyDiv w:val="1"/>
      <w:marLeft w:val="0"/>
      <w:marRight w:val="0"/>
      <w:marTop w:val="0"/>
      <w:marBottom w:val="0"/>
      <w:divBdr>
        <w:top w:val="none" w:sz="0" w:space="0" w:color="auto"/>
        <w:left w:val="none" w:sz="0" w:space="0" w:color="auto"/>
        <w:bottom w:val="none" w:sz="0" w:space="0" w:color="auto"/>
        <w:right w:val="none" w:sz="0" w:space="0" w:color="auto"/>
      </w:divBdr>
    </w:div>
    <w:div w:id="1672248328">
      <w:bodyDiv w:val="1"/>
      <w:marLeft w:val="0"/>
      <w:marRight w:val="0"/>
      <w:marTop w:val="0"/>
      <w:marBottom w:val="0"/>
      <w:divBdr>
        <w:top w:val="none" w:sz="0" w:space="0" w:color="auto"/>
        <w:left w:val="none" w:sz="0" w:space="0" w:color="auto"/>
        <w:bottom w:val="none" w:sz="0" w:space="0" w:color="auto"/>
        <w:right w:val="none" w:sz="0" w:space="0" w:color="auto"/>
      </w:divBdr>
    </w:div>
    <w:div w:id="1672760837">
      <w:bodyDiv w:val="1"/>
      <w:marLeft w:val="0"/>
      <w:marRight w:val="0"/>
      <w:marTop w:val="0"/>
      <w:marBottom w:val="0"/>
      <w:divBdr>
        <w:top w:val="none" w:sz="0" w:space="0" w:color="auto"/>
        <w:left w:val="none" w:sz="0" w:space="0" w:color="auto"/>
        <w:bottom w:val="none" w:sz="0" w:space="0" w:color="auto"/>
        <w:right w:val="none" w:sz="0" w:space="0" w:color="auto"/>
      </w:divBdr>
    </w:div>
    <w:div w:id="1672878691">
      <w:bodyDiv w:val="1"/>
      <w:marLeft w:val="0"/>
      <w:marRight w:val="0"/>
      <w:marTop w:val="0"/>
      <w:marBottom w:val="0"/>
      <w:divBdr>
        <w:top w:val="none" w:sz="0" w:space="0" w:color="auto"/>
        <w:left w:val="none" w:sz="0" w:space="0" w:color="auto"/>
        <w:bottom w:val="none" w:sz="0" w:space="0" w:color="auto"/>
        <w:right w:val="none" w:sz="0" w:space="0" w:color="auto"/>
      </w:divBdr>
    </w:div>
    <w:div w:id="1672954005">
      <w:bodyDiv w:val="1"/>
      <w:marLeft w:val="0"/>
      <w:marRight w:val="0"/>
      <w:marTop w:val="0"/>
      <w:marBottom w:val="0"/>
      <w:divBdr>
        <w:top w:val="none" w:sz="0" w:space="0" w:color="auto"/>
        <w:left w:val="none" w:sz="0" w:space="0" w:color="auto"/>
        <w:bottom w:val="none" w:sz="0" w:space="0" w:color="auto"/>
        <w:right w:val="none" w:sz="0" w:space="0" w:color="auto"/>
      </w:divBdr>
    </w:div>
    <w:div w:id="1673029036">
      <w:bodyDiv w:val="1"/>
      <w:marLeft w:val="0"/>
      <w:marRight w:val="0"/>
      <w:marTop w:val="0"/>
      <w:marBottom w:val="0"/>
      <w:divBdr>
        <w:top w:val="none" w:sz="0" w:space="0" w:color="auto"/>
        <w:left w:val="none" w:sz="0" w:space="0" w:color="auto"/>
        <w:bottom w:val="none" w:sz="0" w:space="0" w:color="auto"/>
        <w:right w:val="none" w:sz="0" w:space="0" w:color="auto"/>
      </w:divBdr>
    </w:div>
    <w:div w:id="1673142711">
      <w:bodyDiv w:val="1"/>
      <w:marLeft w:val="0"/>
      <w:marRight w:val="0"/>
      <w:marTop w:val="0"/>
      <w:marBottom w:val="0"/>
      <w:divBdr>
        <w:top w:val="none" w:sz="0" w:space="0" w:color="auto"/>
        <w:left w:val="none" w:sz="0" w:space="0" w:color="auto"/>
        <w:bottom w:val="none" w:sz="0" w:space="0" w:color="auto"/>
        <w:right w:val="none" w:sz="0" w:space="0" w:color="auto"/>
      </w:divBdr>
    </w:div>
    <w:div w:id="1673724392">
      <w:bodyDiv w:val="1"/>
      <w:marLeft w:val="0"/>
      <w:marRight w:val="0"/>
      <w:marTop w:val="0"/>
      <w:marBottom w:val="0"/>
      <w:divBdr>
        <w:top w:val="none" w:sz="0" w:space="0" w:color="auto"/>
        <w:left w:val="none" w:sz="0" w:space="0" w:color="auto"/>
        <w:bottom w:val="none" w:sz="0" w:space="0" w:color="auto"/>
        <w:right w:val="none" w:sz="0" w:space="0" w:color="auto"/>
      </w:divBdr>
    </w:div>
    <w:div w:id="1673800039">
      <w:bodyDiv w:val="1"/>
      <w:marLeft w:val="0"/>
      <w:marRight w:val="0"/>
      <w:marTop w:val="0"/>
      <w:marBottom w:val="0"/>
      <w:divBdr>
        <w:top w:val="none" w:sz="0" w:space="0" w:color="auto"/>
        <w:left w:val="none" w:sz="0" w:space="0" w:color="auto"/>
        <w:bottom w:val="none" w:sz="0" w:space="0" w:color="auto"/>
        <w:right w:val="none" w:sz="0" w:space="0" w:color="auto"/>
      </w:divBdr>
    </w:div>
    <w:div w:id="1673875944">
      <w:bodyDiv w:val="1"/>
      <w:marLeft w:val="0"/>
      <w:marRight w:val="0"/>
      <w:marTop w:val="0"/>
      <w:marBottom w:val="0"/>
      <w:divBdr>
        <w:top w:val="none" w:sz="0" w:space="0" w:color="auto"/>
        <w:left w:val="none" w:sz="0" w:space="0" w:color="auto"/>
        <w:bottom w:val="none" w:sz="0" w:space="0" w:color="auto"/>
        <w:right w:val="none" w:sz="0" w:space="0" w:color="auto"/>
      </w:divBdr>
    </w:div>
    <w:div w:id="1673920848">
      <w:bodyDiv w:val="1"/>
      <w:marLeft w:val="0"/>
      <w:marRight w:val="0"/>
      <w:marTop w:val="0"/>
      <w:marBottom w:val="0"/>
      <w:divBdr>
        <w:top w:val="none" w:sz="0" w:space="0" w:color="auto"/>
        <w:left w:val="none" w:sz="0" w:space="0" w:color="auto"/>
        <w:bottom w:val="none" w:sz="0" w:space="0" w:color="auto"/>
        <w:right w:val="none" w:sz="0" w:space="0" w:color="auto"/>
      </w:divBdr>
    </w:div>
    <w:div w:id="1674063992">
      <w:bodyDiv w:val="1"/>
      <w:marLeft w:val="0"/>
      <w:marRight w:val="0"/>
      <w:marTop w:val="0"/>
      <w:marBottom w:val="0"/>
      <w:divBdr>
        <w:top w:val="none" w:sz="0" w:space="0" w:color="auto"/>
        <w:left w:val="none" w:sz="0" w:space="0" w:color="auto"/>
        <w:bottom w:val="none" w:sz="0" w:space="0" w:color="auto"/>
        <w:right w:val="none" w:sz="0" w:space="0" w:color="auto"/>
      </w:divBdr>
    </w:div>
    <w:div w:id="1674330993">
      <w:bodyDiv w:val="1"/>
      <w:marLeft w:val="0"/>
      <w:marRight w:val="0"/>
      <w:marTop w:val="0"/>
      <w:marBottom w:val="0"/>
      <w:divBdr>
        <w:top w:val="none" w:sz="0" w:space="0" w:color="auto"/>
        <w:left w:val="none" w:sz="0" w:space="0" w:color="auto"/>
        <w:bottom w:val="none" w:sz="0" w:space="0" w:color="auto"/>
        <w:right w:val="none" w:sz="0" w:space="0" w:color="auto"/>
      </w:divBdr>
    </w:div>
    <w:div w:id="1674725858">
      <w:bodyDiv w:val="1"/>
      <w:marLeft w:val="0"/>
      <w:marRight w:val="0"/>
      <w:marTop w:val="0"/>
      <w:marBottom w:val="0"/>
      <w:divBdr>
        <w:top w:val="none" w:sz="0" w:space="0" w:color="auto"/>
        <w:left w:val="none" w:sz="0" w:space="0" w:color="auto"/>
        <w:bottom w:val="none" w:sz="0" w:space="0" w:color="auto"/>
        <w:right w:val="none" w:sz="0" w:space="0" w:color="auto"/>
      </w:divBdr>
    </w:div>
    <w:div w:id="1675112047">
      <w:bodyDiv w:val="1"/>
      <w:marLeft w:val="0"/>
      <w:marRight w:val="0"/>
      <w:marTop w:val="0"/>
      <w:marBottom w:val="0"/>
      <w:divBdr>
        <w:top w:val="none" w:sz="0" w:space="0" w:color="auto"/>
        <w:left w:val="none" w:sz="0" w:space="0" w:color="auto"/>
        <w:bottom w:val="none" w:sz="0" w:space="0" w:color="auto"/>
        <w:right w:val="none" w:sz="0" w:space="0" w:color="auto"/>
      </w:divBdr>
    </w:div>
    <w:div w:id="1675187572">
      <w:bodyDiv w:val="1"/>
      <w:marLeft w:val="0"/>
      <w:marRight w:val="0"/>
      <w:marTop w:val="0"/>
      <w:marBottom w:val="0"/>
      <w:divBdr>
        <w:top w:val="none" w:sz="0" w:space="0" w:color="auto"/>
        <w:left w:val="none" w:sz="0" w:space="0" w:color="auto"/>
        <w:bottom w:val="none" w:sz="0" w:space="0" w:color="auto"/>
        <w:right w:val="none" w:sz="0" w:space="0" w:color="auto"/>
      </w:divBdr>
    </w:div>
    <w:div w:id="1675301797">
      <w:bodyDiv w:val="1"/>
      <w:marLeft w:val="0"/>
      <w:marRight w:val="0"/>
      <w:marTop w:val="0"/>
      <w:marBottom w:val="0"/>
      <w:divBdr>
        <w:top w:val="none" w:sz="0" w:space="0" w:color="auto"/>
        <w:left w:val="none" w:sz="0" w:space="0" w:color="auto"/>
        <w:bottom w:val="none" w:sz="0" w:space="0" w:color="auto"/>
        <w:right w:val="none" w:sz="0" w:space="0" w:color="auto"/>
      </w:divBdr>
    </w:div>
    <w:div w:id="1675378461">
      <w:bodyDiv w:val="1"/>
      <w:marLeft w:val="0"/>
      <w:marRight w:val="0"/>
      <w:marTop w:val="0"/>
      <w:marBottom w:val="0"/>
      <w:divBdr>
        <w:top w:val="none" w:sz="0" w:space="0" w:color="auto"/>
        <w:left w:val="none" w:sz="0" w:space="0" w:color="auto"/>
        <w:bottom w:val="none" w:sz="0" w:space="0" w:color="auto"/>
        <w:right w:val="none" w:sz="0" w:space="0" w:color="auto"/>
      </w:divBdr>
    </w:div>
    <w:div w:id="1675455064">
      <w:bodyDiv w:val="1"/>
      <w:marLeft w:val="0"/>
      <w:marRight w:val="0"/>
      <w:marTop w:val="0"/>
      <w:marBottom w:val="0"/>
      <w:divBdr>
        <w:top w:val="none" w:sz="0" w:space="0" w:color="auto"/>
        <w:left w:val="none" w:sz="0" w:space="0" w:color="auto"/>
        <w:bottom w:val="none" w:sz="0" w:space="0" w:color="auto"/>
        <w:right w:val="none" w:sz="0" w:space="0" w:color="auto"/>
      </w:divBdr>
    </w:div>
    <w:div w:id="1675571035">
      <w:bodyDiv w:val="1"/>
      <w:marLeft w:val="0"/>
      <w:marRight w:val="0"/>
      <w:marTop w:val="0"/>
      <w:marBottom w:val="0"/>
      <w:divBdr>
        <w:top w:val="none" w:sz="0" w:space="0" w:color="auto"/>
        <w:left w:val="none" w:sz="0" w:space="0" w:color="auto"/>
        <w:bottom w:val="none" w:sz="0" w:space="0" w:color="auto"/>
        <w:right w:val="none" w:sz="0" w:space="0" w:color="auto"/>
      </w:divBdr>
    </w:div>
    <w:div w:id="1675835019">
      <w:bodyDiv w:val="1"/>
      <w:marLeft w:val="0"/>
      <w:marRight w:val="0"/>
      <w:marTop w:val="0"/>
      <w:marBottom w:val="0"/>
      <w:divBdr>
        <w:top w:val="none" w:sz="0" w:space="0" w:color="auto"/>
        <w:left w:val="none" w:sz="0" w:space="0" w:color="auto"/>
        <w:bottom w:val="none" w:sz="0" w:space="0" w:color="auto"/>
        <w:right w:val="none" w:sz="0" w:space="0" w:color="auto"/>
      </w:divBdr>
    </w:div>
    <w:div w:id="1676108007">
      <w:bodyDiv w:val="1"/>
      <w:marLeft w:val="0"/>
      <w:marRight w:val="0"/>
      <w:marTop w:val="0"/>
      <w:marBottom w:val="0"/>
      <w:divBdr>
        <w:top w:val="none" w:sz="0" w:space="0" w:color="auto"/>
        <w:left w:val="none" w:sz="0" w:space="0" w:color="auto"/>
        <w:bottom w:val="none" w:sz="0" w:space="0" w:color="auto"/>
        <w:right w:val="none" w:sz="0" w:space="0" w:color="auto"/>
      </w:divBdr>
    </w:div>
    <w:div w:id="1676880001">
      <w:bodyDiv w:val="1"/>
      <w:marLeft w:val="0"/>
      <w:marRight w:val="0"/>
      <w:marTop w:val="0"/>
      <w:marBottom w:val="0"/>
      <w:divBdr>
        <w:top w:val="none" w:sz="0" w:space="0" w:color="auto"/>
        <w:left w:val="none" w:sz="0" w:space="0" w:color="auto"/>
        <w:bottom w:val="none" w:sz="0" w:space="0" w:color="auto"/>
        <w:right w:val="none" w:sz="0" w:space="0" w:color="auto"/>
      </w:divBdr>
    </w:div>
    <w:div w:id="1677028951">
      <w:bodyDiv w:val="1"/>
      <w:marLeft w:val="0"/>
      <w:marRight w:val="0"/>
      <w:marTop w:val="0"/>
      <w:marBottom w:val="0"/>
      <w:divBdr>
        <w:top w:val="none" w:sz="0" w:space="0" w:color="auto"/>
        <w:left w:val="none" w:sz="0" w:space="0" w:color="auto"/>
        <w:bottom w:val="none" w:sz="0" w:space="0" w:color="auto"/>
        <w:right w:val="none" w:sz="0" w:space="0" w:color="auto"/>
      </w:divBdr>
    </w:div>
    <w:div w:id="1677078111">
      <w:bodyDiv w:val="1"/>
      <w:marLeft w:val="0"/>
      <w:marRight w:val="0"/>
      <w:marTop w:val="0"/>
      <w:marBottom w:val="0"/>
      <w:divBdr>
        <w:top w:val="none" w:sz="0" w:space="0" w:color="auto"/>
        <w:left w:val="none" w:sz="0" w:space="0" w:color="auto"/>
        <w:bottom w:val="none" w:sz="0" w:space="0" w:color="auto"/>
        <w:right w:val="none" w:sz="0" w:space="0" w:color="auto"/>
      </w:divBdr>
    </w:div>
    <w:div w:id="1677145959">
      <w:bodyDiv w:val="1"/>
      <w:marLeft w:val="0"/>
      <w:marRight w:val="0"/>
      <w:marTop w:val="0"/>
      <w:marBottom w:val="0"/>
      <w:divBdr>
        <w:top w:val="none" w:sz="0" w:space="0" w:color="auto"/>
        <w:left w:val="none" w:sz="0" w:space="0" w:color="auto"/>
        <w:bottom w:val="none" w:sz="0" w:space="0" w:color="auto"/>
        <w:right w:val="none" w:sz="0" w:space="0" w:color="auto"/>
      </w:divBdr>
    </w:div>
    <w:div w:id="1677269602">
      <w:bodyDiv w:val="1"/>
      <w:marLeft w:val="0"/>
      <w:marRight w:val="0"/>
      <w:marTop w:val="0"/>
      <w:marBottom w:val="0"/>
      <w:divBdr>
        <w:top w:val="none" w:sz="0" w:space="0" w:color="auto"/>
        <w:left w:val="none" w:sz="0" w:space="0" w:color="auto"/>
        <w:bottom w:val="none" w:sz="0" w:space="0" w:color="auto"/>
        <w:right w:val="none" w:sz="0" w:space="0" w:color="auto"/>
      </w:divBdr>
    </w:div>
    <w:div w:id="1677491007">
      <w:bodyDiv w:val="1"/>
      <w:marLeft w:val="0"/>
      <w:marRight w:val="0"/>
      <w:marTop w:val="0"/>
      <w:marBottom w:val="0"/>
      <w:divBdr>
        <w:top w:val="none" w:sz="0" w:space="0" w:color="auto"/>
        <w:left w:val="none" w:sz="0" w:space="0" w:color="auto"/>
        <w:bottom w:val="none" w:sz="0" w:space="0" w:color="auto"/>
        <w:right w:val="none" w:sz="0" w:space="0" w:color="auto"/>
      </w:divBdr>
    </w:div>
    <w:div w:id="1677537941">
      <w:bodyDiv w:val="1"/>
      <w:marLeft w:val="0"/>
      <w:marRight w:val="0"/>
      <w:marTop w:val="0"/>
      <w:marBottom w:val="0"/>
      <w:divBdr>
        <w:top w:val="none" w:sz="0" w:space="0" w:color="auto"/>
        <w:left w:val="none" w:sz="0" w:space="0" w:color="auto"/>
        <w:bottom w:val="none" w:sz="0" w:space="0" w:color="auto"/>
        <w:right w:val="none" w:sz="0" w:space="0" w:color="auto"/>
      </w:divBdr>
    </w:div>
    <w:div w:id="1677538003">
      <w:bodyDiv w:val="1"/>
      <w:marLeft w:val="0"/>
      <w:marRight w:val="0"/>
      <w:marTop w:val="0"/>
      <w:marBottom w:val="0"/>
      <w:divBdr>
        <w:top w:val="none" w:sz="0" w:space="0" w:color="auto"/>
        <w:left w:val="none" w:sz="0" w:space="0" w:color="auto"/>
        <w:bottom w:val="none" w:sz="0" w:space="0" w:color="auto"/>
        <w:right w:val="none" w:sz="0" w:space="0" w:color="auto"/>
      </w:divBdr>
    </w:div>
    <w:div w:id="1678312239">
      <w:bodyDiv w:val="1"/>
      <w:marLeft w:val="0"/>
      <w:marRight w:val="0"/>
      <w:marTop w:val="0"/>
      <w:marBottom w:val="0"/>
      <w:divBdr>
        <w:top w:val="none" w:sz="0" w:space="0" w:color="auto"/>
        <w:left w:val="none" w:sz="0" w:space="0" w:color="auto"/>
        <w:bottom w:val="none" w:sz="0" w:space="0" w:color="auto"/>
        <w:right w:val="none" w:sz="0" w:space="0" w:color="auto"/>
      </w:divBdr>
    </w:div>
    <w:div w:id="1678536826">
      <w:bodyDiv w:val="1"/>
      <w:marLeft w:val="0"/>
      <w:marRight w:val="0"/>
      <w:marTop w:val="0"/>
      <w:marBottom w:val="0"/>
      <w:divBdr>
        <w:top w:val="none" w:sz="0" w:space="0" w:color="auto"/>
        <w:left w:val="none" w:sz="0" w:space="0" w:color="auto"/>
        <w:bottom w:val="none" w:sz="0" w:space="0" w:color="auto"/>
        <w:right w:val="none" w:sz="0" w:space="0" w:color="auto"/>
      </w:divBdr>
    </w:div>
    <w:div w:id="1678730054">
      <w:bodyDiv w:val="1"/>
      <w:marLeft w:val="0"/>
      <w:marRight w:val="0"/>
      <w:marTop w:val="0"/>
      <w:marBottom w:val="0"/>
      <w:divBdr>
        <w:top w:val="none" w:sz="0" w:space="0" w:color="auto"/>
        <w:left w:val="none" w:sz="0" w:space="0" w:color="auto"/>
        <w:bottom w:val="none" w:sz="0" w:space="0" w:color="auto"/>
        <w:right w:val="none" w:sz="0" w:space="0" w:color="auto"/>
      </w:divBdr>
    </w:div>
    <w:div w:id="1678917953">
      <w:bodyDiv w:val="1"/>
      <w:marLeft w:val="0"/>
      <w:marRight w:val="0"/>
      <w:marTop w:val="0"/>
      <w:marBottom w:val="0"/>
      <w:divBdr>
        <w:top w:val="none" w:sz="0" w:space="0" w:color="auto"/>
        <w:left w:val="none" w:sz="0" w:space="0" w:color="auto"/>
        <w:bottom w:val="none" w:sz="0" w:space="0" w:color="auto"/>
        <w:right w:val="none" w:sz="0" w:space="0" w:color="auto"/>
      </w:divBdr>
    </w:div>
    <w:div w:id="1679039778">
      <w:bodyDiv w:val="1"/>
      <w:marLeft w:val="0"/>
      <w:marRight w:val="0"/>
      <w:marTop w:val="0"/>
      <w:marBottom w:val="0"/>
      <w:divBdr>
        <w:top w:val="none" w:sz="0" w:space="0" w:color="auto"/>
        <w:left w:val="none" w:sz="0" w:space="0" w:color="auto"/>
        <w:bottom w:val="none" w:sz="0" w:space="0" w:color="auto"/>
        <w:right w:val="none" w:sz="0" w:space="0" w:color="auto"/>
      </w:divBdr>
    </w:div>
    <w:div w:id="1679428931">
      <w:bodyDiv w:val="1"/>
      <w:marLeft w:val="0"/>
      <w:marRight w:val="0"/>
      <w:marTop w:val="0"/>
      <w:marBottom w:val="0"/>
      <w:divBdr>
        <w:top w:val="none" w:sz="0" w:space="0" w:color="auto"/>
        <w:left w:val="none" w:sz="0" w:space="0" w:color="auto"/>
        <w:bottom w:val="none" w:sz="0" w:space="0" w:color="auto"/>
        <w:right w:val="none" w:sz="0" w:space="0" w:color="auto"/>
      </w:divBdr>
    </w:div>
    <w:div w:id="1679430495">
      <w:bodyDiv w:val="1"/>
      <w:marLeft w:val="0"/>
      <w:marRight w:val="0"/>
      <w:marTop w:val="0"/>
      <w:marBottom w:val="0"/>
      <w:divBdr>
        <w:top w:val="none" w:sz="0" w:space="0" w:color="auto"/>
        <w:left w:val="none" w:sz="0" w:space="0" w:color="auto"/>
        <w:bottom w:val="none" w:sz="0" w:space="0" w:color="auto"/>
        <w:right w:val="none" w:sz="0" w:space="0" w:color="auto"/>
      </w:divBdr>
    </w:div>
    <w:div w:id="1679691468">
      <w:bodyDiv w:val="1"/>
      <w:marLeft w:val="0"/>
      <w:marRight w:val="0"/>
      <w:marTop w:val="0"/>
      <w:marBottom w:val="0"/>
      <w:divBdr>
        <w:top w:val="none" w:sz="0" w:space="0" w:color="auto"/>
        <w:left w:val="none" w:sz="0" w:space="0" w:color="auto"/>
        <w:bottom w:val="none" w:sz="0" w:space="0" w:color="auto"/>
        <w:right w:val="none" w:sz="0" w:space="0" w:color="auto"/>
      </w:divBdr>
    </w:div>
    <w:div w:id="1679770603">
      <w:bodyDiv w:val="1"/>
      <w:marLeft w:val="0"/>
      <w:marRight w:val="0"/>
      <w:marTop w:val="0"/>
      <w:marBottom w:val="0"/>
      <w:divBdr>
        <w:top w:val="none" w:sz="0" w:space="0" w:color="auto"/>
        <w:left w:val="none" w:sz="0" w:space="0" w:color="auto"/>
        <w:bottom w:val="none" w:sz="0" w:space="0" w:color="auto"/>
        <w:right w:val="none" w:sz="0" w:space="0" w:color="auto"/>
      </w:divBdr>
    </w:div>
    <w:div w:id="1679889992">
      <w:bodyDiv w:val="1"/>
      <w:marLeft w:val="0"/>
      <w:marRight w:val="0"/>
      <w:marTop w:val="0"/>
      <w:marBottom w:val="0"/>
      <w:divBdr>
        <w:top w:val="none" w:sz="0" w:space="0" w:color="auto"/>
        <w:left w:val="none" w:sz="0" w:space="0" w:color="auto"/>
        <w:bottom w:val="none" w:sz="0" w:space="0" w:color="auto"/>
        <w:right w:val="none" w:sz="0" w:space="0" w:color="auto"/>
      </w:divBdr>
    </w:div>
    <w:div w:id="1680110369">
      <w:bodyDiv w:val="1"/>
      <w:marLeft w:val="0"/>
      <w:marRight w:val="0"/>
      <w:marTop w:val="0"/>
      <w:marBottom w:val="0"/>
      <w:divBdr>
        <w:top w:val="none" w:sz="0" w:space="0" w:color="auto"/>
        <w:left w:val="none" w:sz="0" w:space="0" w:color="auto"/>
        <w:bottom w:val="none" w:sz="0" w:space="0" w:color="auto"/>
        <w:right w:val="none" w:sz="0" w:space="0" w:color="auto"/>
      </w:divBdr>
    </w:div>
    <w:div w:id="1680161298">
      <w:bodyDiv w:val="1"/>
      <w:marLeft w:val="0"/>
      <w:marRight w:val="0"/>
      <w:marTop w:val="0"/>
      <w:marBottom w:val="0"/>
      <w:divBdr>
        <w:top w:val="none" w:sz="0" w:space="0" w:color="auto"/>
        <w:left w:val="none" w:sz="0" w:space="0" w:color="auto"/>
        <w:bottom w:val="none" w:sz="0" w:space="0" w:color="auto"/>
        <w:right w:val="none" w:sz="0" w:space="0" w:color="auto"/>
      </w:divBdr>
    </w:div>
    <w:div w:id="1680423652">
      <w:bodyDiv w:val="1"/>
      <w:marLeft w:val="0"/>
      <w:marRight w:val="0"/>
      <w:marTop w:val="0"/>
      <w:marBottom w:val="0"/>
      <w:divBdr>
        <w:top w:val="none" w:sz="0" w:space="0" w:color="auto"/>
        <w:left w:val="none" w:sz="0" w:space="0" w:color="auto"/>
        <w:bottom w:val="none" w:sz="0" w:space="0" w:color="auto"/>
        <w:right w:val="none" w:sz="0" w:space="0" w:color="auto"/>
      </w:divBdr>
    </w:div>
    <w:div w:id="1680429462">
      <w:bodyDiv w:val="1"/>
      <w:marLeft w:val="0"/>
      <w:marRight w:val="0"/>
      <w:marTop w:val="0"/>
      <w:marBottom w:val="0"/>
      <w:divBdr>
        <w:top w:val="none" w:sz="0" w:space="0" w:color="auto"/>
        <w:left w:val="none" w:sz="0" w:space="0" w:color="auto"/>
        <w:bottom w:val="none" w:sz="0" w:space="0" w:color="auto"/>
        <w:right w:val="none" w:sz="0" w:space="0" w:color="auto"/>
      </w:divBdr>
    </w:div>
    <w:div w:id="1680502515">
      <w:bodyDiv w:val="1"/>
      <w:marLeft w:val="0"/>
      <w:marRight w:val="0"/>
      <w:marTop w:val="0"/>
      <w:marBottom w:val="0"/>
      <w:divBdr>
        <w:top w:val="none" w:sz="0" w:space="0" w:color="auto"/>
        <w:left w:val="none" w:sz="0" w:space="0" w:color="auto"/>
        <w:bottom w:val="none" w:sz="0" w:space="0" w:color="auto"/>
        <w:right w:val="none" w:sz="0" w:space="0" w:color="auto"/>
      </w:divBdr>
    </w:div>
    <w:div w:id="1680694894">
      <w:bodyDiv w:val="1"/>
      <w:marLeft w:val="0"/>
      <w:marRight w:val="0"/>
      <w:marTop w:val="0"/>
      <w:marBottom w:val="0"/>
      <w:divBdr>
        <w:top w:val="none" w:sz="0" w:space="0" w:color="auto"/>
        <w:left w:val="none" w:sz="0" w:space="0" w:color="auto"/>
        <w:bottom w:val="none" w:sz="0" w:space="0" w:color="auto"/>
        <w:right w:val="none" w:sz="0" w:space="0" w:color="auto"/>
      </w:divBdr>
    </w:div>
    <w:div w:id="1680962420">
      <w:bodyDiv w:val="1"/>
      <w:marLeft w:val="0"/>
      <w:marRight w:val="0"/>
      <w:marTop w:val="0"/>
      <w:marBottom w:val="0"/>
      <w:divBdr>
        <w:top w:val="none" w:sz="0" w:space="0" w:color="auto"/>
        <w:left w:val="none" w:sz="0" w:space="0" w:color="auto"/>
        <w:bottom w:val="none" w:sz="0" w:space="0" w:color="auto"/>
        <w:right w:val="none" w:sz="0" w:space="0" w:color="auto"/>
      </w:divBdr>
    </w:div>
    <w:div w:id="1681083933">
      <w:bodyDiv w:val="1"/>
      <w:marLeft w:val="0"/>
      <w:marRight w:val="0"/>
      <w:marTop w:val="0"/>
      <w:marBottom w:val="0"/>
      <w:divBdr>
        <w:top w:val="none" w:sz="0" w:space="0" w:color="auto"/>
        <w:left w:val="none" w:sz="0" w:space="0" w:color="auto"/>
        <w:bottom w:val="none" w:sz="0" w:space="0" w:color="auto"/>
        <w:right w:val="none" w:sz="0" w:space="0" w:color="auto"/>
      </w:divBdr>
    </w:div>
    <w:div w:id="1681157204">
      <w:bodyDiv w:val="1"/>
      <w:marLeft w:val="0"/>
      <w:marRight w:val="0"/>
      <w:marTop w:val="0"/>
      <w:marBottom w:val="0"/>
      <w:divBdr>
        <w:top w:val="none" w:sz="0" w:space="0" w:color="auto"/>
        <w:left w:val="none" w:sz="0" w:space="0" w:color="auto"/>
        <w:bottom w:val="none" w:sz="0" w:space="0" w:color="auto"/>
        <w:right w:val="none" w:sz="0" w:space="0" w:color="auto"/>
      </w:divBdr>
    </w:div>
    <w:div w:id="1681157501">
      <w:bodyDiv w:val="1"/>
      <w:marLeft w:val="0"/>
      <w:marRight w:val="0"/>
      <w:marTop w:val="0"/>
      <w:marBottom w:val="0"/>
      <w:divBdr>
        <w:top w:val="none" w:sz="0" w:space="0" w:color="auto"/>
        <w:left w:val="none" w:sz="0" w:space="0" w:color="auto"/>
        <w:bottom w:val="none" w:sz="0" w:space="0" w:color="auto"/>
        <w:right w:val="none" w:sz="0" w:space="0" w:color="auto"/>
      </w:divBdr>
    </w:div>
    <w:div w:id="1681424094">
      <w:bodyDiv w:val="1"/>
      <w:marLeft w:val="0"/>
      <w:marRight w:val="0"/>
      <w:marTop w:val="0"/>
      <w:marBottom w:val="0"/>
      <w:divBdr>
        <w:top w:val="none" w:sz="0" w:space="0" w:color="auto"/>
        <w:left w:val="none" w:sz="0" w:space="0" w:color="auto"/>
        <w:bottom w:val="none" w:sz="0" w:space="0" w:color="auto"/>
        <w:right w:val="none" w:sz="0" w:space="0" w:color="auto"/>
      </w:divBdr>
    </w:div>
    <w:div w:id="1681614964">
      <w:bodyDiv w:val="1"/>
      <w:marLeft w:val="0"/>
      <w:marRight w:val="0"/>
      <w:marTop w:val="0"/>
      <w:marBottom w:val="0"/>
      <w:divBdr>
        <w:top w:val="none" w:sz="0" w:space="0" w:color="auto"/>
        <w:left w:val="none" w:sz="0" w:space="0" w:color="auto"/>
        <w:bottom w:val="none" w:sz="0" w:space="0" w:color="auto"/>
        <w:right w:val="none" w:sz="0" w:space="0" w:color="auto"/>
      </w:divBdr>
    </w:div>
    <w:div w:id="1681854017">
      <w:bodyDiv w:val="1"/>
      <w:marLeft w:val="0"/>
      <w:marRight w:val="0"/>
      <w:marTop w:val="0"/>
      <w:marBottom w:val="0"/>
      <w:divBdr>
        <w:top w:val="none" w:sz="0" w:space="0" w:color="auto"/>
        <w:left w:val="none" w:sz="0" w:space="0" w:color="auto"/>
        <w:bottom w:val="none" w:sz="0" w:space="0" w:color="auto"/>
        <w:right w:val="none" w:sz="0" w:space="0" w:color="auto"/>
      </w:divBdr>
    </w:div>
    <w:div w:id="1681855325">
      <w:bodyDiv w:val="1"/>
      <w:marLeft w:val="0"/>
      <w:marRight w:val="0"/>
      <w:marTop w:val="0"/>
      <w:marBottom w:val="0"/>
      <w:divBdr>
        <w:top w:val="none" w:sz="0" w:space="0" w:color="auto"/>
        <w:left w:val="none" w:sz="0" w:space="0" w:color="auto"/>
        <w:bottom w:val="none" w:sz="0" w:space="0" w:color="auto"/>
        <w:right w:val="none" w:sz="0" w:space="0" w:color="auto"/>
      </w:divBdr>
    </w:div>
    <w:div w:id="1681928379">
      <w:bodyDiv w:val="1"/>
      <w:marLeft w:val="0"/>
      <w:marRight w:val="0"/>
      <w:marTop w:val="0"/>
      <w:marBottom w:val="0"/>
      <w:divBdr>
        <w:top w:val="none" w:sz="0" w:space="0" w:color="auto"/>
        <w:left w:val="none" w:sz="0" w:space="0" w:color="auto"/>
        <w:bottom w:val="none" w:sz="0" w:space="0" w:color="auto"/>
        <w:right w:val="none" w:sz="0" w:space="0" w:color="auto"/>
      </w:divBdr>
    </w:div>
    <w:div w:id="1682127021">
      <w:bodyDiv w:val="1"/>
      <w:marLeft w:val="0"/>
      <w:marRight w:val="0"/>
      <w:marTop w:val="0"/>
      <w:marBottom w:val="0"/>
      <w:divBdr>
        <w:top w:val="none" w:sz="0" w:space="0" w:color="auto"/>
        <w:left w:val="none" w:sz="0" w:space="0" w:color="auto"/>
        <w:bottom w:val="none" w:sz="0" w:space="0" w:color="auto"/>
        <w:right w:val="none" w:sz="0" w:space="0" w:color="auto"/>
      </w:divBdr>
    </w:div>
    <w:div w:id="1682246044">
      <w:bodyDiv w:val="1"/>
      <w:marLeft w:val="0"/>
      <w:marRight w:val="0"/>
      <w:marTop w:val="0"/>
      <w:marBottom w:val="0"/>
      <w:divBdr>
        <w:top w:val="none" w:sz="0" w:space="0" w:color="auto"/>
        <w:left w:val="none" w:sz="0" w:space="0" w:color="auto"/>
        <w:bottom w:val="none" w:sz="0" w:space="0" w:color="auto"/>
        <w:right w:val="none" w:sz="0" w:space="0" w:color="auto"/>
      </w:divBdr>
    </w:div>
    <w:div w:id="1682312259">
      <w:bodyDiv w:val="1"/>
      <w:marLeft w:val="0"/>
      <w:marRight w:val="0"/>
      <w:marTop w:val="0"/>
      <w:marBottom w:val="0"/>
      <w:divBdr>
        <w:top w:val="none" w:sz="0" w:space="0" w:color="auto"/>
        <w:left w:val="none" w:sz="0" w:space="0" w:color="auto"/>
        <w:bottom w:val="none" w:sz="0" w:space="0" w:color="auto"/>
        <w:right w:val="none" w:sz="0" w:space="0" w:color="auto"/>
      </w:divBdr>
    </w:div>
    <w:div w:id="1682514387">
      <w:bodyDiv w:val="1"/>
      <w:marLeft w:val="0"/>
      <w:marRight w:val="0"/>
      <w:marTop w:val="0"/>
      <w:marBottom w:val="0"/>
      <w:divBdr>
        <w:top w:val="none" w:sz="0" w:space="0" w:color="auto"/>
        <w:left w:val="none" w:sz="0" w:space="0" w:color="auto"/>
        <w:bottom w:val="none" w:sz="0" w:space="0" w:color="auto"/>
        <w:right w:val="none" w:sz="0" w:space="0" w:color="auto"/>
      </w:divBdr>
    </w:div>
    <w:div w:id="1682702642">
      <w:bodyDiv w:val="1"/>
      <w:marLeft w:val="0"/>
      <w:marRight w:val="0"/>
      <w:marTop w:val="0"/>
      <w:marBottom w:val="0"/>
      <w:divBdr>
        <w:top w:val="none" w:sz="0" w:space="0" w:color="auto"/>
        <w:left w:val="none" w:sz="0" w:space="0" w:color="auto"/>
        <w:bottom w:val="none" w:sz="0" w:space="0" w:color="auto"/>
        <w:right w:val="none" w:sz="0" w:space="0" w:color="auto"/>
      </w:divBdr>
    </w:div>
    <w:div w:id="1682780498">
      <w:bodyDiv w:val="1"/>
      <w:marLeft w:val="0"/>
      <w:marRight w:val="0"/>
      <w:marTop w:val="0"/>
      <w:marBottom w:val="0"/>
      <w:divBdr>
        <w:top w:val="none" w:sz="0" w:space="0" w:color="auto"/>
        <w:left w:val="none" w:sz="0" w:space="0" w:color="auto"/>
        <w:bottom w:val="none" w:sz="0" w:space="0" w:color="auto"/>
        <w:right w:val="none" w:sz="0" w:space="0" w:color="auto"/>
      </w:divBdr>
    </w:div>
    <w:div w:id="1682782032">
      <w:bodyDiv w:val="1"/>
      <w:marLeft w:val="0"/>
      <w:marRight w:val="0"/>
      <w:marTop w:val="0"/>
      <w:marBottom w:val="0"/>
      <w:divBdr>
        <w:top w:val="none" w:sz="0" w:space="0" w:color="auto"/>
        <w:left w:val="none" w:sz="0" w:space="0" w:color="auto"/>
        <w:bottom w:val="none" w:sz="0" w:space="0" w:color="auto"/>
        <w:right w:val="none" w:sz="0" w:space="0" w:color="auto"/>
      </w:divBdr>
    </w:div>
    <w:div w:id="1683169653">
      <w:bodyDiv w:val="1"/>
      <w:marLeft w:val="0"/>
      <w:marRight w:val="0"/>
      <w:marTop w:val="0"/>
      <w:marBottom w:val="0"/>
      <w:divBdr>
        <w:top w:val="none" w:sz="0" w:space="0" w:color="auto"/>
        <w:left w:val="none" w:sz="0" w:space="0" w:color="auto"/>
        <w:bottom w:val="none" w:sz="0" w:space="0" w:color="auto"/>
        <w:right w:val="none" w:sz="0" w:space="0" w:color="auto"/>
      </w:divBdr>
    </w:div>
    <w:div w:id="1683629338">
      <w:bodyDiv w:val="1"/>
      <w:marLeft w:val="0"/>
      <w:marRight w:val="0"/>
      <w:marTop w:val="0"/>
      <w:marBottom w:val="0"/>
      <w:divBdr>
        <w:top w:val="none" w:sz="0" w:space="0" w:color="auto"/>
        <w:left w:val="none" w:sz="0" w:space="0" w:color="auto"/>
        <w:bottom w:val="none" w:sz="0" w:space="0" w:color="auto"/>
        <w:right w:val="none" w:sz="0" w:space="0" w:color="auto"/>
      </w:divBdr>
    </w:div>
    <w:div w:id="1683773279">
      <w:bodyDiv w:val="1"/>
      <w:marLeft w:val="0"/>
      <w:marRight w:val="0"/>
      <w:marTop w:val="0"/>
      <w:marBottom w:val="0"/>
      <w:divBdr>
        <w:top w:val="none" w:sz="0" w:space="0" w:color="auto"/>
        <w:left w:val="none" w:sz="0" w:space="0" w:color="auto"/>
        <w:bottom w:val="none" w:sz="0" w:space="0" w:color="auto"/>
        <w:right w:val="none" w:sz="0" w:space="0" w:color="auto"/>
      </w:divBdr>
    </w:div>
    <w:div w:id="1683824602">
      <w:bodyDiv w:val="1"/>
      <w:marLeft w:val="0"/>
      <w:marRight w:val="0"/>
      <w:marTop w:val="0"/>
      <w:marBottom w:val="0"/>
      <w:divBdr>
        <w:top w:val="none" w:sz="0" w:space="0" w:color="auto"/>
        <w:left w:val="none" w:sz="0" w:space="0" w:color="auto"/>
        <w:bottom w:val="none" w:sz="0" w:space="0" w:color="auto"/>
        <w:right w:val="none" w:sz="0" w:space="0" w:color="auto"/>
      </w:divBdr>
    </w:div>
    <w:div w:id="1684085503">
      <w:bodyDiv w:val="1"/>
      <w:marLeft w:val="0"/>
      <w:marRight w:val="0"/>
      <w:marTop w:val="0"/>
      <w:marBottom w:val="0"/>
      <w:divBdr>
        <w:top w:val="none" w:sz="0" w:space="0" w:color="auto"/>
        <w:left w:val="none" w:sz="0" w:space="0" w:color="auto"/>
        <w:bottom w:val="none" w:sz="0" w:space="0" w:color="auto"/>
        <w:right w:val="none" w:sz="0" w:space="0" w:color="auto"/>
      </w:divBdr>
    </w:div>
    <w:div w:id="1684211482">
      <w:bodyDiv w:val="1"/>
      <w:marLeft w:val="0"/>
      <w:marRight w:val="0"/>
      <w:marTop w:val="0"/>
      <w:marBottom w:val="0"/>
      <w:divBdr>
        <w:top w:val="none" w:sz="0" w:space="0" w:color="auto"/>
        <w:left w:val="none" w:sz="0" w:space="0" w:color="auto"/>
        <w:bottom w:val="none" w:sz="0" w:space="0" w:color="auto"/>
        <w:right w:val="none" w:sz="0" w:space="0" w:color="auto"/>
      </w:divBdr>
    </w:div>
    <w:div w:id="1684235478">
      <w:bodyDiv w:val="1"/>
      <w:marLeft w:val="0"/>
      <w:marRight w:val="0"/>
      <w:marTop w:val="0"/>
      <w:marBottom w:val="0"/>
      <w:divBdr>
        <w:top w:val="none" w:sz="0" w:space="0" w:color="auto"/>
        <w:left w:val="none" w:sz="0" w:space="0" w:color="auto"/>
        <w:bottom w:val="none" w:sz="0" w:space="0" w:color="auto"/>
        <w:right w:val="none" w:sz="0" w:space="0" w:color="auto"/>
      </w:divBdr>
    </w:div>
    <w:div w:id="1684432453">
      <w:bodyDiv w:val="1"/>
      <w:marLeft w:val="0"/>
      <w:marRight w:val="0"/>
      <w:marTop w:val="0"/>
      <w:marBottom w:val="0"/>
      <w:divBdr>
        <w:top w:val="none" w:sz="0" w:space="0" w:color="auto"/>
        <w:left w:val="none" w:sz="0" w:space="0" w:color="auto"/>
        <w:bottom w:val="none" w:sz="0" w:space="0" w:color="auto"/>
        <w:right w:val="none" w:sz="0" w:space="0" w:color="auto"/>
      </w:divBdr>
    </w:div>
    <w:div w:id="1684740029">
      <w:bodyDiv w:val="1"/>
      <w:marLeft w:val="0"/>
      <w:marRight w:val="0"/>
      <w:marTop w:val="0"/>
      <w:marBottom w:val="0"/>
      <w:divBdr>
        <w:top w:val="none" w:sz="0" w:space="0" w:color="auto"/>
        <w:left w:val="none" w:sz="0" w:space="0" w:color="auto"/>
        <w:bottom w:val="none" w:sz="0" w:space="0" w:color="auto"/>
        <w:right w:val="none" w:sz="0" w:space="0" w:color="auto"/>
      </w:divBdr>
    </w:div>
    <w:div w:id="1684741692">
      <w:bodyDiv w:val="1"/>
      <w:marLeft w:val="0"/>
      <w:marRight w:val="0"/>
      <w:marTop w:val="0"/>
      <w:marBottom w:val="0"/>
      <w:divBdr>
        <w:top w:val="none" w:sz="0" w:space="0" w:color="auto"/>
        <w:left w:val="none" w:sz="0" w:space="0" w:color="auto"/>
        <w:bottom w:val="none" w:sz="0" w:space="0" w:color="auto"/>
        <w:right w:val="none" w:sz="0" w:space="0" w:color="auto"/>
      </w:divBdr>
    </w:div>
    <w:div w:id="1684815655">
      <w:bodyDiv w:val="1"/>
      <w:marLeft w:val="0"/>
      <w:marRight w:val="0"/>
      <w:marTop w:val="0"/>
      <w:marBottom w:val="0"/>
      <w:divBdr>
        <w:top w:val="none" w:sz="0" w:space="0" w:color="auto"/>
        <w:left w:val="none" w:sz="0" w:space="0" w:color="auto"/>
        <w:bottom w:val="none" w:sz="0" w:space="0" w:color="auto"/>
        <w:right w:val="none" w:sz="0" w:space="0" w:color="auto"/>
      </w:divBdr>
    </w:div>
    <w:div w:id="1684822314">
      <w:bodyDiv w:val="1"/>
      <w:marLeft w:val="0"/>
      <w:marRight w:val="0"/>
      <w:marTop w:val="0"/>
      <w:marBottom w:val="0"/>
      <w:divBdr>
        <w:top w:val="none" w:sz="0" w:space="0" w:color="auto"/>
        <w:left w:val="none" w:sz="0" w:space="0" w:color="auto"/>
        <w:bottom w:val="none" w:sz="0" w:space="0" w:color="auto"/>
        <w:right w:val="none" w:sz="0" w:space="0" w:color="auto"/>
      </w:divBdr>
    </w:div>
    <w:div w:id="1684866857">
      <w:bodyDiv w:val="1"/>
      <w:marLeft w:val="0"/>
      <w:marRight w:val="0"/>
      <w:marTop w:val="0"/>
      <w:marBottom w:val="0"/>
      <w:divBdr>
        <w:top w:val="none" w:sz="0" w:space="0" w:color="auto"/>
        <w:left w:val="none" w:sz="0" w:space="0" w:color="auto"/>
        <w:bottom w:val="none" w:sz="0" w:space="0" w:color="auto"/>
        <w:right w:val="none" w:sz="0" w:space="0" w:color="auto"/>
      </w:divBdr>
    </w:div>
    <w:div w:id="1684937304">
      <w:bodyDiv w:val="1"/>
      <w:marLeft w:val="0"/>
      <w:marRight w:val="0"/>
      <w:marTop w:val="0"/>
      <w:marBottom w:val="0"/>
      <w:divBdr>
        <w:top w:val="none" w:sz="0" w:space="0" w:color="auto"/>
        <w:left w:val="none" w:sz="0" w:space="0" w:color="auto"/>
        <w:bottom w:val="none" w:sz="0" w:space="0" w:color="auto"/>
        <w:right w:val="none" w:sz="0" w:space="0" w:color="auto"/>
      </w:divBdr>
    </w:div>
    <w:div w:id="1685084683">
      <w:bodyDiv w:val="1"/>
      <w:marLeft w:val="0"/>
      <w:marRight w:val="0"/>
      <w:marTop w:val="0"/>
      <w:marBottom w:val="0"/>
      <w:divBdr>
        <w:top w:val="none" w:sz="0" w:space="0" w:color="auto"/>
        <w:left w:val="none" w:sz="0" w:space="0" w:color="auto"/>
        <w:bottom w:val="none" w:sz="0" w:space="0" w:color="auto"/>
        <w:right w:val="none" w:sz="0" w:space="0" w:color="auto"/>
      </w:divBdr>
    </w:div>
    <w:div w:id="1685088897">
      <w:bodyDiv w:val="1"/>
      <w:marLeft w:val="0"/>
      <w:marRight w:val="0"/>
      <w:marTop w:val="0"/>
      <w:marBottom w:val="0"/>
      <w:divBdr>
        <w:top w:val="none" w:sz="0" w:space="0" w:color="auto"/>
        <w:left w:val="none" w:sz="0" w:space="0" w:color="auto"/>
        <w:bottom w:val="none" w:sz="0" w:space="0" w:color="auto"/>
        <w:right w:val="none" w:sz="0" w:space="0" w:color="auto"/>
      </w:divBdr>
    </w:div>
    <w:div w:id="1685280261">
      <w:bodyDiv w:val="1"/>
      <w:marLeft w:val="0"/>
      <w:marRight w:val="0"/>
      <w:marTop w:val="0"/>
      <w:marBottom w:val="0"/>
      <w:divBdr>
        <w:top w:val="none" w:sz="0" w:space="0" w:color="auto"/>
        <w:left w:val="none" w:sz="0" w:space="0" w:color="auto"/>
        <w:bottom w:val="none" w:sz="0" w:space="0" w:color="auto"/>
        <w:right w:val="none" w:sz="0" w:space="0" w:color="auto"/>
      </w:divBdr>
    </w:div>
    <w:div w:id="1685327069">
      <w:bodyDiv w:val="1"/>
      <w:marLeft w:val="0"/>
      <w:marRight w:val="0"/>
      <w:marTop w:val="0"/>
      <w:marBottom w:val="0"/>
      <w:divBdr>
        <w:top w:val="none" w:sz="0" w:space="0" w:color="auto"/>
        <w:left w:val="none" w:sz="0" w:space="0" w:color="auto"/>
        <w:bottom w:val="none" w:sz="0" w:space="0" w:color="auto"/>
        <w:right w:val="none" w:sz="0" w:space="0" w:color="auto"/>
      </w:divBdr>
    </w:div>
    <w:div w:id="1685545703">
      <w:bodyDiv w:val="1"/>
      <w:marLeft w:val="0"/>
      <w:marRight w:val="0"/>
      <w:marTop w:val="0"/>
      <w:marBottom w:val="0"/>
      <w:divBdr>
        <w:top w:val="none" w:sz="0" w:space="0" w:color="auto"/>
        <w:left w:val="none" w:sz="0" w:space="0" w:color="auto"/>
        <w:bottom w:val="none" w:sz="0" w:space="0" w:color="auto"/>
        <w:right w:val="none" w:sz="0" w:space="0" w:color="auto"/>
      </w:divBdr>
    </w:div>
    <w:div w:id="1685664773">
      <w:bodyDiv w:val="1"/>
      <w:marLeft w:val="0"/>
      <w:marRight w:val="0"/>
      <w:marTop w:val="0"/>
      <w:marBottom w:val="0"/>
      <w:divBdr>
        <w:top w:val="none" w:sz="0" w:space="0" w:color="auto"/>
        <w:left w:val="none" w:sz="0" w:space="0" w:color="auto"/>
        <w:bottom w:val="none" w:sz="0" w:space="0" w:color="auto"/>
        <w:right w:val="none" w:sz="0" w:space="0" w:color="auto"/>
      </w:divBdr>
    </w:div>
    <w:div w:id="1685671231">
      <w:bodyDiv w:val="1"/>
      <w:marLeft w:val="0"/>
      <w:marRight w:val="0"/>
      <w:marTop w:val="0"/>
      <w:marBottom w:val="0"/>
      <w:divBdr>
        <w:top w:val="none" w:sz="0" w:space="0" w:color="auto"/>
        <w:left w:val="none" w:sz="0" w:space="0" w:color="auto"/>
        <w:bottom w:val="none" w:sz="0" w:space="0" w:color="auto"/>
        <w:right w:val="none" w:sz="0" w:space="0" w:color="auto"/>
      </w:divBdr>
    </w:div>
    <w:div w:id="1686010875">
      <w:bodyDiv w:val="1"/>
      <w:marLeft w:val="0"/>
      <w:marRight w:val="0"/>
      <w:marTop w:val="0"/>
      <w:marBottom w:val="0"/>
      <w:divBdr>
        <w:top w:val="none" w:sz="0" w:space="0" w:color="auto"/>
        <w:left w:val="none" w:sz="0" w:space="0" w:color="auto"/>
        <w:bottom w:val="none" w:sz="0" w:space="0" w:color="auto"/>
        <w:right w:val="none" w:sz="0" w:space="0" w:color="auto"/>
      </w:divBdr>
    </w:div>
    <w:div w:id="1686325122">
      <w:bodyDiv w:val="1"/>
      <w:marLeft w:val="0"/>
      <w:marRight w:val="0"/>
      <w:marTop w:val="0"/>
      <w:marBottom w:val="0"/>
      <w:divBdr>
        <w:top w:val="none" w:sz="0" w:space="0" w:color="auto"/>
        <w:left w:val="none" w:sz="0" w:space="0" w:color="auto"/>
        <w:bottom w:val="none" w:sz="0" w:space="0" w:color="auto"/>
        <w:right w:val="none" w:sz="0" w:space="0" w:color="auto"/>
      </w:divBdr>
    </w:div>
    <w:div w:id="1686327494">
      <w:bodyDiv w:val="1"/>
      <w:marLeft w:val="0"/>
      <w:marRight w:val="0"/>
      <w:marTop w:val="0"/>
      <w:marBottom w:val="0"/>
      <w:divBdr>
        <w:top w:val="none" w:sz="0" w:space="0" w:color="auto"/>
        <w:left w:val="none" w:sz="0" w:space="0" w:color="auto"/>
        <w:bottom w:val="none" w:sz="0" w:space="0" w:color="auto"/>
        <w:right w:val="none" w:sz="0" w:space="0" w:color="auto"/>
      </w:divBdr>
    </w:div>
    <w:div w:id="1686445880">
      <w:bodyDiv w:val="1"/>
      <w:marLeft w:val="0"/>
      <w:marRight w:val="0"/>
      <w:marTop w:val="0"/>
      <w:marBottom w:val="0"/>
      <w:divBdr>
        <w:top w:val="none" w:sz="0" w:space="0" w:color="auto"/>
        <w:left w:val="none" w:sz="0" w:space="0" w:color="auto"/>
        <w:bottom w:val="none" w:sz="0" w:space="0" w:color="auto"/>
        <w:right w:val="none" w:sz="0" w:space="0" w:color="auto"/>
      </w:divBdr>
    </w:div>
    <w:div w:id="1686514876">
      <w:bodyDiv w:val="1"/>
      <w:marLeft w:val="0"/>
      <w:marRight w:val="0"/>
      <w:marTop w:val="0"/>
      <w:marBottom w:val="0"/>
      <w:divBdr>
        <w:top w:val="none" w:sz="0" w:space="0" w:color="auto"/>
        <w:left w:val="none" w:sz="0" w:space="0" w:color="auto"/>
        <w:bottom w:val="none" w:sz="0" w:space="0" w:color="auto"/>
        <w:right w:val="none" w:sz="0" w:space="0" w:color="auto"/>
      </w:divBdr>
    </w:div>
    <w:div w:id="1686519779">
      <w:bodyDiv w:val="1"/>
      <w:marLeft w:val="0"/>
      <w:marRight w:val="0"/>
      <w:marTop w:val="0"/>
      <w:marBottom w:val="0"/>
      <w:divBdr>
        <w:top w:val="none" w:sz="0" w:space="0" w:color="auto"/>
        <w:left w:val="none" w:sz="0" w:space="0" w:color="auto"/>
        <w:bottom w:val="none" w:sz="0" w:space="0" w:color="auto"/>
        <w:right w:val="none" w:sz="0" w:space="0" w:color="auto"/>
      </w:divBdr>
    </w:div>
    <w:div w:id="1686902201">
      <w:bodyDiv w:val="1"/>
      <w:marLeft w:val="0"/>
      <w:marRight w:val="0"/>
      <w:marTop w:val="0"/>
      <w:marBottom w:val="0"/>
      <w:divBdr>
        <w:top w:val="none" w:sz="0" w:space="0" w:color="auto"/>
        <w:left w:val="none" w:sz="0" w:space="0" w:color="auto"/>
        <w:bottom w:val="none" w:sz="0" w:space="0" w:color="auto"/>
        <w:right w:val="none" w:sz="0" w:space="0" w:color="auto"/>
      </w:divBdr>
    </w:div>
    <w:div w:id="1686981087">
      <w:bodyDiv w:val="1"/>
      <w:marLeft w:val="0"/>
      <w:marRight w:val="0"/>
      <w:marTop w:val="0"/>
      <w:marBottom w:val="0"/>
      <w:divBdr>
        <w:top w:val="none" w:sz="0" w:space="0" w:color="auto"/>
        <w:left w:val="none" w:sz="0" w:space="0" w:color="auto"/>
        <w:bottom w:val="none" w:sz="0" w:space="0" w:color="auto"/>
        <w:right w:val="none" w:sz="0" w:space="0" w:color="auto"/>
      </w:divBdr>
    </w:div>
    <w:div w:id="1686981140">
      <w:bodyDiv w:val="1"/>
      <w:marLeft w:val="0"/>
      <w:marRight w:val="0"/>
      <w:marTop w:val="0"/>
      <w:marBottom w:val="0"/>
      <w:divBdr>
        <w:top w:val="none" w:sz="0" w:space="0" w:color="auto"/>
        <w:left w:val="none" w:sz="0" w:space="0" w:color="auto"/>
        <w:bottom w:val="none" w:sz="0" w:space="0" w:color="auto"/>
        <w:right w:val="none" w:sz="0" w:space="0" w:color="auto"/>
      </w:divBdr>
    </w:div>
    <w:div w:id="1687251483">
      <w:bodyDiv w:val="1"/>
      <w:marLeft w:val="0"/>
      <w:marRight w:val="0"/>
      <w:marTop w:val="0"/>
      <w:marBottom w:val="0"/>
      <w:divBdr>
        <w:top w:val="none" w:sz="0" w:space="0" w:color="auto"/>
        <w:left w:val="none" w:sz="0" w:space="0" w:color="auto"/>
        <w:bottom w:val="none" w:sz="0" w:space="0" w:color="auto"/>
        <w:right w:val="none" w:sz="0" w:space="0" w:color="auto"/>
      </w:divBdr>
    </w:div>
    <w:div w:id="1687438942">
      <w:bodyDiv w:val="1"/>
      <w:marLeft w:val="0"/>
      <w:marRight w:val="0"/>
      <w:marTop w:val="0"/>
      <w:marBottom w:val="0"/>
      <w:divBdr>
        <w:top w:val="none" w:sz="0" w:space="0" w:color="auto"/>
        <w:left w:val="none" w:sz="0" w:space="0" w:color="auto"/>
        <w:bottom w:val="none" w:sz="0" w:space="0" w:color="auto"/>
        <w:right w:val="none" w:sz="0" w:space="0" w:color="auto"/>
      </w:divBdr>
    </w:div>
    <w:div w:id="1687486691">
      <w:bodyDiv w:val="1"/>
      <w:marLeft w:val="0"/>
      <w:marRight w:val="0"/>
      <w:marTop w:val="0"/>
      <w:marBottom w:val="0"/>
      <w:divBdr>
        <w:top w:val="none" w:sz="0" w:space="0" w:color="auto"/>
        <w:left w:val="none" w:sz="0" w:space="0" w:color="auto"/>
        <w:bottom w:val="none" w:sz="0" w:space="0" w:color="auto"/>
        <w:right w:val="none" w:sz="0" w:space="0" w:color="auto"/>
      </w:divBdr>
    </w:div>
    <w:div w:id="1687560132">
      <w:bodyDiv w:val="1"/>
      <w:marLeft w:val="0"/>
      <w:marRight w:val="0"/>
      <w:marTop w:val="0"/>
      <w:marBottom w:val="0"/>
      <w:divBdr>
        <w:top w:val="none" w:sz="0" w:space="0" w:color="auto"/>
        <w:left w:val="none" w:sz="0" w:space="0" w:color="auto"/>
        <w:bottom w:val="none" w:sz="0" w:space="0" w:color="auto"/>
        <w:right w:val="none" w:sz="0" w:space="0" w:color="auto"/>
      </w:divBdr>
    </w:div>
    <w:div w:id="1687712809">
      <w:bodyDiv w:val="1"/>
      <w:marLeft w:val="0"/>
      <w:marRight w:val="0"/>
      <w:marTop w:val="0"/>
      <w:marBottom w:val="0"/>
      <w:divBdr>
        <w:top w:val="none" w:sz="0" w:space="0" w:color="auto"/>
        <w:left w:val="none" w:sz="0" w:space="0" w:color="auto"/>
        <w:bottom w:val="none" w:sz="0" w:space="0" w:color="auto"/>
        <w:right w:val="none" w:sz="0" w:space="0" w:color="auto"/>
      </w:divBdr>
    </w:div>
    <w:div w:id="1687713432">
      <w:bodyDiv w:val="1"/>
      <w:marLeft w:val="0"/>
      <w:marRight w:val="0"/>
      <w:marTop w:val="0"/>
      <w:marBottom w:val="0"/>
      <w:divBdr>
        <w:top w:val="none" w:sz="0" w:space="0" w:color="auto"/>
        <w:left w:val="none" w:sz="0" w:space="0" w:color="auto"/>
        <w:bottom w:val="none" w:sz="0" w:space="0" w:color="auto"/>
        <w:right w:val="none" w:sz="0" w:space="0" w:color="auto"/>
      </w:divBdr>
    </w:div>
    <w:div w:id="1687899747">
      <w:bodyDiv w:val="1"/>
      <w:marLeft w:val="0"/>
      <w:marRight w:val="0"/>
      <w:marTop w:val="0"/>
      <w:marBottom w:val="0"/>
      <w:divBdr>
        <w:top w:val="none" w:sz="0" w:space="0" w:color="auto"/>
        <w:left w:val="none" w:sz="0" w:space="0" w:color="auto"/>
        <w:bottom w:val="none" w:sz="0" w:space="0" w:color="auto"/>
        <w:right w:val="none" w:sz="0" w:space="0" w:color="auto"/>
      </w:divBdr>
    </w:div>
    <w:div w:id="1688288841">
      <w:bodyDiv w:val="1"/>
      <w:marLeft w:val="0"/>
      <w:marRight w:val="0"/>
      <w:marTop w:val="0"/>
      <w:marBottom w:val="0"/>
      <w:divBdr>
        <w:top w:val="none" w:sz="0" w:space="0" w:color="auto"/>
        <w:left w:val="none" w:sz="0" w:space="0" w:color="auto"/>
        <w:bottom w:val="none" w:sz="0" w:space="0" w:color="auto"/>
        <w:right w:val="none" w:sz="0" w:space="0" w:color="auto"/>
      </w:divBdr>
    </w:div>
    <w:div w:id="1688361688">
      <w:bodyDiv w:val="1"/>
      <w:marLeft w:val="0"/>
      <w:marRight w:val="0"/>
      <w:marTop w:val="0"/>
      <w:marBottom w:val="0"/>
      <w:divBdr>
        <w:top w:val="none" w:sz="0" w:space="0" w:color="auto"/>
        <w:left w:val="none" w:sz="0" w:space="0" w:color="auto"/>
        <w:bottom w:val="none" w:sz="0" w:space="0" w:color="auto"/>
        <w:right w:val="none" w:sz="0" w:space="0" w:color="auto"/>
      </w:divBdr>
    </w:div>
    <w:div w:id="1688411650">
      <w:bodyDiv w:val="1"/>
      <w:marLeft w:val="0"/>
      <w:marRight w:val="0"/>
      <w:marTop w:val="0"/>
      <w:marBottom w:val="0"/>
      <w:divBdr>
        <w:top w:val="none" w:sz="0" w:space="0" w:color="auto"/>
        <w:left w:val="none" w:sz="0" w:space="0" w:color="auto"/>
        <w:bottom w:val="none" w:sz="0" w:space="0" w:color="auto"/>
        <w:right w:val="none" w:sz="0" w:space="0" w:color="auto"/>
      </w:divBdr>
    </w:div>
    <w:div w:id="1688825613">
      <w:bodyDiv w:val="1"/>
      <w:marLeft w:val="0"/>
      <w:marRight w:val="0"/>
      <w:marTop w:val="0"/>
      <w:marBottom w:val="0"/>
      <w:divBdr>
        <w:top w:val="none" w:sz="0" w:space="0" w:color="auto"/>
        <w:left w:val="none" w:sz="0" w:space="0" w:color="auto"/>
        <w:bottom w:val="none" w:sz="0" w:space="0" w:color="auto"/>
        <w:right w:val="none" w:sz="0" w:space="0" w:color="auto"/>
      </w:divBdr>
    </w:div>
    <w:div w:id="1688941405">
      <w:bodyDiv w:val="1"/>
      <w:marLeft w:val="0"/>
      <w:marRight w:val="0"/>
      <w:marTop w:val="0"/>
      <w:marBottom w:val="0"/>
      <w:divBdr>
        <w:top w:val="none" w:sz="0" w:space="0" w:color="auto"/>
        <w:left w:val="none" w:sz="0" w:space="0" w:color="auto"/>
        <w:bottom w:val="none" w:sz="0" w:space="0" w:color="auto"/>
        <w:right w:val="none" w:sz="0" w:space="0" w:color="auto"/>
      </w:divBdr>
    </w:div>
    <w:div w:id="1689065714">
      <w:bodyDiv w:val="1"/>
      <w:marLeft w:val="0"/>
      <w:marRight w:val="0"/>
      <w:marTop w:val="0"/>
      <w:marBottom w:val="0"/>
      <w:divBdr>
        <w:top w:val="none" w:sz="0" w:space="0" w:color="auto"/>
        <w:left w:val="none" w:sz="0" w:space="0" w:color="auto"/>
        <w:bottom w:val="none" w:sz="0" w:space="0" w:color="auto"/>
        <w:right w:val="none" w:sz="0" w:space="0" w:color="auto"/>
      </w:divBdr>
    </w:div>
    <w:div w:id="1689403383">
      <w:bodyDiv w:val="1"/>
      <w:marLeft w:val="0"/>
      <w:marRight w:val="0"/>
      <w:marTop w:val="0"/>
      <w:marBottom w:val="0"/>
      <w:divBdr>
        <w:top w:val="none" w:sz="0" w:space="0" w:color="auto"/>
        <w:left w:val="none" w:sz="0" w:space="0" w:color="auto"/>
        <w:bottom w:val="none" w:sz="0" w:space="0" w:color="auto"/>
        <w:right w:val="none" w:sz="0" w:space="0" w:color="auto"/>
      </w:divBdr>
    </w:div>
    <w:div w:id="1689405550">
      <w:bodyDiv w:val="1"/>
      <w:marLeft w:val="0"/>
      <w:marRight w:val="0"/>
      <w:marTop w:val="0"/>
      <w:marBottom w:val="0"/>
      <w:divBdr>
        <w:top w:val="none" w:sz="0" w:space="0" w:color="auto"/>
        <w:left w:val="none" w:sz="0" w:space="0" w:color="auto"/>
        <w:bottom w:val="none" w:sz="0" w:space="0" w:color="auto"/>
        <w:right w:val="none" w:sz="0" w:space="0" w:color="auto"/>
      </w:divBdr>
    </w:div>
    <w:div w:id="1689521559">
      <w:bodyDiv w:val="1"/>
      <w:marLeft w:val="0"/>
      <w:marRight w:val="0"/>
      <w:marTop w:val="0"/>
      <w:marBottom w:val="0"/>
      <w:divBdr>
        <w:top w:val="none" w:sz="0" w:space="0" w:color="auto"/>
        <w:left w:val="none" w:sz="0" w:space="0" w:color="auto"/>
        <w:bottom w:val="none" w:sz="0" w:space="0" w:color="auto"/>
        <w:right w:val="none" w:sz="0" w:space="0" w:color="auto"/>
      </w:divBdr>
    </w:div>
    <w:div w:id="1689525864">
      <w:bodyDiv w:val="1"/>
      <w:marLeft w:val="0"/>
      <w:marRight w:val="0"/>
      <w:marTop w:val="0"/>
      <w:marBottom w:val="0"/>
      <w:divBdr>
        <w:top w:val="none" w:sz="0" w:space="0" w:color="auto"/>
        <w:left w:val="none" w:sz="0" w:space="0" w:color="auto"/>
        <w:bottom w:val="none" w:sz="0" w:space="0" w:color="auto"/>
        <w:right w:val="none" w:sz="0" w:space="0" w:color="auto"/>
      </w:divBdr>
    </w:div>
    <w:div w:id="1689601521">
      <w:bodyDiv w:val="1"/>
      <w:marLeft w:val="0"/>
      <w:marRight w:val="0"/>
      <w:marTop w:val="0"/>
      <w:marBottom w:val="0"/>
      <w:divBdr>
        <w:top w:val="none" w:sz="0" w:space="0" w:color="auto"/>
        <w:left w:val="none" w:sz="0" w:space="0" w:color="auto"/>
        <w:bottom w:val="none" w:sz="0" w:space="0" w:color="auto"/>
        <w:right w:val="none" w:sz="0" w:space="0" w:color="auto"/>
      </w:divBdr>
    </w:div>
    <w:div w:id="1689602574">
      <w:bodyDiv w:val="1"/>
      <w:marLeft w:val="0"/>
      <w:marRight w:val="0"/>
      <w:marTop w:val="0"/>
      <w:marBottom w:val="0"/>
      <w:divBdr>
        <w:top w:val="none" w:sz="0" w:space="0" w:color="auto"/>
        <w:left w:val="none" w:sz="0" w:space="0" w:color="auto"/>
        <w:bottom w:val="none" w:sz="0" w:space="0" w:color="auto"/>
        <w:right w:val="none" w:sz="0" w:space="0" w:color="auto"/>
      </w:divBdr>
    </w:div>
    <w:div w:id="1689716718">
      <w:bodyDiv w:val="1"/>
      <w:marLeft w:val="0"/>
      <w:marRight w:val="0"/>
      <w:marTop w:val="0"/>
      <w:marBottom w:val="0"/>
      <w:divBdr>
        <w:top w:val="none" w:sz="0" w:space="0" w:color="auto"/>
        <w:left w:val="none" w:sz="0" w:space="0" w:color="auto"/>
        <w:bottom w:val="none" w:sz="0" w:space="0" w:color="auto"/>
        <w:right w:val="none" w:sz="0" w:space="0" w:color="auto"/>
      </w:divBdr>
    </w:div>
    <w:div w:id="1689987422">
      <w:bodyDiv w:val="1"/>
      <w:marLeft w:val="0"/>
      <w:marRight w:val="0"/>
      <w:marTop w:val="0"/>
      <w:marBottom w:val="0"/>
      <w:divBdr>
        <w:top w:val="none" w:sz="0" w:space="0" w:color="auto"/>
        <w:left w:val="none" w:sz="0" w:space="0" w:color="auto"/>
        <w:bottom w:val="none" w:sz="0" w:space="0" w:color="auto"/>
        <w:right w:val="none" w:sz="0" w:space="0" w:color="auto"/>
      </w:divBdr>
    </w:div>
    <w:div w:id="1690253209">
      <w:bodyDiv w:val="1"/>
      <w:marLeft w:val="0"/>
      <w:marRight w:val="0"/>
      <w:marTop w:val="0"/>
      <w:marBottom w:val="0"/>
      <w:divBdr>
        <w:top w:val="none" w:sz="0" w:space="0" w:color="auto"/>
        <w:left w:val="none" w:sz="0" w:space="0" w:color="auto"/>
        <w:bottom w:val="none" w:sz="0" w:space="0" w:color="auto"/>
        <w:right w:val="none" w:sz="0" w:space="0" w:color="auto"/>
      </w:divBdr>
    </w:div>
    <w:div w:id="1690331066">
      <w:bodyDiv w:val="1"/>
      <w:marLeft w:val="0"/>
      <w:marRight w:val="0"/>
      <w:marTop w:val="0"/>
      <w:marBottom w:val="0"/>
      <w:divBdr>
        <w:top w:val="none" w:sz="0" w:space="0" w:color="auto"/>
        <w:left w:val="none" w:sz="0" w:space="0" w:color="auto"/>
        <w:bottom w:val="none" w:sz="0" w:space="0" w:color="auto"/>
        <w:right w:val="none" w:sz="0" w:space="0" w:color="auto"/>
      </w:divBdr>
    </w:div>
    <w:div w:id="1690372845">
      <w:bodyDiv w:val="1"/>
      <w:marLeft w:val="0"/>
      <w:marRight w:val="0"/>
      <w:marTop w:val="0"/>
      <w:marBottom w:val="0"/>
      <w:divBdr>
        <w:top w:val="none" w:sz="0" w:space="0" w:color="auto"/>
        <w:left w:val="none" w:sz="0" w:space="0" w:color="auto"/>
        <w:bottom w:val="none" w:sz="0" w:space="0" w:color="auto"/>
        <w:right w:val="none" w:sz="0" w:space="0" w:color="auto"/>
      </w:divBdr>
    </w:div>
    <w:div w:id="1690568972">
      <w:bodyDiv w:val="1"/>
      <w:marLeft w:val="0"/>
      <w:marRight w:val="0"/>
      <w:marTop w:val="0"/>
      <w:marBottom w:val="0"/>
      <w:divBdr>
        <w:top w:val="none" w:sz="0" w:space="0" w:color="auto"/>
        <w:left w:val="none" w:sz="0" w:space="0" w:color="auto"/>
        <w:bottom w:val="none" w:sz="0" w:space="0" w:color="auto"/>
        <w:right w:val="none" w:sz="0" w:space="0" w:color="auto"/>
      </w:divBdr>
    </w:div>
    <w:div w:id="1690568993">
      <w:bodyDiv w:val="1"/>
      <w:marLeft w:val="0"/>
      <w:marRight w:val="0"/>
      <w:marTop w:val="0"/>
      <w:marBottom w:val="0"/>
      <w:divBdr>
        <w:top w:val="none" w:sz="0" w:space="0" w:color="auto"/>
        <w:left w:val="none" w:sz="0" w:space="0" w:color="auto"/>
        <w:bottom w:val="none" w:sz="0" w:space="0" w:color="auto"/>
        <w:right w:val="none" w:sz="0" w:space="0" w:color="auto"/>
      </w:divBdr>
    </w:div>
    <w:div w:id="1690721417">
      <w:bodyDiv w:val="1"/>
      <w:marLeft w:val="0"/>
      <w:marRight w:val="0"/>
      <w:marTop w:val="0"/>
      <w:marBottom w:val="0"/>
      <w:divBdr>
        <w:top w:val="none" w:sz="0" w:space="0" w:color="auto"/>
        <w:left w:val="none" w:sz="0" w:space="0" w:color="auto"/>
        <w:bottom w:val="none" w:sz="0" w:space="0" w:color="auto"/>
        <w:right w:val="none" w:sz="0" w:space="0" w:color="auto"/>
      </w:divBdr>
    </w:div>
    <w:div w:id="1690832583">
      <w:bodyDiv w:val="1"/>
      <w:marLeft w:val="0"/>
      <w:marRight w:val="0"/>
      <w:marTop w:val="0"/>
      <w:marBottom w:val="0"/>
      <w:divBdr>
        <w:top w:val="none" w:sz="0" w:space="0" w:color="auto"/>
        <w:left w:val="none" w:sz="0" w:space="0" w:color="auto"/>
        <w:bottom w:val="none" w:sz="0" w:space="0" w:color="auto"/>
        <w:right w:val="none" w:sz="0" w:space="0" w:color="auto"/>
      </w:divBdr>
    </w:div>
    <w:div w:id="1690906045">
      <w:bodyDiv w:val="1"/>
      <w:marLeft w:val="0"/>
      <w:marRight w:val="0"/>
      <w:marTop w:val="0"/>
      <w:marBottom w:val="0"/>
      <w:divBdr>
        <w:top w:val="none" w:sz="0" w:space="0" w:color="auto"/>
        <w:left w:val="none" w:sz="0" w:space="0" w:color="auto"/>
        <w:bottom w:val="none" w:sz="0" w:space="0" w:color="auto"/>
        <w:right w:val="none" w:sz="0" w:space="0" w:color="auto"/>
      </w:divBdr>
    </w:div>
    <w:div w:id="1691106933">
      <w:bodyDiv w:val="1"/>
      <w:marLeft w:val="0"/>
      <w:marRight w:val="0"/>
      <w:marTop w:val="0"/>
      <w:marBottom w:val="0"/>
      <w:divBdr>
        <w:top w:val="none" w:sz="0" w:space="0" w:color="auto"/>
        <w:left w:val="none" w:sz="0" w:space="0" w:color="auto"/>
        <w:bottom w:val="none" w:sz="0" w:space="0" w:color="auto"/>
        <w:right w:val="none" w:sz="0" w:space="0" w:color="auto"/>
      </w:divBdr>
    </w:div>
    <w:div w:id="1691250236">
      <w:bodyDiv w:val="1"/>
      <w:marLeft w:val="0"/>
      <w:marRight w:val="0"/>
      <w:marTop w:val="0"/>
      <w:marBottom w:val="0"/>
      <w:divBdr>
        <w:top w:val="none" w:sz="0" w:space="0" w:color="auto"/>
        <w:left w:val="none" w:sz="0" w:space="0" w:color="auto"/>
        <w:bottom w:val="none" w:sz="0" w:space="0" w:color="auto"/>
        <w:right w:val="none" w:sz="0" w:space="0" w:color="auto"/>
      </w:divBdr>
    </w:div>
    <w:div w:id="1691367958">
      <w:bodyDiv w:val="1"/>
      <w:marLeft w:val="0"/>
      <w:marRight w:val="0"/>
      <w:marTop w:val="0"/>
      <w:marBottom w:val="0"/>
      <w:divBdr>
        <w:top w:val="none" w:sz="0" w:space="0" w:color="auto"/>
        <w:left w:val="none" w:sz="0" w:space="0" w:color="auto"/>
        <w:bottom w:val="none" w:sz="0" w:space="0" w:color="auto"/>
        <w:right w:val="none" w:sz="0" w:space="0" w:color="auto"/>
      </w:divBdr>
    </w:div>
    <w:div w:id="1691369569">
      <w:bodyDiv w:val="1"/>
      <w:marLeft w:val="0"/>
      <w:marRight w:val="0"/>
      <w:marTop w:val="0"/>
      <w:marBottom w:val="0"/>
      <w:divBdr>
        <w:top w:val="none" w:sz="0" w:space="0" w:color="auto"/>
        <w:left w:val="none" w:sz="0" w:space="0" w:color="auto"/>
        <w:bottom w:val="none" w:sz="0" w:space="0" w:color="auto"/>
        <w:right w:val="none" w:sz="0" w:space="0" w:color="auto"/>
      </w:divBdr>
    </w:div>
    <w:div w:id="1691446244">
      <w:bodyDiv w:val="1"/>
      <w:marLeft w:val="0"/>
      <w:marRight w:val="0"/>
      <w:marTop w:val="0"/>
      <w:marBottom w:val="0"/>
      <w:divBdr>
        <w:top w:val="none" w:sz="0" w:space="0" w:color="auto"/>
        <w:left w:val="none" w:sz="0" w:space="0" w:color="auto"/>
        <w:bottom w:val="none" w:sz="0" w:space="0" w:color="auto"/>
        <w:right w:val="none" w:sz="0" w:space="0" w:color="auto"/>
      </w:divBdr>
    </w:div>
    <w:div w:id="1691682446">
      <w:bodyDiv w:val="1"/>
      <w:marLeft w:val="0"/>
      <w:marRight w:val="0"/>
      <w:marTop w:val="0"/>
      <w:marBottom w:val="0"/>
      <w:divBdr>
        <w:top w:val="none" w:sz="0" w:space="0" w:color="auto"/>
        <w:left w:val="none" w:sz="0" w:space="0" w:color="auto"/>
        <w:bottom w:val="none" w:sz="0" w:space="0" w:color="auto"/>
        <w:right w:val="none" w:sz="0" w:space="0" w:color="auto"/>
      </w:divBdr>
    </w:div>
    <w:div w:id="1691686884">
      <w:bodyDiv w:val="1"/>
      <w:marLeft w:val="0"/>
      <w:marRight w:val="0"/>
      <w:marTop w:val="0"/>
      <w:marBottom w:val="0"/>
      <w:divBdr>
        <w:top w:val="none" w:sz="0" w:space="0" w:color="auto"/>
        <w:left w:val="none" w:sz="0" w:space="0" w:color="auto"/>
        <w:bottom w:val="none" w:sz="0" w:space="0" w:color="auto"/>
        <w:right w:val="none" w:sz="0" w:space="0" w:color="auto"/>
      </w:divBdr>
    </w:div>
    <w:div w:id="1691833609">
      <w:bodyDiv w:val="1"/>
      <w:marLeft w:val="0"/>
      <w:marRight w:val="0"/>
      <w:marTop w:val="0"/>
      <w:marBottom w:val="0"/>
      <w:divBdr>
        <w:top w:val="none" w:sz="0" w:space="0" w:color="auto"/>
        <w:left w:val="none" w:sz="0" w:space="0" w:color="auto"/>
        <w:bottom w:val="none" w:sz="0" w:space="0" w:color="auto"/>
        <w:right w:val="none" w:sz="0" w:space="0" w:color="auto"/>
      </w:divBdr>
    </w:div>
    <w:div w:id="1692029465">
      <w:bodyDiv w:val="1"/>
      <w:marLeft w:val="0"/>
      <w:marRight w:val="0"/>
      <w:marTop w:val="0"/>
      <w:marBottom w:val="0"/>
      <w:divBdr>
        <w:top w:val="none" w:sz="0" w:space="0" w:color="auto"/>
        <w:left w:val="none" w:sz="0" w:space="0" w:color="auto"/>
        <w:bottom w:val="none" w:sz="0" w:space="0" w:color="auto"/>
        <w:right w:val="none" w:sz="0" w:space="0" w:color="auto"/>
      </w:divBdr>
    </w:div>
    <w:div w:id="1692147193">
      <w:bodyDiv w:val="1"/>
      <w:marLeft w:val="0"/>
      <w:marRight w:val="0"/>
      <w:marTop w:val="0"/>
      <w:marBottom w:val="0"/>
      <w:divBdr>
        <w:top w:val="none" w:sz="0" w:space="0" w:color="auto"/>
        <w:left w:val="none" w:sz="0" w:space="0" w:color="auto"/>
        <w:bottom w:val="none" w:sz="0" w:space="0" w:color="auto"/>
        <w:right w:val="none" w:sz="0" w:space="0" w:color="auto"/>
      </w:divBdr>
    </w:div>
    <w:div w:id="1692489836">
      <w:bodyDiv w:val="1"/>
      <w:marLeft w:val="0"/>
      <w:marRight w:val="0"/>
      <w:marTop w:val="0"/>
      <w:marBottom w:val="0"/>
      <w:divBdr>
        <w:top w:val="none" w:sz="0" w:space="0" w:color="auto"/>
        <w:left w:val="none" w:sz="0" w:space="0" w:color="auto"/>
        <w:bottom w:val="none" w:sz="0" w:space="0" w:color="auto"/>
        <w:right w:val="none" w:sz="0" w:space="0" w:color="auto"/>
      </w:divBdr>
    </w:div>
    <w:div w:id="1692602986">
      <w:bodyDiv w:val="1"/>
      <w:marLeft w:val="0"/>
      <w:marRight w:val="0"/>
      <w:marTop w:val="0"/>
      <w:marBottom w:val="0"/>
      <w:divBdr>
        <w:top w:val="none" w:sz="0" w:space="0" w:color="auto"/>
        <w:left w:val="none" w:sz="0" w:space="0" w:color="auto"/>
        <w:bottom w:val="none" w:sz="0" w:space="0" w:color="auto"/>
        <w:right w:val="none" w:sz="0" w:space="0" w:color="auto"/>
      </w:divBdr>
    </w:div>
    <w:div w:id="1692952030">
      <w:bodyDiv w:val="1"/>
      <w:marLeft w:val="0"/>
      <w:marRight w:val="0"/>
      <w:marTop w:val="0"/>
      <w:marBottom w:val="0"/>
      <w:divBdr>
        <w:top w:val="none" w:sz="0" w:space="0" w:color="auto"/>
        <w:left w:val="none" w:sz="0" w:space="0" w:color="auto"/>
        <w:bottom w:val="none" w:sz="0" w:space="0" w:color="auto"/>
        <w:right w:val="none" w:sz="0" w:space="0" w:color="auto"/>
      </w:divBdr>
    </w:div>
    <w:div w:id="1692993147">
      <w:bodyDiv w:val="1"/>
      <w:marLeft w:val="0"/>
      <w:marRight w:val="0"/>
      <w:marTop w:val="0"/>
      <w:marBottom w:val="0"/>
      <w:divBdr>
        <w:top w:val="none" w:sz="0" w:space="0" w:color="auto"/>
        <w:left w:val="none" w:sz="0" w:space="0" w:color="auto"/>
        <w:bottom w:val="none" w:sz="0" w:space="0" w:color="auto"/>
        <w:right w:val="none" w:sz="0" w:space="0" w:color="auto"/>
      </w:divBdr>
    </w:div>
    <w:div w:id="1693065818">
      <w:bodyDiv w:val="1"/>
      <w:marLeft w:val="0"/>
      <w:marRight w:val="0"/>
      <w:marTop w:val="0"/>
      <w:marBottom w:val="0"/>
      <w:divBdr>
        <w:top w:val="none" w:sz="0" w:space="0" w:color="auto"/>
        <w:left w:val="none" w:sz="0" w:space="0" w:color="auto"/>
        <w:bottom w:val="none" w:sz="0" w:space="0" w:color="auto"/>
        <w:right w:val="none" w:sz="0" w:space="0" w:color="auto"/>
      </w:divBdr>
    </w:div>
    <w:div w:id="1693409177">
      <w:bodyDiv w:val="1"/>
      <w:marLeft w:val="0"/>
      <w:marRight w:val="0"/>
      <w:marTop w:val="0"/>
      <w:marBottom w:val="0"/>
      <w:divBdr>
        <w:top w:val="none" w:sz="0" w:space="0" w:color="auto"/>
        <w:left w:val="none" w:sz="0" w:space="0" w:color="auto"/>
        <w:bottom w:val="none" w:sz="0" w:space="0" w:color="auto"/>
        <w:right w:val="none" w:sz="0" w:space="0" w:color="auto"/>
      </w:divBdr>
    </w:div>
    <w:div w:id="1693533677">
      <w:bodyDiv w:val="1"/>
      <w:marLeft w:val="0"/>
      <w:marRight w:val="0"/>
      <w:marTop w:val="0"/>
      <w:marBottom w:val="0"/>
      <w:divBdr>
        <w:top w:val="none" w:sz="0" w:space="0" w:color="auto"/>
        <w:left w:val="none" w:sz="0" w:space="0" w:color="auto"/>
        <w:bottom w:val="none" w:sz="0" w:space="0" w:color="auto"/>
        <w:right w:val="none" w:sz="0" w:space="0" w:color="auto"/>
      </w:divBdr>
    </w:div>
    <w:div w:id="1693607330">
      <w:bodyDiv w:val="1"/>
      <w:marLeft w:val="0"/>
      <w:marRight w:val="0"/>
      <w:marTop w:val="0"/>
      <w:marBottom w:val="0"/>
      <w:divBdr>
        <w:top w:val="none" w:sz="0" w:space="0" w:color="auto"/>
        <w:left w:val="none" w:sz="0" w:space="0" w:color="auto"/>
        <w:bottom w:val="none" w:sz="0" w:space="0" w:color="auto"/>
        <w:right w:val="none" w:sz="0" w:space="0" w:color="auto"/>
      </w:divBdr>
    </w:div>
    <w:div w:id="1693844678">
      <w:bodyDiv w:val="1"/>
      <w:marLeft w:val="0"/>
      <w:marRight w:val="0"/>
      <w:marTop w:val="0"/>
      <w:marBottom w:val="0"/>
      <w:divBdr>
        <w:top w:val="none" w:sz="0" w:space="0" w:color="auto"/>
        <w:left w:val="none" w:sz="0" w:space="0" w:color="auto"/>
        <w:bottom w:val="none" w:sz="0" w:space="0" w:color="auto"/>
        <w:right w:val="none" w:sz="0" w:space="0" w:color="auto"/>
      </w:divBdr>
    </w:div>
    <w:div w:id="1693847400">
      <w:bodyDiv w:val="1"/>
      <w:marLeft w:val="0"/>
      <w:marRight w:val="0"/>
      <w:marTop w:val="0"/>
      <w:marBottom w:val="0"/>
      <w:divBdr>
        <w:top w:val="none" w:sz="0" w:space="0" w:color="auto"/>
        <w:left w:val="none" w:sz="0" w:space="0" w:color="auto"/>
        <w:bottom w:val="none" w:sz="0" w:space="0" w:color="auto"/>
        <w:right w:val="none" w:sz="0" w:space="0" w:color="auto"/>
      </w:divBdr>
    </w:div>
    <w:div w:id="1693993937">
      <w:bodyDiv w:val="1"/>
      <w:marLeft w:val="0"/>
      <w:marRight w:val="0"/>
      <w:marTop w:val="0"/>
      <w:marBottom w:val="0"/>
      <w:divBdr>
        <w:top w:val="none" w:sz="0" w:space="0" w:color="auto"/>
        <w:left w:val="none" w:sz="0" w:space="0" w:color="auto"/>
        <w:bottom w:val="none" w:sz="0" w:space="0" w:color="auto"/>
        <w:right w:val="none" w:sz="0" w:space="0" w:color="auto"/>
      </w:divBdr>
    </w:div>
    <w:div w:id="1693998500">
      <w:bodyDiv w:val="1"/>
      <w:marLeft w:val="0"/>
      <w:marRight w:val="0"/>
      <w:marTop w:val="0"/>
      <w:marBottom w:val="0"/>
      <w:divBdr>
        <w:top w:val="none" w:sz="0" w:space="0" w:color="auto"/>
        <w:left w:val="none" w:sz="0" w:space="0" w:color="auto"/>
        <w:bottom w:val="none" w:sz="0" w:space="0" w:color="auto"/>
        <w:right w:val="none" w:sz="0" w:space="0" w:color="auto"/>
      </w:divBdr>
    </w:div>
    <w:div w:id="1694065877">
      <w:bodyDiv w:val="1"/>
      <w:marLeft w:val="0"/>
      <w:marRight w:val="0"/>
      <w:marTop w:val="0"/>
      <w:marBottom w:val="0"/>
      <w:divBdr>
        <w:top w:val="none" w:sz="0" w:space="0" w:color="auto"/>
        <w:left w:val="none" w:sz="0" w:space="0" w:color="auto"/>
        <w:bottom w:val="none" w:sz="0" w:space="0" w:color="auto"/>
        <w:right w:val="none" w:sz="0" w:space="0" w:color="auto"/>
      </w:divBdr>
    </w:div>
    <w:div w:id="1694068348">
      <w:bodyDiv w:val="1"/>
      <w:marLeft w:val="0"/>
      <w:marRight w:val="0"/>
      <w:marTop w:val="0"/>
      <w:marBottom w:val="0"/>
      <w:divBdr>
        <w:top w:val="none" w:sz="0" w:space="0" w:color="auto"/>
        <w:left w:val="none" w:sz="0" w:space="0" w:color="auto"/>
        <w:bottom w:val="none" w:sz="0" w:space="0" w:color="auto"/>
        <w:right w:val="none" w:sz="0" w:space="0" w:color="auto"/>
      </w:divBdr>
    </w:div>
    <w:div w:id="1694917936">
      <w:bodyDiv w:val="1"/>
      <w:marLeft w:val="0"/>
      <w:marRight w:val="0"/>
      <w:marTop w:val="0"/>
      <w:marBottom w:val="0"/>
      <w:divBdr>
        <w:top w:val="none" w:sz="0" w:space="0" w:color="auto"/>
        <w:left w:val="none" w:sz="0" w:space="0" w:color="auto"/>
        <w:bottom w:val="none" w:sz="0" w:space="0" w:color="auto"/>
        <w:right w:val="none" w:sz="0" w:space="0" w:color="auto"/>
      </w:divBdr>
    </w:div>
    <w:div w:id="1695110161">
      <w:bodyDiv w:val="1"/>
      <w:marLeft w:val="0"/>
      <w:marRight w:val="0"/>
      <w:marTop w:val="0"/>
      <w:marBottom w:val="0"/>
      <w:divBdr>
        <w:top w:val="none" w:sz="0" w:space="0" w:color="auto"/>
        <w:left w:val="none" w:sz="0" w:space="0" w:color="auto"/>
        <w:bottom w:val="none" w:sz="0" w:space="0" w:color="auto"/>
        <w:right w:val="none" w:sz="0" w:space="0" w:color="auto"/>
      </w:divBdr>
    </w:div>
    <w:div w:id="1695308675">
      <w:bodyDiv w:val="1"/>
      <w:marLeft w:val="0"/>
      <w:marRight w:val="0"/>
      <w:marTop w:val="0"/>
      <w:marBottom w:val="0"/>
      <w:divBdr>
        <w:top w:val="none" w:sz="0" w:space="0" w:color="auto"/>
        <w:left w:val="none" w:sz="0" w:space="0" w:color="auto"/>
        <w:bottom w:val="none" w:sz="0" w:space="0" w:color="auto"/>
        <w:right w:val="none" w:sz="0" w:space="0" w:color="auto"/>
      </w:divBdr>
    </w:div>
    <w:div w:id="1695419558">
      <w:bodyDiv w:val="1"/>
      <w:marLeft w:val="0"/>
      <w:marRight w:val="0"/>
      <w:marTop w:val="0"/>
      <w:marBottom w:val="0"/>
      <w:divBdr>
        <w:top w:val="none" w:sz="0" w:space="0" w:color="auto"/>
        <w:left w:val="none" w:sz="0" w:space="0" w:color="auto"/>
        <w:bottom w:val="none" w:sz="0" w:space="0" w:color="auto"/>
        <w:right w:val="none" w:sz="0" w:space="0" w:color="auto"/>
      </w:divBdr>
    </w:div>
    <w:div w:id="1695572587">
      <w:bodyDiv w:val="1"/>
      <w:marLeft w:val="0"/>
      <w:marRight w:val="0"/>
      <w:marTop w:val="0"/>
      <w:marBottom w:val="0"/>
      <w:divBdr>
        <w:top w:val="none" w:sz="0" w:space="0" w:color="auto"/>
        <w:left w:val="none" w:sz="0" w:space="0" w:color="auto"/>
        <w:bottom w:val="none" w:sz="0" w:space="0" w:color="auto"/>
        <w:right w:val="none" w:sz="0" w:space="0" w:color="auto"/>
      </w:divBdr>
    </w:div>
    <w:div w:id="1695617968">
      <w:bodyDiv w:val="1"/>
      <w:marLeft w:val="0"/>
      <w:marRight w:val="0"/>
      <w:marTop w:val="0"/>
      <w:marBottom w:val="0"/>
      <w:divBdr>
        <w:top w:val="none" w:sz="0" w:space="0" w:color="auto"/>
        <w:left w:val="none" w:sz="0" w:space="0" w:color="auto"/>
        <w:bottom w:val="none" w:sz="0" w:space="0" w:color="auto"/>
        <w:right w:val="none" w:sz="0" w:space="0" w:color="auto"/>
      </w:divBdr>
    </w:div>
    <w:div w:id="1695693271">
      <w:bodyDiv w:val="1"/>
      <w:marLeft w:val="0"/>
      <w:marRight w:val="0"/>
      <w:marTop w:val="0"/>
      <w:marBottom w:val="0"/>
      <w:divBdr>
        <w:top w:val="none" w:sz="0" w:space="0" w:color="auto"/>
        <w:left w:val="none" w:sz="0" w:space="0" w:color="auto"/>
        <w:bottom w:val="none" w:sz="0" w:space="0" w:color="auto"/>
        <w:right w:val="none" w:sz="0" w:space="0" w:color="auto"/>
      </w:divBdr>
    </w:div>
    <w:div w:id="1695812095">
      <w:bodyDiv w:val="1"/>
      <w:marLeft w:val="0"/>
      <w:marRight w:val="0"/>
      <w:marTop w:val="0"/>
      <w:marBottom w:val="0"/>
      <w:divBdr>
        <w:top w:val="none" w:sz="0" w:space="0" w:color="auto"/>
        <w:left w:val="none" w:sz="0" w:space="0" w:color="auto"/>
        <w:bottom w:val="none" w:sz="0" w:space="0" w:color="auto"/>
        <w:right w:val="none" w:sz="0" w:space="0" w:color="auto"/>
      </w:divBdr>
    </w:div>
    <w:div w:id="1695959555">
      <w:bodyDiv w:val="1"/>
      <w:marLeft w:val="0"/>
      <w:marRight w:val="0"/>
      <w:marTop w:val="0"/>
      <w:marBottom w:val="0"/>
      <w:divBdr>
        <w:top w:val="none" w:sz="0" w:space="0" w:color="auto"/>
        <w:left w:val="none" w:sz="0" w:space="0" w:color="auto"/>
        <w:bottom w:val="none" w:sz="0" w:space="0" w:color="auto"/>
        <w:right w:val="none" w:sz="0" w:space="0" w:color="auto"/>
      </w:divBdr>
    </w:div>
    <w:div w:id="1696037985">
      <w:bodyDiv w:val="1"/>
      <w:marLeft w:val="0"/>
      <w:marRight w:val="0"/>
      <w:marTop w:val="0"/>
      <w:marBottom w:val="0"/>
      <w:divBdr>
        <w:top w:val="none" w:sz="0" w:space="0" w:color="auto"/>
        <w:left w:val="none" w:sz="0" w:space="0" w:color="auto"/>
        <w:bottom w:val="none" w:sz="0" w:space="0" w:color="auto"/>
        <w:right w:val="none" w:sz="0" w:space="0" w:color="auto"/>
      </w:divBdr>
    </w:div>
    <w:div w:id="1696343619">
      <w:bodyDiv w:val="1"/>
      <w:marLeft w:val="0"/>
      <w:marRight w:val="0"/>
      <w:marTop w:val="0"/>
      <w:marBottom w:val="0"/>
      <w:divBdr>
        <w:top w:val="none" w:sz="0" w:space="0" w:color="auto"/>
        <w:left w:val="none" w:sz="0" w:space="0" w:color="auto"/>
        <w:bottom w:val="none" w:sz="0" w:space="0" w:color="auto"/>
        <w:right w:val="none" w:sz="0" w:space="0" w:color="auto"/>
      </w:divBdr>
    </w:div>
    <w:div w:id="1696350858">
      <w:bodyDiv w:val="1"/>
      <w:marLeft w:val="0"/>
      <w:marRight w:val="0"/>
      <w:marTop w:val="0"/>
      <w:marBottom w:val="0"/>
      <w:divBdr>
        <w:top w:val="none" w:sz="0" w:space="0" w:color="auto"/>
        <w:left w:val="none" w:sz="0" w:space="0" w:color="auto"/>
        <w:bottom w:val="none" w:sz="0" w:space="0" w:color="auto"/>
        <w:right w:val="none" w:sz="0" w:space="0" w:color="auto"/>
      </w:divBdr>
    </w:div>
    <w:div w:id="1696418090">
      <w:bodyDiv w:val="1"/>
      <w:marLeft w:val="0"/>
      <w:marRight w:val="0"/>
      <w:marTop w:val="0"/>
      <w:marBottom w:val="0"/>
      <w:divBdr>
        <w:top w:val="none" w:sz="0" w:space="0" w:color="auto"/>
        <w:left w:val="none" w:sz="0" w:space="0" w:color="auto"/>
        <w:bottom w:val="none" w:sz="0" w:space="0" w:color="auto"/>
        <w:right w:val="none" w:sz="0" w:space="0" w:color="auto"/>
      </w:divBdr>
    </w:div>
    <w:div w:id="1696496790">
      <w:bodyDiv w:val="1"/>
      <w:marLeft w:val="0"/>
      <w:marRight w:val="0"/>
      <w:marTop w:val="0"/>
      <w:marBottom w:val="0"/>
      <w:divBdr>
        <w:top w:val="none" w:sz="0" w:space="0" w:color="auto"/>
        <w:left w:val="none" w:sz="0" w:space="0" w:color="auto"/>
        <w:bottom w:val="none" w:sz="0" w:space="0" w:color="auto"/>
        <w:right w:val="none" w:sz="0" w:space="0" w:color="auto"/>
      </w:divBdr>
    </w:div>
    <w:div w:id="1696543277">
      <w:bodyDiv w:val="1"/>
      <w:marLeft w:val="0"/>
      <w:marRight w:val="0"/>
      <w:marTop w:val="0"/>
      <w:marBottom w:val="0"/>
      <w:divBdr>
        <w:top w:val="none" w:sz="0" w:space="0" w:color="auto"/>
        <w:left w:val="none" w:sz="0" w:space="0" w:color="auto"/>
        <w:bottom w:val="none" w:sz="0" w:space="0" w:color="auto"/>
        <w:right w:val="none" w:sz="0" w:space="0" w:color="auto"/>
      </w:divBdr>
    </w:div>
    <w:div w:id="1696612861">
      <w:bodyDiv w:val="1"/>
      <w:marLeft w:val="0"/>
      <w:marRight w:val="0"/>
      <w:marTop w:val="0"/>
      <w:marBottom w:val="0"/>
      <w:divBdr>
        <w:top w:val="none" w:sz="0" w:space="0" w:color="auto"/>
        <w:left w:val="none" w:sz="0" w:space="0" w:color="auto"/>
        <w:bottom w:val="none" w:sz="0" w:space="0" w:color="auto"/>
        <w:right w:val="none" w:sz="0" w:space="0" w:color="auto"/>
      </w:divBdr>
    </w:div>
    <w:div w:id="1696617377">
      <w:bodyDiv w:val="1"/>
      <w:marLeft w:val="0"/>
      <w:marRight w:val="0"/>
      <w:marTop w:val="0"/>
      <w:marBottom w:val="0"/>
      <w:divBdr>
        <w:top w:val="none" w:sz="0" w:space="0" w:color="auto"/>
        <w:left w:val="none" w:sz="0" w:space="0" w:color="auto"/>
        <w:bottom w:val="none" w:sz="0" w:space="0" w:color="auto"/>
        <w:right w:val="none" w:sz="0" w:space="0" w:color="auto"/>
      </w:divBdr>
    </w:div>
    <w:div w:id="1696686538">
      <w:bodyDiv w:val="1"/>
      <w:marLeft w:val="0"/>
      <w:marRight w:val="0"/>
      <w:marTop w:val="0"/>
      <w:marBottom w:val="0"/>
      <w:divBdr>
        <w:top w:val="none" w:sz="0" w:space="0" w:color="auto"/>
        <w:left w:val="none" w:sz="0" w:space="0" w:color="auto"/>
        <w:bottom w:val="none" w:sz="0" w:space="0" w:color="auto"/>
        <w:right w:val="none" w:sz="0" w:space="0" w:color="auto"/>
      </w:divBdr>
    </w:div>
    <w:div w:id="1696692734">
      <w:bodyDiv w:val="1"/>
      <w:marLeft w:val="0"/>
      <w:marRight w:val="0"/>
      <w:marTop w:val="0"/>
      <w:marBottom w:val="0"/>
      <w:divBdr>
        <w:top w:val="none" w:sz="0" w:space="0" w:color="auto"/>
        <w:left w:val="none" w:sz="0" w:space="0" w:color="auto"/>
        <w:bottom w:val="none" w:sz="0" w:space="0" w:color="auto"/>
        <w:right w:val="none" w:sz="0" w:space="0" w:color="auto"/>
      </w:divBdr>
    </w:div>
    <w:div w:id="1696881846">
      <w:bodyDiv w:val="1"/>
      <w:marLeft w:val="0"/>
      <w:marRight w:val="0"/>
      <w:marTop w:val="0"/>
      <w:marBottom w:val="0"/>
      <w:divBdr>
        <w:top w:val="none" w:sz="0" w:space="0" w:color="auto"/>
        <w:left w:val="none" w:sz="0" w:space="0" w:color="auto"/>
        <w:bottom w:val="none" w:sz="0" w:space="0" w:color="auto"/>
        <w:right w:val="none" w:sz="0" w:space="0" w:color="auto"/>
      </w:divBdr>
    </w:div>
    <w:div w:id="1696924064">
      <w:bodyDiv w:val="1"/>
      <w:marLeft w:val="0"/>
      <w:marRight w:val="0"/>
      <w:marTop w:val="0"/>
      <w:marBottom w:val="0"/>
      <w:divBdr>
        <w:top w:val="none" w:sz="0" w:space="0" w:color="auto"/>
        <w:left w:val="none" w:sz="0" w:space="0" w:color="auto"/>
        <w:bottom w:val="none" w:sz="0" w:space="0" w:color="auto"/>
        <w:right w:val="none" w:sz="0" w:space="0" w:color="auto"/>
      </w:divBdr>
    </w:div>
    <w:div w:id="1696997033">
      <w:bodyDiv w:val="1"/>
      <w:marLeft w:val="0"/>
      <w:marRight w:val="0"/>
      <w:marTop w:val="0"/>
      <w:marBottom w:val="0"/>
      <w:divBdr>
        <w:top w:val="none" w:sz="0" w:space="0" w:color="auto"/>
        <w:left w:val="none" w:sz="0" w:space="0" w:color="auto"/>
        <w:bottom w:val="none" w:sz="0" w:space="0" w:color="auto"/>
        <w:right w:val="none" w:sz="0" w:space="0" w:color="auto"/>
      </w:divBdr>
    </w:div>
    <w:div w:id="1696999669">
      <w:bodyDiv w:val="1"/>
      <w:marLeft w:val="0"/>
      <w:marRight w:val="0"/>
      <w:marTop w:val="0"/>
      <w:marBottom w:val="0"/>
      <w:divBdr>
        <w:top w:val="none" w:sz="0" w:space="0" w:color="auto"/>
        <w:left w:val="none" w:sz="0" w:space="0" w:color="auto"/>
        <w:bottom w:val="none" w:sz="0" w:space="0" w:color="auto"/>
        <w:right w:val="none" w:sz="0" w:space="0" w:color="auto"/>
      </w:divBdr>
    </w:div>
    <w:div w:id="1697192051">
      <w:bodyDiv w:val="1"/>
      <w:marLeft w:val="0"/>
      <w:marRight w:val="0"/>
      <w:marTop w:val="0"/>
      <w:marBottom w:val="0"/>
      <w:divBdr>
        <w:top w:val="none" w:sz="0" w:space="0" w:color="auto"/>
        <w:left w:val="none" w:sz="0" w:space="0" w:color="auto"/>
        <w:bottom w:val="none" w:sz="0" w:space="0" w:color="auto"/>
        <w:right w:val="none" w:sz="0" w:space="0" w:color="auto"/>
      </w:divBdr>
    </w:div>
    <w:div w:id="1697266938">
      <w:bodyDiv w:val="1"/>
      <w:marLeft w:val="0"/>
      <w:marRight w:val="0"/>
      <w:marTop w:val="0"/>
      <w:marBottom w:val="0"/>
      <w:divBdr>
        <w:top w:val="none" w:sz="0" w:space="0" w:color="auto"/>
        <w:left w:val="none" w:sz="0" w:space="0" w:color="auto"/>
        <w:bottom w:val="none" w:sz="0" w:space="0" w:color="auto"/>
        <w:right w:val="none" w:sz="0" w:space="0" w:color="auto"/>
      </w:divBdr>
    </w:div>
    <w:div w:id="1697659152">
      <w:bodyDiv w:val="1"/>
      <w:marLeft w:val="0"/>
      <w:marRight w:val="0"/>
      <w:marTop w:val="0"/>
      <w:marBottom w:val="0"/>
      <w:divBdr>
        <w:top w:val="none" w:sz="0" w:space="0" w:color="auto"/>
        <w:left w:val="none" w:sz="0" w:space="0" w:color="auto"/>
        <w:bottom w:val="none" w:sz="0" w:space="0" w:color="auto"/>
        <w:right w:val="none" w:sz="0" w:space="0" w:color="auto"/>
      </w:divBdr>
    </w:div>
    <w:div w:id="1698197939">
      <w:bodyDiv w:val="1"/>
      <w:marLeft w:val="0"/>
      <w:marRight w:val="0"/>
      <w:marTop w:val="0"/>
      <w:marBottom w:val="0"/>
      <w:divBdr>
        <w:top w:val="none" w:sz="0" w:space="0" w:color="auto"/>
        <w:left w:val="none" w:sz="0" w:space="0" w:color="auto"/>
        <w:bottom w:val="none" w:sz="0" w:space="0" w:color="auto"/>
        <w:right w:val="none" w:sz="0" w:space="0" w:color="auto"/>
      </w:divBdr>
    </w:div>
    <w:div w:id="1698309168">
      <w:bodyDiv w:val="1"/>
      <w:marLeft w:val="0"/>
      <w:marRight w:val="0"/>
      <w:marTop w:val="0"/>
      <w:marBottom w:val="0"/>
      <w:divBdr>
        <w:top w:val="none" w:sz="0" w:space="0" w:color="auto"/>
        <w:left w:val="none" w:sz="0" w:space="0" w:color="auto"/>
        <w:bottom w:val="none" w:sz="0" w:space="0" w:color="auto"/>
        <w:right w:val="none" w:sz="0" w:space="0" w:color="auto"/>
      </w:divBdr>
    </w:div>
    <w:div w:id="1698389175">
      <w:bodyDiv w:val="1"/>
      <w:marLeft w:val="0"/>
      <w:marRight w:val="0"/>
      <w:marTop w:val="0"/>
      <w:marBottom w:val="0"/>
      <w:divBdr>
        <w:top w:val="none" w:sz="0" w:space="0" w:color="auto"/>
        <w:left w:val="none" w:sz="0" w:space="0" w:color="auto"/>
        <w:bottom w:val="none" w:sz="0" w:space="0" w:color="auto"/>
        <w:right w:val="none" w:sz="0" w:space="0" w:color="auto"/>
      </w:divBdr>
    </w:div>
    <w:div w:id="1698389856">
      <w:bodyDiv w:val="1"/>
      <w:marLeft w:val="0"/>
      <w:marRight w:val="0"/>
      <w:marTop w:val="0"/>
      <w:marBottom w:val="0"/>
      <w:divBdr>
        <w:top w:val="none" w:sz="0" w:space="0" w:color="auto"/>
        <w:left w:val="none" w:sz="0" w:space="0" w:color="auto"/>
        <w:bottom w:val="none" w:sz="0" w:space="0" w:color="auto"/>
        <w:right w:val="none" w:sz="0" w:space="0" w:color="auto"/>
      </w:divBdr>
    </w:div>
    <w:div w:id="1698501502">
      <w:bodyDiv w:val="1"/>
      <w:marLeft w:val="0"/>
      <w:marRight w:val="0"/>
      <w:marTop w:val="0"/>
      <w:marBottom w:val="0"/>
      <w:divBdr>
        <w:top w:val="none" w:sz="0" w:space="0" w:color="auto"/>
        <w:left w:val="none" w:sz="0" w:space="0" w:color="auto"/>
        <w:bottom w:val="none" w:sz="0" w:space="0" w:color="auto"/>
        <w:right w:val="none" w:sz="0" w:space="0" w:color="auto"/>
      </w:divBdr>
    </w:div>
    <w:div w:id="1698848811">
      <w:bodyDiv w:val="1"/>
      <w:marLeft w:val="0"/>
      <w:marRight w:val="0"/>
      <w:marTop w:val="0"/>
      <w:marBottom w:val="0"/>
      <w:divBdr>
        <w:top w:val="none" w:sz="0" w:space="0" w:color="auto"/>
        <w:left w:val="none" w:sz="0" w:space="0" w:color="auto"/>
        <w:bottom w:val="none" w:sz="0" w:space="0" w:color="auto"/>
        <w:right w:val="none" w:sz="0" w:space="0" w:color="auto"/>
      </w:divBdr>
    </w:div>
    <w:div w:id="1700008089">
      <w:bodyDiv w:val="1"/>
      <w:marLeft w:val="0"/>
      <w:marRight w:val="0"/>
      <w:marTop w:val="0"/>
      <w:marBottom w:val="0"/>
      <w:divBdr>
        <w:top w:val="none" w:sz="0" w:space="0" w:color="auto"/>
        <w:left w:val="none" w:sz="0" w:space="0" w:color="auto"/>
        <w:bottom w:val="none" w:sz="0" w:space="0" w:color="auto"/>
        <w:right w:val="none" w:sz="0" w:space="0" w:color="auto"/>
      </w:divBdr>
    </w:div>
    <w:div w:id="1700232014">
      <w:bodyDiv w:val="1"/>
      <w:marLeft w:val="0"/>
      <w:marRight w:val="0"/>
      <w:marTop w:val="0"/>
      <w:marBottom w:val="0"/>
      <w:divBdr>
        <w:top w:val="none" w:sz="0" w:space="0" w:color="auto"/>
        <w:left w:val="none" w:sz="0" w:space="0" w:color="auto"/>
        <w:bottom w:val="none" w:sz="0" w:space="0" w:color="auto"/>
        <w:right w:val="none" w:sz="0" w:space="0" w:color="auto"/>
      </w:divBdr>
    </w:div>
    <w:div w:id="1700625927">
      <w:bodyDiv w:val="1"/>
      <w:marLeft w:val="0"/>
      <w:marRight w:val="0"/>
      <w:marTop w:val="0"/>
      <w:marBottom w:val="0"/>
      <w:divBdr>
        <w:top w:val="none" w:sz="0" w:space="0" w:color="auto"/>
        <w:left w:val="none" w:sz="0" w:space="0" w:color="auto"/>
        <w:bottom w:val="none" w:sz="0" w:space="0" w:color="auto"/>
        <w:right w:val="none" w:sz="0" w:space="0" w:color="auto"/>
      </w:divBdr>
    </w:div>
    <w:div w:id="1700736737">
      <w:bodyDiv w:val="1"/>
      <w:marLeft w:val="0"/>
      <w:marRight w:val="0"/>
      <w:marTop w:val="0"/>
      <w:marBottom w:val="0"/>
      <w:divBdr>
        <w:top w:val="none" w:sz="0" w:space="0" w:color="auto"/>
        <w:left w:val="none" w:sz="0" w:space="0" w:color="auto"/>
        <w:bottom w:val="none" w:sz="0" w:space="0" w:color="auto"/>
        <w:right w:val="none" w:sz="0" w:space="0" w:color="auto"/>
      </w:divBdr>
    </w:div>
    <w:div w:id="1700858920">
      <w:bodyDiv w:val="1"/>
      <w:marLeft w:val="0"/>
      <w:marRight w:val="0"/>
      <w:marTop w:val="0"/>
      <w:marBottom w:val="0"/>
      <w:divBdr>
        <w:top w:val="none" w:sz="0" w:space="0" w:color="auto"/>
        <w:left w:val="none" w:sz="0" w:space="0" w:color="auto"/>
        <w:bottom w:val="none" w:sz="0" w:space="0" w:color="auto"/>
        <w:right w:val="none" w:sz="0" w:space="0" w:color="auto"/>
      </w:divBdr>
    </w:div>
    <w:div w:id="1701008606">
      <w:bodyDiv w:val="1"/>
      <w:marLeft w:val="0"/>
      <w:marRight w:val="0"/>
      <w:marTop w:val="0"/>
      <w:marBottom w:val="0"/>
      <w:divBdr>
        <w:top w:val="none" w:sz="0" w:space="0" w:color="auto"/>
        <w:left w:val="none" w:sz="0" w:space="0" w:color="auto"/>
        <w:bottom w:val="none" w:sz="0" w:space="0" w:color="auto"/>
        <w:right w:val="none" w:sz="0" w:space="0" w:color="auto"/>
      </w:divBdr>
    </w:div>
    <w:div w:id="1701199258">
      <w:bodyDiv w:val="1"/>
      <w:marLeft w:val="0"/>
      <w:marRight w:val="0"/>
      <w:marTop w:val="0"/>
      <w:marBottom w:val="0"/>
      <w:divBdr>
        <w:top w:val="none" w:sz="0" w:space="0" w:color="auto"/>
        <w:left w:val="none" w:sz="0" w:space="0" w:color="auto"/>
        <w:bottom w:val="none" w:sz="0" w:space="0" w:color="auto"/>
        <w:right w:val="none" w:sz="0" w:space="0" w:color="auto"/>
      </w:divBdr>
    </w:div>
    <w:div w:id="1701394168">
      <w:bodyDiv w:val="1"/>
      <w:marLeft w:val="0"/>
      <w:marRight w:val="0"/>
      <w:marTop w:val="0"/>
      <w:marBottom w:val="0"/>
      <w:divBdr>
        <w:top w:val="none" w:sz="0" w:space="0" w:color="auto"/>
        <w:left w:val="none" w:sz="0" w:space="0" w:color="auto"/>
        <w:bottom w:val="none" w:sz="0" w:space="0" w:color="auto"/>
        <w:right w:val="none" w:sz="0" w:space="0" w:color="auto"/>
      </w:divBdr>
    </w:div>
    <w:div w:id="1701398380">
      <w:bodyDiv w:val="1"/>
      <w:marLeft w:val="0"/>
      <w:marRight w:val="0"/>
      <w:marTop w:val="0"/>
      <w:marBottom w:val="0"/>
      <w:divBdr>
        <w:top w:val="none" w:sz="0" w:space="0" w:color="auto"/>
        <w:left w:val="none" w:sz="0" w:space="0" w:color="auto"/>
        <w:bottom w:val="none" w:sz="0" w:space="0" w:color="auto"/>
        <w:right w:val="none" w:sz="0" w:space="0" w:color="auto"/>
      </w:divBdr>
    </w:div>
    <w:div w:id="1701469416">
      <w:bodyDiv w:val="1"/>
      <w:marLeft w:val="0"/>
      <w:marRight w:val="0"/>
      <w:marTop w:val="0"/>
      <w:marBottom w:val="0"/>
      <w:divBdr>
        <w:top w:val="none" w:sz="0" w:space="0" w:color="auto"/>
        <w:left w:val="none" w:sz="0" w:space="0" w:color="auto"/>
        <w:bottom w:val="none" w:sz="0" w:space="0" w:color="auto"/>
        <w:right w:val="none" w:sz="0" w:space="0" w:color="auto"/>
      </w:divBdr>
    </w:div>
    <w:div w:id="1701853631">
      <w:bodyDiv w:val="1"/>
      <w:marLeft w:val="0"/>
      <w:marRight w:val="0"/>
      <w:marTop w:val="0"/>
      <w:marBottom w:val="0"/>
      <w:divBdr>
        <w:top w:val="none" w:sz="0" w:space="0" w:color="auto"/>
        <w:left w:val="none" w:sz="0" w:space="0" w:color="auto"/>
        <w:bottom w:val="none" w:sz="0" w:space="0" w:color="auto"/>
        <w:right w:val="none" w:sz="0" w:space="0" w:color="auto"/>
      </w:divBdr>
    </w:div>
    <w:div w:id="1702197465">
      <w:bodyDiv w:val="1"/>
      <w:marLeft w:val="0"/>
      <w:marRight w:val="0"/>
      <w:marTop w:val="0"/>
      <w:marBottom w:val="0"/>
      <w:divBdr>
        <w:top w:val="none" w:sz="0" w:space="0" w:color="auto"/>
        <w:left w:val="none" w:sz="0" w:space="0" w:color="auto"/>
        <w:bottom w:val="none" w:sz="0" w:space="0" w:color="auto"/>
        <w:right w:val="none" w:sz="0" w:space="0" w:color="auto"/>
      </w:divBdr>
    </w:div>
    <w:div w:id="1702364724">
      <w:bodyDiv w:val="1"/>
      <w:marLeft w:val="0"/>
      <w:marRight w:val="0"/>
      <w:marTop w:val="0"/>
      <w:marBottom w:val="0"/>
      <w:divBdr>
        <w:top w:val="none" w:sz="0" w:space="0" w:color="auto"/>
        <w:left w:val="none" w:sz="0" w:space="0" w:color="auto"/>
        <w:bottom w:val="none" w:sz="0" w:space="0" w:color="auto"/>
        <w:right w:val="none" w:sz="0" w:space="0" w:color="auto"/>
      </w:divBdr>
    </w:div>
    <w:div w:id="1702585616">
      <w:bodyDiv w:val="1"/>
      <w:marLeft w:val="0"/>
      <w:marRight w:val="0"/>
      <w:marTop w:val="0"/>
      <w:marBottom w:val="0"/>
      <w:divBdr>
        <w:top w:val="none" w:sz="0" w:space="0" w:color="auto"/>
        <w:left w:val="none" w:sz="0" w:space="0" w:color="auto"/>
        <w:bottom w:val="none" w:sz="0" w:space="0" w:color="auto"/>
        <w:right w:val="none" w:sz="0" w:space="0" w:color="auto"/>
      </w:divBdr>
    </w:div>
    <w:div w:id="1702625477">
      <w:bodyDiv w:val="1"/>
      <w:marLeft w:val="0"/>
      <w:marRight w:val="0"/>
      <w:marTop w:val="0"/>
      <w:marBottom w:val="0"/>
      <w:divBdr>
        <w:top w:val="none" w:sz="0" w:space="0" w:color="auto"/>
        <w:left w:val="none" w:sz="0" w:space="0" w:color="auto"/>
        <w:bottom w:val="none" w:sz="0" w:space="0" w:color="auto"/>
        <w:right w:val="none" w:sz="0" w:space="0" w:color="auto"/>
      </w:divBdr>
    </w:div>
    <w:div w:id="1702828071">
      <w:bodyDiv w:val="1"/>
      <w:marLeft w:val="0"/>
      <w:marRight w:val="0"/>
      <w:marTop w:val="0"/>
      <w:marBottom w:val="0"/>
      <w:divBdr>
        <w:top w:val="none" w:sz="0" w:space="0" w:color="auto"/>
        <w:left w:val="none" w:sz="0" w:space="0" w:color="auto"/>
        <w:bottom w:val="none" w:sz="0" w:space="0" w:color="auto"/>
        <w:right w:val="none" w:sz="0" w:space="0" w:color="auto"/>
      </w:divBdr>
    </w:div>
    <w:div w:id="1703285961">
      <w:bodyDiv w:val="1"/>
      <w:marLeft w:val="0"/>
      <w:marRight w:val="0"/>
      <w:marTop w:val="0"/>
      <w:marBottom w:val="0"/>
      <w:divBdr>
        <w:top w:val="none" w:sz="0" w:space="0" w:color="auto"/>
        <w:left w:val="none" w:sz="0" w:space="0" w:color="auto"/>
        <w:bottom w:val="none" w:sz="0" w:space="0" w:color="auto"/>
        <w:right w:val="none" w:sz="0" w:space="0" w:color="auto"/>
      </w:divBdr>
    </w:div>
    <w:div w:id="1703554541">
      <w:bodyDiv w:val="1"/>
      <w:marLeft w:val="0"/>
      <w:marRight w:val="0"/>
      <w:marTop w:val="0"/>
      <w:marBottom w:val="0"/>
      <w:divBdr>
        <w:top w:val="none" w:sz="0" w:space="0" w:color="auto"/>
        <w:left w:val="none" w:sz="0" w:space="0" w:color="auto"/>
        <w:bottom w:val="none" w:sz="0" w:space="0" w:color="auto"/>
        <w:right w:val="none" w:sz="0" w:space="0" w:color="auto"/>
      </w:divBdr>
    </w:div>
    <w:div w:id="1703824165">
      <w:bodyDiv w:val="1"/>
      <w:marLeft w:val="0"/>
      <w:marRight w:val="0"/>
      <w:marTop w:val="0"/>
      <w:marBottom w:val="0"/>
      <w:divBdr>
        <w:top w:val="none" w:sz="0" w:space="0" w:color="auto"/>
        <w:left w:val="none" w:sz="0" w:space="0" w:color="auto"/>
        <w:bottom w:val="none" w:sz="0" w:space="0" w:color="auto"/>
        <w:right w:val="none" w:sz="0" w:space="0" w:color="auto"/>
      </w:divBdr>
    </w:div>
    <w:div w:id="1703897404">
      <w:bodyDiv w:val="1"/>
      <w:marLeft w:val="0"/>
      <w:marRight w:val="0"/>
      <w:marTop w:val="0"/>
      <w:marBottom w:val="0"/>
      <w:divBdr>
        <w:top w:val="none" w:sz="0" w:space="0" w:color="auto"/>
        <w:left w:val="none" w:sz="0" w:space="0" w:color="auto"/>
        <w:bottom w:val="none" w:sz="0" w:space="0" w:color="auto"/>
        <w:right w:val="none" w:sz="0" w:space="0" w:color="auto"/>
      </w:divBdr>
    </w:div>
    <w:div w:id="1703937500">
      <w:bodyDiv w:val="1"/>
      <w:marLeft w:val="0"/>
      <w:marRight w:val="0"/>
      <w:marTop w:val="0"/>
      <w:marBottom w:val="0"/>
      <w:divBdr>
        <w:top w:val="none" w:sz="0" w:space="0" w:color="auto"/>
        <w:left w:val="none" w:sz="0" w:space="0" w:color="auto"/>
        <w:bottom w:val="none" w:sz="0" w:space="0" w:color="auto"/>
        <w:right w:val="none" w:sz="0" w:space="0" w:color="auto"/>
      </w:divBdr>
    </w:div>
    <w:div w:id="1704020192">
      <w:bodyDiv w:val="1"/>
      <w:marLeft w:val="0"/>
      <w:marRight w:val="0"/>
      <w:marTop w:val="0"/>
      <w:marBottom w:val="0"/>
      <w:divBdr>
        <w:top w:val="none" w:sz="0" w:space="0" w:color="auto"/>
        <w:left w:val="none" w:sz="0" w:space="0" w:color="auto"/>
        <w:bottom w:val="none" w:sz="0" w:space="0" w:color="auto"/>
        <w:right w:val="none" w:sz="0" w:space="0" w:color="auto"/>
      </w:divBdr>
    </w:div>
    <w:div w:id="1704135360">
      <w:bodyDiv w:val="1"/>
      <w:marLeft w:val="0"/>
      <w:marRight w:val="0"/>
      <w:marTop w:val="0"/>
      <w:marBottom w:val="0"/>
      <w:divBdr>
        <w:top w:val="none" w:sz="0" w:space="0" w:color="auto"/>
        <w:left w:val="none" w:sz="0" w:space="0" w:color="auto"/>
        <w:bottom w:val="none" w:sz="0" w:space="0" w:color="auto"/>
        <w:right w:val="none" w:sz="0" w:space="0" w:color="auto"/>
      </w:divBdr>
    </w:div>
    <w:div w:id="1704210114">
      <w:bodyDiv w:val="1"/>
      <w:marLeft w:val="0"/>
      <w:marRight w:val="0"/>
      <w:marTop w:val="0"/>
      <w:marBottom w:val="0"/>
      <w:divBdr>
        <w:top w:val="none" w:sz="0" w:space="0" w:color="auto"/>
        <w:left w:val="none" w:sz="0" w:space="0" w:color="auto"/>
        <w:bottom w:val="none" w:sz="0" w:space="0" w:color="auto"/>
        <w:right w:val="none" w:sz="0" w:space="0" w:color="auto"/>
      </w:divBdr>
    </w:div>
    <w:div w:id="1704285117">
      <w:bodyDiv w:val="1"/>
      <w:marLeft w:val="0"/>
      <w:marRight w:val="0"/>
      <w:marTop w:val="0"/>
      <w:marBottom w:val="0"/>
      <w:divBdr>
        <w:top w:val="none" w:sz="0" w:space="0" w:color="auto"/>
        <w:left w:val="none" w:sz="0" w:space="0" w:color="auto"/>
        <w:bottom w:val="none" w:sz="0" w:space="0" w:color="auto"/>
        <w:right w:val="none" w:sz="0" w:space="0" w:color="auto"/>
      </w:divBdr>
    </w:div>
    <w:div w:id="1704401379">
      <w:bodyDiv w:val="1"/>
      <w:marLeft w:val="0"/>
      <w:marRight w:val="0"/>
      <w:marTop w:val="0"/>
      <w:marBottom w:val="0"/>
      <w:divBdr>
        <w:top w:val="none" w:sz="0" w:space="0" w:color="auto"/>
        <w:left w:val="none" w:sz="0" w:space="0" w:color="auto"/>
        <w:bottom w:val="none" w:sz="0" w:space="0" w:color="auto"/>
        <w:right w:val="none" w:sz="0" w:space="0" w:color="auto"/>
      </w:divBdr>
    </w:div>
    <w:div w:id="1704549093">
      <w:bodyDiv w:val="1"/>
      <w:marLeft w:val="0"/>
      <w:marRight w:val="0"/>
      <w:marTop w:val="0"/>
      <w:marBottom w:val="0"/>
      <w:divBdr>
        <w:top w:val="none" w:sz="0" w:space="0" w:color="auto"/>
        <w:left w:val="none" w:sz="0" w:space="0" w:color="auto"/>
        <w:bottom w:val="none" w:sz="0" w:space="0" w:color="auto"/>
        <w:right w:val="none" w:sz="0" w:space="0" w:color="auto"/>
      </w:divBdr>
    </w:div>
    <w:div w:id="1704597468">
      <w:bodyDiv w:val="1"/>
      <w:marLeft w:val="0"/>
      <w:marRight w:val="0"/>
      <w:marTop w:val="0"/>
      <w:marBottom w:val="0"/>
      <w:divBdr>
        <w:top w:val="none" w:sz="0" w:space="0" w:color="auto"/>
        <w:left w:val="none" w:sz="0" w:space="0" w:color="auto"/>
        <w:bottom w:val="none" w:sz="0" w:space="0" w:color="auto"/>
        <w:right w:val="none" w:sz="0" w:space="0" w:color="auto"/>
      </w:divBdr>
    </w:div>
    <w:div w:id="1704788589">
      <w:bodyDiv w:val="1"/>
      <w:marLeft w:val="0"/>
      <w:marRight w:val="0"/>
      <w:marTop w:val="0"/>
      <w:marBottom w:val="0"/>
      <w:divBdr>
        <w:top w:val="none" w:sz="0" w:space="0" w:color="auto"/>
        <w:left w:val="none" w:sz="0" w:space="0" w:color="auto"/>
        <w:bottom w:val="none" w:sz="0" w:space="0" w:color="auto"/>
        <w:right w:val="none" w:sz="0" w:space="0" w:color="auto"/>
      </w:divBdr>
    </w:div>
    <w:div w:id="1704820281">
      <w:bodyDiv w:val="1"/>
      <w:marLeft w:val="0"/>
      <w:marRight w:val="0"/>
      <w:marTop w:val="0"/>
      <w:marBottom w:val="0"/>
      <w:divBdr>
        <w:top w:val="none" w:sz="0" w:space="0" w:color="auto"/>
        <w:left w:val="none" w:sz="0" w:space="0" w:color="auto"/>
        <w:bottom w:val="none" w:sz="0" w:space="0" w:color="auto"/>
        <w:right w:val="none" w:sz="0" w:space="0" w:color="auto"/>
      </w:divBdr>
    </w:div>
    <w:div w:id="1704939578">
      <w:bodyDiv w:val="1"/>
      <w:marLeft w:val="0"/>
      <w:marRight w:val="0"/>
      <w:marTop w:val="0"/>
      <w:marBottom w:val="0"/>
      <w:divBdr>
        <w:top w:val="none" w:sz="0" w:space="0" w:color="auto"/>
        <w:left w:val="none" w:sz="0" w:space="0" w:color="auto"/>
        <w:bottom w:val="none" w:sz="0" w:space="0" w:color="auto"/>
        <w:right w:val="none" w:sz="0" w:space="0" w:color="auto"/>
      </w:divBdr>
    </w:div>
    <w:div w:id="1705053239">
      <w:bodyDiv w:val="1"/>
      <w:marLeft w:val="0"/>
      <w:marRight w:val="0"/>
      <w:marTop w:val="0"/>
      <w:marBottom w:val="0"/>
      <w:divBdr>
        <w:top w:val="none" w:sz="0" w:space="0" w:color="auto"/>
        <w:left w:val="none" w:sz="0" w:space="0" w:color="auto"/>
        <w:bottom w:val="none" w:sz="0" w:space="0" w:color="auto"/>
        <w:right w:val="none" w:sz="0" w:space="0" w:color="auto"/>
      </w:divBdr>
    </w:div>
    <w:div w:id="1705329418">
      <w:bodyDiv w:val="1"/>
      <w:marLeft w:val="0"/>
      <w:marRight w:val="0"/>
      <w:marTop w:val="0"/>
      <w:marBottom w:val="0"/>
      <w:divBdr>
        <w:top w:val="none" w:sz="0" w:space="0" w:color="auto"/>
        <w:left w:val="none" w:sz="0" w:space="0" w:color="auto"/>
        <w:bottom w:val="none" w:sz="0" w:space="0" w:color="auto"/>
        <w:right w:val="none" w:sz="0" w:space="0" w:color="auto"/>
      </w:divBdr>
    </w:div>
    <w:div w:id="1705330419">
      <w:bodyDiv w:val="1"/>
      <w:marLeft w:val="0"/>
      <w:marRight w:val="0"/>
      <w:marTop w:val="0"/>
      <w:marBottom w:val="0"/>
      <w:divBdr>
        <w:top w:val="none" w:sz="0" w:space="0" w:color="auto"/>
        <w:left w:val="none" w:sz="0" w:space="0" w:color="auto"/>
        <w:bottom w:val="none" w:sz="0" w:space="0" w:color="auto"/>
        <w:right w:val="none" w:sz="0" w:space="0" w:color="auto"/>
      </w:divBdr>
    </w:div>
    <w:div w:id="1705448369">
      <w:bodyDiv w:val="1"/>
      <w:marLeft w:val="0"/>
      <w:marRight w:val="0"/>
      <w:marTop w:val="0"/>
      <w:marBottom w:val="0"/>
      <w:divBdr>
        <w:top w:val="none" w:sz="0" w:space="0" w:color="auto"/>
        <w:left w:val="none" w:sz="0" w:space="0" w:color="auto"/>
        <w:bottom w:val="none" w:sz="0" w:space="0" w:color="auto"/>
        <w:right w:val="none" w:sz="0" w:space="0" w:color="auto"/>
      </w:divBdr>
    </w:div>
    <w:div w:id="1705978016">
      <w:bodyDiv w:val="1"/>
      <w:marLeft w:val="0"/>
      <w:marRight w:val="0"/>
      <w:marTop w:val="0"/>
      <w:marBottom w:val="0"/>
      <w:divBdr>
        <w:top w:val="none" w:sz="0" w:space="0" w:color="auto"/>
        <w:left w:val="none" w:sz="0" w:space="0" w:color="auto"/>
        <w:bottom w:val="none" w:sz="0" w:space="0" w:color="auto"/>
        <w:right w:val="none" w:sz="0" w:space="0" w:color="auto"/>
      </w:divBdr>
    </w:div>
    <w:div w:id="1705984716">
      <w:bodyDiv w:val="1"/>
      <w:marLeft w:val="0"/>
      <w:marRight w:val="0"/>
      <w:marTop w:val="0"/>
      <w:marBottom w:val="0"/>
      <w:divBdr>
        <w:top w:val="none" w:sz="0" w:space="0" w:color="auto"/>
        <w:left w:val="none" w:sz="0" w:space="0" w:color="auto"/>
        <w:bottom w:val="none" w:sz="0" w:space="0" w:color="auto"/>
        <w:right w:val="none" w:sz="0" w:space="0" w:color="auto"/>
      </w:divBdr>
    </w:div>
    <w:div w:id="1706128596">
      <w:bodyDiv w:val="1"/>
      <w:marLeft w:val="0"/>
      <w:marRight w:val="0"/>
      <w:marTop w:val="0"/>
      <w:marBottom w:val="0"/>
      <w:divBdr>
        <w:top w:val="none" w:sz="0" w:space="0" w:color="auto"/>
        <w:left w:val="none" w:sz="0" w:space="0" w:color="auto"/>
        <w:bottom w:val="none" w:sz="0" w:space="0" w:color="auto"/>
        <w:right w:val="none" w:sz="0" w:space="0" w:color="auto"/>
      </w:divBdr>
    </w:div>
    <w:div w:id="1706175351">
      <w:bodyDiv w:val="1"/>
      <w:marLeft w:val="0"/>
      <w:marRight w:val="0"/>
      <w:marTop w:val="0"/>
      <w:marBottom w:val="0"/>
      <w:divBdr>
        <w:top w:val="none" w:sz="0" w:space="0" w:color="auto"/>
        <w:left w:val="none" w:sz="0" w:space="0" w:color="auto"/>
        <w:bottom w:val="none" w:sz="0" w:space="0" w:color="auto"/>
        <w:right w:val="none" w:sz="0" w:space="0" w:color="auto"/>
      </w:divBdr>
    </w:div>
    <w:div w:id="1706247110">
      <w:bodyDiv w:val="1"/>
      <w:marLeft w:val="0"/>
      <w:marRight w:val="0"/>
      <w:marTop w:val="0"/>
      <w:marBottom w:val="0"/>
      <w:divBdr>
        <w:top w:val="none" w:sz="0" w:space="0" w:color="auto"/>
        <w:left w:val="none" w:sz="0" w:space="0" w:color="auto"/>
        <w:bottom w:val="none" w:sz="0" w:space="0" w:color="auto"/>
        <w:right w:val="none" w:sz="0" w:space="0" w:color="auto"/>
      </w:divBdr>
    </w:div>
    <w:div w:id="1706562566">
      <w:bodyDiv w:val="1"/>
      <w:marLeft w:val="0"/>
      <w:marRight w:val="0"/>
      <w:marTop w:val="0"/>
      <w:marBottom w:val="0"/>
      <w:divBdr>
        <w:top w:val="none" w:sz="0" w:space="0" w:color="auto"/>
        <w:left w:val="none" w:sz="0" w:space="0" w:color="auto"/>
        <w:bottom w:val="none" w:sz="0" w:space="0" w:color="auto"/>
        <w:right w:val="none" w:sz="0" w:space="0" w:color="auto"/>
      </w:divBdr>
    </w:div>
    <w:div w:id="1706716998">
      <w:bodyDiv w:val="1"/>
      <w:marLeft w:val="0"/>
      <w:marRight w:val="0"/>
      <w:marTop w:val="0"/>
      <w:marBottom w:val="0"/>
      <w:divBdr>
        <w:top w:val="none" w:sz="0" w:space="0" w:color="auto"/>
        <w:left w:val="none" w:sz="0" w:space="0" w:color="auto"/>
        <w:bottom w:val="none" w:sz="0" w:space="0" w:color="auto"/>
        <w:right w:val="none" w:sz="0" w:space="0" w:color="auto"/>
      </w:divBdr>
    </w:div>
    <w:div w:id="1706830110">
      <w:bodyDiv w:val="1"/>
      <w:marLeft w:val="0"/>
      <w:marRight w:val="0"/>
      <w:marTop w:val="0"/>
      <w:marBottom w:val="0"/>
      <w:divBdr>
        <w:top w:val="none" w:sz="0" w:space="0" w:color="auto"/>
        <w:left w:val="none" w:sz="0" w:space="0" w:color="auto"/>
        <w:bottom w:val="none" w:sz="0" w:space="0" w:color="auto"/>
        <w:right w:val="none" w:sz="0" w:space="0" w:color="auto"/>
      </w:divBdr>
    </w:div>
    <w:div w:id="1706905445">
      <w:bodyDiv w:val="1"/>
      <w:marLeft w:val="0"/>
      <w:marRight w:val="0"/>
      <w:marTop w:val="0"/>
      <w:marBottom w:val="0"/>
      <w:divBdr>
        <w:top w:val="none" w:sz="0" w:space="0" w:color="auto"/>
        <w:left w:val="none" w:sz="0" w:space="0" w:color="auto"/>
        <w:bottom w:val="none" w:sz="0" w:space="0" w:color="auto"/>
        <w:right w:val="none" w:sz="0" w:space="0" w:color="auto"/>
      </w:divBdr>
    </w:div>
    <w:div w:id="1706909675">
      <w:bodyDiv w:val="1"/>
      <w:marLeft w:val="0"/>
      <w:marRight w:val="0"/>
      <w:marTop w:val="0"/>
      <w:marBottom w:val="0"/>
      <w:divBdr>
        <w:top w:val="none" w:sz="0" w:space="0" w:color="auto"/>
        <w:left w:val="none" w:sz="0" w:space="0" w:color="auto"/>
        <w:bottom w:val="none" w:sz="0" w:space="0" w:color="auto"/>
        <w:right w:val="none" w:sz="0" w:space="0" w:color="auto"/>
      </w:divBdr>
    </w:div>
    <w:div w:id="1707830156">
      <w:bodyDiv w:val="1"/>
      <w:marLeft w:val="0"/>
      <w:marRight w:val="0"/>
      <w:marTop w:val="0"/>
      <w:marBottom w:val="0"/>
      <w:divBdr>
        <w:top w:val="none" w:sz="0" w:space="0" w:color="auto"/>
        <w:left w:val="none" w:sz="0" w:space="0" w:color="auto"/>
        <w:bottom w:val="none" w:sz="0" w:space="0" w:color="auto"/>
        <w:right w:val="none" w:sz="0" w:space="0" w:color="auto"/>
      </w:divBdr>
    </w:div>
    <w:div w:id="1708097217">
      <w:bodyDiv w:val="1"/>
      <w:marLeft w:val="0"/>
      <w:marRight w:val="0"/>
      <w:marTop w:val="0"/>
      <w:marBottom w:val="0"/>
      <w:divBdr>
        <w:top w:val="none" w:sz="0" w:space="0" w:color="auto"/>
        <w:left w:val="none" w:sz="0" w:space="0" w:color="auto"/>
        <w:bottom w:val="none" w:sz="0" w:space="0" w:color="auto"/>
        <w:right w:val="none" w:sz="0" w:space="0" w:color="auto"/>
      </w:divBdr>
    </w:div>
    <w:div w:id="1708142809">
      <w:bodyDiv w:val="1"/>
      <w:marLeft w:val="0"/>
      <w:marRight w:val="0"/>
      <w:marTop w:val="0"/>
      <w:marBottom w:val="0"/>
      <w:divBdr>
        <w:top w:val="none" w:sz="0" w:space="0" w:color="auto"/>
        <w:left w:val="none" w:sz="0" w:space="0" w:color="auto"/>
        <w:bottom w:val="none" w:sz="0" w:space="0" w:color="auto"/>
        <w:right w:val="none" w:sz="0" w:space="0" w:color="auto"/>
      </w:divBdr>
    </w:div>
    <w:div w:id="1708212934">
      <w:bodyDiv w:val="1"/>
      <w:marLeft w:val="0"/>
      <w:marRight w:val="0"/>
      <w:marTop w:val="0"/>
      <w:marBottom w:val="0"/>
      <w:divBdr>
        <w:top w:val="none" w:sz="0" w:space="0" w:color="auto"/>
        <w:left w:val="none" w:sz="0" w:space="0" w:color="auto"/>
        <w:bottom w:val="none" w:sz="0" w:space="0" w:color="auto"/>
        <w:right w:val="none" w:sz="0" w:space="0" w:color="auto"/>
      </w:divBdr>
    </w:div>
    <w:div w:id="1708407668">
      <w:bodyDiv w:val="1"/>
      <w:marLeft w:val="0"/>
      <w:marRight w:val="0"/>
      <w:marTop w:val="0"/>
      <w:marBottom w:val="0"/>
      <w:divBdr>
        <w:top w:val="none" w:sz="0" w:space="0" w:color="auto"/>
        <w:left w:val="none" w:sz="0" w:space="0" w:color="auto"/>
        <w:bottom w:val="none" w:sz="0" w:space="0" w:color="auto"/>
        <w:right w:val="none" w:sz="0" w:space="0" w:color="auto"/>
      </w:divBdr>
    </w:div>
    <w:div w:id="1708531767">
      <w:bodyDiv w:val="1"/>
      <w:marLeft w:val="0"/>
      <w:marRight w:val="0"/>
      <w:marTop w:val="0"/>
      <w:marBottom w:val="0"/>
      <w:divBdr>
        <w:top w:val="none" w:sz="0" w:space="0" w:color="auto"/>
        <w:left w:val="none" w:sz="0" w:space="0" w:color="auto"/>
        <w:bottom w:val="none" w:sz="0" w:space="0" w:color="auto"/>
        <w:right w:val="none" w:sz="0" w:space="0" w:color="auto"/>
      </w:divBdr>
    </w:div>
    <w:div w:id="1708676882">
      <w:bodyDiv w:val="1"/>
      <w:marLeft w:val="0"/>
      <w:marRight w:val="0"/>
      <w:marTop w:val="0"/>
      <w:marBottom w:val="0"/>
      <w:divBdr>
        <w:top w:val="none" w:sz="0" w:space="0" w:color="auto"/>
        <w:left w:val="none" w:sz="0" w:space="0" w:color="auto"/>
        <w:bottom w:val="none" w:sz="0" w:space="0" w:color="auto"/>
        <w:right w:val="none" w:sz="0" w:space="0" w:color="auto"/>
      </w:divBdr>
    </w:div>
    <w:div w:id="1708677658">
      <w:bodyDiv w:val="1"/>
      <w:marLeft w:val="0"/>
      <w:marRight w:val="0"/>
      <w:marTop w:val="0"/>
      <w:marBottom w:val="0"/>
      <w:divBdr>
        <w:top w:val="none" w:sz="0" w:space="0" w:color="auto"/>
        <w:left w:val="none" w:sz="0" w:space="0" w:color="auto"/>
        <w:bottom w:val="none" w:sz="0" w:space="0" w:color="auto"/>
        <w:right w:val="none" w:sz="0" w:space="0" w:color="auto"/>
      </w:divBdr>
    </w:div>
    <w:div w:id="1708724487">
      <w:bodyDiv w:val="1"/>
      <w:marLeft w:val="0"/>
      <w:marRight w:val="0"/>
      <w:marTop w:val="0"/>
      <w:marBottom w:val="0"/>
      <w:divBdr>
        <w:top w:val="none" w:sz="0" w:space="0" w:color="auto"/>
        <w:left w:val="none" w:sz="0" w:space="0" w:color="auto"/>
        <w:bottom w:val="none" w:sz="0" w:space="0" w:color="auto"/>
        <w:right w:val="none" w:sz="0" w:space="0" w:color="auto"/>
      </w:divBdr>
    </w:div>
    <w:div w:id="1708795748">
      <w:bodyDiv w:val="1"/>
      <w:marLeft w:val="0"/>
      <w:marRight w:val="0"/>
      <w:marTop w:val="0"/>
      <w:marBottom w:val="0"/>
      <w:divBdr>
        <w:top w:val="none" w:sz="0" w:space="0" w:color="auto"/>
        <w:left w:val="none" w:sz="0" w:space="0" w:color="auto"/>
        <w:bottom w:val="none" w:sz="0" w:space="0" w:color="auto"/>
        <w:right w:val="none" w:sz="0" w:space="0" w:color="auto"/>
      </w:divBdr>
    </w:div>
    <w:div w:id="1708868023">
      <w:bodyDiv w:val="1"/>
      <w:marLeft w:val="0"/>
      <w:marRight w:val="0"/>
      <w:marTop w:val="0"/>
      <w:marBottom w:val="0"/>
      <w:divBdr>
        <w:top w:val="none" w:sz="0" w:space="0" w:color="auto"/>
        <w:left w:val="none" w:sz="0" w:space="0" w:color="auto"/>
        <w:bottom w:val="none" w:sz="0" w:space="0" w:color="auto"/>
        <w:right w:val="none" w:sz="0" w:space="0" w:color="auto"/>
      </w:divBdr>
    </w:div>
    <w:div w:id="1708872113">
      <w:bodyDiv w:val="1"/>
      <w:marLeft w:val="0"/>
      <w:marRight w:val="0"/>
      <w:marTop w:val="0"/>
      <w:marBottom w:val="0"/>
      <w:divBdr>
        <w:top w:val="none" w:sz="0" w:space="0" w:color="auto"/>
        <w:left w:val="none" w:sz="0" w:space="0" w:color="auto"/>
        <w:bottom w:val="none" w:sz="0" w:space="0" w:color="auto"/>
        <w:right w:val="none" w:sz="0" w:space="0" w:color="auto"/>
      </w:divBdr>
    </w:div>
    <w:div w:id="1708988759">
      <w:bodyDiv w:val="1"/>
      <w:marLeft w:val="0"/>
      <w:marRight w:val="0"/>
      <w:marTop w:val="0"/>
      <w:marBottom w:val="0"/>
      <w:divBdr>
        <w:top w:val="none" w:sz="0" w:space="0" w:color="auto"/>
        <w:left w:val="none" w:sz="0" w:space="0" w:color="auto"/>
        <w:bottom w:val="none" w:sz="0" w:space="0" w:color="auto"/>
        <w:right w:val="none" w:sz="0" w:space="0" w:color="auto"/>
      </w:divBdr>
    </w:div>
    <w:div w:id="1709141239">
      <w:bodyDiv w:val="1"/>
      <w:marLeft w:val="0"/>
      <w:marRight w:val="0"/>
      <w:marTop w:val="0"/>
      <w:marBottom w:val="0"/>
      <w:divBdr>
        <w:top w:val="none" w:sz="0" w:space="0" w:color="auto"/>
        <w:left w:val="none" w:sz="0" w:space="0" w:color="auto"/>
        <w:bottom w:val="none" w:sz="0" w:space="0" w:color="auto"/>
        <w:right w:val="none" w:sz="0" w:space="0" w:color="auto"/>
      </w:divBdr>
    </w:div>
    <w:div w:id="1709260422">
      <w:bodyDiv w:val="1"/>
      <w:marLeft w:val="0"/>
      <w:marRight w:val="0"/>
      <w:marTop w:val="0"/>
      <w:marBottom w:val="0"/>
      <w:divBdr>
        <w:top w:val="none" w:sz="0" w:space="0" w:color="auto"/>
        <w:left w:val="none" w:sz="0" w:space="0" w:color="auto"/>
        <w:bottom w:val="none" w:sz="0" w:space="0" w:color="auto"/>
        <w:right w:val="none" w:sz="0" w:space="0" w:color="auto"/>
      </w:divBdr>
    </w:div>
    <w:div w:id="1709332247">
      <w:bodyDiv w:val="1"/>
      <w:marLeft w:val="0"/>
      <w:marRight w:val="0"/>
      <w:marTop w:val="0"/>
      <w:marBottom w:val="0"/>
      <w:divBdr>
        <w:top w:val="none" w:sz="0" w:space="0" w:color="auto"/>
        <w:left w:val="none" w:sz="0" w:space="0" w:color="auto"/>
        <w:bottom w:val="none" w:sz="0" w:space="0" w:color="auto"/>
        <w:right w:val="none" w:sz="0" w:space="0" w:color="auto"/>
      </w:divBdr>
    </w:div>
    <w:div w:id="1709455073">
      <w:bodyDiv w:val="1"/>
      <w:marLeft w:val="0"/>
      <w:marRight w:val="0"/>
      <w:marTop w:val="0"/>
      <w:marBottom w:val="0"/>
      <w:divBdr>
        <w:top w:val="none" w:sz="0" w:space="0" w:color="auto"/>
        <w:left w:val="none" w:sz="0" w:space="0" w:color="auto"/>
        <w:bottom w:val="none" w:sz="0" w:space="0" w:color="auto"/>
        <w:right w:val="none" w:sz="0" w:space="0" w:color="auto"/>
      </w:divBdr>
    </w:div>
    <w:div w:id="1709599960">
      <w:bodyDiv w:val="1"/>
      <w:marLeft w:val="0"/>
      <w:marRight w:val="0"/>
      <w:marTop w:val="0"/>
      <w:marBottom w:val="0"/>
      <w:divBdr>
        <w:top w:val="none" w:sz="0" w:space="0" w:color="auto"/>
        <w:left w:val="none" w:sz="0" w:space="0" w:color="auto"/>
        <w:bottom w:val="none" w:sz="0" w:space="0" w:color="auto"/>
        <w:right w:val="none" w:sz="0" w:space="0" w:color="auto"/>
      </w:divBdr>
    </w:div>
    <w:div w:id="1709641111">
      <w:bodyDiv w:val="1"/>
      <w:marLeft w:val="0"/>
      <w:marRight w:val="0"/>
      <w:marTop w:val="0"/>
      <w:marBottom w:val="0"/>
      <w:divBdr>
        <w:top w:val="none" w:sz="0" w:space="0" w:color="auto"/>
        <w:left w:val="none" w:sz="0" w:space="0" w:color="auto"/>
        <w:bottom w:val="none" w:sz="0" w:space="0" w:color="auto"/>
        <w:right w:val="none" w:sz="0" w:space="0" w:color="auto"/>
      </w:divBdr>
    </w:div>
    <w:div w:id="1710035682">
      <w:bodyDiv w:val="1"/>
      <w:marLeft w:val="0"/>
      <w:marRight w:val="0"/>
      <w:marTop w:val="0"/>
      <w:marBottom w:val="0"/>
      <w:divBdr>
        <w:top w:val="none" w:sz="0" w:space="0" w:color="auto"/>
        <w:left w:val="none" w:sz="0" w:space="0" w:color="auto"/>
        <w:bottom w:val="none" w:sz="0" w:space="0" w:color="auto"/>
        <w:right w:val="none" w:sz="0" w:space="0" w:color="auto"/>
      </w:divBdr>
    </w:div>
    <w:div w:id="1710379788">
      <w:bodyDiv w:val="1"/>
      <w:marLeft w:val="0"/>
      <w:marRight w:val="0"/>
      <w:marTop w:val="0"/>
      <w:marBottom w:val="0"/>
      <w:divBdr>
        <w:top w:val="none" w:sz="0" w:space="0" w:color="auto"/>
        <w:left w:val="none" w:sz="0" w:space="0" w:color="auto"/>
        <w:bottom w:val="none" w:sz="0" w:space="0" w:color="auto"/>
        <w:right w:val="none" w:sz="0" w:space="0" w:color="auto"/>
      </w:divBdr>
    </w:div>
    <w:div w:id="1710489761">
      <w:bodyDiv w:val="1"/>
      <w:marLeft w:val="0"/>
      <w:marRight w:val="0"/>
      <w:marTop w:val="0"/>
      <w:marBottom w:val="0"/>
      <w:divBdr>
        <w:top w:val="none" w:sz="0" w:space="0" w:color="auto"/>
        <w:left w:val="none" w:sz="0" w:space="0" w:color="auto"/>
        <w:bottom w:val="none" w:sz="0" w:space="0" w:color="auto"/>
        <w:right w:val="none" w:sz="0" w:space="0" w:color="auto"/>
      </w:divBdr>
    </w:div>
    <w:div w:id="1710883361">
      <w:bodyDiv w:val="1"/>
      <w:marLeft w:val="0"/>
      <w:marRight w:val="0"/>
      <w:marTop w:val="0"/>
      <w:marBottom w:val="0"/>
      <w:divBdr>
        <w:top w:val="none" w:sz="0" w:space="0" w:color="auto"/>
        <w:left w:val="none" w:sz="0" w:space="0" w:color="auto"/>
        <w:bottom w:val="none" w:sz="0" w:space="0" w:color="auto"/>
        <w:right w:val="none" w:sz="0" w:space="0" w:color="auto"/>
      </w:divBdr>
    </w:div>
    <w:div w:id="1711228243">
      <w:bodyDiv w:val="1"/>
      <w:marLeft w:val="0"/>
      <w:marRight w:val="0"/>
      <w:marTop w:val="0"/>
      <w:marBottom w:val="0"/>
      <w:divBdr>
        <w:top w:val="none" w:sz="0" w:space="0" w:color="auto"/>
        <w:left w:val="none" w:sz="0" w:space="0" w:color="auto"/>
        <w:bottom w:val="none" w:sz="0" w:space="0" w:color="auto"/>
        <w:right w:val="none" w:sz="0" w:space="0" w:color="auto"/>
      </w:divBdr>
    </w:div>
    <w:div w:id="1711298789">
      <w:bodyDiv w:val="1"/>
      <w:marLeft w:val="0"/>
      <w:marRight w:val="0"/>
      <w:marTop w:val="0"/>
      <w:marBottom w:val="0"/>
      <w:divBdr>
        <w:top w:val="none" w:sz="0" w:space="0" w:color="auto"/>
        <w:left w:val="none" w:sz="0" w:space="0" w:color="auto"/>
        <w:bottom w:val="none" w:sz="0" w:space="0" w:color="auto"/>
        <w:right w:val="none" w:sz="0" w:space="0" w:color="auto"/>
      </w:divBdr>
    </w:div>
    <w:div w:id="1711370436">
      <w:bodyDiv w:val="1"/>
      <w:marLeft w:val="0"/>
      <w:marRight w:val="0"/>
      <w:marTop w:val="0"/>
      <w:marBottom w:val="0"/>
      <w:divBdr>
        <w:top w:val="none" w:sz="0" w:space="0" w:color="auto"/>
        <w:left w:val="none" w:sz="0" w:space="0" w:color="auto"/>
        <w:bottom w:val="none" w:sz="0" w:space="0" w:color="auto"/>
        <w:right w:val="none" w:sz="0" w:space="0" w:color="auto"/>
      </w:divBdr>
    </w:div>
    <w:div w:id="1711421383">
      <w:bodyDiv w:val="1"/>
      <w:marLeft w:val="0"/>
      <w:marRight w:val="0"/>
      <w:marTop w:val="0"/>
      <w:marBottom w:val="0"/>
      <w:divBdr>
        <w:top w:val="none" w:sz="0" w:space="0" w:color="auto"/>
        <w:left w:val="none" w:sz="0" w:space="0" w:color="auto"/>
        <w:bottom w:val="none" w:sz="0" w:space="0" w:color="auto"/>
        <w:right w:val="none" w:sz="0" w:space="0" w:color="auto"/>
      </w:divBdr>
    </w:div>
    <w:div w:id="1711570259">
      <w:bodyDiv w:val="1"/>
      <w:marLeft w:val="0"/>
      <w:marRight w:val="0"/>
      <w:marTop w:val="0"/>
      <w:marBottom w:val="0"/>
      <w:divBdr>
        <w:top w:val="none" w:sz="0" w:space="0" w:color="auto"/>
        <w:left w:val="none" w:sz="0" w:space="0" w:color="auto"/>
        <w:bottom w:val="none" w:sz="0" w:space="0" w:color="auto"/>
        <w:right w:val="none" w:sz="0" w:space="0" w:color="auto"/>
      </w:divBdr>
    </w:div>
    <w:div w:id="1711997082">
      <w:bodyDiv w:val="1"/>
      <w:marLeft w:val="0"/>
      <w:marRight w:val="0"/>
      <w:marTop w:val="0"/>
      <w:marBottom w:val="0"/>
      <w:divBdr>
        <w:top w:val="none" w:sz="0" w:space="0" w:color="auto"/>
        <w:left w:val="none" w:sz="0" w:space="0" w:color="auto"/>
        <w:bottom w:val="none" w:sz="0" w:space="0" w:color="auto"/>
        <w:right w:val="none" w:sz="0" w:space="0" w:color="auto"/>
      </w:divBdr>
    </w:div>
    <w:div w:id="1712221211">
      <w:bodyDiv w:val="1"/>
      <w:marLeft w:val="0"/>
      <w:marRight w:val="0"/>
      <w:marTop w:val="0"/>
      <w:marBottom w:val="0"/>
      <w:divBdr>
        <w:top w:val="none" w:sz="0" w:space="0" w:color="auto"/>
        <w:left w:val="none" w:sz="0" w:space="0" w:color="auto"/>
        <w:bottom w:val="none" w:sz="0" w:space="0" w:color="auto"/>
        <w:right w:val="none" w:sz="0" w:space="0" w:color="auto"/>
      </w:divBdr>
    </w:div>
    <w:div w:id="1713001003">
      <w:bodyDiv w:val="1"/>
      <w:marLeft w:val="0"/>
      <w:marRight w:val="0"/>
      <w:marTop w:val="0"/>
      <w:marBottom w:val="0"/>
      <w:divBdr>
        <w:top w:val="none" w:sz="0" w:space="0" w:color="auto"/>
        <w:left w:val="none" w:sz="0" w:space="0" w:color="auto"/>
        <w:bottom w:val="none" w:sz="0" w:space="0" w:color="auto"/>
        <w:right w:val="none" w:sz="0" w:space="0" w:color="auto"/>
      </w:divBdr>
    </w:div>
    <w:div w:id="1713453508">
      <w:bodyDiv w:val="1"/>
      <w:marLeft w:val="0"/>
      <w:marRight w:val="0"/>
      <w:marTop w:val="0"/>
      <w:marBottom w:val="0"/>
      <w:divBdr>
        <w:top w:val="none" w:sz="0" w:space="0" w:color="auto"/>
        <w:left w:val="none" w:sz="0" w:space="0" w:color="auto"/>
        <w:bottom w:val="none" w:sz="0" w:space="0" w:color="auto"/>
        <w:right w:val="none" w:sz="0" w:space="0" w:color="auto"/>
      </w:divBdr>
    </w:div>
    <w:div w:id="1713530557">
      <w:bodyDiv w:val="1"/>
      <w:marLeft w:val="0"/>
      <w:marRight w:val="0"/>
      <w:marTop w:val="0"/>
      <w:marBottom w:val="0"/>
      <w:divBdr>
        <w:top w:val="none" w:sz="0" w:space="0" w:color="auto"/>
        <w:left w:val="none" w:sz="0" w:space="0" w:color="auto"/>
        <w:bottom w:val="none" w:sz="0" w:space="0" w:color="auto"/>
        <w:right w:val="none" w:sz="0" w:space="0" w:color="auto"/>
      </w:divBdr>
    </w:div>
    <w:div w:id="1713578629">
      <w:bodyDiv w:val="1"/>
      <w:marLeft w:val="0"/>
      <w:marRight w:val="0"/>
      <w:marTop w:val="0"/>
      <w:marBottom w:val="0"/>
      <w:divBdr>
        <w:top w:val="none" w:sz="0" w:space="0" w:color="auto"/>
        <w:left w:val="none" w:sz="0" w:space="0" w:color="auto"/>
        <w:bottom w:val="none" w:sz="0" w:space="0" w:color="auto"/>
        <w:right w:val="none" w:sz="0" w:space="0" w:color="auto"/>
      </w:divBdr>
    </w:div>
    <w:div w:id="1713656479">
      <w:bodyDiv w:val="1"/>
      <w:marLeft w:val="0"/>
      <w:marRight w:val="0"/>
      <w:marTop w:val="0"/>
      <w:marBottom w:val="0"/>
      <w:divBdr>
        <w:top w:val="none" w:sz="0" w:space="0" w:color="auto"/>
        <w:left w:val="none" w:sz="0" w:space="0" w:color="auto"/>
        <w:bottom w:val="none" w:sz="0" w:space="0" w:color="auto"/>
        <w:right w:val="none" w:sz="0" w:space="0" w:color="auto"/>
      </w:divBdr>
    </w:div>
    <w:div w:id="1713841629">
      <w:bodyDiv w:val="1"/>
      <w:marLeft w:val="0"/>
      <w:marRight w:val="0"/>
      <w:marTop w:val="0"/>
      <w:marBottom w:val="0"/>
      <w:divBdr>
        <w:top w:val="none" w:sz="0" w:space="0" w:color="auto"/>
        <w:left w:val="none" w:sz="0" w:space="0" w:color="auto"/>
        <w:bottom w:val="none" w:sz="0" w:space="0" w:color="auto"/>
        <w:right w:val="none" w:sz="0" w:space="0" w:color="auto"/>
      </w:divBdr>
    </w:div>
    <w:div w:id="1714231656">
      <w:bodyDiv w:val="1"/>
      <w:marLeft w:val="0"/>
      <w:marRight w:val="0"/>
      <w:marTop w:val="0"/>
      <w:marBottom w:val="0"/>
      <w:divBdr>
        <w:top w:val="none" w:sz="0" w:space="0" w:color="auto"/>
        <w:left w:val="none" w:sz="0" w:space="0" w:color="auto"/>
        <w:bottom w:val="none" w:sz="0" w:space="0" w:color="auto"/>
        <w:right w:val="none" w:sz="0" w:space="0" w:color="auto"/>
      </w:divBdr>
    </w:div>
    <w:div w:id="1714303007">
      <w:bodyDiv w:val="1"/>
      <w:marLeft w:val="0"/>
      <w:marRight w:val="0"/>
      <w:marTop w:val="0"/>
      <w:marBottom w:val="0"/>
      <w:divBdr>
        <w:top w:val="none" w:sz="0" w:space="0" w:color="auto"/>
        <w:left w:val="none" w:sz="0" w:space="0" w:color="auto"/>
        <w:bottom w:val="none" w:sz="0" w:space="0" w:color="auto"/>
        <w:right w:val="none" w:sz="0" w:space="0" w:color="auto"/>
      </w:divBdr>
    </w:div>
    <w:div w:id="1714503085">
      <w:bodyDiv w:val="1"/>
      <w:marLeft w:val="0"/>
      <w:marRight w:val="0"/>
      <w:marTop w:val="0"/>
      <w:marBottom w:val="0"/>
      <w:divBdr>
        <w:top w:val="none" w:sz="0" w:space="0" w:color="auto"/>
        <w:left w:val="none" w:sz="0" w:space="0" w:color="auto"/>
        <w:bottom w:val="none" w:sz="0" w:space="0" w:color="auto"/>
        <w:right w:val="none" w:sz="0" w:space="0" w:color="auto"/>
      </w:divBdr>
    </w:div>
    <w:div w:id="1714688816">
      <w:bodyDiv w:val="1"/>
      <w:marLeft w:val="0"/>
      <w:marRight w:val="0"/>
      <w:marTop w:val="0"/>
      <w:marBottom w:val="0"/>
      <w:divBdr>
        <w:top w:val="none" w:sz="0" w:space="0" w:color="auto"/>
        <w:left w:val="none" w:sz="0" w:space="0" w:color="auto"/>
        <w:bottom w:val="none" w:sz="0" w:space="0" w:color="auto"/>
        <w:right w:val="none" w:sz="0" w:space="0" w:color="auto"/>
      </w:divBdr>
    </w:div>
    <w:div w:id="1714689778">
      <w:bodyDiv w:val="1"/>
      <w:marLeft w:val="0"/>
      <w:marRight w:val="0"/>
      <w:marTop w:val="0"/>
      <w:marBottom w:val="0"/>
      <w:divBdr>
        <w:top w:val="none" w:sz="0" w:space="0" w:color="auto"/>
        <w:left w:val="none" w:sz="0" w:space="0" w:color="auto"/>
        <w:bottom w:val="none" w:sz="0" w:space="0" w:color="auto"/>
        <w:right w:val="none" w:sz="0" w:space="0" w:color="auto"/>
      </w:divBdr>
    </w:div>
    <w:div w:id="1714692789">
      <w:bodyDiv w:val="1"/>
      <w:marLeft w:val="0"/>
      <w:marRight w:val="0"/>
      <w:marTop w:val="0"/>
      <w:marBottom w:val="0"/>
      <w:divBdr>
        <w:top w:val="none" w:sz="0" w:space="0" w:color="auto"/>
        <w:left w:val="none" w:sz="0" w:space="0" w:color="auto"/>
        <w:bottom w:val="none" w:sz="0" w:space="0" w:color="auto"/>
        <w:right w:val="none" w:sz="0" w:space="0" w:color="auto"/>
      </w:divBdr>
    </w:div>
    <w:div w:id="1714843052">
      <w:bodyDiv w:val="1"/>
      <w:marLeft w:val="0"/>
      <w:marRight w:val="0"/>
      <w:marTop w:val="0"/>
      <w:marBottom w:val="0"/>
      <w:divBdr>
        <w:top w:val="none" w:sz="0" w:space="0" w:color="auto"/>
        <w:left w:val="none" w:sz="0" w:space="0" w:color="auto"/>
        <w:bottom w:val="none" w:sz="0" w:space="0" w:color="auto"/>
        <w:right w:val="none" w:sz="0" w:space="0" w:color="auto"/>
      </w:divBdr>
    </w:div>
    <w:div w:id="1714845646">
      <w:bodyDiv w:val="1"/>
      <w:marLeft w:val="0"/>
      <w:marRight w:val="0"/>
      <w:marTop w:val="0"/>
      <w:marBottom w:val="0"/>
      <w:divBdr>
        <w:top w:val="none" w:sz="0" w:space="0" w:color="auto"/>
        <w:left w:val="none" w:sz="0" w:space="0" w:color="auto"/>
        <w:bottom w:val="none" w:sz="0" w:space="0" w:color="auto"/>
        <w:right w:val="none" w:sz="0" w:space="0" w:color="auto"/>
      </w:divBdr>
    </w:div>
    <w:div w:id="1715080513">
      <w:bodyDiv w:val="1"/>
      <w:marLeft w:val="0"/>
      <w:marRight w:val="0"/>
      <w:marTop w:val="0"/>
      <w:marBottom w:val="0"/>
      <w:divBdr>
        <w:top w:val="none" w:sz="0" w:space="0" w:color="auto"/>
        <w:left w:val="none" w:sz="0" w:space="0" w:color="auto"/>
        <w:bottom w:val="none" w:sz="0" w:space="0" w:color="auto"/>
        <w:right w:val="none" w:sz="0" w:space="0" w:color="auto"/>
      </w:divBdr>
    </w:div>
    <w:div w:id="1715420220">
      <w:bodyDiv w:val="1"/>
      <w:marLeft w:val="0"/>
      <w:marRight w:val="0"/>
      <w:marTop w:val="0"/>
      <w:marBottom w:val="0"/>
      <w:divBdr>
        <w:top w:val="none" w:sz="0" w:space="0" w:color="auto"/>
        <w:left w:val="none" w:sz="0" w:space="0" w:color="auto"/>
        <w:bottom w:val="none" w:sz="0" w:space="0" w:color="auto"/>
        <w:right w:val="none" w:sz="0" w:space="0" w:color="auto"/>
      </w:divBdr>
    </w:div>
    <w:div w:id="1715544690">
      <w:bodyDiv w:val="1"/>
      <w:marLeft w:val="0"/>
      <w:marRight w:val="0"/>
      <w:marTop w:val="0"/>
      <w:marBottom w:val="0"/>
      <w:divBdr>
        <w:top w:val="none" w:sz="0" w:space="0" w:color="auto"/>
        <w:left w:val="none" w:sz="0" w:space="0" w:color="auto"/>
        <w:bottom w:val="none" w:sz="0" w:space="0" w:color="auto"/>
        <w:right w:val="none" w:sz="0" w:space="0" w:color="auto"/>
      </w:divBdr>
    </w:div>
    <w:div w:id="1716079683">
      <w:bodyDiv w:val="1"/>
      <w:marLeft w:val="0"/>
      <w:marRight w:val="0"/>
      <w:marTop w:val="0"/>
      <w:marBottom w:val="0"/>
      <w:divBdr>
        <w:top w:val="none" w:sz="0" w:space="0" w:color="auto"/>
        <w:left w:val="none" w:sz="0" w:space="0" w:color="auto"/>
        <w:bottom w:val="none" w:sz="0" w:space="0" w:color="auto"/>
        <w:right w:val="none" w:sz="0" w:space="0" w:color="auto"/>
      </w:divBdr>
    </w:div>
    <w:div w:id="1716126265">
      <w:bodyDiv w:val="1"/>
      <w:marLeft w:val="0"/>
      <w:marRight w:val="0"/>
      <w:marTop w:val="0"/>
      <w:marBottom w:val="0"/>
      <w:divBdr>
        <w:top w:val="none" w:sz="0" w:space="0" w:color="auto"/>
        <w:left w:val="none" w:sz="0" w:space="0" w:color="auto"/>
        <w:bottom w:val="none" w:sz="0" w:space="0" w:color="auto"/>
        <w:right w:val="none" w:sz="0" w:space="0" w:color="auto"/>
      </w:divBdr>
    </w:div>
    <w:div w:id="1716390097">
      <w:bodyDiv w:val="1"/>
      <w:marLeft w:val="0"/>
      <w:marRight w:val="0"/>
      <w:marTop w:val="0"/>
      <w:marBottom w:val="0"/>
      <w:divBdr>
        <w:top w:val="none" w:sz="0" w:space="0" w:color="auto"/>
        <w:left w:val="none" w:sz="0" w:space="0" w:color="auto"/>
        <w:bottom w:val="none" w:sz="0" w:space="0" w:color="auto"/>
        <w:right w:val="none" w:sz="0" w:space="0" w:color="auto"/>
      </w:divBdr>
    </w:div>
    <w:div w:id="1716391573">
      <w:bodyDiv w:val="1"/>
      <w:marLeft w:val="0"/>
      <w:marRight w:val="0"/>
      <w:marTop w:val="0"/>
      <w:marBottom w:val="0"/>
      <w:divBdr>
        <w:top w:val="none" w:sz="0" w:space="0" w:color="auto"/>
        <w:left w:val="none" w:sz="0" w:space="0" w:color="auto"/>
        <w:bottom w:val="none" w:sz="0" w:space="0" w:color="auto"/>
        <w:right w:val="none" w:sz="0" w:space="0" w:color="auto"/>
      </w:divBdr>
    </w:div>
    <w:div w:id="1716546034">
      <w:bodyDiv w:val="1"/>
      <w:marLeft w:val="0"/>
      <w:marRight w:val="0"/>
      <w:marTop w:val="0"/>
      <w:marBottom w:val="0"/>
      <w:divBdr>
        <w:top w:val="none" w:sz="0" w:space="0" w:color="auto"/>
        <w:left w:val="none" w:sz="0" w:space="0" w:color="auto"/>
        <w:bottom w:val="none" w:sz="0" w:space="0" w:color="auto"/>
        <w:right w:val="none" w:sz="0" w:space="0" w:color="auto"/>
      </w:divBdr>
    </w:div>
    <w:div w:id="1716584632">
      <w:bodyDiv w:val="1"/>
      <w:marLeft w:val="0"/>
      <w:marRight w:val="0"/>
      <w:marTop w:val="0"/>
      <w:marBottom w:val="0"/>
      <w:divBdr>
        <w:top w:val="none" w:sz="0" w:space="0" w:color="auto"/>
        <w:left w:val="none" w:sz="0" w:space="0" w:color="auto"/>
        <w:bottom w:val="none" w:sz="0" w:space="0" w:color="auto"/>
        <w:right w:val="none" w:sz="0" w:space="0" w:color="auto"/>
      </w:divBdr>
    </w:div>
    <w:div w:id="1716659797">
      <w:bodyDiv w:val="1"/>
      <w:marLeft w:val="0"/>
      <w:marRight w:val="0"/>
      <w:marTop w:val="0"/>
      <w:marBottom w:val="0"/>
      <w:divBdr>
        <w:top w:val="none" w:sz="0" w:space="0" w:color="auto"/>
        <w:left w:val="none" w:sz="0" w:space="0" w:color="auto"/>
        <w:bottom w:val="none" w:sz="0" w:space="0" w:color="auto"/>
        <w:right w:val="none" w:sz="0" w:space="0" w:color="auto"/>
      </w:divBdr>
    </w:div>
    <w:div w:id="1716849717">
      <w:bodyDiv w:val="1"/>
      <w:marLeft w:val="0"/>
      <w:marRight w:val="0"/>
      <w:marTop w:val="0"/>
      <w:marBottom w:val="0"/>
      <w:divBdr>
        <w:top w:val="none" w:sz="0" w:space="0" w:color="auto"/>
        <w:left w:val="none" w:sz="0" w:space="0" w:color="auto"/>
        <w:bottom w:val="none" w:sz="0" w:space="0" w:color="auto"/>
        <w:right w:val="none" w:sz="0" w:space="0" w:color="auto"/>
      </w:divBdr>
    </w:div>
    <w:div w:id="1716857250">
      <w:bodyDiv w:val="1"/>
      <w:marLeft w:val="0"/>
      <w:marRight w:val="0"/>
      <w:marTop w:val="0"/>
      <w:marBottom w:val="0"/>
      <w:divBdr>
        <w:top w:val="none" w:sz="0" w:space="0" w:color="auto"/>
        <w:left w:val="none" w:sz="0" w:space="0" w:color="auto"/>
        <w:bottom w:val="none" w:sz="0" w:space="0" w:color="auto"/>
        <w:right w:val="none" w:sz="0" w:space="0" w:color="auto"/>
      </w:divBdr>
    </w:div>
    <w:div w:id="1716931295">
      <w:bodyDiv w:val="1"/>
      <w:marLeft w:val="0"/>
      <w:marRight w:val="0"/>
      <w:marTop w:val="0"/>
      <w:marBottom w:val="0"/>
      <w:divBdr>
        <w:top w:val="none" w:sz="0" w:space="0" w:color="auto"/>
        <w:left w:val="none" w:sz="0" w:space="0" w:color="auto"/>
        <w:bottom w:val="none" w:sz="0" w:space="0" w:color="auto"/>
        <w:right w:val="none" w:sz="0" w:space="0" w:color="auto"/>
      </w:divBdr>
    </w:div>
    <w:div w:id="1717000477">
      <w:bodyDiv w:val="1"/>
      <w:marLeft w:val="0"/>
      <w:marRight w:val="0"/>
      <w:marTop w:val="0"/>
      <w:marBottom w:val="0"/>
      <w:divBdr>
        <w:top w:val="none" w:sz="0" w:space="0" w:color="auto"/>
        <w:left w:val="none" w:sz="0" w:space="0" w:color="auto"/>
        <w:bottom w:val="none" w:sz="0" w:space="0" w:color="auto"/>
        <w:right w:val="none" w:sz="0" w:space="0" w:color="auto"/>
      </w:divBdr>
    </w:div>
    <w:div w:id="1717049539">
      <w:bodyDiv w:val="1"/>
      <w:marLeft w:val="0"/>
      <w:marRight w:val="0"/>
      <w:marTop w:val="0"/>
      <w:marBottom w:val="0"/>
      <w:divBdr>
        <w:top w:val="none" w:sz="0" w:space="0" w:color="auto"/>
        <w:left w:val="none" w:sz="0" w:space="0" w:color="auto"/>
        <w:bottom w:val="none" w:sz="0" w:space="0" w:color="auto"/>
        <w:right w:val="none" w:sz="0" w:space="0" w:color="auto"/>
      </w:divBdr>
    </w:div>
    <w:div w:id="1717117798">
      <w:bodyDiv w:val="1"/>
      <w:marLeft w:val="0"/>
      <w:marRight w:val="0"/>
      <w:marTop w:val="0"/>
      <w:marBottom w:val="0"/>
      <w:divBdr>
        <w:top w:val="none" w:sz="0" w:space="0" w:color="auto"/>
        <w:left w:val="none" w:sz="0" w:space="0" w:color="auto"/>
        <w:bottom w:val="none" w:sz="0" w:space="0" w:color="auto"/>
        <w:right w:val="none" w:sz="0" w:space="0" w:color="auto"/>
      </w:divBdr>
    </w:div>
    <w:div w:id="1717124340">
      <w:bodyDiv w:val="1"/>
      <w:marLeft w:val="0"/>
      <w:marRight w:val="0"/>
      <w:marTop w:val="0"/>
      <w:marBottom w:val="0"/>
      <w:divBdr>
        <w:top w:val="none" w:sz="0" w:space="0" w:color="auto"/>
        <w:left w:val="none" w:sz="0" w:space="0" w:color="auto"/>
        <w:bottom w:val="none" w:sz="0" w:space="0" w:color="auto"/>
        <w:right w:val="none" w:sz="0" w:space="0" w:color="auto"/>
      </w:divBdr>
    </w:div>
    <w:div w:id="1717390978">
      <w:bodyDiv w:val="1"/>
      <w:marLeft w:val="0"/>
      <w:marRight w:val="0"/>
      <w:marTop w:val="0"/>
      <w:marBottom w:val="0"/>
      <w:divBdr>
        <w:top w:val="none" w:sz="0" w:space="0" w:color="auto"/>
        <w:left w:val="none" w:sz="0" w:space="0" w:color="auto"/>
        <w:bottom w:val="none" w:sz="0" w:space="0" w:color="auto"/>
        <w:right w:val="none" w:sz="0" w:space="0" w:color="auto"/>
      </w:divBdr>
    </w:div>
    <w:div w:id="1717506736">
      <w:bodyDiv w:val="1"/>
      <w:marLeft w:val="0"/>
      <w:marRight w:val="0"/>
      <w:marTop w:val="0"/>
      <w:marBottom w:val="0"/>
      <w:divBdr>
        <w:top w:val="none" w:sz="0" w:space="0" w:color="auto"/>
        <w:left w:val="none" w:sz="0" w:space="0" w:color="auto"/>
        <w:bottom w:val="none" w:sz="0" w:space="0" w:color="auto"/>
        <w:right w:val="none" w:sz="0" w:space="0" w:color="auto"/>
      </w:divBdr>
    </w:div>
    <w:div w:id="1717579615">
      <w:bodyDiv w:val="1"/>
      <w:marLeft w:val="0"/>
      <w:marRight w:val="0"/>
      <w:marTop w:val="0"/>
      <w:marBottom w:val="0"/>
      <w:divBdr>
        <w:top w:val="none" w:sz="0" w:space="0" w:color="auto"/>
        <w:left w:val="none" w:sz="0" w:space="0" w:color="auto"/>
        <w:bottom w:val="none" w:sz="0" w:space="0" w:color="auto"/>
        <w:right w:val="none" w:sz="0" w:space="0" w:color="auto"/>
      </w:divBdr>
    </w:div>
    <w:div w:id="1717729225">
      <w:bodyDiv w:val="1"/>
      <w:marLeft w:val="0"/>
      <w:marRight w:val="0"/>
      <w:marTop w:val="0"/>
      <w:marBottom w:val="0"/>
      <w:divBdr>
        <w:top w:val="none" w:sz="0" w:space="0" w:color="auto"/>
        <w:left w:val="none" w:sz="0" w:space="0" w:color="auto"/>
        <w:bottom w:val="none" w:sz="0" w:space="0" w:color="auto"/>
        <w:right w:val="none" w:sz="0" w:space="0" w:color="auto"/>
      </w:divBdr>
    </w:div>
    <w:div w:id="1717922742">
      <w:bodyDiv w:val="1"/>
      <w:marLeft w:val="0"/>
      <w:marRight w:val="0"/>
      <w:marTop w:val="0"/>
      <w:marBottom w:val="0"/>
      <w:divBdr>
        <w:top w:val="none" w:sz="0" w:space="0" w:color="auto"/>
        <w:left w:val="none" w:sz="0" w:space="0" w:color="auto"/>
        <w:bottom w:val="none" w:sz="0" w:space="0" w:color="auto"/>
        <w:right w:val="none" w:sz="0" w:space="0" w:color="auto"/>
      </w:divBdr>
    </w:div>
    <w:div w:id="1717973257">
      <w:bodyDiv w:val="1"/>
      <w:marLeft w:val="0"/>
      <w:marRight w:val="0"/>
      <w:marTop w:val="0"/>
      <w:marBottom w:val="0"/>
      <w:divBdr>
        <w:top w:val="none" w:sz="0" w:space="0" w:color="auto"/>
        <w:left w:val="none" w:sz="0" w:space="0" w:color="auto"/>
        <w:bottom w:val="none" w:sz="0" w:space="0" w:color="auto"/>
        <w:right w:val="none" w:sz="0" w:space="0" w:color="auto"/>
      </w:divBdr>
    </w:div>
    <w:div w:id="1718047757">
      <w:bodyDiv w:val="1"/>
      <w:marLeft w:val="0"/>
      <w:marRight w:val="0"/>
      <w:marTop w:val="0"/>
      <w:marBottom w:val="0"/>
      <w:divBdr>
        <w:top w:val="none" w:sz="0" w:space="0" w:color="auto"/>
        <w:left w:val="none" w:sz="0" w:space="0" w:color="auto"/>
        <w:bottom w:val="none" w:sz="0" w:space="0" w:color="auto"/>
        <w:right w:val="none" w:sz="0" w:space="0" w:color="auto"/>
      </w:divBdr>
    </w:div>
    <w:div w:id="1718119453">
      <w:bodyDiv w:val="1"/>
      <w:marLeft w:val="0"/>
      <w:marRight w:val="0"/>
      <w:marTop w:val="0"/>
      <w:marBottom w:val="0"/>
      <w:divBdr>
        <w:top w:val="none" w:sz="0" w:space="0" w:color="auto"/>
        <w:left w:val="none" w:sz="0" w:space="0" w:color="auto"/>
        <w:bottom w:val="none" w:sz="0" w:space="0" w:color="auto"/>
        <w:right w:val="none" w:sz="0" w:space="0" w:color="auto"/>
      </w:divBdr>
    </w:div>
    <w:div w:id="1718318727">
      <w:bodyDiv w:val="1"/>
      <w:marLeft w:val="0"/>
      <w:marRight w:val="0"/>
      <w:marTop w:val="0"/>
      <w:marBottom w:val="0"/>
      <w:divBdr>
        <w:top w:val="none" w:sz="0" w:space="0" w:color="auto"/>
        <w:left w:val="none" w:sz="0" w:space="0" w:color="auto"/>
        <w:bottom w:val="none" w:sz="0" w:space="0" w:color="auto"/>
        <w:right w:val="none" w:sz="0" w:space="0" w:color="auto"/>
      </w:divBdr>
    </w:div>
    <w:div w:id="1718354662">
      <w:bodyDiv w:val="1"/>
      <w:marLeft w:val="0"/>
      <w:marRight w:val="0"/>
      <w:marTop w:val="0"/>
      <w:marBottom w:val="0"/>
      <w:divBdr>
        <w:top w:val="none" w:sz="0" w:space="0" w:color="auto"/>
        <w:left w:val="none" w:sz="0" w:space="0" w:color="auto"/>
        <w:bottom w:val="none" w:sz="0" w:space="0" w:color="auto"/>
        <w:right w:val="none" w:sz="0" w:space="0" w:color="auto"/>
      </w:divBdr>
    </w:div>
    <w:div w:id="1718578073">
      <w:bodyDiv w:val="1"/>
      <w:marLeft w:val="0"/>
      <w:marRight w:val="0"/>
      <w:marTop w:val="0"/>
      <w:marBottom w:val="0"/>
      <w:divBdr>
        <w:top w:val="none" w:sz="0" w:space="0" w:color="auto"/>
        <w:left w:val="none" w:sz="0" w:space="0" w:color="auto"/>
        <w:bottom w:val="none" w:sz="0" w:space="0" w:color="auto"/>
        <w:right w:val="none" w:sz="0" w:space="0" w:color="auto"/>
      </w:divBdr>
    </w:div>
    <w:div w:id="1718578498">
      <w:bodyDiv w:val="1"/>
      <w:marLeft w:val="0"/>
      <w:marRight w:val="0"/>
      <w:marTop w:val="0"/>
      <w:marBottom w:val="0"/>
      <w:divBdr>
        <w:top w:val="none" w:sz="0" w:space="0" w:color="auto"/>
        <w:left w:val="none" w:sz="0" w:space="0" w:color="auto"/>
        <w:bottom w:val="none" w:sz="0" w:space="0" w:color="auto"/>
        <w:right w:val="none" w:sz="0" w:space="0" w:color="auto"/>
      </w:divBdr>
    </w:div>
    <w:div w:id="1719157617">
      <w:bodyDiv w:val="1"/>
      <w:marLeft w:val="0"/>
      <w:marRight w:val="0"/>
      <w:marTop w:val="0"/>
      <w:marBottom w:val="0"/>
      <w:divBdr>
        <w:top w:val="none" w:sz="0" w:space="0" w:color="auto"/>
        <w:left w:val="none" w:sz="0" w:space="0" w:color="auto"/>
        <w:bottom w:val="none" w:sz="0" w:space="0" w:color="auto"/>
        <w:right w:val="none" w:sz="0" w:space="0" w:color="auto"/>
      </w:divBdr>
    </w:div>
    <w:div w:id="1719161270">
      <w:bodyDiv w:val="1"/>
      <w:marLeft w:val="0"/>
      <w:marRight w:val="0"/>
      <w:marTop w:val="0"/>
      <w:marBottom w:val="0"/>
      <w:divBdr>
        <w:top w:val="none" w:sz="0" w:space="0" w:color="auto"/>
        <w:left w:val="none" w:sz="0" w:space="0" w:color="auto"/>
        <w:bottom w:val="none" w:sz="0" w:space="0" w:color="auto"/>
        <w:right w:val="none" w:sz="0" w:space="0" w:color="auto"/>
      </w:divBdr>
    </w:div>
    <w:div w:id="1719470707">
      <w:bodyDiv w:val="1"/>
      <w:marLeft w:val="0"/>
      <w:marRight w:val="0"/>
      <w:marTop w:val="0"/>
      <w:marBottom w:val="0"/>
      <w:divBdr>
        <w:top w:val="none" w:sz="0" w:space="0" w:color="auto"/>
        <w:left w:val="none" w:sz="0" w:space="0" w:color="auto"/>
        <w:bottom w:val="none" w:sz="0" w:space="0" w:color="auto"/>
        <w:right w:val="none" w:sz="0" w:space="0" w:color="auto"/>
      </w:divBdr>
    </w:div>
    <w:div w:id="1719669613">
      <w:bodyDiv w:val="1"/>
      <w:marLeft w:val="0"/>
      <w:marRight w:val="0"/>
      <w:marTop w:val="0"/>
      <w:marBottom w:val="0"/>
      <w:divBdr>
        <w:top w:val="none" w:sz="0" w:space="0" w:color="auto"/>
        <w:left w:val="none" w:sz="0" w:space="0" w:color="auto"/>
        <w:bottom w:val="none" w:sz="0" w:space="0" w:color="auto"/>
        <w:right w:val="none" w:sz="0" w:space="0" w:color="auto"/>
      </w:divBdr>
    </w:div>
    <w:div w:id="1719746903">
      <w:bodyDiv w:val="1"/>
      <w:marLeft w:val="0"/>
      <w:marRight w:val="0"/>
      <w:marTop w:val="0"/>
      <w:marBottom w:val="0"/>
      <w:divBdr>
        <w:top w:val="none" w:sz="0" w:space="0" w:color="auto"/>
        <w:left w:val="none" w:sz="0" w:space="0" w:color="auto"/>
        <w:bottom w:val="none" w:sz="0" w:space="0" w:color="auto"/>
        <w:right w:val="none" w:sz="0" w:space="0" w:color="auto"/>
      </w:divBdr>
    </w:div>
    <w:div w:id="1719815185">
      <w:bodyDiv w:val="1"/>
      <w:marLeft w:val="0"/>
      <w:marRight w:val="0"/>
      <w:marTop w:val="0"/>
      <w:marBottom w:val="0"/>
      <w:divBdr>
        <w:top w:val="none" w:sz="0" w:space="0" w:color="auto"/>
        <w:left w:val="none" w:sz="0" w:space="0" w:color="auto"/>
        <w:bottom w:val="none" w:sz="0" w:space="0" w:color="auto"/>
        <w:right w:val="none" w:sz="0" w:space="0" w:color="auto"/>
      </w:divBdr>
    </w:div>
    <w:div w:id="1720276852">
      <w:bodyDiv w:val="1"/>
      <w:marLeft w:val="0"/>
      <w:marRight w:val="0"/>
      <w:marTop w:val="0"/>
      <w:marBottom w:val="0"/>
      <w:divBdr>
        <w:top w:val="none" w:sz="0" w:space="0" w:color="auto"/>
        <w:left w:val="none" w:sz="0" w:space="0" w:color="auto"/>
        <w:bottom w:val="none" w:sz="0" w:space="0" w:color="auto"/>
        <w:right w:val="none" w:sz="0" w:space="0" w:color="auto"/>
      </w:divBdr>
    </w:div>
    <w:div w:id="1720588320">
      <w:bodyDiv w:val="1"/>
      <w:marLeft w:val="0"/>
      <w:marRight w:val="0"/>
      <w:marTop w:val="0"/>
      <w:marBottom w:val="0"/>
      <w:divBdr>
        <w:top w:val="none" w:sz="0" w:space="0" w:color="auto"/>
        <w:left w:val="none" w:sz="0" w:space="0" w:color="auto"/>
        <w:bottom w:val="none" w:sz="0" w:space="0" w:color="auto"/>
        <w:right w:val="none" w:sz="0" w:space="0" w:color="auto"/>
      </w:divBdr>
    </w:div>
    <w:div w:id="1720662313">
      <w:bodyDiv w:val="1"/>
      <w:marLeft w:val="0"/>
      <w:marRight w:val="0"/>
      <w:marTop w:val="0"/>
      <w:marBottom w:val="0"/>
      <w:divBdr>
        <w:top w:val="none" w:sz="0" w:space="0" w:color="auto"/>
        <w:left w:val="none" w:sz="0" w:space="0" w:color="auto"/>
        <w:bottom w:val="none" w:sz="0" w:space="0" w:color="auto"/>
        <w:right w:val="none" w:sz="0" w:space="0" w:color="auto"/>
      </w:divBdr>
    </w:div>
    <w:div w:id="1720931375">
      <w:bodyDiv w:val="1"/>
      <w:marLeft w:val="0"/>
      <w:marRight w:val="0"/>
      <w:marTop w:val="0"/>
      <w:marBottom w:val="0"/>
      <w:divBdr>
        <w:top w:val="none" w:sz="0" w:space="0" w:color="auto"/>
        <w:left w:val="none" w:sz="0" w:space="0" w:color="auto"/>
        <w:bottom w:val="none" w:sz="0" w:space="0" w:color="auto"/>
        <w:right w:val="none" w:sz="0" w:space="0" w:color="auto"/>
      </w:divBdr>
    </w:div>
    <w:div w:id="1721199780">
      <w:bodyDiv w:val="1"/>
      <w:marLeft w:val="0"/>
      <w:marRight w:val="0"/>
      <w:marTop w:val="0"/>
      <w:marBottom w:val="0"/>
      <w:divBdr>
        <w:top w:val="none" w:sz="0" w:space="0" w:color="auto"/>
        <w:left w:val="none" w:sz="0" w:space="0" w:color="auto"/>
        <w:bottom w:val="none" w:sz="0" w:space="0" w:color="auto"/>
        <w:right w:val="none" w:sz="0" w:space="0" w:color="auto"/>
      </w:divBdr>
    </w:div>
    <w:div w:id="1721325198">
      <w:bodyDiv w:val="1"/>
      <w:marLeft w:val="0"/>
      <w:marRight w:val="0"/>
      <w:marTop w:val="0"/>
      <w:marBottom w:val="0"/>
      <w:divBdr>
        <w:top w:val="none" w:sz="0" w:space="0" w:color="auto"/>
        <w:left w:val="none" w:sz="0" w:space="0" w:color="auto"/>
        <w:bottom w:val="none" w:sz="0" w:space="0" w:color="auto"/>
        <w:right w:val="none" w:sz="0" w:space="0" w:color="auto"/>
      </w:divBdr>
    </w:div>
    <w:div w:id="1721633304">
      <w:bodyDiv w:val="1"/>
      <w:marLeft w:val="0"/>
      <w:marRight w:val="0"/>
      <w:marTop w:val="0"/>
      <w:marBottom w:val="0"/>
      <w:divBdr>
        <w:top w:val="none" w:sz="0" w:space="0" w:color="auto"/>
        <w:left w:val="none" w:sz="0" w:space="0" w:color="auto"/>
        <w:bottom w:val="none" w:sz="0" w:space="0" w:color="auto"/>
        <w:right w:val="none" w:sz="0" w:space="0" w:color="auto"/>
      </w:divBdr>
    </w:div>
    <w:div w:id="1721830112">
      <w:bodyDiv w:val="1"/>
      <w:marLeft w:val="0"/>
      <w:marRight w:val="0"/>
      <w:marTop w:val="0"/>
      <w:marBottom w:val="0"/>
      <w:divBdr>
        <w:top w:val="none" w:sz="0" w:space="0" w:color="auto"/>
        <w:left w:val="none" w:sz="0" w:space="0" w:color="auto"/>
        <w:bottom w:val="none" w:sz="0" w:space="0" w:color="auto"/>
        <w:right w:val="none" w:sz="0" w:space="0" w:color="auto"/>
      </w:divBdr>
    </w:div>
    <w:div w:id="1721859572">
      <w:bodyDiv w:val="1"/>
      <w:marLeft w:val="0"/>
      <w:marRight w:val="0"/>
      <w:marTop w:val="0"/>
      <w:marBottom w:val="0"/>
      <w:divBdr>
        <w:top w:val="none" w:sz="0" w:space="0" w:color="auto"/>
        <w:left w:val="none" w:sz="0" w:space="0" w:color="auto"/>
        <w:bottom w:val="none" w:sz="0" w:space="0" w:color="auto"/>
        <w:right w:val="none" w:sz="0" w:space="0" w:color="auto"/>
      </w:divBdr>
    </w:div>
    <w:div w:id="1722090599">
      <w:bodyDiv w:val="1"/>
      <w:marLeft w:val="0"/>
      <w:marRight w:val="0"/>
      <w:marTop w:val="0"/>
      <w:marBottom w:val="0"/>
      <w:divBdr>
        <w:top w:val="none" w:sz="0" w:space="0" w:color="auto"/>
        <w:left w:val="none" w:sz="0" w:space="0" w:color="auto"/>
        <w:bottom w:val="none" w:sz="0" w:space="0" w:color="auto"/>
        <w:right w:val="none" w:sz="0" w:space="0" w:color="auto"/>
      </w:divBdr>
    </w:div>
    <w:div w:id="1722097213">
      <w:bodyDiv w:val="1"/>
      <w:marLeft w:val="0"/>
      <w:marRight w:val="0"/>
      <w:marTop w:val="0"/>
      <w:marBottom w:val="0"/>
      <w:divBdr>
        <w:top w:val="none" w:sz="0" w:space="0" w:color="auto"/>
        <w:left w:val="none" w:sz="0" w:space="0" w:color="auto"/>
        <w:bottom w:val="none" w:sz="0" w:space="0" w:color="auto"/>
        <w:right w:val="none" w:sz="0" w:space="0" w:color="auto"/>
      </w:divBdr>
    </w:div>
    <w:div w:id="1722241280">
      <w:bodyDiv w:val="1"/>
      <w:marLeft w:val="0"/>
      <w:marRight w:val="0"/>
      <w:marTop w:val="0"/>
      <w:marBottom w:val="0"/>
      <w:divBdr>
        <w:top w:val="none" w:sz="0" w:space="0" w:color="auto"/>
        <w:left w:val="none" w:sz="0" w:space="0" w:color="auto"/>
        <w:bottom w:val="none" w:sz="0" w:space="0" w:color="auto"/>
        <w:right w:val="none" w:sz="0" w:space="0" w:color="auto"/>
      </w:divBdr>
    </w:div>
    <w:div w:id="1722245567">
      <w:bodyDiv w:val="1"/>
      <w:marLeft w:val="0"/>
      <w:marRight w:val="0"/>
      <w:marTop w:val="0"/>
      <w:marBottom w:val="0"/>
      <w:divBdr>
        <w:top w:val="none" w:sz="0" w:space="0" w:color="auto"/>
        <w:left w:val="none" w:sz="0" w:space="0" w:color="auto"/>
        <w:bottom w:val="none" w:sz="0" w:space="0" w:color="auto"/>
        <w:right w:val="none" w:sz="0" w:space="0" w:color="auto"/>
      </w:divBdr>
    </w:div>
    <w:div w:id="1722360255">
      <w:bodyDiv w:val="1"/>
      <w:marLeft w:val="0"/>
      <w:marRight w:val="0"/>
      <w:marTop w:val="0"/>
      <w:marBottom w:val="0"/>
      <w:divBdr>
        <w:top w:val="none" w:sz="0" w:space="0" w:color="auto"/>
        <w:left w:val="none" w:sz="0" w:space="0" w:color="auto"/>
        <w:bottom w:val="none" w:sz="0" w:space="0" w:color="auto"/>
        <w:right w:val="none" w:sz="0" w:space="0" w:color="auto"/>
      </w:divBdr>
    </w:div>
    <w:div w:id="1722437978">
      <w:bodyDiv w:val="1"/>
      <w:marLeft w:val="0"/>
      <w:marRight w:val="0"/>
      <w:marTop w:val="0"/>
      <w:marBottom w:val="0"/>
      <w:divBdr>
        <w:top w:val="none" w:sz="0" w:space="0" w:color="auto"/>
        <w:left w:val="none" w:sz="0" w:space="0" w:color="auto"/>
        <w:bottom w:val="none" w:sz="0" w:space="0" w:color="auto"/>
        <w:right w:val="none" w:sz="0" w:space="0" w:color="auto"/>
      </w:divBdr>
    </w:div>
    <w:div w:id="1722945299">
      <w:bodyDiv w:val="1"/>
      <w:marLeft w:val="0"/>
      <w:marRight w:val="0"/>
      <w:marTop w:val="0"/>
      <w:marBottom w:val="0"/>
      <w:divBdr>
        <w:top w:val="none" w:sz="0" w:space="0" w:color="auto"/>
        <w:left w:val="none" w:sz="0" w:space="0" w:color="auto"/>
        <w:bottom w:val="none" w:sz="0" w:space="0" w:color="auto"/>
        <w:right w:val="none" w:sz="0" w:space="0" w:color="auto"/>
      </w:divBdr>
    </w:div>
    <w:div w:id="1723678493">
      <w:bodyDiv w:val="1"/>
      <w:marLeft w:val="0"/>
      <w:marRight w:val="0"/>
      <w:marTop w:val="0"/>
      <w:marBottom w:val="0"/>
      <w:divBdr>
        <w:top w:val="none" w:sz="0" w:space="0" w:color="auto"/>
        <w:left w:val="none" w:sz="0" w:space="0" w:color="auto"/>
        <w:bottom w:val="none" w:sz="0" w:space="0" w:color="auto"/>
        <w:right w:val="none" w:sz="0" w:space="0" w:color="auto"/>
      </w:divBdr>
    </w:div>
    <w:div w:id="1723863838">
      <w:bodyDiv w:val="1"/>
      <w:marLeft w:val="0"/>
      <w:marRight w:val="0"/>
      <w:marTop w:val="0"/>
      <w:marBottom w:val="0"/>
      <w:divBdr>
        <w:top w:val="none" w:sz="0" w:space="0" w:color="auto"/>
        <w:left w:val="none" w:sz="0" w:space="0" w:color="auto"/>
        <w:bottom w:val="none" w:sz="0" w:space="0" w:color="auto"/>
        <w:right w:val="none" w:sz="0" w:space="0" w:color="auto"/>
      </w:divBdr>
    </w:div>
    <w:div w:id="1723869819">
      <w:bodyDiv w:val="1"/>
      <w:marLeft w:val="0"/>
      <w:marRight w:val="0"/>
      <w:marTop w:val="0"/>
      <w:marBottom w:val="0"/>
      <w:divBdr>
        <w:top w:val="none" w:sz="0" w:space="0" w:color="auto"/>
        <w:left w:val="none" w:sz="0" w:space="0" w:color="auto"/>
        <w:bottom w:val="none" w:sz="0" w:space="0" w:color="auto"/>
        <w:right w:val="none" w:sz="0" w:space="0" w:color="auto"/>
      </w:divBdr>
    </w:div>
    <w:div w:id="1723942632">
      <w:bodyDiv w:val="1"/>
      <w:marLeft w:val="0"/>
      <w:marRight w:val="0"/>
      <w:marTop w:val="0"/>
      <w:marBottom w:val="0"/>
      <w:divBdr>
        <w:top w:val="none" w:sz="0" w:space="0" w:color="auto"/>
        <w:left w:val="none" w:sz="0" w:space="0" w:color="auto"/>
        <w:bottom w:val="none" w:sz="0" w:space="0" w:color="auto"/>
        <w:right w:val="none" w:sz="0" w:space="0" w:color="auto"/>
      </w:divBdr>
    </w:div>
    <w:div w:id="1724254260">
      <w:bodyDiv w:val="1"/>
      <w:marLeft w:val="0"/>
      <w:marRight w:val="0"/>
      <w:marTop w:val="0"/>
      <w:marBottom w:val="0"/>
      <w:divBdr>
        <w:top w:val="none" w:sz="0" w:space="0" w:color="auto"/>
        <w:left w:val="none" w:sz="0" w:space="0" w:color="auto"/>
        <w:bottom w:val="none" w:sz="0" w:space="0" w:color="auto"/>
        <w:right w:val="none" w:sz="0" w:space="0" w:color="auto"/>
      </w:divBdr>
    </w:div>
    <w:div w:id="1724331574">
      <w:bodyDiv w:val="1"/>
      <w:marLeft w:val="0"/>
      <w:marRight w:val="0"/>
      <w:marTop w:val="0"/>
      <w:marBottom w:val="0"/>
      <w:divBdr>
        <w:top w:val="none" w:sz="0" w:space="0" w:color="auto"/>
        <w:left w:val="none" w:sz="0" w:space="0" w:color="auto"/>
        <w:bottom w:val="none" w:sz="0" w:space="0" w:color="auto"/>
        <w:right w:val="none" w:sz="0" w:space="0" w:color="auto"/>
      </w:divBdr>
    </w:div>
    <w:div w:id="1724450338">
      <w:bodyDiv w:val="1"/>
      <w:marLeft w:val="0"/>
      <w:marRight w:val="0"/>
      <w:marTop w:val="0"/>
      <w:marBottom w:val="0"/>
      <w:divBdr>
        <w:top w:val="none" w:sz="0" w:space="0" w:color="auto"/>
        <w:left w:val="none" w:sz="0" w:space="0" w:color="auto"/>
        <w:bottom w:val="none" w:sz="0" w:space="0" w:color="auto"/>
        <w:right w:val="none" w:sz="0" w:space="0" w:color="auto"/>
      </w:divBdr>
    </w:div>
    <w:div w:id="1724450369">
      <w:bodyDiv w:val="1"/>
      <w:marLeft w:val="0"/>
      <w:marRight w:val="0"/>
      <w:marTop w:val="0"/>
      <w:marBottom w:val="0"/>
      <w:divBdr>
        <w:top w:val="none" w:sz="0" w:space="0" w:color="auto"/>
        <w:left w:val="none" w:sz="0" w:space="0" w:color="auto"/>
        <w:bottom w:val="none" w:sz="0" w:space="0" w:color="auto"/>
        <w:right w:val="none" w:sz="0" w:space="0" w:color="auto"/>
      </w:divBdr>
    </w:div>
    <w:div w:id="1724714555">
      <w:bodyDiv w:val="1"/>
      <w:marLeft w:val="0"/>
      <w:marRight w:val="0"/>
      <w:marTop w:val="0"/>
      <w:marBottom w:val="0"/>
      <w:divBdr>
        <w:top w:val="none" w:sz="0" w:space="0" w:color="auto"/>
        <w:left w:val="none" w:sz="0" w:space="0" w:color="auto"/>
        <w:bottom w:val="none" w:sz="0" w:space="0" w:color="auto"/>
        <w:right w:val="none" w:sz="0" w:space="0" w:color="auto"/>
      </w:divBdr>
    </w:div>
    <w:div w:id="1724716888">
      <w:bodyDiv w:val="1"/>
      <w:marLeft w:val="0"/>
      <w:marRight w:val="0"/>
      <w:marTop w:val="0"/>
      <w:marBottom w:val="0"/>
      <w:divBdr>
        <w:top w:val="none" w:sz="0" w:space="0" w:color="auto"/>
        <w:left w:val="none" w:sz="0" w:space="0" w:color="auto"/>
        <w:bottom w:val="none" w:sz="0" w:space="0" w:color="auto"/>
        <w:right w:val="none" w:sz="0" w:space="0" w:color="auto"/>
      </w:divBdr>
    </w:div>
    <w:div w:id="1724716898">
      <w:bodyDiv w:val="1"/>
      <w:marLeft w:val="0"/>
      <w:marRight w:val="0"/>
      <w:marTop w:val="0"/>
      <w:marBottom w:val="0"/>
      <w:divBdr>
        <w:top w:val="none" w:sz="0" w:space="0" w:color="auto"/>
        <w:left w:val="none" w:sz="0" w:space="0" w:color="auto"/>
        <w:bottom w:val="none" w:sz="0" w:space="0" w:color="auto"/>
        <w:right w:val="none" w:sz="0" w:space="0" w:color="auto"/>
      </w:divBdr>
    </w:div>
    <w:div w:id="1724862852">
      <w:bodyDiv w:val="1"/>
      <w:marLeft w:val="0"/>
      <w:marRight w:val="0"/>
      <w:marTop w:val="0"/>
      <w:marBottom w:val="0"/>
      <w:divBdr>
        <w:top w:val="none" w:sz="0" w:space="0" w:color="auto"/>
        <w:left w:val="none" w:sz="0" w:space="0" w:color="auto"/>
        <w:bottom w:val="none" w:sz="0" w:space="0" w:color="auto"/>
        <w:right w:val="none" w:sz="0" w:space="0" w:color="auto"/>
      </w:divBdr>
    </w:div>
    <w:div w:id="1724909751">
      <w:bodyDiv w:val="1"/>
      <w:marLeft w:val="0"/>
      <w:marRight w:val="0"/>
      <w:marTop w:val="0"/>
      <w:marBottom w:val="0"/>
      <w:divBdr>
        <w:top w:val="none" w:sz="0" w:space="0" w:color="auto"/>
        <w:left w:val="none" w:sz="0" w:space="0" w:color="auto"/>
        <w:bottom w:val="none" w:sz="0" w:space="0" w:color="auto"/>
        <w:right w:val="none" w:sz="0" w:space="0" w:color="auto"/>
      </w:divBdr>
    </w:div>
    <w:div w:id="1724987299">
      <w:bodyDiv w:val="1"/>
      <w:marLeft w:val="0"/>
      <w:marRight w:val="0"/>
      <w:marTop w:val="0"/>
      <w:marBottom w:val="0"/>
      <w:divBdr>
        <w:top w:val="none" w:sz="0" w:space="0" w:color="auto"/>
        <w:left w:val="none" w:sz="0" w:space="0" w:color="auto"/>
        <w:bottom w:val="none" w:sz="0" w:space="0" w:color="auto"/>
        <w:right w:val="none" w:sz="0" w:space="0" w:color="auto"/>
      </w:divBdr>
    </w:div>
    <w:div w:id="1725064371">
      <w:bodyDiv w:val="1"/>
      <w:marLeft w:val="0"/>
      <w:marRight w:val="0"/>
      <w:marTop w:val="0"/>
      <w:marBottom w:val="0"/>
      <w:divBdr>
        <w:top w:val="none" w:sz="0" w:space="0" w:color="auto"/>
        <w:left w:val="none" w:sz="0" w:space="0" w:color="auto"/>
        <w:bottom w:val="none" w:sz="0" w:space="0" w:color="auto"/>
        <w:right w:val="none" w:sz="0" w:space="0" w:color="auto"/>
      </w:divBdr>
    </w:div>
    <w:div w:id="1725175995">
      <w:bodyDiv w:val="1"/>
      <w:marLeft w:val="0"/>
      <w:marRight w:val="0"/>
      <w:marTop w:val="0"/>
      <w:marBottom w:val="0"/>
      <w:divBdr>
        <w:top w:val="none" w:sz="0" w:space="0" w:color="auto"/>
        <w:left w:val="none" w:sz="0" w:space="0" w:color="auto"/>
        <w:bottom w:val="none" w:sz="0" w:space="0" w:color="auto"/>
        <w:right w:val="none" w:sz="0" w:space="0" w:color="auto"/>
      </w:divBdr>
    </w:div>
    <w:div w:id="1725642900">
      <w:bodyDiv w:val="1"/>
      <w:marLeft w:val="0"/>
      <w:marRight w:val="0"/>
      <w:marTop w:val="0"/>
      <w:marBottom w:val="0"/>
      <w:divBdr>
        <w:top w:val="none" w:sz="0" w:space="0" w:color="auto"/>
        <w:left w:val="none" w:sz="0" w:space="0" w:color="auto"/>
        <w:bottom w:val="none" w:sz="0" w:space="0" w:color="auto"/>
        <w:right w:val="none" w:sz="0" w:space="0" w:color="auto"/>
      </w:divBdr>
    </w:div>
    <w:div w:id="1725984913">
      <w:bodyDiv w:val="1"/>
      <w:marLeft w:val="0"/>
      <w:marRight w:val="0"/>
      <w:marTop w:val="0"/>
      <w:marBottom w:val="0"/>
      <w:divBdr>
        <w:top w:val="none" w:sz="0" w:space="0" w:color="auto"/>
        <w:left w:val="none" w:sz="0" w:space="0" w:color="auto"/>
        <w:bottom w:val="none" w:sz="0" w:space="0" w:color="auto"/>
        <w:right w:val="none" w:sz="0" w:space="0" w:color="auto"/>
      </w:divBdr>
    </w:div>
    <w:div w:id="1726105669">
      <w:bodyDiv w:val="1"/>
      <w:marLeft w:val="0"/>
      <w:marRight w:val="0"/>
      <w:marTop w:val="0"/>
      <w:marBottom w:val="0"/>
      <w:divBdr>
        <w:top w:val="none" w:sz="0" w:space="0" w:color="auto"/>
        <w:left w:val="none" w:sz="0" w:space="0" w:color="auto"/>
        <w:bottom w:val="none" w:sz="0" w:space="0" w:color="auto"/>
        <w:right w:val="none" w:sz="0" w:space="0" w:color="auto"/>
      </w:divBdr>
    </w:div>
    <w:div w:id="1726173198">
      <w:bodyDiv w:val="1"/>
      <w:marLeft w:val="0"/>
      <w:marRight w:val="0"/>
      <w:marTop w:val="0"/>
      <w:marBottom w:val="0"/>
      <w:divBdr>
        <w:top w:val="none" w:sz="0" w:space="0" w:color="auto"/>
        <w:left w:val="none" w:sz="0" w:space="0" w:color="auto"/>
        <w:bottom w:val="none" w:sz="0" w:space="0" w:color="auto"/>
        <w:right w:val="none" w:sz="0" w:space="0" w:color="auto"/>
      </w:divBdr>
    </w:div>
    <w:div w:id="1726635444">
      <w:bodyDiv w:val="1"/>
      <w:marLeft w:val="0"/>
      <w:marRight w:val="0"/>
      <w:marTop w:val="0"/>
      <w:marBottom w:val="0"/>
      <w:divBdr>
        <w:top w:val="none" w:sz="0" w:space="0" w:color="auto"/>
        <w:left w:val="none" w:sz="0" w:space="0" w:color="auto"/>
        <w:bottom w:val="none" w:sz="0" w:space="0" w:color="auto"/>
        <w:right w:val="none" w:sz="0" w:space="0" w:color="auto"/>
      </w:divBdr>
    </w:div>
    <w:div w:id="1726678140">
      <w:bodyDiv w:val="1"/>
      <w:marLeft w:val="0"/>
      <w:marRight w:val="0"/>
      <w:marTop w:val="0"/>
      <w:marBottom w:val="0"/>
      <w:divBdr>
        <w:top w:val="none" w:sz="0" w:space="0" w:color="auto"/>
        <w:left w:val="none" w:sz="0" w:space="0" w:color="auto"/>
        <w:bottom w:val="none" w:sz="0" w:space="0" w:color="auto"/>
        <w:right w:val="none" w:sz="0" w:space="0" w:color="auto"/>
      </w:divBdr>
    </w:div>
    <w:div w:id="1726680978">
      <w:bodyDiv w:val="1"/>
      <w:marLeft w:val="0"/>
      <w:marRight w:val="0"/>
      <w:marTop w:val="0"/>
      <w:marBottom w:val="0"/>
      <w:divBdr>
        <w:top w:val="none" w:sz="0" w:space="0" w:color="auto"/>
        <w:left w:val="none" w:sz="0" w:space="0" w:color="auto"/>
        <w:bottom w:val="none" w:sz="0" w:space="0" w:color="auto"/>
        <w:right w:val="none" w:sz="0" w:space="0" w:color="auto"/>
      </w:divBdr>
    </w:div>
    <w:div w:id="1727530728">
      <w:bodyDiv w:val="1"/>
      <w:marLeft w:val="0"/>
      <w:marRight w:val="0"/>
      <w:marTop w:val="0"/>
      <w:marBottom w:val="0"/>
      <w:divBdr>
        <w:top w:val="none" w:sz="0" w:space="0" w:color="auto"/>
        <w:left w:val="none" w:sz="0" w:space="0" w:color="auto"/>
        <w:bottom w:val="none" w:sz="0" w:space="0" w:color="auto"/>
        <w:right w:val="none" w:sz="0" w:space="0" w:color="auto"/>
      </w:divBdr>
    </w:div>
    <w:div w:id="1727533042">
      <w:bodyDiv w:val="1"/>
      <w:marLeft w:val="0"/>
      <w:marRight w:val="0"/>
      <w:marTop w:val="0"/>
      <w:marBottom w:val="0"/>
      <w:divBdr>
        <w:top w:val="none" w:sz="0" w:space="0" w:color="auto"/>
        <w:left w:val="none" w:sz="0" w:space="0" w:color="auto"/>
        <w:bottom w:val="none" w:sz="0" w:space="0" w:color="auto"/>
        <w:right w:val="none" w:sz="0" w:space="0" w:color="auto"/>
      </w:divBdr>
    </w:div>
    <w:div w:id="1727604179">
      <w:bodyDiv w:val="1"/>
      <w:marLeft w:val="0"/>
      <w:marRight w:val="0"/>
      <w:marTop w:val="0"/>
      <w:marBottom w:val="0"/>
      <w:divBdr>
        <w:top w:val="none" w:sz="0" w:space="0" w:color="auto"/>
        <w:left w:val="none" w:sz="0" w:space="0" w:color="auto"/>
        <w:bottom w:val="none" w:sz="0" w:space="0" w:color="auto"/>
        <w:right w:val="none" w:sz="0" w:space="0" w:color="auto"/>
      </w:divBdr>
    </w:div>
    <w:div w:id="1728188496">
      <w:bodyDiv w:val="1"/>
      <w:marLeft w:val="0"/>
      <w:marRight w:val="0"/>
      <w:marTop w:val="0"/>
      <w:marBottom w:val="0"/>
      <w:divBdr>
        <w:top w:val="none" w:sz="0" w:space="0" w:color="auto"/>
        <w:left w:val="none" w:sz="0" w:space="0" w:color="auto"/>
        <w:bottom w:val="none" w:sz="0" w:space="0" w:color="auto"/>
        <w:right w:val="none" w:sz="0" w:space="0" w:color="auto"/>
      </w:divBdr>
    </w:div>
    <w:div w:id="1728450819">
      <w:bodyDiv w:val="1"/>
      <w:marLeft w:val="0"/>
      <w:marRight w:val="0"/>
      <w:marTop w:val="0"/>
      <w:marBottom w:val="0"/>
      <w:divBdr>
        <w:top w:val="none" w:sz="0" w:space="0" w:color="auto"/>
        <w:left w:val="none" w:sz="0" w:space="0" w:color="auto"/>
        <w:bottom w:val="none" w:sz="0" w:space="0" w:color="auto"/>
        <w:right w:val="none" w:sz="0" w:space="0" w:color="auto"/>
      </w:divBdr>
    </w:div>
    <w:div w:id="1728456059">
      <w:bodyDiv w:val="1"/>
      <w:marLeft w:val="0"/>
      <w:marRight w:val="0"/>
      <w:marTop w:val="0"/>
      <w:marBottom w:val="0"/>
      <w:divBdr>
        <w:top w:val="none" w:sz="0" w:space="0" w:color="auto"/>
        <w:left w:val="none" w:sz="0" w:space="0" w:color="auto"/>
        <w:bottom w:val="none" w:sz="0" w:space="0" w:color="auto"/>
        <w:right w:val="none" w:sz="0" w:space="0" w:color="auto"/>
      </w:divBdr>
    </w:div>
    <w:div w:id="1728840165">
      <w:bodyDiv w:val="1"/>
      <w:marLeft w:val="0"/>
      <w:marRight w:val="0"/>
      <w:marTop w:val="0"/>
      <w:marBottom w:val="0"/>
      <w:divBdr>
        <w:top w:val="none" w:sz="0" w:space="0" w:color="auto"/>
        <w:left w:val="none" w:sz="0" w:space="0" w:color="auto"/>
        <w:bottom w:val="none" w:sz="0" w:space="0" w:color="auto"/>
        <w:right w:val="none" w:sz="0" w:space="0" w:color="auto"/>
      </w:divBdr>
    </w:div>
    <w:div w:id="1728911883">
      <w:bodyDiv w:val="1"/>
      <w:marLeft w:val="0"/>
      <w:marRight w:val="0"/>
      <w:marTop w:val="0"/>
      <w:marBottom w:val="0"/>
      <w:divBdr>
        <w:top w:val="none" w:sz="0" w:space="0" w:color="auto"/>
        <w:left w:val="none" w:sz="0" w:space="0" w:color="auto"/>
        <w:bottom w:val="none" w:sz="0" w:space="0" w:color="auto"/>
        <w:right w:val="none" w:sz="0" w:space="0" w:color="auto"/>
      </w:divBdr>
    </w:div>
    <w:div w:id="1728914591">
      <w:bodyDiv w:val="1"/>
      <w:marLeft w:val="0"/>
      <w:marRight w:val="0"/>
      <w:marTop w:val="0"/>
      <w:marBottom w:val="0"/>
      <w:divBdr>
        <w:top w:val="none" w:sz="0" w:space="0" w:color="auto"/>
        <w:left w:val="none" w:sz="0" w:space="0" w:color="auto"/>
        <w:bottom w:val="none" w:sz="0" w:space="0" w:color="auto"/>
        <w:right w:val="none" w:sz="0" w:space="0" w:color="auto"/>
      </w:divBdr>
    </w:div>
    <w:div w:id="1728993678">
      <w:bodyDiv w:val="1"/>
      <w:marLeft w:val="0"/>
      <w:marRight w:val="0"/>
      <w:marTop w:val="0"/>
      <w:marBottom w:val="0"/>
      <w:divBdr>
        <w:top w:val="none" w:sz="0" w:space="0" w:color="auto"/>
        <w:left w:val="none" w:sz="0" w:space="0" w:color="auto"/>
        <w:bottom w:val="none" w:sz="0" w:space="0" w:color="auto"/>
        <w:right w:val="none" w:sz="0" w:space="0" w:color="auto"/>
      </w:divBdr>
    </w:div>
    <w:div w:id="1729107922">
      <w:bodyDiv w:val="1"/>
      <w:marLeft w:val="0"/>
      <w:marRight w:val="0"/>
      <w:marTop w:val="0"/>
      <w:marBottom w:val="0"/>
      <w:divBdr>
        <w:top w:val="none" w:sz="0" w:space="0" w:color="auto"/>
        <w:left w:val="none" w:sz="0" w:space="0" w:color="auto"/>
        <w:bottom w:val="none" w:sz="0" w:space="0" w:color="auto"/>
        <w:right w:val="none" w:sz="0" w:space="0" w:color="auto"/>
      </w:divBdr>
    </w:div>
    <w:div w:id="1729114301">
      <w:bodyDiv w:val="1"/>
      <w:marLeft w:val="0"/>
      <w:marRight w:val="0"/>
      <w:marTop w:val="0"/>
      <w:marBottom w:val="0"/>
      <w:divBdr>
        <w:top w:val="none" w:sz="0" w:space="0" w:color="auto"/>
        <w:left w:val="none" w:sz="0" w:space="0" w:color="auto"/>
        <w:bottom w:val="none" w:sz="0" w:space="0" w:color="auto"/>
        <w:right w:val="none" w:sz="0" w:space="0" w:color="auto"/>
      </w:divBdr>
    </w:div>
    <w:div w:id="1729262010">
      <w:bodyDiv w:val="1"/>
      <w:marLeft w:val="0"/>
      <w:marRight w:val="0"/>
      <w:marTop w:val="0"/>
      <w:marBottom w:val="0"/>
      <w:divBdr>
        <w:top w:val="none" w:sz="0" w:space="0" w:color="auto"/>
        <w:left w:val="none" w:sz="0" w:space="0" w:color="auto"/>
        <w:bottom w:val="none" w:sz="0" w:space="0" w:color="auto"/>
        <w:right w:val="none" w:sz="0" w:space="0" w:color="auto"/>
      </w:divBdr>
    </w:div>
    <w:div w:id="1729526882">
      <w:bodyDiv w:val="1"/>
      <w:marLeft w:val="0"/>
      <w:marRight w:val="0"/>
      <w:marTop w:val="0"/>
      <w:marBottom w:val="0"/>
      <w:divBdr>
        <w:top w:val="none" w:sz="0" w:space="0" w:color="auto"/>
        <w:left w:val="none" w:sz="0" w:space="0" w:color="auto"/>
        <w:bottom w:val="none" w:sz="0" w:space="0" w:color="auto"/>
        <w:right w:val="none" w:sz="0" w:space="0" w:color="auto"/>
      </w:divBdr>
    </w:div>
    <w:div w:id="1729643588">
      <w:bodyDiv w:val="1"/>
      <w:marLeft w:val="0"/>
      <w:marRight w:val="0"/>
      <w:marTop w:val="0"/>
      <w:marBottom w:val="0"/>
      <w:divBdr>
        <w:top w:val="none" w:sz="0" w:space="0" w:color="auto"/>
        <w:left w:val="none" w:sz="0" w:space="0" w:color="auto"/>
        <w:bottom w:val="none" w:sz="0" w:space="0" w:color="auto"/>
        <w:right w:val="none" w:sz="0" w:space="0" w:color="auto"/>
      </w:divBdr>
    </w:div>
    <w:div w:id="1729721430">
      <w:bodyDiv w:val="1"/>
      <w:marLeft w:val="0"/>
      <w:marRight w:val="0"/>
      <w:marTop w:val="0"/>
      <w:marBottom w:val="0"/>
      <w:divBdr>
        <w:top w:val="none" w:sz="0" w:space="0" w:color="auto"/>
        <w:left w:val="none" w:sz="0" w:space="0" w:color="auto"/>
        <w:bottom w:val="none" w:sz="0" w:space="0" w:color="auto"/>
        <w:right w:val="none" w:sz="0" w:space="0" w:color="auto"/>
      </w:divBdr>
    </w:div>
    <w:div w:id="1730108842">
      <w:bodyDiv w:val="1"/>
      <w:marLeft w:val="0"/>
      <w:marRight w:val="0"/>
      <w:marTop w:val="0"/>
      <w:marBottom w:val="0"/>
      <w:divBdr>
        <w:top w:val="none" w:sz="0" w:space="0" w:color="auto"/>
        <w:left w:val="none" w:sz="0" w:space="0" w:color="auto"/>
        <w:bottom w:val="none" w:sz="0" w:space="0" w:color="auto"/>
        <w:right w:val="none" w:sz="0" w:space="0" w:color="auto"/>
      </w:divBdr>
    </w:div>
    <w:div w:id="1730151221">
      <w:bodyDiv w:val="1"/>
      <w:marLeft w:val="0"/>
      <w:marRight w:val="0"/>
      <w:marTop w:val="0"/>
      <w:marBottom w:val="0"/>
      <w:divBdr>
        <w:top w:val="none" w:sz="0" w:space="0" w:color="auto"/>
        <w:left w:val="none" w:sz="0" w:space="0" w:color="auto"/>
        <w:bottom w:val="none" w:sz="0" w:space="0" w:color="auto"/>
        <w:right w:val="none" w:sz="0" w:space="0" w:color="auto"/>
      </w:divBdr>
    </w:div>
    <w:div w:id="1730154934">
      <w:bodyDiv w:val="1"/>
      <w:marLeft w:val="0"/>
      <w:marRight w:val="0"/>
      <w:marTop w:val="0"/>
      <w:marBottom w:val="0"/>
      <w:divBdr>
        <w:top w:val="none" w:sz="0" w:space="0" w:color="auto"/>
        <w:left w:val="none" w:sz="0" w:space="0" w:color="auto"/>
        <w:bottom w:val="none" w:sz="0" w:space="0" w:color="auto"/>
        <w:right w:val="none" w:sz="0" w:space="0" w:color="auto"/>
      </w:divBdr>
    </w:div>
    <w:div w:id="1730571479">
      <w:bodyDiv w:val="1"/>
      <w:marLeft w:val="0"/>
      <w:marRight w:val="0"/>
      <w:marTop w:val="0"/>
      <w:marBottom w:val="0"/>
      <w:divBdr>
        <w:top w:val="none" w:sz="0" w:space="0" w:color="auto"/>
        <w:left w:val="none" w:sz="0" w:space="0" w:color="auto"/>
        <w:bottom w:val="none" w:sz="0" w:space="0" w:color="auto"/>
        <w:right w:val="none" w:sz="0" w:space="0" w:color="auto"/>
      </w:divBdr>
    </w:div>
    <w:div w:id="1730762354">
      <w:bodyDiv w:val="1"/>
      <w:marLeft w:val="0"/>
      <w:marRight w:val="0"/>
      <w:marTop w:val="0"/>
      <w:marBottom w:val="0"/>
      <w:divBdr>
        <w:top w:val="none" w:sz="0" w:space="0" w:color="auto"/>
        <w:left w:val="none" w:sz="0" w:space="0" w:color="auto"/>
        <w:bottom w:val="none" w:sz="0" w:space="0" w:color="auto"/>
        <w:right w:val="none" w:sz="0" w:space="0" w:color="auto"/>
      </w:divBdr>
    </w:div>
    <w:div w:id="1731230795">
      <w:bodyDiv w:val="1"/>
      <w:marLeft w:val="0"/>
      <w:marRight w:val="0"/>
      <w:marTop w:val="0"/>
      <w:marBottom w:val="0"/>
      <w:divBdr>
        <w:top w:val="none" w:sz="0" w:space="0" w:color="auto"/>
        <w:left w:val="none" w:sz="0" w:space="0" w:color="auto"/>
        <w:bottom w:val="none" w:sz="0" w:space="0" w:color="auto"/>
        <w:right w:val="none" w:sz="0" w:space="0" w:color="auto"/>
      </w:divBdr>
    </w:div>
    <w:div w:id="1731541544">
      <w:bodyDiv w:val="1"/>
      <w:marLeft w:val="0"/>
      <w:marRight w:val="0"/>
      <w:marTop w:val="0"/>
      <w:marBottom w:val="0"/>
      <w:divBdr>
        <w:top w:val="none" w:sz="0" w:space="0" w:color="auto"/>
        <w:left w:val="none" w:sz="0" w:space="0" w:color="auto"/>
        <w:bottom w:val="none" w:sz="0" w:space="0" w:color="auto"/>
        <w:right w:val="none" w:sz="0" w:space="0" w:color="auto"/>
      </w:divBdr>
    </w:div>
    <w:div w:id="1731684104">
      <w:bodyDiv w:val="1"/>
      <w:marLeft w:val="0"/>
      <w:marRight w:val="0"/>
      <w:marTop w:val="0"/>
      <w:marBottom w:val="0"/>
      <w:divBdr>
        <w:top w:val="none" w:sz="0" w:space="0" w:color="auto"/>
        <w:left w:val="none" w:sz="0" w:space="0" w:color="auto"/>
        <w:bottom w:val="none" w:sz="0" w:space="0" w:color="auto"/>
        <w:right w:val="none" w:sz="0" w:space="0" w:color="auto"/>
      </w:divBdr>
    </w:div>
    <w:div w:id="1731729372">
      <w:bodyDiv w:val="1"/>
      <w:marLeft w:val="0"/>
      <w:marRight w:val="0"/>
      <w:marTop w:val="0"/>
      <w:marBottom w:val="0"/>
      <w:divBdr>
        <w:top w:val="none" w:sz="0" w:space="0" w:color="auto"/>
        <w:left w:val="none" w:sz="0" w:space="0" w:color="auto"/>
        <w:bottom w:val="none" w:sz="0" w:space="0" w:color="auto"/>
        <w:right w:val="none" w:sz="0" w:space="0" w:color="auto"/>
      </w:divBdr>
    </w:div>
    <w:div w:id="1731876409">
      <w:bodyDiv w:val="1"/>
      <w:marLeft w:val="0"/>
      <w:marRight w:val="0"/>
      <w:marTop w:val="0"/>
      <w:marBottom w:val="0"/>
      <w:divBdr>
        <w:top w:val="none" w:sz="0" w:space="0" w:color="auto"/>
        <w:left w:val="none" w:sz="0" w:space="0" w:color="auto"/>
        <w:bottom w:val="none" w:sz="0" w:space="0" w:color="auto"/>
        <w:right w:val="none" w:sz="0" w:space="0" w:color="auto"/>
      </w:divBdr>
    </w:div>
    <w:div w:id="1731884900">
      <w:bodyDiv w:val="1"/>
      <w:marLeft w:val="0"/>
      <w:marRight w:val="0"/>
      <w:marTop w:val="0"/>
      <w:marBottom w:val="0"/>
      <w:divBdr>
        <w:top w:val="none" w:sz="0" w:space="0" w:color="auto"/>
        <w:left w:val="none" w:sz="0" w:space="0" w:color="auto"/>
        <w:bottom w:val="none" w:sz="0" w:space="0" w:color="auto"/>
        <w:right w:val="none" w:sz="0" w:space="0" w:color="auto"/>
      </w:divBdr>
    </w:div>
    <w:div w:id="1731928629">
      <w:bodyDiv w:val="1"/>
      <w:marLeft w:val="0"/>
      <w:marRight w:val="0"/>
      <w:marTop w:val="0"/>
      <w:marBottom w:val="0"/>
      <w:divBdr>
        <w:top w:val="none" w:sz="0" w:space="0" w:color="auto"/>
        <w:left w:val="none" w:sz="0" w:space="0" w:color="auto"/>
        <w:bottom w:val="none" w:sz="0" w:space="0" w:color="auto"/>
        <w:right w:val="none" w:sz="0" w:space="0" w:color="auto"/>
      </w:divBdr>
    </w:div>
    <w:div w:id="1732145158">
      <w:bodyDiv w:val="1"/>
      <w:marLeft w:val="0"/>
      <w:marRight w:val="0"/>
      <w:marTop w:val="0"/>
      <w:marBottom w:val="0"/>
      <w:divBdr>
        <w:top w:val="none" w:sz="0" w:space="0" w:color="auto"/>
        <w:left w:val="none" w:sz="0" w:space="0" w:color="auto"/>
        <w:bottom w:val="none" w:sz="0" w:space="0" w:color="auto"/>
        <w:right w:val="none" w:sz="0" w:space="0" w:color="auto"/>
      </w:divBdr>
    </w:div>
    <w:div w:id="1732383903">
      <w:bodyDiv w:val="1"/>
      <w:marLeft w:val="0"/>
      <w:marRight w:val="0"/>
      <w:marTop w:val="0"/>
      <w:marBottom w:val="0"/>
      <w:divBdr>
        <w:top w:val="none" w:sz="0" w:space="0" w:color="auto"/>
        <w:left w:val="none" w:sz="0" w:space="0" w:color="auto"/>
        <w:bottom w:val="none" w:sz="0" w:space="0" w:color="auto"/>
        <w:right w:val="none" w:sz="0" w:space="0" w:color="auto"/>
      </w:divBdr>
    </w:div>
    <w:div w:id="1732458385">
      <w:bodyDiv w:val="1"/>
      <w:marLeft w:val="0"/>
      <w:marRight w:val="0"/>
      <w:marTop w:val="0"/>
      <w:marBottom w:val="0"/>
      <w:divBdr>
        <w:top w:val="none" w:sz="0" w:space="0" w:color="auto"/>
        <w:left w:val="none" w:sz="0" w:space="0" w:color="auto"/>
        <w:bottom w:val="none" w:sz="0" w:space="0" w:color="auto"/>
        <w:right w:val="none" w:sz="0" w:space="0" w:color="auto"/>
      </w:divBdr>
    </w:div>
    <w:div w:id="1732659264">
      <w:bodyDiv w:val="1"/>
      <w:marLeft w:val="0"/>
      <w:marRight w:val="0"/>
      <w:marTop w:val="0"/>
      <w:marBottom w:val="0"/>
      <w:divBdr>
        <w:top w:val="none" w:sz="0" w:space="0" w:color="auto"/>
        <w:left w:val="none" w:sz="0" w:space="0" w:color="auto"/>
        <w:bottom w:val="none" w:sz="0" w:space="0" w:color="auto"/>
        <w:right w:val="none" w:sz="0" w:space="0" w:color="auto"/>
      </w:divBdr>
    </w:div>
    <w:div w:id="1732726068">
      <w:bodyDiv w:val="1"/>
      <w:marLeft w:val="0"/>
      <w:marRight w:val="0"/>
      <w:marTop w:val="0"/>
      <w:marBottom w:val="0"/>
      <w:divBdr>
        <w:top w:val="none" w:sz="0" w:space="0" w:color="auto"/>
        <w:left w:val="none" w:sz="0" w:space="0" w:color="auto"/>
        <w:bottom w:val="none" w:sz="0" w:space="0" w:color="auto"/>
        <w:right w:val="none" w:sz="0" w:space="0" w:color="auto"/>
      </w:divBdr>
    </w:div>
    <w:div w:id="1732726628">
      <w:bodyDiv w:val="1"/>
      <w:marLeft w:val="0"/>
      <w:marRight w:val="0"/>
      <w:marTop w:val="0"/>
      <w:marBottom w:val="0"/>
      <w:divBdr>
        <w:top w:val="none" w:sz="0" w:space="0" w:color="auto"/>
        <w:left w:val="none" w:sz="0" w:space="0" w:color="auto"/>
        <w:bottom w:val="none" w:sz="0" w:space="0" w:color="auto"/>
        <w:right w:val="none" w:sz="0" w:space="0" w:color="auto"/>
      </w:divBdr>
    </w:div>
    <w:div w:id="1732802730">
      <w:bodyDiv w:val="1"/>
      <w:marLeft w:val="0"/>
      <w:marRight w:val="0"/>
      <w:marTop w:val="0"/>
      <w:marBottom w:val="0"/>
      <w:divBdr>
        <w:top w:val="none" w:sz="0" w:space="0" w:color="auto"/>
        <w:left w:val="none" w:sz="0" w:space="0" w:color="auto"/>
        <w:bottom w:val="none" w:sz="0" w:space="0" w:color="auto"/>
        <w:right w:val="none" w:sz="0" w:space="0" w:color="auto"/>
      </w:divBdr>
    </w:div>
    <w:div w:id="1733039182">
      <w:bodyDiv w:val="1"/>
      <w:marLeft w:val="0"/>
      <w:marRight w:val="0"/>
      <w:marTop w:val="0"/>
      <w:marBottom w:val="0"/>
      <w:divBdr>
        <w:top w:val="none" w:sz="0" w:space="0" w:color="auto"/>
        <w:left w:val="none" w:sz="0" w:space="0" w:color="auto"/>
        <w:bottom w:val="none" w:sz="0" w:space="0" w:color="auto"/>
        <w:right w:val="none" w:sz="0" w:space="0" w:color="auto"/>
      </w:divBdr>
    </w:div>
    <w:div w:id="1733574791">
      <w:bodyDiv w:val="1"/>
      <w:marLeft w:val="0"/>
      <w:marRight w:val="0"/>
      <w:marTop w:val="0"/>
      <w:marBottom w:val="0"/>
      <w:divBdr>
        <w:top w:val="none" w:sz="0" w:space="0" w:color="auto"/>
        <w:left w:val="none" w:sz="0" w:space="0" w:color="auto"/>
        <w:bottom w:val="none" w:sz="0" w:space="0" w:color="auto"/>
        <w:right w:val="none" w:sz="0" w:space="0" w:color="auto"/>
      </w:divBdr>
    </w:div>
    <w:div w:id="1733769998">
      <w:bodyDiv w:val="1"/>
      <w:marLeft w:val="0"/>
      <w:marRight w:val="0"/>
      <w:marTop w:val="0"/>
      <w:marBottom w:val="0"/>
      <w:divBdr>
        <w:top w:val="none" w:sz="0" w:space="0" w:color="auto"/>
        <w:left w:val="none" w:sz="0" w:space="0" w:color="auto"/>
        <w:bottom w:val="none" w:sz="0" w:space="0" w:color="auto"/>
        <w:right w:val="none" w:sz="0" w:space="0" w:color="auto"/>
      </w:divBdr>
    </w:div>
    <w:div w:id="1734307353">
      <w:bodyDiv w:val="1"/>
      <w:marLeft w:val="0"/>
      <w:marRight w:val="0"/>
      <w:marTop w:val="0"/>
      <w:marBottom w:val="0"/>
      <w:divBdr>
        <w:top w:val="none" w:sz="0" w:space="0" w:color="auto"/>
        <w:left w:val="none" w:sz="0" w:space="0" w:color="auto"/>
        <w:bottom w:val="none" w:sz="0" w:space="0" w:color="auto"/>
        <w:right w:val="none" w:sz="0" w:space="0" w:color="auto"/>
      </w:divBdr>
    </w:div>
    <w:div w:id="1734699170">
      <w:bodyDiv w:val="1"/>
      <w:marLeft w:val="0"/>
      <w:marRight w:val="0"/>
      <w:marTop w:val="0"/>
      <w:marBottom w:val="0"/>
      <w:divBdr>
        <w:top w:val="none" w:sz="0" w:space="0" w:color="auto"/>
        <w:left w:val="none" w:sz="0" w:space="0" w:color="auto"/>
        <w:bottom w:val="none" w:sz="0" w:space="0" w:color="auto"/>
        <w:right w:val="none" w:sz="0" w:space="0" w:color="auto"/>
      </w:divBdr>
    </w:div>
    <w:div w:id="1734893502">
      <w:bodyDiv w:val="1"/>
      <w:marLeft w:val="0"/>
      <w:marRight w:val="0"/>
      <w:marTop w:val="0"/>
      <w:marBottom w:val="0"/>
      <w:divBdr>
        <w:top w:val="none" w:sz="0" w:space="0" w:color="auto"/>
        <w:left w:val="none" w:sz="0" w:space="0" w:color="auto"/>
        <w:bottom w:val="none" w:sz="0" w:space="0" w:color="auto"/>
        <w:right w:val="none" w:sz="0" w:space="0" w:color="auto"/>
      </w:divBdr>
    </w:div>
    <w:div w:id="1735466679">
      <w:bodyDiv w:val="1"/>
      <w:marLeft w:val="0"/>
      <w:marRight w:val="0"/>
      <w:marTop w:val="0"/>
      <w:marBottom w:val="0"/>
      <w:divBdr>
        <w:top w:val="none" w:sz="0" w:space="0" w:color="auto"/>
        <w:left w:val="none" w:sz="0" w:space="0" w:color="auto"/>
        <w:bottom w:val="none" w:sz="0" w:space="0" w:color="auto"/>
        <w:right w:val="none" w:sz="0" w:space="0" w:color="auto"/>
      </w:divBdr>
    </w:div>
    <w:div w:id="1736659093">
      <w:bodyDiv w:val="1"/>
      <w:marLeft w:val="0"/>
      <w:marRight w:val="0"/>
      <w:marTop w:val="0"/>
      <w:marBottom w:val="0"/>
      <w:divBdr>
        <w:top w:val="none" w:sz="0" w:space="0" w:color="auto"/>
        <w:left w:val="none" w:sz="0" w:space="0" w:color="auto"/>
        <w:bottom w:val="none" w:sz="0" w:space="0" w:color="auto"/>
        <w:right w:val="none" w:sz="0" w:space="0" w:color="auto"/>
      </w:divBdr>
    </w:div>
    <w:div w:id="1736779955">
      <w:bodyDiv w:val="1"/>
      <w:marLeft w:val="0"/>
      <w:marRight w:val="0"/>
      <w:marTop w:val="0"/>
      <w:marBottom w:val="0"/>
      <w:divBdr>
        <w:top w:val="none" w:sz="0" w:space="0" w:color="auto"/>
        <w:left w:val="none" w:sz="0" w:space="0" w:color="auto"/>
        <w:bottom w:val="none" w:sz="0" w:space="0" w:color="auto"/>
        <w:right w:val="none" w:sz="0" w:space="0" w:color="auto"/>
      </w:divBdr>
    </w:div>
    <w:div w:id="1736851821">
      <w:bodyDiv w:val="1"/>
      <w:marLeft w:val="0"/>
      <w:marRight w:val="0"/>
      <w:marTop w:val="0"/>
      <w:marBottom w:val="0"/>
      <w:divBdr>
        <w:top w:val="none" w:sz="0" w:space="0" w:color="auto"/>
        <w:left w:val="none" w:sz="0" w:space="0" w:color="auto"/>
        <w:bottom w:val="none" w:sz="0" w:space="0" w:color="auto"/>
        <w:right w:val="none" w:sz="0" w:space="0" w:color="auto"/>
      </w:divBdr>
    </w:div>
    <w:div w:id="1736854114">
      <w:bodyDiv w:val="1"/>
      <w:marLeft w:val="0"/>
      <w:marRight w:val="0"/>
      <w:marTop w:val="0"/>
      <w:marBottom w:val="0"/>
      <w:divBdr>
        <w:top w:val="none" w:sz="0" w:space="0" w:color="auto"/>
        <w:left w:val="none" w:sz="0" w:space="0" w:color="auto"/>
        <w:bottom w:val="none" w:sz="0" w:space="0" w:color="auto"/>
        <w:right w:val="none" w:sz="0" w:space="0" w:color="auto"/>
      </w:divBdr>
    </w:div>
    <w:div w:id="1737124994">
      <w:bodyDiv w:val="1"/>
      <w:marLeft w:val="0"/>
      <w:marRight w:val="0"/>
      <w:marTop w:val="0"/>
      <w:marBottom w:val="0"/>
      <w:divBdr>
        <w:top w:val="none" w:sz="0" w:space="0" w:color="auto"/>
        <w:left w:val="none" w:sz="0" w:space="0" w:color="auto"/>
        <w:bottom w:val="none" w:sz="0" w:space="0" w:color="auto"/>
        <w:right w:val="none" w:sz="0" w:space="0" w:color="auto"/>
      </w:divBdr>
    </w:div>
    <w:div w:id="1737164858">
      <w:bodyDiv w:val="1"/>
      <w:marLeft w:val="0"/>
      <w:marRight w:val="0"/>
      <w:marTop w:val="0"/>
      <w:marBottom w:val="0"/>
      <w:divBdr>
        <w:top w:val="none" w:sz="0" w:space="0" w:color="auto"/>
        <w:left w:val="none" w:sz="0" w:space="0" w:color="auto"/>
        <w:bottom w:val="none" w:sz="0" w:space="0" w:color="auto"/>
        <w:right w:val="none" w:sz="0" w:space="0" w:color="auto"/>
      </w:divBdr>
    </w:div>
    <w:div w:id="1737167259">
      <w:bodyDiv w:val="1"/>
      <w:marLeft w:val="0"/>
      <w:marRight w:val="0"/>
      <w:marTop w:val="0"/>
      <w:marBottom w:val="0"/>
      <w:divBdr>
        <w:top w:val="none" w:sz="0" w:space="0" w:color="auto"/>
        <w:left w:val="none" w:sz="0" w:space="0" w:color="auto"/>
        <w:bottom w:val="none" w:sz="0" w:space="0" w:color="auto"/>
        <w:right w:val="none" w:sz="0" w:space="0" w:color="auto"/>
      </w:divBdr>
    </w:div>
    <w:div w:id="1737317769">
      <w:bodyDiv w:val="1"/>
      <w:marLeft w:val="0"/>
      <w:marRight w:val="0"/>
      <w:marTop w:val="0"/>
      <w:marBottom w:val="0"/>
      <w:divBdr>
        <w:top w:val="none" w:sz="0" w:space="0" w:color="auto"/>
        <w:left w:val="none" w:sz="0" w:space="0" w:color="auto"/>
        <w:bottom w:val="none" w:sz="0" w:space="0" w:color="auto"/>
        <w:right w:val="none" w:sz="0" w:space="0" w:color="auto"/>
      </w:divBdr>
    </w:div>
    <w:div w:id="1737320191">
      <w:bodyDiv w:val="1"/>
      <w:marLeft w:val="0"/>
      <w:marRight w:val="0"/>
      <w:marTop w:val="0"/>
      <w:marBottom w:val="0"/>
      <w:divBdr>
        <w:top w:val="none" w:sz="0" w:space="0" w:color="auto"/>
        <w:left w:val="none" w:sz="0" w:space="0" w:color="auto"/>
        <w:bottom w:val="none" w:sz="0" w:space="0" w:color="auto"/>
        <w:right w:val="none" w:sz="0" w:space="0" w:color="auto"/>
      </w:divBdr>
    </w:div>
    <w:div w:id="1737627559">
      <w:bodyDiv w:val="1"/>
      <w:marLeft w:val="0"/>
      <w:marRight w:val="0"/>
      <w:marTop w:val="0"/>
      <w:marBottom w:val="0"/>
      <w:divBdr>
        <w:top w:val="none" w:sz="0" w:space="0" w:color="auto"/>
        <w:left w:val="none" w:sz="0" w:space="0" w:color="auto"/>
        <w:bottom w:val="none" w:sz="0" w:space="0" w:color="auto"/>
        <w:right w:val="none" w:sz="0" w:space="0" w:color="auto"/>
      </w:divBdr>
    </w:div>
    <w:div w:id="1737783460">
      <w:bodyDiv w:val="1"/>
      <w:marLeft w:val="0"/>
      <w:marRight w:val="0"/>
      <w:marTop w:val="0"/>
      <w:marBottom w:val="0"/>
      <w:divBdr>
        <w:top w:val="none" w:sz="0" w:space="0" w:color="auto"/>
        <w:left w:val="none" w:sz="0" w:space="0" w:color="auto"/>
        <w:bottom w:val="none" w:sz="0" w:space="0" w:color="auto"/>
        <w:right w:val="none" w:sz="0" w:space="0" w:color="auto"/>
      </w:divBdr>
    </w:div>
    <w:div w:id="1737825251">
      <w:bodyDiv w:val="1"/>
      <w:marLeft w:val="0"/>
      <w:marRight w:val="0"/>
      <w:marTop w:val="0"/>
      <w:marBottom w:val="0"/>
      <w:divBdr>
        <w:top w:val="none" w:sz="0" w:space="0" w:color="auto"/>
        <w:left w:val="none" w:sz="0" w:space="0" w:color="auto"/>
        <w:bottom w:val="none" w:sz="0" w:space="0" w:color="auto"/>
        <w:right w:val="none" w:sz="0" w:space="0" w:color="auto"/>
      </w:divBdr>
    </w:div>
    <w:div w:id="1737968804">
      <w:bodyDiv w:val="1"/>
      <w:marLeft w:val="0"/>
      <w:marRight w:val="0"/>
      <w:marTop w:val="0"/>
      <w:marBottom w:val="0"/>
      <w:divBdr>
        <w:top w:val="none" w:sz="0" w:space="0" w:color="auto"/>
        <w:left w:val="none" w:sz="0" w:space="0" w:color="auto"/>
        <w:bottom w:val="none" w:sz="0" w:space="0" w:color="auto"/>
        <w:right w:val="none" w:sz="0" w:space="0" w:color="auto"/>
      </w:divBdr>
    </w:div>
    <w:div w:id="1738087850">
      <w:bodyDiv w:val="1"/>
      <w:marLeft w:val="0"/>
      <w:marRight w:val="0"/>
      <w:marTop w:val="0"/>
      <w:marBottom w:val="0"/>
      <w:divBdr>
        <w:top w:val="none" w:sz="0" w:space="0" w:color="auto"/>
        <w:left w:val="none" w:sz="0" w:space="0" w:color="auto"/>
        <w:bottom w:val="none" w:sz="0" w:space="0" w:color="auto"/>
        <w:right w:val="none" w:sz="0" w:space="0" w:color="auto"/>
      </w:divBdr>
    </w:div>
    <w:div w:id="1738430616">
      <w:bodyDiv w:val="1"/>
      <w:marLeft w:val="0"/>
      <w:marRight w:val="0"/>
      <w:marTop w:val="0"/>
      <w:marBottom w:val="0"/>
      <w:divBdr>
        <w:top w:val="none" w:sz="0" w:space="0" w:color="auto"/>
        <w:left w:val="none" w:sz="0" w:space="0" w:color="auto"/>
        <w:bottom w:val="none" w:sz="0" w:space="0" w:color="auto"/>
        <w:right w:val="none" w:sz="0" w:space="0" w:color="auto"/>
      </w:divBdr>
    </w:div>
    <w:div w:id="1738475007">
      <w:bodyDiv w:val="1"/>
      <w:marLeft w:val="0"/>
      <w:marRight w:val="0"/>
      <w:marTop w:val="0"/>
      <w:marBottom w:val="0"/>
      <w:divBdr>
        <w:top w:val="none" w:sz="0" w:space="0" w:color="auto"/>
        <w:left w:val="none" w:sz="0" w:space="0" w:color="auto"/>
        <w:bottom w:val="none" w:sz="0" w:space="0" w:color="auto"/>
        <w:right w:val="none" w:sz="0" w:space="0" w:color="auto"/>
      </w:divBdr>
    </w:div>
    <w:div w:id="1738823673">
      <w:bodyDiv w:val="1"/>
      <w:marLeft w:val="0"/>
      <w:marRight w:val="0"/>
      <w:marTop w:val="0"/>
      <w:marBottom w:val="0"/>
      <w:divBdr>
        <w:top w:val="none" w:sz="0" w:space="0" w:color="auto"/>
        <w:left w:val="none" w:sz="0" w:space="0" w:color="auto"/>
        <w:bottom w:val="none" w:sz="0" w:space="0" w:color="auto"/>
        <w:right w:val="none" w:sz="0" w:space="0" w:color="auto"/>
      </w:divBdr>
    </w:div>
    <w:div w:id="1738867643">
      <w:bodyDiv w:val="1"/>
      <w:marLeft w:val="0"/>
      <w:marRight w:val="0"/>
      <w:marTop w:val="0"/>
      <w:marBottom w:val="0"/>
      <w:divBdr>
        <w:top w:val="none" w:sz="0" w:space="0" w:color="auto"/>
        <w:left w:val="none" w:sz="0" w:space="0" w:color="auto"/>
        <w:bottom w:val="none" w:sz="0" w:space="0" w:color="auto"/>
        <w:right w:val="none" w:sz="0" w:space="0" w:color="auto"/>
      </w:divBdr>
    </w:div>
    <w:div w:id="1739473800">
      <w:bodyDiv w:val="1"/>
      <w:marLeft w:val="0"/>
      <w:marRight w:val="0"/>
      <w:marTop w:val="0"/>
      <w:marBottom w:val="0"/>
      <w:divBdr>
        <w:top w:val="none" w:sz="0" w:space="0" w:color="auto"/>
        <w:left w:val="none" w:sz="0" w:space="0" w:color="auto"/>
        <w:bottom w:val="none" w:sz="0" w:space="0" w:color="auto"/>
        <w:right w:val="none" w:sz="0" w:space="0" w:color="auto"/>
      </w:divBdr>
    </w:div>
    <w:div w:id="1739475678">
      <w:bodyDiv w:val="1"/>
      <w:marLeft w:val="0"/>
      <w:marRight w:val="0"/>
      <w:marTop w:val="0"/>
      <w:marBottom w:val="0"/>
      <w:divBdr>
        <w:top w:val="none" w:sz="0" w:space="0" w:color="auto"/>
        <w:left w:val="none" w:sz="0" w:space="0" w:color="auto"/>
        <w:bottom w:val="none" w:sz="0" w:space="0" w:color="auto"/>
        <w:right w:val="none" w:sz="0" w:space="0" w:color="auto"/>
      </w:divBdr>
    </w:div>
    <w:div w:id="1739596022">
      <w:bodyDiv w:val="1"/>
      <w:marLeft w:val="0"/>
      <w:marRight w:val="0"/>
      <w:marTop w:val="0"/>
      <w:marBottom w:val="0"/>
      <w:divBdr>
        <w:top w:val="none" w:sz="0" w:space="0" w:color="auto"/>
        <w:left w:val="none" w:sz="0" w:space="0" w:color="auto"/>
        <w:bottom w:val="none" w:sz="0" w:space="0" w:color="auto"/>
        <w:right w:val="none" w:sz="0" w:space="0" w:color="auto"/>
      </w:divBdr>
    </w:div>
    <w:div w:id="1739867289">
      <w:bodyDiv w:val="1"/>
      <w:marLeft w:val="0"/>
      <w:marRight w:val="0"/>
      <w:marTop w:val="0"/>
      <w:marBottom w:val="0"/>
      <w:divBdr>
        <w:top w:val="none" w:sz="0" w:space="0" w:color="auto"/>
        <w:left w:val="none" w:sz="0" w:space="0" w:color="auto"/>
        <w:bottom w:val="none" w:sz="0" w:space="0" w:color="auto"/>
        <w:right w:val="none" w:sz="0" w:space="0" w:color="auto"/>
      </w:divBdr>
    </w:div>
    <w:div w:id="1739938258">
      <w:bodyDiv w:val="1"/>
      <w:marLeft w:val="0"/>
      <w:marRight w:val="0"/>
      <w:marTop w:val="0"/>
      <w:marBottom w:val="0"/>
      <w:divBdr>
        <w:top w:val="none" w:sz="0" w:space="0" w:color="auto"/>
        <w:left w:val="none" w:sz="0" w:space="0" w:color="auto"/>
        <w:bottom w:val="none" w:sz="0" w:space="0" w:color="auto"/>
        <w:right w:val="none" w:sz="0" w:space="0" w:color="auto"/>
      </w:divBdr>
    </w:div>
    <w:div w:id="1740012137">
      <w:bodyDiv w:val="1"/>
      <w:marLeft w:val="0"/>
      <w:marRight w:val="0"/>
      <w:marTop w:val="0"/>
      <w:marBottom w:val="0"/>
      <w:divBdr>
        <w:top w:val="none" w:sz="0" w:space="0" w:color="auto"/>
        <w:left w:val="none" w:sz="0" w:space="0" w:color="auto"/>
        <w:bottom w:val="none" w:sz="0" w:space="0" w:color="auto"/>
        <w:right w:val="none" w:sz="0" w:space="0" w:color="auto"/>
      </w:divBdr>
    </w:div>
    <w:div w:id="1740012968">
      <w:bodyDiv w:val="1"/>
      <w:marLeft w:val="0"/>
      <w:marRight w:val="0"/>
      <w:marTop w:val="0"/>
      <w:marBottom w:val="0"/>
      <w:divBdr>
        <w:top w:val="none" w:sz="0" w:space="0" w:color="auto"/>
        <w:left w:val="none" w:sz="0" w:space="0" w:color="auto"/>
        <w:bottom w:val="none" w:sz="0" w:space="0" w:color="auto"/>
        <w:right w:val="none" w:sz="0" w:space="0" w:color="auto"/>
      </w:divBdr>
    </w:div>
    <w:div w:id="1740055979">
      <w:bodyDiv w:val="1"/>
      <w:marLeft w:val="0"/>
      <w:marRight w:val="0"/>
      <w:marTop w:val="0"/>
      <w:marBottom w:val="0"/>
      <w:divBdr>
        <w:top w:val="none" w:sz="0" w:space="0" w:color="auto"/>
        <w:left w:val="none" w:sz="0" w:space="0" w:color="auto"/>
        <w:bottom w:val="none" w:sz="0" w:space="0" w:color="auto"/>
        <w:right w:val="none" w:sz="0" w:space="0" w:color="auto"/>
      </w:divBdr>
    </w:div>
    <w:div w:id="1740060099">
      <w:bodyDiv w:val="1"/>
      <w:marLeft w:val="0"/>
      <w:marRight w:val="0"/>
      <w:marTop w:val="0"/>
      <w:marBottom w:val="0"/>
      <w:divBdr>
        <w:top w:val="none" w:sz="0" w:space="0" w:color="auto"/>
        <w:left w:val="none" w:sz="0" w:space="0" w:color="auto"/>
        <w:bottom w:val="none" w:sz="0" w:space="0" w:color="auto"/>
        <w:right w:val="none" w:sz="0" w:space="0" w:color="auto"/>
      </w:divBdr>
    </w:div>
    <w:div w:id="1740134196">
      <w:bodyDiv w:val="1"/>
      <w:marLeft w:val="0"/>
      <w:marRight w:val="0"/>
      <w:marTop w:val="0"/>
      <w:marBottom w:val="0"/>
      <w:divBdr>
        <w:top w:val="none" w:sz="0" w:space="0" w:color="auto"/>
        <w:left w:val="none" w:sz="0" w:space="0" w:color="auto"/>
        <w:bottom w:val="none" w:sz="0" w:space="0" w:color="auto"/>
        <w:right w:val="none" w:sz="0" w:space="0" w:color="auto"/>
      </w:divBdr>
    </w:div>
    <w:div w:id="1740319924">
      <w:bodyDiv w:val="1"/>
      <w:marLeft w:val="0"/>
      <w:marRight w:val="0"/>
      <w:marTop w:val="0"/>
      <w:marBottom w:val="0"/>
      <w:divBdr>
        <w:top w:val="none" w:sz="0" w:space="0" w:color="auto"/>
        <w:left w:val="none" w:sz="0" w:space="0" w:color="auto"/>
        <w:bottom w:val="none" w:sz="0" w:space="0" w:color="auto"/>
        <w:right w:val="none" w:sz="0" w:space="0" w:color="auto"/>
      </w:divBdr>
    </w:div>
    <w:div w:id="1740403306">
      <w:bodyDiv w:val="1"/>
      <w:marLeft w:val="0"/>
      <w:marRight w:val="0"/>
      <w:marTop w:val="0"/>
      <w:marBottom w:val="0"/>
      <w:divBdr>
        <w:top w:val="none" w:sz="0" w:space="0" w:color="auto"/>
        <w:left w:val="none" w:sz="0" w:space="0" w:color="auto"/>
        <w:bottom w:val="none" w:sz="0" w:space="0" w:color="auto"/>
        <w:right w:val="none" w:sz="0" w:space="0" w:color="auto"/>
      </w:divBdr>
    </w:div>
    <w:div w:id="1740593339">
      <w:bodyDiv w:val="1"/>
      <w:marLeft w:val="0"/>
      <w:marRight w:val="0"/>
      <w:marTop w:val="0"/>
      <w:marBottom w:val="0"/>
      <w:divBdr>
        <w:top w:val="none" w:sz="0" w:space="0" w:color="auto"/>
        <w:left w:val="none" w:sz="0" w:space="0" w:color="auto"/>
        <w:bottom w:val="none" w:sz="0" w:space="0" w:color="auto"/>
        <w:right w:val="none" w:sz="0" w:space="0" w:color="auto"/>
      </w:divBdr>
    </w:div>
    <w:div w:id="1740593627">
      <w:bodyDiv w:val="1"/>
      <w:marLeft w:val="0"/>
      <w:marRight w:val="0"/>
      <w:marTop w:val="0"/>
      <w:marBottom w:val="0"/>
      <w:divBdr>
        <w:top w:val="none" w:sz="0" w:space="0" w:color="auto"/>
        <w:left w:val="none" w:sz="0" w:space="0" w:color="auto"/>
        <w:bottom w:val="none" w:sz="0" w:space="0" w:color="auto"/>
        <w:right w:val="none" w:sz="0" w:space="0" w:color="auto"/>
      </w:divBdr>
    </w:div>
    <w:div w:id="1740783345">
      <w:bodyDiv w:val="1"/>
      <w:marLeft w:val="0"/>
      <w:marRight w:val="0"/>
      <w:marTop w:val="0"/>
      <w:marBottom w:val="0"/>
      <w:divBdr>
        <w:top w:val="none" w:sz="0" w:space="0" w:color="auto"/>
        <w:left w:val="none" w:sz="0" w:space="0" w:color="auto"/>
        <w:bottom w:val="none" w:sz="0" w:space="0" w:color="auto"/>
        <w:right w:val="none" w:sz="0" w:space="0" w:color="auto"/>
      </w:divBdr>
    </w:div>
    <w:div w:id="1740862800">
      <w:bodyDiv w:val="1"/>
      <w:marLeft w:val="0"/>
      <w:marRight w:val="0"/>
      <w:marTop w:val="0"/>
      <w:marBottom w:val="0"/>
      <w:divBdr>
        <w:top w:val="none" w:sz="0" w:space="0" w:color="auto"/>
        <w:left w:val="none" w:sz="0" w:space="0" w:color="auto"/>
        <w:bottom w:val="none" w:sz="0" w:space="0" w:color="auto"/>
        <w:right w:val="none" w:sz="0" w:space="0" w:color="auto"/>
      </w:divBdr>
    </w:div>
    <w:div w:id="1740899644">
      <w:bodyDiv w:val="1"/>
      <w:marLeft w:val="0"/>
      <w:marRight w:val="0"/>
      <w:marTop w:val="0"/>
      <w:marBottom w:val="0"/>
      <w:divBdr>
        <w:top w:val="none" w:sz="0" w:space="0" w:color="auto"/>
        <w:left w:val="none" w:sz="0" w:space="0" w:color="auto"/>
        <w:bottom w:val="none" w:sz="0" w:space="0" w:color="auto"/>
        <w:right w:val="none" w:sz="0" w:space="0" w:color="auto"/>
      </w:divBdr>
    </w:div>
    <w:div w:id="1741633550">
      <w:bodyDiv w:val="1"/>
      <w:marLeft w:val="0"/>
      <w:marRight w:val="0"/>
      <w:marTop w:val="0"/>
      <w:marBottom w:val="0"/>
      <w:divBdr>
        <w:top w:val="none" w:sz="0" w:space="0" w:color="auto"/>
        <w:left w:val="none" w:sz="0" w:space="0" w:color="auto"/>
        <w:bottom w:val="none" w:sz="0" w:space="0" w:color="auto"/>
        <w:right w:val="none" w:sz="0" w:space="0" w:color="auto"/>
      </w:divBdr>
    </w:div>
    <w:div w:id="1741898789">
      <w:bodyDiv w:val="1"/>
      <w:marLeft w:val="0"/>
      <w:marRight w:val="0"/>
      <w:marTop w:val="0"/>
      <w:marBottom w:val="0"/>
      <w:divBdr>
        <w:top w:val="none" w:sz="0" w:space="0" w:color="auto"/>
        <w:left w:val="none" w:sz="0" w:space="0" w:color="auto"/>
        <w:bottom w:val="none" w:sz="0" w:space="0" w:color="auto"/>
        <w:right w:val="none" w:sz="0" w:space="0" w:color="auto"/>
      </w:divBdr>
    </w:div>
    <w:div w:id="1741949360">
      <w:bodyDiv w:val="1"/>
      <w:marLeft w:val="0"/>
      <w:marRight w:val="0"/>
      <w:marTop w:val="0"/>
      <w:marBottom w:val="0"/>
      <w:divBdr>
        <w:top w:val="none" w:sz="0" w:space="0" w:color="auto"/>
        <w:left w:val="none" w:sz="0" w:space="0" w:color="auto"/>
        <w:bottom w:val="none" w:sz="0" w:space="0" w:color="auto"/>
        <w:right w:val="none" w:sz="0" w:space="0" w:color="auto"/>
      </w:divBdr>
    </w:div>
    <w:div w:id="1741975465">
      <w:bodyDiv w:val="1"/>
      <w:marLeft w:val="0"/>
      <w:marRight w:val="0"/>
      <w:marTop w:val="0"/>
      <w:marBottom w:val="0"/>
      <w:divBdr>
        <w:top w:val="none" w:sz="0" w:space="0" w:color="auto"/>
        <w:left w:val="none" w:sz="0" w:space="0" w:color="auto"/>
        <w:bottom w:val="none" w:sz="0" w:space="0" w:color="auto"/>
        <w:right w:val="none" w:sz="0" w:space="0" w:color="auto"/>
      </w:divBdr>
    </w:div>
    <w:div w:id="1742023640">
      <w:bodyDiv w:val="1"/>
      <w:marLeft w:val="0"/>
      <w:marRight w:val="0"/>
      <w:marTop w:val="0"/>
      <w:marBottom w:val="0"/>
      <w:divBdr>
        <w:top w:val="none" w:sz="0" w:space="0" w:color="auto"/>
        <w:left w:val="none" w:sz="0" w:space="0" w:color="auto"/>
        <w:bottom w:val="none" w:sz="0" w:space="0" w:color="auto"/>
        <w:right w:val="none" w:sz="0" w:space="0" w:color="auto"/>
      </w:divBdr>
    </w:div>
    <w:div w:id="1742025701">
      <w:bodyDiv w:val="1"/>
      <w:marLeft w:val="0"/>
      <w:marRight w:val="0"/>
      <w:marTop w:val="0"/>
      <w:marBottom w:val="0"/>
      <w:divBdr>
        <w:top w:val="none" w:sz="0" w:space="0" w:color="auto"/>
        <w:left w:val="none" w:sz="0" w:space="0" w:color="auto"/>
        <w:bottom w:val="none" w:sz="0" w:space="0" w:color="auto"/>
        <w:right w:val="none" w:sz="0" w:space="0" w:color="auto"/>
      </w:divBdr>
    </w:div>
    <w:div w:id="1742217898">
      <w:bodyDiv w:val="1"/>
      <w:marLeft w:val="0"/>
      <w:marRight w:val="0"/>
      <w:marTop w:val="0"/>
      <w:marBottom w:val="0"/>
      <w:divBdr>
        <w:top w:val="none" w:sz="0" w:space="0" w:color="auto"/>
        <w:left w:val="none" w:sz="0" w:space="0" w:color="auto"/>
        <w:bottom w:val="none" w:sz="0" w:space="0" w:color="auto"/>
        <w:right w:val="none" w:sz="0" w:space="0" w:color="auto"/>
      </w:divBdr>
    </w:div>
    <w:div w:id="1742287561">
      <w:bodyDiv w:val="1"/>
      <w:marLeft w:val="0"/>
      <w:marRight w:val="0"/>
      <w:marTop w:val="0"/>
      <w:marBottom w:val="0"/>
      <w:divBdr>
        <w:top w:val="none" w:sz="0" w:space="0" w:color="auto"/>
        <w:left w:val="none" w:sz="0" w:space="0" w:color="auto"/>
        <w:bottom w:val="none" w:sz="0" w:space="0" w:color="auto"/>
        <w:right w:val="none" w:sz="0" w:space="0" w:color="auto"/>
      </w:divBdr>
    </w:div>
    <w:div w:id="1742370091">
      <w:bodyDiv w:val="1"/>
      <w:marLeft w:val="0"/>
      <w:marRight w:val="0"/>
      <w:marTop w:val="0"/>
      <w:marBottom w:val="0"/>
      <w:divBdr>
        <w:top w:val="none" w:sz="0" w:space="0" w:color="auto"/>
        <w:left w:val="none" w:sz="0" w:space="0" w:color="auto"/>
        <w:bottom w:val="none" w:sz="0" w:space="0" w:color="auto"/>
        <w:right w:val="none" w:sz="0" w:space="0" w:color="auto"/>
      </w:divBdr>
    </w:div>
    <w:div w:id="1742479903">
      <w:bodyDiv w:val="1"/>
      <w:marLeft w:val="0"/>
      <w:marRight w:val="0"/>
      <w:marTop w:val="0"/>
      <w:marBottom w:val="0"/>
      <w:divBdr>
        <w:top w:val="none" w:sz="0" w:space="0" w:color="auto"/>
        <w:left w:val="none" w:sz="0" w:space="0" w:color="auto"/>
        <w:bottom w:val="none" w:sz="0" w:space="0" w:color="auto"/>
        <w:right w:val="none" w:sz="0" w:space="0" w:color="auto"/>
      </w:divBdr>
    </w:div>
    <w:div w:id="1742830569">
      <w:bodyDiv w:val="1"/>
      <w:marLeft w:val="0"/>
      <w:marRight w:val="0"/>
      <w:marTop w:val="0"/>
      <w:marBottom w:val="0"/>
      <w:divBdr>
        <w:top w:val="none" w:sz="0" w:space="0" w:color="auto"/>
        <w:left w:val="none" w:sz="0" w:space="0" w:color="auto"/>
        <w:bottom w:val="none" w:sz="0" w:space="0" w:color="auto"/>
        <w:right w:val="none" w:sz="0" w:space="0" w:color="auto"/>
      </w:divBdr>
    </w:div>
    <w:div w:id="1742830899">
      <w:bodyDiv w:val="1"/>
      <w:marLeft w:val="0"/>
      <w:marRight w:val="0"/>
      <w:marTop w:val="0"/>
      <w:marBottom w:val="0"/>
      <w:divBdr>
        <w:top w:val="none" w:sz="0" w:space="0" w:color="auto"/>
        <w:left w:val="none" w:sz="0" w:space="0" w:color="auto"/>
        <w:bottom w:val="none" w:sz="0" w:space="0" w:color="auto"/>
        <w:right w:val="none" w:sz="0" w:space="0" w:color="auto"/>
      </w:divBdr>
    </w:div>
    <w:div w:id="1742946861">
      <w:bodyDiv w:val="1"/>
      <w:marLeft w:val="0"/>
      <w:marRight w:val="0"/>
      <w:marTop w:val="0"/>
      <w:marBottom w:val="0"/>
      <w:divBdr>
        <w:top w:val="none" w:sz="0" w:space="0" w:color="auto"/>
        <w:left w:val="none" w:sz="0" w:space="0" w:color="auto"/>
        <w:bottom w:val="none" w:sz="0" w:space="0" w:color="auto"/>
        <w:right w:val="none" w:sz="0" w:space="0" w:color="auto"/>
      </w:divBdr>
    </w:div>
    <w:div w:id="1742949749">
      <w:bodyDiv w:val="1"/>
      <w:marLeft w:val="0"/>
      <w:marRight w:val="0"/>
      <w:marTop w:val="0"/>
      <w:marBottom w:val="0"/>
      <w:divBdr>
        <w:top w:val="none" w:sz="0" w:space="0" w:color="auto"/>
        <w:left w:val="none" w:sz="0" w:space="0" w:color="auto"/>
        <w:bottom w:val="none" w:sz="0" w:space="0" w:color="auto"/>
        <w:right w:val="none" w:sz="0" w:space="0" w:color="auto"/>
      </w:divBdr>
    </w:div>
    <w:div w:id="1743211160">
      <w:bodyDiv w:val="1"/>
      <w:marLeft w:val="0"/>
      <w:marRight w:val="0"/>
      <w:marTop w:val="0"/>
      <w:marBottom w:val="0"/>
      <w:divBdr>
        <w:top w:val="none" w:sz="0" w:space="0" w:color="auto"/>
        <w:left w:val="none" w:sz="0" w:space="0" w:color="auto"/>
        <w:bottom w:val="none" w:sz="0" w:space="0" w:color="auto"/>
        <w:right w:val="none" w:sz="0" w:space="0" w:color="auto"/>
      </w:divBdr>
    </w:div>
    <w:div w:id="1743480238">
      <w:bodyDiv w:val="1"/>
      <w:marLeft w:val="0"/>
      <w:marRight w:val="0"/>
      <w:marTop w:val="0"/>
      <w:marBottom w:val="0"/>
      <w:divBdr>
        <w:top w:val="none" w:sz="0" w:space="0" w:color="auto"/>
        <w:left w:val="none" w:sz="0" w:space="0" w:color="auto"/>
        <w:bottom w:val="none" w:sz="0" w:space="0" w:color="auto"/>
        <w:right w:val="none" w:sz="0" w:space="0" w:color="auto"/>
      </w:divBdr>
    </w:div>
    <w:div w:id="1743716515">
      <w:bodyDiv w:val="1"/>
      <w:marLeft w:val="0"/>
      <w:marRight w:val="0"/>
      <w:marTop w:val="0"/>
      <w:marBottom w:val="0"/>
      <w:divBdr>
        <w:top w:val="none" w:sz="0" w:space="0" w:color="auto"/>
        <w:left w:val="none" w:sz="0" w:space="0" w:color="auto"/>
        <w:bottom w:val="none" w:sz="0" w:space="0" w:color="auto"/>
        <w:right w:val="none" w:sz="0" w:space="0" w:color="auto"/>
      </w:divBdr>
    </w:div>
    <w:div w:id="1743867628">
      <w:bodyDiv w:val="1"/>
      <w:marLeft w:val="0"/>
      <w:marRight w:val="0"/>
      <w:marTop w:val="0"/>
      <w:marBottom w:val="0"/>
      <w:divBdr>
        <w:top w:val="none" w:sz="0" w:space="0" w:color="auto"/>
        <w:left w:val="none" w:sz="0" w:space="0" w:color="auto"/>
        <w:bottom w:val="none" w:sz="0" w:space="0" w:color="auto"/>
        <w:right w:val="none" w:sz="0" w:space="0" w:color="auto"/>
      </w:divBdr>
    </w:div>
    <w:div w:id="1743869649">
      <w:bodyDiv w:val="1"/>
      <w:marLeft w:val="0"/>
      <w:marRight w:val="0"/>
      <w:marTop w:val="0"/>
      <w:marBottom w:val="0"/>
      <w:divBdr>
        <w:top w:val="none" w:sz="0" w:space="0" w:color="auto"/>
        <w:left w:val="none" w:sz="0" w:space="0" w:color="auto"/>
        <w:bottom w:val="none" w:sz="0" w:space="0" w:color="auto"/>
        <w:right w:val="none" w:sz="0" w:space="0" w:color="auto"/>
      </w:divBdr>
    </w:div>
    <w:div w:id="1744176453">
      <w:bodyDiv w:val="1"/>
      <w:marLeft w:val="0"/>
      <w:marRight w:val="0"/>
      <w:marTop w:val="0"/>
      <w:marBottom w:val="0"/>
      <w:divBdr>
        <w:top w:val="none" w:sz="0" w:space="0" w:color="auto"/>
        <w:left w:val="none" w:sz="0" w:space="0" w:color="auto"/>
        <w:bottom w:val="none" w:sz="0" w:space="0" w:color="auto"/>
        <w:right w:val="none" w:sz="0" w:space="0" w:color="auto"/>
      </w:divBdr>
    </w:div>
    <w:div w:id="1744333948">
      <w:bodyDiv w:val="1"/>
      <w:marLeft w:val="0"/>
      <w:marRight w:val="0"/>
      <w:marTop w:val="0"/>
      <w:marBottom w:val="0"/>
      <w:divBdr>
        <w:top w:val="none" w:sz="0" w:space="0" w:color="auto"/>
        <w:left w:val="none" w:sz="0" w:space="0" w:color="auto"/>
        <w:bottom w:val="none" w:sz="0" w:space="0" w:color="auto"/>
        <w:right w:val="none" w:sz="0" w:space="0" w:color="auto"/>
      </w:divBdr>
    </w:div>
    <w:div w:id="1744378246">
      <w:bodyDiv w:val="1"/>
      <w:marLeft w:val="0"/>
      <w:marRight w:val="0"/>
      <w:marTop w:val="0"/>
      <w:marBottom w:val="0"/>
      <w:divBdr>
        <w:top w:val="none" w:sz="0" w:space="0" w:color="auto"/>
        <w:left w:val="none" w:sz="0" w:space="0" w:color="auto"/>
        <w:bottom w:val="none" w:sz="0" w:space="0" w:color="auto"/>
        <w:right w:val="none" w:sz="0" w:space="0" w:color="auto"/>
      </w:divBdr>
    </w:div>
    <w:div w:id="1744569864">
      <w:bodyDiv w:val="1"/>
      <w:marLeft w:val="0"/>
      <w:marRight w:val="0"/>
      <w:marTop w:val="0"/>
      <w:marBottom w:val="0"/>
      <w:divBdr>
        <w:top w:val="none" w:sz="0" w:space="0" w:color="auto"/>
        <w:left w:val="none" w:sz="0" w:space="0" w:color="auto"/>
        <w:bottom w:val="none" w:sz="0" w:space="0" w:color="auto"/>
        <w:right w:val="none" w:sz="0" w:space="0" w:color="auto"/>
      </w:divBdr>
    </w:div>
    <w:div w:id="1744717135">
      <w:bodyDiv w:val="1"/>
      <w:marLeft w:val="0"/>
      <w:marRight w:val="0"/>
      <w:marTop w:val="0"/>
      <w:marBottom w:val="0"/>
      <w:divBdr>
        <w:top w:val="none" w:sz="0" w:space="0" w:color="auto"/>
        <w:left w:val="none" w:sz="0" w:space="0" w:color="auto"/>
        <w:bottom w:val="none" w:sz="0" w:space="0" w:color="auto"/>
        <w:right w:val="none" w:sz="0" w:space="0" w:color="auto"/>
      </w:divBdr>
    </w:div>
    <w:div w:id="1744913811">
      <w:bodyDiv w:val="1"/>
      <w:marLeft w:val="0"/>
      <w:marRight w:val="0"/>
      <w:marTop w:val="0"/>
      <w:marBottom w:val="0"/>
      <w:divBdr>
        <w:top w:val="none" w:sz="0" w:space="0" w:color="auto"/>
        <w:left w:val="none" w:sz="0" w:space="0" w:color="auto"/>
        <w:bottom w:val="none" w:sz="0" w:space="0" w:color="auto"/>
        <w:right w:val="none" w:sz="0" w:space="0" w:color="auto"/>
      </w:divBdr>
    </w:div>
    <w:div w:id="1744915309">
      <w:bodyDiv w:val="1"/>
      <w:marLeft w:val="0"/>
      <w:marRight w:val="0"/>
      <w:marTop w:val="0"/>
      <w:marBottom w:val="0"/>
      <w:divBdr>
        <w:top w:val="none" w:sz="0" w:space="0" w:color="auto"/>
        <w:left w:val="none" w:sz="0" w:space="0" w:color="auto"/>
        <w:bottom w:val="none" w:sz="0" w:space="0" w:color="auto"/>
        <w:right w:val="none" w:sz="0" w:space="0" w:color="auto"/>
      </w:divBdr>
    </w:div>
    <w:div w:id="1745839442">
      <w:bodyDiv w:val="1"/>
      <w:marLeft w:val="0"/>
      <w:marRight w:val="0"/>
      <w:marTop w:val="0"/>
      <w:marBottom w:val="0"/>
      <w:divBdr>
        <w:top w:val="none" w:sz="0" w:space="0" w:color="auto"/>
        <w:left w:val="none" w:sz="0" w:space="0" w:color="auto"/>
        <w:bottom w:val="none" w:sz="0" w:space="0" w:color="auto"/>
        <w:right w:val="none" w:sz="0" w:space="0" w:color="auto"/>
      </w:divBdr>
    </w:div>
    <w:div w:id="1745881236">
      <w:bodyDiv w:val="1"/>
      <w:marLeft w:val="0"/>
      <w:marRight w:val="0"/>
      <w:marTop w:val="0"/>
      <w:marBottom w:val="0"/>
      <w:divBdr>
        <w:top w:val="none" w:sz="0" w:space="0" w:color="auto"/>
        <w:left w:val="none" w:sz="0" w:space="0" w:color="auto"/>
        <w:bottom w:val="none" w:sz="0" w:space="0" w:color="auto"/>
        <w:right w:val="none" w:sz="0" w:space="0" w:color="auto"/>
      </w:divBdr>
    </w:div>
    <w:div w:id="1746218137">
      <w:bodyDiv w:val="1"/>
      <w:marLeft w:val="0"/>
      <w:marRight w:val="0"/>
      <w:marTop w:val="0"/>
      <w:marBottom w:val="0"/>
      <w:divBdr>
        <w:top w:val="none" w:sz="0" w:space="0" w:color="auto"/>
        <w:left w:val="none" w:sz="0" w:space="0" w:color="auto"/>
        <w:bottom w:val="none" w:sz="0" w:space="0" w:color="auto"/>
        <w:right w:val="none" w:sz="0" w:space="0" w:color="auto"/>
      </w:divBdr>
    </w:div>
    <w:div w:id="1746607771">
      <w:bodyDiv w:val="1"/>
      <w:marLeft w:val="0"/>
      <w:marRight w:val="0"/>
      <w:marTop w:val="0"/>
      <w:marBottom w:val="0"/>
      <w:divBdr>
        <w:top w:val="none" w:sz="0" w:space="0" w:color="auto"/>
        <w:left w:val="none" w:sz="0" w:space="0" w:color="auto"/>
        <w:bottom w:val="none" w:sz="0" w:space="0" w:color="auto"/>
        <w:right w:val="none" w:sz="0" w:space="0" w:color="auto"/>
      </w:divBdr>
    </w:div>
    <w:div w:id="1746762488">
      <w:bodyDiv w:val="1"/>
      <w:marLeft w:val="0"/>
      <w:marRight w:val="0"/>
      <w:marTop w:val="0"/>
      <w:marBottom w:val="0"/>
      <w:divBdr>
        <w:top w:val="none" w:sz="0" w:space="0" w:color="auto"/>
        <w:left w:val="none" w:sz="0" w:space="0" w:color="auto"/>
        <w:bottom w:val="none" w:sz="0" w:space="0" w:color="auto"/>
        <w:right w:val="none" w:sz="0" w:space="0" w:color="auto"/>
      </w:divBdr>
    </w:div>
    <w:div w:id="1746947887">
      <w:bodyDiv w:val="1"/>
      <w:marLeft w:val="0"/>
      <w:marRight w:val="0"/>
      <w:marTop w:val="0"/>
      <w:marBottom w:val="0"/>
      <w:divBdr>
        <w:top w:val="none" w:sz="0" w:space="0" w:color="auto"/>
        <w:left w:val="none" w:sz="0" w:space="0" w:color="auto"/>
        <w:bottom w:val="none" w:sz="0" w:space="0" w:color="auto"/>
        <w:right w:val="none" w:sz="0" w:space="0" w:color="auto"/>
      </w:divBdr>
    </w:div>
    <w:div w:id="1747147647">
      <w:bodyDiv w:val="1"/>
      <w:marLeft w:val="0"/>
      <w:marRight w:val="0"/>
      <w:marTop w:val="0"/>
      <w:marBottom w:val="0"/>
      <w:divBdr>
        <w:top w:val="none" w:sz="0" w:space="0" w:color="auto"/>
        <w:left w:val="none" w:sz="0" w:space="0" w:color="auto"/>
        <w:bottom w:val="none" w:sz="0" w:space="0" w:color="auto"/>
        <w:right w:val="none" w:sz="0" w:space="0" w:color="auto"/>
      </w:divBdr>
    </w:div>
    <w:div w:id="1747650317">
      <w:bodyDiv w:val="1"/>
      <w:marLeft w:val="0"/>
      <w:marRight w:val="0"/>
      <w:marTop w:val="0"/>
      <w:marBottom w:val="0"/>
      <w:divBdr>
        <w:top w:val="none" w:sz="0" w:space="0" w:color="auto"/>
        <w:left w:val="none" w:sz="0" w:space="0" w:color="auto"/>
        <w:bottom w:val="none" w:sz="0" w:space="0" w:color="auto"/>
        <w:right w:val="none" w:sz="0" w:space="0" w:color="auto"/>
      </w:divBdr>
    </w:div>
    <w:div w:id="1747678445">
      <w:bodyDiv w:val="1"/>
      <w:marLeft w:val="0"/>
      <w:marRight w:val="0"/>
      <w:marTop w:val="0"/>
      <w:marBottom w:val="0"/>
      <w:divBdr>
        <w:top w:val="none" w:sz="0" w:space="0" w:color="auto"/>
        <w:left w:val="none" w:sz="0" w:space="0" w:color="auto"/>
        <w:bottom w:val="none" w:sz="0" w:space="0" w:color="auto"/>
        <w:right w:val="none" w:sz="0" w:space="0" w:color="auto"/>
      </w:divBdr>
    </w:div>
    <w:div w:id="1747800569">
      <w:bodyDiv w:val="1"/>
      <w:marLeft w:val="0"/>
      <w:marRight w:val="0"/>
      <w:marTop w:val="0"/>
      <w:marBottom w:val="0"/>
      <w:divBdr>
        <w:top w:val="none" w:sz="0" w:space="0" w:color="auto"/>
        <w:left w:val="none" w:sz="0" w:space="0" w:color="auto"/>
        <w:bottom w:val="none" w:sz="0" w:space="0" w:color="auto"/>
        <w:right w:val="none" w:sz="0" w:space="0" w:color="auto"/>
      </w:divBdr>
    </w:div>
    <w:div w:id="1747873226">
      <w:bodyDiv w:val="1"/>
      <w:marLeft w:val="0"/>
      <w:marRight w:val="0"/>
      <w:marTop w:val="0"/>
      <w:marBottom w:val="0"/>
      <w:divBdr>
        <w:top w:val="none" w:sz="0" w:space="0" w:color="auto"/>
        <w:left w:val="none" w:sz="0" w:space="0" w:color="auto"/>
        <w:bottom w:val="none" w:sz="0" w:space="0" w:color="auto"/>
        <w:right w:val="none" w:sz="0" w:space="0" w:color="auto"/>
      </w:divBdr>
    </w:div>
    <w:div w:id="1747918683">
      <w:bodyDiv w:val="1"/>
      <w:marLeft w:val="0"/>
      <w:marRight w:val="0"/>
      <w:marTop w:val="0"/>
      <w:marBottom w:val="0"/>
      <w:divBdr>
        <w:top w:val="none" w:sz="0" w:space="0" w:color="auto"/>
        <w:left w:val="none" w:sz="0" w:space="0" w:color="auto"/>
        <w:bottom w:val="none" w:sz="0" w:space="0" w:color="auto"/>
        <w:right w:val="none" w:sz="0" w:space="0" w:color="auto"/>
      </w:divBdr>
    </w:div>
    <w:div w:id="1747923449">
      <w:bodyDiv w:val="1"/>
      <w:marLeft w:val="0"/>
      <w:marRight w:val="0"/>
      <w:marTop w:val="0"/>
      <w:marBottom w:val="0"/>
      <w:divBdr>
        <w:top w:val="none" w:sz="0" w:space="0" w:color="auto"/>
        <w:left w:val="none" w:sz="0" w:space="0" w:color="auto"/>
        <w:bottom w:val="none" w:sz="0" w:space="0" w:color="auto"/>
        <w:right w:val="none" w:sz="0" w:space="0" w:color="auto"/>
      </w:divBdr>
    </w:div>
    <w:div w:id="1747993037">
      <w:bodyDiv w:val="1"/>
      <w:marLeft w:val="0"/>
      <w:marRight w:val="0"/>
      <w:marTop w:val="0"/>
      <w:marBottom w:val="0"/>
      <w:divBdr>
        <w:top w:val="none" w:sz="0" w:space="0" w:color="auto"/>
        <w:left w:val="none" w:sz="0" w:space="0" w:color="auto"/>
        <w:bottom w:val="none" w:sz="0" w:space="0" w:color="auto"/>
        <w:right w:val="none" w:sz="0" w:space="0" w:color="auto"/>
      </w:divBdr>
    </w:div>
    <w:div w:id="1748186498">
      <w:bodyDiv w:val="1"/>
      <w:marLeft w:val="0"/>
      <w:marRight w:val="0"/>
      <w:marTop w:val="0"/>
      <w:marBottom w:val="0"/>
      <w:divBdr>
        <w:top w:val="none" w:sz="0" w:space="0" w:color="auto"/>
        <w:left w:val="none" w:sz="0" w:space="0" w:color="auto"/>
        <w:bottom w:val="none" w:sz="0" w:space="0" w:color="auto"/>
        <w:right w:val="none" w:sz="0" w:space="0" w:color="auto"/>
      </w:divBdr>
    </w:div>
    <w:div w:id="1748384765">
      <w:bodyDiv w:val="1"/>
      <w:marLeft w:val="0"/>
      <w:marRight w:val="0"/>
      <w:marTop w:val="0"/>
      <w:marBottom w:val="0"/>
      <w:divBdr>
        <w:top w:val="none" w:sz="0" w:space="0" w:color="auto"/>
        <w:left w:val="none" w:sz="0" w:space="0" w:color="auto"/>
        <w:bottom w:val="none" w:sz="0" w:space="0" w:color="auto"/>
        <w:right w:val="none" w:sz="0" w:space="0" w:color="auto"/>
      </w:divBdr>
    </w:div>
    <w:div w:id="1748451532">
      <w:bodyDiv w:val="1"/>
      <w:marLeft w:val="0"/>
      <w:marRight w:val="0"/>
      <w:marTop w:val="0"/>
      <w:marBottom w:val="0"/>
      <w:divBdr>
        <w:top w:val="none" w:sz="0" w:space="0" w:color="auto"/>
        <w:left w:val="none" w:sz="0" w:space="0" w:color="auto"/>
        <w:bottom w:val="none" w:sz="0" w:space="0" w:color="auto"/>
        <w:right w:val="none" w:sz="0" w:space="0" w:color="auto"/>
      </w:divBdr>
    </w:div>
    <w:div w:id="1748461187">
      <w:bodyDiv w:val="1"/>
      <w:marLeft w:val="0"/>
      <w:marRight w:val="0"/>
      <w:marTop w:val="0"/>
      <w:marBottom w:val="0"/>
      <w:divBdr>
        <w:top w:val="none" w:sz="0" w:space="0" w:color="auto"/>
        <w:left w:val="none" w:sz="0" w:space="0" w:color="auto"/>
        <w:bottom w:val="none" w:sz="0" w:space="0" w:color="auto"/>
        <w:right w:val="none" w:sz="0" w:space="0" w:color="auto"/>
      </w:divBdr>
    </w:div>
    <w:div w:id="1748502248">
      <w:bodyDiv w:val="1"/>
      <w:marLeft w:val="0"/>
      <w:marRight w:val="0"/>
      <w:marTop w:val="0"/>
      <w:marBottom w:val="0"/>
      <w:divBdr>
        <w:top w:val="none" w:sz="0" w:space="0" w:color="auto"/>
        <w:left w:val="none" w:sz="0" w:space="0" w:color="auto"/>
        <w:bottom w:val="none" w:sz="0" w:space="0" w:color="auto"/>
        <w:right w:val="none" w:sz="0" w:space="0" w:color="auto"/>
      </w:divBdr>
    </w:div>
    <w:div w:id="1748768456">
      <w:bodyDiv w:val="1"/>
      <w:marLeft w:val="0"/>
      <w:marRight w:val="0"/>
      <w:marTop w:val="0"/>
      <w:marBottom w:val="0"/>
      <w:divBdr>
        <w:top w:val="none" w:sz="0" w:space="0" w:color="auto"/>
        <w:left w:val="none" w:sz="0" w:space="0" w:color="auto"/>
        <w:bottom w:val="none" w:sz="0" w:space="0" w:color="auto"/>
        <w:right w:val="none" w:sz="0" w:space="0" w:color="auto"/>
      </w:divBdr>
    </w:div>
    <w:div w:id="1748918987">
      <w:bodyDiv w:val="1"/>
      <w:marLeft w:val="0"/>
      <w:marRight w:val="0"/>
      <w:marTop w:val="0"/>
      <w:marBottom w:val="0"/>
      <w:divBdr>
        <w:top w:val="none" w:sz="0" w:space="0" w:color="auto"/>
        <w:left w:val="none" w:sz="0" w:space="0" w:color="auto"/>
        <w:bottom w:val="none" w:sz="0" w:space="0" w:color="auto"/>
        <w:right w:val="none" w:sz="0" w:space="0" w:color="auto"/>
      </w:divBdr>
    </w:div>
    <w:div w:id="1749226014">
      <w:bodyDiv w:val="1"/>
      <w:marLeft w:val="0"/>
      <w:marRight w:val="0"/>
      <w:marTop w:val="0"/>
      <w:marBottom w:val="0"/>
      <w:divBdr>
        <w:top w:val="none" w:sz="0" w:space="0" w:color="auto"/>
        <w:left w:val="none" w:sz="0" w:space="0" w:color="auto"/>
        <w:bottom w:val="none" w:sz="0" w:space="0" w:color="auto"/>
        <w:right w:val="none" w:sz="0" w:space="0" w:color="auto"/>
      </w:divBdr>
    </w:div>
    <w:div w:id="1749497640">
      <w:bodyDiv w:val="1"/>
      <w:marLeft w:val="0"/>
      <w:marRight w:val="0"/>
      <w:marTop w:val="0"/>
      <w:marBottom w:val="0"/>
      <w:divBdr>
        <w:top w:val="none" w:sz="0" w:space="0" w:color="auto"/>
        <w:left w:val="none" w:sz="0" w:space="0" w:color="auto"/>
        <w:bottom w:val="none" w:sz="0" w:space="0" w:color="auto"/>
        <w:right w:val="none" w:sz="0" w:space="0" w:color="auto"/>
      </w:divBdr>
    </w:div>
    <w:div w:id="1749500216">
      <w:bodyDiv w:val="1"/>
      <w:marLeft w:val="0"/>
      <w:marRight w:val="0"/>
      <w:marTop w:val="0"/>
      <w:marBottom w:val="0"/>
      <w:divBdr>
        <w:top w:val="none" w:sz="0" w:space="0" w:color="auto"/>
        <w:left w:val="none" w:sz="0" w:space="0" w:color="auto"/>
        <w:bottom w:val="none" w:sz="0" w:space="0" w:color="auto"/>
        <w:right w:val="none" w:sz="0" w:space="0" w:color="auto"/>
      </w:divBdr>
    </w:div>
    <w:div w:id="1749693628">
      <w:bodyDiv w:val="1"/>
      <w:marLeft w:val="0"/>
      <w:marRight w:val="0"/>
      <w:marTop w:val="0"/>
      <w:marBottom w:val="0"/>
      <w:divBdr>
        <w:top w:val="none" w:sz="0" w:space="0" w:color="auto"/>
        <w:left w:val="none" w:sz="0" w:space="0" w:color="auto"/>
        <w:bottom w:val="none" w:sz="0" w:space="0" w:color="auto"/>
        <w:right w:val="none" w:sz="0" w:space="0" w:color="auto"/>
      </w:divBdr>
    </w:div>
    <w:div w:id="1751005711">
      <w:bodyDiv w:val="1"/>
      <w:marLeft w:val="0"/>
      <w:marRight w:val="0"/>
      <w:marTop w:val="0"/>
      <w:marBottom w:val="0"/>
      <w:divBdr>
        <w:top w:val="none" w:sz="0" w:space="0" w:color="auto"/>
        <w:left w:val="none" w:sz="0" w:space="0" w:color="auto"/>
        <w:bottom w:val="none" w:sz="0" w:space="0" w:color="auto"/>
        <w:right w:val="none" w:sz="0" w:space="0" w:color="auto"/>
      </w:divBdr>
    </w:div>
    <w:div w:id="1751190686">
      <w:bodyDiv w:val="1"/>
      <w:marLeft w:val="0"/>
      <w:marRight w:val="0"/>
      <w:marTop w:val="0"/>
      <w:marBottom w:val="0"/>
      <w:divBdr>
        <w:top w:val="none" w:sz="0" w:space="0" w:color="auto"/>
        <w:left w:val="none" w:sz="0" w:space="0" w:color="auto"/>
        <w:bottom w:val="none" w:sz="0" w:space="0" w:color="auto"/>
        <w:right w:val="none" w:sz="0" w:space="0" w:color="auto"/>
      </w:divBdr>
    </w:div>
    <w:div w:id="1751345539">
      <w:bodyDiv w:val="1"/>
      <w:marLeft w:val="0"/>
      <w:marRight w:val="0"/>
      <w:marTop w:val="0"/>
      <w:marBottom w:val="0"/>
      <w:divBdr>
        <w:top w:val="none" w:sz="0" w:space="0" w:color="auto"/>
        <w:left w:val="none" w:sz="0" w:space="0" w:color="auto"/>
        <w:bottom w:val="none" w:sz="0" w:space="0" w:color="auto"/>
        <w:right w:val="none" w:sz="0" w:space="0" w:color="auto"/>
      </w:divBdr>
    </w:div>
    <w:div w:id="1751464738">
      <w:bodyDiv w:val="1"/>
      <w:marLeft w:val="0"/>
      <w:marRight w:val="0"/>
      <w:marTop w:val="0"/>
      <w:marBottom w:val="0"/>
      <w:divBdr>
        <w:top w:val="none" w:sz="0" w:space="0" w:color="auto"/>
        <w:left w:val="none" w:sz="0" w:space="0" w:color="auto"/>
        <w:bottom w:val="none" w:sz="0" w:space="0" w:color="auto"/>
        <w:right w:val="none" w:sz="0" w:space="0" w:color="auto"/>
      </w:divBdr>
    </w:div>
    <w:div w:id="1752115481">
      <w:bodyDiv w:val="1"/>
      <w:marLeft w:val="0"/>
      <w:marRight w:val="0"/>
      <w:marTop w:val="0"/>
      <w:marBottom w:val="0"/>
      <w:divBdr>
        <w:top w:val="none" w:sz="0" w:space="0" w:color="auto"/>
        <w:left w:val="none" w:sz="0" w:space="0" w:color="auto"/>
        <w:bottom w:val="none" w:sz="0" w:space="0" w:color="auto"/>
        <w:right w:val="none" w:sz="0" w:space="0" w:color="auto"/>
      </w:divBdr>
    </w:div>
    <w:div w:id="1752196926">
      <w:bodyDiv w:val="1"/>
      <w:marLeft w:val="0"/>
      <w:marRight w:val="0"/>
      <w:marTop w:val="0"/>
      <w:marBottom w:val="0"/>
      <w:divBdr>
        <w:top w:val="none" w:sz="0" w:space="0" w:color="auto"/>
        <w:left w:val="none" w:sz="0" w:space="0" w:color="auto"/>
        <w:bottom w:val="none" w:sz="0" w:space="0" w:color="auto"/>
        <w:right w:val="none" w:sz="0" w:space="0" w:color="auto"/>
      </w:divBdr>
    </w:div>
    <w:div w:id="1752853286">
      <w:bodyDiv w:val="1"/>
      <w:marLeft w:val="0"/>
      <w:marRight w:val="0"/>
      <w:marTop w:val="0"/>
      <w:marBottom w:val="0"/>
      <w:divBdr>
        <w:top w:val="none" w:sz="0" w:space="0" w:color="auto"/>
        <w:left w:val="none" w:sz="0" w:space="0" w:color="auto"/>
        <w:bottom w:val="none" w:sz="0" w:space="0" w:color="auto"/>
        <w:right w:val="none" w:sz="0" w:space="0" w:color="auto"/>
      </w:divBdr>
    </w:div>
    <w:div w:id="1752963607">
      <w:bodyDiv w:val="1"/>
      <w:marLeft w:val="0"/>
      <w:marRight w:val="0"/>
      <w:marTop w:val="0"/>
      <w:marBottom w:val="0"/>
      <w:divBdr>
        <w:top w:val="none" w:sz="0" w:space="0" w:color="auto"/>
        <w:left w:val="none" w:sz="0" w:space="0" w:color="auto"/>
        <w:bottom w:val="none" w:sz="0" w:space="0" w:color="auto"/>
        <w:right w:val="none" w:sz="0" w:space="0" w:color="auto"/>
      </w:divBdr>
    </w:div>
    <w:div w:id="1752965382">
      <w:bodyDiv w:val="1"/>
      <w:marLeft w:val="0"/>
      <w:marRight w:val="0"/>
      <w:marTop w:val="0"/>
      <w:marBottom w:val="0"/>
      <w:divBdr>
        <w:top w:val="none" w:sz="0" w:space="0" w:color="auto"/>
        <w:left w:val="none" w:sz="0" w:space="0" w:color="auto"/>
        <w:bottom w:val="none" w:sz="0" w:space="0" w:color="auto"/>
        <w:right w:val="none" w:sz="0" w:space="0" w:color="auto"/>
      </w:divBdr>
    </w:div>
    <w:div w:id="1753089629">
      <w:bodyDiv w:val="1"/>
      <w:marLeft w:val="0"/>
      <w:marRight w:val="0"/>
      <w:marTop w:val="0"/>
      <w:marBottom w:val="0"/>
      <w:divBdr>
        <w:top w:val="none" w:sz="0" w:space="0" w:color="auto"/>
        <w:left w:val="none" w:sz="0" w:space="0" w:color="auto"/>
        <w:bottom w:val="none" w:sz="0" w:space="0" w:color="auto"/>
        <w:right w:val="none" w:sz="0" w:space="0" w:color="auto"/>
      </w:divBdr>
    </w:div>
    <w:div w:id="1753549112">
      <w:bodyDiv w:val="1"/>
      <w:marLeft w:val="0"/>
      <w:marRight w:val="0"/>
      <w:marTop w:val="0"/>
      <w:marBottom w:val="0"/>
      <w:divBdr>
        <w:top w:val="none" w:sz="0" w:space="0" w:color="auto"/>
        <w:left w:val="none" w:sz="0" w:space="0" w:color="auto"/>
        <w:bottom w:val="none" w:sz="0" w:space="0" w:color="auto"/>
        <w:right w:val="none" w:sz="0" w:space="0" w:color="auto"/>
      </w:divBdr>
    </w:div>
    <w:div w:id="1753549570">
      <w:bodyDiv w:val="1"/>
      <w:marLeft w:val="0"/>
      <w:marRight w:val="0"/>
      <w:marTop w:val="0"/>
      <w:marBottom w:val="0"/>
      <w:divBdr>
        <w:top w:val="none" w:sz="0" w:space="0" w:color="auto"/>
        <w:left w:val="none" w:sz="0" w:space="0" w:color="auto"/>
        <w:bottom w:val="none" w:sz="0" w:space="0" w:color="auto"/>
        <w:right w:val="none" w:sz="0" w:space="0" w:color="auto"/>
      </w:divBdr>
    </w:div>
    <w:div w:id="1753551221">
      <w:bodyDiv w:val="1"/>
      <w:marLeft w:val="0"/>
      <w:marRight w:val="0"/>
      <w:marTop w:val="0"/>
      <w:marBottom w:val="0"/>
      <w:divBdr>
        <w:top w:val="none" w:sz="0" w:space="0" w:color="auto"/>
        <w:left w:val="none" w:sz="0" w:space="0" w:color="auto"/>
        <w:bottom w:val="none" w:sz="0" w:space="0" w:color="auto"/>
        <w:right w:val="none" w:sz="0" w:space="0" w:color="auto"/>
      </w:divBdr>
    </w:div>
    <w:div w:id="1754277694">
      <w:bodyDiv w:val="1"/>
      <w:marLeft w:val="0"/>
      <w:marRight w:val="0"/>
      <w:marTop w:val="0"/>
      <w:marBottom w:val="0"/>
      <w:divBdr>
        <w:top w:val="none" w:sz="0" w:space="0" w:color="auto"/>
        <w:left w:val="none" w:sz="0" w:space="0" w:color="auto"/>
        <w:bottom w:val="none" w:sz="0" w:space="0" w:color="auto"/>
        <w:right w:val="none" w:sz="0" w:space="0" w:color="auto"/>
      </w:divBdr>
    </w:div>
    <w:div w:id="1754352240">
      <w:bodyDiv w:val="1"/>
      <w:marLeft w:val="0"/>
      <w:marRight w:val="0"/>
      <w:marTop w:val="0"/>
      <w:marBottom w:val="0"/>
      <w:divBdr>
        <w:top w:val="none" w:sz="0" w:space="0" w:color="auto"/>
        <w:left w:val="none" w:sz="0" w:space="0" w:color="auto"/>
        <w:bottom w:val="none" w:sz="0" w:space="0" w:color="auto"/>
        <w:right w:val="none" w:sz="0" w:space="0" w:color="auto"/>
      </w:divBdr>
    </w:div>
    <w:div w:id="1754543244">
      <w:bodyDiv w:val="1"/>
      <w:marLeft w:val="0"/>
      <w:marRight w:val="0"/>
      <w:marTop w:val="0"/>
      <w:marBottom w:val="0"/>
      <w:divBdr>
        <w:top w:val="none" w:sz="0" w:space="0" w:color="auto"/>
        <w:left w:val="none" w:sz="0" w:space="0" w:color="auto"/>
        <w:bottom w:val="none" w:sz="0" w:space="0" w:color="auto"/>
        <w:right w:val="none" w:sz="0" w:space="0" w:color="auto"/>
      </w:divBdr>
    </w:div>
    <w:div w:id="1754549423">
      <w:bodyDiv w:val="1"/>
      <w:marLeft w:val="0"/>
      <w:marRight w:val="0"/>
      <w:marTop w:val="0"/>
      <w:marBottom w:val="0"/>
      <w:divBdr>
        <w:top w:val="none" w:sz="0" w:space="0" w:color="auto"/>
        <w:left w:val="none" w:sz="0" w:space="0" w:color="auto"/>
        <w:bottom w:val="none" w:sz="0" w:space="0" w:color="auto"/>
        <w:right w:val="none" w:sz="0" w:space="0" w:color="auto"/>
      </w:divBdr>
    </w:div>
    <w:div w:id="1754811639">
      <w:bodyDiv w:val="1"/>
      <w:marLeft w:val="0"/>
      <w:marRight w:val="0"/>
      <w:marTop w:val="0"/>
      <w:marBottom w:val="0"/>
      <w:divBdr>
        <w:top w:val="none" w:sz="0" w:space="0" w:color="auto"/>
        <w:left w:val="none" w:sz="0" w:space="0" w:color="auto"/>
        <w:bottom w:val="none" w:sz="0" w:space="0" w:color="auto"/>
        <w:right w:val="none" w:sz="0" w:space="0" w:color="auto"/>
      </w:divBdr>
    </w:div>
    <w:div w:id="1754889622">
      <w:bodyDiv w:val="1"/>
      <w:marLeft w:val="0"/>
      <w:marRight w:val="0"/>
      <w:marTop w:val="0"/>
      <w:marBottom w:val="0"/>
      <w:divBdr>
        <w:top w:val="none" w:sz="0" w:space="0" w:color="auto"/>
        <w:left w:val="none" w:sz="0" w:space="0" w:color="auto"/>
        <w:bottom w:val="none" w:sz="0" w:space="0" w:color="auto"/>
        <w:right w:val="none" w:sz="0" w:space="0" w:color="auto"/>
      </w:divBdr>
    </w:div>
    <w:div w:id="1754930616">
      <w:bodyDiv w:val="1"/>
      <w:marLeft w:val="0"/>
      <w:marRight w:val="0"/>
      <w:marTop w:val="0"/>
      <w:marBottom w:val="0"/>
      <w:divBdr>
        <w:top w:val="none" w:sz="0" w:space="0" w:color="auto"/>
        <w:left w:val="none" w:sz="0" w:space="0" w:color="auto"/>
        <w:bottom w:val="none" w:sz="0" w:space="0" w:color="auto"/>
        <w:right w:val="none" w:sz="0" w:space="0" w:color="auto"/>
      </w:divBdr>
    </w:div>
    <w:div w:id="1755391911">
      <w:bodyDiv w:val="1"/>
      <w:marLeft w:val="0"/>
      <w:marRight w:val="0"/>
      <w:marTop w:val="0"/>
      <w:marBottom w:val="0"/>
      <w:divBdr>
        <w:top w:val="none" w:sz="0" w:space="0" w:color="auto"/>
        <w:left w:val="none" w:sz="0" w:space="0" w:color="auto"/>
        <w:bottom w:val="none" w:sz="0" w:space="0" w:color="auto"/>
        <w:right w:val="none" w:sz="0" w:space="0" w:color="auto"/>
      </w:divBdr>
    </w:div>
    <w:div w:id="1755518081">
      <w:bodyDiv w:val="1"/>
      <w:marLeft w:val="0"/>
      <w:marRight w:val="0"/>
      <w:marTop w:val="0"/>
      <w:marBottom w:val="0"/>
      <w:divBdr>
        <w:top w:val="none" w:sz="0" w:space="0" w:color="auto"/>
        <w:left w:val="none" w:sz="0" w:space="0" w:color="auto"/>
        <w:bottom w:val="none" w:sz="0" w:space="0" w:color="auto"/>
        <w:right w:val="none" w:sz="0" w:space="0" w:color="auto"/>
      </w:divBdr>
    </w:div>
    <w:div w:id="1755785021">
      <w:bodyDiv w:val="1"/>
      <w:marLeft w:val="0"/>
      <w:marRight w:val="0"/>
      <w:marTop w:val="0"/>
      <w:marBottom w:val="0"/>
      <w:divBdr>
        <w:top w:val="none" w:sz="0" w:space="0" w:color="auto"/>
        <w:left w:val="none" w:sz="0" w:space="0" w:color="auto"/>
        <w:bottom w:val="none" w:sz="0" w:space="0" w:color="auto"/>
        <w:right w:val="none" w:sz="0" w:space="0" w:color="auto"/>
      </w:divBdr>
    </w:div>
    <w:div w:id="1756197656">
      <w:bodyDiv w:val="1"/>
      <w:marLeft w:val="0"/>
      <w:marRight w:val="0"/>
      <w:marTop w:val="0"/>
      <w:marBottom w:val="0"/>
      <w:divBdr>
        <w:top w:val="none" w:sz="0" w:space="0" w:color="auto"/>
        <w:left w:val="none" w:sz="0" w:space="0" w:color="auto"/>
        <w:bottom w:val="none" w:sz="0" w:space="0" w:color="auto"/>
        <w:right w:val="none" w:sz="0" w:space="0" w:color="auto"/>
      </w:divBdr>
    </w:div>
    <w:div w:id="1756317645">
      <w:bodyDiv w:val="1"/>
      <w:marLeft w:val="0"/>
      <w:marRight w:val="0"/>
      <w:marTop w:val="0"/>
      <w:marBottom w:val="0"/>
      <w:divBdr>
        <w:top w:val="none" w:sz="0" w:space="0" w:color="auto"/>
        <w:left w:val="none" w:sz="0" w:space="0" w:color="auto"/>
        <w:bottom w:val="none" w:sz="0" w:space="0" w:color="auto"/>
        <w:right w:val="none" w:sz="0" w:space="0" w:color="auto"/>
      </w:divBdr>
    </w:div>
    <w:div w:id="1756321031">
      <w:bodyDiv w:val="1"/>
      <w:marLeft w:val="0"/>
      <w:marRight w:val="0"/>
      <w:marTop w:val="0"/>
      <w:marBottom w:val="0"/>
      <w:divBdr>
        <w:top w:val="none" w:sz="0" w:space="0" w:color="auto"/>
        <w:left w:val="none" w:sz="0" w:space="0" w:color="auto"/>
        <w:bottom w:val="none" w:sz="0" w:space="0" w:color="auto"/>
        <w:right w:val="none" w:sz="0" w:space="0" w:color="auto"/>
      </w:divBdr>
    </w:div>
    <w:div w:id="1756631329">
      <w:bodyDiv w:val="1"/>
      <w:marLeft w:val="0"/>
      <w:marRight w:val="0"/>
      <w:marTop w:val="0"/>
      <w:marBottom w:val="0"/>
      <w:divBdr>
        <w:top w:val="none" w:sz="0" w:space="0" w:color="auto"/>
        <w:left w:val="none" w:sz="0" w:space="0" w:color="auto"/>
        <w:bottom w:val="none" w:sz="0" w:space="0" w:color="auto"/>
        <w:right w:val="none" w:sz="0" w:space="0" w:color="auto"/>
      </w:divBdr>
    </w:div>
    <w:div w:id="1756702970">
      <w:bodyDiv w:val="1"/>
      <w:marLeft w:val="0"/>
      <w:marRight w:val="0"/>
      <w:marTop w:val="0"/>
      <w:marBottom w:val="0"/>
      <w:divBdr>
        <w:top w:val="none" w:sz="0" w:space="0" w:color="auto"/>
        <w:left w:val="none" w:sz="0" w:space="0" w:color="auto"/>
        <w:bottom w:val="none" w:sz="0" w:space="0" w:color="auto"/>
        <w:right w:val="none" w:sz="0" w:space="0" w:color="auto"/>
      </w:divBdr>
    </w:div>
    <w:div w:id="1756782931">
      <w:bodyDiv w:val="1"/>
      <w:marLeft w:val="0"/>
      <w:marRight w:val="0"/>
      <w:marTop w:val="0"/>
      <w:marBottom w:val="0"/>
      <w:divBdr>
        <w:top w:val="none" w:sz="0" w:space="0" w:color="auto"/>
        <w:left w:val="none" w:sz="0" w:space="0" w:color="auto"/>
        <w:bottom w:val="none" w:sz="0" w:space="0" w:color="auto"/>
        <w:right w:val="none" w:sz="0" w:space="0" w:color="auto"/>
      </w:divBdr>
    </w:div>
    <w:div w:id="1756897338">
      <w:bodyDiv w:val="1"/>
      <w:marLeft w:val="0"/>
      <w:marRight w:val="0"/>
      <w:marTop w:val="0"/>
      <w:marBottom w:val="0"/>
      <w:divBdr>
        <w:top w:val="none" w:sz="0" w:space="0" w:color="auto"/>
        <w:left w:val="none" w:sz="0" w:space="0" w:color="auto"/>
        <w:bottom w:val="none" w:sz="0" w:space="0" w:color="auto"/>
        <w:right w:val="none" w:sz="0" w:space="0" w:color="auto"/>
      </w:divBdr>
    </w:div>
    <w:div w:id="1757286236">
      <w:bodyDiv w:val="1"/>
      <w:marLeft w:val="0"/>
      <w:marRight w:val="0"/>
      <w:marTop w:val="0"/>
      <w:marBottom w:val="0"/>
      <w:divBdr>
        <w:top w:val="none" w:sz="0" w:space="0" w:color="auto"/>
        <w:left w:val="none" w:sz="0" w:space="0" w:color="auto"/>
        <w:bottom w:val="none" w:sz="0" w:space="0" w:color="auto"/>
        <w:right w:val="none" w:sz="0" w:space="0" w:color="auto"/>
      </w:divBdr>
    </w:div>
    <w:div w:id="1757438401">
      <w:bodyDiv w:val="1"/>
      <w:marLeft w:val="0"/>
      <w:marRight w:val="0"/>
      <w:marTop w:val="0"/>
      <w:marBottom w:val="0"/>
      <w:divBdr>
        <w:top w:val="none" w:sz="0" w:space="0" w:color="auto"/>
        <w:left w:val="none" w:sz="0" w:space="0" w:color="auto"/>
        <w:bottom w:val="none" w:sz="0" w:space="0" w:color="auto"/>
        <w:right w:val="none" w:sz="0" w:space="0" w:color="auto"/>
      </w:divBdr>
    </w:div>
    <w:div w:id="1757483996">
      <w:bodyDiv w:val="1"/>
      <w:marLeft w:val="0"/>
      <w:marRight w:val="0"/>
      <w:marTop w:val="0"/>
      <w:marBottom w:val="0"/>
      <w:divBdr>
        <w:top w:val="none" w:sz="0" w:space="0" w:color="auto"/>
        <w:left w:val="none" w:sz="0" w:space="0" w:color="auto"/>
        <w:bottom w:val="none" w:sz="0" w:space="0" w:color="auto"/>
        <w:right w:val="none" w:sz="0" w:space="0" w:color="auto"/>
      </w:divBdr>
    </w:div>
    <w:div w:id="1757634477">
      <w:bodyDiv w:val="1"/>
      <w:marLeft w:val="0"/>
      <w:marRight w:val="0"/>
      <w:marTop w:val="0"/>
      <w:marBottom w:val="0"/>
      <w:divBdr>
        <w:top w:val="none" w:sz="0" w:space="0" w:color="auto"/>
        <w:left w:val="none" w:sz="0" w:space="0" w:color="auto"/>
        <w:bottom w:val="none" w:sz="0" w:space="0" w:color="auto"/>
        <w:right w:val="none" w:sz="0" w:space="0" w:color="auto"/>
      </w:divBdr>
    </w:div>
    <w:div w:id="1757707100">
      <w:bodyDiv w:val="1"/>
      <w:marLeft w:val="0"/>
      <w:marRight w:val="0"/>
      <w:marTop w:val="0"/>
      <w:marBottom w:val="0"/>
      <w:divBdr>
        <w:top w:val="none" w:sz="0" w:space="0" w:color="auto"/>
        <w:left w:val="none" w:sz="0" w:space="0" w:color="auto"/>
        <w:bottom w:val="none" w:sz="0" w:space="0" w:color="auto"/>
        <w:right w:val="none" w:sz="0" w:space="0" w:color="auto"/>
      </w:divBdr>
    </w:div>
    <w:div w:id="1757826735">
      <w:bodyDiv w:val="1"/>
      <w:marLeft w:val="0"/>
      <w:marRight w:val="0"/>
      <w:marTop w:val="0"/>
      <w:marBottom w:val="0"/>
      <w:divBdr>
        <w:top w:val="none" w:sz="0" w:space="0" w:color="auto"/>
        <w:left w:val="none" w:sz="0" w:space="0" w:color="auto"/>
        <w:bottom w:val="none" w:sz="0" w:space="0" w:color="auto"/>
        <w:right w:val="none" w:sz="0" w:space="0" w:color="auto"/>
      </w:divBdr>
    </w:div>
    <w:div w:id="1757894693">
      <w:bodyDiv w:val="1"/>
      <w:marLeft w:val="0"/>
      <w:marRight w:val="0"/>
      <w:marTop w:val="0"/>
      <w:marBottom w:val="0"/>
      <w:divBdr>
        <w:top w:val="none" w:sz="0" w:space="0" w:color="auto"/>
        <w:left w:val="none" w:sz="0" w:space="0" w:color="auto"/>
        <w:bottom w:val="none" w:sz="0" w:space="0" w:color="auto"/>
        <w:right w:val="none" w:sz="0" w:space="0" w:color="auto"/>
      </w:divBdr>
    </w:div>
    <w:div w:id="1757895792">
      <w:bodyDiv w:val="1"/>
      <w:marLeft w:val="0"/>
      <w:marRight w:val="0"/>
      <w:marTop w:val="0"/>
      <w:marBottom w:val="0"/>
      <w:divBdr>
        <w:top w:val="none" w:sz="0" w:space="0" w:color="auto"/>
        <w:left w:val="none" w:sz="0" w:space="0" w:color="auto"/>
        <w:bottom w:val="none" w:sz="0" w:space="0" w:color="auto"/>
        <w:right w:val="none" w:sz="0" w:space="0" w:color="auto"/>
      </w:divBdr>
    </w:div>
    <w:div w:id="1758015580">
      <w:bodyDiv w:val="1"/>
      <w:marLeft w:val="0"/>
      <w:marRight w:val="0"/>
      <w:marTop w:val="0"/>
      <w:marBottom w:val="0"/>
      <w:divBdr>
        <w:top w:val="none" w:sz="0" w:space="0" w:color="auto"/>
        <w:left w:val="none" w:sz="0" w:space="0" w:color="auto"/>
        <w:bottom w:val="none" w:sz="0" w:space="0" w:color="auto"/>
        <w:right w:val="none" w:sz="0" w:space="0" w:color="auto"/>
      </w:divBdr>
    </w:div>
    <w:div w:id="1758164128">
      <w:bodyDiv w:val="1"/>
      <w:marLeft w:val="0"/>
      <w:marRight w:val="0"/>
      <w:marTop w:val="0"/>
      <w:marBottom w:val="0"/>
      <w:divBdr>
        <w:top w:val="none" w:sz="0" w:space="0" w:color="auto"/>
        <w:left w:val="none" w:sz="0" w:space="0" w:color="auto"/>
        <w:bottom w:val="none" w:sz="0" w:space="0" w:color="auto"/>
        <w:right w:val="none" w:sz="0" w:space="0" w:color="auto"/>
      </w:divBdr>
    </w:div>
    <w:div w:id="1758208144">
      <w:bodyDiv w:val="1"/>
      <w:marLeft w:val="0"/>
      <w:marRight w:val="0"/>
      <w:marTop w:val="0"/>
      <w:marBottom w:val="0"/>
      <w:divBdr>
        <w:top w:val="none" w:sz="0" w:space="0" w:color="auto"/>
        <w:left w:val="none" w:sz="0" w:space="0" w:color="auto"/>
        <w:bottom w:val="none" w:sz="0" w:space="0" w:color="auto"/>
        <w:right w:val="none" w:sz="0" w:space="0" w:color="auto"/>
      </w:divBdr>
    </w:div>
    <w:div w:id="1758208535">
      <w:bodyDiv w:val="1"/>
      <w:marLeft w:val="0"/>
      <w:marRight w:val="0"/>
      <w:marTop w:val="0"/>
      <w:marBottom w:val="0"/>
      <w:divBdr>
        <w:top w:val="none" w:sz="0" w:space="0" w:color="auto"/>
        <w:left w:val="none" w:sz="0" w:space="0" w:color="auto"/>
        <w:bottom w:val="none" w:sz="0" w:space="0" w:color="auto"/>
        <w:right w:val="none" w:sz="0" w:space="0" w:color="auto"/>
      </w:divBdr>
    </w:div>
    <w:div w:id="1758552723">
      <w:bodyDiv w:val="1"/>
      <w:marLeft w:val="0"/>
      <w:marRight w:val="0"/>
      <w:marTop w:val="0"/>
      <w:marBottom w:val="0"/>
      <w:divBdr>
        <w:top w:val="none" w:sz="0" w:space="0" w:color="auto"/>
        <w:left w:val="none" w:sz="0" w:space="0" w:color="auto"/>
        <w:bottom w:val="none" w:sz="0" w:space="0" w:color="auto"/>
        <w:right w:val="none" w:sz="0" w:space="0" w:color="auto"/>
      </w:divBdr>
    </w:div>
    <w:div w:id="1758862807">
      <w:bodyDiv w:val="1"/>
      <w:marLeft w:val="0"/>
      <w:marRight w:val="0"/>
      <w:marTop w:val="0"/>
      <w:marBottom w:val="0"/>
      <w:divBdr>
        <w:top w:val="none" w:sz="0" w:space="0" w:color="auto"/>
        <w:left w:val="none" w:sz="0" w:space="0" w:color="auto"/>
        <w:bottom w:val="none" w:sz="0" w:space="0" w:color="auto"/>
        <w:right w:val="none" w:sz="0" w:space="0" w:color="auto"/>
      </w:divBdr>
    </w:div>
    <w:div w:id="1759055903">
      <w:bodyDiv w:val="1"/>
      <w:marLeft w:val="0"/>
      <w:marRight w:val="0"/>
      <w:marTop w:val="0"/>
      <w:marBottom w:val="0"/>
      <w:divBdr>
        <w:top w:val="none" w:sz="0" w:space="0" w:color="auto"/>
        <w:left w:val="none" w:sz="0" w:space="0" w:color="auto"/>
        <w:bottom w:val="none" w:sz="0" w:space="0" w:color="auto"/>
        <w:right w:val="none" w:sz="0" w:space="0" w:color="auto"/>
      </w:divBdr>
    </w:div>
    <w:div w:id="1759204960">
      <w:bodyDiv w:val="1"/>
      <w:marLeft w:val="0"/>
      <w:marRight w:val="0"/>
      <w:marTop w:val="0"/>
      <w:marBottom w:val="0"/>
      <w:divBdr>
        <w:top w:val="none" w:sz="0" w:space="0" w:color="auto"/>
        <w:left w:val="none" w:sz="0" w:space="0" w:color="auto"/>
        <w:bottom w:val="none" w:sz="0" w:space="0" w:color="auto"/>
        <w:right w:val="none" w:sz="0" w:space="0" w:color="auto"/>
      </w:divBdr>
    </w:div>
    <w:div w:id="1759255228">
      <w:bodyDiv w:val="1"/>
      <w:marLeft w:val="0"/>
      <w:marRight w:val="0"/>
      <w:marTop w:val="0"/>
      <w:marBottom w:val="0"/>
      <w:divBdr>
        <w:top w:val="none" w:sz="0" w:space="0" w:color="auto"/>
        <w:left w:val="none" w:sz="0" w:space="0" w:color="auto"/>
        <w:bottom w:val="none" w:sz="0" w:space="0" w:color="auto"/>
        <w:right w:val="none" w:sz="0" w:space="0" w:color="auto"/>
      </w:divBdr>
    </w:div>
    <w:div w:id="1759518084">
      <w:bodyDiv w:val="1"/>
      <w:marLeft w:val="0"/>
      <w:marRight w:val="0"/>
      <w:marTop w:val="0"/>
      <w:marBottom w:val="0"/>
      <w:divBdr>
        <w:top w:val="none" w:sz="0" w:space="0" w:color="auto"/>
        <w:left w:val="none" w:sz="0" w:space="0" w:color="auto"/>
        <w:bottom w:val="none" w:sz="0" w:space="0" w:color="auto"/>
        <w:right w:val="none" w:sz="0" w:space="0" w:color="auto"/>
      </w:divBdr>
    </w:div>
    <w:div w:id="1759786404">
      <w:bodyDiv w:val="1"/>
      <w:marLeft w:val="0"/>
      <w:marRight w:val="0"/>
      <w:marTop w:val="0"/>
      <w:marBottom w:val="0"/>
      <w:divBdr>
        <w:top w:val="none" w:sz="0" w:space="0" w:color="auto"/>
        <w:left w:val="none" w:sz="0" w:space="0" w:color="auto"/>
        <w:bottom w:val="none" w:sz="0" w:space="0" w:color="auto"/>
        <w:right w:val="none" w:sz="0" w:space="0" w:color="auto"/>
      </w:divBdr>
    </w:div>
    <w:div w:id="1759868807">
      <w:bodyDiv w:val="1"/>
      <w:marLeft w:val="0"/>
      <w:marRight w:val="0"/>
      <w:marTop w:val="0"/>
      <w:marBottom w:val="0"/>
      <w:divBdr>
        <w:top w:val="none" w:sz="0" w:space="0" w:color="auto"/>
        <w:left w:val="none" w:sz="0" w:space="0" w:color="auto"/>
        <w:bottom w:val="none" w:sz="0" w:space="0" w:color="auto"/>
        <w:right w:val="none" w:sz="0" w:space="0" w:color="auto"/>
      </w:divBdr>
    </w:div>
    <w:div w:id="1759904313">
      <w:bodyDiv w:val="1"/>
      <w:marLeft w:val="0"/>
      <w:marRight w:val="0"/>
      <w:marTop w:val="0"/>
      <w:marBottom w:val="0"/>
      <w:divBdr>
        <w:top w:val="none" w:sz="0" w:space="0" w:color="auto"/>
        <w:left w:val="none" w:sz="0" w:space="0" w:color="auto"/>
        <w:bottom w:val="none" w:sz="0" w:space="0" w:color="auto"/>
        <w:right w:val="none" w:sz="0" w:space="0" w:color="auto"/>
      </w:divBdr>
    </w:div>
    <w:div w:id="1759978584">
      <w:bodyDiv w:val="1"/>
      <w:marLeft w:val="0"/>
      <w:marRight w:val="0"/>
      <w:marTop w:val="0"/>
      <w:marBottom w:val="0"/>
      <w:divBdr>
        <w:top w:val="none" w:sz="0" w:space="0" w:color="auto"/>
        <w:left w:val="none" w:sz="0" w:space="0" w:color="auto"/>
        <w:bottom w:val="none" w:sz="0" w:space="0" w:color="auto"/>
        <w:right w:val="none" w:sz="0" w:space="0" w:color="auto"/>
      </w:divBdr>
    </w:div>
    <w:div w:id="1760059193">
      <w:bodyDiv w:val="1"/>
      <w:marLeft w:val="0"/>
      <w:marRight w:val="0"/>
      <w:marTop w:val="0"/>
      <w:marBottom w:val="0"/>
      <w:divBdr>
        <w:top w:val="none" w:sz="0" w:space="0" w:color="auto"/>
        <w:left w:val="none" w:sz="0" w:space="0" w:color="auto"/>
        <w:bottom w:val="none" w:sz="0" w:space="0" w:color="auto"/>
        <w:right w:val="none" w:sz="0" w:space="0" w:color="auto"/>
      </w:divBdr>
    </w:div>
    <w:div w:id="1760177789">
      <w:bodyDiv w:val="1"/>
      <w:marLeft w:val="0"/>
      <w:marRight w:val="0"/>
      <w:marTop w:val="0"/>
      <w:marBottom w:val="0"/>
      <w:divBdr>
        <w:top w:val="none" w:sz="0" w:space="0" w:color="auto"/>
        <w:left w:val="none" w:sz="0" w:space="0" w:color="auto"/>
        <w:bottom w:val="none" w:sz="0" w:space="0" w:color="auto"/>
        <w:right w:val="none" w:sz="0" w:space="0" w:color="auto"/>
      </w:divBdr>
    </w:div>
    <w:div w:id="1760248061">
      <w:bodyDiv w:val="1"/>
      <w:marLeft w:val="0"/>
      <w:marRight w:val="0"/>
      <w:marTop w:val="0"/>
      <w:marBottom w:val="0"/>
      <w:divBdr>
        <w:top w:val="none" w:sz="0" w:space="0" w:color="auto"/>
        <w:left w:val="none" w:sz="0" w:space="0" w:color="auto"/>
        <w:bottom w:val="none" w:sz="0" w:space="0" w:color="auto"/>
        <w:right w:val="none" w:sz="0" w:space="0" w:color="auto"/>
      </w:divBdr>
    </w:div>
    <w:div w:id="1760515411">
      <w:bodyDiv w:val="1"/>
      <w:marLeft w:val="0"/>
      <w:marRight w:val="0"/>
      <w:marTop w:val="0"/>
      <w:marBottom w:val="0"/>
      <w:divBdr>
        <w:top w:val="none" w:sz="0" w:space="0" w:color="auto"/>
        <w:left w:val="none" w:sz="0" w:space="0" w:color="auto"/>
        <w:bottom w:val="none" w:sz="0" w:space="0" w:color="auto"/>
        <w:right w:val="none" w:sz="0" w:space="0" w:color="auto"/>
      </w:divBdr>
    </w:div>
    <w:div w:id="1760786361">
      <w:bodyDiv w:val="1"/>
      <w:marLeft w:val="0"/>
      <w:marRight w:val="0"/>
      <w:marTop w:val="0"/>
      <w:marBottom w:val="0"/>
      <w:divBdr>
        <w:top w:val="none" w:sz="0" w:space="0" w:color="auto"/>
        <w:left w:val="none" w:sz="0" w:space="0" w:color="auto"/>
        <w:bottom w:val="none" w:sz="0" w:space="0" w:color="auto"/>
        <w:right w:val="none" w:sz="0" w:space="0" w:color="auto"/>
      </w:divBdr>
    </w:div>
    <w:div w:id="1761297433">
      <w:bodyDiv w:val="1"/>
      <w:marLeft w:val="0"/>
      <w:marRight w:val="0"/>
      <w:marTop w:val="0"/>
      <w:marBottom w:val="0"/>
      <w:divBdr>
        <w:top w:val="none" w:sz="0" w:space="0" w:color="auto"/>
        <w:left w:val="none" w:sz="0" w:space="0" w:color="auto"/>
        <w:bottom w:val="none" w:sz="0" w:space="0" w:color="auto"/>
        <w:right w:val="none" w:sz="0" w:space="0" w:color="auto"/>
      </w:divBdr>
    </w:div>
    <w:div w:id="1761413957">
      <w:bodyDiv w:val="1"/>
      <w:marLeft w:val="0"/>
      <w:marRight w:val="0"/>
      <w:marTop w:val="0"/>
      <w:marBottom w:val="0"/>
      <w:divBdr>
        <w:top w:val="none" w:sz="0" w:space="0" w:color="auto"/>
        <w:left w:val="none" w:sz="0" w:space="0" w:color="auto"/>
        <w:bottom w:val="none" w:sz="0" w:space="0" w:color="auto"/>
        <w:right w:val="none" w:sz="0" w:space="0" w:color="auto"/>
      </w:divBdr>
    </w:div>
    <w:div w:id="1761489532">
      <w:bodyDiv w:val="1"/>
      <w:marLeft w:val="0"/>
      <w:marRight w:val="0"/>
      <w:marTop w:val="0"/>
      <w:marBottom w:val="0"/>
      <w:divBdr>
        <w:top w:val="none" w:sz="0" w:space="0" w:color="auto"/>
        <w:left w:val="none" w:sz="0" w:space="0" w:color="auto"/>
        <w:bottom w:val="none" w:sz="0" w:space="0" w:color="auto"/>
        <w:right w:val="none" w:sz="0" w:space="0" w:color="auto"/>
      </w:divBdr>
    </w:div>
    <w:div w:id="1761674819">
      <w:bodyDiv w:val="1"/>
      <w:marLeft w:val="0"/>
      <w:marRight w:val="0"/>
      <w:marTop w:val="0"/>
      <w:marBottom w:val="0"/>
      <w:divBdr>
        <w:top w:val="none" w:sz="0" w:space="0" w:color="auto"/>
        <w:left w:val="none" w:sz="0" w:space="0" w:color="auto"/>
        <w:bottom w:val="none" w:sz="0" w:space="0" w:color="auto"/>
        <w:right w:val="none" w:sz="0" w:space="0" w:color="auto"/>
      </w:divBdr>
    </w:div>
    <w:div w:id="1761827315">
      <w:bodyDiv w:val="1"/>
      <w:marLeft w:val="0"/>
      <w:marRight w:val="0"/>
      <w:marTop w:val="0"/>
      <w:marBottom w:val="0"/>
      <w:divBdr>
        <w:top w:val="none" w:sz="0" w:space="0" w:color="auto"/>
        <w:left w:val="none" w:sz="0" w:space="0" w:color="auto"/>
        <w:bottom w:val="none" w:sz="0" w:space="0" w:color="auto"/>
        <w:right w:val="none" w:sz="0" w:space="0" w:color="auto"/>
      </w:divBdr>
    </w:div>
    <w:div w:id="1762069842">
      <w:bodyDiv w:val="1"/>
      <w:marLeft w:val="0"/>
      <w:marRight w:val="0"/>
      <w:marTop w:val="0"/>
      <w:marBottom w:val="0"/>
      <w:divBdr>
        <w:top w:val="none" w:sz="0" w:space="0" w:color="auto"/>
        <w:left w:val="none" w:sz="0" w:space="0" w:color="auto"/>
        <w:bottom w:val="none" w:sz="0" w:space="0" w:color="auto"/>
        <w:right w:val="none" w:sz="0" w:space="0" w:color="auto"/>
      </w:divBdr>
    </w:div>
    <w:div w:id="1762486769">
      <w:bodyDiv w:val="1"/>
      <w:marLeft w:val="0"/>
      <w:marRight w:val="0"/>
      <w:marTop w:val="0"/>
      <w:marBottom w:val="0"/>
      <w:divBdr>
        <w:top w:val="none" w:sz="0" w:space="0" w:color="auto"/>
        <w:left w:val="none" w:sz="0" w:space="0" w:color="auto"/>
        <w:bottom w:val="none" w:sz="0" w:space="0" w:color="auto"/>
        <w:right w:val="none" w:sz="0" w:space="0" w:color="auto"/>
      </w:divBdr>
    </w:div>
    <w:div w:id="1762528559">
      <w:bodyDiv w:val="1"/>
      <w:marLeft w:val="0"/>
      <w:marRight w:val="0"/>
      <w:marTop w:val="0"/>
      <w:marBottom w:val="0"/>
      <w:divBdr>
        <w:top w:val="none" w:sz="0" w:space="0" w:color="auto"/>
        <w:left w:val="none" w:sz="0" w:space="0" w:color="auto"/>
        <w:bottom w:val="none" w:sz="0" w:space="0" w:color="auto"/>
        <w:right w:val="none" w:sz="0" w:space="0" w:color="auto"/>
      </w:divBdr>
    </w:div>
    <w:div w:id="1762601199">
      <w:bodyDiv w:val="1"/>
      <w:marLeft w:val="0"/>
      <w:marRight w:val="0"/>
      <w:marTop w:val="0"/>
      <w:marBottom w:val="0"/>
      <w:divBdr>
        <w:top w:val="none" w:sz="0" w:space="0" w:color="auto"/>
        <w:left w:val="none" w:sz="0" w:space="0" w:color="auto"/>
        <w:bottom w:val="none" w:sz="0" w:space="0" w:color="auto"/>
        <w:right w:val="none" w:sz="0" w:space="0" w:color="auto"/>
      </w:divBdr>
    </w:div>
    <w:div w:id="1762679733">
      <w:bodyDiv w:val="1"/>
      <w:marLeft w:val="0"/>
      <w:marRight w:val="0"/>
      <w:marTop w:val="0"/>
      <w:marBottom w:val="0"/>
      <w:divBdr>
        <w:top w:val="none" w:sz="0" w:space="0" w:color="auto"/>
        <w:left w:val="none" w:sz="0" w:space="0" w:color="auto"/>
        <w:bottom w:val="none" w:sz="0" w:space="0" w:color="auto"/>
        <w:right w:val="none" w:sz="0" w:space="0" w:color="auto"/>
      </w:divBdr>
    </w:div>
    <w:div w:id="1762682771">
      <w:bodyDiv w:val="1"/>
      <w:marLeft w:val="0"/>
      <w:marRight w:val="0"/>
      <w:marTop w:val="0"/>
      <w:marBottom w:val="0"/>
      <w:divBdr>
        <w:top w:val="none" w:sz="0" w:space="0" w:color="auto"/>
        <w:left w:val="none" w:sz="0" w:space="0" w:color="auto"/>
        <w:bottom w:val="none" w:sz="0" w:space="0" w:color="auto"/>
        <w:right w:val="none" w:sz="0" w:space="0" w:color="auto"/>
      </w:divBdr>
    </w:div>
    <w:div w:id="1762753851">
      <w:bodyDiv w:val="1"/>
      <w:marLeft w:val="0"/>
      <w:marRight w:val="0"/>
      <w:marTop w:val="0"/>
      <w:marBottom w:val="0"/>
      <w:divBdr>
        <w:top w:val="none" w:sz="0" w:space="0" w:color="auto"/>
        <w:left w:val="none" w:sz="0" w:space="0" w:color="auto"/>
        <w:bottom w:val="none" w:sz="0" w:space="0" w:color="auto"/>
        <w:right w:val="none" w:sz="0" w:space="0" w:color="auto"/>
      </w:divBdr>
    </w:div>
    <w:div w:id="1763642522">
      <w:bodyDiv w:val="1"/>
      <w:marLeft w:val="0"/>
      <w:marRight w:val="0"/>
      <w:marTop w:val="0"/>
      <w:marBottom w:val="0"/>
      <w:divBdr>
        <w:top w:val="none" w:sz="0" w:space="0" w:color="auto"/>
        <w:left w:val="none" w:sz="0" w:space="0" w:color="auto"/>
        <w:bottom w:val="none" w:sz="0" w:space="0" w:color="auto"/>
        <w:right w:val="none" w:sz="0" w:space="0" w:color="auto"/>
      </w:divBdr>
    </w:div>
    <w:div w:id="1763918304">
      <w:bodyDiv w:val="1"/>
      <w:marLeft w:val="0"/>
      <w:marRight w:val="0"/>
      <w:marTop w:val="0"/>
      <w:marBottom w:val="0"/>
      <w:divBdr>
        <w:top w:val="none" w:sz="0" w:space="0" w:color="auto"/>
        <w:left w:val="none" w:sz="0" w:space="0" w:color="auto"/>
        <w:bottom w:val="none" w:sz="0" w:space="0" w:color="auto"/>
        <w:right w:val="none" w:sz="0" w:space="0" w:color="auto"/>
      </w:divBdr>
    </w:div>
    <w:div w:id="1764378995">
      <w:bodyDiv w:val="1"/>
      <w:marLeft w:val="0"/>
      <w:marRight w:val="0"/>
      <w:marTop w:val="0"/>
      <w:marBottom w:val="0"/>
      <w:divBdr>
        <w:top w:val="none" w:sz="0" w:space="0" w:color="auto"/>
        <w:left w:val="none" w:sz="0" w:space="0" w:color="auto"/>
        <w:bottom w:val="none" w:sz="0" w:space="0" w:color="auto"/>
        <w:right w:val="none" w:sz="0" w:space="0" w:color="auto"/>
      </w:divBdr>
    </w:div>
    <w:div w:id="1764447851">
      <w:bodyDiv w:val="1"/>
      <w:marLeft w:val="0"/>
      <w:marRight w:val="0"/>
      <w:marTop w:val="0"/>
      <w:marBottom w:val="0"/>
      <w:divBdr>
        <w:top w:val="none" w:sz="0" w:space="0" w:color="auto"/>
        <w:left w:val="none" w:sz="0" w:space="0" w:color="auto"/>
        <w:bottom w:val="none" w:sz="0" w:space="0" w:color="auto"/>
        <w:right w:val="none" w:sz="0" w:space="0" w:color="auto"/>
      </w:divBdr>
    </w:div>
    <w:div w:id="1764522030">
      <w:bodyDiv w:val="1"/>
      <w:marLeft w:val="0"/>
      <w:marRight w:val="0"/>
      <w:marTop w:val="0"/>
      <w:marBottom w:val="0"/>
      <w:divBdr>
        <w:top w:val="none" w:sz="0" w:space="0" w:color="auto"/>
        <w:left w:val="none" w:sz="0" w:space="0" w:color="auto"/>
        <w:bottom w:val="none" w:sz="0" w:space="0" w:color="auto"/>
        <w:right w:val="none" w:sz="0" w:space="0" w:color="auto"/>
      </w:divBdr>
    </w:div>
    <w:div w:id="1764758642">
      <w:bodyDiv w:val="1"/>
      <w:marLeft w:val="0"/>
      <w:marRight w:val="0"/>
      <w:marTop w:val="0"/>
      <w:marBottom w:val="0"/>
      <w:divBdr>
        <w:top w:val="none" w:sz="0" w:space="0" w:color="auto"/>
        <w:left w:val="none" w:sz="0" w:space="0" w:color="auto"/>
        <w:bottom w:val="none" w:sz="0" w:space="0" w:color="auto"/>
        <w:right w:val="none" w:sz="0" w:space="0" w:color="auto"/>
      </w:divBdr>
    </w:div>
    <w:div w:id="1765034062">
      <w:bodyDiv w:val="1"/>
      <w:marLeft w:val="0"/>
      <w:marRight w:val="0"/>
      <w:marTop w:val="0"/>
      <w:marBottom w:val="0"/>
      <w:divBdr>
        <w:top w:val="none" w:sz="0" w:space="0" w:color="auto"/>
        <w:left w:val="none" w:sz="0" w:space="0" w:color="auto"/>
        <w:bottom w:val="none" w:sz="0" w:space="0" w:color="auto"/>
        <w:right w:val="none" w:sz="0" w:space="0" w:color="auto"/>
      </w:divBdr>
    </w:div>
    <w:div w:id="1765108396">
      <w:bodyDiv w:val="1"/>
      <w:marLeft w:val="0"/>
      <w:marRight w:val="0"/>
      <w:marTop w:val="0"/>
      <w:marBottom w:val="0"/>
      <w:divBdr>
        <w:top w:val="none" w:sz="0" w:space="0" w:color="auto"/>
        <w:left w:val="none" w:sz="0" w:space="0" w:color="auto"/>
        <w:bottom w:val="none" w:sz="0" w:space="0" w:color="auto"/>
        <w:right w:val="none" w:sz="0" w:space="0" w:color="auto"/>
      </w:divBdr>
    </w:div>
    <w:div w:id="1765179176">
      <w:bodyDiv w:val="1"/>
      <w:marLeft w:val="0"/>
      <w:marRight w:val="0"/>
      <w:marTop w:val="0"/>
      <w:marBottom w:val="0"/>
      <w:divBdr>
        <w:top w:val="none" w:sz="0" w:space="0" w:color="auto"/>
        <w:left w:val="none" w:sz="0" w:space="0" w:color="auto"/>
        <w:bottom w:val="none" w:sz="0" w:space="0" w:color="auto"/>
        <w:right w:val="none" w:sz="0" w:space="0" w:color="auto"/>
      </w:divBdr>
    </w:div>
    <w:div w:id="1765370786">
      <w:bodyDiv w:val="1"/>
      <w:marLeft w:val="0"/>
      <w:marRight w:val="0"/>
      <w:marTop w:val="0"/>
      <w:marBottom w:val="0"/>
      <w:divBdr>
        <w:top w:val="none" w:sz="0" w:space="0" w:color="auto"/>
        <w:left w:val="none" w:sz="0" w:space="0" w:color="auto"/>
        <w:bottom w:val="none" w:sz="0" w:space="0" w:color="auto"/>
        <w:right w:val="none" w:sz="0" w:space="0" w:color="auto"/>
      </w:divBdr>
    </w:div>
    <w:div w:id="1765566139">
      <w:bodyDiv w:val="1"/>
      <w:marLeft w:val="0"/>
      <w:marRight w:val="0"/>
      <w:marTop w:val="0"/>
      <w:marBottom w:val="0"/>
      <w:divBdr>
        <w:top w:val="none" w:sz="0" w:space="0" w:color="auto"/>
        <w:left w:val="none" w:sz="0" w:space="0" w:color="auto"/>
        <w:bottom w:val="none" w:sz="0" w:space="0" w:color="auto"/>
        <w:right w:val="none" w:sz="0" w:space="0" w:color="auto"/>
      </w:divBdr>
    </w:div>
    <w:div w:id="1765609046">
      <w:bodyDiv w:val="1"/>
      <w:marLeft w:val="0"/>
      <w:marRight w:val="0"/>
      <w:marTop w:val="0"/>
      <w:marBottom w:val="0"/>
      <w:divBdr>
        <w:top w:val="none" w:sz="0" w:space="0" w:color="auto"/>
        <w:left w:val="none" w:sz="0" w:space="0" w:color="auto"/>
        <w:bottom w:val="none" w:sz="0" w:space="0" w:color="auto"/>
        <w:right w:val="none" w:sz="0" w:space="0" w:color="auto"/>
      </w:divBdr>
    </w:div>
    <w:div w:id="1765683094">
      <w:bodyDiv w:val="1"/>
      <w:marLeft w:val="0"/>
      <w:marRight w:val="0"/>
      <w:marTop w:val="0"/>
      <w:marBottom w:val="0"/>
      <w:divBdr>
        <w:top w:val="none" w:sz="0" w:space="0" w:color="auto"/>
        <w:left w:val="none" w:sz="0" w:space="0" w:color="auto"/>
        <w:bottom w:val="none" w:sz="0" w:space="0" w:color="auto"/>
        <w:right w:val="none" w:sz="0" w:space="0" w:color="auto"/>
      </w:divBdr>
    </w:div>
    <w:div w:id="1765686602">
      <w:bodyDiv w:val="1"/>
      <w:marLeft w:val="0"/>
      <w:marRight w:val="0"/>
      <w:marTop w:val="0"/>
      <w:marBottom w:val="0"/>
      <w:divBdr>
        <w:top w:val="none" w:sz="0" w:space="0" w:color="auto"/>
        <w:left w:val="none" w:sz="0" w:space="0" w:color="auto"/>
        <w:bottom w:val="none" w:sz="0" w:space="0" w:color="auto"/>
        <w:right w:val="none" w:sz="0" w:space="0" w:color="auto"/>
      </w:divBdr>
    </w:div>
    <w:div w:id="1766075910">
      <w:bodyDiv w:val="1"/>
      <w:marLeft w:val="0"/>
      <w:marRight w:val="0"/>
      <w:marTop w:val="0"/>
      <w:marBottom w:val="0"/>
      <w:divBdr>
        <w:top w:val="none" w:sz="0" w:space="0" w:color="auto"/>
        <w:left w:val="none" w:sz="0" w:space="0" w:color="auto"/>
        <w:bottom w:val="none" w:sz="0" w:space="0" w:color="auto"/>
        <w:right w:val="none" w:sz="0" w:space="0" w:color="auto"/>
      </w:divBdr>
    </w:div>
    <w:div w:id="1766225994">
      <w:bodyDiv w:val="1"/>
      <w:marLeft w:val="0"/>
      <w:marRight w:val="0"/>
      <w:marTop w:val="0"/>
      <w:marBottom w:val="0"/>
      <w:divBdr>
        <w:top w:val="none" w:sz="0" w:space="0" w:color="auto"/>
        <w:left w:val="none" w:sz="0" w:space="0" w:color="auto"/>
        <w:bottom w:val="none" w:sz="0" w:space="0" w:color="auto"/>
        <w:right w:val="none" w:sz="0" w:space="0" w:color="auto"/>
      </w:divBdr>
    </w:div>
    <w:div w:id="1766421452">
      <w:bodyDiv w:val="1"/>
      <w:marLeft w:val="0"/>
      <w:marRight w:val="0"/>
      <w:marTop w:val="0"/>
      <w:marBottom w:val="0"/>
      <w:divBdr>
        <w:top w:val="none" w:sz="0" w:space="0" w:color="auto"/>
        <w:left w:val="none" w:sz="0" w:space="0" w:color="auto"/>
        <w:bottom w:val="none" w:sz="0" w:space="0" w:color="auto"/>
        <w:right w:val="none" w:sz="0" w:space="0" w:color="auto"/>
      </w:divBdr>
    </w:div>
    <w:div w:id="1766611011">
      <w:bodyDiv w:val="1"/>
      <w:marLeft w:val="0"/>
      <w:marRight w:val="0"/>
      <w:marTop w:val="0"/>
      <w:marBottom w:val="0"/>
      <w:divBdr>
        <w:top w:val="none" w:sz="0" w:space="0" w:color="auto"/>
        <w:left w:val="none" w:sz="0" w:space="0" w:color="auto"/>
        <w:bottom w:val="none" w:sz="0" w:space="0" w:color="auto"/>
        <w:right w:val="none" w:sz="0" w:space="0" w:color="auto"/>
      </w:divBdr>
    </w:div>
    <w:div w:id="1766801670">
      <w:bodyDiv w:val="1"/>
      <w:marLeft w:val="0"/>
      <w:marRight w:val="0"/>
      <w:marTop w:val="0"/>
      <w:marBottom w:val="0"/>
      <w:divBdr>
        <w:top w:val="none" w:sz="0" w:space="0" w:color="auto"/>
        <w:left w:val="none" w:sz="0" w:space="0" w:color="auto"/>
        <w:bottom w:val="none" w:sz="0" w:space="0" w:color="auto"/>
        <w:right w:val="none" w:sz="0" w:space="0" w:color="auto"/>
      </w:divBdr>
    </w:div>
    <w:div w:id="1766876554">
      <w:bodyDiv w:val="1"/>
      <w:marLeft w:val="0"/>
      <w:marRight w:val="0"/>
      <w:marTop w:val="0"/>
      <w:marBottom w:val="0"/>
      <w:divBdr>
        <w:top w:val="none" w:sz="0" w:space="0" w:color="auto"/>
        <w:left w:val="none" w:sz="0" w:space="0" w:color="auto"/>
        <w:bottom w:val="none" w:sz="0" w:space="0" w:color="auto"/>
        <w:right w:val="none" w:sz="0" w:space="0" w:color="auto"/>
      </w:divBdr>
    </w:div>
    <w:div w:id="1767000291">
      <w:bodyDiv w:val="1"/>
      <w:marLeft w:val="0"/>
      <w:marRight w:val="0"/>
      <w:marTop w:val="0"/>
      <w:marBottom w:val="0"/>
      <w:divBdr>
        <w:top w:val="none" w:sz="0" w:space="0" w:color="auto"/>
        <w:left w:val="none" w:sz="0" w:space="0" w:color="auto"/>
        <w:bottom w:val="none" w:sz="0" w:space="0" w:color="auto"/>
        <w:right w:val="none" w:sz="0" w:space="0" w:color="auto"/>
      </w:divBdr>
    </w:div>
    <w:div w:id="1767382694">
      <w:bodyDiv w:val="1"/>
      <w:marLeft w:val="0"/>
      <w:marRight w:val="0"/>
      <w:marTop w:val="0"/>
      <w:marBottom w:val="0"/>
      <w:divBdr>
        <w:top w:val="none" w:sz="0" w:space="0" w:color="auto"/>
        <w:left w:val="none" w:sz="0" w:space="0" w:color="auto"/>
        <w:bottom w:val="none" w:sz="0" w:space="0" w:color="auto"/>
        <w:right w:val="none" w:sz="0" w:space="0" w:color="auto"/>
      </w:divBdr>
    </w:div>
    <w:div w:id="1767536961">
      <w:bodyDiv w:val="1"/>
      <w:marLeft w:val="0"/>
      <w:marRight w:val="0"/>
      <w:marTop w:val="0"/>
      <w:marBottom w:val="0"/>
      <w:divBdr>
        <w:top w:val="none" w:sz="0" w:space="0" w:color="auto"/>
        <w:left w:val="none" w:sz="0" w:space="0" w:color="auto"/>
        <w:bottom w:val="none" w:sz="0" w:space="0" w:color="auto"/>
        <w:right w:val="none" w:sz="0" w:space="0" w:color="auto"/>
      </w:divBdr>
    </w:div>
    <w:div w:id="1767654479">
      <w:bodyDiv w:val="1"/>
      <w:marLeft w:val="0"/>
      <w:marRight w:val="0"/>
      <w:marTop w:val="0"/>
      <w:marBottom w:val="0"/>
      <w:divBdr>
        <w:top w:val="none" w:sz="0" w:space="0" w:color="auto"/>
        <w:left w:val="none" w:sz="0" w:space="0" w:color="auto"/>
        <w:bottom w:val="none" w:sz="0" w:space="0" w:color="auto"/>
        <w:right w:val="none" w:sz="0" w:space="0" w:color="auto"/>
      </w:divBdr>
    </w:div>
    <w:div w:id="1767769195">
      <w:bodyDiv w:val="1"/>
      <w:marLeft w:val="0"/>
      <w:marRight w:val="0"/>
      <w:marTop w:val="0"/>
      <w:marBottom w:val="0"/>
      <w:divBdr>
        <w:top w:val="none" w:sz="0" w:space="0" w:color="auto"/>
        <w:left w:val="none" w:sz="0" w:space="0" w:color="auto"/>
        <w:bottom w:val="none" w:sz="0" w:space="0" w:color="auto"/>
        <w:right w:val="none" w:sz="0" w:space="0" w:color="auto"/>
      </w:divBdr>
    </w:div>
    <w:div w:id="1768187170">
      <w:bodyDiv w:val="1"/>
      <w:marLeft w:val="0"/>
      <w:marRight w:val="0"/>
      <w:marTop w:val="0"/>
      <w:marBottom w:val="0"/>
      <w:divBdr>
        <w:top w:val="none" w:sz="0" w:space="0" w:color="auto"/>
        <w:left w:val="none" w:sz="0" w:space="0" w:color="auto"/>
        <w:bottom w:val="none" w:sz="0" w:space="0" w:color="auto"/>
        <w:right w:val="none" w:sz="0" w:space="0" w:color="auto"/>
      </w:divBdr>
    </w:div>
    <w:div w:id="1768693426">
      <w:bodyDiv w:val="1"/>
      <w:marLeft w:val="0"/>
      <w:marRight w:val="0"/>
      <w:marTop w:val="0"/>
      <w:marBottom w:val="0"/>
      <w:divBdr>
        <w:top w:val="none" w:sz="0" w:space="0" w:color="auto"/>
        <w:left w:val="none" w:sz="0" w:space="0" w:color="auto"/>
        <w:bottom w:val="none" w:sz="0" w:space="0" w:color="auto"/>
        <w:right w:val="none" w:sz="0" w:space="0" w:color="auto"/>
      </w:divBdr>
    </w:div>
    <w:div w:id="1768845541">
      <w:bodyDiv w:val="1"/>
      <w:marLeft w:val="0"/>
      <w:marRight w:val="0"/>
      <w:marTop w:val="0"/>
      <w:marBottom w:val="0"/>
      <w:divBdr>
        <w:top w:val="none" w:sz="0" w:space="0" w:color="auto"/>
        <w:left w:val="none" w:sz="0" w:space="0" w:color="auto"/>
        <w:bottom w:val="none" w:sz="0" w:space="0" w:color="auto"/>
        <w:right w:val="none" w:sz="0" w:space="0" w:color="auto"/>
      </w:divBdr>
    </w:div>
    <w:div w:id="1768963340">
      <w:bodyDiv w:val="1"/>
      <w:marLeft w:val="0"/>
      <w:marRight w:val="0"/>
      <w:marTop w:val="0"/>
      <w:marBottom w:val="0"/>
      <w:divBdr>
        <w:top w:val="none" w:sz="0" w:space="0" w:color="auto"/>
        <w:left w:val="none" w:sz="0" w:space="0" w:color="auto"/>
        <w:bottom w:val="none" w:sz="0" w:space="0" w:color="auto"/>
        <w:right w:val="none" w:sz="0" w:space="0" w:color="auto"/>
      </w:divBdr>
    </w:div>
    <w:div w:id="1768965183">
      <w:bodyDiv w:val="1"/>
      <w:marLeft w:val="0"/>
      <w:marRight w:val="0"/>
      <w:marTop w:val="0"/>
      <w:marBottom w:val="0"/>
      <w:divBdr>
        <w:top w:val="none" w:sz="0" w:space="0" w:color="auto"/>
        <w:left w:val="none" w:sz="0" w:space="0" w:color="auto"/>
        <w:bottom w:val="none" w:sz="0" w:space="0" w:color="auto"/>
        <w:right w:val="none" w:sz="0" w:space="0" w:color="auto"/>
      </w:divBdr>
    </w:div>
    <w:div w:id="1769078947">
      <w:bodyDiv w:val="1"/>
      <w:marLeft w:val="0"/>
      <w:marRight w:val="0"/>
      <w:marTop w:val="0"/>
      <w:marBottom w:val="0"/>
      <w:divBdr>
        <w:top w:val="none" w:sz="0" w:space="0" w:color="auto"/>
        <w:left w:val="none" w:sz="0" w:space="0" w:color="auto"/>
        <w:bottom w:val="none" w:sz="0" w:space="0" w:color="auto"/>
        <w:right w:val="none" w:sz="0" w:space="0" w:color="auto"/>
      </w:divBdr>
    </w:div>
    <w:div w:id="1769349318">
      <w:bodyDiv w:val="1"/>
      <w:marLeft w:val="0"/>
      <w:marRight w:val="0"/>
      <w:marTop w:val="0"/>
      <w:marBottom w:val="0"/>
      <w:divBdr>
        <w:top w:val="none" w:sz="0" w:space="0" w:color="auto"/>
        <w:left w:val="none" w:sz="0" w:space="0" w:color="auto"/>
        <w:bottom w:val="none" w:sz="0" w:space="0" w:color="auto"/>
        <w:right w:val="none" w:sz="0" w:space="0" w:color="auto"/>
      </w:divBdr>
    </w:div>
    <w:div w:id="1769958974">
      <w:bodyDiv w:val="1"/>
      <w:marLeft w:val="0"/>
      <w:marRight w:val="0"/>
      <w:marTop w:val="0"/>
      <w:marBottom w:val="0"/>
      <w:divBdr>
        <w:top w:val="none" w:sz="0" w:space="0" w:color="auto"/>
        <w:left w:val="none" w:sz="0" w:space="0" w:color="auto"/>
        <w:bottom w:val="none" w:sz="0" w:space="0" w:color="auto"/>
        <w:right w:val="none" w:sz="0" w:space="0" w:color="auto"/>
      </w:divBdr>
    </w:div>
    <w:div w:id="1769960933">
      <w:bodyDiv w:val="1"/>
      <w:marLeft w:val="0"/>
      <w:marRight w:val="0"/>
      <w:marTop w:val="0"/>
      <w:marBottom w:val="0"/>
      <w:divBdr>
        <w:top w:val="none" w:sz="0" w:space="0" w:color="auto"/>
        <w:left w:val="none" w:sz="0" w:space="0" w:color="auto"/>
        <w:bottom w:val="none" w:sz="0" w:space="0" w:color="auto"/>
        <w:right w:val="none" w:sz="0" w:space="0" w:color="auto"/>
      </w:divBdr>
    </w:div>
    <w:div w:id="1770009536">
      <w:bodyDiv w:val="1"/>
      <w:marLeft w:val="0"/>
      <w:marRight w:val="0"/>
      <w:marTop w:val="0"/>
      <w:marBottom w:val="0"/>
      <w:divBdr>
        <w:top w:val="none" w:sz="0" w:space="0" w:color="auto"/>
        <w:left w:val="none" w:sz="0" w:space="0" w:color="auto"/>
        <w:bottom w:val="none" w:sz="0" w:space="0" w:color="auto"/>
        <w:right w:val="none" w:sz="0" w:space="0" w:color="auto"/>
      </w:divBdr>
    </w:div>
    <w:div w:id="1770202411">
      <w:bodyDiv w:val="1"/>
      <w:marLeft w:val="0"/>
      <w:marRight w:val="0"/>
      <w:marTop w:val="0"/>
      <w:marBottom w:val="0"/>
      <w:divBdr>
        <w:top w:val="none" w:sz="0" w:space="0" w:color="auto"/>
        <w:left w:val="none" w:sz="0" w:space="0" w:color="auto"/>
        <w:bottom w:val="none" w:sz="0" w:space="0" w:color="auto"/>
        <w:right w:val="none" w:sz="0" w:space="0" w:color="auto"/>
      </w:divBdr>
    </w:div>
    <w:div w:id="1770541364">
      <w:bodyDiv w:val="1"/>
      <w:marLeft w:val="0"/>
      <w:marRight w:val="0"/>
      <w:marTop w:val="0"/>
      <w:marBottom w:val="0"/>
      <w:divBdr>
        <w:top w:val="none" w:sz="0" w:space="0" w:color="auto"/>
        <w:left w:val="none" w:sz="0" w:space="0" w:color="auto"/>
        <w:bottom w:val="none" w:sz="0" w:space="0" w:color="auto"/>
        <w:right w:val="none" w:sz="0" w:space="0" w:color="auto"/>
      </w:divBdr>
    </w:div>
    <w:div w:id="1770589419">
      <w:bodyDiv w:val="1"/>
      <w:marLeft w:val="0"/>
      <w:marRight w:val="0"/>
      <w:marTop w:val="0"/>
      <w:marBottom w:val="0"/>
      <w:divBdr>
        <w:top w:val="none" w:sz="0" w:space="0" w:color="auto"/>
        <w:left w:val="none" w:sz="0" w:space="0" w:color="auto"/>
        <w:bottom w:val="none" w:sz="0" w:space="0" w:color="auto"/>
        <w:right w:val="none" w:sz="0" w:space="0" w:color="auto"/>
      </w:divBdr>
    </w:div>
    <w:div w:id="1770656775">
      <w:bodyDiv w:val="1"/>
      <w:marLeft w:val="0"/>
      <w:marRight w:val="0"/>
      <w:marTop w:val="0"/>
      <w:marBottom w:val="0"/>
      <w:divBdr>
        <w:top w:val="none" w:sz="0" w:space="0" w:color="auto"/>
        <w:left w:val="none" w:sz="0" w:space="0" w:color="auto"/>
        <w:bottom w:val="none" w:sz="0" w:space="0" w:color="auto"/>
        <w:right w:val="none" w:sz="0" w:space="0" w:color="auto"/>
      </w:divBdr>
    </w:div>
    <w:div w:id="1770739420">
      <w:bodyDiv w:val="1"/>
      <w:marLeft w:val="0"/>
      <w:marRight w:val="0"/>
      <w:marTop w:val="0"/>
      <w:marBottom w:val="0"/>
      <w:divBdr>
        <w:top w:val="none" w:sz="0" w:space="0" w:color="auto"/>
        <w:left w:val="none" w:sz="0" w:space="0" w:color="auto"/>
        <w:bottom w:val="none" w:sz="0" w:space="0" w:color="auto"/>
        <w:right w:val="none" w:sz="0" w:space="0" w:color="auto"/>
      </w:divBdr>
    </w:div>
    <w:div w:id="1770740214">
      <w:bodyDiv w:val="1"/>
      <w:marLeft w:val="0"/>
      <w:marRight w:val="0"/>
      <w:marTop w:val="0"/>
      <w:marBottom w:val="0"/>
      <w:divBdr>
        <w:top w:val="none" w:sz="0" w:space="0" w:color="auto"/>
        <w:left w:val="none" w:sz="0" w:space="0" w:color="auto"/>
        <w:bottom w:val="none" w:sz="0" w:space="0" w:color="auto"/>
        <w:right w:val="none" w:sz="0" w:space="0" w:color="auto"/>
      </w:divBdr>
    </w:div>
    <w:div w:id="1771198198">
      <w:bodyDiv w:val="1"/>
      <w:marLeft w:val="0"/>
      <w:marRight w:val="0"/>
      <w:marTop w:val="0"/>
      <w:marBottom w:val="0"/>
      <w:divBdr>
        <w:top w:val="none" w:sz="0" w:space="0" w:color="auto"/>
        <w:left w:val="none" w:sz="0" w:space="0" w:color="auto"/>
        <w:bottom w:val="none" w:sz="0" w:space="0" w:color="auto"/>
        <w:right w:val="none" w:sz="0" w:space="0" w:color="auto"/>
      </w:divBdr>
    </w:div>
    <w:div w:id="1771506264">
      <w:bodyDiv w:val="1"/>
      <w:marLeft w:val="0"/>
      <w:marRight w:val="0"/>
      <w:marTop w:val="0"/>
      <w:marBottom w:val="0"/>
      <w:divBdr>
        <w:top w:val="none" w:sz="0" w:space="0" w:color="auto"/>
        <w:left w:val="none" w:sz="0" w:space="0" w:color="auto"/>
        <w:bottom w:val="none" w:sz="0" w:space="0" w:color="auto"/>
        <w:right w:val="none" w:sz="0" w:space="0" w:color="auto"/>
      </w:divBdr>
    </w:div>
    <w:div w:id="1771584221">
      <w:bodyDiv w:val="1"/>
      <w:marLeft w:val="0"/>
      <w:marRight w:val="0"/>
      <w:marTop w:val="0"/>
      <w:marBottom w:val="0"/>
      <w:divBdr>
        <w:top w:val="none" w:sz="0" w:space="0" w:color="auto"/>
        <w:left w:val="none" w:sz="0" w:space="0" w:color="auto"/>
        <w:bottom w:val="none" w:sz="0" w:space="0" w:color="auto"/>
        <w:right w:val="none" w:sz="0" w:space="0" w:color="auto"/>
      </w:divBdr>
    </w:div>
    <w:div w:id="1771587564">
      <w:bodyDiv w:val="1"/>
      <w:marLeft w:val="0"/>
      <w:marRight w:val="0"/>
      <w:marTop w:val="0"/>
      <w:marBottom w:val="0"/>
      <w:divBdr>
        <w:top w:val="none" w:sz="0" w:space="0" w:color="auto"/>
        <w:left w:val="none" w:sz="0" w:space="0" w:color="auto"/>
        <w:bottom w:val="none" w:sz="0" w:space="0" w:color="auto"/>
        <w:right w:val="none" w:sz="0" w:space="0" w:color="auto"/>
      </w:divBdr>
    </w:div>
    <w:div w:id="1771701054">
      <w:bodyDiv w:val="1"/>
      <w:marLeft w:val="0"/>
      <w:marRight w:val="0"/>
      <w:marTop w:val="0"/>
      <w:marBottom w:val="0"/>
      <w:divBdr>
        <w:top w:val="none" w:sz="0" w:space="0" w:color="auto"/>
        <w:left w:val="none" w:sz="0" w:space="0" w:color="auto"/>
        <w:bottom w:val="none" w:sz="0" w:space="0" w:color="auto"/>
        <w:right w:val="none" w:sz="0" w:space="0" w:color="auto"/>
      </w:divBdr>
    </w:div>
    <w:div w:id="1772046820">
      <w:bodyDiv w:val="1"/>
      <w:marLeft w:val="0"/>
      <w:marRight w:val="0"/>
      <w:marTop w:val="0"/>
      <w:marBottom w:val="0"/>
      <w:divBdr>
        <w:top w:val="none" w:sz="0" w:space="0" w:color="auto"/>
        <w:left w:val="none" w:sz="0" w:space="0" w:color="auto"/>
        <w:bottom w:val="none" w:sz="0" w:space="0" w:color="auto"/>
        <w:right w:val="none" w:sz="0" w:space="0" w:color="auto"/>
      </w:divBdr>
    </w:div>
    <w:div w:id="1772582926">
      <w:bodyDiv w:val="1"/>
      <w:marLeft w:val="0"/>
      <w:marRight w:val="0"/>
      <w:marTop w:val="0"/>
      <w:marBottom w:val="0"/>
      <w:divBdr>
        <w:top w:val="none" w:sz="0" w:space="0" w:color="auto"/>
        <w:left w:val="none" w:sz="0" w:space="0" w:color="auto"/>
        <w:bottom w:val="none" w:sz="0" w:space="0" w:color="auto"/>
        <w:right w:val="none" w:sz="0" w:space="0" w:color="auto"/>
      </w:divBdr>
    </w:div>
    <w:div w:id="1772703583">
      <w:bodyDiv w:val="1"/>
      <w:marLeft w:val="0"/>
      <w:marRight w:val="0"/>
      <w:marTop w:val="0"/>
      <w:marBottom w:val="0"/>
      <w:divBdr>
        <w:top w:val="none" w:sz="0" w:space="0" w:color="auto"/>
        <w:left w:val="none" w:sz="0" w:space="0" w:color="auto"/>
        <w:bottom w:val="none" w:sz="0" w:space="0" w:color="auto"/>
        <w:right w:val="none" w:sz="0" w:space="0" w:color="auto"/>
      </w:divBdr>
    </w:div>
    <w:div w:id="1772776246">
      <w:bodyDiv w:val="1"/>
      <w:marLeft w:val="0"/>
      <w:marRight w:val="0"/>
      <w:marTop w:val="0"/>
      <w:marBottom w:val="0"/>
      <w:divBdr>
        <w:top w:val="none" w:sz="0" w:space="0" w:color="auto"/>
        <w:left w:val="none" w:sz="0" w:space="0" w:color="auto"/>
        <w:bottom w:val="none" w:sz="0" w:space="0" w:color="auto"/>
        <w:right w:val="none" w:sz="0" w:space="0" w:color="auto"/>
      </w:divBdr>
    </w:div>
    <w:div w:id="1773040774">
      <w:bodyDiv w:val="1"/>
      <w:marLeft w:val="0"/>
      <w:marRight w:val="0"/>
      <w:marTop w:val="0"/>
      <w:marBottom w:val="0"/>
      <w:divBdr>
        <w:top w:val="none" w:sz="0" w:space="0" w:color="auto"/>
        <w:left w:val="none" w:sz="0" w:space="0" w:color="auto"/>
        <w:bottom w:val="none" w:sz="0" w:space="0" w:color="auto"/>
        <w:right w:val="none" w:sz="0" w:space="0" w:color="auto"/>
      </w:divBdr>
    </w:div>
    <w:div w:id="1773086223">
      <w:bodyDiv w:val="1"/>
      <w:marLeft w:val="0"/>
      <w:marRight w:val="0"/>
      <w:marTop w:val="0"/>
      <w:marBottom w:val="0"/>
      <w:divBdr>
        <w:top w:val="none" w:sz="0" w:space="0" w:color="auto"/>
        <w:left w:val="none" w:sz="0" w:space="0" w:color="auto"/>
        <w:bottom w:val="none" w:sz="0" w:space="0" w:color="auto"/>
        <w:right w:val="none" w:sz="0" w:space="0" w:color="auto"/>
      </w:divBdr>
    </w:div>
    <w:div w:id="1773234196">
      <w:bodyDiv w:val="1"/>
      <w:marLeft w:val="0"/>
      <w:marRight w:val="0"/>
      <w:marTop w:val="0"/>
      <w:marBottom w:val="0"/>
      <w:divBdr>
        <w:top w:val="none" w:sz="0" w:space="0" w:color="auto"/>
        <w:left w:val="none" w:sz="0" w:space="0" w:color="auto"/>
        <w:bottom w:val="none" w:sz="0" w:space="0" w:color="auto"/>
        <w:right w:val="none" w:sz="0" w:space="0" w:color="auto"/>
      </w:divBdr>
    </w:div>
    <w:div w:id="1773629182">
      <w:bodyDiv w:val="1"/>
      <w:marLeft w:val="0"/>
      <w:marRight w:val="0"/>
      <w:marTop w:val="0"/>
      <w:marBottom w:val="0"/>
      <w:divBdr>
        <w:top w:val="none" w:sz="0" w:space="0" w:color="auto"/>
        <w:left w:val="none" w:sz="0" w:space="0" w:color="auto"/>
        <w:bottom w:val="none" w:sz="0" w:space="0" w:color="auto"/>
        <w:right w:val="none" w:sz="0" w:space="0" w:color="auto"/>
      </w:divBdr>
    </w:div>
    <w:div w:id="1773629404">
      <w:bodyDiv w:val="1"/>
      <w:marLeft w:val="0"/>
      <w:marRight w:val="0"/>
      <w:marTop w:val="0"/>
      <w:marBottom w:val="0"/>
      <w:divBdr>
        <w:top w:val="none" w:sz="0" w:space="0" w:color="auto"/>
        <w:left w:val="none" w:sz="0" w:space="0" w:color="auto"/>
        <w:bottom w:val="none" w:sz="0" w:space="0" w:color="auto"/>
        <w:right w:val="none" w:sz="0" w:space="0" w:color="auto"/>
      </w:divBdr>
    </w:div>
    <w:div w:id="1773669638">
      <w:bodyDiv w:val="1"/>
      <w:marLeft w:val="0"/>
      <w:marRight w:val="0"/>
      <w:marTop w:val="0"/>
      <w:marBottom w:val="0"/>
      <w:divBdr>
        <w:top w:val="none" w:sz="0" w:space="0" w:color="auto"/>
        <w:left w:val="none" w:sz="0" w:space="0" w:color="auto"/>
        <w:bottom w:val="none" w:sz="0" w:space="0" w:color="auto"/>
        <w:right w:val="none" w:sz="0" w:space="0" w:color="auto"/>
      </w:divBdr>
    </w:div>
    <w:div w:id="1773671923">
      <w:bodyDiv w:val="1"/>
      <w:marLeft w:val="0"/>
      <w:marRight w:val="0"/>
      <w:marTop w:val="0"/>
      <w:marBottom w:val="0"/>
      <w:divBdr>
        <w:top w:val="none" w:sz="0" w:space="0" w:color="auto"/>
        <w:left w:val="none" w:sz="0" w:space="0" w:color="auto"/>
        <w:bottom w:val="none" w:sz="0" w:space="0" w:color="auto"/>
        <w:right w:val="none" w:sz="0" w:space="0" w:color="auto"/>
      </w:divBdr>
    </w:div>
    <w:div w:id="1773894986">
      <w:bodyDiv w:val="1"/>
      <w:marLeft w:val="0"/>
      <w:marRight w:val="0"/>
      <w:marTop w:val="0"/>
      <w:marBottom w:val="0"/>
      <w:divBdr>
        <w:top w:val="none" w:sz="0" w:space="0" w:color="auto"/>
        <w:left w:val="none" w:sz="0" w:space="0" w:color="auto"/>
        <w:bottom w:val="none" w:sz="0" w:space="0" w:color="auto"/>
        <w:right w:val="none" w:sz="0" w:space="0" w:color="auto"/>
      </w:divBdr>
    </w:div>
    <w:div w:id="1773932189">
      <w:bodyDiv w:val="1"/>
      <w:marLeft w:val="0"/>
      <w:marRight w:val="0"/>
      <w:marTop w:val="0"/>
      <w:marBottom w:val="0"/>
      <w:divBdr>
        <w:top w:val="none" w:sz="0" w:space="0" w:color="auto"/>
        <w:left w:val="none" w:sz="0" w:space="0" w:color="auto"/>
        <w:bottom w:val="none" w:sz="0" w:space="0" w:color="auto"/>
        <w:right w:val="none" w:sz="0" w:space="0" w:color="auto"/>
      </w:divBdr>
    </w:div>
    <w:div w:id="1773939597">
      <w:bodyDiv w:val="1"/>
      <w:marLeft w:val="0"/>
      <w:marRight w:val="0"/>
      <w:marTop w:val="0"/>
      <w:marBottom w:val="0"/>
      <w:divBdr>
        <w:top w:val="none" w:sz="0" w:space="0" w:color="auto"/>
        <w:left w:val="none" w:sz="0" w:space="0" w:color="auto"/>
        <w:bottom w:val="none" w:sz="0" w:space="0" w:color="auto"/>
        <w:right w:val="none" w:sz="0" w:space="0" w:color="auto"/>
      </w:divBdr>
    </w:div>
    <w:div w:id="1774275611">
      <w:bodyDiv w:val="1"/>
      <w:marLeft w:val="0"/>
      <w:marRight w:val="0"/>
      <w:marTop w:val="0"/>
      <w:marBottom w:val="0"/>
      <w:divBdr>
        <w:top w:val="none" w:sz="0" w:space="0" w:color="auto"/>
        <w:left w:val="none" w:sz="0" w:space="0" w:color="auto"/>
        <w:bottom w:val="none" w:sz="0" w:space="0" w:color="auto"/>
        <w:right w:val="none" w:sz="0" w:space="0" w:color="auto"/>
      </w:divBdr>
    </w:div>
    <w:div w:id="1774546808">
      <w:bodyDiv w:val="1"/>
      <w:marLeft w:val="0"/>
      <w:marRight w:val="0"/>
      <w:marTop w:val="0"/>
      <w:marBottom w:val="0"/>
      <w:divBdr>
        <w:top w:val="none" w:sz="0" w:space="0" w:color="auto"/>
        <w:left w:val="none" w:sz="0" w:space="0" w:color="auto"/>
        <w:bottom w:val="none" w:sz="0" w:space="0" w:color="auto"/>
        <w:right w:val="none" w:sz="0" w:space="0" w:color="auto"/>
      </w:divBdr>
    </w:div>
    <w:div w:id="1774742627">
      <w:bodyDiv w:val="1"/>
      <w:marLeft w:val="0"/>
      <w:marRight w:val="0"/>
      <w:marTop w:val="0"/>
      <w:marBottom w:val="0"/>
      <w:divBdr>
        <w:top w:val="none" w:sz="0" w:space="0" w:color="auto"/>
        <w:left w:val="none" w:sz="0" w:space="0" w:color="auto"/>
        <w:bottom w:val="none" w:sz="0" w:space="0" w:color="auto"/>
        <w:right w:val="none" w:sz="0" w:space="0" w:color="auto"/>
      </w:divBdr>
    </w:div>
    <w:div w:id="1774789415">
      <w:bodyDiv w:val="1"/>
      <w:marLeft w:val="0"/>
      <w:marRight w:val="0"/>
      <w:marTop w:val="0"/>
      <w:marBottom w:val="0"/>
      <w:divBdr>
        <w:top w:val="none" w:sz="0" w:space="0" w:color="auto"/>
        <w:left w:val="none" w:sz="0" w:space="0" w:color="auto"/>
        <w:bottom w:val="none" w:sz="0" w:space="0" w:color="auto"/>
        <w:right w:val="none" w:sz="0" w:space="0" w:color="auto"/>
      </w:divBdr>
    </w:div>
    <w:div w:id="1774862923">
      <w:bodyDiv w:val="1"/>
      <w:marLeft w:val="0"/>
      <w:marRight w:val="0"/>
      <w:marTop w:val="0"/>
      <w:marBottom w:val="0"/>
      <w:divBdr>
        <w:top w:val="none" w:sz="0" w:space="0" w:color="auto"/>
        <w:left w:val="none" w:sz="0" w:space="0" w:color="auto"/>
        <w:bottom w:val="none" w:sz="0" w:space="0" w:color="auto"/>
        <w:right w:val="none" w:sz="0" w:space="0" w:color="auto"/>
      </w:divBdr>
    </w:div>
    <w:div w:id="1775131267">
      <w:bodyDiv w:val="1"/>
      <w:marLeft w:val="0"/>
      <w:marRight w:val="0"/>
      <w:marTop w:val="0"/>
      <w:marBottom w:val="0"/>
      <w:divBdr>
        <w:top w:val="none" w:sz="0" w:space="0" w:color="auto"/>
        <w:left w:val="none" w:sz="0" w:space="0" w:color="auto"/>
        <w:bottom w:val="none" w:sz="0" w:space="0" w:color="auto"/>
        <w:right w:val="none" w:sz="0" w:space="0" w:color="auto"/>
      </w:divBdr>
    </w:div>
    <w:div w:id="1775245318">
      <w:bodyDiv w:val="1"/>
      <w:marLeft w:val="0"/>
      <w:marRight w:val="0"/>
      <w:marTop w:val="0"/>
      <w:marBottom w:val="0"/>
      <w:divBdr>
        <w:top w:val="none" w:sz="0" w:space="0" w:color="auto"/>
        <w:left w:val="none" w:sz="0" w:space="0" w:color="auto"/>
        <w:bottom w:val="none" w:sz="0" w:space="0" w:color="auto"/>
        <w:right w:val="none" w:sz="0" w:space="0" w:color="auto"/>
      </w:divBdr>
    </w:div>
    <w:div w:id="1775321153">
      <w:bodyDiv w:val="1"/>
      <w:marLeft w:val="0"/>
      <w:marRight w:val="0"/>
      <w:marTop w:val="0"/>
      <w:marBottom w:val="0"/>
      <w:divBdr>
        <w:top w:val="none" w:sz="0" w:space="0" w:color="auto"/>
        <w:left w:val="none" w:sz="0" w:space="0" w:color="auto"/>
        <w:bottom w:val="none" w:sz="0" w:space="0" w:color="auto"/>
        <w:right w:val="none" w:sz="0" w:space="0" w:color="auto"/>
      </w:divBdr>
    </w:div>
    <w:div w:id="1775707545">
      <w:bodyDiv w:val="1"/>
      <w:marLeft w:val="0"/>
      <w:marRight w:val="0"/>
      <w:marTop w:val="0"/>
      <w:marBottom w:val="0"/>
      <w:divBdr>
        <w:top w:val="none" w:sz="0" w:space="0" w:color="auto"/>
        <w:left w:val="none" w:sz="0" w:space="0" w:color="auto"/>
        <w:bottom w:val="none" w:sz="0" w:space="0" w:color="auto"/>
        <w:right w:val="none" w:sz="0" w:space="0" w:color="auto"/>
      </w:divBdr>
    </w:div>
    <w:div w:id="1775898643">
      <w:bodyDiv w:val="1"/>
      <w:marLeft w:val="0"/>
      <w:marRight w:val="0"/>
      <w:marTop w:val="0"/>
      <w:marBottom w:val="0"/>
      <w:divBdr>
        <w:top w:val="none" w:sz="0" w:space="0" w:color="auto"/>
        <w:left w:val="none" w:sz="0" w:space="0" w:color="auto"/>
        <w:bottom w:val="none" w:sz="0" w:space="0" w:color="auto"/>
        <w:right w:val="none" w:sz="0" w:space="0" w:color="auto"/>
      </w:divBdr>
    </w:div>
    <w:div w:id="1775899310">
      <w:bodyDiv w:val="1"/>
      <w:marLeft w:val="0"/>
      <w:marRight w:val="0"/>
      <w:marTop w:val="0"/>
      <w:marBottom w:val="0"/>
      <w:divBdr>
        <w:top w:val="none" w:sz="0" w:space="0" w:color="auto"/>
        <w:left w:val="none" w:sz="0" w:space="0" w:color="auto"/>
        <w:bottom w:val="none" w:sz="0" w:space="0" w:color="auto"/>
        <w:right w:val="none" w:sz="0" w:space="0" w:color="auto"/>
      </w:divBdr>
    </w:div>
    <w:div w:id="1776095719">
      <w:bodyDiv w:val="1"/>
      <w:marLeft w:val="0"/>
      <w:marRight w:val="0"/>
      <w:marTop w:val="0"/>
      <w:marBottom w:val="0"/>
      <w:divBdr>
        <w:top w:val="none" w:sz="0" w:space="0" w:color="auto"/>
        <w:left w:val="none" w:sz="0" w:space="0" w:color="auto"/>
        <w:bottom w:val="none" w:sz="0" w:space="0" w:color="auto"/>
        <w:right w:val="none" w:sz="0" w:space="0" w:color="auto"/>
      </w:divBdr>
    </w:div>
    <w:div w:id="1776170425">
      <w:bodyDiv w:val="1"/>
      <w:marLeft w:val="0"/>
      <w:marRight w:val="0"/>
      <w:marTop w:val="0"/>
      <w:marBottom w:val="0"/>
      <w:divBdr>
        <w:top w:val="none" w:sz="0" w:space="0" w:color="auto"/>
        <w:left w:val="none" w:sz="0" w:space="0" w:color="auto"/>
        <w:bottom w:val="none" w:sz="0" w:space="0" w:color="auto"/>
        <w:right w:val="none" w:sz="0" w:space="0" w:color="auto"/>
      </w:divBdr>
    </w:div>
    <w:div w:id="1776514332">
      <w:bodyDiv w:val="1"/>
      <w:marLeft w:val="0"/>
      <w:marRight w:val="0"/>
      <w:marTop w:val="0"/>
      <w:marBottom w:val="0"/>
      <w:divBdr>
        <w:top w:val="none" w:sz="0" w:space="0" w:color="auto"/>
        <w:left w:val="none" w:sz="0" w:space="0" w:color="auto"/>
        <w:bottom w:val="none" w:sz="0" w:space="0" w:color="auto"/>
        <w:right w:val="none" w:sz="0" w:space="0" w:color="auto"/>
      </w:divBdr>
    </w:div>
    <w:div w:id="1776755554">
      <w:bodyDiv w:val="1"/>
      <w:marLeft w:val="0"/>
      <w:marRight w:val="0"/>
      <w:marTop w:val="0"/>
      <w:marBottom w:val="0"/>
      <w:divBdr>
        <w:top w:val="none" w:sz="0" w:space="0" w:color="auto"/>
        <w:left w:val="none" w:sz="0" w:space="0" w:color="auto"/>
        <w:bottom w:val="none" w:sz="0" w:space="0" w:color="auto"/>
        <w:right w:val="none" w:sz="0" w:space="0" w:color="auto"/>
      </w:divBdr>
    </w:div>
    <w:div w:id="1776974958">
      <w:bodyDiv w:val="1"/>
      <w:marLeft w:val="0"/>
      <w:marRight w:val="0"/>
      <w:marTop w:val="0"/>
      <w:marBottom w:val="0"/>
      <w:divBdr>
        <w:top w:val="none" w:sz="0" w:space="0" w:color="auto"/>
        <w:left w:val="none" w:sz="0" w:space="0" w:color="auto"/>
        <w:bottom w:val="none" w:sz="0" w:space="0" w:color="auto"/>
        <w:right w:val="none" w:sz="0" w:space="0" w:color="auto"/>
      </w:divBdr>
    </w:div>
    <w:div w:id="1777092930">
      <w:bodyDiv w:val="1"/>
      <w:marLeft w:val="0"/>
      <w:marRight w:val="0"/>
      <w:marTop w:val="0"/>
      <w:marBottom w:val="0"/>
      <w:divBdr>
        <w:top w:val="none" w:sz="0" w:space="0" w:color="auto"/>
        <w:left w:val="none" w:sz="0" w:space="0" w:color="auto"/>
        <w:bottom w:val="none" w:sz="0" w:space="0" w:color="auto"/>
        <w:right w:val="none" w:sz="0" w:space="0" w:color="auto"/>
      </w:divBdr>
    </w:div>
    <w:div w:id="1777216123">
      <w:bodyDiv w:val="1"/>
      <w:marLeft w:val="0"/>
      <w:marRight w:val="0"/>
      <w:marTop w:val="0"/>
      <w:marBottom w:val="0"/>
      <w:divBdr>
        <w:top w:val="none" w:sz="0" w:space="0" w:color="auto"/>
        <w:left w:val="none" w:sz="0" w:space="0" w:color="auto"/>
        <w:bottom w:val="none" w:sz="0" w:space="0" w:color="auto"/>
        <w:right w:val="none" w:sz="0" w:space="0" w:color="auto"/>
      </w:divBdr>
    </w:div>
    <w:div w:id="1777598766">
      <w:bodyDiv w:val="1"/>
      <w:marLeft w:val="0"/>
      <w:marRight w:val="0"/>
      <w:marTop w:val="0"/>
      <w:marBottom w:val="0"/>
      <w:divBdr>
        <w:top w:val="none" w:sz="0" w:space="0" w:color="auto"/>
        <w:left w:val="none" w:sz="0" w:space="0" w:color="auto"/>
        <w:bottom w:val="none" w:sz="0" w:space="0" w:color="auto"/>
        <w:right w:val="none" w:sz="0" w:space="0" w:color="auto"/>
      </w:divBdr>
    </w:div>
    <w:div w:id="1777600325">
      <w:bodyDiv w:val="1"/>
      <w:marLeft w:val="0"/>
      <w:marRight w:val="0"/>
      <w:marTop w:val="0"/>
      <w:marBottom w:val="0"/>
      <w:divBdr>
        <w:top w:val="none" w:sz="0" w:space="0" w:color="auto"/>
        <w:left w:val="none" w:sz="0" w:space="0" w:color="auto"/>
        <w:bottom w:val="none" w:sz="0" w:space="0" w:color="auto"/>
        <w:right w:val="none" w:sz="0" w:space="0" w:color="auto"/>
      </w:divBdr>
    </w:div>
    <w:div w:id="1777670617">
      <w:bodyDiv w:val="1"/>
      <w:marLeft w:val="0"/>
      <w:marRight w:val="0"/>
      <w:marTop w:val="0"/>
      <w:marBottom w:val="0"/>
      <w:divBdr>
        <w:top w:val="none" w:sz="0" w:space="0" w:color="auto"/>
        <w:left w:val="none" w:sz="0" w:space="0" w:color="auto"/>
        <w:bottom w:val="none" w:sz="0" w:space="0" w:color="auto"/>
        <w:right w:val="none" w:sz="0" w:space="0" w:color="auto"/>
      </w:divBdr>
    </w:div>
    <w:div w:id="1777671384">
      <w:bodyDiv w:val="1"/>
      <w:marLeft w:val="0"/>
      <w:marRight w:val="0"/>
      <w:marTop w:val="0"/>
      <w:marBottom w:val="0"/>
      <w:divBdr>
        <w:top w:val="none" w:sz="0" w:space="0" w:color="auto"/>
        <w:left w:val="none" w:sz="0" w:space="0" w:color="auto"/>
        <w:bottom w:val="none" w:sz="0" w:space="0" w:color="auto"/>
        <w:right w:val="none" w:sz="0" w:space="0" w:color="auto"/>
      </w:divBdr>
    </w:div>
    <w:div w:id="1777752727">
      <w:bodyDiv w:val="1"/>
      <w:marLeft w:val="0"/>
      <w:marRight w:val="0"/>
      <w:marTop w:val="0"/>
      <w:marBottom w:val="0"/>
      <w:divBdr>
        <w:top w:val="none" w:sz="0" w:space="0" w:color="auto"/>
        <w:left w:val="none" w:sz="0" w:space="0" w:color="auto"/>
        <w:bottom w:val="none" w:sz="0" w:space="0" w:color="auto"/>
        <w:right w:val="none" w:sz="0" w:space="0" w:color="auto"/>
      </w:divBdr>
    </w:div>
    <w:div w:id="1777865981">
      <w:bodyDiv w:val="1"/>
      <w:marLeft w:val="0"/>
      <w:marRight w:val="0"/>
      <w:marTop w:val="0"/>
      <w:marBottom w:val="0"/>
      <w:divBdr>
        <w:top w:val="none" w:sz="0" w:space="0" w:color="auto"/>
        <w:left w:val="none" w:sz="0" w:space="0" w:color="auto"/>
        <w:bottom w:val="none" w:sz="0" w:space="0" w:color="auto"/>
        <w:right w:val="none" w:sz="0" w:space="0" w:color="auto"/>
      </w:divBdr>
    </w:div>
    <w:div w:id="1778138248">
      <w:bodyDiv w:val="1"/>
      <w:marLeft w:val="0"/>
      <w:marRight w:val="0"/>
      <w:marTop w:val="0"/>
      <w:marBottom w:val="0"/>
      <w:divBdr>
        <w:top w:val="none" w:sz="0" w:space="0" w:color="auto"/>
        <w:left w:val="none" w:sz="0" w:space="0" w:color="auto"/>
        <w:bottom w:val="none" w:sz="0" w:space="0" w:color="auto"/>
        <w:right w:val="none" w:sz="0" w:space="0" w:color="auto"/>
      </w:divBdr>
    </w:div>
    <w:div w:id="1778215567">
      <w:bodyDiv w:val="1"/>
      <w:marLeft w:val="0"/>
      <w:marRight w:val="0"/>
      <w:marTop w:val="0"/>
      <w:marBottom w:val="0"/>
      <w:divBdr>
        <w:top w:val="none" w:sz="0" w:space="0" w:color="auto"/>
        <w:left w:val="none" w:sz="0" w:space="0" w:color="auto"/>
        <w:bottom w:val="none" w:sz="0" w:space="0" w:color="auto"/>
        <w:right w:val="none" w:sz="0" w:space="0" w:color="auto"/>
      </w:divBdr>
    </w:div>
    <w:div w:id="1778451606">
      <w:bodyDiv w:val="1"/>
      <w:marLeft w:val="0"/>
      <w:marRight w:val="0"/>
      <w:marTop w:val="0"/>
      <w:marBottom w:val="0"/>
      <w:divBdr>
        <w:top w:val="none" w:sz="0" w:space="0" w:color="auto"/>
        <w:left w:val="none" w:sz="0" w:space="0" w:color="auto"/>
        <w:bottom w:val="none" w:sz="0" w:space="0" w:color="auto"/>
        <w:right w:val="none" w:sz="0" w:space="0" w:color="auto"/>
      </w:divBdr>
    </w:div>
    <w:div w:id="1778716226">
      <w:bodyDiv w:val="1"/>
      <w:marLeft w:val="0"/>
      <w:marRight w:val="0"/>
      <w:marTop w:val="0"/>
      <w:marBottom w:val="0"/>
      <w:divBdr>
        <w:top w:val="none" w:sz="0" w:space="0" w:color="auto"/>
        <w:left w:val="none" w:sz="0" w:space="0" w:color="auto"/>
        <w:bottom w:val="none" w:sz="0" w:space="0" w:color="auto"/>
        <w:right w:val="none" w:sz="0" w:space="0" w:color="auto"/>
      </w:divBdr>
    </w:div>
    <w:div w:id="1778717684">
      <w:bodyDiv w:val="1"/>
      <w:marLeft w:val="0"/>
      <w:marRight w:val="0"/>
      <w:marTop w:val="0"/>
      <w:marBottom w:val="0"/>
      <w:divBdr>
        <w:top w:val="none" w:sz="0" w:space="0" w:color="auto"/>
        <w:left w:val="none" w:sz="0" w:space="0" w:color="auto"/>
        <w:bottom w:val="none" w:sz="0" w:space="0" w:color="auto"/>
        <w:right w:val="none" w:sz="0" w:space="0" w:color="auto"/>
      </w:divBdr>
    </w:div>
    <w:div w:id="1778794027">
      <w:bodyDiv w:val="1"/>
      <w:marLeft w:val="0"/>
      <w:marRight w:val="0"/>
      <w:marTop w:val="0"/>
      <w:marBottom w:val="0"/>
      <w:divBdr>
        <w:top w:val="none" w:sz="0" w:space="0" w:color="auto"/>
        <w:left w:val="none" w:sz="0" w:space="0" w:color="auto"/>
        <w:bottom w:val="none" w:sz="0" w:space="0" w:color="auto"/>
        <w:right w:val="none" w:sz="0" w:space="0" w:color="auto"/>
      </w:divBdr>
    </w:div>
    <w:div w:id="1778794089">
      <w:bodyDiv w:val="1"/>
      <w:marLeft w:val="0"/>
      <w:marRight w:val="0"/>
      <w:marTop w:val="0"/>
      <w:marBottom w:val="0"/>
      <w:divBdr>
        <w:top w:val="none" w:sz="0" w:space="0" w:color="auto"/>
        <w:left w:val="none" w:sz="0" w:space="0" w:color="auto"/>
        <w:bottom w:val="none" w:sz="0" w:space="0" w:color="auto"/>
        <w:right w:val="none" w:sz="0" w:space="0" w:color="auto"/>
      </w:divBdr>
    </w:div>
    <w:div w:id="1778909335">
      <w:bodyDiv w:val="1"/>
      <w:marLeft w:val="0"/>
      <w:marRight w:val="0"/>
      <w:marTop w:val="0"/>
      <w:marBottom w:val="0"/>
      <w:divBdr>
        <w:top w:val="none" w:sz="0" w:space="0" w:color="auto"/>
        <w:left w:val="none" w:sz="0" w:space="0" w:color="auto"/>
        <w:bottom w:val="none" w:sz="0" w:space="0" w:color="auto"/>
        <w:right w:val="none" w:sz="0" w:space="0" w:color="auto"/>
      </w:divBdr>
    </w:div>
    <w:div w:id="1779062533">
      <w:bodyDiv w:val="1"/>
      <w:marLeft w:val="0"/>
      <w:marRight w:val="0"/>
      <w:marTop w:val="0"/>
      <w:marBottom w:val="0"/>
      <w:divBdr>
        <w:top w:val="none" w:sz="0" w:space="0" w:color="auto"/>
        <w:left w:val="none" w:sz="0" w:space="0" w:color="auto"/>
        <w:bottom w:val="none" w:sz="0" w:space="0" w:color="auto"/>
        <w:right w:val="none" w:sz="0" w:space="0" w:color="auto"/>
      </w:divBdr>
    </w:div>
    <w:div w:id="1779174618">
      <w:bodyDiv w:val="1"/>
      <w:marLeft w:val="0"/>
      <w:marRight w:val="0"/>
      <w:marTop w:val="0"/>
      <w:marBottom w:val="0"/>
      <w:divBdr>
        <w:top w:val="none" w:sz="0" w:space="0" w:color="auto"/>
        <w:left w:val="none" w:sz="0" w:space="0" w:color="auto"/>
        <w:bottom w:val="none" w:sz="0" w:space="0" w:color="auto"/>
        <w:right w:val="none" w:sz="0" w:space="0" w:color="auto"/>
      </w:divBdr>
    </w:div>
    <w:div w:id="1779370427">
      <w:bodyDiv w:val="1"/>
      <w:marLeft w:val="0"/>
      <w:marRight w:val="0"/>
      <w:marTop w:val="0"/>
      <w:marBottom w:val="0"/>
      <w:divBdr>
        <w:top w:val="none" w:sz="0" w:space="0" w:color="auto"/>
        <w:left w:val="none" w:sz="0" w:space="0" w:color="auto"/>
        <w:bottom w:val="none" w:sz="0" w:space="0" w:color="auto"/>
        <w:right w:val="none" w:sz="0" w:space="0" w:color="auto"/>
      </w:divBdr>
    </w:div>
    <w:div w:id="1779519406">
      <w:bodyDiv w:val="1"/>
      <w:marLeft w:val="0"/>
      <w:marRight w:val="0"/>
      <w:marTop w:val="0"/>
      <w:marBottom w:val="0"/>
      <w:divBdr>
        <w:top w:val="none" w:sz="0" w:space="0" w:color="auto"/>
        <w:left w:val="none" w:sz="0" w:space="0" w:color="auto"/>
        <w:bottom w:val="none" w:sz="0" w:space="0" w:color="auto"/>
        <w:right w:val="none" w:sz="0" w:space="0" w:color="auto"/>
      </w:divBdr>
    </w:div>
    <w:div w:id="1779593789">
      <w:bodyDiv w:val="1"/>
      <w:marLeft w:val="0"/>
      <w:marRight w:val="0"/>
      <w:marTop w:val="0"/>
      <w:marBottom w:val="0"/>
      <w:divBdr>
        <w:top w:val="none" w:sz="0" w:space="0" w:color="auto"/>
        <w:left w:val="none" w:sz="0" w:space="0" w:color="auto"/>
        <w:bottom w:val="none" w:sz="0" w:space="0" w:color="auto"/>
        <w:right w:val="none" w:sz="0" w:space="0" w:color="auto"/>
      </w:divBdr>
    </w:div>
    <w:div w:id="1779638419">
      <w:bodyDiv w:val="1"/>
      <w:marLeft w:val="0"/>
      <w:marRight w:val="0"/>
      <w:marTop w:val="0"/>
      <w:marBottom w:val="0"/>
      <w:divBdr>
        <w:top w:val="none" w:sz="0" w:space="0" w:color="auto"/>
        <w:left w:val="none" w:sz="0" w:space="0" w:color="auto"/>
        <w:bottom w:val="none" w:sz="0" w:space="0" w:color="auto"/>
        <w:right w:val="none" w:sz="0" w:space="0" w:color="auto"/>
      </w:divBdr>
    </w:div>
    <w:div w:id="1779788647">
      <w:bodyDiv w:val="1"/>
      <w:marLeft w:val="0"/>
      <w:marRight w:val="0"/>
      <w:marTop w:val="0"/>
      <w:marBottom w:val="0"/>
      <w:divBdr>
        <w:top w:val="none" w:sz="0" w:space="0" w:color="auto"/>
        <w:left w:val="none" w:sz="0" w:space="0" w:color="auto"/>
        <w:bottom w:val="none" w:sz="0" w:space="0" w:color="auto"/>
        <w:right w:val="none" w:sz="0" w:space="0" w:color="auto"/>
      </w:divBdr>
    </w:div>
    <w:div w:id="1779792535">
      <w:bodyDiv w:val="1"/>
      <w:marLeft w:val="0"/>
      <w:marRight w:val="0"/>
      <w:marTop w:val="0"/>
      <w:marBottom w:val="0"/>
      <w:divBdr>
        <w:top w:val="none" w:sz="0" w:space="0" w:color="auto"/>
        <w:left w:val="none" w:sz="0" w:space="0" w:color="auto"/>
        <w:bottom w:val="none" w:sz="0" w:space="0" w:color="auto"/>
        <w:right w:val="none" w:sz="0" w:space="0" w:color="auto"/>
      </w:divBdr>
    </w:div>
    <w:div w:id="1779831585">
      <w:bodyDiv w:val="1"/>
      <w:marLeft w:val="0"/>
      <w:marRight w:val="0"/>
      <w:marTop w:val="0"/>
      <w:marBottom w:val="0"/>
      <w:divBdr>
        <w:top w:val="none" w:sz="0" w:space="0" w:color="auto"/>
        <w:left w:val="none" w:sz="0" w:space="0" w:color="auto"/>
        <w:bottom w:val="none" w:sz="0" w:space="0" w:color="auto"/>
        <w:right w:val="none" w:sz="0" w:space="0" w:color="auto"/>
      </w:divBdr>
    </w:div>
    <w:div w:id="1779909159">
      <w:bodyDiv w:val="1"/>
      <w:marLeft w:val="0"/>
      <w:marRight w:val="0"/>
      <w:marTop w:val="0"/>
      <w:marBottom w:val="0"/>
      <w:divBdr>
        <w:top w:val="none" w:sz="0" w:space="0" w:color="auto"/>
        <w:left w:val="none" w:sz="0" w:space="0" w:color="auto"/>
        <w:bottom w:val="none" w:sz="0" w:space="0" w:color="auto"/>
        <w:right w:val="none" w:sz="0" w:space="0" w:color="auto"/>
      </w:divBdr>
    </w:div>
    <w:div w:id="1780182742">
      <w:bodyDiv w:val="1"/>
      <w:marLeft w:val="0"/>
      <w:marRight w:val="0"/>
      <w:marTop w:val="0"/>
      <w:marBottom w:val="0"/>
      <w:divBdr>
        <w:top w:val="none" w:sz="0" w:space="0" w:color="auto"/>
        <w:left w:val="none" w:sz="0" w:space="0" w:color="auto"/>
        <w:bottom w:val="none" w:sz="0" w:space="0" w:color="auto"/>
        <w:right w:val="none" w:sz="0" w:space="0" w:color="auto"/>
      </w:divBdr>
    </w:div>
    <w:div w:id="1780250985">
      <w:bodyDiv w:val="1"/>
      <w:marLeft w:val="0"/>
      <w:marRight w:val="0"/>
      <w:marTop w:val="0"/>
      <w:marBottom w:val="0"/>
      <w:divBdr>
        <w:top w:val="none" w:sz="0" w:space="0" w:color="auto"/>
        <w:left w:val="none" w:sz="0" w:space="0" w:color="auto"/>
        <w:bottom w:val="none" w:sz="0" w:space="0" w:color="auto"/>
        <w:right w:val="none" w:sz="0" w:space="0" w:color="auto"/>
      </w:divBdr>
    </w:div>
    <w:div w:id="1780418184">
      <w:bodyDiv w:val="1"/>
      <w:marLeft w:val="0"/>
      <w:marRight w:val="0"/>
      <w:marTop w:val="0"/>
      <w:marBottom w:val="0"/>
      <w:divBdr>
        <w:top w:val="none" w:sz="0" w:space="0" w:color="auto"/>
        <w:left w:val="none" w:sz="0" w:space="0" w:color="auto"/>
        <w:bottom w:val="none" w:sz="0" w:space="0" w:color="auto"/>
        <w:right w:val="none" w:sz="0" w:space="0" w:color="auto"/>
      </w:divBdr>
    </w:div>
    <w:div w:id="1780562267">
      <w:bodyDiv w:val="1"/>
      <w:marLeft w:val="0"/>
      <w:marRight w:val="0"/>
      <w:marTop w:val="0"/>
      <w:marBottom w:val="0"/>
      <w:divBdr>
        <w:top w:val="none" w:sz="0" w:space="0" w:color="auto"/>
        <w:left w:val="none" w:sz="0" w:space="0" w:color="auto"/>
        <w:bottom w:val="none" w:sz="0" w:space="0" w:color="auto"/>
        <w:right w:val="none" w:sz="0" w:space="0" w:color="auto"/>
      </w:divBdr>
    </w:div>
    <w:div w:id="1780638849">
      <w:bodyDiv w:val="1"/>
      <w:marLeft w:val="0"/>
      <w:marRight w:val="0"/>
      <w:marTop w:val="0"/>
      <w:marBottom w:val="0"/>
      <w:divBdr>
        <w:top w:val="none" w:sz="0" w:space="0" w:color="auto"/>
        <w:left w:val="none" w:sz="0" w:space="0" w:color="auto"/>
        <w:bottom w:val="none" w:sz="0" w:space="0" w:color="auto"/>
        <w:right w:val="none" w:sz="0" w:space="0" w:color="auto"/>
      </w:divBdr>
    </w:div>
    <w:div w:id="1780642337">
      <w:bodyDiv w:val="1"/>
      <w:marLeft w:val="0"/>
      <w:marRight w:val="0"/>
      <w:marTop w:val="0"/>
      <w:marBottom w:val="0"/>
      <w:divBdr>
        <w:top w:val="none" w:sz="0" w:space="0" w:color="auto"/>
        <w:left w:val="none" w:sz="0" w:space="0" w:color="auto"/>
        <w:bottom w:val="none" w:sz="0" w:space="0" w:color="auto"/>
        <w:right w:val="none" w:sz="0" w:space="0" w:color="auto"/>
      </w:divBdr>
    </w:div>
    <w:div w:id="1780684206">
      <w:bodyDiv w:val="1"/>
      <w:marLeft w:val="0"/>
      <w:marRight w:val="0"/>
      <w:marTop w:val="0"/>
      <w:marBottom w:val="0"/>
      <w:divBdr>
        <w:top w:val="none" w:sz="0" w:space="0" w:color="auto"/>
        <w:left w:val="none" w:sz="0" w:space="0" w:color="auto"/>
        <w:bottom w:val="none" w:sz="0" w:space="0" w:color="auto"/>
        <w:right w:val="none" w:sz="0" w:space="0" w:color="auto"/>
      </w:divBdr>
    </w:div>
    <w:div w:id="1780904420">
      <w:bodyDiv w:val="1"/>
      <w:marLeft w:val="0"/>
      <w:marRight w:val="0"/>
      <w:marTop w:val="0"/>
      <w:marBottom w:val="0"/>
      <w:divBdr>
        <w:top w:val="none" w:sz="0" w:space="0" w:color="auto"/>
        <w:left w:val="none" w:sz="0" w:space="0" w:color="auto"/>
        <w:bottom w:val="none" w:sz="0" w:space="0" w:color="auto"/>
        <w:right w:val="none" w:sz="0" w:space="0" w:color="auto"/>
      </w:divBdr>
    </w:div>
    <w:div w:id="1781606330">
      <w:bodyDiv w:val="1"/>
      <w:marLeft w:val="0"/>
      <w:marRight w:val="0"/>
      <w:marTop w:val="0"/>
      <w:marBottom w:val="0"/>
      <w:divBdr>
        <w:top w:val="none" w:sz="0" w:space="0" w:color="auto"/>
        <w:left w:val="none" w:sz="0" w:space="0" w:color="auto"/>
        <w:bottom w:val="none" w:sz="0" w:space="0" w:color="auto"/>
        <w:right w:val="none" w:sz="0" w:space="0" w:color="auto"/>
      </w:divBdr>
    </w:div>
    <w:div w:id="1781609759">
      <w:bodyDiv w:val="1"/>
      <w:marLeft w:val="0"/>
      <w:marRight w:val="0"/>
      <w:marTop w:val="0"/>
      <w:marBottom w:val="0"/>
      <w:divBdr>
        <w:top w:val="none" w:sz="0" w:space="0" w:color="auto"/>
        <w:left w:val="none" w:sz="0" w:space="0" w:color="auto"/>
        <w:bottom w:val="none" w:sz="0" w:space="0" w:color="auto"/>
        <w:right w:val="none" w:sz="0" w:space="0" w:color="auto"/>
      </w:divBdr>
    </w:div>
    <w:div w:id="1781803241">
      <w:bodyDiv w:val="1"/>
      <w:marLeft w:val="0"/>
      <w:marRight w:val="0"/>
      <w:marTop w:val="0"/>
      <w:marBottom w:val="0"/>
      <w:divBdr>
        <w:top w:val="none" w:sz="0" w:space="0" w:color="auto"/>
        <w:left w:val="none" w:sz="0" w:space="0" w:color="auto"/>
        <w:bottom w:val="none" w:sz="0" w:space="0" w:color="auto"/>
        <w:right w:val="none" w:sz="0" w:space="0" w:color="auto"/>
      </w:divBdr>
    </w:div>
    <w:div w:id="1782261834">
      <w:bodyDiv w:val="1"/>
      <w:marLeft w:val="0"/>
      <w:marRight w:val="0"/>
      <w:marTop w:val="0"/>
      <w:marBottom w:val="0"/>
      <w:divBdr>
        <w:top w:val="none" w:sz="0" w:space="0" w:color="auto"/>
        <w:left w:val="none" w:sz="0" w:space="0" w:color="auto"/>
        <w:bottom w:val="none" w:sz="0" w:space="0" w:color="auto"/>
        <w:right w:val="none" w:sz="0" w:space="0" w:color="auto"/>
      </w:divBdr>
    </w:div>
    <w:div w:id="1782332107">
      <w:bodyDiv w:val="1"/>
      <w:marLeft w:val="0"/>
      <w:marRight w:val="0"/>
      <w:marTop w:val="0"/>
      <w:marBottom w:val="0"/>
      <w:divBdr>
        <w:top w:val="none" w:sz="0" w:space="0" w:color="auto"/>
        <w:left w:val="none" w:sz="0" w:space="0" w:color="auto"/>
        <w:bottom w:val="none" w:sz="0" w:space="0" w:color="auto"/>
        <w:right w:val="none" w:sz="0" w:space="0" w:color="auto"/>
      </w:divBdr>
    </w:div>
    <w:div w:id="1782334530">
      <w:bodyDiv w:val="1"/>
      <w:marLeft w:val="0"/>
      <w:marRight w:val="0"/>
      <w:marTop w:val="0"/>
      <w:marBottom w:val="0"/>
      <w:divBdr>
        <w:top w:val="none" w:sz="0" w:space="0" w:color="auto"/>
        <w:left w:val="none" w:sz="0" w:space="0" w:color="auto"/>
        <w:bottom w:val="none" w:sz="0" w:space="0" w:color="auto"/>
        <w:right w:val="none" w:sz="0" w:space="0" w:color="auto"/>
      </w:divBdr>
    </w:div>
    <w:div w:id="1782607332">
      <w:bodyDiv w:val="1"/>
      <w:marLeft w:val="0"/>
      <w:marRight w:val="0"/>
      <w:marTop w:val="0"/>
      <w:marBottom w:val="0"/>
      <w:divBdr>
        <w:top w:val="none" w:sz="0" w:space="0" w:color="auto"/>
        <w:left w:val="none" w:sz="0" w:space="0" w:color="auto"/>
        <w:bottom w:val="none" w:sz="0" w:space="0" w:color="auto"/>
        <w:right w:val="none" w:sz="0" w:space="0" w:color="auto"/>
      </w:divBdr>
    </w:div>
    <w:div w:id="1782803298">
      <w:bodyDiv w:val="1"/>
      <w:marLeft w:val="0"/>
      <w:marRight w:val="0"/>
      <w:marTop w:val="0"/>
      <w:marBottom w:val="0"/>
      <w:divBdr>
        <w:top w:val="none" w:sz="0" w:space="0" w:color="auto"/>
        <w:left w:val="none" w:sz="0" w:space="0" w:color="auto"/>
        <w:bottom w:val="none" w:sz="0" w:space="0" w:color="auto"/>
        <w:right w:val="none" w:sz="0" w:space="0" w:color="auto"/>
      </w:divBdr>
    </w:div>
    <w:div w:id="1782992387">
      <w:bodyDiv w:val="1"/>
      <w:marLeft w:val="0"/>
      <w:marRight w:val="0"/>
      <w:marTop w:val="0"/>
      <w:marBottom w:val="0"/>
      <w:divBdr>
        <w:top w:val="none" w:sz="0" w:space="0" w:color="auto"/>
        <w:left w:val="none" w:sz="0" w:space="0" w:color="auto"/>
        <w:bottom w:val="none" w:sz="0" w:space="0" w:color="auto"/>
        <w:right w:val="none" w:sz="0" w:space="0" w:color="auto"/>
      </w:divBdr>
    </w:div>
    <w:div w:id="1782993566">
      <w:bodyDiv w:val="1"/>
      <w:marLeft w:val="0"/>
      <w:marRight w:val="0"/>
      <w:marTop w:val="0"/>
      <w:marBottom w:val="0"/>
      <w:divBdr>
        <w:top w:val="none" w:sz="0" w:space="0" w:color="auto"/>
        <w:left w:val="none" w:sz="0" w:space="0" w:color="auto"/>
        <w:bottom w:val="none" w:sz="0" w:space="0" w:color="auto"/>
        <w:right w:val="none" w:sz="0" w:space="0" w:color="auto"/>
      </w:divBdr>
    </w:div>
    <w:div w:id="1783069929">
      <w:bodyDiv w:val="1"/>
      <w:marLeft w:val="0"/>
      <w:marRight w:val="0"/>
      <w:marTop w:val="0"/>
      <w:marBottom w:val="0"/>
      <w:divBdr>
        <w:top w:val="none" w:sz="0" w:space="0" w:color="auto"/>
        <w:left w:val="none" w:sz="0" w:space="0" w:color="auto"/>
        <w:bottom w:val="none" w:sz="0" w:space="0" w:color="auto"/>
        <w:right w:val="none" w:sz="0" w:space="0" w:color="auto"/>
      </w:divBdr>
    </w:div>
    <w:div w:id="1783070058">
      <w:bodyDiv w:val="1"/>
      <w:marLeft w:val="0"/>
      <w:marRight w:val="0"/>
      <w:marTop w:val="0"/>
      <w:marBottom w:val="0"/>
      <w:divBdr>
        <w:top w:val="none" w:sz="0" w:space="0" w:color="auto"/>
        <w:left w:val="none" w:sz="0" w:space="0" w:color="auto"/>
        <w:bottom w:val="none" w:sz="0" w:space="0" w:color="auto"/>
        <w:right w:val="none" w:sz="0" w:space="0" w:color="auto"/>
      </w:divBdr>
    </w:div>
    <w:div w:id="1783107314">
      <w:bodyDiv w:val="1"/>
      <w:marLeft w:val="0"/>
      <w:marRight w:val="0"/>
      <w:marTop w:val="0"/>
      <w:marBottom w:val="0"/>
      <w:divBdr>
        <w:top w:val="none" w:sz="0" w:space="0" w:color="auto"/>
        <w:left w:val="none" w:sz="0" w:space="0" w:color="auto"/>
        <w:bottom w:val="none" w:sz="0" w:space="0" w:color="auto"/>
        <w:right w:val="none" w:sz="0" w:space="0" w:color="auto"/>
      </w:divBdr>
    </w:div>
    <w:div w:id="1783300405">
      <w:bodyDiv w:val="1"/>
      <w:marLeft w:val="0"/>
      <w:marRight w:val="0"/>
      <w:marTop w:val="0"/>
      <w:marBottom w:val="0"/>
      <w:divBdr>
        <w:top w:val="none" w:sz="0" w:space="0" w:color="auto"/>
        <w:left w:val="none" w:sz="0" w:space="0" w:color="auto"/>
        <w:bottom w:val="none" w:sz="0" w:space="0" w:color="auto"/>
        <w:right w:val="none" w:sz="0" w:space="0" w:color="auto"/>
      </w:divBdr>
    </w:div>
    <w:div w:id="1783383732">
      <w:bodyDiv w:val="1"/>
      <w:marLeft w:val="0"/>
      <w:marRight w:val="0"/>
      <w:marTop w:val="0"/>
      <w:marBottom w:val="0"/>
      <w:divBdr>
        <w:top w:val="none" w:sz="0" w:space="0" w:color="auto"/>
        <w:left w:val="none" w:sz="0" w:space="0" w:color="auto"/>
        <w:bottom w:val="none" w:sz="0" w:space="0" w:color="auto"/>
        <w:right w:val="none" w:sz="0" w:space="0" w:color="auto"/>
      </w:divBdr>
    </w:div>
    <w:div w:id="1783571294">
      <w:bodyDiv w:val="1"/>
      <w:marLeft w:val="0"/>
      <w:marRight w:val="0"/>
      <w:marTop w:val="0"/>
      <w:marBottom w:val="0"/>
      <w:divBdr>
        <w:top w:val="none" w:sz="0" w:space="0" w:color="auto"/>
        <w:left w:val="none" w:sz="0" w:space="0" w:color="auto"/>
        <w:bottom w:val="none" w:sz="0" w:space="0" w:color="auto"/>
        <w:right w:val="none" w:sz="0" w:space="0" w:color="auto"/>
      </w:divBdr>
    </w:div>
    <w:div w:id="1783720026">
      <w:bodyDiv w:val="1"/>
      <w:marLeft w:val="0"/>
      <w:marRight w:val="0"/>
      <w:marTop w:val="0"/>
      <w:marBottom w:val="0"/>
      <w:divBdr>
        <w:top w:val="none" w:sz="0" w:space="0" w:color="auto"/>
        <w:left w:val="none" w:sz="0" w:space="0" w:color="auto"/>
        <w:bottom w:val="none" w:sz="0" w:space="0" w:color="auto"/>
        <w:right w:val="none" w:sz="0" w:space="0" w:color="auto"/>
      </w:divBdr>
    </w:div>
    <w:div w:id="1783723408">
      <w:bodyDiv w:val="1"/>
      <w:marLeft w:val="0"/>
      <w:marRight w:val="0"/>
      <w:marTop w:val="0"/>
      <w:marBottom w:val="0"/>
      <w:divBdr>
        <w:top w:val="none" w:sz="0" w:space="0" w:color="auto"/>
        <w:left w:val="none" w:sz="0" w:space="0" w:color="auto"/>
        <w:bottom w:val="none" w:sz="0" w:space="0" w:color="auto"/>
        <w:right w:val="none" w:sz="0" w:space="0" w:color="auto"/>
      </w:divBdr>
    </w:div>
    <w:div w:id="1783769288">
      <w:bodyDiv w:val="1"/>
      <w:marLeft w:val="0"/>
      <w:marRight w:val="0"/>
      <w:marTop w:val="0"/>
      <w:marBottom w:val="0"/>
      <w:divBdr>
        <w:top w:val="none" w:sz="0" w:space="0" w:color="auto"/>
        <w:left w:val="none" w:sz="0" w:space="0" w:color="auto"/>
        <w:bottom w:val="none" w:sz="0" w:space="0" w:color="auto"/>
        <w:right w:val="none" w:sz="0" w:space="0" w:color="auto"/>
      </w:divBdr>
    </w:div>
    <w:div w:id="1783920276">
      <w:bodyDiv w:val="1"/>
      <w:marLeft w:val="0"/>
      <w:marRight w:val="0"/>
      <w:marTop w:val="0"/>
      <w:marBottom w:val="0"/>
      <w:divBdr>
        <w:top w:val="none" w:sz="0" w:space="0" w:color="auto"/>
        <w:left w:val="none" w:sz="0" w:space="0" w:color="auto"/>
        <w:bottom w:val="none" w:sz="0" w:space="0" w:color="auto"/>
        <w:right w:val="none" w:sz="0" w:space="0" w:color="auto"/>
      </w:divBdr>
    </w:div>
    <w:div w:id="1784107569">
      <w:bodyDiv w:val="1"/>
      <w:marLeft w:val="0"/>
      <w:marRight w:val="0"/>
      <w:marTop w:val="0"/>
      <w:marBottom w:val="0"/>
      <w:divBdr>
        <w:top w:val="none" w:sz="0" w:space="0" w:color="auto"/>
        <w:left w:val="none" w:sz="0" w:space="0" w:color="auto"/>
        <w:bottom w:val="none" w:sz="0" w:space="0" w:color="auto"/>
        <w:right w:val="none" w:sz="0" w:space="0" w:color="auto"/>
      </w:divBdr>
    </w:div>
    <w:div w:id="1784300825">
      <w:bodyDiv w:val="1"/>
      <w:marLeft w:val="0"/>
      <w:marRight w:val="0"/>
      <w:marTop w:val="0"/>
      <w:marBottom w:val="0"/>
      <w:divBdr>
        <w:top w:val="none" w:sz="0" w:space="0" w:color="auto"/>
        <w:left w:val="none" w:sz="0" w:space="0" w:color="auto"/>
        <w:bottom w:val="none" w:sz="0" w:space="0" w:color="auto"/>
        <w:right w:val="none" w:sz="0" w:space="0" w:color="auto"/>
      </w:divBdr>
    </w:div>
    <w:div w:id="1784878824">
      <w:bodyDiv w:val="1"/>
      <w:marLeft w:val="0"/>
      <w:marRight w:val="0"/>
      <w:marTop w:val="0"/>
      <w:marBottom w:val="0"/>
      <w:divBdr>
        <w:top w:val="none" w:sz="0" w:space="0" w:color="auto"/>
        <w:left w:val="none" w:sz="0" w:space="0" w:color="auto"/>
        <w:bottom w:val="none" w:sz="0" w:space="0" w:color="auto"/>
        <w:right w:val="none" w:sz="0" w:space="0" w:color="auto"/>
      </w:divBdr>
    </w:div>
    <w:div w:id="1785004632">
      <w:bodyDiv w:val="1"/>
      <w:marLeft w:val="0"/>
      <w:marRight w:val="0"/>
      <w:marTop w:val="0"/>
      <w:marBottom w:val="0"/>
      <w:divBdr>
        <w:top w:val="none" w:sz="0" w:space="0" w:color="auto"/>
        <w:left w:val="none" w:sz="0" w:space="0" w:color="auto"/>
        <w:bottom w:val="none" w:sz="0" w:space="0" w:color="auto"/>
        <w:right w:val="none" w:sz="0" w:space="0" w:color="auto"/>
      </w:divBdr>
    </w:div>
    <w:div w:id="1785031324">
      <w:bodyDiv w:val="1"/>
      <w:marLeft w:val="0"/>
      <w:marRight w:val="0"/>
      <w:marTop w:val="0"/>
      <w:marBottom w:val="0"/>
      <w:divBdr>
        <w:top w:val="none" w:sz="0" w:space="0" w:color="auto"/>
        <w:left w:val="none" w:sz="0" w:space="0" w:color="auto"/>
        <w:bottom w:val="none" w:sz="0" w:space="0" w:color="auto"/>
        <w:right w:val="none" w:sz="0" w:space="0" w:color="auto"/>
      </w:divBdr>
    </w:div>
    <w:div w:id="1785228316">
      <w:bodyDiv w:val="1"/>
      <w:marLeft w:val="0"/>
      <w:marRight w:val="0"/>
      <w:marTop w:val="0"/>
      <w:marBottom w:val="0"/>
      <w:divBdr>
        <w:top w:val="none" w:sz="0" w:space="0" w:color="auto"/>
        <w:left w:val="none" w:sz="0" w:space="0" w:color="auto"/>
        <w:bottom w:val="none" w:sz="0" w:space="0" w:color="auto"/>
        <w:right w:val="none" w:sz="0" w:space="0" w:color="auto"/>
      </w:divBdr>
    </w:div>
    <w:div w:id="1785273861">
      <w:bodyDiv w:val="1"/>
      <w:marLeft w:val="0"/>
      <w:marRight w:val="0"/>
      <w:marTop w:val="0"/>
      <w:marBottom w:val="0"/>
      <w:divBdr>
        <w:top w:val="none" w:sz="0" w:space="0" w:color="auto"/>
        <w:left w:val="none" w:sz="0" w:space="0" w:color="auto"/>
        <w:bottom w:val="none" w:sz="0" w:space="0" w:color="auto"/>
        <w:right w:val="none" w:sz="0" w:space="0" w:color="auto"/>
      </w:divBdr>
    </w:div>
    <w:div w:id="1785342638">
      <w:bodyDiv w:val="1"/>
      <w:marLeft w:val="0"/>
      <w:marRight w:val="0"/>
      <w:marTop w:val="0"/>
      <w:marBottom w:val="0"/>
      <w:divBdr>
        <w:top w:val="none" w:sz="0" w:space="0" w:color="auto"/>
        <w:left w:val="none" w:sz="0" w:space="0" w:color="auto"/>
        <w:bottom w:val="none" w:sz="0" w:space="0" w:color="auto"/>
        <w:right w:val="none" w:sz="0" w:space="0" w:color="auto"/>
      </w:divBdr>
    </w:div>
    <w:div w:id="1785418310">
      <w:bodyDiv w:val="1"/>
      <w:marLeft w:val="0"/>
      <w:marRight w:val="0"/>
      <w:marTop w:val="0"/>
      <w:marBottom w:val="0"/>
      <w:divBdr>
        <w:top w:val="none" w:sz="0" w:space="0" w:color="auto"/>
        <w:left w:val="none" w:sz="0" w:space="0" w:color="auto"/>
        <w:bottom w:val="none" w:sz="0" w:space="0" w:color="auto"/>
        <w:right w:val="none" w:sz="0" w:space="0" w:color="auto"/>
      </w:divBdr>
    </w:div>
    <w:div w:id="1785610476">
      <w:bodyDiv w:val="1"/>
      <w:marLeft w:val="0"/>
      <w:marRight w:val="0"/>
      <w:marTop w:val="0"/>
      <w:marBottom w:val="0"/>
      <w:divBdr>
        <w:top w:val="none" w:sz="0" w:space="0" w:color="auto"/>
        <w:left w:val="none" w:sz="0" w:space="0" w:color="auto"/>
        <w:bottom w:val="none" w:sz="0" w:space="0" w:color="auto"/>
        <w:right w:val="none" w:sz="0" w:space="0" w:color="auto"/>
      </w:divBdr>
    </w:div>
    <w:div w:id="1785688088">
      <w:bodyDiv w:val="1"/>
      <w:marLeft w:val="0"/>
      <w:marRight w:val="0"/>
      <w:marTop w:val="0"/>
      <w:marBottom w:val="0"/>
      <w:divBdr>
        <w:top w:val="none" w:sz="0" w:space="0" w:color="auto"/>
        <w:left w:val="none" w:sz="0" w:space="0" w:color="auto"/>
        <w:bottom w:val="none" w:sz="0" w:space="0" w:color="auto"/>
        <w:right w:val="none" w:sz="0" w:space="0" w:color="auto"/>
      </w:divBdr>
    </w:div>
    <w:div w:id="1785690353">
      <w:bodyDiv w:val="1"/>
      <w:marLeft w:val="0"/>
      <w:marRight w:val="0"/>
      <w:marTop w:val="0"/>
      <w:marBottom w:val="0"/>
      <w:divBdr>
        <w:top w:val="none" w:sz="0" w:space="0" w:color="auto"/>
        <w:left w:val="none" w:sz="0" w:space="0" w:color="auto"/>
        <w:bottom w:val="none" w:sz="0" w:space="0" w:color="auto"/>
        <w:right w:val="none" w:sz="0" w:space="0" w:color="auto"/>
      </w:divBdr>
    </w:div>
    <w:div w:id="1785810192">
      <w:bodyDiv w:val="1"/>
      <w:marLeft w:val="0"/>
      <w:marRight w:val="0"/>
      <w:marTop w:val="0"/>
      <w:marBottom w:val="0"/>
      <w:divBdr>
        <w:top w:val="none" w:sz="0" w:space="0" w:color="auto"/>
        <w:left w:val="none" w:sz="0" w:space="0" w:color="auto"/>
        <w:bottom w:val="none" w:sz="0" w:space="0" w:color="auto"/>
        <w:right w:val="none" w:sz="0" w:space="0" w:color="auto"/>
      </w:divBdr>
    </w:div>
    <w:div w:id="1785925108">
      <w:bodyDiv w:val="1"/>
      <w:marLeft w:val="0"/>
      <w:marRight w:val="0"/>
      <w:marTop w:val="0"/>
      <w:marBottom w:val="0"/>
      <w:divBdr>
        <w:top w:val="none" w:sz="0" w:space="0" w:color="auto"/>
        <w:left w:val="none" w:sz="0" w:space="0" w:color="auto"/>
        <w:bottom w:val="none" w:sz="0" w:space="0" w:color="auto"/>
        <w:right w:val="none" w:sz="0" w:space="0" w:color="auto"/>
      </w:divBdr>
    </w:div>
    <w:div w:id="1786272886">
      <w:bodyDiv w:val="1"/>
      <w:marLeft w:val="0"/>
      <w:marRight w:val="0"/>
      <w:marTop w:val="0"/>
      <w:marBottom w:val="0"/>
      <w:divBdr>
        <w:top w:val="none" w:sz="0" w:space="0" w:color="auto"/>
        <w:left w:val="none" w:sz="0" w:space="0" w:color="auto"/>
        <w:bottom w:val="none" w:sz="0" w:space="0" w:color="auto"/>
        <w:right w:val="none" w:sz="0" w:space="0" w:color="auto"/>
      </w:divBdr>
    </w:div>
    <w:div w:id="1786389022">
      <w:bodyDiv w:val="1"/>
      <w:marLeft w:val="0"/>
      <w:marRight w:val="0"/>
      <w:marTop w:val="0"/>
      <w:marBottom w:val="0"/>
      <w:divBdr>
        <w:top w:val="none" w:sz="0" w:space="0" w:color="auto"/>
        <w:left w:val="none" w:sz="0" w:space="0" w:color="auto"/>
        <w:bottom w:val="none" w:sz="0" w:space="0" w:color="auto"/>
        <w:right w:val="none" w:sz="0" w:space="0" w:color="auto"/>
      </w:divBdr>
    </w:div>
    <w:div w:id="1786465900">
      <w:bodyDiv w:val="1"/>
      <w:marLeft w:val="0"/>
      <w:marRight w:val="0"/>
      <w:marTop w:val="0"/>
      <w:marBottom w:val="0"/>
      <w:divBdr>
        <w:top w:val="none" w:sz="0" w:space="0" w:color="auto"/>
        <w:left w:val="none" w:sz="0" w:space="0" w:color="auto"/>
        <w:bottom w:val="none" w:sz="0" w:space="0" w:color="auto"/>
        <w:right w:val="none" w:sz="0" w:space="0" w:color="auto"/>
      </w:divBdr>
    </w:div>
    <w:div w:id="1786536392">
      <w:bodyDiv w:val="1"/>
      <w:marLeft w:val="0"/>
      <w:marRight w:val="0"/>
      <w:marTop w:val="0"/>
      <w:marBottom w:val="0"/>
      <w:divBdr>
        <w:top w:val="none" w:sz="0" w:space="0" w:color="auto"/>
        <w:left w:val="none" w:sz="0" w:space="0" w:color="auto"/>
        <w:bottom w:val="none" w:sz="0" w:space="0" w:color="auto"/>
        <w:right w:val="none" w:sz="0" w:space="0" w:color="auto"/>
      </w:divBdr>
    </w:div>
    <w:div w:id="1786540809">
      <w:bodyDiv w:val="1"/>
      <w:marLeft w:val="0"/>
      <w:marRight w:val="0"/>
      <w:marTop w:val="0"/>
      <w:marBottom w:val="0"/>
      <w:divBdr>
        <w:top w:val="none" w:sz="0" w:space="0" w:color="auto"/>
        <w:left w:val="none" w:sz="0" w:space="0" w:color="auto"/>
        <w:bottom w:val="none" w:sz="0" w:space="0" w:color="auto"/>
        <w:right w:val="none" w:sz="0" w:space="0" w:color="auto"/>
      </w:divBdr>
    </w:div>
    <w:div w:id="1786582542">
      <w:bodyDiv w:val="1"/>
      <w:marLeft w:val="0"/>
      <w:marRight w:val="0"/>
      <w:marTop w:val="0"/>
      <w:marBottom w:val="0"/>
      <w:divBdr>
        <w:top w:val="none" w:sz="0" w:space="0" w:color="auto"/>
        <w:left w:val="none" w:sz="0" w:space="0" w:color="auto"/>
        <w:bottom w:val="none" w:sz="0" w:space="0" w:color="auto"/>
        <w:right w:val="none" w:sz="0" w:space="0" w:color="auto"/>
      </w:divBdr>
    </w:div>
    <w:div w:id="1786849565">
      <w:bodyDiv w:val="1"/>
      <w:marLeft w:val="0"/>
      <w:marRight w:val="0"/>
      <w:marTop w:val="0"/>
      <w:marBottom w:val="0"/>
      <w:divBdr>
        <w:top w:val="none" w:sz="0" w:space="0" w:color="auto"/>
        <w:left w:val="none" w:sz="0" w:space="0" w:color="auto"/>
        <w:bottom w:val="none" w:sz="0" w:space="0" w:color="auto"/>
        <w:right w:val="none" w:sz="0" w:space="0" w:color="auto"/>
      </w:divBdr>
    </w:div>
    <w:div w:id="1786919959">
      <w:bodyDiv w:val="1"/>
      <w:marLeft w:val="0"/>
      <w:marRight w:val="0"/>
      <w:marTop w:val="0"/>
      <w:marBottom w:val="0"/>
      <w:divBdr>
        <w:top w:val="none" w:sz="0" w:space="0" w:color="auto"/>
        <w:left w:val="none" w:sz="0" w:space="0" w:color="auto"/>
        <w:bottom w:val="none" w:sz="0" w:space="0" w:color="auto"/>
        <w:right w:val="none" w:sz="0" w:space="0" w:color="auto"/>
      </w:divBdr>
    </w:div>
    <w:div w:id="1787042530">
      <w:bodyDiv w:val="1"/>
      <w:marLeft w:val="0"/>
      <w:marRight w:val="0"/>
      <w:marTop w:val="0"/>
      <w:marBottom w:val="0"/>
      <w:divBdr>
        <w:top w:val="none" w:sz="0" w:space="0" w:color="auto"/>
        <w:left w:val="none" w:sz="0" w:space="0" w:color="auto"/>
        <w:bottom w:val="none" w:sz="0" w:space="0" w:color="auto"/>
        <w:right w:val="none" w:sz="0" w:space="0" w:color="auto"/>
      </w:divBdr>
    </w:div>
    <w:div w:id="1787965906">
      <w:bodyDiv w:val="1"/>
      <w:marLeft w:val="0"/>
      <w:marRight w:val="0"/>
      <w:marTop w:val="0"/>
      <w:marBottom w:val="0"/>
      <w:divBdr>
        <w:top w:val="none" w:sz="0" w:space="0" w:color="auto"/>
        <w:left w:val="none" w:sz="0" w:space="0" w:color="auto"/>
        <w:bottom w:val="none" w:sz="0" w:space="0" w:color="auto"/>
        <w:right w:val="none" w:sz="0" w:space="0" w:color="auto"/>
      </w:divBdr>
    </w:div>
    <w:div w:id="1788045500">
      <w:bodyDiv w:val="1"/>
      <w:marLeft w:val="0"/>
      <w:marRight w:val="0"/>
      <w:marTop w:val="0"/>
      <w:marBottom w:val="0"/>
      <w:divBdr>
        <w:top w:val="none" w:sz="0" w:space="0" w:color="auto"/>
        <w:left w:val="none" w:sz="0" w:space="0" w:color="auto"/>
        <w:bottom w:val="none" w:sz="0" w:space="0" w:color="auto"/>
        <w:right w:val="none" w:sz="0" w:space="0" w:color="auto"/>
      </w:divBdr>
    </w:div>
    <w:div w:id="1788231415">
      <w:bodyDiv w:val="1"/>
      <w:marLeft w:val="0"/>
      <w:marRight w:val="0"/>
      <w:marTop w:val="0"/>
      <w:marBottom w:val="0"/>
      <w:divBdr>
        <w:top w:val="none" w:sz="0" w:space="0" w:color="auto"/>
        <w:left w:val="none" w:sz="0" w:space="0" w:color="auto"/>
        <w:bottom w:val="none" w:sz="0" w:space="0" w:color="auto"/>
        <w:right w:val="none" w:sz="0" w:space="0" w:color="auto"/>
      </w:divBdr>
    </w:div>
    <w:div w:id="1788235084">
      <w:bodyDiv w:val="1"/>
      <w:marLeft w:val="0"/>
      <w:marRight w:val="0"/>
      <w:marTop w:val="0"/>
      <w:marBottom w:val="0"/>
      <w:divBdr>
        <w:top w:val="none" w:sz="0" w:space="0" w:color="auto"/>
        <w:left w:val="none" w:sz="0" w:space="0" w:color="auto"/>
        <w:bottom w:val="none" w:sz="0" w:space="0" w:color="auto"/>
        <w:right w:val="none" w:sz="0" w:space="0" w:color="auto"/>
      </w:divBdr>
    </w:div>
    <w:div w:id="1788236130">
      <w:bodyDiv w:val="1"/>
      <w:marLeft w:val="0"/>
      <w:marRight w:val="0"/>
      <w:marTop w:val="0"/>
      <w:marBottom w:val="0"/>
      <w:divBdr>
        <w:top w:val="none" w:sz="0" w:space="0" w:color="auto"/>
        <w:left w:val="none" w:sz="0" w:space="0" w:color="auto"/>
        <w:bottom w:val="none" w:sz="0" w:space="0" w:color="auto"/>
        <w:right w:val="none" w:sz="0" w:space="0" w:color="auto"/>
      </w:divBdr>
    </w:div>
    <w:div w:id="1788281104">
      <w:bodyDiv w:val="1"/>
      <w:marLeft w:val="0"/>
      <w:marRight w:val="0"/>
      <w:marTop w:val="0"/>
      <w:marBottom w:val="0"/>
      <w:divBdr>
        <w:top w:val="none" w:sz="0" w:space="0" w:color="auto"/>
        <w:left w:val="none" w:sz="0" w:space="0" w:color="auto"/>
        <w:bottom w:val="none" w:sz="0" w:space="0" w:color="auto"/>
        <w:right w:val="none" w:sz="0" w:space="0" w:color="auto"/>
      </w:divBdr>
    </w:div>
    <w:div w:id="1788281528">
      <w:bodyDiv w:val="1"/>
      <w:marLeft w:val="0"/>
      <w:marRight w:val="0"/>
      <w:marTop w:val="0"/>
      <w:marBottom w:val="0"/>
      <w:divBdr>
        <w:top w:val="none" w:sz="0" w:space="0" w:color="auto"/>
        <w:left w:val="none" w:sz="0" w:space="0" w:color="auto"/>
        <w:bottom w:val="none" w:sz="0" w:space="0" w:color="auto"/>
        <w:right w:val="none" w:sz="0" w:space="0" w:color="auto"/>
      </w:divBdr>
    </w:div>
    <w:div w:id="1788309770">
      <w:bodyDiv w:val="1"/>
      <w:marLeft w:val="0"/>
      <w:marRight w:val="0"/>
      <w:marTop w:val="0"/>
      <w:marBottom w:val="0"/>
      <w:divBdr>
        <w:top w:val="none" w:sz="0" w:space="0" w:color="auto"/>
        <w:left w:val="none" w:sz="0" w:space="0" w:color="auto"/>
        <w:bottom w:val="none" w:sz="0" w:space="0" w:color="auto"/>
        <w:right w:val="none" w:sz="0" w:space="0" w:color="auto"/>
      </w:divBdr>
    </w:div>
    <w:div w:id="1788313213">
      <w:bodyDiv w:val="1"/>
      <w:marLeft w:val="0"/>
      <w:marRight w:val="0"/>
      <w:marTop w:val="0"/>
      <w:marBottom w:val="0"/>
      <w:divBdr>
        <w:top w:val="none" w:sz="0" w:space="0" w:color="auto"/>
        <w:left w:val="none" w:sz="0" w:space="0" w:color="auto"/>
        <w:bottom w:val="none" w:sz="0" w:space="0" w:color="auto"/>
        <w:right w:val="none" w:sz="0" w:space="0" w:color="auto"/>
      </w:divBdr>
    </w:div>
    <w:div w:id="1788422820">
      <w:bodyDiv w:val="1"/>
      <w:marLeft w:val="0"/>
      <w:marRight w:val="0"/>
      <w:marTop w:val="0"/>
      <w:marBottom w:val="0"/>
      <w:divBdr>
        <w:top w:val="none" w:sz="0" w:space="0" w:color="auto"/>
        <w:left w:val="none" w:sz="0" w:space="0" w:color="auto"/>
        <w:bottom w:val="none" w:sz="0" w:space="0" w:color="auto"/>
        <w:right w:val="none" w:sz="0" w:space="0" w:color="auto"/>
      </w:divBdr>
    </w:div>
    <w:div w:id="1788618283">
      <w:bodyDiv w:val="1"/>
      <w:marLeft w:val="0"/>
      <w:marRight w:val="0"/>
      <w:marTop w:val="0"/>
      <w:marBottom w:val="0"/>
      <w:divBdr>
        <w:top w:val="none" w:sz="0" w:space="0" w:color="auto"/>
        <w:left w:val="none" w:sz="0" w:space="0" w:color="auto"/>
        <w:bottom w:val="none" w:sz="0" w:space="0" w:color="auto"/>
        <w:right w:val="none" w:sz="0" w:space="0" w:color="auto"/>
      </w:divBdr>
    </w:div>
    <w:div w:id="1789157068">
      <w:bodyDiv w:val="1"/>
      <w:marLeft w:val="0"/>
      <w:marRight w:val="0"/>
      <w:marTop w:val="0"/>
      <w:marBottom w:val="0"/>
      <w:divBdr>
        <w:top w:val="none" w:sz="0" w:space="0" w:color="auto"/>
        <w:left w:val="none" w:sz="0" w:space="0" w:color="auto"/>
        <w:bottom w:val="none" w:sz="0" w:space="0" w:color="auto"/>
        <w:right w:val="none" w:sz="0" w:space="0" w:color="auto"/>
      </w:divBdr>
    </w:div>
    <w:div w:id="1789396845">
      <w:bodyDiv w:val="1"/>
      <w:marLeft w:val="0"/>
      <w:marRight w:val="0"/>
      <w:marTop w:val="0"/>
      <w:marBottom w:val="0"/>
      <w:divBdr>
        <w:top w:val="none" w:sz="0" w:space="0" w:color="auto"/>
        <w:left w:val="none" w:sz="0" w:space="0" w:color="auto"/>
        <w:bottom w:val="none" w:sz="0" w:space="0" w:color="auto"/>
        <w:right w:val="none" w:sz="0" w:space="0" w:color="auto"/>
      </w:divBdr>
    </w:div>
    <w:div w:id="1789397333">
      <w:bodyDiv w:val="1"/>
      <w:marLeft w:val="0"/>
      <w:marRight w:val="0"/>
      <w:marTop w:val="0"/>
      <w:marBottom w:val="0"/>
      <w:divBdr>
        <w:top w:val="none" w:sz="0" w:space="0" w:color="auto"/>
        <w:left w:val="none" w:sz="0" w:space="0" w:color="auto"/>
        <w:bottom w:val="none" w:sz="0" w:space="0" w:color="auto"/>
        <w:right w:val="none" w:sz="0" w:space="0" w:color="auto"/>
      </w:divBdr>
    </w:div>
    <w:div w:id="1789810946">
      <w:bodyDiv w:val="1"/>
      <w:marLeft w:val="0"/>
      <w:marRight w:val="0"/>
      <w:marTop w:val="0"/>
      <w:marBottom w:val="0"/>
      <w:divBdr>
        <w:top w:val="none" w:sz="0" w:space="0" w:color="auto"/>
        <w:left w:val="none" w:sz="0" w:space="0" w:color="auto"/>
        <w:bottom w:val="none" w:sz="0" w:space="0" w:color="auto"/>
        <w:right w:val="none" w:sz="0" w:space="0" w:color="auto"/>
      </w:divBdr>
    </w:div>
    <w:div w:id="1789814343">
      <w:bodyDiv w:val="1"/>
      <w:marLeft w:val="0"/>
      <w:marRight w:val="0"/>
      <w:marTop w:val="0"/>
      <w:marBottom w:val="0"/>
      <w:divBdr>
        <w:top w:val="none" w:sz="0" w:space="0" w:color="auto"/>
        <w:left w:val="none" w:sz="0" w:space="0" w:color="auto"/>
        <w:bottom w:val="none" w:sz="0" w:space="0" w:color="auto"/>
        <w:right w:val="none" w:sz="0" w:space="0" w:color="auto"/>
      </w:divBdr>
    </w:div>
    <w:div w:id="1789931620">
      <w:bodyDiv w:val="1"/>
      <w:marLeft w:val="0"/>
      <w:marRight w:val="0"/>
      <w:marTop w:val="0"/>
      <w:marBottom w:val="0"/>
      <w:divBdr>
        <w:top w:val="none" w:sz="0" w:space="0" w:color="auto"/>
        <w:left w:val="none" w:sz="0" w:space="0" w:color="auto"/>
        <w:bottom w:val="none" w:sz="0" w:space="0" w:color="auto"/>
        <w:right w:val="none" w:sz="0" w:space="0" w:color="auto"/>
      </w:divBdr>
    </w:div>
    <w:div w:id="1790314170">
      <w:bodyDiv w:val="1"/>
      <w:marLeft w:val="0"/>
      <w:marRight w:val="0"/>
      <w:marTop w:val="0"/>
      <w:marBottom w:val="0"/>
      <w:divBdr>
        <w:top w:val="none" w:sz="0" w:space="0" w:color="auto"/>
        <w:left w:val="none" w:sz="0" w:space="0" w:color="auto"/>
        <w:bottom w:val="none" w:sz="0" w:space="0" w:color="auto"/>
        <w:right w:val="none" w:sz="0" w:space="0" w:color="auto"/>
      </w:divBdr>
    </w:div>
    <w:div w:id="1790584824">
      <w:bodyDiv w:val="1"/>
      <w:marLeft w:val="0"/>
      <w:marRight w:val="0"/>
      <w:marTop w:val="0"/>
      <w:marBottom w:val="0"/>
      <w:divBdr>
        <w:top w:val="none" w:sz="0" w:space="0" w:color="auto"/>
        <w:left w:val="none" w:sz="0" w:space="0" w:color="auto"/>
        <w:bottom w:val="none" w:sz="0" w:space="0" w:color="auto"/>
        <w:right w:val="none" w:sz="0" w:space="0" w:color="auto"/>
      </w:divBdr>
    </w:div>
    <w:div w:id="1790931142">
      <w:bodyDiv w:val="1"/>
      <w:marLeft w:val="0"/>
      <w:marRight w:val="0"/>
      <w:marTop w:val="0"/>
      <w:marBottom w:val="0"/>
      <w:divBdr>
        <w:top w:val="none" w:sz="0" w:space="0" w:color="auto"/>
        <w:left w:val="none" w:sz="0" w:space="0" w:color="auto"/>
        <w:bottom w:val="none" w:sz="0" w:space="0" w:color="auto"/>
        <w:right w:val="none" w:sz="0" w:space="0" w:color="auto"/>
      </w:divBdr>
    </w:div>
    <w:div w:id="1790969246">
      <w:bodyDiv w:val="1"/>
      <w:marLeft w:val="0"/>
      <w:marRight w:val="0"/>
      <w:marTop w:val="0"/>
      <w:marBottom w:val="0"/>
      <w:divBdr>
        <w:top w:val="none" w:sz="0" w:space="0" w:color="auto"/>
        <w:left w:val="none" w:sz="0" w:space="0" w:color="auto"/>
        <w:bottom w:val="none" w:sz="0" w:space="0" w:color="auto"/>
        <w:right w:val="none" w:sz="0" w:space="0" w:color="auto"/>
      </w:divBdr>
    </w:div>
    <w:div w:id="1790976736">
      <w:bodyDiv w:val="1"/>
      <w:marLeft w:val="0"/>
      <w:marRight w:val="0"/>
      <w:marTop w:val="0"/>
      <w:marBottom w:val="0"/>
      <w:divBdr>
        <w:top w:val="none" w:sz="0" w:space="0" w:color="auto"/>
        <w:left w:val="none" w:sz="0" w:space="0" w:color="auto"/>
        <w:bottom w:val="none" w:sz="0" w:space="0" w:color="auto"/>
        <w:right w:val="none" w:sz="0" w:space="0" w:color="auto"/>
      </w:divBdr>
    </w:div>
    <w:div w:id="1791166885">
      <w:bodyDiv w:val="1"/>
      <w:marLeft w:val="0"/>
      <w:marRight w:val="0"/>
      <w:marTop w:val="0"/>
      <w:marBottom w:val="0"/>
      <w:divBdr>
        <w:top w:val="none" w:sz="0" w:space="0" w:color="auto"/>
        <w:left w:val="none" w:sz="0" w:space="0" w:color="auto"/>
        <w:bottom w:val="none" w:sz="0" w:space="0" w:color="auto"/>
        <w:right w:val="none" w:sz="0" w:space="0" w:color="auto"/>
      </w:divBdr>
    </w:div>
    <w:div w:id="1791391766">
      <w:bodyDiv w:val="1"/>
      <w:marLeft w:val="0"/>
      <w:marRight w:val="0"/>
      <w:marTop w:val="0"/>
      <w:marBottom w:val="0"/>
      <w:divBdr>
        <w:top w:val="none" w:sz="0" w:space="0" w:color="auto"/>
        <w:left w:val="none" w:sz="0" w:space="0" w:color="auto"/>
        <w:bottom w:val="none" w:sz="0" w:space="0" w:color="auto"/>
        <w:right w:val="none" w:sz="0" w:space="0" w:color="auto"/>
      </w:divBdr>
    </w:div>
    <w:div w:id="1791514524">
      <w:bodyDiv w:val="1"/>
      <w:marLeft w:val="0"/>
      <w:marRight w:val="0"/>
      <w:marTop w:val="0"/>
      <w:marBottom w:val="0"/>
      <w:divBdr>
        <w:top w:val="none" w:sz="0" w:space="0" w:color="auto"/>
        <w:left w:val="none" w:sz="0" w:space="0" w:color="auto"/>
        <w:bottom w:val="none" w:sz="0" w:space="0" w:color="auto"/>
        <w:right w:val="none" w:sz="0" w:space="0" w:color="auto"/>
      </w:divBdr>
    </w:div>
    <w:div w:id="1791704448">
      <w:bodyDiv w:val="1"/>
      <w:marLeft w:val="0"/>
      <w:marRight w:val="0"/>
      <w:marTop w:val="0"/>
      <w:marBottom w:val="0"/>
      <w:divBdr>
        <w:top w:val="none" w:sz="0" w:space="0" w:color="auto"/>
        <w:left w:val="none" w:sz="0" w:space="0" w:color="auto"/>
        <w:bottom w:val="none" w:sz="0" w:space="0" w:color="auto"/>
        <w:right w:val="none" w:sz="0" w:space="0" w:color="auto"/>
      </w:divBdr>
    </w:div>
    <w:div w:id="1792046371">
      <w:bodyDiv w:val="1"/>
      <w:marLeft w:val="0"/>
      <w:marRight w:val="0"/>
      <w:marTop w:val="0"/>
      <w:marBottom w:val="0"/>
      <w:divBdr>
        <w:top w:val="none" w:sz="0" w:space="0" w:color="auto"/>
        <w:left w:val="none" w:sz="0" w:space="0" w:color="auto"/>
        <w:bottom w:val="none" w:sz="0" w:space="0" w:color="auto"/>
        <w:right w:val="none" w:sz="0" w:space="0" w:color="auto"/>
      </w:divBdr>
    </w:div>
    <w:div w:id="1792162277">
      <w:bodyDiv w:val="1"/>
      <w:marLeft w:val="0"/>
      <w:marRight w:val="0"/>
      <w:marTop w:val="0"/>
      <w:marBottom w:val="0"/>
      <w:divBdr>
        <w:top w:val="none" w:sz="0" w:space="0" w:color="auto"/>
        <w:left w:val="none" w:sz="0" w:space="0" w:color="auto"/>
        <w:bottom w:val="none" w:sz="0" w:space="0" w:color="auto"/>
        <w:right w:val="none" w:sz="0" w:space="0" w:color="auto"/>
      </w:divBdr>
    </w:div>
    <w:div w:id="1792363389">
      <w:bodyDiv w:val="1"/>
      <w:marLeft w:val="0"/>
      <w:marRight w:val="0"/>
      <w:marTop w:val="0"/>
      <w:marBottom w:val="0"/>
      <w:divBdr>
        <w:top w:val="none" w:sz="0" w:space="0" w:color="auto"/>
        <w:left w:val="none" w:sz="0" w:space="0" w:color="auto"/>
        <w:bottom w:val="none" w:sz="0" w:space="0" w:color="auto"/>
        <w:right w:val="none" w:sz="0" w:space="0" w:color="auto"/>
      </w:divBdr>
    </w:div>
    <w:div w:id="1792434668">
      <w:bodyDiv w:val="1"/>
      <w:marLeft w:val="0"/>
      <w:marRight w:val="0"/>
      <w:marTop w:val="0"/>
      <w:marBottom w:val="0"/>
      <w:divBdr>
        <w:top w:val="none" w:sz="0" w:space="0" w:color="auto"/>
        <w:left w:val="none" w:sz="0" w:space="0" w:color="auto"/>
        <w:bottom w:val="none" w:sz="0" w:space="0" w:color="auto"/>
        <w:right w:val="none" w:sz="0" w:space="0" w:color="auto"/>
      </w:divBdr>
    </w:div>
    <w:div w:id="1793356816">
      <w:bodyDiv w:val="1"/>
      <w:marLeft w:val="0"/>
      <w:marRight w:val="0"/>
      <w:marTop w:val="0"/>
      <w:marBottom w:val="0"/>
      <w:divBdr>
        <w:top w:val="none" w:sz="0" w:space="0" w:color="auto"/>
        <w:left w:val="none" w:sz="0" w:space="0" w:color="auto"/>
        <w:bottom w:val="none" w:sz="0" w:space="0" w:color="auto"/>
        <w:right w:val="none" w:sz="0" w:space="0" w:color="auto"/>
      </w:divBdr>
    </w:div>
    <w:div w:id="1793404367">
      <w:bodyDiv w:val="1"/>
      <w:marLeft w:val="0"/>
      <w:marRight w:val="0"/>
      <w:marTop w:val="0"/>
      <w:marBottom w:val="0"/>
      <w:divBdr>
        <w:top w:val="none" w:sz="0" w:space="0" w:color="auto"/>
        <w:left w:val="none" w:sz="0" w:space="0" w:color="auto"/>
        <w:bottom w:val="none" w:sz="0" w:space="0" w:color="auto"/>
        <w:right w:val="none" w:sz="0" w:space="0" w:color="auto"/>
      </w:divBdr>
    </w:div>
    <w:div w:id="1793742399">
      <w:bodyDiv w:val="1"/>
      <w:marLeft w:val="0"/>
      <w:marRight w:val="0"/>
      <w:marTop w:val="0"/>
      <w:marBottom w:val="0"/>
      <w:divBdr>
        <w:top w:val="none" w:sz="0" w:space="0" w:color="auto"/>
        <w:left w:val="none" w:sz="0" w:space="0" w:color="auto"/>
        <w:bottom w:val="none" w:sz="0" w:space="0" w:color="auto"/>
        <w:right w:val="none" w:sz="0" w:space="0" w:color="auto"/>
      </w:divBdr>
    </w:div>
    <w:div w:id="1793749735">
      <w:bodyDiv w:val="1"/>
      <w:marLeft w:val="0"/>
      <w:marRight w:val="0"/>
      <w:marTop w:val="0"/>
      <w:marBottom w:val="0"/>
      <w:divBdr>
        <w:top w:val="none" w:sz="0" w:space="0" w:color="auto"/>
        <w:left w:val="none" w:sz="0" w:space="0" w:color="auto"/>
        <w:bottom w:val="none" w:sz="0" w:space="0" w:color="auto"/>
        <w:right w:val="none" w:sz="0" w:space="0" w:color="auto"/>
      </w:divBdr>
    </w:div>
    <w:div w:id="1793939294">
      <w:bodyDiv w:val="1"/>
      <w:marLeft w:val="0"/>
      <w:marRight w:val="0"/>
      <w:marTop w:val="0"/>
      <w:marBottom w:val="0"/>
      <w:divBdr>
        <w:top w:val="none" w:sz="0" w:space="0" w:color="auto"/>
        <w:left w:val="none" w:sz="0" w:space="0" w:color="auto"/>
        <w:bottom w:val="none" w:sz="0" w:space="0" w:color="auto"/>
        <w:right w:val="none" w:sz="0" w:space="0" w:color="auto"/>
      </w:divBdr>
    </w:div>
    <w:div w:id="1794639994">
      <w:bodyDiv w:val="1"/>
      <w:marLeft w:val="0"/>
      <w:marRight w:val="0"/>
      <w:marTop w:val="0"/>
      <w:marBottom w:val="0"/>
      <w:divBdr>
        <w:top w:val="none" w:sz="0" w:space="0" w:color="auto"/>
        <w:left w:val="none" w:sz="0" w:space="0" w:color="auto"/>
        <w:bottom w:val="none" w:sz="0" w:space="0" w:color="auto"/>
        <w:right w:val="none" w:sz="0" w:space="0" w:color="auto"/>
      </w:divBdr>
    </w:div>
    <w:div w:id="1794665200">
      <w:bodyDiv w:val="1"/>
      <w:marLeft w:val="0"/>
      <w:marRight w:val="0"/>
      <w:marTop w:val="0"/>
      <w:marBottom w:val="0"/>
      <w:divBdr>
        <w:top w:val="none" w:sz="0" w:space="0" w:color="auto"/>
        <w:left w:val="none" w:sz="0" w:space="0" w:color="auto"/>
        <w:bottom w:val="none" w:sz="0" w:space="0" w:color="auto"/>
        <w:right w:val="none" w:sz="0" w:space="0" w:color="auto"/>
      </w:divBdr>
    </w:div>
    <w:div w:id="1794785059">
      <w:bodyDiv w:val="1"/>
      <w:marLeft w:val="0"/>
      <w:marRight w:val="0"/>
      <w:marTop w:val="0"/>
      <w:marBottom w:val="0"/>
      <w:divBdr>
        <w:top w:val="none" w:sz="0" w:space="0" w:color="auto"/>
        <w:left w:val="none" w:sz="0" w:space="0" w:color="auto"/>
        <w:bottom w:val="none" w:sz="0" w:space="0" w:color="auto"/>
        <w:right w:val="none" w:sz="0" w:space="0" w:color="auto"/>
      </w:divBdr>
    </w:div>
    <w:div w:id="1795101883">
      <w:bodyDiv w:val="1"/>
      <w:marLeft w:val="0"/>
      <w:marRight w:val="0"/>
      <w:marTop w:val="0"/>
      <w:marBottom w:val="0"/>
      <w:divBdr>
        <w:top w:val="none" w:sz="0" w:space="0" w:color="auto"/>
        <w:left w:val="none" w:sz="0" w:space="0" w:color="auto"/>
        <w:bottom w:val="none" w:sz="0" w:space="0" w:color="auto"/>
        <w:right w:val="none" w:sz="0" w:space="0" w:color="auto"/>
      </w:divBdr>
    </w:div>
    <w:div w:id="1795513746">
      <w:bodyDiv w:val="1"/>
      <w:marLeft w:val="0"/>
      <w:marRight w:val="0"/>
      <w:marTop w:val="0"/>
      <w:marBottom w:val="0"/>
      <w:divBdr>
        <w:top w:val="none" w:sz="0" w:space="0" w:color="auto"/>
        <w:left w:val="none" w:sz="0" w:space="0" w:color="auto"/>
        <w:bottom w:val="none" w:sz="0" w:space="0" w:color="auto"/>
        <w:right w:val="none" w:sz="0" w:space="0" w:color="auto"/>
      </w:divBdr>
    </w:div>
    <w:div w:id="1795782332">
      <w:bodyDiv w:val="1"/>
      <w:marLeft w:val="0"/>
      <w:marRight w:val="0"/>
      <w:marTop w:val="0"/>
      <w:marBottom w:val="0"/>
      <w:divBdr>
        <w:top w:val="none" w:sz="0" w:space="0" w:color="auto"/>
        <w:left w:val="none" w:sz="0" w:space="0" w:color="auto"/>
        <w:bottom w:val="none" w:sz="0" w:space="0" w:color="auto"/>
        <w:right w:val="none" w:sz="0" w:space="0" w:color="auto"/>
      </w:divBdr>
    </w:div>
    <w:div w:id="1796213502">
      <w:bodyDiv w:val="1"/>
      <w:marLeft w:val="0"/>
      <w:marRight w:val="0"/>
      <w:marTop w:val="0"/>
      <w:marBottom w:val="0"/>
      <w:divBdr>
        <w:top w:val="none" w:sz="0" w:space="0" w:color="auto"/>
        <w:left w:val="none" w:sz="0" w:space="0" w:color="auto"/>
        <w:bottom w:val="none" w:sz="0" w:space="0" w:color="auto"/>
        <w:right w:val="none" w:sz="0" w:space="0" w:color="auto"/>
      </w:divBdr>
    </w:div>
    <w:div w:id="1796631953">
      <w:bodyDiv w:val="1"/>
      <w:marLeft w:val="0"/>
      <w:marRight w:val="0"/>
      <w:marTop w:val="0"/>
      <w:marBottom w:val="0"/>
      <w:divBdr>
        <w:top w:val="none" w:sz="0" w:space="0" w:color="auto"/>
        <w:left w:val="none" w:sz="0" w:space="0" w:color="auto"/>
        <w:bottom w:val="none" w:sz="0" w:space="0" w:color="auto"/>
        <w:right w:val="none" w:sz="0" w:space="0" w:color="auto"/>
      </w:divBdr>
    </w:div>
    <w:div w:id="1796869126">
      <w:bodyDiv w:val="1"/>
      <w:marLeft w:val="0"/>
      <w:marRight w:val="0"/>
      <w:marTop w:val="0"/>
      <w:marBottom w:val="0"/>
      <w:divBdr>
        <w:top w:val="none" w:sz="0" w:space="0" w:color="auto"/>
        <w:left w:val="none" w:sz="0" w:space="0" w:color="auto"/>
        <w:bottom w:val="none" w:sz="0" w:space="0" w:color="auto"/>
        <w:right w:val="none" w:sz="0" w:space="0" w:color="auto"/>
      </w:divBdr>
    </w:div>
    <w:div w:id="1797211218">
      <w:bodyDiv w:val="1"/>
      <w:marLeft w:val="0"/>
      <w:marRight w:val="0"/>
      <w:marTop w:val="0"/>
      <w:marBottom w:val="0"/>
      <w:divBdr>
        <w:top w:val="none" w:sz="0" w:space="0" w:color="auto"/>
        <w:left w:val="none" w:sz="0" w:space="0" w:color="auto"/>
        <w:bottom w:val="none" w:sz="0" w:space="0" w:color="auto"/>
        <w:right w:val="none" w:sz="0" w:space="0" w:color="auto"/>
      </w:divBdr>
    </w:div>
    <w:div w:id="1798177965">
      <w:bodyDiv w:val="1"/>
      <w:marLeft w:val="0"/>
      <w:marRight w:val="0"/>
      <w:marTop w:val="0"/>
      <w:marBottom w:val="0"/>
      <w:divBdr>
        <w:top w:val="none" w:sz="0" w:space="0" w:color="auto"/>
        <w:left w:val="none" w:sz="0" w:space="0" w:color="auto"/>
        <w:bottom w:val="none" w:sz="0" w:space="0" w:color="auto"/>
        <w:right w:val="none" w:sz="0" w:space="0" w:color="auto"/>
      </w:divBdr>
    </w:div>
    <w:div w:id="1798524568">
      <w:bodyDiv w:val="1"/>
      <w:marLeft w:val="0"/>
      <w:marRight w:val="0"/>
      <w:marTop w:val="0"/>
      <w:marBottom w:val="0"/>
      <w:divBdr>
        <w:top w:val="none" w:sz="0" w:space="0" w:color="auto"/>
        <w:left w:val="none" w:sz="0" w:space="0" w:color="auto"/>
        <w:bottom w:val="none" w:sz="0" w:space="0" w:color="auto"/>
        <w:right w:val="none" w:sz="0" w:space="0" w:color="auto"/>
      </w:divBdr>
    </w:div>
    <w:div w:id="1798989348">
      <w:bodyDiv w:val="1"/>
      <w:marLeft w:val="0"/>
      <w:marRight w:val="0"/>
      <w:marTop w:val="0"/>
      <w:marBottom w:val="0"/>
      <w:divBdr>
        <w:top w:val="none" w:sz="0" w:space="0" w:color="auto"/>
        <w:left w:val="none" w:sz="0" w:space="0" w:color="auto"/>
        <w:bottom w:val="none" w:sz="0" w:space="0" w:color="auto"/>
        <w:right w:val="none" w:sz="0" w:space="0" w:color="auto"/>
      </w:divBdr>
    </w:div>
    <w:div w:id="1799185245">
      <w:bodyDiv w:val="1"/>
      <w:marLeft w:val="0"/>
      <w:marRight w:val="0"/>
      <w:marTop w:val="0"/>
      <w:marBottom w:val="0"/>
      <w:divBdr>
        <w:top w:val="none" w:sz="0" w:space="0" w:color="auto"/>
        <w:left w:val="none" w:sz="0" w:space="0" w:color="auto"/>
        <w:bottom w:val="none" w:sz="0" w:space="0" w:color="auto"/>
        <w:right w:val="none" w:sz="0" w:space="0" w:color="auto"/>
      </w:divBdr>
    </w:div>
    <w:div w:id="1799452085">
      <w:bodyDiv w:val="1"/>
      <w:marLeft w:val="0"/>
      <w:marRight w:val="0"/>
      <w:marTop w:val="0"/>
      <w:marBottom w:val="0"/>
      <w:divBdr>
        <w:top w:val="none" w:sz="0" w:space="0" w:color="auto"/>
        <w:left w:val="none" w:sz="0" w:space="0" w:color="auto"/>
        <w:bottom w:val="none" w:sz="0" w:space="0" w:color="auto"/>
        <w:right w:val="none" w:sz="0" w:space="0" w:color="auto"/>
      </w:divBdr>
    </w:div>
    <w:div w:id="1799488791">
      <w:bodyDiv w:val="1"/>
      <w:marLeft w:val="0"/>
      <w:marRight w:val="0"/>
      <w:marTop w:val="0"/>
      <w:marBottom w:val="0"/>
      <w:divBdr>
        <w:top w:val="none" w:sz="0" w:space="0" w:color="auto"/>
        <w:left w:val="none" w:sz="0" w:space="0" w:color="auto"/>
        <w:bottom w:val="none" w:sz="0" w:space="0" w:color="auto"/>
        <w:right w:val="none" w:sz="0" w:space="0" w:color="auto"/>
      </w:divBdr>
    </w:div>
    <w:div w:id="1799763263">
      <w:bodyDiv w:val="1"/>
      <w:marLeft w:val="0"/>
      <w:marRight w:val="0"/>
      <w:marTop w:val="0"/>
      <w:marBottom w:val="0"/>
      <w:divBdr>
        <w:top w:val="none" w:sz="0" w:space="0" w:color="auto"/>
        <w:left w:val="none" w:sz="0" w:space="0" w:color="auto"/>
        <w:bottom w:val="none" w:sz="0" w:space="0" w:color="auto"/>
        <w:right w:val="none" w:sz="0" w:space="0" w:color="auto"/>
      </w:divBdr>
    </w:div>
    <w:div w:id="1800145250">
      <w:bodyDiv w:val="1"/>
      <w:marLeft w:val="0"/>
      <w:marRight w:val="0"/>
      <w:marTop w:val="0"/>
      <w:marBottom w:val="0"/>
      <w:divBdr>
        <w:top w:val="none" w:sz="0" w:space="0" w:color="auto"/>
        <w:left w:val="none" w:sz="0" w:space="0" w:color="auto"/>
        <w:bottom w:val="none" w:sz="0" w:space="0" w:color="auto"/>
        <w:right w:val="none" w:sz="0" w:space="0" w:color="auto"/>
      </w:divBdr>
    </w:div>
    <w:div w:id="1800147373">
      <w:bodyDiv w:val="1"/>
      <w:marLeft w:val="0"/>
      <w:marRight w:val="0"/>
      <w:marTop w:val="0"/>
      <w:marBottom w:val="0"/>
      <w:divBdr>
        <w:top w:val="none" w:sz="0" w:space="0" w:color="auto"/>
        <w:left w:val="none" w:sz="0" w:space="0" w:color="auto"/>
        <w:bottom w:val="none" w:sz="0" w:space="0" w:color="auto"/>
        <w:right w:val="none" w:sz="0" w:space="0" w:color="auto"/>
      </w:divBdr>
    </w:div>
    <w:div w:id="1800299942">
      <w:bodyDiv w:val="1"/>
      <w:marLeft w:val="0"/>
      <w:marRight w:val="0"/>
      <w:marTop w:val="0"/>
      <w:marBottom w:val="0"/>
      <w:divBdr>
        <w:top w:val="none" w:sz="0" w:space="0" w:color="auto"/>
        <w:left w:val="none" w:sz="0" w:space="0" w:color="auto"/>
        <w:bottom w:val="none" w:sz="0" w:space="0" w:color="auto"/>
        <w:right w:val="none" w:sz="0" w:space="0" w:color="auto"/>
      </w:divBdr>
    </w:div>
    <w:div w:id="1800561775">
      <w:bodyDiv w:val="1"/>
      <w:marLeft w:val="0"/>
      <w:marRight w:val="0"/>
      <w:marTop w:val="0"/>
      <w:marBottom w:val="0"/>
      <w:divBdr>
        <w:top w:val="none" w:sz="0" w:space="0" w:color="auto"/>
        <w:left w:val="none" w:sz="0" w:space="0" w:color="auto"/>
        <w:bottom w:val="none" w:sz="0" w:space="0" w:color="auto"/>
        <w:right w:val="none" w:sz="0" w:space="0" w:color="auto"/>
      </w:divBdr>
    </w:div>
    <w:div w:id="1800689102">
      <w:bodyDiv w:val="1"/>
      <w:marLeft w:val="0"/>
      <w:marRight w:val="0"/>
      <w:marTop w:val="0"/>
      <w:marBottom w:val="0"/>
      <w:divBdr>
        <w:top w:val="none" w:sz="0" w:space="0" w:color="auto"/>
        <w:left w:val="none" w:sz="0" w:space="0" w:color="auto"/>
        <w:bottom w:val="none" w:sz="0" w:space="0" w:color="auto"/>
        <w:right w:val="none" w:sz="0" w:space="0" w:color="auto"/>
      </w:divBdr>
    </w:div>
    <w:div w:id="1800995848">
      <w:bodyDiv w:val="1"/>
      <w:marLeft w:val="0"/>
      <w:marRight w:val="0"/>
      <w:marTop w:val="0"/>
      <w:marBottom w:val="0"/>
      <w:divBdr>
        <w:top w:val="none" w:sz="0" w:space="0" w:color="auto"/>
        <w:left w:val="none" w:sz="0" w:space="0" w:color="auto"/>
        <w:bottom w:val="none" w:sz="0" w:space="0" w:color="auto"/>
        <w:right w:val="none" w:sz="0" w:space="0" w:color="auto"/>
      </w:divBdr>
    </w:div>
    <w:div w:id="1801068134">
      <w:bodyDiv w:val="1"/>
      <w:marLeft w:val="0"/>
      <w:marRight w:val="0"/>
      <w:marTop w:val="0"/>
      <w:marBottom w:val="0"/>
      <w:divBdr>
        <w:top w:val="none" w:sz="0" w:space="0" w:color="auto"/>
        <w:left w:val="none" w:sz="0" w:space="0" w:color="auto"/>
        <w:bottom w:val="none" w:sz="0" w:space="0" w:color="auto"/>
        <w:right w:val="none" w:sz="0" w:space="0" w:color="auto"/>
      </w:divBdr>
    </w:div>
    <w:div w:id="1801071410">
      <w:bodyDiv w:val="1"/>
      <w:marLeft w:val="0"/>
      <w:marRight w:val="0"/>
      <w:marTop w:val="0"/>
      <w:marBottom w:val="0"/>
      <w:divBdr>
        <w:top w:val="none" w:sz="0" w:space="0" w:color="auto"/>
        <w:left w:val="none" w:sz="0" w:space="0" w:color="auto"/>
        <w:bottom w:val="none" w:sz="0" w:space="0" w:color="auto"/>
        <w:right w:val="none" w:sz="0" w:space="0" w:color="auto"/>
      </w:divBdr>
    </w:div>
    <w:div w:id="1801143164">
      <w:bodyDiv w:val="1"/>
      <w:marLeft w:val="0"/>
      <w:marRight w:val="0"/>
      <w:marTop w:val="0"/>
      <w:marBottom w:val="0"/>
      <w:divBdr>
        <w:top w:val="none" w:sz="0" w:space="0" w:color="auto"/>
        <w:left w:val="none" w:sz="0" w:space="0" w:color="auto"/>
        <w:bottom w:val="none" w:sz="0" w:space="0" w:color="auto"/>
        <w:right w:val="none" w:sz="0" w:space="0" w:color="auto"/>
      </w:divBdr>
    </w:div>
    <w:div w:id="1801612617">
      <w:bodyDiv w:val="1"/>
      <w:marLeft w:val="0"/>
      <w:marRight w:val="0"/>
      <w:marTop w:val="0"/>
      <w:marBottom w:val="0"/>
      <w:divBdr>
        <w:top w:val="none" w:sz="0" w:space="0" w:color="auto"/>
        <w:left w:val="none" w:sz="0" w:space="0" w:color="auto"/>
        <w:bottom w:val="none" w:sz="0" w:space="0" w:color="auto"/>
        <w:right w:val="none" w:sz="0" w:space="0" w:color="auto"/>
      </w:divBdr>
    </w:div>
    <w:div w:id="1801917104">
      <w:bodyDiv w:val="1"/>
      <w:marLeft w:val="0"/>
      <w:marRight w:val="0"/>
      <w:marTop w:val="0"/>
      <w:marBottom w:val="0"/>
      <w:divBdr>
        <w:top w:val="none" w:sz="0" w:space="0" w:color="auto"/>
        <w:left w:val="none" w:sz="0" w:space="0" w:color="auto"/>
        <w:bottom w:val="none" w:sz="0" w:space="0" w:color="auto"/>
        <w:right w:val="none" w:sz="0" w:space="0" w:color="auto"/>
      </w:divBdr>
    </w:div>
    <w:div w:id="1801919119">
      <w:bodyDiv w:val="1"/>
      <w:marLeft w:val="0"/>
      <w:marRight w:val="0"/>
      <w:marTop w:val="0"/>
      <w:marBottom w:val="0"/>
      <w:divBdr>
        <w:top w:val="none" w:sz="0" w:space="0" w:color="auto"/>
        <w:left w:val="none" w:sz="0" w:space="0" w:color="auto"/>
        <w:bottom w:val="none" w:sz="0" w:space="0" w:color="auto"/>
        <w:right w:val="none" w:sz="0" w:space="0" w:color="auto"/>
      </w:divBdr>
    </w:div>
    <w:div w:id="1802071540">
      <w:bodyDiv w:val="1"/>
      <w:marLeft w:val="0"/>
      <w:marRight w:val="0"/>
      <w:marTop w:val="0"/>
      <w:marBottom w:val="0"/>
      <w:divBdr>
        <w:top w:val="none" w:sz="0" w:space="0" w:color="auto"/>
        <w:left w:val="none" w:sz="0" w:space="0" w:color="auto"/>
        <w:bottom w:val="none" w:sz="0" w:space="0" w:color="auto"/>
        <w:right w:val="none" w:sz="0" w:space="0" w:color="auto"/>
      </w:divBdr>
    </w:div>
    <w:div w:id="1802730375">
      <w:bodyDiv w:val="1"/>
      <w:marLeft w:val="0"/>
      <w:marRight w:val="0"/>
      <w:marTop w:val="0"/>
      <w:marBottom w:val="0"/>
      <w:divBdr>
        <w:top w:val="none" w:sz="0" w:space="0" w:color="auto"/>
        <w:left w:val="none" w:sz="0" w:space="0" w:color="auto"/>
        <w:bottom w:val="none" w:sz="0" w:space="0" w:color="auto"/>
        <w:right w:val="none" w:sz="0" w:space="0" w:color="auto"/>
      </w:divBdr>
    </w:div>
    <w:div w:id="1802766377">
      <w:bodyDiv w:val="1"/>
      <w:marLeft w:val="0"/>
      <w:marRight w:val="0"/>
      <w:marTop w:val="0"/>
      <w:marBottom w:val="0"/>
      <w:divBdr>
        <w:top w:val="none" w:sz="0" w:space="0" w:color="auto"/>
        <w:left w:val="none" w:sz="0" w:space="0" w:color="auto"/>
        <w:bottom w:val="none" w:sz="0" w:space="0" w:color="auto"/>
        <w:right w:val="none" w:sz="0" w:space="0" w:color="auto"/>
      </w:divBdr>
    </w:div>
    <w:div w:id="1802842085">
      <w:bodyDiv w:val="1"/>
      <w:marLeft w:val="0"/>
      <w:marRight w:val="0"/>
      <w:marTop w:val="0"/>
      <w:marBottom w:val="0"/>
      <w:divBdr>
        <w:top w:val="none" w:sz="0" w:space="0" w:color="auto"/>
        <w:left w:val="none" w:sz="0" w:space="0" w:color="auto"/>
        <w:bottom w:val="none" w:sz="0" w:space="0" w:color="auto"/>
        <w:right w:val="none" w:sz="0" w:space="0" w:color="auto"/>
      </w:divBdr>
    </w:div>
    <w:div w:id="1803189483">
      <w:bodyDiv w:val="1"/>
      <w:marLeft w:val="0"/>
      <w:marRight w:val="0"/>
      <w:marTop w:val="0"/>
      <w:marBottom w:val="0"/>
      <w:divBdr>
        <w:top w:val="none" w:sz="0" w:space="0" w:color="auto"/>
        <w:left w:val="none" w:sz="0" w:space="0" w:color="auto"/>
        <w:bottom w:val="none" w:sz="0" w:space="0" w:color="auto"/>
        <w:right w:val="none" w:sz="0" w:space="0" w:color="auto"/>
      </w:divBdr>
    </w:div>
    <w:div w:id="1803574444">
      <w:bodyDiv w:val="1"/>
      <w:marLeft w:val="0"/>
      <w:marRight w:val="0"/>
      <w:marTop w:val="0"/>
      <w:marBottom w:val="0"/>
      <w:divBdr>
        <w:top w:val="none" w:sz="0" w:space="0" w:color="auto"/>
        <w:left w:val="none" w:sz="0" w:space="0" w:color="auto"/>
        <w:bottom w:val="none" w:sz="0" w:space="0" w:color="auto"/>
        <w:right w:val="none" w:sz="0" w:space="0" w:color="auto"/>
      </w:divBdr>
    </w:div>
    <w:div w:id="1803813546">
      <w:bodyDiv w:val="1"/>
      <w:marLeft w:val="0"/>
      <w:marRight w:val="0"/>
      <w:marTop w:val="0"/>
      <w:marBottom w:val="0"/>
      <w:divBdr>
        <w:top w:val="none" w:sz="0" w:space="0" w:color="auto"/>
        <w:left w:val="none" w:sz="0" w:space="0" w:color="auto"/>
        <w:bottom w:val="none" w:sz="0" w:space="0" w:color="auto"/>
        <w:right w:val="none" w:sz="0" w:space="0" w:color="auto"/>
      </w:divBdr>
    </w:div>
    <w:div w:id="1803887767">
      <w:bodyDiv w:val="1"/>
      <w:marLeft w:val="0"/>
      <w:marRight w:val="0"/>
      <w:marTop w:val="0"/>
      <w:marBottom w:val="0"/>
      <w:divBdr>
        <w:top w:val="none" w:sz="0" w:space="0" w:color="auto"/>
        <w:left w:val="none" w:sz="0" w:space="0" w:color="auto"/>
        <w:bottom w:val="none" w:sz="0" w:space="0" w:color="auto"/>
        <w:right w:val="none" w:sz="0" w:space="0" w:color="auto"/>
      </w:divBdr>
    </w:div>
    <w:div w:id="1804083245">
      <w:bodyDiv w:val="1"/>
      <w:marLeft w:val="0"/>
      <w:marRight w:val="0"/>
      <w:marTop w:val="0"/>
      <w:marBottom w:val="0"/>
      <w:divBdr>
        <w:top w:val="none" w:sz="0" w:space="0" w:color="auto"/>
        <w:left w:val="none" w:sz="0" w:space="0" w:color="auto"/>
        <w:bottom w:val="none" w:sz="0" w:space="0" w:color="auto"/>
        <w:right w:val="none" w:sz="0" w:space="0" w:color="auto"/>
      </w:divBdr>
    </w:div>
    <w:div w:id="1804228629">
      <w:bodyDiv w:val="1"/>
      <w:marLeft w:val="0"/>
      <w:marRight w:val="0"/>
      <w:marTop w:val="0"/>
      <w:marBottom w:val="0"/>
      <w:divBdr>
        <w:top w:val="none" w:sz="0" w:space="0" w:color="auto"/>
        <w:left w:val="none" w:sz="0" w:space="0" w:color="auto"/>
        <w:bottom w:val="none" w:sz="0" w:space="0" w:color="auto"/>
        <w:right w:val="none" w:sz="0" w:space="0" w:color="auto"/>
      </w:divBdr>
    </w:div>
    <w:div w:id="1804230055">
      <w:bodyDiv w:val="1"/>
      <w:marLeft w:val="0"/>
      <w:marRight w:val="0"/>
      <w:marTop w:val="0"/>
      <w:marBottom w:val="0"/>
      <w:divBdr>
        <w:top w:val="none" w:sz="0" w:space="0" w:color="auto"/>
        <w:left w:val="none" w:sz="0" w:space="0" w:color="auto"/>
        <w:bottom w:val="none" w:sz="0" w:space="0" w:color="auto"/>
        <w:right w:val="none" w:sz="0" w:space="0" w:color="auto"/>
      </w:divBdr>
    </w:div>
    <w:div w:id="1804276902">
      <w:bodyDiv w:val="1"/>
      <w:marLeft w:val="0"/>
      <w:marRight w:val="0"/>
      <w:marTop w:val="0"/>
      <w:marBottom w:val="0"/>
      <w:divBdr>
        <w:top w:val="none" w:sz="0" w:space="0" w:color="auto"/>
        <w:left w:val="none" w:sz="0" w:space="0" w:color="auto"/>
        <w:bottom w:val="none" w:sz="0" w:space="0" w:color="auto"/>
        <w:right w:val="none" w:sz="0" w:space="0" w:color="auto"/>
      </w:divBdr>
    </w:div>
    <w:div w:id="1804419708">
      <w:bodyDiv w:val="1"/>
      <w:marLeft w:val="0"/>
      <w:marRight w:val="0"/>
      <w:marTop w:val="0"/>
      <w:marBottom w:val="0"/>
      <w:divBdr>
        <w:top w:val="none" w:sz="0" w:space="0" w:color="auto"/>
        <w:left w:val="none" w:sz="0" w:space="0" w:color="auto"/>
        <w:bottom w:val="none" w:sz="0" w:space="0" w:color="auto"/>
        <w:right w:val="none" w:sz="0" w:space="0" w:color="auto"/>
      </w:divBdr>
    </w:div>
    <w:div w:id="1804498330">
      <w:bodyDiv w:val="1"/>
      <w:marLeft w:val="0"/>
      <w:marRight w:val="0"/>
      <w:marTop w:val="0"/>
      <w:marBottom w:val="0"/>
      <w:divBdr>
        <w:top w:val="none" w:sz="0" w:space="0" w:color="auto"/>
        <w:left w:val="none" w:sz="0" w:space="0" w:color="auto"/>
        <w:bottom w:val="none" w:sz="0" w:space="0" w:color="auto"/>
        <w:right w:val="none" w:sz="0" w:space="0" w:color="auto"/>
      </w:divBdr>
    </w:div>
    <w:div w:id="1804731946">
      <w:bodyDiv w:val="1"/>
      <w:marLeft w:val="0"/>
      <w:marRight w:val="0"/>
      <w:marTop w:val="0"/>
      <w:marBottom w:val="0"/>
      <w:divBdr>
        <w:top w:val="none" w:sz="0" w:space="0" w:color="auto"/>
        <w:left w:val="none" w:sz="0" w:space="0" w:color="auto"/>
        <w:bottom w:val="none" w:sz="0" w:space="0" w:color="auto"/>
        <w:right w:val="none" w:sz="0" w:space="0" w:color="auto"/>
      </w:divBdr>
    </w:div>
    <w:div w:id="1804929167">
      <w:bodyDiv w:val="1"/>
      <w:marLeft w:val="0"/>
      <w:marRight w:val="0"/>
      <w:marTop w:val="0"/>
      <w:marBottom w:val="0"/>
      <w:divBdr>
        <w:top w:val="none" w:sz="0" w:space="0" w:color="auto"/>
        <w:left w:val="none" w:sz="0" w:space="0" w:color="auto"/>
        <w:bottom w:val="none" w:sz="0" w:space="0" w:color="auto"/>
        <w:right w:val="none" w:sz="0" w:space="0" w:color="auto"/>
      </w:divBdr>
    </w:div>
    <w:div w:id="1805075641">
      <w:bodyDiv w:val="1"/>
      <w:marLeft w:val="0"/>
      <w:marRight w:val="0"/>
      <w:marTop w:val="0"/>
      <w:marBottom w:val="0"/>
      <w:divBdr>
        <w:top w:val="none" w:sz="0" w:space="0" w:color="auto"/>
        <w:left w:val="none" w:sz="0" w:space="0" w:color="auto"/>
        <w:bottom w:val="none" w:sz="0" w:space="0" w:color="auto"/>
        <w:right w:val="none" w:sz="0" w:space="0" w:color="auto"/>
      </w:divBdr>
    </w:div>
    <w:div w:id="1805154294">
      <w:bodyDiv w:val="1"/>
      <w:marLeft w:val="0"/>
      <w:marRight w:val="0"/>
      <w:marTop w:val="0"/>
      <w:marBottom w:val="0"/>
      <w:divBdr>
        <w:top w:val="none" w:sz="0" w:space="0" w:color="auto"/>
        <w:left w:val="none" w:sz="0" w:space="0" w:color="auto"/>
        <w:bottom w:val="none" w:sz="0" w:space="0" w:color="auto"/>
        <w:right w:val="none" w:sz="0" w:space="0" w:color="auto"/>
      </w:divBdr>
    </w:div>
    <w:div w:id="1805155448">
      <w:bodyDiv w:val="1"/>
      <w:marLeft w:val="0"/>
      <w:marRight w:val="0"/>
      <w:marTop w:val="0"/>
      <w:marBottom w:val="0"/>
      <w:divBdr>
        <w:top w:val="none" w:sz="0" w:space="0" w:color="auto"/>
        <w:left w:val="none" w:sz="0" w:space="0" w:color="auto"/>
        <w:bottom w:val="none" w:sz="0" w:space="0" w:color="auto"/>
        <w:right w:val="none" w:sz="0" w:space="0" w:color="auto"/>
      </w:divBdr>
    </w:div>
    <w:div w:id="1805540474">
      <w:bodyDiv w:val="1"/>
      <w:marLeft w:val="0"/>
      <w:marRight w:val="0"/>
      <w:marTop w:val="0"/>
      <w:marBottom w:val="0"/>
      <w:divBdr>
        <w:top w:val="none" w:sz="0" w:space="0" w:color="auto"/>
        <w:left w:val="none" w:sz="0" w:space="0" w:color="auto"/>
        <w:bottom w:val="none" w:sz="0" w:space="0" w:color="auto"/>
        <w:right w:val="none" w:sz="0" w:space="0" w:color="auto"/>
      </w:divBdr>
    </w:div>
    <w:div w:id="1805542889">
      <w:bodyDiv w:val="1"/>
      <w:marLeft w:val="0"/>
      <w:marRight w:val="0"/>
      <w:marTop w:val="0"/>
      <w:marBottom w:val="0"/>
      <w:divBdr>
        <w:top w:val="none" w:sz="0" w:space="0" w:color="auto"/>
        <w:left w:val="none" w:sz="0" w:space="0" w:color="auto"/>
        <w:bottom w:val="none" w:sz="0" w:space="0" w:color="auto"/>
        <w:right w:val="none" w:sz="0" w:space="0" w:color="auto"/>
      </w:divBdr>
    </w:div>
    <w:div w:id="1805806730">
      <w:bodyDiv w:val="1"/>
      <w:marLeft w:val="0"/>
      <w:marRight w:val="0"/>
      <w:marTop w:val="0"/>
      <w:marBottom w:val="0"/>
      <w:divBdr>
        <w:top w:val="none" w:sz="0" w:space="0" w:color="auto"/>
        <w:left w:val="none" w:sz="0" w:space="0" w:color="auto"/>
        <w:bottom w:val="none" w:sz="0" w:space="0" w:color="auto"/>
        <w:right w:val="none" w:sz="0" w:space="0" w:color="auto"/>
      </w:divBdr>
    </w:div>
    <w:div w:id="1805810226">
      <w:bodyDiv w:val="1"/>
      <w:marLeft w:val="0"/>
      <w:marRight w:val="0"/>
      <w:marTop w:val="0"/>
      <w:marBottom w:val="0"/>
      <w:divBdr>
        <w:top w:val="none" w:sz="0" w:space="0" w:color="auto"/>
        <w:left w:val="none" w:sz="0" w:space="0" w:color="auto"/>
        <w:bottom w:val="none" w:sz="0" w:space="0" w:color="auto"/>
        <w:right w:val="none" w:sz="0" w:space="0" w:color="auto"/>
      </w:divBdr>
    </w:div>
    <w:div w:id="1805852418">
      <w:bodyDiv w:val="1"/>
      <w:marLeft w:val="0"/>
      <w:marRight w:val="0"/>
      <w:marTop w:val="0"/>
      <w:marBottom w:val="0"/>
      <w:divBdr>
        <w:top w:val="none" w:sz="0" w:space="0" w:color="auto"/>
        <w:left w:val="none" w:sz="0" w:space="0" w:color="auto"/>
        <w:bottom w:val="none" w:sz="0" w:space="0" w:color="auto"/>
        <w:right w:val="none" w:sz="0" w:space="0" w:color="auto"/>
      </w:divBdr>
    </w:div>
    <w:div w:id="1806240563">
      <w:bodyDiv w:val="1"/>
      <w:marLeft w:val="0"/>
      <w:marRight w:val="0"/>
      <w:marTop w:val="0"/>
      <w:marBottom w:val="0"/>
      <w:divBdr>
        <w:top w:val="none" w:sz="0" w:space="0" w:color="auto"/>
        <w:left w:val="none" w:sz="0" w:space="0" w:color="auto"/>
        <w:bottom w:val="none" w:sz="0" w:space="0" w:color="auto"/>
        <w:right w:val="none" w:sz="0" w:space="0" w:color="auto"/>
      </w:divBdr>
    </w:div>
    <w:div w:id="1806269819">
      <w:bodyDiv w:val="1"/>
      <w:marLeft w:val="0"/>
      <w:marRight w:val="0"/>
      <w:marTop w:val="0"/>
      <w:marBottom w:val="0"/>
      <w:divBdr>
        <w:top w:val="none" w:sz="0" w:space="0" w:color="auto"/>
        <w:left w:val="none" w:sz="0" w:space="0" w:color="auto"/>
        <w:bottom w:val="none" w:sz="0" w:space="0" w:color="auto"/>
        <w:right w:val="none" w:sz="0" w:space="0" w:color="auto"/>
      </w:divBdr>
    </w:div>
    <w:div w:id="1806317813">
      <w:bodyDiv w:val="1"/>
      <w:marLeft w:val="0"/>
      <w:marRight w:val="0"/>
      <w:marTop w:val="0"/>
      <w:marBottom w:val="0"/>
      <w:divBdr>
        <w:top w:val="none" w:sz="0" w:space="0" w:color="auto"/>
        <w:left w:val="none" w:sz="0" w:space="0" w:color="auto"/>
        <w:bottom w:val="none" w:sz="0" w:space="0" w:color="auto"/>
        <w:right w:val="none" w:sz="0" w:space="0" w:color="auto"/>
      </w:divBdr>
    </w:div>
    <w:div w:id="1806661065">
      <w:bodyDiv w:val="1"/>
      <w:marLeft w:val="0"/>
      <w:marRight w:val="0"/>
      <w:marTop w:val="0"/>
      <w:marBottom w:val="0"/>
      <w:divBdr>
        <w:top w:val="none" w:sz="0" w:space="0" w:color="auto"/>
        <w:left w:val="none" w:sz="0" w:space="0" w:color="auto"/>
        <w:bottom w:val="none" w:sz="0" w:space="0" w:color="auto"/>
        <w:right w:val="none" w:sz="0" w:space="0" w:color="auto"/>
      </w:divBdr>
    </w:div>
    <w:div w:id="1806772390">
      <w:bodyDiv w:val="1"/>
      <w:marLeft w:val="0"/>
      <w:marRight w:val="0"/>
      <w:marTop w:val="0"/>
      <w:marBottom w:val="0"/>
      <w:divBdr>
        <w:top w:val="none" w:sz="0" w:space="0" w:color="auto"/>
        <w:left w:val="none" w:sz="0" w:space="0" w:color="auto"/>
        <w:bottom w:val="none" w:sz="0" w:space="0" w:color="auto"/>
        <w:right w:val="none" w:sz="0" w:space="0" w:color="auto"/>
      </w:divBdr>
    </w:div>
    <w:div w:id="1806972770">
      <w:bodyDiv w:val="1"/>
      <w:marLeft w:val="0"/>
      <w:marRight w:val="0"/>
      <w:marTop w:val="0"/>
      <w:marBottom w:val="0"/>
      <w:divBdr>
        <w:top w:val="none" w:sz="0" w:space="0" w:color="auto"/>
        <w:left w:val="none" w:sz="0" w:space="0" w:color="auto"/>
        <w:bottom w:val="none" w:sz="0" w:space="0" w:color="auto"/>
        <w:right w:val="none" w:sz="0" w:space="0" w:color="auto"/>
      </w:divBdr>
    </w:div>
    <w:div w:id="1807115028">
      <w:bodyDiv w:val="1"/>
      <w:marLeft w:val="0"/>
      <w:marRight w:val="0"/>
      <w:marTop w:val="0"/>
      <w:marBottom w:val="0"/>
      <w:divBdr>
        <w:top w:val="none" w:sz="0" w:space="0" w:color="auto"/>
        <w:left w:val="none" w:sz="0" w:space="0" w:color="auto"/>
        <w:bottom w:val="none" w:sz="0" w:space="0" w:color="auto"/>
        <w:right w:val="none" w:sz="0" w:space="0" w:color="auto"/>
      </w:divBdr>
    </w:div>
    <w:div w:id="1807161421">
      <w:bodyDiv w:val="1"/>
      <w:marLeft w:val="0"/>
      <w:marRight w:val="0"/>
      <w:marTop w:val="0"/>
      <w:marBottom w:val="0"/>
      <w:divBdr>
        <w:top w:val="none" w:sz="0" w:space="0" w:color="auto"/>
        <w:left w:val="none" w:sz="0" w:space="0" w:color="auto"/>
        <w:bottom w:val="none" w:sz="0" w:space="0" w:color="auto"/>
        <w:right w:val="none" w:sz="0" w:space="0" w:color="auto"/>
      </w:divBdr>
    </w:div>
    <w:div w:id="1807313146">
      <w:bodyDiv w:val="1"/>
      <w:marLeft w:val="0"/>
      <w:marRight w:val="0"/>
      <w:marTop w:val="0"/>
      <w:marBottom w:val="0"/>
      <w:divBdr>
        <w:top w:val="none" w:sz="0" w:space="0" w:color="auto"/>
        <w:left w:val="none" w:sz="0" w:space="0" w:color="auto"/>
        <w:bottom w:val="none" w:sz="0" w:space="0" w:color="auto"/>
        <w:right w:val="none" w:sz="0" w:space="0" w:color="auto"/>
      </w:divBdr>
    </w:div>
    <w:div w:id="1807426382">
      <w:bodyDiv w:val="1"/>
      <w:marLeft w:val="0"/>
      <w:marRight w:val="0"/>
      <w:marTop w:val="0"/>
      <w:marBottom w:val="0"/>
      <w:divBdr>
        <w:top w:val="none" w:sz="0" w:space="0" w:color="auto"/>
        <w:left w:val="none" w:sz="0" w:space="0" w:color="auto"/>
        <w:bottom w:val="none" w:sz="0" w:space="0" w:color="auto"/>
        <w:right w:val="none" w:sz="0" w:space="0" w:color="auto"/>
      </w:divBdr>
    </w:div>
    <w:div w:id="1807433767">
      <w:bodyDiv w:val="1"/>
      <w:marLeft w:val="0"/>
      <w:marRight w:val="0"/>
      <w:marTop w:val="0"/>
      <w:marBottom w:val="0"/>
      <w:divBdr>
        <w:top w:val="none" w:sz="0" w:space="0" w:color="auto"/>
        <w:left w:val="none" w:sz="0" w:space="0" w:color="auto"/>
        <w:bottom w:val="none" w:sz="0" w:space="0" w:color="auto"/>
        <w:right w:val="none" w:sz="0" w:space="0" w:color="auto"/>
      </w:divBdr>
    </w:div>
    <w:div w:id="1807694871">
      <w:bodyDiv w:val="1"/>
      <w:marLeft w:val="0"/>
      <w:marRight w:val="0"/>
      <w:marTop w:val="0"/>
      <w:marBottom w:val="0"/>
      <w:divBdr>
        <w:top w:val="none" w:sz="0" w:space="0" w:color="auto"/>
        <w:left w:val="none" w:sz="0" w:space="0" w:color="auto"/>
        <w:bottom w:val="none" w:sz="0" w:space="0" w:color="auto"/>
        <w:right w:val="none" w:sz="0" w:space="0" w:color="auto"/>
      </w:divBdr>
    </w:div>
    <w:div w:id="1807701261">
      <w:bodyDiv w:val="1"/>
      <w:marLeft w:val="0"/>
      <w:marRight w:val="0"/>
      <w:marTop w:val="0"/>
      <w:marBottom w:val="0"/>
      <w:divBdr>
        <w:top w:val="none" w:sz="0" w:space="0" w:color="auto"/>
        <w:left w:val="none" w:sz="0" w:space="0" w:color="auto"/>
        <w:bottom w:val="none" w:sz="0" w:space="0" w:color="auto"/>
        <w:right w:val="none" w:sz="0" w:space="0" w:color="auto"/>
      </w:divBdr>
    </w:div>
    <w:div w:id="1807818014">
      <w:bodyDiv w:val="1"/>
      <w:marLeft w:val="0"/>
      <w:marRight w:val="0"/>
      <w:marTop w:val="0"/>
      <w:marBottom w:val="0"/>
      <w:divBdr>
        <w:top w:val="none" w:sz="0" w:space="0" w:color="auto"/>
        <w:left w:val="none" w:sz="0" w:space="0" w:color="auto"/>
        <w:bottom w:val="none" w:sz="0" w:space="0" w:color="auto"/>
        <w:right w:val="none" w:sz="0" w:space="0" w:color="auto"/>
      </w:divBdr>
    </w:div>
    <w:div w:id="1807820753">
      <w:bodyDiv w:val="1"/>
      <w:marLeft w:val="0"/>
      <w:marRight w:val="0"/>
      <w:marTop w:val="0"/>
      <w:marBottom w:val="0"/>
      <w:divBdr>
        <w:top w:val="none" w:sz="0" w:space="0" w:color="auto"/>
        <w:left w:val="none" w:sz="0" w:space="0" w:color="auto"/>
        <w:bottom w:val="none" w:sz="0" w:space="0" w:color="auto"/>
        <w:right w:val="none" w:sz="0" w:space="0" w:color="auto"/>
      </w:divBdr>
    </w:div>
    <w:div w:id="1807895861">
      <w:bodyDiv w:val="1"/>
      <w:marLeft w:val="0"/>
      <w:marRight w:val="0"/>
      <w:marTop w:val="0"/>
      <w:marBottom w:val="0"/>
      <w:divBdr>
        <w:top w:val="none" w:sz="0" w:space="0" w:color="auto"/>
        <w:left w:val="none" w:sz="0" w:space="0" w:color="auto"/>
        <w:bottom w:val="none" w:sz="0" w:space="0" w:color="auto"/>
        <w:right w:val="none" w:sz="0" w:space="0" w:color="auto"/>
      </w:divBdr>
    </w:div>
    <w:div w:id="1808009592">
      <w:bodyDiv w:val="1"/>
      <w:marLeft w:val="0"/>
      <w:marRight w:val="0"/>
      <w:marTop w:val="0"/>
      <w:marBottom w:val="0"/>
      <w:divBdr>
        <w:top w:val="none" w:sz="0" w:space="0" w:color="auto"/>
        <w:left w:val="none" w:sz="0" w:space="0" w:color="auto"/>
        <w:bottom w:val="none" w:sz="0" w:space="0" w:color="auto"/>
        <w:right w:val="none" w:sz="0" w:space="0" w:color="auto"/>
      </w:divBdr>
    </w:div>
    <w:div w:id="1808081514">
      <w:bodyDiv w:val="1"/>
      <w:marLeft w:val="0"/>
      <w:marRight w:val="0"/>
      <w:marTop w:val="0"/>
      <w:marBottom w:val="0"/>
      <w:divBdr>
        <w:top w:val="none" w:sz="0" w:space="0" w:color="auto"/>
        <w:left w:val="none" w:sz="0" w:space="0" w:color="auto"/>
        <w:bottom w:val="none" w:sz="0" w:space="0" w:color="auto"/>
        <w:right w:val="none" w:sz="0" w:space="0" w:color="auto"/>
      </w:divBdr>
    </w:div>
    <w:div w:id="1808160206">
      <w:bodyDiv w:val="1"/>
      <w:marLeft w:val="0"/>
      <w:marRight w:val="0"/>
      <w:marTop w:val="0"/>
      <w:marBottom w:val="0"/>
      <w:divBdr>
        <w:top w:val="none" w:sz="0" w:space="0" w:color="auto"/>
        <w:left w:val="none" w:sz="0" w:space="0" w:color="auto"/>
        <w:bottom w:val="none" w:sz="0" w:space="0" w:color="auto"/>
        <w:right w:val="none" w:sz="0" w:space="0" w:color="auto"/>
      </w:divBdr>
    </w:div>
    <w:div w:id="1808275597">
      <w:bodyDiv w:val="1"/>
      <w:marLeft w:val="0"/>
      <w:marRight w:val="0"/>
      <w:marTop w:val="0"/>
      <w:marBottom w:val="0"/>
      <w:divBdr>
        <w:top w:val="none" w:sz="0" w:space="0" w:color="auto"/>
        <w:left w:val="none" w:sz="0" w:space="0" w:color="auto"/>
        <w:bottom w:val="none" w:sz="0" w:space="0" w:color="auto"/>
        <w:right w:val="none" w:sz="0" w:space="0" w:color="auto"/>
      </w:divBdr>
    </w:div>
    <w:div w:id="1808275643">
      <w:bodyDiv w:val="1"/>
      <w:marLeft w:val="0"/>
      <w:marRight w:val="0"/>
      <w:marTop w:val="0"/>
      <w:marBottom w:val="0"/>
      <w:divBdr>
        <w:top w:val="none" w:sz="0" w:space="0" w:color="auto"/>
        <w:left w:val="none" w:sz="0" w:space="0" w:color="auto"/>
        <w:bottom w:val="none" w:sz="0" w:space="0" w:color="auto"/>
        <w:right w:val="none" w:sz="0" w:space="0" w:color="auto"/>
      </w:divBdr>
    </w:div>
    <w:div w:id="1808354193">
      <w:bodyDiv w:val="1"/>
      <w:marLeft w:val="0"/>
      <w:marRight w:val="0"/>
      <w:marTop w:val="0"/>
      <w:marBottom w:val="0"/>
      <w:divBdr>
        <w:top w:val="none" w:sz="0" w:space="0" w:color="auto"/>
        <w:left w:val="none" w:sz="0" w:space="0" w:color="auto"/>
        <w:bottom w:val="none" w:sz="0" w:space="0" w:color="auto"/>
        <w:right w:val="none" w:sz="0" w:space="0" w:color="auto"/>
      </w:divBdr>
    </w:div>
    <w:div w:id="1808891783">
      <w:bodyDiv w:val="1"/>
      <w:marLeft w:val="0"/>
      <w:marRight w:val="0"/>
      <w:marTop w:val="0"/>
      <w:marBottom w:val="0"/>
      <w:divBdr>
        <w:top w:val="none" w:sz="0" w:space="0" w:color="auto"/>
        <w:left w:val="none" w:sz="0" w:space="0" w:color="auto"/>
        <w:bottom w:val="none" w:sz="0" w:space="0" w:color="auto"/>
        <w:right w:val="none" w:sz="0" w:space="0" w:color="auto"/>
      </w:divBdr>
    </w:div>
    <w:div w:id="1809082257">
      <w:bodyDiv w:val="1"/>
      <w:marLeft w:val="0"/>
      <w:marRight w:val="0"/>
      <w:marTop w:val="0"/>
      <w:marBottom w:val="0"/>
      <w:divBdr>
        <w:top w:val="none" w:sz="0" w:space="0" w:color="auto"/>
        <w:left w:val="none" w:sz="0" w:space="0" w:color="auto"/>
        <w:bottom w:val="none" w:sz="0" w:space="0" w:color="auto"/>
        <w:right w:val="none" w:sz="0" w:space="0" w:color="auto"/>
      </w:divBdr>
    </w:div>
    <w:div w:id="1809084278">
      <w:bodyDiv w:val="1"/>
      <w:marLeft w:val="0"/>
      <w:marRight w:val="0"/>
      <w:marTop w:val="0"/>
      <w:marBottom w:val="0"/>
      <w:divBdr>
        <w:top w:val="none" w:sz="0" w:space="0" w:color="auto"/>
        <w:left w:val="none" w:sz="0" w:space="0" w:color="auto"/>
        <w:bottom w:val="none" w:sz="0" w:space="0" w:color="auto"/>
        <w:right w:val="none" w:sz="0" w:space="0" w:color="auto"/>
      </w:divBdr>
    </w:div>
    <w:div w:id="1809086710">
      <w:bodyDiv w:val="1"/>
      <w:marLeft w:val="0"/>
      <w:marRight w:val="0"/>
      <w:marTop w:val="0"/>
      <w:marBottom w:val="0"/>
      <w:divBdr>
        <w:top w:val="none" w:sz="0" w:space="0" w:color="auto"/>
        <w:left w:val="none" w:sz="0" w:space="0" w:color="auto"/>
        <w:bottom w:val="none" w:sz="0" w:space="0" w:color="auto"/>
        <w:right w:val="none" w:sz="0" w:space="0" w:color="auto"/>
      </w:divBdr>
    </w:div>
    <w:div w:id="1809123965">
      <w:bodyDiv w:val="1"/>
      <w:marLeft w:val="0"/>
      <w:marRight w:val="0"/>
      <w:marTop w:val="0"/>
      <w:marBottom w:val="0"/>
      <w:divBdr>
        <w:top w:val="none" w:sz="0" w:space="0" w:color="auto"/>
        <w:left w:val="none" w:sz="0" w:space="0" w:color="auto"/>
        <w:bottom w:val="none" w:sz="0" w:space="0" w:color="auto"/>
        <w:right w:val="none" w:sz="0" w:space="0" w:color="auto"/>
      </w:divBdr>
    </w:div>
    <w:div w:id="1809126071">
      <w:bodyDiv w:val="1"/>
      <w:marLeft w:val="0"/>
      <w:marRight w:val="0"/>
      <w:marTop w:val="0"/>
      <w:marBottom w:val="0"/>
      <w:divBdr>
        <w:top w:val="none" w:sz="0" w:space="0" w:color="auto"/>
        <w:left w:val="none" w:sz="0" w:space="0" w:color="auto"/>
        <w:bottom w:val="none" w:sz="0" w:space="0" w:color="auto"/>
        <w:right w:val="none" w:sz="0" w:space="0" w:color="auto"/>
      </w:divBdr>
    </w:div>
    <w:div w:id="1809279235">
      <w:bodyDiv w:val="1"/>
      <w:marLeft w:val="0"/>
      <w:marRight w:val="0"/>
      <w:marTop w:val="0"/>
      <w:marBottom w:val="0"/>
      <w:divBdr>
        <w:top w:val="none" w:sz="0" w:space="0" w:color="auto"/>
        <w:left w:val="none" w:sz="0" w:space="0" w:color="auto"/>
        <w:bottom w:val="none" w:sz="0" w:space="0" w:color="auto"/>
        <w:right w:val="none" w:sz="0" w:space="0" w:color="auto"/>
      </w:divBdr>
    </w:div>
    <w:div w:id="1809320815">
      <w:bodyDiv w:val="1"/>
      <w:marLeft w:val="0"/>
      <w:marRight w:val="0"/>
      <w:marTop w:val="0"/>
      <w:marBottom w:val="0"/>
      <w:divBdr>
        <w:top w:val="none" w:sz="0" w:space="0" w:color="auto"/>
        <w:left w:val="none" w:sz="0" w:space="0" w:color="auto"/>
        <w:bottom w:val="none" w:sz="0" w:space="0" w:color="auto"/>
        <w:right w:val="none" w:sz="0" w:space="0" w:color="auto"/>
      </w:divBdr>
    </w:div>
    <w:div w:id="1809325787">
      <w:bodyDiv w:val="1"/>
      <w:marLeft w:val="0"/>
      <w:marRight w:val="0"/>
      <w:marTop w:val="0"/>
      <w:marBottom w:val="0"/>
      <w:divBdr>
        <w:top w:val="none" w:sz="0" w:space="0" w:color="auto"/>
        <w:left w:val="none" w:sz="0" w:space="0" w:color="auto"/>
        <w:bottom w:val="none" w:sz="0" w:space="0" w:color="auto"/>
        <w:right w:val="none" w:sz="0" w:space="0" w:color="auto"/>
      </w:divBdr>
    </w:div>
    <w:div w:id="1809475249">
      <w:bodyDiv w:val="1"/>
      <w:marLeft w:val="0"/>
      <w:marRight w:val="0"/>
      <w:marTop w:val="0"/>
      <w:marBottom w:val="0"/>
      <w:divBdr>
        <w:top w:val="none" w:sz="0" w:space="0" w:color="auto"/>
        <w:left w:val="none" w:sz="0" w:space="0" w:color="auto"/>
        <w:bottom w:val="none" w:sz="0" w:space="0" w:color="auto"/>
        <w:right w:val="none" w:sz="0" w:space="0" w:color="auto"/>
      </w:divBdr>
    </w:div>
    <w:div w:id="1809591914">
      <w:bodyDiv w:val="1"/>
      <w:marLeft w:val="0"/>
      <w:marRight w:val="0"/>
      <w:marTop w:val="0"/>
      <w:marBottom w:val="0"/>
      <w:divBdr>
        <w:top w:val="none" w:sz="0" w:space="0" w:color="auto"/>
        <w:left w:val="none" w:sz="0" w:space="0" w:color="auto"/>
        <w:bottom w:val="none" w:sz="0" w:space="0" w:color="auto"/>
        <w:right w:val="none" w:sz="0" w:space="0" w:color="auto"/>
      </w:divBdr>
    </w:div>
    <w:div w:id="1809664463">
      <w:bodyDiv w:val="1"/>
      <w:marLeft w:val="0"/>
      <w:marRight w:val="0"/>
      <w:marTop w:val="0"/>
      <w:marBottom w:val="0"/>
      <w:divBdr>
        <w:top w:val="none" w:sz="0" w:space="0" w:color="auto"/>
        <w:left w:val="none" w:sz="0" w:space="0" w:color="auto"/>
        <w:bottom w:val="none" w:sz="0" w:space="0" w:color="auto"/>
        <w:right w:val="none" w:sz="0" w:space="0" w:color="auto"/>
      </w:divBdr>
    </w:div>
    <w:div w:id="1810047535">
      <w:bodyDiv w:val="1"/>
      <w:marLeft w:val="0"/>
      <w:marRight w:val="0"/>
      <w:marTop w:val="0"/>
      <w:marBottom w:val="0"/>
      <w:divBdr>
        <w:top w:val="none" w:sz="0" w:space="0" w:color="auto"/>
        <w:left w:val="none" w:sz="0" w:space="0" w:color="auto"/>
        <w:bottom w:val="none" w:sz="0" w:space="0" w:color="auto"/>
        <w:right w:val="none" w:sz="0" w:space="0" w:color="auto"/>
      </w:divBdr>
    </w:div>
    <w:div w:id="1810054514">
      <w:bodyDiv w:val="1"/>
      <w:marLeft w:val="0"/>
      <w:marRight w:val="0"/>
      <w:marTop w:val="0"/>
      <w:marBottom w:val="0"/>
      <w:divBdr>
        <w:top w:val="none" w:sz="0" w:space="0" w:color="auto"/>
        <w:left w:val="none" w:sz="0" w:space="0" w:color="auto"/>
        <w:bottom w:val="none" w:sz="0" w:space="0" w:color="auto"/>
        <w:right w:val="none" w:sz="0" w:space="0" w:color="auto"/>
      </w:divBdr>
    </w:div>
    <w:div w:id="1810202063">
      <w:bodyDiv w:val="1"/>
      <w:marLeft w:val="0"/>
      <w:marRight w:val="0"/>
      <w:marTop w:val="0"/>
      <w:marBottom w:val="0"/>
      <w:divBdr>
        <w:top w:val="none" w:sz="0" w:space="0" w:color="auto"/>
        <w:left w:val="none" w:sz="0" w:space="0" w:color="auto"/>
        <w:bottom w:val="none" w:sz="0" w:space="0" w:color="auto"/>
        <w:right w:val="none" w:sz="0" w:space="0" w:color="auto"/>
      </w:divBdr>
    </w:div>
    <w:div w:id="1810589720">
      <w:bodyDiv w:val="1"/>
      <w:marLeft w:val="0"/>
      <w:marRight w:val="0"/>
      <w:marTop w:val="0"/>
      <w:marBottom w:val="0"/>
      <w:divBdr>
        <w:top w:val="none" w:sz="0" w:space="0" w:color="auto"/>
        <w:left w:val="none" w:sz="0" w:space="0" w:color="auto"/>
        <w:bottom w:val="none" w:sz="0" w:space="0" w:color="auto"/>
        <w:right w:val="none" w:sz="0" w:space="0" w:color="auto"/>
      </w:divBdr>
    </w:div>
    <w:div w:id="1811362599">
      <w:bodyDiv w:val="1"/>
      <w:marLeft w:val="0"/>
      <w:marRight w:val="0"/>
      <w:marTop w:val="0"/>
      <w:marBottom w:val="0"/>
      <w:divBdr>
        <w:top w:val="none" w:sz="0" w:space="0" w:color="auto"/>
        <w:left w:val="none" w:sz="0" w:space="0" w:color="auto"/>
        <w:bottom w:val="none" w:sz="0" w:space="0" w:color="auto"/>
        <w:right w:val="none" w:sz="0" w:space="0" w:color="auto"/>
      </w:divBdr>
    </w:div>
    <w:div w:id="1811366755">
      <w:bodyDiv w:val="1"/>
      <w:marLeft w:val="0"/>
      <w:marRight w:val="0"/>
      <w:marTop w:val="0"/>
      <w:marBottom w:val="0"/>
      <w:divBdr>
        <w:top w:val="none" w:sz="0" w:space="0" w:color="auto"/>
        <w:left w:val="none" w:sz="0" w:space="0" w:color="auto"/>
        <w:bottom w:val="none" w:sz="0" w:space="0" w:color="auto"/>
        <w:right w:val="none" w:sz="0" w:space="0" w:color="auto"/>
      </w:divBdr>
    </w:div>
    <w:div w:id="1811508905">
      <w:bodyDiv w:val="1"/>
      <w:marLeft w:val="0"/>
      <w:marRight w:val="0"/>
      <w:marTop w:val="0"/>
      <w:marBottom w:val="0"/>
      <w:divBdr>
        <w:top w:val="none" w:sz="0" w:space="0" w:color="auto"/>
        <w:left w:val="none" w:sz="0" w:space="0" w:color="auto"/>
        <w:bottom w:val="none" w:sz="0" w:space="0" w:color="auto"/>
        <w:right w:val="none" w:sz="0" w:space="0" w:color="auto"/>
      </w:divBdr>
    </w:div>
    <w:div w:id="1811557177">
      <w:bodyDiv w:val="1"/>
      <w:marLeft w:val="0"/>
      <w:marRight w:val="0"/>
      <w:marTop w:val="0"/>
      <w:marBottom w:val="0"/>
      <w:divBdr>
        <w:top w:val="none" w:sz="0" w:space="0" w:color="auto"/>
        <w:left w:val="none" w:sz="0" w:space="0" w:color="auto"/>
        <w:bottom w:val="none" w:sz="0" w:space="0" w:color="auto"/>
        <w:right w:val="none" w:sz="0" w:space="0" w:color="auto"/>
      </w:divBdr>
    </w:div>
    <w:div w:id="1812213286">
      <w:bodyDiv w:val="1"/>
      <w:marLeft w:val="0"/>
      <w:marRight w:val="0"/>
      <w:marTop w:val="0"/>
      <w:marBottom w:val="0"/>
      <w:divBdr>
        <w:top w:val="none" w:sz="0" w:space="0" w:color="auto"/>
        <w:left w:val="none" w:sz="0" w:space="0" w:color="auto"/>
        <w:bottom w:val="none" w:sz="0" w:space="0" w:color="auto"/>
        <w:right w:val="none" w:sz="0" w:space="0" w:color="auto"/>
      </w:divBdr>
    </w:div>
    <w:div w:id="1812677478">
      <w:bodyDiv w:val="1"/>
      <w:marLeft w:val="0"/>
      <w:marRight w:val="0"/>
      <w:marTop w:val="0"/>
      <w:marBottom w:val="0"/>
      <w:divBdr>
        <w:top w:val="none" w:sz="0" w:space="0" w:color="auto"/>
        <w:left w:val="none" w:sz="0" w:space="0" w:color="auto"/>
        <w:bottom w:val="none" w:sz="0" w:space="0" w:color="auto"/>
        <w:right w:val="none" w:sz="0" w:space="0" w:color="auto"/>
      </w:divBdr>
    </w:div>
    <w:div w:id="1812744894">
      <w:bodyDiv w:val="1"/>
      <w:marLeft w:val="0"/>
      <w:marRight w:val="0"/>
      <w:marTop w:val="0"/>
      <w:marBottom w:val="0"/>
      <w:divBdr>
        <w:top w:val="none" w:sz="0" w:space="0" w:color="auto"/>
        <w:left w:val="none" w:sz="0" w:space="0" w:color="auto"/>
        <w:bottom w:val="none" w:sz="0" w:space="0" w:color="auto"/>
        <w:right w:val="none" w:sz="0" w:space="0" w:color="auto"/>
      </w:divBdr>
    </w:div>
    <w:div w:id="1812945594">
      <w:bodyDiv w:val="1"/>
      <w:marLeft w:val="0"/>
      <w:marRight w:val="0"/>
      <w:marTop w:val="0"/>
      <w:marBottom w:val="0"/>
      <w:divBdr>
        <w:top w:val="none" w:sz="0" w:space="0" w:color="auto"/>
        <w:left w:val="none" w:sz="0" w:space="0" w:color="auto"/>
        <w:bottom w:val="none" w:sz="0" w:space="0" w:color="auto"/>
        <w:right w:val="none" w:sz="0" w:space="0" w:color="auto"/>
      </w:divBdr>
    </w:div>
    <w:div w:id="1813139012">
      <w:bodyDiv w:val="1"/>
      <w:marLeft w:val="0"/>
      <w:marRight w:val="0"/>
      <w:marTop w:val="0"/>
      <w:marBottom w:val="0"/>
      <w:divBdr>
        <w:top w:val="none" w:sz="0" w:space="0" w:color="auto"/>
        <w:left w:val="none" w:sz="0" w:space="0" w:color="auto"/>
        <w:bottom w:val="none" w:sz="0" w:space="0" w:color="auto"/>
        <w:right w:val="none" w:sz="0" w:space="0" w:color="auto"/>
      </w:divBdr>
    </w:div>
    <w:div w:id="1813254476">
      <w:bodyDiv w:val="1"/>
      <w:marLeft w:val="0"/>
      <w:marRight w:val="0"/>
      <w:marTop w:val="0"/>
      <w:marBottom w:val="0"/>
      <w:divBdr>
        <w:top w:val="none" w:sz="0" w:space="0" w:color="auto"/>
        <w:left w:val="none" w:sz="0" w:space="0" w:color="auto"/>
        <w:bottom w:val="none" w:sz="0" w:space="0" w:color="auto"/>
        <w:right w:val="none" w:sz="0" w:space="0" w:color="auto"/>
      </w:divBdr>
    </w:div>
    <w:div w:id="1813404640">
      <w:bodyDiv w:val="1"/>
      <w:marLeft w:val="0"/>
      <w:marRight w:val="0"/>
      <w:marTop w:val="0"/>
      <w:marBottom w:val="0"/>
      <w:divBdr>
        <w:top w:val="none" w:sz="0" w:space="0" w:color="auto"/>
        <w:left w:val="none" w:sz="0" w:space="0" w:color="auto"/>
        <w:bottom w:val="none" w:sz="0" w:space="0" w:color="auto"/>
        <w:right w:val="none" w:sz="0" w:space="0" w:color="auto"/>
      </w:divBdr>
    </w:div>
    <w:div w:id="1813675872">
      <w:bodyDiv w:val="1"/>
      <w:marLeft w:val="0"/>
      <w:marRight w:val="0"/>
      <w:marTop w:val="0"/>
      <w:marBottom w:val="0"/>
      <w:divBdr>
        <w:top w:val="none" w:sz="0" w:space="0" w:color="auto"/>
        <w:left w:val="none" w:sz="0" w:space="0" w:color="auto"/>
        <w:bottom w:val="none" w:sz="0" w:space="0" w:color="auto"/>
        <w:right w:val="none" w:sz="0" w:space="0" w:color="auto"/>
      </w:divBdr>
    </w:div>
    <w:div w:id="1813870099">
      <w:bodyDiv w:val="1"/>
      <w:marLeft w:val="0"/>
      <w:marRight w:val="0"/>
      <w:marTop w:val="0"/>
      <w:marBottom w:val="0"/>
      <w:divBdr>
        <w:top w:val="none" w:sz="0" w:space="0" w:color="auto"/>
        <w:left w:val="none" w:sz="0" w:space="0" w:color="auto"/>
        <w:bottom w:val="none" w:sz="0" w:space="0" w:color="auto"/>
        <w:right w:val="none" w:sz="0" w:space="0" w:color="auto"/>
      </w:divBdr>
    </w:div>
    <w:div w:id="1814056064">
      <w:bodyDiv w:val="1"/>
      <w:marLeft w:val="0"/>
      <w:marRight w:val="0"/>
      <w:marTop w:val="0"/>
      <w:marBottom w:val="0"/>
      <w:divBdr>
        <w:top w:val="none" w:sz="0" w:space="0" w:color="auto"/>
        <w:left w:val="none" w:sz="0" w:space="0" w:color="auto"/>
        <w:bottom w:val="none" w:sz="0" w:space="0" w:color="auto"/>
        <w:right w:val="none" w:sz="0" w:space="0" w:color="auto"/>
      </w:divBdr>
    </w:div>
    <w:div w:id="1814255914">
      <w:bodyDiv w:val="1"/>
      <w:marLeft w:val="0"/>
      <w:marRight w:val="0"/>
      <w:marTop w:val="0"/>
      <w:marBottom w:val="0"/>
      <w:divBdr>
        <w:top w:val="none" w:sz="0" w:space="0" w:color="auto"/>
        <w:left w:val="none" w:sz="0" w:space="0" w:color="auto"/>
        <w:bottom w:val="none" w:sz="0" w:space="0" w:color="auto"/>
        <w:right w:val="none" w:sz="0" w:space="0" w:color="auto"/>
      </w:divBdr>
    </w:div>
    <w:div w:id="1814323096">
      <w:bodyDiv w:val="1"/>
      <w:marLeft w:val="0"/>
      <w:marRight w:val="0"/>
      <w:marTop w:val="0"/>
      <w:marBottom w:val="0"/>
      <w:divBdr>
        <w:top w:val="none" w:sz="0" w:space="0" w:color="auto"/>
        <w:left w:val="none" w:sz="0" w:space="0" w:color="auto"/>
        <w:bottom w:val="none" w:sz="0" w:space="0" w:color="auto"/>
        <w:right w:val="none" w:sz="0" w:space="0" w:color="auto"/>
      </w:divBdr>
    </w:div>
    <w:div w:id="1814564164">
      <w:bodyDiv w:val="1"/>
      <w:marLeft w:val="0"/>
      <w:marRight w:val="0"/>
      <w:marTop w:val="0"/>
      <w:marBottom w:val="0"/>
      <w:divBdr>
        <w:top w:val="none" w:sz="0" w:space="0" w:color="auto"/>
        <w:left w:val="none" w:sz="0" w:space="0" w:color="auto"/>
        <w:bottom w:val="none" w:sz="0" w:space="0" w:color="auto"/>
        <w:right w:val="none" w:sz="0" w:space="0" w:color="auto"/>
      </w:divBdr>
    </w:div>
    <w:div w:id="1814784579">
      <w:bodyDiv w:val="1"/>
      <w:marLeft w:val="0"/>
      <w:marRight w:val="0"/>
      <w:marTop w:val="0"/>
      <w:marBottom w:val="0"/>
      <w:divBdr>
        <w:top w:val="none" w:sz="0" w:space="0" w:color="auto"/>
        <w:left w:val="none" w:sz="0" w:space="0" w:color="auto"/>
        <w:bottom w:val="none" w:sz="0" w:space="0" w:color="auto"/>
        <w:right w:val="none" w:sz="0" w:space="0" w:color="auto"/>
      </w:divBdr>
    </w:div>
    <w:div w:id="1814787626">
      <w:bodyDiv w:val="1"/>
      <w:marLeft w:val="0"/>
      <w:marRight w:val="0"/>
      <w:marTop w:val="0"/>
      <w:marBottom w:val="0"/>
      <w:divBdr>
        <w:top w:val="none" w:sz="0" w:space="0" w:color="auto"/>
        <w:left w:val="none" w:sz="0" w:space="0" w:color="auto"/>
        <w:bottom w:val="none" w:sz="0" w:space="0" w:color="auto"/>
        <w:right w:val="none" w:sz="0" w:space="0" w:color="auto"/>
      </w:divBdr>
    </w:div>
    <w:div w:id="1814834652">
      <w:bodyDiv w:val="1"/>
      <w:marLeft w:val="0"/>
      <w:marRight w:val="0"/>
      <w:marTop w:val="0"/>
      <w:marBottom w:val="0"/>
      <w:divBdr>
        <w:top w:val="none" w:sz="0" w:space="0" w:color="auto"/>
        <w:left w:val="none" w:sz="0" w:space="0" w:color="auto"/>
        <w:bottom w:val="none" w:sz="0" w:space="0" w:color="auto"/>
        <w:right w:val="none" w:sz="0" w:space="0" w:color="auto"/>
      </w:divBdr>
    </w:div>
    <w:div w:id="1815290166">
      <w:bodyDiv w:val="1"/>
      <w:marLeft w:val="0"/>
      <w:marRight w:val="0"/>
      <w:marTop w:val="0"/>
      <w:marBottom w:val="0"/>
      <w:divBdr>
        <w:top w:val="none" w:sz="0" w:space="0" w:color="auto"/>
        <w:left w:val="none" w:sz="0" w:space="0" w:color="auto"/>
        <w:bottom w:val="none" w:sz="0" w:space="0" w:color="auto"/>
        <w:right w:val="none" w:sz="0" w:space="0" w:color="auto"/>
      </w:divBdr>
    </w:div>
    <w:div w:id="1815482238">
      <w:bodyDiv w:val="1"/>
      <w:marLeft w:val="0"/>
      <w:marRight w:val="0"/>
      <w:marTop w:val="0"/>
      <w:marBottom w:val="0"/>
      <w:divBdr>
        <w:top w:val="none" w:sz="0" w:space="0" w:color="auto"/>
        <w:left w:val="none" w:sz="0" w:space="0" w:color="auto"/>
        <w:bottom w:val="none" w:sz="0" w:space="0" w:color="auto"/>
        <w:right w:val="none" w:sz="0" w:space="0" w:color="auto"/>
      </w:divBdr>
    </w:div>
    <w:div w:id="1815759722">
      <w:bodyDiv w:val="1"/>
      <w:marLeft w:val="0"/>
      <w:marRight w:val="0"/>
      <w:marTop w:val="0"/>
      <w:marBottom w:val="0"/>
      <w:divBdr>
        <w:top w:val="none" w:sz="0" w:space="0" w:color="auto"/>
        <w:left w:val="none" w:sz="0" w:space="0" w:color="auto"/>
        <w:bottom w:val="none" w:sz="0" w:space="0" w:color="auto"/>
        <w:right w:val="none" w:sz="0" w:space="0" w:color="auto"/>
      </w:divBdr>
    </w:div>
    <w:div w:id="1816068156">
      <w:bodyDiv w:val="1"/>
      <w:marLeft w:val="0"/>
      <w:marRight w:val="0"/>
      <w:marTop w:val="0"/>
      <w:marBottom w:val="0"/>
      <w:divBdr>
        <w:top w:val="none" w:sz="0" w:space="0" w:color="auto"/>
        <w:left w:val="none" w:sz="0" w:space="0" w:color="auto"/>
        <w:bottom w:val="none" w:sz="0" w:space="0" w:color="auto"/>
        <w:right w:val="none" w:sz="0" w:space="0" w:color="auto"/>
      </w:divBdr>
    </w:div>
    <w:div w:id="1816143045">
      <w:bodyDiv w:val="1"/>
      <w:marLeft w:val="0"/>
      <w:marRight w:val="0"/>
      <w:marTop w:val="0"/>
      <w:marBottom w:val="0"/>
      <w:divBdr>
        <w:top w:val="none" w:sz="0" w:space="0" w:color="auto"/>
        <w:left w:val="none" w:sz="0" w:space="0" w:color="auto"/>
        <w:bottom w:val="none" w:sz="0" w:space="0" w:color="auto"/>
        <w:right w:val="none" w:sz="0" w:space="0" w:color="auto"/>
      </w:divBdr>
    </w:div>
    <w:div w:id="1816145374">
      <w:bodyDiv w:val="1"/>
      <w:marLeft w:val="0"/>
      <w:marRight w:val="0"/>
      <w:marTop w:val="0"/>
      <w:marBottom w:val="0"/>
      <w:divBdr>
        <w:top w:val="none" w:sz="0" w:space="0" w:color="auto"/>
        <w:left w:val="none" w:sz="0" w:space="0" w:color="auto"/>
        <w:bottom w:val="none" w:sz="0" w:space="0" w:color="auto"/>
        <w:right w:val="none" w:sz="0" w:space="0" w:color="auto"/>
      </w:divBdr>
    </w:div>
    <w:div w:id="1817332232">
      <w:bodyDiv w:val="1"/>
      <w:marLeft w:val="0"/>
      <w:marRight w:val="0"/>
      <w:marTop w:val="0"/>
      <w:marBottom w:val="0"/>
      <w:divBdr>
        <w:top w:val="none" w:sz="0" w:space="0" w:color="auto"/>
        <w:left w:val="none" w:sz="0" w:space="0" w:color="auto"/>
        <w:bottom w:val="none" w:sz="0" w:space="0" w:color="auto"/>
        <w:right w:val="none" w:sz="0" w:space="0" w:color="auto"/>
      </w:divBdr>
    </w:div>
    <w:div w:id="1817338345">
      <w:bodyDiv w:val="1"/>
      <w:marLeft w:val="0"/>
      <w:marRight w:val="0"/>
      <w:marTop w:val="0"/>
      <w:marBottom w:val="0"/>
      <w:divBdr>
        <w:top w:val="none" w:sz="0" w:space="0" w:color="auto"/>
        <w:left w:val="none" w:sz="0" w:space="0" w:color="auto"/>
        <w:bottom w:val="none" w:sz="0" w:space="0" w:color="auto"/>
        <w:right w:val="none" w:sz="0" w:space="0" w:color="auto"/>
      </w:divBdr>
    </w:div>
    <w:div w:id="1817603092">
      <w:bodyDiv w:val="1"/>
      <w:marLeft w:val="0"/>
      <w:marRight w:val="0"/>
      <w:marTop w:val="0"/>
      <w:marBottom w:val="0"/>
      <w:divBdr>
        <w:top w:val="none" w:sz="0" w:space="0" w:color="auto"/>
        <w:left w:val="none" w:sz="0" w:space="0" w:color="auto"/>
        <w:bottom w:val="none" w:sz="0" w:space="0" w:color="auto"/>
        <w:right w:val="none" w:sz="0" w:space="0" w:color="auto"/>
      </w:divBdr>
    </w:div>
    <w:div w:id="1817724305">
      <w:bodyDiv w:val="1"/>
      <w:marLeft w:val="0"/>
      <w:marRight w:val="0"/>
      <w:marTop w:val="0"/>
      <w:marBottom w:val="0"/>
      <w:divBdr>
        <w:top w:val="none" w:sz="0" w:space="0" w:color="auto"/>
        <w:left w:val="none" w:sz="0" w:space="0" w:color="auto"/>
        <w:bottom w:val="none" w:sz="0" w:space="0" w:color="auto"/>
        <w:right w:val="none" w:sz="0" w:space="0" w:color="auto"/>
      </w:divBdr>
    </w:div>
    <w:div w:id="1817793650">
      <w:bodyDiv w:val="1"/>
      <w:marLeft w:val="0"/>
      <w:marRight w:val="0"/>
      <w:marTop w:val="0"/>
      <w:marBottom w:val="0"/>
      <w:divBdr>
        <w:top w:val="none" w:sz="0" w:space="0" w:color="auto"/>
        <w:left w:val="none" w:sz="0" w:space="0" w:color="auto"/>
        <w:bottom w:val="none" w:sz="0" w:space="0" w:color="auto"/>
        <w:right w:val="none" w:sz="0" w:space="0" w:color="auto"/>
      </w:divBdr>
    </w:div>
    <w:div w:id="1818304372">
      <w:bodyDiv w:val="1"/>
      <w:marLeft w:val="0"/>
      <w:marRight w:val="0"/>
      <w:marTop w:val="0"/>
      <w:marBottom w:val="0"/>
      <w:divBdr>
        <w:top w:val="none" w:sz="0" w:space="0" w:color="auto"/>
        <w:left w:val="none" w:sz="0" w:space="0" w:color="auto"/>
        <w:bottom w:val="none" w:sz="0" w:space="0" w:color="auto"/>
        <w:right w:val="none" w:sz="0" w:space="0" w:color="auto"/>
      </w:divBdr>
    </w:div>
    <w:div w:id="1818304762">
      <w:bodyDiv w:val="1"/>
      <w:marLeft w:val="0"/>
      <w:marRight w:val="0"/>
      <w:marTop w:val="0"/>
      <w:marBottom w:val="0"/>
      <w:divBdr>
        <w:top w:val="none" w:sz="0" w:space="0" w:color="auto"/>
        <w:left w:val="none" w:sz="0" w:space="0" w:color="auto"/>
        <w:bottom w:val="none" w:sz="0" w:space="0" w:color="auto"/>
        <w:right w:val="none" w:sz="0" w:space="0" w:color="auto"/>
      </w:divBdr>
    </w:div>
    <w:div w:id="1818453777">
      <w:bodyDiv w:val="1"/>
      <w:marLeft w:val="0"/>
      <w:marRight w:val="0"/>
      <w:marTop w:val="0"/>
      <w:marBottom w:val="0"/>
      <w:divBdr>
        <w:top w:val="none" w:sz="0" w:space="0" w:color="auto"/>
        <w:left w:val="none" w:sz="0" w:space="0" w:color="auto"/>
        <w:bottom w:val="none" w:sz="0" w:space="0" w:color="auto"/>
        <w:right w:val="none" w:sz="0" w:space="0" w:color="auto"/>
      </w:divBdr>
    </w:div>
    <w:div w:id="1818647653">
      <w:bodyDiv w:val="1"/>
      <w:marLeft w:val="0"/>
      <w:marRight w:val="0"/>
      <w:marTop w:val="0"/>
      <w:marBottom w:val="0"/>
      <w:divBdr>
        <w:top w:val="none" w:sz="0" w:space="0" w:color="auto"/>
        <w:left w:val="none" w:sz="0" w:space="0" w:color="auto"/>
        <w:bottom w:val="none" w:sz="0" w:space="0" w:color="auto"/>
        <w:right w:val="none" w:sz="0" w:space="0" w:color="auto"/>
      </w:divBdr>
    </w:div>
    <w:div w:id="1818759971">
      <w:bodyDiv w:val="1"/>
      <w:marLeft w:val="0"/>
      <w:marRight w:val="0"/>
      <w:marTop w:val="0"/>
      <w:marBottom w:val="0"/>
      <w:divBdr>
        <w:top w:val="none" w:sz="0" w:space="0" w:color="auto"/>
        <w:left w:val="none" w:sz="0" w:space="0" w:color="auto"/>
        <w:bottom w:val="none" w:sz="0" w:space="0" w:color="auto"/>
        <w:right w:val="none" w:sz="0" w:space="0" w:color="auto"/>
      </w:divBdr>
    </w:div>
    <w:div w:id="1818839738">
      <w:bodyDiv w:val="1"/>
      <w:marLeft w:val="0"/>
      <w:marRight w:val="0"/>
      <w:marTop w:val="0"/>
      <w:marBottom w:val="0"/>
      <w:divBdr>
        <w:top w:val="none" w:sz="0" w:space="0" w:color="auto"/>
        <w:left w:val="none" w:sz="0" w:space="0" w:color="auto"/>
        <w:bottom w:val="none" w:sz="0" w:space="0" w:color="auto"/>
        <w:right w:val="none" w:sz="0" w:space="0" w:color="auto"/>
      </w:divBdr>
    </w:div>
    <w:div w:id="1818959471">
      <w:bodyDiv w:val="1"/>
      <w:marLeft w:val="0"/>
      <w:marRight w:val="0"/>
      <w:marTop w:val="0"/>
      <w:marBottom w:val="0"/>
      <w:divBdr>
        <w:top w:val="none" w:sz="0" w:space="0" w:color="auto"/>
        <w:left w:val="none" w:sz="0" w:space="0" w:color="auto"/>
        <w:bottom w:val="none" w:sz="0" w:space="0" w:color="auto"/>
        <w:right w:val="none" w:sz="0" w:space="0" w:color="auto"/>
      </w:divBdr>
    </w:div>
    <w:div w:id="1819492286">
      <w:bodyDiv w:val="1"/>
      <w:marLeft w:val="0"/>
      <w:marRight w:val="0"/>
      <w:marTop w:val="0"/>
      <w:marBottom w:val="0"/>
      <w:divBdr>
        <w:top w:val="none" w:sz="0" w:space="0" w:color="auto"/>
        <w:left w:val="none" w:sz="0" w:space="0" w:color="auto"/>
        <w:bottom w:val="none" w:sz="0" w:space="0" w:color="auto"/>
        <w:right w:val="none" w:sz="0" w:space="0" w:color="auto"/>
      </w:divBdr>
    </w:div>
    <w:div w:id="1819494256">
      <w:bodyDiv w:val="1"/>
      <w:marLeft w:val="0"/>
      <w:marRight w:val="0"/>
      <w:marTop w:val="0"/>
      <w:marBottom w:val="0"/>
      <w:divBdr>
        <w:top w:val="none" w:sz="0" w:space="0" w:color="auto"/>
        <w:left w:val="none" w:sz="0" w:space="0" w:color="auto"/>
        <w:bottom w:val="none" w:sz="0" w:space="0" w:color="auto"/>
        <w:right w:val="none" w:sz="0" w:space="0" w:color="auto"/>
      </w:divBdr>
    </w:div>
    <w:div w:id="1819834673">
      <w:bodyDiv w:val="1"/>
      <w:marLeft w:val="0"/>
      <w:marRight w:val="0"/>
      <w:marTop w:val="0"/>
      <w:marBottom w:val="0"/>
      <w:divBdr>
        <w:top w:val="none" w:sz="0" w:space="0" w:color="auto"/>
        <w:left w:val="none" w:sz="0" w:space="0" w:color="auto"/>
        <w:bottom w:val="none" w:sz="0" w:space="0" w:color="auto"/>
        <w:right w:val="none" w:sz="0" w:space="0" w:color="auto"/>
      </w:divBdr>
    </w:div>
    <w:div w:id="1820342117">
      <w:bodyDiv w:val="1"/>
      <w:marLeft w:val="0"/>
      <w:marRight w:val="0"/>
      <w:marTop w:val="0"/>
      <w:marBottom w:val="0"/>
      <w:divBdr>
        <w:top w:val="none" w:sz="0" w:space="0" w:color="auto"/>
        <w:left w:val="none" w:sz="0" w:space="0" w:color="auto"/>
        <w:bottom w:val="none" w:sz="0" w:space="0" w:color="auto"/>
        <w:right w:val="none" w:sz="0" w:space="0" w:color="auto"/>
      </w:divBdr>
    </w:div>
    <w:div w:id="1820459290">
      <w:bodyDiv w:val="1"/>
      <w:marLeft w:val="0"/>
      <w:marRight w:val="0"/>
      <w:marTop w:val="0"/>
      <w:marBottom w:val="0"/>
      <w:divBdr>
        <w:top w:val="none" w:sz="0" w:space="0" w:color="auto"/>
        <w:left w:val="none" w:sz="0" w:space="0" w:color="auto"/>
        <w:bottom w:val="none" w:sz="0" w:space="0" w:color="auto"/>
        <w:right w:val="none" w:sz="0" w:space="0" w:color="auto"/>
      </w:divBdr>
    </w:div>
    <w:div w:id="1820608393">
      <w:bodyDiv w:val="1"/>
      <w:marLeft w:val="0"/>
      <w:marRight w:val="0"/>
      <w:marTop w:val="0"/>
      <w:marBottom w:val="0"/>
      <w:divBdr>
        <w:top w:val="none" w:sz="0" w:space="0" w:color="auto"/>
        <w:left w:val="none" w:sz="0" w:space="0" w:color="auto"/>
        <w:bottom w:val="none" w:sz="0" w:space="0" w:color="auto"/>
        <w:right w:val="none" w:sz="0" w:space="0" w:color="auto"/>
      </w:divBdr>
    </w:div>
    <w:div w:id="1820611127">
      <w:bodyDiv w:val="1"/>
      <w:marLeft w:val="0"/>
      <w:marRight w:val="0"/>
      <w:marTop w:val="0"/>
      <w:marBottom w:val="0"/>
      <w:divBdr>
        <w:top w:val="none" w:sz="0" w:space="0" w:color="auto"/>
        <w:left w:val="none" w:sz="0" w:space="0" w:color="auto"/>
        <w:bottom w:val="none" w:sz="0" w:space="0" w:color="auto"/>
        <w:right w:val="none" w:sz="0" w:space="0" w:color="auto"/>
      </w:divBdr>
    </w:div>
    <w:div w:id="1820884809">
      <w:bodyDiv w:val="1"/>
      <w:marLeft w:val="0"/>
      <w:marRight w:val="0"/>
      <w:marTop w:val="0"/>
      <w:marBottom w:val="0"/>
      <w:divBdr>
        <w:top w:val="none" w:sz="0" w:space="0" w:color="auto"/>
        <w:left w:val="none" w:sz="0" w:space="0" w:color="auto"/>
        <w:bottom w:val="none" w:sz="0" w:space="0" w:color="auto"/>
        <w:right w:val="none" w:sz="0" w:space="0" w:color="auto"/>
      </w:divBdr>
    </w:div>
    <w:div w:id="1821002100">
      <w:bodyDiv w:val="1"/>
      <w:marLeft w:val="0"/>
      <w:marRight w:val="0"/>
      <w:marTop w:val="0"/>
      <w:marBottom w:val="0"/>
      <w:divBdr>
        <w:top w:val="none" w:sz="0" w:space="0" w:color="auto"/>
        <w:left w:val="none" w:sz="0" w:space="0" w:color="auto"/>
        <w:bottom w:val="none" w:sz="0" w:space="0" w:color="auto"/>
        <w:right w:val="none" w:sz="0" w:space="0" w:color="auto"/>
      </w:divBdr>
    </w:div>
    <w:div w:id="1821265390">
      <w:bodyDiv w:val="1"/>
      <w:marLeft w:val="0"/>
      <w:marRight w:val="0"/>
      <w:marTop w:val="0"/>
      <w:marBottom w:val="0"/>
      <w:divBdr>
        <w:top w:val="none" w:sz="0" w:space="0" w:color="auto"/>
        <w:left w:val="none" w:sz="0" w:space="0" w:color="auto"/>
        <w:bottom w:val="none" w:sz="0" w:space="0" w:color="auto"/>
        <w:right w:val="none" w:sz="0" w:space="0" w:color="auto"/>
      </w:divBdr>
    </w:div>
    <w:div w:id="1821340520">
      <w:bodyDiv w:val="1"/>
      <w:marLeft w:val="0"/>
      <w:marRight w:val="0"/>
      <w:marTop w:val="0"/>
      <w:marBottom w:val="0"/>
      <w:divBdr>
        <w:top w:val="none" w:sz="0" w:space="0" w:color="auto"/>
        <w:left w:val="none" w:sz="0" w:space="0" w:color="auto"/>
        <w:bottom w:val="none" w:sz="0" w:space="0" w:color="auto"/>
        <w:right w:val="none" w:sz="0" w:space="0" w:color="auto"/>
      </w:divBdr>
    </w:div>
    <w:div w:id="1821725923">
      <w:bodyDiv w:val="1"/>
      <w:marLeft w:val="0"/>
      <w:marRight w:val="0"/>
      <w:marTop w:val="0"/>
      <w:marBottom w:val="0"/>
      <w:divBdr>
        <w:top w:val="none" w:sz="0" w:space="0" w:color="auto"/>
        <w:left w:val="none" w:sz="0" w:space="0" w:color="auto"/>
        <w:bottom w:val="none" w:sz="0" w:space="0" w:color="auto"/>
        <w:right w:val="none" w:sz="0" w:space="0" w:color="auto"/>
      </w:divBdr>
    </w:div>
    <w:div w:id="1821731750">
      <w:bodyDiv w:val="1"/>
      <w:marLeft w:val="0"/>
      <w:marRight w:val="0"/>
      <w:marTop w:val="0"/>
      <w:marBottom w:val="0"/>
      <w:divBdr>
        <w:top w:val="none" w:sz="0" w:space="0" w:color="auto"/>
        <w:left w:val="none" w:sz="0" w:space="0" w:color="auto"/>
        <w:bottom w:val="none" w:sz="0" w:space="0" w:color="auto"/>
        <w:right w:val="none" w:sz="0" w:space="0" w:color="auto"/>
      </w:divBdr>
    </w:div>
    <w:div w:id="1821771996">
      <w:bodyDiv w:val="1"/>
      <w:marLeft w:val="0"/>
      <w:marRight w:val="0"/>
      <w:marTop w:val="0"/>
      <w:marBottom w:val="0"/>
      <w:divBdr>
        <w:top w:val="none" w:sz="0" w:space="0" w:color="auto"/>
        <w:left w:val="none" w:sz="0" w:space="0" w:color="auto"/>
        <w:bottom w:val="none" w:sz="0" w:space="0" w:color="auto"/>
        <w:right w:val="none" w:sz="0" w:space="0" w:color="auto"/>
      </w:divBdr>
    </w:div>
    <w:div w:id="1821992895">
      <w:bodyDiv w:val="1"/>
      <w:marLeft w:val="0"/>
      <w:marRight w:val="0"/>
      <w:marTop w:val="0"/>
      <w:marBottom w:val="0"/>
      <w:divBdr>
        <w:top w:val="none" w:sz="0" w:space="0" w:color="auto"/>
        <w:left w:val="none" w:sz="0" w:space="0" w:color="auto"/>
        <w:bottom w:val="none" w:sz="0" w:space="0" w:color="auto"/>
        <w:right w:val="none" w:sz="0" w:space="0" w:color="auto"/>
      </w:divBdr>
    </w:div>
    <w:div w:id="1822426576">
      <w:bodyDiv w:val="1"/>
      <w:marLeft w:val="0"/>
      <w:marRight w:val="0"/>
      <w:marTop w:val="0"/>
      <w:marBottom w:val="0"/>
      <w:divBdr>
        <w:top w:val="none" w:sz="0" w:space="0" w:color="auto"/>
        <w:left w:val="none" w:sz="0" w:space="0" w:color="auto"/>
        <w:bottom w:val="none" w:sz="0" w:space="0" w:color="auto"/>
        <w:right w:val="none" w:sz="0" w:space="0" w:color="auto"/>
      </w:divBdr>
    </w:div>
    <w:div w:id="1822575722">
      <w:bodyDiv w:val="1"/>
      <w:marLeft w:val="0"/>
      <w:marRight w:val="0"/>
      <w:marTop w:val="0"/>
      <w:marBottom w:val="0"/>
      <w:divBdr>
        <w:top w:val="none" w:sz="0" w:space="0" w:color="auto"/>
        <w:left w:val="none" w:sz="0" w:space="0" w:color="auto"/>
        <w:bottom w:val="none" w:sz="0" w:space="0" w:color="auto"/>
        <w:right w:val="none" w:sz="0" w:space="0" w:color="auto"/>
      </w:divBdr>
    </w:div>
    <w:div w:id="1822840853">
      <w:bodyDiv w:val="1"/>
      <w:marLeft w:val="0"/>
      <w:marRight w:val="0"/>
      <w:marTop w:val="0"/>
      <w:marBottom w:val="0"/>
      <w:divBdr>
        <w:top w:val="none" w:sz="0" w:space="0" w:color="auto"/>
        <w:left w:val="none" w:sz="0" w:space="0" w:color="auto"/>
        <w:bottom w:val="none" w:sz="0" w:space="0" w:color="auto"/>
        <w:right w:val="none" w:sz="0" w:space="0" w:color="auto"/>
      </w:divBdr>
    </w:div>
    <w:div w:id="1822962351">
      <w:bodyDiv w:val="1"/>
      <w:marLeft w:val="0"/>
      <w:marRight w:val="0"/>
      <w:marTop w:val="0"/>
      <w:marBottom w:val="0"/>
      <w:divBdr>
        <w:top w:val="none" w:sz="0" w:space="0" w:color="auto"/>
        <w:left w:val="none" w:sz="0" w:space="0" w:color="auto"/>
        <w:bottom w:val="none" w:sz="0" w:space="0" w:color="auto"/>
        <w:right w:val="none" w:sz="0" w:space="0" w:color="auto"/>
      </w:divBdr>
    </w:div>
    <w:div w:id="1823156208">
      <w:bodyDiv w:val="1"/>
      <w:marLeft w:val="0"/>
      <w:marRight w:val="0"/>
      <w:marTop w:val="0"/>
      <w:marBottom w:val="0"/>
      <w:divBdr>
        <w:top w:val="none" w:sz="0" w:space="0" w:color="auto"/>
        <w:left w:val="none" w:sz="0" w:space="0" w:color="auto"/>
        <w:bottom w:val="none" w:sz="0" w:space="0" w:color="auto"/>
        <w:right w:val="none" w:sz="0" w:space="0" w:color="auto"/>
      </w:divBdr>
    </w:div>
    <w:div w:id="1823348772">
      <w:bodyDiv w:val="1"/>
      <w:marLeft w:val="0"/>
      <w:marRight w:val="0"/>
      <w:marTop w:val="0"/>
      <w:marBottom w:val="0"/>
      <w:divBdr>
        <w:top w:val="none" w:sz="0" w:space="0" w:color="auto"/>
        <w:left w:val="none" w:sz="0" w:space="0" w:color="auto"/>
        <w:bottom w:val="none" w:sz="0" w:space="0" w:color="auto"/>
        <w:right w:val="none" w:sz="0" w:space="0" w:color="auto"/>
      </w:divBdr>
    </w:div>
    <w:div w:id="1823541146">
      <w:bodyDiv w:val="1"/>
      <w:marLeft w:val="0"/>
      <w:marRight w:val="0"/>
      <w:marTop w:val="0"/>
      <w:marBottom w:val="0"/>
      <w:divBdr>
        <w:top w:val="none" w:sz="0" w:space="0" w:color="auto"/>
        <w:left w:val="none" w:sz="0" w:space="0" w:color="auto"/>
        <w:bottom w:val="none" w:sz="0" w:space="0" w:color="auto"/>
        <w:right w:val="none" w:sz="0" w:space="0" w:color="auto"/>
      </w:divBdr>
    </w:div>
    <w:div w:id="1823541442">
      <w:bodyDiv w:val="1"/>
      <w:marLeft w:val="0"/>
      <w:marRight w:val="0"/>
      <w:marTop w:val="0"/>
      <w:marBottom w:val="0"/>
      <w:divBdr>
        <w:top w:val="none" w:sz="0" w:space="0" w:color="auto"/>
        <w:left w:val="none" w:sz="0" w:space="0" w:color="auto"/>
        <w:bottom w:val="none" w:sz="0" w:space="0" w:color="auto"/>
        <w:right w:val="none" w:sz="0" w:space="0" w:color="auto"/>
      </w:divBdr>
    </w:div>
    <w:div w:id="1823614574">
      <w:bodyDiv w:val="1"/>
      <w:marLeft w:val="0"/>
      <w:marRight w:val="0"/>
      <w:marTop w:val="0"/>
      <w:marBottom w:val="0"/>
      <w:divBdr>
        <w:top w:val="none" w:sz="0" w:space="0" w:color="auto"/>
        <w:left w:val="none" w:sz="0" w:space="0" w:color="auto"/>
        <w:bottom w:val="none" w:sz="0" w:space="0" w:color="auto"/>
        <w:right w:val="none" w:sz="0" w:space="0" w:color="auto"/>
      </w:divBdr>
    </w:div>
    <w:div w:id="1823697594">
      <w:bodyDiv w:val="1"/>
      <w:marLeft w:val="0"/>
      <w:marRight w:val="0"/>
      <w:marTop w:val="0"/>
      <w:marBottom w:val="0"/>
      <w:divBdr>
        <w:top w:val="none" w:sz="0" w:space="0" w:color="auto"/>
        <w:left w:val="none" w:sz="0" w:space="0" w:color="auto"/>
        <w:bottom w:val="none" w:sz="0" w:space="0" w:color="auto"/>
        <w:right w:val="none" w:sz="0" w:space="0" w:color="auto"/>
      </w:divBdr>
    </w:div>
    <w:div w:id="1823933851">
      <w:bodyDiv w:val="1"/>
      <w:marLeft w:val="0"/>
      <w:marRight w:val="0"/>
      <w:marTop w:val="0"/>
      <w:marBottom w:val="0"/>
      <w:divBdr>
        <w:top w:val="none" w:sz="0" w:space="0" w:color="auto"/>
        <w:left w:val="none" w:sz="0" w:space="0" w:color="auto"/>
        <w:bottom w:val="none" w:sz="0" w:space="0" w:color="auto"/>
        <w:right w:val="none" w:sz="0" w:space="0" w:color="auto"/>
      </w:divBdr>
    </w:div>
    <w:div w:id="1824084633">
      <w:bodyDiv w:val="1"/>
      <w:marLeft w:val="0"/>
      <w:marRight w:val="0"/>
      <w:marTop w:val="0"/>
      <w:marBottom w:val="0"/>
      <w:divBdr>
        <w:top w:val="none" w:sz="0" w:space="0" w:color="auto"/>
        <w:left w:val="none" w:sz="0" w:space="0" w:color="auto"/>
        <w:bottom w:val="none" w:sz="0" w:space="0" w:color="auto"/>
        <w:right w:val="none" w:sz="0" w:space="0" w:color="auto"/>
      </w:divBdr>
    </w:div>
    <w:div w:id="1824471017">
      <w:bodyDiv w:val="1"/>
      <w:marLeft w:val="0"/>
      <w:marRight w:val="0"/>
      <w:marTop w:val="0"/>
      <w:marBottom w:val="0"/>
      <w:divBdr>
        <w:top w:val="none" w:sz="0" w:space="0" w:color="auto"/>
        <w:left w:val="none" w:sz="0" w:space="0" w:color="auto"/>
        <w:bottom w:val="none" w:sz="0" w:space="0" w:color="auto"/>
        <w:right w:val="none" w:sz="0" w:space="0" w:color="auto"/>
      </w:divBdr>
    </w:div>
    <w:div w:id="1824660290">
      <w:bodyDiv w:val="1"/>
      <w:marLeft w:val="0"/>
      <w:marRight w:val="0"/>
      <w:marTop w:val="0"/>
      <w:marBottom w:val="0"/>
      <w:divBdr>
        <w:top w:val="none" w:sz="0" w:space="0" w:color="auto"/>
        <w:left w:val="none" w:sz="0" w:space="0" w:color="auto"/>
        <w:bottom w:val="none" w:sz="0" w:space="0" w:color="auto"/>
        <w:right w:val="none" w:sz="0" w:space="0" w:color="auto"/>
      </w:divBdr>
    </w:div>
    <w:div w:id="1825004724">
      <w:bodyDiv w:val="1"/>
      <w:marLeft w:val="0"/>
      <w:marRight w:val="0"/>
      <w:marTop w:val="0"/>
      <w:marBottom w:val="0"/>
      <w:divBdr>
        <w:top w:val="none" w:sz="0" w:space="0" w:color="auto"/>
        <w:left w:val="none" w:sz="0" w:space="0" w:color="auto"/>
        <w:bottom w:val="none" w:sz="0" w:space="0" w:color="auto"/>
        <w:right w:val="none" w:sz="0" w:space="0" w:color="auto"/>
      </w:divBdr>
    </w:div>
    <w:div w:id="1825076496">
      <w:bodyDiv w:val="1"/>
      <w:marLeft w:val="0"/>
      <w:marRight w:val="0"/>
      <w:marTop w:val="0"/>
      <w:marBottom w:val="0"/>
      <w:divBdr>
        <w:top w:val="none" w:sz="0" w:space="0" w:color="auto"/>
        <w:left w:val="none" w:sz="0" w:space="0" w:color="auto"/>
        <w:bottom w:val="none" w:sz="0" w:space="0" w:color="auto"/>
        <w:right w:val="none" w:sz="0" w:space="0" w:color="auto"/>
      </w:divBdr>
    </w:div>
    <w:div w:id="1825118433">
      <w:bodyDiv w:val="1"/>
      <w:marLeft w:val="0"/>
      <w:marRight w:val="0"/>
      <w:marTop w:val="0"/>
      <w:marBottom w:val="0"/>
      <w:divBdr>
        <w:top w:val="none" w:sz="0" w:space="0" w:color="auto"/>
        <w:left w:val="none" w:sz="0" w:space="0" w:color="auto"/>
        <w:bottom w:val="none" w:sz="0" w:space="0" w:color="auto"/>
        <w:right w:val="none" w:sz="0" w:space="0" w:color="auto"/>
      </w:divBdr>
    </w:div>
    <w:div w:id="1825269162">
      <w:bodyDiv w:val="1"/>
      <w:marLeft w:val="0"/>
      <w:marRight w:val="0"/>
      <w:marTop w:val="0"/>
      <w:marBottom w:val="0"/>
      <w:divBdr>
        <w:top w:val="none" w:sz="0" w:space="0" w:color="auto"/>
        <w:left w:val="none" w:sz="0" w:space="0" w:color="auto"/>
        <w:bottom w:val="none" w:sz="0" w:space="0" w:color="auto"/>
        <w:right w:val="none" w:sz="0" w:space="0" w:color="auto"/>
      </w:divBdr>
    </w:div>
    <w:div w:id="1825314366">
      <w:bodyDiv w:val="1"/>
      <w:marLeft w:val="0"/>
      <w:marRight w:val="0"/>
      <w:marTop w:val="0"/>
      <w:marBottom w:val="0"/>
      <w:divBdr>
        <w:top w:val="none" w:sz="0" w:space="0" w:color="auto"/>
        <w:left w:val="none" w:sz="0" w:space="0" w:color="auto"/>
        <w:bottom w:val="none" w:sz="0" w:space="0" w:color="auto"/>
        <w:right w:val="none" w:sz="0" w:space="0" w:color="auto"/>
      </w:divBdr>
    </w:div>
    <w:div w:id="1825462037">
      <w:bodyDiv w:val="1"/>
      <w:marLeft w:val="0"/>
      <w:marRight w:val="0"/>
      <w:marTop w:val="0"/>
      <w:marBottom w:val="0"/>
      <w:divBdr>
        <w:top w:val="none" w:sz="0" w:space="0" w:color="auto"/>
        <w:left w:val="none" w:sz="0" w:space="0" w:color="auto"/>
        <w:bottom w:val="none" w:sz="0" w:space="0" w:color="auto"/>
        <w:right w:val="none" w:sz="0" w:space="0" w:color="auto"/>
      </w:divBdr>
    </w:div>
    <w:div w:id="1825580433">
      <w:bodyDiv w:val="1"/>
      <w:marLeft w:val="0"/>
      <w:marRight w:val="0"/>
      <w:marTop w:val="0"/>
      <w:marBottom w:val="0"/>
      <w:divBdr>
        <w:top w:val="none" w:sz="0" w:space="0" w:color="auto"/>
        <w:left w:val="none" w:sz="0" w:space="0" w:color="auto"/>
        <w:bottom w:val="none" w:sz="0" w:space="0" w:color="auto"/>
        <w:right w:val="none" w:sz="0" w:space="0" w:color="auto"/>
      </w:divBdr>
    </w:div>
    <w:div w:id="1825659464">
      <w:bodyDiv w:val="1"/>
      <w:marLeft w:val="0"/>
      <w:marRight w:val="0"/>
      <w:marTop w:val="0"/>
      <w:marBottom w:val="0"/>
      <w:divBdr>
        <w:top w:val="none" w:sz="0" w:space="0" w:color="auto"/>
        <w:left w:val="none" w:sz="0" w:space="0" w:color="auto"/>
        <w:bottom w:val="none" w:sz="0" w:space="0" w:color="auto"/>
        <w:right w:val="none" w:sz="0" w:space="0" w:color="auto"/>
      </w:divBdr>
    </w:div>
    <w:div w:id="1825730842">
      <w:bodyDiv w:val="1"/>
      <w:marLeft w:val="0"/>
      <w:marRight w:val="0"/>
      <w:marTop w:val="0"/>
      <w:marBottom w:val="0"/>
      <w:divBdr>
        <w:top w:val="none" w:sz="0" w:space="0" w:color="auto"/>
        <w:left w:val="none" w:sz="0" w:space="0" w:color="auto"/>
        <w:bottom w:val="none" w:sz="0" w:space="0" w:color="auto"/>
        <w:right w:val="none" w:sz="0" w:space="0" w:color="auto"/>
      </w:divBdr>
    </w:div>
    <w:div w:id="1825849420">
      <w:bodyDiv w:val="1"/>
      <w:marLeft w:val="0"/>
      <w:marRight w:val="0"/>
      <w:marTop w:val="0"/>
      <w:marBottom w:val="0"/>
      <w:divBdr>
        <w:top w:val="none" w:sz="0" w:space="0" w:color="auto"/>
        <w:left w:val="none" w:sz="0" w:space="0" w:color="auto"/>
        <w:bottom w:val="none" w:sz="0" w:space="0" w:color="auto"/>
        <w:right w:val="none" w:sz="0" w:space="0" w:color="auto"/>
      </w:divBdr>
    </w:div>
    <w:div w:id="1825974739">
      <w:bodyDiv w:val="1"/>
      <w:marLeft w:val="0"/>
      <w:marRight w:val="0"/>
      <w:marTop w:val="0"/>
      <w:marBottom w:val="0"/>
      <w:divBdr>
        <w:top w:val="none" w:sz="0" w:space="0" w:color="auto"/>
        <w:left w:val="none" w:sz="0" w:space="0" w:color="auto"/>
        <w:bottom w:val="none" w:sz="0" w:space="0" w:color="auto"/>
        <w:right w:val="none" w:sz="0" w:space="0" w:color="auto"/>
      </w:divBdr>
    </w:div>
    <w:div w:id="1826437239">
      <w:bodyDiv w:val="1"/>
      <w:marLeft w:val="0"/>
      <w:marRight w:val="0"/>
      <w:marTop w:val="0"/>
      <w:marBottom w:val="0"/>
      <w:divBdr>
        <w:top w:val="none" w:sz="0" w:space="0" w:color="auto"/>
        <w:left w:val="none" w:sz="0" w:space="0" w:color="auto"/>
        <w:bottom w:val="none" w:sz="0" w:space="0" w:color="auto"/>
        <w:right w:val="none" w:sz="0" w:space="0" w:color="auto"/>
      </w:divBdr>
    </w:div>
    <w:div w:id="1826625082">
      <w:bodyDiv w:val="1"/>
      <w:marLeft w:val="0"/>
      <w:marRight w:val="0"/>
      <w:marTop w:val="0"/>
      <w:marBottom w:val="0"/>
      <w:divBdr>
        <w:top w:val="none" w:sz="0" w:space="0" w:color="auto"/>
        <w:left w:val="none" w:sz="0" w:space="0" w:color="auto"/>
        <w:bottom w:val="none" w:sz="0" w:space="0" w:color="auto"/>
        <w:right w:val="none" w:sz="0" w:space="0" w:color="auto"/>
      </w:divBdr>
    </w:div>
    <w:div w:id="1826779849">
      <w:bodyDiv w:val="1"/>
      <w:marLeft w:val="0"/>
      <w:marRight w:val="0"/>
      <w:marTop w:val="0"/>
      <w:marBottom w:val="0"/>
      <w:divBdr>
        <w:top w:val="none" w:sz="0" w:space="0" w:color="auto"/>
        <w:left w:val="none" w:sz="0" w:space="0" w:color="auto"/>
        <w:bottom w:val="none" w:sz="0" w:space="0" w:color="auto"/>
        <w:right w:val="none" w:sz="0" w:space="0" w:color="auto"/>
      </w:divBdr>
    </w:div>
    <w:div w:id="1826817824">
      <w:bodyDiv w:val="1"/>
      <w:marLeft w:val="0"/>
      <w:marRight w:val="0"/>
      <w:marTop w:val="0"/>
      <w:marBottom w:val="0"/>
      <w:divBdr>
        <w:top w:val="none" w:sz="0" w:space="0" w:color="auto"/>
        <w:left w:val="none" w:sz="0" w:space="0" w:color="auto"/>
        <w:bottom w:val="none" w:sz="0" w:space="0" w:color="auto"/>
        <w:right w:val="none" w:sz="0" w:space="0" w:color="auto"/>
      </w:divBdr>
    </w:div>
    <w:div w:id="1826891436">
      <w:bodyDiv w:val="1"/>
      <w:marLeft w:val="0"/>
      <w:marRight w:val="0"/>
      <w:marTop w:val="0"/>
      <w:marBottom w:val="0"/>
      <w:divBdr>
        <w:top w:val="none" w:sz="0" w:space="0" w:color="auto"/>
        <w:left w:val="none" w:sz="0" w:space="0" w:color="auto"/>
        <w:bottom w:val="none" w:sz="0" w:space="0" w:color="auto"/>
        <w:right w:val="none" w:sz="0" w:space="0" w:color="auto"/>
      </w:divBdr>
    </w:div>
    <w:div w:id="1826974962">
      <w:bodyDiv w:val="1"/>
      <w:marLeft w:val="0"/>
      <w:marRight w:val="0"/>
      <w:marTop w:val="0"/>
      <w:marBottom w:val="0"/>
      <w:divBdr>
        <w:top w:val="none" w:sz="0" w:space="0" w:color="auto"/>
        <w:left w:val="none" w:sz="0" w:space="0" w:color="auto"/>
        <w:bottom w:val="none" w:sz="0" w:space="0" w:color="auto"/>
        <w:right w:val="none" w:sz="0" w:space="0" w:color="auto"/>
      </w:divBdr>
    </w:div>
    <w:div w:id="1828279728">
      <w:bodyDiv w:val="1"/>
      <w:marLeft w:val="0"/>
      <w:marRight w:val="0"/>
      <w:marTop w:val="0"/>
      <w:marBottom w:val="0"/>
      <w:divBdr>
        <w:top w:val="none" w:sz="0" w:space="0" w:color="auto"/>
        <w:left w:val="none" w:sz="0" w:space="0" w:color="auto"/>
        <w:bottom w:val="none" w:sz="0" w:space="0" w:color="auto"/>
        <w:right w:val="none" w:sz="0" w:space="0" w:color="auto"/>
      </w:divBdr>
    </w:div>
    <w:div w:id="1828670945">
      <w:bodyDiv w:val="1"/>
      <w:marLeft w:val="0"/>
      <w:marRight w:val="0"/>
      <w:marTop w:val="0"/>
      <w:marBottom w:val="0"/>
      <w:divBdr>
        <w:top w:val="none" w:sz="0" w:space="0" w:color="auto"/>
        <w:left w:val="none" w:sz="0" w:space="0" w:color="auto"/>
        <w:bottom w:val="none" w:sz="0" w:space="0" w:color="auto"/>
        <w:right w:val="none" w:sz="0" w:space="0" w:color="auto"/>
      </w:divBdr>
    </w:div>
    <w:div w:id="1828744277">
      <w:bodyDiv w:val="1"/>
      <w:marLeft w:val="0"/>
      <w:marRight w:val="0"/>
      <w:marTop w:val="0"/>
      <w:marBottom w:val="0"/>
      <w:divBdr>
        <w:top w:val="none" w:sz="0" w:space="0" w:color="auto"/>
        <w:left w:val="none" w:sz="0" w:space="0" w:color="auto"/>
        <w:bottom w:val="none" w:sz="0" w:space="0" w:color="auto"/>
        <w:right w:val="none" w:sz="0" w:space="0" w:color="auto"/>
      </w:divBdr>
    </w:div>
    <w:div w:id="1828934149">
      <w:bodyDiv w:val="1"/>
      <w:marLeft w:val="0"/>
      <w:marRight w:val="0"/>
      <w:marTop w:val="0"/>
      <w:marBottom w:val="0"/>
      <w:divBdr>
        <w:top w:val="none" w:sz="0" w:space="0" w:color="auto"/>
        <w:left w:val="none" w:sz="0" w:space="0" w:color="auto"/>
        <w:bottom w:val="none" w:sz="0" w:space="0" w:color="auto"/>
        <w:right w:val="none" w:sz="0" w:space="0" w:color="auto"/>
      </w:divBdr>
    </w:div>
    <w:div w:id="1829009170">
      <w:bodyDiv w:val="1"/>
      <w:marLeft w:val="0"/>
      <w:marRight w:val="0"/>
      <w:marTop w:val="0"/>
      <w:marBottom w:val="0"/>
      <w:divBdr>
        <w:top w:val="none" w:sz="0" w:space="0" w:color="auto"/>
        <w:left w:val="none" w:sz="0" w:space="0" w:color="auto"/>
        <w:bottom w:val="none" w:sz="0" w:space="0" w:color="auto"/>
        <w:right w:val="none" w:sz="0" w:space="0" w:color="auto"/>
      </w:divBdr>
    </w:div>
    <w:div w:id="1829396056">
      <w:bodyDiv w:val="1"/>
      <w:marLeft w:val="0"/>
      <w:marRight w:val="0"/>
      <w:marTop w:val="0"/>
      <w:marBottom w:val="0"/>
      <w:divBdr>
        <w:top w:val="none" w:sz="0" w:space="0" w:color="auto"/>
        <w:left w:val="none" w:sz="0" w:space="0" w:color="auto"/>
        <w:bottom w:val="none" w:sz="0" w:space="0" w:color="auto"/>
        <w:right w:val="none" w:sz="0" w:space="0" w:color="auto"/>
      </w:divBdr>
    </w:div>
    <w:div w:id="1829587120">
      <w:bodyDiv w:val="1"/>
      <w:marLeft w:val="0"/>
      <w:marRight w:val="0"/>
      <w:marTop w:val="0"/>
      <w:marBottom w:val="0"/>
      <w:divBdr>
        <w:top w:val="none" w:sz="0" w:space="0" w:color="auto"/>
        <w:left w:val="none" w:sz="0" w:space="0" w:color="auto"/>
        <w:bottom w:val="none" w:sz="0" w:space="0" w:color="auto"/>
        <w:right w:val="none" w:sz="0" w:space="0" w:color="auto"/>
      </w:divBdr>
    </w:div>
    <w:div w:id="1829588295">
      <w:bodyDiv w:val="1"/>
      <w:marLeft w:val="0"/>
      <w:marRight w:val="0"/>
      <w:marTop w:val="0"/>
      <w:marBottom w:val="0"/>
      <w:divBdr>
        <w:top w:val="none" w:sz="0" w:space="0" w:color="auto"/>
        <w:left w:val="none" w:sz="0" w:space="0" w:color="auto"/>
        <w:bottom w:val="none" w:sz="0" w:space="0" w:color="auto"/>
        <w:right w:val="none" w:sz="0" w:space="0" w:color="auto"/>
      </w:divBdr>
    </w:div>
    <w:div w:id="1829665699">
      <w:bodyDiv w:val="1"/>
      <w:marLeft w:val="0"/>
      <w:marRight w:val="0"/>
      <w:marTop w:val="0"/>
      <w:marBottom w:val="0"/>
      <w:divBdr>
        <w:top w:val="none" w:sz="0" w:space="0" w:color="auto"/>
        <w:left w:val="none" w:sz="0" w:space="0" w:color="auto"/>
        <w:bottom w:val="none" w:sz="0" w:space="0" w:color="auto"/>
        <w:right w:val="none" w:sz="0" w:space="0" w:color="auto"/>
      </w:divBdr>
    </w:div>
    <w:div w:id="1829707957">
      <w:bodyDiv w:val="1"/>
      <w:marLeft w:val="0"/>
      <w:marRight w:val="0"/>
      <w:marTop w:val="0"/>
      <w:marBottom w:val="0"/>
      <w:divBdr>
        <w:top w:val="none" w:sz="0" w:space="0" w:color="auto"/>
        <w:left w:val="none" w:sz="0" w:space="0" w:color="auto"/>
        <w:bottom w:val="none" w:sz="0" w:space="0" w:color="auto"/>
        <w:right w:val="none" w:sz="0" w:space="0" w:color="auto"/>
      </w:divBdr>
    </w:div>
    <w:div w:id="1829974255">
      <w:bodyDiv w:val="1"/>
      <w:marLeft w:val="0"/>
      <w:marRight w:val="0"/>
      <w:marTop w:val="0"/>
      <w:marBottom w:val="0"/>
      <w:divBdr>
        <w:top w:val="none" w:sz="0" w:space="0" w:color="auto"/>
        <w:left w:val="none" w:sz="0" w:space="0" w:color="auto"/>
        <w:bottom w:val="none" w:sz="0" w:space="0" w:color="auto"/>
        <w:right w:val="none" w:sz="0" w:space="0" w:color="auto"/>
      </w:divBdr>
    </w:div>
    <w:div w:id="1830175767">
      <w:bodyDiv w:val="1"/>
      <w:marLeft w:val="0"/>
      <w:marRight w:val="0"/>
      <w:marTop w:val="0"/>
      <w:marBottom w:val="0"/>
      <w:divBdr>
        <w:top w:val="none" w:sz="0" w:space="0" w:color="auto"/>
        <w:left w:val="none" w:sz="0" w:space="0" w:color="auto"/>
        <w:bottom w:val="none" w:sz="0" w:space="0" w:color="auto"/>
        <w:right w:val="none" w:sz="0" w:space="0" w:color="auto"/>
      </w:divBdr>
    </w:div>
    <w:div w:id="1830318810">
      <w:bodyDiv w:val="1"/>
      <w:marLeft w:val="0"/>
      <w:marRight w:val="0"/>
      <w:marTop w:val="0"/>
      <w:marBottom w:val="0"/>
      <w:divBdr>
        <w:top w:val="none" w:sz="0" w:space="0" w:color="auto"/>
        <w:left w:val="none" w:sz="0" w:space="0" w:color="auto"/>
        <w:bottom w:val="none" w:sz="0" w:space="0" w:color="auto"/>
        <w:right w:val="none" w:sz="0" w:space="0" w:color="auto"/>
      </w:divBdr>
    </w:div>
    <w:div w:id="1830560935">
      <w:bodyDiv w:val="1"/>
      <w:marLeft w:val="0"/>
      <w:marRight w:val="0"/>
      <w:marTop w:val="0"/>
      <w:marBottom w:val="0"/>
      <w:divBdr>
        <w:top w:val="none" w:sz="0" w:space="0" w:color="auto"/>
        <w:left w:val="none" w:sz="0" w:space="0" w:color="auto"/>
        <w:bottom w:val="none" w:sz="0" w:space="0" w:color="auto"/>
        <w:right w:val="none" w:sz="0" w:space="0" w:color="auto"/>
      </w:divBdr>
    </w:div>
    <w:div w:id="1830756219">
      <w:bodyDiv w:val="1"/>
      <w:marLeft w:val="0"/>
      <w:marRight w:val="0"/>
      <w:marTop w:val="0"/>
      <w:marBottom w:val="0"/>
      <w:divBdr>
        <w:top w:val="none" w:sz="0" w:space="0" w:color="auto"/>
        <w:left w:val="none" w:sz="0" w:space="0" w:color="auto"/>
        <w:bottom w:val="none" w:sz="0" w:space="0" w:color="auto"/>
        <w:right w:val="none" w:sz="0" w:space="0" w:color="auto"/>
      </w:divBdr>
    </w:div>
    <w:div w:id="1830779723">
      <w:bodyDiv w:val="1"/>
      <w:marLeft w:val="0"/>
      <w:marRight w:val="0"/>
      <w:marTop w:val="0"/>
      <w:marBottom w:val="0"/>
      <w:divBdr>
        <w:top w:val="none" w:sz="0" w:space="0" w:color="auto"/>
        <w:left w:val="none" w:sz="0" w:space="0" w:color="auto"/>
        <w:bottom w:val="none" w:sz="0" w:space="0" w:color="auto"/>
        <w:right w:val="none" w:sz="0" w:space="0" w:color="auto"/>
      </w:divBdr>
    </w:div>
    <w:div w:id="1831629877">
      <w:bodyDiv w:val="1"/>
      <w:marLeft w:val="0"/>
      <w:marRight w:val="0"/>
      <w:marTop w:val="0"/>
      <w:marBottom w:val="0"/>
      <w:divBdr>
        <w:top w:val="none" w:sz="0" w:space="0" w:color="auto"/>
        <w:left w:val="none" w:sz="0" w:space="0" w:color="auto"/>
        <w:bottom w:val="none" w:sz="0" w:space="0" w:color="auto"/>
        <w:right w:val="none" w:sz="0" w:space="0" w:color="auto"/>
      </w:divBdr>
    </w:div>
    <w:div w:id="1832090816">
      <w:bodyDiv w:val="1"/>
      <w:marLeft w:val="0"/>
      <w:marRight w:val="0"/>
      <w:marTop w:val="0"/>
      <w:marBottom w:val="0"/>
      <w:divBdr>
        <w:top w:val="none" w:sz="0" w:space="0" w:color="auto"/>
        <w:left w:val="none" w:sz="0" w:space="0" w:color="auto"/>
        <w:bottom w:val="none" w:sz="0" w:space="0" w:color="auto"/>
        <w:right w:val="none" w:sz="0" w:space="0" w:color="auto"/>
      </w:divBdr>
    </w:div>
    <w:div w:id="1832140040">
      <w:bodyDiv w:val="1"/>
      <w:marLeft w:val="0"/>
      <w:marRight w:val="0"/>
      <w:marTop w:val="0"/>
      <w:marBottom w:val="0"/>
      <w:divBdr>
        <w:top w:val="none" w:sz="0" w:space="0" w:color="auto"/>
        <w:left w:val="none" w:sz="0" w:space="0" w:color="auto"/>
        <w:bottom w:val="none" w:sz="0" w:space="0" w:color="auto"/>
        <w:right w:val="none" w:sz="0" w:space="0" w:color="auto"/>
      </w:divBdr>
    </w:div>
    <w:div w:id="1832476784">
      <w:bodyDiv w:val="1"/>
      <w:marLeft w:val="0"/>
      <w:marRight w:val="0"/>
      <w:marTop w:val="0"/>
      <w:marBottom w:val="0"/>
      <w:divBdr>
        <w:top w:val="none" w:sz="0" w:space="0" w:color="auto"/>
        <w:left w:val="none" w:sz="0" w:space="0" w:color="auto"/>
        <w:bottom w:val="none" w:sz="0" w:space="0" w:color="auto"/>
        <w:right w:val="none" w:sz="0" w:space="0" w:color="auto"/>
      </w:divBdr>
    </w:div>
    <w:div w:id="1832674258">
      <w:bodyDiv w:val="1"/>
      <w:marLeft w:val="0"/>
      <w:marRight w:val="0"/>
      <w:marTop w:val="0"/>
      <w:marBottom w:val="0"/>
      <w:divBdr>
        <w:top w:val="none" w:sz="0" w:space="0" w:color="auto"/>
        <w:left w:val="none" w:sz="0" w:space="0" w:color="auto"/>
        <w:bottom w:val="none" w:sz="0" w:space="0" w:color="auto"/>
        <w:right w:val="none" w:sz="0" w:space="0" w:color="auto"/>
      </w:divBdr>
    </w:div>
    <w:div w:id="1832675425">
      <w:bodyDiv w:val="1"/>
      <w:marLeft w:val="0"/>
      <w:marRight w:val="0"/>
      <w:marTop w:val="0"/>
      <w:marBottom w:val="0"/>
      <w:divBdr>
        <w:top w:val="none" w:sz="0" w:space="0" w:color="auto"/>
        <w:left w:val="none" w:sz="0" w:space="0" w:color="auto"/>
        <w:bottom w:val="none" w:sz="0" w:space="0" w:color="auto"/>
        <w:right w:val="none" w:sz="0" w:space="0" w:color="auto"/>
      </w:divBdr>
    </w:div>
    <w:div w:id="1833183338">
      <w:bodyDiv w:val="1"/>
      <w:marLeft w:val="0"/>
      <w:marRight w:val="0"/>
      <w:marTop w:val="0"/>
      <w:marBottom w:val="0"/>
      <w:divBdr>
        <w:top w:val="none" w:sz="0" w:space="0" w:color="auto"/>
        <w:left w:val="none" w:sz="0" w:space="0" w:color="auto"/>
        <w:bottom w:val="none" w:sz="0" w:space="0" w:color="auto"/>
        <w:right w:val="none" w:sz="0" w:space="0" w:color="auto"/>
      </w:divBdr>
    </w:div>
    <w:div w:id="1833252478">
      <w:bodyDiv w:val="1"/>
      <w:marLeft w:val="0"/>
      <w:marRight w:val="0"/>
      <w:marTop w:val="0"/>
      <w:marBottom w:val="0"/>
      <w:divBdr>
        <w:top w:val="none" w:sz="0" w:space="0" w:color="auto"/>
        <w:left w:val="none" w:sz="0" w:space="0" w:color="auto"/>
        <w:bottom w:val="none" w:sz="0" w:space="0" w:color="auto"/>
        <w:right w:val="none" w:sz="0" w:space="0" w:color="auto"/>
      </w:divBdr>
    </w:div>
    <w:div w:id="1833377041">
      <w:bodyDiv w:val="1"/>
      <w:marLeft w:val="0"/>
      <w:marRight w:val="0"/>
      <w:marTop w:val="0"/>
      <w:marBottom w:val="0"/>
      <w:divBdr>
        <w:top w:val="none" w:sz="0" w:space="0" w:color="auto"/>
        <w:left w:val="none" w:sz="0" w:space="0" w:color="auto"/>
        <w:bottom w:val="none" w:sz="0" w:space="0" w:color="auto"/>
        <w:right w:val="none" w:sz="0" w:space="0" w:color="auto"/>
      </w:divBdr>
    </w:div>
    <w:div w:id="1833447359">
      <w:bodyDiv w:val="1"/>
      <w:marLeft w:val="0"/>
      <w:marRight w:val="0"/>
      <w:marTop w:val="0"/>
      <w:marBottom w:val="0"/>
      <w:divBdr>
        <w:top w:val="none" w:sz="0" w:space="0" w:color="auto"/>
        <w:left w:val="none" w:sz="0" w:space="0" w:color="auto"/>
        <w:bottom w:val="none" w:sz="0" w:space="0" w:color="auto"/>
        <w:right w:val="none" w:sz="0" w:space="0" w:color="auto"/>
      </w:divBdr>
    </w:div>
    <w:div w:id="1833913098">
      <w:bodyDiv w:val="1"/>
      <w:marLeft w:val="0"/>
      <w:marRight w:val="0"/>
      <w:marTop w:val="0"/>
      <w:marBottom w:val="0"/>
      <w:divBdr>
        <w:top w:val="none" w:sz="0" w:space="0" w:color="auto"/>
        <w:left w:val="none" w:sz="0" w:space="0" w:color="auto"/>
        <w:bottom w:val="none" w:sz="0" w:space="0" w:color="auto"/>
        <w:right w:val="none" w:sz="0" w:space="0" w:color="auto"/>
      </w:divBdr>
    </w:div>
    <w:div w:id="1833983501">
      <w:bodyDiv w:val="1"/>
      <w:marLeft w:val="0"/>
      <w:marRight w:val="0"/>
      <w:marTop w:val="0"/>
      <w:marBottom w:val="0"/>
      <w:divBdr>
        <w:top w:val="none" w:sz="0" w:space="0" w:color="auto"/>
        <w:left w:val="none" w:sz="0" w:space="0" w:color="auto"/>
        <w:bottom w:val="none" w:sz="0" w:space="0" w:color="auto"/>
        <w:right w:val="none" w:sz="0" w:space="0" w:color="auto"/>
      </w:divBdr>
    </w:div>
    <w:div w:id="1834178634">
      <w:bodyDiv w:val="1"/>
      <w:marLeft w:val="0"/>
      <w:marRight w:val="0"/>
      <w:marTop w:val="0"/>
      <w:marBottom w:val="0"/>
      <w:divBdr>
        <w:top w:val="none" w:sz="0" w:space="0" w:color="auto"/>
        <w:left w:val="none" w:sz="0" w:space="0" w:color="auto"/>
        <w:bottom w:val="none" w:sz="0" w:space="0" w:color="auto"/>
        <w:right w:val="none" w:sz="0" w:space="0" w:color="auto"/>
      </w:divBdr>
    </w:div>
    <w:div w:id="1834179185">
      <w:bodyDiv w:val="1"/>
      <w:marLeft w:val="0"/>
      <w:marRight w:val="0"/>
      <w:marTop w:val="0"/>
      <w:marBottom w:val="0"/>
      <w:divBdr>
        <w:top w:val="none" w:sz="0" w:space="0" w:color="auto"/>
        <w:left w:val="none" w:sz="0" w:space="0" w:color="auto"/>
        <w:bottom w:val="none" w:sz="0" w:space="0" w:color="auto"/>
        <w:right w:val="none" w:sz="0" w:space="0" w:color="auto"/>
      </w:divBdr>
    </w:div>
    <w:div w:id="1834569859">
      <w:bodyDiv w:val="1"/>
      <w:marLeft w:val="0"/>
      <w:marRight w:val="0"/>
      <w:marTop w:val="0"/>
      <w:marBottom w:val="0"/>
      <w:divBdr>
        <w:top w:val="none" w:sz="0" w:space="0" w:color="auto"/>
        <w:left w:val="none" w:sz="0" w:space="0" w:color="auto"/>
        <w:bottom w:val="none" w:sz="0" w:space="0" w:color="auto"/>
        <w:right w:val="none" w:sz="0" w:space="0" w:color="auto"/>
      </w:divBdr>
    </w:div>
    <w:div w:id="1834640994">
      <w:bodyDiv w:val="1"/>
      <w:marLeft w:val="0"/>
      <w:marRight w:val="0"/>
      <w:marTop w:val="0"/>
      <w:marBottom w:val="0"/>
      <w:divBdr>
        <w:top w:val="none" w:sz="0" w:space="0" w:color="auto"/>
        <w:left w:val="none" w:sz="0" w:space="0" w:color="auto"/>
        <w:bottom w:val="none" w:sz="0" w:space="0" w:color="auto"/>
        <w:right w:val="none" w:sz="0" w:space="0" w:color="auto"/>
      </w:divBdr>
    </w:div>
    <w:div w:id="1834832246">
      <w:bodyDiv w:val="1"/>
      <w:marLeft w:val="0"/>
      <w:marRight w:val="0"/>
      <w:marTop w:val="0"/>
      <w:marBottom w:val="0"/>
      <w:divBdr>
        <w:top w:val="none" w:sz="0" w:space="0" w:color="auto"/>
        <w:left w:val="none" w:sz="0" w:space="0" w:color="auto"/>
        <w:bottom w:val="none" w:sz="0" w:space="0" w:color="auto"/>
        <w:right w:val="none" w:sz="0" w:space="0" w:color="auto"/>
      </w:divBdr>
    </w:div>
    <w:div w:id="1835148013">
      <w:bodyDiv w:val="1"/>
      <w:marLeft w:val="0"/>
      <w:marRight w:val="0"/>
      <w:marTop w:val="0"/>
      <w:marBottom w:val="0"/>
      <w:divBdr>
        <w:top w:val="none" w:sz="0" w:space="0" w:color="auto"/>
        <w:left w:val="none" w:sz="0" w:space="0" w:color="auto"/>
        <w:bottom w:val="none" w:sz="0" w:space="0" w:color="auto"/>
        <w:right w:val="none" w:sz="0" w:space="0" w:color="auto"/>
      </w:divBdr>
    </w:div>
    <w:div w:id="1835343267">
      <w:bodyDiv w:val="1"/>
      <w:marLeft w:val="0"/>
      <w:marRight w:val="0"/>
      <w:marTop w:val="0"/>
      <w:marBottom w:val="0"/>
      <w:divBdr>
        <w:top w:val="none" w:sz="0" w:space="0" w:color="auto"/>
        <w:left w:val="none" w:sz="0" w:space="0" w:color="auto"/>
        <w:bottom w:val="none" w:sz="0" w:space="0" w:color="auto"/>
        <w:right w:val="none" w:sz="0" w:space="0" w:color="auto"/>
      </w:divBdr>
    </w:div>
    <w:div w:id="1835563139">
      <w:bodyDiv w:val="1"/>
      <w:marLeft w:val="0"/>
      <w:marRight w:val="0"/>
      <w:marTop w:val="0"/>
      <w:marBottom w:val="0"/>
      <w:divBdr>
        <w:top w:val="none" w:sz="0" w:space="0" w:color="auto"/>
        <w:left w:val="none" w:sz="0" w:space="0" w:color="auto"/>
        <w:bottom w:val="none" w:sz="0" w:space="0" w:color="auto"/>
        <w:right w:val="none" w:sz="0" w:space="0" w:color="auto"/>
      </w:divBdr>
    </w:div>
    <w:div w:id="1835683990">
      <w:bodyDiv w:val="1"/>
      <w:marLeft w:val="0"/>
      <w:marRight w:val="0"/>
      <w:marTop w:val="0"/>
      <w:marBottom w:val="0"/>
      <w:divBdr>
        <w:top w:val="none" w:sz="0" w:space="0" w:color="auto"/>
        <w:left w:val="none" w:sz="0" w:space="0" w:color="auto"/>
        <w:bottom w:val="none" w:sz="0" w:space="0" w:color="auto"/>
        <w:right w:val="none" w:sz="0" w:space="0" w:color="auto"/>
      </w:divBdr>
    </w:div>
    <w:div w:id="1835754692">
      <w:bodyDiv w:val="1"/>
      <w:marLeft w:val="0"/>
      <w:marRight w:val="0"/>
      <w:marTop w:val="0"/>
      <w:marBottom w:val="0"/>
      <w:divBdr>
        <w:top w:val="none" w:sz="0" w:space="0" w:color="auto"/>
        <w:left w:val="none" w:sz="0" w:space="0" w:color="auto"/>
        <w:bottom w:val="none" w:sz="0" w:space="0" w:color="auto"/>
        <w:right w:val="none" w:sz="0" w:space="0" w:color="auto"/>
      </w:divBdr>
    </w:div>
    <w:div w:id="1835755582">
      <w:bodyDiv w:val="1"/>
      <w:marLeft w:val="0"/>
      <w:marRight w:val="0"/>
      <w:marTop w:val="0"/>
      <w:marBottom w:val="0"/>
      <w:divBdr>
        <w:top w:val="none" w:sz="0" w:space="0" w:color="auto"/>
        <w:left w:val="none" w:sz="0" w:space="0" w:color="auto"/>
        <w:bottom w:val="none" w:sz="0" w:space="0" w:color="auto"/>
        <w:right w:val="none" w:sz="0" w:space="0" w:color="auto"/>
      </w:divBdr>
    </w:div>
    <w:div w:id="1835757826">
      <w:bodyDiv w:val="1"/>
      <w:marLeft w:val="0"/>
      <w:marRight w:val="0"/>
      <w:marTop w:val="0"/>
      <w:marBottom w:val="0"/>
      <w:divBdr>
        <w:top w:val="none" w:sz="0" w:space="0" w:color="auto"/>
        <w:left w:val="none" w:sz="0" w:space="0" w:color="auto"/>
        <w:bottom w:val="none" w:sz="0" w:space="0" w:color="auto"/>
        <w:right w:val="none" w:sz="0" w:space="0" w:color="auto"/>
      </w:divBdr>
    </w:div>
    <w:div w:id="1835758152">
      <w:bodyDiv w:val="1"/>
      <w:marLeft w:val="0"/>
      <w:marRight w:val="0"/>
      <w:marTop w:val="0"/>
      <w:marBottom w:val="0"/>
      <w:divBdr>
        <w:top w:val="none" w:sz="0" w:space="0" w:color="auto"/>
        <w:left w:val="none" w:sz="0" w:space="0" w:color="auto"/>
        <w:bottom w:val="none" w:sz="0" w:space="0" w:color="auto"/>
        <w:right w:val="none" w:sz="0" w:space="0" w:color="auto"/>
      </w:divBdr>
    </w:div>
    <w:div w:id="1835798123">
      <w:bodyDiv w:val="1"/>
      <w:marLeft w:val="0"/>
      <w:marRight w:val="0"/>
      <w:marTop w:val="0"/>
      <w:marBottom w:val="0"/>
      <w:divBdr>
        <w:top w:val="none" w:sz="0" w:space="0" w:color="auto"/>
        <w:left w:val="none" w:sz="0" w:space="0" w:color="auto"/>
        <w:bottom w:val="none" w:sz="0" w:space="0" w:color="auto"/>
        <w:right w:val="none" w:sz="0" w:space="0" w:color="auto"/>
      </w:divBdr>
    </w:div>
    <w:div w:id="1835993802">
      <w:bodyDiv w:val="1"/>
      <w:marLeft w:val="0"/>
      <w:marRight w:val="0"/>
      <w:marTop w:val="0"/>
      <w:marBottom w:val="0"/>
      <w:divBdr>
        <w:top w:val="none" w:sz="0" w:space="0" w:color="auto"/>
        <w:left w:val="none" w:sz="0" w:space="0" w:color="auto"/>
        <w:bottom w:val="none" w:sz="0" w:space="0" w:color="auto"/>
        <w:right w:val="none" w:sz="0" w:space="0" w:color="auto"/>
      </w:divBdr>
    </w:div>
    <w:div w:id="1836451127">
      <w:bodyDiv w:val="1"/>
      <w:marLeft w:val="0"/>
      <w:marRight w:val="0"/>
      <w:marTop w:val="0"/>
      <w:marBottom w:val="0"/>
      <w:divBdr>
        <w:top w:val="none" w:sz="0" w:space="0" w:color="auto"/>
        <w:left w:val="none" w:sz="0" w:space="0" w:color="auto"/>
        <w:bottom w:val="none" w:sz="0" w:space="0" w:color="auto"/>
        <w:right w:val="none" w:sz="0" w:space="0" w:color="auto"/>
      </w:divBdr>
    </w:div>
    <w:div w:id="1836803421">
      <w:bodyDiv w:val="1"/>
      <w:marLeft w:val="0"/>
      <w:marRight w:val="0"/>
      <w:marTop w:val="0"/>
      <w:marBottom w:val="0"/>
      <w:divBdr>
        <w:top w:val="none" w:sz="0" w:space="0" w:color="auto"/>
        <w:left w:val="none" w:sz="0" w:space="0" w:color="auto"/>
        <w:bottom w:val="none" w:sz="0" w:space="0" w:color="auto"/>
        <w:right w:val="none" w:sz="0" w:space="0" w:color="auto"/>
      </w:divBdr>
    </w:div>
    <w:div w:id="1836873563">
      <w:bodyDiv w:val="1"/>
      <w:marLeft w:val="0"/>
      <w:marRight w:val="0"/>
      <w:marTop w:val="0"/>
      <w:marBottom w:val="0"/>
      <w:divBdr>
        <w:top w:val="none" w:sz="0" w:space="0" w:color="auto"/>
        <w:left w:val="none" w:sz="0" w:space="0" w:color="auto"/>
        <w:bottom w:val="none" w:sz="0" w:space="0" w:color="auto"/>
        <w:right w:val="none" w:sz="0" w:space="0" w:color="auto"/>
      </w:divBdr>
    </w:div>
    <w:div w:id="1837182989">
      <w:bodyDiv w:val="1"/>
      <w:marLeft w:val="0"/>
      <w:marRight w:val="0"/>
      <w:marTop w:val="0"/>
      <w:marBottom w:val="0"/>
      <w:divBdr>
        <w:top w:val="none" w:sz="0" w:space="0" w:color="auto"/>
        <w:left w:val="none" w:sz="0" w:space="0" w:color="auto"/>
        <w:bottom w:val="none" w:sz="0" w:space="0" w:color="auto"/>
        <w:right w:val="none" w:sz="0" w:space="0" w:color="auto"/>
      </w:divBdr>
    </w:div>
    <w:div w:id="1837190123">
      <w:bodyDiv w:val="1"/>
      <w:marLeft w:val="0"/>
      <w:marRight w:val="0"/>
      <w:marTop w:val="0"/>
      <w:marBottom w:val="0"/>
      <w:divBdr>
        <w:top w:val="none" w:sz="0" w:space="0" w:color="auto"/>
        <w:left w:val="none" w:sz="0" w:space="0" w:color="auto"/>
        <w:bottom w:val="none" w:sz="0" w:space="0" w:color="auto"/>
        <w:right w:val="none" w:sz="0" w:space="0" w:color="auto"/>
      </w:divBdr>
    </w:div>
    <w:div w:id="1837450467">
      <w:bodyDiv w:val="1"/>
      <w:marLeft w:val="0"/>
      <w:marRight w:val="0"/>
      <w:marTop w:val="0"/>
      <w:marBottom w:val="0"/>
      <w:divBdr>
        <w:top w:val="none" w:sz="0" w:space="0" w:color="auto"/>
        <w:left w:val="none" w:sz="0" w:space="0" w:color="auto"/>
        <w:bottom w:val="none" w:sz="0" w:space="0" w:color="auto"/>
        <w:right w:val="none" w:sz="0" w:space="0" w:color="auto"/>
      </w:divBdr>
    </w:div>
    <w:div w:id="1837498821">
      <w:bodyDiv w:val="1"/>
      <w:marLeft w:val="0"/>
      <w:marRight w:val="0"/>
      <w:marTop w:val="0"/>
      <w:marBottom w:val="0"/>
      <w:divBdr>
        <w:top w:val="none" w:sz="0" w:space="0" w:color="auto"/>
        <w:left w:val="none" w:sz="0" w:space="0" w:color="auto"/>
        <w:bottom w:val="none" w:sz="0" w:space="0" w:color="auto"/>
        <w:right w:val="none" w:sz="0" w:space="0" w:color="auto"/>
      </w:divBdr>
    </w:div>
    <w:div w:id="1837574059">
      <w:bodyDiv w:val="1"/>
      <w:marLeft w:val="0"/>
      <w:marRight w:val="0"/>
      <w:marTop w:val="0"/>
      <w:marBottom w:val="0"/>
      <w:divBdr>
        <w:top w:val="none" w:sz="0" w:space="0" w:color="auto"/>
        <w:left w:val="none" w:sz="0" w:space="0" w:color="auto"/>
        <w:bottom w:val="none" w:sz="0" w:space="0" w:color="auto"/>
        <w:right w:val="none" w:sz="0" w:space="0" w:color="auto"/>
      </w:divBdr>
    </w:div>
    <w:div w:id="1837838680">
      <w:bodyDiv w:val="1"/>
      <w:marLeft w:val="0"/>
      <w:marRight w:val="0"/>
      <w:marTop w:val="0"/>
      <w:marBottom w:val="0"/>
      <w:divBdr>
        <w:top w:val="none" w:sz="0" w:space="0" w:color="auto"/>
        <w:left w:val="none" w:sz="0" w:space="0" w:color="auto"/>
        <w:bottom w:val="none" w:sz="0" w:space="0" w:color="auto"/>
        <w:right w:val="none" w:sz="0" w:space="0" w:color="auto"/>
      </w:divBdr>
    </w:div>
    <w:div w:id="1837988958">
      <w:bodyDiv w:val="1"/>
      <w:marLeft w:val="0"/>
      <w:marRight w:val="0"/>
      <w:marTop w:val="0"/>
      <w:marBottom w:val="0"/>
      <w:divBdr>
        <w:top w:val="none" w:sz="0" w:space="0" w:color="auto"/>
        <w:left w:val="none" w:sz="0" w:space="0" w:color="auto"/>
        <w:bottom w:val="none" w:sz="0" w:space="0" w:color="auto"/>
        <w:right w:val="none" w:sz="0" w:space="0" w:color="auto"/>
      </w:divBdr>
    </w:div>
    <w:div w:id="1838107869">
      <w:bodyDiv w:val="1"/>
      <w:marLeft w:val="0"/>
      <w:marRight w:val="0"/>
      <w:marTop w:val="0"/>
      <w:marBottom w:val="0"/>
      <w:divBdr>
        <w:top w:val="none" w:sz="0" w:space="0" w:color="auto"/>
        <w:left w:val="none" w:sz="0" w:space="0" w:color="auto"/>
        <w:bottom w:val="none" w:sz="0" w:space="0" w:color="auto"/>
        <w:right w:val="none" w:sz="0" w:space="0" w:color="auto"/>
      </w:divBdr>
    </w:div>
    <w:div w:id="1838182607">
      <w:bodyDiv w:val="1"/>
      <w:marLeft w:val="0"/>
      <w:marRight w:val="0"/>
      <w:marTop w:val="0"/>
      <w:marBottom w:val="0"/>
      <w:divBdr>
        <w:top w:val="none" w:sz="0" w:space="0" w:color="auto"/>
        <w:left w:val="none" w:sz="0" w:space="0" w:color="auto"/>
        <w:bottom w:val="none" w:sz="0" w:space="0" w:color="auto"/>
        <w:right w:val="none" w:sz="0" w:space="0" w:color="auto"/>
      </w:divBdr>
    </w:div>
    <w:div w:id="1838644770">
      <w:bodyDiv w:val="1"/>
      <w:marLeft w:val="0"/>
      <w:marRight w:val="0"/>
      <w:marTop w:val="0"/>
      <w:marBottom w:val="0"/>
      <w:divBdr>
        <w:top w:val="none" w:sz="0" w:space="0" w:color="auto"/>
        <w:left w:val="none" w:sz="0" w:space="0" w:color="auto"/>
        <w:bottom w:val="none" w:sz="0" w:space="0" w:color="auto"/>
        <w:right w:val="none" w:sz="0" w:space="0" w:color="auto"/>
      </w:divBdr>
    </w:div>
    <w:div w:id="1838687865">
      <w:bodyDiv w:val="1"/>
      <w:marLeft w:val="0"/>
      <w:marRight w:val="0"/>
      <w:marTop w:val="0"/>
      <w:marBottom w:val="0"/>
      <w:divBdr>
        <w:top w:val="none" w:sz="0" w:space="0" w:color="auto"/>
        <w:left w:val="none" w:sz="0" w:space="0" w:color="auto"/>
        <w:bottom w:val="none" w:sz="0" w:space="0" w:color="auto"/>
        <w:right w:val="none" w:sz="0" w:space="0" w:color="auto"/>
      </w:divBdr>
    </w:div>
    <w:div w:id="1838694048">
      <w:bodyDiv w:val="1"/>
      <w:marLeft w:val="0"/>
      <w:marRight w:val="0"/>
      <w:marTop w:val="0"/>
      <w:marBottom w:val="0"/>
      <w:divBdr>
        <w:top w:val="none" w:sz="0" w:space="0" w:color="auto"/>
        <w:left w:val="none" w:sz="0" w:space="0" w:color="auto"/>
        <w:bottom w:val="none" w:sz="0" w:space="0" w:color="auto"/>
        <w:right w:val="none" w:sz="0" w:space="0" w:color="auto"/>
      </w:divBdr>
    </w:div>
    <w:div w:id="1838760594">
      <w:bodyDiv w:val="1"/>
      <w:marLeft w:val="0"/>
      <w:marRight w:val="0"/>
      <w:marTop w:val="0"/>
      <w:marBottom w:val="0"/>
      <w:divBdr>
        <w:top w:val="none" w:sz="0" w:space="0" w:color="auto"/>
        <w:left w:val="none" w:sz="0" w:space="0" w:color="auto"/>
        <w:bottom w:val="none" w:sz="0" w:space="0" w:color="auto"/>
        <w:right w:val="none" w:sz="0" w:space="0" w:color="auto"/>
      </w:divBdr>
    </w:div>
    <w:div w:id="1839079819">
      <w:bodyDiv w:val="1"/>
      <w:marLeft w:val="0"/>
      <w:marRight w:val="0"/>
      <w:marTop w:val="0"/>
      <w:marBottom w:val="0"/>
      <w:divBdr>
        <w:top w:val="none" w:sz="0" w:space="0" w:color="auto"/>
        <w:left w:val="none" w:sz="0" w:space="0" w:color="auto"/>
        <w:bottom w:val="none" w:sz="0" w:space="0" w:color="auto"/>
        <w:right w:val="none" w:sz="0" w:space="0" w:color="auto"/>
      </w:divBdr>
    </w:div>
    <w:div w:id="1839611798">
      <w:bodyDiv w:val="1"/>
      <w:marLeft w:val="0"/>
      <w:marRight w:val="0"/>
      <w:marTop w:val="0"/>
      <w:marBottom w:val="0"/>
      <w:divBdr>
        <w:top w:val="none" w:sz="0" w:space="0" w:color="auto"/>
        <w:left w:val="none" w:sz="0" w:space="0" w:color="auto"/>
        <w:bottom w:val="none" w:sz="0" w:space="0" w:color="auto"/>
        <w:right w:val="none" w:sz="0" w:space="0" w:color="auto"/>
      </w:divBdr>
    </w:div>
    <w:div w:id="1839614584">
      <w:bodyDiv w:val="1"/>
      <w:marLeft w:val="0"/>
      <w:marRight w:val="0"/>
      <w:marTop w:val="0"/>
      <w:marBottom w:val="0"/>
      <w:divBdr>
        <w:top w:val="none" w:sz="0" w:space="0" w:color="auto"/>
        <w:left w:val="none" w:sz="0" w:space="0" w:color="auto"/>
        <w:bottom w:val="none" w:sz="0" w:space="0" w:color="auto"/>
        <w:right w:val="none" w:sz="0" w:space="0" w:color="auto"/>
      </w:divBdr>
    </w:div>
    <w:div w:id="1839693764">
      <w:bodyDiv w:val="1"/>
      <w:marLeft w:val="0"/>
      <w:marRight w:val="0"/>
      <w:marTop w:val="0"/>
      <w:marBottom w:val="0"/>
      <w:divBdr>
        <w:top w:val="none" w:sz="0" w:space="0" w:color="auto"/>
        <w:left w:val="none" w:sz="0" w:space="0" w:color="auto"/>
        <w:bottom w:val="none" w:sz="0" w:space="0" w:color="auto"/>
        <w:right w:val="none" w:sz="0" w:space="0" w:color="auto"/>
      </w:divBdr>
    </w:div>
    <w:div w:id="1839727523">
      <w:bodyDiv w:val="1"/>
      <w:marLeft w:val="0"/>
      <w:marRight w:val="0"/>
      <w:marTop w:val="0"/>
      <w:marBottom w:val="0"/>
      <w:divBdr>
        <w:top w:val="none" w:sz="0" w:space="0" w:color="auto"/>
        <w:left w:val="none" w:sz="0" w:space="0" w:color="auto"/>
        <w:bottom w:val="none" w:sz="0" w:space="0" w:color="auto"/>
        <w:right w:val="none" w:sz="0" w:space="0" w:color="auto"/>
      </w:divBdr>
    </w:div>
    <w:div w:id="1839733267">
      <w:bodyDiv w:val="1"/>
      <w:marLeft w:val="0"/>
      <w:marRight w:val="0"/>
      <w:marTop w:val="0"/>
      <w:marBottom w:val="0"/>
      <w:divBdr>
        <w:top w:val="none" w:sz="0" w:space="0" w:color="auto"/>
        <w:left w:val="none" w:sz="0" w:space="0" w:color="auto"/>
        <w:bottom w:val="none" w:sz="0" w:space="0" w:color="auto"/>
        <w:right w:val="none" w:sz="0" w:space="0" w:color="auto"/>
      </w:divBdr>
    </w:div>
    <w:div w:id="1839882684">
      <w:bodyDiv w:val="1"/>
      <w:marLeft w:val="0"/>
      <w:marRight w:val="0"/>
      <w:marTop w:val="0"/>
      <w:marBottom w:val="0"/>
      <w:divBdr>
        <w:top w:val="none" w:sz="0" w:space="0" w:color="auto"/>
        <w:left w:val="none" w:sz="0" w:space="0" w:color="auto"/>
        <w:bottom w:val="none" w:sz="0" w:space="0" w:color="auto"/>
        <w:right w:val="none" w:sz="0" w:space="0" w:color="auto"/>
      </w:divBdr>
    </w:div>
    <w:div w:id="1839923231">
      <w:bodyDiv w:val="1"/>
      <w:marLeft w:val="0"/>
      <w:marRight w:val="0"/>
      <w:marTop w:val="0"/>
      <w:marBottom w:val="0"/>
      <w:divBdr>
        <w:top w:val="none" w:sz="0" w:space="0" w:color="auto"/>
        <w:left w:val="none" w:sz="0" w:space="0" w:color="auto"/>
        <w:bottom w:val="none" w:sz="0" w:space="0" w:color="auto"/>
        <w:right w:val="none" w:sz="0" w:space="0" w:color="auto"/>
      </w:divBdr>
    </w:div>
    <w:div w:id="1839954677">
      <w:bodyDiv w:val="1"/>
      <w:marLeft w:val="0"/>
      <w:marRight w:val="0"/>
      <w:marTop w:val="0"/>
      <w:marBottom w:val="0"/>
      <w:divBdr>
        <w:top w:val="none" w:sz="0" w:space="0" w:color="auto"/>
        <w:left w:val="none" w:sz="0" w:space="0" w:color="auto"/>
        <w:bottom w:val="none" w:sz="0" w:space="0" w:color="auto"/>
        <w:right w:val="none" w:sz="0" w:space="0" w:color="auto"/>
      </w:divBdr>
    </w:div>
    <w:div w:id="1840347660">
      <w:bodyDiv w:val="1"/>
      <w:marLeft w:val="0"/>
      <w:marRight w:val="0"/>
      <w:marTop w:val="0"/>
      <w:marBottom w:val="0"/>
      <w:divBdr>
        <w:top w:val="none" w:sz="0" w:space="0" w:color="auto"/>
        <w:left w:val="none" w:sz="0" w:space="0" w:color="auto"/>
        <w:bottom w:val="none" w:sz="0" w:space="0" w:color="auto"/>
        <w:right w:val="none" w:sz="0" w:space="0" w:color="auto"/>
      </w:divBdr>
    </w:div>
    <w:div w:id="1840386805">
      <w:bodyDiv w:val="1"/>
      <w:marLeft w:val="0"/>
      <w:marRight w:val="0"/>
      <w:marTop w:val="0"/>
      <w:marBottom w:val="0"/>
      <w:divBdr>
        <w:top w:val="none" w:sz="0" w:space="0" w:color="auto"/>
        <w:left w:val="none" w:sz="0" w:space="0" w:color="auto"/>
        <w:bottom w:val="none" w:sz="0" w:space="0" w:color="auto"/>
        <w:right w:val="none" w:sz="0" w:space="0" w:color="auto"/>
      </w:divBdr>
    </w:div>
    <w:div w:id="1840654223">
      <w:bodyDiv w:val="1"/>
      <w:marLeft w:val="0"/>
      <w:marRight w:val="0"/>
      <w:marTop w:val="0"/>
      <w:marBottom w:val="0"/>
      <w:divBdr>
        <w:top w:val="none" w:sz="0" w:space="0" w:color="auto"/>
        <w:left w:val="none" w:sz="0" w:space="0" w:color="auto"/>
        <w:bottom w:val="none" w:sz="0" w:space="0" w:color="auto"/>
        <w:right w:val="none" w:sz="0" w:space="0" w:color="auto"/>
      </w:divBdr>
    </w:div>
    <w:div w:id="1840656616">
      <w:bodyDiv w:val="1"/>
      <w:marLeft w:val="0"/>
      <w:marRight w:val="0"/>
      <w:marTop w:val="0"/>
      <w:marBottom w:val="0"/>
      <w:divBdr>
        <w:top w:val="none" w:sz="0" w:space="0" w:color="auto"/>
        <w:left w:val="none" w:sz="0" w:space="0" w:color="auto"/>
        <w:bottom w:val="none" w:sz="0" w:space="0" w:color="auto"/>
        <w:right w:val="none" w:sz="0" w:space="0" w:color="auto"/>
      </w:divBdr>
    </w:div>
    <w:div w:id="1840846932">
      <w:bodyDiv w:val="1"/>
      <w:marLeft w:val="0"/>
      <w:marRight w:val="0"/>
      <w:marTop w:val="0"/>
      <w:marBottom w:val="0"/>
      <w:divBdr>
        <w:top w:val="none" w:sz="0" w:space="0" w:color="auto"/>
        <w:left w:val="none" w:sz="0" w:space="0" w:color="auto"/>
        <w:bottom w:val="none" w:sz="0" w:space="0" w:color="auto"/>
        <w:right w:val="none" w:sz="0" w:space="0" w:color="auto"/>
      </w:divBdr>
    </w:div>
    <w:div w:id="1841382406">
      <w:bodyDiv w:val="1"/>
      <w:marLeft w:val="0"/>
      <w:marRight w:val="0"/>
      <w:marTop w:val="0"/>
      <w:marBottom w:val="0"/>
      <w:divBdr>
        <w:top w:val="none" w:sz="0" w:space="0" w:color="auto"/>
        <w:left w:val="none" w:sz="0" w:space="0" w:color="auto"/>
        <w:bottom w:val="none" w:sz="0" w:space="0" w:color="auto"/>
        <w:right w:val="none" w:sz="0" w:space="0" w:color="auto"/>
      </w:divBdr>
    </w:div>
    <w:div w:id="1841457475">
      <w:bodyDiv w:val="1"/>
      <w:marLeft w:val="0"/>
      <w:marRight w:val="0"/>
      <w:marTop w:val="0"/>
      <w:marBottom w:val="0"/>
      <w:divBdr>
        <w:top w:val="none" w:sz="0" w:space="0" w:color="auto"/>
        <w:left w:val="none" w:sz="0" w:space="0" w:color="auto"/>
        <w:bottom w:val="none" w:sz="0" w:space="0" w:color="auto"/>
        <w:right w:val="none" w:sz="0" w:space="0" w:color="auto"/>
      </w:divBdr>
    </w:div>
    <w:div w:id="1841773206">
      <w:bodyDiv w:val="1"/>
      <w:marLeft w:val="0"/>
      <w:marRight w:val="0"/>
      <w:marTop w:val="0"/>
      <w:marBottom w:val="0"/>
      <w:divBdr>
        <w:top w:val="none" w:sz="0" w:space="0" w:color="auto"/>
        <w:left w:val="none" w:sz="0" w:space="0" w:color="auto"/>
        <w:bottom w:val="none" w:sz="0" w:space="0" w:color="auto"/>
        <w:right w:val="none" w:sz="0" w:space="0" w:color="auto"/>
      </w:divBdr>
    </w:div>
    <w:div w:id="1842045151">
      <w:bodyDiv w:val="1"/>
      <w:marLeft w:val="0"/>
      <w:marRight w:val="0"/>
      <w:marTop w:val="0"/>
      <w:marBottom w:val="0"/>
      <w:divBdr>
        <w:top w:val="none" w:sz="0" w:space="0" w:color="auto"/>
        <w:left w:val="none" w:sz="0" w:space="0" w:color="auto"/>
        <w:bottom w:val="none" w:sz="0" w:space="0" w:color="auto"/>
        <w:right w:val="none" w:sz="0" w:space="0" w:color="auto"/>
      </w:divBdr>
    </w:div>
    <w:div w:id="1842155537">
      <w:bodyDiv w:val="1"/>
      <w:marLeft w:val="0"/>
      <w:marRight w:val="0"/>
      <w:marTop w:val="0"/>
      <w:marBottom w:val="0"/>
      <w:divBdr>
        <w:top w:val="none" w:sz="0" w:space="0" w:color="auto"/>
        <w:left w:val="none" w:sz="0" w:space="0" w:color="auto"/>
        <w:bottom w:val="none" w:sz="0" w:space="0" w:color="auto"/>
        <w:right w:val="none" w:sz="0" w:space="0" w:color="auto"/>
      </w:divBdr>
    </w:div>
    <w:div w:id="1842432597">
      <w:bodyDiv w:val="1"/>
      <w:marLeft w:val="0"/>
      <w:marRight w:val="0"/>
      <w:marTop w:val="0"/>
      <w:marBottom w:val="0"/>
      <w:divBdr>
        <w:top w:val="none" w:sz="0" w:space="0" w:color="auto"/>
        <w:left w:val="none" w:sz="0" w:space="0" w:color="auto"/>
        <w:bottom w:val="none" w:sz="0" w:space="0" w:color="auto"/>
        <w:right w:val="none" w:sz="0" w:space="0" w:color="auto"/>
      </w:divBdr>
    </w:div>
    <w:div w:id="1842576918">
      <w:bodyDiv w:val="1"/>
      <w:marLeft w:val="0"/>
      <w:marRight w:val="0"/>
      <w:marTop w:val="0"/>
      <w:marBottom w:val="0"/>
      <w:divBdr>
        <w:top w:val="none" w:sz="0" w:space="0" w:color="auto"/>
        <w:left w:val="none" w:sz="0" w:space="0" w:color="auto"/>
        <w:bottom w:val="none" w:sz="0" w:space="0" w:color="auto"/>
        <w:right w:val="none" w:sz="0" w:space="0" w:color="auto"/>
      </w:divBdr>
    </w:div>
    <w:div w:id="1842767602">
      <w:bodyDiv w:val="1"/>
      <w:marLeft w:val="0"/>
      <w:marRight w:val="0"/>
      <w:marTop w:val="0"/>
      <w:marBottom w:val="0"/>
      <w:divBdr>
        <w:top w:val="none" w:sz="0" w:space="0" w:color="auto"/>
        <w:left w:val="none" w:sz="0" w:space="0" w:color="auto"/>
        <w:bottom w:val="none" w:sz="0" w:space="0" w:color="auto"/>
        <w:right w:val="none" w:sz="0" w:space="0" w:color="auto"/>
      </w:divBdr>
    </w:div>
    <w:div w:id="1842889946">
      <w:bodyDiv w:val="1"/>
      <w:marLeft w:val="0"/>
      <w:marRight w:val="0"/>
      <w:marTop w:val="0"/>
      <w:marBottom w:val="0"/>
      <w:divBdr>
        <w:top w:val="none" w:sz="0" w:space="0" w:color="auto"/>
        <w:left w:val="none" w:sz="0" w:space="0" w:color="auto"/>
        <w:bottom w:val="none" w:sz="0" w:space="0" w:color="auto"/>
        <w:right w:val="none" w:sz="0" w:space="0" w:color="auto"/>
      </w:divBdr>
    </w:div>
    <w:div w:id="1843616533">
      <w:bodyDiv w:val="1"/>
      <w:marLeft w:val="0"/>
      <w:marRight w:val="0"/>
      <w:marTop w:val="0"/>
      <w:marBottom w:val="0"/>
      <w:divBdr>
        <w:top w:val="none" w:sz="0" w:space="0" w:color="auto"/>
        <w:left w:val="none" w:sz="0" w:space="0" w:color="auto"/>
        <w:bottom w:val="none" w:sz="0" w:space="0" w:color="auto"/>
        <w:right w:val="none" w:sz="0" w:space="0" w:color="auto"/>
      </w:divBdr>
    </w:div>
    <w:div w:id="1843663217">
      <w:bodyDiv w:val="1"/>
      <w:marLeft w:val="0"/>
      <w:marRight w:val="0"/>
      <w:marTop w:val="0"/>
      <w:marBottom w:val="0"/>
      <w:divBdr>
        <w:top w:val="none" w:sz="0" w:space="0" w:color="auto"/>
        <w:left w:val="none" w:sz="0" w:space="0" w:color="auto"/>
        <w:bottom w:val="none" w:sz="0" w:space="0" w:color="auto"/>
        <w:right w:val="none" w:sz="0" w:space="0" w:color="auto"/>
      </w:divBdr>
    </w:div>
    <w:div w:id="1844470278">
      <w:bodyDiv w:val="1"/>
      <w:marLeft w:val="0"/>
      <w:marRight w:val="0"/>
      <w:marTop w:val="0"/>
      <w:marBottom w:val="0"/>
      <w:divBdr>
        <w:top w:val="none" w:sz="0" w:space="0" w:color="auto"/>
        <w:left w:val="none" w:sz="0" w:space="0" w:color="auto"/>
        <w:bottom w:val="none" w:sz="0" w:space="0" w:color="auto"/>
        <w:right w:val="none" w:sz="0" w:space="0" w:color="auto"/>
      </w:divBdr>
    </w:div>
    <w:div w:id="1844589103">
      <w:bodyDiv w:val="1"/>
      <w:marLeft w:val="0"/>
      <w:marRight w:val="0"/>
      <w:marTop w:val="0"/>
      <w:marBottom w:val="0"/>
      <w:divBdr>
        <w:top w:val="none" w:sz="0" w:space="0" w:color="auto"/>
        <w:left w:val="none" w:sz="0" w:space="0" w:color="auto"/>
        <w:bottom w:val="none" w:sz="0" w:space="0" w:color="auto"/>
        <w:right w:val="none" w:sz="0" w:space="0" w:color="auto"/>
      </w:divBdr>
    </w:div>
    <w:div w:id="1844664951">
      <w:bodyDiv w:val="1"/>
      <w:marLeft w:val="0"/>
      <w:marRight w:val="0"/>
      <w:marTop w:val="0"/>
      <w:marBottom w:val="0"/>
      <w:divBdr>
        <w:top w:val="none" w:sz="0" w:space="0" w:color="auto"/>
        <w:left w:val="none" w:sz="0" w:space="0" w:color="auto"/>
        <w:bottom w:val="none" w:sz="0" w:space="0" w:color="auto"/>
        <w:right w:val="none" w:sz="0" w:space="0" w:color="auto"/>
      </w:divBdr>
    </w:div>
    <w:div w:id="1845315268">
      <w:bodyDiv w:val="1"/>
      <w:marLeft w:val="0"/>
      <w:marRight w:val="0"/>
      <w:marTop w:val="0"/>
      <w:marBottom w:val="0"/>
      <w:divBdr>
        <w:top w:val="none" w:sz="0" w:space="0" w:color="auto"/>
        <w:left w:val="none" w:sz="0" w:space="0" w:color="auto"/>
        <w:bottom w:val="none" w:sz="0" w:space="0" w:color="auto"/>
        <w:right w:val="none" w:sz="0" w:space="0" w:color="auto"/>
      </w:divBdr>
    </w:div>
    <w:div w:id="1845433608">
      <w:bodyDiv w:val="1"/>
      <w:marLeft w:val="0"/>
      <w:marRight w:val="0"/>
      <w:marTop w:val="0"/>
      <w:marBottom w:val="0"/>
      <w:divBdr>
        <w:top w:val="none" w:sz="0" w:space="0" w:color="auto"/>
        <w:left w:val="none" w:sz="0" w:space="0" w:color="auto"/>
        <w:bottom w:val="none" w:sz="0" w:space="0" w:color="auto"/>
        <w:right w:val="none" w:sz="0" w:space="0" w:color="auto"/>
      </w:divBdr>
    </w:div>
    <w:div w:id="1845625588">
      <w:bodyDiv w:val="1"/>
      <w:marLeft w:val="0"/>
      <w:marRight w:val="0"/>
      <w:marTop w:val="0"/>
      <w:marBottom w:val="0"/>
      <w:divBdr>
        <w:top w:val="none" w:sz="0" w:space="0" w:color="auto"/>
        <w:left w:val="none" w:sz="0" w:space="0" w:color="auto"/>
        <w:bottom w:val="none" w:sz="0" w:space="0" w:color="auto"/>
        <w:right w:val="none" w:sz="0" w:space="0" w:color="auto"/>
      </w:divBdr>
    </w:div>
    <w:div w:id="1845630772">
      <w:bodyDiv w:val="1"/>
      <w:marLeft w:val="0"/>
      <w:marRight w:val="0"/>
      <w:marTop w:val="0"/>
      <w:marBottom w:val="0"/>
      <w:divBdr>
        <w:top w:val="none" w:sz="0" w:space="0" w:color="auto"/>
        <w:left w:val="none" w:sz="0" w:space="0" w:color="auto"/>
        <w:bottom w:val="none" w:sz="0" w:space="0" w:color="auto"/>
        <w:right w:val="none" w:sz="0" w:space="0" w:color="auto"/>
      </w:divBdr>
    </w:div>
    <w:div w:id="1845780563">
      <w:bodyDiv w:val="1"/>
      <w:marLeft w:val="0"/>
      <w:marRight w:val="0"/>
      <w:marTop w:val="0"/>
      <w:marBottom w:val="0"/>
      <w:divBdr>
        <w:top w:val="none" w:sz="0" w:space="0" w:color="auto"/>
        <w:left w:val="none" w:sz="0" w:space="0" w:color="auto"/>
        <w:bottom w:val="none" w:sz="0" w:space="0" w:color="auto"/>
        <w:right w:val="none" w:sz="0" w:space="0" w:color="auto"/>
      </w:divBdr>
    </w:div>
    <w:div w:id="1845780572">
      <w:bodyDiv w:val="1"/>
      <w:marLeft w:val="0"/>
      <w:marRight w:val="0"/>
      <w:marTop w:val="0"/>
      <w:marBottom w:val="0"/>
      <w:divBdr>
        <w:top w:val="none" w:sz="0" w:space="0" w:color="auto"/>
        <w:left w:val="none" w:sz="0" w:space="0" w:color="auto"/>
        <w:bottom w:val="none" w:sz="0" w:space="0" w:color="auto"/>
        <w:right w:val="none" w:sz="0" w:space="0" w:color="auto"/>
      </w:divBdr>
    </w:div>
    <w:div w:id="1846087121">
      <w:bodyDiv w:val="1"/>
      <w:marLeft w:val="0"/>
      <w:marRight w:val="0"/>
      <w:marTop w:val="0"/>
      <w:marBottom w:val="0"/>
      <w:divBdr>
        <w:top w:val="none" w:sz="0" w:space="0" w:color="auto"/>
        <w:left w:val="none" w:sz="0" w:space="0" w:color="auto"/>
        <w:bottom w:val="none" w:sz="0" w:space="0" w:color="auto"/>
        <w:right w:val="none" w:sz="0" w:space="0" w:color="auto"/>
      </w:divBdr>
    </w:div>
    <w:div w:id="1846165512">
      <w:bodyDiv w:val="1"/>
      <w:marLeft w:val="0"/>
      <w:marRight w:val="0"/>
      <w:marTop w:val="0"/>
      <w:marBottom w:val="0"/>
      <w:divBdr>
        <w:top w:val="none" w:sz="0" w:space="0" w:color="auto"/>
        <w:left w:val="none" w:sz="0" w:space="0" w:color="auto"/>
        <w:bottom w:val="none" w:sz="0" w:space="0" w:color="auto"/>
        <w:right w:val="none" w:sz="0" w:space="0" w:color="auto"/>
      </w:divBdr>
    </w:div>
    <w:div w:id="1846168984">
      <w:bodyDiv w:val="1"/>
      <w:marLeft w:val="0"/>
      <w:marRight w:val="0"/>
      <w:marTop w:val="0"/>
      <w:marBottom w:val="0"/>
      <w:divBdr>
        <w:top w:val="none" w:sz="0" w:space="0" w:color="auto"/>
        <w:left w:val="none" w:sz="0" w:space="0" w:color="auto"/>
        <w:bottom w:val="none" w:sz="0" w:space="0" w:color="auto"/>
        <w:right w:val="none" w:sz="0" w:space="0" w:color="auto"/>
      </w:divBdr>
    </w:div>
    <w:div w:id="1846286990">
      <w:bodyDiv w:val="1"/>
      <w:marLeft w:val="0"/>
      <w:marRight w:val="0"/>
      <w:marTop w:val="0"/>
      <w:marBottom w:val="0"/>
      <w:divBdr>
        <w:top w:val="none" w:sz="0" w:space="0" w:color="auto"/>
        <w:left w:val="none" w:sz="0" w:space="0" w:color="auto"/>
        <w:bottom w:val="none" w:sz="0" w:space="0" w:color="auto"/>
        <w:right w:val="none" w:sz="0" w:space="0" w:color="auto"/>
      </w:divBdr>
    </w:div>
    <w:div w:id="1846701842">
      <w:bodyDiv w:val="1"/>
      <w:marLeft w:val="0"/>
      <w:marRight w:val="0"/>
      <w:marTop w:val="0"/>
      <w:marBottom w:val="0"/>
      <w:divBdr>
        <w:top w:val="none" w:sz="0" w:space="0" w:color="auto"/>
        <w:left w:val="none" w:sz="0" w:space="0" w:color="auto"/>
        <w:bottom w:val="none" w:sz="0" w:space="0" w:color="auto"/>
        <w:right w:val="none" w:sz="0" w:space="0" w:color="auto"/>
      </w:divBdr>
    </w:div>
    <w:div w:id="1846896915">
      <w:bodyDiv w:val="1"/>
      <w:marLeft w:val="0"/>
      <w:marRight w:val="0"/>
      <w:marTop w:val="0"/>
      <w:marBottom w:val="0"/>
      <w:divBdr>
        <w:top w:val="none" w:sz="0" w:space="0" w:color="auto"/>
        <w:left w:val="none" w:sz="0" w:space="0" w:color="auto"/>
        <w:bottom w:val="none" w:sz="0" w:space="0" w:color="auto"/>
        <w:right w:val="none" w:sz="0" w:space="0" w:color="auto"/>
      </w:divBdr>
    </w:div>
    <w:div w:id="1847207322">
      <w:bodyDiv w:val="1"/>
      <w:marLeft w:val="0"/>
      <w:marRight w:val="0"/>
      <w:marTop w:val="0"/>
      <w:marBottom w:val="0"/>
      <w:divBdr>
        <w:top w:val="none" w:sz="0" w:space="0" w:color="auto"/>
        <w:left w:val="none" w:sz="0" w:space="0" w:color="auto"/>
        <w:bottom w:val="none" w:sz="0" w:space="0" w:color="auto"/>
        <w:right w:val="none" w:sz="0" w:space="0" w:color="auto"/>
      </w:divBdr>
    </w:div>
    <w:div w:id="1847480962">
      <w:bodyDiv w:val="1"/>
      <w:marLeft w:val="0"/>
      <w:marRight w:val="0"/>
      <w:marTop w:val="0"/>
      <w:marBottom w:val="0"/>
      <w:divBdr>
        <w:top w:val="none" w:sz="0" w:space="0" w:color="auto"/>
        <w:left w:val="none" w:sz="0" w:space="0" w:color="auto"/>
        <w:bottom w:val="none" w:sz="0" w:space="0" w:color="auto"/>
        <w:right w:val="none" w:sz="0" w:space="0" w:color="auto"/>
      </w:divBdr>
    </w:div>
    <w:div w:id="1847673296">
      <w:bodyDiv w:val="1"/>
      <w:marLeft w:val="0"/>
      <w:marRight w:val="0"/>
      <w:marTop w:val="0"/>
      <w:marBottom w:val="0"/>
      <w:divBdr>
        <w:top w:val="none" w:sz="0" w:space="0" w:color="auto"/>
        <w:left w:val="none" w:sz="0" w:space="0" w:color="auto"/>
        <w:bottom w:val="none" w:sz="0" w:space="0" w:color="auto"/>
        <w:right w:val="none" w:sz="0" w:space="0" w:color="auto"/>
      </w:divBdr>
    </w:div>
    <w:div w:id="1848204448">
      <w:bodyDiv w:val="1"/>
      <w:marLeft w:val="0"/>
      <w:marRight w:val="0"/>
      <w:marTop w:val="0"/>
      <w:marBottom w:val="0"/>
      <w:divBdr>
        <w:top w:val="none" w:sz="0" w:space="0" w:color="auto"/>
        <w:left w:val="none" w:sz="0" w:space="0" w:color="auto"/>
        <w:bottom w:val="none" w:sz="0" w:space="0" w:color="auto"/>
        <w:right w:val="none" w:sz="0" w:space="0" w:color="auto"/>
      </w:divBdr>
    </w:div>
    <w:div w:id="1848209917">
      <w:bodyDiv w:val="1"/>
      <w:marLeft w:val="0"/>
      <w:marRight w:val="0"/>
      <w:marTop w:val="0"/>
      <w:marBottom w:val="0"/>
      <w:divBdr>
        <w:top w:val="none" w:sz="0" w:space="0" w:color="auto"/>
        <w:left w:val="none" w:sz="0" w:space="0" w:color="auto"/>
        <w:bottom w:val="none" w:sz="0" w:space="0" w:color="auto"/>
        <w:right w:val="none" w:sz="0" w:space="0" w:color="auto"/>
      </w:divBdr>
    </w:div>
    <w:div w:id="1848515142">
      <w:bodyDiv w:val="1"/>
      <w:marLeft w:val="0"/>
      <w:marRight w:val="0"/>
      <w:marTop w:val="0"/>
      <w:marBottom w:val="0"/>
      <w:divBdr>
        <w:top w:val="none" w:sz="0" w:space="0" w:color="auto"/>
        <w:left w:val="none" w:sz="0" w:space="0" w:color="auto"/>
        <w:bottom w:val="none" w:sz="0" w:space="0" w:color="auto"/>
        <w:right w:val="none" w:sz="0" w:space="0" w:color="auto"/>
      </w:divBdr>
    </w:div>
    <w:div w:id="1848907632">
      <w:bodyDiv w:val="1"/>
      <w:marLeft w:val="0"/>
      <w:marRight w:val="0"/>
      <w:marTop w:val="0"/>
      <w:marBottom w:val="0"/>
      <w:divBdr>
        <w:top w:val="none" w:sz="0" w:space="0" w:color="auto"/>
        <w:left w:val="none" w:sz="0" w:space="0" w:color="auto"/>
        <w:bottom w:val="none" w:sz="0" w:space="0" w:color="auto"/>
        <w:right w:val="none" w:sz="0" w:space="0" w:color="auto"/>
      </w:divBdr>
    </w:div>
    <w:div w:id="1849247325">
      <w:bodyDiv w:val="1"/>
      <w:marLeft w:val="0"/>
      <w:marRight w:val="0"/>
      <w:marTop w:val="0"/>
      <w:marBottom w:val="0"/>
      <w:divBdr>
        <w:top w:val="none" w:sz="0" w:space="0" w:color="auto"/>
        <w:left w:val="none" w:sz="0" w:space="0" w:color="auto"/>
        <w:bottom w:val="none" w:sz="0" w:space="0" w:color="auto"/>
        <w:right w:val="none" w:sz="0" w:space="0" w:color="auto"/>
      </w:divBdr>
    </w:div>
    <w:div w:id="1849369573">
      <w:bodyDiv w:val="1"/>
      <w:marLeft w:val="0"/>
      <w:marRight w:val="0"/>
      <w:marTop w:val="0"/>
      <w:marBottom w:val="0"/>
      <w:divBdr>
        <w:top w:val="none" w:sz="0" w:space="0" w:color="auto"/>
        <w:left w:val="none" w:sz="0" w:space="0" w:color="auto"/>
        <w:bottom w:val="none" w:sz="0" w:space="0" w:color="auto"/>
        <w:right w:val="none" w:sz="0" w:space="0" w:color="auto"/>
      </w:divBdr>
    </w:div>
    <w:div w:id="1849515283">
      <w:bodyDiv w:val="1"/>
      <w:marLeft w:val="0"/>
      <w:marRight w:val="0"/>
      <w:marTop w:val="0"/>
      <w:marBottom w:val="0"/>
      <w:divBdr>
        <w:top w:val="none" w:sz="0" w:space="0" w:color="auto"/>
        <w:left w:val="none" w:sz="0" w:space="0" w:color="auto"/>
        <w:bottom w:val="none" w:sz="0" w:space="0" w:color="auto"/>
        <w:right w:val="none" w:sz="0" w:space="0" w:color="auto"/>
      </w:divBdr>
    </w:div>
    <w:div w:id="1849634078">
      <w:bodyDiv w:val="1"/>
      <w:marLeft w:val="0"/>
      <w:marRight w:val="0"/>
      <w:marTop w:val="0"/>
      <w:marBottom w:val="0"/>
      <w:divBdr>
        <w:top w:val="none" w:sz="0" w:space="0" w:color="auto"/>
        <w:left w:val="none" w:sz="0" w:space="0" w:color="auto"/>
        <w:bottom w:val="none" w:sz="0" w:space="0" w:color="auto"/>
        <w:right w:val="none" w:sz="0" w:space="0" w:color="auto"/>
      </w:divBdr>
    </w:div>
    <w:div w:id="1849715666">
      <w:bodyDiv w:val="1"/>
      <w:marLeft w:val="0"/>
      <w:marRight w:val="0"/>
      <w:marTop w:val="0"/>
      <w:marBottom w:val="0"/>
      <w:divBdr>
        <w:top w:val="none" w:sz="0" w:space="0" w:color="auto"/>
        <w:left w:val="none" w:sz="0" w:space="0" w:color="auto"/>
        <w:bottom w:val="none" w:sz="0" w:space="0" w:color="auto"/>
        <w:right w:val="none" w:sz="0" w:space="0" w:color="auto"/>
      </w:divBdr>
    </w:div>
    <w:div w:id="1850099177">
      <w:bodyDiv w:val="1"/>
      <w:marLeft w:val="0"/>
      <w:marRight w:val="0"/>
      <w:marTop w:val="0"/>
      <w:marBottom w:val="0"/>
      <w:divBdr>
        <w:top w:val="none" w:sz="0" w:space="0" w:color="auto"/>
        <w:left w:val="none" w:sz="0" w:space="0" w:color="auto"/>
        <w:bottom w:val="none" w:sz="0" w:space="0" w:color="auto"/>
        <w:right w:val="none" w:sz="0" w:space="0" w:color="auto"/>
      </w:divBdr>
    </w:div>
    <w:div w:id="1850174756">
      <w:bodyDiv w:val="1"/>
      <w:marLeft w:val="0"/>
      <w:marRight w:val="0"/>
      <w:marTop w:val="0"/>
      <w:marBottom w:val="0"/>
      <w:divBdr>
        <w:top w:val="none" w:sz="0" w:space="0" w:color="auto"/>
        <w:left w:val="none" w:sz="0" w:space="0" w:color="auto"/>
        <w:bottom w:val="none" w:sz="0" w:space="0" w:color="auto"/>
        <w:right w:val="none" w:sz="0" w:space="0" w:color="auto"/>
      </w:divBdr>
    </w:div>
    <w:div w:id="1850631108">
      <w:bodyDiv w:val="1"/>
      <w:marLeft w:val="0"/>
      <w:marRight w:val="0"/>
      <w:marTop w:val="0"/>
      <w:marBottom w:val="0"/>
      <w:divBdr>
        <w:top w:val="none" w:sz="0" w:space="0" w:color="auto"/>
        <w:left w:val="none" w:sz="0" w:space="0" w:color="auto"/>
        <w:bottom w:val="none" w:sz="0" w:space="0" w:color="auto"/>
        <w:right w:val="none" w:sz="0" w:space="0" w:color="auto"/>
      </w:divBdr>
    </w:div>
    <w:div w:id="1850637087">
      <w:bodyDiv w:val="1"/>
      <w:marLeft w:val="0"/>
      <w:marRight w:val="0"/>
      <w:marTop w:val="0"/>
      <w:marBottom w:val="0"/>
      <w:divBdr>
        <w:top w:val="none" w:sz="0" w:space="0" w:color="auto"/>
        <w:left w:val="none" w:sz="0" w:space="0" w:color="auto"/>
        <w:bottom w:val="none" w:sz="0" w:space="0" w:color="auto"/>
        <w:right w:val="none" w:sz="0" w:space="0" w:color="auto"/>
      </w:divBdr>
    </w:div>
    <w:div w:id="1850678821">
      <w:bodyDiv w:val="1"/>
      <w:marLeft w:val="0"/>
      <w:marRight w:val="0"/>
      <w:marTop w:val="0"/>
      <w:marBottom w:val="0"/>
      <w:divBdr>
        <w:top w:val="none" w:sz="0" w:space="0" w:color="auto"/>
        <w:left w:val="none" w:sz="0" w:space="0" w:color="auto"/>
        <w:bottom w:val="none" w:sz="0" w:space="0" w:color="auto"/>
        <w:right w:val="none" w:sz="0" w:space="0" w:color="auto"/>
      </w:divBdr>
    </w:div>
    <w:div w:id="1850829986">
      <w:bodyDiv w:val="1"/>
      <w:marLeft w:val="0"/>
      <w:marRight w:val="0"/>
      <w:marTop w:val="0"/>
      <w:marBottom w:val="0"/>
      <w:divBdr>
        <w:top w:val="none" w:sz="0" w:space="0" w:color="auto"/>
        <w:left w:val="none" w:sz="0" w:space="0" w:color="auto"/>
        <w:bottom w:val="none" w:sz="0" w:space="0" w:color="auto"/>
        <w:right w:val="none" w:sz="0" w:space="0" w:color="auto"/>
      </w:divBdr>
    </w:div>
    <w:div w:id="1851096871">
      <w:bodyDiv w:val="1"/>
      <w:marLeft w:val="0"/>
      <w:marRight w:val="0"/>
      <w:marTop w:val="0"/>
      <w:marBottom w:val="0"/>
      <w:divBdr>
        <w:top w:val="none" w:sz="0" w:space="0" w:color="auto"/>
        <w:left w:val="none" w:sz="0" w:space="0" w:color="auto"/>
        <w:bottom w:val="none" w:sz="0" w:space="0" w:color="auto"/>
        <w:right w:val="none" w:sz="0" w:space="0" w:color="auto"/>
      </w:divBdr>
    </w:div>
    <w:div w:id="1851408698">
      <w:bodyDiv w:val="1"/>
      <w:marLeft w:val="0"/>
      <w:marRight w:val="0"/>
      <w:marTop w:val="0"/>
      <w:marBottom w:val="0"/>
      <w:divBdr>
        <w:top w:val="none" w:sz="0" w:space="0" w:color="auto"/>
        <w:left w:val="none" w:sz="0" w:space="0" w:color="auto"/>
        <w:bottom w:val="none" w:sz="0" w:space="0" w:color="auto"/>
        <w:right w:val="none" w:sz="0" w:space="0" w:color="auto"/>
      </w:divBdr>
    </w:div>
    <w:div w:id="1851523578">
      <w:bodyDiv w:val="1"/>
      <w:marLeft w:val="0"/>
      <w:marRight w:val="0"/>
      <w:marTop w:val="0"/>
      <w:marBottom w:val="0"/>
      <w:divBdr>
        <w:top w:val="none" w:sz="0" w:space="0" w:color="auto"/>
        <w:left w:val="none" w:sz="0" w:space="0" w:color="auto"/>
        <w:bottom w:val="none" w:sz="0" w:space="0" w:color="auto"/>
        <w:right w:val="none" w:sz="0" w:space="0" w:color="auto"/>
      </w:divBdr>
    </w:div>
    <w:div w:id="1851866974">
      <w:bodyDiv w:val="1"/>
      <w:marLeft w:val="0"/>
      <w:marRight w:val="0"/>
      <w:marTop w:val="0"/>
      <w:marBottom w:val="0"/>
      <w:divBdr>
        <w:top w:val="none" w:sz="0" w:space="0" w:color="auto"/>
        <w:left w:val="none" w:sz="0" w:space="0" w:color="auto"/>
        <w:bottom w:val="none" w:sz="0" w:space="0" w:color="auto"/>
        <w:right w:val="none" w:sz="0" w:space="0" w:color="auto"/>
      </w:divBdr>
    </w:div>
    <w:div w:id="1851867469">
      <w:bodyDiv w:val="1"/>
      <w:marLeft w:val="0"/>
      <w:marRight w:val="0"/>
      <w:marTop w:val="0"/>
      <w:marBottom w:val="0"/>
      <w:divBdr>
        <w:top w:val="none" w:sz="0" w:space="0" w:color="auto"/>
        <w:left w:val="none" w:sz="0" w:space="0" w:color="auto"/>
        <w:bottom w:val="none" w:sz="0" w:space="0" w:color="auto"/>
        <w:right w:val="none" w:sz="0" w:space="0" w:color="auto"/>
      </w:divBdr>
    </w:div>
    <w:div w:id="1851985386">
      <w:bodyDiv w:val="1"/>
      <w:marLeft w:val="0"/>
      <w:marRight w:val="0"/>
      <w:marTop w:val="0"/>
      <w:marBottom w:val="0"/>
      <w:divBdr>
        <w:top w:val="none" w:sz="0" w:space="0" w:color="auto"/>
        <w:left w:val="none" w:sz="0" w:space="0" w:color="auto"/>
        <w:bottom w:val="none" w:sz="0" w:space="0" w:color="auto"/>
        <w:right w:val="none" w:sz="0" w:space="0" w:color="auto"/>
      </w:divBdr>
    </w:div>
    <w:div w:id="1852064615">
      <w:bodyDiv w:val="1"/>
      <w:marLeft w:val="0"/>
      <w:marRight w:val="0"/>
      <w:marTop w:val="0"/>
      <w:marBottom w:val="0"/>
      <w:divBdr>
        <w:top w:val="none" w:sz="0" w:space="0" w:color="auto"/>
        <w:left w:val="none" w:sz="0" w:space="0" w:color="auto"/>
        <w:bottom w:val="none" w:sz="0" w:space="0" w:color="auto"/>
        <w:right w:val="none" w:sz="0" w:space="0" w:color="auto"/>
      </w:divBdr>
    </w:div>
    <w:div w:id="1852134802">
      <w:bodyDiv w:val="1"/>
      <w:marLeft w:val="0"/>
      <w:marRight w:val="0"/>
      <w:marTop w:val="0"/>
      <w:marBottom w:val="0"/>
      <w:divBdr>
        <w:top w:val="none" w:sz="0" w:space="0" w:color="auto"/>
        <w:left w:val="none" w:sz="0" w:space="0" w:color="auto"/>
        <w:bottom w:val="none" w:sz="0" w:space="0" w:color="auto"/>
        <w:right w:val="none" w:sz="0" w:space="0" w:color="auto"/>
      </w:divBdr>
    </w:div>
    <w:div w:id="1852447451">
      <w:bodyDiv w:val="1"/>
      <w:marLeft w:val="0"/>
      <w:marRight w:val="0"/>
      <w:marTop w:val="0"/>
      <w:marBottom w:val="0"/>
      <w:divBdr>
        <w:top w:val="none" w:sz="0" w:space="0" w:color="auto"/>
        <w:left w:val="none" w:sz="0" w:space="0" w:color="auto"/>
        <w:bottom w:val="none" w:sz="0" w:space="0" w:color="auto"/>
        <w:right w:val="none" w:sz="0" w:space="0" w:color="auto"/>
      </w:divBdr>
    </w:div>
    <w:div w:id="1852453789">
      <w:bodyDiv w:val="1"/>
      <w:marLeft w:val="0"/>
      <w:marRight w:val="0"/>
      <w:marTop w:val="0"/>
      <w:marBottom w:val="0"/>
      <w:divBdr>
        <w:top w:val="none" w:sz="0" w:space="0" w:color="auto"/>
        <w:left w:val="none" w:sz="0" w:space="0" w:color="auto"/>
        <w:bottom w:val="none" w:sz="0" w:space="0" w:color="auto"/>
        <w:right w:val="none" w:sz="0" w:space="0" w:color="auto"/>
      </w:divBdr>
    </w:div>
    <w:div w:id="1852530451">
      <w:bodyDiv w:val="1"/>
      <w:marLeft w:val="0"/>
      <w:marRight w:val="0"/>
      <w:marTop w:val="0"/>
      <w:marBottom w:val="0"/>
      <w:divBdr>
        <w:top w:val="none" w:sz="0" w:space="0" w:color="auto"/>
        <w:left w:val="none" w:sz="0" w:space="0" w:color="auto"/>
        <w:bottom w:val="none" w:sz="0" w:space="0" w:color="auto"/>
        <w:right w:val="none" w:sz="0" w:space="0" w:color="auto"/>
      </w:divBdr>
    </w:div>
    <w:div w:id="1852604008">
      <w:bodyDiv w:val="1"/>
      <w:marLeft w:val="0"/>
      <w:marRight w:val="0"/>
      <w:marTop w:val="0"/>
      <w:marBottom w:val="0"/>
      <w:divBdr>
        <w:top w:val="none" w:sz="0" w:space="0" w:color="auto"/>
        <w:left w:val="none" w:sz="0" w:space="0" w:color="auto"/>
        <w:bottom w:val="none" w:sz="0" w:space="0" w:color="auto"/>
        <w:right w:val="none" w:sz="0" w:space="0" w:color="auto"/>
      </w:divBdr>
    </w:div>
    <w:div w:id="1852866218">
      <w:bodyDiv w:val="1"/>
      <w:marLeft w:val="0"/>
      <w:marRight w:val="0"/>
      <w:marTop w:val="0"/>
      <w:marBottom w:val="0"/>
      <w:divBdr>
        <w:top w:val="none" w:sz="0" w:space="0" w:color="auto"/>
        <w:left w:val="none" w:sz="0" w:space="0" w:color="auto"/>
        <w:bottom w:val="none" w:sz="0" w:space="0" w:color="auto"/>
        <w:right w:val="none" w:sz="0" w:space="0" w:color="auto"/>
      </w:divBdr>
    </w:div>
    <w:div w:id="1853182445">
      <w:bodyDiv w:val="1"/>
      <w:marLeft w:val="0"/>
      <w:marRight w:val="0"/>
      <w:marTop w:val="0"/>
      <w:marBottom w:val="0"/>
      <w:divBdr>
        <w:top w:val="none" w:sz="0" w:space="0" w:color="auto"/>
        <w:left w:val="none" w:sz="0" w:space="0" w:color="auto"/>
        <w:bottom w:val="none" w:sz="0" w:space="0" w:color="auto"/>
        <w:right w:val="none" w:sz="0" w:space="0" w:color="auto"/>
      </w:divBdr>
    </w:div>
    <w:div w:id="1853297654">
      <w:bodyDiv w:val="1"/>
      <w:marLeft w:val="0"/>
      <w:marRight w:val="0"/>
      <w:marTop w:val="0"/>
      <w:marBottom w:val="0"/>
      <w:divBdr>
        <w:top w:val="none" w:sz="0" w:space="0" w:color="auto"/>
        <w:left w:val="none" w:sz="0" w:space="0" w:color="auto"/>
        <w:bottom w:val="none" w:sz="0" w:space="0" w:color="auto"/>
        <w:right w:val="none" w:sz="0" w:space="0" w:color="auto"/>
      </w:divBdr>
    </w:div>
    <w:div w:id="1854105187">
      <w:bodyDiv w:val="1"/>
      <w:marLeft w:val="0"/>
      <w:marRight w:val="0"/>
      <w:marTop w:val="0"/>
      <w:marBottom w:val="0"/>
      <w:divBdr>
        <w:top w:val="none" w:sz="0" w:space="0" w:color="auto"/>
        <w:left w:val="none" w:sz="0" w:space="0" w:color="auto"/>
        <w:bottom w:val="none" w:sz="0" w:space="0" w:color="auto"/>
        <w:right w:val="none" w:sz="0" w:space="0" w:color="auto"/>
      </w:divBdr>
    </w:div>
    <w:div w:id="1854107574">
      <w:bodyDiv w:val="1"/>
      <w:marLeft w:val="0"/>
      <w:marRight w:val="0"/>
      <w:marTop w:val="0"/>
      <w:marBottom w:val="0"/>
      <w:divBdr>
        <w:top w:val="none" w:sz="0" w:space="0" w:color="auto"/>
        <w:left w:val="none" w:sz="0" w:space="0" w:color="auto"/>
        <w:bottom w:val="none" w:sz="0" w:space="0" w:color="auto"/>
        <w:right w:val="none" w:sz="0" w:space="0" w:color="auto"/>
      </w:divBdr>
    </w:div>
    <w:div w:id="1854345843">
      <w:bodyDiv w:val="1"/>
      <w:marLeft w:val="0"/>
      <w:marRight w:val="0"/>
      <w:marTop w:val="0"/>
      <w:marBottom w:val="0"/>
      <w:divBdr>
        <w:top w:val="none" w:sz="0" w:space="0" w:color="auto"/>
        <w:left w:val="none" w:sz="0" w:space="0" w:color="auto"/>
        <w:bottom w:val="none" w:sz="0" w:space="0" w:color="auto"/>
        <w:right w:val="none" w:sz="0" w:space="0" w:color="auto"/>
      </w:divBdr>
    </w:div>
    <w:div w:id="1854373017">
      <w:bodyDiv w:val="1"/>
      <w:marLeft w:val="0"/>
      <w:marRight w:val="0"/>
      <w:marTop w:val="0"/>
      <w:marBottom w:val="0"/>
      <w:divBdr>
        <w:top w:val="none" w:sz="0" w:space="0" w:color="auto"/>
        <w:left w:val="none" w:sz="0" w:space="0" w:color="auto"/>
        <w:bottom w:val="none" w:sz="0" w:space="0" w:color="auto"/>
        <w:right w:val="none" w:sz="0" w:space="0" w:color="auto"/>
      </w:divBdr>
    </w:div>
    <w:div w:id="1854608925">
      <w:bodyDiv w:val="1"/>
      <w:marLeft w:val="0"/>
      <w:marRight w:val="0"/>
      <w:marTop w:val="0"/>
      <w:marBottom w:val="0"/>
      <w:divBdr>
        <w:top w:val="none" w:sz="0" w:space="0" w:color="auto"/>
        <w:left w:val="none" w:sz="0" w:space="0" w:color="auto"/>
        <w:bottom w:val="none" w:sz="0" w:space="0" w:color="auto"/>
        <w:right w:val="none" w:sz="0" w:space="0" w:color="auto"/>
      </w:divBdr>
    </w:div>
    <w:div w:id="1854758036">
      <w:bodyDiv w:val="1"/>
      <w:marLeft w:val="0"/>
      <w:marRight w:val="0"/>
      <w:marTop w:val="0"/>
      <w:marBottom w:val="0"/>
      <w:divBdr>
        <w:top w:val="none" w:sz="0" w:space="0" w:color="auto"/>
        <w:left w:val="none" w:sz="0" w:space="0" w:color="auto"/>
        <w:bottom w:val="none" w:sz="0" w:space="0" w:color="auto"/>
        <w:right w:val="none" w:sz="0" w:space="0" w:color="auto"/>
      </w:divBdr>
    </w:div>
    <w:div w:id="1854877806">
      <w:bodyDiv w:val="1"/>
      <w:marLeft w:val="0"/>
      <w:marRight w:val="0"/>
      <w:marTop w:val="0"/>
      <w:marBottom w:val="0"/>
      <w:divBdr>
        <w:top w:val="none" w:sz="0" w:space="0" w:color="auto"/>
        <w:left w:val="none" w:sz="0" w:space="0" w:color="auto"/>
        <w:bottom w:val="none" w:sz="0" w:space="0" w:color="auto"/>
        <w:right w:val="none" w:sz="0" w:space="0" w:color="auto"/>
      </w:divBdr>
    </w:div>
    <w:div w:id="1854878364">
      <w:bodyDiv w:val="1"/>
      <w:marLeft w:val="0"/>
      <w:marRight w:val="0"/>
      <w:marTop w:val="0"/>
      <w:marBottom w:val="0"/>
      <w:divBdr>
        <w:top w:val="none" w:sz="0" w:space="0" w:color="auto"/>
        <w:left w:val="none" w:sz="0" w:space="0" w:color="auto"/>
        <w:bottom w:val="none" w:sz="0" w:space="0" w:color="auto"/>
        <w:right w:val="none" w:sz="0" w:space="0" w:color="auto"/>
      </w:divBdr>
    </w:div>
    <w:div w:id="1854997427">
      <w:bodyDiv w:val="1"/>
      <w:marLeft w:val="0"/>
      <w:marRight w:val="0"/>
      <w:marTop w:val="0"/>
      <w:marBottom w:val="0"/>
      <w:divBdr>
        <w:top w:val="none" w:sz="0" w:space="0" w:color="auto"/>
        <w:left w:val="none" w:sz="0" w:space="0" w:color="auto"/>
        <w:bottom w:val="none" w:sz="0" w:space="0" w:color="auto"/>
        <w:right w:val="none" w:sz="0" w:space="0" w:color="auto"/>
      </w:divBdr>
    </w:div>
    <w:div w:id="1855024547">
      <w:bodyDiv w:val="1"/>
      <w:marLeft w:val="0"/>
      <w:marRight w:val="0"/>
      <w:marTop w:val="0"/>
      <w:marBottom w:val="0"/>
      <w:divBdr>
        <w:top w:val="none" w:sz="0" w:space="0" w:color="auto"/>
        <w:left w:val="none" w:sz="0" w:space="0" w:color="auto"/>
        <w:bottom w:val="none" w:sz="0" w:space="0" w:color="auto"/>
        <w:right w:val="none" w:sz="0" w:space="0" w:color="auto"/>
      </w:divBdr>
    </w:div>
    <w:div w:id="1855028956">
      <w:bodyDiv w:val="1"/>
      <w:marLeft w:val="0"/>
      <w:marRight w:val="0"/>
      <w:marTop w:val="0"/>
      <w:marBottom w:val="0"/>
      <w:divBdr>
        <w:top w:val="none" w:sz="0" w:space="0" w:color="auto"/>
        <w:left w:val="none" w:sz="0" w:space="0" w:color="auto"/>
        <w:bottom w:val="none" w:sz="0" w:space="0" w:color="auto"/>
        <w:right w:val="none" w:sz="0" w:space="0" w:color="auto"/>
      </w:divBdr>
    </w:div>
    <w:div w:id="1855143546">
      <w:bodyDiv w:val="1"/>
      <w:marLeft w:val="0"/>
      <w:marRight w:val="0"/>
      <w:marTop w:val="0"/>
      <w:marBottom w:val="0"/>
      <w:divBdr>
        <w:top w:val="none" w:sz="0" w:space="0" w:color="auto"/>
        <w:left w:val="none" w:sz="0" w:space="0" w:color="auto"/>
        <w:bottom w:val="none" w:sz="0" w:space="0" w:color="auto"/>
        <w:right w:val="none" w:sz="0" w:space="0" w:color="auto"/>
      </w:divBdr>
    </w:div>
    <w:div w:id="1855336604">
      <w:bodyDiv w:val="1"/>
      <w:marLeft w:val="0"/>
      <w:marRight w:val="0"/>
      <w:marTop w:val="0"/>
      <w:marBottom w:val="0"/>
      <w:divBdr>
        <w:top w:val="none" w:sz="0" w:space="0" w:color="auto"/>
        <w:left w:val="none" w:sz="0" w:space="0" w:color="auto"/>
        <w:bottom w:val="none" w:sz="0" w:space="0" w:color="auto"/>
        <w:right w:val="none" w:sz="0" w:space="0" w:color="auto"/>
      </w:divBdr>
    </w:div>
    <w:div w:id="1855411822">
      <w:bodyDiv w:val="1"/>
      <w:marLeft w:val="0"/>
      <w:marRight w:val="0"/>
      <w:marTop w:val="0"/>
      <w:marBottom w:val="0"/>
      <w:divBdr>
        <w:top w:val="none" w:sz="0" w:space="0" w:color="auto"/>
        <w:left w:val="none" w:sz="0" w:space="0" w:color="auto"/>
        <w:bottom w:val="none" w:sz="0" w:space="0" w:color="auto"/>
        <w:right w:val="none" w:sz="0" w:space="0" w:color="auto"/>
      </w:divBdr>
    </w:div>
    <w:div w:id="1855416684">
      <w:bodyDiv w:val="1"/>
      <w:marLeft w:val="0"/>
      <w:marRight w:val="0"/>
      <w:marTop w:val="0"/>
      <w:marBottom w:val="0"/>
      <w:divBdr>
        <w:top w:val="none" w:sz="0" w:space="0" w:color="auto"/>
        <w:left w:val="none" w:sz="0" w:space="0" w:color="auto"/>
        <w:bottom w:val="none" w:sz="0" w:space="0" w:color="auto"/>
        <w:right w:val="none" w:sz="0" w:space="0" w:color="auto"/>
      </w:divBdr>
    </w:div>
    <w:div w:id="1855537045">
      <w:bodyDiv w:val="1"/>
      <w:marLeft w:val="0"/>
      <w:marRight w:val="0"/>
      <w:marTop w:val="0"/>
      <w:marBottom w:val="0"/>
      <w:divBdr>
        <w:top w:val="none" w:sz="0" w:space="0" w:color="auto"/>
        <w:left w:val="none" w:sz="0" w:space="0" w:color="auto"/>
        <w:bottom w:val="none" w:sz="0" w:space="0" w:color="auto"/>
        <w:right w:val="none" w:sz="0" w:space="0" w:color="auto"/>
      </w:divBdr>
    </w:div>
    <w:div w:id="1855655692">
      <w:bodyDiv w:val="1"/>
      <w:marLeft w:val="0"/>
      <w:marRight w:val="0"/>
      <w:marTop w:val="0"/>
      <w:marBottom w:val="0"/>
      <w:divBdr>
        <w:top w:val="none" w:sz="0" w:space="0" w:color="auto"/>
        <w:left w:val="none" w:sz="0" w:space="0" w:color="auto"/>
        <w:bottom w:val="none" w:sz="0" w:space="0" w:color="auto"/>
        <w:right w:val="none" w:sz="0" w:space="0" w:color="auto"/>
      </w:divBdr>
    </w:div>
    <w:div w:id="1855924368">
      <w:bodyDiv w:val="1"/>
      <w:marLeft w:val="0"/>
      <w:marRight w:val="0"/>
      <w:marTop w:val="0"/>
      <w:marBottom w:val="0"/>
      <w:divBdr>
        <w:top w:val="none" w:sz="0" w:space="0" w:color="auto"/>
        <w:left w:val="none" w:sz="0" w:space="0" w:color="auto"/>
        <w:bottom w:val="none" w:sz="0" w:space="0" w:color="auto"/>
        <w:right w:val="none" w:sz="0" w:space="0" w:color="auto"/>
      </w:divBdr>
    </w:div>
    <w:div w:id="1856576554">
      <w:bodyDiv w:val="1"/>
      <w:marLeft w:val="0"/>
      <w:marRight w:val="0"/>
      <w:marTop w:val="0"/>
      <w:marBottom w:val="0"/>
      <w:divBdr>
        <w:top w:val="none" w:sz="0" w:space="0" w:color="auto"/>
        <w:left w:val="none" w:sz="0" w:space="0" w:color="auto"/>
        <w:bottom w:val="none" w:sz="0" w:space="0" w:color="auto"/>
        <w:right w:val="none" w:sz="0" w:space="0" w:color="auto"/>
      </w:divBdr>
    </w:div>
    <w:div w:id="1856797667">
      <w:bodyDiv w:val="1"/>
      <w:marLeft w:val="0"/>
      <w:marRight w:val="0"/>
      <w:marTop w:val="0"/>
      <w:marBottom w:val="0"/>
      <w:divBdr>
        <w:top w:val="none" w:sz="0" w:space="0" w:color="auto"/>
        <w:left w:val="none" w:sz="0" w:space="0" w:color="auto"/>
        <w:bottom w:val="none" w:sz="0" w:space="0" w:color="auto"/>
        <w:right w:val="none" w:sz="0" w:space="0" w:color="auto"/>
      </w:divBdr>
    </w:div>
    <w:div w:id="1857234950">
      <w:bodyDiv w:val="1"/>
      <w:marLeft w:val="0"/>
      <w:marRight w:val="0"/>
      <w:marTop w:val="0"/>
      <w:marBottom w:val="0"/>
      <w:divBdr>
        <w:top w:val="none" w:sz="0" w:space="0" w:color="auto"/>
        <w:left w:val="none" w:sz="0" w:space="0" w:color="auto"/>
        <w:bottom w:val="none" w:sz="0" w:space="0" w:color="auto"/>
        <w:right w:val="none" w:sz="0" w:space="0" w:color="auto"/>
      </w:divBdr>
    </w:div>
    <w:div w:id="1857376816">
      <w:bodyDiv w:val="1"/>
      <w:marLeft w:val="0"/>
      <w:marRight w:val="0"/>
      <w:marTop w:val="0"/>
      <w:marBottom w:val="0"/>
      <w:divBdr>
        <w:top w:val="none" w:sz="0" w:space="0" w:color="auto"/>
        <w:left w:val="none" w:sz="0" w:space="0" w:color="auto"/>
        <w:bottom w:val="none" w:sz="0" w:space="0" w:color="auto"/>
        <w:right w:val="none" w:sz="0" w:space="0" w:color="auto"/>
      </w:divBdr>
    </w:div>
    <w:div w:id="1857495807">
      <w:bodyDiv w:val="1"/>
      <w:marLeft w:val="0"/>
      <w:marRight w:val="0"/>
      <w:marTop w:val="0"/>
      <w:marBottom w:val="0"/>
      <w:divBdr>
        <w:top w:val="none" w:sz="0" w:space="0" w:color="auto"/>
        <w:left w:val="none" w:sz="0" w:space="0" w:color="auto"/>
        <w:bottom w:val="none" w:sz="0" w:space="0" w:color="auto"/>
        <w:right w:val="none" w:sz="0" w:space="0" w:color="auto"/>
      </w:divBdr>
    </w:div>
    <w:div w:id="1857648954">
      <w:bodyDiv w:val="1"/>
      <w:marLeft w:val="0"/>
      <w:marRight w:val="0"/>
      <w:marTop w:val="0"/>
      <w:marBottom w:val="0"/>
      <w:divBdr>
        <w:top w:val="none" w:sz="0" w:space="0" w:color="auto"/>
        <w:left w:val="none" w:sz="0" w:space="0" w:color="auto"/>
        <w:bottom w:val="none" w:sz="0" w:space="0" w:color="auto"/>
        <w:right w:val="none" w:sz="0" w:space="0" w:color="auto"/>
      </w:divBdr>
    </w:div>
    <w:div w:id="1857770465">
      <w:bodyDiv w:val="1"/>
      <w:marLeft w:val="0"/>
      <w:marRight w:val="0"/>
      <w:marTop w:val="0"/>
      <w:marBottom w:val="0"/>
      <w:divBdr>
        <w:top w:val="none" w:sz="0" w:space="0" w:color="auto"/>
        <w:left w:val="none" w:sz="0" w:space="0" w:color="auto"/>
        <w:bottom w:val="none" w:sz="0" w:space="0" w:color="auto"/>
        <w:right w:val="none" w:sz="0" w:space="0" w:color="auto"/>
      </w:divBdr>
    </w:div>
    <w:div w:id="1857882222">
      <w:bodyDiv w:val="1"/>
      <w:marLeft w:val="0"/>
      <w:marRight w:val="0"/>
      <w:marTop w:val="0"/>
      <w:marBottom w:val="0"/>
      <w:divBdr>
        <w:top w:val="none" w:sz="0" w:space="0" w:color="auto"/>
        <w:left w:val="none" w:sz="0" w:space="0" w:color="auto"/>
        <w:bottom w:val="none" w:sz="0" w:space="0" w:color="auto"/>
        <w:right w:val="none" w:sz="0" w:space="0" w:color="auto"/>
      </w:divBdr>
    </w:div>
    <w:div w:id="1857889836">
      <w:bodyDiv w:val="1"/>
      <w:marLeft w:val="0"/>
      <w:marRight w:val="0"/>
      <w:marTop w:val="0"/>
      <w:marBottom w:val="0"/>
      <w:divBdr>
        <w:top w:val="none" w:sz="0" w:space="0" w:color="auto"/>
        <w:left w:val="none" w:sz="0" w:space="0" w:color="auto"/>
        <w:bottom w:val="none" w:sz="0" w:space="0" w:color="auto"/>
        <w:right w:val="none" w:sz="0" w:space="0" w:color="auto"/>
      </w:divBdr>
    </w:div>
    <w:div w:id="1857959766">
      <w:bodyDiv w:val="1"/>
      <w:marLeft w:val="0"/>
      <w:marRight w:val="0"/>
      <w:marTop w:val="0"/>
      <w:marBottom w:val="0"/>
      <w:divBdr>
        <w:top w:val="none" w:sz="0" w:space="0" w:color="auto"/>
        <w:left w:val="none" w:sz="0" w:space="0" w:color="auto"/>
        <w:bottom w:val="none" w:sz="0" w:space="0" w:color="auto"/>
        <w:right w:val="none" w:sz="0" w:space="0" w:color="auto"/>
      </w:divBdr>
    </w:div>
    <w:div w:id="1858153314">
      <w:bodyDiv w:val="1"/>
      <w:marLeft w:val="0"/>
      <w:marRight w:val="0"/>
      <w:marTop w:val="0"/>
      <w:marBottom w:val="0"/>
      <w:divBdr>
        <w:top w:val="none" w:sz="0" w:space="0" w:color="auto"/>
        <w:left w:val="none" w:sz="0" w:space="0" w:color="auto"/>
        <w:bottom w:val="none" w:sz="0" w:space="0" w:color="auto"/>
        <w:right w:val="none" w:sz="0" w:space="0" w:color="auto"/>
      </w:divBdr>
    </w:div>
    <w:div w:id="1858502163">
      <w:bodyDiv w:val="1"/>
      <w:marLeft w:val="0"/>
      <w:marRight w:val="0"/>
      <w:marTop w:val="0"/>
      <w:marBottom w:val="0"/>
      <w:divBdr>
        <w:top w:val="none" w:sz="0" w:space="0" w:color="auto"/>
        <w:left w:val="none" w:sz="0" w:space="0" w:color="auto"/>
        <w:bottom w:val="none" w:sz="0" w:space="0" w:color="auto"/>
        <w:right w:val="none" w:sz="0" w:space="0" w:color="auto"/>
      </w:divBdr>
    </w:div>
    <w:div w:id="1858542968">
      <w:bodyDiv w:val="1"/>
      <w:marLeft w:val="0"/>
      <w:marRight w:val="0"/>
      <w:marTop w:val="0"/>
      <w:marBottom w:val="0"/>
      <w:divBdr>
        <w:top w:val="none" w:sz="0" w:space="0" w:color="auto"/>
        <w:left w:val="none" w:sz="0" w:space="0" w:color="auto"/>
        <w:bottom w:val="none" w:sz="0" w:space="0" w:color="auto"/>
        <w:right w:val="none" w:sz="0" w:space="0" w:color="auto"/>
      </w:divBdr>
    </w:div>
    <w:div w:id="1858881966">
      <w:bodyDiv w:val="1"/>
      <w:marLeft w:val="0"/>
      <w:marRight w:val="0"/>
      <w:marTop w:val="0"/>
      <w:marBottom w:val="0"/>
      <w:divBdr>
        <w:top w:val="none" w:sz="0" w:space="0" w:color="auto"/>
        <w:left w:val="none" w:sz="0" w:space="0" w:color="auto"/>
        <w:bottom w:val="none" w:sz="0" w:space="0" w:color="auto"/>
        <w:right w:val="none" w:sz="0" w:space="0" w:color="auto"/>
      </w:divBdr>
    </w:div>
    <w:div w:id="1859466495">
      <w:bodyDiv w:val="1"/>
      <w:marLeft w:val="0"/>
      <w:marRight w:val="0"/>
      <w:marTop w:val="0"/>
      <w:marBottom w:val="0"/>
      <w:divBdr>
        <w:top w:val="none" w:sz="0" w:space="0" w:color="auto"/>
        <w:left w:val="none" w:sz="0" w:space="0" w:color="auto"/>
        <w:bottom w:val="none" w:sz="0" w:space="0" w:color="auto"/>
        <w:right w:val="none" w:sz="0" w:space="0" w:color="auto"/>
      </w:divBdr>
    </w:div>
    <w:div w:id="1859469137">
      <w:bodyDiv w:val="1"/>
      <w:marLeft w:val="0"/>
      <w:marRight w:val="0"/>
      <w:marTop w:val="0"/>
      <w:marBottom w:val="0"/>
      <w:divBdr>
        <w:top w:val="none" w:sz="0" w:space="0" w:color="auto"/>
        <w:left w:val="none" w:sz="0" w:space="0" w:color="auto"/>
        <w:bottom w:val="none" w:sz="0" w:space="0" w:color="auto"/>
        <w:right w:val="none" w:sz="0" w:space="0" w:color="auto"/>
      </w:divBdr>
    </w:div>
    <w:div w:id="1859587457">
      <w:bodyDiv w:val="1"/>
      <w:marLeft w:val="0"/>
      <w:marRight w:val="0"/>
      <w:marTop w:val="0"/>
      <w:marBottom w:val="0"/>
      <w:divBdr>
        <w:top w:val="none" w:sz="0" w:space="0" w:color="auto"/>
        <w:left w:val="none" w:sz="0" w:space="0" w:color="auto"/>
        <w:bottom w:val="none" w:sz="0" w:space="0" w:color="auto"/>
        <w:right w:val="none" w:sz="0" w:space="0" w:color="auto"/>
      </w:divBdr>
    </w:div>
    <w:div w:id="1859848149">
      <w:bodyDiv w:val="1"/>
      <w:marLeft w:val="0"/>
      <w:marRight w:val="0"/>
      <w:marTop w:val="0"/>
      <w:marBottom w:val="0"/>
      <w:divBdr>
        <w:top w:val="none" w:sz="0" w:space="0" w:color="auto"/>
        <w:left w:val="none" w:sz="0" w:space="0" w:color="auto"/>
        <w:bottom w:val="none" w:sz="0" w:space="0" w:color="auto"/>
        <w:right w:val="none" w:sz="0" w:space="0" w:color="auto"/>
      </w:divBdr>
    </w:div>
    <w:div w:id="1859926011">
      <w:bodyDiv w:val="1"/>
      <w:marLeft w:val="0"/>
      <w:marRight w:val="0"/>
      <w:marTop w:val="0"/>
      <w:marBottom w:val="0"/>
      <w:divBdr>
        <w:top w:val="none" w:sz="0" w:space="0" w:color="auto"/>
        <w:left w:val="none" w:sz="0" w:space="0" w:color="auto"/>
        <w:bottom w:val="none" w:sz="0" w:space="0" w:color="auto"/>
        <w:right w:val="none" w:sz="0" w:space="0" w:color="auto"/>
      </w:divBdr>
    </w:div>
    <w:div w:id="1859928638">
      <w:bodyDiv w:val="1"/>
      <w:marLeft w:val="0"/>
      <w:marRight w:val="0"/>
      <w:marTop w:val="0"/>
      <w:marBottom w:val="0"/>
      <w:divBdr>
        <w:top w:val="none" w:sz="0" w:space="0" w:color="auto"/>
        <w:left w:val="none" w:sz="0" w:space="0" w:color="auto"/>
        <w:bottom w:val="none" w:sz="0" w:space="0" w:color="auto"/>
        <w:right w:val="none" w:sz="0" w:space="0" w:color="auto"/>
      </w:divBdr>
    </w:div>
    <w:div w:id="1860045712">
      <w:bodyDiv w:val="1"/>
      <w:marLeft w:val="0"/>
      <w:marRight w:val="0"/>
      <w:marTop w:val="0"/>
      <w:marBottom w:val="0"/>
      <w:divBdr>
        <w:top w:val="none" w:sz="0" w:space="0" w:color="auto"/>
        <w:left w:val="none" w:sz="0" w:space="0" w:color="auto"/>
        <w:bottom w:val="none" w:sz="0" w:space="0" w:color="auto"/>
        <w:right w:val="none" w:sz="0" w:space="0" w:color="auto"/>
      </w:divBdr>
    </w:div>
    <w:div w:id="1860316941">
      <w:bodyDiv w:val="1"/>
      <w:marLeft w:val="0"/>
      <w:marRight w:val="0"/>
      <w:marTop w:val="0"/>
      <w:marBottom w:val="0"/>
      <w:divBdr>
        <w:top w:val="none" w:sz="0" w:space="0" w:color="auto"/>
        <w:left w:val="none" w:sz="0" w:space="0" w:color="auto"/>
        <w:bottom w:val="none" w:sz="0" w:space="0" w:color="auto"/>
        <w:right w:val="none" w:sz="0" w:space="0" w:color="auto"/>
      </w:divBdr>
    </w:div>
    <w:div w:id="1860387620">
      <w:bodyDiv w:val="1"/>
      <w:marLeft w:val="0"/>
      <w:marRight w:val="0"/>
      <w:marTop w:val="0"/>
      <w:marBottom w:val="0"/>
      <w:divBdr>
        <w:top w:val="none" w:sz="0" w:space="0" w:color="auto"/>
        <w:left w:val="none" w:sz="0" w:space="0" w:color="auto"/>
        <w:bottom w:val="none" w:sz="0" w:space="0" w:color="auto"/>
        <w:right w:val="none" w:sz="0" w:space="0" w:color="auto"/>
      </w:divBdr>
    </w:div>
    <w:div w:id="1860391245">
      <w:bodyDiv w:val="1"/>
      <w:marLeft w:val="0"/>
      <w:marRight w:val="0"/>
      <w:marTop w:val="0"/>
      <w:marBottom w:val="0"/>
      <w:divBdr>
        <w:top w:val="none" w:sz="0" w:space="0" w:color="auto"/>
        <w:left w:val="none" w:sz="0" w:space="0" w:color="auto"/>
        <w:bottom w:val="none" w:sz="0" w:space="0" w:color="auto"/>
        <w:right w:val="none" w:sz="0" w:space="0" w:color="auto"/>
      </w:divBdr>
    </w:div>
    <w:div w:id="1860579823">
      <w:bodyDiv w:val="1"/>
      <w:marLeft w:val="0"/>
      <w:marRight w:val="0"/>
      <w:marTop w:val="0"/>
      <w:marBottom w:val="0"/>
      <w:divBdr>
        <w:top w:val="none" w:sz="0" w:space="0" w:color="auto"/>
        <w:left w:val="none" w:sz="0" w:space="0" w:color="auto"/>
        <w:bottom w:val="none" w:sz="0" w:space="0" w:color="auto"/>
        <w:right w:val="none" w:sz="0" w:space="0" w:color="auto"/>
      </w:divBdr>
    </w:div>
    <w:div w:id="1860584593">
      <w:bodyDiv w:val="1"/>
      <w:marLeft w:val="0"/>
      <w:marRight w:val="0"/>
      <w:marTop w:val="0"/>
      <w:marBottom w:val="0"/>
      <w:divBdr>
        <w:top w:val="none" w:sz="0" w:space="0" w:color="auto"/>
        <w:left w:val="none" w:sz="0" w:space="0" w:color="auto"/>
        <w:bottom w:val="none" w:sz="0" w:space="0" w:color="auto"/>
        <w:right w:val="none" w:sz="0" w:space="0" w:color="auto"/>
      </w:divBdr>
    </w:div>
    <w:div w:id="1861504440">
      <w:bodyDiv w:val="1"/>
      <w:marLeft w:val="0"/>
      <w:marRight w:val="0"/>
      <w:marTop w:val="0"/>
      <w:marBottom w:val="0"/>
      <w:divBdr>
        <w:top w:val="none" w:sz="0" w:space="0" w:color="auto"/>
        <w:left w:val="none" w:sz="0" w:space="0" w:color="auto"/>
        <w:bottom w:val="none" w:sz="0" w:space="0" w:color="auto"/>
        <w:right w:val="none" w:sz="0" w:space="0" w:color="auto"/>
      </w:divBdr>
    </w:div>
    <w:div w:id="1861506411">
      <w:bodyDiv w:val="1"/>
      <w:marLeft w:val="0"/>
      <w:marRight w:val="0"/>
      <w:marTop w:val="0"/>
      <w:marBottom w:val="0"/>
      <w:divBdr>
        <w:top w:val="none" w:sz="0" w:space="0" w:color="auto"/>
        <w:left w:val="none" w:sz="0" w:space="0" w:color="auto"/>
        <w:bottom w:val="none" w:sz="0" w:space="0" w:color="auto"/>
        <w:right w:val="none" w:sz="0" w:space="0" w:color="auto"/>
      </w:divBdr>
    </w:div>
    <w:div w:id="1861508830">
      <w:bodyDiv w:val="1"/>
      <w:marLeft w:val="0"/>
      <w:marRight w:val="0"/>
      <w:marTop w:val="0"/>
      <w:marBottom w:val="0"/>
      <w:divBdr>
        <w:top w:val="none" w:sz="0" w:space="0" w:color="auto"/>
        <w:left w:val="none" w:sz="0" w:space="0" w:color="auto"/>
        <w:bottom w:val="none" w:sz="0" w:space="0" w:color="auto"/>
        <w:right w:val="none" w:sz="0" w:space="0" w:color="auto"/>
      </w:divBdr>
    </w:div>
    <w:div w:id="1861697087">
      <w:bodyDiv w:val="1"/>
      <w:marLeft w:val="0"/>
      <w:marRight w:val="0"/>
      <w:marTop w:val="0"/>
      <w:marBottom w:val="0"/>
      <w:divBdr>
        <w:top w:val="none" w:sz="0" w:space="0" w:color="auto"/>
        <w:left w:val="none" w:sz="0" w:space="0" w:color="auto"/>
        <w:bottom w:val="none" w:sz="0" w:space="0" w:color="auto"/>
        <w:right w:val="none" w:sz="0" w:space="0" w:color="auto"/>
      </w:divBdr>
    </w:div>
    <w:div w:id="1861895390">
      <w:bodyDiv w:val="1"/>
      <w:marLeft w:val="0"/>
      <w:marRight w:val="0"/>
      <w:marTop w:val="0"/>
      <w:marBottom w:val="0"/>
      <w:divBdr>
        <w:top w:val="none" w:sz="0" w:space="0" w:color="auto"/>
        <w:left w:val="none" w:sz="0" w:space="0" w:color="auto"/>
        <w:bottom w:val="none" w:sz="0" w:space="0" w:color="auto"/>
        <w:right w:val="none" w:sz="0" w:space="0" w:color="auto"/>
      </w:divBdr>
    </w:div>
    <w:div w:id="1862014598">
      <w:bodyDiv w:val="1"/>
      <w:marLeft w:val="0"/>
      <w:marRight w:val="0"/>
      <w:marTop w:val="0"/>
      <w:marBottom w:val="0"/>
      <w:divBdr>
        <w:top w:val="none" w:sz="0" w:space="0" w:color="auto"/>
        <w:left w:val="none" w:sz="0" w:space="0" w:color="auto"/>
        <w:bottom w:val="none" w:sz="0" w:space="0" w:color="auto"/>
        <w:right w:val="none" w:sz="0" w:space="0" w:color="auto"/>
      </w:divBdr>
    </w:div>
    <w:div w:id="1862208377">
      <w:bodyDiv w:val="1"/>
      <w:marLeft w:val="0"/>
      <w:marRight w:val="0"/>
      <w:marTop w:val="0"/>
      <w:marBottom w:val="0"/>
      <w:divBdr>
        <w:top w:val="none" w:sz="0" w:space="0" w:color="auto"/>
        <w:left w:val="none" w:sz="0" w:space="0" w:color="auto"/>
        <w:bottom w:val="none" w:sz="0" w:space="0" w:color="auto"/>
        <w:right w:val="none" w:sz="0" w:space="0" w:color="auto"/>
      </w:divBdr>
    </w:div>
    <w:div w:id="1862358978">
      <w:bodyDiv w:val="1"/>
      <w:marLeft w:val="0"/>
      <w:marRight w:val="0"/>
      <w:marTop w:val="0"/>
      <w:marBottom w:val="0"/>
      <w:divBdr>
        <w:top w:val="none" w:sz="0" w:space="0" w:color="auto"/>
        <w:left w:val="none" w:sz="0" w:space="0" w:color="auto"/>
        <w:bottom w:val="none" w:sz="0" w:space="0" w:color="auto"/>
        <w:right w:val="none" w:sz="0" w:space="0" w:color="auto"/>
      </w:divBdr>
    </w:div>
    <w:div w:id="1862471526">
      <w:bodyDiv w:val="1"/>
      <w:marLeft w:val="0"/>
      <w:marRight w:val="0"/>
      <w:marTop w:val="0"/>
      <w:marBottom w:val="0"/>
      <w:divBdr>
        <w:top w:val="none" w:sz="0" w:space="0" w:color="auto"/>
        <w:left w:val="none" w:sz="0" w:space="0" w:color="auto"/>
        <w:bottom w:val="none" w:sz="0" w:space="0" w:color="auto"/>
        <w:right w:val="none" w:sz="0" w:space="0" w:color="auto"/>
      </w:divBdr>
    </w:div>
    <w:div w:id="1862472838">
      <w:bodyDiv w:val="1"/>
      <w:marLeft w:val="0"/>
      <w:marRight w:val="0"/>
      <w:marTop w:val="0"/>
      <w:marBottom w:val="0"/>
      <w:divBdr>
        <w:top w:val="none" w:sz="0" w:space="0" w:color="auto"/>
        <w:left w:val="none" w:sz="0" w:space="0" w:color="auto"/>
        <w:bottom w:val="none" w:sz="0" w:space="0" w:color="auto"/>
        <w:right w:val="none" w:sz="0" w:space="0" w:color="auto"/>
      </w:divBdr>
    </w:div>
    <w:div w:id="1862547403">
      <w:bodyDiv w:val="1"/>
      <w:marLeft w:val="0"/>
      <w:marRight w:val="0"/>
      <w:marTop w:val="0"/>
      <w:marBottom w:val="0"/>
      <w:divBdr>
        <w:top w:val="none" w:sz="0" w:space="0" w:color="auto"/>
        <w:left w:val="none" w:sz="0" w:space="0" w:color="auto"/>
        <w:bottom w:val="none" w:sz="0" w:space="0" w:color="auto"/>
        <w:right w:val="none" w:sz="0" w:space="0" w:color="auto"/>
      </w:divBdr>
    </w:div>
    <w:div w:id="1862621430">
      <w:bodyDiv w:val="1"/>
      <w:marLeft w:val="0"/>
      <w:marRight w:val="0"/>
      <w:marTop w:val="0"/>
      <w:marBottom w:val="0"/>
      <w:divBdr>
        <w:top w:val="none" w:sz="0" w:space="0" w:color="auto"/>
        <w:left w:val="none" w:sz="0" w:space="0" w:color="auto"/>
        <w:bottom w:val="none" w:sz="0" w:space="0" w:color="auto"/>
        <w:right w:val="none" w:sz="0" w:space="0" w:color="auto"/>
      </w:divBdr>
    </w:div>
    <w:div w:id="1862737620">
      <w:bodyDiv w:val="1"/>
      <w:marLeft w:val="0"/>
      <w:marRight w:val="0"/>
      <w:marTop w:val="0"/>
      <w:marBottom w:val="0"/>
      <w:divBdr>
        <w:top w:val="none" w:sz="0" w:space="0" w:color="auto"/>
        <w:left w:val="none" w:sz="0" w:space="0" w:color="auto"/>
        <w:bottom w:val="none" w:sz="0" w:space="0" w:color="auto"/>
        <w:right w:val="none" w:sz="0" w:space="0" w:color="auto"/>
      </w:divBdr>
    </w:div>
    <w:div w:id="1862746421">
      <w:bodyDiv w:val="1"/>
      <w:marLeft w:val="0"/>
      <w:marRight w:val="0"/>
      <w:marTop w:val="0"/>
      <w:marBottom w:val="0"/>
      <w:divBdr>
        <w:top w:val="none" w:sz="0" w:space="0" w:color="auto"/>
        <w:left w:val="none" w:sz="0" w:space="0" w:color="auto"/>
        <w:bottom w:val="none" w:sz="0" w:space="0" w:color="auto"/>
        <w:right w:val="none" w:sz="0" w:space="0" w:color="auto"/>
      </w:divBdr>
    </w:div>
    <w:div w:id="1863123496">
      <w:bodyDiv w:val="1"/>
      <w:marLeft w:val="0"/>
      <w:marRight w:val="0"/>
      <w:marTop w:val="0"/>
      <w:marBottom w:val="0"/>
      <w:divBdr>
        <w:top w:val="none" w:sz="0" w:space="0" w:color="auto"/>
        <w:left w:val="none" w:sz="0" w:space="0" w:color="auto"/>
        <w:bottom w:val="none" w:sz="0" w:space="0" w:color="auto"/>
        <w:right w:val="none" w:sz="0" w:space="0" w:color="auto"/>
      </w:divBdr>
    </w:div>
    <w:div w:id="1863201435">
      <w:bodyDiv w:val="1"/>
      <w:marLeft w:val="0"/>
      <w:marRight w:val="0"/>
      <w:marTop w:val="0"/>
      <w:marBottom w:val="0"/>
      <w:divBdr>
        <w:top w:val="none" w:sz="0" w:space="0" w:color="auto"/>
        <w:left w:val="none" w:sz="0" w:space="0" w:color="auto"/>
        <w:bottom w:val="none" w:sz="0" w:space="0" w:color="auto"/>
        <w:right w:val="none" w:sz="0" w:space="0" w:color="auto"/>
      </w:divBdr>
    </w:div>
    <w:div w:id="1863204651">
      <w:bodyDiv w:val="1"/>
      <w:marLeft w:val="0"/>
      <w:marRight w:val="0"/>
      <w:marTop w:val="0"/>
      <w:marBottom w:val="0"/>
      <w:divBdr>
        <w:top w:val="none" w:sz="0" w:space="0" w:color="auto"/>
        <w:left w:val="none" w:sz="0" w:space="0" w:color="auto"/>
        <w:bottom w:val="none" w:sz="0" w:space="0" w:color="auto"/>
        <w:right w:val="none" w:sz="0" w:space="0" w:color="auto"/>
      </w:divBdr>
    </w:div>
    <w:div w:id="1863468860">
      <w:bodyDiv w:val="1"/>
      <w:marLeft w:val="0"/>
      <w:marRight w:val="0"/>
      <w:marTop w:val="0"/>
      <w:marBottom w:val="0"/>
      <w:divBdr>
        <w:top w:val="none" w:sz="0" w:space="0" w:color="auto"/>
        <w:left w:val="none" w:sz="0" w:space="0" w:color="auto"/>
        <w:bottom w:val="none" w:sz="0" w:space="0" w:color="auto"/>
        <w:right w:val="none" w:sz="0" w:space="0" w:color="auto"/>
      </w:divBdr>
    </w:div>
    <w:div w:id="1863472861">
      <w:bodyDiv w:val="1"/>
      <w:marLeft w:val="0"/>
      <w:marRight w:val="0"/>
      <w:marTop w:val="0"/>
      <w:marBottom w:val="0"/>
      <w:divBdr>
        <w:top w:val="none" w:sz="0" w:space="0" w:color="auto"/>
        <w:left w:val="none" w:sz="0" w:space="0" w:color="auto"/>
        <w:bottom w:val="none" w:sz="0" w:space="0" w:color="auto"/>
        <w:right w:val="none" w:sz="0" w:space="0" w:color="auto"/>
      </w:divBdr>
    </w:div>
    <w:div w:id="1863475336">
      <w:bodyDiv w:val="1"/>
      <w:marLeft w:val="0"/>
      <w:marRight w:val="0"/>
      <w:marTop w:val="0"/>
      <w:marBottom w:val="0"/>
      <w:divBdr>
        <w:top w:val="none" w:sz="0" w:space="0" w:color="auto"/>
        <w:left w:val="none" w:sz="0" w:space="0" w:color="auto"/>
        <w:bottom w:val="none" w:sz="0" w:space="0" w:color="auto"/>
        <w:right w:val="none" w:sz="0" w:space="0" w:color="auto"/>
      </w:divBdr>
    </w:div>
    <w:div w:id="1863518734">
      <w:bodyDiv w:val="1"/>
      <w:marLeft w:val="0"/>
      <w:marRight w:val="0"/>
      <w:marTop w:val="0"/>
      <w:marBottom w:val="0"/>
      <w:divBdr>
        <w:top w:val="none" w:sz="0" w:space="0" w:color="auto"/>
        <w:left w:val="none" w:sz="0" w:space="0" w:color="auto"/>
        <w:bottom w:val="none" w:sz="0" w:space="0" w:color="auto"/>
        <w:right w:val="none" w:sz="0" w:space="0" w:color="auto"/>
      </w:divBdr>
    </w:div>
    <w:div w:id="1863589676">
      <w:bodyDiv w:val="1"/>
      <w:marLeft w:val="0"/>
      <w:marRight w:val="0"/>
      <w:marTop w:val="0"/>
      <w:marBottom w:val="0"/>
      <w:divBdr>
        <w:top w:val="none" w:sz="0" w:space="0" w:color="auto"/>
        <w:left w:val="none" w:sz="0" w:space="0" w:color="auto"/>
        <w:bottom w:val="none" w:sz="0" w:space="0" w:color="auto"/>
        <w:right w:val="none" w:sz="0" w:space="0" w:color="auto"/>
      </w:divBdr>
    </w:div>
    <w:div w:id="1863739761">
      <w:bodyDiv w:val="1"/>
      <w:marLeft w:val="0"/>
      <w:marRight w:val="0"/>
      <w:marTop w:val="0"/>
      <w:marBottom w:val="0"/>
      <w:divBdr>
        <w:top w:val="none" w:sz="0" w:space="0" w:color="auto"/>
        <w:left w:val="none" w:sz="0" w:space="0" w:color="auto"/>
        <w:bottom w:val="none" w:sz="0" w:space="0" w:color="auto"/>
        <w:right w:val="none" w:sz="0" w:space="0" w:color="auto"/>
      </w:divBdr>
    </w:div>
    <w:div w:id="1863858394">
      <w:bodyDiv w:val="1"/>
      <w:marLeft w:val="0"/>
      <w:marRight w:val="0"/>
      <w:marTop w:val="0"/>
      <w:marBottom w:val="0"/>
      <w:divBdr>
        <w:top w:val="none" w:sz="0" w:space="0" w:color="auto"/>
        <w:left w:val="none" w:sz="0" w:space="0" w:color="auto"/>
        <w:bottom w:val="none" w:sz="0" w:space="0" w:color="auto"/>
        <w:right w:val="none" w:sz="0" w:space="0" w:color="auto"/>
      </w:divBdr>
    </w:div>
    <w:div w:id="1864055047">
      <w:bodyDiv w:val="1"/>
      <w:marLeft w:val="0"/>
      <w:marRight w:val="0"/>
      <w:marTop w:val="0"/>
      <w:marBottom w:val="0"/>
      <w:divBdr>
        <w:top w:val="none" w:sz="0" w:space="0" w:color="auto"/>
        <w:left w:val="none" w:sz="0" w:space="0" w:color="auto"/>
        <w:bottom w:val="none" w:sz="0" w:space="0" w:color="auto"/>
        <w:right w:val="none" w:sz="0" w:space="0" w:color="auto"/>
      </w:divBdr>
    </w:div>
    <w:div w:id="1864127072">
      <w:bodyDiv w:val="1"/>
      <w:marLeft w:val="0"/>
      <w:marRight w:val="0"/>
      <w:marTop w:val="0"/>
      <w:marBottom w:val="0"/>
      <w:divBdr>
        <w:top w:val="none" w:sz="0" w:space="0" w:color="auto"/>
        <w:left w:val="none" w:sz="0" w:space="0" w:color="auto"/>
        <w:bottom w:val="none" w:sz="0" w:space="0" w:color="auto"/>
        <w:right w:val="none" w:sz="0" w:space="0" w:color="auto"/>
      </w:divBdr>
    </w:div>
    <w:div w:id="1864202087">
      <w:bodyDiv w:val="1"/>
      <w:marLeft w:val="0"/>
      <w:marRight w:val="0"/>
      <w:marTop w:val="0"/>
      <w:marBottom w:val="0"/>
      <w:divBdr>
        <w:top w:val="none" w:sz="0" w:space="0" w:color="auto"/>
        <w:left w:val="none" w:sz="0" w:space="0" w:color="auto"/>
        <w:bottom w:val="none" w:sz="0" w:space="0" w:color="auto"/>
        <w:right w:val="none" w:sz="0" w:space="0" w:color="auto"/>
      </w:divBdr>
    </w:div>
    <w:div w:id="1864434684">
      <w:bodyDiv w:val="1"/>
      <w:marLeft w:val="0"/>
      <w:marRight w:val="0"/>
      <w:marTop w:val="0"/>
      <w:marBottom w:val="0"/>
      <w:divBdr>
        <w:top w:val="none" w:sz="0" w:space="0" w:color="auto"/>
        <w:left w:val="none" w:sz="0" w:space="0" w:color="auto"/>
        <w:bottom w:val="none" w:sz="0" w:space="0" w:color="auto"/>
        <w:right w:val="none" w:sz="0" w:space="0" w:color="auto"/>
      </w:divBdr>
    </w:div>
    <w:div w:id="1864593321">
      <w:bodyDiv w:val="1"/>
      <w:marLeft w:val="0"/>
      <w:marRight w:val="0"/>
      <w:marTop w:val="0"/>
      <w:marBottom w:val="0"/>
      <w:divBdr>
        <w:top w:val="none" w:sz="0" w:space="0" w:color="auto"/>
        <w:left w:val="none" w:sz="0" w:space="0" w:color="auto"/>
        <w:bottom w:val="none" w:sz="0" w:space="0" w:color="auto"/>
        <w:right w:val="none" w:sz="0" w:space="0" w:color="auto"/>
      </w:divBdr>
    </w:div>
    <w:div w:id="1864854253">
      <w:bodyDiv w:val="1"/>
      <w:marLeft w:val="0"/>
      <w:marRight w:val="0"/>
      <w:marTop w:val="0"/>
      <w:marBottom w:val="0"/>
      <w:divBdr>
        <w:top w:val="none" w:sz="0" w:space="0" w:color="auto"/>
        <w:left w:val="none" w:sz="0" w:space="0" w:color="auto"/>
        <w:bottom w:val="none" w:sz="0" w:space="0" w:color="auto"/>
        <w:right w:val="none" w:sz="0" w:space="0" w:color="auto"/>
      </w:divBdr>
    </w:div>
    <w:div w:id="1864972252">
      <w:bodyDiv w:val="1"/>
      <w:marLeft w:val="0"/>
      <w:marRight w:val="0"/>
      <w:marTop w:val="0"/>
      <w:marBottom w:val="0"/>
      <w:divBdr>
        <w:top w:val="none" w:sz="0" w:space="0" w:color="auto"/>
        <w:left w:val="none" w:sz="0" w:space="0" w:color="auto"/>
        <w:bottom w:val="none" w:sz="0" w:space="0" w:color="auto"/>
        <w:right w:val="none" w:sz="0" w:space="0" w:color="auto"/>
      </w:divBdr>
    </w:div>
    <w:div w:id="1866214586">
      <w:bodyDiv w:val="1"/>
      <w:marLeft w:val="0"/>
      <w:marRight w:val="0"/>
      <w:marTop w:val="0"/>
      <w:marBottom w:val="0"/>
      <w:divBdr>
        <w:top w:val="none" w:sz="0" w:space="0" w:color="auto"/>
        <w:left w:val="none" w:sz="0" w:space="0" w:color="auto"/>
        <w:bottom w:val="none" w:sz="0" w:space="0" w:color="auto"/>
        <w:right w:val="none" w:sz="0" w:space="0" w:color="auto"/>
      </w:divBdr>
    </w:div>
    <w:div w:id="1866283469">
      <w:bodyDiv w:val="1"/>
      <w:marLeft w:val="0"/>
      <w:marRight w:val="0"/>
      <w:marTop w:val="0"/>
      <w:marBottom w:val="0"/>
      <w:divBdr>
        <w:top w:val="none" w:sz="0" w:space="0" w:color="auto"/>
        <w:left w:val="none" w:sz="0" w:space="0" w:color="auto"/>
        <w:bottom w:val="none" w:sz="0" w:space="0" w:color="auto"/>
        <w:right w:val="none" w:sz="0" w:space="0" w:color="auto"/>
      </w:divBdr>
    </w:div>
    <w:div w:id="1866556549">
      <w:bodyDiv w:val="1"/>
      <w:marLeft w:val="0"/>
      <w:marRight w:val="0"/>
      <w:marTop w:val="0"/>
      <w:marBottom w:val="0"/>
      <w:divBdr>
        <w:top w:val="none" w:sz="0" w:space="0" w:color="auto"/>
        <w:left w:val="none" w:sz="0" w:space="0" w:color="auto"/>
        <w:bottom w:val="none" w:sz="0" w:space="0" w:color="auto"/>
        <w:right w:val="none" w:sz="0" w:space="0" w:color="auto"/>
      </w:divBdr>
    </w:div>
    <w:div w:id="1866557051">
      <w:bodyDiv w:val="1"/>
      <w:marLeft w:val="0"/>
      <w:marRight w:val="0"/>
      <w:marTop w:val="0"/>
      <w:marBottom w:val="0"/>
      <w:divBdr>
        <w:top w:val="none" w:sz="0" w:space="0" w:color="auto"/>
        <w:left w:val="none" w:sz="0" w:space="0" w:color="auto"/>
        <w:bottom w:val="none" w:sz="0" w:space="0" w:color="auto"/>
        <w:right w:val="none" w:sz="0" w:space="0" w:color="auto"/>
      </w:divBdr>
    </w:div>
    <w:div w:id="1866601862">
      <w:bodyDiv w:val="1"/>
      <w:marLeft w:val="0"/>
      <w:marRight w:val="0"/>
      <w:marTop w:val="0"/>
      <w:marBottom w:val="0"/>
      <w:divBdr>
        <w:top w:val="none" w:sz="0" w:space="0" w:color="auto"/>
        <w:left w:val="none" w:sz="0" w:space="0" w:color="auto"/>
        <w:bottom w:val="none" w:sz="0" w:space="0" w:color="auto"/>
        <w:right w:val="none" w:sz="0" w:space="0" w:color="auto"/>
      </w:divBdr>
    </w:div>
    <w:div w:id="1866675784">
      <w:bodyDiv w:val="1"/>
      <w:marLeft w:val="0"/>
      <w:marRight w:val="0"/>
      <w:marTop w:val="0"/>
      <w:marBottom w:val="0"/>
      <w:divBdr>
        <w:top w:val="none" w:sz="0" w:space="0" w:color="auto"/>
        <w:left w:val="none" w:sz="0" w:space="0" w:color="auto"/>
        <w:bottom w:val="none" w:sz="0" w:space="0" w:color="auto"/>
        <w:right w:val="none" w:sz="0" w:space="0" w:color="auto"/>
      </w:divBdr>
    </w:div>
    <w:div w:id="1866864751">
      <w:bodyDiv w:val="1"/>
      <w:marLeft w:val="0"/>
      <w:marRight w:val="0"/>
      <w:marTop w:val="0"/>
      <w:marBottom w:val="0"/>
      <w:divBdr>
        <w:top w:val="none" w:sz="0" w:space="0" w:color="auto"/>
        <w:left w:val="none" w:sz="0" w:space="0" w:color="auto"/>
        <w:bottom w:val="none" w:sz="0" w:space="0" w:color="auto"/>
        <w:right w:val="none" w:sz="0" w:space="0" w:color="auto"/>
      </w:divBdr>
    </w:div>
    <w:div w:id="1866945848">
      <w:bodyDiv w:val="1"/>
      <w:marLeft w:val="0"/>
      <w:marRight w:val="0"/>
      <w:marTop w:val="0"/>
      <w:marBottom w:val="0"/>
      <w:divBdr>
        <w:top w:val="none" w:sz="0" w:space="0" w:color="auto"/>
        <w:left w:val="none" w:sz="0" w:space="0" w:color="auto"/>
        <w:bottom w:val="none" w:sz="0" w:space="0" w:color="auto"/>
        <w:right w:val="none" w:sz="0" w:space="0" w:color="auto"/>
      </w:divBdr>
    </w:div>
    <w:div w:id="1867711614">
      <w:bodyDiv w:val="1"/>
      <w:marLeft w:val="0"/>
      <w:marRight w:val="0"/>
      <w:marTop w:val="0"/>
      <w:marBottom w:val="0"/>
      <w:divBdr>
        <w:top w:val="none" w:sz="0" w:space="0" w:color="auto"/>
        <w:left w:val="none" w:sz="0" w:space="0" w:color="auto"/>
        <w:bottom w:val="none" w:sz="0" w:space="0" w:color="auto"/>
        <w:right w:val="none" w:sz="0" w:space="0" w:color="auto"/>
      </w:divBdr>
    </w:div>
    <w:div w:id="1867715670">
      <w:bodyDiv w:val="1"/>
      <w:marLeft w:val="0"/>
      <w:marRight w:val="0"/>
      <w:marTop w:val="0"/>
      <w:marBottom w:val="0"/>
      <w:divBdr>
        <w:top w:val="none" w:sz="0" w:space="0" w:color="auto"/>
        <w:left w:val="none" w:sz="0" w:space="0" w:color="auto"/>
        <w:bottom w:val="none" w:sz="0" w:space="0" w:color="auto"/>
        <w:right w:val="none" w:sz="0" w:space="0" w:color="auto"/>
      </w:divBdr>
    </w:div>
    <w:div w:id="1867718620">
      <w:bodyDiv w:val="1"/>
      <w:marLeft w:val="0"/>
      <w:marRight w:val="0"/>
      <w:marTop w:val="0"/>
      <w:marBottom w:val="0"/>
      <w:divBdr>
        <w:top w:val="none" w:sz="0" w:space="0" w:color="auto"/>
        <w:left w:val="none" w:sz="0" w:space="0" w:color="auto"/>
        <w:bottom w:val="none" w:sz="0" w:space="0" w:color="auto"/>
        <w:right w:val="none" w:sz="0" w:space="0" w:color="auto"/>
      </w:divBdr>
    </w:div>
    <w:div w:id="1867910398">
      <w:bodyDiv w:val="1"/>
      <w:marLeft w:val="0"/>
      <w:marRight w:val="0"/>
      <w:marTop w:val="0"/>
      <w:marBottom w:val="0"/>
      <w:divBdr>
        <w:top w:val="none" w:sz="0" w:space="0" w:color="auto"/>
        <w:left w:val="none" w:sz="0" w:space="0" w:color="auto"/>
        <w:bottom w:val="none" w:sz="0" w:space="0" w:color="auto"/>
        <w:right w:val="none" w:sz="0" w:space="0" w:color="auto"/>
      </w:divBdr>
    </w:div>
    <w:div w:id="1867980096">
      <w:bodyDiv w:val="1"/>
      <w:marLeft w:val="0"/>
      <w:marRight w:val="0"/>
      <w:marTop w:val="0"/>
      <w:marBottom w:val="0"/>
      <w:divBdr>
        <w:top w:val="none" w:sz="0" w:space="0" w:color="auto"/>
        <w:left w:val="none" w:sz="0" w:space="0" w:color="auto"/>
        <w:bottom w:val="none" w:sz="0" w:space="0" w:color="auto"/>
        <w:right w:val="none" w:sz="0" w:space="0" w:color="auto"/>
      </w:divBdr>
    </w:div>
    <w:div w:id="1868054722">
      <w:bodyDiv w:val="1"/>
      <w:marLeft w:val="0"/>
      <w:marRight w:val="0"/>
      <w:marTop w:val="0"/>
      <w:marBottom w:val="0"/>
      <w:divBdr>
        <w:top w:val="none" w:sz="0" w:space="0" w:color="auto"/>
        <w:left w:val="none" w:sz="0" w:space="0" w:color="auto"/>
        <w:bottom w:val="none" w:sz="0" w:space="0" w:color="auto"/>
        <w:right w:val="none" w:sz="0" w:space="0" w:color="auto"/>
      </w:divBdr>
    </w:div>
    <w:div w:id="1868519339">
      <w:bodyDiv w:val="1"/>
      <w:marLeft w:val="0"/>
      <w:marRight w:val="0"/>
      <w:marTop w:val="0"/>
      <w:marBottom w:val="0"/>
      <w:divBdr>
        <w:top w:val="none" w:sz="0" w:space="0" w:color="auto"/>
        <w:left w:val="none" w:sz="0" w:space="0" w:color="auto"/>
        <w:bottom w:val="none" w:sz="0" w:space="0" w:color="auto"/>
        <w:right w:val="none" w:sz="0" w:space="0" w:color="auto"/>
      </w:divBdr>
    </w:div>
    <w:div w:id="1868520429">
      <w:bodyDiv w:val="1"/>
      <w:marLeft w:val="0"/>
      <w:marRight w:val="0"/>
      <w:marTop w:val="0"/>
      <w:marBottom w:val="0"/>
      <w:divBdr>
        <w:top w:val="none" w:sz="0" w:space="0" w:color="auto"/>
        <w:left w:val="none" w:sz="0" w:space="0" w:color="auto"/>
        <w:bottom w:val="none" w:sz="0" w:space="0" w:color="auto"/>
        <w:right w:val="none" w:sz="0" w:space="0" w:color="auto"/>
      </w:divBdr>
    </w:div>
    <w:div w:id="1868712276">
      <w:bodyDiv w:val="1"/>
      <w:marLeft w:val="0"/>
      <w:marRight w:val="0"/>
      <w:marTop w:val="0"/>
      <w:marBottom w:val="0"/>
      <w:divBdr>
        <w:top w:val="none" w:sz="0" w:space="0" w:color="auto"/>
        <w:left w:val="none" w:sz="0" w:space="0" w:color="auto"/>
        <w:bottom w:val="none" w:sz="0" w:space="0" w:color="auto"/>
        <w:right w:val="none" w:sz="0" w:space="0" w:color="auto"/>
      </w:divBdr>
    </w:div>
    <w:div w:id="1868714479">
      <w:bodyDiv w:val="1"/>
      <w:marLeft w:val="0"/>
      <w:marRight w:val="0"/>
      <w:marTop w:val="0"/>
      <w:marBottom w:val="0"/>
      <w:divBdr>
        <w:top w:val="none" w:sz="0" w:space="0" w:color="auto"/>
        <w:left w:val="none" w:sz="0" w:space="0" w:color="auto"/>
        <w:bottom w:val="none" w:sz="0" w:space="0" w:color="auto"/>
        <w:right w:val="none" w:sz="0" w:space="0" w:color="auto"/>
      </w:divBdr>
    </w:div>
    <w:div w:id="1868788867">
      <w:bodyDiv w:val="1"/>
      <w:marLeft w:val="0"/>
      <w:marRight w:val="0"/>
      <w:marTop w:val="0"/>
      <w:marBottom w:val="0"/>
      <w:divBdr>
        <w:top w:val="none" w:sz="0" w:space="0" w:color="auto"/>
        <w:left w:val="none" w:sz="0" w:space="0" w:color="auto"/>
        <w:bottom w:val="none" w:sz="0" w:space="0" w:color="auto"/>
        <w:right w:val="none" w:sz="0" w:space="0" w:color="auto"/>
      </w:divBdr>
    </w:div>
    <w:div w:id="1868790140">
      <w:bodyDiv w:val="1"/>
      <w:marLeft w:val="0"/>
      <w:marRight w:val="0"/>
      <w:marTop w:val="0"/>
      <w:marBottom w:val="0"/>
      <w:divBdr>
        <w:top w:val="none" w:sz="0" w:space="0" w:color="auto"/>
        <w:left w:val="none" w:sz="0" w:space="0" w:color="auto"/>
        <w:bottom w:val="none" w:sz="0" w:space="0" w:color="auto"/>
        <w:right w:val="none" w:sz="0" w:space="0" w:color="auto"/>
      </w:divBdr>
    </w:div>
    <w:div w:id="1868981323">
      <w:bodyDiv w:val="1"/>
      <w:marLeft w:val="0"/>
      <w:marRight w:val="0"/>
      <w:marTop w:val="0"/>
      <w:marBottom w:val="0"/>
      <w:divBdr>
        <w:top w:val="none" w:sz="0" w:space="0" w:color="auto"/>
        <w:left w:val="none" w:sz="0" w:space="0" w:color="auto"/>
        <w:bottom w:val="none" w:sz="0" w:space="0" w:color="auto"/>
        <w:right w:val="none" w:sz="0" w:space="0" w:color="auto"/>
      </w:divBdr>
    </w:div>
    <w:div w:id="1869030628">
      <w:bodyDiv w:val="1"/>
      <w:marLeft w:val="0"/>
      <w:marRight w:val="0"/>
      <w:marTop w:val="0"/>
      <w:marBottom w:val="0"/>
      <w:divBdr>
        <w:top w:val="none" w:sz="0" w:space="0" w:color="auto"/>
        <w:left w:val="none" w:sz="0" w:space="0" w:color="auto"/>
        <w:bottom w:val="none" w:sz="0" w:space="0" w:color="auto"/>
        <w:right w:val="none" w:sz="0" w:space="0" w:color="auto"/>
      </w:divBdr>
    </w:div>
    <w:div w:id="1869291749">
      <w:bodyDiv w:val="1"/>
      <w:marLeft w:val="0"/>
      <w:marRight w:val="0"/>
      <w:marTop w:val="0"/>
      <w:marBottom w:val="0"/>
      <w:divBdr>
        <w:top w:val="none" w:sz="0" w:space="0" w:color="auto"/>
        <w:left w:val="none" w:sz="0" w:space="0" w:color="auto"/>
        <w:bottom w:val="none" w:sz="0" w:space="0" w:color="auto"/>
        <w:right w:val="none" w:sz="0" w:space="0" w:color="auto"/>
      </w:divBdr>
    </w:div>
    <w:div w:id="1869634739">
      <w:bodyDiv w:val="1"/>
      <w:marLeft w:val="0"/>
      <w:marRight w:val="0"/>
      <w:marTop w:val="0"/>
      <w:marBottom w:val="0"/>
      <w:divBdr>
        <w:top w:val="none" w:sz="0" w:space="0" w:color="auto"/>
        <w:left w:val="none" w:sz="0" w:space="0" w:color="auto"/>
        <w:bottom w:val="none" w:sz="0" w:space="0" w:color="auto"/>
        <w:right w:val="none" w:sz="0" w:space="0" w:color="auto"/>
      </w:divBdr>
    </w:div>
    <w:div w:id="1870072180">
      <w:bodyDiv w:val="1"/>
      <w:marLeft w:val="0"/>
      <w:marRight w:val="0"/>
      <w:marTop w:val="0"/>
      <w:marBottom w:val="0"/>
      <w:divBdr>
        <w:top w:val="none" w:sz="0" w:space="0" w:color="auto"/>
        <w:left w:val="none" w:sz="0" w:space="0" w:color="auto"/>
        <w:bottom w:val="none" w:sz="0" w:space="0" w:color="auto"/>
        <w:right w:val="none" w:sz="0" w:space="0" w:color="auto"/>
      </w:divBdr>
    </w:div>
    <w:div w:id="1870145113">
      <w:bodyDiv w:val="1"/>
      <w:marLeft w:val="0"/>
      <w:marRight w:val="0"/>
      <w:marTop w:val="0"/>
      <w:marBottom w:val="0"/>
      <w:divBdr>
        <w:top w:val="none" w:sz="0" w:space="0" w:color="auto"/>
        <w:left w:val="none" w:sz="0" w:space="0" w:color="auto"/>
        <w:bottom w:val="none" w:sz="0" w:space="0" w:color="auto"/>
        <w:right w:val="none" w:sz="0" w:space="0" w:color="auto"/>
      </w:divBdr>
    </w:div>
    <w:div w:id="1870990017">
      <w:bodyDiv w:val="1"/>
      <w:marLeft w:val="0"/>
      <w:marRight w:val="0"/>
      <w:marTop w:val="0"/>
      <w:marBottom w:val="0"/>
      <w:divBdr>
        <w:top w:val="none" w:sz="0" w:space="0" w:color="auto"/>
        <w:left w:val="none" w:sz="0" w:space="0" w:color="auto"/>
        <w:bottom w:val="none" w:sz="0" w:space="0" w:color="auto"/>
        <w:right w:val="none" w:sz="0" w:space="0" w:color="auto"/>
      </w:divBdr>
    </w:div>
    <w:div w:id="1871062193">
      <w:bodyDiv w:val="1"/>
      <w:marLeft w:val="0"/>
      <w:marRight w:val="0"/>
      <w:marTop w:val="0"/>
      <w:marBottom w:val="0"/>
      <w:divBdr>
        <w:top w:val="none" w:sz="0" w:space="0" w:color="auto"/>
        <w:left w:val="none" w:sz="0" w:space="0" w:color="auto"/>
        <w:bottom w:val="none" w:sz="0" w:space="0" w:color="auto"/>
        <w:right w:val="none" w:sz="0" w:space="0" w:color="auto"/>
      </w:divBdr>
    </w:div>
    <w:div w:id="1871339687">
      <w:bodyDiv w:val="1"/>
      <w:marLeft w:val="0"/>
      <w:marRight w:val="0"/>
      <w:marTop w:val="0"/>
      <w:marBottom w:val="0"/>
      <w:divBdr>
        <w:top w:val="none" w:sz="0" w:space="0" w:color="auto"/>
        <w:left w:val="none" w:sz="0" w:space="0" w:color="auto"/>
        <w:bottom w:val="none" w:sz="0" w:space="0" w:color="auto"/>
        <w:right w:val="none" w:sz="0" w:space="0" w:color="auto"/>
      </w:divBdr>
    </w:div>
    <w:div w:id="1871381475">
      <w:bodyDiv w:val="1"/>
      <w:marLeft w:val="0"/>
      <w:marRight w:val="0"/>
      <w:marTop w:val="0"/>
      <w:marBottom w:val="0"/>
      <w:divBdr>
        <w:top w:val="none" w:sz="0" w:space="0" w:color="auto"/>
        <w:left w:val="none" w:sz="0" w:space="0" w:color="auto"/>
        <w:bottom w:val="none" w:sz="0" w:space="0" w:color="auto"/>
        <w:right w:val="none" w:sz="0" w:space="0" w:color="auto"/>
      </w:divBdr>
    </w:div>
    <w:div w:id="1871531802">
      <w:bodyDiv w:val="1"/>
      <w:marLeft w:val="0"/>
      <w:marRight w:val="0"/>
      <w:marTop w:val="0"/>
      <w:marBottom w:val="0"/>
      <w:divBdr>
        <w:top w:val="none" w:sz="0" w:space="0" w:color="auto"/>
        <w:left w:val="none" w:sz="0" w:space="0" w:color="auto"/>
        <w:bottom w:val="none" w:sz="0" w:space="0" w:color="auto"/>
        <w:right w:val="none" w:sz="0" w:space="0" w:color="auto"/>
      </w:divBdr>
    </w:div>
    <w:div w:id="1871532075">
      <w:bodyDiv w:val="1"/>
      <w:marLeft w:val="0"/>
      <w:marRight w:val="0"/>
      <w:marTop w:val="0"/>
      <w:marBottom w:val="0"/>
      <w:divBdr>
        <w:top w:val="none" w:sz="0" w:space="0" w:color="auto"/>
        <w:left w:val="none" w:sz="0" w:space="0" w:color="auto"/>
        <w:bottom w:val="none" w:sz="0" w:space="0" w:color="auto"/>
        <w:right w:val="none" w:sz="0" w:space="0" w:color="auto"/>
      </w:divBdr>
    </w:div>
    <w:div w:id="1872063605">
      <w:bodyDiv w:val="1"/>
      <w:marLeft w:val="0"/>
      <w:marRight w:val="0"/>
      <w:marTop w:val="0"/>
      <w:marBottom w:val="0"/>
      <w:divBdr>
        <w:top w:val="none" w:sz="0" w:space="0" w:color="auto"/>
        <w:left w:val="none" w:sz="0" w:space="0" w:color="auto"/>
        <w:bottom w:val="none" w:sz="0" w:space="0" w:color="auto"/>
        <w:right w:val="none" w:sz="0" w:space="0" w:color="auto"/>
      </w:divBdr>
    </w:div>
    <w:div w:id="1872064319">
      <w:bodyDiv w:val="1"/>
      <w:marLeft w:val="0"/>
      <w:marRight w:val="0"/>
      <w:marTop w:val="0"/>
      <w:marBottom w:val="0"/>
      <w:divBdr>
        <w:top w:val="none" w:sz="0" w:space="0" w:color="auto"/>
        <w:left w:val="none" w:sz="0" w:space="0" w:color="auto"/>
        <w:bottom w:val="none" w:sz="0" w:space="0" w:color="auto"/>
        <w:right w:val="none" w:sz="0" w:space="0" w:color="auto"/>
      </w:divBdr>
    </w:div>
    <w:div w:id="1872179452">
      <w:bodyDiv w:val="1"/>
      <w:marLeft w:val="0"/>
      <w:marRight w:val="0"/>
      <w:marTop w:val="0"/>
      <w:marBottom w:val="0"/>
      <w:divBdr>
        <w:top w:val="none" w:sz="0" w:space="0" w:color="auto"/>
        <w:left w:val="none" w:sz="0" w:space="0" w:color="auto"/>
        <w:bottom w:val="none" w:sz="0" w:space="0" w:color="auto"/>
        <w:right w:val="none" w:sz="0" w:space="0" w:color="auto"/>
      </w:divBdr>
    </w:div>
    <w:div w:id="1872184608">
      <w:bodyDiv w:val="1"/>
      <w:marLeft w:val="0"/>
      <w:marRight w:val="0"/>
      <w:marTop w:val="0"/>
      <w:marBottom w:val="0"/>
      <w:divBdr>
        <w:top w:val="none" w:sz="0" w:space="0" w:color="auto"/>
        <w:left w:val="none" w:sz="0" w:space="0" w:color="auto"/>
        <w:bottom w:val="none" w:sz="0" w:space="0" w:color="auto"/>
        <w:right w:val="none" w:sz="0" w:space="0" w:color="auto"/>
      </w:divBdr>
    </w:div>
    <w:div w:id="1872261938">
      <w:bodyDiv w:val="1"/>
      <w:marLeft w:val="0"/>
      <w:marRight w:val="0"/>
      <w:marTop w:val="0"/>
      <w:marBottom w:val="0"/>
      <w:divBdr>
        <w:top w:val="none" w:sz="0" w:space="0" w:color="auto"/>
        <w:left w:val="none" w:sz="0" w:space="0" w:color="auto"/>
        <w:bottom w:val="none" w:sz="0" w:space="0" w:color="auto"/>
        <w:right w:val="none" w:sz="0" w:space="0" w:color="auto"/>
      </w:divBdr>
    </w:div>
    <w:div w:id="1872305678">
      <w:bodyDiv w:val="1"/>
      <w:marLeft w:val="0"/>
      <w:marRight w:val="0"/>
      <w:marTop w:val="0"/>
      <w:marBottom w:val="0"/>
      <w:divBdr>
        <w:top w:val="none" w:sz="0" w:space="0" w:color="auto"/>
        <w:left w:val="none" w:sz="0" w:space="0" w:color="auto"/>
        <w:bottom w:val="none" w:sz="0" w:space="0" w:color="auto"/>
        <w:right w:val="none" w:sz="0" w:space="0" w:color="auto"/>
      </w:divBdr>
    </w:div>
    <w:div w:id="1872835668">
      <w:bodyDiv w:val="1"/>
      <w:marLeft w:val="0"/>
      <w:marRight w:val="0"/>
      <w:marTop w:val="0"/>
      <w:marBottom w:val="0"/>
      <w:divBdr>
        <w:top w:val="none" w:sz="0" w:space="0" w:color="auto"/>
        <w:left w:val="none" w:sz="0" w:space="0" w:color="auto"/>
        <w:bottom w:val="none" w:sz="0" w:space="0" w:color="auto"/>
        <w:right w:val="none" w:sz="0" w:space="0" w:color="auto"/>
      </w:divBdr>
    </w:div>
    <w:div w:id="1872919077">
      <w:bodyDiv w:val="1"/>
      <w:marLeft w:val="0"/>
      <w:marRight w:val="0"/>
      <w:marTop w:val="0"/>
      <w:marBottom w:val="0"/>
      <w:divBdr>
        <w:top w:val="none" w:sz="0" w:space="0" w:color="auto"/>
        <w:left w:val="none" w:sz="0" w:space="0" w:color="auto"/>
        <w:bottom w:val="none" w:sz="0" w:space="0" w:color="auto"/>
        <w:right w:val="none" w:sz="0" w:space="0" w:color="auto"/>
      </w:divBdr>
    </w:div>
    <w:div w:id="1872954911">
      <w:bodyDiv w:val="1"/>
      <w:marLeft w:val="0"/>
      <w:marRight w:val="0"/>
      <w:marTop w:val="0"/>
      <w:marBottom w:val="0"/>
      <w:divBdr>
        <w:top w:val="none" w:sz="0" w:space="0" w:color="auto"/>
        <w:left w:val="none" w:sz="0" w:space="0" w:color="auto"/>
        <w:bottom w:val="none" w:sz="0" w:space="0" w:color="auto"/>
        <w:right w:val="none" w:sz="0" w:space="0" w:color="auto"/>
      </w:divBdr>
    </w:div>
    <w:div w:id="1873155308">
      <w:bodyDiv w:val="1"/>
      <w:marLeft w:val="0"/>
      <w:marRight w:val="0"/>
      <w:marTop w:val="0"/>
      <w:marBottom w:val="0"/>
      <w:divBdr>
        <w:top w:val="none" w:sz="0" w:space="0" w:color="auto"/>
        <w:left w:val="none" w:sz="0" w:space="0" w:color="auto"/>
        <w:bottom w:val="none" w:sz="0" w:space="0" w:color="auto"/>
        <w:right w:val="none" w:sz="0" w:space="0" w:color="auto"/>
      </w:divBdr>
    </w:div>
    <w:div w:id="1873180231">
      <w:bodyDiv w:val="1"/>
      <w:marLeft w:val="0"/>
      <w:marRight w:val="0"/>
      <w:marTop w:val="0"/>
      <w:marBottom w:val="0"/>
      <w:divBdr>
        <w:top w:val="none" w:sz="0" w:space="0" w:color="auto"/>
        <w:left w:val="none" w:sz="0" w:space="0" w:color="auto"/>
        <w:bottom w:val="none" w:sz="0" w:space="0" w:color="auto"/>
        <w:right w:val="none" w:sz="0" w:space="0" w:color="auto"/>
      </w:divBdr>
    </w:div>
    <w:div w:id="1873686572">
      <w:bodyDiv w:val="1"/>
      <w:marLeft w:val="0"/>
      <w:marRight w:val="0"/>
      <w:marTop w:val="0"/>
      <w:marBottom w:val="0"/>
      <w:divBdr>
        <w:top w:val="none" w:sz="0" w:space="0" w:color="auto"/>
        <w:left w:val="none" w:sz="0" w:space="0" w:color="auto"/>
        <w:bottom w:val="none" w:sz="0" w:space="0" w:color="auto"/>
        <w:right w:val="none" w:sz="0" w:space="0" w:color="auto"/>
      </w:divBdr>
    </w:div>
    <w:div w:id="1873689888">
      <w:bodyDiv w:val="1"/>
      <w:marLeft w:val="0"/>
      <w:marRight w:val="0"/>
      <w:marTop w:val="0"/>
      <w:marBottom w:val="0"/>
      <w:divBdr>
        <w:top w:val="none" w:sz="0" w:space="0" w:color="auto"/>
        <w:left w:val="none" w:sz="0" w:space="0" w:color="auto"/>
        <w:bottom w:val="none" w:sz="0" w:space="0" w:color="auto"/>
        <w:right w:val="none" w:sz="0" w:space="0" w:color="auto"/>
      </w:divBdr>
    </w:div>
    <w:div w:id="1873836009">
      <w:bodyDiv w:val="1"/>
      <w:marLeft w:val="0"/>
      <w:marRight w:val="0"/>
      <w:marTop w:val="0"/>
      <w:marBottom w:val="0"/>
      <w:divBdr>
        <w:top w:val="none" w:sz="0" w:space="0" w:color="auto"/>
        <w:left w:val="none" w:sz="0" w:space="0" w:color="auto"/>
        <w:bottom w:val="none" w:sz="0" w:space="0" w:color="auto"/>
        <w:right w:val="none" w:sz="0" w:space="0" w:color="auto"/>
      </w:divBdr>
    </w:div>
    <w:div w:id="1873884579">
      <w:bodyDiv w:val="1"/>
      <w:marLeft w:val="0"/>
      <w:marRight w:val="0"/>
      <w:marTop w:val="0"/>
      <w:marBottom w:val="0"/>
      <w:divBdr>
        <w:top w:val="none" w:sz="0" w:space="0" w:color="auto"/>
        <w:left w:val="none" w:sz="0" w:space="0" w:color="auto"/>
        <w:bottom w:val="none" w:sz="0" w:space="0" w:color="auto"/>
        <w:right w:val="none" w:sz="0" w:space="0" w:color="auto"/>
      </w:divBdr>
    </w:div>
    <w:div w:id="1873952063">
      <w:bodyDiv w:val="1"/>
      <w:marLeft w:val="0"/>
      <w:marRight w:val="0"/>
      <w:marTop w:val="0"/>
      <w:marBottom w:val="0"/>
      <w:divBdr>
        <w:top w:val="none" w:sz="0" w:space="0" w:color="auto"/>
        <w:left w:val="none" w:sz="0" w:space="0" w:color="auto"/>
        <w:bottom w:val="none" w:sz="0" w:space="0" w:color="auto"/>
        <w:right w:val="none" w:sz="0" w:space="0" w:color="auto"/>
      </w:divBdr>
    </w:div>
    <w:div w:id="1874032584">
      <w:bodyDiv w:val="1"/>
      <w:marLeft w:val="0"/>
      <w:marRight w:val="0"/>
      <w:marTop w:val="0"/>
      <w:marBottom w:val="0"/>
      <w:divBdr>
        <w:top w:val="none" w:sz="0" w:space="0" w:color="auto"/>
        <w:left w:val="none" w:sz="0" w:space="0" w:color="auto"/>
        <w:bottom w:val="none" w:sz="0" w:space="0" w:color="auto"/>
        <w:right w:val="none" w:sz="0" w:space="0" w:color="auto"/>
      </w:divBdr>
    </w:div>
    <w:div w:id="1874033165">
      <w:bodyDiv w:val="1"/>
      <w:marLeft w:val="0"/>
      <w:marRight w:val="0"/>
      <w:marTop w:val="0"/>
      <w:marBottom w:val="0"/>
      <w:divBdr>
        <w:top w:val="none" w:sz="0" w:space="0" w:color="auto"/>
        <w:left w:val="none" w:sz="0" w:space="0" w:color="auto"/>
        <w:bottom w:val="none" w:sz="0" w:space="0" w:color="auto"/>
        <w:right w:val="none" w:sz="0" w:space="0" w:color="auto"/>
      </w:divBdr>
    </w:div>
    <w:div w:id="1874073948">
      <w:bodyDiv w:val="1"/>
      <w:marLeft w:val="0"/>
      <w:marRight w:val="0"/>
      <w:marTop w:val="0"/>
      <w:marBottom w:val="0"/>
      <w:divBdr>
        <w:top w:val="none" w:sz="0" w:space="0" w:color="auto"/>
        <w:left w:val="none" w:sz="0" w:space="0" w:color="auto"/>
        <w:bottom w:val="none" w:sz="0" w:space="0" w:color="auto"/>
        <w:right w:val="none" w:sz="0" w:space="0" w:color="auto"/>
      </w:divBdr>
    </w:div>
    <w:div w:id="1874269636">
      <w:bodyDiv w:val="1"/>
      <w:marLeft w:val="0"/>
      <w:marRight w:val="0"/>
      <w:marTop w:val="0"/>
      <w:marBottom w:val="0"/>
      <w:divBdr>
        <w:top w:val="none" w:sz="0" w:space="0" w:color="auto"/>
        <w:left w:val="none" w:sz="0" w:space="0" w:color="auto"/>
        <w:bottom w:val="none" w:sz="0" w:space="0" w:color="auto"/>
        <w:right w:val="none" w:sz="0" w:space="0" w:color="auto"/>
      </w:divBdr>
    </w:div>
    <w:div w:id="1874462828">
      <w:bodyDiv w:val="1"/>
      <w:marLeft w:val="0"/>
      <w:marRight w:val="0"/>
      <w:marTop w:val="0"/>
      <w:marBottom w:val="0"/>
      <w:divBdr>
        <w:top w:val="none" w:sz="0" w:space="0" w:color="auto"/>
        <w:left w:val="none" w:sz="0" w:space="0" w:color="auto"/>
        <w:bottom w:val="none" w:sz="0" w:space="0" w:color="auto"/>
        <w:right w:val="none" w:sz="0" w:space="0" w:color="auto"/>
      </w:divBdr>
    </w:div>
    <w:div w:id="1874533240">
      <w:bodyDiv w:val="1"/>
      <w:marLeft w:val="0"/>
      <w:marRight w:val="0"/>
      <w:marTop w:val="0"/>
      <w:marBottom w:val="0"/>
      <w:divBdr>
        <w:top w:val="none" w:sz="0" w:space="0" w:color="auto"/>
        <w:left w:val="none" w:sz="0" w:space="0" w:color="auto"/>
        <w:bottom w:val="none" w:sz="0" w:space="0" w:color="auto"/>
        <w:right w:val="none" w:sz="0" w:space="0" w:color="auto"/>
      </w:divBdr>
    </w:div>
    <w:div w:id="1874614906">
      <w:bodyDiv w:val="1"/>
      <w:marLeft w:val="0"/>
      <w:marRight w:val="0"/>
      <w:marTop w:val="0"/>
      <w:marBottom w:val="0"/>
      <w:divBdr>
        <w:top w:val="none" w:sz="0" w:space="0" w:color="auto"/>
        <w:left w:val="none" w:sz="0" w:space="0" w:color="auto"/>
        <w:bottom w:val="none" w:sz="0" w:space="0" w:color="auto"/>
        <w:right w:val="none" w:sz="0" w:space="0" w:color="auto"/>
      </w:divBdr>
    </w:div>
    <w:div w:id="1874684846">
      <w:bodyDiv w:val="1"/>
      <w:marLeft w:val="0"/>
      <w:marRight w:val="0"/>
      <w:marTop w:val="0"/>
      <w:marBottom w:val="0"/>
      <w:divBdr>
        <w:top w:val="none" w:sz="0" w:space="0" w:color="auto"/>
        <w:left w:val="none" w:sz="0" w:space="0" w:color="auto"/>
        <w:bottom w:val="none" w:sz="0" w:space="0" w:color="auto"/>
        <w:right w:val="none" w:sz="0" w:space="0" w:color="auto"/>
      </w:divBdr>
    </w:div>
    <w:div w:id="1875119824">
      <w:bodyDiv w:val="1"/>
      <w:marLeft w:val="0"/>
      <w:marRight w:val="0"/>
      <w:marTop w:val="0"/>
      <w:marBottom w:val="0"/>
      <w:divBdr>
        <w:top w:val="none" w:sz="0" w:space="0" w:color="auto"/>
        <w:left w:val="none" w:sz="0" w:space="0" w:color="auto"/>
        <w:bottom w:val="none" w:sz="0" w:space="0" w:color="auto"/>
        <w:right w:val="none" w:sz="0" w:space="0" w:color="auto"/>
      </w:divBdr>
    </w:div>
    <w:div w:id="1875269450">
      <w:bodyDiv w:val="1"/>
      <w:marLeft w:val="0"/>
      <w:marRight w:val="0"/>
      <w:marTop w:val="0"/>
      <w:marBottom w:val="0"/>
      <w:divBdr>
        <w:top w:val="none" w:sz="0" w:space="0" w:color="auto"/>
        <w:left w:val="none" w:sz="0" w:space="0" w:color="auto"/>
        <w:bottom w:val="none" w:sz="0" w:space="0" w:color="auto"/>
        <w:right w:val="none" w:sz="0" w:space="0" w:color="auto"/>
      </w:divBdr>
    </w:div>
    <w:div w:id="1875731637">
      <w:bodyDiv w:val="1"/>
      <w:marLeft w:val="0"/>
      <w:marRight w:val="0"/>
      <w:marTop w:val="0"/>
      <w:marBottom w:val="0"/>
      <w:divBdr>
        <w:top w:val="none" w:sz="0" w:space="0" w:color="auto"/>
        <w:left w:val="none" w:sz="0" w:space="0" w:color="auto"/>
        <w:bottom w:val="none" w:sz="0" w:space="0" w:color="auto"/>
        <w:right w:val="none" w:sz="0" w:space="0" w:color="auto"/>
      </w:divBdr>
    </w:div>
    <w:div w:id="1875771658">
      <w:bodyDiv w:val="1"/>
      <w:marLeft w:val="0"/>
      <w:marRight w:val="0"/>
      <w:marTop w:val="0"/>
      <w:marBottom w:val="0"/>
      <w:divBdr>
        <w:top w:val="none" w:sz="0" w:space="0" w:color="auto"/>
        <w:left w:val="none" w:sz="0" w:space="0" w:color="auto"/>
        <w:bottom w:val="none" w:sz="0" w:space="0" w:color="auto"/>
        <w:right w:val="none" w:sz="0" w:space="0" w:color="auto"/>
      </w:divBdr>
    </w:div>
    <w:div w:id="1875801862">
      <w:bodyDiv w:val="1"/>
      <w:marLeft w:val="0"/>
      <w:marRight w:val="0"/>
      <w:marTop w:val="0"/>
      <w:marBottom w:val="0"/>
      <w:divBdr>
        <w:top w:val="none" w:sz="0" w:space="0" w:color="auto"/>
        <w:left w:val="none" w:sz="0" w:space="0" w:color="auto"/>
        <w:bottom w:val="none" w:sz="0" w:space="0" w:color="auto"/>
        <w:right w:val="none" w:sz="0" w:space="0" w:color="auto"/>
      </w:divBdr>
    </w:div>
    <w:div w:id="1875848621">
      <w:bodyDiv w:val="1"/>
      <w:marLeft w:val="0"/>
      <w:marRight w:val="0"/>
      <w:marTop w:val="0"/>
      <w:marBottom w:val="0"/>
      <w:divBdr>
        <w:top w:val="none" w:sz="0" w:space="0" w:color="auto"/>
        <w:left w:val="none" w:sz="0" w:space="0" w:color="auto"/>
        <w:bottom w:val="none" w:sz="0" w:space="0" w:color="auto"/>
        <w:right w:val="none" w:sz="0" w:space="0" w:color="auto"/>
      </w:divBdr>
    </w:div>
    <w:div w:id="1875925286">
      <w:bodyDiv w:val="1"/>
      <w:marLeft w:val="0"/>
      <w:marRight w:val="0"/>
      <w:marTop w:val="0"/>
      <w:marBottom w:val="0"/>
      <w:divBdr>
        <w:top w:val="none" w:sz="0" w:space="0" w:color="auto"/>
        <w:left w:val="none" w:sz="0" w:space="0" w:color="auto"/>
        <w:bottom w:val="none" w:sz="0" w:space="0" w:color="auto"/>
        <w:right w:val="none" w:sz="0" w:space="0" w:color="auto"/>
      </w:divBdr>
    </w:div>
    <w:div w:id="1876039349">
      <w:bodyDiv w:val="1"/>
      <w:marLeft w:val="0"/>
      <w:marRight w:val="0"/>
      <w:marTop w:val="0"/>
      <w:marBottom w:val="0"/>
      <w:divBdr>
        <w:top w:val="none" w:sz="0" w:space="0" w:color="auto"/>
        <w:left w:val="none" w:sz="0" w:space="0" w:color="auto"/>
        <w:bottom w:val="none" w:sz="0" w:space="0" w:color="auto"/>
        <w:right w:val="none" w:sz="0" w:space="0" w:color="auto"/>
      </w:divBdr>
    </w:div>
    <w:div w:id="1876455028">
      <w:bodyDiv w:val="1"/>
      <w:marLeft w:val="0"/>
      <w:marRight w:val="0"/>
      <w:marTop w:val="0"/>
      <w:marBottom w:val="0"/>
      <w:divBdr>
        <w:top w:val="none" w:sz="0" w:space="0" w:color="auto"/>
        <w:left w:val="none" w:sz="0" w:space="0" w:color="auto"/>
        <w:bottom w:val="none" w:sz="0" w:space="0" w:color="auto"/>
        <w:right w:val="none" w:sz="0" w:space="0" w:color="auto"/>
      </w:divBdr>
    </w:div>
    <w:div w:id="1877043742">
      <w:bodyDiv w:val="1"/>
      <w:marLeft w:val="0"/>
      <w:marRight w:val="0"/>
      <w:marTop w:val="0"/>
      <w:marBottom w:val="0"/>
      <w:divBdr>
        <w:top w:val="none" w:sz="0" w:space="0" w:color="auto"/>
        <w:left w:val="none" w:sz="0" w:space="0" w:color="auto"/>
        <w:bottom w:val="none" w:sz="0" w:space="0" w:color="auto"/>
        <w:right w:val="none" w:sz="0" w:space="0" w:color="auto"/>
      </w:divBdr>
    </w:div>
    <w:div w:id="1877154523">
      <w:bodyDiv w:val="1"/>
      <w:marLeft w:val="0"/>
      <w:marRight w:val="0"/>
      <w:marTop w:val="0"/>
      <w:marBottom w:val="0"/>
      <w:divBdr>
        <w:top w:val="none" w:sz="0" w:space="0" w:color="auto"/>
        <w:left w:val="none" w:sz="0" w:space="0" w:color="auto"/>
        <w:bottom w:val="none" w:sz="0" w:space="0" w:color="auto"/>
        <w:right w:val="none" w:sz="0" w:space="0" w:color="auto"/>
      </w:divBdr>
    </w:div>
    <w:div w:id="1877154540">
      <w:bodyDiv w:val="1"/>
      <w:marLeft w:val="0"/>
      <w:marRight w:val="0"/>
      <w:marTop w:val="0"/>
      <w:marBottom w:val="0"/>
      <w:divBdr>
        <w:top w:val="none" w:sz="0" w:space="0" w:color="auto"/>
        <w:left w:val="none" w:sz="0" w:space="0" w:color="auto"/>
        <w:bottom w:val="none" w:sz="0" w:space="0" w:color="auto"/>
        <w:right w:val="none" w:sz="0" w:space="0" w:color="auto"/>
      </w:divBdr>
    </w:div>
    <w:div w:id="1877421548">
      <w:bodyDiv w:val="1"/>
      <w:marLeft w:val="0"/>
      <w:marRight w:val="0"/>
      <w:marTop w:val="0"/>
      <w:marBottom w:val="0"/>
      <w:divBdr>
        <w:top w:val="none" w:sz="0" w:space="0" w:color="auto"/>
        <w:left w:val="none" w:sz="0" w:space="0" w:color="auto"/>
        <w:bottom w:val="none" w:sz="0" w:space="0" w:color="auto"/>
        <w:right w:val="none" w:sz="0" w:space="0" w:color="auto"/>
      </w:divBdr>
    </w:div>
    <w:div w:id="1877423191">
      <w:bodyDiv w:val="1"/>
      <w:marLeft w:val="0"/>
      <w:marRight w:val="0"/>
      <w:marTop w:val="0"/>
      <w:marBottom w:val="0"/>
      <w:divBdr>
        <w:top w:val="none" w:sz="0" w:space="0" w:color="auto"/>
        <w:left w:val="none" w:sz="0" w:space="0" w:color="auto"/>
        <w:bottom w:val="none" w:sz="0" w:space="0" w:color="auto"/>
        <w:right w:val="none" w:sz="0" w:space="0" w:color="auto"/>
      </w:divBdr>
    </w:div>
    <w:div w:id="1877426106">
      <w:bodyDiv w:val="1"/>
      <w:marLeft w:val="0"/>
      <w:marRight w:val="0"/>
      <w:marTop w:val="0"/>
      <w:marBottom w:val="0"/>
      <w:divBdr>
        <w:top w:val="none" w:sz="0" w:space="0" w:color="auto"/>
        <w:left w:val="none" w:sz="0" w:space="0" w:color="auto"/>
        <w:bottom w:val="none" w:sz="0" w:space="0" w:color="auto"/>
        <w:right w:val="none" w:sz="0" w:space="0" w:color="auto"/>
      </w:divBdr>
    </w:div>
    <w:div w:id="1877427229">
      <w:bodyDiv w:val="1"/>
      <w:marLeft w:val="0"/>
      <w:marRight w:val="0"/>
      <w:marTop w:val="0"/>
      <w:marBottom w:val="0"/>
      <w:divBdr>
        <w:top w:val="none" w:sz="0" w:space="0" w:color="auto"/>
        <w:left w:val="none" w:sz="0" w:space="0" w:color="auto"/>
        <w:bottom w:val="none" w:sz="0" w:space="0" w:color="auto"/>
        <w:right w:val="none" w:sz="0" w:space="0" w:color="auto"/>
      </w:divBdr>
    </w:div>
    <w:div w:id="1877548788">
      <w:bodyDiv w:val="1"/>
      <w:marLeft w:val="0"/>
      <w:marRight w:val="0"/>
      <w:marTop w:val="0"/>
      <w:marBottom w:val="0"/>
      <w:divBdr>
        <w:top w:val="none" w:sz="0" w:space="0" w:color="auto"/>
        <w:left w:val="none" w:sz="0" w:space="0" w:color="auto"/>
        <w:bottom w:val="none" w:sz="0" w:space="0" w:color="auto"/>
        <w:right w:val="none" w:sz="0" w:space="0" w:color="auto"/>
      </w:divBdr>
    </w:div>
    <w:div w:id="1877693338">
      <w:bodyDiv w:val="1"/>
      <w:marLeft w:val="0"/>
      <w:marRight w:val="0"/>
      <w:marTop w:val="0"/>
      <w:marBottom w:val="0"/>
      <w:divBdr>
        <w:top w:val="none" w:sz="0" w:space="0" w:color="auto"/>
        <w:left w:val="none" w:sz="0" w:space="0" w:color="auto"/>
        <w:bottom w:val="none" w:sz="0" w:space="0" w:color="auto"/>
        <w:right w:val="none" w:sz="0" w:space="0" w:color="auto"/>
      </w:divBdr>
    </w:div>
    <w:div w:id="1877698156">
      <w:bodyDiv w:val="1"/>
      <w:marLeft w:val="0"/>
      <w:marRight w:val="0"/>
      <w:marTop w:val="0"/>
      <w:marBottom w:val="0"/>
      <w:divBdr>
        <w:top w:val="none" w:sz="0" w:space="0" w:color="auto"/>
        <w:left w:val="none" w:sz="0" w:space="0" w:color="auto"/>
        <w:bottom w:val="none" w:sz="0" w:space="0" w:color="auto"/>
        <w:right w:val="none" w:sz="0" w:space="0" w:color="auto"/>
      </w:divBdr>
    </w:div>
    <w:div w:id="1877739414">
      <w:bodyDiv w:val="1"/>
      <w:marLeft w:val="0"/>
      <w:marRight w:val="0"/>
      <w:marTop w:val="0"/>
      <w:marBottom w:val="0"/>
      <w:divBdr>
        <w:top w:val="none" w:sz="0" w:space="0" w:color="auto"/>
        <w:left w:val="none" w:sz="0" w:space="0" w:color="auto"/>
        <w:bottom w:val="none" w:sz="0" w:space="0" w:color="auto"/>
        <w:right w:val="none" w:sz="0" w:space="0" w:color="auto"/>
      </w:divBdr>
    </w:div>
    <w:div w:id="1877809091">
      <w:bodyDiv w:val="1"/>
      <w:marLeft w:val="0"/>
      <w:marRight w:val="0"/>
      <w:marTop w:val="0"/>
      <w:marBottom w:val="0"/>
      <w:divBdr>
        <w:top w:val="none" w:sz="0" w:space="0" w:color="auto"/>
        <w:left w:val="none" w:sz="0" w:space="0" w:color="auto"/>
        <w:bottom w:val="none" w:sz="0" w:space="0" w:color="auto"/>
        <w:right w:val="none" w:sz="0" w:space="0" w:color="auto"/>
      </w:divBdr>
    </w:div>
    <w:div w:id="1877885575">
      <w:bodyDiv w:val="1"/>
      <w:marLeft w:val="0"/>
      <w:marRight w:val="0"/>
      <w:marTop w:val="0"/>
      <w:marBottom w:val="0"/>
      <w:divBdr>
        <w:top w:val="none" w:sz="0" w:space="0" w:color="auto"/>
        <w:left w:val="none" w:sz="0" w:space="0" w:color="auto"/>
        <w:bottom w:val="none" w:sz="0" w:space="0" w:color="auto"/>
        <w:right w:val="none" w:sz="0" w:space="0" w:color="auto"/>
      </w:divBdr>
    </w:div>
    <w:div w:id="1878077674">
      <w:bodyDiv w:val="1"/>
      <w:marLeft w:val="0"/>
      <w:marRight w:val="0"/>
      <w:marTop w:val="0"/>
      <w:marBottom w:val="0"/>
      <w:divBdr>
        <w:top w:val="none" w:sz="0" w:space="0" w:color="auto"/>
        <w:left w:val="none" w:sz="0" w:space="0" w:color="auto"/>
        <w:bottom w:val="none" w:sz="0" w:space="0" w:color="auto"/>
        <w:right w:val="none" w:sz="0" w:space="0" w:color="auto"/>
      </w:divBdr>
    </w:div>
    <w:div w:id="1878277892">
      <w:bodyDiv w:val="1"/>
      <w:marLeft w:val="0"/>
      <w:marRight w:val="0"/>
      <w:marTop w:val="0"/>
      <w:marBottom w:val="0"/>
      <w:divBdr>
        <w:top w:val="none" w:sz="0" w:space="0" w:color="auto"/>
        <w:left w:val="none" w:sz="0" w:space="0" w:color="auto"/>
        <w:bottom w:val="none" w:sz="0" w:space="0" w:color="auto"/>
        <w:right w:val="none" w:sz="0" w:space="0" w:color="auto"/>
      </w:divBdr>
    </w:div>
    <w:div w:id="1878279334">
      <w:bodyDiv w:val="1"/>
      <w:marLeft w:val="0"/>
      <w:marRight w:val="0"/>
      <w:marTop w:val="0"/>
      <w:marBottom w:val="0"/>
      <w:divBdr>
        <w:top w:val="none" w:sz="0" w:space="0" w:color="auto"/>
        <w:left w:val="none" w:sz="0" w:space="0" w:color="auto"/>
        <w:bottom w:val="none" w:sz="0" w:space="0" w:color="auto"/>
        <w:right w:val="none" w:sz="0" w:space="0" w:color="auto"/>
      </w:divBdr>
    </w:div>
    <w:div w:id="1878346169">
      <w:bodyDiv w:val="1"/>
      <w:marLeft w:val="0"/>
      <w:marRight w:val="0"/>
      <w:marTop w:val="0"/>
      <w:marBottom w:val="0"/>
      <w:divBdr>
        <w:top w:val="none" w:sz="0" w:space="0" w:color="auto"/>
        <w:left w:val="none" w:sz="0" w:space="0" w:color="auto"/>
        <w:bottom w:val="none" w:sz="0" w:space="0" w:color="auto"/>
        <w:right w:val="none" w:sz="0" w:space="0" w:color="auto"/>
      </w:divBdr>
    </w:div>
    <w:div w:id="1878472501">
      <w:bodyDiv w:val="1"/>
      <w:marLeft w:val="0"/>
      <w:marRight w:val="0"/>
      <w:marTop w:val="0"/>
      <w:marBottom w:val="0"/>
      <w:divBdr>
        <w:top w:val="none" w:sz="0" w:space="0" w:color="auto"/>
        <w:left w:val="none" w:sz="0" w:space="0" w:color="auto"/>
        <w:bottom w:val="none" w:sz="0" w:space="0" w:color="auto"/>
        <w:right w:val="none" w:sz="0" w:space="0" w:color="auto"/>
      </w:divBdr>
    </w:div>
    <w:div w:id="1878657346">
      <w:bodyDiv w:val="1"/>
      <w:marLeft w:val="0"/>
      <w:marRight w:val="0"/>
      <w:marTop w:val="0"/>
      <w:marBottom w:val="0"/>
      <w:divBdr>
        <w:top w:val="none" w:sz="0" w:space="0" w:color="auto"/>
        <w:left w:val="none" w:sz="0" w:space="0" w:color="auto"/>
        <w:bottom w:val="none" w:sz="0" w:space="0" w:color="auto"/>
        <w:right w:val="none" w:sz="0" w:space="0" w:color="auto"/>
      </w:divBdr>
    </w:div>
    <w:div w:id="1878659846">
      <w:bodyDiv w:val="1"/>
      <w:marLeft w:val="0"/>
      <w:marRight w:val="0"/>
      <w:marTop w:val="0"/>
      <w:marBottom w:val="0"/>
      <w:divBdr>
        <w:top w:val="none" w:sz="0" w:space="0" w:color="auto"/>
        <w:left w:val="none" w:sz="0" w:space="0" w:color="auto"/>
        <w:bottom w:val="none" w:sz="0" w:space="0" w:color="auto"/>
        <w:right w:val="none" w:sz="0" w:space="0" w:color="auto"/>
      </w:divBdr>
    </w:div>
    <w:div w:id="1879196891">
      <w:bodyDiv w:val="1"/>
      <w:marLeft w:val="0"/>
      <w:marRight w:val="0"/>
      <w:marTop w:val="0"/>
      <w:marBottom w:val="0"/>
      <w:divBdr>
        <w:top w:val="none" w:sz="0" w:space="0" w:color="auto"/>
        <w:left w:val="none" w:sz="0" w:space="0" w:color="auto"/>
        <w:bottom w:val="none" w:sz="0" w:space="0" w:color="auto"/>
        <w:right w:val="none" w:sz="0" w:space="0" w:color="auto"/>
      </w:divBdr>
    </w:div>
    <w:div w:id="1879245701">
      <w:bodyDiv w:val="1"/>
      <w:marLeft w:val="0"/>
      <w:marRight w:val="0"/>
      <w:marTop w:val="0"/>
      <w:marBottom w:val="0"/>
      <w:divBdr>
        <w:top w:val="none" w:sz="0" w:space="0" w:color="auto"/>
        <w:left w:val="none" w:sz="0" w:space="0" w:color="auto"/>
        <w:bottom w:val="none" w:sz="0" w:space="0" w:color="auto"/>
        <w:right w:val="none" w:sz="0" w:space="0" w:color="auto"/>
      </w:divBdr>
    </w:div>
    <w:div w:id="1879319466">
      <w:bodyDiv w:val="1"/>
      <w:marLeft w:val="0"/>
      <w:marRight w:val="0"/>
      <w:marTop w:val="0"/>
      <w:marBottom w:val="0"/>
      <w:divBdr>
        <w:top w:val="none" w:sz="0" w:space="0" w:color="auto"/>
        <w:left w:val="none" w:sz="0" w:space="0" w:color="auto"/>
        <w:bottom w:val="none" w:sz="0" w:space="0" w:color="auto"/>
        <w:right w:val="none" w:sz="0" w:space="0" w:color="auto"/>
      </w:divBdr>
    </w:div>
    <w:div w:id="1879392010">
      <w:bodyDiv w:val="1"/>
      <w:marLeft w:val="0"/>
      <w:marRight w:val="0"/>
      <w:marTop w:val="0"/>
      <w:marBottom w:val="0"/>
      <w:divBdr>
        <w:top w:val="none" w:sz="0" w:space="0" w:color="auto"/>
        <w:left w:val="none" w:sz="0" w:space="0" w:color="auto"/>
        <w:bottom w:val="none" w:sz="0" w:space="0" w:color="auto"/>
        <w:right w:val="none" w:sz="0" w:space="0" w:color="auto"/>
      </w:divBdr>
    </w:div>
    <w:div w:id="1879508573">
      <w:bodyDiv w:val="1"/>
      <w:marLeft w:val="0"/>
      <w:marRight w:val="0"/>
      <w:marTop w:val="0"/>
      <w:marBottom w:val="0"/>
      <w:divBdr>
        <w:top w:val="none" w:sz="0" w:space="0" w:color="auto"/>
        <w:left w:val="none" w:sz="0" w:space="0" w:color="auto"/>
        <w:bottom w:val="none" w:sz="0" w:space="0" w:color="auto"/>
        <w:right w:val="none" w:sz="0" w:space="0" w:color="auto"/>
      </w:divBdr>
    </w:div>
    <w:div w:id="1879779358">
      <w:bodyDiv w:val="1"/>
      <w:marLeft w:val="0"/>
      <w:marRight w:val="0"/>
      <w:marTop w:val="0"/>
      <w:marBottom w:val="0"/>
      <w:divBdr>
        <w:top w:val="none" w:sz="0" w:space="0" w:color="auto"/>
        <w:left w:val="none" w:sz="0" w:space="0" w:color="auto"/>
        <w:bottom w:val="none" w:sz="0" w:space="0" w:color="auto"/>
        <w:right w:val="none" w:sz="0" w:space="0" w:color="auto"/>
      </w:divBdr>
    </w:div>
    <w:div w:id="1879850994">
      <w:bodyDiv w:val="1"/>
      <w:marLeft w:val="0"/>
      <w:marRight w:val="0"/>
      <w:marTop w:val="0"/>
      <w:marBottom w:val="0"/>
      <w:divBdr>
        <w:top w:val="none" w:sz="0" w:space="0" w:color="auto"/>
        <w:left w:val="none" w:sz="0" w:space="0" w:color="auto"/>
        <w:bottom w:val="none" w:sz="0" w:space="0" w:color="auto"/>
        <w:right w:val="none" w:sz="0" w:space="0" w:color="auto"/>
      </w:divBdr>
    </w:div>
    <w:div w:id="1879851010">
      <w:bodyDiv w:val="1"/>
      <w:marLeft w:val="0"/>
      <w:marRight w:val="0"/>
      <w:marTop w:val="0"/>
      <w:marBottom w:val="0"/>
      <w:divBdr>
        <w:top w:val="none" w:sz="0" w:space="0" w:color="auto"/>
        <w:left w:val="none" w:sz="0" w:space="0" w:color="auto"/>
        <w:bottom w:val="none" w:sz="0" w:space="0" w:color="auto"/>
        <w:right w:val="none" w:sz="0" w:space="0" w:color="auto"/>
      </w:divBdr>
    </w:div>
    <w:div w:id="1879853451">
      <w:bodyDiv w:val="1"/>
      <w:marLeft w:val="0"/>
      <w:marRight w:val="0"/>
      <w:marTop w:val="0"/>
      <w:marBottom w:val="0"/>
      <w:divBdr>
        <w:top w:val="none" w:sz="0" w:space="0" w:color="auto"/>
        <w:left w:val="none" w:sz="0" w:space="0" w:color="auto"/>
        <w:bottom w:val="none" w:sz="0" w:space="0" w:color="auto"/>
        <w:right w:val="none" w:sz="0" w:space="0" w:color="auto"/>
      </w:divBdr>
    </w:div>
    <w:div w:id="1879970575">
      <w:bodyDiv w:val="1"/>
      <w:marLeft w:val="0"/>
      <w:marRight w:val="0"/>
      <w:marTop w:val="0"/>
      <w:marBottom w:val="0"/>
      <w:divBdr>
        <w:top w:val="none" w:sz="0" w:space="0" w:color="auto"/>
        <w:left w:val="none" w:sz="0" w:space="0" w:color="auto"/>
        <w:bottom w:val="none" w:sz="0" w:space="0" w:color="auto"/>
        <w:right w:val="none" w:sz="0" w:space="0" w:color="auto"/>
      </w:divBdr>
    </w:div>
    <w:div w:id="1880047256">
      <w:bodyDiv w:val="1"/>
      <w:marLeft w:val="0"/>
      <w:marRight w:val="0"/>
      <w:marTop w:val="0"/>
      <w:marBottom w:val="0"/>
      <w:divBdr>
        <w:top w:val="none" w:sz="0" w:space="0" w:color="auto"/>
        <w:left w:val="none" w:sz="0" w:space="0" w:color="auto"/>
        <w:bottom w:val="none" w:sz="0" w:space="0" w:color="auto"/>
        <w:right w:val="none" w:sz="0" w:space="0" w:color="auto"/>
      </w:divBdr>
    </w:div>
    <w:div w:id="1880119938">
      <w:bodyDiv w:val="1"/>
      <w:marLeft w:val="0"/>
      <w:marRight w:val="0"/>
      <w:marTop w:val="0"/>
      <w:marBottom w:val="0"/>
      <w:divBdr>
        <w:top w:val="none" w:sz="0" w:space="0" w:color="auto"/>
        <w:left w:val="none" w:sz="0" w:space="0" w:color="auto"/>
        <w:bottom w:val="none" w:sz="0" w:space="0" w:color="auto"/>
        <w:right w:val="none" w:sz="0" w:space="0" w:color="auto"/>
      </w:divBdr>
    </w:div>
    <w:div w:id="1880163269">
      <w:bodyDiv w:val="1"/>
      <w:marLeft w:val="0"/>
      <w:marRight w:val="0"/>
      <w:marTop w:val="0"/>
      <w:marBottom w:val="0"/>
      <w:divBdr>
        <w:top w:val="none" w:sz="0" w:space="0" w:color="auto"/>
        <w:left w:val="none" w:sz="0" w:space="0" w:color="auto"/>
        <w:bottom w:val="none" w:sz="0" w:space="0" w:color="auto"/>
        <w:right w:val="none" w:sz="0" w:space="0" w:color="auto"/>
      </w:divBdr>
    </w:div>
    <w:div w:id="1881093091">
      <w:bodyDiv w:val="1"/>
      <w:marLeft w:val="0"/>
      <w:marRight w:val="0"/>
      <w:marTop w:val="0"/>
      <w:marBottom w:val="0"/>
      <w:divBdr>
        <w:top w:val="none" w:sz="0" w:space="0" w:color="auto"/>
        <w:left w:val="none" w:sz="0" w:space="0" w:color="auto"/>
        <w:bottom w:val="none" w:sz="0" w:space="0" w:color="auto"/>
        <w:right w:val="none" w:sz="0" w:space="0" w:color="auto"/>
      </w:divBdr>
    </w:div>
    <w:div w:id="1881549346">
      <w:bodyDiv w:val="1"/>
      <w:marLeft w:val="0"/>
      <w:marRight w:val="0"/>
      <w:marTop w:val="0"/>
      <w:marBottom w:val="0"/>
      <w:divBdr>
        <w:top w:val="none" w:sz="0" w:space="0" w:color="auto"/>
        <w:left w:val="none" w:sz="0" w:space="0" w:color="auto"/>
        <w:bottom w:val="none" w:sz="0" w:space="0" w:color="auto"/>
        <w:right w:val="none" w:sz="0" w:space="0" w:color="auto"/>
      </w:divBdr>
    </w:div>
    <w:div w:id="1881554679">
      <w:bodyDiv w:val="1"/>
      <w:marLeft w:val="0"/>
      <w:marRight w:val="0"/>
      <w:marTop w:val="0"/>
      <w:marBottom w:val="0"/>
      <w:divBdr>
        <w:top w:val="none" w:sz="0" w:space="0" w:color="auto"/>
        <w:left w:val="none" w:sz="0" w:space="0" w:color="auto"/>
        <w:bottom w:val="none" w:sz="0" w:space="0" w:color="auto"/>
        <w:right w:val="none" w:sz="0" w:space="0" w:color="auto"/>
      </w:divBdr>
    </w:div>
    <w:div w:id="1881745369">
      <w:bodyDiv w:val="1"/>
      <w:marLeft w:val="0"/>
      <w:marRight w:val="0"/>
      <w:marTop w:val="0"/>
      <w:marBottom w:val="0"/>
      <w:divBdr>
        <w:top w:val="none" w:sz="0" w:space="0" w:color="auto"/>
        <w:left w:val="none" w:sz="0" w:space="0" w:color="auto"/>
        <w:bottom w:val="none" w:sz="0" w:space="0" w:color="auto"/>
        <w:right w:val="none" w:sz="0" w:space="0" w:color="auto"/>
      </w:divBdr>
    </w:div>
    <w:div w:id="1881821308">
      <w:bodyDiv w:val="1"/>
      <w:marLeft w:val="0"/>
      <w:marRight w:val="0"/>
      <w:marTop w:val="0"/>
      <w:marBottom w:val="0"/>
      <w:divBdr>
        <w:top w:val="none" w:sz="0" w:space="0" w:color="auto"/>
        <w:left w:val="none" w:sz="0" w:space="0" w:color="auto"/>
        <w:bottom w:val="none" w:sz="0" w:space="0" w:color="auto"/>
        <w:right w:val="none" w:sz="0" w:space="0" w:color="auto"/>
      </w:divBdr>
    </w:div>
    <w:div w:id="1882204178">
      <w:bodyDiv w:val="1"/>
      <w:marLeft w:val="0"/>
      <w:marRight w:val="0"/>
      <w:marTop w:val="0"/>
      <w:marBottom w:val="0"/>
      <w:divBdr>
        <w:top w:val="none" w:sz="0" w:space="0" w:color="auto"/>
        <w:left w:val="none" w:sz="0" w:space="0" w:color="auto"/>
        <w:bottom w:val="none" w:sz="0" w:space="0" w:color="auto"/>
        <w:right w:val="none" w:sz="0" w:space="0" w:color="auto"/>
      </w:divBdr>
    </w:div>
    <w:div w:id="1882206158">
      <w:bodyDiv w:val="1"/>
      <w:marLeft w:val="0"/>
      <w:marRight w:val="0"/>
      <w:marTop w:val="0"/>
      <w:marBottom w:val="0"/>
      <w:divBdr>
        <w:top w:val="none" w:sz="0" w:space="0" w:color="auto"/>
        <w:left w:val="none" w:sz="0" w:space="0" w:color="auto"/>
        <w:bottom w:val="none" w:sz="0" w:space="0" w:color="auto"/>
        <w:right w:val="none" w:sz="0" w:space="0" w:color="auto"/>
      </w:divBdr>
    </w:div>
    <w:div w:id="1882207124">
      <w:bodyDiv w:val="1"/>
      <w:marLeft w:val="0"/>
      <w:marRight w:val="0"/>
      <w:marTop w:val="0"/>
      <w:marBottom w:val="0"/>
      <w:divBdr>
        <w:top w:val="none" w:sz="0" w:space="0" w:color="auto"/>
        <w:left w:val="none" w:sz="0" w:space="0" w:color="auto"/>
        <w:bottom w:val="none" w:sz="0" w:space="0" w:color="auto"/>
        <w:right w:val="none" w:sz="0" w:space="0" w:color="auto"/>
      </w:divBdr>
    </w:div>
    <w:div w:id="1882277421">
      <w:bodyDiv w:val="1"/>
      <w:marLeft w:val="0"/>
      <w:marRight w:val="0"/>
      <w:marTop w:val="0"/>
      <w:marBottom w:val="0"/>
      <w:divBdr>
        <w:top w:val="none" w:sz="0" w:space="0" w:color="auto"/>
        <w:left w:val="none" w:sz="0" w:space="0" w:color="auto"/>
        <w:bottom w:val="none" w:sz="0" w:space="0" w:color="auto"/>
        <w:right w:val="none" w:sz="0" w:space="0" w:color="auto"/>
      </w:divBdr>
    </w:div>
    <w:div w:id="1882401433">
      <w:bodyDiv w:val="1"/>
      <w:marLeft w:val="0"/>
      <w:marRight w:val="0"/>
      <w:marTop w:val="0"/>
      <w:marBottom w:val="0"/>
      <w:divBdr>
        <w:top w:val="none" w:sz="0" w:space="0" w:color="auto"/>
        <w:left w:val="none" w:sz="0" w:space="0" w:color="auto"/>
        <w:bottom w:val="none" w:sz="0" w:space="0" w:color="auto"/>
        <w:right w:val="none" w:sz="0" w:space="0" w:color="auto"/>
      </w:divBdr>
    </w:div>
    <w:div w:id="1882554069">
      <w:bodyDiv w:val="1"/>
      <w:marLeft w:val="0"/>
      <w:marRight w:val="0"/>
      <w:marTop w:val="0"/>
      <w:marBottom w:val="0"/>
      <w:divBdr>
        <w:top w:val="none" w:sz="0" w:space="0" w:color="auto"/>
        <w:left w:val="none" w:sz="0" w:space="0" w:color="auto"/>
        <w:bottom w:val="none" w:sz="0" w:space="0" w:color="auto"/>
        <w:right w:val="none" w:sz="0" w:space="0" w:color="auto"/>
      </w:divBdr>
    </w:div>
    <w:div w:id="1882670157">
      <w:bodyDiv w:val="1"/>
      <w:marLeft w:val="0"/>
      <w:marRight w:val="0"/>
      <w:marTop w:val="0"/>
      <w:marBottom w:val="0"/>
      <w:divBdr>
        <w:top w:val="none" w:sz="0" w:space="0" w:color="auto"/>
        <w:left w:val="none" w:sz="0" w:space="0" w:color="auto"/>
        <w:bottom w:val="none" w:sz="0" w:space="0" w:color="auto"/>
        <w:right w:val="none" w:sz="0" w:space="0" w:color="auto"/>
      </w:divBdr>
    </w:div>
    <w:div w:id="1882861203">
      <w:bodyDiv w:val="1"/>
      <w:marLeft w:val="0"/>
      <w:marRight w:val="0"/>
      <w:marTop w:val="0"/>
      <w:marBottom w:val="0"/>
      <w:divBdr>
        <w:top w:val="none" w:sz="0" w:space="0" w:color="auto"/>
        <w:left w:val="none" w:sz="0" w:space="0" w:color="auto"/>
        <w:bottom w:val="none" w:sz="0" w:space="0" w:color="auto"/>
        <w:right w:val="none" w:sz="0" w:space="0" w:color="auto"/>
      </w:divBdr>
    </w:div>
    <w:div w:id="1882982520">
      <w:bodyDiv w:val="1"/>
      <w:marLeft w:val="0"/>
      <w:marRight w:val="0"/>
      <w:marTop w:val="0"/>
      <w:marBottom w:val="0"/>
      <w:divBdr>
        <w:top w:val="none" w:sz="0" w:space="0" w:color="auto"/>
        <w:left w:val="none" w:sz="0" w:space="0" w:color="auto"/>
        <w:bottom w:val="none" w:sz="0" w:space="0" w:color="auto"/>
        <w:right w:val="none" w:sz="0" w:space="0" w:color="auto"/>
      </w:divBdr>
    </w:div>
    <w:div w:id="1883326742">
      <w:bodyDiv w:val="1"/>
      <w:marLeft w:val="0"/>
      <w:marRight w:val="0"/>
      <w:marTop w:val="0"/>
      <w:marBottom w:val="0"/>
      <w:divBdr>
        <w:top w:val="none" w:sz="0" w:space="0" w:color="auto"/>
        <w:left w:val="none" w:sz="0" w:space="0" w:color="auto"/>
        <w:bottom w:val="none" w:sz="0" w:space="0" w:color="auto"/>
        <w:right w:val="none" w:sz="0" w:space="0" w:color="auto"/>
      </w:divBdr>
    </w:div>
    <w:div w:id="1883395798">
      <w:bodyDiv w:val="1"/>
      <w:marLeft w:val="0"/>
      <w:marRight w:val="0"/>
      <w:marTop w:val="0"/>
      <w:marBottom w:val="0"/>
      <w:divBdr>
        <w:top w:val="none" w:sz="0" w:space="0" w:color="auto"/>
        <w:left w:val="none" w:sz="0" w:space="0" w:color="auto"/>
        <w:bottom w:val="none" w:sz="0" w:space="0" w:color="auto"/>
        <w:right w:val="none" w:sz="0" w:space="0" w:color="auto"/>
      </w:divBdr>
    </w:div>
    <w:div w:id="1883442699">
      <w:bodyDiv w:val="1"/>
      <w:marLeft w:val="0"/>
      <w:marRight w:val="0"/>
      <w:marTop w:val="0"/>
      <w:marBottom w:val="0"/>
      <w:divBdr>
        <w:top w:val="none" w:sz="0" w:space="0" w:color="auto"/>
        <w:left w:val="none" w:sz="0" w:space="0" w:color="auto"/>
        <w:bottom w:val="none" w:sz="0" w:space="0" w:color="auto"/>
        <w:right w:val="none" w:sz="0" w:space="0" w:color="auto"/>
      </w:divBdr>
    </w:div>
    <w:div w:id="1883710111">
      <w:bodyDiv w:val="1"/>
      <w:marLeft w:val="0"/>
      <w:marRight w:val="0"/>
      <w:marTop w:val="0"/>
      <w:marBottom w:val="0"/>
      <w:divBdr>
        <w:top w:val="none" w:sz="0" w:space="0" w:color="auto"/>
        <w:left w:val="none" w:sz="0" w:space="0" w:color="auto"/>
        <w:bottom w:val="none" w:sz="0" w:space="0" w:color="auto"/>
        <w:right w:val="none" w:sz="0" w:space="0" w:color="auto"/>
      </w:divBdr>
    </w:div>
    <w:div w:id="1883712639">
      <w:bodyDiv w:val="1"/>
      <w:marLeft w:val="0"/>
      <w:marRight w:val="0"/>
      <w:marTop w:val="0"/>
      <w:marBottom w:val="0"/>
      <w:divBdr>
        <w:top w:val="none" w:sz="0" w:space="0" w:color="auto"/>
        <w:left w:val="none" w:sz="0" w:space="0" w:color="auto"/>
        <w:bottom w:val="none" w:sz="0" w:space="0" w:color="auto"/>
        <w:right w:val="none" w:sz="0" w:space="0" w:color="auto"/>
      </w:divBdr>
    </w:div>
    <w:div w:id="1883978773">
      <w:bodyDiv w:val="1"/>
      <w:marLeft w:val="0"/>
      <w:marRight w:val="0"/>
      <w:marTop w:val="0"/>
      <w:marBottom w:val="0"/>
      <w:divBdr>
        <w:top w:val="none" w:sz="0" w:space="0" w:color="auto"/>
        <w:left w:val="none" w:sz="0" w:space="0" w:color="auto"/>
        <w:bottom w:val="none" w:sz="0" w:space="0" w:color="auto"/>
        <w:right w:val="none" w:sz="0" w:space="0" w:color="auto"/>
      </w:divBdr>
    </w:div>
    <w:div w:id="1883979064">
      <w:bodyDiv w:val="1"/>
      <w:marLeft w:val="0"/>
      <w:marRight w:val="0"/>
      <w:marTop w:val="0"/>
      <w:marBottom w:val="0"/>
      <w:divBdr>
        <w:top w:val="none" w:sz="0" w:space="0" w:color="auto"/>
        <w:left w:val="none" w:sz="0" w:space="0" w:color="auto"/>
        <w:bottom w:val="none" w:sz="0" w:space="0" w:color="auto"/>
        <w:right w:val="none" w:sz="0" w:space="0" w:color="auto"/>
      </w:divBdr>
    </w:div>
    <w:div w:id="1883979995">
      <w:bodyDiv w:val="1"/>
      <w:marLeft w:val="0"/>
      <w:marRight w:val="0"/>
      <w:marTop w:val="0"/>
      <w:marBottom w:val="0"/>
      <w:divBdr>
        <w:top w:val="none" w:sz="0" w:space="0" w:color="auto"/>
        <w:left w:val="none" w:sz="0" w:space="0" w:color="auto"/>
        <w:bottom w:val="none" w:sz="0" w:space="0" w:color="auto"/>
        <w:right w:val="none" w:sz="0" w:space="0" w:color="auto"/>
      </w:divBdr>
    </w:div>
    <w:div w:id="1884126806">
      <w:bodyDiv w:val="1"/>
      <w:marLeft w:val="0"/>
      <w:marRight w:val="0"/>
      <w:marTop w:val="0"/>
      <w:marBottom w:val="0"/>
      <w:divBdr>
        <w:top w:val="none" w:sz="0" w:space="0" w:color="auto"/>
        <w:left w:val="none" w:sz="0" w:space="0" w:color="auto"/>
        <w:bottom w:val="none" w:sz="0" w:space="0" w:color="auto"/>
        <w:right w:val="none" w:sz="0" w:space="0" w:color="auto"/>
      </w:divBdr>
    </w:div>
    <w:div w:id="1884247068">
      <w:bodyDiv w:val="1"/>
      <w:marLeft w:val="0"/>
      <w:marRight w:val="0"/>
      <w:marTop w:val="0"/>
      <w:marBottom w:val="0"/>
      <w:divBdr>
        <w:top w:val="none" w:sz="0" w:space="0" w:color="auto"/>
        <w:left w:val="none" w:sz="0" w:space="0" w:color="auto"/>
        <w:bottom w:val="none" w:sz="0" w:space="0" w:color="auto"/>
        <w:right w:val="none" w:sz="0" w:space="0" w:color="auto"/>
      </w:divBdr>
    </w:div>
    <w:div w:id="1884292895">
      <w:bodyDiv w:val="1"/>
      <w:marLeft w:val="0"/>
      <w:marRight w:val="0"/>
      <w:marTop w:val="0"/>
      <w:marBottom w:val="0"/>
      <w:divBdr>
        <w:top w:val="none" w:sz="0" w:space="0" w:color="auto"/>
        <w:left w:val="none" w:sz="0" w:space="0" w:color="auto"/>
        <w:bottom w:val="none" w:sz="0" w:space="0" w:color="auto"/>
        <w:right w:val="none" w:sz="0" w:space="0" w:color="auto"/>
      </w:divBdr>
    </w:div>
    <w:div w:id="1884905116">
      <w:bodyDiv w:val="1"/>
      <w:marLeft w:val="0"/>
      <w:marRight w:val="0"/>
      <w:marTop w:val="0"/>
      <w:marBottom w:val="0"/>
      <w:divBdr>
        <w:top w:val="none" w:sz="0" w:space="0" w:color="auto"/>
        <w:left w:val="none" w:sz="0" w:space="0" w:color="auto"/>
        <w:bottom w:val="none" w:sz="0" w:space="0" w:color="auto"/>
        <w:right w:val="none" w:sz="0" w:space="0" w:color="auto"/>
      </w:divBdr>
    </w:div>
    <w:div w:id="1885483178">
      <w:bodyDiv w:val="1"/>
      <w:marLeft w:val="0"/>
      <w:marRight w:val="0"/>
      <w:marTop w:val="0"/>
      <w:marBottom w:val="0"/>
      <w:divBdr>
        <w:top w:val="none" w:sz="0" w:space="0" w:color="auto"/>
        <w:left w:val="none" w:sz="0" w:space="0" w:color="auto"/>
        <w:bottom w:val="none" w:sz="0" w:space="0" w:color="auto"/>
        <w:right w:val="none" w:sz="0" w:space="0" w:color="auto"/>
      </w:divBdr>
    </w:div>
    <w:div w:id="1885865255">
      <w:bodyDiv w:val="1"/>
      <w:marLeft w:val="0"/>
      <w:marRight w:val="0"/>
      <w:marTop w:val="0"/>
      <w:marBottom w:val="0"/>
      <w:divBdr>
        <w:top w:val="none" w:sz="0" w:space="0" w:color="auto"/>
        <w:left w:val="none" w:sz="0" w:space="0" w:color="auto"/>
        <w:bottom w:val="none" w:sz="0" w:space="0" w:color="auto"/>
        <w:right w:val="none" w:sz="0" w:space="0" w:color="auto"/>
      </w:divBdr>
    </w:div>
    <w:div w:id="1886061714">
      <w:bodyDiv w:val="1"/>
      <w:marLeft w:val="0"/>
      <w:marRight w:val="0"/>
      <w:marTop w:val="0"/>
      <w:marBottom w:val="0"/>
      <w:divBdr>
        <w:top w:val="none" w:sz="0" w:space="0" w:color="auto"/>
        <w:left w:val="none" w:sz="0" w:space="0" w:color="auto"/>
        <w:bottom w:val="none" w:sz="0" w:space="0" w:color="auto"/>
        <w:right w:val="none" w:sz="0" w:space="0" w:color="auto"/>
      </w:divBdr>
    </w:div>
    <w:div w:id="1886137262">
      <w:bodyDiv w:val="1"/>
      <w:marLeft w:val="0"/>
      <w:marRight w:val="0"/>
      <w:marTop w:val="0"/>
      <w:marBottom w:val="0"/>
      <w:divBdr>
        <w:top w:val="none" w:sz="0" w:space="0" w:color="auto"/>
        <w:left w:val="none" w:sz="0" w:space="0" w:color="auto"/>
        <w:bottom w:val="none" w:sz="0" w:space="0" w:color="auto"/>
        <w:right w:val="none" w:sz="0" w:space="0" w:color="auto"/>
      </w:divBdr>
    </w:div>
    <w:div w:id="1886333104">
      <w:bodyDiv w:val="1"/>
      <w:marLeft w:val="0"/>
      <w:marRight w:val="0"/>
      <w:marTop w:val="0"/>
      <w:marBottom w:val="0"/>
      <w:divBdr>
        <w:top w:val="none" w:sz="0" w:space="0" w:color="auto"/>
        <w:left w:val="none" w:sz="0" w:space="0" w:color="auto"/>
        <w:bottom w:val="none" w:sz="0" w:space="0" w:color="auto"/>
        <w:right w:val="none" w:sz="0" w:space="0" w:color="auto"/>
      </w:divBdr>
    </w:div>
    <w:div w:id="1886597054">
      <w:bodyDiv w:val="1"/>
      <w:marLeft w:val="0"/>
      <w:marRight w:val="0"/>
      <w:marTop w:val="0"/>
      <w:marBottom w:val="0"/>
      <w:divBdr>
        <w:top w:val="none" w:sz="0" w:space="0" w:color="auto"/>
        <w:left w:val="none" w:sz="0" w:space="0" w:color="auto"/>
        <w:bottom w:val="none" w:sz="0" w:space="0" w:color="auto"/>
        <w:right w:val="none" w:sz="0" w:space="0" w:color="auto"/>
      </w:divBdr>
    </w:div>
    <w:div w:id="1886748658">
      <w:bodyDiv w:val="1"/>
      <w:marLeft w:val="0"/>
      <w:marRight w:val="0"/>
      <w:marTop w:val="0"/>
      <w:marBottom w:val="0"/>
      <w:divBdr>
        <w:top w:val="none" w:sz="0" w:space="0" w:color="auto"/>
        <w:left w:val="none" w:sz="0" w:space="0" w:color="auto"/>
        <w:bottom w:val="none" w:sz="0" w:space="0" w:color="auto"/>
        <w:right w:val="none" w:sz="0" w:space="0" w:color="auto"/>
      </w:divBdr>
    </w:div>
    <w:div w:id="1886988002">
      <w:bodyDiv w:val="1"/>
      <w:marLeft w:val="0"/>
      <w:marRight w:val="0"/>
      <w:marTop w:val="0"/>
      <w:marBottom w:val="0"/>
      <w:divBdr>
        <w:top w:val="none" w:sz="0" w:space="0" w:color="auto"/>
        <w:left w:val="none" w:sz="0" w:space="0" w:color="auto"/>
        <w:bottom w:val="none" w:sz="0" w:space="0" w:color="auto"/>
        <w:right w:val="none" w:sz="0" w:space="0" w:color="auto"/>
      </w:divBdr>
    </w:div>
    <w:div w:id="1887326467">
      <w:bodyDiv w:val="1"/>
      <w:marLeft w:val="0"/>
      <w:marRight w:val="0"/>
      <w:marTop w:val="0"/>
      <w:marBottom w:val="0"/>
      <w:divBdr>
        <w:top w:val="none" w:sz="0" w:space="0" w:color="auto"/>
        <w:left w:val="none" w:sz="0" w:space="0" w:color="auto"/>
        <w:bottom w:val="none" w:sz="0" w:space="0" w:color="auto"/>
        <w:right w:val="none" w:sz="0" w:space="0" w:color="auto"/>
      </w:divBdr>
    </w:div>
    <w:div w:id="1887640366">
      <w:bodyDiv w:val="1"/>
      <w:marLeft w:val="0"/>
      <w:marRight w:val="0"/>
      <w:marTop w:val="0"/>
      <w:marBottom w:val="0"/>
      <w:divBdr>
        <w:top w:val="none" w:sz="0" w:space="0" w:color="auto"/>
        <w:left w:val="none" w:sz="0" w:space="0" w:color="auto"/>
        <w:bottom w:val="none" w:sz="0" w:space="0" w:color="auto"/>
        <w:right w:val="none" w:sz="0" w:space="0" w:color="auto"/>
      </w:divBdr>
    </w:div>
    <w:div w:id="1887716763">
      <w:bodyDiv w:val="1"/>
      <w:marLeft w:val="0"/>
      <w:marRight w:val="0"/>
      <w:marTop w:val="0"/>
      <w:marBottom w:val="0"/>
      <w:divBdr>
        <w:top w:val="none" w:sz="0" w:space="0" w:color="auto"/>
        <w:left w:val="none" w:sz="0" w:space="0" w:color="auto"/>
        <w:bottom w:val="none" w:sz="0" w:space="0" w:color="auto"/>
        <w:right w:val="none" w:sz="0" w:space="0" w:color="auto"/>
      </w:divBdr>
    </w:div>
    <w:div w:id="1887908951">
      <w:bodyDiv w:val="1"/>
      <w:marLeft w:val="0"/>
      <w:marRight w:val="0"/>
      <w:marTop w:val="0"/>
      <w:marBottom w:val="0"/>
      <w:divBdr>
        <w:top w:val="none" w:sz="0" w:space="0" w:color="auto"/>
        <w:left w:val="none" w:sz="0" w:space="0" w:color="auto"/>
        <w:bottom w:val="none" w:sz="0" w:space="0" w:color="auto"/>
        <w:right w:val="none" w:sz="0" w:space="0" w:color="auto"/>
      </w:divBdr>
    </w:div>
    <w:div w:id="1887912502">
      <w:bodyDiv w:val="1"/>
      <w:marLeft w:val="0"/>
      <w:marRight w:val="0"/>
      <w:marTop w:val="0"/>
      <w:marBottom w:val="0"/>
      <w:divBdr>
        <w:top w:val="none" w:sz="0" w:space="0" w:color="auto"/>
        <w:left w:val="none" w:sz="0" w:space="0" w:color="auto"/>
        <w:bottom w:val="none" w:sz="0" w:space="0" w:color="auto"/>
        <w:right w:val="none" w:sz="0" w:space="0" w:color="auto"/>
      </w:divBdr>
    </w:div>
    <w:div w:id="1888029666">
      <w:bodyDiv w:val="1"/>
      <w:marLeft w:val="0"/>
      <w:marRight w:val="0"/>
      <w:marTop w:val="0"/>
      <w:marBottom w:val="0"/>
      <w:divBdr>
        <w:top w:val="none" w:sz="0" w:space="0" w:color="auto"/>
        <w:left w:val="none" w:sz="0" w:space="0" w:color="auto"/>
        <w:bottom w:val="none" w:sz="0" w:space="0" w:color="auto"/>
        <w:right w:val="none" w:sz="0" w:space="0" w:color="auto"/>
      </w:divBdr>
    </w:div>
    <w:div w:id="1888443506">
      <w:bodyDiv w:val="1"/>
      <w:marLeft w:val="0"/>
      <w:marRight w:val="0"/>
      <w:marTop w:val="0"/>
      <w:marBottom w:val="0"/>
      <w:divBdr>
        <w:top w:val="none" w:sz="0" w:space="0" w:color="auto"/>
        <w:left w:val="none" w:sz="0" w:space="0" w:color="auto"/>
        <w:bottom w:val="none" w:sz="0" w:space="0" w:color="auto"/>
        <w:right w:val="none" w:sz="0" w:space="0" w:color="auto"/>
      </w:divBdr>
    </w:div>
    <w:div w:id="1888569135">
      <w:bodyDiv w:val="1"/>
      <w:marLeft w:val="0"/>
      <w:marRight w:val="0"/>
      <w:marTop w:val="0"/>
      <w:marBottom w:val="0"/>
      <w:divBdr>
        <w:top w:val="none" w:sz="0" w:space="0" w:color="auto"/>
        <w:left w:val="none" w:sz="0" w:space="0" w:color="auto"/>
        <w:bottom w:val="none" w:sz="0" w:space="0" w:color="auto"/>
        <w:right w:val="none" w:sz="0" w:space="0" w:color="auto"/>
      </w:divBdr>
    </w:div>
    <w:div w:id="1889300045">
      <w:bodyDiv w:val="1"/>
      <w:marLeft w:val="0"/>
      <w:marRight w:val="0"/>
      <w:marTop w:val="0"/>
      <w:marBottom w:val="0"/>
      <w:divBdr>
        <w:top w:val="none" w:sz="0" w:space="0" w:color="auto"/>
        <w:left w:val="none" w:sz="0" w:space="0" w:color="auto"/>
        <w:bottom w:val="none" w:sz="0" w:space="0" w:color="auto"/>
        <w:right w:val="none" w:sz="0" w:space="0" w:color="auto"/>
      </w:divBdr>
    </w:div>
    <w:div w:id="1889416020">
      <w:bodyDiv w:val="1"/>
      <w:marLeft w:val="0"/>
      <w:marRight w:val="0"/>
      <w:marTop w:val="0"/>
      <w:marBottom w:val="0"/>
      <w:divBdr>
        <w:top w:val="none" w:sz="0" w:space="0" w:color="auto"/>
        <w:left w:val="none" w:sz="0" w:space="0" w:color="auto"/>
        <w:bottom w:val="none" w:sz="0" w:space="0" w:color="auto"/>
        <w:right w:val="none" w:sz="0" w:space="0" w:color="auto"/>
      </w:divBdr>
    </w:div>
    <w:div w:id="1889609844">
      <w:bodyDiv w:val="1"/>
      <w:marLeft w:val="0"/>
      <w:marRight w:val="0"/>
      <w:marTop w:val="0"/>
      <w:marBottom w:val="0"/>
      <w:divBdr>
        <w:top w:val="none" w:sz="0" w:space="0" w:color="auto"/>
        <w:left w:val="none" w:sz="0" w:space="0" w:color="auto"/>
        <w:bottom w:val="none" w:sz="0" w:space="0" w:color="auto"/>
        <w:right w:val="none" w:sz="0" w:space="0" w:color="auto"/>
      </w:divBdr>
    </w:div>
    <w:div w:id="1889805198">
      <w:bodyDiv w:val="1"/>
      <w:marLeft w:val="0"/>
      <w:marRight w:val="0"/>
      <w:marTop w:val="0"/>
      <w:marBottom w:val="0"/>
      <w:divBdr>
        <w:top w:val="none" w:sz="0" w:space="0" w:color="auto"/>
        <w:left w:val="none" w:sz="0" w:space="0" w:color="auto"/>
        <w:bottom w:val="none" w:sz="0" w:space="0" w:color="auto"/>
        <w:right w:val="none" w:sz="0" w:space="0" w:color="auto"/>
      </w:divBdr>
    </w:div>
    <w:div w:id="1889954700">
      <w:bodyDiv w:val="1"/>
      <w:marLeft w:val="0"/>
      <w:marRight w:val="0"/>
      <w:marTop w:val="0"/>
      <w:marBottom w:val="0"/>
      <w:divBdr>
        <w:top w:val="none" w:sz="0" w:space="0" w:color="auto"/>
        <w:left w:val="none" w:sz="0" w:space="0" w:color="auto"/>
        <w:bottom w:val="none" w:sz="0" w:space="0" w:color="auto"/>
        <w:right w:val="none" w:sz="0" w:space="0" w:color="auto"/>
      </w:divBdr>
    </w:div>
    <w:div w:id="1890068381">
      <w:bodyDiv w:val="1"/>
      <w:marLeft w:val="0"/>
      <w:marRight w:val="0"/>
      <w:marTop w:val="0"/>
      <w:marBottom w:val="0"/>
      <w:divBdr>
        <w:top w:val="none" w:sz="0" w:space="0" w:color="auto"/>
        <w:left w:val="none" w:sz="0" w:space="0" w:color="auto"/>
        <w:bottom w:val="none" w:sz="0" w:space="0" w:color="auto"/>
        <w:right w:val="none" w:sz="0" w:space="0" w:color="auto"/>
      </w:divBdr>
    </w:div>
    <w:div w:id="1890261547">
      <w:bodyDiv w:val="1"/>
      <w:marLeft w:val="0"/>
      <w:marRight w:val="0"/>
      <w:marTop w:val="0"/>
      <w:marBottom w:val="0"/>
      <w:divBdr>
        <w:top w:val="none" w:sz="0" w:space="0" w:color="auto"/>
        <w:left w:val="none" w:sz="0" w:space="0" w:color="auto"/>
        <w:bottom w:val="none" w:sz="0" w:space="0" w:color="auto"/>
        <w:right w:val="none" w:sz="0" w:space="0" w:color="auto"/>
      </w:divBdr>
    </w:div>
    <w:div w:id="1890454649">
      <w:bodyDiv w:val="1"/>
      <w:marLeft w:val="0"/>
      <w:marRight w:val="0"/>
      <w:marTop w:val="0"/>
      <w:marBottom w:val="0"/>
      <w:divBdr>
        <w:top w:val="none" w:sz="0" w:space="0" w:color="auto"/>
        <w:left w:val="none" w:sz="0" w:space="0" w:color="auto"/>
        <w:bottom w:val="none" w:sz="0" w:space="0" w:color="auto"/>
        <w:right w:val="none" w:sz="0" w:space="0" w:color="auto"/>
      </w:divBdr>
    </w:div>
    <w:div w:id="1890876808">
      <w:bodyDiv w:val="1"/>
      <w:marLeft w:val="0"/>
      <w:marRight w:val="0"/>
      <w:marTop w:val="0"/>
      <w:marBottom w:val="0"/>
      <w:divBdr>
        <w:top w:val="none" w:sz="0" w:space="0" w:color="auto"/>
        <w:left w:val="none" w:sz="0" w:space="0" w:color="auto"/>
        <w:bottom w:val="none" w:sz="0" w:space="0" w:color="auto"/>
        <w:right w:val="none" w:sz="0" w:space="0" w:color="auto"/>
      </w:divBdr>
    </w:div>
    <w:div w:id="1891531390">
      <w:bodyDiv w:val="1"/>
      <w:marLeft w:val="0"/>
      <w:marRight w:val="0"/>
      <w:marTop w:val="0"/>
      <w:marBottom w:val="0"/>
      <w:divBdr>
        <w:top w:val="none" w:sz="0" w:space="0" w:color="auto"/>
        <w:left w:val="none" w:sz="0" w:space="0" w:color="auto"/>
        <w:bottom w:val="none" w:sz="0" w:space="0" w:color="auto"/>
        <w:right w:val="none" w:sz="0" w:space="0" w:color="auto"/>
      </w:divBdr>
    </w:div>
    <w:div w:id="1891531703">
      <w:bodyDiv w:val="1"/>
      <w:marLeft w:val="0"/>
      <w:marRight w:val="0"/>
      <w:marTop w:val="0"/>
      <w:marBottom w:val="0"/>
      <w:divBdr>
        <w:top w:val="none" w:sz="0" w:space="0" w:color="auto"/>
        <w:left w:val="none" w:sz="0" w:space="0" w:color="auto"/>
        <w:bottom w:val="none" w:sz="0" w:space="0" w:color="auto"/>
        <w:right w:val="none" w:sz="0" w:space="0" w:color="auto"/>
      </w:divBdr>
    </w:div>
    <w:div w:id="1891763614">
      <w:bodyDiv w:val="1"/>
      <w:marLeft w:val="0"/>
      <w:marRight w:val="0"/>
      <w:marTop w:val="0"/>
      <w:marBottom w:val="0"/>
      <w:divBdr>
        <w:top w:val="none" w:sz="0" w:space="0" w:color="auto"/>
        <w:left w:val="none" w:sz="0" w:space="0" w:color="auto"/>
        <w:bottom w:val="none" w:sz="0" w:space="0" w:color="auto"/>
        <w:right w:val="none" w:sz="0" w:space="0" w:color="auto"/>
      </w:divBdr>
    </w:div>
    <w:div w:id="1891841820">
      <w:bodyDiv w:val="1"/>
      <w:marLeft w:val="0"/>
      <w:marRight w:val="0"/>
      <w:marTop w:val="0"/>
      <w:marBottom w:val="0"/>
      <w:divBdr>
        <w:top w:val="none" w:sz="0" w:space="0" w:color="auto"/>
        <w:left w:val="none" w:sz="0" w:space="0" w:color="auto"/>
        <w:bottom w:val="none" w:sz="0" w:space="0" w:color="auto"/>
        <w:right w:val="none" w:sz="0" w:space="0" w:color="auto"/>
      </w:divBdr>
    </w:div>
    <w:div w:id="1892038064">
      <w:bodyDiv w:val="1"/>
      <w:marLeft w:val="0"/>
      <w:marRight w:val="0"/>
      <w:marTop w:val="0"/>
      <w:marBottom w:val="0"/>
      <w:divBdr>
        <w:top w:val="none" w:sz="0" w:space="0" w:color="auto"/>
        <w:left w:val="none" w:sz="0" w:space="0" w:color="auto"/>
        <w:bottom w:val="none" w:sz="0" w:space="0" w:color="auto"/>
        <w:right w:val="none" w:sz="0" w:space="0" w:color="auto"/>
      </w:divBdr>
    </w:div>
    <w:div w:id="1892300212">
      <w:bodyDiv w:val="1"/>
      <w:marLeft w:val="0"/>
      <w:marRight w:val="0"/>
      <w:marTop w:val="0"/>
      <w:marBottom w:val="0"/>
      <w:divBdr>
        <w:top w:val="none" w:sz="0" w:space="0" w:color="auto"/>
        <w:left w:val="none" w:sz="0" w:space="0" w:color="auto"/>
        <w:bottom w:val="none" w:sz="0" w:space="0" w:color="auto"/>
        <w:right w:val="none" w:sz="0" w:space="0" w:color="auto"/>
      </w:divBdr>
    </w:div>
    <w:div w:id="1892498340">
      <w:bodyDiv w:val="1"/>
      <w:marLeft w:val="0"/>
      <w:marRight w:val="0"/>
      <w:marTop w:val="0"/>
      <w:marBottom w:val="0"/>
      <w:divBdr>
        <w:top w:val="none" w:sz="0" w:space="0" w:color="auto"/>
        <w:left w:val="none" w:sz="0" w:space="0" w:color="auto"/>
        <w:bottom w:val="none" w:sz="0" w:space="0" w:color="auto"/>
        <w:right w:val="none" w:sz="0" w:space="0" w:color="auto"/>
      </w:divBdr>
    </w:div>
    <w:div w:id="1892643834">
      <w:bodyDiv w:val="1"/>
      <w:marLeft w:val="0"/>
      <w:marRight w:val="0"/>
      <w:marTop w:val="0"/>
      <w:marBottom w:val="0"/>
      <w:divBdr>
        <w:top w:val="none" w:sz="0" w:space="0" w:color="auto"/>
        <w:left w:val="none" w:sz="0" w:space="0" w:color="auto"/>
        <w:bottom w:val="none" w:sz="0" w:space="0" w:color="auto"/>
        <w:right w:val="none" w:sz="0" w:space="0" w:color="auto"/>
      </w:divBdr>
    </w:div>
    <w:div w:id="1892885565">
      <w:bodyDiv w:val="1"/>
      <w:marLeft w:val="0"/>
      <w:marRight w:val="0"/>
      <w:marTop w:val="0"/>
      <w:marBottom w:val="0"/>
      <w:divBdr>
        <w:top w:val="none" w:sz="0" w:space="0" w:color="auto"/>
        <w:left w:val="none" w:sz="0" w:space="0" w:color="auto"/>
        <w:bottom w:val="none" w:sz="0" w:space="0" w:color="auto"/>
        <w:right w:val="none" w:sz="0" w:space="0" w:color="auto"/>
      </w:divBdr>
    </w:div>
    <w:div w:id="1892962164">
      <w:bodyDiv w:val="1"/>
      <w:marLeft w:val="0"/>
      <w:marRight w:val="0"/>
      <w:marTop w:val="0"/>
      <w:marBottom w:val="0"/>
      <w:divBdr>
        <w:top w:val="none" w:sz="0" w:space="0" w:color="auto"/>
        <w:left w:val="none" w:sz="0" w:space="0" w:color="auto"/>
        <w:bottom w:val="none" w:sz="0" w:space="0" w:color="auto"/>
        <w:right w:val="none" w:sz="0" w:space="0" w:color="auto"/>
      </w:divBdr>
    </w:div>
    <w:div w:id="1893229464">
      <w:bodyDiv w:val="1"/>
      <w:marLeft w:val="0"/>
      <w:marRight w:val="0"/>
      <w:marTop w:val="0"/>
      <w:marBottom w:val="0"/>
      <w:divBdr>
        <w:top w:val="none" w:sz="0" w:space="0" w:color="auto"/>
        <w:left w:val="none" w:sz="0" w:space="0" w:color="auto"/>
        <w:bottom w:val="none" w:sz="0" w:space="0" w:color="auto"/>
        <w:right w:val="none" w:sz="0" w:space="0" w:color="auto"/>
      </w:divBdr>
    </w:div>
    <w:div w:id="1893468787">
      <w:bodyDiv w:val="1"/>
      <w:marLeft w:val="0"/>
      <w:marRight w:val="0"/>
      <w:marTop w:val="0"/>
      <w:marBottom w:val="0"/>
      <w:divBdr>
        <w:top w:val="none" w:sz="0" w:space="0" w:color="auto"/>
        <w:left w:val="none" w:sz="0" w:space="0" w:color="auto"/>
        <w:bottom w:val="none" w:sz="0" w:space="0" w:color="auto"/>
        <w:right w:val="none" w:sz="0" w:space="0" w:color="auto"/>
      </w:divBdr>
    </w:div>
    <w:div w:id="1893495697">
      <w:bodyDiv w:val="1"/>
      <w:marLeft w:val="0"/>
      <w:marRight w:val="0"/>
      <w:marTop w:val="0"/>
      <w:marBottom w:val="0"/>
      <w:divBdr>
        <w:top w:val="none" w:sz="0" w:space="0" w:color="auto"/>
        <w:left w:val="none" w:sz="0" w:space="0" w:color="auto"/>
        <w:bottom w:val="none" w:sz="0" w:space="0" w:color="auto"/>
        <w:right w:val="none" w:sz="0" w:space="0" w:color="auto"/>
      </w:divBdr>
    </w:div>
    <w:div w:id="1893538745">
      <w:bodyDiv w:val="1"/>
      <w:marLeft w:val="0"/>
      <w:marRight w:val="0"/>
      <w:marTop w:val="0"/>
      <w:marBottom w:val="0"/>
      <w:divBdr>
        <w:top w:val="none" w:sz="0" w:space="0" w:color="auto"/>
        <w:left w:val="none" w:sz="0" w:space="0" w:color="auto"/>
        <w:bottom w:val="none" w:sz="0" w:space="0" w:color="auto"/>
        <w:right w:val="none" w:sz="0" w:space="0" w:color="auto"/>
      </w:divBdr>
    </w:div>
    <w:div w:id="1893617430">
      <w:bodyDiv w:val="1"/>
      <w:marLeft w:val="0"/>
      <w:marRight w:val="0"/>
      <w:marTop w:val="0"/>
      <w:marBottom w:val="0"/>
      <w:divBdr>
        <w:top w:val="none" w:sz="0" w:space="0" w:color="auto"/>
        <w:left w:val="none" w:sz="0" w:space="0" w:color="auto"/>
        <w:bottom w:val="none" w:sz="0" w:space="0" w:color="auto"/>
        <w:right w:val="none" w:sz="0" w:space="0" w:color="auto"/>
      </w:divBdr>
    </w:div>
    <w:div w:id="1893957311">
      <w:bodyDiv w:val="1"/>
      <w:marLeft w:val="0"/>
      <w:marRight w:val="0"/>
      <w:marTop w:val="0"/>
      <w:marBottom w:val="0"/>
      <w:divBdr>
        <w:top w:val="none" w:sz="0" w:space="0" w:color="auto"/>
        <w:left w:val="none" w:sz="0" w:space="0" w:color="auto"/>
        <w:bottom w:val="none" w:sz="0" w:space="0" w:color="auto"/>
        <w:right w:val="none" w:sz="0" w:space="0" w:color="auto"/>
      </w:divBdr>
    </w:div>
    <w:div w:id="1894076546">
      <w:bodyDiv w:val="1"/>
      <w:marLeft w:val="0"/>
      <w:marRight w:val="0"/>
      <w:marTop w:val="0"/>
      <w:marBottom w:val="0"/>
      <w:divBdr>
        <w:top w:val="none" w:sz="0" w:space="0" w:color="auto"/>
        <w:left w:val="none" w:sz="0" w:space="0" w:color="auto"/>
        <w:bottom w:val="none" w:sz="0" w:space="0" w:color="auto"/>
        <w:right w:val="none" w:sz="0" w:space="0" w:color="auto"/>
      </w:divBdr>
    </w:div>
    <w:div w:id="1894193616">
      <w:bodyDiv w:val="1"/>
      <w:marLeft w:val="0"/>
      <w:marRight w:val="0"/>
      <w:marTop w:val="0"/>
      <w:marBottom w:val="0"/>
      <w:divBdr>
        <w:top w:val="none" w:sz="0" w:space="0" w:color="auto"/>
        <w:left w:val="none" w:sz="0" w:space="0" w:color="auto"/>
        <w:bottom w:val="none" w:sz="0" w:space="0" w:color="auto"/>
        <w:right w:val="none" w:sz="0" w:space="0" w:color="auto"/>
      </w:divBdr>
    </w:div>
    <w:div w:id="1894464029">
      <w:bodyDiv w:val="1"/>
      <w:marLeft w:val="0"/>
      <w:marRight w:val="0"/>
      <w:marTop w:val="0"/>
      <w:marBottom w:val="0"/>
      <w:divBdr>
        <w:top w:val="none" w:sz="0" w:space="0" w:color="auto"/>
        <w:left w:val="none" w:sz="0" w:space="0" w:color="auto"/>
        <w:bottom w:val="none" w:sz="0" w:space="0" w:color="auto"/>
        <w:right w:val="none" w:sz="0" w:space="0" w:color="auto"/>
      </w:divBdr>
    </w:div>
    <w:div w:id="1894853923">
      <w:bodyDiv w:val="1"/>
      <w:marLeft w:val="0"/>
      <w:marRight w:val="0"/>
      <w:marTop w:val="0"/>
      <w:marBottom w:val="0"/>
      <w:divBdr>
        <w:top w:val="none" w:sz="0" w:space="0" w:color="auto"/>
        <w:left w:val="none" w:sz="0" w:space="0" w:color="auto"/>
        <w:bottom w:val="none" w:sz="0" w:space="0" w:color="auto"/>
        <w:right w:val="none" w:sz="0" w:space="0" w:color="auto"/>
      </w:divBdr>
    </w:div>
    <w:div w:id="1895192938">
      <w:bodyDiv w:val="1"/>
      <w:marLeft w:val="0"/>
      <w:marRight w:val="0"/>
      <w:marTop w:val="0"/>
      <w:marBottom w:val="0"/>
      <w:divBdr>
        <w:top w:val="none" w:sz="0" w:space="0" w:color="auto"/>
        <w:left w:val="none" w:sz="0" w:space="0" w:color="auto"/>
        <w:bottom w:val="none" w:sz="0" w:space="0" w:color="auto"/>
        <w:right w:val="none" w:sz="0" w:space="0" w:color="auto"/>
      </w:divBdr>
    </w:div>
    <w:div w:id="1895315504">
      <w:bodyDiv w:val="1"/>
      <w:marLeft w:val="0"/>
      <w:marRight w:val="0"/>
      <w:marTop w:val="0"/>
      <w:marBottom w:val="0"/>
      <w:divBdr>
        <w:top w:val="none" w:sz="0" w:space="0" w:color="auto"/>
        <w:left w:val="none" w:sz="0" w:space="0" w:color="auto"/>
        <w:bottom w:val="none" w:sz="0" w:space="0" w:color="auto"/>
        <w:right w:val="none" w:sz="0" w:space="0" w:color="auto"/>
      </w:divBdr>
    </w:div>
    <w:div w:id="1895459730">
      <w:bodyDiv w:val="1"/>
      <w:marLeft w:val="0"/>
      <w:marRight w:val="0"/>
      <w:marTop w:val="0"/>
      <w:marBottom w:val="0"/>
      <w:divBdr>
        <w:top w:val="none" w:sz="0" w:space="0" w:color="auto"/>
        <w:left w:val="none" w:sz="0" w:space="0" w:color="auto"/>
        <w:bottom w:val="none" w:sz="0" w:space="0" w:color="auto"/>
        <w:right w:val="none" w:sz="0" w:space="0" w:color="auto"/>
      </w:divBdr>
    </w:div>
    <w:div w:id="1895581518">
      <w:bodyDiv w:val="1"/>
      <w:marLeft w:val="0"/>
      <w:marRight w:val="0"/>
      <w:marTop w:val="0"/>
      <w:marBottom w:val="0"/>
      <w:divBdr>
        <w:top w:val="none" w:sz="0" w:space="0" w:color="auto"/>
        <w:left w:val="none" w:sz="0" w:space="0" w:color="auto"/>
        <w:bottom w:val="none" w:sz="0" w:space="0" w:color="auto"/>
        <w:right w:val="none" w:sz="0" w:space="0" w:color="auto"/>
      </w:divBdr>
    </w:div>
    <w:div w:id="1895581729">
      <w:bodyDiv w:val="1"/>
      <w:marLeft w:val="0"/>
      <w:marRight w:val="0"/>
      <w:marTop w:val="0"/>
      <w:marBottom w:val="0"/>
      <w:divBdr>
        <w:top w:val="none" w:sz="0" w:space="0" w:color="auto"/>
        <w:left w:val="none" w:sz="0" w:space="0" w:color="auto"/>
        <w:bottom w:val="none" w:sz="0" w:space="0" w:color="auto"/>
        <w:right w:val="none" w:sz="0" w:space="0" w:color="auto"/>
      </w:divBdr>
    </w:div>
    <w:div w:id="1895964169">
      <w:bodyDiv w:val="1"/>
      <w:marLeft w:val="0"/>
      <w:marRight w:val="0"/>
      <w:marTop w:val="0"/>
      <w:marBottom w:val="0"/>
      <w:divBdr>
        <w:top w:val="none" w:sz="0" w:space="0" w:color="auto"/>
        <w:left w:val="none" w:sz="0" w:space="0" w:color="auto"/>
        <w:bottom w:val="none" w:sz="0" w:space="0" w:color="auto"/>
        <w:right w:val="none" w:sz="0" w:space="0" w:color="auto"/>
      </w:divBdr>
    </w:div>
    <w:div w:id="1896161633">
      <w:bodyDiv w:val="1"/>
      <w:marLeft w:val="0"/>
      <w:marRight w:val="0"/>
      <w:marTop w:val="0"/>
      <w:marBottom w:val="0"/>
      <w:divBdr>
        <w:top w:val="none" w:sz="0" w:space="0" w:color="auto"/>
        <w:left w:val="none" w:sz="0" w:space="0" w:color="auto"/>
        <w:bottom w:val="none" w:sz="0" w:space="0" w:color="auto"/>
        <w:right w:val="none" w:sz="0" w:space="0" w:color="auto"/>
      </w:divBdr>
    </w:div>
    <w:div w:id="1896968498">
      <w:bodyDiv w:val="1"/>
      <w:marLeft w:val="0"/>
      <w:marRight w:val="0"/>
      <w:marTop w:val="0"/>
      <w:marBottom w:val="0"/>
      <w:divBdr>
        <w:top w:val="none" w:sz="0" w:space="0" w:color="auto"/>
        <w:left w:val="none" w:sz="0" w:space="0" w:color="auto"/>
        <w:bottom w:val="none" w:sz="0" w:space="0" w:color="auto"/>
        <w:right w:val="none" w:sz="0" w:space="0" w:color="auto"/>
      </w:divBdr>
    </w:div>
    <w:div w:id="1897008765">
      <w:bodyDiv w:val="1"/>
      <w:marLeft w:val="0"/>
      <w:marRight w:val="0"/>
      <w:marTop w:val="0"/>
      <w:marBottom w:val="0"/>
      <w:divBdr>
        <w:top w:val="none" w:sz="0" w:space="0" w:color="auto"/>
        <w:left w:val="none" w:sz="0" w:space="0" w:color="auto"/>
        <w:bottom w:val="none" w:sz="0" w:space="0" w:color="auto"/>
        <w:right w:val="none" w:sz="0" w:space="0" w:color="auto"/>
      </w:divBdr>
    </w:div>
    <w:div w:id="1897082855">
      <w:bodyDiv w:val="1"/>
      <w:marLeft w:val="0"/>
      <w:marRight w:val="0"/>
      <w:marTop w:val="0"/>
      <w:marBottom w:val="0"/>
      <w:divBdr>
        <w:top w:val="none" w:sz="0" w:space="0" w:color="auto"/>
        <w:left w:val="none" w:sz="0" w:space="0" w:color="auto"/>
        <w:bottom w:val="none" w:sz="0" w:space="0" w:color="auto"/>
        <w:right w:val="none" w:sz="0" w:space="0" w:color="auto"/>
      </w:divBdr>
    </w:div>
    <w:div w:id="1897083969">
      <w:bodyDiv w:val="1"/>
      <w:marLeft w:val="0"/>
      <w:marRight w:val="0"/>
      <w:marTop w:val="0"/>
      <w:marBottom w:val="0"/>
      <w:divBdr>
        <w:top w:val="none" w:sz="0" w:space="0" w:color="auto"/>
        <w:left w:val="none" w:sz="0" w:space="0" w:color="auto"/>
        <w:bottom w:val="none" w:sz="0" w:space="0" w:color="auto"/>
        <w:right w:val="none" w:sz="0" w:space="0" w:color="auto"/>
      </w:divBdr>
    </w:div>
    <w:div w:id="1897160592">
      <w:bodyDiv w:val="1"/>
      <w:marLeft w:val="0"/>
      <w:marRight w:val="0"/>
      <w:marTop w:val="0"/>
      <w:marBottom w:val="0"/>
      <w:divBdr>
        <w:top w:val="none" w:sz="0" w:space="0" w:color="auto"/>
        <w:left w:val="none" w:sz="0" w:space="0" w:color="auto"/>
        <w:bottom w:val="none" w:sz="0" w:space="0" w:color="auto"/>
        <w:right w:val="none" w:sz="0" w:space="0" w:color="auto"/>
      </w:divBdr>
    </w:div>
    <w:div w:id="1897546063">
      <w:bodyDiv w:val="1"/>
      <w:marLeft w:val="0"/>
      <w:marRight w:val="0"/>
      <w:marTop w:val="0"/>
      <w:marBottom w:val="0"/>
      <w:divBdr>
        <w:top w:val="none" w:sz="0" w:space="0" w:color="auto"/>
        <w:left w:val="none" w:sz="0" w:space="0" w:color="auto"/>
        <w:bottom w:val="none" w:sz="0" w:space="0" w:color="auto"/>
        <w:right w:val="none" w:sz="0" w:space="0" w:color="auto"/>
      </w:divBdr>
    </w:div>
    <w:div w:id="1897931220">
      <w:bodyDiv w:val="1"/>
      <w:marLeft w:val="0"/>
      <w:marRight w:val="0"/>
      <w:marTop w:val="0"/>
      <w:marBottom w:val="0"/>
      <w:divBdr>
        <w:top w:val="none" w:sz="0" w:space="0" w:color="auto"/>
        <w:left w:val="none" w:sz="0" w:space="0" w:color="auto"/>
        <w:bottom w:val="none" w:sz="0" w:space="0" w:color="auto"/>
        <w:right w:val="none" w:sz="0" w:space="0" w:color="auto"/>
      </w:divBdr>
    </w:div>
    <w:div w:id="1898012405">
      <w:bodyDiv w:val="1"/>
      <w:marLeft w:val="0"/>
      <w:marRight w:val="0"/>
      <w:marTop w:val="0"/>
      <w:marBottom w:val="0"/>
      <w:divBdr>
        <w:top w:val="none" w:sz="0" w:space="0" w:color="auto"/>
        <w:left w:val="none" w:sz="0" w:space="0" w:color="auto"/>
        <w:bottom w:val="none" w:sz="0" w:space="0" w:color="auto"/>
        <w:right w:val="none" w:sz="0" w:space="0" w:color="auto"/>
      </w:divBdr>
    </w:div>
    <w:div w:id="1898122770">
      <w:bodyDiv w:val="1"/>
      <w:marLeft w:val="0"/>
      <w:marRight w:val="0"/>
      <w:marTop w:val="0"/>
      <w:marBottom w:val="0"/>
      <w:divBdr>
        <w:top w:val="none" w:sz="0" w:space="0" w:color="auto"/>
        <w:left w:val="none" w:sz="0" w:space="0" w:color="auto"/>
        <w:bottom w:val="none" w:sz="0" w:space="0" w:color="auto"/>
        <w:right w:val="none" w:sz="0" w:space="0" w:color="auto"/>
      </w:divBdr>
    </w:div>
    <w:div w:id="1898130659">
      <w:bodyDiv w:val="1"/>
      <w:marLeft w:val="0"/>
      <w:marRight w:val="0"/>
      <w:marTop w:val="0"/>
      <w:marBottom w:val="0"/>
      <w:divBdr>
        <w:top w:val="none" w:sz="0" w:space="0" w:color="auto"/>
        <w:left w:val="none" w:sz="0" w:space="0" w:color="auto"/>
        <w:bottom w:val="none" w:sz="0" w:space="0" w:color="auto"/>
        <w:right w:val="none" w:sz="0" w:space="0" w:color="auto"/>
      </w:divBdr>
    </w:div>
    <w:div w:id="1898397638">
      <w:bodyDiv w:val="1"/>
      <w:marLeft w:val="0"/>
      <w:marRight w:val="0"/>
      <w:marTop w:val="0"/>
      <w:marBottom w:val="0"/>
      <w:divBdr>
        <w:top w:val="none" w:sz="0" w:space="0" w:color="auto"/>
        <w:left w:val="none" w:sz="0" w:space="0" w:color="auto"/>
        <w:bottom w:val="none" w:sz="0" w:space="0" w:color="auto"/>
        <w:right w:val="none" w:sz="0" w:space="0" w:color="auto"/>
      </w:divBdr>
    </w:div>
    <w:div w:id="1898666438">
      <w:bodyDiv w:val="1"/>
      <w:marLeft w:val="0"/>
      <w:marRight w:val="0"/>
      <w:marTop w:val="0"/>
      <w:marBottom w:val="0"/>
      <w:divBdr>
        <w:top w:val="none" w:sz="0" w:space="0" w:color="auto"/>
        <w:left w:val="none" w:sz="0" w:space="0" w:color="auto"/>
        <w:bottom w:val="none" w:sz="0" w:space="0" w:color="auto"/>
        <w:right w:val="none" w:sz="0" w:space="0" w:color="auto"/>
      </w:divBdr>
    </w:div>
    <w:div w:id="1898735366">
      <w:bodyDiv w:val="1"/>
      <w:marLeft w:val="0"/>
      <w:marRight w:val="0"/>
      <w:marTop w:val="0"/>
      <w:marBottom w:val="0"/>
      <w:divBdr>
        <w:top w:val="none" w:sz="0" w:space="0" w:color="auto"/>
        <w:left w:val="none" w:sz="0" w:space="0" w:color="auto"/>
        <w:bottom w:val="none" w:sz="0" w:space="0" w:color="auto"/>
        <w:right w:val="none" w:sz="0" w:space="0" w:color="auto"/>
      </w:divBdr>
    </w:div>
    <w:div w:id="1898933724">
      <w:bodyDiv w:val="1"/>
      <w:marLeft w:val="0"/>
      <w:marRight w:val="0"/>
      <w:marTop w:val="0"/>
      <w:marBottom w:val="0"/>
      <w:divBdr>
        <w:top w:val="none" w:sz="0" w:space="0" w:color="auto"/>
        <w:left w:val="none" w:sz="0" w:space="0" w:color="auto"/>
        <w:bottom w:val="none" w:sz="0" w:space="0" w:color="auto"/>
        <w:right w:val="none" w:sz="0" w:space="0" w:color="auto"/>
      </w:divBdr>
    </w:div>
    <w:div w:id="1899171220">
      <w:bodyDiv w:val="1"/>
      <w:marLeft w:val="0"/>
      <w:marRight w:val="0"/>
      <w:marTop w:val="0"/>
      <w:marBottom w:val="0"/>
      <w:divBdr>
        <w:top w:val="none" w:sz="0" w:space="0" w:color="auto"/>
        <w:left w:val="none" w:sz="0" w:space="0" w:color="auto"/>
        <w:bottom w:val="none" w:sz="0" w:space="0" w:color="auto"/>
        <w:right w:val="none" w:sz="0" w:space="0" w:color="auto"/>
      </w:divBdr>
    </w:div>
    <w:div w:id="1899317859">
      <w:bodyDiv w:val="1"/>
      <w:marLeft w:val="0"/>
      <w:marRight w:val="0"/>
      <w:marTop w:val="0"/>
      <w:marBottom w:val="0"/>
      <w:divBdr>
        <w:top w:val="none" w:sz="0" w:space="0" w:color="auto"/>
        <w:left w:val="none" w:sz="0" w:space="0" w:color="auto"/>
        <w:bottom w:val="none" w:sz="0" w:space="0" w:color="auto"/>
        <w:right w:val="none" w:sz="0" w:space="0" w:color="auto"/>
      </w:divBdr>
    </w:div>
    <w:div w:id="1899588068">
      <w:bodyDiv w:val="1"/>
      <w:marLeft w:val="0"/>
      <w:marRight w:val="0"/>
      <w:marTop w:val="0"/>
      <w:marBottom w:val="0"/>
      <w:divBdr>
        <w:top w:val="none" w:sz="0" w:space="0" w:color="auto"/>
        <w:left w:val="none" w:sz="0" w:space="0" w:color="auto"/>
        <w:bottom w:val="none" w:sz="0" w:space="0" w:color="auto"/>
        <w:right w:val="none" w:sz="0" w:space="0" w:color="auto"/>
      </w:divBdr>
    </w:div>
    <w:div w:id="1899700893">
      <w:bodyDiv w:val="1"/>
      <w:marLeft w:val="0"/>
      <w:marRight w:val="0"/>
      <w:marTop w:val="0"/>
      <w:marBottom w:val="0"/>
      <w:divBdr>
        <w:top w:val="none" w:sz="0" w:space="0" w:color="auto"/>
        <w:left w:val="none" w:sz="0" w:space="0" w:color="auto"/>
        <w:bottom w:val="none" w:sz="0" w:space="0" w:color="auto"/>
        <w:right w:val="none" w:sz="0" w:space="0" w:color="auto"/>
      </w:divBdr>
    </w:div>
    <w:div w:id="1899779834">
      <w:bodyDiv w:val="1"/>
      <w:marLeft w:val="0"/>
      <w:marRight w:val="0"/>
      <w:marTop w:val="0"/>
      <w:marBottom w:val="0"/>
      <w:divBdr>
        <w:top w:val="none" w:sz="0" w:space="0" w:color="auto"/>
        <w:left w:val="none" w:sz="0" w:space="0" w:color="auto"/>
        <w:bottom w:val="none" w:sz="0" w:space="0" w:color="auto"/>
        <w:right w:val="none" w:sz="0" w:space="0" w:color="auto"/>
      </w:divBdr>
    </w:div>
    <w:div w:id="1900095108">
      <w:bodyDiv w:val="1"/>
      <w:marLeft w:val="0"/>
      <w:marRight w:val="0"/>
      <w:marTop w:val="0"/>
      <w:marBottom w:val="0"/>
      <w:divBdr>
        <w:top w:val="none" w:sz="0" w:space="0" w:color="auto"/>
        <w:left w:val="none" w:sz="0" w:space="0" w:color="auto"/>
        <w:bottom w:val="none" w:sz="0" w:space="0" w:color="auto"/>
        <w:right w:val="none" w:sz="0" w:space="0" w:color="auto"/>
      </w:divBdr>
    </w:div>
    <w:div w:id="1900166841">
      <w:bodyDiv w:val="1"/>
      <w:marLeft w:val="0"/>
      <w:marRight w:val="0"/>
      <w:marTop w:val="0"/>
      <w:marBottom w:val="0"/>
      <w:divBdr>
        <w:top w:val="none" w:sz="0" w:space="0" w:color="auto"/>
        <w:left w:val="none" w:sz="0" w:space="0" w:color="auto"/>
        <w:bottom w:val="none" w:sz="0" w:space="0" w:color="auto"/>
        <w:right w:val="none" w:sz="0" w:space="0" w:color="auto"/>
      </w:divBdr>
    </w:div>
    <w:div w:id="1900363381">
      <w:bodyDiv w:val="1"/>
      <w:marLeft w:val="0"/>
      <w:marRight w:val="0"/>
      <w:marTop w:val="0"/>
      <w:marBottom w:val="0"/>
      <w:divBdr>
        <w:top w:val="none" w:sz="0" w:space="0" w:color="auto"/>
        <w:left w:val="none" w:sz="0" w:space="0" w:color="auto"/>
        <w:bottom w:val="none" w:sz="0" w:space="0" w:color="auto"/>
        <w:right w:val="none" w:sz="0" w:space="0" w:color="auto"/>
      </w:divBdr>
    </w:div>
    <w:div w:id="1900676610">
      <w:bodyDiv w:val="1"/>
      <w:marLeft w:val="0"/>
      <w:marRight w:val="0"/>
      <w:marTop w:val="0"/>
      <w:marBottom w:val="0"/>
      <w:divBdr>
        <w:top w:val="none" w:sz="0" w:space="0" w:color="auto"/>
        <w:left w:val="none" w:sz="0" w:space="0" w:color="auto"/>
        <w:bottom w:val="none" w:sz="0" w:space="0" w:color="auto"/>
        <w:right w:val="none" w:sz="0" w:space="0" w:color="auto"/>
      </w:divBdr>
    </w:div>
    <w:div w:id="1901281530">
      <w:bodyDiv w:val="1"/>
      <w:marLeft w:val="0"/>
      <w:marRight w:val="0"/>
      <w:marTop w:val="0"/>
      <w:marBottom w:val="0"/>
      <w:divBdr>
        <w:top w:val="none" w:sz="0" w:space="0" w:color="auto"/>
        <w:left w:val="none" w:sz="0" w:space="0" w:color="auto"/>
        <w:bottom w:val="none" w:sz="0" w:space="0" w:color="auto"/>
        <w:right w:val="none" w:sz="0" w:space="0" w:color="auto"/>
      </w:divBdr>
    </w:div>
    <w:div w:id="1901941285">
      <w:bodyDiv w:val="1"/>
      <w:marLeft w:val="0"/>
      <w:marRight w:val="0"/>
      <w:marTop w:val="0"/>
      <w:marBottom w:val="0"/>
      <w:divBdr>
        <w:top w:val="none" w:sz="0" w:space="0" w:color="auto"/>
        <w:left w:val="none" w:sz="0" w:space="0" w:color="auto"/>
        <w:bottom w:val="none" w:sz="0" w:space="0" w:color="auto"/>
        <w:right w:val="none" w:sz="0" w:space="0" w:color="auto"/>
      </w:divBdr>
    </w:div>
    <w:div w:id="1902591863">
      <w:bodyDiv w:val="1"/>
      <w:marLeft w:val="0"/>
      <w:marRight w:val="0"/>
      <w:marTop w:val="0"/>
      <w:marBottom w:val="0"/>
      <w:divBdr>
        <w:top w:val="none" w:sz="0" w:space="0" w:color="auto"/>
        <w:left w:val="none" w:sz="0" w:space="0" w:color="auto"/>
        <w:bottom w:val="none" w:sz="0" w:space="0" w:color="auto"/>
        <w:right w:val="none" w:sz="0" w:space="0" w:color="auto"/>
      </w:divBdr>
    </w:div>
    <w:div w:id="1902669773">
      <w:bodyDiv w:val="1"/>
      <w:marLeft w:val="0"/>
      <w:marRight w:val="0"/>
      <w:marTop w:val="0"/>
      <w:marBottom w:val="0"/>
      <w:divBdr>
        <w:top w:val="none" w:sz="0" w:space="0" w:color="auto"/>
        <w:left w:val="none" w:sz="0" w:space="0" w:color="auto"/>
        <w:bottom w:val="none" w:sz="0" w:space="0" w:color="auto"/>
        <w:right w:val="none" w:sz="0" w:space="0" w:color="auto"/>
      </w:divBdr>
    </w:div>
    <w:div w:id="1902977149">
      <w:bodyDiv w:val="1"/>
      <w:marLeft w:val="0"/>
      <w:marRight w:val="0"/>
      <w:marTop w:val="0"/>
      <w:marBottom w:val="0"/>
      <w:divBdr>
        <w:top w:val="none" w:sz="0" w:space="0" w:color="auto"/>
        <w:left w:val="none" w:sz="0" w:space="0" w:color="auto"/>
        <w:bottom w:val="none" w:sz="0" w:space="0" w:color="auto"/>
        <w:right w:val="none" w:sz="0" w:space="0" w:color="auto"/>
      </w:divBdr>
    </w:div>
    <w:div w:id="1902978063">
      <w:bodyDiv w:val="1"/>
      <w:marLeft w:val="0"/>
      <w:marRight w:val="0"/>
      <w:marTop w:val="0"/>
      <w:marBottom w:val="0"/>
      <w:divBdr>
        <w:top w:val="none" w:sz="0" w:space="0" w:color="auto"/>
        <w:left w:val="none" w:sz="0" w:space="0" w:color="auto"/>
        <w:bottom w:val="none" w:sz="0" w:space="0" w:color="auto"/>
        <w:right w:val="none" w:sz="0" w:space="0" w:color="auto"/>
      </w:divBdr>
    </w:div>
    <w:div w:id="1902980846">
      <w:bodyDiv w:val="1"/>
      <w:marLeft w:val="0"/>
      <w:marRight w:val="0"/>
      <w:marTop w:val="0"/>
      <w:marBottom w:val="0"/>
      <w:divBdr>
        <w:top w:val="none" w:sz="0" w:space="0" w:color="auto"/>
        <w:left w:val="none" w:sz="0" w:space="0" w:color="auto"/>
        <w:bottom w:val="none" w:sz="0" w:space="0" w:color="auto"/>
        <w:right w:val="none" w:sz="0" w:space="0" w:color="auto"/>
      </w:divBdr>
    </w:div>
    <w:div w:id="1903127796">
      <w:bodyDiv w:val="1"/>
      <w:marLeft w:val="0"/>
      <w:marRight w:val="0"/>
      <w:marTop w:val="0"/>
      <w:marBottom w:val="0"/>
      <w:divBdr>
        <w:top w:val="none" w:sz="0" w:space="0" w:color="auto"/>
        <w:left w:val="none" w:sz="0" w:space="0" w:color="auto"/>
        <w:bottom w:val="none" w:sz="0" w:space="0" w:color="auto"/>
        <w:right w:val="none" w:sz="0" w:space="0" w:color="auto"/>
      </w:divBdr>
    </w:div>
    <w:div w:id="1903176399">
      <w:bodyDiv w:val="1"/>
      <w:marLeft w:val="0"/>
      <w:marRight w:val="0"/>
      <w:marTop w:val="0"/>
      <w:marBottom w:val="0"/>
      <w:divBdr>
        <w:top w:val="none" w:sz="0" w:space="0" w:color="auto"/>
        <w:left w:val="none" w:sz="0" w:space="0" w:color="auto"/>
        <w:bottom w:val="none" w:sz="0" w:space="0" w:color="auto"/>
        <w:right w:val="none" w:sz="0" w:space="0" w:color="auto"/>
      </w:divBdr>
    </w:div>
    <w:div w:id="1903558704">
      <w:bodyDiv w:val="1"/>
      <w:marLeft w:val="0"/>
      <w:marRight w:val="0"/>
      <w:marTop w:val="0"/>
      <w:marBottom w:val="0"/>
      <w:divBdr>
        <w:top w:val="none" w:sz="0" w:space="0" w:color="auto"/>
        <w:left w:val="none" w:sz="0" w:space="0" w:color="auto"/>
        <w:bottom w:val="none" w:sz="0" w:space="0" w:color="auto"/>
        <w:right w:val="none" w:sz="0" w:space="0" w:color="auto"/>
      </w:divBdr>
    </w:div>
    <w:div w:id="1903562481">
      <w:bodyDiv w:val="1"/>
      <w:marLeft w:val="0"/>
      <w:marRight w:val="0"/>
      <w:marTop w:val="0"/>
      <w:marBottom w:val="0"/>
      <w:divBdr>
        <w:top w:val="none" w:sz="0" w:space="0" w:color="auto"/>
        <w:left w:val="none" w:sz="0" w:space="0" w:color="auto"/>
        <w:bottom w:val="none" w:sz="0" w:space="0" w:color="auto"/>
        <w:right w:val="none" w:sz="0" w:space="0" w:color="auto"/>
      </w:divBdr>
    </w:div>
    <w:div w:id="1903759595">
      <w:bodyDiv w:val="1"/>
      <w:marLeft w:val="0"/>
      <w:marRight w:val="0"/>
      <w:marTop w:val="0"/>
      <w:marBottom w:val="0"/>
      <w:divBdr>
        <w:top w:val="none" w:sz="0" w:space="0" w:color="auto"/>
        <w:left w:val="none" w:sz="0" w:space="0" w:color="auto"/>
        <w:bottom w:val="none" w:sz="0" w:space="0" w:color="auto"/>
        <w:right w:val="none" w:sz="0" w:space="0" w:color="auto"/>
      </w:divBdr>
    </w:div>
    <w:div w:id="1903785071">
      <w:bodyDiv w:val="1"/>
      <w:marLeft w:val="0"/>
      <w:marRight w:val="0"/>
      <w:marTop w:val="0"/>
      <w:marBottom w:val="0"/>
      <w:divBdr>
        <w:top w:val="none" w:sz="0" w:space="0" w:color="auto"/>
        <w:left w:val="none" w:sz="0" w:space="0" w:color="auto"/>
        <w:bottom w:val="none" w:sz="0" w:space="0" w:color="auto"/>
        <w:right w:val="none" w:sz="0" w:space="0" w:color="auto"/>
      </w:divBdr>
    </w:div>
    <w:div w:id="1904099019">
      <w:bodyDiv w:val="1"/>
      <w:marLeft w:val="0"/>
      <w:marRight w:val="0"/>
      <w:marTop w:val="0"/>
      <w:marBottom w:val="0"/>
      <w:divBdr>
        <w:top w:val="none" w:sz="0" w:space="0" w:color="auto"/>
        <w:left w:val="none" w:sz="0" w:space="0" w:color="auto"/>
        <w:bottom w:val="none" w:sz="0" w:space="0" w:color="auto"/>
        <w:right w:val="none" w:sz="0" w:space="0" w:color="auto"/>
      </w:divBdr>
    </w:div>
    <w:div w:id="1904290277">
      <w:bodyDiv w:val="1"/>
      <w:marLeft w:val="0"/>
      <w:marRight w:val="0"/>
      <w:marTop w:val="0"/>
      <w:marBottom w:val="0"/>
      <w:divBdr>
        <w:top w:val="none" w:sz="0" w:space="0" w:color="auto"/>
        <w:left w:val="none" w:sz="0" w:space="0" w:color="auto"/>
        <w:bottom w:val="none" w:sz="0" w:space="0" w:color="auto"/>
        <w:right w:val="none" w:sz="0" w:space="0" w:color="auto"/>
      </w:divBdr>
    </w:div>
    <w:div w:id="1904369135">
      <w:bodyDiv w:val="1"/>
      <w:marLeft w:val="0"/>
      <w:marRight w:val="0"/>
      <w:marTop w:val="0"/>
      <w:marBottom w:val="0"/>
      <w:divBdr>
        <w:top w:val="none" w:sz="0" w:space="0" w:color="auto"/>
        <w:left w:val="none" w:sz="0" w:space="0" w:color="auto"/>
        <w:bottom w:val="none" w:sz="0" w:space="0" w:color="auto"/>
        <w:right w:val="none" w:sz="0" w:space="0" w:color="auto"/>
      </w:divBdr>
    </w:div>
    <w:div w:id="1904480801">
      <w:bodyDiv w:val="1"/>
      <w:marLeft w:val="0"/>
      <w:marRight w:val="0"/>
      <w:marTop w:val="0"/>
      <w:marBottom w:val="0"/>
      <w:divBdr>
        <w:top w:val="none" w:sz="0" w:space="0" w:color="auto"/>
        <w:left w:val="none" w:sz="0" w:space="0" w:color="auto"/>
        <w:bottom w:val="none" w:sz="0" w:space="0" w:color="auto"/>
        <w:right w:val="none" w:sz="0" w:space="0" w:color="auto"/>
      </w:divBdr>
    </w:div>
    <w:div w:id="1904486676">
      <w:bodyDiv w:val="1"/>
      <w:marLeft w:val="0"/>
      <w:marRight w:val="0"/>
      <w:marTop w:val="0"/>
      <w:marBottom w:val="0"/>
      <w:divBdr>
        <w:top w:val="none" w:sz="0" w:space="0" w:color="auto"/>
        <w:left w:val="none" w:sz="0" w:space="0" w:color="auto"/>
        <w:bottom w:val="none" w:sz="0" w:space="0" w:color="auto"/>
        <w:right w:val="none" w:sz="0" w:space="0" w:color="auto"/>
      </w:divBdr>
    </w:div>
    <w:div w:id="1904638553">
      <w:bodyDiv w:val="1"/>
      <w:marLeft w:val="0"/>
      <w:marRight w:val="0"/>
      <w:marTop w:val="0"/>
      <w:marBottom w:val="0"/>
      <w:divBdr>
        <w:top w:val="none" w:sz="0" w:space="0" w:color="auto"/>
        <w:left w:val="none" w:sz="0" w:space="0" w:color="auto"/>
        <w:bottom w:val="none" w:sz="0" w:space="0" w:color="auto"/>
        <w:right w:val="none" w:sz="0" w:space="0" w:color="auto"/>
      </w:divBdr>
    </w:div>
    <w:div w:id="1904755020">
      <w:bodyDiv w:val="1"/>
      <w:marLeft w:val="0"/>
      <w:marRight w:val="0"/>
      <w:marTop w:val="0"/>
      <w:marBottom w:val="0"/>
      <w:divBdr>
        <w:top w:val="none" w:sz="0" w:space="0" w:color="auto"/>
        <w:left w:val="none" w:sz="0" w:space="0" w:color="auto"/>
        <w:bottom w:val="none" w:sz="0" w:space="0" w:color="auto"/>
        <w:right w:val="none" w:sz="0" w:space="0" w:color="auto"/>
      </w:divBdr>
    </w:div>
    <w:div w:id="1904876323">
      <w:bodyDiv w:val="1"/>
      <w:marLeft w:val="0"/>
      <w:marRight w:val="0"/>
      <w:marTop w:val="0"/>
      <w:marBottom w:val="0"/>
      <w:divBdr>
        <w:top w:val="none" w:sz="0" w:space="0" w:color="auto"/>
        <w:left w:val="none" w:sz="0" w:space="0" w:color="auto"/>
        <w:bottom w:val="none" w:sz="0" w:space="0" w:color="auto"/>
        <w:right w:val="none" w:sz="0" w:space="0" w:color="auto"/>
      </w:divBdr>
    </w:div>
    <w:div w:id="1905290487">
      <w:bodyDiv w:val="1"/>
      <w:marLeft w:val="0"/>
      <w:marRight w:val="0"/>
      <w:marTop w:val="0"/>
      <w:marBottom w:val="0"/>
      <w:divBdr>
        <w:top w:val="none" w:sz="0" w:space="0" w:color="auto"/>
        <w:left w:val="none" w:sz="0" w:space="0" w:color="auto"/>
        <w:bottom w:val="none" w:sz="0" w:space="0" w:color="auto"/>
        <w:right w:val="none" w:sz="0" w:space="0" w:color="auto"/>
      </w:divBdr>
    </w:div>
    <w:div w:id="1905484163">
      <w:bodyDiv w:val="1"/>
      <w:marLeft w:val="0"/>
      <w:marRight w:val="0"/>
      <w:marTop w:val="0"/>
      <w:marBottom w:val="0"/>
      <w:divBdr>
        <w:top w:val="none" w:sz="0" w:space="0" w:color="auto"/>
        <w:left w:val="none" w:sz="0" w:space="0" w:color="auto"/>
        <w:bottom w:val="none" w:sz="0" w:space="0" w:color="auto"/>
        <w:right w:val="none" w:sz="0" w:space="0" w:color="auto"/>
      </w:divBdr>
    </w:div>
    <w:div w:id="1905528729">
      <w:bodyDiv w:val="1"/>
      <w:marLeft w:val="0"/>
      <w:marRight w:val="0"/>
      <w:marTop w:val="0"/>
      <w:marBottom w:val="0"/>
      <w:divBdr>
        <w:top w:val="none" w:sz="0" w:space="0" w:color="auto"/>
        <w:left w:val="none" w:sz="0" w:space="0" w:color="auto"/>
        <w:bottom w:val="none" w:sz="0" w:space="0" w:color="auto"/>
        <w:right w:val="none" w:sz="0" w:space="0" w:color="auto"/>
      </w:divBdr>
    </w:div>
    <w:div w:id="1905601825">
      <w:bodyDiv w:val="1"/>
      <w:marLeft w:val="0"/>
      <w:marRight w:val="0"/>
      <w:marTop w:val="0"/>
      <w:marBottom w:val="0"/>
      <w:divBdr>
        <w:top w:val="none" w:sz="0" w:space="0" w:color="auto"/>
        <w:left w:val="none" w:sz="0" w:space="0" w:color="auto"/>
        <w:bottom w:val="none" w:sz="0" w:space="0" w:color="auto"/>
        <w:right w:val="none" w:sz="0" w:space="0" w:color="auto"/>
      </w:divBdr>
    </w:div>
    <w:div w:id="1905793140">
      <w:bodyDiv w:val="1"/>
      <w:marLeft w:val="0"/>
      <w:marRight w:val="0"/>
      <w:marTop w:val="0"/>
      <w:marBottom w:val="0"/>
      <w:divBdr>
        <w:top w:val="none" w:sz="0" w:space="0" w:color="auto"/>
        <w:left w:val="none" w:sz="0" w:space="0" w:color="auto"/>
        <w:bottom w:val="none" w:sz="0" w:space="0" w:color="auto"/>
        <w:right w:val="none" w:sz="0" w:space="0" w:color="auto"/>
      </w:divBdr>
    </w:div>
    <w:div w:id="1905798436">
      <w:bodyDiv w:val="1"/>
      <w:marLeft w:val="0"/>
      <w:marRight w:val="0"/>
      <w:marTop w:val="0"/>
      <w:marBottom w:val="0"/>
      <w:divBdr>
        <w:top w:val="none" w:sz="0" w:space="0" w:color="auto"/>
        <w:left w:val="none" w:sz="0" w:space="0" w:color="auto"/>
        <w:bottom w:val="none" w:sz="0" w:space="0" w:color="auto"/>
        <w:right w:val="none" w:sz="0" w:space="0" w:color="auto"/>
      </w:divBdr>
    </w:div>
    <w:div w:id="1906062658">
      <w:bodyDiv w:val="1"/>
      <w:marLeft w:val="0"/>
      <w:marRight w:val="0"/>
      <w:marTop w:val="0"/>
      <w:marBottom w:val="0"/>
      <w:divBdr>
        <w:top w:val="none" w:sz="0" w:space="0" w:color="auto"/>
        <w:left w:val="none" w:sz="0" w:space="0" w:color="auto"/>
        <w:bottom w:val="none" w:sz="0" w:space="0" w:color="auto"/>
        <w:right w:val="none" w:sz="0" w:space="0" w:color="auto"/>
      </w:divBdr>
    </w:div>
    <w:div w:id="1906377198">
      <w:bodyDiv w:val="1"/>
      <w:marLeft w:val="0"/>
      <w:marRight w:val="0"/>
      <w:marTop w:val="0"/>
      <w:marBottom w:val="0"/>
      <w:divBdr>
        <w:top w:val="none" w:sz="0" w:space="0" w:color="auto"/>
        <w:left w:val="none" w:sz="0" w:space="0" w:color="auto"/>
        <w:bottom w:val="none" w:sz="0" w:space="0" w:color="auto"/>
        <w:right w:val="none" w:sz="0" w:space="0" w:color="auto"/>
      </w:divBdr>
    </w:div>
    <w:div w:id="1906640970">
      <w:bodyDiv w:val="1"/>
      <w:marLeft w:val="0"/>
      <w:marRight w:val="0"/>
      <w:marTop w:val="0"/>
      <w:marBottom w:val="0"/>
      <w:divBdr>
        <w:top w:val="none" w:sz="0" w:space="0" w:color="auto"/>
        <w:left w:val="none" w:sz="0" w:space="0" w:color="auto"/>
        <w:bottom w:val="none" w:sz="0" w:space="0" w:color="auto"/>
        <w:right w:val="none" w:sz="0" w:space="0" w:color="auto"/>
      </w:divBdr>
    </w:div>
    <w:div w:id="1906717905">
      <w:bodyDiv w:val="1"/>
      <w:marLeft w:val="0"/>
      <w:marRight w:val="0"/>
      <w:marTop w:val="0"/>
      <w:marBottom w:val="0"/>
      <w:divBdr>
        <w:top w:val="none" w:sz="0" w:space="0" w:color="auto"/>
        <w:left w:val="none" w:sz="0" w:space="0" w:color="auto"/>
        <w:bottom w:val="none" w:sz="0" w:space="0" w:color="auto"/>
        <w:right w:val="none" w:sz="0" w:space="0" w:color="auto"/>
      </w:divBdr>
    </w:div>
    <w:div w:id="1906910238">
      <w:bodyDiv w:val="1"/>
      <w:marLeft w:val="0"/>
      <w:marRight w:val="0"/>
      <w:marTop w:val="0"/>
      <w:marBottom w:val="0"/>
      <w:divBdr>
        <w:top w:val="none" w:sz="0" w:space="0" w:color="auto"/>
        <w:left w:val="none" w:sz="0" w:space="0" w:color="auto"/>
        <w:bottom w:val="none" w:sz="0" w:space="0" w:color="auto"/>
        <w:right w:val="none" w:sz="0" w:space="0" w:color="auto"/>
      </w:divBdr>
    </w:div>
    <w:div w:id="1906914480">
      <w:bodyDiv w:val="1"/>
      <w:marLeft w:val="0"/>
      <w:marRight w:val="0"/>
      <w:marTop w:val="0"/>
      <w:marBottom w:val="0"/>
      <w:divBdr>
        <w:top w:val="none" w:sz="0" w:space="0" w:color="auto"/>
        <w:left w:val="none" w:sz="0" w:space="0" w:color="auto"/>
        <w:bottom w:val="none" w:sz="0" w:space="0" w:color="auto"/>
        <w:right w:val="none" w:sz="0" w:space="0" w:color="auto"/>
      </w:divBdr>
    </w:div>
    <w:div w:id="1907032429">
      <w:bodyDiv w:val="1"/>
      <w:marLeft w:val="0"/>
      <w:marRight w:val="0"/>
      <w:marTop w:val="0"/>
      <w:marBottom w:val="0"/>
      <w:divBdr>
        <w:top w:val="none" w:sz="0" w:space="0" w:color="auto"/>
        <w:left w:val="none" w:sz="0" w:space="0" w:color="auto"/>
        <w:bottom w:val="none" w:sz="0" w:space="0" w:color="auto"/>
        <w:right w:val="none" w:sz="0" w:space="0" w:color="auto"/>
      </w:divBdr>
    </w:div>
    <w:div w:id="1907108466">
      <w:bodyDiv w:val="1"/>
      <w:marLeft w:val="0"/>
      <w:marRight w:val="0"/>
      <w:marTop w:val="0"/>
      <w:marBottom w:val="0"/>
      <w:divBdr>
        <w:top w:val="none" w:sz="0" w:space="0" w:color="auto"/>
        <w:left w:val="none" w:sz="0" w:space="0" w:color="auto"/>
        <w:bottom w:val="none" w:sz="0" w:space="0" w:color="auto"/>
        <w:right w:val="none" w:sz="0" w:space="0" w:color="auto"/>
      </w:divBdr>
    </w:div>
    <w:div w:id="1907495725">
      <w:bodyDiv w:val="1"/>
      <w:marLeft w:val="0"/>
      <w:marRight w:val="0"/>
      <w:marTop w:val="0"/>
      <w:marBottom w:val="0"/>
      <w:divBdr>
        <w:top w:val="none" w:sz="0" w:space="0" w:color="auto"/>
        <w:left w:val="none" w:sz="0" w:space="0" w:color="auto"/>
        <w:bottom w:val="none" w:sz="0" w:space="0" w:color="auto"/>
        <w:right w:val="none" w:sz="0" w:space="0" w:color="auto"/>
      </w:divBdr>
    </w:div>
    <w:div w:id="1907496036">
      <w:bodyDiv w:val="1"/>
      <w:marLeft w:val="0"/>
      <w:marRight w:val="0"/>
      <w:marTop w:val="0"/>
      <w:marBottom w:val="0"/>
      <w:divBdr>
        <w:top w:val="none" w:sz="0" w:space="0" w:color="auto"/>
        <w:left w:val="none" w:sz="0" w:space="0" w:color="auto"/>
        <w:bottom w:val="none" w:sz="0" w:space="0" w:color="auto"/>
        <w:right w:val="none" w:sz="0" w:space="0" w:color="auto"/>
      </w:divBdr>
    </w:div>
    <w:div w:id="1907564936">
      <w:bodyDiv w:val="1"/>
      <w:marLeft w:val="0"/>
      <w:marRight w:val="0"/>
      <w:marTop w:val="0"/>
      <w:marBottom w:val="0"/>
      <w:divBdr>
        <w:top w:val="none" w:sz="0" w:space="0" w:color="auto"/>
        <w:left w:val="none" w:sz="0" w:space="0" w:color="auto"/>
        <w:bottom w:val="none" w:sz="0" w:space="0" w:color="auto"/>
        <w:right w:val="none" w:sz="0" w:space="0" w:color="auto"/>
      </w:divBdr>
    </w:div>
    <w:div w:id="1907952106">
      <w:bodyDiv w:val="1"/>
      <w:marLeft w:val="0"/>
      <w:marRight w:val="0"/>
      <w:marTop w:val="0"/>
      <w:marBottom w:val="0"/>
      <w:divBdr>
        <w:top w:val="none" w:sz="0" w:space="0" w:color="auto"/>
        <w:left w:val="none" w:sz="0" w:space="0" w:color="auto"/>
        <w:bottom w:val="none" w:sz="0" w:space="0" w:color="auto"/>
        <w:right w:val="none" w:sz="0" w:space="0" w:color="auto"/>
      </w:divBdr>
    </w:div>
    <w:div w:id="1908110321">
      <w:bodyDiv w:val="1"/>
      <w:marLeft w:val="0"/>
      <w:marRight w:val="0"/>
      <w:marTop w:val="0"/>
      <w:marBottom w:val="0"/>
      <w:divBdr>
        <w:top w:val="none" w:sz="0" w:space="0" w:color="auto"/>
        <w:left w:val="none" w:sz="0" w:space="0" w:color="auto"/>
        <w:bottom w:val="none" w:sz="0" w:space="0" w:color="auto"/>
        <w:right w:val="none" w:sz="0" w:space="0" w:color="auto"/>
      </w:divBdr>
    </w:div>
    <w:div w:id="1908296360">
      <w:bodyDiv w:val="1"/>
      <w:marLeft w:val="0"/>
      <w:marRight w:val="0"/>
      <w:marTop w:val="0"/>
      <w:marBottom w:val="0"/>
      <w:divBdr>
        <w:top w:val="none" w:sz="0" w:space="0" w:color="auto"/>
        <w:left w:val="none" w:sz="0" w:space="0" w:color="auto"/>
        <w:bottom w:val="none" w:sz="0" w:space="0" w:color="auto"/>
        <w:right w:val="none" w:sz="0" w:space="0" w:color="auto"/>
      </w:divBdr>
    </w:div>
    <w:div w:id="1908297214">
      <w:bodyDiv w:val="1"/>
      <w:marLeft w:val="0"/>
      <w:marRight w:val="0"/>
      <w:marTop w:val="0"/>
      <w:marBottom w:val="0"/>
      <w:divBdr>
        <w:top w:val="none" w:sz="0" w:space="0" w:color="auto"/>
        <w:left w:val="none" w:sz="0" w:space="0" w:color="auto"/>
        <w:bottom w:val="none" w:sz="0" w:space="0" w:color="auto"/>
        <w:right w:val="none" w:sz="0" w:space="0" w:color="auto"/>
      </w:divBdr>
    </w:div>
    <w:div w:id="1908415610">
      <w:bodyDiv w:val="1"/>
      <w:marLeft w:val="0"/>
      <w:marRight w:val="0"/>
      <w:marTop w:val="0"/>
      <w:marBottom w:val="0"/>
      <w:divBdr>
        <w:top w:val="none" w:sz="0" w:space="0" w:color="auto"/>
        <w:left w:val="none" w:sz="0" w:space="0" w:color="auto"/>
        <w:bottom w:val="none" w:sz="0" w:space="0" w:color="auto"/>
        <w:right w:val="none" w:sz="0" w:space="0" w:color="auto"/>
      </w:divBdr>
    </w:div>
    <w:div w:id="1908565731">
      <w:bodyDiv w:val="1"/>
      <w:marLeft w:val="0"/>
      <w:marRight w:val="0"/>
      <w:marTop w:val="0"/>
      <w:marBottom w:val="0"/>
      <w:divBdr>
        <w:top w:val="none" w:sz="0" w:space="0" w:color="auto"/>
        <w:left w:val="none" w:sz="0" w:space="0" w:color="auto"/>
        <w:bottom w:val="none" w:sz="0" w:space="0" w:color="auto"/>
        <w:right w:val="none" w:sz="0" w:space="0" w:color="auto"/>
      </w:divBdr>
    </w:div>
    <w:div w:id="1908757901">
      <w:bodyDiv w:val="1"/>
      <w:marLeft w:val="0"/>
      <w:marRight w:val="0"/>
      <w:marTop w:val="0"/>
      <w:marBottom w:val="0"/>
      <w:divBdr>
        <w:top w:val="none" w:sz="0" w:space="0" w:color="auto"/>
        <w:left w:val="none" w:sz="0" w:space="0" w:color="auto"/>
        <w:bottom w:val="none" w:sz="0" w:space="0" w:color="auto"/>
        <w:right w:val="none" w:sz="0" w:space="0" w:color="auto"/>
      </w:divBdr>
    </w:div>
    <w:div w:id="1908762998">
      <w:bodyDiv w:val="1"/>
      <w:marLeft w:val="0"/>
      <w:marRight w:val="0"/>
      <w:marTop w:val="0"/>
      <w:marBottom w:val="0"/>
      <w:divBdr>
        <w:top w:val="none" w:sz="0" w:space="0" w:color="auto"/>
        <w:left w:val="none" w:sz="0" w:space="0" w:color="auto"/>
        <w:bottom w:val="none" w:sz="0" w:space="0" w:color="auto"/>
        <w:right w:val="none" w:sz="0" w:space="0" w:color="auto"/>
      </w:divBdr>
    </w:div>
    <w:div w:id="1909148474">
      <w:bodyDiv w:val="1"/>
      <w:marLeft w:val="0"/>
      <w:marRight w:val="0"/>
      <w:marTop w:val="0"/>
      <w:marBottom w:val="0"/>
      <w:divBdr>
        <w:top w:val="none" w:sz="0" w:space="0" w:color="auto"/>
        <w:left w:val="none" w:sz="0" w:space="0" w:color="auto"/>
        <w:bottom w:val="none" w:sz="0" w:space="0" w:color="auto"/>
        <w:right w:val="none" w:sz="0" w:space="0" w:color="auto"/>
      </w:divBdr>
    </w:div>
    <w:div w:id="1909148915">
      <w:bodyDiv w:val="1"/>
      <w:marLeft w:val="0"/>
      <w:marRight w:val="0"/>
      <w:marTop w:val="0"/>
      <w:marBottom w:val="0"/>
      <w:divBdr>
        <w:top w:val="none" w:sz="0" w:space="0" w:color="auto"/>
        <w:left w:val="none" w:sz="0" w:space="0" w:color="auto"/>
        <w:bottom w:val="none" w:sz="0" w:space="0" w:color="auto"/>
        <w:right w:val="none" w:sz="0" w:space="0" w:color="auto"/>
      </w:divBdr>
    </w:div>
    <w:div w:id="1910186073">
      <w:bodyDiv w:val="1"/>
      <w:marLeft w:val="0"/>
      <w:marRight w:val="0"/>
      <w:marTop w:val="0"/>
      <w:marBottom w:val="0"/>
      <w:divBdr>
        <w:top w:val="none" w:sz="0" w:space="0" w:color="auto"/>
        <w:left w:val="none" w:sz="0" w:space="0" w:color="auto"/>
        <w:bottom w:val="none" w:sz="0" w:space="0" w:color="auto"/>
        <w:right w:val="none" w:sz="0" w:space="0" w:color="auto"/>
      </w:divBdr>
    </w:div>
    <w:div w:id="1910310091">
      <w:bodyDiv w:val="1"/>
      <w:marLeft w:val="0"/>
      <w:marRight w:val="0"/>
      <w:marTop w:val="0"/>
      <w:marBottom w:val="0"/>
      <w:divBdr>
        <w:top w:val="none" w:sz="0" w:space="0" w:color="auto"/>
        <w:left w:val="none" w:sz="0" w:space="0" w:color="auto"/>
        <w:bottom w:val="none" w:sz="0" w:space="0" w:color="auto"/>
        <w:right w:val="none" w:sz="0" w:space="0" w:color="auto"/>
      </w:divBdr>
    </w:div>
    <w:div w:id="1910339293">
      <w:bodyDiv w:val="1"/>
      <w:marLeft w:val="0"/>
      <w:marRight w:val="0"/>
      <w:marTop w:val="0"/>
      <w:marBottom w:val="0"/>
      <w:divBdr>
        <w:top w:val="none" w:sz="0" w:space="0" w:color="auto"/>
        <w:left w:val="none" w:sz="0" w:space="0" w:color="auto"/>
        <w:bottom w:val="none" w:sz="0" w:space="0" w:color="auto"/>
        <w:right w:val="none" w:sz="0" w:space="0" w:color="auto"/>
      </w:divBdr>
    </w:div>
    <w:div w:id="1910458797">
      <w:bodyDiv w:val="1"/>
      <w:marLeft w:val="0"/>
      <w:marRight w:val="0"/>
      <w:marTop w:val="0"/>
      <w:marBottom w:val="0"/>
      <w:divBdr>
        <w:top w:val="none" w:sz="0" w:space="0" w:color="auto"/>
        <w:left w:val="none" w:sz="0" w:space="0" w:color="auto"/>
        <w:bottom w:val="none" w:sz="0" w:space="0" w:color="auto"/>
        <w:right w:val="none" w:sz="0" w:space="0" w:color="auto"/>
      </w:divBdr>
    </w:div>
    <w:div w:id="1910462207">
      <w:bodyDiv w:val="1"/>
      <w:marLeft w:val="0"/>
      <w:marRight w:val="0"/>
      <w:marTop w:val="0"/>
      <w:marBottom w:val="0"/>
      <w:divBdr>
        <w:top w:val="none" w:sz="0" w:space="0" w:color="auto"/>
        <w:left w:val="none" w:sz="0" w:space="0" w:color="auto"/>
        <w:bottom w:val="none" w:sz="0" w:space="0" w:color="auto"/>
        <w:right w:val="none" w:sz="0" w:space="0" w:color="auto"/>
      </w:divBdr>
    </w:div>
    <w:div w:id="1910925001">
      <w:bodyDiv w:val="1"/>
      <w:marLeft w:val="0"/>
      <w:marRight w:val="0"/>
      <w:marTop w:val="0"/>
      <w:marBottom w:val="0"/>
      <w:divBdr>
        <w:top w:val="none" w:sz="0" w:space="0" w:color="auto"/>
        <w:left w:val="none" w:sz="0" w:space="0" w:color="auto"/>
        <w:bottom w:val="none" w:sz="0" w:space="0" w:color="auto"/>
        <w:right w:val="none" w:sz="0" w:space="0" w:color="auto"/>
      </w:divBdr>
    </w:div>
    <w:div w:id="1911113942">
      <w:bodyDiv w:val="1"/>
      <w:marLeft w:val="0"/>
      <w:marRight w:val="0"/>
      <w:marTop w:val="0"/>
      <w:marBottom w:val="0"/>
      <w:divBdr>
        <w:top w:val="none" w:sz="0" w:space="0" w:color="auto"/>
        <w:left w:val="none" w:sz="0" w:space="0" w:color="auto"/>
        <w:bottom w:val="none" w:sz="0" w:space="0" w:color="auto"/>
        <w:right w:val="none" w:sz="0" w:space="0" w:color="auto"/>
      </w:divBdr>
    </w:div>
    <w:div w:id="1911386216">
      <w:bodyDiv w:val="1"/>
      <w:marLeft w:val="0"/>
      <w:marRight w:val="0"/>
      <w:marTop w:val="0"/>
      <w:marBottom w:val="0"/>
      <w:divBdr>
        <w:top w:val="none" w:sz="0" w:space="0" w:color="auto"/>
        <w:left w:val="none" w:sz="0" w:space="0" w:color="auto"/>
        <w:bottom w:val="none" w:sz="0" w:space="0" w:color="auto"/>
        <w:right w:val="none" w:sz="0" w:space="0" w:color="auto"/>
      </w:divBdr>
    </w:div>
    <w:div w:id="1911454170">
      <w:bodyDiv w:val="1"/>
      <w:marLeft w:val="0"/>
      <w:marRight w:val="0"/>
      <w:marTop w:val="0"/>
      <w:marBottom w:val="0"/>
      <w:divBdr>
        <w:top w:val="none" w:sz="0" w:space="0" w:color="auto"/>
        <w:left w:val="none" w:sz="0" w:space="0" w:color="auto"/>
        <w:bottom w:val="none" w:sz="0" w:space="0" w:color="auto"/>
        <w:right w:val="none" w:sz="0" w:space="0" w:color="auto"/>
      </w:divBdr>
    </w:div>
    <w:div w:id="1911692499">
      <w:bodyDiv w:val="1"/>
      <w:marLeft w:val="0"/>
      <w:marRight w:val="0"/>
      <w:marTop w:val="0"/>
      <w:marBottom w:val="0"/>
      <w:divBdr>
        <w:top w:val="none" w:sz="0" w:space="0" w:color="auto"/>
        <w:left w:val="none" w:sz="0" w:space="0" w:color="auto"/>
        <w:bottom w:val="none" w:sz="0" w:space="0" w:color="auto"/>
        <w:right w:val="none" w:sz="0" w:space="0" w:color="auto"/>
      </w:divBdr>
    </w:div>
    <w:div w:id="1911843564">
      <w:bodyDiv w:val="1"/>
      <w:marLeft w:val="0"/>
      <w:marRight w:val="0"/>
      <w:marTop w:val="0"/>
      <w:marBottom w:val="0"/>
      <w:divBdr>
        <w:top w:val="none" w:sz="0" w:space="0" w:color="auto"/>
        <w:left w:val="none" w:sz="0" w:space="0" w:color="auto"/>
        <w:bottom w:val="none" w:sz="0" w:space="0" w:color="auto"/>
        <w:right w:val="none" w:sz="0" w:space="0" w:color="auto"/>
      </w:divBdr>
    </w:div>
    <w:div w:id="1912079953">
      <w:bodyDiv w:val="1"/>
      <w:marLeft w:val="0"/>
      <w:marRight w:val="0"/>
      <w:marTop w:val="0"/>
      <w:marBottom w:val="0"/>
      <w:divBdr>
        <w:top w:val="none" w:sz="0" w:space="0" w:color="auto"/>
        <w:left w:val="none" w:sz="0" w:space="0" w:color="auto"/>
        <w:bottom w:val="none" w:sz="0" w:space="0" w:color="auto"/>
        <w:right w:val="none" w:sz="0" w:space="0" w:color="auto"/>
      </w:divBdr>
    </w:div>
    <w:div w:id="1912080752">
      <w:bodyDiv w:val="1"/>
      <w:marLeft w:val="0"/>
      <w:marRight w:val="0"/>
      <w:marTop w:val="0"/>
      <w:marBottom w:val="0"/>
      <w:divBdr>
        <w:top w:val="none" w:sz="0" w:space="0" w:color="auto"/>
        <w:left w:val="none" w:sz="0" w:space="0" w:color="auto"/>
        <w:bottom w:val="none" w:sz="0" w:space="0" w:color="auto"/>
        <w:right w:val="none" w:sz="0" w:space="0" w:color="auto"/>
      </w:divBdr>
    </w:div>
    <w:div w:id="1912159591">
      <w:bodyDiv w:val="1"/>
      <w:marLeft w:val="0"/>
      <w:marRight w:val="0"/>
      <w:marTop w:val="0"/>
      <w:marBottom w:val="0"/>
      <w:divBdr>
        <w:top w:val="none" w:sz="0" w:space="0" w:color="auto"/>
        <w:left w:val="none" w:sz="0" w:space="0" w:color="auto"/>
        <w:bottom w:val="none" w:sz="0" w:space="0" w:color="auto"/>
        <w:right w:val="none" w:sz="0" w:space="0" w:color="auto"/>
      </w:divBdr>
    </w:div>
    <w:div w:id="1912235221">
      <w:bodyDiv w:val="1"/>
      <w:marLeft w:val="0"/>
      <w:marRight w:val="0"/>
      <w:marTop w:val="0"/>
      <w:marBottom w:val="0"/>
      <w:divBdr>
        <w:top w:val="none" w:sz="0" w:space="0" w:color="auto"/>
        <w:left w:val="none" w:sz="0" w:space="0" w:color="auto"/>
        <w:bottom w:val="none" w:sz="0" w:space="0" w:color="auto"/>
        <w:right w:val="none" w:sz="0" w:space="0" w:color="auto"/>
      </w:divBdr>
    </w:div>
    <w:div w:id="1912304553">
      <w:bodyDiv w:val="1"/>
      <w:marLeft w:val="0"/>
      <w:marRight w:val="0"/>
      <w:marTop w:val="0"/>
      <w:marBottom w:val="0"/>
      <w:divBdr>
        <w:top w:val="none" w:sz="0" w:space="0" w:color="auto"/>
        <w:left w:val="none" w:sz="0" w:space="0" w:color="auto"/>
        <w:bottom w:val="none" w:sz="0" w:space="0" w:color="auto"/>
        <w:right w:val="none" w:sz="0" w:space="0" w:color="auto"/>
      </w:divBdr>
    </w:div>
    <w:div w:id="1912425148">
      <w:bodyDiv w:val="1"/>
      <w:marLeft w:val="0"/>
      <w:marRight w:val="0"/>
      <w:marTop w:val="0"/>
      <w:marBottom w:val="0"/>
      <w:divBdr>
        <w:top w:val="none" w:sz="0" w:space="0" w:color="auto"/>
        <w:left w:val="none" w:sz="0" w:space="0" w:color="auto"/>
        <w:bottom w:val="none" w:sz="0" w:space="0" w:color="auto"/>
        <w:right w:val="none" w:sz="0" w:space="0" w:color="auto"/>
      </w:divBdr>
    </w:div>
    <w:div w:id="1912809187">
      <w:bodyDiv w:val="1"/>
      <w:marLeft w:val="0"/>
      <w:marRight w:val="0"/>
      <w:marTop w:val="0"/>
      <w:marBottom w:val="0"/>
      <w:divBdr>
        <w:top w:val="none" w:sz="0" w:space="0" w:color="auto"/>
        <w:left w:val="none" w:sz="0" w:space="0" w:color="auto"/>
        <w:bottom w:val="none" w:sz="0" w:space="0" w:color="auto"/>
        <w:right w:val="none" w:sz="0" w:space="0" w:color="auto"/>
      </w:divBdr>
    </w:div>
    <w:div w:id="1912813591">
      <w:bodyDiv w:val="1"/>
      <w:marLeft w:val="0"/>
      <w:marRight w:val="0"/>
      <w:marTop w:val="0"/>
      <w:marBottom w:val="0"/>
      <w:divBdr>
        <w:top w:val="none" w:sz="0" w:space="0" w:color="auto"/>
        <w:left w:val="none" w:sz="0" w:space="0" w:color="auto"/>
        <w:bottom w:val="none" w:sz="0" w:space="0" w:color="auto"/>
        <w:right w:val="none" w:sz="0" w:space="0" w:color="auto"/>
      </w:divBdr>
    </w:div>
    <w:div w:id="1912962173">
      <w:bodyDiv w:val="1"/>
      <w:marLeft w:val="0"/>
      <w:marRight w:val="0"/>
      <w:marTop w:val="0"/>
      <w:marBottom w:val="0"/>
      <w:divBdr>
        <w:top w:val="none" w:sz="0" w:space="0" w:color="auto"/>
        <w:left w:val="none" w:sz="0" w:space="0" w:color="auto"/>
        <w:bottom w:val="none" w:sz="0" w:space="0" w:color="auto"/>
        <w:right w:val="none" w:sz="0" w:space="0" w:color="auto"/>
      </w:divBdr>
    </w:div>
    <w:div w:id="1913157387">
      <w:bodyDiv w:val="1"/>
      <w:marLeft w:val="0"/>
      <w:marRight w:val="0"/>
      <w:marTop w:val="0"/>
      <w:marBottom w:val="0"/>
      <w:divBdr>
        <w:top w:val="none" w:sz="0" w:space="0" w:color="auto"/>
        <w:left w:val="none" w:sz="0" w:space="0" w:color="auto"/>
        <w:bottom w:val="none" w:sz="0" w:space="0" w:color="auto"/>
        <w:right w:val="none" w:sz="0" w:space="0" w:color="auto"/>
      </w:divBdr>
    </w:div>
    <w:div w:id="1913809480">
      <w:bodyDiv w:val="1"/>
      <w:marLeft w:val="0"/>
      <w:marRight w:val="0"/>
      <w:marTop w:val="0"/>
      <w:marBottom w:val="0"/>
      <w:divBdr>
        <w:top w:val="none" w:sz="0" w:space="0" w:color="auto"/>
        <w:left w:val="none" w:sz="0" w:space="0" w:color="auto"/>
        <w:bottom w:val="none" w:sz="0" w:space="0" w:color="auto"/>
        <w:right w:val="none" w:sz="0" w:space="0" w:color="auto"/>
      </w:divBdr>
    </w:div>
    <w:div w:id="1914046054">
      <w:bodyDiv w:val="1"/>
      <w:marLeft w:val="0"/>
      <w:marRight w:val="0"/>
      <w:marTop w:val="0"/>
      <w:marBottom w:val="0"/>
      <w:divBdr>
        <w:top w:val="none" w:sz="0" w:space="0" w:color="auto"/>
        <w:left w:val="none" w:sz="0" w:space="0" w:color="auto"/>
        <w:bottom w:val="none" w:sz="0" w:space="0" w:color="auto"/>
        <w:right w:val="none" w:sz="0" w:space="0" w:color="auto"/>
      </w:divBdr>
    </w:div>
    <w:div w:id="1914200127">
      <w:bodyDiv w:val="1"/>
      <w:marLeft w:val="0"/>
      <w:marRight w:val="0"/>
      <w:marTop w:val="0"/>
      <w:marBottom w:val="0"/>
      <w:divBdr>
        <w:top w:val="none" w:sz="0" w:space="0" w:color="auto"/>
        <w:left w:val="none" w:sz="0" w:space="0" w:color="auto"/>
        <w:bottom w:val="none" w:sz="0" w:space="0" w:color="auto"/>
        <w:right w:val="none" w:sz="0" w:space="0" w:color="auto"/>
      </w:divBdr>
    </w:div>
    <w:div w:id="1914267260">
      <w:bodyDiv w:val="1"/>
      <w:marLeft w:val="0"/>
      <w:marRight w:val="0"/>
      <w:marTop w:val="0"/>
      <w:marBottom w:val="0"/>
      <w:divBdr>
        <w:top w:val="none" w:sz="0" w:space="0" w:color="auto"/>
        <w:left w:val="none" w:sz="0" w:space="0" w:color="auto"/>
        <w:bottom w:val="none" w:sz="0" w:space="0" w:color="auto"/>
        <w:right w:val="none" w:sz="0" w:space="0" w:color="auto"/>
      </w:divBdr>
    </w:div>
    <w:div w:id="1914269818">
      <w:bodyDiv w:val="1"/>
      <w:marLeft w:val="0"/>
      <w:marRight w:val="0"/>
      <w:marTop w:val="0"/>
      <w:marBottom w:val="0"/>
      <w:divBdr>
        <w:top w:val="none" w:sz="0" w:space="0" w:color="auto"/>
        <w:left w:val="none" w:sz="0" w:space="0" w:color="auto"/>
        <w:bottom w:val="none" w:sz="0" w:space="0" w:color="auto"/>
        <w:right w:val="none" w:sz="0" w:space="0" w:color="auto"/>
      </w:divBdr>
    </w:div>
    <w:div w:id="1914270135">
      <w:bodyDiv w:val="1"/>
      <w:marLeft w:val="0"/>
      <w:marRight w:val="0"/>
      <w:marTop w:val="0"/>
      <w:marBottom w:val="0"/>
      <w:divBdr>
        <w:top w:val="none" w:sz="0" w:space="0" w:color="auto"/>
        <w:left w:val="none" w:sz="0" w:space="0" w:color="auto"/>
        <w:bottom w:val="none" w:sz="0" w:space="0" w:color="auto"/>
        <w:right w:val="none" w:sz="0" w:space="0" w:color="auto"/>
      </w:divBdr>
    </w:div>
    <w:div w:id="1914504789">
      <w:bodyDiv w:val="1"/>
      <w:marLeft w:val="0"/>
      <w:marRight w:val="0"/>
      <w:marTop w:val="0"/>
      <w:marBottom w:val="0"/>
      <w:divBdr>
        <w:top w:val="none" w:sz="0" w:space="0" w:color="auto"/>
        <w:left w:val="none" w:sz="0" w:space="0" w:color="auto"/>
        <w:bottom w:val="none" w:sz="0" w:space="0" w:color="auto"/>
        <w:right w:val="none" w:sz="0" w:space="0" w:color="auto"/>
      </w:divBdr>
    </w:div>
    <w:div w:id="1914578541">
      <w:bodyDiv w:val="1"/>
      <w:marLeft w:val="0"/>
      <w:marRight w:val="0"/>
      <w:marTop w:val="0"/>
      <w:marBottom w:val="0"/>
      <w:divBdr>
        <w:top w:val="none" w:sz="0" w:space="0" w:color="auto"/>
        <w:left w:val="none" w:sz="0" w:space="0" w:color="auto"/>
        <w:bottom w:val="none" w:sz="0" w:space="0" w:color="auto"/>
        <w:right w:val="none" w:sz="0" w:space="0" w:color="auto"/>
      </w:divBdr>
    </w:div>
    <w:div w:id="1914702518">
      <w:bodyDiv w:val="1"/>
      <w:marLeft w:val="0"/>
      <w:marRight w:val="0"/>
      <w:marTop w:val="0"/>
      <w:marBottom w:val="0"/>
      <w:divBdr>
        <w:top w:val="none" w:sz="0" w:space="0" w:color="auto"/>
        <w:left w:val="none" w:sz="0" w:space="0" w:color="auto"/>
        <w:bottom w:val="none" w:sz="0" w:space="0" w:color="auto"/>
        <w:right w:val="none" w:sz="0" w:space="0" w:color="auto"/>
      </w:divBdr>
    </w:div>
    <w:div w:id="1914968727">
      <w:bodyDiv w:val="1"/>
      <w:marLeft w:val="0"/>
      <w:marRight w:val="0"/>
      <w:marTop w:val="0"/>
      <w:marBottom w:val="0"/>
      <w:divBdr>
        <w:top w:val="none" w:sz="0" w:space="0" w:color="auto"/>
        <w:left w:val="none" w:sz="0" w:space="0" w:color="auto"/>
        <w:bottom w:val="none" w:sz="0" w:space="0" w:color="auto"/>
        <w:right w:val="none" w:sz="0" w:space="0" w:color="auto"/>
      </w:divBdr>
    </w:div>
    <w:div w:id="1915041802">
      <w:bodyDiv w:val="1"/>
      <w:marLeft w:val="0"/>
      <w:marRight w:val="0"/>
      <w:marTop w:val="0"/>
      <w:marBottom w:val="0"/>
      <w:divBdr>
        <w:top w:val="none" w:sz="0" w:space="0" w:color="auto"/>
        <w:left w:val="none" w:sz="0" w:space="0" w:color="auto"/>
        <w:bottom w:val="none" w:sz="0" w:space="0" w:color="auto"/>
        <w:right w:val="none" w:sz="0" w:space="0" w:color="auto"/>
      </w:divBdr>
    </w:div>
    <w:div w:id="1915045077">
      <w:bodyDiv w:val="1"/>
      <w:marLeft w:val="0"/>
      <w:marRight w:val="0"/>
      <w:marTop w:val="0"/>
      <w:marBottom w:val="0"/>
      <w:divBdr>
        <w:top w:val="none" w:sz="0" w:space="0" w:color="auto"/>
        <w:left w:val="none" w:sz="0" w:space="0" w:color="auto"/>
        <w:bottom w:val="none" w:sz="0" w:space="0" w:color="auto"/>
        <w:right w:val="none" w:sz="0" w:space="0" w:color="auto"/>
      </w:divBdr>
    </w:div>
    <w:div w:id="1915119445">
      <w:bodyDiv w:val="1"/>
      <w:marLeft w:val="0"/>
      <w:marRight w:val="0"/>
      <w:marTop w:val="0"/>
      <w:marBottom w:val="0"/>
      <w:divBdr>
        <w:top w:val="none" w:sz="0" w:space="0" w:color="auto"/>
        <w:left w:val="none" w:sz="0" w:space="0" w:color="auto"/>
        <w:bottom w:val="none" w:sz="0" w:space="0" w:color="auto"/>
        <w:right w:val="none" w:sz="0" w:space="0" w:color="auto"/>
      </w:divBdr>
    </w:div>
    <w:div w:id="1915580489">
      <w:bodyDiv w:val="1"/>
      <w:marLeft w:val="0"/>
      <w:marRight w:val="0"/>
      <w:marTop w:val="0"/>
      <w:marBottom w:val="0"/>
      <w:divBdr>
        <w:top w:val="none" w:sz="0" w:space="0" w:color="auto"/>
        <w:left w:val="none" w:sz="0" w:space="0" w:color="auto"/>
        <w:bottom w:val="none" w:sz="0" w:space="0" w:color="auto"/>
        <w:right w:val="none" w:sz="0" w:space="0" w:color="auto"/>
      </w:divBdr>
    </w:div>
    <w:div w:id="1915581233">
      <w:bodyDiv w:val="1"/>
      <w:marLeft w:val="0"/>
      <w:marRight w:val="0"/>
      <w:marTop w:val="0"/>
      <w:marBottom w:val="0"/>
      <w:divBdr>
        <w:top w:val="none" w:sz="0" w:space="0" w:color="auto"/>
        <w:left w:val="none" w:sz="0" w:space="0" w:color="auto"/>
        <w:bottom w:val="none" w:sz="0" w:space="0" w:color="auto"/>
        <w:right w:val="none" w:sz="0" w:space="0" w:color="auto"/>
      </w:divBdr>
    </w:div>
    <w:div w:id="1915970141">
      <w:bodyDiv w:val="1"/>
      <w:marLeft w:val="0"/>
      <w:marRight w:val="0"/>
      <w:marTop w:val="0"/>
      <w:marBottom w:val="0"/>
      <w:divBdr>
        <w:top w:val="none" w:sz="0" w:space="0" w:color="auto"/>
        <w:left w:val="none" w:sz="0" w:space="0" w:color="auto"/>
        <w:bottom w:val="none" w:sz="0" w:space="0" w:color="auto"/>
        <w:right w:val="none" w:sz="0" w:space="0" w:color="auto"/>
      </w:divBdr>
    </w:div>
    <w:div w:id="1916278349">
      <w:bodyDiv w:val="1"/>
      <w:marLeft w:val="0"/>
      <w:marRight w:val="0"/>
      <w:marTop w:val="0"/>
      <w:marBottom w:val="0"/>
      <w:divBdr>
        <w:top w:val="none" w:sz="0" w:space="0" w:color="auto"/>
        <w:left w:val="none" w:sz="0" w:space="0" w:color="auto"/>
        <w:bottom w:val="none" w:sz="0" w:space="0" w:color="auto"/>
        <w:right w:val="none" w:sz="0" w:space="0" w:color="auto"/>
      </w:divBdr>
    </w:div>
    <w:div w:id="1916432198">
      <w:bodyDiv w:val="1"/>
      <w:marLeft w:val="0"/>
      <w:marRight w:val="0"/>
      <w:marTop w:val="0"/>
      <w:marBottom w:val="0"/>
      <w:divBdr>
        <w:top w:val="none" w:sz="0" w:space="0" w:color="auto"/>
        <w:left w:val="none" w:sz="0" w:space="0" w:color="auto"/>
        <w:bottom w:val="none" w:sz="0" w:space="0" w:color="auto"/>
        <w:right w:val="none" w:sz="0" w:space="0" w:color="auto"/>
      </w:divBdr>
    </w:div>
    <w:div w:id="1916628677">
      <w:bodyDiv w:val="1"/>
      <w:marLeft w:val="0"/>
      <w:marRight w:val="0"/>
      <w:marTop w:val="0"/>
      <w:marBottom w:val="0"/>
      <w:divBdr>
        <w:top w:val="none" w:sz="0" w:space="0" w:color="auto"/>
        <w:left w:val="none" w:sz="0" w:space="0" w:color="auto"/>
        <w:bottom w:val="none" w:sz="0" w:space="0" w:color="auto"/>
        <w:right w:val="none" w:sz="0" w:space="0" w:color="auto"/>
      </w:divBdr>
    </w:div>
    <w:div w:id="1917009350">
      <w:bodyDiv w:val="1"/>
      <w:marLeft w:val="0"/>
      <w:marRight w:val="0"/>
      <w:marTop w:val="0"/>
      <w:marBottom w:val="0"/>
      <w:divBdr>
        <w:top w:val="none" w:sz="0" w:space="0" w:color="auto"/>
        <w:left w:val="none" w:sz="0" w:space="0" w:color="auto"/>
        <w:bottom w:val="none" w:sz="0" w:space="0" w:color="auto"/>
        <w:right w:val="none" w:sz="0" w:space="0" w:color="auto"/>
      </w:divBdr>
    </w:div>
    <w:div w:id="1917281169">
      <w:bodyDiv w:val="1"/>
      <w:marLeft w:val="0"/>
      <w:marRight w:val="0"/>
      <w:marTop w:val="0"/>
      <w:marBottom w:val="0"/>
      <w:divBdr>
        <w:top w:val="none" w:sz="0" w:space="0" w:color="auto"/>
        <w:left w:val="none" w:sz="0" w:space="0" w:color="auto"/>
        <w:bottom w:val="none" w:sz="0" w:space="0" w:color="auto"/>
        <w:right w:val="none" w:sz="0" w:space="0" w:color="auto"/>
      </w:divBdr>
    </w:div>
    <w:div w:id="1917398147">
      <w:bodyDiv w:val="1"/>
      <w:marLeft w:val="0"/>
      <w:marRight w:val="0"/>
      <w:marTop w:val="0"/>
      <w:marBottom w:val="0"/>
      <w:divBdr>
        <w:top w:val="none" w:sz="0" w:space="0" w:color="auto"/>
        <w:left w:val="none" w:sz="0" w:space="0" w:color="auto"/>
        <w:bottom w:val="none" w:sz="0" w:space="0" w:color="auto"/>
        <w:right w:val="none" w:sz="0" w:space="0" w:color="auto"/>
      </w:divBdr>
    </w:div>
    <w:div w:id="1917400766">
      <w:bodyDiv w:val="1"/>
      <w:marLeft w:val="0"/>
      <w:marRight w:val="0"/>
      <w:marTop w:val="0"/>
      <w:marBottom w:val="0"/>
      <w:divBdr>
        <w:top w:val="none" w:sz="0" w:space="0" w:color="auto"/>
        <w:left w:val="none" w:sz="0" w:space="0" w:color="auto"/>
        <w:bottom w:val="none" w:sz="0" w:space="0" w:color="auto"/>
        <w:right w:val="none" w:sz="0" w:space="0" w:color="auto"/>
      </w:divBdr>
    </w:div>
    <w:div w:id="1917665961">
      <w:bodyDiv w:val="1"/>
      <w:marLeft w:val="0"/>
      <w:marRight w:val="0"/>
      <w:marTop w:val="0"/>
      <w:marBottom w:val="0"/>
      <w:divBdr>
        <w:top w:val="none" w:sz="0" w:space="0" w:color="auto"/>
        <w:left w:val="none" w:sz="0" w:space="0" w:color="auto"/>
        <w:bottom w:val="none" w:sz="0" w:space="0" w:color="auto"/>
        <w:right w:val="none" w:sz="0" w:space="0" w:color="auto"/>
      </w:divBdr>
    </w:div>
    <w:div w:id="1917786950">
      <w:bodyDiv w:val="1"/>
      <w:marLeft w:val="0"/>
      <w:marRight w:val="0"/>
      <w:marTop w:val="0"/>
      <w:marBottom w:val="0"/>
      <w:divBdr>
        <w:top w:val="none" w:sz="0" w:space="0" w:color="auto"/>
        <w:left w:val="none" w:sz="0" w:space="0" w:color="auto"/>
        <w:bottom w:val="none" w:sz="0" w:space="0" w:color="auto"/>
        <w:right w:val="none" w:sz="0" w:space="0" w:color="auto"/>
      </w:divBdr>
    </w:div>
    <w:div w:id="1918055601">
      <w:bodyDiv w:val="1"/>
      <w:marLeft w:val="0"/>
      <w:marRight w:val="0"/>
      <w:marTop w:val="0"/>
      <w:marBottom w:val="0"/>
      <w:divBdr>
        <w:top w:val="none" w:sz="0" w:space="0" w:color="auto"/>
        <w:left w:val="none" w:sz="0" w:space="0" w:color="auto"/>
        <w:bottom w:val="none" w:sz="0" w:space="0" w:color="auto"/>
        <w:right w:val="none" w:sz="0" w:space="0" w:color="auto"/>
      </w:divBdr>
    </w:div>
    <w:div w:id="1918056449">
      <w:bodyDiv w:val="1"/>
      <w:marLeft w:val="0"/>
      <w:marRight w:val="0"/>
      <w:marTop w:val="0"/>
      <w:marBottom w:val="0"/>
      <w:divBdr>
        <w:top w:val="none" w:sz="0" w:space="0" w:color="auto"/>
        <w:left w:val="none" w:sz="0" w:space="0" w:color="auto"/>
        <w:bottom w:val="none" w:sz="0" w:space="0" w:color="auto"/>
        <w:right w:val="none" w:sz="0" w:space="0" w:color="auto"/>
      </w:divBdr>
    </w:div>
    <w:div w:id="1918130407">
      <w:bodyDiv w:val="1"/>
      <w:marLeft w:val="0"/>
      <w:marRight w:val="0"/>
      <w:marTop w:val="0"/>
      <w:marBottom w:val="0"/>
      <w:divBdr>
        <w:top w:val="none" w:sz="0" w:space="0" w:color="auto"/>
        <w:left w:val="none" w:sz="0" w:space="0" w:color="auto"/>
        <w:bottom w:val="none" w:sz="0" w:space="0" w:color="auto"/>
        <w:right w:val="none" w:sz="0" w:space="0" w:color="auto"/>
      </w:divBdr>
    </w:div>
    <w:div w:id="1918246765">
      <w:bodyDiv w:val="1"/>
      <w:marLeft w:val="0"/>
      <w:marRight w:val="0"/>
      <w:marTop w:val="0"/>
      <w:marBottom w:val="0"/>
      <w:divBdr>
        <w:top w:val="none" w:sz="0" w:space="0" w:color="auto"/>
        <w:left w:val="none" w:sz="0" w:space="0" w:color="auto"/>
        <w:bottom w:val="none" w:sz="0" w:space="0" w:color="auto"/>
        <w:right w:val="none" w:sz="0" w:space="0" w:color="auto"/>
      </w:divBdr>
    </w:div>
    <w:div w:id="1918397758">
      <w:bodyDiv w:val="1"/>
      <w:marLeft w:val="0"/>
      <w:marRight w:val="0"/>
      <w:marTop w:val="0"/>
      <w:marBottom w:val="0"/>
      <w:divBdr>
        <w:top w:val="none" w:sz="0" w:space="0" w:color="auto"/>
        <w:left w:val="none" w:sz="0" w:space="0" w:color="auto"/>
        <w:bottom w:val="none" w:sz="0" w:space="0" w:color="auto"/>
        <w:right w:val="none" w:sz="0" w:space="0" w:color="auto"/>
      </w:divBdr>
    </w:div>
    <w:div w:id="1918510241">
      <w:bodyDiv w:val="1"/>
      <w:marLeft w:val="0"/>
      <w:marRight w:val="0"/>
      <w:marTop w:val="0"/>
      <w:marBottom w:val="0"/>
      <w:divBdr>
        <w:top w:val="none" w:sz="0" w:space="0" w:color="auto"/>
        <w:left w:val="none" w:sz="0" w:space="0" w:color="auto"/>
        <w:bottom w:val="none" w:sz="0" w:space="0" w:color="auto"/>
        <w:right w:val="none" w:sz="0" w:space="0" w:color="auto"/>
      </w:divBdr>
    </w:div>
    <w:div w:id="1918901951">
      <w:bodyDiv w:val="1"/>
      <w:marLeft w:val="0"/>
      <w:marRight w:val="0"/>
      <w:marTop w:val="0"/>
      <w:marBottom w:val="0"/>
      <w:divBdr>
        <w:top w:val="none" w:sz="0" w:space="0" w:color="auto"/>
        <w:left w:val="none" w:sz="0" w:space="0" w:color="auto"/>
        <w:bottom w:val="none" w:sz="0" w:space="0" w:color="auto"/>
        <w:right w:val="none" w:sz="0" w:space="0" w:color="auto"/>
      </w:divBdr>
    </w:div>
    <w:div w:id="1919056548">
      <w:bodyDiv w:val="1"/>
      <w:marLeft w:val="0"/>
      <w:marRight w:val="0"/>
      <w:marTop w:val="0"/>
      <w:marBottom w:val="0"/>
      <w:divBdr>
        <w:top w:val="none" w:sz="0" w:space="0" w:color="auto"/>
        <w:left w:val="none" w:sz="0" w:space="0" w:color="auto"/>
        <w:bottom w:val="none" w:sz="0" w:space="0" w:color="auto"/>
        <w:right w:val="none" w:sz="0" w:space="0" w:color="auto"/>
      </w:divBdr>
    </w:div>
    <w:div w:id="1919099062">
      <w:bodyDiv w:val="1"/>
      <w:marLeft w:val="0"/>
      <w:marRight w:val="0"/>
      <w:marTop w:val="0"/>
      <w:marBottom w:val="0"/>
      <w:divBdr>
        <w:top w:val="none" w:sz="0" w:space="0" w:color="auto"/>
        <w:left w:val="none" w:sz="0" w:space="0" w:color="auto"/>
        <w:bottom w:val="none" w:sz="0" w:space="0" w:color="auto"/>
        <w:right w:val="none" w:sz="0" w:space="0" w:color="auto"/>
      </w:divBdr>
    </w:div>
    <w:div w:id="1919171877">
      <w:bodyDiv w:val="1"/>
      <w:marLeft w:val="0"/>
      <w:marRight w:val="0"/>
      <w:marTop w:val="0"/>
      <w:marBottom w:val="0"/>
      <w:divBdr>
        <w:top w:val="none" w:sz="0" w:space="0" w:color="auto"/>
        <w:left w:val="none" w:sz="0" w:space="0" w:color="auto"/>
        <w:bottom w:val="none" w:sz="0" w:space="0" w:color="auto"/>
        <w:right w:val="none" w:sz="0" w:space="0" w:color="auto"/>
      </w:divBdr>
    </w:div>
    <w:div w:id="1919249311">
      <w:bodyDiv w:val="1"/>
      <w:marLeft w:val="0"/>
      <w:marRight w:val="0"/>
      <w:marTop w:val="0"/>
      <w:marBottom w:val="0"/>
      <w:divBdr>
        <w:top w:val="none" w:sz="0" w:space="0" w:color="auto"/>
        <w:left w:val="none" w:sz="0" w:space="0" w:color="auto"/>
        <w:bottom w:val="none" w:sz="0" w:space="0" w:color="auto"/>
        <w:right w:val="none" w:sz="0" w:space="0" w:color="auto"/>
      </w:divBdr>
    </w:div>
    <w:div w:id="1919367829">
      <w:bodyDiv w:val="1"/>
      <w:marLeft w:val="0"/>
      <w:marRight w:val="0"/>
      <w:marTop w:val="0"/>
      <w:marBottom w:val="0"/>
      <w:divBdr>
        <w:top w:val="none" w:sz="0" w:space="0" w:color="auto"/>
        <w:left w:val="none" w:sz="0" w:space="0" w:color="auto"/>
        <w:bottom w:val="none" w:sz="0" w:space="0" w:color="auto"/>
        <w:right w:val="none" w:sz="0" w:space="0" w:color="auto"/>
      </w:divBdr>
    </w:div>
    <w:div w:id="1919515062">
      <w:bodyDiv w:val="1"/>
      <w:marLeft w:val="0"/>
      <w:marRight w:val="0"/>
      <w:marTop w:val="0"/>
      <w:marBottom w:val="0"/>
      <w:divBdr>
        <w:top w:val="none" w:sz="0" w:space="0" w:color="auto"/>
        <w:left w:val="none" w:sz="0" w:space="0" w:color="auto"/>
        <w:bottom w:val="none" w:sz="0" w:space="0" w:color="auto"/>
        <w:right w:val="none" w:sz="0" w:space="0" w:color="auto"/>
      </w:divBdr>
    </w:div>
    <w:div w:id="1919630060">
      <w:bodyDiv w:val="1"/>
      <w:marLeft w:val="0"/>
      <w:marRight w:val="0"/>
      <w:marTop w:val="0"/>
      <w:marBottom w:val="0"/>
      <w:divBdr>
        <w:top w:val="none" w:sz="0" w:space="0" w:color="auto"/>
        <w:left w:val="none" w:sz="0" w:space="0" w:color="auto"/>
        <w:bottom w:val="none" w:sz="0" w:space="0" w:color="auto"/>
        <w:right w:val="none" w:sz="0" w:space="0" w:color="auto"/>
      </w:divBdr>
    </w:div>
    <w:div w:id="1919706217">
      <w:bodyDiv w:val="1"/>
      <w:marLeft w:val="0"/>
      <w:marRight w:val="0"/>
      <w:marTop w:val="0"/>
      <w:marBottom w:val="0"/>
      <w:divBdr>
        <w:top w:val="none" w:sz="0" w:space="0" w:color="auto"/>
        <w:left w:val="none" w:sz="0" w:space="0" w:color="auto"/>
        <w:bottom w:val="none" w:sz="0" w:space="0" w:color="auto"/>
        <w:right w:val="none" w:sz="0" w:space="0" w:color="auto"/>
      </w:divBdr>
    </w:div>
    <w:div w:id="1919707518">
      <w:bodyDiv w:val="1"/>
      <w:marLeft w:val="0"/>
      <w:marRight w:val="0"/>
      <w:marTop w:val="0"/>
      <w:marBottom w:val="0"/>
      <w:divBdr>
        <w:top w:val="none" w:sz="0" w:space="0" w:color="auto"/>
        <w:left w:val="none" w:sz="0" w:space="0" w:color="auto"/>
        <w:bottom w:val="none" w:sz="0" w:space="0" w:color="auto"/>
        <w:right w:val="none" w:sz="0" w:space="0" w:color="auto"/>
      </w:divBdr>
    </w:div>
    <w:div w:id="1920167282">
      <w:bodyDiv w:val="1"/>
      <w:marLeft w:val="0"/>
      <w:marRight w:val="0"/>
      <w:marTop w:val="0"/>
      <w:marBottom w:val="0"/>
      <w:divBdr>
        <w:top w:val="none" w:sz="0" w:space="0" w:color="auto"/>
        <w:left w:val="none" w:sz="0" w:space="0" w:color="auto"/>
        <w:bottom w:val="none" w:sz="0" w:space="0" w:color="auto"/>
        <w:right w:val="none" w:sz="0" w:space="0" w:color="auto"/>
      </w:divBdr>
    </w:div>
    <w:div w:id="1920483172">
      <w:bodyDiv w:val="1"/>
      <w:marLeft w:val="0"/>
      <w:marRight w:val="0"/>
      <w:marTop w:val="0"/>
      <w:marBottom w:val="0"/>
      <w:divBdr>
        <w:top w:val="none" w:sz="0" w:space="0" w:color="auto"/>
        <w:left w:val="none" w:sz="0" w:space="0" w:color="auto"/>
        <w:bottom w:val="none" w:sz="0" w:space="0" w:color="auto"/>
        <w:right w:val="none" w:sz="0" w:space="0" w:color="auto"/>
      </w:divBdr>
    </w:div>
    <w:div w:id="1920601426">
      <w:bodyDiv w:val="1"/>
      <w:marLeft w:val="0"/>
      <w:marRight w:val="0"/>
      <w:marTop w:val="0"/>
      <w:marBottom w:val="0"/>
      <w:divBdr>
        <w:top w:val="none" w:sz="0" w:space="0" w:color="auto"/>
        <w:left w:val="none" w:sz="0" w:space="0" w:color="auto"/>
        <w:bottom w:val="none" w:sz="0" w:space="0" w:color="auto"/>
        <w:right w:val="none" w:sz="0" w:space="0" w:color="auto"/>
      </w:divBdr>
    </w:div>
    <w:div w:id="1921060281">
      <w:bodyDiv w:val="1"/>
      <w:marLeft w:val="0"/>
      <w:marRight w:val="0"/>
      <w:marTop w:val="0"/>
      <w:marBottom w:val="0"/>
      <w:divBdr>
        <w:top w:val="none" w:sz="0" w:space="0" w:color="auto"/>
        <w:left w:val="none" w:sz="0" w:space="0" w:color="auto"/>
        <w:bottom w:val="none" w:sz="0" w:space="0" w:color="auto"/>
        <w:right w:val="none" w:sz="0" w:space="0" w:color="auto"/>
      </w:divBdr>
    </w:div>
    <w:div w:id="1921133759">
      <w:bodyDiv w:val="1"/>
      <w:marLeft w:val="0"/>
      <w:marRight w:val="0"/>
      <w:marTop w:val="0"/>
      <w:marBottom w:val="0"/>
      <w:divBdr>
        <w:top w:val="none" w:sz="0" w:space="0" w:color="auto"/>
        <w:left w:val="none" w:sz="0" w:space="0" w:color="auto"/>
        <w:bottom w:val="none" w:sz="0" w:space="0" w:color="auto"/>
        <w:right w:val="none" w:sz="0" w:space="0" w:color="auto"/>
      </w:divBdr>
    </w:div>
    <w:div w:id="1921330894">
      <w:bodyDiv w:val="1"/>
      <w:marLeft w:val="0"/>
      <w:marRight w:val="0"/>
      <w:marTop w:val="0"/>
      <w:marBottom w:val="0"/>
      <w:divBdr>
        <w:top w:val="none" w:sz="0" w:space="0" w:color="auto"/>
        <w:left w:val="none" w:sz="0" w:space="0" w:color="auto"/>
        <w:bottom w:val="none" w:sz="0" w:space="0" w:color="auto"/>
        <w:right w:val="none" w:sz="0" w:space="0" w:color="auto"/>
      </w:divBdr>
    </w:div>
    <w:div w:id="1921407515">
      <w:bodyDiv w:val="1"/>
      <w:marLeft w:val="0"/>
      <w:marRight w:val="0"/>
      <w:marTop w:val="0"/>
      <w:marBottom w:val="0"/>
      <w:divBdr>
        <w:top w:val="none" w:sz="0" w:space="0" w:color="auto"/>
        <w:left w:val="none" w:sz="0" w:space="0" w:color="auto"/>
        <w:bottom w:val="none" w:sz="0" w:space="0" w:color="auto"/>
        <w:right w:val="none" w:sz="0" w:space="0" w:color="auto"/>
      </w:divBdr>
    </w:div>
    <w:div w:id="1921519115">
      <w:bodyDiv w:val="1"/>
      <w:marLeft w:val="0"/>
      <w:marRight w:val="0"/>
      <w:marTop w:val="0"/>
      <w:marBottom w:val="0"/>
      <w:divBdr>
        <w:top w:val="none" w:sz="0" w:space="0" w:color="auto"/>
        <w:left w:val="none" w:sz="0" w:space="0" w:color="auto"/>
        <w:bottom w:val="none" w:sz="0" w:space="0" w:color="auto"/>
        <w:right w:val="none" w:sz="0" w:space="0" w:color="auto"/>
      </w:divBdr>
    </w:div>
    <w:div w:id="1922058480">
      <w:bodyDiv w:val="1"/>
      <w:marLeft w:val="0"/>
      <w:marRight w:val="0"/>
      <w:marTop w:val="0"/>
      <w:marBottom w:val="0"/>
      <w:divBdr>
        <w:top w:val="none" w:sz="0" w:space="0" w:color="auto"/>
        <w:left w:val="none" w:sz="0" w:space="0" w:color="auto"/>
        <w:bottom w:val="none" w:sz="0" w:space="0" w:color="auto"/>
        <w:right w:val="none" w:sz="0" w:space="0" w:color="auto"/>
      </w:divBdr>
    </w:div>
    <w:div w:id="1922254264">
      <w:bodyDiv w:val="1"/>
      <w:marLeft w:val="0"/>
      <w:marRight w:val="0"/>
      <w:marTop w:val="0"/>
      <w:marBottom w:val="0"/>
      <w:divBdr>
        <w:top w:val="none" w:sz="0" w:space="0" w:color="auto"/>
        <w:left w:val="none" w:sz="0" w:space="0" w:color="auto"/>
        <w:bottom w:val="none" w:sz="0" w:space="0" w:color="auto"/>
        <w:right w:val="none" w:sz="0" w:space="0" w:color="auto"/>
      </w:divBdr>
    </w:div>
    <w:div w:id="1922567192">
      <w:bodyDiv w:val="1"/>
      <w:marLeft w:val="0"/>
      <w:marRight w:val="0"/>
      <w:marTop w:val="0"/>
      <w:marBottom w:val="0"/>
      <w:divBdr>
        <w:top w:val="none" w:sz="0" w:space="0" w:color="auto"/>
        <w:left w:val="none" w:sz="0" w:space="0" w:color="auto"/>
        <w:bottom w:val="none" w:sz="0" w:space="0" w:color="auto"/>
        <w:right w:val="none" w:sz="0" w:space="0" w:color="auto"/>
      </w:divBdr>
    </w:div>
    <w:div w:id="1922592432">
      <w:bodyDiv w:val="1"/>
      <w:marLeft w:val="0"/>
      <w:marRight w:val="0"/>
      <w:marTop w:val="0"/>
      <w:marBottom w:val="0"/>
      <w:divBdr>
        <w:top w:val="none" w:sz="0" w:space="0" w:color="auto"/>
        <w:left w:val="none" w:sz="0" w:space="0" w:color="auto"/>
        <w:bottom w:val="none" w:sz="0" w:space="0" w:color="auto"/>
        <w:right w:val="none" w:sz="0" w:space="0" w:color="auto"/>
      </w:divBdr>
    </w:div>
    <w:div w:id="1922642099">
      <w:bodyDiv w:val="1"/>
      <w:marLeft w:val="0"/>
      <w:marRight w:val="0"/>
      <w:marTop w:val="0"/>
      <w:marBottom w:val="0"/>
      <w:divBdr>
        <w:top w:val="none" w:sz="0" w:space="0" w:color="auto"/>
        <w:left w:val="none" w:sz="0" w:space="0" w:color="auto"/>
        <w:bottom w:val="none" w:sz="0" w:space="0" w:color="auto"/>
        <w:right w:val="none" w:sz="0" w:space="0" w:color="auto"/>
      </w:divBdr>
    </w:div>
    <w:div w:id="1922712736">
      <w:bodyDiv w:val="1"/>
      <w:marLeft w:val="0"/>
      <w:marRight w:val="0"/>
      <w:marTop w:val="0"/>
      <w:marBottom w:val="0"/>
      <w:divBdr>
        <w:top w:val="none" w:sz="0" w:space="0" w:color="auto"/>
        <w:left w:val="none" w:sz="0" w:space="0" w:color="auto"/>
        <w:bottom w:val="none" w:sz="0" w:space="0" w:color="auto"/>
        <w:right w:val="none" w:sz="0" w:space="0" w:color="auto"/>
      </w:divBdr>
    </w:div>
    <w:div w:id="1922786359">
      <w:bodyDiv w:val="1"/>
      <w:marLeft w:val="0"/>
      <w:marRight w:val="0"/>
      <w:marTop w:val="0"/>
      <w:marBottom w:val="0"/>
      <w:divBdr>
        <w:top w:val="none" w:sz="0" w:space="0" w:color="auto"/>
        <w:left w:val="none" w:sz="0" w:space="0" w:color="auto"/>
        <w:bottom w:val="none" w:sz="0" w:space="0" w:color="auto"/>
        <w:right w:val="none" w:sz="0" w:space="0" w:color="auto"/>
      </w:divBdr>
    </w:div>
    <w:div w:id="1923175076">
      <w:bodyDiv w:val="1"/>
      <w:marLeft w:val="0"/>
      <w:marRight w:val="0"/>
      <w:marTop w:val="0"/>
      <w:marBottom w:val="0"/>
      <w:divBdr>
        <w:top w:val="none" w:sz="0" w:space="0" w:color="auto"/>
        <w:left w:val="none" w:sz="0" w:space="0" w:color="auto"/>
        <w:bottom w:val="none" w:sz="0" w:space="0" w:color="auto"/>
        <w:right w:val="none" w:sz="0" w:space="0" w:color="auto"/>
      </w:divBdr>
    </w:div>
    <w:div w:id="1923446305">
      <w:bodyDiv w:val="1"/>
      <w:marLeft w:val="0"/>
      <w:marRight w:val="0"/>
      <w:marTop w:val="0"/>
      <w:marBottom w:val="0"/>
      <w:divBdr>
        <w:top w:val="none" w:sz="0" w:space="0" w:color="auto"/>
        <w:left w:val="none" w:sz="0" w:space="0" w:color="auto"/>
        <w:bottom w:val="none" w:sz="0" w:space="0" w:color="auto"/>
        <w:right w:val="none" w:sz="0" w:space="0" w:color="auto"/>
      </w:divBdr>
    </w:div>
    <w:div w:id="1923566383">
      <w:bodyDiv w:val="1"/>
      <w:marLeft w:val="0"/>
      <w:marRight w:val="0"/>
      <w:marTop w:val="0"/>
      <w:marBottom w:val="0"/>
      <w:divBdr>
        <w:top w:val="none" w:sz="0" w:space="0" w:color="auto"/>
        <w:left w:val="none" w:sz="0" w:space="0" w:color="auto"/>
        <w:bottom w:val="none" w:sz="0" w:space="0" w:color="auto"/>
        <w:right w:val="none" w:sz="0" w:space="0" w:color="auto"/>
      </w:divBdr>
    </w:div>
    <w:div w:id="1923875128">
      <w:bodyDiv w:val="1"/>
      <w:marLeft w:val="0"/>
      <w:marRight w:val="0"/>
      <w:marTop w:val="0"/>
      <w:marBottom w:val="0"/>
      <w:divBdr>
        <w:top w:val="none" w:sz="0" w:space="0" w:color="auto"/>
        <w:left w:val="none" w:sz="0" w:space="0" w:color="auto"/>
        <w:bottom w:val="none" w:sz="0" w:space="0" w:color="auto"/>
        <w:right w:val="none" w:sz="0" w:space="0" w:color="auto"/>
      </w:divBdr>
    </w:div>
    <w:div w:id="1924072644">
      <w:bodyDiv w:val="1"/>
      <w:marLeft w:val="0"/>
      <w:marRight w:val="0"/>
      <w:marTop w:val="0"/>
      <w:marBottom w:val="0"/>
      <w:divBdr>
        <w:top w:val="none" w:sz="0" w:space="0" w:color="auto"/>
        <w:left w:val="none" w:sz="0" w:space="0" w:color="auto"/>
        <w:bottom w:val="none" w:sz="0" w:space="0" w:color="auto"/>
        <w:right w:val="none" w:sz="0" w:space="0" w:color="auto"/>
      </w:divBdr>
    </w:div>
    <w:div w:id="1924411248">
      <w:bodyDiv w:val="1"/>
      <w:marLeft w:val="0"/>
      <w:marRight w:val="0"/>
      <w:marTop w:val="0"/>
      <w:marBottom w:val="0"/>
      <w:divBdr>
        <w:top w:val="none" w:sz="0" w:space="0" w:color="auto"/>
        <w:left w:val="none" w:sz="0" w:space="0" w:color="auto"/>
        <w:bottom w:val="none" w:sz="0" w:space="0" w:color="auto"/>
        <w:right w:val="none" w:sz="0" w:space="0" w:color="auto"/>
      </w:divBdr>
    </w:div>
    <w:div w:id="1924487225">
      <w:bodyDiv w:val="1"/>
      <w:marLeft w:val="0"/>
      <w:marRight w:val="0"/>
      <w:marTop w:val="0"/>
      <w:marBottom w:val="0"/>
      <w:divBdr>
        <w:top w:val="none" w:sz="0" w:space="0" w:color="auto"/>
        <w:left w:val="none" w:sz="0" w:space="0" w:color="auto"/>
        <w:bottom w:val="none" w:sz="0" w:space="0" w:color="auto"/>
        <w:right w:val="none" w:sz="0" w:space="0" w:color="auto"/>
      </w:divBdr>
    </w:div>
    <w:div w:id="1924800171">
      <w:bodyDiv w:val="1"/>
      <w:marLeft w:val="0"/>
      <w:marRight w:val="0"/>
      <w:marTop w:val="0"/>
      <w:marBottom w:val="0"/>
      <w:divBdr>
        <w:top w:val="none" w:sz="0" w:space="0" w:color="auto"/>
        <w:left w:val="none" w:sz="0" w:space="0" w:color="auto"/>
        <w:bottom w:val="none" w:sz="0" w:space="0" w:color="auto"/>
        <w:right w:val="none" w:sz="0" w:space="0" w:color="auto"/>
      </w:divBdr>
    </w:div>
    <w:div w:id="1925187923">
      <w:bodyDiv w:val="1"/>
      <w:marLeft w:val="0"/>
      <w:marRight w:val="0"/>
      <w:marTop w:val="0"/>
      <w:marBottom w:val="0"/>
      <w:divBdr>
        <w:top w:val="none" w:sz="0" w:space="0" w:color="auto"/>
        <w:left w:val="none" w:sz="0" w:space="0" w:color="auto"/>
        <w:bottom w:val="none" w:sz="0" w:space="0" w:color="auto"/>
        <w:right w:val="none" w:sz="0" w:space="0" w:color="auto"/>
      </w:divBdr>
    </w:div>
    <w:div w:id="1925214990">
      <w:bodyDiv w:val="1"/>
      <w:marLeft w:val="0"/>
      <w:marRight w:val="0"/>
      <w:marTop w:val="0"/>
      <w:marBottom w:val="0"/>
      <w:divBdr>
        <w:top w:val="none" w:sz="0" w:space="0" w:color="auto"/>
        <w:left w:val="none" w:sz="0" w:space="0" w:color="auto"/>
        <w:bottom w:val="none" w:sz="0" w:space="0" w:color="auto"/>
        <w:right w:val="none" w:sz="0" w:space="0" w:color="auto"/>
      </w:divBdr>
    </w:div>
    <w:div w:id="1925407785">
      <w:bodyDiv w:val="1"/>
      <w:marLeft w:val="0"/>
      <w:marRight w:val="0"/>
      <w:marTop w:val="0"/>
      <w:marBottom w:val="0"/>
      <w:divBdr>
        <w:top w:val="none" w:sz="0" w:space="0" w:color="auto"/>
        <w:left w:val="none" w:sz="0" w:space="0" w:color="auto"/>
        <w:bottom w:val="none" w:sz="0" w:space="0" w:color="auto"/>
        <w:right w:val="none" w:sz="0" w:space="0" w:color="auto"/>
      </w:divBdr>
    </w:div>
    <w:div w:id="1925726524">
      <w:bodyDiv w:val="1"/>
      <w:marLeft w:val="0"/>
      <w:marRight w:val="0"/>
      <w:marTop w:val="0"/>
      <w:marBottom w:val="0"/>
      <w:divBdr>
        <w:top w:val="none" w:sz="0" w:space="0" w:color="auto"/>
        <w:left w:val="none" w:sz="0" w:space="0" w:color="auto"/>
        <w:bottom w:val="none" w:sz="0" w:space="0" w:color="auto"/>
        <w:right w:val="none" w:sz="0" w:space="0" w:color="auto"/>
      </w:divBdr>
    </w:div>
    <w:div w:id="1925845016">
      <w:bodyDiv w:val="1"/>
      <w:marLeft w:val="0"/>
      <w:marRight w:val="0"/>
      <w:marTop w:val="0"/>
      <w:marBottom w:val="0"/>
      <w:divBdr>
        <w:top w:val="none" w:sz="0" w:space="0" w:color="auto"/>
        <w:left w:val="none" w:sz="0" w:space="0" w:color="auto"/>
        <w:bottom w:val="none" w:sz="0" w:space="0" w:color="auto"/>
        <w:right w:val="none" w:sz="0" w:space="0" w:color="auto"/>
      </w:divBdr>
    </w:div>
    <w:div w:id="1926068757">
      <w:bodyDiv w:val="1"/>
      <w:marLeft w:val="0"/>
      <w:marRight w:val="0"/>
      <w:marTop w:val="0"/>
      <w:marBottom w:val="0"/>
      <w:divBdr>
        <w:top w:val="none" w:sz="0" w:space="0" w:color="auto"/>
        <w:left w:val="none" w:sz="0" w:space="0" w:color="auto"/>
        <w:bottom w:val="none" w:sz="0" w:space="0" w:color="auto"/>
        <w:right w:val="none" w:sz="0" w:space="0" w:color="auto"/>
      </w:divBdr>
    </w:div>
    <w:div w:id="1926301743">
      <w:bodyDiv w:val="1"/>
      <w:marLeft w:val="0"/>
      <w:marRight w:val="0"/>
      <w:marTop w:val="0"/>
      <w:marBottom w:val="0"/>
      <w:divBdr>
        <w:top w:val="none" w:sz="0" w:space="0" w:color="auto"/>
        <w:left w:val="none" w:sz="0" w:space="0" w:color="auto"/>
        <w:bottom w:val="none" w:sz="0" w:space="0" w:color="auto"/>
        <w:right w:val="none" w:sz="0" w:space="0" w:color="auto"/>
      </w:divBdr>
    </w:div>
    <w:div w:id="1926644139">
      <w:bodyDiv w:val="1"/>
      <w:marLeft w:val="0"/>
      <w:marRight w:val="0"/>
      <w:marTop w:val="0"/>
      <w:marBottom w:val="0"/>
      <w:divBdr>
        <w:top w:val="none" w:sz="0" w:space="0" w:color="auto"/>
        <w:left w:val="none" w:sz="0" w:space="0" w:color="auto"/>
        <w:bottom w:val="none" w:sz="0" w:space="0" w:color="auto"/>
        <w:right w:val="none" w:sz="0" w:space="0" w:color="auto"/>
      </w:divBdr>
    </w:div>
    <w:div w:id="1926646488">
      <w:bodyDiv w:val="1"/>
      <w:marLeft w:val="0"/>
      <w:marRight w:val="0"/>
      <w:marTop w:val="0"/>
      <w:marBottom w:val="0"/>
      <w:divBdr>
        <w:top w:val="none" w:sz="0" w:space="0" w:color="auto"/>
        <w:left w:val="none" w:sz="0" w:space="0" w:color="auto"/>
        <w:bottom w:val="none" w:sz="0" w:space="0" w:color="auto"/>
        <w:right w:val="none" w:sz="0" w:space="0" w:color="auto"/>
      </w:divBdr>
    </w:div>
    <w:div w:id="1926920374">
      <w:bodyDiv w:val="1"/>
      <w:marLeft w:val="0"/>
      <w:marRight w:val="0"/>
      <w:marTop w:val="0"/>
      <w:marBottom w:val="0"/>
      <w:divBdr>
        <w:top w:val="none" w:sz="0" w:space="0" w:color="auto"/>
        <w:left w:val="none" w:sz="0" w:space="0" w:color="auto"/>
        <w:bottom w:val="none" w:sz="0" w:space="0" w:color="auto"/>
        <w:right w:val="none" w:sz="0" w:space="0" w:color="auto"/>
      </w:divBdr>
    </w:div>
    <w:div w:id="1927225503">
      <w:bodyDiv w:val="1"/>
      <w:marLeft w:val="0"/>
      <w:marRight w:val="0"/>
      <w:marTop w:val="0"/>
      <w:marBottom w:val="0"/>
      <w:divBdr>
        <w:top w:val="none" w:sz="0" w:space="0" w:color="auto"/>
        <w:left w:val="none" w:sz="0" w:space="0" w:color="auto"/>
        <w:bottom w:val="none" w:sz="0" w:space="0" w:color="auto"/>
        <w:right w:val="none" w:sz="0" w:space="0" w:color="auto"/>
      </w:divBdr>
    </w:div>
    <w:div w:id="1927300966">
      <w:bodyDiv w:val="1"/>
      <w:marLeft w:val="0"/>
      <w:marRight w:val="0"/>
      <w:marTop w:val="0"/>
      <w:marBottom w:val="0"/>
      <w:divBdr>
        <w:top w:val="none" w:sz="0" w:space="0" w:color="auto"/>
        <w:left w:val="none" w:sz="0" w:space="0" w:color="auto"/>
        <w:bottom w:val="none" w:sz="0" w:space="0" w:color="auto"/>
        <w:right w:val="none" w:sz="0" w:space="0" w:color="auto"/>
      </w:divBdr>
    </w:div>
    <w:div w:id="1927611557">
      <w:bodyDiv w:val="1"/>
      <w:marLeft w:val="0"/>
      <w:marRight w:val="0"/>
      <w:marTop w:val="0"/>
      <w:marBottom w:val="0"/>
      <w:divBdr>
        <w:top w:val="none" w:sz="0" w:space="0" w:color="auto"/>
        <w:left w:val="none" w:sz="0" w:space="0" w:color="auto"/>
        <w:bottom w:val="none" w:sz="0" w:space="0" w:color="auto"/>
        <w:right w:val="none" w:sz="0" w:space="0" w:color="auto"/>
      </w:divBdr>
    </w:div>
    <w:div w:id="1927692952">
      <w:bodyDiv w:val="1"/>
      <w:marLeft w:val="0"/>
      <w:marRight w:val="0"/>
      <w:marTop w:val="0"/>
      <w:marBottom w:val="0"/>
      <w:divBdr>
        <w:top w:val="none" w:sz="0" w:space="0" w:color="auto"/>
        <w:left w:val="none" w:sz="0" w:space="0" w:color="auto"/>
        <w:bottom w:val="none" w:sz="0" w:space="0" w:color="auto"/>
        <w:right w:val="none" w:sz="0" w:space="0" w:color="auto"/>
      </w:divBdr>
    </w:div>
    <w:div w:id="1928078196">
      <w:bodyDiv w:val="1"/>
      <w:marLeft w:val="0"/>
      <w:marRight w:val="0"/>
      <w:marTop w:val="0"/>
      <w:marBottom w:val="0"/>
      <w:divBdr>
        <w:top w:val="none" w:sz="0" w:space="0" w:color="auto"/>
        <w:left w:val="none" w:sz="0" w:space="0" w:color="auto"/>
        <w:bottom w:val="none" w:sz="0" w:space="0" w:color="auto"/>
        <w:right w:val="none" w:sz="0" w:space="0" w:color="auto"/>
      </w:divBdr>
    </w:div>
    <w:div w:id="1928735255">
      <w:bodyDiv w:val="1"/>
      <w:marLeft w:val="0"/>
      <w:marRight w:val="0"/>
      <w:marTop w:val="0"/>
      <w:marBottom w:val="0"/>
      <w:divBdr>
        <w:top w:val="none" w:sz="0" w:space="0" w:color="auto"/>
        <w:left w:val="none" w:sz="0" w:space="0" w:color="auto"/>
        <w:bottom w:val="none" w:sz="0" w:space="0" w:color="auto"/>
        <w:right w:val="none" w:sz="0" w:space="0" w:color="auto"/>
      </w:divBdr>
    </w:div>
    <w:div w:id="1928876968">
      <w:bodyDiv w:val="1"/>
      <w:marLeft w:val="0"/>
      <w:marRight w:val="0"/>
      <w:marTop w:val="0"/>
      <w:marBottom w:val="0"/>
      <w:divBdr>
        <w:top w:val="none" w:sz="0" w:space="0" w:color="auto"/>
        <w:left w:val="none" w:sz="0" w:space="0" w:color="auto"/>
        <w:bottom w:val="none" w:sz="0" w:space="0" w:color="auto"/>
        <w:right w:val="none" w:sz="0" w:space="0" w:color="auto"/>
      </w:divBdr>
    </w:div>
    <w:div w:id="1928884126">
      <w:bodyDiv w:val="1"/>
      <w:marLeft w:val="0"/>
      <w:marRight w:val="0"/>
      <w:marTop w:val="0"/>
      <w:marBottom w:val="0"/>
      <w:divBdr>
        <w:top w:val="none" w:sz="0" w:space="0" w:color="auto"/>
        <w:left w:val="none" w:sz="0" w:space="0" w:color="auto"/>
        <w:bottom w:val="none" w:sz="0" w:space="0" w:color="auto"/>
        <w:right w:val="none" w:sz="0" w:space="0" w:color="auto"/>
      </w:divBdr>
    </w:div>
    <w:div w:id="1929079230">
      <w:bodyDiv w:val="1"/>
      <w:marLeft w:val="0"/>
      <w:marRight w:val="0"/>
      <w:marTop w:val="0"/>
      <w:marBottom w:val="0"/>
      <w:divBdr>
        <w:top w:val="none" w:sz="0" w:space="0" w:color="auto"/>
        <w:left w:val="none" w:sz="0" w:space="0" w:color="auto"/>
        <w:bottom w:val="none" w:sz="0" w:space="0" w:color="auto"/>
        <w:right w:val="none" w:sz="0" w:space="0" w:color="auto"/>
      </w:divBdr>
    </w:div>
    <w:div w:id="1929148126">
      <w:bodyDiv w:val="1"/>
      <w:marLeft w:val="0"/>
      <w:marRight w:val="0"/>
      <w:marTop w:val="0"/>
      <w:marBottom w:val="0"/>
      <w:divBdr>
        <w:top w:val="none" w:sz="0" w:space="0" w:color="auto"/>
        <w:left w:val="none" w:sz="0" w:space="0" w:color="auto"/>
        <w:bottom w:val="none" w:sz="0" w:space="0" w:color="auto"/>
        <w:right w:val="none" w:sz="0" w:space="0" w:color="auto"/>
      </w:divBdr>
    </w:div>
    <w:div w:id="1929268898">
      <w:bodyDiv w:val="1"/>
      <w:marLeft w:val="0"/>
      <w:marRight w:val="0"/>
      <w:marTop w:val="0"/>
      <w:marBottom w:val="0"/>
      <w:divBdr>
        <w:top w:val="none" w:sz="0" w:space="0" w:color="auto"/>
        <w:left w:val="none" w:sz="0" w:space="0" w:color="auto"/>
        <w:bottom w:val="none" w:sz="0" w:space="0" w:color="auto"/>
        <w:right w:val="none" w:sz="0" w:space="0" w:color="auto"/>
      </w:divBdr>
    </w:div>
    <w:div w:id="1929579657">
      <w:bodyDiv w:val="1"/>
      <w:marLeft w:val="0"/>
      <w:marRight w:val="0"/>
      <w:marTop w:val="0"/>
      <w:marBottom w:val="0"/>
      <w:divBdr>
        <w:top w:val="none" w:sz="0" w:space="0" w:color="auto"/>
        <w:left w:val="none" w:sz="0" w:space="0" w:color="auto"/>
        <w:bottom w:val="none" w:sz="0" w:space="0" w:color="auto"/>
        <w:right w:val="none" w:sz="0" w:space="0" w:color="auto"/>
      </w:divBdr>
    </w:div>
    <w:div w:id="1930038284">
      <w:bodyDiv w:val="1"/>
      <w:marLeft w:val="0"/>
      <w:marRight w:val="0"/>
      <w:marTop w:val="0"/>
      <w:marBottom w:val="0"/>
      <w:divBdr>
        <w:top w:val="none" w:sz="0" w:space="0" w:color="auto"/>
        <w:left w:val="none" w:sz="0" w:space="0" w:color="auto"/>
        <w:bottom w:val="none" w:sz="0" w:space="0" w:color="auto"/>
        <w:right w:val="none" w:sz="0" w:space="0" w:color="auto"/>
      </w:divBdr>
    </w:div>
    <w:div w:id="1930116571">
      <w:bodyDiv w:val="1"/>
      <w:marLeft w:val="0"/>
      <w:marRight w:val="0"/>
      <w:marTop w:val="0"/>
      <w:marBottom w:val="0"/>
      <w:divBdr>
        <w:top w:val="none" w:sz="0" w:space="0" w:color="auto"/>
        <w:left w:val="none" w:sz="0" w:space="0" w:color="auto"/>
        <w:bottom w:val="none" w:sz="0" w:space="0" w:color="auto"/>
        <w:right w:val="none" w:sz="0" w:space="0" w:color="auto"/>
      </w:divBdr>
    </w:div>
    <w:div w:id="1930188112">
      <w:bodyDiv w:val="1"/>
      <w:marLeft w:val="0"/>
      <w:marRight w:val="0"/>
      <w:marTop w:val="0"/>
      <w:marBottom w:val="0"/>
      <w:divBdr>
        <w:top w:val="none" w:sz="0" w:space="0" w:color="auto"/>
        <w:left w:val="none" w:sz="0" w:space="0" w:color="auto"/>
        <w:bottom w:val="none" w:sz="0" w:space="0" w:color="auto"/>
        <w:right w:val="none" w:sz="0" w:space="0" w:color="auto"/>
      </w:divBdr>
    </w:div>
    <w:div w:id="1930189616">
      <w:bodyDiv w:val="1"/>
      <w:marLeft w:val="0"/>
      <w:marRight w:val="0"/>
      <w:marTop w:val="0"/>
      <w:marBottom w:val="0"/>
      <w:divBdr>
        <w:top w:val="none" w:sz="0" w:space="0" w:color="auto"/>
        <w:left w:val="none" w:sz="0" w:space="0" w:color="auto"/>
        <w:bottom w:val="none" w:sz="0" w:space="0" w:color="auto"/>
        <w:right w:val="none" w:sz="0" w:space="0" w:color="auto"/>
      </w:divBdr>
    </w:div>
    <w:div w:id="1930195064">
      <w:bodyDiv w:val="1"/>
      <w:marLeft w:val="0"/>
      <w:marRight w:val="0"/>
      <w:marTop w:val="0"/>
      <w:marBottom w:val="0"/>
      <w:divBdr>
        <w:top w:val="none" w:sz="0" w:space="0" w:color="auto"/>
        <w:left w:val="none" w:sz="0" w:space="0" w:color="auto"/>
        <w:bottom w:val="none" w:sz="0" w:space="0" w:color="auto"/>
        <w:right w:val="none" w:sz="0" w:space="0" w:color="auto"/>
      </w:divBdr>
    </w:div>
    <w:div w:id="1930311383">
      <w:bodyDiv w:val="1"/>
      <w:marLeft w:val="0"/>
      <w:marRight w:val="0"/>
      <w:marTop w:val="0"/>
      <w:marBottom w:val="0"/>
      <w:divBdr>
        <w:top w:val="none" w:sz="0" w:space="0" w:color="auto"/>
        <w:left w:val="none" w:sz="0" w:space="0" w:color="auto"/>
        <w:bottom w:val="none" w:sz="0" w:space="0" w:color="auto"/>
        <w:right w:val="none" w:sz="0" w:space="0" w:color="auto"/>
      </w:divBdr>
    </w:div>
    <w:div w:id="1930383652">
      <w:bodyDiv w:val="1"/>
      <w:marLeft w:val="0"/>
      <w:marRight w:val="0"/>
      <w:marTop w:val="0"/>
      <w:marBottom w:val="0"/>
      <w:divBdr>
        <w:top w:val="none" w:sz="0" w:space="0" w:color="auto"/>
        <w:left w:val="none" w:sz="0" w:space="0" w:color="auto"/>
        <w:bottom w:val="none" w:sz="0" w:space="0" w:color="auto"/>
        <w:right w:val="none" w:sz="0" w:space="0" w:color="auto"/>
      </w:divBdr>
    </w:div>
    <w:div w:id="1930582903">
      <w:bodyDiv w:val="1"/>
      <w:marLeft w:val="0"/>
      <w:marRight w:val="0"/>
      <w:marTop w:val="0"/>
      <w:marBottom w:val="0"/>
      <w:divBdr>
        <w:top w:val="none" w:sz="0" w:space="0" w:color="auto"/>
        <w:left w:val="none" w:sz="0" w:space="0" w:color="auto"/>
        <w:bottom w:val="none" w:sz="0" w:space="0" w:color="auto"/>
        <w:right w:val="none" w:sz="0" w:space="0" w:color="auto"/>
      </w:divBdr>
    </w:div>
    <w:div w:id="1931238440">
      <w:bodyDiv w:val="1"/>
      <w:marLeft w:val="0"/>
      <w:marRight w:val="0"/>
      <w:marTop w:val="0"/>
      <w:marBottom w:val="0"/>
      <w:divBdr>
        <w:top w:val="none" w:sz="0" w:space="0" w:color="auto"/>
        <w:left w:val="none" w:sz="0" w:space="0" w:color="auto"/>
        <w:bottom w:val="none" w:sz="0" w:space="0" w:color="auto"/>
        <w:right w:val="none" w:sz="0" w:space="0" w:color="auto"/>
      </w:divBdr>
    </w:div>
    <w:div w:id="1931306817">
      <w:bodyDiv w:val="1"/>
      <w:marLeft w:val="0"/>
      <w:marRight w:val="0"/>
      <w:marTop w:val="0"/>
      <w:marBottom w:val="0"/>
      <w:divBdr>
        <w:top w:val="none" w:sz="0" w:space="0" w:color="auto"/>
        <w:left w:val="none" w:sz="0" w:space="0" w:color="auto"/>
        <w:bottom w:val="none" w:sz="0" w:space="0" w:color="auto"/>
        <w:right w:val="none" w:sz="0" w:space="0" w:color="auto"/>
      </w:divBdr>
    </w:div>
    <w:div w:id="1931353087">
      <w:bodyDiv w:val="1"/>
      <w:marLeft w:val="0"/>
      <w:marRight w:val="0"/>
      <w:marTop w:val="0"/>
      <w:marBottom w:val="0"/>
      <w:divBdr>
        <w:top w:val="none" w:sz="0" w:space="0" w:color="auto"/>
        <w:left w:val="none" w:sz="0" w:space="0" w:color="auto"/>
        <w:bottom w:val="none" w:sz="0" w:space="0" w:color="auto"/>
        <w:right w:val="none" w:sz="0" w:space="0" w:color="auto"/>
      </w:divBdr>
    </w:div>
    <w:div w:id="1931504815">
      <w:bodyDiv w:val="1"/>
      <w:marLeft w:val="0"/>
      <w:marRight w:val="0"/>
      <w:marTop w:val="0"/>
      <w:marBottom w:val="0"/>
      <w:divBdr>
        <w:top w:val="none" w:sz="0" w:space="0" w:color="auto"/>
        <w:left w:val="none" w:sz="0" w:space="0" w:color="auto"/>
        <w:bottom w:val="none" w:sz="0" w:space="0" w:color="auto"/>
        <w:right w:val="none" w:sz="0" w:space="0" w:color="auto"/>
      </w:divBdr>
    </w:div>
    <w:div w:id="1931545721">
      <w:bodyDiv w:val="1"/>
      <w:marLeft w:val="0"/>
      <w:marRight w:val="0"/>
      <w:marTop w:val="0"/>
      <w:marBottom w:val="0"/>
      <w:divBdr>
        <w:top w:val="none" w:sz="0" w:space="0" w:color="auto"/>
        <w:left w:val="none" w:sz="0" w:space="0" w:color="auto"/>
        <w:bottom w:val="none" w:sz="0" w:space="0" w:color="auto"/>
        <w:right w:val="none" w:sz="0" w:space="0" w:color="auto"/>
      </w:divBdr>
    </w:div>
    <w:div w:id="1931574659">
      <w:bodyDiv w:val="1"/>
      <w:marLeft w:val="0"/>
      <w:marRight w:val="0"/>
      <w:marTop w:val="0"/>
      <w:marBottom w:val="0"/>
      <w:divBdr>
        <w:top w:val="none" w:sz="0" w:space="0" w:color="auto"/>
        <w:left w:val="none" w:sz="0" w:space="0" w:color="auto"/>
        <w:bottom w:val="none" w:sz="0" w:space="0" w:color="auto"/>
        <w:right w:val="none" w:sz="0" w:space="0" w:color="auto"/>
      </w:divBdr>
    </w:div>
    <w:div w:id="1931887365">
      <w:bodyDiv w:val="1"/>
      <w:marLeft w:val="0"/>
      <w:marRight w:val="0"/>
      <w:marTop w:val="0"/>
      <w:marBottom w:val="0"/>
      <w:divBdr>
        <w:top w:val="none" w:sz="0" w:space="0" w:color="auto"/>
        <w:left w:val="none" w:sz="0" w:space="0" w:color="auto"/>
        <w:bottom w:val="none" w:sz="0" w:space="0" w:color="auto"/>
        <w:right w:val="none" w:sz="0" w:space="0" w:color="auto"/>
      </w:divBdr>
    </w:div>
    <w:div w:id="1931887763">
      <w:bodyDiv w:val="1"/>
      <w:marLeft w:val="0"/>
      <w:marRight w:val="0"/>
      <w:marTop w:val="0"/>
      <w:marBottom w:val="0"/>
      <w:divBdr>
        <w:top w:val="none" w:sz="0" w:space="0" w:color="auto"/>
        <w:left w:val="none" w:sz="0" w:space="0" w:color="auto"/>
        <w:bottom w:val="none" w:sz="0" w:space="0" w:color="auto"/>
        <w:right w:val="none" w:sz="0" w:space="0" w:color="auto"/>
      </w:divBdr>
    </w:div>
    <w:div w:id="1932081360">
      <w:bodyDiv w:val="1"/>
      <w:marLeft w:val="0"/>
      <w:marRight w:val="0"/>
      <w:marTop w:val="0"/>
      <w:marBottom w:val="0"/>
      <w:divBdr>
        <w:top w:val="none" w:sz="0" w:space="0" w:color="auto"/>
        <w:left w:val="none" w:sz="0" w:space="0" w:color="auto"/>
        <w:bottom w:val="none" w:sz="0" w:space="0" w:color="auto"/>
        <w:right w:val="none" w:sz="0" w:space="0" w:color="auto"/>
      </w:divBdr>
    </w:div>
    <w:div w:id="1932271687">
      <w:bodyDiv w:val="1"/>
      <w:marLeft w:val="0"/>
      <w:marRight w:val="0"/>
      <w:marTop w:val="0"/>
      <w:marBottom w:val="0"/>
      <w:divBdr>
        <w:top w:val="none" w:sz="0" w:space="0" w:color="auto"/>
        <w:left w:val="none" w:sz="0" w:space="0" w:color="auto"/>
        <w:bottom w:val="none" w:sz="0" w:space="0" w:color="auto"/>
        <w:right w:val="none" w:sz="0" w:space="0" w:color="auto"/>
      </w:divBdr>
    </w:div>
    <w:div w:id="1932545877">
      <w:bodyDiv w:val="1"/>
      <w:marLeft w:val="0"/>
      <w:marRight w:val="0"/>
      <w:marTop w:val="0"/>
      <w:marBottom w:val="0"/>
      <w:divBdr>
        <w:top w:val="none" w:sz="0" w:space="0" w:color="auto"/>
        <w:left w:val="none" w:sz="0" w:space="0" w:color="auto"/>
        <w:bottom w:val="none" w:sz="0" w:space="0" w:color="auto"/>
        <w:right w:val="none" w:sz="0" w:space="0" w:color="auto"/>
      </w:divBdr>
    </w:div>
    <w:div w:id="1932622969">
      <w:bodyDiv w:val="1"/>
      <w:marLeft w:val="0"/>
      <w:marRight w:val="0"/>
      <w:marTop w:val="0"/>
      <w:marBottom w:val="0"/>
      <w:divBdr>
        <w:top w:val="none" w:sz="0" w:space="0" w:color="auto"/>
        <w:left w:val="none" w:sz="0" w:space="0" w:color="auto"/>
        <w:bottom w:val="none" w:sz="0" w:space="0" w:color="auto"/>
        <w:right w:val="none" w:sz="0" w:space="0" w:color="auto"/>
      </w:divBdr>
    </w:div>
    <w:div w:id="1932657848">
      <w:bodyDiv w:val="1"/>
      <w:marLeft w:val="0"/>
      <w:marRight w:val="0"/>
      <w:marTop w:val="0"/>
      <w:marBottom w:val="0"/>
      <w:divBdr>
        <w:top w:val="none" w:sz="0" w:space="0" w:color="auto"/>
        <w:left w:val="none" w:sz="0" w:space="0" w:color="auto"/>
        <w:bottom w:val="none" w:sz="0" w:space="0" w:color="auto"/>
        <w:right w:val="none" w:sz="0" w:space="0" w:color="auto"/>
      </w:divBdr>
    </w:div>
    <w:div w:id="1932808826">
      <w:bodyDiv w:val="1"/>
      <w:marLeft w:val="0"/>
      <w:marRight w:val="0"/>
      <w:marTop w:val="0"/>
      <w:marBottom w:val="0"/>
      <w:divBdr>
        <w:top w:val="none" w:sz="0" w:space="0" w:color="auto"/>
        <w:left w:val="none" w:sz="0" w:space="0" w:color="auto"/>
        <w:bottom w:val="none" w:sz="0" w:space="0" w:color="auto"/>
        <w:right w:val="none" w:sz="0" w:space="0" w:color="auto"/>
      </w:divBdr>
    </w:div>
    <w:div w:id="1932931895">
      <w:bodyDiv w:val="1"/>
      <w:marLeft w:val="0"/>
      <w:marRight w:val="0"/>
      <w:marTop w:val="0"/>
      <w:marBottom w:val="0"/>
      <w:divBdr>
        <w:top w:val="none" w:sz="0" w:space="0" w:color="auto"/>
        <w:left w:val="none" w:sz="0" w:space="0" w:color="auto"/>
        <w:bottom w:val="none" w:sz="0" w:space="0" w:color="auto"/>
        <w:right w:val="none" w:sz="0" w:space="0" w:color="auto"/>
      </w:divBdr>
    </w:div>
    <w:div w:id="1933319860">
      <w:bodyDiv w:val="1"/>
      <w:marLeft w:val="0"/>
      <w:marRight w:val="0"/>
      <w:marTop w:val="0"/>
      <w:marBottom w:val="0"/>
      <w:divBdr>
        <w:top w:val="none" w:sz="0" w:space="0" w:color="auto"/>
        <w:left w:val="none" w:sz="0" w:space="0" w:color="auto"/>
        <w:bottom w:val="none" w:sz="0" w:space="0" w:color="auto"/>
        <w:right w:val="none" w:sz="0" w:space="0" w:color="auto"/>
      </w:divBdr>
    </w:div>
    <w:div w:id="1933732663">
      <w:bodyDiv w:val="1"/>
      <w:marLeft w:val="0"/>
      <w:marRight w:val="0"/>
      <w:marTop w:val="0"/>
      <w:marBottom w:val="0"/>
      <w:divBdr>
        <w:top w:val="none" w:sz="0" w:space="0" w:color="auto"/>
        <w:left w:val="none" w:sz="0" w:space="0" w:color="auto"/>
        <w:bottom w:val="none" w:sz="0" w:space="0" w:color="auto"/>
        <w:right w:val="none" w:sz="0" w:space="0" w:color="auto"/>
      </w:divBdr>
    </w:div>
    <w:div w:id="1933779335">
      <w:bodyDiv w:val="1"/>
      <w:marLeft w:val="0"/>
      <w:marRight w:val="0"/>
      <w:marTop w:val="0"/>
      <w:marBottom w:val="0"/>
      <w:divBdr>
        <w:top w:val="none" w:sz="0" w:space="0" w:color="auto"/>
        <w:left w:val="none" w:sz="0" w:space="0" w:color="auto"/>
        <w:bottom w:val="none" w:sz="0" w:space="0" w:color="auto"/>
        <w:right w:val="none" w:sz="0" w:space="0" w:color="auto"/>
      </w:divBdr>
    </w:div>
    <w:div w:id="1934046508">
      <w:bodyDiv w:val="1"/>
      <w:marLeft w:val="0"/>
      <w:marRight w:val="0"/>
      <w:marTop w:val="0"/>
      <w:marBottom w:val="0"/>
      <w:divBdr>
        <w:top w:val="none" w:sz="0" w:space="0" w:color="auto"/>
        <w:left w:val="none" w:sz="0" w:space="0" w:color="auto"/>
        <w:bottom w:val="none" w:sz="0" w:space="0" w:color="auto"/>
        <w:right w:val="none" w:sz="0" w:space="0" w:color="auto"/>
      </w:divBdr>
    </w:div>
    <w:div w:id="1934051521">
      <w:bodyDiv w:val="1"/>
      <w:marLeft w:val="0"/>
      <w:marRight w:val="0"/>
      <w:marTop w:val="0"/>
      <w:marBottom w:val="0"/>
      <w:divBdr>
        <w:top w:val="none" w:sz="0" w:space="0" w:color="auto"/>
        <w:left w:val="none" w:sz="0" w:space="0" w:color="auto"/>
        <w:bottom w:val="none" w:sz="0" w:space="0" w:color="auto"/>
        <w:right w:val="none" w:sz="0" w:space="0" w:color="auto"/>
      </w:divBdr>
    </w:div>
    <w:div w:id="1934051813">
      <w:bodyDiv w:val="1"/>
      <w:marLeft w:val="0"/>
      <w:marRight w:val="0"/>
      <w:marTop w:val="0"/>
      <w:marBottom w:val="0"/>
      <w:divBdr>
        <w:top w:val="none" w:sz="0" w:space="0" w:color="auto"/>
        <w:left w:val="none" w:sz="0" w:space="0" w:color="auto"/>
        <w:bottom w:val="none" w:sz="0" w:space="0" w:color="auto"/>
        <w:right w:val="none" w:sz="0" w:space="0" w:color="auto"/>
      </w:divBdr>
    </w:div>
    <w:div w:id="1934119873">
      <w:bodyDiv w:val="1"/>
      <w:marLeft w:val="0"/>
      <w:marRight w:val="0"/>
      <w:marTop w:val="0"/>
      <w:marBottom w:val="0"/>
      <w:divBdr>
        <w:top w:val="none" w:sz="0" w:space="0" w:color="auto"/>
        <w:left w:val="none" w:sz="0" w:space="0" w:color="auto"/>
        <w:bottom w:val="none" w:sz="0" w:space="0" w:color="auto"/>
        <w:right w:val="none" w:sz="0" w:space="0" w:color="auto"/>
      </w:divBdr>
    </w:div>
    <w:div w:id="1934170127">
      <w:bodyDiv w:val="1"/>
      <w:marLeft w:val="0"/>
      <w:marRight w:val="0"/>
      <w:marTop w:val="0"/>
      <w:marBottom w:val="0"/>
      <w:divBdr>
        <w:top w:val="none" w:sz="0" w:space="0" w:color="auto"/>
        <w:left w:val="none" w:sz="0" w:space="0" w:color="auto"/>
        <w:bottom w:val="none" w:sz="0" w:space="0" w:color="auto"/>
        <w:right w:val="none" w:sz="0" w:space="0" w:color="auto"/>
      </w:divBdr>
    </w:div>
    <w:div w:id="1934632423">
      <w:bodyDiv w:val="1"/>
      <w:marLeft w:val="0"/>
      <w:marRight w:val="0"/>
      <w:marTop w:val="0"/>
      <w:marBottom w:val="0"/>
      <w:divBdr>
        <w:top w:val="none" w:sz="0" w:space="0" w:color="auto"/>
        <w:left w:val="none" w:sz="0" w:space="0" w:color="auto"/>
        <w:bottom w:val="none" w:sz="0" w:space="0" w:color="auto"/>
        <w:right w:val="none" w:sz="0" w:space="0" w:color="auto"/>
      </w:divBdr>
    </w:div>
    <w:div w:id="1934974082">
      <w:bodyDiv w:val="1"/>
      <w:marLeft w:val="0"/>
      <w:marRight w:val="0"/>
      <w:marTop w:val="0"/>
      <w:marBottom w:val="0"/>
      <w:divBdr>
        <w:top w:val="none" w:sz="0" w:space="0" w:color="auto"/>
        <w:left w:val="none" w:sz="0" w:space="0" w:color="auto"/>
        <w:bottom w:val="none" w:sz="0" w:space="0" w:color="auto"/>
        <w:right w:val="none" w:sz="0" w:space="0" w:color="auto"/>
      </w:divBdr>
    </w:div>
    <w:div w:id="1935286523">
      <w:bodyDiv w:val="1"/>
      <w:marLeft w:val="0"/>
      <w:marRight w:val="0"/>
      <w:marTop w:val="0"/>
      <w:marBottom w:val="0"/>
      <w:divBdr>
        <w:top w:val="none" w:sz="0" w:space="0" w:color="auto"/>
        <w:left w:val="none" w:sz="0" w:space="0" w:color="auto"/>
        <w:bottom w:val="none" w:sz="0" w:space="0" w:color="auto"/>
        <w:right w:val="none" w:sz="0" w:space="0" w:color="auto"/>
      </w:divBdr>
    </w:div>
    <w:div w:id="1935437879">
      <w:bodyDiv w:val="1"/>
      <w:marLeft w:val="0"/>
      <w:marRight w:val="0"/>
      <w:marTop w:val="0"/>
      <w:marBottom w:val="0"/>
      <w:divBdr>
        <w:top w:val="none" w:sz="0" w:space="0" w:color="auto"/>
        <w:left w:val="none" w:sz="0" w:space="0" w:color="auto"/>
        <w:bottom w:val="none" w:sz="0" w:space="0" w:color="auto"/>
        <w:right w:val="none" w:sz="0" w:space="0" w:color="auto"/>
      </w:divBdr>
    </w:div>
    <w:div w:id="1935625166">
      <w:bodyDiv w:val="1"/>
      <w:marLeft w:val="0"/>
      <w:marRight w:val="0"/>
      <w:marTop w:val="0"/>
      <w:marBottom w:val="0"/>
      <w:divBdr>
        <w:top w:val="none" w:sz="0" w:space="0" w:color="auto"/>
        <w:left w:val="none" w:sz="0" w:space="0" w:color="auto"/>
        <w:bottom w:val="none" w:sz="0" w:space="0" w:color="auto"/>
        <w:right w:val="none" w:sz="0" w:space="0" w:color="auto"/>
      </w:divBdr>
    </w:div>
    <w:div w:id="1935894212">
      <w:bodyDiv w:val="1"/>
      <w:marLeft w:val="0"/>
      <w:marRight w:val="0"/>
      <w:marTop w:val="0"/>
      <w:marBottom w:val="0"/>
      <w:divBdr>
        <w:top w:val="none" w:sz="0" w:space="0" w:color="auto"/>
        <w:left w:val="none" w:sz="0" w:space="0" w:color="auto"/>
        <w:bottom w:val="none" w:sz="0" w:space="0" w:color="auto"/>
        <w:right w:val="none" w:sz="0" w:space="0" w:color="auto"/>
      </w:divBdr>
    </w:div>
    <w:div w:id="1935898961">
      <w:bodyDiv w:val="1"/>
      <w:marLeft w:val="0"/>
      <w:marRight w:val="0"/>
      <w:marTop w:val="0"/>
      <w:marBottom w:val="0"/>
      <w:divBdr>
        <w:top w:val="none" w:sz="0" w:space="0" w:color="auto"/>
        <w:left w:val="none" w:sz="0" w:space="0" w:color="auto"/>
        <w:bottom w:val="none" w:sz="0" w:space="0" w:color="auto"/>
        <w:right w:val="none" w:sz="0" w:space="0" w:color="auto"/>
      </w:divBdr>
    </w:div>
    <w:div w:id="1936206371">
      <w:bodyDiv w:val="1"/>
      <w:marLeft w:val="0"/>
      <w:marRight w:val="0"/>
      <w:marTop w:val="0"/>
      <w:marBottom w:val="0"/>
      <w:divBdr>
        <w:top w:val="none" w:sz="0" w:space="0" w:color="auto"/>
        <w:left w:val="none" w:sz="0" w:space="0" w:color="auto"/>
        <w:bottom w:val="none" w:sz="0" w:space="0" w:color="auto"/>
        <w:right w:val="none" w:sz="0" w:space="0" w:color="auto"/>
      </w:divBdr>
    </w:div>
    <w:div w:id="1936358539">
      <w:bodyDiv w:val="1"/>
      <w:marLeft w:val="0"/>
      <w:marRight w:val="0"/>
      <w:marTop w:val="0"/>
      <w:marBottom w:val="0"/>
      <w:divBdr>
        <w:top w:val="none" w:sz="0" w:space="0" w:color="auto"/>
        <w:left w:val="none" w:sz="0" w:space="0" w:color="auto"/>
        <w:bottom w:val="none" w:sz="0" w:space="0" w:color="auto"/>
        <w:right w:val="none" w:sz="0" w:space="0" w:color="auto"/>
      </w:divBdr>
    </w:div>
    <w:div w:id="1936589344">
      <w:bodyDiv w:val="1"/>
      <w:marLeft w:val="0"/>
      <w:marRight w:val="0"/>
      <w:marTop w:val="0"/>
      <w:marBottom w:val="0"/>
      <w:divBdr>
        <w:top w:val="none" w:sz="0" w:space="0" w:color="auto"/>
        <w:left w:val="none" w:sz="0" w:space="0" w:color="auto"/>
        <w:bottom w:val="none" w:sz="0" w:space="0" w:color="auto"/>
        <w:right w:val="none" w:sz="0" w:space="0" w:color="auto"/>
      </w:divBdr>
    </w:div>
    <w:div w:id="1936939044">
      <w:bodyDiv w:val="1"/>
      <w:marLeft w:val="0"/>
      <w:marRight w:val="0"/>
      <w:marTop w:val="0"/>
      <w:marBottom w:val="0"/>
      <w:divBdr>
        <w:top w:val="none" w:sz="0" w:space="0" w:color="auto"/>
        <w:left w:val="none" w:sz="0" w:space="0" w:color="auto"/>
        <w:bottom w:val="none" w:sz="0" w:space="0" w:color="auto"/>
        <w:right w:val="none" w:sz="0" w:space="0" w:color="auto"/>
      </w:divBdr>
    </w:div>
    <w:div w:id="1936940012">
      <w:bodyDiv w:val="1"/>
      <w:marLeft w:val="0"/>
      <w:marRight w:val="0"/>
      <w:marTop w:val="0"/>
      <w:marBottom w:val="0"/>
      <w:divBdr>
        <w:top w:val="none" w:sz="0" w:space="0" w:color="auto"/>
        <w:left w:val="none" w:sz="0" w:space="0" w:color="auto"/>
        <w:bottom w:val="none" w:sz="0" w:space="0" w:color="auto"/>
        <w:right w:val="none" w:sz="0" w:space="0" w:color="auto"/>
      </w:divBdr>
    </w:div>
    <w:div w:id="1937013115">
      <w:bodyDiv w:val="1"/>
      <w:marLeft w:val="0"/>
      <w:marRight w:val="0"/>
      <w:marTop w:val="0"/>
      <w:marBottom w:val="0"/>
      <w:divBdr>
        <w:top w:val="none" w:sz="0" w:space="0" w:color="auto"/>
        <w:left w:val="none" w:sz="0" w:space="0" w:color="auto"/>
        <w:bottom w:val="none" w:sz="0" w:space="0" w:color="auto"/>
        <w:right w:val="none" w:sz="0" w:space="0" w:color="auto"/>
      </w:divBdr>
    </w:div>
    <w:div w:id="1937058905">
      <w:bodyDiv w:val="1"/>
      <w:marLeft w:val="0"/>
      <w:marRight w:val="0"/>
      <w:marTop w:val="0"/>
      <w:marBottom w:val="0"/>
      <w:divBdr>
        <w:top w:val="none" w:sz="0" w:space="0" w:color="auto"/>
        <w:left w:val="none" w:sz="0" w:space="0" w:color="auto"/>
        <w:bottom w:val="none" w:sz="0" w:space="0" w:color="auto"/>
        <w:right w:val="none" w:sz="0" w:space="0" w:color="auto"/>
      </w:divBdr>
    </w:div>
    <w:div w:id="1937205194">
      <w:bodyDiv w:val="1"/>
      <w:marLeft w:val="0"/>
      <w:marRight w:val="0"/>
      <w:marTop w:val="0"/>
      <w:marBottom w:val="0"/>
      <w:divBdr>
        <w:top w:val="none" w:sz="0" w:space="0" w:color="auto"/>
        <w:left w:val="none" w:sz="0" w:space="0" w:color="auto"/>
        <w:bottom w:val="none" w:sz="0" w:space="0" w:color="auto"/>
        <w:right w:val="none" w:sz="0" w:space="0" w:color="auto"/>
      </w:divBdr>
    </w:div>
    <w:div w:id="1937328498">
      <w:bodyDiv w:val="1"/>
      <w:marLeft w:val="0"/>
      <w:marRight w:val="0"/>
      <w:marTop w:val="0"/>
      <w:marBottom w:val="0"/>
      <w:divBdr>
        <w:top w:val="none" w:sz="0" w:space="0" w:color="auto"/>
        <w:left w:val="none" w:sz="0" w:space="0" w:color="auto"/>
        <w:bottom w:val="none" w:sz="0" w:space="0" w:color="auto"/>
        <w:right w:val="none" w:sz="0" w:space="0" w:color="auto"/>
      </w:divBdr>
    </w:div>
    <w:div w:id="1937397025">
      <w:bodyDiv w:val="1"/>
      <w:marLeft w:val="0"/>
      <w:marRight w:val="0"/>
      <w:marTop w:val="0"/>
      <w:marBottom w:val="0"/>
      <w:divBdr>
        <w:top w:val="none" w:sz="0" w:space="0" w:color="auto"/>
        <w:left w:val="none" w:sz="0" w:space="0" w:color="auto"/>
        <w:bottom w:val="none" w:sz="0" w:space="0" w:color="auto"/>
        <w:right w:val="none" w:sz="0" w:space="0" w:color="auto"/>
      </w:divBdr>
    </w:div>
    <w:div w:id="1937708440">
      <w:bodyDiv w:val="1"/>
      <w:marLeft w:val="0"/>
      <w:marRight w:val="0"/>
      <w:marTop w:val="0"/>
      <w:marBottom w:val="0"/>
      <w:divBdr>
        <w:top w:val="none" w:sz="0" w:space="0" w:color="auto"/>
        <w:left w:val="none" w:sz="0" w:space="0" w:color="auto"/>
        <w:bottom w:val="none" w:sz="0" w:space="0" w:color="auto"/>
        <w:right w:val="none" w:sz="0" w:space="0" w:color="auto"/>
      </w:divBdr>
    </w:div>
    <w:div w:id="1937709111">
      <w:bodyDiv w:val="1"/>
      <w:marLeft w:val="0"/>
      <w:marRight w:val="0"/>
      <w:marTop w:val="0"/>
      <w:marBottom w:val="0"/>
      <w:divBdr>
        <w:top w:val="none" w:sz="0" w:space="0" w:color="auto"/>
        <w:left w:val="none" w:sz="0" w:space="0" w:color="auto"/>
        <w:bottom w:val="none" w:sz="0" w:space="0" w:color="auto"/>
        <w:right w:val="none" w:sz="0" w:space="0" w:color="auto"/>
      </w:divBdr>
    </w:div>
    <w:div w:id="1937788133">
      <w:bodyDiv w:val="1"/>
      <w:marLeft w:val="0"/>
      <w:marRight w:val="0"/>
      <w:marTop w:val="0"/>
      <w:marBottom w:val="0"/>
      <w:divBdr>
        <w:top w:val="none" w:sz="0" w:space="0" w:color="auto"/>
        <w:left w:val="none" w:sz="0" w:space="0" w:color="auto"/>
        <w:bottom w:val="none" w:sz="0" w:space="0" w:color="auto"/>
        <w:right w:val="none" w:sz="0" w:space="0" w:color="auto"/>
      </w:divBdr>
    </w:div>
    <w:div w:id="1937860553">
      <w:bodyDiv w:val="1"/>
      <w:marLeft w:val="0"/>
      <w:marRight w:val="0"/>
      <w:marTop w:val="0"/>
      <w:marBottom w:val="0"/>
      <w:divBdr>
        <w:top w:val="none" w:sz="0" w:space="0" w:color="auto"/>
        <w:left w:val="none" w:sz="0" w:space="0" w:color="auto"/>
        <w:bottom w:val="none" w:sz="0" w:space="0" w:color="auto"/>
        <w:right w:val="none" w:sz="0" w:space="0" w:color="auto"/>
      </w:divBdr>
    </w:div>
    <w:div w:id="1937908776">
      <w:bodyDiv w:val="1"/>
      <w:marLeft w:val="0"/>
      <w:marRight w:val="0"/>
      <w:marTop w:val="0"/>
      <w:marBottom w:val="0"/>
      <w:divBdr>
        <w:top w:val="none" w:sz="0" w:space="0" w:color="auto"/>
        <w:left w:val="none" w:sz="0" w:space="0" w:color="auto"/>
        <w:bottom w:val="none" w:sz="0" w:space="0" w:color="auto"/>
        <w:right w:val="none" w:sz="0" w:space="0" w:color="auto"/>
      </w:divBdr>
    </w:div>
    <w:div w:id="1938057245">
      <w:bodyDiv w:val="1"/>
      <w:marLeft w:val="0"/>
      <w:marRight w:val="0"/>
      <w:marTop w:val="0"/>
      <w:marBottom w:val="0"/>
      <w:divBdr>
        <w:top w:val="none" w:sz="0" w:space="0" w:color="auto"/>
        <w:left w:val="none" w:sz="0" w:space="0" w:color="auto"/>
        <w:bottom w:val="none" w:sz="0" w:space="0" w:color="auto"/>
        <w:right w:val="none" w:sz="0" w:space="0" w:color="auto"/>
      </w:divBdr>
    </w:div>
    <w:div w:id="1938249862">
      <w:bodyDiv w:val="1"/>
      <w:marLeft w:val="0"/>
      <w:marRight w:val="0"/>
      <w:marTop w:val="0"/>
      <w:marBottom w:val="0"/>
      <w:divBdr>
        <w:top w:val="none" w:sz="0" w:space="0" w:color="auto"/>
        <w:left w:val="none" w:sz="0" w:space="0" w:color="auto"/>
        <w:bottom w:val="none" w:sz="0" w:space="0" w:color="auto"/>
        <w:right w:val="none" w:sz="0" w:space="0" w:color="auto"/>
      </w:divBdr>
    </w:div>
    <w:div w:id="1938295722">
      <w:bodyDiv w:val="1"/>
      <w:marLeft w:val="0"/>
      <w:marRight w:val="0"/>
      <w:marTop w:val="0"/>
      <w:marBottom w:val="0"/>
      <w:divBdr>
        <w:top w:val="none" w:sz="0" w:space="0" w:color="auto"/>
        <w:left w:val="none" w:sz="0" w:space="0" w:color="auto"/>
        <w:bottom w:val="none" w:sz="0" w:space="0" w:color="auto"/>
        <w:right w:val="none" w:sz="0" w:space="0" w:color="auto"/>
      </w:divBdr>
    </w:div>
    <w:div w:id="1938561558">
      <w:bodyDiv w:val="1"/>
      <w:marLeft w:val="0"/>
      <w:marRight w:val="0"/>
      <w:marTop w:val="0"/>
      <w:marBottom w:val="0"/>
      <w:divBdr>
        <w:top w:val="none" w:sz="0" w:space="0" w:color="auto"/>
        <w:left w:val="none" w:sz="0" w:space="0" w:color="auto"/>
        <w:bottom w:val="none" w:sz="0" w:space="0" w:color="auto"/>
        <w:right w:val="none" w:sz="0" w:space="0" w:color="auto"/>
      </w:divBdr>
    </w:div>
    <w:div w:id="1938635140">
      <w:bodyDiv w:val="1"/>
      <w:marLeft w:val="0"/>
      <w:marRight w:val="0"/>
      <w:marTop w:val="0"/>
      <w:marBottom w:val="0"/>
      <w:divBdr>
        <w:top w:val="none" w:sz="0" w:space="0" w:color="auto"/>
        <w:left w:val="none" w:sz="0" w:space="0" w:color="auto"/>
        <w:bottom w:val="none" w:sz="0" w:space="0" w:color="auto"/>
        <w:right w:val="none" w:sz="0" w:space="0" w:color="auto"/>
      </w:divBdr>
    </w:div>
    <w:div w:id="1938979567">
      <w:bodyDiv w:val="1"/>
      <w:marLeft w:val="0"/>
      <w:marRight w:val="0"/>
      <w:marTop w:val="0"/>
      <w:marBottom w:val="0"/>
      <w:divBdr>
        <w:top w:val="none" w:sz="0" w:space="0" w:color="auto"/>
        <w:left w:val="none" w:sz="0" w:space="0" w:color="auto"/>
        <w:bottom w:val="none" w:sz="0" w:space="0" w:color="auto"/>
        <w:right w:val="none" w:sz="0" w:space="0" w:color="auto"/>
      </w:divBdr>
    </w:div>
    <w:div w:id="1939290005">
      <w:bodyDiv w:val="1"/>
      <w:marLeft w:val="0"/>
      <w:marRight w:val="0"/>
      <w:marTop w:val="0"/>
      <w:marBottom w:val="0"/>
      <w:divBdr>
        <w:top w:val="none" w:sz="0" w:space="0" w:color="auto"/>
        <w:left w:val="none" w:sz="0" w:space="0" w:color="auto"/>
        <w:bottom w:val="none" w:sz="0" w:space="0" w:color="auto"/>
        <w:right w:val="none" w:sz="0" w:space="0" w:color="auto"/>
      </w:divBdr>
    </w:div>
    <w:div w:id="1939407856">
      <w:bodyDiv w:val="1"/>
      <w:marLeft w:val="0"/>
      <w:marRight w:val="0"/>
      <w:marTop w:val="0"/>
      <w:marBottom w:val="0"/>
      <w:divBdr>
        <w:top w:val="none" w:sz="0" w:space="0" w:color="auto"/>
        <w:left w:val="none" w:sz="0" w:space="0" w:color="auto"/>
        <w:bottom w:val="none" w:sz="0" w:space="0" w:color="auto"/>
        <w:right w:val="none" w:sz="0" w:space="0" w:color="auto"/>
      </w:divBdr>
    </w:div>
    <w:div w:id="1939630934">
      <w:bodyDiv w:val="1"/>
      <w:marLeft w:val="0"/>
      <w:marRight w:val="0"/>
      <w:marTop w:val="0"/>
      <w:marBottom w:val="0"/>
      <w:divBdr>
        <w:top w:val="none" w:sz="0" w:space="0" w:color="auto"/>
        <w:left w:val="none" w:sz="0" w:space="0" w:color="auto"/>
        <w:bottom w:val="none" w:sz="0" w:space="0" w:color="auto"/>
        <w:right w:val="none" w:sz="0" w:space="0" w:color="auto"/>
      </w:divBdr>
    </w:div>
    <w:div w:id="1940141797">
      <w:bodyDiv w:val="1"/>
      <w:marLeft w:val="0"/>
      <w:marRight w:val="0"/>
      <w:marTop w:val="0"/>
      <w:marBottom w:val="0"/>
      <w:divBdr>
        <w:top w:val="none" w:sz="0" w:space="0" w:color="auto"/>
        <w:left w:val="none" w:sz="0" w:space="0" w:color="auto"/>
        <w:bottom w:val="none" w:sz="0" w:space="0" w:color="auto"/>
        <w:right w:val="none" w:sz="0" w:space="0" w:color="auto"/>
      </w:divBdr>
    </w:div>
    <w:div w:id="1940212280">
      <w:bodyDiv w:val="1"/>
      <w:marLeft w:val="0"/>
      <w:marRight w:val="0"/>
      <w:marTop w:val="0"/>
      <w:marBottom w:val="0"/>
      <w:divBdr>
        <w:top w:val="none" w:sz="0" w:space="0" w:color="auto"/>
        <w:left w:val="none" w:sz="0" w:space="0" w:color="auto"/>
        <w:bottom w:val="none" w:sz="0" w:space="0" w:color="auto"/>
        <w:right w:val="none" w:sz="0" w:space="0" w:color="auto"/>
      </w:divBdr>
    </w:div>
    <w:div w:id="1940288081">
      <w:bodyDiv w:val="1"/>
      <w:marLeft w:val="0"/>
      <w:marRight w:val="0"/>
      <w:marTop w:val="0"/>
      <w:marBottom w:val="0"/>
      <w:divBdr>
        <w:top w:val="none" w:sz="0" w:space="0" w:color="auto"/>
        <w:left w:val="none" w:sz="0" w:space="0" w:color="auto"/>
        <w:bottom w:val="none" w:sz="0" w:space="0" w:color="auto"/>
        <w:right w:val="none" w:sz="0" w:space="0" w:color="auto"/>
      </w:divBdr>
    </w:div>
    <w:div w:id="1940288757">
      <w:bodyDiv w:val="1"/>
      <w:marLeft w:val="0"/>
      <w:marRight w:val="0"/>
      <w:marTop w:val="0"/>
      <w:marBottom w:val="0"/>
      <w:divBdr>
        <w:top w:val="none" w:sz="0" w:space="0" w:color="auto"/>
        <w:left w:val="none" w:sz="0" w:space="0" w:color="auto"/>
        <w:bottom w:val="none" w:sz="0" w:space="0" w:color="auto"/>
        <w:right w:val="none" w:sz="0" w:space="0" w:color="auto"/>
      </w:divBdr>
    </w:div>
    <w:div w:id="1940675772">
      <w:bodyDiv w:val="1"/>
      <w:marLeft w:val="0"/>
      <w:marRight w:val="0"/>
      <w:marTop w:val="0"/>
      <w:marBottom w:val="0"/>
      <w:divBdr>
        <w:top w:val="none" w:sz="0" w:space="0" w:color="auto"/>
        <w:left w:val="none" w:sz="0" w:space="0" w:color="auto"/>
        <w:bottom w:val="none" w:sz="0" w:space="0" w:color="auto"/>
        <w:right w:val="none" w:sz="0" w:space="0" w:color="auto"/>
      </w:divBdr>
    </w:div>
    <w:div w:id="1940791156">
      <w:bodyDiv w:val="1"/>
      <w:marLeft w:val="0"/>
      <w:marRight w:val="0"/>
      <w:marTop w:val="0"/>
      <w:marBottom w:val="0"/>
      <w:divBdr>
        <w:top w:val="none" w:sz="0" w:space="0" w:color="auto"/>
        <w:left w:val="none" w:sz="0" w:space="0" w:color="auto"/>
        <w:bottom w:val="none" w:sz="0" w:space="0" w:color="auto"/>
        <w:right w:val="none" w:sz="0" w:space="0" w:color="auto"/>
      </w:divBdr>
    </w:div>
    <w:div w:id="1940798994">
      <w:bodyDiv w:val="1"/>
      <w:marLeft w:val="0"/>
      <w:marRight w:val="0"/>
      <w:marTop w:val="0"/>
      <w:marBottom w:val="0"/>
      <w:divBdr>
        <w:top w:val="none" w:sz="0" w:space="0" w:color="auto"/>
        <w:left w:val="none" w:sz="0" w:space="0" w:color="auto"/>
        <w:bottom w:val="none" w:sz="0" w:space="0" w:color="auto"/>
        <w:right w:val="none" w:sz="0" w:space="0" w:color="auto"/>
      </w:divBdr>
    </w:div>
    <w:div w:id="1940871219">
      <w:bodyDiv w:val="1"/>
      <w:marLeft w:val="0"/>
      <w:marRight w:val="0"/>
      <w:marTop w:val="0"/>
      <w:marBottom w:val="0"/>
      <w:divBdr>
        <w:top w:val="none" w:sz="0" w:space="0" w:color="auto"/>
        <w:left w:val="none" w:sz="0" w:space="0" w:color="auto"/>
        <w:bottom w:val="none" w:sz="0" w:space="0" w:color="auto"/>
        <w:right w:val="none" w:sz="0" w:space="0" w:color="auto"/>
      </w:divBdr>
    </w:div>
    <w:div w:id="1941060765">
      <w:bodyDiv w:val="1"/>
      <w:marLeft w:val="0"/>
      <w:marRight w:val="0"/>
      <w:marTop w:val="0"/>
      <w:marBottom w:val="0"/>
      <w:divBdr>
        <w:top w:val="none" w:sz="0" w:space="0" w:color="auto"/>
        <w:left w:val="none" w:sz="0" w:space="0" w:color="auto"/>
        <w:bottom w:val="none" w:sz="0" w:space="0" w:color="auto"/>
        <w:right w:val="none" w:sz="0" w:space="0" w:color="auto"/>
      </w:divBdr>
    </w:div>
    <w:div w:id="1941253817">
      <w:bodyDiv w:val="1"/>
      <w:marLeft w:val="0"/>
      <w:marRight w:val="0"/>
      <w:marTop w:val="0"/>
      <w:marBottom w:val="0"/>
      <w:divBdr>
        <w:top w:val="none" w:sz="0" w:space="0" w:color="auto"/>
        <w:left w:val="none" w:sz="0" w:space="0" w:color="auto"/>
        <w:bottom w:val="none" w:sz="0" w:space="0" w:color="auto"/>
        <w:right w:val="none" w:sz="0" w:space="0" w:color="auto"/>
      </w:divBdr>
    </w:div>
    <w:div w:id="1941330392">
      <w:bodyDiv w:val="1"/>
      <w:marLeft w:val="0"/>
      <w:marRight w:val="0"/>
      <w:marTop w:val="0"/>
      <w:marBottom w:val="0"/>
      <w:divBdr>
        <w:top w:val="none" w:sz="0" w:space="0" w:color="auto"/>
        <w:left w:val="none" w:sz="0" w:space="0" w:color="auto"/>
        <w:bottom w:val="none" w:sz="0" w:space="0" w:color="auto"/>
        <w:right w:val="none" w:sz="0" w:space="0" w:color="auto"/>
      </w:divBdr>
    </w:div>
    <w:div w:id="1941719451">
      <w:bodyDiv w:val="1"/>
      <w:marLeft w:val="0"/>
      <w:marRight w:val="0"/>
      <w:marTop w:val="0"/>
      <w:marBottom w:val="0"/>
      <w:divBdr>
        <w:top w:val="none" w:sz="0" w:space="0" w:color="auto"/>
        <w:left w:val="none" w:sz="0" w:space="0" w:color="auto"/>
        <w:bottom w:val="none" w:sz="0" w:space="0" w:color="auto"/>
        <w:right w:val="none" w:sz="0" w:space="0" w:color="auto"/>
      </w:divBdr>
    </w:div>
    <w:div w:id="1941794839">
      <w:bodyDiv w:val="1"/>
      <w:marLeft w:val="0"/>
      <w:marRight w:val="0"/>
      <w:marTop w:val="0"/>
      <w:marBottom w:val="0"/>
      <w:divBdr>
        <w:top w:val="none" w:sz="0" w:space="0" w:color="auto"/>
        <w:left w:val="none" w:sz="0" w:space="0" w:color="auto"/>
        <w:bottom w:val="none" w:sz="0" w:space="0" w:color="auto"/>
        <w:right w:val="none" w:sz="0" w:space="0" w:color="auto"/>
      </w:divBdr>
    </w:div>
    <w:div w:id="1941795849">
      <w:bodyDiv w:val="1"/>
      <w:marLeft w:val="0"/>
      <w:marRight w:val="0"/>
      <w:marTop w:val="0"/>
      <w:marBottom w:val="0"/>
      <w:divBdr>
        <w:top w:val="none" w:sz="0" w:space="0" w:color="auto"/>
        <w:left w:val="none" w:sz="0" w:space="0" w:color="auto"/>
        <w:bottom w:val="none" w:sz="0" w:space="0" w:color="auto"/>
        <w:right w:val="none" w:sz="0" w:space="0" w:color="auto"/>
      </w:divBdr>
    </w:div>
    <w:div w:id="1941796164">
      <w:bodyDiv w:val="1"/>
      <w:marLeft w:val="0"/>
      <w:marRight w:val="0"/>
      <w:marTop w:val="0"/>
      <w:marBottom w:val="0"/>
      <w:divBdr>
        <w:top w:val="none" w:sz="0" w:space="0" w:color="auto"/>
        <w:left w:val="none" w:sz="0" w:space="0" w:color="auto"/>
        <w:bottom w:val="none" w:sz="0" w:space="0" w:color="auto"/>
        <w:right w:val="none" w:sz="0" w:space="0" w:color="auto"/>
      </w:divBdr>
    </w:div>
    <w:div w:id="1941833171">
      <w:bodyDiv w:val="1"/>
      <w:marLeft w:val="0"/>
      <w:marRight w:val="0"/>
      <w:marTop w:val="0"/>
      <w:marBottom w:val="0"/>
      <w:divBdr>
        <w:top w:val="none" w:sz="0" w:space="0" w:color="auto"/>
        <w:left w:val="none" w:sz="0" w:space="0" w:color="auto"/>
        <w:bottom w:val="none" w:sz="0" w:space="0" w:color="auto"/>
        <w:right w:val="none" w:sz="0" w:space="0" w:color="auto"/>
      </w:divBdr>
    </w:div>
    <w:div w:id="1942448957">
      <w:bodyDiv w:val="1"/>
      <w:marLeft w:val="0"/>
      <w:marRight w:val="0"/>
      <w:marTop w:val="0"/>
      <w:marBottom w:val="0"/>
      <w:divBdr>
        <w:top w:val="none" w:sz="0" w:space="0" w:color="auto"/>
        <w:left w:val="none" w:sz="0" w:space="0" w:color="auto"/>
        <w:bottom w:val="none" w:sz="0" w:space="0" w:color="auto"/>
        <w:right w:val="none" w:sz="0" w:space="0" w:color="auto"/>
      </w:divBdr>
    </w:div>
    <w:div w:id="1942567134">
      <w:bodyDiv w:val="1"/>
      <w:marLeft w:val="0"/>
      <w:marRight w:val="0"/>
      <w:marTop w:val="0"/>
      <w:marBottom w:val="0"/>
      <w:divBdr>
        <w:top w:val="none" w:sz="0" w:space="0" w:color="auto"/>
        <w:left w:val="none" w:sz="0" w:space="0" w:color="auto"/>
        <w:bottom w:val="none" w:sz="0" w:space="0" w:color="auto"/>
        <w:right w:val="none" w:sz="0" w:space="0" w:color="auto"/>
      </w:divBdr>
    </w:div>
    <w:div w:id="1942640074">
      <w:bodyDiv w:val="1"/>
      <w:marLeft w:val="0"/>
      <w:marRight w:val="0"/>
      <w:marTop w:val="0"/>
      <w:marBottom w:val="0"/>
      <w:divBdr>
        <w:top w:val="none" w:sz="0" w:space="0" w:color="auto"/>
        <w:left w:val="none" w:sz="0" w:space="0" w:color="auto"/>
        <w:bottom w:val="none" w:sz="0" w:space="0" w:color="auto"/>
        <w:right w:val="none" w:sz="0" w:space="0" w:color="auto"/>
      </w:divBdr>
    </w:div>
    <w:div w:id="1942760741">
      <w:bodyDiv w:val="1"/>
      <w:marLeft w:val="0"/>
      <w:marRight w:val="0"/>
      <w:marTop w:val="0"/>
      <w:marBottom w:val="0"/>
      <w:divBdr>
        <w:top w:val="none" w:sz="0" w:space="0" w:color="auto"/>
        <w:left w:val="none" w:sz="0" w:space="0" w:color="auto"/>
        <w:bottom w:val="none" w:sz="0" w:space="0" w:color="auto"/>
        <w:right w:val="none" w:sz="0" w:space="0" w:color="auto"/>
      </w:divBdr>
    </w:div>
    <w:div w:id="1942955409">
      <w:bodyDiv w:val="1"/>
      <w:marLeft w:val="0"/>
      <w:marRight w:val="0"/>
      <w:marTop w:val="0"/>
      <w:marBottom w:val="0"/>
      <w:divBdr>
        <w:top w:val="none" w:sz="0" w:space="0" w:color="auto"/>
        <w:left w:val="none" w:sz="0" w:space="0" w:color="auto"/>
        <w:bottom w:val="none" w:sz="0" w:space="0" w:color="auto"/>
        <w:right w:val="none" w:sz="0" w:space="0" w:color="auto"/>
      </w:divBdr>
    </w:div>
    <w:div w:id="1943026793">
      <w:bodyDiv w:val="1"/>
      <w:marLeft w:val="0"/>
      <w:marRight w:val="0"/>
      <w:marTop w:val="0"/>
      <w:marBottom w:val="0"/>
      <w:divBdr>
        <w:top w:val="none" w:sz="0" w:space="0" w:color="auto"/>
        <w:left w:val="none" w:sz="0" w:space="0" w:color="auto"/>
        <w:bottom w:val="none" w:sz="0" w:space="0" w:color="auto"/>
        <w:right w:val="none" w:sz="0" w:space="0" w:color="auto"/>
      </w:divBdr>
    </w:div>
    <w:div w:id="1943755973">
      <w:bodyDiv w:val="1"/>
      <w:marLeft w:val="0"/>
      <w:marRight w:val="0"/>
      <w:marTop w:val="0"/>
      <w:marBottom w:val="0"/>
      <w:divBdr>
        <w:top w:val="none" w:sz="0" w:space="0" w:color="auto"/>
        <w:left w:val="none" w:sz="0" w:space="0" w:color="auto"/>
        <w:bottom w:val="none" w:sz="0" w:space="0" w:color="auto"/>
        <w:right w:val="none" w:sz="0" w:space="0" w:color="auto"/>
      </w:divBdr>
    </w:div>
    <w:div w:id="1944068555">
      <w:bodyDiv w:val="1"/>
      <w:marLeft w:val="0"/>
      <w:marRight w:val="0"/>
      <w:marTop w:val="0"/>
      <w:marBottom w:val="0"/>
      <w:divBdr>
        <w:top w:val="none" w:sz="0" w:space="0" w:color="auto"/>
        <w:left w:val="none" w:sz="0" w:space="0" w:color="auto"/>
        <w:bottom w:val="none" w:sz="0" w:space="0" w:color="auto"/>
        <w:right w:val="none" w:sz="0" w:space="0" w:color="auto"/>
      </w:divBdr>
    </w:div>
    <w:div w:id="1944263968">
      <w:bodyDiv w:val="1"/>
      <w:marLeft w:val="0"/>
      <w:marRight w:val="0"/>
      <w:marTop w:val="0"/>
      <w:marBottom w:val="0"/>
      <w:divBdr>
        <w:top w:val="none" w:sz="0" w:space="0" w:color="auto"/>
        <w:left w:val="none" w:sz="0" w:space="0" w:color="auto"/>
        <w:bottom w:val="none" w:sz="0" w:space="0" w:color="auto"/>
        <w:right w:val="none" w:sz="0" w:space="0" w:color="auto"/>
      </w:divBdr>
    </w:div>
    <w:div w:id="1944418579">
      <w:bodyDiv w:val="1"/>
      <w:marLeft w:val="0"/>
      <w:marRight w:val="0"/>
      <w:marTop w:val="0"/>
      <w:marBottom w:val="0"/>
      <w:divBdr>
        <w:top w:val="none" w:sz="0" w:space="0" w:color="auto"/>
        <w:left w:val="none" w:sz="0" w:space="0" w:color="auto"/>
        <w:bottom w:val="none" w:sz="0" w:space="0" w:color="auto"/>
        <w:right w:val="none" w:sz="0" w:space="0" w:color="auto"/>
      </w:divBdr>
    </w:div>
    <w:div w:id="1944454410">
      <w:bodyDiv w:val="1"/>
      <w:marLeft w:val="0"/>
      <w:marRight w:val="0"/>
      <w:marTop w:val="0"/>
      <w:marBottom w:val="0"/>
      <w:divBdr>
        <w:top w:val="none" w:sz="0" w:space="0" w:color="auto"/>
        <w:left w:val="none" w:sz="0" w:space="0" w:color="auto"/>
        <w:bottom w:val="none" w:sz="0" w:space="0" w:color="auto"/>
        <w:right w:val="none" w:sz="0" w:space="0" w:color="auto"/>
      </w:divBdr>
    </w:div>
    <w:div w:id="1944605036">
      <w:bodyDiv w:val="1"/>
      <w:marLeft w:val="0"/>
      <w:marRight w:val="0"/>
      <w:marTop w:val="0"/>
      <w:marBottom w:val="0"/>
      <w:divBdr>
        <w:top w:val="none" w:sz="0" w:space="0" w:color="auto"/>
        <w:left w:val="none" w:sz="0" w:space="0" w:color="auto"/>
        <w:bottom w:val="none" w:sz="0" w:space="0" w:color="auto"/>
        <w:right w:val="none" w:sz="0" w:space="0" w:color="auto"/>
      </w:divBdr>
    </w:div>
    <w:div w:id="1944682383">
      <w:bodyDiv w:val="1"/>
      <w:marLeft w:val="0"/>
      <w:marRight w:val="0"/>
      <w:marTop w:val="0"/>
      <w:marBottom w:val="0"/>
      <w:divBdr>
        <w:top w:val="none" w:sz="0" w:space="0" w:color="auto"/>
        <w:left w:val="none" w:sz="0" w:space="0" w:color="auto"/>
        <w:bottom w:val="none" w:sz="0" w:space="0" w:color="auto"/>
        <w:right w:val="none" w:sz="0" w:space="0" w:color="auto"/>
      </w:divBdr>
    </w:div>
    <w:div w:id="1944725073">
      <w:bodyDiv w:val="1"/>
      <w:marLeft w:val="0"/>
      <w:marRight w:val="0"/>
      <w:marTop w:val="0"/>
      <w:marBottom w:val="0"/>
      <w:divBdr>
        <w:top w:val="none" w:sz="0" w:space="0" w:color="auto"/>
        <w:left w:val="none" w:sz="0" w:space="0" w:color="auto"/>
        <w:bottom w:val="none" w:sz="0" w:space="0" w:color="auto"/>
        <w:right w:val="none" w:sz="0" w:space="0" w:color="auto"/>
      </w:divBdr>
    </w:div>
    <w:div w:id="1944993397">
      <w:bodyDiv w:val="1"/>
      <w:marLeft w:val="0"/>
      <w:marRight w:val="0"/>
      <w:marTop w:val="0"/>
      <w:marBottom w:val="0"/>
      <w:divBdr>
        <w:top w:val="none" w:sz="0" w:space="0" w:color="auto"/>
        <w:left w:val="none" w:sz="0" w:space="0" w:color="auto"/>
        <w:bottom w:val="none" w:sz="0" w:space="0" w:color="auto"/>
        <w:right w:val="none" w:sz="0" w:space="0" w:color="auto"/>
      </w:divBdr>
    </w:div>
    <w:div w:id="1945529899">
      <w:bodyDiv w:val="1"/>
      <w:marLeft w:val="0"/>
      <w:marRight w:val="0"/>
      <w:marTop w:val="0"/>
      <w:marBottom w:val="0"/>
      <w:divBdr>
        <w:top w:val="none" w:sz="0" w:space="0" w:color="auto"/>
        <w:left w:val="none" w:sz="0" w:space="0" w:color="auto"/>
        <w:bottom w:val="none" w:sz="0" w:space="0" w:color="auto"/>
        <w:right w:val="none" w:sz="0" w:space="0" w:color="auto"/>
      </w:divBdr>
    </w:div>
    <w:div w:id="1945645050">
      <w:bodyDiv w:val="1"/>
      <w:marLeft w:val="0"/>
      <w:marRight w:val="0"/>
      <w:marTop w:val="0"/>
      <w:marBottom w:val="0"/>
      <w:divBdr>
        <w:top w:val="none" w:sz="0" w:space="0" w:color="auto"/>
        <w:left w:val="none" w:sz="0" w:space="0" w:color="auto"/>
        <w:bottom w:val="none" w:sz="0" w:space="0" w:color="auto"/>
        <w:right w:val="none" w:sz="0" w:space="0" w:color="auto"/>
      </w:divBdr>
    </w:div>
    <w:div w:id="1945963643">
      <w:bodyDiv w:val="1"/>
      <w:marLeft w:val="0"/>
      <w:marRight w:val="0"/>
      <w:marTop w:val="0"/>
      <w:marBottom w:val="0"/>
      <w:divBdr>
        <w:top w:val="none" w:sz="0" w:space="0" w:color="auto"/>
        <w:left w:val="none" w:sz="0" w:space="0" w:color="auto"/>
        <w:bottom w:val="none" w:sz="0" w:space="0" w:color="auto"/>
        <w:right w:val="none" w:sz="0" w:space="0" w:color="auto"/>
      </w:divBdr>
    </w:div>
    <w:div w:id="1946227017">
      <w:bodyDiv w:val="1"/>
      <w:marLeft w:val="0"/>
      <w:marRight w:val="0"/>
      <w:marTop w:val="0"/>
      <w:marBottom w:val="0"/>
      <w:divBdr>
        <w:top w:val="none" w:sz="0" w:space="0" w:color="auto"/>
        <w:left w:val="none" w:sz="0" w:space="0" w:color="auto"/>
        <w:bottom w:val="none" w:sz="0" w:space="0" w:color="auto"/>
        <w:right w:val="none" w:sz="0" w:space="0" w:color="auto"/>
      </w:divBdr>
    </w:div>
    <w:div w:id="1946303950">
      <w:bodyDiv w:val="1"/>
      <w:marLeft w:val="0"/>
      <w:marRight w:val="0"/>
      <w:marTop w:val="0"/>
      <w:marBottom w:val="0"/>
      <w:divBdr>
        <w:top w:val="none" w:sz="0" w:space="0" w:color="auto"/>
        <w:left w:val="none" w:sz="0" w:space="0" w:color="auto"/>
        <w:bottom w:val="none" w:sz="0" w:space="0" w:color="auto"/>
        <w:right w:val="none" w:sz="0" w:space="0" w:color="auto"/>
      </w:divBdr>
    </w:div>
    <w:div w:id="1946420111">
      <w:bodyDiv w:val="1"/>
      <w:marLeft w:val="0"/>
      <w:marRight w:val="0"/>
      <w:marTop w:val="0"/>
      <w:marBottom w:val="0"/>
      <w:divBdr>
        <w:top w:val="none" w:sz="0" w:space="0" w:color="auto"/>
        <w:left w:val="none" w:sz="0" w:space="0" w:color="auto"/>
        <w:bottom w:val="none" w:sz="0" w:space="0" w:color="auto"/>
        <w:right w:val="none" w:sz="0" w:space="0" w:color="auto"/>
      </w:divBdr>
    </w:div>
    <w:div w:id="1946420253">
      <w:bodyDiv w:val="1"/>
      <w:marLeft w:val="0"/>
      <w:marRight w:val="0"/>
      <w:marTop w:val="0"/>
      <w:marBottom w:val="0"/>
      <w:divBdr>
        <w:top w:val="none" w:sz="0" w:space="0" w:color="auto"/>
        <w:left w:val="none" w:sz="0" w:space="0" w:color="auto"/>
        <w:bottom w:val="none" w:sz="0" w:space="0" w:color="auto"/>
        <w:right w:val="none" w:sz="0" w:space="0" w:color="auto"/>
      </w:divBdr>
    </w:div>
    <w:div w:id="1946497270">
      <w:bodyDiv w:val="1"/>
      <w:marLeft w:val="0"/>
      <w:marRight w:val="0"/>
      <w:marTop w:val="0"/>
      <w:marBottom w:val="0"/>
      <w:divBdr>
        <w:top w:val="none" w:sz="0" w:space="0" w:color="auto"/>
        <w:left w:val="none" w:sz="0" w:space="0" w:color="auto"/>
        <w:bottom w:val="none" w:sz="0" w:space="0" w:color="auto"/>
        <w:right w:val="none" w:sz="0" w:space="0" w:color="auto"/>
      </w:divBdr>
    </w:div>
    <w:div w:id="1946771490">
      <w:bodyDiv w:val="1"/>
      <w:marLeft w:val="0"/>
      <w:marRight w:val="0"/>
      <w:marTop w:val="0"/>
      <w:marBottom w:val="0"/>
      <w:divBdr>
        <w:top w:val="none" w:sz="0" w:space="0" w:color="auto"/>
        <w:left w:val="none" w:sz="0" w:space="0" w:color="auto"/>
        <w:bottom w:val="none" w:sz="0" w:space="0" w:color="auto"/>
        <w:right w:val="none" w:sz="0" w:space="0" w:color="auto"/>
      </w:divBdr>
    </w:div>
    <w:div w:id="1946839725">
      <w:bodyDiv w:val="1"/>
      <w:marLeft w:val="0"/>
      <w:marRight w:val="0"/>
      <w:marTop w:val="0"/>
      <w:marBottom w:val="0"/>
      <w:divBdr>
        <w:top w:val="none" w:sz="0" w:space="0" w:color="auto"/>
        <w:left w:val="none" w:sz="0" w:space="0" w:color="auto"/>
        <w:bottom w:val="none" w:sz="0" w:space="0" w:color="auto"/>
        <w:right w:val="none" w:sz="0" w:space="0" w:color="auto"/>
      </w:divBdr>
    </w:div>
    <w:div w:id="1946960514">
      <w:bodyDiv w:val="1"/>
      <w:marLeft w:val="0"/>
      <w:marRight w:val="0"/>
      <w:marTop w:val="0"/>
      <w:marBottom w:val="0"/>
      <w:divBdr>
        <w:top w:val="none" w:sz="0" w:space="0" w:color="auto"/>
        <w:left w:val="none" w:sz="0" w:space="0" w:color="auto"/>
        <w:bottom w:val="none" w:sz="0" w:space="0" w:color="auto"/>
        <w:right w:val="none" w:sz="0" w:space="0" w:color="auto"/>
      </w:divBdr>
    </w:div>
    <w:div w:id="1947031741">
      <w:bodyDiv w:val="1"/>
      <w:marLeft w:val="0"/>
      <w:marRight w:val="0"/>
      <w:marTop w:val="0"/>
      <w:marBottom w:val="0"/>
      <w:divBdr>
        <w:top w:val="none" w:sz="0" w:space="0" w:color="auto"/>
        <w:left w:val="none" w:sz="0" w:space="0" w:color="auto"/>
        <w:bottom w:val="none" w:sz="0" w:space="0" w:color="auto"/>
        <w:right w:val="none" w:sz="0" w:space="0" w:color="auto"/>
      </w:divBdr>
    </w:div>
    <w:div w:id="1947149521">
      <w:bodyDiv w:val="1"/>
      <w:marLeft w:val="0"/>
      <w:marRight w:val="0"/>
      <w:marTop w:val="0"/>
      <w:marBottom w:val="0"/>
      <w:divBdr>
        <w:top w:val="none" w:sz="0" w:space="0" w:color="auto"/>
        <w:left w:val="none" w:sz="0" w:space="0" w:color="auto"/>
        <w:bottom w:val="none" w:sz="0" w:space="0" w:color="auto"/>
        <w:right w:val="none" w:sz="0" w:space="0" w:color="auto"/>
      </w:divBdr>
    </w:div>
    <w:div w:id="1947226474">
      <w:bodyDiv w:val="1"/>
      <w:marLeft w:val="0"/>
      <w:marRight w:val="0"/>
      <w:marTop w:val="0"/>
      <w:marBottom w:val="0"/>
      <w:divBdr>
        <w:top w:val="none" w:sz="0" w:space="0" w:color="auto"/>
        <w:left w:val="none" w:sz="0" w:space="0" w:color="auto"/>
        <w:bottom w:val="none" w:sz="0" w:space="0" w:color="auto"/>
        <w:right w:val="none" w:sz="0" w:space="0" w:color="auto"/>
      </w:divBdr>
    </w:div>
    <w:div w:id="1947420171">
      <w:bodyDiv w:val="1"/>
      <w:marLeft w:val="0"/>
      <w:marRight w:val="0"/>
      <w:marTop w:val="0"/>
      <w:marBottom w:val="0"/>
      <w:divBdr>
        <w:top w:val="none" w:sz="0" w:space="0" w:color="auto"/>
        <w:left w:val="none" w:sz="0" w:space="0" w:color="auto"/>
        <w:bottom w:val="none" w:sz="0" w:space="0" w:color="auto"/>
        <w:right w:val="none" w:sz="0" w:space="0" w:color="auto"/>
      </w:divBdr>
    </w:div>
    <w:div w:id="1947687494">
      <w:bodyDiv w:val="1"/>
      <w:marLeft w:val="0"/>
      <w:marRight w:val="0"/>
      <w:marTop w:val="0"/>
      <w:marBottom w:val="0"/>
      <w:divBdr>
        <w:top w:val="none" w:sz="0" w:space="0" w:color="auto"/>
        <w:left w:val="none" w:sz="0" w:space="0" w:color="auto"/>
        <w:bottom w:val="none" w:sz="0" w:space="0" w:color="auto"/>
        <w:right w:val="none" w:sz="0" w:space="0" w:color="auto"/>
      </w:divBdr>
    </w:div>
    <w:div w:id="1947957704">
      <w:bodyDiv w:val="1"/>
      <w:marLeft w:val="0"/>
      <w:marRight w:val="0"/>
      <w:marTop w:val="0"/>
      <w:marBottom w:val="0"/>
      <w:divBdr>
        <w:top w:val="none" w:sz="0" w:space="0" w:color="auto"/>
        <w:left w:val="none" w:sz="0" w:space="0" w:color="auto"/>
        <w:bottom w:val="none" w:sz="0" w:space="0" w:color="auto"/>
        <w:right w:val="none" w:sz="0" w:space="0" w:color="auto"/>
      </w:divBdr>
    </w:div>
    <w:div w:id="1948006663">
      <w:bodyDiv w:val="1"/>
      <w:marLeft w:val="0"/>
      <w:marRight w:val="0"/>
      <w:marTop w:val="0"/>
      <w:marBottom w:val="0"/>
      <w:divBdr>
        <w:top w:val="none" w:sz="0" w:space="0" w:color="auto"/>
        <w:left w:val="none" w:sz="0" w:space="0" w:color="auto"/>
        <w:bottom w:val="none" w:sz="0" w:space="0" w:color="auto"/>
        <w:right w:val="none" w:sz="0" w:space="0" w:color="auto"/>
      </w:divBdr>
    </w:div>
    <w:div w:id="1948385488">
      <w:bodyDiv w:val="1"/>
      <w:marLeft w:val="0"/>
      <w:marRight w:val="0"/>
      <w:marTop w:val="0"/>
      <w:marBottom w:val="0"/>
      <w:divBdr>
        <w:top w:val="none" w:sz="0" w:space="0" w:color="auto"/>
        <w:left w:val="none" w:sz="0" w:space="0" w:color="auto"/>
        <w:bottom w:val="none" w:sz="0" w:space="0" w:color="auto"/>
        <w:right w:val="none" w:sz="0" w:space="0" w:color="auto"/>
      </w:divBdr>
    </w:div>
    <w:div w:id="1948731511">
      <w:bodyDiv w:val="1"/>
      <w:marLeft w:val="0"/>
      <w:marRight w:val="0"/>
      <w:marTop w:val="0"/>
      <w:marBottom w:val="0"/>
      <w:divBdr>
        <w:top w:val="none" w:sz="0" w:space="0" w:color="auto"/>
        <w:left w:val="none" w:sz="0" w:space="0" w:color="auto"/>
        <w:bottom w:val="none" w:sz="0" w:space="0" w:color="auto"/>
        <w:right w:val="none" w:sz="0" w:space="0" w:color="auto"/>
      </w:divBdr>
    </w:div>
    <w:div w:id="1948852534">
      <w:bodyDiv w:val="1"/>
      <w:marLeft w:val="0"/>
      <w:marRight w:val="0"/>
      <w:marTop w:val="0"/>
      <w:marBottom w:val="0"/>
      <w:divBdr>
        <w:top w:val="none" w:sz="0" w:space="0" w:color="auto"/>
        <w:left w:val="none" w:sz="0" w:space="0" w:color="auto"/>
        <w:bottom w:val="none" w:sz="0" w:space="0" w:color="auto"/>
        <w:right w:val="none" w:sz="0" w:space="0" w:color="auto"/>
      </w:divBdr>
    </w:div>
    <w:div w:id="1948922640">
      <w:bodyDiv w:val="1"/>
      <w:marLeft w:val="0"/>
      <w:marRight w:val="0"/>
      <w:marTop w:val="0"/>
      <w:marBottom w:val="0"/>
      <w:divBdr>
        <w:top w:val="none" w:sz="0" w:space="0" w:color="auto"/>
        <w:left w:val="none" w:sz="0" w:space="0" w:color="auto"/>
        <w:bottom w:val="none" w:sz="0" w:space="0" w:color="auto"/>
        <w:right w:val="none" w:sz="0" w:space="0" w:color="auto"/>
      </w:divBdr>
    </w:div>
    <w:div w:id="1949003349">
      <w:bodyDiv w:val="1"/>
      <w:marLeft w:val="0"/>
      <w:marRight w:val="0"/>
      <w:marTop w:val="0"/>
      <w:marBottom w:val="0"/>
      <w:divBdr>
        <w:top w:val="none" w:sz="0" w:space="0" w:color="auto"/>
        <w:left w:val="none" w:sz="0" w:space="0" w:color="auto"/>
        <w:bottom w:val="none" w:sz="0" w:space="0" w:color="auto"/>
        <w:right w:val="none" w:sz="0" w:space="0" w:color="auto"/>
      </w:divBdr>
    </w:div>
    <w:div w:id="1949390093">
      <w:bodyDiv w:val="1"/>
      <w:marLeft w:val="0"/>
      <w:marRight w:val="0"/>
      <w:marTop w:val="0"/>
      <w:marBottom w:val="0"/>
      <w:divBdr>
        <w:top w:val="none" w:sz="0" w:space="0" w:color="auto"/>
        <w:left w:val="none" w:sz="0" w:space="0" w:color="auto"/>
        <w:bottom w:val="none" w:sz="0" w:space="0" w:color="auto"/>
        <w:right w:val="none" w:sz="0" w:space="0" w:color="auto"/>
      </w:divBdr>
    </w:div>
    <w:div w:id="1949584214">
      <w:bodyDiv w:val="1"/>
      <w:marLeft w:val="0"/>
      <w:marRight w:val="0"/>
      <w:marTop w:val="0"/>
      <w:marBottom w:val="0"/>
      <w:divBdr>
        <w:top w:val="none" w:sz="0" w:space="0" w:color="auto"/>
        <w:left w:val="none" w:sz="0" w:space="0" w:color="auto"/>
        <w:bottom w:val="none" w:sz="0" w:space="0" w:color="auto"/>
        <w:right w:val="none" w:sz="0" w:space="0" w:color="auto"/>
      </w:divBdr>
    </w:div>
    <w:div w:id="1949727869">
      <w:bodyDiv w:val="1"/>
      <w:marLeft w:val="0"/>
      <w:marRight w:val="0"/>
      <w:marTop w:val="0"/>
      <w:marBottom w:val="0"/>
      <w:divBdr>
        <w:top w:val="none" w:sz="0" w:space="0" w:color="auto"/>
        <w:left w:val="none" w:sz="0" w:space="0" w:color="auto"/>
        <w:bottom w:val="none" w:sz="0" w:space="0" w:color="auto"/>
        <w:right w:val="none" w:sz="0" w:space="0" w:color="auto"/>
      </w:divBdr>
    </w:div>
    <w:div w:id="1949777043">
      <w:bodyDiv w:val="1"/>
      <w:marLeft w:val="0"/>
      <w:marRight w:val="0"/>
      <w:marTop w:val="0"/>
      <w:marBottom w:val="0"/>
      <w:divBdr>
        <w:top w:val="none" w:sz="0" w:space="0" w:color="auto"/>
        <w:left w:val="none" w:sz="0" w:space="0" w:color="auto"/>
        <w:bottom w:val="none" w:sz="0" w:space="0" w:color="auto"/>
        <w:right w:val="none" w:sz="0" w:space="0" w:color="auto"/>
      </w:divBdr>
    </w:div>
    <w:div w:id="1950892707">
      <w:bodyDiv w:val="1"/>
      <w:marLeft w:val="0"/>
      <w:marRight w:val="0"/>
      <w:marTop w:val="0"/>
      <w:marBottom w:val="0"/>
      <w:divBdr>
        <w:top w:val="none" w:sz="0" w:space="0" w:color="auto"/>
        <w:left w:val="none" w:sz="0" w:space="0" w:color="auto"/>
        <w:bottom w:val="none" w:sz="0" w:space="0" w:color="auto"/>
        <w:right w:val="none" w:sz="0" w:space="0" w:color="auto"/>
      </w:divBdr>
    </w:div>
    <w:div w:id="1952392828">
      <w:bodyDiv w:val="1"/>
      <w:marLeft w:val="0"/>
      <w:marRight w:val="0"/>
      <w:marTop w:val="0"/>
      <w:marBottom w:val="0"/>
      <w:divBdr>
        <w:top w:val="none" w:sz="0" w:space="0" w:color="auto"/>
        <w:left w:val="none" w:sz="0" w:space="0" w:color="auto"/>
        <w:bottom w:val="none" w:sz="0" w:space="0" w:color="auto"/>
        <w:right w:val="none" w:sz="0" w:space="0" w:color="auto"/>
      </w:divBdr>
    </w:div>
    <w:div w:id="1952780747">
      <w:bodyDiv w:val="1"/>
      <w:marLeft w:val="0"/>
      <w:marRight w:val="0"/>
      <w:marTop w:val="0"/>
      <w:marBottom w:val="0"/>
      <w:divBdr>
        <w:top w:val="none" w:sz="0" w:space="0" w:color="auto"/>
        <w:left w:val="none" w:sz="0" w:space="0" w:color="auto"/>
        <w:bottom w:val="none" w:sz="0" w:space="0" w:color="auto"/>
        <w:right w:val="none" w:sz="0" w:space="0" w:color="auto"/>
      </w:divBdr>
    </w:div>
    <w:div w:id="1953050372">
      <w:bodyDiv w:val="1"/>
      <w:marLeft w:val="0"/>
      <w:marRight w:val="0"/>
      <w:marTop w:val="0"/>
      <w:marBottom w:val="0"/>
      <w:divBdr>
        <w:top w:val="none" w:sz="0" w:space="0" w:color="auto"/>
        <w:left w:val="none" w:sz="0" w:space="0" w:color="auto"/>
        <w:bottom w:val="none" w:sz="0" w:space="0" w:color="auto"/>
        <w:right w:val="none" w:sz="0" w:space="0" w:color="auto"/>
      </w:divBdr>
    </w:div>
    <w:div w:id="1953052363">
      <w:bodyDiv w:val="1"/>
      <w:marLeft w:val="0"/>
      <w:marRight w:val="0"/>
      <w:marTop w:val="0"/>
      <w:marBottom w:val="0"/>
      <w:divBdr>
        <w:top w:val="none" w:sz="0" w:space="0" w:color="auto"/>
        <w:left w:val="none" w:sz="0" w:space="0" w:color="auto"/>
        <w:bottom w:val="none" w:sz="0" w:space="0" w:color="auto"/>
        <w:right w:val="none" w:sz="0" w:space="0" w:color="auto"/>
      </w:divBdr>
    </w:div>
    <w:div w:id="1953242726">
      <w:bodyDiv w:val="1"/>
      <w:marLeft w:val="0"/>
      <w:marRight w:val="0"/>
      <w:marTop w:val="0"/>
      <w:marBottom w:val="0"/>
      <w:divBdr>
        <w:top w:val="none" w:sz="0" w:space="0" w:color="auto"/>
        <w:left w:val="none" w:sz="0" w:space="0" w:color="auto"/>
        <w:bottom w:val="none" w:sz="0" w:space="0" w:color="auto"/>
        <w:right w:val="none" w:sz="0" w:space="0" w:color="auto"/>
      </w:divBdr>
    </w:div>
    <w:div w:id="1953245153">
      <w:bodyDiv w:val="1"/>
      <w:marLeft w:val="0"/>
      <w:marRight w:val="0"/>
      <w:marTop w:val="0"/>
      <w:marBottom w:val="0"/>
      <w:divBdr>
        <w:top w:val="none" w:sz="0" w:space="0" w:color="auto"/>
        <w:left w:val="none" w:sz="0" w:space="0" w:color="auto"/>
        <w:bottom w:val="none" w:sz="0" w:space="0" w:color="auto"/>
        <w:right w:val="none" w:sz="0" w:space="0" w:color="auto"/>
      </w:divBdr>
    </w:div>
    <w:div w:id="1953321231">
      <w:bodyDiv w:val="1"/>
      <w:marLeft w:val="0"/>
      <w:marRight w:val="0"/>
      <w:marTop w:val="0"/>
      <w:marBottom w:val="0"/>
      <w:divBdr>
        <w:top w:val="none" w:sz="0" w:space="0" w:color="auto"/>
        <w:left w:val="none" w:sz="0" w:space="0" w:color="auto"/>
        <w:bottom w:val="none" w:sz="0" w:space="0" w:color="auto"/>
        <w:right w:val="none" w:sz="0" w:space="0" w:color="auto"/>
      </w:divBdr>
    </w:div>
    <w:div w:id="1953439978">
      <w:bodyDiv w:val="1"/>
      <w:marLeft w:val="0"/>
      <w:marRight w:val="0"/>
      <w:marTop w:val="0"/>
      <w:marBottom w:val="0"/>
      <w:divBdr>
        <w:top w:val="none" w:sz="0" w:space="0" w:color="auto"/>
        <w:left w:val="none" w:sz="0" w:space="0" w:color="auto"/>
        <w:bottom w:val="none" w:sz="0" w:space="0" w:color="auto"/>
        <w:right w:val="none" w:sz="0" w:space="0" w:color="auto"/>
      </w:divBdr>
    </w:div>
    <w:div w:id="1953585325">
      <w:bodyDiv w:val="1"/>
      <w:marLeft w:val="0"/>
      <w:marRight w:val="0"/>
      <w:marTop w:val="0"/>
      <w:marBottom w:val="0"/>
      <w:divBdr>
        <w:top w:val="none" w:sz="0" w:space="0" w:color="auto"/>
        <w:left w:val="none" w:sz="0" w:space="0" w:color="auto"/>
        <w:bottom w:val="none" w:sz="0" w:space="0" w:color="auto"/>
        <w:right w:val="none" w:sz="0" w:space="0" w:color="auto"/>
      </w:divBdr>
    </w:div>
    <w:div w:id="1953633419">
      <w:bodyDiv w:val="1"/>
      <w:marLeft w:val="0"/>
      <w:marRight w:val="0"/>
      <w:marTop w:val="0"/>
      <w:marBottom w:val="0"/>
      <w:divBdr>
        <w:top w:val="none" w:sz="0" w:space="0" w:color="auto"/>
        <w:left w:val="none" w:sz="0" w:space="0" w:color="auto"/>
        <w:bottom w:val="none" w:sz="0" w:space="0" w:color="auto"/>
        <w:right w:val="none" w:sz="0" w:space="0" w:color="auto"/>
      </w:divBdr>
    </w:div>
    <w:div w:id="1953824854">
      <w:bodyDiv w:val="1"/>
      <w:marLeft w:val="0"/>
      <w:marRight w:val="0"/>
      <w:marTop w:val="0"/>
      <w:marBottom w:val="0"/>
      <w:divBdr>
        <w:top w:val="none" w:sz="0" w:space="0" w:color="auto"/>
        <w:left w:val="none" w:sz="0" w:space="0" w:color="auto"/>
        <w:bottom w:val="none" w:sz="0" w:space="0" w:color="auto"/>
        <w:right w:val="none" w:sz="0" w:space="0" w:color="auto"/>
      </w:divBdr>
    </w:div>
    <w:div w:id="1954163787">
      <w:bodyDiv w:val="1"/>
      <w:marLeft w:val="0"/>
      <w:marRight w:val="0"/>
      <w:marTop w:val="0"/>
      <w:marBottom w:val="0"/>
      <w:divBdr>
        <w:top w:val="none" w:sz="0" w:space="0" w:color="auto"/>
        <w:left w:val="none" w:sz="0" w:space="0" w:color="auto"/>
        <w:bottom w:val="none" w:sz="0" w:space="0" w:color="auto"/>
        <w:right w:val="none" w:sz="0" w:space="0" w:color="auto"/>
      </w:divBdr>
    </w:div>
    <w:div w:id="1954744181">
      <w:bodyDiv w:val="1"/>
      <w:marLeft w:val="0"/>
      <w:marRight w:val="0"/>
      <w:marTop w:val="0"/>
      <w:marBottom w:val="0"/>
      <w:divBdr>
        <w:top w:val="none" w:sz="0" w:space="0" w:color="auto"/>
        <w:left w:val="none" w:sz="0" w:space="0" w:color="auto"/>
        <w:bottom w:val="none" w:sz="0" w:space="0" w:color="auto"/>
        <w:right w:val="none" w:sz="0" w:space="0" w:color="auto"/>
      </w:divBdr>
    </w:div>
    <w:div w:id="1954745793">
      <w:bodyDiv w:val="1"/>
      <w:marLeft w:val="0"/>
      <w:marRight w:val="0"/>
      <w:marTop w:val="0"/>
      <w:marBottom w:val="0"/>
      <w:divBdr>
        <w:top w:val="none" w:sz="0" w:space="0" w:color="auto"/>
        <w:left w:val="none" w:sz="0" w:space="0" w:color="auto"/>
        <w:bottom w:val="none" w:sz="0" w:space="0" w:color="auto"/>
        <w:right w:val="none" w:sz="0" w:space="0" w:color="auto"/>
      </w:divBdr>
    </w:div>
    <w:div w:id="1954747801">
      <w:bodyDiv w:val="1"/>
      <w:marLeft w:val="0"/>
      <w:marRight w:val="0"/>
      <w:marTop w:val="0"/>
      <w:marBottom w:val="0"/>
      <w:divBdr>
        <w:top w:val="none" w:sz="0" w:space="0" w:color="auto"/>
        <w:left w:val="none" w:sz="0" w:space="0" w:color="auto"/>
        <w:bottom w:val="none" w:sz="0" w:space="0" w:color="auto"/>
        <w:right w:val="none" w:sz="0" w:space="0" w:color="auto"/>
      </w:divBdr>
    </w:div>
    <w:div w:id="1955013781">
      <w:bodyDiv w:val="1"/>
      <w:marLeft w:val="0"/>
      <w:marRight w:val="0"/>
      <w:marTop w:val="0"/>
      <w:marBottom w:val="0"/>
      <w:divBdr>
        <w:top w:val="none" w:sz="0" w:space="0" w:color="auto"/>
        <w:left w:val="none" w:sz="0" w:space="0" w:color="auto"/>
        <w:bottom w:val="none" w:sz="0" w:space="0" w:color="auto"/>
        <w:right w:val="none" w:sz="0" w:space="0" w:color="auto"/>
      </w:divBdr>
    </w:div>
    <w:div w:id="1955087282">
      <w:bodyDiv w:val="1"/>
      <w:marLeft w:val="0"/>
      <w:marRight w:val="0"/>
      <w:marTop w:val="0"/>
      <w:marBottom w:val="0"/>
      <w:divBdr>
        <w:top w:val="none" w:sz="0" w:space="0" w:color="auto"/>
        <w:left w:val="none" w:sz="0" w:space="0" w:color="auto"/>
        <w:bottom w:val="none" w:sz="0" w:space="0" w:color="auto"/>
        <w:right w:val="none" w:sz="0" w:space="0" w:color="auto"/>
      </w:divBdr>
    </w:div>
    <w:div w:id="1955213700">
      <w:bodyDiv w:val="1"/>
      <w:marLeft w:val="0"/>
      <w:marRight w:val="0"/>
      <w:marTop w:val="0"/>
      <w:marBottom w:val="0"/>
      <w:divBdr>
        <w:top w:val="none" w:sz="0" w:space="0" w:color="auto"/>
        <w:left w:val="none" w:sz="0" w:space="0" w:color="auto"/>
        <w:bottom w:val="none" w:sz="0" w:space="0" w:color="auto"/>
        <w:right w:val="none" w:sz="0" w:space="0" w:color="auto"/>
      </w:divBdr>
    </w:div>
    <w:div w:id="1955361732">
      <w:bodyDiv w:val="1"/>
      <w:marLeft w:val="0"/>
      <w:marRight w:val="0"/>
      <w:marTop w:val="0"/>
      <w:marBottom w:val="0"/>
      <w:divBdr>
        <w:top w:val="none" w:sz="0" w:space="0" w:color="auto"/>
        <w:left w:val="none" w:sz="0" w:space="0" w:color="auto"/>
        <w:bottom w:val="none" w:sz="0" w:space="0" w:color="auto"/>
        <w:right w:val="none" w:sz="0" w:space="0" w:color="auto"/>
      </w:divBdr>
    </w:div>
    <w:div w:id="1956014198">
      <w:bodyDiv w:val="1"/>
      <w:marLeft w:val="0"/>
      <w:marRight w:val="0"/>
      <w:marTop w:val="0"/>
      <w:marBottom w:val="0"/>
      <w:divBdr>
        <w:top w:val="none" w:sz="0" w:space="0" w:color="auto"/>
        <w:left w:val="none" w:sz="0" w:space="0" w:color="auto"/>
        <w:bottom w:val="none" w:sz="0" w:space="0" w:color="auto"/>
        <w:right w:val="none" w:sz="0" w:space="0" w:color="auto"/>
      </w:divBdr>
    </w:div>
    <w:div w:id="1956326060">
      <w:bodyDiv w:val="1"/>
      <w:marLeft w:val="0"/>
      <w:marRight w:val="0"/>
      <w:marTop w:val="0"/>
      <w:marBottom w:val="0"/>
      <w:divBdr>
        <w:top w:val="none" w:sz="0" w:space="0" w:color="auto"/>
        <w:left w:val="none" w:sz="0" w:space="0" w:color="auto"/>
        <w:bottom w:val="none" w:sz="0" w:space="0" w:color="auto"/>
        <w:right w:val="none" w:sz="0" w:space="0" w:color="auto"/>
      </w:divBdr>
    </w:div>
    <w:div w:id="1956403220">
      <w:bodyDiv w:val="1"/>
      <w:marLeft w:val="0"/>
      <w:marRight w:val="0"/>
      <w:marTop w:val="0"/>
      <w:marBottom w:val="0"/>
      <w:divBdr>
        <w:top w:val="none" w:sz="0" w:space="0" w:color="auto"/>
        <w:left w:val="none" w:sz="0" w:space="0" w:color="auto"/>
        <w:bottom w:val="none" w:sz="0" w:space="0" w:color="auto"/>
        <w:right w:val="none" w:sz="0" w:space="0" w:color="auto"/>
      </w:divBdr>
    </w:div>
    <w:div w:id="1956449954">
      <w:bodyDiv w:val="1"/>
      <w:marLeft w:val="0"/>
      <w:marRight w:val="0"/>
      <w:marTop w:val="0"/>
      <w:marBottom w:val="0"/>
      <w:divBdr>
        <w:top w:val="none" w:sz="0" w:space="0" w:color="auto"/>
        <w:left w:val="none" w:sz="0" w:space="0" w:color="auto"/>
        <w:bottom w:val="none" w:sz="0" w:space="0" w:color="auto"/>
        <w:right w:val="none" w:sz="0" w:space="0" w:color="auto"/>
      </w:divBdr>
    </w:div>
    <w:div w:id="1956709623">
      <w:bodyDiv w:val="1"/>
      <w:marLeft w:val="0"/>
      <w:marRight w:val="0"/>
      <w:marTop w:val="0"/>
      <w:marBottom w:val="0"/>
      <w:divBdr>
        <w:top w:val="none" w:sz="0" w:space="0" w:color="auto"/>
        <w:left w:val="none" w:sz="0" w:space="0" w:color="auto"/>
        <w:bottom w:val="none" w:sz="0" w:space="0" w:color="auto"/>
        <w:right w:val="none" w:sz="0" w:space="0" w:color="auto"/>
      </w:divBdr>
    </w:div>
    <w:div w:id="1956979825">
      <w:bodyDiv w:val="1"/>
      <w:marLeft w:val="0"/>
      <w:marRight w:val="0"/>
      <w:marTop w:val="0"/>
      <w:marBottom w:val="0"/>
      <w:divBdr>
        <w:top w:val="none" w:sz="0" w:space="0" w:color="auto"/>
        <w:left w:val="none" w:sz="0" w:space="0" w:color="auto"/>
        <w:bottom w:val="none" w:sz="0" w:space="0" w:color="auto"/>
        <w:right w:val="none" w:sz="0" w:space="0" w:color="auto"/>
      </w:divBdr>
    </w:div>
    <w:div w:id="1957053443">
      <w:bodyDiv w:val="1"/>
      <w:marLeft w:val="0"/>
      <w:marRight w:val="0"/>
      <w:marTop w:val="0"/>
      <w:marBottom w:val="0"/>
      <w:divBdr>
        <w:top w:val="none" w:sz="0" w:space="0" w:color="auto"/>
        <w:left w:val="none" w:sz="0" w:space="0" w:color="auto"/>
        <w:bottom w:val="none" w:sz="0" w:space="0" w:color="auto"/>
        <w:right w:val="none" w:sz="0" w:space="0" w:color="auto"/>
      </w:divBdr>
    </w:div>
    <w:div w:id="1957254401">
      <w:bodyDiv w:val="1"/>
      <w:marLeft w:val="0"/>
      <w:marRight w:val="0"/>
      <w:marTop w:val="0"/>
      <w:marBottom w:val="0"/>
      <w:divBdr>
        <w:top w:val="none" w:sz="0" w:space="0" w:color="auto"/>
        <w:left w:val="none" w:sz="0" w:space="0" w:color="auto"/>
        <w:bottom w:val="none" w:sz="0" w:space="0" w:color="auto"/>
        <w:right w:val="none" w:sz="0" w:space="0" w:color="auto"/>
      </w:divBdr>
    </w:div>
    <w:div w:id="1957441411">
      <w:bodyDiv w:val="1"/>
      <w:marLeft w:val="0"/>
      <w:marRight w:val="0"/>
      <w:marTop w:val="0"/>
      <w:marBottom w:val="0"/>
      <w:divBdr>
        <w:top w:val="none" w:sz="0" w:space="0" w:color="auto"/>
        <w:left w:val="none" w:sz="0" w:space="0" w:color="auto"/>
        <w:bottom w:val="none" w:sz="0" w:space="0" w:color="auto"/>
        <w:right w:val="none" w:sz="0" w:space="0" w:color="auto"/>
      </w:divBdr>
    </w:div>
    <w:div w:id="1957442295">
      <w:bodyDiv w:val="1"/>
      <w:marLeft w:val="0"/>
      <w:marRight w:val="0"/>
      <w:marTop w:val="0"/>
      <w:marBottom w:val="0"/>
      <w:divBdr>
        <w:top w:val="none" w:sz="0" w:space="0" w:color="auto"/>
        <w:left w:val="none" w:sz="0" w:space="0" w:color="auto"/>
        <w:bottom w:val="none" w:sz="0" w:space="0" w:color="auto"/>
        <w:right w:val="none" w:sz="0" w:space="0" w:color="auto"/>
      </w:divBdr>
    </w:div>
    <w:div w:id="1958022532">
      <w:bodyDiv w:val="1"/>
      <w:marLeft w:val="0"/>
      <w:marRight w:val="0"/>
      <w:marTop w:val="0"/>
      <w:marBottom w:val="0"/>
      <w:divBdr>
        <w:top w:val="none" w:sz="0" w:space="0" w:color="auto"/>
        <w:left w:val="none" w:sz="0" w:space="0" w:color="auto"/>
        <w:bottom w:val="none" w:sz="0" w:space="0" w:color="auto"/>
        <w:right w:val="none" w:sz="0" w:space="0" w:color="auto"/>
      </w:divBdr>
    </w:div>
    <w:div w:id="1958558793">
      <w:bodyDiv w:val="1"/>
      <w:marLeft w:val="0"/>
      <w:marRight w:val="0"/>
      <w:marTop w:val="0"/>
      <w:marBottom w:val="0"/>
      <w:divBdr>
        <w:top w:val="none" w:sz="0" w:space="0" w:color="auto"/>
        <w:left w:val="none" w:sz="0" w:space="0" w:color="auto"/>
        <w:bottom w:val="none" w:sz="0" w:space="0" w:color="auto"/>
        <w:right w:val="none" w:sz="0" w:space="0" w:color="auto"/>
      </w:divBdr>
    </w:div>
    <w:div w:id="1958560837">
      <w:bodyDiv w:val="1"/>
      <w:marLeft w:val="0"/>
      <w:marRight w:val="0"/>
      <w:marTop w:val="0"/>
      <w:marBottom w:val="0"/>
      <w:divBdr>
        <w:top w:val="none" w:sz="0" w:space="0" w:color="auto"/>
        <w:left w:val="none" w:sz="0" w:space="0" w:color="auto"/>
        <w:bottom w:val="none" w:sz="0" w:space="0" w:color="auto"/>
        <w:right w:val="none" w:sz="0" w:space="0" w:color="auto"/>
      </w:divBdr>
    </w:div>
    <w:div w:id="1958875537">
      <w:bodyDiv w:val="1"/>
      <w:marLeft w:val="0"/>
      <w:marRight w:val="0"/>
      <w:marTop w:val="0"/>
      <w:marBottom w:val="0"/>
      <w:divBdr>
        <w:top w:val="none" w:sz="0" w:space="0" w:color="auto"/>
        <w:left w:val="none" w:sz="0" w:space="0" w:color="auto"/>
        <w:bottom w:val="none" w:sz="0" w:space="0" w:color="auto"/>
        <w:right w:val="none" w:sz="0" w:space="0" w:color="auto"/>
      </w:divBdr>
    </w:div>
    <w:div w:id="1959099188">
      <w:bodyDiv w:val="1"/>
      <w:marLeft w:val="0"/>
      <w:marRight w:val="0"/>
      <w:marTop w:val="0"/>
      <w:marBottom w:val="0"/>
      <w:divBdr>
        <w:top w:val="none" w:sz="0" w:space="0" w:color="auto"/>
        <w:left w:val="none" w:sz="0" w:space="0" w:color="auto"/>
        <w:bottom w:val="none" w:sz="0" w:space="0" w:color="auto"/>
        <w:right w:val="none" w:sz="0" w:space="0" w:color="auto"/>
      </w:divBdr>
    </w:div>
    <w:div w:id="1959531017">
      <w:bodyDiv w:val="1"/>
      <w:marLeft w:val="0"/>
      <w:marRight w:val="0"/>
      <w:marTop w:val="0"/>
      <w:marBottom w:val="0"/>
      <w:divBdr>
        <w:top w:val="none" w:sz="0" w:space="0" w:color="auto"/>
        <w:left w:val="none" w:sz="0" w:space="0" w:color="auto"/>
        <w:bottom w:val="none" w:sz="0" w:space="0" w:color="auto"/>
        <w:right w:val="none" w:sz="0" w:space="0" w:color="auto"/>
      </w:divBdr>
    </w:div>
    <w:div w:id="1959948736">
      <w:bodyDiv w:val="1"/>
      <w:marLeft w:val="0"/>
      <w:marRight w:val="0"/>
      <w:marTop w:val="0"/>
      <w:marBottom w:val="0"/>
      <w:divBdr>
        <w:top w:val="none" w:sz="0" w:space="0" w:color="auto"/>
        <w:left w:val="none" w:sz="0" w:space="0" w:color="auto"/>
        <w:bottom w:val="none" w:sz="0" w:space="0" w:color="auto"/>
        <w:right w:val="none" w:sz="0" w:space="0" w:color="auto"/>
      </w:divBdr>
    </w:div>
    <w:div w:id="1960068394">
      <w:bodyDiv w:val="1"/>
      <w:marLeft w:val="0"/>
      <w:marRight w:val="0"/>
      <w:marTop w:val="0"/>
      <w:marBottom w:val="0"/>
      <w:divBdr>
        <w:top w:val="none" w:sz="0" w:space="0" w:color="auto"/>
        <w:left w:val="none" w:sz="0" w:space="0" w:color="auto"/>
        <w:bottom w:val="none" w:sz="0" w:space="0" w:color="auto"/>
        <w:right w:val="none" w:sz="0" w:space="0" w:color="auto"/>
      </w:divBdr>
    </w:div>
    <w:div w:id="1960337802">
      <w:bodyDiv w:val="1"/>
      <w:marLeft w:val="0"/>
      <w:marRight w:val="0"/>
      <w:marTop w:val="0"/>
      <w:marBottom w:val="0"/>
      <w:divBdr>
        <w:top w:val="none" w:sz="0" w:space="0" w:color="auto"/>
        <w:left w:val="none" w:sz="0" w:space="0" w:color="auto"/>
        <w:bottom w:val="none" w:sz="0" w:space="0" w:color="auto"/>
        <w:right w:val="none" w:sz="0" w:space="0" w:color="auto"/>
      </w:divBdr>
    </w:div>
    <w:div w:id="1960448517">
      <w:bodyDiv w:val="1"/>
      <w:marLeft w:val="0"/>
      <w:marRight w:val="0"/>
      <w:marTop w:val="0"/>
      <w:marBottom w:val="0"/>
      <w:divBdr>
        <w:top w:val="none" w:sz="0" w:space="0" w:color="auto"/>
        <w:left w:val="none" w:sz="0" w:space="0" w:color="auto"/>
        <w:bottom w:val="none" w:sz="0" w:space="0" w:color="auto"/>
        <w:right w:val="none" w:sz="0" w:space="0" w:color="auto"/>
      </w:divBdr>
    </w:div>
    <w:div w:id="1960527978">
      <w:bodyDiv w:val="1"/>
      <w:marLeft w:val="0"/>
      <w:marRight w:val="0"/>
      <w:marTop w:val="0"/>
      <w:marBottom w:val="0"/>
      <w:divBdr>
        <w:top w:val="none" w:sz="0" w:space="0" w:color="auto"/>
        <w:left w:val="none" w:sz="0" w:space="0" w:color="auto"/>
        <w:bottom w:val="none" w:sz="0" w:space="0" w:color="auto"/>
        <w:right w:val="none" w:sz="0" w:space="0" w:color="auto"/>
      </w:divBdr>
    </w:div>
    <w:div w:id="1960598095">
      <w:bodyDiv w:val="1"/>
      <w:marLeft w:val="0"/>
      <w:marRight w:val="0"/>
      <w:marTop w:val="0"/>
      <w:marBottom w:val="0"/>
      <w:divBdr>
        <w:top w:val="none" w:sz="0" w:space="0" w:color="auto"/>
        <w:left w:val="none" w:sz="0" w:space="0" w:color="auto"/>
        <w:bottom w:val="none" w:sz="0" w:space="0" w:color="auto"/>
        <w:right w:val="none" w:sz="0" w:space="0" w:color="auto"/>
      </w:divBdr>
    </w:div>
    <w:div w:id="1960794534">
      <w:bodyDiv w:val="1"/>
      <w:marLeft w:val="0"/>
      <w:marRight w:val="0"/>
      <w:marTop w:val="0"/>
      <w:marBottom w:val="0"/>
      <w:divBdr>
        <w:top w:val="none" w:sz="0" w:space="0" w:color="auto"/>
        <w:left w:val="none" w:sz="0" w:space="0" w:color="auto"/>
        <w:bottom w:val="none" w:sz="0" w:space="0" w:color="auto"/>
        <w:right w:val="none" w:sz="0" w:space="0" w:color="auto"/>
      </w:divBdr>
    </w:div>
    <w:div w:id="1960916803">
      <w:bodyDiv w:val="1"/>
      <w:marLeft w:val="0"/>
      <w:marRight w:val="0"/>
      <w:marTop w:val="0"/>
      <w:marBottom w:val="0"/>
      <w:divBdr>
        <w:top w:val="none" w:sz="0" w:space="0" w:color="auto"/>
        <w:left w:val="none" w:sz="0" w:space="0" w:color="auto"/>
        <w:bottom w:val="none" w:sz="0" w:space="0" w:color="auto"/>
        <w:right w:val="none" w:sz="0" w:space="0" w:color="auto"/>
      </w:divBdr>
    </w:div>
    <w:div w:id="1961036901">
      <w:bodyDiv w:val="1"/>
      <w:marLeft w:val="0"/>
      <w:marRight w:val="0"/>
      <w:marTop w:val="0"/>
      <w:marBottom w:val="0"/>
      <w:divBdr>
        <w:top w:val="none" w:sz="0" w:space="0" w:color="auto"/>
        <w:left w:val="none" w:sz="0" w:space="0" w:color="auto"/>
        <w:bottom w:val="none" w:sz="0" w:space="0" w:color="auto"/>
        <w:right w:val="none" w:sz="0" w:space="0" w:color="auto"/>
      </w:divBdr>
    </w:div>
    <w:div w:id="1961371586">
      <w:bodyDiv w:val="1"/>
      <w:marLeft w:val="0"/>
      <w:marRight w:val="0"/>
      <w:marTop w:val="0"/>
      <w:marBottom w:val="0"/>
      <w:divBdr>
        <w:top w:val="none" w:sz="0" w:space="0" w:color="auto"/>
        <w:left w:val="none" w:sz="0" w:space="0" w:color="auto"/>
        <w:bottom w:val="none" w:sz="0" w:space="0" w:color="auto"/>
        <w:right w:val="none" w:sz="0" w:space="0" w:color="auto"/>
      </w:divBdr>
    </w:div>
    <w:div w:id="1961565171">
      <w:bodyDiv w:val="1"/>
      <w:marLeft w:val="0"/>
      <w:marRight w:val="0"/>
      <w:marTop w:val="0"/>
      <w:marBottom w:val="0"/>
      <w:divBdr>
        <w:top w:val="none" w:sz="0" w:space="0" w:color="auto"/>
        <w:left w:val="none" w:sz="0" w:space="0" w:color="auto"/>
        <w:bottom w:val="none" w:sz="0" w:space="0" w:color="auto"/>
        <w:right w:val="none" w:sz="0" w:space="0" w:color="auto"/>
      </w:divBdr>
    </w:div>
    <w:div w:id="1961758964">
      <w:bodyDiv w:val="1"/>
      <w:marLeft w:val="0"/>
      <w:marRight w:val="0"/>
      <w:marTop w:val="0"/>
      <w:marBottom w:val="0"/>
      <w:divBdr>
        <w:top w:val="none" w:sz="0" w:space="0" w:color="auto"/>
        <w:left w:val="none" w:sz="0" w:space="0" w:color="auto"/>
        <w:bottom w:val="none" w:sz="0" w:space="0" w:color="auto"/>
        <w:right w:val="none" w:sz="0" w:space="0" w:color="auto"/>
      </w:divBdr>
    </w:div>
    <w:div w:id="1961959167">
      <w:bodyDiv w:val="1"/>
      <w:marLeft w:val="0"/>
      <w:marRight w:val="0"/>
      <w:marTop w:val="0"/>
      <w:marBottom w:val="0"/>
      <w:divBdr>
        <w:top w:val="none" w:sz="0" w:space="0" w:color="auto"/>
        <w:left w:val="none" w:sz="0" w:space="0" w:color="auto"/>
        <w:bottom w:val="none" w:sz="0" w:space="0" w:color="auto"/>
        <w:right w:val="none" w:sz="0" w:space="0" w:color="auto"/>
      </w:divBdr>
    </w:div>
    <w:div w:id="1962028790">
      <w:bodyDiv w:val="1"/>
      <w:marLeft w:val="0"/>
      <w:marRight w:val="0"/>
      <w:marTop w:val="0"/>
      <w:marBottom w:val="0"/>
      <w:divBdr>
        <w:top w:val="none" w:sz="0" w:space="0" w:color="auto"/>
        <w:left w:val="none" w:sz="0" w:space="0" w:color="auto"/>
        <w:bottom w:val="none" w:sz="0" w:space="0" w:color="auto"/>
        <w:right w:val="none" w:sz="0" w:space="0" w:color="auto"/>
      </w:divBdr>
    </w:div>
    <w:div w:id="1962109793">
      <w:bodyDiv w:val="1"/>
      <w:marLeft w:val="0"/>
      <w:marRight w:val="0"/>
      <w:marTop w:val="0"/>
      <w:marBottom w:val="0"/>
      <w:divBdr>
        <w:top w:val="none" w:sz="0" w:space="0" w:color="auto"/>
        <w:left w:val="none" w:sz="0" w:space="0" w:color="auto"/>
        <w:bottom w:val="none" w:sz="0" w:space="0" w:color="auto"/>
        <w:right w:val="none" w:sz="0" w:space="0" w:color="auto"/>
      </w:divBdr>
    </w:div>
    <w:div w:id="1962148658">
      <w:bodyDiv w:val="1"/>
      <w:marLeft w:val="0"/>
      <w:marRight w:val="0"/>
      <w:marTop w:val="0"/>
      <w:marBottom w:val="0"/>
      <w:divBdr>
        <w:top w:val="none" w:sz="0" w:space="0" w:color="auto"/>
        <w:left w:val="none" w:sz="0" w:space="0" w:color="auto"/>
        <w:bottom w:val="none" w:sz="0" w:space="0" w:color="auto"/>
        <w:right w:val="none" w:sz="0" w:space="0" w:color="auto"/>
      </w:divBdr>
    </w:div>
    <w:div w:id="1962152209">
      <w:bodyDiv w:val="1"/>
      <w:marLeft w:val="0"/>
      <w:marRight w:val="0"/>
      <w:marTop w:val="0"/>
      <w:marBottom w:val="0"/>
      <w:divBdr>
        <w:top w:val="none" w:sz="0" w:space="0" w:color="auto"/>
        <w:left w:val="none" w:sz="0" w:space="0" w:color="auto"/>
        <w:bottom w:val="none" w:sz="0" w:space="0" w:color="auto"/>
        <w:right w:val="none" w:sz="0" w:space="0" w:color="auto"/>
      </w:divBdr>
    </w:div>
    <w:div w:id="1962152352">
      <w:bodyDiv w:val="1"/>
      <w:marLeft w:val="0"/>
      <w:marRight w:val="0"/>
      <w:marTop w:val="0"/>
      <w:marBottom w:val="0"/>
      <w:divBdr>
        <w:top w:val="none" w:sz="0" w:space="0" w:color="auto"/>
        <w:left w:val="none" w:sz="0" w:space="0" w:color="auto"/>
        <w:bottom w:val="none" w:sz="0" w:space="0" w:color="auto"/>
        <w:right w:val="none" w:sz="0" w:space="0" w:color="auto"/>
      </w:divBdr>
    </w:div>
    <w:div w:id="1962298116">
      <w:bodyDiv w:val="1"/>
      <w:marLeft w:val="0"/>
      <w:marRight w:val="0"/>
      <w:marTop w:val="0"/>
      <w:marBottom w:val="0"/>
      <w:divBdr>
        <w:top w:val="none" w:sz="0" w:space="0" w:color="auto"/>
        <w:left w:val="none" w:sz="0" w:space="0" w:color="auto"/>
        <w:bottom w:val="none" w:sz="0" w:space="0" w:color="auto"/>
        <w:right w:val="none" w:sz="0" w:space="0" w:color="auto"/>
      </w:divBdr>
    </w:div>
    <w:div w:id="1962372360">
      <w:bodyDiv w:val="1"/>
      <w:marLeft w:val="0"/>
      <w:marRight w:val="0"/>
      <w:marTop w:val="0"/>
      <w:marBottom w:val="0"/>
      <w:divBdr>
        <w:top w:val="none" w:sz="0" w:space="0" w:color="auto"/>
        <w:left w:val="none" w:sz="0" w:space="0" w:color="auto"/>
        <w:bottom w:val="none" w:sz="0" w:space="0" w:color="auto"/>
        <w:right w:val="none" w:sz="0" w:space="0" w:color="auto"/>
      </w:divBdr>
    </w:div>
    <w:div w:id="1962495933">
      <w:bodyDiv w:val="1"/>
      <w:marLeft w:val="0"/>
      <w:marRight w:val="0"/>
      <w:marTop w:val="0"/>
      <w:marBottom w:val="0"/>
      <w:divBdr>
        <w:top w:val="none" w:sz="0" w:space="0" w:color="auto"/>
        <w:left w:val="none" w:sz="0" w:space="0" w:color="auto"/>
        <w:bottom w:val="none" w:sz="0" w:space="0" w:color="auto"/>
        <w:right w:val="none" w:sz="0" w:space="0" w:color="auto"/>
      </w:divBdr>
    </w:div>
    <w:div w:id="1962809523">
      <w:bodyDiv w:val="1"/>
      <w:marLeft w:val="0"/>
      <w:marRight w:val="0"/>
      <w:marTop w:val="0"/>
      <w:marBottom w:val="0"/>
      <w:divBdr>
        <w:top w:val="none" w:sz="0" w:space="0" w:color="auto"/>
        <w:left w:val="none" w:sz="0" w:space="0" w:color="auto"/>
        <w:bottom w:val="none" w:sz="0" w:space="0" w:color="auto"/>
        <w:right w:val="none" w:sz="0" w:space="0" w:color="auto"/>
      </w:divBdr>
    </w:div>
    <w:div w:id="1963338553">
      <w:bodyDiv w:val="1"/>
      <w:marLeft w:val="0"/>
      <w:marRight w:val="0"/>
      <w:marTop w:val="0"/>
      <w:marBottom w:val="0"/>
      <w:divBdr>
        <w:top w:val="none" w:sz="0" w:space="0" w:color="auto"/>
        <w:left w:val="none" w:sz="0" w:space="0" w:color="auto"/>
        <w:bottom w:val="none" w:sz="0" w:space="0" w:color="auto"/>
        <w:right w:val="none" w:sz="0" w:space="0" w:color="auto"/>
      </w:divBdr>
    </w:div>
    <w:div w:id="1963610109">
      <w:bodyDiv w:val="1"/>
      <w:marLeft w:val="0"/>
      <w:marRight w:val="0"/>
      <w:marTop w:val="0"/>
      <w:marBottom w:val="0"/>
      <w:divBdr>
        <w:top w:val="none" w:sz="0" w:space="0" w:color="auto"/>
        <w:left w:val="none" w:sz="0" w:space="0" w:color="auto"/>
        <w:bottom w:val="none" w:sz="0" w:space="0" w:color="auto"/>
        <w:right w:val="none" w:sz="0" w:space="0" w:color="auto"/>
      </w:divBdr>
    </w:div>
    <w:div w:id="1963684640">
      <w:bodyDiv w:val="1"/>
      <w:marLeft w:val="0"/>
      <w:marRight w:val="0"/>
      <w:marTop w:val="0"/>
      <w:marBottom w:val="0"/>
      <w:divBdr>
        <w:top w:val="none" w:sz="0" w:space="0" w:color="auto"/>
        <w:left w:val="none" w:sz="0" w:space="0" w:color="auto"/>
        <w:bottom w:val="none" w:sz="0" w:space="0" w:color="auto"/>
        <w:right w:val="none" w:sz="0" w:space="0" w:color="auto"/>
      </w:divBdr>
    </w:div>
    <w:div w:id="1963918865">
      <w:bodyDiv w:val="1"/>
      <w:marLeft w:val="0"/>
      <w:marRight w:val="0"/>
      <w:marTop w:val="0"/>
      <w:marBottom w:val="0"/>
      <w:divBdr>
        <w:top w:val="none" w:sz="0" w:space="0" w:color="auto"/>
        <w:left w:val="none" w:sz="0" w:space="0" w:color="auto"/>
        <w:bottom w:val="none" w:sz="0" w:space="0" w:color="auto"/>
        <w:right w:val="none" w:sz="0" w:space="0" w:color="auto"/>
      </w:divBdr>
    </w:div>
    <w:div w:id="1964192866">
      <w:bodyDiv w:val="1"/>
      <w:marLeft w:val="0"/>
      <w:marRight w:val="0"/>
      <w:marTop w:val="0"/>
      <w:marBottom w:val="0"/>
      <w:divBdr>
        <w:top w:val="none" w:sz="0" w:space="0" w:color="auto"/>
        <w:left w:val="none" w:sz="0" w:space="0" w:color="auto"/>
        <w:bottom w:val="none" w:sz="0" w:space="0" w:color="auto"/>
        <w:right w:val="none" w:sz="0" w:space="0" w:color="auto"/>
      </w:divBdr>
    </w:div>
    <w:div w:id="1964382116">
      <w:bodyDiv w:val="1"/>
      <w:marLeft w:val="0"/>
      <w:marRight w:val="0"/>
      <w:marTop w:val="0"/>
      <w:marBottom w:val="0"/>
      <w:divBdr>
        <w:top w:val="none" w:sz="0" w:space="0" w:color="auto"/>
        <w:left w:val="none" w:sz="0" w:space="0" w:color="auto"/>
        <w:bottom w:val="none" w:sz="0" w:space="0" w:color="auto"/>
        <w:right w:val="none" w:sz="0" w:space="0" w:color="auto"/>
      </w:divBdr>
    </w:div>
    <w:div w:id="1964458825">
      <w:bodyDiv w:val="1"/>
      <w:marLeft w:val="0"/>
      <w:marRight w:val="0"/>
      <w:marTop w:val="0"/>
      <w:marBottom w:val="0"/>
      <w:divBdr>
        <w:top w:val="none" w:sz="0" w:space="0" w:color="auto"/>
        <w:left w:val="none" w:sz="0" w:space="0" w:color="auto"/>
        <w:bottom w:val="none" w:sz="0" w:space="0" w:color="auto"/>
        <w:right w:val="none" w:sz="0" w:space="0" w:color="auto"/>
      </w:divBdr>
    </w:div>
    <w:div w:id="1964843303">
      <w:bodyDiv w:val="1"/>
      <w:marLeft w:val="0"/>
      <w:marRight w:val="0"/>
      <w:marTop w:val="0"/>
      <w:marBottom w:val="0"/>
      <w:divBdr>
        <w:top w:val="none" w:sz="0" w:space="0" w:color="auto"/>
        <w:left w:val="none" w:sz="0" w:space="0" w:color="auto"/>
        <w:bottom w:val="none" w:sz="0" w:space="0" w:color="auto"/>
        <w:right w:val="none" w:sz="0" w:space="0" w:color="auto"/>
      </w:divBdr>
    </w:div>
    <w:div w:id="1964922179">
      <w:bodyDiv w:val="1"/>
      <w:marLeft w:val="0"/>
      <w:marRight w:val="0"/>
      <w:marTop w:val="0"/>
      <w:marBottom w:val="0"/>
      <w:divBdr>
        <w:top w:val="none" w:sz="0" w:space="0" w:color="auto"/>
        <w:left w:val="none" w:sz="0" w:space="0" w:color="auto"/>
        <w:bottom w:val="none" w:sz="0" w:space="0" w:color="auto"/>
        <w:right w:val="none" w:sz="0" w:space="0" w:color="auto"/>
      </w:divBdr>
    </w:div>
    <w:div w:id="1965110026">
      <w:bodyDiv w:val="1"/>
      <w:marLeft w:val="0"/>
      <w:marRight w:val="0"/>
      <w:marTop w:val="0"/>
      <w:marBottom w:val="0"/>
      <w:divBdr>
        <w:top w:val="none" w:sz="0" w:space="0" w:color="auto"/>
        <w:left w:val="none" w:sz="0" w:space="0" w:color="auto"/>
        <w:bottom w:val="none" w:sz="0" w:space="0" w:color="auto"/>
        <w:right w:val="none" w:sz="0" w:space="0" w:color="auto"/>
      </w:divBdr>
    </w:div>
    <w:div w:id="1965384511">
      <w:bodyDiv w:val="1"/>
      <w:marLeft w:val="0"/>
      <w:marRight w:val="0"/>
      <w:marTop w:val="0"/>
      <w:marBottom w:val="0"/>
      <w:divBdr>
        <w:top w:val="none" w:sz="0" w:space="0" w:color="auto"/>
        <w:left w:val="none" w:sz="0" w:space="0" w:color="auto"/>
        <w:bottom w:val="none" w:sz="0" w:space="0" w:color="auto"/>
        <w:right w:val="none" w:sz="0" w:space="0" w:color="auto"/>
      </w:divBdr>
    </w:div>
    <w:div w:id="1965578911">
      <w:bodyDiv w:val="1"/>
      <w:marLeft w:val="0"/>
      <w:marRight w:val="0"/>
      <w:marTop w:val="0"/>
      <w:marBottom w:val="0"/>
      <w:divBdr>
        <w:top w:val="none" w:sz="0" w:space="0" w:color="auto"/>
        <w:left w:val="none" w:sz="0" w:space="0" w:color="auto"/>
        <w:bottom w:val="none" w:sz="0" w:space="0" w:color="auto"/>
        <w:right w:val="none" w:sz="0" w:space="0" w:color="auto"/>
      </w:divBdr>
    </w:div>
    <w:div w:id="1965846251">
      <w:bodyDiv w:val="1"/>
      <w:marLeft w:val="0"/>
      <w:marRight w:val="0"/>
      <w:marTop w:val="0"/>
      <w:marBottom w:val="0"/>
      <w:divBdr>
        <w:top w:val="none" w:sz="0" w:space="0" w:color="auto"/>
        <w:left w:val="none" w:sz="0" w:space="0" w:color="auto"/>
        <w:bottom w:val="none" w:sz="0" w:space="0" w:color="auto"/>
        <w:right w:val="none" w:sz="0" w:space="0" w:color="auto"/>
      </w:divBdr>
    </w:div>
    <w:div w:id="1966033520">
      <w:bodyDiv w:val="1"/>
      <w:marLeft w:val="0"/>
      <w:marRight w:val="0"/>
      <w:marTop w:val="0"/>
      <w:marBottom w:val="0"/>
      <w:divBdr>
        <w:top w:val="none" w:sz="0" w:space="0" w:color="auto"/>
        <w:left w:val="none" w:sz="0" w:space="0" w:color="auto"/>
        <w:bottom w:val="none" w:sz="0" w:space="0" w:color="auto"/>
        <w:right w:val="none" w:sz="0" w:space="0" w:color="auto"/>
      </w:divBdr>
    </w:div>
    <w:div w:id="1966080624">
      <w:bodyDiv w:val="1"/>
      <w:marLeft w:val="0"/>
      <w:marRight w:val="0"/>
      <w:marTop w:val="0"/>
      <w:marBottom w:val="0"/>
      <w:divBdr>
        <w:top w:val="none" w:sz="0" w:space="0" w:color="auto"/>
        <w:left w:val="none" w:sz="0" w:space="0" w:color="auto"/>
        <w:bottom w:val="none" w:sz="0" w:space="0" w:color="auto"/>
        <w:right w:val="none" w:sz="0" w:space="0" w:color="auto"/>
      </w:divBdr>
    </w:div>
    <w:div w:id="1966152138">
      <w:bodyDiv w:val="1"/>
      <w:marLeft w:val="0"/>
      <w:marRight w:val="0"/>
      <w:marTop w:val="0"/>
      <w:marBottom w:val="0"/>
      <w:divBdr>
        <w:top w:val="none" w:sz="0" w:space="0" w:color="auto"/>
        <w:left w:val="none" w:sz="0" w:space="0" w:color="auto"/>
        <w:bottom w:val="none" w:sz="0" w:space="0" w:color="auto"/>
        <w:right w:val="none" w:sz="0" w:space="0" w:color="auto"/>
      </w:divBdr>
    </w:div>
    <w:div w:id="1966228300">
      <w:bodyDiv w:val="1"/>
      <w:marLeft w:val="0"/>
      <w:marRight w:val="0"/>
      <w:marTop w:val="0"/>
      <w:marBottom w:val="0"/>
      <w:divBdr>
        <w:top w:val="none" w:sz="0" w:space="0" w:color="auto"/>
        <w:left w:val="none" w:sz="0" w:space="0" w:color="auto"/>
        <w:bottom w:val="none" w:sz="0" w:space="0" w:color="auto"/>
        <w:right w:val="none" w:sz="0" w:space="0" w:color="auto"/>
      </w:divBdr>
    </w:div>
    <w:div w:id="1966500899">
      <w:bodyDiv w:val="1"/>
      <w:marLeft w:val="0"/>
      <w:marRight w:val="0"/>
      <w:marTop w:val="0"/>
      <w:marBottom w:val="0"/>
      <w:divBdr>
        <w:top w:val="none" w:sz="0" w:space="0" w:color="auto"/>
        <w:left w:val="none" w:sz="0" w:space="0" w:color="auto"/>
        <w:bottom w:val="none" w:sz="0" w:space="0" w:color="auto"/>
        <w:right w:val="none" w:sz="0" w:space="0" w:color="auto"/>
      </w:divBdr>
    </w:div>
    <w:div w:id="1966541143">
      <w:bodyDiv w:val="1"/>
      <w:marLeft w:val="0"/>
      <w:marRight w:val="0"/>
      <w:marTop w:val="0"/>
      <w:marBottom w:val="0"/>
      <w:divBdr>
        <w:top w:val="none" w:sz="0" w:space="0" w:color="auto"/>
        <w:left w:val="none" w:sz="0" w:space="0" w:color="auto"/>
        <w:bottom w:val="none" w:sz="0" w:space="0" w:color="auto"/>
        <w:right w:val="none" w:sz="0" w:space="0" w:color="auto"/>
      </w:divBdr>
    </w:div>
    <w:div w:id="1966542903">
      <w:bodyDiv w:val="1"/>
      <w:marLeft w:val="0"/>
      <w:marRight w:val="0"/>
      <w:marTop w:val="0"/>
      <w:marBottom w:val="0"/>
      <w:divBdr>
        <w:top w:val="none" w:sz="0" w:space="0" w:color="auto"/>
        <w:left w:val="none" w:sz="0" w:space="0" w:color="auto"/>
        <w:bottom w:val="none" w:sz="0" w:space="0" w:color="auto"/>
        <w:right w:val="none" w:sz="0" w:space="0" w:color="auto"/>
      </w:divBdr>
    </w:div>
    <w:div w:id="1967004080">
      <w:bodyDiv w:val="1"/>
      <w:marLeft w:val="0"/>
      <w:marRight w:val="0"/>
      <w:marTop w:val="0"/>
      <w:marBottom w:val="0"/>
      <w:divBdr>
        <w:top w:val="none" w:sz="0" w:space="0" w:color="auto"/>
        <w:left w:val="none" w:sz="0" w:space="0" w:color="auto"/>
        <w:bottom w:val="none" w:sz="0" w:space="0" w:color="auto"/>
        <w:right w:val="none" w:sz="0" w:space="0" w:color="auto"/>
      </w:divBdr>
    </w:div>
    <w:div w:id="1967077504">
      <w:bodyDiv w:val="1"/>
      <w:marLeft w:val="0"/>
      <w:marRight w:val="0"/>
      <w:marTop w:val="0"/>
      <w:marBottom w:val="0"/>
      <w:divBdr>
        <w:top w:val="none" w:sz="0" w:space="0" w:color="auto"/>
        <w:left w:val="none" w:sz="0" w:space="0" w:color="auto"/>
        <w:bottom w:val="none" w:sz="0" w:space="0" w:color="auto"/>
        <w:right w:val="none" w:sz="0" w:space="0" w:color="auto"/>
      </w:divBdr>
    </w:div>
    <w:div w:id="1967930581">
      <w:bodyDiv w:val="1"/>
      <w:marLeft w:val="0"/>
      <w:marRight w:val="0"/>
      <w:marTop w:val="0"/>
      <w:marBottom w:val="0"/>
      <w:divBdr>
        <w:top w:val="none" w:sz="0" w:space="0" w:color="auto"/>
        <w:left w:val="none" w:sz="0" w:space="0" w:color="auto"/>
        <w:bottom w:val="none" w:sz="0" w:space="0" w:color="auto"/>
        <w:right w:val="none" w:sz="0" w:space="0" w:color="auto"/>
      </w:divBdr>
    </w:div>
    <w:div w:id="1967932418">
      <w:bodyDiv w:val="1"/>
      <w:marLeft w:val="0"/>
      <w:marRight w:val="0"/>
      <w:marTop w:val="0"/>
      <w:marBottom w:val="0"/>
      <w:divBdr>
        <w:top w:val="none" w:sz="0" w:space="0" w:color="auto"/>
        <w:left w:val="none" w:sz="0" w:space="0" w:color="auto"/>
        <w:bottom w:val="none" w:sz="0" w:space="0" w:color="auto"/>
        <w:right w:val="none" w:sz="0" w:space="0" w:color="auto"/>
      </w:divBdr>
    </w:div>
    <w:div w:id="1968077757">
      <w:bodyDiv w:val="1"/>
      <w:marLeft w:val="0"/>
      <w:marRight w:val="0"/>
      <w:marTop w:val="0"/>
      <w:marBottom w:val="0"/>
      <w:divBdr>
        <w:top w:val="none" w:sz="0" w:space="0" w:color="auto"/>
        <w:left w:val="none" w:sz="0" w:space="0" w:color="auto"/>
        <w:bottom w:val="none" w:sz="0" w:space="0" w:color="auto"/>
        <w:right w:val="none" w:sz="0" w:space="0" w:color="auto"/>
      </w:divBdr>
    </w:div>
    <w:div w:id="1968314055">
      <w:bodyDiv w:val="1"/>
      <w:marLeft w:val="0"/>
      <w:marRight w:val="0"/>
      <w:marTop w:val="0"/>
      <w:marBottom w:val="0"/>
      <w:divBdr>
        <w:top w:val="none" w:sz="0" w:space="0" w:color="auto"/>
        <w:left w:val="none" w:sz="0" w:space="0" w:color="auto"/>
        <w:bottom w:val="none" w:sz="0" w:space="0" w:color="auto"/>
        <w:right w:val="none" w:sz="0" w:space="0" w:color="auto"/>
      </w:divBdr>
    </w:div>
    <w:div w:id="1968394890">
      <w:bodyDiv w:val="1"/>
      <w:marLeft w:val="0"/>
      <w:marRight w:val="0"/>
      <w:marTop w:val="0"/>
      <w:marBottom w:val="0"/>
      <w:divBdr>
        <w:top w:val="none" w:sz="0" w:space="0" w:color="auto"/>
        <w:left w:val="none" w:sz="0" w:space="0" w:color="auto"/>
        <w:bottom w:val="none" w:sz="0" w:space="0" w:color="auto"/>
        <w:right w:val="none" w:sz="0" w:space="0" w:color="auto"/>
      </w:divBdr>
    </w:div>
    <w:div w:id="1968508292">
      <w:bodyDiv w:val="1"/>
      <w:marLeft w:val="0"/>
      <w:marRight w:val="0"/>
      <w:marTop w:val="0"/>
      <w:marBottom w:val="0"/>
      <w:divBdr>
        <w:top w:val="none" w:sz="0" w:space="0" w:color="auto"/>
        <w:left w:val="none" w:sz="0" w:space="0" w:color="auto"/>
        <w:bottom w:val="none" w:sz="0" w:space="0" w:color="auto"/>
        <w:right w:val="none" w:sz="0" w:space="0" w:color="auto"/>
      </w:divBdr>
    </w:div>
    <w:div w:id="1968508527">
      <w:bodyDiv w:val="1"/>
      <w:marLeft w:val="0"/>
      <w:marRight w:val="0"/>
      <w:marTop w:val="0"/>
      <w:marBottom w:val="0"/>
      <w:divBdr>
        <w:top w:val="none" w:sz="0" w:space="0" w:color="auto"/>
        <w:left w:val="none" w:sz="0" w:space="0" w:color="auto"/>
        <w:bottom w:val="none" w:sz="0" w:space="0" w:color="auto"/>
        <w:right w:val="none" w:sz="0" w:space="0" w:color="auto"/>
      </w:divBdr>
    </w:div>
    <w:div w:id="1968581333">
      <w:bodyDiv w:val="1"/>
      <w:marLeft w:val="0"/>
      <w:marRight w:val="0"/>
      <w:marTop w:val="0"/>
      <w:marBottom w:val="0"/>
      <w:divBdr>
        <w:top w:val="none" w:sz="0" w:space="0" w:color="auto"/>
        <w:left w:val="none" w:sz="0" w:space="0" w:color="auto"/>
        <w:bottom w:val="none" w:sz="0" w:space="0" w:color="auto"/>
        <w:right w:val="none" w:sz="0" w:space="0" w:color="auto"/>
      </w:divBdr>
    </w:div>
    <w:div w:id="1968657361">
      <w:bodyDiv w:val="1"/>
      <w:marLeft w:val="0"/>
      <w:marRight w:val="0"/>
      <w:marTop w:val="0"/>
      <w:marBottom w:val="0"/>
      <w:divBdr>
        <w:top w:val="none" w:sz="0" w:space="0" w:color="auto"/>
        <w:left w:val="none" w:sz="0" w:space="0" w:color="auto"/>
        <w:bottom w:val="none" w:sz="0" w:space="0" w:color="auto"/>
        <w:right w:val="none" w:sz="0" w:space="0" w:color="auto"/>
      </w:divBdr>
    </w:div>
    <w:div w:id="1968658579">
      <w:bodyDiv w:val="1"/>
      <w:marLeft w:val="0"/>
      <w:marRight w:val="0"/>
      <w:marTop w:val="0"/>
      <w:marBottom w:val="0"/>
      <w:divBdr>
        <w:top w:val="none" w:sz="0" w:space="0" w:color="auto"/>
        <w:left w:val="none" w:sz="0" w:space="0" w:color="auto"/>
        <w:bottom w:val="none" w:sz="0" w:space="0" w:color="auto"/>
        <w:right w:val="none" w:sz="0" w:space="0" w:color="auto"/>
      </w:divBdr>
    </w:div>
    <w:div w:id="1968774246">
      <w:bodyDiv w:val="1"/>
      <w:marLeft w:val="0"/>
      <w:marRight w:val="0"/>
      <w:marTop w:val="0"/>
      <w:marBottom w:val="0"/>
      <w:divBdr>
        <w:top w:val="none" w:sz="0" w:space="0" w:color="auto"/>
        <w:left w:val="none" w:sz="0" w:space="0" w:color="auto"/>
        <w:bottom w:val="none" w:sz="0" w:space="0" w:color="auto"/>
        <w:right w:val="none" w:sz="0" w:space="0" w:color="auto"/>
      </w:divBdr>
    </w:div>
    <w:div w:id="1969312816">
      <w:bodyDiv w:val="1"/>
      <w:marLeft w:val="0"/>
      <w:marRight w:val="0"/>
      <w:marTop w:val="0"/>
      <w:marBottom w:val="0"/>
      <w:divBdr>
        <w:top w:val="none" w:sz="0" w:space="0" w:color="auto"/>
        <w:left w:val="none" w:sz="0" w:space="0" w:color="auto"/>
        <w:bottom w:val="none" w:sz="0" w:space="0" w:color="auto"/>
        <w:right w:val="none" w:sz="0" w:space="0" w:color="auto"/>
      </w:divBdr>
    </w:div>
    <w:div w:id="1969315915">
      <w:bodyDiv w:val="1"/>
      <w:marLeft w:val="0"/>
      <w:marRight w:val="0"/>
      <w:marTop w:val="0"/>
      <w:marBottom w:val="0"/>
      <w:divBdr>
        <w:top w:val="none" w:sz="0" w:space="0" w:color="auto"/>
        <w:left w:val="none" w:sz="0" w:space="0" w:color="auto"/>
        <w:bottom w:val="none" w:sz="0" w:space="0" w:color="auto"/>
        <w:right w:val="none" w:sz="0" w:space="0" w:color="auto"/>
      </w:divBdr>
    </w:div>
    <w:div w:id="1969434846">
      <w:bodyDiv w:val="1"/>
      <w:marLeft w:val="0"/>
      <w:marRight w:val="0"/>
      <w:marTop w:val="0"/>
      <w:marBottom w:val="0"/>
      <w:divBdr>
        <w:top w:val="none" w:sz="0" w:space="0" w:color="auto"/>
        <w:left w:val="none" w:sz="0" w:space="0" w:color="auto"/>
        <w:bottom w:val="none" w:sz="0" w:space="0" w:color="auto"/>
        <w:right w:val="none" w:sz="0" w:space="0" w:color="auto"/>
      </w:divBdr>
    </w:div>
    <w:div w:id="1970090473">
      <w:bodyDiv w:val="1"/>
      <w:marLeft w:val="0"/>
      <w:marRight w:val="0"/>
      <w:marTop w:val="0"/>
      <w:marBottom w:val="0"/>
      <w:divBdr>
        <w:top w:val="none" w:sz="0" w:space="0" w:color="auto"/>
        <w:left w:val="none" w:sz="0" w:space="0" w:color="auto"/>
        <w:bottom w:val="none" w:sz="0" w:space="0" w:color="auto"/>
        <w:right w:val="none" w:sz="0" w:space="0" w:color="auto"/>
      </w:divBdr>
    </w:div>
    <w:div w:id="1970092478">
      <w:bodyDiv w:val="1"/>
      <w:marLeft w:val="0"/>
      <w:marRight w:val="0"/>
      <w:marTop w:val="0"/>
      <w:marBottom w:val="0"/>
      <w:divBdr>
        <w:top w:val="none" w:sz="0" w:space="0" w:color="auto"/>
        <w:left w:val="none" w:sz="0" w:space="0" w:color="auto"/>
        <w:bottom w:val="none" w:sz="0" w:space="0" w:color="auto"/>
        <w:right w:val="none" w:sz="0" w:space="0" w:color="auto"/>
      </w:divBdr>
    </w:div>
    <w:div w:id="1970238347">
      <w:bodyDiv w:val="1"/>
      <w:marLeft w:val="0"/>
      <w:marRight w:val="0"/>
      <w:marTop w:val="0"/>
      <w:marBottom w:val="0"/>
      <w:divBdr>
        <w:top w:val="none" w:sz="0" w:space="0" w:color="auto"/>
        <w:left w:val="none" w:sz="0" w:space="0" w:color="auto"/>
        <w:bottom w:val="none" w:sz="0" w:space="0" w:color="auto"/>
        <w:right w:val="none" w:sz="0" w:space="0" w:color="auto"/>
      </w:divBdr>
    </w:div>
    <w:div w:id="1970356448">
      <w:bodyDiv w:val="1"/>
      <w:marLeft w:val="0"/>
      <w:marRight w:val="0"/>
      <w:marTop w:val="0"/>
      <w:marBottom w:val="0"/>
      <w:divBdr>
        <w:top w:val="none" w:sz="0" w:space="0" w:color="auto"/>
        <w:left w:val="none" w:sz="0" w:space="0" w:color="auto"/>
        <w:bottom w:val="none" w:sz="0" w:space="0" w:color="auto"/>
        <w:right w:val="none" w:sz="0" w:space="0" w:color="auto"/>
      </w:divBdr>
    </w:div>
    <w:div w:id="1970629125">
      <w:bodyDiv w:val="1"/>
      <w:marLeft w:val="0"/>
      <w:marRight w:val="0"/>
      <w:marTop w:val="0"/>
      <w:marBottom w:val="0"/>
      <w:divBdr>
        <w:top w:val="none" w:sz="0" w:space="0" w:color="auto"/>
        <w:left w:val="none" w:sz="0" w:space="0" w:color="auto"/>
        <w:bottom w:val="none" w:sz="0" w:space="0" w:color="auto"/>
        <w:right w:val="none" w:sz="0" w:space="0" w:color="auto"/>
      </w:divBdr>
    </w:div>
    <w:div w:id="1970894903">
      <w:bodyDiv w:val="1"/>
      <w:marLeft w:val="0"/>
      <w:marRight w:val="0"/>
      <w:marTop w:val="0"/>
      <w:marBottom w:val="0"/>
      <w:divBdr>
        <w:top w:val="none" w:sz="0" w:space="0" w:color="auto"/>
        <w:left w:val="none" w:sz="0" w:space="0" w:color="auto"/>
        <w:bottom w:val="none" w:sz="0" w:space="0" w:color="auto"/>
        <w:right w:val="none" w:sz="0" w:space="0" w:color="auto"/>
      </w:divBdr>
    </w:div>
    <w:div w:id="1971471021">
      <w:bodyDiv w:val="1"/>
      <w:marLeft w:val="0"/>
      <w:marRight w:val="0"/>
      <w:marTop w:val="0"/>
      <w:marBottom w:val="0"/>
      <w:divBdr>
        <w:top w:val="none" w:sz="0" w:space="0" w:color="auto"/>
        <w:left w:val="none" w:sz="0" w:space="0" w:color="auto"/>
        <w:bottom w:val="none" w:sz="0" w:space="0" w:color="auto"/>
        <w:right w:val="none" w:sz="0" w:space="0" w:color="auto"/>
      </w:divBdr>
    </w:div>
    <w:div w:id="1972326618">
      <w:bodyDiv w:val="1"/>
      <w:marLeft w:val="0"/>
      <w:marRight w:val="0"/>
      <w:marTop w:val="0"/>
      <w:marBottom w:val="0"/>
      <w:divBdr>
        <w:top w:val="none" w:sz="0" w:space="0" w:color="auto"/>
        <w:left w:val="none" w:sz="0" w:space="0" w:color="auto"/>
        <w:bottom w:val="none" w:sz="0" w:space="0" w:color="auto"/>
        <w:right w:val="none" w:sz="0" w:space="0" w:color="auto"/>
      </w:divBdr>
    </w:div>
    <w:div w:id="1972516033">
      <w:bodyDiv w:val="1"/>
      <w:marLeft w:val="0"/>
      <w:marRight w:val="0"/>
      <w:marTop w:val="0"/>
      <w:marBottom w:val="0"/>
      <w:divBdr>
        <w:top w:val="none" w:sz="0" w:space="0" w:color="auto"/>
        <w:left w:val="none" w:sz="0" w:space="0" w:color="auto"/>
        <w:bottom w:val="none" w:sz="0" w:space="0" w:color="auto"/>
        <w:right w:val="none" w:sz="0" w:space="0" w:color="auto"/>
      </w:divBdr>
    </w:div>
    <w:div w:id="1972637130">
      <w:bodyDiv w:val="1"/>
      <w:marLeft w:val="0"/>
      <w:marRight w:val="0"/>
      <w:marTop w:val="0"/>
      <w:marBottom w:val="0"/>
      <w:divBdr>
        <w:top w:val="none" w:sz="0" w:space="0" w:color="auto"/>
        <w:left w:val="none" w:sz="0" w:space="0" w:color="auto"/>
        <w:bottom w:val="none" w:sz="0" w:space="0" w:color="auto"/>
        <w:right w:val="none" w:sz="0" w:space="0" w:color="auto"/>
      </w:divBdr>
    </w:div>
    <w:div w:id="1972663966">
      <w:bodyDiv w:val="1"/>
      <w:marLeft w:val="0"/>
      <w:marRight w:val="0"/>
      <w:marTop w:val="0"/>
      <w:marBottom w:val="0"/>
      <w:divBdr>
        <w:top w:val="none" w:sz="0" w:space="0" w:color="auto"/>
        <w:left w:val="none" w:sz="0" w:space="0" w:color="auto"/>
        <w:bottom w:val="none" w:sz="0" w:space="0" w:color="auto"/>
        <w:right w:val="none" w:sz="0" w:space="0" w:color="auto"/>
      </w:divBdr>
    </w:div>
    <w:div w:id="1972899453">
      <w:bodyDiv w:val="1"/>
      <w:marLeft w:val="0"/>
      <w:marRight w:val="0"/>
      <w:marTop w:val="0"/>
      <w:marBottom w:val="0"/>
      <w:divBdr>
        <w:top w:val="none" w:sz="0" w:space="0" w:color="auto"/>
        <w:left w:val="none" w:sz="0" w:space="0" w:color="auto"/>
        <w:bottom w:val="none" w:sz="0" w:space="0" w:color="auto"/>
        <w:right w:val="none" w:sz="0" w:space="0" w:color="auto"/>
      </w:divBdr>
    </w:div>
    <w:div w:id="1972904247">
      <w:bodyDiv w:val="1"/>
      <w:marLeft w:val="0"/>
      <w:marRight w:val="0"/>
      <w:marTop w:val="0"/>
      <w:marBottom w:val="0"/>
      <w:divBdr>
        <w:top w:val="none" w:sz="0" w:space="0" w:color="auto"/>
        <w:left w:val="none" w:sz="0" w:space="0" w:color="auto"/>
        <w:bottom w:val="none" w:sz="0" w:space="0" w:color="auto"/>
        <w:right w:val="none" w:sz="0" w:space="0" w:color="auto"/>
      </w:divBdr>
    </w:div>
    <w:div w:id="1972972876">
      <w:bodyDiv w:val="1"/>
      <w:marLeft w:val="0"/>
      <w:marRight w:val="0"/>
      <w:marTop w:val="0"/>
      <w:marBottom w:val="0"/>
      <w:divBdr>
        <w:top w:val="none" w:sz="0" w:space="0" w:color="auto"/>
        <w:left w:val="none" w:sz="0" w:space="0" w:color="auto"/>
        <w:bottom w:val="none" w:sz="0" w:space="0" w:color="auto"/>
        <w:right w:val="none" w:sz="0" w:space="0" w:color="auto"/>
      </w:divBdr>
    </w:div>
    <w:div w:id="1972973641">
      <w:bodyDiv w:val="1"/>
      <w:marLeft w:val="0"/>
      <w:marRight w:val="0"/>
      <w:marTop w:val="0"/>
      <w:marBottom w:val="0"/>
      <w:divBdr>
        <w:top w:val="none" w:sz="0" w:space="0" w:color="auto"/>
        <w:left w:val="none" w:sz="0" w:space="0" w:color="auto"/>
        <w:bottom w:val="none" w:sz="0" w:space="0" w:color="auto"/>
        <w:right w:val="none" w:sz="0" w:space="0" w:color="auto"/>
      </w:divBdr>
    </w:div>
    <w:div w:id="1972977481">
      <w:bodyDiv w:val="1"/>
      <w:marLeft w:val="0"/>
      <w:marRight w:val="0"/>
      <w:marTop w:val="0"/>
      <w:marBottom w:val="0"/>
      <w:divBdr>
        <w:top w:val="none" w:sz="0" w:space="0" w:color="auto"/>
        <w:left w:val="none" w:sz="0" w:space="0" w:color="auto"/>
        <w:bottom w:val="none" w:sz="0" w:space="0" w:color="auto"/>
        <w:right w:val="none" w:sz="0" w:space="0" w:color="auto"/>
      </w:divBdr>
    </w:div>
    <w:div w:id="1972977788">
      <w:bodyDiv w:val="1"/>
      <w:marLeft w:val="0"/>
      <w:marRight w:val="0"/>
      <w:marTop w:val="0"/>
      <w:marBottom w:val="0"/>
      <w:divBdr>
        <w:top w:val="none" w:sz="0" w:space="0" w:color="auto"/>
        <w:left w:val="none" w:sz="0" w:space="0" w:color="auto"/>
        <w:bottom w:val="none" w:sz="0" w:space="0" w:color="auto"/>
        <w:right w:val="none" w:sz="0" w:space="0" w:color="auto"/>
      </w:divBdr>
    </w:div>
    <w:div w:id="1973057355">
      <w:bodyDiv w:val="1"/>
      <w:marLeft w:val="0"/>
      <w:marRight w:val="0"/>
      <w:marTop w:val="0"/>
      <w:marBottom w:val="0"/>
      <w:divBdr>
        <w:top w:val="none" w:sz="0" w:space="0" w:color="auto"/>
        <w:left w:val="none" w:sz="0" w:space="0" w:color="auto"/>
        <w:bottom w:val="none" w:sz="0" w:space="0" w:color="auto"/>
        <w:right w:val="none" w:sz="0" w:space="0" w:color="auto"/>
      </w:divBdr>
    </w:div>
    <w:div w:id="1973241937">
      <w:bodyDiv w:val="1"/>
      <w:marLeft w:val="0"/>
      <w:marRight w:val="0"/>
      <w:marTop w:val="0"/>
      <w:marBottom w:val="0"/>
      <w:divBdr>
        <w:top w:val="none" w:sz="0" w:space="0" w:color="auto"/>
        <w:left w:val="none" w:sz="0" w:space="0" w:color="auto"/>
        <w:bottom w:val="none" w:sz="0" w:space="0" w:color="auto"/>
        <w:right w:val="none" w:sz="0" w:space="0" w:color="auto"/>
      </w:divBdr>
    </w:div>
    <w:div w:id="1973437302">
      <w:bodyDiv w:val="1"/>
      <w:marLeft w:val="0"/>
      <w:marRight w:val="0"/>
      <w:marTop w:val="0"/>
      <w:marBottom w:val="0"/>
      <w:divBdr>
        <w:top w:val="none" w:sz="0" w:space="0" w:color="auto"/>
        <w:left w:val="none" w:sz="0" w:space="0" w:color="auto"/>
        <w:bottom w:val="none" w:sz="0" w:space="0" w:color="auto"/>
        <w:right w:val="none" w:sz="0" w:space="0" w:color="auto"/>
      </w:divBdr>
    </w:div>
    <w:div w:id="1973516309">
      <w:bodyDiv w:val="1"/>
      <w:marLeft w:val="0"/>
      <w:marRight w:val="0"/>
      <w:marTop w:val="0"/>
      <w:marBottom w:val="0"/>
      <w:divBdr>
        <w:top w:val="none" w:sz="0" w:space="0" w:color="auto"/>
        <w:left w:val="none" w:sz="0" w:space="0" w:color="auto"/>
        <w:bottom w:val="none" w:sz="0" w:space="0" w:color="auto"/>
        <w:right w:val="none" w:sz="0" w:space="0" w:color="auto"/>
      </w:divBdr>
    </w:div>
    <w:div w:id="1973561391">
      <w:bodyDiv w:val="1"/>
      <w:marLeft w:val="0"/>
      <w:marRight w:val="0"/>
      <w:marTop w:val="0"/>
      <w:marBottom w:val="0"/>
      <w:divBdr>
        <w:top w:val="none" w:sz="0" w:space="0" w:color="auto"/>
        <w:left w:val="none" w:sz="0" w:space="0" w:color="auto"/>
        <w:bottom w:val="none" w:sz="0" w:space="0" w:color="auto"/>
        <w:right w:val="none" w:sz="0" w:space="0" w:color="auto"/>
      </w:divBdr>
    </w:div>
    <w:div w:id="1973635646">
      <w:bodyDiv w:val="1"/>
      <w:marLeft w:val="0"/>
      <w:marRight w:val="0"/>
      <w:marTop w:val="0"/>
      <w:marBottom w:val="0"/>
      <w:divBdr>
        <w:top w:val="none" w:sz="0" w:space="0" w:color="auto"/>
        <w:left w:val="none" w:sz="0" w:space="0" w:color="auto"/>
        <w:bottom w:val="none" w:sz="0" w:space="0" w:color="auto"/>
        <w:right w:val="none" w:sz="0" w:space="0" w:color="auto"/>
      </w:divBdr>
    </w:div>
    <w:div w:id="1973826953">
      <w:bodyDiv w:val="1"/>
      <w:marLeft w:val="0"/>
      <w:marRight w:val="0"/>
      <w:marTop w:val="0"/>
      <w:marBottom w:val="0"/>
      <w:divBdr>
        <w:top w:val="none" w:sz="0" w:space="0" w:color="auto"/>
        <w:left w:val="none" w:sz="0" w:space="0" w:color="auto"/>
        <w:bottom w:val="none" w:sz="0" w:space="0" w:color="auto"/>
        <w:right w:val="none" w:sz="0" w:space="0" w:color="auto"/>
      </w:divBdr>
    </w:div>
    <w:div w:id="1973901092">
      <w:bodyDiv w:val="1"/>
      <w:marLeft w:val="0"/>
      <w:marRight w:val="0"/>
      <w:marTop w:val="0"/>
      <w:marBottom w:val="0"/>
      <w:divBdr>
        <w:top w:val="none" w:sz="0" w:space="0" w:color="auto"/>
        <w:left w:val="none" w:sz="0" w:space="0" w:color="auto"/>
        <w:bottom w:val="none" w:sz="0" w:space="0" w:color="auto"/>
        <w:right w:val="none" w:sz="0" w:space="0" w:color="auto"/>
      </w:divBdr>
    </w:div>
    <w:div w:id="1973973609">
      <w:bodyDiv w:val="1"/>
      <w:marLeft w:val="0"/>
      <w:marRight w:val="0"/>
      <w:marTop w:val="0"/>
      <w:marBottom w:val="0"/>
      <w:divBdr>
        <w:top w:val="none" w:sz="0" w:space="0" w:color="auto"/>
        <w:left w:val="none" w:sz="0" w:space="0" w:color="auto"/>
        <w:bottom w:val="none" w:sz="0" w:space="0" w:color="auto"/>
        <w:right w:val="none" w:sz="0" w:space="0" w:color="auto"/>
      </w:divBdr>
    </w:div>
    <w:div w:id="1974170050">
      <w:bodyDiv w:val="1"/>
      <w:marLeft w:val="0"/>
      <w:marRight w:val="0"/>
      <w:marTop w:val="0"/>
      <w:marBottom w:val="0"/>
      <w:divBdr>
        <w:top w:val="none" w:sz="0" w:space="0" w:color="auto"/>
        <w:left w:val="none" w:sz="0" w:space="0" w:color="auto"/>
        <w:bottom w:val="none" w:sz="0" w:space="0" w:color="auto"/>
        <w:right w:val="none" w:sz="0" w:space="0" w:color="auto"/>
      </w:divBdr>
    </w:div>
    <w:div w:id="1974555639">
      <w:bodyDiv w:val="1"/>
      <w:marLeft w:val="0"/>
      <w:marRight w:val="0"/>
      <w:marTop w:val="0"/>
      <w:marBottom w:val="0"/>
      <w:divBdr>
        <w:top w:val="none" w:sz="0" w:space="0" w:color="auto"/>
        <w:left w:val="none" w:sz="0" w:space="0" w:color="auto"/>
        <w:bottom w:val="none" w:sz="0" w:space="0" w:color="auto"/>
        <w:right w:val="none" w:sz="0" w:space="0" w:color="auto"/>
      </w:divBdr>
    </w:div>
    <w:div w:id="1974631858">
      <w:bodyDiv w:val="1"/>
      <w:marLeft w:val="0"/>
      <w:marRight w:val="0"/>
      <w:marTop w:val="0"/>
      <w:marBottom w:val="0"/>
      <w:divBdr>
        <w:top w:val="none" w:sz="0" w:space="0" w:color="auto"/>
        <w:left w:val="none" w:sz="0" w:space="0" w:color="auto"/>
        <w:bottom w:val="none" w:sz="0" w:space="0" w:color="auto"/>
        <w:right w:val="none" w:sz="0" w:space="0" w:color="auto"/>
      </w:divBdr>
    </w:div>
    <w:div w:id="1975452540">
      <w:bodyDiv w:val="1"/>
      <w:marLeft w:val="0"/>
      <w:marRight w:val="0"/>
      <w:marTop w:val="0"/>
      <w:marBottom w:val="0"/>
      <w:divBdr>
        <w:top w:val="none" w:sz="0" w:space="0" w:color="auto"/>
        <w:left w:val="none" w:sz="0" w:space="0" w:color="auto"/>
        <w:bottom w:val="none" w:sz="0" w:space="0" w:color="auto"/>
        <w:right w:val="none" w:sz="0" w:space="0" w:color="auto"/>
      </w:divBdr>
    </w:div>
    <w:div w:id="1975719144">
      <w:bodyDiv w:val="1"/>
      <w:marLeft w:val="0"/>
      <w:marRight w:val="0"/>
      <w:marTop w:val="0"/>
      <w:marBottom w:val="0"/>
      <w:divBdr>
        <w:top w:val="none" w:sz="0" w:space="0" w:color="auto"/>
        <w:left w:val="none" w:sz="0" w:space="0" w:color="auto"/>
        <w:bottom w:val="none" w:sz="0" w:space="0" w:color="auto"/>
        <w:right w:val="none" w:sz="0" w:space="0" w:color="auto"/>
      </w:divBdr>
    </w:div>
    <w:div w:id="1975864617">
      <w:bodyDiv w:val="1"/>
      <w:marLeft w:val="0"/>
      <w:marRight w:val="0"/>
      <w:marTop w:val="0"/>
      <w:marBottom w:val="0"/>
      <w:divBdr>
        <w:top w:val="none" w:sz="0" w:space="0" w:color="auto"/>
        <w:left w:val="none" w:sz="0" w:space="0" w:color="auto"/>
        <w:bottom w:val="none" w:sz="0" w:space="0" w:color="auto"/>
        <w:right w:val="none" w:sz="0" w:space="0" w:color="auto"/>
      </w:divBdr>
    </w:div>
    <w:div w:id="1975989809">
      <w:bodyDiv w:val="1"/>
      <w:marLeft w:val="0"/>
      <w:marRight w:val="0"/>
      <w:marTop w:val="0"/>
      <w:marBottom w:val="0"/>
      <w:divBdr>
        <w:top w:val="none" w:sz="0" w:space="0" w:color="auto"/>
        <w:left w:val="none" w:sz="0" w:space="0" w:color="auto"/>
        <w:bottom w:val="none" w:sz="0" w:space="0" w:color="auto"/>
        <w:right w:val="none" w:sz="0" w:space="0" w:color="auto"/>
      </w:divBdr>
    </w:div>
    <w:div w:id="1976063771">
      <w:bodyDiv w:val="1"/>
      <w:marLeft w:val="0"/>
      <w:marRight w:val="0"/>
      <w:marTop w:val="0"/>
      <w:marBottom w:val="0"/>
      <w:divBdr>
        <w:top w:val="none" w:sz="0" w:space="0" w:color="auto"/>
        <w:left w:val="none" w:sz="0" w:space="0" w:color="auto"/>
        <w:bottom w:val="none" w:sz="0" w:space="0" w:color="auto"/>
        <w:right w:val="none" w:sz="0" w:space="0" w:color="auto"/>
      </w:divBdr>
    </w:div>
    <w:div w:id="1976178062">
      <w:bodyDiv w:val="1"/>
      <w:marLeft w:val="0"/>
      <w:marRight w:val="0"/>
      <w:marTop w:val="0"/>
      <w:marBottom w:val="0"/>
      <w:divBdr>
        <w:top w:val="none" w:sz="0" w:space="0" w:color="auto"/>
        <w:left w:val="none" w:sz="0" w:space="0" w:color="auto"/>
        <w:bottom w:val="none" w:sz="0" w:space="0" w:color="auto"/>
        <w:right w:val="none" w:sz="0" w:space="0" w:color="auto"/>
      </w:divBdr>
    </w:div>
    <w:div w:id="1976249727">
      <w:bodyDiv w:val="1"/>
      <w:marLeft w:val="0"/>
      <w:marRight w:val="0"/>
      <w:marTop w:val="0"/>
      <w:marBottom w:val="0"/>
      <w:divBdr>
        <w:top w:val="none" w:sz="0" w:space="0" w:color="auto"/>
        <w:left w:val="none" w:sz="0" w:space="0" w:color="auto"/>
        <w:bottom w:val="none" w:sz="0" w:space="0" w:color="auto"/>
        <w:right w:val="none" w:sz="0" w:space="0" w:color="auto"/>
      </w:divBdr>
    </w:div>
    <w:div w:id="1976329056">
      <w:bodyDiv w:val="1"/>
      <w:marLeft w:val="0"/>
      <w:marRight w:val="0"/>
      <w:marTop w:val="0"/>
      <w:marBottom w:val="0"/>
      <w:divBdr>
        <w:top w:val="none" w:sz="0" w:space="0" w:color="auto"/>
        <w:left w:val="none" w:sz="0" w:space="0" w:color="auto"/>
        <w:bottom w:val="none" w:sz="0" w:space="0" w:color="auto"/>
        <w:right w:val="none" w:sz="0" w:space="0" w:color="auto"/>
      </w:divBdr>
    </w:div>
    <w:div w:id="1976333548">
      <w:bodyDiv w:val="1"/>
      <w:marLeft w:val="0"/>
      <w:marRight w:val="0"/>
      <w:marTop w:val="0"/>
      <w:marBottom w:val="0"/>
      <w:divBdr>
        <w:top w:val="none" w:sz="0" w:space="0" w:color="auto"/>
        <w:left w:val="none" w:sz="0" w:space="0" w:color="auto"/>
        <w:bottom w:val="none" w:sz="0" w:space="0" w:color="auto"/>
        <w:right w:val="none" w:sz="0" w:space="0" w:color="auto"/>
      </w:divBdr>
    </w:div>
    <w:div w:id="1976375469">
      <w:bodyDiv w:val="1"/>
      <w:marLeft w:val="0"/>
      <w:marRight w:val="0"/>
      <w:marTop w:val="0"/>
      <w:marBottom w:val="0"/>
      <w:divBdr>
        <w:top w:val="none" w:sz="0" w:space="0" w:color="auto"/>
        <w:left w:val="none" w:sz="0" w:space="0" w:color="auto"/>
        <w:bottom w:val="none" w:sz="0" w:space="0" w:color="auto"/>
        <w:right w:val="none" w:sz="0" w:space="0" w:color="auto"/>
      </w:divBdr>
    </w:div>
    <w:div w:id="1977101318">
      <w:bodyDiv w:val="1"/>
      <w:marLeft w:val="0"/>
      <w:marRight w:val="0"/>
      <w:marTop w:val="0"/>
      <w:marBottom w:val="0"/>
      <w:divBdr>
        <w:top w:val="none" w:sz="0" w:space="0" w:color="auto"/>
        <w:left w:val="none" w:sz="0" w:space="0" w:color="auto"/>
        <w:bottom w:val="none" w:sz="0" w:space="0" w:color="auto"/>
        <w:right w:val="none" w:sz="0" w:space="0" w:color="auto"/>
      </w:divBdr>
    </w:div>
    <w:div w:id="1977176428">
      <w:bodyDiv w:val="1"/>
      <w:marLeft w:val="0"/>
      <w:marRight w:val="0"/>
      <w:marTop w:val="0"/>
      <w:marBottom w:val="0"/>
      <w:divBdr>
        <w:top w:val="none" w:sz="0" w:space="0" w:color="auto"/>
        <w:left w:val="none" w:sz="0" w:space="0" w:color="auto"/>
        <w:bottom w:val="none" w:sz="0" w:space="0" w:color="auto"/>
        <w:right w:val="none" w:sz="0" w:space="0" w:color="auto"/>
      </w:divBdr>
    </w:div>
    <w:div w:id="1977448093">
      <w:bodyDiv w:val="1"/>
      <w:marLeft w:val="0"/>
      <w:marRight w:val="0"/>
      <w:marTop w:val="0"/>
      <w:marBottom w:val="0"/>
      <w:divBdr>
        <w:top w:val="none" w:sz="0" w:space="0" w:color="auto"/>
        <w:left w:val="none" w:sz="0" w:space="0" w:color="auto"/>
        <w:bottom w:val="none" w:sz="0" w:space="0" w:color="auto"/>
        <w:right w:val="none" w:sz="0" w:space="0" w:color="auto"/>
      </w:divBdr>
    </w:div>
    <w:div w:id="1977450296">
      <w:bodyDiv w:val="1"/>
      <w:marLeft w:val="0"/>
      <w:marRight w:val="0"/>
      <w:marTop w:val="0"/>
      <w:marBottom w:val="0"/>
      <w:divBdr>
        <w:top w:val="none" w:sz="0" w:space="0" w:color="auto"/>
        <w:left w:val="none" w:sz="0" w:space="0" w:color="auto"/>
        <w:bottom w:val="none" w:sz="0" w:space="0" w:color="auto"/>
        <w:right w:val="none" w:sz="0" w:space="0" w:color="auto"/>
      </w:divBdr>
    </w:div>
    <w:div w:id="1977492213">
      <w:bodyDiv w:val="1"/>
      <w:marLeft w:val="0"/>
      <w:marRight w:val="0"/>
      <w:marTop w:val="0"/>
      <w:marBottom w:val="0"/>
      <w:divBdr>
        <w:top w:val="none" w:sz="0" w:space="0" w:color="auto"/>
        <w:left w:val="none" w:sz="0" w:space="0" w:color="auto"/>
        <w:bottom w:val="none" w:sz="0" w:space="0" w:color="auto"/>
        <w:right w:val="none" w:sz="0" w:space="0" w:color="auto"/>
      </w:divBdr>
    </w:div>
    <w:div w:id="1977949116">
      <w:bodyDiv w:val="1"/>
      <w:marLeft w:val="0"/>
      <w:marRight w:val="0"/>
      <w:marTop w:val="0"/>
      <w:marBottom w:val="0"/>
      <w:divBdr>
        <w:top w:val="none" w:sz="0" w:space="0" w:color="auto"/>
        <w:left w:val="none" w:sz="0" w:space="0" w:color="auto"/>
        <w:bottom w:val="none" w:sz="0" w:space="0" w:color="auto"/>
        <w:right w:val="none" w:sz="0" w:space="0" w:color="auto"/>
      </w:divBdr>
    </w:div>
    <w:div w:id="1977954027">
      <w:bodyDiv w:val="1"/>
      <w:marLeft w:val="0"/>
      <w:marRight w:val="0"/>
      <w:marTop w:val="0"/>
      <w:marBottom w:val="0"/>
      <w:divBdr>
        <w:top w:val="none" w:sz="0" w:space="0" w:color="auto"/>
        <w:left w:val="none" w:sz="0" w:space="0" w:color="auto"/>
        <w:bottom w:val="none" w:sz="0" w:space="0" w:color="auto"/>
        <w:right w:val="none" w:sz="0" w:space="0" w:color="auto"/>
      </w:divBdr>
    </w:div>
    <w:div w:id="1978341543">
      <w:bodyDiv w:val="1"/>
      <w:marLeft w:val="0"/>
      <w:marRight w:val="0"/>
      <w:marTop w:val="0"/>
      <w:marBottom w:val="0"/>
      <w:divBdr>
        <w:top w:val="none" w:sz="0" w:space="0" w:color="auto"/>
        <w:left w:val="none" w:sz="0" w:space="0" w:color="auto"/>
        <w:bottom w:val="none" w:sz="0" w:space="0" w:color="auto"/>
        <w:right w:val="none" w:sz="0" w:space="0" w:color="auto"/>
      </w:divBdr>
    </w:div>
    <w:div w:id="1978486727">
      <w:bodyDiv w:val="1"/>
      <w:marLeft w:val="0"/>
      <w:marRight w:val="0"/>
      <w:marTop w:val="0"/>
      <w:marBottom w:val="0"/>
      <w:divBdr>
        <w:top w:val="none" w:sz="0" w:space="0" w:color="auto"/>
        <w:left w:val="none" w:sz="0" w:space="0" w:color="auto"/>
        <w:bottom w:val="none" w:sz="0" w:space="0" w:color="auto"/>
        <w:right w:val="none" w:sz="0" w:space="0" w:color="auto"/>
      </w:divBdr>
    </w:div>
    <w:div w:id="1978490122">
      <w:bodyDiv w:val="1"/>
      <w:marLeft w:val="0"/>
      <w:marRight w:val="0"/>
      <w:marTop w:val="0"/>
      <w:marBottom w:val="0"/>
      <w:divBdr>
        <w:top w:val="none" w:sz="0" w:space="0" w:color="auto"/>
        <w:left w:val="none" w:sz="0" w:space="0" w:color="auto"/>
        <w:bottom w:val="none" w:sz="0" w:space="0" w:color="auto"/>
        <w:right w:val="none" w:sz="0" w:space="0" w:color="auto"/>
      </w:divBdr>
    </w:div>
    <w:div w:id="1978491512">
      <w:bodyDiv w:val="1"/>
      <w:marLeft w:val="0"/>
      <w:marRight w:val="0"/>
      <w:marTop w:val="0"/>
      <w:marBottom w:val="0"/>
      <w:divBdr>
        <w:top w:val="none" w:sz="0" w:space="0" w:color="auto"/>
        <w:left w:val="none" w:sz="0" w:space="0" w:color="auto"/>
        <w:bottom w:val="none" w:sz="0" w:space="0" w:color="auto"/>
        <w:right w:val="none" w:sz="0" w:space="0" w:color="auto"/>
      </w:divBdr>
    </w:div>
    <w:div w:id="1978605623">
      <w:bodyDiv w:val="1"/>
      <w:marLeft w:val="0"/>
      <w:marRight w:val="0"/>
      <w:marTop w:val="0"/>
      <w:marBottom w:val="0"/>
      <w:divBdr>
        <w:top w:val="none" w:sz="0" w:space="0" w:color="auto"/>
        <w:left w:val="none" w:sz="0" w:space="0" w:color="auto"/>
        <w:bottom w:val="none" w:sz="0" w:space="0" w:color="auto"/>
        <w:right w:val="none" w:sz="0" w:space="0" w:color="auto"/>
      </w:divBdr>
    </w:div>
    <w:div w:id="1979146014">
      <w:bodyDiv w:val="1"/>
      <w:marLeft w:val="0"/>
      <w:marRight w:val="0"/>
      <w:marTop w:val="0"/>
      <w:marBottom w:val="0"/>
      <w:divBdr>
        <w:top w:val="none" w:sz="0" w:space="0" w:color="auto"/>
        <w:left w:val="none" w:sz="0" w:space="0" w:color="auto"/>
        <w:bottom w:val="none" w:sz="0" w:space="0" w:color="auto"/>
        <w:right w:val="none" w:sz="0" w:space="0" w:color="auto"/>
      </w:divBdr>
    </w:div>
    <w:div w:id="1979456638">
      <w:bodyDiv w:val="1"/>
      <w:marLeft w:val="0"/>
      <w:marRight w:val="0"/>
      <w:marTop w:val="0"/>
      <w:marBottom w:val="0"/>
      <w:divBdr>
        <w:top w:val="none" w:sz="0" w:space="0" w:color="auto"/>
        <w:left w:val="none" w:sz="0" w:space="0" w:color="auto"/>
        <w:bottom w:val="none" w:sz="0" w:space="0" w:color="auto"/>
        <w:right w:val="none" w:sz="0" w:space="0" w:color="auto"/>
      </w:divBdr>
    </w:div>
    <w:div w:id="1979457839">
      <w:bodyDiv w:val="1"/>
      <w:marLeft w:val="0"/>
      <w:marRight w:val="0"/>
      <w:marTop w:val="0"/>
      <w:marBottom w:val="0"/>
      <w:divBdr>
        <w:top w:val="none" w:sz="0" w:space="0" w:color="auto"/>
        <w:left w:val="none" w:sz="0" w:space="0" w:color="auto"/>
        <w:bottom w:val="none" w:sz="0" w:space="0" w:color="auto"/>
        <w:right w:val="none" w:sz="0" w:space="0" w:color="auto"/>
      </w:divBdr>
    </w:div>
    <w:div w:id="1979676843">
      <w:bodyDiv w:val="1"/>
      <w:marLeft w:val="0"/>
      <w:marRight w:val="0"/>
      <w:marTop w:val="0"/>
      <w:marBottom w:val="0"/>
      <w:divBdr>
        <w:top w:val="none" w:sz="0" w:space="0" w:color="auto"/>
        <w:left w:val="none" w:sz="0" w:space="0" w:color="auto"/>
        <w:bottom w:val="none" w:sz="0" w:space="0" w:color="auto"/>
        <w:right w:val="none" w:sz="0" w:space="0" w:color="auto"/>
      </w:divBdr>
    </w:div>
    <w:div w:id="1980185240">
      <w:bodyDiv w:val="1"/>
      <w:marLeft w:val="0"/>
      <w:marRight w:val="0"/>
      <w:marTop w:val="0"/>
      <w:marBottom w:val="0"/>
      <w:divBdr>
        <w:top w:val="none" w:sz="0" w:space="0" w:color="auto"/>
        <w:left w:val="none" w:sz="0" w:space="0" w:color="auto"/>
        <w:bottom w:val="none" w:sz="0" w:space="0" w:color="auto"/>
        <w:right w:val="none" w:sz="0" w:space="0" w:color="auto"/>
      </w:divBdr>
    </w:div>
    <w:div w:id="1980189028">
      <w:bodyDiv w:val="1"/>
      <w:marLeft w:val="0"/>
      <w:marRight w:val="0"/>
      <w:marTop w:val="0"/>
      <w:marBottom w:val="0"/>
      <w:divBdr>
        <w:top w:val="none" w:sz="0" w:space="0" w:color="auto"/>
        <w:left w:val="none" w:sz="0" w:space="0" w:color="auto"/>
        <w:bottom w:val="none" w:sz="0" w:space="0" w:color="auto"/>
        <w:right w:val="none" w:sz="0" w:space="0" w:color="auto"/>
      </w:divBdr>
    </w:div>
    <w:div w:id="1980375528">
      <w:bodyDiv w:val="1"/>
      <w:marLeft w:val="0"/>
      <w:marRight w:val="0"/>
      <w:marTop w:val="0"/>
      <w:marBottom w:val="0"/>
      <w:divBdr>
        <w:top w:val="none" w:sz="0" w:space="0" w:color="auto"/>
        <w:left w:val="none" w:sz="0" w:space="0" w:color="auto"/>
        <w:bottom w:val="none" w:sz="0" w:space="0" w:color="auto"/>
        <w:right w:val="none" w:sz="0" w:space="0" w:color="auto"/>
      </w:divBdr>
    </w:div>
    <w:div w:id="1980763062">
      <w:bodyDiv w:val="1"/>
      <w:marLeft w:val="0"/>
      <w:marRight w:val="0"/>
      <w:marTop w:val="0"/>
      <w:marBottom w:val="0"/>
      <w:divBdr>
        <w:top w:val="none" w:sz="0" w:space="0" w:color="auto"/>
        <w:left w:val="none" w:sz="0" w:space="0" w:color="auto"/>
        <w:bottom w:val="none" w:sz="0" w:space="0" w:color="auto"/>
        <w:right w:val="none" w:sz="0" w:space="0" w:color="auto"/>
      </w:divBdr>
    </w:div>
    <w:div w:id="1980836370">
      <w:bodyDiv w:val="1"/>
      <w:marLeft w:val="0"/>
      <w:marRight w:val="0"/>
      <w:marTop w:val="0"/>
      <w:marBottom w:val="0"/>
      <w:divBdr>
        <w:top w:val="none" w:sz="0" w:space="0" w:color="auto"/>
        <w:left w:val="none" w:sz="0" w:space="0" w:color="auto"/>
        <w:bottom w:val="none" w:sz="0" w:space="0" w:color="auto"/>
        <w:right w:val="none" w:sz="0" w:space="0" w:color="auto"/>
      </w:divBdr>
    </w:div>
    <w:div w:id="1980840369">
      <w:bodyDiv w:val="1"/>
      <w:marLeft w:val="0"/>
      <w:marRight w:val="0"/>
      <w:marTop w:val="0"/>
      <w:marBottom w:val="0"/>
      <w:divBdr>
        <w:top w:val="none" w:sz="0" w:space="0" w:color="auto"/>
        <w:left w:val="none" w:sz="0" w:space="0" w:color="auto"/>
        <w:bottom w:val="none" w:sz="0" w:space="0" w:color="auto"/>
        <w:right w:val="none" w:sz="0" w:space="0" w:color="auto"/>
      </w:divBdr>
    </w:div>
    <w:div w:id="1980914479">
      <w:bodyDiv w:val="1"/>
      <w:marLeft w:val="0"/>
      <w:marRight w:val="0"/>
      <w:marTop w:val="0"/>
      <w:marBottom w:val="0"/>
      <w:divBdr>
        <w:top w:val="none" w:sz="0" w:space="0" w:color="auto"/>
        <w:left w:val="none" w:sz="0" w:space="0" w:color="auto"/>
        <w:bottom w:val="none" w:sz="0" w:space="0" w:color="auto"/>
        <w:right w:val="none" w:sz="0" w:space="0" w:color="auto"/>
      </w:divBdr>
    </w:div>
    <w:div w:id="1980918266">
      <w:bodyDiv w:val="1"/>
      <w:marLeft w:val="0"/>
      <w:marRight w:val="0"/>
      <w:marTop w:val="0"/>
      <w:marBottom w:val="0"/>
      <w:divBdr>
        <w:top w:val="none" w:sz="0" w:space="0" w:color="auto"/>
        <w:left w:val="none" w:sz="0" w:space="0" w:color="auto"/>
        <w:bottom w:val="none" w:sz="0" w:space="0" w:color="auto"/>
        <w:right w:val="none" w:sz="0" w:space="0" w:color="auto"/>
      </w:divBdr>
    </w:div>
    <w:div w:id="1981382073">
      <w:bodyDiv w:val="1"/>
      <w:marLeft w:val="0"/>
      <w:marRight w:val="0"/>
      <w:marTop w:val="0"/>
      <w:marBottom w:val="0"/>
      <w:divBdr>
        <w:top w:val="none" w:sz="0" w:space="0" w:color="auto"/>
        <w:left w:val="none" w:sz="0" w:space="0" w:color="auto"/>
        <w:bottom w:val="none" w:sz="0" w:space="0" w:color="auto"/>
        <w:right w:val="none" w:sz="0" w:space="0" w:color="auto"/>
      </w:divBdr>
    </w:div>
    <w:div w:id="1981956050">
      <w:bodyDiv w:val="1"/>
      <w:marLeft w:val="0"/>
      <w:marRight w:val="0"/>
      <w:marTop w:val="0"/>
      <w:marBottom w:val="0"/>
      <w:divBdr>
        <w:top w:val="none" w:sz="0" w:space="0" w:color="auto"/>
        <w:left w:val="none" w:sz="0" w:space="0" w:color="auto"/>
        <w:bottom w:val="none" w:sz="0" w:space="0" w:color="auto"/>
        <w:right w:val="none" w:sz="0" w:space="0" w:color="auto"/>
      </w:divBdr>
    </w:div>
    <w:div w:id="1982297648">
      <w:bodyDiv w:val="1"/>
      <w:marLeft w:val="0"/>
      <w:marRight w:val="0"/>
      <w:marTop w:val="0"/>
      <w:marBottom w:val="0"/>
      <w:divBdr>
        <w:top w:val="none" w:sz="0" w:space="0" w:color="auto"/>
        <w:left w:val="none" w:sz="0" w:space="0" w:color="auto"/>
        <w:bottom w:val="none" w:sz="0" w:space="0" w:color="auto"/>
        <w:right w:val="none" w:sz="0" w:space="0" w:color="auto"/>
      </w:divBdr>
    </w:div>
    <w:div w:id="1982609111">
      <w:bodyDiv w:val="1"/>
      <w:marLeft w:val="0"/>
      <w:marRight w:val="0"/>
      <w:marTop w:val="0"/>
      <w:marBottom w:val="0"/>
      <w:divBdr>
        <w:top w:val="none" w:sz="0" w:space="0" w:color="auto"/>
        <w:left w:val="none" w:sz="0" w:space="0" w:color="auto"/>
        <w:bottom w:val="none" w:sz="0" w:space="0" w:color="auto"/>
        <w:right w:val="none" w:sz="0" w:space="0" w:color="auto"/>
      </w:divBdr>
    </w:div>
    <w:div w:id="1982615395">
      <w:bodyDiv w:val="1"/>
      <w:marLeft w:val="0"/>
      <w:marRight w:val="0"/>
      <w:marTop w:val="0"/>
      <w:marBottom w:val="0"/>
      <w:divBdr>
        <w:top w:val="none" w:sz="0" w:space="0" w:color="auto"/>
        <w:left w:val="none" w:sz="0" w:space="0" w:color="auto"/>
        <w:bottom w:val="none" w:sz="0" w:space="0" w:color="auto"/>
        <w:right w:val="none" w:sz="0" w:space="0" w:color="auto"/>
      </w:divBdr>
    </w:div>
    <w:div w:id="1982685664">
      <w:bodyDiv w:val="1"/>
      <w:marLeft w:val="0"/>
      <w:marRight w:val="0"/>
      <w:marTop w:val="0"/>
      <w:marBottom w:val="0"/>
      <w:divBdr>
        <w:top w:val="none" w:sz="0" w:space="0" w:color="auto"/>
        <w:left w:val="none" w:sz="0" w:space="0" w:color="auto"/>
        <w:bottom w:val="none" w:sz="0" w:space="0" w:color="auto"/>
        <w:right w:val="none" w:sz="0" w:space="0" w:color="auto"/>
      </w:divBdr>
    </w:div>
    <w:div w:id="1982689531">
      <w:bodyDiv w:val="1"/>
      <w:marLeft w:val="0"/>
      <w:marRight w:val="0"/>
      <w:marTop w:val="0"/>
      <w:marBottom w:val="0"/>
      <w:divBdr>
        <w:top w:val="none" w:sz="0" w:space="0" w:color="auto"/>
        <w:left w:val="none" w:sz="0" w:space="0" w:color="auto"/>
        <w:bottom w:val="none" w:sz="0" w:space="0" w:color="auto"/>
        <w:right w:val="none" w:sz="0" w:space="0" w:color="auto"/>
      </w:divBdr>
    </w:div>
    <w:div w:id="1982929547">
      <w:bodyDiv w:val="1"/>
      <w:marLeft w:val="0"/>
      <w:marRight w:val="0"/>
      <w:marTop w:val="0"/>
      <w:marBottom w:val="0"/>
      <w:divBdr>
        <w:top w:val="none" w:sz="0" w:space="0" w:color="auto"/>
        <w:left w:val="none" w:sz="0" w:space="0" w:color="auto"/>
        <w:bottom w:val="none" w:sz="0" w:space="0" w:color="auto"/>
        <w:right w:val="none" w:sz="0" w:space="0" w:color="auto"/>
      </w:divBdr>
    </w:div>
    <w:div w:id="1983004672">
      <w:bodyDiv w:val="1"/>
      <w:marLeft w:val="0"/>
      <w:marRight w:val="0"/>
      <w:marTop w:val="0"/>
      <w:marBottom w:val="0"/>
      <w:divBdr>
        <w:top w:val="none" w:sz="0" w:space="0" w:color="auto"/>
        <w:left w:val="none" w:sz="0" w:space="0" w:color="auto"/>
        <w:bottom w:val="none" w:sz="0" w:space="0" w:color="auto"/>
        <w:right w:val="none" w:sz="0" w:space="0" w:color="auto"/>
      </w:divBdr>
    </w:div>
    <w:div w:id="1983148735">
      <w:bodyDiv w:val="1"/>
      <w:marLeft w:val="0"/>
      <w:marRight w:val="0"/>
      <w:marTop w:val="0"/>
      <w:marBottom w:val="0"/>
      <w:divBdr>
        <w:top w:val="none" w:sz="0" w:space="0" w:color="auto"/>
        <w:left w:val="none" w:sz="0" w:space="0" w:color="auto"/>
        <w:bottom w:val="none" w:sz="0" w:space="0" w:color="auto"/>
        <w:right w:val="none" w:sz="0" w:space="0" w:color="auto"/>
      </w:divBdr>
    </w:div>
    <w:div w:id="1983385653">
      <w:bodyDiv w:val="1"/>
      <w:marLeft w:val="0"/>
      <w:marRight w:val="0"/>
      <w:marTop w:val="0"/>
      <w:marBottom w:val="0"/>
      <w:divBdr>
        <w:top w:val="none" w:sz="0" w:space="0" w:color="auto"/>
        <w:left w:val="none" w:sz="0" w:space="0" w:color="auto"/>
        <w:bottom w:val="none" w:sz="0" w:space="0" w:color="auto"/>
        <w:right w:val="none" w:sz="0" w:space="0" w:color="auto"/>
      </w:divBdr>
    </w:div>
    <w:div w:id="1983387295">
      <w:bodyDiv w:val="1"/>
      <w:marLeft w:val="0"/>
      <w:marRight w:val="0"/>
      <w:marTop w:val="0"/>
      <w:marBottom w:val="0"/>
      <w:divBdr>
        <w:top w:val="none" w:sz="0" w:space="0" w:color="auto"/>
        <w:left w:val="none" w:sz="0" w:space="0" w:color="auto"/>
        <w:bottom w:val="none" w:sz="0" w:space="0" w:color="auto"/>
        <w:right w:val="none" w:sz="0" w:space="0" w:color="auto"/>
      </w:divBdr>
    </w:div>
    <w:div w:id="1983652486">
      <w:bodyDiv w:val="1"/>
      <w:marLeft w:val="0"/>
      <w:marRight w:val="0"/>
      <w:marTop w:val="0"/>
      <w:marBottom w:val="0"/>
      <w:divBdr>
        <w:top w:val="none" w:sz="0" w:space="0" w:color="auto"/>
        <w:left w:val="none" w:sz="0" w:space="0" w:color="auto"/>
        <w:bottom w:val="none" w:sz="0" w:space="0" w:color="auto"/>
        <w:right w:val="none" w:sz="0" w:space="0" w:color="auto"/>
      </w:divBdr>
    </w:div>
    <w:div w:id="1983659521">
      <w:bodyDiv w:val="1"/>
      <w:marLeft w:val="0"/>
      <w:marRight w:val="0"/>
      <w:marTop w:val="0"/>
      <w:marBottom w:val="0"/>
      <w:divBdr>
        <w:top w:val="none" w:sz="0" w:space="0" w:color="auto"/>
        <w:left w:val="none" w:sz="0" w:space="0" w:color="auto"/>
        <w:bottom w:val="none" w:sz="0" w:space="0" w:color="auto"/>
        <w:right w:val="none" w:sz="0" w:space="0" w:color="auto"/>
      </w:divBdr>
    </w:div>
    <w:div w:id="1983852136">
      <w:bodyDiv w:val="1"/>
      <w:marLeft w:val="0"/>
      <w:marRight w:val="0"/>
      <w:marTop w:val="0"/>
      <w:marBottom w:val="0"/>
      <w:divBdr>
        <w:top w:val="none" w:sz="0" w:space="0" w:color="auto"/>
        <w:left w:val="none" w:sz="0" w:space="0" w:color="auto"/>
        <w:bottom w:val="none" w:sz="0" w:space="0" w:color="auto"/>
        <w:right w:val="none" w:sz="0" w:space="0" w:color="auto"/>
      </w:divBdr>
    </w:div>
    <w:div w:id="1984390797">
      <w:bodyDiv w:val="1"/>
      <w:marLeft w:val="0"/>
      <w:marRight w:val="0"/>
      <w:marTop w:val="0"/>
      <w:marBottom w:val="0"/>
      <w:divBdr>
        <w:top w:val="none" w:sz="0" w:space="0" w:color="auto"/>
        <w:left w:val="none" w:sz="0" w:space="0" w:color="auto"/>
        <w:bottom w:val="none" w:sz="0" w:space="0" w:color="auto"/>
        <w:right w:val="none" w:sz="0" w:space="0" w:color="auto"/>
      </w:divBdr>
    </w:div>
    <w:div w:id="1984432250">
      <w:bodyDiv w:val="1"/>
      <w:marLeft w:val="0"/>
      <w:marRight w:val="0"/>
      <w:marTop w:val="0"/>
      <w:marBottom w:val="0"/>
      <w:divBdr>
        <w:top w:val="none" w:sz="0" w:space="0" w:color="auto"/>
        <w:left w:val="none" w:sz="0" w:space="0" w:color="auto"/>
        <w:bottom w:val="none" w:sz="0" w:space="0" w:color="auto"/>
        <w:right w:val="none" w:sz="0" w:space="0" w:color="auto"/>
      </w:divBdr>
    </w:div>
    <w:div w:id="1984503997">
      <w:bodyDiv w:val="1"/>
      <w:marLeft w:val="0"/>
      <w:marRight w:val="0"/>
      <w:marTop w:val="0"/>
      <w:marBottom w:val="0"/>
      <w:divBdr>
        <w:top w:val="none" w:sz="0" w:space="0" w:color="auto"/>
        <w:left w:val="none" w:sz="0" w:space="0" w:color="auto"/>
        <w:bottom w:val="none" w:sz="0" w:space="0" w:color="auto"/>
        <w:right w:val="none" w:sz="0" w:space="0" w:color="auto"/>
      </w:divBdr>
    </w:div>
    <w:div w:id="1984700388">
      <w:bodyDiv w:val="1"/>
      <w:marLeft w:val="0"/>
      <w:marRight w:val="0"/>
      <w:marTop w:val="0"/>
      <w:marBottom w:val="0"/>
      <w:divBdr>
        <w:top w:val="none" w:sz="0" w:space="0" w:color="auto"/>
        <w:left w:val="none" w:sz="0" w:space="0" w:color="auto"/>
        <w:bottom w:val="none" w:sz="0" w:space="0" w:color="auto"/>
        <w:right w:val="none" w:sz="0" w:space="0" w:color="auto"/>
      </w:divBdr>
    </w:div>
    <w:div w:id="1985036912">
      <w:bodyDiv w:val="1"/>
      <w:marLeft w:val="0"/>
      <w:marRight w:val="0"/>
      <w:marTop w:val="0"/>
      <w:marBottom w:val="0"/>
      <w:divBdr>
        <w:top w:val="none" w:sz="0" w:space="0" w:color="auto"/>
        <w:left w:val="none" w:sz="0" w:space="0" w:color="auto"/>
        <w:bottom w:val="none" w:sz="0" w:space="0" w:color="auto"/>
        <w:right w:val="none" w:sz="0" w:space="0" w:color="auto"/>
      </w:divBdr>
    </w:div>
    <w:div w:id="1985087332">
      <w:bodyDiv w:val="1"/>
      <w:marLeft w:val="0"/>
      <w:marRight w:val="0"/>
      <w:marTop w:val="0"/>
      <w:marBottom w:val="0"/>
      <w:divBdr>
        <w:top w:val="none" w:sz="0" w:space="0" w:color="auto"/>
        <w:left w:val="none" w:sz="0" w:space="0" w:color="auto"/>
        <w:bottom w:val="none" w:sz="0" w:space="0" w:color="auto"/>
        <w:right w:val="none" w:sz="0" w:space="0" w:color="auto"/>
      </w:divBdr>
    </w:div>
    <w:div w:id="1985163227">
      <w:bodyDiv w:val="1"/>
      <w:marLeft w:val="0"/>
      <w:marRight w:val="0"/>
      <w:marTop w:val="0"/>
      <w:marBottom w:val="0"/>
      <w:divBdr>
        <w:top w:val="none" w:sz="0" w:space="0" w:color="auto"/>
        <w:left w:val="none" w:sz="0" w:space="0" w:color="auto"/>
        <w:bottom w:val="none" w:sz="0" w:space="0" w:color="auto"/>
        <w:right w:val="none" w:sz="0" w:space="0" w:color="auto"/>
      </w:divBdr>
    </w:div>
    <w:div w:id="1985769750">
      <w:bodyDiv w:val="1"/>
      <w:marLeft w:val="0"/>
      <w:marRight w:val="0"/>
      <w:marTop w:val="0"/>
      <w:marBottom w:val="0"/>
      <w:divBdr>
        <w:top w:val="none" w:sz="0" w:space="0" w:color="auto"/>
        <w:left w:val="none" w:sz="0" w:space="0" w:color="auto"/>
        <w:bottom w:val="none" w:sz="0" w:space="0" w:color="auto"/>
        <w:right w:val="none" w:sz="0" w:space="0" w:color="auto"/>
      </w:divBdr>
    </w:div>
    <w:div w:id="1985891700">
      <w:bodyDiv w:val="1"/>
      <w:marLeft w:val="0"/>
      <w:marRight w:val="0"/>
      <w:marTop w:val="0"/>
      <w:marBottom w:val="0"/>
      <w:divBdr>
        <w:top w:val="none" w:sz="0" w:space="0" w:color="auto"/>
        <w:left w:val="none" w:sz="0" w:space="0" w:color="auto"/>
        <w:bottom w:val="none" w:sz="0" w:space="0" w:color="auto"/>
        <w:right w:val="none" w:sz="0" w:space="0" w:color="auto"/>
      </w:divBdr>
    </w:div>
    <w:div w:id="1985961716">
      <w:bodyDiv w:val="1"/>
      <w:marLeft w:val="0"/>
      <w:marRight w:val="0"/>
      <w:marTop w:val="0"/>
      <w:marBottom w:val="0"/>
      <w:divBdr>
        <w:top w:val="none" w:sz="0" w:space="0" w:color="auto"/>
        <w:left w:val="none" w:sz="0" w:space="0" w:color="auto"/>
        <w:bottom w:val="none" w:sz="0" w:space="0" w:color="auto"/>
        <w:right w:val="none" w:sz="0" w:space="0" w:color="auto"/>
      </w:divBdr>
    </w:div>
    <w:div w:id="1985963138">
      <w:bodyDiv w:val="1"/>
      <w:marLeft w:val="0"/>
      <w:marRight w:val="0"/>
      <w:marTop w:val="0"/>
      <w:marBottom w:val="0"/>
      <w:divBdr>
        <w:top w:val="none" w:sz="0" w:space="0" w:color="auto"/>
        <w:left w:val="none" w:sz="0" w:space="0" w:color="auto"/>
        <w:bottom w:val="none" w:sz="0" w:space="0" w:color="auto"/>
        <w:right w:val="none" w:sz="0" w:space="0" w:color="auto"/>
      </w:divBdr>
    </w:div>
    <w:div w:id="1985967406">
      <w:bodyDiv w:val="1"/>
      <w:marLeft w:val="0"/>
      <w:marRight w:val="0"/>
      <w:marTop w:val="0"/>
      <w:marBottom w:val="0"/>
      <w:divBdr>
        <w:top w:val="none" w:sz="0" w:space="0" w:color="auto"/>
        <w:left w:val="none" w:sz="0" w:space="0" w:color="auto"/>
        <w:bottom w:val="none" w:sz="0" w:space="0" w:color="auto"/>
        <w:right w:val="none" w:sz="0" w:space="0" w:color="auto"/>
      </w:divBdr>
    </w:div>
    <w:div w:id="1986080807">
      <w:bodyDiv w:val="1"/>
      <w:marLeft w:val="0"/>
      <w:marRight w:val="0"/>
      <w:marTop w:val="0"/>
      <w:marBottom w:val="0"/>
      <w:divBdr>
        <w:top w:val="none" w:sz="0" w:space="0" w:color="auto"/>
        <w:left w:val="none" w:sz="0" w:space="0" w:color="auto"/>
        <w:bottom w:val="none" w:sz="0" w:space="0" w:color="auto"/>
        <w:right w:val="none" w:sz="0" w:space="0" w:color="auto"/>
      </w:divBdr>
    </w:div>
    <w:div w:id="1986087281">
      <w:bodyDiv w:val="1"/>
      <w:marLeft w:val="0"/>
      <w:marRight w:val="0"/>
      <w:marTop w:val="0"/>
      <w:marBottom w:val="0"/>
      <w:divBdr>
        <w:top w:val="none" w:sz="0" w:space="0" w:color="auto"/>
        <w:left w:val="none" w:sz="0" w:space="0" w:color="auto"/>
        <w:bottom w:val="none" w:sz="0" w:space="0" w:color="auto"/>
        <w:right w:val="none" w:sz="0" w:space="0" w:color="auto"/>
      </w:divBdr>
    </w:div>
    <w:div w:id="1986277168">
      <w:bodyDiv w:val="1"/>
      <w:marLeft w:val="0"/>
      <w:marRight w:val="0"/>
      <w:marTop w:val="0"/>
      <w:marBottom w:val="0"/>
      <w:divBdr>
        <w:top w:val="none" w:sz="0" w:space="0" w:color="auto"/>
        <w:left w:val="none" w:sz="0" w:space="0" w:color="auto"/>
        <w:bottom w:val="none" w:sz="0" w:space="0" w:color="auto"/>
        <w:right w:val="none" w:sz="0" w:space="0" w:color="auto"/>
      </w:divBdr>
    </w:div>
    <w:div w:id="1986426000">
      <w:bodyDiv w:val="1"/>
      <w:marLeft w:val="0"/>
      <w:marRight w:val="0"/>
      <w:marTop w:val="0"/>
      <w:marBottom w:val="0"/>
      <w:divBdr>
        <w:top w:val="none" w:sz="0" w:space="0" w:color="auto"/>
        <w:left w:val="none" w:sz="0" w:space="0" w:color="auto"/>
        <w:bottom w:val="none" w:sz="0" w:space="0" w:color="auto"/>
        <w:right w:val="none" w:sz="0" w:space="0" w:color="auto"/>
      </w:divBdr>
    </w:div>
    <w:div w:id="1986466764">
      <w:bodyDiv w:val="1"/>
      <w:marLeft w:val="0"/>
      <w:marRight w:val="0"/>
      <w:marTop w:val="0"/>
      <w:marBottom w:val="0"/>
      <w:divBdr>
        <w:top w:val="none" w:sz="0" w:space="0" w:color="auto"/>
        <w:left w:val="none" w:sz="0" w:space="0" w:color="auto"/>
        <w:bottom w:val="none" w:sz="0" w:space="0" w:color="auto"/>
        <w:right w:val="none" w:sz="0" w:space="0" w:color="auto"/>
      </w:divBdr>
    </w:div>
    <w:div w:id="1986622172">
      <w:bodyDiv w:val="1"/>
      <w:marLeft w:val="0"/>
      <w:marRight w:val="0"/>
      <w:marTop w:val="0"/>
      <w:marBottom w:val="0"/>
      <w:divBdr>
        <w:top w:val="none" w:sz="0" w:space="0" w:color="auto"/>
        <w:left w:val="none" w:sz="0" w:space="0" w:color="auto"/>
        <w:bottom w:val="none" w:sz="0" w:space="0" w:color="auto"/>
        <w:right w:val="none" w:sz="0" w:space="0" w:color="auto"/>
      </w:divBdr>
    </w:div>
    <w:div w:id="1986739860">
      <w:bodyDiv w:val="1"/>
      <w:marLeft w:val="0"/>
      <w:marRight w:val="0"/>
      <w:marTop w:val="0"/>
      <w:marBottom w:val="0"/>
      <w:divBdr>
        <w:top w:val="none" w:sz="0" w:space="0" w:color="auto"/>
        <w:left w:val="none" w:sz="0" w:space="0" w:color="auto"/>
        <w:bottom w:val="none" w:sz="0" w:space="0" w:color="auto"/>
        <w:right w:val="none" w:sz="0" w:space="0" w:color="auto"/>
      </w:divBdr>
    </w:div>
    <w:div w:id="1987198158">
      <w:bodyDiv w:val="1"/>
      <w:marLeft w:val="0"/>
      <w:marRight w:val="0"/>
      <w:marTop w:val="0"/>
      <w:marBottom w:val="0"/>
      <w:divBdr>
        <w:top w:val="none" w:sz="0" w:space="0" w:color="auto"/>
        <w:left w:val="none" w:sz="0" w:space="0" w:color="auto"/>
        <w:bottom w:val="none" w:sz="0" w:space="0" w:color="auto"/>
        <w:right w:val="none" w:sz="0" w:space="0" w:color="auto"/>
      </w:divBdr>
    </w:div>
    <w:div w:id="1987854466">
      <w:bodyDiv w:val="1"/>
      <w:marLeft w:val="0"/>
      <w:marRight w:val="0"/>
      <w:marTop w:val="0"/>
      <w:marBottom w:val="0"/>
      <w:divBdr>
        <w:top w:val="none" w:sz="0" w:space="0" w:color="auto"/>
        <w:left w:val="none" w:sz="0" w:space="0" w:color="auto"/>
        <w:bottom w:val="none" w:sz="0" w:space="0" w:color="auto"/>
        <w:right w:val="none" w:sz="0" w:space="0" w:color="auto"/>
      </w:divBdr>
    </w:div>
    <w:div w:id="1988168764">
      <w:bodyDiv w:val="1"/>
      <w:marLeft w:val="0"/>
      <w:marRight w:val="0"/>
      <w:marTop w:val="0"/>
      <w:marBottom w:val="0"/>
      <w:divBdr>
        <w:top w:val="none" w:sz="0" w:space="0" w:color="auto"/>
        <w:left w:val="none" w:sz="0" w:space="0" w:color="auto"/>
        <w:bottom w:val="none" w:sz="0" w:space="0" w:color="auto"/>
        <w:right w:val="none" w:sz="0" w:space="0" w:color="auto"/>
      </w:divBdr>
    </w:div>
    <w:div w:id="1988313382">
      <w:bodyDiv w:val="1"/>
      <w:marLeft w:val="0"/>
      <w:marRight w:val="0"/>
      <w:marTop w:val="0"/>
      <w:marBottom w:val="0"/>
      <w:divBdr>
        <w:top w:val="none" w:sz="0" w:space="0" w:color="auto"/>
        <w:left w:val="none" w:sz="0" w:space="0" w:color="auto"/>
        <w:bottom w:val="none" w:sz="0" w:space="0" w:color="auto"/>
        <w:right w:val="none" w:sz="0" w:space="0" w:color="auto"/>
      </w:divBdr>
    </w:div>
    <w:div w:id="1988584778">
      <w:bodyDiv w:val="1"/>
      <w:marLeft w:val="0"/>
      <w:marRight w:val="0"/>
      <w:marTop w:val="0"/>
      <w:marBottom w:val="0"/>
      <w:divBdr>
        <w:top w:val="none" w:sz="0" w:space="0" w:color="auto"/>
        <w:left w:val="none" w:sz="0" w:space="0" w:color="auto"/>
        <w:bottom w:val="none" w:sz="0" w:space="0" w:color="auto"/>
        <w:right w:val="none" w:sz="0" w:space="0" w:color="auto"/>
      </w:divBdr>
    </w:div>
    <w:div w:id="1988894288">
      <w:bodyDiv w:val="1"/>
      <w:marLeft w:val="0"/>
      <w:marRight w:val="0"/>
      <w:marTop w:val="0"/>
      <w:marBottom w:val="0"/>
      <w:divBdr>
        <w:top w:val="none" w:sz="0" w:space="0" w:color="auto"/>
        <w:left w:val="none" w:sz="0" w:space="0" w:color="auto"/>
        <w:bottom w:val="none" w:sz="0" w:space="0" w:color="auto"/>
        <w:right w:val="none" w:sz="0" w:space="0" w:color="auto"/>
      </w:divBdr>
    </w:div>
    <w:div w:id="1989238809">
      <w:bodyDiv w:val="1"/>
      <w:marLeft w:val="0"/>
      <w:marRight w:val="0"/>
      <w:marTop w:val="0"/>
      <w:marBottom w:val="0"/>
      <w:divBdr>
        <w:top w:val="none" w:sz="0" w:space="0" w:color="auto"/>
        <w:left w:val="none" w:sz="0" w:space="0" w:color="auto"/>
        <w:bottom w:val="none" w:sz="0" w:space="0" w:color="auto"/>
        <w:right w:val="none" w:sz="0" w:space="0" w:color="auto"/>
      </w:divBdr>
    </w:div>
    <w:div w:id="1989245236">
      <w:bodyDiv w:val="1"/>
      <w:marLeft w:val="0"/>
      <w:marRight w:val="0"/>
      <w:marTop w:val="0"/>
      <w:marBottom w:val="0"/>
      <w:divBdr>
        <w:top w:val="none" w:sz="0" w:space="0" w:color="auto"/>
        <w:left w:val="none" w:sz="0" w:space="0" w:color="auto"/>
        <w:bottom w:val="none" w:sz="0" w:space="0" w:color="auto"/>
        <w:right w:val="none" w:sz="0" w:space="0" w:color="auto"/>
      </w:divBdr>
    </w:div>
    <w:div w:id="1989362609">
      <w:bodyDiv w:val="1"/>
      <w:marLeft w:val="0"/>
      <w:marRight w:val="0"/>
      <w:marTop w:val="0"/>
      <w:marBottom w:val="0"/>
      <w:divBdr>
        <w:top w:val="none" w:sz="0" w:space="0" w:color="auto"/>
        <w:left w:val="none" w:sz="0" w:space="0" w:color="auto"/>
        <w:bottom w:val="none" w:sz="0" w:space="0" w:color="auto"/>
        <w:right w:val="none" w:sz="0" w:space="0" w:color="auto"/>
      </w:divBdr>
    </w:div>
    <w:div w:id="1989434892">
      <w:bodyDiv w:val="1"/>
      <w:marLeft w:val="0"/>
      <w:marRight w:val="0"/>
      <w:marTop w:val="0"/>
      <w:marBottom w:val="0"/>
      <w:divBdr>
        <w:top w:val="none" w:sz="0" w:space="0" w:color="auto"/>
        <w:left w:val="none" w:sz="0" w:space="0" w:color="auto"/>
        <w:bottom w:val="none" w:sz="0" w:space="0" w:color="auto"/>
        <w:right w:val="none" w:sz="0" w:space="0" w:color="auto"/>
      </w:divBdr>
    </w:div>
    <w:div w:id="1989749452">
      <w:bodyDiv w:val="1"/>
      <w:marLeft w:val="0"/>
      <w:marRight w:val="0"/>
      <w:marTop w:val="0"/>
      <w:marBottom w:val="0"/>
      <w:divBdr>
        <w:top w:val="none" w:sz="0" w:space="0" w:color="auto"/>
        <w:left w:val="none" w:sz="0" w:space="0" w:color="auto"/>
        <w:bottom w:val="none" w:sz="0" w:space="0" w:color="auto"/>
        <w:right w:val="none" w:sz="0" w:space="0" w:color="auto"/>
      </w:divBdr>
    </w:div>
    <w:div w:id="1989750515">
      <w:bodyDiv w:val="1"/>
      <w:marLeft w:val="0"/>
      <w:marRight w:val="0"/>
      <w:marTop w:val="0"/>
      <w:marBottom w:val="0"/>
      <w:divBdr>
        <w:top w:val="none" w:sz="0" w:space="0" w:color="auto"/>
        <w:left w:val="none" w:sz="0" w:space="0" w:color="auto"/>
        <w:bottom w:val="none" w:sz="0" w:space="0" w:color="auto"/>
        <w:right w:val="none" w:sz="0" w:space="0" w:color="auto"/>
      </w:divBdr>
    </w:div>
    <w:div w:id="1990133443">
      <w:bodyDiv w:val="1"/>
      <w:marLeft w:val="0"/>
      <w:marRight w:val="0"/>
      <w:marTop w:val="0"/>
      <w:marBottom w:val="0"/>
      <w:divBdr>
        <w:top w:val="none" w:sz="0" w:space="0" w:color="auto"/>
        <w:left w:val="none" w:sz="0" w:space="0" w:color="auto"/>
        <w:bottom w:val="none" w:sz="0" w:space="0" w:color="auto"/>
        <w:right w:val="none" w:sz="0" w:space="0" w:color="auto"/>
      </w:divBdr>
    </w:div>
    <w:div w:id="1990401855">
      <w:bodyDiv w:val="1"/>
      <w:marLeft w:val="0"/>
      <w:marRight w:val="0"/>
      <w:marTop w:val="0"/>
      <w:marBottom w:val="0"/>
      <w:divBdr>
        <w:top w:val="none" w:sz="0" w:space="0" w:color="auto"/>
        <w:left w:val="none" w:sz="0" w:space="0" w:color="auto"/>
        <w:bottom w:val="none" w:sz="0" w:space="0" w:color="auto"/>
        <w:right w:val="none" w:sz="0" w:space="0" w:color="auto"/>
      </w:divBdr>
    </w:div>
    <w:div w:id="1990549092">
      <w:bodyDiv w:val="1"/>
      <w:marLeft w:val="0"/>
      <w:marRight w:val="0"/>
      <w:marTop w:val="0"/>
      <w:marBottom w:val="0"/>
      <w:divBdr>
        <w:top w:val="none" w:sz="0" w:space="0" w:color="auto"/>
        <w:left w:val="none" w:sz="0" w:space="0" w:color="auto"/>
        <w:bottom w:val="none" w:sz="0" w:space="0" w:color="auto"/>
        <w:right w:val="none" w:sz="0" w:space="0" w:color="auto"/>
      </w:divBdr>
    </w:div>
    <w:div w:id="1990597050">
      <w:bodyDiv w:val="1"/>
      <w:marLeft w:val="0"/>
      <w:marRight w:val="0"/>
      <w:marTop w:val="0"/>
      <w:marBottom w:val="0"/>
      <w:divBdr>
        <w:top w:val="none" w:sz="0" w:space="0" w:color="auto"/>
        <w:left w:val="none" w:sz="0" w:space="0" w:color="auto"/>
        <w:bottom w:val="none" w:sz="0" w:space="0" w:color="auto"/>
        <w:right w:val="none" w:sz="0" w:space="0" w:color="auto"/>
      </w:divBdr>
    </w:div>
    <w:div w:id="1990666295">
      <w:bodyDiv w:val="1"/>
      <w:marLeft w:val="0"/>
      <w:marRight w:val="0"/>
      <w:marTop w:val="0"/>
      <w:marBottom w:val="0"/>
      <w:divBdr>
        <w:top w:val="none" w:sz="0" w:space="0" w:color="auto"/>
        <w:left w:val="none" w:sz="0" w:space="0" w:color="auto"/>
        <w:bottom w:val="none" w:sz="0" w:space="0" w:color="auto"/>
        <w:right w:val="none" w:sz="0" w:space="0" w:color="auto"/>
      </w:divBdr>
    </w:div>
    <w:div w:id="1990941507">
      <w:bodyDiv w:val="1"/>
      <w:marLeft w:val="0"/>
      <w:marRight w:val="0"/>
      <w:marTop w:val="0"/>
      <w:marBottom w:val="0"/>
      <w:divBdr>
        <w:top w:val="none" w:sz="0" w:space="0" w:color="auto"/>
        <w:left w:val="none" w:sz="0" w:space="0" w:color="auto"/>
        <w:bottom w:val="none" w:sz="0" w:space="0" w:color="auto"/>
        <w:right w:val="none" w:sz="0" w:space="0" w:color="auto"/>
      </w:divBdr>
    </w:div>
    <w:div w:id="1991015601">
      <w:bodyDiv w:val="1"/>
      <w:marLeft w:val="0"/>
      <w:marRight w:val="0"/>
      <w:marTop w:val="0"/>
      <w:marBottom w:val="0"/>
      <w:divBdr>
        <w:top w:val="none" w:sz="0" w:space="0" w:color="auto"/>
        <w:left w:val="none" w:sz="0" w:space="0" w:color="auto"/>
        <w:bottom w:val="none" w:sz="0" w:space="0" w:color="auto"/>
        <w:right w:val="none" w:sz="0" w:space="0" w:color="auto"/>
      </w:divBdr>
    </w:div>
    <w:div w:id="1991207035">
      <w:bodyDiv w:val="1"/>
      <w:marLeft w:val="0"/>
      <w:marRight w:val="0"/>
      <w:marTop w:val="0"/>
      <w:marBottom w:val="0"/>
      <w:divBdr>
        <w:top w:val="none" w:sz="0" w:space="0" w:color="auto"/>
        <w:left w:val="none" w:sz="0" w:space="0" w:color="auto"/>
        <w:bottom w:val="none" w:sz="0" w:space="0" w:color="auto"/>
        <w:right w:val="none" w:sz="0" w:space="0" w:color="auto"/>
      </w:divBdr>
    </w:div>
    <w:div w:id="1991329212">
      <w:bodyDiv w:val="1"/>
      <w:marLeft w:val="0"/>
      <w:marRight w:val="0"/>
      <w:marTop w:val="0"/>
      <w:marBottom w:val="0"/>
      <w:divBdr>
        <w:top w:val="none" w:sz="0" w:space="0" w:color="auto"/>
        <w:left w:val="none" w:sz="0" w:space="0" w:color="auto"/>
        <w:bottom w:val="none" w:sz="0" w:space="0" w:color="auto"/>
        <w:right w:val="none" w:sz="0" w:space="0" w:color="auto"/>
      </w:divBdr>
    </w:div>
    <w:div w:id="1991396145">
      <w:bodyDiv w:val="1"/>
      <w:marLeft w:val="0"/>
      <w:marRight w:val="0"/>
      <w:marTop w:val="0"/>
      <w:marBottom w:val="0"/>
      <w:divBdr>
        <w:top w:val="none" w:sz="0" w:space="0" w:color="auto"/>
        <w:left w:val="none" w:sz="0" w:space="0" w:color="auto"/>
        <w:bottom w:val="none" w:sz="0" w:space="0" w:color="auto"/>
        <w:right w:val="none" w:sz="0" w:space="0" w:color="auto"/>
      </w:divBdr>
    </w:div>
    <w:div w:id="1991400644">
      <w:bodyDiv w:val="1"/>
      <w:marLeft w:val="0"/>
      <w:marRight w:val="0"/>
      <w:marTop w:val="0"/>
      <w:marBottom w:val="0"/>
      <w:divBdr>
        <w:top w:val="none" w:sz="0" w:space="0" w:color="auto"/>
        <w:left w:val="none" w:sz="0" w:space="0" w:color="auto"/>
        <w:bottom w:val="none" w:sz="0" w:space="0" w:color="auto"/>
        <w:right w:val="none" w:sz="0" w:space="0" w:color="auto"/>
      </w:divBdr>
    </w:div>
    <w:div w:id="1991904201">
      <w:bodyDiv w:val="1"/>
      <w:marLeft w:val="0"/>
      <w:marRight w:val="0"/>
      <w:marTop w:val="0"/>
      <w:marBottom w:val="0"/>
      <w:divBdr>
        <w:top w:val="none" w:sz="0" w:space="0" w:color="auto"/>
        <w:left w:val="none" w:sz="0" w:space="0" w:color="auto"/>
        <w:bottom w:val="none" w:sz="0" w:space="0" w:color="auto"/>
        <w:right w:val="none" w:sz="0" w:space="0" w:color="auto"/>
      </w:divBdr>
    </w:div>
    <w:div w:id="1991909373">
      <w:bodyDiv w:val="1"/>
      <w:marLeft w:val="0"/>
      <w:marRight w:val="0"/>
      <w:marTop w:val="0"/>
      <w:marBottom w:val="0"/>
      <w:divBdr>
        <w:top w:val="none" w:sz="0" w:space="0" w:color="auto"/>
        <w:left w:val="none" w:sz="0" w:space="0" w:color="auto"/>
        <w:bottom w:val="none" w:sz="0" w:space="0" w:color="auto"/>
        <w:right w:val="none" w:sz="0" w:space="0" w:color="auto"/>
      </w:divBdr>
    </w:div>
    <w:div w:id="1991980821">
      <w:bodyDiv w:val="1"/>
      <w:marLeft w:val="0"/>
      <w:marRight w:val="0"/>
      <w:marTop w:val="0"/>
      <w:marBottom w:val="0"/>
      <w:divBdr>
        <w:top w:val="none" w:sz="0" w:space="0" w:color="auto"/>
        <w:left w:val="none" w:sz="0" w:space="0" w:color="auto"/>
        <w:bottom w:val="none" w:sz="0" w:space="0" w:color="auto"/>
        <w:right w:val="none" w:sz="0" w:space="0" w:color="auto"/>
      </w:divBdr>
    </w:div>
    <w:div w:id="1992100176">
      <w:bodyDiv w:val="1"/>
      <w:marLeft w:val="0"/>
      <w:marRight w:val="0"/>
      <w:marTop w:val="0"/>
      <w:marBottom w:val="0"/>
      <w:divBdr>
        <w:top w:val="none" w:sz="0" w:space="0" w:color="auto"/>
        <w:left w:val="none" w:sz="0" w:space="0" w:color="auto"/>
        <w:bottom w:val="none" w:sz="0" w:space="0" w:color="auto"/>
        <w:right w:val="none" w:sz="0" w:space="0" w:color="auto"/>
      </w:divBdr>
    </w:div>
    <w:div w:id="1992631611">
      <w:bodyDiv w:val="1"/>
      <w:marLeft w:val="0"/>
      <w:marRight w:val="0"/>
      <w:marTop w:val="0"/>
      <w:marBottom w:val="0"/>
      <w:divBdr>
        <w:top w:val="none" w:sz="0" w:space="0" w:color="auto"/>
        <w:left w:val="none" w:sz="0" w:space="0" w:color="auto"/>
        <w:bottom w:val="none" w:sz="0" w:space="0" w:color="auto"/>
        <w:right w:val="none" w:sz="0" w:space="0" w:color="auto"/>
      </w:divBdr>
    </w:div>
    <w:div w:id="1992907917">
      <w:bodyDiv w:val="1"/>
      <w:marLeft w:val="0"/>
      <w:marRight w:val="0"/>
      <w:marTop w:val="0"/>
      <w:marBottom w:val="0"/>
      <w:divBdr>
        <w:top w:val="none" w:sz="0" w:space="0" w:color="auto"/>
        <w:left w:val="none" w:sz="0" w:space="0" w:color="auto"/>
        <w:bottom w:val="none" w:sz="0" w:space="0" w:color="auto"/>
        <w:right w:val="none" w:sz="0" w:space="0" w:color="auto"/>
      </w:divBdr>
    </w:div>
    <w:div w:id="1993288345">
      <w:bodyDiv w:val="1"/>
      <w:marLeft w:val="0"/>
      <w:marRight w:val="0"/>
      <w:marTop w:val="0"/>
      <w:marBottom w:val="0"/>
      <w:divBdr>
        <w:top w:val="none" w:sz="0" w:space="0" w:color="auto"/>
        <w:left w:val="none" w:sz="0" w:space="0" w:color="auto"/>
        <w:bottom w:val="none" w:sz="0" w:space="0" w:color="auto"/>
        <w:right w:val="none" w:sz="0" w:space="0" w:color="auto"/>
      </w:divBdr>
    </w:div>
    <w:div w:id="1993362397">
      <w:bodyDiv w:val="1"/>
      <w:marLeft w:val="0"/>
      <w:marRight w:val="0"/>
      <w:marTop w:val="0"/>
      <w:marBottom w:val="0"/>
      <w:divBdr>
        <w:top w:val="none" w:sz="0" w:space="0" w:color="auto"/>
        <w:left w:val="none" w:sz="0" w:space="0" w:color="auto"/>
        <w:bottom w:val="none" w:sz="0" w:space="0" w:color="auto"/>
        <w:right w:val="none" w:sz="0" w:space="0" w:color="auto"/>
      </w:divBdr>
    </w:div>
    <w:div w:id="1993369025">
      <w:bodyDiv w:val="1"/>
      <w:marLeft w:val="0"/>
      <w:marRight w:val="0"/>
      <w:marTop w:val="0"/>
      <w:marBottom w:val="0"/>
      <w:divBdr>
        <w:top w:val="none" w:sz="0" w:space="0" w:color="auto"/>
        <w:left w:val="none" w:sz="0" w:space="0" w:color="auto"/>
        <w:bottom w:val="none" w:sz="0" w:space="0" w:color="auto"/>
        <w:right w:val="none" w:sz="0" w:space="0" w:color="auto"/>
      </w:divBdr>
    </w:div>
    <w:div w:id="1993408948">
      <w:bodyDiv w:val="1"/>
      <w:marLeft w:val="0"/>
      <w:marRight w:val="0"/>
      <w:marTop w:val="0"/>
      <w:marBottom w:val="0"/>
      <w:divBdr>
        <w:top w:val="none" w:sz="0" w:space="0" w:color="auto"/>
        <w:left w:val="none" w:sz="0" w:space="0" w:color="auto"/>
        <w:bottom w:val="none" w:sz="0" w:space="0" w:color="auto"/>
        <w:right w:val="none" w:sz="0" w:space="0" w:color="auto"/>
      </w:divBdr>
    </w:div>
    <w:div w:id="1993748346">
      <w:bodyDiv w:val="1"/>
      <w:marLeft w:val="0"/>
      <w:marRight w:val="0"/>
      <w:marTop w:val="0"/>
      <w:marBottom w:val="0"/>
      <w:divBdr>
        <w:top w:val="none" w:sz="0" w:space="0" w:color="auto"/>
        <w:left w:val="none" w:sz="0" w:space="0" w:color="auto"/>
        <w:bottom w:val="none" w:sz="0" w:space="0" w:color="auto"/>
        <w:right w:val="none" w:sz="0" w:space="0" w:color="auto"/>
      </w:divBdr>
    </w:div>
    <w:div w:id="1993832245">
      <w:bodyDiv w:val="1"/>
      <w:marLeft w:val="0"/>
      <w:marRight w:val="0"/>
      <w:marTop w:val="0"/>
      <w:marBottom w:val="0"/>
      <w:divBdr>
        <w:top w:val="none" w:sz="0" w:space="0" w:color="auto"/>
        <w:left w:val="none" w:sz="0" w:space="0" w:color="auto"/>
        <w:bottom w:val="none" w:sz="0" w:space="0" w:color="auto"/>
        <w:right w:val="none" w:sz="0" w:space="0" w:color="auto"/>
      </w:divBdr>
    </w:div>
    <w:div w:id="1993947535">
      <w:bodyDiv w:val="1"/>
      <w:marLeft w:val="0"/>
      <w:marRight w:val="0"/>
      <w:marTop w:val="0"/>
      <w:marBottom w:val="0"/>
      <w:divBdr>
        <w:top w:val="none" w:sz="0" w:space="0" w:color="auto"/>
        <w:left w:val="none" w:sz="0" w:space="0" w:color="auto"/>
        <w:bottom w:val="none" w:sz="0" w:space="0" w:color="auto"/>
        <w:right w:val="none" w:sz="0" w:space="0" w:color="auto"/>
      </w:divBdr>
    </w:div>
    <w:div w:id="1994140136">
      <w:bodyDiv w:val="1"/>
      <w:marLeft w:val="0"/>
      <w:marRight w:val="0"/>
      <w:marTop w:val="0"/>
      <w:marBottom w:val="0"/>
      <w:divBdr>
        <w:top w:val="none" w:sz="0" w:space="0" w:color="auto"/>
        <w:left w:val="none" w:sz="0" w:space="0" w:color="auto"/>
        <w:bottom w:val="none" w:sz="0" w:space="0" w:color="auto"/>
        <w:right w:val="none" w:sz="0" w:space="0" w:color="auto"/>
      </w:divBdr>
    </w:div>
    <w:div w:id="1994601089">
      <w:bodyDiv w:val="1"/>
      <w:marLeft w:val="0"/>
      <w:marRight w:val="0"/>
      <w:marTop w:val="0"/>
      <w:marBottom w:val="0"/>
      <w:divBdr>
        <w:top w:val="none" w:sz="0" w:space="0" w:color="auto"/>
        <w:left w:val="none" w:sz="0" w:space="0" w:color="auto"/>
        <w:bottom w:val="none" w:sz="0" w:space="0" w:color="auto"/>
        <w:right w:val="none" w:sz="0" w:space="0" w:color="auto"/>
      </w:divBdr>
    </w:div>
    <w:div w:id="1994680763">
      <w:bodyDiv w:val="1"/>
      <w:marLeft w:val="0"/>
      <w:marRight w:val="0"/>
      <w:marTop w:val="0"/>
      <w:marBottom w:val="0"/>
      <w:divBdr>
        <w:top w:val="none" w:sz="0" w:space="0" w:color="auto"/>
        <w:left w:val="none" w:sz="0" w:space="0" w:color="auto"/>
        <w:bottom w:val="none" w:sz="0" w:space="0" w:color="auto"/>
        <w:right w:val="none" w:sz="0" w:space="0" w:color="auto"/>
      </w:divBdr>
    </w:div>
    <w:div w:id="1994871476">
      <w:bodyDiv w:val="1"/>
      <w:marLeft w:val="0"/>
      <w:marRight w:val="0"/>
      <w:marTop w:val="0"/>
      <w:marBottom w:val="0"/>
      <w:divBdr>
        <w:top w:val="none" w:sz="0" w:space="0" w:color="auto"/>
        <w:left w:val="none" w:sz="0" w:space="0" w:color="auto"/>
        <w:bottom w:val="none" w:sz="0" w:space="0" w:color="auto"/>
        <w:right w:val="none" w:sz="0" w:space="0" w:color="auto"/>
      </w:divBdr>
    </w:div>
    <w:div w:id="1994917251">
      <w:bodyDiv w:val="1"/>
      <w:marLeft w:val="0"/>
      <w:marRight w:val="0"/>
      <w:marTop w:val="0"/>
      <w:marBottom w:val="0"/>
      <w:divBdr>
        <w:top w:val="none" w:sz="0" w:space="0" w:color="auto"/>
        <w:left w:val="none" w:sz="0" w:space="0" w:color="auto"/>
        <w:bottom w:val="none" w:sz="0" w:space="0" w:color="auto"/>
        <w:right w:val="none" w:sz="0" w:space="0" w:color="auto"/>
      </w:divBdr>
    </w:div>
    <w:div w:id="1994942048">
      <w:bodyDiv w:val="1"/>
      <w:marLeft w:val="0"/>
      <w:marRight w:val="0"/>
      <w:marTop w:val="0"/>
      <w:marBottom w:val="0"/>
      <w:divBdr>
        <w:top w:val="none" w:sz="0" w:space="0" w:color="auto"/>
        <w:left w:val="none" w:sz="0" w:space="0" w:color="auto"/>
        <w:bottom w:val="none" w:sz="0" w:space="0" w:color="auto"/>
        <w:right w:val="none" w:sz="0" w:space="0" w:color="auto"/>
      </w:divBdr>
    </w:div>
    <w:div w:id="1994946106">
      <w:bodyDiv w:val="1"/>
      <w:marLeft w:val="0"/>
      <w:marRight w:val="0"/>
      <w:marTop w:val="0"/>
      <w:marBottom w:val="0"/>
      <w:divBdr>
        <w:top w:val="none" w:sz="0" w:space="0" w:color="auto"/>
        <w:left w:val="none" w:sz="0" w:space="0" w:color="auto"/>
        <w:bottom w:val="none" w:sz="0" w:space="0" w:color="auto"/>
        <w:right w:val="none" w:sz="0" w:space="0" w:color="auto"/>
      </w:divBdr>
    </w:div>
    <w:div w:id="1995066314">
      <w:bodyDiv w:val="1"/>
      <w:marLeft w:val="0"/>
      <w:marRight w:val="0"/>
      <w:marTop w:val="0"/>
      <w:marBottom w:val="0"/>
      <w:divBdr>
        <w:top w:val="none" w:sz="0" w:space="0" w:color="auto"/>
        <w:left w:val="none" w:sz="0" w:space="0" w:color="auto"/>
        <w:bottom w:val="none" w:sz="0" w:space="0" w:color="auto"/>
        <w:right w:val="none" w:sz="0" w:space="0" w:color="auto"/>
      </w:divBdr>
    </w:div>
    <w:div w:id="1995377775">
      <w:bodyDiv w:val="1"/>
      <w:marLeft w:val="0"/>
      <w:marRight w:val="0"/>
      <w:marTop w:val="0"/>
      <w:marBottom w:val="0"/>
      <w:divBdr>
        <w:top w:val="none" w:sz="0" w:space="0" w:color="auto"/>
        <w:left w:val="none" w:sz="0" w:space="0" w:color="auto"/>
        <w:bottom w:val="none" w:sz="0" w:space="0" w:color="auto"/>
        <w:right w:val="none" w:sz="0" w:space="0" w:color="auto"/>
      </w:divBdr>
    </w:div>
    <w:div w:id="1995404437">
      <w:bodyDiv w:val="1"/>
      <w:marLeft w:val="0"/>
      <w:marRight w:val="0"/>
      <w:marTop w:val="0"/>
      <w:marBottom w:val="0"/>
      <w:divBdr>
        <w:top w:val="none" w:sz="0" w:space="0" w:color="auto"/>
        <w:left w:val="none" w:sz="0" w:space="0" w:color="auto"/>
        <w:bottom w:val="none" w:sz="0" w:space="0" w:color="auto"/>
        <w:right w:val="none" w:sz="0" w:space="0" w:color="auto"/>
      </w:divBdr>
    </w:div>
    <w:div w:id="1995523589">
      <w:bodyDiv w:val="1"/>
      <w:marLeft w:val="0"/>
      <w:marRight w:val="0"/>
      <w:marTop w:val="0"/>
      <w:marBottom w:val="0"/>
      <w:divBdr>
        <w:top w:val="none" w:sz="0" w:space="0" w:color="auto"/>
        <w:left w:val="none" w:sz="0" w:space="0" w:color="auto"/>
        <w:bottom w:val="none" w:sz="0" w:space="0" w:color="auto"/>
        <w:right w:val="none" w:sz="0" w:space="0" w:color="auto"/>
      </w:divBdr>
    </w:div>
    <w:div w:id="1995639413">
      <w:bodyDiv w:val="1"/>
      <w:marLeft w:val="0"/>
      <w:marRight w:val="0"/>
      <w:marTop w:val="0"/>
      <w:marBottom w:val="0"/>
      <w:divBdr>
        <w:top w:val="none" w:sz="0" w:space="0" w:color="auto"/>
        <w:left w:val="none" w:sz="0" w:space="0" w:color="auto"/>
        <w:bottom w:val="none" w:sz="0" w:space="0" w:color="auto"/>
        <w:right w:val="none" w:sz="0" w:space="0" w:color="auto"/>
      </w:divBdr>
    </w:div>
    <w:div w:id="1995640389">
      <w:bodyDiv w:val="1"/>
      <w:marLeft w:val="0"/>
      <w:marRight w:val="0"/>
      <w:marTop w:val="0"/>
      <w:marBottom w:val="0"/>
      <w:divBdr>
        <w:top w:val="none" w:sz="0" w:space="0" w:color="auto"/>
        <w:left w:val="none" w:sz="0" w:space="0" w:color="auto"/>
        <w:bottom w:val="none" w:sz="0" w:space="0" w:color="auto"/>
        <w:right w:val="none" w:sz="0" w:space="0" w:color="auto"/>
      </w:divBdr>
    </w:div>
    <w:div w:id="1995715110">
      <w:bodyDiv w:val="1"/>
      <w:marLeft w:val="0"/>
      <w:marRight w:val="0"/>
      <w:marTop w:val="0"/>
      <w:marBottom w:val="0"/>
      <w:divBdr>
        <w:top w:val="none" w:sz="0" w:space="0" w:color="auto"/>
        <w:left w:val="none" w:sz="0" w:space="0" w:color="auto"/>
        <w:bottom w:val="none" w:sz="0" w:space="0" w:color="auto"/>
        <w:right w:val="none" w:sz="0" w:space="0" w:color="auto"/>
      </w:divBdr>
    </w:div>
    <w:div w:id="1995987918">
      <w:bodyDiv w:val="1"/>
      <w:marLeft w:val="0"/>
      <w:marRight w:val="0"/>
      <w:marTop w:val="0"/>
      <w:marBottom w:val="0"/>
      <w:divBdr>
        <w:top w:val="none" w:sz="0" w:space="0" w:color="auto"/>
        <w:left w:val="none" w:sz="0" w:space="0" w:color="auto"/>
        <w:bottom w:val="none" w:sz="0" w:space="0" w:color="auto"/>
        <w:right w:val="none" w:sz="0" w:space="0" w:color="auto"/>
      </w:divBdr>
    </w:div>
    <w:div w:id="1996176181">
      <w:bodyDiv w:val="1"/>
      <w:marLeft w:val="0"/>
      <w:marRight w:val="0"/>
      <w:marTop w:val="0"/>
      <w:marBottom w:val="0"/>
      <w:divBdr>
        <w:top w:val="none" w:sz="0" w:space="0" w:color="auto"/>
        <w:left w:val="none" w:sz="0" w:space="0" w:color="auto"/>
        <w:bottom w:val="none" w:sz="0" w:space="0" w:color="auto"/>
        <w:right w:val="none" w:sz="0" w:space="0" w:color="auto"/>
      </w:divBdr>
    </w:div>
    <w:div w:id="1996257658">
      <w:bodyDiv w:val="1"/>
      <w:marLeft w:val="0"/>
      <w:marRight w:val="0"/>
      <w:marTop w:val="0"/>
      <w:marBottom w:val="0"/>
      <w:divBdr>
        <w:top w:val="none" w:sz="0" w:space="0" w:color="auto"/>
        <w:left w:val="none" w:sz="0" w:space="0" w:color="auto"/>
        <w:bottom w:val="none" w:sz="0" w:space="0" w:color="auto"/>
        <w:right w:val="none" w:sz="0" w:space="0" w:color="auto"/>
      </w:divBdr>
    </w:div>
    <w:div w:id="1996258439">
      <w:bodyDiv w:val="1"/>
      <w:marLeft w:val="0"/>
      <w:marRight w:val="0"/>
      <w:marTop w:val="0"/>
      <w:marBottom w:val="0"/>
      <w:divBdr>
        <w:top w:val="none" w:sz="0" w:space="0" w:color="auto"/>
        <w:left w:val="none" w:sz="0" w:space="0" w:color="auto"/>
        <w:bottom w:val="none" w:sz="0" w:space="0" w:color="auto"/>
        <w:right w:val="none" w:sz="0" w:space="0" w:color="auto"/>
      </w:divBdr>
    </w:div>
    <w:div w:id="1996299226">
      <w:bodyDiv w:val="1"/>
      <w:marLeft w:val="0"/>
      <w:marRight w:val="0"/>
      <w:marTop w:val="0"/>
      <w:marBottom w:val="0"/>
      <w:divBdr>
        <w:top w:val="none" w:sz="0" w:space="0" w:color="auto"/>
        <w:left w:val="none" w:sz="0" w:space="0" w:color="auto"/>
        <w:bottom w:val="none" w:sz="0" w:space="0" w:color="auto"/>
        <w:right w:val="none" w:sz="0" w:space="0" w:color="auto"/>
      </w:divBdr>
    </w:div>
    <w:div w:id="1996638934">
      <w:bodyDiv w:val="1"/>
      <w:marLeft w:val="0"/>
      <w:marRight w:val="0"/>
      <w:marTop w:val="0"/>
      <w:marBottom w:val="0"/>
      <w:divBdr>
        <w:top w:val="none" w:sz="0" w:space="0" w:color="auto"/>
        <w:left w:val="none" w:sz="0" w:space="0" w:color="auto"/>
        <w:bottom w:val="none" w:sz="0" w:space="0" w:color="auto"/>
        <w:right w:val="none" w:sz="0" w:space="0" w:color="auto"/>
      </w:divBdr>
    </w:div>
    <w:div w:id="1996643358">
      <w:bodyDiv w:val="1"/>
      <w:marLeft w:val="0"/>
      <w:marRight w:val="0"/>
      <w:marTop w:val="0"/>
      <w:marBottom w:val="0"/>
      <w:divBdr>
        <w:top w:val="none" w:sz="0" w:space="0" w:color="auto"/>
        <w:left w:val="none" w:sz="0" w:space="0" w:color="auto"/>
        <w:bottom w:val="none" w:sz="0" w:space="0" w:color="auto"/>
        <w:right w:val="none" w:sz="0" w:space="0" w:color="auto"/>
      </w:divBdr>
    </w:div>
    <w:div w:id="1996688307">
      <w:bodyDiv w:val="1"/>
      <w:marLeft w:val="0"/>
      <w:marRight w:val="0"/>
      <w:marTop w:val="0"/>
      <w:marBottom w:val="0"/>
      <w:divBdr>
        <w:top w:val="none" w:sz="0" w:space="0" w:color="auto"/>
        <w:left w:val="none" w:sz="0" w:space="0" w:color="auto"/>
        <w:bottom w:val="none" w:sz="0" w:space="0" w:color="auto"/>
        <w:right w:val="none" w:sz="0" w:space="0" w:color="auto"/>
      </w:divBdr>
    </w:div>
    <w:div w:id="1997107650">
      <w:bodyDiv w:val="1"/>
      <w:marLeft w:val="0"/>
      <w:marRight w:val="0"/>
      <w:marTop w:val="0"/>
      <w:marBottom w:val="0"/>
      <w:divBdr>
        <w:top w:val="none" w:sz="0" w:space="0" w:color="auto"/>
        <w:left w:val="none" w:sz="0" w:space="0" w:color="auto"/>
        <w:bottom w:val="none" w:sz="0" w:space="0" w:color="auto"/>
        <w:right w:val="none" w:sz="0" w:space="0" w:color="auto"/>
      </w:divBdr>
    </w:div>
    <w:div w:id="1997486579">
      <w:bodyDiv w:val="1"/>
      <w:marLeft w:val="0"/>
      <w:marRight w:val="0"/>
      <w:marTop w:val="0"/>
      <w:marBottom w:val="0"/>
      <w:divBdr>
        <w:top w:val="none" w:sz="0" w:space="0" w:color="auto"/>
        <w:left w:val="none" w:sz="0" w:space="0" w:color="auto"/>
        <w:bottom w:val="none" w:sz="0" w:space="0" w:color="auto"/>
        <w:right w:val="none" w:sz="0" w:space="0" w:color="auto"/>
      </w:divBdr>
    </w:div>
    <w:div w:id="1997565391">
      <w:bodyDiv w:val="1"/>
      <w:marLeft w:val="0"/>
      <w:marRight w:val="0"/>
      <w:marTop w:val="0"/>
      <w:marBottom w:val="0"/>
      <w:divBdr>
        <w:top w:val="none" w:sz="0" w:space="0" w:color="auto"/>
        <w:left w:val="none" w:sz="0" w:space="0" w:color="auto"/>
        <w:bottom w:val="none" w:sz="0" w:space="0" w:color="auto"/>
        <w:right w:val="none" w:sz="0" w:space="0" w:color="auto"/>
      </w:divBdr>
    </w:div>
    <w:div w:id="1997604649">
      <w:bodyDiv w:val="1"/>
      <w:marLeft w:val="0"/>
      <w:marRight w:val="0"/>
      <w:marTop w:val="0"/>
      <w:marBottom w:val="0"/>
      <w:divBdr>
        <w:top w:val="none" w:sz="0" w:space="0" w:color="auto"/>
        <w:left w:val="none" w:sz="0" w:space="0" w:color="auto"/>
        <w:bottom w:val="none" w:sz="0" w:space="0" w:color="auto"/>
        <w:right w:val="none" w:sz="0" w:space="0" w:color="auto"/>
      </w:divBdr>
    </w:div>
    <w:div w:id="1997680454">
      <w:bodyDiv w:val="1"/>
      <w:marLeft w:val="0"/>
      <w:marRight w:val="0"/>
      <w:marTop w:val="0"/>
      <w:marBottom w:val="0"/>
      <w:divBdr>
        <w:top w:val="none" w:sz="0" w:space="0" w:color="auto"/>
        <w:left w:val="none" w:sz="0" w:space="0" w:color="auto"/>
        <w:bottom w:val="none" w:sz="0" w:space="0" w:color="auto"/>
        <w:right w:val="none" w:sz="0" w:space="0" w:color="auto"/>
      </w:divBdr>
    </w:div>
    <w:div w:id="1997957096">
      <w:bodyDiv w:val="1"/>
      <w:marLeft w:val="0"/>
      <w:marRight w:val="0"/>
      <w:marTop w:val="0"/>
      <w:marBottom w:val="0"/>
      <w:divBdr>
        <w:top w:val="none" w:sz="0" w:space="0" w:color="auto"/>
        <w:left w:val="none" w:sz="0" w:space="0" w:color="auto"/>
        <w:bottom w:val="none" w:sz="0" w:space="0" w:color="auto"/>
        <w:right w:val="none" w:sz="0" w:space="0" w:color="auto"/>
      </w:divBdr>
    </w:div>
    <w:div w:id="1998066594">
      <w:bodyDiv w:val="1"/>
      <w:marLeft w:val="0"/>
      <w:marRight w:val="0"/>
      <w:marTop w:val="0"/>
      <w:marBottom w:val="0"/>
      <w:divBdr>
        <w:top w:val="none" w:sz="0" w:space="0" w:color="auto"/>
        <w:left w:val="none" w:sz="0" w:space="0" w:color="auto"/>
        <w:bottom w:val="none" w:sz="0" w:space="0" w:color="auto"/>
        <w:right w:val="none" w:sz="0" w:space="0" w:color="auto"/>
      </w:divBdr>
    </w:div>
    <w:div w:id="1998193993">
      <w:bodyDiv w:val="1"/>
      <w:marLeft w:val="0"/>
      <w:marRight w:val="0"/>
      <w:marTop w:val="0"/>
      <w:marBottom w:val="0"/>
      <w:divBdr>
        <w:top w:val="none" w:sz="0" w:space="0" w:color="auto"/>
        <w:left w:val="none" w:sz="0" w:space="0" w:color="auto"/>
        <w:bottom w:val="none" w:sz="0" w:space="0" w:color="auto"/>
        <w:right w:val="none" w:sz="0" w:space="0" w:color="auto"/>
      </w:divBdr>
    </w:div>
    <w:div w:id="1998217101">
      <w:bodyDiv w:val="1"/>
      <w:marLeft w:val="0"/>
      <w:marRight w:val="0"/>
      <w:marTop w:val="0"/>
      <w:marBottom w:val="0"/>
      <w:divBdr>
        <w:top w:val="none" w:sz="0" w:space="0" w:color="auto"/>
        <w:left w:val="none" w:sz="0" w:space="0" w:color="auto"/>
        <w:bottom w:val="none" w:sz="0" w:space="0" w:color="auto"/>
        <w:right w:val="none" w:sz="0" w:space="0" w:color="auto"/>
      </w:divBdr>
    </w:div>
    <w:div w:id="1998341586">
      <w:bodyDiv w:val="1"/>
      <w:marLeft w:val="0"/>
      <w:marRight w:val="0"/>
      <w:marTop w:val="0"/>
      <w:marBottom w:val="0"/>
      <w:divBdr>
        <w:top w:val="none" w:sz="0" w:space="0" w:color="auto"/>
        <w:left w:val="none" w:sz="0" w:space="0" w:color="auto"/>
        <w:bottom w:val="none" w:sz="0" w:space="0" w:color="auto"/>
        <w:right w:val="none" w:sz="0" w:space="0" w:color="auto"/>
      </w:divBdr>
    </w:div>
    <w:div w:id="1998343233">
      <w:bodyDiv w:val="1"/>
      <w:marLeft w:val="0"/>
      <w:marRight w:val="0"/>
      <w:marTop w:val="0"/>
      <w:marBottom w:val="0"/>
      <w:divBdr>
        <w:top w:val="none" w:sz="0" w:space="0" w:color="auto"/>
        <w:left w:val="none" w:sz="0" w:space="0" w:color="auto"/>
        <w:bottom w:val="none" w:sz="0" w:space="0" w:color="auto"/>
        <w:right w:val="none" w:sz="0" w:space="0" w:color="auto"/>
      </w:divBdr>
    </w:div>
    <w:div w:id="1998604599">
      <w:bodyDiv w:val="1"/>
      <w:marLeft w:val="0"/>
      <w:marRight w:val="0"/>
      <w:marTop w:val="0"/>
      <w:marBottom w:val="0"/>
      <w:divBdr>
        <w:top w:val="none" w:sz="0" w:space="0" w:color="auto"/>
        <w:left w:val="none" w:sz="0" w:space="0" w:color="auto"/>
        <w:bottom w:val="none" w:sz="0" w:space="0" w:color="auto"/>
        <w:right w:val="none" w:sz="0" w:space="0" w:color="auto"/>
      </w:divBdr>
    </w:div>
    <w:div w:id="1998607654">
      <w:bodyDiv w:val="1"/>
      <w:marLeft w:val="0"/>
      <w:marRight w:val="0"/>
      <w:marTop w:val="0"/>
      <w:marBottom w:val="0"/>
      <w:divBdr>
        <w:top w:val="none" w:sz="0" w:space="0" w:color="auto"/>
        <w:left w:val="none" w:sz="0" w:space="0" w:color="auto"/>
        <w:bottom w:val="none" w:sz="0" w:space="0" w:color="auto"/>
        <w:right w:val="none" w:sz="0" w:space="0" w:color="auto"/>
      </w:divBdr>
    </w:div>
    <w:div w:id="1999112127">
      <w:bodyDiv w:val="1"/>
      <w:marLeft w:val="0"/>
      <w:marRight w:val="0"/>
      <w:marTop w:val="0"/>
      <w:marBottom w:val="0"/>
      <w:divBdr>
        <w:top w:val="none" w:sz="0" w:space="0" w:color="auto"/>
        <w:left w:val="none" w:sz="0" w:space="0" w:color="auto"/>
        <w:bottom w:val="none" w:sz="0" w:space="0" w:color="auto"/>
        <w:right w:val="none" w:sz="0" w:space="0" w:color="auto"/>
      </w:divBdr>
    </w:div>
    <w:div w:id="1999652980">
      <w:bodyDiv w:val="1"/>
      <w:marLeft w:val="0"/>
      <w:marRight w:val="0"/>
      <w:marTop w:val="0"/>
      <w:marBottom w:val="0"/>
      <w:divBdr>
        <w:top w:val="none" w:sz="0" w:space="0" w:color="auto"/>
        <w:left w:val="none" w:sz="0" w:space="0" w:color="auto"/>
        <w:bottom w:val="none" w:sz="0" w:space="0" w:color="auto"/>
        <w:right w:val="none" w:sz="0" w:space="0" w:color="auto"/>
      </w:divBdr>
    </w:div>
    <w:div w:id="1999921642">
      <w:bodyDiv w:val="1"/>
      <w:marLeft w:val="0"/>
      <w:marRight w:val="0"/>
      <w:marTop w:val="0"/>
      <w:marBottom w:val="0"/>
      <w:divBdr>
        <w:top w:val="none" w:sz="0" w:space="0" w:color="auto"/>
        <w:left w:val="none" w:sz="0" w:space="0" w:color="auto"/>
        <w:bottom w:val="none" w:sz="0" w:space="0" w:color="auto"/>
        <w:right w:val="none" w:sz="0" w:space="0" w:color="auto"/>
      </w:divBdr>
    </w:div>
    <w:div w:id="1999923368">
      <w:bodyDiv w:val="1"/>
      <w:marLeft w:val="0"/>
      <w:marRight w:val="0"/>
      <w:marTop w:val="0"/>
      <w:marBottom w:val="0"/>
      <w:divBdr>
        <w:top w:val="none" w:sz="0" w:space="0" w:color="auto"/>
        <w:left w:val="none" w:sz="0" w:space="0" w:color="auto"/>
        <w:bottom w:val="none" w:sz="0" w:space="0" w:color="auto"/>
        <w:right w:val="none" w:sz="0" w:space="0" w:color="auto"/>
      </w:divBdr>
    </w:div>
    <w:div w:id="2000376596">
      <w:bodyDiv w:val="1"/>
      <w:marLeft w:val="0"/>
      <w:marRight w:val="0"/>
      <w:marTop w:val="0"/>
      <w:marBottom w:val="0"/>
      <w:divBdr>
        <w:top w:val="none" w:sz="0" w:space="0" w:color="auto"/>
        <w:left w:val="none" w:sz="0" w:space="0" w:color="auto"/>
        <w:bottom w:val="none" w:sz="0" w:space="0" w:color="auto"/>
        <w:right w:val="none" w:sz="0" w:space="0" w:color="auto"/>
      </w:divBdr>
    </w:div>
    <w:div w:id="2001273654">
      <w:bodyDiv w:val="1"/>
      <w:marLeft w:val="0"/>
      <w:marRight w:val="0"/>
      <w:marTop w:val="0"/>
      <w:marBottom w:val="0"/>
      <w:divBdr>
        <w:top w:val="none" w:sz="0" w:space="0" w:color="auto"/>
        <w:left w:val="none" w:sz="0" w:space="0" w:color="auto"/>
        <w:bottom w:val="none" w:sz="0" w:space="0" w:color="auto"/>
        <w:right w:val="none" w:sz="0" w:space="0" w:color="auto"/>
      </w:divBdr>
    </w:div>
    <w:div w:id="2001543822">
      <w:bodyDiv w:val="1"/>
      <w:marLeft w:val="0"/>
      <w:marRight w:val="0"/>
      <w:marTop w:val="0"/>
      <w:marBottom w:val="0"/>
      <w:divBdr>
        <w:top w:val="none" w:sz="0" w:space="0" w:color="auto"/>
        <w:left w:val="none" w:sz="0" w:space="0" w:color="auto"/>
        <w:bottom w:val="none" w:sz="0" w:space="0" w:color="auto"/>
        <w:right w:val="none" w:sz="0" w:space="0" w:color="auto"/>
      </w:divBdr>
    </w:div>
    <w:div w:id="2001616914">
      <w:bodyDiv w:val="1"/>
      <w:marLeft w:val="0"/>
      <w:marRight w:val="0"/>
      <w:marTop w:val="0"/>
      <w:marBottom w:val="0"/>
      <w:divBdr>
        <w:top w:val="none" w:sz="0" w:space="0" w:color="auto"/>
        <w:left w:val="none" w:sz="0" w:space="0" w:color="auto"/>
        <w:bottom w:val="none" w:sz="0" w:space="0" w:color="auto"/>
        <w:right w:val="none" w:sz="0" w:space="0" w:color="auto"/>
      </w:divBdr>
    </w:div>
    <w:div w:id="2001809407">
      <w:bodyDiv w:val="1"/>
      <w:marLeft w:val="0"/>
      <w:marRight w:val="0"/>
      <w:marTop w:val="0"/>
      <w:marBottom w:val="0"/>
      <w:divBdr>
        <w:top w:val="none" w:sz="0" w:space="0" w:color="auto"/>
        <w:left w:val="none" w:sz="0" w:space="0" w:color="auto"/>
        <w:bottom w:val="none" w:sz="0" w:space="0" w:color="auto"/>
        <w:right w:val="none" w:sz="0" w:space="0" w:color="auto"/>
      </w:divBdr>
    </w:div>
    <w:div w:id="2001958494">
      <w:bodyDiv w:val="1"/>
      <w:marLeft w:val="0"/>
      <w:marRight w:val="0"/>
      <w:marTop w:val="0"/>
      <w:marBottom w:val="0"/>
      <w:divBdr>
        <w:top w:val="none" w:sz="0" w:space="0" w:color="auto"/>
        <w:left w:val="none" w:sz="0" w:space="0" w:color="auto"/>
        <w:bottom w:val="none" w:sz="0" w:space="0" w:color="auto"/>
        <w:right w:val="none" w:sz="0" w:space="0" w:color="auto"/>
      </w:divBdr>
    </w:div>
    <w:div w:id="2001999848">
      <w:bodyDiv w:val="1"/>
      <w:marLeft w:val="0"/>
      <w:marRight w:val="0"/>
      <w:marTop w:val="0"/>
      <w:marBottom w:val="0"/>
      <w:divBdr>
        <w:top w:val="none" w:sz="0" w:space="0" w:color="auto"/>
        <w:left w:val="none" w:sz="0" w:space="0" w:color="auto"/>
        <w:bottom w:val="none" w:sz="0" w:space="0" w:color="auto"/>
        <w:right w:val="none" w:sz="0" w:space="0" w:color="auto"/>
      </w:divBdr>
    </w:div>
    <w:div w:id="2002192757">
      <w:bodyDiv w:val="1"/>
      <w:marLeft w:val="0"/>
      <w:marRight w:val="0"/>
      <w:marTop w:val="0"/>
      <w:marBottom w:val="0"/>
      <w:divBdr>
        <w:top w:val="none" w:sz="0" w:space="0" w:color="auto"/>
        <w:left w:val="none" w:sz="0" w:space="0" w:color="auto"/>
        <w:bottom w:val="none" w:sz="0" w:space="0" w:color="auto"/>
        <w:right w:val="none" w:sz="0" w:space="0" w:color="auto"/>
      </w:divBdr>
    </w:div>
    <w:div w:id="2002656613">
      <w:bodyDiv w:val="1"/>
      <w:marLeft w:val="0"/>
      <w:marRight w:val="0"/>
      <w:marTop w:val="0"/>
      <w:marBottom w:val="0"/>
      <w:divBdr>
        <w:top w:val="none" w:sz="0" w:space="0" w:color="auto"/>
        <w:left w:val="none" w:sz="0" w:space="0" w:color="auto"/>
        <w:bottom w:val="none" w:sz="0" w:space="0" w:color="auto"/>
        <w:right w:val="none" w:sz="0" w:space="0" w:color="auto"/>
      </w:divBdr>
    </w:div>
    <w:div w:id="2003124454">
      <w:bodyDiv w:val="1"/>
      <w:marLeft w:val="0"/>
      <w:marRight w:val="0"/>
      <w:marTop w:val="0"/>
      <w:marBottom w:val="0"/>
      <w:divBdr>
        <w:top w:val="none" w:sz="0" w:space="0" w:color="auto"/>
        <w:left w:val="none" w:sz="0" w:space="0" w:color="auto"/>
        <w:bottom w:val="none" w:sz="0" w:space="0" w:color="auto"/>
        <w:right w:val="none" w:sz="0" w:space="0" w:color="auto"/>
      </w:divBdr>
    </w:div>
    <w:div w:id="2003385756">
      <w:bodyDiv w:val="1"/>
      <w:marLeft w:val="0"/>
      <w:marRight w:val="0"/>
      <w:marTop w:val="0"/>
      <w:marBottom w:val="0"/>
      <w:divBdr>
        <w:top w:val="none" w:sz="0" w:space="0" w:color="auto"/>
        <w:left w:val="none" w:sz="0" w:space="0" w:color="auto"/>
        <w:bottom w:val="none" w:sz="0" w:space="0" w:color="auto"/>
        <w:right w:val="none" w:sz="0" w:space="0" w:color="auto"/>
      </w:divBdr>
    </w:div>
    <w:div w:id="2003391939">
      <w:bodyDiv w:val="1"/>
      <w:marLeft w:val="0"/>
      <w:marRight w:val="0"/>
      <w:marTop w:val="0"/>
      <w:marBottom w:val="0"/>
      <w:divBdr>
        <w:top w:val="none" w:sz="0" w:space="0" w:color="auto"/>
        <w:left w:val="none" w:sz="0" w:space="0" w:color="auto"/>
        <w:bottom w:val="none" w:sz="0" w:space="0" w:color="auto"/>
        <w:right w:val="none" w:sz="0" w:space="0" w:color="auto"/>
      </w:divBdr>
    </w:div>
    <w:div w:id="2003391978">
      <w:bodyDiv w:val="1"/>
      <w:marLeft w:val="0"/>
      <w:marRight w:val="0"/>
      <w:marTop w:val="0"/>
      <w:marBottom w:val="0"/>
      <w:divBdr>
        <w:top w:val="none" w:sz="0" w:space="0" w:color="auto"/>
        <w:left w:val="none" w:sz="0" w:space="0" w:color="auto"/>
        <w:bottom w:val="none" w:sz="0" w:space="0" w:color="auto"/>
        <w:right w:val="none" w:sz="0" w:space="0" w:color="auto"/>
      </w:divBdr>
    </w:div>
    <w:div w:id="2003850171">
      <w:bodyDiv w:val="1"/>
      <w:marLeft w:val="0"/>
      <w:marRight w:val="0"/>
      <w:marTop w:val="0"/>
      <w:marBottom w:val="0"/>
      <w:divBdr>
        <w:top w:val="none" w:sz="0" w:space="0" w:color="auto"/>
        <w:left w:val="none" w:sz="0" w:space="0" w:color="auto"/>
        <w:bottom w:val="none" w:sz="0" w:space="0" w:color="auto"/>
        <w:right w:val="none" w:sz="0" w:space="0" w:color="auto"/>
      </w:divBdr>
    </w:div>
    <w:div w:id="2003853462">
      <w:bodyDiv w:val="1"/>
      <w:marLeft w:val="0"/>
      <w:marRight w:val="0"/>
      <w:marTop w:val="0"/>
      <w:marBottom w:val="0"/>
      <w:divBdr>
        <w:top w:val="none" w:sz="0" w:space="0" w:color="auto"/>
        <w:left w:val="none" w:sz="0" w:space="0" w:color="auto"/>
        <w:bottom w:val="none" w:sz="0" w:space="0" w:color="auto"/>
        <w:right w:val="none" w:sz="0" w:space="0" w:color="auto"/>
      </w:divBdr>
    </w:div>
    <w:div w:id="2003925053">
      <w:bodyDiv w:val="1"/>
      <w:marLeft w:val="0"/>
      <w:marRight w:val="0"/>
      <w:marTop w:val="0"/>
      <w:marBottom w:val="0"/>
      <w:divBdr>
        <w:top w:val="none" w:sz="0" w:space="0" w:color="auto"/>
        <w:left w:val="none" w:sz="0" w:space="0" w:color="auto"/>
        <w:bottom w:val="none" w:sz="0" w:space="0" w:color="auto"/>
        <w:right w:val="none" w:sz="0" w:space="0" w:color="auto"/>
      </w:divBdr>
    </w:div>
    <w:div w:id="2004576588">
      <w:bodyDiv w:val="1"/>
      <w:marLeft w:val="0"/>
      <w:marRight w:val="0"/>
      <w:marTop w:val="0"/>
      <w:marBottom w:val="0"/>
      <w:divBdr>
        <w:top w:val="none" w:sz="0" w:space="0" w:color="auto"/>
        <w:left w:val="none" w:sz="0" w:space="0" w:color="auto"/>
        <w:bottom w:val="none" w:sz="0" w:space="0" w:color="auto"/>
        <w:right w:val="none" w:sz="0" w:space="0" w:color="auto"/>
      </w:divBdr>
    </w:div>
    <w:div w:id="2005276901">
      <w:bodyDiv w:val="1"/>
      <w:marLeft w:val="0"/>
      <w:marRight w:val="0"/>
      <w:marTop w:val="0"/>
      <w:marBottom w:val="0"/>
      <w:divBdr>
        <w:top w:val="none" w:sz="0" w:space="0" w:color="auto"/>
        <w:left w:val="none" w:sz="0" w:space="0" w:color="auto"/>
        <w:bottom w:val="none" w:sz="0" w:space="0" w:color="auto"/>
        <w:right w:val="none" w:sz="0" w:space="0" w:color="auto"/>
      </w:divBdr>
    </w:div>
    <w:div w:id="2005279574">
      <w:bodyDiv w:val="1"/>
      <w:marLeft w:val="0"/>
      <w:marRight w:val="0"/>
      <w:marTop w:val="0"/>
      <w:marBottom w:val="0"/>
      <w:divBdr>
        <w:top w:val="none" w:sz="0" w:space="0" w:color="auto"/>
        <w:left w:val="none" w:sz="0" w:space="0" w:color="auto"/>
        <w:bottom w:val="none" w:sz="0" w:space="0" w:color="auto"/>
        <w:right w:val="none" w:sz="0" w:space="0" w:color="auto"/>
      </w:divBdr>
    </w:div>
    <w:div w:id="2005546608">
      <w:bodyDiv w:val="1"/>
      <w:marLeft w:val="0"/>
      <w:marRight w:val="0"/>
      <w:marTop w:val="0"/>
      <w:marBottom w:val="0"/>
      <w:divBdr>
        <w:top w:val="none" w:sz="0" w:space="0" w:color="auto"/>
        <w:left w:val="none" w:sz="0" w:space="0" w:color="auto"/>
        <w:bottom w:val="none" w:sz="0" w:space="0" w:color="auto"/>
        <w:right w:val="none" w:sz="0" w:space="0" w:color="auto"/>
      </w:divBdr>
    </w:div>
    <w:div w:id="2005622147">
      <w:bodyDiv w:val="1"/>
      <w:marLeft w:val="0"/>
      <w:marRight w:val="0"/>
      <w:marTop w:val="0"/>
      <w:marBottom w:val="0"/>
      <w:divBdr>
        <w:top w:val="none" w:sz="0" w:space="0" w:color="auto"/>
        <w:left w:val="none" w:sz="0" w:space="0" w:color="auto"/>
        <w:bottom w:val="none" w:sz="0" w:space="0" w:color="auto"/>
        <w:right w:val="none" w:sz="0" w:space="0" w:color="auto"/>
      </w:divBdr>
    </w:div>
    <w:div w:id="2005624582">
      <w:bodyDiv w:val="1"/>
      <w:marLeft w:val="0"/>
      <w:marRight w:val="0"/>
      <w:marTop w:val="0"/>
      <w:marBottom w:val="0"/>
      <w:divBdr>
        <w:top w:val="none" w:sz="0" w:space="0" w:color="auto"/>
        <w:left w:val="none" w:sz="0" w:space="0" w:color="auto"/>
        <w:bottom w:val="none" w:sz="0" w:space="0" w:color="auto"/>
        <w:right w:val="none" w:sz="0" w:space="0" w:color="auto"/>
      </w:divBdr>
    </w:div>
    <w:div w:id="2005740700">
      <w:bodyDiv w:val="1"/>
      <w:marLeft w:val="0"/>
      <w:marRight w:val="0"/>
      <w:marTop w:val="0"/>
      <w:marBottom w:val="0"/>
      <w:divBdr>
        <w:top w:val="none" w:sz="0" w:space="0" w:color="auto"/>
        <w:left w:val="none" w:sz="0" w:space="0" w:color="auto"/>
        <w:bottom w:val="none" w:sz="0" w:space="0" w:color="auto"/>
        <w:right w:val="none" w:sz="0" w:space="0" w:color="auto"/>
      </w:divBdr>
    </w:div>
    <w:div w:id="2005888719">
      <w:bodyDiv w:val="1"/>
      <w:marLeft w:val="0"/>
      <w:marRight w:val="0"/>
      <w:marTop w:val="0"/>
      <w:marBottom w:val="0"/>
      <w:divBdr>
        <w:top w:val="none" w:sz="0" w:space="0" w:color="auto"/>
        <w:left w:val="none" w:sz="0" w:space="0" w:color="auto"/>
        <w:bottom w:val="none" w:sz="0" w:space="0" w:color="auto"/>
        <w:right w:val="none" w:sz="0" w:space="0" w:color="auto"/>
      </w:divBdr>
    </w:div>
    <w:div w:id="2006128670">
      <w:bodyDiv w:val="1"/>
      <w:marLeft w:val="0"/>
      <w:marRight w:val="0"/>
      <w:marTop w:val="0"/>
      <w:marBottom w:val="0"/>
      <w:divBdr>
        <w:top w:val="none" w:sz="0" w:space="0" w:color="auto"/>
        <w:left w:val="none" w:sz="0" w:space="0" w:color="auto"/>
        <w:bottom w:val="none" w:sz="0" w:space="0" w:color="auto"/>
        <w:right w:val="none" w:sz="0" w:space="0" w:color="auto"/>
      </w:divBdr>
    </w:div>
    <w:div w:id="2006779696">
      <w:bodyDiv w:val="1"/>
      <w:marLeft w:val="0"/>
      <w:marRight w:val="0"/>
      <w:marTop w:val="0"/>
      <w:marBottom w:val="0"/>
      <w:divBdr>
        <w:top w:val="none" w:sz="0" w:space="0" w:color="auto"/>
        <w:left w:val="none" w:sz="0" w:space="0" w:color="auto"/>
        <w:bottom w:val="none" w:sz="0" w:space="0" w:color="auto"/>
        <w:right w:val="none" w:sz="0" w:space="0" w:color="auto"/>
      </w:divBdr>
    </w:div>
    <w:div w:id="2006856396">
      <w:bodyDiv w:val="1"/>
      <w:marLeft w:val="0"/>
      <w:marRight w:val="0"/>
      <w:marTop w:val="0"/>
      <w:marBottom w:val="0"/>
      <w:divBdr>
        <w:top w:val="none" w:sz="0" w:space="0" w:color="auto"/>
        <w:left w:val="none" w:sz="0" w:space="0" w:color="auto"/>
        <w:bottom w:val="none" w:sz="0" w:space="0" w:color="auto"/>
        <w:right w:val="none" w:sz="0" w:space="0" w:color="auto"/>
      </w:divBdr>
    </w:div>
    <w:div w:id="2007199501">
      <w:bodyDiv w:val="1"/>
      <w:marLeft w:val="0"/>
      <w:marRight w:val="0"/>
      <w:marTop w:val="0"/>
      <w:marBottom w:val="0"/>
      <w:divBdr>
        <w:top w:val="none" w:sz="0" w:space="0" w:color="auto"/>
        <w:left w:val="none" w:sz="0" w:space="0" w:color="auto"/>
        <w:bottom w:val="none" w:sz="0" w:space="0" w:color="auto"/>
        <w:right w:val="none" w:sz="0" w:space="0" w:color="auto"/>
      </w:divBdr>
    </w:div>
    <w:div w:id="2007200528">
      <w:bodyDiv w:val="1"/>
      <w:marLeft w:val="0"/>
      <w:marRight w:val="0"/>
      <w:marTop w:val="0"/>
      <w:marBottom w:val="0"/>
      <w:divBdr>
        <w:top w:val="none" w:sz="0" w:space="0" w:color="auto"/>
        <w:left w:val="none" w:sz="0" w:space="0" w:color="auto"/>
        <w:bottom w:val="none" w:sz="0" w:space="0" w:color="auto"/>
        <w:right w:val="none" w:sz="0" w:space="0" w:color="auto"/>
      </w:divBdr>
    </w:div>
    <w:div w:id="2007510574">
      <w:bodyDiv w:val="1"/>
      <w:marLeft w:val="0"/>
      <w:marRight w:val="0"/>
      <w:marTop w:val="0"/>
      <w:marBottom w:val="0"/>
      <w:divBdr>
        <w:top w:val="none" w:sz="0" w:space="0" w:color="auto"/>
        <w:left w:val="none" w:sz="0" w:space="0" w:color="auto"/>
        <w:bottom w:val="none" w:sz="0" w:space="0" w:color="auto"/>
        <w:right w:val="none" w:sz="0" w:space="0" w:color="auto"/>
      </w:divBdr>
    </w:div>
    <w:div w:id="2007827419">
      <w:bodyDiv w:val="1"/>
      <w:marLeft w:val="0"/>
      <w:marRight w:val="0"/>
      <w:marTop w:val="0"/>
      <w:marBottom w:val="0"/>
      <w:divBdr>
        <w:top w:val="none" w:sz="0" w:space="0" w:color="auto"/>
        <w:left w:val="none" w:sz="0" w:space="0" w:color="auto"/>
        <w:bottom w:val="none" w:sz="0" w:space="0" w:color="auto"/>
        <w:right w:val="none" w:sz="0" w:space="0" w:color="auto"/>
      </w:divBdr>
    </w:div>
    <w:div w:id="2007976113">
      <w:bodyDiv w:val="1"/>
      <w:marLeft w:val="0"/>
      <w:marRight w:val="0"/>
      <w:marTop w:val="0"/>
      <w:marBottom w:val="0"/>
      <w:divBdr>
        <w:top w:val="none" w:sz="0" w:space="0" w:color="auto"/>
        <w:left w:val="none" w:sz="0" w:space="0" w:color="auto"/>
        <w:bottom w:val="none" w:sz="0" w:space="0" w:color="auto"/>
        <w:right w:val="none" w:sz="0" w:space="0" w:color="auto"/>
      </w:divBdr>
    </w:div>
    <w:div w:id="2008249064">
      <w:bodyDiv w:val="1"/>
      <w:marLeft w:val="0"/>
      <w:marRight w:val="0"/>
      <w:marTop w:val="0"/>
      <w:marBottom w:val="0"/>
      <w:divBdr>
        <w:top w:val="none" w:sz="0" w:space="0" w:color="auto"/>
        <w:left w:val="none" w:sz="0" w:space="0" w:color="auto"/>
        <w:bottom w:val="none" w:sz="0" w:space="0" w:color="auto"/>
        <w:right w:val="none" w:sz="0" w:space="0" w:color="auto"/>
      </w:divBdr>
    </w:div>
    <w:div w:id="2008366371">
      <w:bodyDiv w:val="1"/>
      <w:marLeft w:val="0"/>
      <w:marRight w:val="0"/>
      <w:marTop w:val="0"/>
      <w:marBottom w:val="0"/>
      <w:divBdr>
        <w:top w:val="none" w:sz="0" w:space="0" w:color="auto"/>
        <w:left w:val="none" w:sz="0" w:space="0" w:color="auto"/>
        <w:bottom w:val="none" w:sz="0" w:space="0" w:color="auto"/>
        <w:right w:val="none" w:sz="0" w:space="0" w:color="auto"/>
      </w:divBdr>
    </w:div>
    <w:div w:id="2008442245">
      <w:bodyDiv w:val="1"/>
      <w:marLeft w:val="0"/>
      <w:marRight w:val="0"/>
      <w:marTop w:val="0"/>
      <w:marBottom w:val="0"/>
      <w:divBdr>
        <w:top w:val="none" w:sz="0" w:space="0" w:color="auto"/>
        <w:left w:val="none" w:sz="0" w:space="0" w:color="auto"/>
        <w:bottom w:val="none" w:sz="0" w:space="0" w:color="auto"/>
        <w:right w:val="none" w:sz="0" w:space="0" w:color="auto"/>
      </w:divBdr>
    </w:div>
    <w:div w:id="2008633558">
      <w:bodyDiv w:val="1"/>
      <w:marLeft w:val="0"/>
      <w:marRight w:val="0"/>
      <w:marTop w:val="0"/>
      <w:marBottom w:val="0"/>
      <w:divBdr>
        <w:top w:val="none" w:sz="0" w:space="0" w:color="auto"/>
        <w:left w:val="none" w:sz="0" w:space="0" w:color="auto"/>
        <w:bottom w:val="none" w:sz="0" w:space="0" w:color="auto"/>
        <w:right w:val="none" w:sz="0" w:space="0" w:color="auto"/>
      </w:divBdr>
    </w:div>
    <w:div w:id="2008634911">
      <w:bodyDiv w:val="1"/>
      <w:marLeft w:val="0"/>
      <w:marRight w:val="0"/>
      <w:marTop w:val="0"/>
      <w:marBottom w:val="0"/>
      <w:divBdr>
        <w:top w:val="none" w:sz="0" w:space="0" w:color="auto"/>
        <w:left w:val="none" w:sz="0" w:space="0" w:color="auto"/>
        <w:bottom w:val="none" w:sz="0" w:space="0" w:color="auto"/>
        <w:right w:val="none" w:sz="0" w:space="0" w:color="auto"/>
      </w:divBdr>
    </w:div>
    <w:div w:id="2008827117">
      <w:bodyDiv w:val="1"/>
      <w:marLeft w:val="0"/>
      <w:marRight w:val="0"/>
      <w:marTop w:val="0"/>
      <w:marBottom w:val="0"/>
      <w:divBdr>
        <w:top w:val="none" w:sz="0" w:space="0" w:color="auto"/>
        <w:left w:val="none" w:sz="0" w:space="0" w:color="auto"/>
        <w:bottom w:val="none" w:sz="0" w:space="0" w:color="auto"/>
        <w:right w:val="none" w:sz="0" w:space="0" w:color="auto"/>
      </w:divBdr>
    </w:div>
    <w:div w:id="2009549990">
      <w:bodyDiv w:val="1"/>
      <w:marLeft w:val="0"/>
      <w:marRight w:val="0"/>
      <w:marTop w:val="0"/>
      <w:marBottom w:val="0"/>
      <w:divBdr>
        <w:top w:val="none" w:sz="0" w:space="0" w:color="auto"/>
        <w:left w:val="none" w:sz="0" w:space="0" w:color="auto"/>
        <w:bottom w:val="none" w:sz="0" w:space="0" w:color="auto"/>
        <w:right w:val="none" w:sz="0" w:space="0" w:color="auto"/>
      </w:divBdr>
    </w:div>
    <w:div w:id="2010059201">
      <w:bodyDiv w:val="1"/>
      <w:marLeft w:val="0"/>
      <w:marRight w:val="0"/>
      <w:marTop w:val="0"/>
      <w:marBottom w:val="0"/>
      <w:divBdr>
        <w:top w:val="none" w:sz="0" w:space="0" w:color="auto"/>
        <w:left w:val="none" w:sz="0" w:space="0" w:color="auto"/>
        <w:bottom w:val="none" w:sz="0" w:space="0" w:color="auto"/>
        <w:right w:val="none" w:sz="0" w:space="0" w:color="auto"/>
      </w:divBdr>
    </w:div>
    <w:div w:id="2010134440">
      <w:bodyDiv w:val="1"/>
      <w:marLeft w:val="0"/>
      <w:marRight w:val="0"/>
      <w:marTop w:val="0"/>
      <w:marBottom w:val="0"/>
      <w:divBdr>
        <w:top w:val="none" w:sz="0" w:space="0" w:color="auto"/>
        <w:left w:val="none" w:sz="0" w:space="0" w:color="auto"/>
        <w:bottom w:val="none" w:sz="0" w:space="0" w:color="auto"/>
        <w:right w:val="none" w:sz="0" w:space="0" w:color="auto"/>
      </w:divBdr>
    </w:div>
    <w:div w:id="2010136802">
      <w:bodyDiv w:val="1"/>
      <w:marLeft w:val="0"/>
      <w:marRight w:val="0"/>
      <w:marTop w:val="0"/>
      <w:marBottom w:val="0"/>
      <w:divBdr>
        <w:top w:val="none" w:sz="0" w:space="0" w:color="auto"/>
        <w:left w:val="none" w:sz="0" w:space="0" w:color="auto"/>
        <w:bottom w:val="none" w:sz="0" w:space="0" w:color="auto"/>
        <w:right w:val="none" w:sz="0" w:space="0" w:color="auto"/>
      </w:divBdr>
    </w:div>
    <w:div w:id="2010324727">
      <w:bodyDiv w:val="1"/>
      <w:marLeft w:val="0"/>
      <w:marRight w:val="0"/>
      <w:marTop w:val="0"/>
      <w:marBottom w:val="0"/>
      <w:divBdr>
        <w:top w:val="none" w:sz="0" w:space="0" w:color="auto"/>
        <w:left w:val="none" w:sz="0" w:space="0" w:color="auto"/>
        <w:bottom w:val="none" w:sz="0" w:space="0" w:color="auto"/>
        <w:right w:val="none" w:sz="0" w:space="0" w:color="auto"/>
      </w:divBdr>
    </w:div>
    <w:div w:id="2010519446">
      <w:bodyDiv w:val="1"/>
      <w:marLeft w:val="0"/>
      <w:marRight w:val="0"/>
      <w:marTop w:val="0"/>
      <w:marBottom w:val="0"/>
      <w:divBdr>
        <w:top w:val="none" w:sz="0" w:space="0" w:color="auto"/>
        <w:left w:val="none" w:sz="0" w:space="0" w:color="auto"/>
        <w:bottom w:val="none" w:sz="0" w:space="0" w:color="auto"/>
        <w:right w:val="none" w:sz="0" w:space="0" w:color="auto"/>
      </w:divBdr>
    </w:div>
    <w:div w:id="2010523635">
      <w:bodyDiv w:val="1"/>
      <w:marLeft w:val="0"/>
      <w:marRight w:val="0"/>
      <w:marTop w:val="0"/>
      <w:marBottom w:val="0"/>
      <w:divBdr>
        <w:top w:val="none" w:sz="0" w:space="0" w:color="auto"/>
        <w:left w:val="none" w:sz="0" w:space="0" w:color="auto"/>
        <w:bottom w:val="none" w:sz="0" w:space="0" w:color="auto"/>
        <w:right w:val="none" w:sz="0" w:space="0" w:color="auto"/>
      </w:divBdr>
    </w:div>
    <w:div w:id="2010670017">
      <w:bodyDiv w:val="1"/>
      <w:marLeft w:val="0"/>
      <w:marRight w:val="0"/>
      <w:marTop w:val="0"/>
      <w:marBottom w:val="0"/>
      <w:divBdr>
        <w:top w:val="none" w:sz="0" w:space="0" w:color="auto"/>
        <w:left w:val="none" w:sz="0" w:space="0" w:color="auto"/>
        <w:bottom w:val="none" w:sz="0" w:space="0" w:color="auto"/>
        <w:right w:val="none" w:sz="0" w:space="0" w:color="auto"/>
      </w:divBdr>
    </w:div>
    <w:div w:id="2011178518">
      <w:bodyDiv w:val="1"/>
      <w:marLeft w:val="0"/>
      <w:marRight w:val="0"/>
      <w:marTop w:val="0"/>
      <w:marBottom w:val="0"/>
      <w:divBdr>
        <w:top w:val="none" w:sz="0" w:space="0" w:color="auto"/>
        <w:left w:val="none" w:sz="0" w:space="0" w:color="auto"/>
        <w:bottom w:val="none" w:sz="0" w:space="0" w:color="auto"/>
        <w:right w:val="none" w:sz="0" w:space="0" w:color="auto"/>
      </w:divBdr>
    </w:div>
    <w:div w:id="2011248166">
      <w:bodyDiv w:val="1"/>
      <w:marLeft w:val="0"/>
      <w:marRight w:val="0"/>
      <w:marTop w:val="0"/>
      <w:marBottom w:val="0"/>
      <w:divBdr>
        <w:top w:val="none" w:sz="0" w:space="0" w:color="auto"/>
        <w:left w:val="none" w:sz="0" w:space="0" w:color="auto"/>
        <w:bottom w:val="none" w:sz="0" w:space="0" w:color="auto"/>
        <w:right w:val="none" w:sz="0" w:space="0" w:color="auto"/>
      </w:divBdr>
    </w:div>
    <w:div w:id="2011371804">
      <w:bodyDiv w:val="1"/>
      <w:marLeft w:val="0"/>
      <w:marRight w:val="0"/>
      <w:marTop w:val="0"/>
      <w:marBottom w:val="0"/>
      <w:divBdr>
        <w:top w:val="none" w:sz="0" w:space="0" w:color="auto"/>
        <w:left w:val="none" w:sz="0" w:space="0" w:color="auto"/>
        <w:bottom w:val="none" w:sz="0" w:space="0" w:color="auto"/>
        <w:right w:val="none" w:sz="0" w:space="0" w:color="auto"/>
      </w:divBdr>
    </w:div>
    <w:div w:id="2011450041">
      <w:bodyDiv w:val="1"/>
      <w:marLeft w:val="0"/>
      <w:marRight w:val="0"/>
      <w:marTop w:val="0"/>
      <w:marBottom w:val="0"/>
      <w:divBdr>
        <w:top w:val="none" w:sz="0" w:space="0" w:color="auto"/>
        <w:left w:val="none" w:sz="0" w:space="0" w:color="auto"/>
        <w:bottom w:val="none" w:sz="0" w:space="0" w:color="auto"/>
        <w:right w:val="none" w:sz="0" w:space="0" w:color="auto"/>
      </w:divBdr>
    </w:div>
    <w:div w:id="2011591540">
      <w:bodyDiv w:val="1"/>
      <w:marLeft w:val="0"/>
      <w:marRight w:val="0"/>
      <w:marTop w:val="0"/>
      <w:marBottom w:val="0"/>
      <w:divBdr>
        <w:top w:val="none" w:sz="0" w:space="0" w:color="auto"/>
        <w:left w:val="none" w:sz="0" w:space="0" w:color="auto"/>
        <w:bottom w:val="none" w:sz="0" w:space="0" w:color="auto"/>
        <w:right w:val="none" w:sz="0" w:space="0" w:color="auto"/>
      </w:divBdr>
    </w:div>
    <w:div w:id="2011718084">
      <w:bodyDiv w:val="1"/>
      <w:marLeft w:val="0"/>
      <w:marRight w:val="0"/>
      <w:marTop w:val="0"/>
      <w:marBottom w:val="0"/>
      <w:divBdr>
        <w:top w:val="none" w:sz="0" w:space="0" w:color="auto"/>
        <w:left w:val="none" w:sz="0" w:space="0" w:color="auto"/>
        <w:bottom w:val="none" w:sz="0" w:space="0" w:color="auto"/>
        <w:right w:val="none" w:sz="0" w:space="0" w:color="auto"/>
      </w:divBdr>
    </w:div>
    <w:div w:id="2011835072">
      <w:bodyDiv w:val="1"/>
      <w:marLeft w:val="0"/>
      <w:marRight w:val="0"/>
      <w:marTop w:val="0"/>
      <w:marBottom w:val="0"/>
      <w:divBdr>
        <w:top w:val="none" w:sz="0" w:space="0" w:color="auto"/>
        <w:left w:val="none" w:sz="0" w:space="0" w:color="auto"/>
        <w:bottom w:val="none" w:sz="0" w:space="0" w:color="auto"/>
        <w:right w:val="none" w:sz="0" w:space="0" w:color="auto"/>
      </w:divBdr>
    </w:div>
    <w:div w:id="2012176542">
      <w:bodyDiv w:val="1"/>
      <w:marLeft w:val="0"/>
      <w:marRight w:val="0"/>
      <w:marTop w:val="0"/>
      <w:marBottom w:val="0"/>
      <w:divBdr>
        <w:top w:val="none" w:sz="0" w:space="0" w:color="auto"/>
        <w:left w:val="none" w:sz="0" w:space="0" w:color="auto"/>
        <w:bottom w:val="none" w:sz="0" w:space="0" w:color="auto"/>
        <w:right w:val="none" w:sz="0" w:space="0" w:color="auto"/>
      </w:divBdr>
    </w:div>
    <w:div w:id="2012368813">
      <w:bodyDiv w:val="1"/>
      <w:marLeft w:val="0"/>
      <w:marRight w:val="0"/>
      <w:marTop w:val="0"/>
      <w:marBottom w:val="0"/>
      <w:divBdr>
        <w:top w:val="none" w:sz="0" w:space="0" w:color="auto"/>
        <w:left w:val="none" w:sz="0" w:space="0" w:color="auto"/>
        <w:bottom w:val="none" w:sz="0" w:space="0" w:color="auto"/>
        <w:right w:val="none" w:sz="0" w:space="0" w:color="auto"/>
      </w:divBdr>
    </w:div>
    <w:div w:id="2012679148">
      <w:bodyDiv w:val="1"/>
      <w:marLeft w:val="0"/>
      <w:marRight w:val="0"/>
      <w:marTop w:val="0"/>
      <w:marBottom w:val="0"/>
      <w:divBdr>
        <w:top w:val="none" w:sz="0" w:space="0" w:color="auto"/>
        <w:left w:val="none" w:sz="0" w:space="0" w:color="auto"/>
        <w:bottom w:val="none" w:sz="0" w:space="0" w:color="auto"/>
        <w:right w:val="none" w:sz="0" w:space="0" w:color="auto"/>
      </w:divBdr>
    </w:div>
    <w:div w:id="2012944578">
      <w:bodyDiv w:val="1"/>
      <w:marLeft w:val="0"/>
      <w:marRight w:val="0"/>
      <w:marTop w:val="0"/>
      <w:marBottom w:val="0"/>
      <w:divBdr>
        <w:top w:val="none" w:sz="0" w:space="0" w:color="auto"/>
        <w:left w:val="none" w:sz="0" w:space="0" w:color="auto"/>
        <w:bottom w:val="none" w:sz="0" w:space="0" w:color="auto"/>
        <w:right w:val="none" w:sz="0" w:space="0" w:color="auto"/>
      </w:divBdr>
    </w:div>
    <w:div w:id="2013028095">
      <w:bodyDiv w:val="1"/>
      <w:marLeft w:val="0"/>
      <w:marRight w:val="0"/>
      <w:marTop w:val="0"/>
      <w:marBottom w:val="0"/>
      <w:divBdr>
        <w:top w:val="none" w:sz="0" w:space="0" w:color="auto"/>
        <w:left w:val="none" w:sz="0" w:space="0" w:color="auto"/>
        <w:bottom w:val="none" w:sz="0" w:space="0" w:color="auto"/>
        <w:right w:val="none" w:sz="0" w:space="0" w:color="auto"/>
      </w:divBdr>
    </w:div>
    <w:div w:id="2013138702">
      <w:bodyDiv w:val="1"/>
      <w:marLeft w:val="0"/>
      <w:marRight w:val="0"/>
      <w:marTop w:val="0"/>
      <w:marBottom w:val="0"/>
      <w:divBdr>
        <w:top w:val="none" w:sz="0" w:space="0" w:color="auto"/>
        <w:left w:val="none" w:sz="0" w:space="0" w:color="auto"/>
        <w:bottom w:val="none" w:sz="0" w:space="0" w:color="auto"/>
        <w:right w:val="none" w:sz="0" w:space="0" w:color="auto"/>
      </w:divBdr>
    </w:div>
    <w:div w:id="2013335726">
      <w:bodyDiv w:val="1"/>
      <w:marLeft w:val="0"/>
      <w:marRight w:val="0"/>
      <w:marTop w:val="0"/>
      <w:marBottom w:val="0"/>
      <w:divBdr>
        <w:top w:val="none" w:sz="0" w:space="0" w:color="auto"/>
        <w:left w:val="none" w:sz="0" w:space="0" w:color="auto"/>
        <w:bottom w:val="none" w:sz="0" w:space="0" w:color="auto"/>
        <w:right w:val="none" w:sz="0" w:space="0" w:color="auto"/>
      </w:divBdr>
    </w:div>
    <w:div w:id="2013756493">
      <w:bodyDiv w:val="1"/>
      <w:marLeft w:val="0"/>
      <w:marRight w:val="0"/>
      <w:marTop w:val="0"/>
      <w:marBottom w:val="0"/>
      <w:divBdr>
        <w:top w:val="none" w:sz="0" w:space="0" w:color="auto"/>
        <w:left w:val="none" w:sz="0" w:space="0" w:color="auto"/>
        <w:bottom w:val="none" w:sz="0" w:space="0" w:color="auto"/>
        <w:right w:val="none" w:sz="0" w:space="0" w:color="auto"/>
      </w:divBdr>
    </w:div>
    <w:div w:id="2013993666">
      <w:bodyDiv w:val="1"/>
      <w:marLeft w:val="0"/>
      <w:marRight w:val="0"/>
      <w:marTop w:val="0"/>
      <w:marBottom w:val="0"/>
      <w:divBdr>
        <w:top w:val="none" w:sz="0" w:space="0" w:color="auto"/>
        <w:left w:val="none" w:sz="0" w:space="0" w:color="auto"/>
        <w:bottom w:val="none" w:sz="0" w:space="0" w:color="auto"/>
        <w:right w:val="none" w:sz="0" w:space="0" w:color="auto"/>
      </w:divBdr>
    </w:div>
    <w:div w:id="2014337761">
      <w:bodyDiv w:val="1"/>
      <w:marLeft w:val="0"/>
      <w:marRight w:val="0"/>
      <w:marTop w:val="0"/>
      <w:marBottom w:val="0"/>
      <w:divBdr>
        <w:top w:val="none" w:sz="0" w:space="0" w:color="auto"/>
        <w:left w:val="none" w:sz="0" w:space="0" w:color="auto"/>
        <w:bottom w:val="none" w:sz="0" w:space="0" w:color="auto"/>
        <w:right w:val="none" w:sz="0" w:space="0" w:color="auto"/>
      </w:divBdr>
    </w:div>
    <w:div w:id="2014449360">
      <w:bodyDiv w:val="1"/>
      <w:marLeft w:val="0"/>
      <w:marRight w:val="0"/>
      <w:marTop w:val="0"/>
      <w:marBottom w:val="0"/>
      <w:divBdr>
        <w:top w:val="none" w:sz="0" w:space="0" w:color="auto"/>
        <w:left w:val="none" w:sz="0" w:space="0" w:color="auto"/>
        <w:bottom w:val="none" w:sz="0" w:space="0" w:color="auto"/>
        <w:right w:val="none" w:sz="0" w:space="0" w:color="auto"/>
      </w:divBdr>
    </w:div>
    <w:div w:id="2014598870">
      <w:bodyDiv w:val="1"/>
      <w:marLeft w:val="0"/>
      <w:marRight w:val="0"/>
      <w:marTop w:val="0"/>
      <w:marBottom w:val="0"/>
      <w:divBdr>
        <w:top w:val="none" w:sz="0" w:space="0" w:color="auto"/>
        <w:left w:val="none" w:sz="0" w:space="0" w:color="auto"/>
        <w:bottom w:val="none" w:sz="0" w:space="0" w:color="auto"/>
        <w:right w:val="none" w:sz="0" w:space="0" w:color="auto"/>
      </w:divBdr>
    </w:div>
    <w:div w:id="2014647873">
      <w:bodyDiv w:val="1"/>
      <w:marLeft w:val="0"/>
      <w:marRight w:val="0"/>
      <w:marTop w:val="0"/>
      <w:marBottom w:val="0"/>
      <w:divBdr>
        <w:top w:val="none" w:sz="0" w:space="0" w:color="auto"/>
        <w:left w:val="none" w:sz="0" w:space="0" w:color="auto"/>
        <w:bottom w:val="none" w:sz="0" w:space="0" w:color="auto"/>
        <w:right w:val="none" w:sz="0" w:space="0" w:color="auto"/>
      </w:divBdr>
    </w:div>
    <w:div w:id="2014649381">
      <w:bodyDiv w:val="1"/>
      <w:marLeft w:val="0"/>
      <w:marRight w:val="0"/>
      <w:marTop w:val="0"/>
      <w:marBottom w:val="0"/>
      <w:divBdr>
        <w:top w:val="none" w:sz="0" w:space="0" w:color="auto"/>
        <w:left w:val="none" w:sz="0" w:space="0" w:color="auto"/>
        <w:bottom w:val="none" w:sz="0" w:space="0" w:color="auto"/>
        <w:right w:val="none" w:sz="0" w:space="0" w:color="auto"/>
      </w:divBdr>
    </w:div>
    <w:div w:id="2014722802">
      <w:bodyDiv w:val="1"/>
      <w:marLeft w:val="0"/>
      <w:marRight w:val="0"/>
      <w:marTop w:val="0"/>
      <w:marBottom w:val="0"/>
      <w:divBdr>
        <w:top w:val="none" w:sz="0" w:space="0" w:color="auto"/>
        <w:left w:val="none" w:sz="0" w:space="0" w:color="auto"/>
        <w:bottom w:val="none" w:sz="0" w:space="0" w:color="auto"/>
        <w:right w:val="none" w:sz="0" w:space="0" w:color="auto"/>
      </w:divBdr>
    </w:div>
    <w:div w:id="2014843123">
      <w:bodyDiv w:val="1"/>
      <w:marLeft w:val="0"/>
      <w:marRight w:val="0"/>
      <w:marTop w:val="0"/>
      <w:marBottom w:val="0"/>
      <w:divBdr>
        <w:top w:val="none" w:sz="0" w:space="0" w:color="auto"/>
        <w:left w:val="none" w:sz="0" w:space="0" w:color="auto"/>
        <w:bottom w:val="none" w:sz="0" w:space="0" w:color="auto"/>
        <w:right w:val="none" w:sz="0" w:space="0" w:color="auto"/>
      </w:divBdr>
    </w:div>
    <w:div w:id="2014989987">
      <w:bodyDiv w:val="1"/>
      <w:marLeft w:val="0"/>
      <w:marRight w:val="0"/>
      <w:marTop w:val="0"/>
      <w:marBottom w:val="0"/>
      <w:divBdr>
        <w:top w:val="none" w:sz="0" w:space="0" w:color="auto"/>
        <w:left w:val="none" w:sz="0" w:space="0" w:color="auto"/>
        <w:bottom w:val="none" w:sz="0" w:space="0" w:color="auto"/>
        <w:right w:val="none" w:sz="0" w:space="0" w:color="auto"/>
      </w:divBdr>
    </w:div>
    <w:div w:id="2015067992">
      <w:bodyDiv w:val="1"/>
      <w:marLeft w:val="0"/>
      <w:marRight w:val="0"/>
      <w:marTop w:val="0"/>
      <w:marBottom w:val="0"/>
      <w:divBdr>
        <w:top w:val="none" w:sz="0" w:space="0" w:color="auto"/>
        <w:left w:val="none" w:sz="0" w:space="0" w:color="auto"/>
        <w:bottom w:val="none" w:sz="0" w:space="0" w:color="auto"/>
        <w:right w:val="none" w:sz="0" w:space="0" w:color="auto"/>
      </w:divBdr>
    </w:div>
    <w:div w:id="2015182307">
      <w:bodyDiv w:val="1"/>
      <w:marLeft w:val="0"/>
      <w:marRight w:val="0"/>
      <w:marTop w:val="0"/>
      <w:marBottom w:val="0"/>
      <w:divBdr>
        <w:top w:val="none" w:sz="0" w:space="0" w:color="auto"/>
        <w:left w:val="none" w:sz="0" w:space="0" w:color="auto"/>
        <w:bottom w:val="none" w:sz="0" w:space="0" w:color="auto"/>
        <w:right w:val="none" w:sz="0" w:space="0" w:color="auto"/>
      </w:divBdr>
    </w:div>
    <w:div w:id="2015377512">
      <w:bodyDiv w:val="1"/>
      <w:marLeft w:val="0"/>
      <w:marRight w:val="0"/>
      <w:marTop w:val="0"/>
      <w:marBottom w:val="0"/>
      <w:divBdr>
        <w:top w:val="none" w:sz="0" w:space="0" w:color="auto"/>
        <w:left w:val="none" w:sz="0" w:space="0" w:color="auto"/>
        <w:bottom w:val="none" w:sz="0" w:space="0" w:color="auto"/>
        <w:right w:val="none" w:sz="0" w:space="0" w:color="auto"/>
      </w:divBdr>
    </w:div>
    <w:div w:id="2015497324">
      <w:bodyDiv w:val="1"/>
      <w:marLeft w:val="0"/>
      <w:marRight w:val="0"/>
      <w:marTop w:val="0"/>
      <w:marBottom w:val="0"/>
      <w:divBdr>
        <w:top w:val="none" w:sz="0" w:space="0" w:color="auto"/>
        <w:left w:val="none" w:sz="0" w:space="0" w:color="auto"/>
        <w:bottom w:val="none" w:sz="0" w:space="0" w:color="auto"/>
        <w:right w:val="none" w:sz="0" w:space="0" w:color="auto"/>
      </w:divBdr>
    </w:div>
    <w:div w:id="2015573388">
      <w:bodyDiv w:val="1"/>
      <w:marLeft w:val="0"/>
      <w:marRight w:val="0"/>
      <w:marTop w:val="0"/>
      <w:marBottom w:val="0"/>
      <w:divBdr>
        <w:top w:val="none" w:sz="0" w:space="0" w:color="auto"/>
        <w:left w:val="none" w:sz="0" w:space="0" w:color="auto"/>
        <w:bottom w:val="none" w:sz="0" w:space="0" w:color="auto"/>
        <w:right w:val="none" w:sz="0" w:space="0" w:color="auto"/>
      </w:divBdr>
    </w:div>
    <w:div w:id="2015837855">
      <w:bodyDiv w:val="1"/>
      <w:marLeft w:val="0"/>
      <w:marRight w:val="0"/>
      <w:marTop w:val="0"/>
      <w:marBottom w:val="0"/>
      <w:divBdr>
        <w:top w:val="none" w:sz="0" w:space="0" w:color="auto"/>
        <w:left w:val="none" w:sz="0" w:space="0" w:color="auto"/>
        <w:bottom w:val="none" w:sz="0" w:space="0" w:color="auto"/>
        <w:right w:val="none" w:sz="0" w:space="0" w:color="auto"/>
      </w:divBdr>
    </w:div>
    <w:div w:id="2015842659">
      <w:bodyDiv w:val="1"/>
      <w:marLeft w:val="0"/>
      <w:marRight w:val="0"/>
      <w:marTop w:val="0"/>
      <w:marBottom w:val="0"/>
      <w:divBdr>
        <w:top w:val="none" w:sz="0" w:space="0" w:color="auto"/>
        <w:left w:val="none" w:sz="0" w:space="0" w:color="auto"/>
        <w:bottom w:val="none" w:sz="0" w:space="0" w:color="auto"/>
        <w:right w:val="none" w:sz="0" w:space="0" w:color="auto"/>
      </w:divBdr>
    </w:div>
    <w:div w:id="2015961149">
      <w:bodyDiv w:val="1"/>
      <w:marLeft w:val="0"/>
      <w:marRight w:val="0"/>
      <w:marTop w:val="0"/>
      <w:marBottom w:val="0"/>
      <w:divBdr>
        <w:top w:val="none" w:sz="0" w:space="0" w:color="auto"/>
        <w:left w:val="none" w:sz="0" w:space="0" w:color="auto"/>
        <w:bottom w:val="none" w:sz="0" w:space="0" w:color="auto"/>
        <w:right w:val="none" w:sz="0" w:space="0" w:color="auto"/>
      </w:divBdr>
    </w:div>
    <w:div w:id="2016152154">
      <w:bodyDiv w:val="1"/>
      <w:marLeft w:val="0"/>
      <w:marRight w:val="0"/>
      <w:marTop w:val="0"/>
      <w:marBottom w:val="0"/>
      <w:divBdr>
        <w:top w:val="none" w:sz="0" w:space="0" w:color="auto"/>
        <w:left w:val="none" w:sz="0" w:space="0" w:color="auto"/>
        <w:bottom w:val="none" w:sz="0" w:space="0" w:color="auto"/>
        <w:right w:val="none" w:sz="0" w:space="0" w:color="auto"/>
      </w:divBdr>
    </w:div>
    <w:div w:id="2016301218">
      <w:bodyDiv w:val="1"/>
      <w:marLeft w:val="0"/>
      <w:marRight w:val="0"/>
      <w:marTop w:val="0"/>
      <w:marBottom w:val="0"/>
      <w:divBdr>
        <w:top w:val="none" w:sz="0" w:space="0" w:color="auto"/>
        <w:left w:val="none" w:sz="0" w:space="0" w:color="auto"/>
        <w:bottom w:val="none" w:sz="0" w:space="0" w:color="auto"/>
        <w:right w:val="none" w:sz="0" w:space="0" w:color="auto"/>
      </w:divBdr>
    </w:div>
    <w:div w:id="2016376976">
      <w:bodyDiv w:val="1"/>
      <w:marLeft w:val="0"/>
      <w:marRight w:val="0"/>
      <w:marTop w:val="0"/>
      <w:marBottom w:val="0"/>
      <w:divBdr>
        <w:top w:val="none" w:sz="0" w:space="0" w:color="auto"/>
        <w:left w:val="none" w:sz="0" w:space="0" w:color="auto"/>
        <w:bottom w:val="none" w:sz="0" w:space="0" w:color="auto"/>
        <w:right w:val="none" w:sz="0" w:space="0" w:color="auto"/>
      </w:divBdr>
    </w:div>
    <w:div w:id="2016609552">
      <w:bodyDiv w:val="1"/>
      <w:marLeft w:val="0"/>
      <w:marRight w:val="0"/>
      <w:marTop w:val="0"/>
      <w:marBottom w:val="0"/>
      <w:divBdr>
        <w:top w:val="none" w:sz="0" w:space="0" w:color="auto"/>
        <w:left w:val="none" w:sz="0" w:space="0" w:color="auto"/>
        <w:bottom w:val="none" w:sz="0" w:space="0" w:color="auto"/>
        <w:right w:val="none" w:sz="0" w:space="0" w:color="auto"/>
      </w:divBdr>
    </w:div>
    <w:div w:id="2016759841">
      <w:bodyDiv w:val="1"/>
      <w:marLeft w:val="0"/>
      <w:marRight w:val="0"/>
      <w:marTop w:val="0"/>
      <w:marBottom w:val="0"/>
      <w:divBdr>
        <w:top w:val="none" w:sz="0" w:space="0" w:color="auto"/>
        <w:left w:val="none" w:sz="0" w:space="0" w:color="auto"/>
        <w:bottom w:val="none" w:sz="0" w:space="0" w:color="auto"/>
        <w:right w:val="none" w:sz="0" w:space="0" w:color="auto"/>
      </w:divBdr>
    </w:div>
    <w:div w:id="2017071505">
      <w:bodyDiv w:val="1"/>
      <w:marLeft w:val="0"/>
      <w:marRight w:val="0"/>
      <w:marTop w:val="0"/>
      <w:marBottom w:val="0"/>
      <w:divBdr>
        <w:top w:val="none" w:sz="0" w:space="0" w:color="auto"/>
        <w:left w:val="none" w:sz="0" w:space="0" w:color="auto"/>
        <w:bottom w:val="none" w:sz="0" w:space="0" w:color="auto"/>
        <w:right w:val="none" w:sz="0" w:space="0" w:color="auto"/>
      </w:divBdr>
    </w:div>
    <w:div w:id="2017077543">
      <w:bodyDiv w:val="1"/>
      <w:marLeft w:val="0"/>
      <w:marRight w:val="0"/>
      <w:marTop w:val="0"/>
      <w:marBottom w:val="0"/>
      <w:divBdr>
        <w:top w:val="none" w:sz="0" w:space="0" w:color="auto"/>
        <w:left w:val="none" w:sz="0" w:space="0" w:color="auto"/>
        <w:bottom w:val="none" w:sz="0" w:space="0" w:color="auto"/>
        <w:right w:val="none" w:sz="0" w:space="0" w:color="auto"/>
      </w:divBdr>
    </w:div>
    <w:div w:id="2017221078">
      <w:bodyDiv w:val="1"/>
      <w:marLeft w:val="0"/>
      <w:marRight w:val="0"/>
      <w:marTop w:val="0"/>
      <w:marBottom w:val="0"/>
      <w:divBdr>
        <w:top w:val="none" w:sz="0" w:space="0" w:color="auto"/>
        <w:left w:val="none" w:sz="0" w:space="0" w:color="auto"/>
        <w:bottom w:val="none" w:sz="0" w:space="0" w:color="auto"/>
        <w:right w:val="none" w:sz="0" w:space="0" w:color="auto"/>
      </w:divBdr>
    </w:div>
    <w:div w:id="2017270425">
      <w:bodyDiv w:val="1"/>
      <w:marLeft w:val="0"/>
      <w:marRight w:val="0"/>
      <w:marTop w:val="0"/>
      <w:marBottom w:val="0"/>
      <w:divBdr>
        <w:top w:val="none" w:sz="0" w:space="0" w:color="auto"/>
        <w:left w:val="none" w:sz="0" w:space="0" w:color="auto"/>
        <w:bottom w:val="none" w:sz="0" w:space="0" w:color="auto"/>
        <w:right w:val="none" w:sz="0" w:space="0" w:color="auto"/>
      </w:divBdr>
    </w:div>
    <w:div w:id="2017415549">
      <w:bodyDiv w:val="1"/>
      <w:marLeft w:val="0"/>
      <w:marRight w:val="0"/>
      <w:marTop w:val="0"/>
      <w:marBottom w:val="0"/>
      <w:divBdr>
        <w:top w:val="none" w:sz="0" w:space="0" w:color="auto"/>
        <w:left w:val="none" w:sz="0" w:space="0" w:color="auto"/>
        <w:bottom w:val="none" w:sz="0" w:space="0" w:color="auto"/>
        <w:right w:val="none" w:sz="0" w:space="0" w:color="auto"/>
      </w:divBdr>
    </w:div>
    <w:div w:id="2017611450">
      <w:bodyDiv w:val="1"/>
      <w:marLeft w:val="0"/>
      <w:marRight w:val="0"/>
      <w:marTop w:val="0"/>
      <w:marBottom w:val="0"/>
      <w:divBdr>
        <w:top w:val="none" w:sz="0" w:space="0" w:color="auto"/>
        <w:left w:val="none" w:sz="0" w:space="0" w:color="auto"/>
        <w:bottom w:val="none" w:sz="0" w:space="0" w:color="auto"/>
        <w:right w:val="none" w:sz="0" w:space="0" w:color="auto"/>
      </w:divBdr>
    </w:div>
    <w:div w:id="2017658795">
      <w:bodyDiv w:val="1"/>
      <w:marLeft w:val="0"/>
      <w:marRight w:val="0"/>
      <w:marTop w:val="0"/>
      <w:marBottom w:val="0"/>
      <w:divBdr>
        <w:top w:val="none" w:sz="0" w:space="0" w:color="auto"/>
        <w:left w:val="none" w:sz="0" w:space="0" w:color="auto"/>
        <w:bottom w:val="none" w:sz="0" w:space="0" w:color="auto"/>
        <w:right w:val="none" w:sz="0" w:space="0" w:color="auto"/>
      </w:divBdr>
    </w:div>
    <w:div w:id="2017884563">
      <w:bodyDiv w:val="1"/>
      <w:marLeft w:val="0"/>
      <w:marRight w:val="0"/>
      <w:marTop w:val="0"/>
      <w:marBottom w:val="0"/>
      <w:divBdr>
        <w:top w:val="none" w:sz="0" w:space="0" w:color="auto"/>
        <w:left w:val="none" w:sz="0" w:space="0" w:color="auto"/>
        <w:bottom w:val="none" w:sz="0" w:space="0" w:color="auto"/>
        <w:right w:val="none" w:sz="0" w:space="0" w:color="auto"/>
      </w:divBdr>
    </w:div>
    <w:div w:id="2018119257">
      <w:bodyDiv w:val="1"/>
      <w:marLeft w:val="0"/>
      <w:marRight w:val="0"/>
      <w:marTop w:val="0"/>
      <w:marBottom w:val="0"/>
      <w:divBdr>
        <w:top w:val="none" w:sz="0" w:space="0" w:color="auto"/>
        <w:left w:val="none" w:sz="0" w:space="0" w:color="auto"/>
        <w:bottom w:val="none" w:sz="0" w:space="0" w:color="auto"/>
        <w:right w:val="none" w:sz="0" w:space="0" w:color="auto"/>
      </w:divBdr>
    </w:div>
    <w:div w:id="2018192095">
      <w:bodyDiv w:val="1"/>
      <w:marLeft w:val="0"/>
      <w:marRight w:val="0"/>
      <w:marTop w:val="0"/>
      <w:marBottom w:val="0"/>
      <w:divBdr>
        <w:top w:val="none" w:sz="0" w:space="0" w:color="auto"/>
        <w:left w:val="none" w:sz="0" w:space="0" w:color="auto"/>
        <w:bottom w:val="none" w:sz="0" w:space="0" w:color="auto"/>
        <w:right w:val="none" w:sz="0" w:space="0" w:color="auto"/>
      </w:divBdr>
    </w:div>
    <w:div w:id="2018536703">
      <w:bodyDiv w:val="1"/>
      <w:marLeft w:val="0"/>
      <w:marRight w:val="0"/>
      <w:marTop w:val="0"/>
      <w:marBottom w:val="0"/>
      <w:divBdr>
        <w:top w:val="none" w:sz="0" w:space="0" w:color="auto"/>
        <w:left w:val="none" w:sz="0" w:space="0" w:color="auto"/>
        <w:bottom w:val="none" w:sz="0" w:space="0" w:color="auto"/>
        <w:right w:val="none" w:sz="0" w:space="0" w:color="auto"/>
      </w:divBdr>
    </w:div>
    <w:div w:id="2018845774">
      <w:bodyDiv w:val="1"/>
      <w:marLeft w:val="0"/>
      <w:marRight w:val="0"/>
      <w:marTop w:val="0"/>
      <w:marBottom w:val="0"/>
      <w:divBdr>
        <w:top w:val="none" w:sz="0" w:space="0" w:color="auto"/>
        <w:left w:val="none" w:sz="0" w:space="0" w:color="auto"/>
        <w:bottom w:val="none" w:sz="0" w:space="0" w:color="auto"/>
        <w:right w:val="none" w:sz="0" w:space="0" w:color="auto"/>
      </w:divBdr>
    </w:div>
    <w:div w:id="2019039417">
      <w:bodyDiv w:val="1"/>
      <w:marLeft w:val="0"/>
      <w:marRight w:val="0"/>
      <w:marTop w:val="0"/>
      <w:marBottom w:val="0"/>
      <w:divBdr>
        <w:top w:val="none" w:sz="0" w:space="0" w:color="auto"/>
        <w:left w:val="none" w:sz="0" w:space="0" w:color="auto"/>
        <w:bottom w:val="none" w:sz="0" w:space="0" w:color="auto"/>
        <w:right w:val="none" w:sz="0" w:space="0" w:color="auto"/>
      </w:divBdr>
    </w:div>
    <w:div w:id="2019237393">
      <w:bodyDiv w:val="1"/>
      <w:marLeft w:val="0"/>
      <w:marRight w:val="0"/>
      <w:marTop w:val="0"/>
      <w:marBottom w:val="0"/>
      <w:divBdr>
        <w:top w:val="none" w:sz="0" w:space="0" w:color="auto"/>
        <w:left w:val="none" w:sz="0" w:space="0" w:color="auto"/>
        <w:bottom w:val="none" w:sz="0" w:space="0" w:color="auto"/>
        <w:right w:val="none" w:sz="0" w:space="0" w:color="auto"/>
      </w:divBdr>
    </w:div>
    <w:div w:id="2019308608">
      <w:bodyDiv w:val="1"/>
      <w:marLeft w:val="0"/>
      <w:marRight w:val="0"/>
      <w:marTop w:val="0"/>
      <w:marBottom w:val="0"/>
      <w:divBdr>
        <w:top w:val="none" w:sz="0" w:space="0" w:color="auto"/>
        <w:left w:val="none" w:sz="0" w:space="0" w:color="auto"/>
        <w:bottom w:val="none" w:sz="0" w:space="0" w:color="auto"/>
        <w:right w:val="none" w:sz="0" w:space="0" w:color="auto"/>
      </w:divBdr>
    </w:div>
    <w:div w:id="2019458305">
      <w:bodyDiv w:val="1"/>
      <w:marLeft w:val="0"/>
      <w:marRight w:val="0"/>
      <w:marTop w:val="0"/>
      <w:marBottom w:val="0"/>
      <w:divBdr>
        <w:top w:val="none" w:sz="0" w:space="0" w:color="auto"/>
        <w:left w:val="none" w:sz="0" w:space="0" w:color="auto"/>
        <w:bottom w:val="none" w:sz="0" w:space="0" w:color="auto"/>
        <w:right w:val="none" w:sz="0" w:space="0" w:color="auto"/>
      </w:divBdr>
    </w:div>
    <w:div w:id="2019699640">
      <w:bodyDiv w:val="1"/>
      <w:marLeft w:val="0"/>
      <w:marRight w:val="0"/>
      <w:marTop w:val="0"/>
      <w:marBottom w:val="0"/>
      <w:divBdr>
        <w:top w:val="none" w:sz="0" w:space="0" w:color="auto"/>
        <w:left w:val="none" w:sz="0" w:space="0" w:color="auto"/>
        <w:bottom w:val="none" w:sz="0" w:space="0" w:color="auto"/>
        <w:right w:val="none" w:sz="0" w:space="0" w:color="auto"/>
      </w:divBdr>
    </w:div>
    <w:div w:id="2019766055">
      <w:bodyDiv w:val="1"/>
      <w:marLeft w:val="0"/>
      <w:marRight w:val="0"/>
      <w:marTop w:val="0"/>
      <w:marBottom w:val="0"/>
      <w:divBdr>
        <w:top w:val="none" w:sz="0" w:space="0" w:color="auto"/>
        <w:left w:val="none" w:sz="0" w:space="0" w:color="auto"/>
        <w:bottom w:val="none" w:sz="0" w:space="0" w:color="auto"/>
        <w:right w:val="none" w:sz="0" w:space="0" w:color="auto"/>
      </w:divBdr>
    </w:div>
    <w:div w:id="2019771531">
      <w:bodyDiv w:val="1"/>
      <w:marLeft w:val="0"/>
      <w:marRight w:val="0"/>
      <w:marTop w:val="0"/>
      <w:marBottom w:val="0"/>
      <w:divBdr>
        <w:top w:val="none" w:sz="0" w:space="0" w:color="auto"/>
        <w:left w:val="none" w:sz="0" w:space="0" w:color="auto"/>
        <w:bottom w:val="none" w:sz="0" w:space="0" w:color="auto"/>
        <w:right w:val="none" w:sz="0" w:space="0" w:color="auto"/>
      </w:divBdr>
    </w:div>
    <w:div w:id="2019775267">
      <w:bodyDiv w:val="1"/>
      <w:marLeft w:val="0"/>
      <w:marRight w:val="0"/>
      <w:marTop w:val="0"/>
      <w:marBottom w:val="0"/>
      <w:divBdr>
        <w:top w:val="none" w:sz="0" w:space="0" w:color="auto"/>
        <w:left w:val="none" w:sz="0" w:space="0" w:color="auto"/>
        <w:bottom w:val="none" w:sz="0" w:space="0" w:color="auto"/>
        <w:right w:val="none" w:sz="0" w:space="0" w:color="auto"/>
      </w:divBdr>
    </w:div>
    <w:div w:id="2019965910">
      <w:bodyDiv w:val="1"/>
      <w:marLeft w:val="0"/>
      <w:marRight w:val="0"/>
      <w:marTop w:val="0"/>
      <w:marBottom w:val="0"/>
      <w:divBdr>
        <w:top w:val="none" w:sz="0" w:space="0" w:color="auto"/>
        <w:left w:val="none" w:sz="0" w:space="0" w:color="auto"/>
        <w:bottom w:val="none" w:sz="0" w:space="0" w:color="auto"/>
        <w:right w:val="none" w:sz="0" w:space="0" w:color="auto"/>
      </w:divBdr>
    </w:div>
    <w:div w:id="2020113827">
      <w:bodyDiv w:val="1"/>
      <w:marLeft w:val="0"/>
      <w:marRight w:val="0"/>
      <w:marTop w:val="0"/>
      <w:marBottom w:val="0"/>
      <w:divBdr>
        <w:top w:val="none" w:sz="0" w:space="0" w:color="auto"/>
        <w:left w:val="none" w:sz="0" w:space="0" w:color="auto"/>
        <w:bottom w:val="none" w:sz="0" w:space="0" w:color="auto"/>
        <w:right w:val="none" w:sz="0" w:space="0" w:color="auto"/>
      </w:divBdr>
    </w:div>
    <w:div w:id="2020114370">
      <w:bodyDiv w:val="1"/>
      <w:marLeft w:val="0"/>
      <w:marRight w:val="0"/>
      <w:marTop w:val="0"/>
      <w:marBottom w:val="0"/>
      <w:divBdr>
        <w:top w:val="none" w:sz="0" w:space="0" w:color="auto"/>
        <w:left w:val="none" w:sz="0" w:space="0" w:color="auto"/>
        <w:bottom w:val="none" w:sz="0" w:space="0" w:color="auto"/>
        <w:right w:val="none" w:sz="0" w:space="0" w:color="auto"/>
      </w:divBdr>
    </w:div>
    <w:div w:id="2020307129">
      <w:bodyDiv w:val="1"/>
      <w:marLeft w:val="0"/>
      <w:marRight w:val="0"/>
      <w:marTop w:val="0"/>
      <w:marBottom w:val="0"/>
      <w:divBdr>
        <w:top w:val="none" w:sz="0" w:space="0" w:color="auto"/>
        <w:left w:val="none" w:sz="0" w:space="0" w:color="auto"/>
        <w:bottom w:val="none" w:sz="0" w:space="0" w:color="auto"/>
        <w:right w:val="none" w:sz="0" w:space="0" w:color="auto"/>
      </w:divBdr>
    </w:div>
    <w:div w:id="2020697752">
      <w:bodyDiv w:val="1"/>
      <w:marLeft w:val="0"/>
      <w:marRight w:val="0"/>
      <w:marTop w:val="0"/>
      <w:marBottom w:val="0"/>
      <w:divBdr>
        <w:top w:val="none" w:sz="0" w:space="0" w:color="auto"/>
        <w:left w:val="none" w:sz="0" w:space="0" w:color="auto"/>
        <w:bottom w:val="none" w:sz="0" w:space="0" w:color="auto"/>
        <w:right w:val="none" w:sz="0" w:space="0" w:color="auto"/>
      </w:divBdr>
    </w:div>
    <w:div w:id="2020768695">
      <w:bodyDiv w:val="1"/>
      <w:marLeft w:val="0"/>
      <w:marRight w:val="0"/>
      <w:marTop w:val="0"/>
      <w:marBottom w:val="0"/>
      <w:divBdr>
        <w:top w:val="none" w:sz="0" w:space="0" w:color="auto"/>
        <w:left w:val="none" w:sz="0" w:space="0" w:color="auto"/>
        <w:bottom w:val="none" w:sz="0" w:space="0" w:color="auto"/>
        <w:right w:val="none" w:sz="0" w:space="0" w:color="auto"/>
      </w:divBdr>
    </w:div>
    <w:div w:id="2020965577">
      <w:bodyDiv w:val="1"/>
      <w:marLeft w:val="0"/>
      <w:marRight w:val="0"/>
      <w:marTop w:val="0"/>
      <w:marBottom w:val="0"/>
      <w:divBdr>
        <w:top w:val="none" w:sz="0" w:space="0" w:color="auto"/>
        <w:left w:val="none" w:sz="0" w:space="0" w:color="auto"/>
        <w:bottom w:val="none" w:sz="0" w:space="0" w:color="auto"/>
        <w:right w:val="none" w:sz="0" w:space="0" w:color="auto"/>
      </w:divBdr>
    </w:div>
    <w:div w:id="2021351133">
      <w:bodyDiv w:val="1"/>
      <w:marLeft w:val="0"/>
      <w:marRight w:val="0"/>
      <w:marTop w:val="0"/>
      <w:marBottom w:val="0"/>
      <w:divBdr>
        <w:top w:val="none" w:sz="0" w:space="0" w:color="auto"/>
        <w:left w:val="none" w:sz="0" w:space="0" w:color="auto"/>
        <w:bottom w:val="none" w:sz="0" w:space="0" w:color="auto"/>
        <w:right w:val="none" w:sz="0" w:space="0" w:color="auto"/>
      </w:divBdr>
    </w:div>
    <w:div w:id="2021393177">
      <w:bodyDiv w:val="1"/>
      <w:marLeft w:val="0"/>
      <w:marRight w:val="0"/>
      <w:marTop w:val="0"/>
      <w:marBottom w:val="0"/>
      <w:divBdr>
        <w:top w:val="none" w:sz="0" w:space="0" w:color="auto"/>
        <w:left w:val="none" w:sz="0" w:space="0" w:color="auto"/>
        <w:bottom w:val="none" w:sz="0" w:space="0" w:color="auto"/>
        <w:right w:val="none" w:sz="0" w:space="0" w:color="auto"/>
      </w:divBdr>
    </w:div>
    <w:div w:id="2021393571">
      <w:bodyDiv w:val="1"/>
      <w:marLeft w:val="0"/>
      <w:marRight w:val="0"/>
      <w:marTop w:val="0"/>
      <w:marBottom w:val="0"/>
      <w:divBdr>
        <w:top w:val="none" w:sz="0" w:space="0" w:color="auto"/>
        <w:left w:val="none" w:sz="0" w:space="0" w:color="auto"/>
        <w:bottom w:val="none" w:sz="0" w:space="0" w:color="auto"/>
        <w:right w:val="none" w:sz="0" w:space="0" w:color="auto"/>
      </w:divBdr>
    </w:div>
    <w:div w:id="2021464252">
      <w:bodyDiv w:val="1"/>
      <w:marLeft w:val="0"/>
      <w:marRight w:val="0"/>
      <w:marTop w:val="0"/>
      <w:marBottom w:val="0"/>
      <w:divBdr>
        <w:top w:val="none" w:sz="0" w:space="0" w:color="auto"/>
        <w:left w:val="none" w:sz="0" w:space="0" w:color="auto"/>
        <w:bottom w:val="none" w:sz="0" w:space="0" w:color="auto"/>
        <w:right w:val="none" w:sz="0" w:space="0" w:color="auto"/>
      </w:divBdr>
    </w:div>
    <w:div w:id="2021810529">
      <w:bodyDiv w:val="1"/>
      <w:marLeft w:val="0"/>
      <w:marRight w:val="0"/>
      <w:marTop w:val="0"/>
      <w:marBottom w:val="0"/>
      <w:divBdr>
        <w:top w:val="none" w:sz="0" w:space="0" w:color="auto"/>
        <w:left w:val="none" w:sz="0" w:space="0" w:color="auto"/>
        <w:bottom w:val="none" w:sz="0" w:space="0" w:color="auto"/>
        <w:right w:val="none" w:sz="0" w:space="0" w:color="auto"/>
      </w:divBdr>
    </w:div>
    <w:div w:id="2021812961">
      <w:bodyDiv w:val="1"/>
      <w:marLeft w:val="0"/>
      <w:marRight w:val="0"/>
      <w:marTop w:val="0"/>
      <w:marBottom w:val="0"/>
      <w:divBdr>
        <w:top w:val="none" w:sz="0" w:space="0" w:color="auto"/>
        <w:left w:val="none" w:sz="0" w:space="0" w:color="auto"/>
        <w:bottom w:val="none" w:sz="0" w:space="0" w:color="auto"/>
        <w:right w:val="none" w:sz="0" w:space="0" w:color="auto"/>
      </w:divBdr>
    </w:div>
    <w:div w:id="2021882919">
      <w:bodyDiv w:val="1"/>
      <w:marLeft w:val="0"/>
      <w:marRight w:val="0"/>
      <w:marTop w:val="0"/>
      <w:marBottom w:val="0"/>
      <w:divBdr>
        <w:top w:val="none" w:sz="0" w:space="0" w:color="auto"/>
        <w:left w:val="none" w:sz="0" w:space="0" w:color="auto"/>
        <w:bottom w:val="none" w:sz="0" w:space="0" w:color="auto"/>
        <w:right w:val="none" w:sz="0" w:space="0" w:color="auto"/>
      </w:divBdr>
    </w:div>
    <w:div w:id="2022075509">
      <w:bodyDiv w:val="1"/>
      <w:marLeft w:val="0"/>
      <w:marRight w:val="0"/>
      <w:marTop w:val="0"/>
      <w:marBottom w:val="0"/>
      <w:divBdr>
        <w:top w:val="none" w:sz="0" w:space="0" w:color="auto"/>
        <w:left w:val="none" w:sz="0" w:space="0" w:color="auto"/>
        <w:bottom w:val="none" w:sz="0" w:space="0" w:color="auto"/>
        <w:right w:val="none" w:sz="0" w:space="0" w:color="auto"/>
      </w:divBdr>
    </w:div>
    <w:div w:id="2022274562">
      <w:bodyDiv w:val="1"/>
      <w:marLeft w:val="0"/>
      <w:marRight w:val="0"/>
      <w:marTop w:val="0"/>
      <w:marBottom w:val="0"/>
      <w:divBdr>
        <w:top w:val="none" w:sz="0" w:space="0" w:color="auto"/>
        <w:left w:val="none" w:sz="0" w:space="0" w:color="auto"/>
        <w:bottom w:val="none" w:sz="0" w:space="0" w:color="auto"/>
        <w:right w:val="none" w:sz="0" w:space="0" w:color="auto"/>
      </w:divBdr>
    </w:div>
    <w:div w:id="2022466447">
      <w:bodyDiv w:val="1"/>
      <w:marLeft w:val="0"/>
      <w:marRight w:val="0"/>
      <w:marTop w:val="0"/>
      <w:marBottom w:val="0"/>
      <w:divBdr>
        <w:top w:val="none" w:sz="0" w:space="0" w:color="auto"/>
        <w:left w:val="none" w:sz="0" w:space="0" w:color="auto"/>
        <w:bottom w:val="none" w:sz="0" w:space="0" w:color="auto"/>
        <w:right w:val="none" w:sz="0" w:space="0" w:color="auto"/>
      </w:divBdr>
    </w:div>
    <w:div w:id="2022855868">
      <w:bodyDiv w:val="1"/>
      <w:marLeft w:val="0"/>
      <w:marRight w:val="0"/>
      <w:marTop w:val="0"/>
      <w:marBottom w:val="0"/>
      <w:divBdr>
        <w:top w:val="none" w:sz="0" w:space="0" w:color="auto"/>
        <w:left w:val="none" w:sz="0" w:space="0" w:color="auto"/>
        <w:bottom w:val="none" w:sz="0" w:space="0" w:color="auto"/>
        <w:right w:val="none" w:sz="0" w:space="0" w:color="auto"/>
      </w:divBdr>
    </w:div>
    <w:div w:id="2022973369">
      <w:bodyDiv w:val="1"/>
      <w:marLeft w:val="0"/>
      <w:marRight w:val="0"/>
      <w:marTop w:val="0"/>
      <w:marBottom w:val="0"/>
      <w:divBdr>
        <w:top w:val="none" w:sz="0" w:space="0" w:color="auto"/>
        <w:left w:val="none" w:sz="0" w:space="0" w:color="auto"/>
        <w:bottom w:val="none" w:sz="0" w:space="0" w:color="auto"/>
        <w:right w:val="none" w:sz="0" w:space="0" w:color="auto"/>
      </w:divBdr>
    </w:div>
    <w:div w:id="2023432035">
      <w:bodyDiv w:val="1"/>
      <w:marLeft w:val="0"/>
      <w:marRight w:val="0"/>
      <w:marTop w:val="0"/>
      <w:marBottom w:val="0"/>
      <w:divBdr>
        <w:top w:val="none" w:sz="0" w:space="0" w:color="auto"/>
        <w:left w:val="none" w:sz="0" w:space="0" w:color="auto"/>
        <w:bottom w:val="none" w:sz="0" w:space="0" w:color="auto"/>
        <w:right w:val="none" w:sz="0" w:space="0" w:color="auto"/>
      </w:divBdr>
    </w:div>
    <w:div w:id="2023507669">
      <w:bodyDiv w:val="1"/>
      <w:marLeft w:val="0"/>
      <w:marRight w:val="0"/>
      <w:marTop w:val="0"/>
      <w:marBottom w:val="0"/>
      <w:divBdr>
        <w:top w:val="none" w:sz="0" w:space="0" w:color="auto"/>
        <w:left w:val="none" w:sz="0" w:space="0" w:color="auto"/>
        <w:bottom w:val="none" w:sz="0" w:space="0" w:color="auto"/>
        <w:right w:val="none" w:sz="0" w:space="0" w:color="auto"/>
      </w:divBdr>
    </w:div>
    <w:div w:id="2023510332">
      <w:bodyDiv w:val="1"/>
      <w:marLeft w:val="0"/>
      <w:marRight w:val="0"/>
      <w:marTop w:val="0"/>
      <w:marBottom w:val="0"/>
      <w:divBdr>
        <w:top w:val="none" w:sz="0" w:space="0" w:color="auto"/>
        <w:left w:val="none" w:sz="0" w:space="0" w:color="auto"/>
        <w:bottom w:val="none" w:sz="0" w:space="0" w:color="auto"/>
        <w:right w:val="none" w:sz="0" w:space="0" w:color="auto"/>
      </w:divBdr>
    </w:div>
    <w:div w:id="2023512827">
      <w:bodyDiv w:val="1"/>
      <w:marLeft w:val="0"/>
      <w:marRight w:val="0"/>
      <w:marTop w:val="0"/>
      <w:marBottom w:val="0"/>
      <w:divBdr>
        <w:top w:val="none" w:sz="0" w:space="0" w:color="auto"/>
        <w:left w:val="none" w:sz="0" w:space="0" w:color="auto"/>
        <w:bottom w:val="none" w:sz="0" w:space="0" w:color="auto"/>
        <w:right w:val="none" w:sz="0" w:space="0" w:color="auto"/>
      </w:divBdr>
    </w:div>
    <w:div w:id="2023580641">
      <w:bodyDiv w:val="1"/>
      <w:marLeft w:val="0"/>
      <w:marRight w:val="0"/>
      <w:marTop w:val="0"/>
      <w:marBottom w:val="0"/>
      <w:divBdr>
        <w:top w:val="none" w:sz="0" w:space="0" w:color="auto"/>
        <w:left w:val="none" w:sz="0" w:space="0" w:color="auto"/>
        <w:bottom w:val="none" w:sz="0" w:space="0" w:color="auto"/>
        <w:right w:val="none" w:sz="0" w:space="0" w:color="auto"/>
      </w:divBdr>
    </w:div>
    <w:div w:id="2024161463">
      <w:bodyDiv w:val="1"/>
      <w:marLeft w:val="0"/>
      <w:marRight w:val="0"/>
      <w:marTop w:val="0"/>
      <w:marBottom w:val="0"/>
      <w:divBdr>
        <w:top w:val="none" w:sz="0" w:space="0" w:color="auto"/>
        <w:left w:val="none" w:sz="0" w:space="0" w:color="auto"/>
        <w:bottom w:val="none" w:sz="0" w:space="0" w:color="auto"/>
        <w:right w:val="none" w:sz="0" w:space="0" w:color="auto"/>
      </w:divBdr>
    </w:div>
    <w:div w:id="2024162651">
      <w:bodyDiv w:val="1"/>
      <w:marLeft w:val="0"/>
      <w:marRight w:val="0"/>
      <w:marTop w:val="0"/>
      <w:marBottom w:val="0"/>
      <w:divBdr>
        <w:top w:val="none" w:sz="0" w:space="0" w:color="auto"/>
        <w:left w:val="none" w:sz="0" w:space="0" w:color="auto"/>
        <w:bottom w:val="none" w:sz="0" w:space="0" w:color="auto"/>
        <w:right w:val="none" w:sz="0" w:space="0" w:color="auto"/>
      </w:divBdr>
    </w:div>
    <w:div w:id="2024165888">
      <w:bodyDiv w:val="1"/>
      <w:marLeft w:val="0"/>
      <w:marRight w:val="0"/>
      <w:marTop w:val="0"/>
      <w:marBottom w:val="0"/>
      <w:divBdr>
        <w:top w:val="none" w:sz="0" w:space="0" w:color="auto"/>
        <w:left w:val="none" w:sz="0" w:space="0" w:color="auto"/>
        <w:bottom w:val="none" w:sz="0" w:space="0" w:color="auto"/>
        <w:right w:val="none" w:sz="0" w:space="0" w:color="auto"/>
      </w:divBdr>
    </w:div>
    <w:div w:id="2024285121">
      <w:bodyDiv w:val="1"/>
      <w:marLeft w:val="0"/>
      <w:marRight w:val="0"/>
      <w:marTop w:val="0"/>
      <w:marBottom w:val="0"/>
      <w:divBdr>
        <w:top w:val="none" w:sz="0" w:space="0" w:color="auto"/>
        <w:left w:val="none" w:sz="0" w:space="0" w:color="auto"/>
        <w:bottom w:val="none" w:sz="0" w:space="0" w:color="auto"/>
        <w:right w:val="none" w:sz="0" w:space="0" w:color="auto"/>
      </w:divBdr>
    </w:div>
    <w:div w:id="2024816810">
      <w:bodyDiv w:val="1"/>
      <w:marLeft w:val="0"/>
      <w:marRight w:val="0"/>
      <w:marTop w:val="0"/>
      <w:marBottom w:val="0"/>
      <w:divBdr>
        <w:top w:val="none" w:sz="0" w:space="0" w:color="auto"/>
        <w:left w:val="none" w:sz="0" w:space="0" w:color="auto"/>
        <w:bottom w:val="none" w:sz="0" w:space="0" w:color="auto"/>
        <w:right w:val="none" w:sz="0" w:space="0" w:color="auto"/>
      </w:divBdr>
    </w:div>
    <w:div w:id="2024891746">
      <w:bodyDiv w:val="1"/>
      <w:marLeft w:val="0"/>
      <w:marRight w:val="0"/>
      <w:marTop w:val="0"/>
      <w:marBottom w:val="0"/>
      <w:divBdr>
        <w:top w:val="none" w:sz="0" w:space="0" w:color="auto"/>
        <w:left w:val="none" w:sz="0" w:space="0" w:color="auto"/>
        <w:bottom w:val="none" w:sz="0" w:space="0" w:color="auto"/>
        <w:right w:val="none" w:sz="0" w:space="0" w:color="auto"/>
      </w:divBdr>
    </w:div>
    <w:div w:id="2024891877">
      <w:bodyDiv w:val="1"/>
      <w:marLeft w:val="0"/>
      <w:marRight w:val="0"/>
      <w:marTop w:val="0"/>
      <w:marBottom w:val="0"/>
      <w:divBdr>
        <w:top w:val="none" w:sz="0" w:space="0" w:color="auto"/>
        <w:left w:val="none" w:sz="0" w:space="0" w:color="auto"/>
        <w:bottom w:val="none" w:sz="0" w:space="0" w:color="auto"/>
        <w:right w:val="none" w:sz="0" w:space="0" w:color="auto"/>
      </w:divBdr>
    </w:div>
    <w:div w:id="2024895924">
      <w:bodyDiv w:val="1"/>
      <w:marLeft w:val="0"/>
      <w:marRight w:val="0"/>
      <w:marTop w:val="0"/>
      <w:marBottom w:val="0"/>
      <w:divBdr>
        <w:top w:val="none" w:sz="0" w:space="0" w:color="auto"/>
        <w:left w:val="none" w:sz="0" w:space="0" w:color="auto"/>
        <w:bottom w:val="none" w:sz="0" w:space="0" w:color="auto"/>
        <w:right w:val="none" w:sz="0" w:space="0" w:color="auto"/>
      </w:divBdr>
    </w:div>
    <w:div w:id="2025087578">
      <w:bodyDiv w:val="1"/>
      <w:marLeft w:val="0"/>
      <w:marRight w:val="0"/>
      <w:marTop w:val="0"/>
      <w:marBottom w:val="0"/>
      <w:divBdr>
        <w:top w:val="none" w:sz="0" w:space="0" w:color="auto"/>
        <w:left w:val="none" w:sz="0" w:space="0" w:color="auto"/>
        <w:bottom w:val="none" w:sz="0" w:space="0" w:color="auto"/>
        <w:right w:val="none" w:sz="0" w:space="0" w:color="auto"/>
      </w:divBdr>
    </w:div>
    <w:div w:id="2025280252">
      <w:bodyDiv w:val="1"/>
      <w:marLeft w:val="0"/>
      <w:marRight w:val="0"/>
      <w:marTop w:val="0"/>
      <w:marBottom w:val="0"/>
      <w:divBdr>
        <w:top w:val="none" w:sz="0" w:space="0" w:color="auto"/>
        <w:left w:val="none" w:sz="0" w:space="0" w:color="auto"/>
        <w:bottom w:val="none" w:sz="0" w:space="0" w:color="auto"/>
        <w:right w:val="none" w:sz="0" w:space="0" w:color="auto"/>
      </w:divBdr>
    </w:div>
    <w:div w:id="2025547691">
      <w:bodyDiv w:val="1"/>
      <w:marLeft w:val="0"/>
      <w:marRight w:val="0"/>
      <w:marTop w:val="0"/>
      <w:marBottom w:val="0"/>
      <w:divBdr>
        <w:top w:val="none" w:sz="0" w:space="0" w:color="auto"/>
        <w:left w:val="none" w:sz="0" w:space="0" w:color="auto"/>
        <w:bottom w:val="none" w:sz="0" w:space="0" w:color="auto"/>
        <w:right w:val="none" w:sz="0" w:space="0" w:color="auto"/>
      </w:divBdr>
    </w:div>
    <w:div w:id="2025590361">
      <w:bodyDiv w:val="1"/>
      <w:marLeft w:val="0"/>
      <w:marRight w:val="0"/>
      <w:marTop w:val="0"/>
      <w:marBottom w:val="0"/>
      <w:divBdr>
        <w:top w:val="none" w:sz="0" w:space="0" w:color="auto"/>
        <w:left w:val="none" w:sz="0" w:space="0" w:color="auto"/>
        <w:bottom w:val="none" w:sz="0" w:space="0" w:color="auto"/>
        <w:right w:val="none" w:sz="0" w:space="0" w:color="auto"/>
      </w:divBdr>
    </w:div>
    <w:div w:id="2026053494">
      <w:bodyDiv w:val="1"/>
      <w:marLeft w:val="0"/>
      <w:marRight w:val="0"/>
      <w:marTop w:val="0"/>
      <w:marBottom w:val="0"/>
      <w:divBdr>
        <w:top w:val="none" w:sz="0" w:space="0" w:color="auto"/>
        <w:left w:val="none" w:sz="0" w:space="0" w:color="auto"/>
        <w:bottom w:val="none" w:sz="0" w:space="0" w:color="auto"/>
        <w:right w:val="none" w:sz="0" w:space="0" w:color="auto"/>
      </w:divBdr>
    </w:div>
    <w:div w:id="2026131706">
      <w:bodyDiv w:val="1"/>
      <w:marLeft w:val="0"/>
      <w:marRight w:val="0"/>
      <w:marTop w:val="0"/>
      <w:marBottom w:val="0"/>
      <w:divBdr>
        <w:top w:val="none" w:sz="0" w:space="0" w:color="auto"/>
        <w:left w:val="none" w:sz="0" w:space="0" w:color="auto"/>
        <w:bottom w:val="none" w:sz="0" w:space="0" w:color="auto"/>
        <w:right w:val="none" w:sz="0" w:space="0" w:color="auto"/>
      </w:divBdr>
    </w:div>
    <w:div w:id="2026206362">
      <w:bodyDiv w:val="1"/>
      <w:marLeft w:val="0"/>
      <w:marRight w:val="0"/>
      <w:marTop w:val="0"/>
      <w:marBottom w:val="0"/>
      <w:divBdr>
        <w:top w:val="none" w:sz="0" w:space="0" w:color="auto"/>
        <w:left w:val="none" w:sz="0" w:space="0" w:color="auto"/>
        <w:bottom w:val="none" w:sz="0" w:space="0" w:color="auto"/>
        <w:right w:val="none" w:sz="0" w:space="0" w:color="auto"/>
      </w:divBdr>
    </w:div>
    <w:div w:id="2026245563">
      <w:bodyDiv w:val="1"/>
      <w:marLeft w:val="0"/>
      <w:marRight w:val="0"/>
      <w:marTop w:val="0"/>
      <w:marBottom w:val="0"/>
      <w:divBdr>
        <w:top w:val="none" w:sz="0" w:space="0" w:color="auto"/>
        <w:left w:val="none" w:sz="0" w:space="0" w:color="auto"/>
        <w:bottom w:val="none" w:sz="0" w:space="0" w:color="auto"/>
        <w:right w:val="none" w:sz="0" w:space="0" w:color="auto"/>
      </w:divBdr>
    </w:div>
    <w:div w:id="2026593973">
      <w:bodyDiv w:val="1"/>
      <w:marLeft w:val="0"/>
      <w:marRight w:val="0"/>
      <w:marTop w:val="0"/>
      <w:marBottom w:val="0"/>
      <w:divBdr>
        <w:top w:val="none" w:sz="0" w:space="0" w:color="auto"/>
        <w:left w:val="none" w:sz="0" w:space="0" w:color="auto"/>
        <w:bottom w:val="none" w:sz="0" w:space="0" w:color="auto"/>
        <w:right w:val="none" w:sz="0" w:space="0" w:color="auto"/>
      </w:divBdr>
    </w:div>
    <w:div w:id="2026787392">
      <w:bodyDiv w:val="1"/>
      <w:marLeft w:val="0"/>
      <w:marRight w:val="0"/>
      <w:marTop w:val="0"/>
      <w:marBottom w:val="0"/>
      <w:divBdr>
        <w:top w:val="none" w:sz="0" w:space="0" w:color="auto"/>
        <w:left w:val="none" w:sz="0" w:space="0" w:color="auto"/>
        <w:bottom w:val="none" w:sz="0" w:space="0" w:color="auto"/>
        <w:right w:val="none" w:sz="0" w:space="0" w:color="auto"/>
      </w:divBdr>
    </w:div>
    <w:div w:id="2027442556">
      <w:bodyDiv w:val="1"/>
      <w:marLeft w:val="0"/>
      <w:marRight w:val="0"/>
      <w:marTop w:val="0"/>
      <w:marBottom w:val="0"/>
      <w:divBdr>
        <w:top w:val="none" w:sz="0" w:space="0" w:color="auto"/>
        <w:left w:val="none" w:sz="0" w:space="0" w:color="auto"/>
        <w:bottom w:val="none" w:sz="0" w:space="0" w:color="auto"/>
        <w:right w:val="none" w:sz="0" w:space="0" w:color="auto"/>
      </w:divBdr>
    </w:div>
    <w:div w:id="2027519659">
      <w:bodyDiv w:val="1"/>
      <w:marLeft w:val="0"/>
      <w:marRight w:val="0"/>
      <w:marTop w:val="0"/>
      <w:marBottom w:val="0"/>
      <w:divBdr>
        <w:top w:val="none" w:sz="0" w:space="0" w:color="auto"/>
        <w:left w:val="none" w:sz="0" w:space="0" w:color="auto"/>
        <w:bottom w:val="none" w:sz="0" w:space="0" w:color="auto"/>
        <w:right w:val="none" w:sz="0" w:space="0" w:color="auto"/>
      </w:divBdr>
    </w:div>
    <w:div w:id="2027558020">
      <w:bodyDiv w:val="1"/>
      <w:marLeft w:val="0"/>
      <w:marRight w:val="0"/>
      <w:marTop w:val="0"/>
      <w:marBottom w:val="0"/>
      <w:divBdr>
        <w:top w:val="none" w:sz="0" w:space="0" w:color="auto"/>
        <w:left w:val="none" w:sz="0" w:space="0" w:color="auto"/>
        <w:bottom w:val="none" w:sz="0" w:space="0" w:color="auto"/>
        <w:right w:val="none" w:sz="0" w:space="0" w:color="auto"/>
      </w:divBdr>
    </w:div>
    <w:div w:id="2027562878">
      <w:bodyDiv w:val="1"/>
      <w:marLeft w:val="0"/>
      <w:marRight w:val="0"/>
      <w:marTop w:val="0"/>
      <w:marBottom w:val="0"/>
      <w:divBdr>
        <w:top w:val="none" w:sz="0" w:space="0" w:color="auto"/>
        <w:left w:val="none" w:sz="0" w:space="0" w:color="auto"/>
        <w:bottom w:val="none" w:sz="0" w:space="0" w:color="auto"/>
        <w:right w:val="none" w:sz="0" w:space="0" w:color="auto"/>
      </w:divBdr>
    </w:div>
    <w:div w:id="2027946274">
      <w:bodyDiv w:val="1"/>
      <w:marLeft w:val="0"/>
      <w:marRight w:val="0"/>
      <w:marTop w:val="0"/>
      <w:marBottom w:val="0"/>
      <w:divBdr>
        <w:top w:val="none" w:sz="0" w:space="0" w:color="auto"/>
        <w:left w:val="none" w:sz="0" w:space="0" w:color="auto"/>
        <w:bottom w:val="none" w:sz="0" w:space="0" w:color="auto"/>
        <w:right w:val="none" w:sz="0" w:space="0" w:color="auto"/>
      </w:divBdr>
    </w:div>
    <w:div w:id="2028020155">
      <w:bodyDiv w:val="1"/>
      <w:marLeft w:val="0"/>
      <w:marRight w:val="0"/>
      <w:marTop w:val="0"/>
      <w:marBottom w:val="0"/>
      <w:divBdr>
        <w:top w:val="none" w:sz="0" w:space="0" w:color="auto"/>
        <w:left w:val="none" w:sz="0" w:space="0" w:color="auto"/>
        <w:bottom w:val="none" w:sz="0" w:space="0" w:color="auto"/>
        <w:right w:val="none" w:sz="0" w:space="0" w:color="auto"/>
      </w:divBdr>
    </w:div>
    <w:div w:id="2028365641">
      <w:bodyDiv w:val="1"/>
      <w:marLeft w:val="0"/>
      <w:marRight w:val="0"/>
      <w:marTop w:val="0"/>
      <w:marBottom w:val="0"/>
      <w:divBdr>
        <w:top w:val="none" w:sz="0" w:space="0" w:color="auto"/>
        <w:left w:val="none" w:sz="0" w:space="0" w:color="auto"/>
        <w:bottom w:val="none" w:sz="0" w:space="0" w:color="auto"/>
        <w:right w:val="none" w:sz="0" w:space="0" w:color="auto"/>
      </w:divBdr>
    </w:div>
    <w:div w:id="2028945278">
      <w:bodyDiv w:val="1"/>
      <w:marLeft w:val="0"/>
      <w:marRight w:val="0"/>
      <w:marTop w:val="0"/>
      <w:marBottom w:val="0"/>
      <w:divBdr>
        <w:top w:val="none" w:sz="0" w:space="0" w:color="auto"/>
        <w:left w:val="none" w:sz="0" w:space="0" w:color="auto"/>
        <w:bottom w:val="none" w:sz="0" w:space="0" w:color="auto"/>
        <w:right w:val="none" w:sz="0" w:space="0" w:color="auto"/>
      </w:divBdr>
    </w:div>
    <w:div w:id="2029284976">
      <w:bodyDiv w:val="1"/>
      <w:marLeft w:val="0"/>
      <w:marRight w:val="0"/>
      <w:marTop w:val="0"/>
      <w:marBottom w:val="0"/>
      <w:divBdr>
        <w:top w:val="none" w:sz="0" w:space="0" w:color="auto"/>
        <w:left w:val="none" w:sz="0" w:space="0" w:color="auto"/>
        <w:bottom w:val="none" w:sz="0" w:space="0" w:color="auto"/>
        <w:right w:val="none" w:sz="0" w:space="0" w:color="auto"/>
      </w:divBdr>
    </w:div>
    <w:div w:id="2029721879">
      <w:bodyDiv w:val="1"/>
      <w:marLeft w:val="0"/>
      <w:marRight w:val="0"/>
      <w:marTop w:val="0"/>
      <w:marBottom w:val="0"/>
      <w:divBdr>
        <w:top w:val="none" w:sz="0" w:space="0" w:color="auto"/>
        <w:left w:val="none" w:sz="0" w:space="0" w:color="auto"/>
        <w:bottom w:val="none" w:sz="0" w:space="0" w:color="auto"/>
        <w:right w:val="none" w:sz="0" w:space="0" w:color="auto"/>
      </w:divBdr>
    </w:div>
    <w:div w:id="2029790692">
      <w:bodyDiv w:val="1"/>
      <w:marLeft w:val="0"/>
      <w:marRight w:val="0"/>
      <w:marTop w:val="0"/>
      <w:marBottom w:val="0"/>
      <w:divBdr>
        <w:top w:val="none" w:sz="0" w:space="0" w:color="auto"/>
        <w:left w:val="none" w:sz="0" w:space="0" w:color="auto"/>
        <w:bottom w:val="none" w:sz="0" w:space="0" w:color="auto"/>
        <w:right w:val="none" w:sz="0" w:space="0" w:color="auto"/>
      </w:divBdr>
    </w:div>
    <w:div w:id="2029940355">
      <w:bodyDiv w:val="1"/>
      <w:marLeft w:val="0"/>
      <w:marRight w:val="0"/>
      <w:marTop w:val="0"/>
      <w:marBottom w:val="0"/>
      <w:divBdr>
        <w:top w:val="none" w:sz="0" w:space="0" w:color="auto"/>
        <w:left w:val="none" w:sz="0" w:space="0" w:color="auto"/>
        <w:bottom w:val="none" w:sz="0" w:space="0" w:color="auto"/>
        <w:right w:val="none" w:sz="0" w:space="0" w:color="auto"/>
      </w:divBdr>
    </w:div>
    <w:div w:id="2030179316">
      <w:bodyDiv w:val="1"/>
      <w:marLeft w:val="0"/>
      <w:marRight w:val="0"/>
      <w:marTop w:val="0"/>
      <w:marBottom w:val="0"/>
      <w:divBdr>
        <w:top w:val="none" w:sz="0" w:space="0" w:color="auto"/>
        <w:left w:val="none" w:sz="0" w:space="0" w:color="auto"/>
        <w:bottom w:val="none" w:sz="0" w:space="0" w:color="auto"/>
        <w:right w:val="none" w:sz="0" w:space="0" w:color="auto"/>
      </w:divBdr>
    </w:div>
    <w:div w:id="2030250612">
      <w:bodyDiv w:val="1"/>
      <w:marLeft w:val="0"/>
      <w:marRight w:val="0"/>
      <w:marTop w:val="0"/>
      <w:marBottom w:val="0"/>
      <w:divBdr>
        <w:top w:val="none" w:sz="0" w:space="0" w:color="auto"/>
        <w:left w:val="none" w:sz="0" w:space="0" w:color="auto"/>
        <w:bottom w:val="none" w:sz="0" w:space="0" w:color="auto"/>
        <w:right w:val="none" w:sz="0" w:space="0" w:color="auto"/>
      </w:divBdr>
    </w:div>
    <w:div w:id="2030256161">
      <w:bodyDiv w:val="1"/>
      <w:marLeft w:val="0"/>
      <w:marRight w:val="0"/>
      <w:marTop w:val="0"/>
      <w:marBottom w:val="0"/>
      <w:divBdr>
        <w:top w:val="none" w:sz="0" w:space="0" w:color="auto"/>
        <w:left w:val="none" w:sz="0" w:space="0" w:color="auto"/>
        <w:bottom w:val="none" w:sz="0" w:space="0" w:color="auto"/>
        <w:right w:val="none" w:sz="0" w:space="0" w:color="auto"/>
      </w:divBdr>
    </w:div>
    <w:div w:id="2030372270">
      <w:bodyDiv w:val="1"/>
      <w:marLeft w:val="0"/>
      <w:marRight w:val="0"/>
      <w:marTop w:val="0"/>
      <w:marBottom w:val="0"/>
      <w:divBdr>
        <w:top w:val="none" w:sz="0" w:space="0" w:color="auto"/>
        <w:left w:val="none" w:sz="0" w:space="0" w:color="auto"/>
        <w:bottom w:val="none" w:sz="0" w:space="0" w:color="auto"/>
        <w:right w:val="none" w:sz="0" w:space="0" w:color="auto"/>
      </w:divBdr>
    </w:div>
    <w:div w:id="2030791031">
      <w:bodyDiv w:val="1"/>
      <w:marLeft w:val="0"/>
      <w:marRight w:val="0"/>
      <w:marTop w:val="0"/>
      <w:marBottom w:val="0"/>
      <w:divBdr>
        <w:top w:val="none" w:sz="0" w:space="0" w:color="auto"/>
        <w:left w:val="none" w:sz="0" w:space="0" w:color="auto"/>
        <w:bottom w:val="none" w:sz="0" w:space="0" w:color="auto"/>
        <w:right w:val="none" w:sz="0" w:space="0" w:color="auto"/>
      </w:divBdr>
    </w:div>
    <w:div w:id="2031251783">
      <w:bodyDiv w:val="1"/>
      <w:marLeft w:val="0"/>
      <w:marRight w:val="0"/>
      <w:marTop w:val="0"/>
      <w:marBottom w:val="0"/>
      <w:divBdr>
        <w:top w:val="none" w:sz="0" w:space="0" w:color="auto"/>
        <w:left w:val="none" w:sz="0" w:space="0" w:color="auto"/>
        <w:bottom w:val="none" w:sz="0" w:space="0" w:color="auto"/>
        <w:right w:val="none" w:sz="0" w:space="0" w:color="auto"/>
      </w:divBdr>
    </w:div>
    <w:div w:id="2031297054">
      <w:bodyDiv w:val="1"/>
      <w:marLeft w:val="0"/>
      <w:marRight w:val="0"/>
      <w:marTop w:val="0"/>
      <w:marBottom w:val="0"/>
      <w:divBdr>
        <w:top w:val="none" w:sz="0" w:space="0" w:color="auto"/>
        <w:left w:val="none" w:sz="0" w:space="0" w:color="auto"/>
        <w:bottom w:val="none" w:sz="0" w:space="0" w:color="auto"/>
        <w:right w:val="none" w:sz="0" w:space="0" w:color="auto"/>
      </w:divBdr>
    </w:div>
    <w:div w:id="2031298656">
      <w:bodyDiv w:val="1"/>
      <w:marLeft w:val="0"/>
      <w:marRight w:val="0"/>
      <w:marTop w:val="0"/>
      <w:marBottom w:val="0"/>
      <w:divBdr>
        <w:top w:val="none" w:sz="0" w:space="0" w:color="auto"/>
        <w:left w:val="none" w:sz="0" w:space="0" w:color="auto"/>
        <w:bottom w:val="none" w:sz="0" w:space="0" w:color="auto"/>
        <w:right w:val="none" w:sz="0" w:space="0" w:color="auto"/>
      </w:divBdr>
    </w:div>
    <w:div w:id="2031485393">
      <w:bodyDiv w:val="1"/>
      <w:marLeft w:val="0"/>
      <w:marRight w:val="0"/>
      <w:marTop w:val="0"/>
      <w:marBottom w:val="0"/>
      <w:divBdr>
        <w:top w:val="none" w:sz="0" w:space="0" w:color="auto"/>
        <w:left w:val="none" w:sz="0" w:space="0" w:color="auto"/>
        <w:bottom w:val="none" w:sz="0" w:space="0" w:color="auto"/>
        <w:right w:val="none" w:sz="0" w:space="0" w:color="auto"/>
      </w:divBdr>
    </w:div>
    <w:div w:id="2031907405">
      <w:bodyDiv w:val="1"/>
      <w:marLeft w:val="0"/>
      <w:marRight w:val="0"/>
      <w:marTop w:val="0"/>
      <w:marBottom w:val="0"/>
      <w:divBdr>
        <w:top w:val="none" w:sz="0" w:space="0" w:color="auto"/>
        <w:left w:val="none" w:sz="0" w:space="0" w:color="auto"/>
        <w:bottom w:val="none" w:sz="0" w:space="0" w:color="auto"/>
        <w:right w:val="none" w:sz="0" w:space="0" w:color="auto"/>
      </w:divBdr>
    </w:div>
    <w:div w:id="2032030684">
      <w:bodyDiv w:val="1"/>
      <w:marLeft w:val="0"/>
      <w:marRight w:val="0"/>
      <w:marTop w:val="0"/>
      <w:marBottom w:val="0"/>
      <w:divBdr>
        <w:top w:val="none" w:sz="0" w:space="0" w:color="auto"/>
        <w:left w:val="none" w:sz="0" w:space="0" w:color="auto"/>
        <w:bottom w:val="none" w:sz="0" w:space="0" w:color="auto"/>
        <w:right w:val="none" w:sz="0" w:space="0" w:color="auto"/>
      </w:divBdr>
    </w:div>
    <w:div w:id="2032680336">
      <w:bodyDiv w:val="1"/>
      <w:marLeft w:val="0"/>
      <w:marRight w:val="0"/>
      <w:marTop w:val="0"/>
      <w:marBottom w:val="0"/>
      <w:divBdr>
        <w:top w:val="none" w:sz="0" w:space="0" w:color="auto"/>
        <w:left w:val="none" w:sz="0" w:space="0" w:color="auto"/>
        <w:bottom w:val="none" w:sz="0" w:space="0" w:color="auto"/>
        <w:right w:val="none" w:sz="0" w:space="0" w:color="auto"/>
      </w:divBdr>
    </w:div>
    <w:div w:id="2032951356">
      <w:bodyDiv w:val="1"/>
      <w:marLeft w:val="0"/>
      <w:marRight w:val="0"/>
      <w:marTop w:val="0"/>
      <w:marBottom w:val="0"/>
      <w:divBdr>
        <w:top w:val="none" w:sz="0" w:space="0" w:color="auto"/>
        <w:left w:val="none" w:sz="0" w:space="0" w:color="auto"/>
        <w:bottom w:val="none" w:sz="0" w:space="0" w:color="auto"/>
        <w:right w:val="none" w:sz="0" w:space="0" w:color="auto"/>
      </w:divBdr>
    </w:div>
    <w:div w:id="2033534011">
      <w:bodyDiv w:val="1"/>
      <w:marLeft w:val="0"/>
      <w:marRight w:val="0"/>
      <w:marTop w:val="0"/>
      <w:marBottom w:val="0"/>
      <w:divBdr>
        <w:top w:val="none" w:sz="0" w:space="0" w:color="auto"/>
        <w:left w:val="none" w:sz="0" w:space="0" w:color="auto"/>
        <w:bottom w:val="none" w:sz="0" w:space="0" w:color="auto"/>
        <w:right w:val="none" w:sz="0" w:space="0" w:color="auto"/>
      </w:divBdr>
    </w:div>
    <w:div w:id="2033796160">
      <w:bodyDiv w:val="1"/>
      <w:marLeft w:val="0"/>
      <w:marRight w:val="0"/>
      <w:marTop w:val="0"/>
      <w:marBottom w:val="0"/>
      <w:divBdr>
        <w:top w:val="none" w:sz="0" w:space="0" w:color="auto"/>
        <w:left w:val="none" w:sz="0" w:space="0" w:color="auto"/>
        <w:bottom w:val="none" w:sz="0" w:space="0" w:color="auto"/>
        <w:right w:val="none" w:sz="0" w:space="0" w:color="auto"/>
      </w:divBdr>
    </w:div>
    <w:div w:id="2033801871">
      <w:bodyDiv w:val="1"/>
      <w:marLeft w:val="0"/>
      <w:marRight w:val="0"/>
      <w:marTop w:val="0"/>
      <w:marBottom w:val="0"/>
      <w:divBdr>
        <w:top w:val="none" w:sz="0" w:space="0" w:color="auto"/>
        <w:left w:val="none" w:sz="0" w:space="0" w:color="auto"/>
        <w:bottom w:val="none" w:sz="0" w:space="0" w:color="auto"/>
        <w:right w:val="none" w:sz="0" w:space="0" w:color="auto"/>
      </w:divBdr>
    </w:div>
    <w:div w:id="2033874822">
      <w:bodyDiv w:val="1"/>
      <w:marLeft w:val="0"/>
      <w:marRight w:val="0"/>
      <w:marTop w:val="0"/>
      <w:marBottom w:val="0"/>
      <w:divBdr>
        <w:top w:val="none" w:sz="0" w:space="0" w:color="auto"/>
        <w:left w:val="none" w:sz="0" w:space="0" w:color="auto"/>
        <w:bottom w:val="none" w:sz="0" w:space="0" w:color="auto"/>
        <w:right w:val="none" w:sz="0" w:space="0" w:color="auto"/>
      </w:divBdr>
    </w:div>
    <w:div w:id="2033989621">
      <w:bodyDiv w:val="1"/>
      <w:marLeft w:val="0"/>
      <w:marRight w:val="0"/>
      <w:marTop w:val="0"/>
      <w:marBottom w:val="0"/>
      <w:divBdr>
        <w:top w:val="none" w:sz="0" w:space="0" w:color="auto"/>
        <w:left w:val="none" w:sz="0" w:space="0" w:color="auto"/>
        <w:bottom w:val="none" w:sz="0" w:space="0" w:color="auto"/>
        <w:right w:val="none" w:sz="0" w:space="0" w:color="auto"/>
      </w:divBdr>
    </w:div>
    <w:div w:id="2034115830">
      <w:bodyDiv w:val="1"/>
      <w:marLeft w:val="0"/>
      <w:marRight w:val="0"/>
      <w:marTop w:val="0"/>
      <w:marBottom w:val="0"/>
      <w:divBdr>
        <w:top w:val="none" w:sz="0" w:space="0" w:color="auto"/>
        <w:left w:val="none" w:sz="0" w:space="0" w:color="auto"/>
        <w:bottom w:val="none" w:sz="0" w:space="0" w:color="auto"/>
        <w:right w:val="none" w:sz="0" w:space="0" w:color="auto"/>
      </w:divBdr>
    </w:div>
    <w:div w:id="2034376705">
      <w:bodyDiv w:val="1"/>
      <w:marLeft w:val="0"/>
      <w:marRight w:val="0"/>
      <w:marTop w:val="0"/>
      <w:marBottom w:val="0"/>
      <w:divBdr>
        <w:top w:val="none" w:sz="0" w:space="0" w:color="auto"/>
        <w:left w:val="none" w:sz="0" w:space="0" w:color="auto"/>
        <w:bottom w:val="none" w:sz="0" w:space="0" w:color="auto"/>
        <w:right w:val="none" w:sz="0" w:space="0" w:color="auto"/>
      </w:divBdr>
    </w:div>
    <w:div w:id="2034575065">
      <w:bodyDiv w:val="1"/>
      <w:marLeft w:val="0"/>
      <w:marRight w:val="0"/>
      <w:marTop w:val="0"/>
      <w:marBottom w:val="0"/>
      <w:divBdr>
        <w:top w:val="none" w:sz="0" w:space="0" w:color="auto"/>
        <w:left w:val="none" w:sz="0" w:space="0" w:color="auto"/>
        <w:bottom w:val="none" w:sz="0" w:space="0" w:color="auto"/>
        <w:right w:val="none" w:sz="0" w:space="0" w:color="auto"/>
      </w:divBdr>
    </w:div>
    <w:div w:id="2034722552">
      <w:bodyDiv w:val="1"/>
      <w:marLeft w:val="0"/>
      <w:marRight w:val="0"/>
      <w:marTop w:val="0"/>
      <w:marBottom w:val="0"/>
      <w:divBdr>
        <w:top w:val="none" w:sz="0" w:space="0" w:color="auto"/>
        <w:left w:val="none" w:sz="0" w:space="0" w:color="auto"/>
        <w:bottom w:val="none" w:sz="0" w:space="0" w:color="auto"/>
        <w:right w:val="none" w:sz="0" w:space="0" w:color="auto"/>
      </w:divBdr>
    </w:div>
    <w:div w:id="2035037089">
      <w:bodyDiv w:val="1"/>
      <w:marLeft w:val="0"/>
      <w:marRight w:val="0"/>
      <w:marTop w:val="0"/>
      <w:marBottom w:val="0"/>
      <w:divBdr>
        <w:top w:val="none" w:sz="0" w:space="0" w:color="auto"/>
        <w:left w:val="none" w:sz="0" w:space="0" w:color="auto"/>
        <w:bottom w:val="none" w:sz="0" w:space="0" w:color="auto"/>
        <w:right w:val="none" w:sz="0" w:space="0" w:color="auto"/>
      </w:divBdr>
    </w:div>
    <w:div w:id="2035105946">
      <w:bodyDiv w:val="1"/>
      <w:marLeft w:val="0"/>
      <w:marRight w:val="0"/>
      <w:marTop w:val="0"/>
      <w:marBottom w:val="0"/>
      <w:divBdr>
        <w:top w:val="none" w:sz="0" w:space="0" w:color="auto"/>
        <w:left w:val="none" w:sz="0" w:space="0" w:color="auto"/>
        <w:bottom w:val="none" w:sz="0" w:space="0" w:color="auto"/>
        <w:right w:val="none" w:sz="0" w:space="0" w:color="auto"/>
      </w:divBdr>
    </w:div>
    <w:div w:id="2035228915">
      <w:bodyDiv w:val="1"/>
      <w:marLeft w:val="0"/>
      <w:marRight w:val="0"/>
      <w:marTop w:val="0"/>
      <w:marBottom w:val="0"/>
      <w:divBdr>
        <w:top w:val="none" w:sz="0" w:space="0" w:color="auto"/>
        <w:left w:val="none" w:sz="0" w:space="0" w:color="auto"/>
        <w:bottom w:val="none" w:sz="0" w:space="0" w:color="auto"/>
        <w:right w:val="none" w:sz="0" w:space="0" w:color="auto"/>
      </w:divBdr>
    </w:div>
    <w:div w:id="2035376053">
      <w:bodyDiv w:val="1"/>
      <w:marLeft w:val="0"/>
      <w:marRight w:val="0"/>
      <w:marTop w:val="0"/>
      <w:marBottom w:val="0"/>
      <w:divBdr>
        <w:top w:val="none" w:sz="0" w:space="0" w:color="auto"/>
        <w:left w:val="none" w:sz="0" w:space="0" w:color="auto"/>
        <w:bottom w:val="none" w:sz="0" w:space="0" w:color="auto"/>
        <w:right w:val="none" w:sz="0" w:space="0" w:color="auto"/>
      </w:divBdr>
    </w:div>
    <w:div w:id="2035687893">
      <w:bodyDiv w:val="1"/>
      <w:marLeft w:val="0"/>
      <w:marRight w:val="0"/>
      <w:marTop w:val="0"/>
      <w:marBottom w:val="0"/>
      <w:divBdr>
        <w:top w:val="none" w:sz="0" w:space="0" w:color="auto"/>
        <w:left w:val="none" w:sz="0" w:space="0" w:color="auto"/>
        <w:bottom w:val="none" w:sz="0" w:space="0" w:color="auto"/>
        <w:right w:val="none" w:sz="0" w:space="0" w:color="auto"/>
      </w:divBdr>
    </w:div>
    <w:div w:id="2035766151">
      <w:bodyDiv w:val="1"/>
      <w:marLeft w:val="0"/>
      <w:marRight w:val="0"/>
      <w:marTop w:val="0"/>
      <w:marBottom w:val="0"/>
      <w:divBdr>
        <w:top w:val="none" w:sz="0" w:space="0" w:color="auto"/>
        <w:left w:val="none" w:sz="0" w:space="0" w:color="auto"/>
        <w:bottom w:val="none" w:sz="0" w:space="0" w:color="auto"/>
        <w:right w:val="none" w:sz="0" w:space="0" w:color="auto"/>
      </w:divBdr>
    </w:div>
    <w:div w:id="2035957027">
      <w:bodyDiv w:val="1"/>
      <w:marLeft w:val="0"/>
      <w:marRight w:val="0"/>
      <w:marTop w:val="0"/>
      <w:marBottom w:val="0"/>
      <w:divBdr>
        <w:top w:val="none" w:sz="0" w:space="0" w:color="auto"/>
        <w:left w:val="none" w:sz="0" w:space="0" w:color="auto"/>
        <w:bottom w:val="none" w:sz="0" w:space="0" w:color="auto"/>
        <w:right w:val="none" w:sz="0" w:space="0" w:color="auto"/>
      </w:divBdr>
    </w:div>
    <w:div w:id="2035958622">
      <w:bodyDiv w:val="1"/>
      <w:marLeft w:val="0"/>
      <w:marRight w:val="0"/>
      <w:marTop w:val="0"/>
      <w:marBottom w:val="0"/>
      <w:divBdr>
        <w:top w:val="none" w:sz="0" w:space="0" w:color="auto"/>
        <w:left w:val="none" w:sz="0" w:space="0" w:color="auto"/>
        <w:bottom w:val="none" w:sz="0" w:space="0" w:color="auto"/>
        <w:right w:val="none" w:sz="0" w:space="0" w:color="auto"/>
      </w:divBdr>
    </w:div>
    <w:div w:id="2036347941">
      <w:bodyDiv w:val="1"/>
      <w:marLeft w:val="0"/>
      <w:marRight w:val="0"/>
      <w:marTop w:val="0"/>
      <w:marBottom w:val="0"/>
      <w:divBdr>
        <w:top w:val="none" w:sz="0" w:space="0" w:color="auto"/>
        <w:left w:val="none" w:sz="0" w:space="0" w:color="auto"/>
        <w:bottom w:val="none" w:sz="0" w:space="0" w:color="auto"/>
        <w:right w:val="none" w:sz="0" w:space="0" w:color="auto"/>
      </w:divBdr>
    </w:div>
    <w:div w:id="2036495554">
      <w:bodyDiv w:val="1"/>
      <w:marLeft w:val="0"/>
      <w:marRight w:val="0"/>
      <w:marTop w:val="0"/>
      <w:marBottom w:val="0"/>
      <w:divBdr>
        <w:top w:val="none" w:sz="0" w:space="0" w:color="auto"/>
        <w:left w:val="none" w:sz="0" w:space="0" w:color="auto"/>
        <w:bottom w:val="none" w:sz="0" w:space="0" w:color="auto"/>
        <w:right w:val="none" w:sz="0" w:space="0" w:color="auto"/>
      </w:divBdr>
    </w:div>
    <w:div w:id="2036685956">
      <w:bodyDiv w:val="1"/>
      <w:marLeft w:val="0"/>
      <w:marRight w:val="0"/>
      <w:marTop w:val="0"/>
      <w:marBottom w:val="0"/>
      <w:divBdr>
        <w:top w:val="none" w:sz="0" w:space="0" w:color="auto"/>
        <w:left w:val="none" w:sz="0" w:space="0" w:color="auto"/>
        <w:bottom w:val="none" w:sz="0" w:space="0" w:color="auto"/>
        <w:right w:val="none" w:sz="0" w:space="0" w:color="auto"/>
      </w:divBdr>
    </w:div>
    <w:div w:id="2036811830">
      <w:bodyDiv w:val="1"/>
      <w:marLeft w:val="0"/>
      <w:marRight w:val="0"/>
      <w:marTop w:val="0"/>
      <w:marBottom w:val="0"/>
      <w:divBdr>
        <w:top w:val="none" w:sz="0" w:space="0" w:color="auto"/>
        <w:left w:val="none" w:sz="0" w:space="0" w:color="auto"/>
        <w:bottom w:val="none" w:sz="0" w:space="0" w:color="auto"/>
        <w:right w:val="none" w:sz="0" w:space="0" w:color="auto"/>
      </w:divBdr>
    </w:div>
    <w:div w:id="2037922009">
      <w:bodyDiv w:val="1"/>
      <w:marLeft w:val="0"/>
      <w:marRight w:val="0"/>
      <w:marTop w:val="0"/>
      <w:marBottom w:val="0"/>
      <w:divBdr>
        <w:top w:val="none" w:sz="0" w:space="0" w:color="auto"/>
        <w:left w:val="none" w:sz="0" w:space="0" w:color="auto"/>
        <w:bottom w:val="none" w:sz="0" w:space="0" w:color="auto"/>
        <w:right w:val="none" w:sz="0" w:space="0" w:color="auto"/>
      </w:divBdr>
    </w:div>
    <w:div w:id="2038236098">
      <w:bodyDiv w:val="1"/>
      <w:marLeft w:val="0"/>
      <w:marRight w:val="0"/>
      <w:marTop w:val="0"/>
      <w:marBottom w:val="0"/>
      <w:divBdr>
        <w:top w:val="none" w:sz="0" w:space="0" w:color="auto"/>
        <w:left w:val="none" w:sz="0" w:space="0" w:color="auto"/>
        <w:bottom w:val="none" w:sz="0" w:space="0" w:color="auto"/>
        <w:right w:val="none" w:sz="0" w:space="0" w:color="auto"/>
      </w:divBdr>
    </w:div>
    <w:div w:id="2038240412">
      <w:bodyDiv w:val="1"/>
      <w:marLeft w:val="0"/>
      <w:marRight w:val="0"/>
      <w:marTop w:val="0"/>
      <w:marBottom w:val="0"/>
      <w:divBdr>
        <w:top w:val="none" w:sz="0" w:space="0" w:color="auto"/>
        <w:left w:val="none" w:sz="0" w:space="0" w:color="auto"/>
        <w:bottom w:val="none" w:sz="0" w:space="0" w:color="auto"/>
        <w:right w:val="none" w:sz="0" w:space="0" w:color="auto"/>
      </w:divBdr>
    </w:div>
    <w:div w:id="2038431813">
      <w:bodyDiv w:val="1"/>
      <w:marLeft w:val="0"/>
      <w:marRight w:val="0"/>
      <w:marTop w:val="0"/>
      <w:marBottom w:val="0"/>
      <w:divBdr>
        <w:top w:val="none" w:sz="0" w:space="0" w:color="auto"/>
        <w:left w:val="none" w:sz="0" w:space="0" w:color="auto"/>
        <w:bottom w:val="none" w:sz="0" w:space="0" w:color="auto"/>
        <w:right w:val="none" w:sz="0" w:space="0" w:color="auto"/>
      </w:divBdr>
    </w:div>
    <w:div w:id="2038434131">
      <w:bodyDiv w:val="1"/>
      <w:marLeft w:val="0"/>
      <w:marRight w:val="0"/>
      <w:marTop w:val="0"/>
      <w:marBottom w:val="0"/>
      <w:divBdr>
        <w:top w:val="none" w:sz="0" w:space="0" w:color="auto"/>
        <w:left w:val="none" w:sz="0" w:space="0" w:color="auto"/>
        <w:bottom w:val="none" w:sz="0" w:space="0" w:color="auto"/>
        <w:right w:val="none" w:sz="0" w:space="0" w:color="auto"/>
      </w:divBdr>
    </w:div>
    <w:div w:id="2038660089">
      <w:bodyDiv w:val="1"/>
      <w:marLeft w:val="0"/>
      <w:marRight w:val="0"/>
      <w:marTop w:val="0"/>
      <w:marBottom w:val="0"/>
      <w:divBdr>
        <w:top w:val="none" w:sz="0" w:space="0" w:color="auto"/>
        <w:left w:val="none" w:sz="0" w:space="0" w:color="auto"/>
        <w:bottom w:val="none" w:sz="0" w:space="0" w:color="auto"/>
        <w:right w:val="none" w:sz="0" w:space="0" w:color="auto"/>
      </w:divBdr>
    </w:div>
    <w:div w:id="2038966963">
      <w:bodyDiv w:val="1"/>
      <w:marLeft w:val="0"/>
      <w:marRight w:val="0"/>
      <w:marTop w:val="0"/>
      <w:marBottom w:val="0"/>
      <w:divBdr>
        <w:top w:val="none" w:sz="0" w:space="0" w:color="auto"/>
        <w:left w:val="none" w:sz="0" w:space="0" w:color="auto"/>
        <w:bottom w:val="none" w:sz="0" w:space="0" w:color="auto"/>
        <w:right w:val="none" w:sz="0" w:space="0" w:color="auto"/>
      </w:divBdr>
    </w:div>
    <w:div w:id="2038969245">
      <w:bodyDiv w:val="1"/>
      <w:marLeft w:val="0"/>
      <w:marRight w:val="0"/>
      <w:marTop w:val="0"/>
      <w:marBottom w:val="0"/>
      <w:divBdr>
        <w:top w:val="none" w:sz="0" w:space="0" w:color="auto"/>
        <w:left w:val="none" w:sz="0" w:space="0" w:color="auto"/>
        <w:bottom w:val="none" w:sz="0" w:space="0" w:color="auto"/>
        <w:right w:val="none" w:sz="0" w:space="0" w:color="auto"/>
      </w:divBdr>
    </w:div>
    <w:div w:id="2039232475">
      <w:bodyDiv w:val="1"/>
      <w:marLeft w:val="0"/>
      <w:marRight w:val="0"/>
      <w:marTop w:val="0"/>
      <w:marBottom w:val="0"/>
      <w:divBdr>
        <w:top w:val="none" w:sz="0" w:space="0" w:color="auto"/>
        <w:left w:val="none" w:sz="0" w:space="0" w:color="auto"/>
        <w:bottom w:val="none" w:sz="0" w:space="0" w:color="auto"/>
        <w:right w:val="none" w:sz="0" w:space="0" w:color="auto"/>
      </w:divBdr>
    </w:div>
    <w:div w:id="2039549766">
      <w:bodyDiv w:val="1"/>
      <w:marLeft w:val="0"/>
      <w:marRight w:val="0"/>
      <w:marTop w:val="0"/>
      <w:marBottom w:val="0"/>
      <w:divBdr>
        <w:top w:val="none" w:sz="0" w:space="0" w:color="auto"/>
        <w:left w:val="none" w:sz="0" w:space="0" w:color="auto"/>
        <w:bottom w:val="none" w:sz="0" w:space="0" w:color="auto"/>
        <w:right w:val="none" w:sz="0" w:space="0" w:color="auto"/>
      </w:divBdr>
    </w:div>
    <w:div w:id="2039892188">
      <w:bodyDiv w:val="1"/>
      <w:marLeft w:val="0"/>
      <w:marRight w:val="0"/>
      <w:marTop w:val="0"/>
      <w:marBottom w:val="0"/>
      <w:divBdr>
        <w:top w:val="none" w:sz="0" w:space="0" w:color="auto"/>
        <w:left w:val="none" w:sz="0" w:space="0" w:color="auto"/>
        <w:bottom w:val="none" w:sz="0" w:space="0" w:color="auto"/>
        <w:right w:val="none" w:sz="0" w:space="0" w:color="auto"/>
      </w:divBdr>
    </w:div>
    <w:div w:id="2039966676">
      <w:bodyDiv w:val="1"/>
      <w:marLeft w:val="0"/>
      <w:marRight w:val="0"/>
      <w:marTop w:val="0"/>
      <w:marBottom w:val="0"/>
      <w:divBdr>
        <w:top w:val="none" w:sz="0" w:space="0" w:color="auto"/>
        <w:left w:val="none" w:sz="0" w:space="0" w:color="auto"/>
        <w:bottom w:val="none" w:sz="0" w:space="0" w:color="auto"/>
        <w:right w:val="none" w:sz="0" w:space="0" w:color="auto"/>
      </w:divBdr>
    </w:div>
    <w:div w:id="2040080155">
      <w:bodyDiv w:val="1"/>
      <w:marLeft w:val="0"/>
      <w:marRight w:val="0"/>
      <w:marTop w:val="0"/>
      <w:marBottom w:val="0"/>
      <w:divBdr>
        <w:top w:val="none" w:sz="0" w:space="0" w:color="auto"/>
        <w:left w:val="none" w:sz="0" w:space="0" w:color="auto"/>
        <w:bottom w:val="none" w:sz="0" w:space="0" w:color="auto"/>
        <w:right w:val="none" w:sz="0" w:space="0" w:color="auto"/>
      </w:divBdr>
    </w:div>
    <w:div w:id="2040159656">
      <w:bodyDiv w:val="1"/>
      <w:marLeft w:val="0"/>
      <w:marRight w:val="0"/>
      <w:marTop w:val="0"/>
      <w:marBottom w:val="0"/>
      <w:divBdr>
        <w:top w:val="none" w:sz="0" w:space="0" w:color="auto"/>
        <w:left w:val="none" w:sz="0" w:space="0" w:color="auto"/>
        <w:bottom w:val="none" w:sz="0" w:space="0" w:color="auto"/>
        <w:right w:val="none" w:sz="0" w:space="0" w:color="auto"/>
      </w:divBdr>
    </w:div>
    <w:div w:id="2040163569">
      <w:bodyDiv w:val="1"/>
      <w:marLeft w:val="0"/>
      <w:marRight w:val="0"/>
      <w:marTop w:val="0"/>
      <w:marBottom w:val="0"/>
      <w:divBdr>
        <w:top w:val="none" w:sz="0" w:space="0" w:color="auto"/>
        <w:left w:val="none" w:sz="0" w:space="0" w:color="auto"/>
        <w:bottom w:val="none" w:sz="0" w:space="0" w:color="auto"/>
        <w:right w:val="none" w:sz="0" w:space="0" w:color="auto"/>
      </w:divBdr>
    </w:div>
    <w:div w:id="2040205156">
      <w:bodyDiv w:val="1"/>
      <w:marLeft w:val="0"/>
      <w:marRight w:val="0"/>
      <w:marTop w:val="0"/>
      <w:marBottom w:val="0"/>
      <w:divBdr>
        <w:top w:val="none" w:sz="0" w:space="0" w:color="auto"/>
        <w:left w:val="none" w:sz="0" w:space="0" w:color="auto"/>
        <w:bottom w:val="none" w:sz="0" w:space="0" w:color="auto"/>
        <w:right w:val="none" w:sz="0" w:space="0" w:color="auto"/>
      </w:divBdr>
    </w:div>
    <w:div w:id="2040230576">
      <w:bodyDiv w:val="1"/>
      <w:marLeft w:val="0"/>
      <w:marRight w:val="0"/>
      <w:marTop w:val="0"/>
      <w:marBottom w:val="0"/>
      <w:divBdr>
        <w:top w:val="none" w:sz="0" w:space="0" w:color="auto"/>
        <w:left w:val="none" w:sz="0" w:space="0" w:color="auto"/>
        <w:bottom w:val="none" w:sz="0" w:space="0" w:color="auto"/>
        <w:right w:val="none" w:sz="0" w:space="0" w:color="auto"/>
      </w:divBdr>
    </w:div>
    <w:div w:id="2040233174">
      <w:bodyDiv w:val="1"/>
      <w:marLeft w:val="0"/>
      <w:marRight w:val="0"/>
      <w:marTop w:val="0"/>
      <w:marBottom w:val="0"/>
      <w:divBdr>
        <w:top w:val="none" w:sz="0" w:space="0" w:color="auto"/>
        <w:left w:val="none" w:sz="0" w:space="0" w:color="auto"/>
        <w:bottom w:val="none" w:sz="0" w:space="0" w:color="auto"/>
        <w:right w:val="none" w:sz="0" w:space="0" w:color="auto"/>
      </w:divBdr>
    </w:div>
    <w:div w:id="2040350618">
      <w:bodyDiv w:val="1"/>
      <w:marLeft w:val="0"/>
      <w:marRight w:val="0"/>
      <w:marTop w:val="0"/>
      <w:marBottom w:val="0"/>
      <w:divBdr>
        <w:top w:val="none" w:sz="0" w:space="0" w:color="auto"/>
        <w:left w:val="none" w:sz="0" w:space="0" w:color="auto"/>
        <w:bottom w:val="none" w:sz="0" w:space="0" w:color="auto"/>
        <w:right w:val="none" w:sz="0" w:space="0" w:color="auto"/>
      </w:divBdr>
    </w:div>
    <w:div w:id="2040547295">
      <w:bodyDiv w:val="1"/>
      <w:marLeft w:val="0"/>
      <w:marRight w:val="0"/>
      <w:marTop w:val="0"/>
      <w:marBottom w:val="0"/>
      <w:divBdr>
        <w:top w:val="none" w:sz="0" w:space="0" w:color="auto"/>
        <w:left w:val="none" w:sz="0" w:space="0" w:color="auto"/>
        <w:bottom w:val="none" w:sz="0" w:space="0" w:color="auto"/>
        <w:right w:val="none" w:sz="0" w:space="0" w:color="auto"/>
      </w:divBdr>
    </w:div>
    <w:div w:id="2040665454">
      <w:bodyDiv w:val="1"/>
      <w:marLeft w:val="0"/>
      <w:marRight w:val="0"/>
      <w:marTop w:val="0"/>
      <w:marBottom w:val="0"/>
      <w:divBdr>
        <w:top w:val="none" w:sz="0" w:space="0" w:color="auto"/>
        <w:left w:val="none" w:sz="0" w:space="0" w:color="auto"/>
        <w:bottom w:val="none" w:sz="0" w:space="0" w:color="auto"/>
        <w:right w:val="none" w:sz="0" w:space="0" w:color="auto"/>
      </w:divBdr>
    </w:div>
    <w:div w:id="2040930895">
      <w:bodyDiv w:val="1"/>
      <w:marLeft w:val="0"/>
      <w:marRight w:val="0"/>
      <w:marTop w:val="0"/>
      <w:marBottom w:val="0"/>
      <w:divBdr>
        <w:top w:val="none" w:sz="0" w:space="0" w:color="auto"/>
        <w:left w:val="none" w:sz="0" w:space="0" w:color="auto"/>
        <w:bottom w:val="none" w:sz="0" w:space="0" w:color="auto"/>
        <w:right w:val="none" w:sz="0" w:space="0" w:color="auto"/>
      </w:divBdr>
    </w:div>
    <w:div w:id="2041082239">
      <w:bodyDiv w:val="1"/>
      <w:marLeft w:val="0"/>
      <w:marRight w:val="0"/>
      <w:marTop w:val="0"/>
      <w:marBottom w:val="0"/>
      <w:divBdr>
        <w:top w:val="none" w:sz="0" w:space="0" w:color="auto"/>
        <w:left w:val="none" w:sz="0" w:space="0" w:color="auto"/>
        <w:bottom w:val="none" w:sz="0" w:space="0" w:color="auto"/>
        <w:right w:val="none" w:sz="0" w:space="0" w:color="auto"/>
      </w:divBdr>
    </w:div>
    <w:div w:id="2041198433">
      <w:bodyDiv w:val="1"/>
      <w:marLeft w:val="0"/>
      <w:marRight w:val="0"/>
      <w:marTop w:val="0"/>
      <w:marBottom w:val="0"/>
      <w:divBdr>
        <w:top w:val="none" w:sz="0" w:space="0" w:color="auto"/>
        <w:left w:val="none" w:sz="0" w:space="0" w:color="auto"/>
        <w:bottom w:val="none" w:sz="0" w:space="0" w:color="auto"/>
        <w:right w:val="none" w:sz="0" w:space="0" w:color="auto"/>
      </w:divBdr>
    </w:div>
    <w:div w:id="2041319525">
      <w:bodyDiv w:val="1"/>
      <w:marLeft w:val="0"/>
      <w:marRight w:val="0"/>
      <w:marTop w:val="0"/>
      <w:marBottom w:val="0"/>
      <w:divBdr>
        <w:top w:val="none" w:sz="0" w:space="0" w:color="auto"/>
        <w:left w:val="none" w:sz="0" w:space="0" w:color="auto"/>
        <w:bottom w:val="none" w:sz="0" w:space="0" w:color="auto"/>
        <w:right w:val="none" w:sz="0" w:space="0" w:color="auto"/>
      </w:divBdr>
    </w:div>
    <w:div w:id="2041392769">
      <w:bodyDiv w:val="1"/>
      <w:marLeft w:val="0"/>
      <w:marRight w:val="0"/>
      <w:marTop w:val="0"/>
      <w:marBottom w:val="0"/>
      <w:divBdr>
        <w:top w:val="none" w:sz="0" w:space="0" w:color="auto"/>
        <w:left w:val="none" w:sz="0" w:space="0" w:color="auto"/>
        <w:bottom w:val="none" w:sz="0" w:space="0" w:color="auto"/>
        <w:right w:val="none" w:sz="0" w:space="0" w:color="auto"/>
      </w:divBdr>
    </w:div>
    <w:div w:id="2041469498">
      <w:bodyDiv w:val="1"/>
      <w:marLeft w:val="0"/>
      <w:marRight w:val="0"/>
      <w:marTop w:val="0"/>
      <w:marBottom w:val="0"/>
      <w:divBdr>
        <w:top w:val="none" w:sz="0" w:space="0" w:color="auto"/>
        <w:left w:val="none" w:sz="0" w:space="0" w:color="auto"/>
        <w:bottom w:val="none" w:sz="0" w:space="0" w:color="auto"/>
        <w:right w:val="none" w:sz="0" w:space="0" w:color="auto"/>
      </w:divBdr>
    </w:div>
    <w:div w:id="2041541041">
      <w:bodyDiv w:val="1"/>
      <w:marLeft w:val="0"/>
      <w:marRight w:val="0"/>
      <w:marTop w:val="0"/>
      <w:marBottom w:val="0"/>
      <w:divBdr>
        <w:top w:val="none" w:sz="0" w:space="0" w:color="auto"/>
        <w:left w:val="none" w:sz="0" w:space="0" w:color="auto"/>
        <w:bottom w:val="none" w:sz="0" w:space="0" w:color="auto"/>
        <w:right w:val="none" w:sz="0" w:space="0" w:color="auto"/>
      </w:divBdr>
    </w:div>
    <w:div w:id="2041660040">
      <w:bodyDiv w:val="1"/>
      <w:marLeft w:val="0"/>
      <w:marRight w:val="0"/>
      <w:marTop w:val="0"/>
      <w:marBottom w:val="0"/>
      <w:divBdr>
        <w:top w:val="none" w:sz="0" w:space="0" w:color="auto"/>
        <w:left w:val="none" w:sz="0" w:space="0" w:color="auto"/>
        <w:bottom w:val="none" w:sz="0" w:space="0" w:color="auto"/>
        <w:right w:val="none" w:sz="0" w:space="0" w:color="auto"/>
      </w:divBdr>
    </w:div>
    <w:div w:id="2041667548">
      <w:bodyDiv w:val="1"/>
      <w:marLeft w:val="0"/>
      <w:marRight w:val="0"/>
      <w:marTop w:val="0"/>
      <w:marBottom w:val="0"/>
      <w:divBdr>
        <w:top w:val="none" w:sz="0" w:space="0" w:color="auto"/>
        <w:left w:val="none" w:sz="0" w:space="0" w:color="auto"/>
        <w:bottom w:val="none" w:sz="0" w:space="0" w:color="auto"/>
        <w:right w:val="none" w:sz="0" w:space="0" w:color="auto"/>
      </w:divBdr>
    </w:div>
    <w:div w:id="2041776959">
      <w:bodyDiv w:val="1"/>
      <w:marLeft w:val="0"/>
      <w:marRight w:val="0"/>
      <w:marTop w:val="0"/>
      <w:marBottom w:val="0"/>
      <w:divBdr>
        <w:top w:val="none" w:sz="0" w:space="0" w:color="auto"/>
        <w:left w:val="none" w:sz="0" w:space="0" w:color="auto"/>
        <w:bottom w:val="none" w:sz="0" w:space="0" w:color="auto"/>
        <w:right w:val="none" w:sz="0" w:space="0" w:color="auto"/>
      </w:divBdr>
    </w:div>
    <w:div w:id="2041852700">
      <w:bodyDiv w:val="1"/>
      <w:marLeft w:val="0"/>
      <w:marRight w:val="0"/>
      <w:marTop w:val="0"/>
      <w:marBottom w:val="0"/>
      <w:divBdr>
        <w:top w:val="none" w:sz="0" w:space="0" w:color="auto"/>
        <w:left w:val="none" w:sz="0" w:space="0" w:color="auto"/>
        <w:bottom w:val="none" w:sz="0" w:space="0" w:color="auto"/>
        <w:right w:val="none" w:sz="0" w:space="0" w:color="auto"/>
      </w:divBdr>
    </w:div>
    <w:div w:id="2041927875">
      <w:bodyDiv w:val="1"/>
      <w:marLeft w:val="0"/>
      <w:marRight w:val="0"/>
      <w:marTop w:val="0"/>
      <w:marBottom w:val="0"/>
      <w:divBdr>
        <w:top w:val="none" w:sz="0" w:space="0" w:color="auto"/>
        <w:left w:val="none" w:sz="0" w:space="0" w:color="auto"/>
        <w:bottom w:val="none" w:sz="0" w:space="0" w:color="auto"/>
        <w:right w:val="none" w:sz="0" w:space="0" w:color="auto"/>
      </w:divBdr>
    </w:div>
    <w:div w:id="2041978661">
      <w:bodyDiv w:val="1"/>
      <w:marLeft w:val="0"/>
      <w:marRight w:val="0"/>
      <w:marTop w:val="0"/>
      <w:marBottom w:val="0"/>
      <w:divBdr>
        <w:top w:val="none" w:sz="0" w:space="0" w:color="auto"/>
        <w:left w:val="none" w:sz="0" w:space="0" w:color="auto"/>
        <w:bottom w:val="none" w:sz="0" w:space="0" w:color="auto"/>
        <w:right w:val="none" w:sz="0" w:space="0" w:color="auto"/>
      </w:divBdr>
    </w:div>
    <w:div w:id="2042167964">
      <w:bodyDiv w:val="1"/>
      <w:marLeft w:val="0"/>
      <w:marRight w:val="0"/>
      <w:marTop w:val="0"/>
      <w:marBottom w:val="0"/>
      <w:divBdr>
        <w:top w:val="none" w:sz="0" w:space="0" w:color="auto"/>
        <w:left w:val="none" w:sz="0" w:space="0" w:color="auto"/>
        <w:bottom w:val="none" w:sz="0" w:space="0" w:color="auto"/>
        <w:right w:val="none" w:sz="0" w:space="0" w:color="auto"/>
      </w:divBdr>
    </w:div>
    <w:div w:id="2042433504">
      <w:bodyDiv w:val="1"/>
      <w:marLeft w:val="0"/>
      <w:marRight w:val="0"/>
      <w:marTop w:val="0"/>
      <w:marBottom w:val="0"/>
      <w:divBdr>
        <w:top w:val="none" w:sz="0" w:space="0" w:color="auto"/>
        <w:left w:val="none" w:sz="0" w:space="0" w:color="auto"/>
        <w:bottom w:val="none" w:sz="0" w:space="0" w:color="auto"/>
        <w:right w:val="none" w:sz="0" w:space="0" w:color="auto"/>
      </w:divBdr>
    </w:div>
    <w:div w:id="2042633946">
      <w:bodyDiv w:val="1"/>
      <w:marLeft w:val="0"/>
      <w:marRight w:val="0"/>
      <w:marTop w:val="0"/>
      <w:marBottom w:val="0"/>
      <w:divBdr>
        <w:top w:val="none" w:sz="0" w:space="0" w:color="auto"/>
        <w:left w:val="none" w:sz="0" w:space="0" w:color="auto"/>
        <w:bottom w:val="none" w:sz="0" w:space="0" w:color="auto"/>
        <w:right w:val="none" w:sz="0" w:space="0" w:color="auto"/>
      </w:divBdr>
    </w:div>
    <w:div w:id="2042853671">
      <w:bodyDiv w:val="1"/>
      <w:marLeft w:val="0"/>
      <w:marRight w:val="0"/>
      <w:marTop w:val="0"/>
      <w:marBottom w:val="0"/>
      <w:divBdr>
        <w:top w:val="none" w:sz="0" w:space="0" w:color="auto"/>
        <w:left w:val="none" w:sz="0" w:space="0" w:color="auto"/>
        <w:bottom w:val="none" w:sz="0" w:space="0" w:color="auto"/>
        <w:right w:val="none" w:sz="0" w:space="0" w:color="auto"/>
      </w:divBdr>
    </w:div>
    <w:div w:id="2042896643">
      <w:bodyDiv w:val="1"/>
      <w:marLeft w:val="0"/>
      <w:marRight w:val="0"/>
      <w:marTop w:val="0"/>
      <w:marBottom w:val="0"/>
      <w:divBdr>
        <w:top w:val="none" w:sz="0" w:space="0" w:color="auto"/>
        <w:left w:val="none" w:sz="0" w:space="0" w:color="auto"/>
        <w:bottom w:val="none" w:sz="0" w:space="0" w:color="auto"/>
        <w:right w:val="none" w:sz="0" w:space="0" w:color="auto"/>
      </w:divBdr>
    </w:div>
    <w:div w:id="2042902231">
      <w:bodyDiv w:val="1"/>
      <w:marLeft w:val="0"/>
      <w:marRight w:val="0"/>
      <w:marTop w:val="0"/>
      <w:marBottom w:val="0"/>
      <w:divBdr>
        <w:top w:val="none" w:sz="0" w:space="0" w:color="auto"/>
        <w:left w:val="none" w:sz="0" w:space="0" w:color="auto"/>
        <w:bottom w:val="none" w:sz="0" w:space="0" w:color="auto"/>
        <w:right w:val="none" w:sz="0" w:space="0" w:color="auto"/>
      </w:divBdr>
    </w:div>
    <w:div w:id="2042968856">
      <w:bodyDiv w:val="1"/>
      <w:marLeft w:val="0"/>
      <w:marRight w:val="0"/>
      <w:marTop w:val="0"/>
      <w:marBottom w:val="0"/>
      <w:divBdr>
        <w:top w:val="none" w:sz="0" w:space="0" w:color="auto"/>
        <w:left w:val="none" w:sz="0" w:space="0" w:color="auto"/>
        <w:bottom w:val="none" w:sz="0" w:space="0" w:color="auto"/>
        <w:right w:val="none" w:sz="0" w:space="0" w:color="auto"/>
      </w:divBdr>
    </w:div>
    <w:div w:id="2043479572">
      <w:bodyDiv w:val="1"/>
      <w:marLeft w:val="0"/>
      <w:marRight w:val="0"/>
      <w:marTop w:val="0"/>
      <w:marBottom w:val="0"/>
      <w:divBdr>
        <w:top w:val="none" w:sz="0" w:space="0" w:color="auto"/>
        <w:left w:val="none" w:sz="0" w:space="0" w:color="auto"/>
        <w:bottom w:val="none" w:sz="0" w:space="0" w:color="auto"/>
        <w:right w:val="none" w:sz="0" w:space="0" w:color="auto"/>
      </w:divBdr>
    </w:div>
    <w:div w:id="2043557344">
      <w:bodyDiv w:val="1"/>
      <w:marLeft w:val="0"/>
      <w:marRight w:val="0"/>
      <w:marTop w:val="0"/>
      <w:marBottom w:val="0"/>
      <w:divBdr>
        <w:top w:val="none" w:sz="0" w:space="0" w:color="auto"/>
        <w:left w:val="none" w:sz="0" w:space="0" w:color="auto"/>
        <w:bottom w:val="none" w:sz="0" w:space="0" w:color="auto"/>
        <w:right w:val="none" w:sz="0" w:space="0" w:color="auto"/>
      </w:divBdr>
    </w:div>
    <w:div w:id="2043699614">
      <w:bodyDiv w:val="1"/>
      <w:marLeft w:val="0"/>
      <w:marRight w:val="0"/>
      <w:marTop w:val="0"/>
      <w:marBottom w:val="0"/>
      <w:divBdr>
        <w:top w:val="none" w:sz="0" w:space="0" w:color="auto"/>
        <w:left w:val="none" w:sz="0" w:space="0" w:color="auto"/>
        <w:bottom w:val="none" w:sz="0" w:space="0" w:color="auto"/>
        <w:right w:val="none" w:sz="0" w:space="0" w:color="auto"/>
      </w:divBdr>
    </w:div>
    <w:div w:id="2044011830">
      <w:bodyDiv w:val="1"/>
      <w:marLeft w:val="0"/>
      <w:marRight w:val="0"/>
      <w:marTop w:val="0"/>
      <w:marBottom w:val="0"/>
      <w:divBdr>
        <w:top w:val="none" w:sz="0" w:space="0" w:color="auto"/>
        <w:left w:val="none" w:sz="0" w:space="0" w:color="auto"/>
        <w:bottom w:val="none" w:sz="0" w:space="0" w:color="auto"/>
        <w:right w:val="none" w:sz="0" w:space="0" w:color="auto"/>
      </w:divBdr>
    </w:div>
    <w:div w:id="2044018163">
      <w:bodyDiv w:val="1"/>
      <w:marLeft w:val="0"/>
      <w:marRight w:val="0"/>
      <w:marTop w:val="0"/>
      <w:marBottom w:val="0"/>
      <w:divBdr>
        <w:top w:val="none" w:sz="0" w:space="0" w:color="auto"/>
        <w:left w:val="none" w:sz="0" w:space="0" w:color="auto"/>
        <w:bottom w:val="none" w:sz="0" w:space="0" w:color="auto"/>
        <w:right w:val="none" w:sz="0" w:space="0" w:color="auto"/>
      </w:divBdr>
    </w:div>
    <w:div w:id="2044134124">
      <w:bodyDiv w:val="1"/>
      <w:marLeft w:val="0"/>
      <w:marRight w:val="0"/>
      <w:marTop w:val="0"/>
      <w:marBottom w:val="0"/>
      <w:divBdr>
        <w:top w:val="none" w:sz="0" w:space="0" w:color="auto"/>
        <w:left w:val="none" w:sz="0" w:space="0" w:color="auto"/>
        <w:bottom w:val="none" w:sz="0" w:space="0" w:color="auto"/>
        <w:right w:val="none" w:sz="0" w:space="0" w:color="auto"/>
      </w:divBdr>
    </w:div>
    <w:div w:id="2044474631">
      <w:bodyDiv w:val="1"/>
      <w:marLeft w:val="0"/>
      <w:marRight w:val="0"/>
      <w:marTop w:val="0"/>
      <w:marBottom w:val="0"/>
      <w:divBdr>
        <w:top w:val="none" w:sz="0" w:space="0" w:color="auto"/>
        <w:left w:val="none" w:sz="0" w:space="0" w:color="auto"/>
        <w:bottom w:val="none" w:sz="0" w:space="0" w:color="auto"/>
        <w:right w:val="none" w:sz="0" w:space="0" w:color="auto"/>
      </w:divBdr>
    </w:div>
    <w:div w:id="2044550245">
      <w:bodyDiv w:val="1"/>
      <w:marLeft w:val="0"/>
      <w:marRight w:val="0"/>
      <w:marTop w:val="0"/>
      <w:marBottom w:val="0"/>
      <w:divBdr>
        <w:top w:val="none" w:sz="0" w:space="0" w:color="auto"/>
        <w:left w:val="none" w:sz="0" w:space="0" w:color="auto"/>
        <w:bottom w:val="none" w:sz="0" w:space="0" w:color="auto"/>
        <w:right w:val="none" w:sz="0" w:space="0" w:color="auto"/>
      </w:divBdr>
    </w:div>
    <w:div w:id="2044667483">
      <w:bodyDiv w:val="1"/>
      <w:marLeft w:val="0"/>
      <w:marRight w:val="0"/>
      <w:marTop w:val="0"/>
      <w:marBottom w:val="0"/>
      <w:divBdr>
        <w:top w:val="none" w:sz="0" w:space="0" w:color="auto"/>
        <w:left w:val="none" w:sz="0" w:space="0" w:color="auto"/>
        <w:bottom w:val="none" w:sz="0" w:space="0" w:color="auto"/>
        <w:right w:val="none" w:sz="0" w:space="0" w:color="auto"/>
      </w:divBdr>
    </w:div>
    <w:div w:id="2045057774">
      <w:bodyDiv w:val="1"/>
      <w:marLeft w:val="0"/>
      <w:marRight w:val="0"/>
      <w:marTop w:val="0"/>
      <w:marBottom w:val="0"/>
      <w:divBdr>
        <w:top w:val="none" w:sz="0" w:space="0" w:color="auto"/>
        <w:left w:val="none" w:sz="0" w:space="0" w:color="auto"/>
        <w:bottom w:val="none" w:sz="0" w:space="0" w:color="auto"/>
        <w:right w:val="none" w:sz="0" w:space="0" w:color="auto"/>
      </w:divBdr>
    </w:div>
    <w:div w:id="2045446089">
      <w:bodyDiv w:val="1"/>
      <w:marLeft w:val="0"/>
      <w:marRight w:val="0"/>
      <w:marTop w:val="0"/>
      <w:marBottom w:val="0"/>
      <w:divBdr>
        <w:top w:val="none" w:sz="0" w:space="0" w:color="auto"/>
        <w:left w:val="none" w:sz="0" w:space="0" w:color="auto"/>
        <w:bottom w:val="none" w:sz="0" w:space="0" w:color="auto"/>
        <w:right w:val="none" w:sz="0" w:space="0" w:color="auto"/>
      </w:divBdr>
    </w:div>
    <w:div w:id="2045476215">
      <w:bodyDiv w:val="1"/>
      <w:marLeft w:val="0"/>
      <w:marRight w:val="0"/>
      <w:marTop w:val="0"/>
      <w:marBottom w:val="0"/>
      <w:divBdr>
        <w:top w:val="none" w:sz="0" w:space="0" w:color="auto"/>
        <w:left w:val="none" w:sz="0" w:space="0" w:color="auto"/>
        <w:bottom w:val="none" w:sz="0" w:space="0" w:color="auto"/>
        <w:right w:val="none" w:sz="0" w:space="0" w:color="auto"/>
      </w:divBdr>
    </w:div>
    <w:div w:id="2045519532">
      <w:bodyDiv w:val="1"/>
      <w:marLeft w:val="0"/>
      <w:marRight w:val="0"/>
      <w:marTop w:val="0"/>
      <w:marBottom w:val="0"/>
      <w:divBdr>
        <w:top w:val="none" w:sz="0" w:space="0" w:color="auto"/>
        <w:left w:val="none" w:sz="0" w:space="0" w:color="auto"/>
        <w:bottom w:val="none" w:sz="0" w:space="0" w:color="auto"/>
        <w:right w:val="none" w:sz="0" w:space="0" w:color="auto"/>
      </w:divBdr>
    </w:div>
    <w:div w:id="2045669623">
      <w:bodyDiv w:val="1"/>
      <w:marLeft w:val="0"/>
      <w:marRight w:val="0"/>
      <w:marTop w:val="0"/>
      <w:marBottom w:val="0"/>
      <w:divBdr>
        <w:top w:val="none" w:sz="0" w:space="0" w:color="auto"/>
        <w:left w:val="none" w:sz="0" w:space="0" w:color="auto"/>
        <w:bottom w:val="none" w:sz="0" w:space="0" w:color="auto"/>
        <w:right w:val="none" w:sz="0" w:space="0" w:color="auto"/>
      </w:divBdr>
    </w:div>
    <w:div w:id="2045717069">
      <w:bodyDiv w:val="1"/>
      <w:marLeft w:val="0"/>
      <w:marRight w:val="0"/>
      <w:marTop w:val="0"/>
      <w:marBottom w:val="0"/>
      <w:divBdr>
        <w:top w:val="none" w:sz="0" w:space="0" w:color="auto"/>
        <w:left w:val="none" w:sz="0" w:space="0" w:color="auto"/>
        <w:bottom w:val="none" w:sz="0" w:space="0" w:color="auto"/>
        <w:right w:val="none" w:sz="0" w:space="0" w:color="auto"/>
      </w:divBdr>
    </w:div>
    <w:div w:id="2045787774">
      <w:bodyDiv w:val="1"/>
      <w:marLeft w:val="0"/>
      <w:marRight w:val="0"/>
      <w:marTop w:val="0"/>
      <w:marBottom w:val="0"/>
      <w:divBdr>
        <w:top w:val="none" w:sz="0" w:space="0" w:color="auto"/>
        <w:left w:val="none" w:sz="0" w:space="0" w:color="auto"/>
        <w:bottom w:val="none" w:sz="0" w:space="0" w:color="auto"/>
        <w:right w:val="none" w:sz="0" w:space="0" w:color="auto"/>
      </w:divBdr>
    </w:div>
    <w:div w:id="2046100568">
      <w:bodyDiv w:val="1"/>
      <w:marLeft w:val="0"/>
      <w:marRight w:val="0"/>
      <w:marTop w:val="0"/>
      <w:marBottom w:val="0"/>
      <w:divBdr>
        <w:top w:val="none" w:sz="0" w:space="0" w:color="auto"/>
        <w:left w:val="none" w:sz="0" w:space="0" w:color="auto"/>
        <w:bottom w:val="none" w:sz="0" w:space="0" w:color="auto"/>
        <w:right w:val="none" w:sz="0" w:space="0" w:color="auto"/>
      </w:divBdr>
    </w:div>
    <w:div w:id="2046252300">
      <w:bodyDiv w:val="1"/>
      <w:marLeft w:val="0"/>
      <w:marRight w:val="0"/>
      <w:marTop w:val="0"/>
      <w:marBottom w:val="0"/>
      <w:divBdr>
        <w:top w:val="none" w:sz="0" w:space="0" w:color="auto"/>
        <w:left w:val="none" w:sz="0" w:space="0" w:color="auto"/>
        <w:bottom w:val="none" w:sz="0" w:space="0" w:color="auto"/>
        <w:right w:val="none" w:sz="0" w:space="0" w:color="auto"/>
      </w:divBdr>
    </w:div>
    <w:div w:id="2046252843">
      <w:bodyDiv w:val="1"/>
      <w:marLeft w:val="0"/>
      <w:marRight w:val="0"/>
      <w:marTop w:val="0"/>
      <w:marBottom w:val="0"/>
      <w:divBdr>
        <w:top w:val="none" w:sz="0" w:space="0" w:color="auto"/>
        <w:left w:val="none" w:sz="0" w:space="0" w:color="auto"/>
        <w:bottom w:val="none" w:sz="0" w:space="0" w:color="auto"/>
        <w:right w:val="none" w:sz="0" w:space="0" w:color="auto"/>
      </w:divBdr>
    </w:div>
    <w:div w:id="2046520776">
      <w:bodyDiv w:val="1"/>
      <w:marLeft w:val="0"/>
      <w:marRight w:val="0"/>
      <w:marTop w:val="0"/>
      <w:marBottom w:val="0"/>
      <w:divBdr>
        <w:top w:val="none" w:sz="0" w:space="0" w:color="auto"/>
        <w:left w:val="none" w:sz="0" w:space="0" w:color="auto"/>
        <w:bottom w:val="none" w:sz="0" w:space="0" w:color="auto"/>
        <w:right w:val="none" w:sz="0" w:space="0" w:color="auto"/>
      </w:divBdr>
    </w:div>
    <w:div w:id="2046714602">
      <w:bodyDiv w:val="1"/>
      <w:marLeft w:val="0"/>
      <w:marRight w:val="0"/>
      <w:marTop w:val="0"/>
      <w:marBottom w:val="0"/>
      <w:divBdr>
        <w:top w:val="none" w:sz="0" w:space="0" w:color="auto"/>
        <w:left w:val="none" w:sz="0" w:space="0" w:color="auto"/>
        <w:bottom w:val="none" w:sz="0" w:space="0" w:color="auto"/>
        <w:right w:val="none" w:sz="0" w:space="0" w:color="auto"/>
      </w:divBdr>
    </w:div>
    <w:div w:id="2046825415">
      <w:bodyDiv w:val="1"/>
      <w:marLeft w:val="0"/>
      <w:marRight w:val="0"/>
      <w:marTop w:val="0"/>
      <w:marBottom w:val="0"/>
      <w:divBdr>
        <w:top w:val="none" w:sz="0" w:space="0" w:color="auto"/>
        <w:left w:val="none" w:sz="0" w:space="0" w:color="auto"/>
        <w:bottom w:val="none" w:sz="0" w:space="0" w:color="auto"/>
        <w:right w:val="none" w:sz="0" w:space="0" w:color="auto"/>
      </w:divBdr>
    </w:div>
    <w:div w:id="2047024138">
      <w:bodyDiv w:val="1"/>
      <w:marLeft w:val="0"/>
      <w:marRight w:val="0"/>
      <w:marTop w:val="0"/>
      <w:marBottom w:val="0"/>
      <w:divBdr>
        <w:top w:val="none" w:sz="0" w:space="0" w:color="auto"/>
        <w:left w:val="none" w:sz="0" w:space="0" w:color="auto"/>
        <w:bottom w:val="none" w:sz="0" w:space="0" w:color="auto"/>
        <w:right w:val="none" w:sz="0" w:space="0" w:color="auto"/>
      </w:divBdr>
    </w:div>
    <w:div w:id="2047027154">
      <w:bodyDiv w:val="1"/>
      <w:marLeft w:val="0"/>
      <w:marRight w:val="0"/>
      <w:marTop w:val="0"/>
      <w:marBottom w:val="0"/>
      <w:divBdr>
        <w:top w:val="none" w:sz="0" w:space="0" w:color="auto"/>
        <w:left w:val="none" w:sz="0" w:space="0" w:color="auto"/>
        <w:bottom w:val="none" w:sz="0" w:space="0" w:color="auto"/>
        <w:right w:val="none" w:sz="0" w:space="0" w:color="auto"/>
      </w:divBdr>
    </w:div>
    <w:div w:id="2047561553">
      <w:bodyDiv w:val="1"/>
      <w:marLeft w:val="0"/>
      <w:marRight w:val="0"/>
      <w:marTop w:val="0"/>
      <w:marBottom w:val="0"/>
      <w:divBdr>
        <w:top w:val="none" w:sz="0" w:space="0" w:color="auto"/>
        <w:left w:val="none" w:sz="0" w:space="0" w:color="auto"/>
        <w:bottom w:val="none" w:sz="0" w:space="0" w:color="auto"/>
        <w:right w:val="none" w:sz="0" w:space="0" w:color="auto"/>
      </w:divBdr>
    </w:div>
    <w:div w:id="2047563934">
      <w:bodyDiv w:val="1"/>
      <w:marLeft w:val="0"/>
      <w:marRight w:val="0"/>
      <w:marTop w:val="0"/>
      <w:marBottom w:val="0"/>
      <w:divBdr>
        <w:top w:val="none" w:sz="0" w:space="0" w:color="auto"/>
        <w:left w:val="none" w:sz="0" w:space="0" w:color="auto"/>
        <w:bottom w:val="none" w:sz="0" w:space="0" w:color="auto"/>
        <w:right w:val="none" w:sz="0" w:space="0" w:color="auto"/>
      </w:divBdr>
    </w:div>
    <w:div w:id="2047748813">
      <w:bodyDiv w:val="1"/>
      <w:marLeft w:val="0"/>
      <w:marRight w:val="0"/>
      <w:marTop w:val="0"/>
      <w:marBottom w:val="0"/>
      <w:divBdr>
        <w:top w:val="none" w:sz="0" w:space="0" w:color="auto"/>
        <w:left w:val="none" w:sz="0" w:space="0" w:color="auto"/>
        <w:bottom w:val="none" w:sz="0" w:space="0" w:color="auto"/>
        <w:right w:val="none" w:sz="0" w:space="0" w:color="auto"/>
      </w:divBdr>
    </w:div>
    <w:div w:id="2047756867">
      <w:bodyDiv w:val="1"/>
      <w:marLeft w:val="0"/>
      <w:marRight w:val="0"/>
      <w:marTop w:val="0"/>
      <w:marBottom w:val="0"/>
      <w:divBdr>
        <w:top w:val="none" w:sz="0" w:space="0" w:color="auto"/>
        <w:left w:val="none" w:sz="0" w:space="0" w:color="auto"/>
        <w:bottom w:val="none" w:sz="0" w:space="0" w:color="auto"/>
        <w:right w:val="none" w:sz="0" w:space="0" w:color="auto"/>
      </w:divBdr>
    </w:div>
    <w:div w:id="2047829348">
      <w:bodyDiv w:val="1"/>
      <w:marLeft w:val="0"/>
      <w:marRight w:val="0"/>
      <w:marTop w:val="0"/>
      <w:marBottom w:val="0"/>
      <w:divBdr>
        <w:top w:val="none" w:sz="0" w:space="0" w:color="auto"/>
        <w:left w:val="none" w:sz="0" w:space="0" w:color="auto"/>
        <w:bottom w:val="none" w:sz="0" w:space="0" w:color="auto"/>
        <w:right w:val="none" w:sz="0" w:space="0" w:color="auto"/>
      </w:divBdr>
    </w:div>
    <w:div w:id="2048138951">
      <w:bodyDiv w:val="1"/>
      <w:marLeft w:val="0"/>
      <w:marRight w:val="0"/>
      <w:marTop w:val="0"/>
      <w:marBottom w:val="0"/>
      <w:divBdr>
        <w:top w:val="none" w:sz="0" w:space="0" w:color="auto"/>
        <w:left w:val="none" w:sz="0" w:space="0" w:color="auto"/>
        <w:bottom w:val="none" w:sz="0" w:space="0" w:color="auto"/>
        <w:right w:val="none" w:sz="0" w:space="0" w:color="auto"/>
      </w:divBdr>
    </w:div>
    <w:div w:id="2048556520">
      <w:bodyDiv w:val="1"/>
      <w:marLeft w:val="0"/>
      <w:marRight w:val="0"/>
      <w:marTop w:val="0"/>
      <w:marBottom w:val="0"/>
      <w:divBdr>
        <w:top w:val="none" w:sz="0" w:space="0" w:color="auto"/>
        <w:left w:val="none" w:sz="0" w:space="0" w:color="auto"/>
        <w:bottom w:val="none" w:sz="0" w:space="0" w:color="auto"/>
        <w:right w:val="none" w:sz="0" w:space="0" w:color="auto"/>
      </w:divBdr>
    </w:div>
    <w:div w:id="2048681284">
      <w:bodyDiv w:val="1"/>
      <w:marLeft w:val="0"/>
      <w:marRight w:val="0"/>
      <w:marTop w:val="0"/>
      <w:marBottom w:val="0"/>
      <w:divBdr>
        <w:top w:val="none" w:sz="0" w:space="0" w:color="auto"/>
        <w:left w:val="none" w:sz="0" w:space="0" w:color="auto"/>
        <w:bottom w:val="none" w:sz="0" w:space="0" w:color="auto"/>
        <w:right w:val="none" w:sz="0" w:space="0" w:color="auto"/>
      </w:divBdr>
    </w:div>
    <w:div w:id="2048751039">
      <w:bodyDiv w:val="1"/>
      <w:marLeft w:val="0"/>
      <w:marRight w:val="0"/>
      <w:marTop w:val="0"/>
      <w:marBottom w:val="0"/>
      <w:divBdr>
        <w:top w:val="none" w:sz="0" w:space="0" w:color="auto"/>
        <w:left w:val="none" w:sz="0" w:space="0" w:color="auto"/>
        <w:bottom w:val="none" w:sz="0" w:space="0" w:color="auto"/>
        <w:right w:val="none" w:sz="0" w:space="0" w:color="auto"/>
      </w:divBdr>
    </w:div>
    <w:div w:id="2048752841">
      <w:bodyDiv w:val="1"/>
      <w:marLeft w:val="0"/>
      <w:marRight w:val="0"/>
      <w:marTop w:val="0"/>
      <w:marBottom w:val="0"/>
      <w:divBdr>
        <w:top w:val="none" w:sz="0" w:space="0" w:color="auto"/>
        <w:left w:val="none" w:sz="0" w:space="0" w:color="auto"/>
        <w:bottom w:val="none" w:sz="0" w:space="0" w:color="auto"/>
        <w:right w:val="none" w:sz="0" w:space="0" w:color="auto"/>
      </w:divBdr>
    </w:div>
    <w:div w:id="2049064614">
      <w:bodyDiv w:val="1"/>
      <w:marLeft w:val="0"/>
      <w:marRight w:val="0"/>
      <w:marTop w:val="0"/>
      <w:marBottom w:val="0"/>
      <w:divBdr>
        <w:top w:val="none" w:sz="0" w:space="0" w:color="auto"/>
        <w:left w:val="none" w:sz="0" w:space="0" w:color="auto"/>
        <w:bottom w:val="none" w:sz="0" w:space="0" w:color="auto"/>
        <w:right w:val="none" w:sz="0" w:space="0" w:color="auto"/>
      </w:divBdr>
    </w:div>
    <w:div w:id="2049406610">
      <w:bodyDiv w:val="1"/>
      <w:marLeft w:val="0"/>
      <w:marRight w:val="0"/>
      <w:marTop w:val="0"/>
      <w:marBottom w:val="0"/>
      <w:divBdr>
        <w:top w:val="none" w:sz="0" w:space="0" w:color="auto"/>
        <w:left w:val="none" w:sz="0" w:space="0" w:color="auto"/>
        <w:bottom w:val="none" w:sz="0" w:space="0" w:color="auto"/>
        <w:right w:val="none" w:sz="0" w:space="0" w:color="auto"/>
      </w:divBdr>
    </w:div>
    <w:div w:id="2049599259">
      <w:bodyDiv w:val="1"/>
      <w:marLeft w:val="0"/>
      <w:marRight w:val="0"/>
      <w:marTop w:val="0"/>
      <w:marBottom w:val="0"/>
      <w:divBdr>
        <w:top w:val="none" w:sz="0" w:space="0" w:color="auto"/>
        <w:left w:val="none" w:sz="0" w:space="0" w:color="auto"/>
        <w:bottom w:val="none" w:sz="0" w:space="0" w:color="auto"/>
        <w:right w:val="none" w:sz="0" w:space="0" w:color="auto"/>
      </w:divBdr>
    </w:div>
    <w:div w:id="2049718921">
      <w:bodyDiv w:val="1"/>
      <w:marLeft w:val="0"/>
      <w:marRight w:val="0"/>
      <w:marTop w:val="0"/>
      <w:marBottom w:val="0"/>
      <w:divBdr>
        <w:top w:val="none" w:sz="0" w:space="0" w:color="auto"/>
        <w:left w:val="none" w:sz="0" w:space="0" w:color="auto"/>
        <w:bottom w:val="none" w:sz="0" w:space="0" w:color="auto"/>
        <w:right w:val="none" w:sz="0" w:space="0" w:color="auto"/>
      </w:divBdr>
    </w:div>
    <w:div w:id="2050303900">
      <w:bodyDiv w:val="1"/>
      <w:marLeft w:val="0"/>
      <w:marRight w:val="0"/>
      <w:marTop w:val="0"/>
      <w:marBottom w:val="0"/>
      <w:divBdr>
        <w:top w:val="none" w:sz="0" w:space="0" w:color="auto"/>
        <w:left w:val="none" w:sz="0" w:space="0" w:color="auto"/>
        <w:bottom w:val="none" w:sz="0" w:space="0" w:color="auto"/>
        <w:right w:val="none" w:sz="0" w:space="0" w:color="auto"/>
      </w:divBdr>
    </w:div>
    <w:div w:id="2050643209">
      <w:bodyDiv w:val="1"/>
      <w:marLeft w:val="0"/>
      <w:marRight w:val="0"/>
      <w:marTop w:val="0"/>
      <w:marBottom w:val="0"/>
      <w:divBdr>
        <w:top w:val="none" w:sz="0" w:space="0" w:color="auto"/>
        <w:left w:val="none" w:sz="0" w:space="0" w:color="auto"/>
        <w:bottom w:val="none" w:sz="0" w:space="0" w:color="auto"/>
        <w:right w:val="none" w:sz="0" w:space="0" w:color="auto"/>
      </w:divBdr>
    </w:div>
    <w:div w:id="2050717963">
      <w:bodyDiv w:val="1"/>
      <w:marLeft w:val="0"/>
      <w:marRight w:val="0"/>
      <w:marTop w:val="0"/>
      <w:marBottom w:val="0"/>
      <w:divBdr>
        <w:top w:val="none" w:sz="0" w:space="0" w:color="auto"/>
        <w:left w:val="none" w:sz="0" w:space="0" w:color="auto"/>
        <w:bottom w:val="none" w:sz="0" w:space="0" w:color="auto"/>
        <w:right w:val="none" w:sz="0" w:space="0" w:color="auto"/>
      </w:divBdr>
    </w:div>
    <w:div w:id="2050833580">
      <w:bodyDiv w:val="1"/>
      <w:marLeft w:val="0"/>
      <w:marRight w:val="0"/>
      <w:marTop w:val="0"/>
      <w:marBottom w:val="0"/>
      <w:divBdr>
        <w:top w:val="none" w:sz="0" w:space="0" w:color="auto"/>
        <w:left w:val="none" w:sz="0" w:space="0" w:color="auto"/>
        <w:bottom w:val="none" w:sz="0" w:space="0" w:color="auto"/>
        <w:right w:val="none" w:sz="0" w:space="0" w:color="auto"/>
      </w:divBdr>
    </w:div>
    <w:div w:id="2050838343">
      <w:bodyDiv w:val="1"/>
      <w:marLeft w:val="0"/>
      <w:marRight w:val="0"/>
      <w:marTop w:val="0"/>
      <w:marBottom w:val="0"/>
      <w:divBdr>
        <w:top w:val="none" w:sz="0" w:space="0" w:color="auto"/>
        <w:left w:val="none" w:sz="0" w:space="0" w:color="auto"/>
        <w:bottom w:val="none" w:sz="0" w:space="0" w:color="auto"/>
        <w:right w:val="none" w:sz="0" w:space="0" w:color="auto"/>
      </w:divBdr>
    </w:div>
    <w:div w:id="2050959107">
      <w:bodyDiv w:val="1"/>
      <w:marLeft w:val="0"/>
      <w:marRight w:val="0"/>
      <w:marTop w:val="0"/>
      <w:marBottom w:val="0"/>
      <w:divBdr>
        <w:top w:val="none" w:sz="0" w:space="0" w:color="auto"/>
        <w:left w:val="none" w:sz="0" w:space="0" w:color="auto"/>
        <w:bottom w:val="none" w:sz="0" w:space="0" w:color="auto"/>
        <w:right w:val="none" w:sz="0" w:space="0" w:color="auto"/>
      </w:divBdr>
    </w:div>
    <w:div w:id="2051102027">
      <w:bodyDiv w:val="1"/>
      <w:marLeft w:val="0"/>
      <w:marRight w:val="0"/>
      <w:marTop w:val="0"/>
      <w:marBottom w:val="0"/>
      <w:divBdr>
        <w:top w:val="none" w:sz="0" w:space="0" w:color="auto"/>
        <w:left w:val="none" w:sz="0" w:space="0" w:color="auto"/>
        <w:bottom w:val="none" w:sz="0" w:space="0" w:color="auto"/>
        <w:right w:val="none" w:sz="0" w:space="0" w:color="auto"/>
      </w:divBdr>
    </w:div>
    <w:div w:id="2051495731">
      <w:bodyDiv w:val="1"/>
      <w:marLeft w:val="0"/>
      <w:marRight w:val="0"/>
      <w:marTop w:val="0"/>
      <w:marBottom w:val="0"/>
      <w:divBdr>
        <w:top w:val="none" w:sz="0" w:space="0" w:color="auto"/>
        <w:left w:val="none" w:sz="0" w:space="0" w:color="auto"/>
        <w:bottom w:val="none" w:sz="0" w:space="0" w:color="auto"/>
        <w:right w:val="none" w:sz="0" w:space="0" w:color="auto"/>
      </w:divBdr>
    </w:div>
    <w:div w:id="2051688177">
      <w:bodyDiv w:val="1"/>
      <w:marLeft w:val="0"/>
      <w:marRight w:val="0"/>
      <w:marTop w:val="0"/>
      <w:marBottom w:val="0"/>
      <w:divBdr>
        <w:top w:val="none" w:sz="0" w:space="0" w:color="auto"/>
        <w:left w:val="none" w:sz="0" w:space="0" w:color="auto"/>
        <w:bottom w:val="none" w:sz="0" w:space="0" w:color="auto"/>
        <w:right w:val="none" w:sz="0" w:space="0" w:color="auto"/>
      </w:divBdr>
    </w:div>
    <w:div w:id="2052025255">
      <w:bodyDiv w:val="1"/>
      <w:marLeft w:val="0"/>
      <w:marRight w:val="0"/>
      <w:marTop w:val="0"/>
      <w:marBottom w:val="0"/>
      <w:divBdr>
        <w:top w:val="none" w:sz="0" w:space="0" w:color="auto"/>
        <w:left w:val="none" w:sz="0" w:space="0" w:color="auto"/>
        <w:bottom w:val="none" w:sz="0" w:space="0" w:color="auto"/>
        <w:right w:val="none" w:sz="0" w:space="0" w:color="auto"/>
      </w:divBdr>
    </w:div>
    <w:div w:id="2052194551">
      <w:bodyDiv w:val="1"/>
      <w:marLeft w:val="0"/>
      <w:marRight w:val="0"/>
      <w:marTop w:val="0"/>
      <w:marBottom w:val="0"/>
      <w:divBdr>
        <w:top w:val="none" w:sz="0" w:space="0" w:color="auto"/>
        <w:left w:val="none" w:sz="0" w:space="0" w:color="auto"/>
        <w:bottom w:val="none" w:sz="0" w:space="0" w:color="auto"/>
        <w:right w:val="none" w:sz="0" w:space="0" w:color="auto"/>
      </w:divBdr>
    </w:div>
    <w:div w:id="2052417334">
      <w:bodyDiv w:val="1"/>
      <w:marLeft w:val="0"/>
      <w:marRight w:val="0"/>
      <w:marTop w:val="0"/>
      <w:marBottom w:val="0"/>
      <w:divBdr>
        <w:top w:val="none" w:sz="0" w:space="0" w:color="auto"/>
        <w:left w:val="none" w:sz="0" w:space="0" w:color="auto"/>
        <w:bottom w:val="none" w:sz="0" w:space="0" w:color="auto"/>
        <w:right w:val="none" w:sz="0" w:space="0" w:color="auto"/>
      </w:divBdr>
    </w:div>
    <w:div w:id="2052419053">
      <w:bodyDiv w:val="1"/>
      <w:marLeft w:val="0"/>
      <w:marRight w:val="0"/>
      <w:marTop w:val="0"/>
      <w:marBottom w:val="0"/>
      <w:divBdr>
        <w:top w:val="none" w:sz="0" w:space="0" w:color="auto"/>
        <w:left w:val="none" w:sz="0" w:space="0" w:color="auto"/>
        <w:bottom w:val="none" w:sz="0" w:space="0" w:color="auto"/>
        <w:right w:val="none" w:sz="0" w:space="0" w:color="auto"/>
      </w:divBdr>
    </w:div>
    <w:div w:id="2052459917">
      <w:bodyDiv w:val="1"/>
      <w:marLeft w:val="0"/>
      <w:marRight w:val="0"/>
      <w:marTop w:val="0"/>
      <w:marBottom w:val="0"/>
      <w:divBdr>
        <w:top w:val="none" w:sz="0" w:space="0" w:color="auto"/>
        <w:left w:val="none" w:sz="0" w:space="0" w:color="auto"/>
        <w:bottom w:val="none" w:sz="0" w:space="0" w:color="auto"/>
        <w:right w:val="none" w:sz="0" w:space="0" w:color="auto"/>
      </w:divBdr>
    </w:div>
    <w:div w:id="2052488493">
      <w:bodyDiv w:val="1"/>
      <w:marLeft w:val="0"/>
      <w:marRight w:val="0"/>
      <w:marTop w:val="0"/>
      <w:marBottom w:val="0"/>
      <w:divBdr>
        <w:top w:val="none" w:sz="0" w:space="0" w:color="auto"/>
        <w:left w:val="none" w:sz="0" w:space="0" w:color="auto"/>
        <w:bottom w:val="none" w:sz="0" w:space="0" w:color="auto"/>
        <w:right w:val="none" w:sz="0" w:space="0" w:color="auto"/>
      </w:divBdr>
    </w:div>
    <w:div w:id="2052529897">
      <w:bodyDiv w:val="1"/>
      <w:marLeft w:val="0"/>
      <w:marRight w:val="0"/>
      <w:marTop w:val="0"/>
      <w:marBottom w:val="0"/>
      <w:divBdr>
        <w:top w:val="none" w:sz="0" w:space="0" w:color="auto"/>
        <w:left w:val="none" w:sz="0" w:space="0" w:color="auto"/>
        <w:bottom w:val="none" w:sz="0" w:space="0" w:color="auto"/>
        <w:right w:val="none" w:sz="0" w:space="0" w:color="auto"/>
      </w:divBdr>
    </w:div>
    <w:div w:id="2052608814">
      <w:bodyDiv w:val="1"/>
      <w:marLeft w:val="0"/>
      <w:marRight w:val="0"/>
      <w:marTop w:val="0"/>
      <w:marBottom w:val="0"/>
      <w:divBdr>
        <w:top w:val="none" w:sz="0" w:space="0" w:color="auto"/>
        <w:left w:val="none" w:sz="0" w:space="0" w:color="auto"/>
        <w:bottom w:val="none" w:sz="0" w:space="0" w:color="auto"/>
        <w:right w:val="none" w:sz="0" w:space="0" w:color="auto"/>
      </w:divBdr>
    </w:div>
    <w:div w:id="2052731370">
      <w:bodyDiv w:val="1"/>
      <w:marLeft w:val="0"/>
      <w:marRight w:val="0"/>
      <w:marTop w:val="0"/>
      <w:marBottom w:val="0"/>
      <w:divBdr>
        <w:top w:val="none" w:sz="0" w:space="0" w:color="auto"/>
        <w:left w:val="none" w:sz="0" w:space="0" w:color="auto"/>
        <w:bottom w:val="none" w:sz="0" w:space="0" w:color="auto"/>
        <w:right w:val="none" w:sz="0" w:space="0" w:color="auto"/>
      </w:divBdr>
    </w:div>
    <w:div w:id="2052874504">
      <w:bodyDiv w:val="1"/>
      <w:marLeft w:val="0"/>
      <w:marRight w:val="0"/>
      <w:marTop w:val="0"/>
      <w:marBottom w:val="0"/>
      <w:divBdr>
        <w:top w:val="none" w:sz="0" w:space="0" w:color="auto"/>
        <w:left w:val="none" w:sz="0" w:space="0" w:color="auto"/>
        <w:bottom w:val="none" w:sz="0" w:space="0" w:color="auto"/>
        <w:right w:val="none" w:sz="0" w:space="0" w:color="auto"/>
      </w:divBdr>
    </w:div>
    <w:div w:id="2052874897">
      <w:bodyDiv w:val="1"/>
      <w:marLeft w:val="0"/>
      <w:marRight w:val="0"/>
      <w:marTop w:val="0"/>
      <w:marBottom w:val="0"/>
      <w:divBdr>
        <w:top w:val="none" w:sz="0" w:space="0" w:color="auto"/>
        <w:left w:val="none" w:sz="0" w:space="0" w:color="auto"/>
        <w:bottom w:val="none" w:sz="0" w:space="0" w:color="auto"/>
        <w:right w:val="none" w:sz="0" w:space="0" w:color="auto"/>
      </w:divBdr>
    </w:div>
    <w:div w:id="2052916606">
      <w:bodyDiv w:val="1"/>
      <w:marLeft w:val="0"/>
      <w:marRight w:val="0"/>
      <w:marTop w:val="0"/>
      <w:marBottom w:val="0"/>
      <w:divBdr>
        <w:top w:val="none" w:sz="0" w:space="0" w:color="auto"/>
        <w:left w:val="none" w:sz="0" w:space="0" w:color="auto"/>
        <w:bottom w:val="none" w:sz="0" w:space="0" w:color="auto"/>
        <w:right w:val="none" w:sz="0" w:space="0" w:color="auto"/>
      </w:divBdr>
    </w:div>
    <w:div w:id="2052998663">
      <w:bodyDiv w:val="1"/>
      <w:marLeft w:val="0"/>
      <w:marRight w:val="0"/>
      <w:marTop w:val="0"/>
      <w:marBottom w:val="0"/>
      <w:divBdr>
        <w:top w:val="none" w:sz="0" w:space="0" w:color="auto"/>
        <w:left w:val="none" w:sz="0" w:space="0" w:color="auto"/>
        <w:bottom w:val="none" w:sz="0" w:space="0" w:color="auto"/>
        <w:right w:val="none" w:sz="0" w:space="0" w:color="auto"/>
      </w:divBdr>
    </w:div>
    <w:div w:id="2053335609">
      <w:bodyDiv w:val="1"/>
      <w:marLeft w:val="0"/>
      <w:marRight w:val="0"/>
      <w:marTop w:val="0"/>
      <w:marBottom w:val="0"/>
      <w:divBdr>
        <w:top w:val="none" w:sz="0" w:space="0" w:color="auto"/>
        <w:left w:val="none" w:sz="0" w:space="0" w:color="auto"/>
        <w:bottom w:val="none" w:sz="0" w:space="0" w:color="auto"/>
        <w:right w:val="none" w:sz="0" w:space="0" w:color="auto"/>
      </w:divBdr>
    </w:div>
    <w:div w:id="2053533180">
      <w:bodyDiv w:val="1"/>
      <w:marLeft w:val="0"/>
      <w:marRight w:val="0"/>
      <w:marTop w:val="0"/>
      <w:marBottom w:val="0"/>
      <w:divBdr>
        <w:top w:val="none" w:sz="0" w:space="0" w:color="auto"/>
        <w:left w:val="none" w:sz="0" w:space="0" w:color="auto"/>
        <w:bottom w:val="none" w:sz="0" w:space="0" w:color="auto"/>
        <w:right w:val="none" w:sz="0" w:space="0" w:color="auto"/>
      </w:divBdr>
    </w:div>
    <w:div w:id="2053921336">
      <w:bodyDiv w:val="1"/>
      <w:marLeft w:val="0"/>
      <w:marRight w:val="0"/>
      <w:marTop w:val="0"/>
      <w:marBottom w:val="0"/>
      <w:divBdr>
        <w:top w:val="none" w:sz="0" w:space="0" w:color="auto"/>
        <w:left w:val="none" w:sz="0" w:space="0" w:color="auto"/>
        <w:bottom w:val="none" w:sz="0" w:space="0" w:color="auto"/>
        <w:right w:val="none" w:sz="0" w:space="0" w:color="auto"/>
      </w:divBdr>
    </w:div>
    <w:div w:id="2054115046">
      <w:bodyDiv w:val="1"/>
      <w:marLeft w:val="0"/>
      <w:marRight w:val="0"/>
      <w:marTop w:val="0"/>
      <w:marBottom w:val="0"/>
      <w:divBdr>
        <w:top w:val="none" w:sz="0" w:space="0" w:color="auto"/>
        <w:left w:val="none" w:sz="0" w:space="0" w:color="auto"/>
        <w:bottom w:val="none" w:sz="0" w:space="0" w:color="auto"/>
        <w:right w:val="none" w:sz="0" w:space="0" w:color="auto"/>
      </w:divBdr>
    </w:div>
    <w:div w:id="2054422774">
      <w:bodyDiv w:val="1"/>
      <w:marLeft w:val="0"/>
      <w:marRight w:val="0"/>
      <w:marTop w:val="0"/>
      <w:marBottom w:val="0"/>
      <w:divBdr>
        <w:top w:val="none" w:sz="0" w:space="0" w:color="auto"/>
        <w:left w:val="none" w:sz="0" w:space="0" w:color="auto"/>
        <w:bottom w:val="none" w:sz="0" w:space="0" w:color="auto"/>
        <w:right w:val="none" w:sz="0" w:space="0" w:color="auto"/>
      </w:divBdr>
    </w:div>
    <w:div w:id="2054843927">
      <w:bodyDiv w:val="1"/>
      <w:marLeft w:val="0"/>
      <w:marRight w:val="0"/>
      <w:marTop w:val="0"/>
      <w:marBottom w:val="0"/>
      <w:divBdr>
        <w:top w:val="none" w:sz="0" w:space="0" w:color="auto"/>
        <w:left w:val="none" w:sz="0" w:space="0" w:color="auto"/>
        <w:bottom w:val="none" w:sz="0" w:space="0" w:color="auto"/>
        <w:right w:val="none" w:sz="0" w:space="0" w:color="auto"/>
      </w:divBdr>
    </w:div>
    <w:div w:id="2055082397">
      <w:bodyDiv w:val="1"/>
      <w:marLeft w:val="0"/>
      <w:marRight w:val="0"/>
      <w:marTop w:val="0"/>
      <w:marBottom w:val="0"/>
      <w:divBdr>
        <w:top w:val="none" w:sz="0" w:space="0" w:color="auto"/>
        <w:left w:val="none" w:sz="0" w:space="0" w:color="auto"/>
        <w:bottom w:val="none" w:sz="0" w:space="0" w:color="auto"/>
        <w:right w:val="none" w:sz="0" w:space="0" w:color="auto"/>
      </w:divBdr>
    </w:div>
    <w:div w:id="2055108049">
      <w:bodyDiv w:val="1"/>
      <w:marLeft w:val="0"/>
      <w:marRight w:val="0"/>
      <w:marTop w:val="0"/>
      <w:marBottom w:val="0"/>
      <w:divBdr>
        <w:top w:val="none" w:sz="0" w:space="0" w:color="auto"/>
        <w:left w:val="none" w:sz="0" w:space="0" w:color="auto"/>
        <w:bottom w:val="none" w:sz="0" w:space="0" w:color="auto"/>
        <w:right w:val="none" w:sz="0" w:space="0" w:color="auto"/>
      </w:divBdr>
    </w:div>
    <w:div w:id="2055233551">
      <w:bodyDiv w:val="1"/>
      <w:marLeft w:val="0"/>
      <w:marRight w:val="0"/>
      <w:marTop w:val="0"/>
      <w:marBottom w:val="0"/>
      <w:divBdr>
        <w:top w:val="none" w:sz="0" w:space="0" w:color="auto"/>
        <w:left w:val="none" w:sz="0" w:space="0" w:color="auto"/>
        <w:bottom w:val="none" w:sz="0" w:space="0" w:color="auto"/>
        <w:right w:val="none" w:sz="0" w:space="0" w:color="auto"/>
      </w:divBdr>
    </w:div>
    <w:div w:id="2055349410">
      <w:bodyDiv w:val="1"/>
      <w:marLeft w:val="0"/>
      <w:marRight w:val="0"/>
      <w:marTop w:val="0"/>
      <w:marBottom w:val="0"/>
      <w:divBdr>
        <w:top w:val="none" w:sz="0" w:space="0" w:color="auto"/>
        <w:left w:val="none" w:sz="0" w:space="0" w:color="auto"/>
        <w:bottom w:val="none" w:sz="0" w:space="0" w:color="auto"/>
        <w:right w:val="none" w:sz="0" w:space="0" w:color="auto"/>
      </w:divBdr>
    </w:div>
    <w:div w:id="2055620954">
      <w:bodyDiv w:val="1"/>
      <w:marLeft w:val="0"/>
      <w:marRight w:val="0"/>
      <w:marTop w:val="0"/>
      <w:marBottom w:val="0"/>
      <w:divBdr>
        <w:top w:val="none" w:sz="0" w:space="0" w:color="auto"/>
        <w:left w:val="none" w:sz="0" w:space="0" w:color="auto"/>
        <w:bottom w:val="none" w:sz="0" w:space="0" w:color="auto"/>
        <w:right w:val="none" w:sz="0" w:space="0" w:color="auto"/>
      </w:divBdr>
    </w:div>
    <w:div w:id="2055736881">
      <w:bodyDiv w:val="1"/>
      <w:marLeft w:val="0"/>
      <w:marRight w:val="0"/>
      <w:marTop w:val="0"/>
      <w:marBottom w:val="0"/>
      <w:divBdr>
        <w:top w:val="none" w:sz="0" w:space="0" w:color="auto"/>
        <w:left w:val="none" w:sz="0" w:space="0" w:color="auto"/>
        <w:bottom w:val="none" w:sz="0" w:space="0" w:color="auto"/>
        <w:right w:val="none" w:sz="0" w:space="0" w:color="auto"/>
      </w:divBdr>
    </w:div>
    <w:div w:id="2056349538">
      <w:bodyDiv w:val="1"/>
      <w:marLeft w:val="0"/>
      <w:marRight w:val="0"/>
      <w:marTop w:val="0"/>
      <w:marBottom w:val="0"/>
      <w:divBdr>
        <w:top w:val="none" w:sz="0" w:space="0" w:color="auto"/>
        <w:left w:val="none" w:sz="0" w:space="0" w:color="auto"/>
        <w:bottom w:val="none" w:sz="0" w:space="0" w:color="auto"/>
        <w:right w:val="none" w:sz="0" w:space="0" w:color="auto"/>
      </w:divBdr>
    </w:div>
    <w:div w:id="2056811378">
      <w:bodyDiv w:val="1"/>
      <w:marLeft w:val="0"/>
      <w:marRight w:val="0"/>
      <w:marTop w:val="0"/>
      <w:marBottom w:val="0"/>
      <w:divBdr>
        <w:top w:val="none" w:sz="0" w:space="0" w:color="auto"/>
        <w:left w:val="none" w:sz="0" w:space="0" w:color="auto"/>
        <w:bottom w:val="none" w:sz="0" w:space="0" w:color="auto"/>
        <w:right w:val="none" w:sz="0" w:space="0" w:color="auto"/>
      </w:divBdr>
    </w:div>
    <w:div w:id="2056813350">
      <w:bodyDiv w:val="1"/>
      <w:marLeft w:val="0"/>
      <w:marRight w:val="0"/>
      <w:marTop w:val="0"/>
      <w:marBottom w:val="0"/>
      <w:divBdr>
        <w:top w:val="none" w:sz="0" w:space="0" w:color="auto"/>
        <w:left w:val="none" w:sz="0" w:space="0" w:color="auto"/>
        <w:bottom w:val="none" w:sz="0" w:space="0" w:color="auto"/>
        <w:right w:val="none" w:sz="0" w:space="0" w:color="auto"/>
      </w:divBdr>
    </w:div>
    <w:div w:id="2056855663">
      <w:bodyDiv w:val="1"/>
      <w:marLeft w:val="0"/>
      <w:marRight w:val="0"/>
      <w:marTop w:val="0"/>
      <w:marBottom w:val="0"/>
      <w:divBdr>
        <w:top w:val="none" w:sz="0" w:space="0" w:color="auto"/>
        <w:left w:val="none" w:sz="0" w:space="0" w:color="auto"/>
        <w:bottom w:val="none" w:sz="0" w:space="0" w:color="auto"/>
        <w:right w:val="none" w:sz="0" w:space="0" w:color="auto"/>
      </w:divBdr>
    </w:div>
    <w:div w:id="2057003575">
      <w:bodyDiv w:val="1"/>
      <w:marLeft w:val="0"/>
      <w:marRight w:val="0"/>
      <w:marTop w:val="0"/>
      <w:marBottom w:val="0"/>
      <w:divBdr>
        <w:top w:val="none" w:sz="0" w:space="0" w:color="auto"/>
        <w:left w:val="none" w:sz="0" w:space="0" w:color="auto"/>
        <w:bottom w:val="none" w:sz="0" w:space="0" w:color="auto"/>
        <w:right w:val="none" w:sz="0" w:space="0" w:color="auto"/>
      </w:divBdr>
    </w:div>
    <w:div w:id="2057047882">
      <w:bodyDiv w:val="1"/>
      <w:marLeft w:val="0"/>
      <w:marRight w:val="0"/>
      <w:marTop w:val="0"/>
      <w:marBottom w:val="0"/>
      <w:divBdr>
        <w:top w:val="none" w:sz="0" w:space="0" w:color="auto"/>
        <w:left w:val="none" w:sz="0" w:space="0" w:color="auto"/>
        <w:bottom w:val="none" w:sz="0" w:space="0" w:color="auto"/>
        <w:right w:val="none" w:sz="0" w:space="0" w:color="auto"/>
      </w:divBdr>
    </w:div>
    <w:div w:id="2057502782">
      <w:bodyDiv w:val="1"/>
      <w:marLeft w:val="0"/>
      <w:marRight w:val="0"/>
      <w:marTop w:val="0"/>
      <w:marBottom w:val="0"/>
      <w:divBdr>
        <w:top w:val="none" w:sz="0" w:space="0" w:color="auto"/>
        <w:left w:val="none" w:sz="0" w:space="0" w:color="auto"/>
        <w:bottom w:val="none" w:sz="0" w:space="0" w:color="auto"/>
        <w:right w:val="none" w:sz="0" w:space="0" w:color="auto"/>
      </w:divBdr>
    </w:div>
    <w:div w:id="2057509599">
      <w:bodyDiv w:val="1"/>
      <w:marLeft w:val="0"/>
      <w:marRight w:val="0"/>
      <w:marTop w:val="0"/>
      <w:marBottom w:val="0"/>
      <w:divBdr>
        <w:top w:val="none" w:sz="0" w:space="0" w:color="auto"/>
        <w:left w:val="none" w:sz="0" w:space="0" w:color="auto"/>
        <w:bottom w:val="none" w:sz="0" w:space="0" w:color="auto"/>
        <w:right w:val="none" w:sz="0" w:space="0" w:color="auto"/>
      </w:divBdr>
    </w:div>
    <w:div w:id="2057511314">
      <w:bodyDiv w:val="1"/>
      <w:marLeft w:val="0"/>
      <w:marRight w:val="0"/>
      <w:marTop w:val="0"/>
      <w:marBottom w:val="0"/>
      <w:divBdr>
        <w:top w:val="none" w:sz="0" w:space="0" w:color="auto"/>
        <w:left w:val="none" w:sz="0" w:space="0" w:color="auto"/>
        <w:bottom w:val="none" w:sz="0" w:space="0" w:color="auto"/>
        <w:right w:val="none" w:sz="0" w:space="0" w:color="auto"/>
      </w:divBdr>
    </w:div>
    <w:div w:id="2057730592">
      <w:bodyDiv w:val="1"/>
      <w:marLeft w:val="0"/>
      <w:marRight w:val="0"/>
      <w:marTop w:val="0"/>
      <w:marBottom w:val="0"/>
      <w:divBdr>
        <w:top w:val="none" w:sz="0" w:space="0" w:color="auto"/>
        <w:left w:val="none" w:sz="0" w:space="0" w:color="auto"/>
        <w:bottom w:val="none" w:sz="0" w:space="0" w:color="auto"/>
        <w:right w:val="none" w:sz="0" w:space="0" w:color="auto"/>
      </w:divBdr>
    </w:div>
    <w:div w:id="2057850347">
      <w:bodyDiv w:val="1"/>
      <w:marLeft w:val="0"/>
      <w:marRight w:val="0"/>
      <w:marTop w:val="0"/>
      <w:marBottom w:val="0"/>
      <w:divBdr>
        <w:top w:val="none" w:sz="0" w:space="0" w:color="auto"/>
        <w:left w:val="none" w:sz="0" w:space="0" w:color="auto"/>
        <w:bottom w:val="none" w:sz="0" w:space="0" w:color="auto"/>
        <w:right w:val="none" w:sz="0" w:space="0" w:color="auto"/>
      </w:divBdr>
    </w:div>
    <w:div w:id="2057897574">
      <w:bodyDiv w:val="1"/>
      <w:marLeft w:val="0"/>
      <w:marRight w:val="0"/>
      <w:marTop w:val="0"/>
      <w:marBottom w:val="0"/>
      <w:divBdr>
        <w:top w:val="none" w:sz="0" w:space="0" w:color="auto"/>
        <w:left w:val="none" w:sz="0" w:space="0" w:color="auto"/>
        <w:bottom w:val="none" w:sz="0" w:space="0" w:color="auto"/>
        <w:right w:val="none" w:sz="0" w:space="0" w:color="auto"/>
      </w:divBdr>
    </w:div>
    <w:div w:id="2057925807">
      <w:bodyDiv w:val="1"/>
      <w:marLeft w:val="0"/>
      <w:marRight w:val="0"/>
      <w:marTop w:val="0"/>
      <w:marBottom w:val="0"/>
      <w:divBdr>
        <w:top w:val="none" w:sz="0" w:space="0" w:color="auto"/>
        <w:left w:val="none" w:sz="0" w:space="0" w:color="auto"/>
        <w:bottom w:val="none" w:sz="0" w:space="0" w:color="auto"/>
        <w:right w:val="none" w:sz="0" w:space="0" w:color="auto"/>
      </w:divBdr>
    </w:div>
    <w:div w:id="2058046651">
      <w:bodyDiv w:val="1"/>
      <w:marLeft w:val="0"/>
      <w:marRight w:val="0"/>
      <w:marTop w:val="0"/>
      <w:marBottom w:val="0"/>
      <w:divBdr>
        <w:top w:val="none" w:sz="0" w:space="0" w:color="auto"/>
        <w:left w:val="none" w:sz="0" w:space="0" w:color="auto"/>
        <w:bottom w:val="none" w:sz="0" w:space="0" w:color="auto"/>
        <w:right w:val="none" w:sz="0" w:space="0" w:color="auto"/>
      </w:divBdr>
    </w:div>
    <w:div w:id="2058118062">
      <w:bodyDiv w:val="1"/>
      <w:marLeft w:val="0"/>
      <w:marRight w:val="0"/>
      <w:marTop w:val="0"/>
      <w:marBottom w:val="0"/>
      <w:divBdr>
        <w:top w:val="none" w:sz="0" w:space="0" w:color="auto"/>
        <w:left w:val="none" w:sz="0" w:space="0" w:color="auto"/>
        <w:bottom w:val="none" w:sz="0" w:space="0" w:color="auto"/>
        <w:right w:val="none" w:sz="0" w:space="0" w:color="auto"/>
      </w:divBdr>
    </w:div>
    <w:div w:id="2058122857">
      <w:bodyDiv w:val="1"/>
      <w:marLeft w:val="0"/>
      <w:marRight w:val="0"/>
      <w:marTop w:val="0"/>
      <w:marBottom w:val="0"/>
      <w:divBdr>
        <w:top w:val="none" w:sz="0" w:space="0" w:color="auto"/>
        <w:left w:val="none" w:sz="0" w:space="0" w:color="auto"/>
        <w:bottom w:val="none" w:sz="0" w:space="0" w:color="auto"/>
        <w:right w:val="none" w:sz="0" w:space="0" w:color="auto"/>
      </w:divBdr>
    </w:div>
    <w:div w:id="2058311767">
      <w:bodyDiv w:val="1"/>
      <w:marLeft w:val="0"/>
      <w:marRight w:val="0"/>
      <w:marTop w:val="0"/>
      <w:marBottom w:val="0"/>
      <w:divBdr>
        <w:top w:val="none" w:sz="0" w:space="0" w:color="auto"/>
        <w:left w:val="none" w:sz="0" w:space="0" w:color="auto"/>
        <w:bottom w:val="none" w:sz="0" w:space="0" w:color="auto"/>
        <w:right w:val="none" w:sz="0" w:space="0" w:color="auto"/>
      </w:divBdr>
    </w:div>
    <w:div w:id="2058312287">
      <w:bodyDiv w:val="1"/>
      <w:marLeft w:val="0"/>
      <w:marRight w:val="0"/>
      <w:marTop w:val="0"/>
      <w:marBottom w:val="0"/>
      <w:divBdr>
        <w:top w:val="none" w:sz="0" w:space="0" w:color="auto"/>
        <w:left w:val="none" w:sz="0" w:space="0" w:color="auto"/>
        <w:bottom w:val="none" w:sz="0" w:space="0" w:color="auto"/>
        <w:right w:val="none" w:sz="0" w:space="0" w:color="auto"/>
      </w:divBdr>
    </w:div>
    <w:div w:id="2058356055">
      <w:bodyDiv w:val="1"/>
      <w:marLeft w:val="0"/>
      <w:marRight w:val="0"/>
      <w:marTop w:val="0"/>
      <w:marBottom w:val="0"/>
      <w:divBdr>
        <w:top w:val="none" w:sz="0" w:space="0" w:color="auto"/>
        <w:left w:val="none" w:sz="0" w:space="0" w:color="auto"/>
        <w:bottom w:val="none" w:sz="0" w:space="0" w:color="auto"/>
        <w:right w:val="none" w:sz="0" w:space="0" w:color="auto"/>
      </w:divBdr>
    </w:div>
    <w:div w:id="2058623576">
      <w:bodyDiv w:val="1"/>
      <w:marLeft w:val="0"/>
      <w:marRight w:val="0"/>
      <w:marTop w:val="0"/>
      <w:marBottom w:val="0"/>
      <w:divBdr>
        <w:top w:val="none" w:sz="0" w:space="0" w:color="auto"/>
        <w:left w:val="none" w:sz="0" w:space="0" w:color="auto"/>
        <w:bottom w:val="none" w:sz="0" w:space="0" w:color="auto"/>
        <w:right w:val="none" w:sz="0" w:space="0" w:color="auto"/>
      </w:divBdr>
    </w:div>
    <w:div w:id="2058625939">
      <w:bodyDiv w:val="1"/>
      <w:marLeft w:val="0"/>
      <w:marRight w:val="0"/>
      <w:marTop w:val="0"/>
      <w:marBottom w:val="0"/>
      <w:divBdr>
        <w:top w:val="none" w:sz="0" w:space="0" w:color="auto"/>
        <w:left w:val="none" w:sz="0" w:space="0" w:color="auto"/>
        <w:bottom w:val="none" w:sz="0" w:space="0" w:color="auto"/>
        <w:right w:val="none" w:sz="0" w:space="0" w:color="auto"/>
      </w:divBdr>
    </w:div>
    <w:div w:id="2058969092">
      <w:bodyDiv w:val="1"/>
      <w:marLeft w:val="0"/>
      <w:marRight w:val="0"/>
      <w:marTop w:val="0"/>
      <w:marBottom w:val="0"/>
      <w:divBdr>
        <w:top w:val="none" w:sz="0" w:space="0" w:color="auto"/>
        <w:left w:val="none" w:sz="0" w:space="0" w:color="auto"/>
        <w:bottom w:val="none" w:sz="0" w:space="0" w:color="auto"/>
        <w:right w:val="none" w:sz="0" w:space="0" w:color="auto"/>
      </w:divBdr>
    </w:div>
    <w:div w:id="2059550426">
      <w:bodyDiv w:val="1"/>
      <w:marLeft w:val="0"/>
      <w:marRight w:val="0"/>
      <w:marTop w:val="0"/>
      <w:marBottom w:val="0"/>
      <w:divBdr>
        <w:top w:val="none" w:sz="0" w:space="0" w:color="auto"/>
        <w:left w:val="none" w:sz="0" w:space="0" w:color="auto"/>
        <w:bottom w:val="none" w:sz="0" w:space="0" w:color="auto"/>
        <w:right w:val="none" w:sz="0" w:space="0" w:color="auto"/>
      </w:divBdr>
    </w:div>
    <w:div w:id="2059695405">
      <w:bodyDiv w:val="1"/>
      <w:marLeft w:val="0"/>
      <w:marRight w:val="0"/>
      <w:marTop w:val="0"/>
      <w:marBottom w:val="0"/>
      <w:divBdr>
        <w:top w:val="none" w:sz="0" w:space="0" w:color="auto"/>
        <w:left w:val="none" w:sz="0" w:space="0" w:color="auto"/>
        <w:bottom w:val="none" w:sz="0" w:space="0" w:color="auto"/>
        <w:right w:val="none" w:sz="0" w:space="0" w:color="auto"/>
      </w:divBdr>
    </w:div>
    <w:div w:id="2060007935">
      <w:bodyDiv w:val="1"/>
      <w:marLeft w:val="0"/>
      <w:marRight w:val="0"/>
      <w:marTop w:val="0"/>
      <w:marBottom w:val="0"/>
      <w:divBdr>
        <w:top w:val="none" w:sz="0" w:space="0" w:color="auto"/>
        <w:left w:val="none" w:sz="0" w:space="0" w:color="auto"/>
        <w:bottom w:val="none" w:sz="0" w:space="0" w:color="auto"/>
        <w:right w:val="none" w:sz="0" w:space="0" w:color="auto"/>
      </w:divBdr>
    </w:div>
    <w:div w:id="2060132361">
      <w:bodyDiv w:val="1"/>
      <w:marLeft w:val="0"/>
      <w:marRight w:val="0"/>
      <w:marTop w:val="0"/>
      <w:marBottom w:val="0"/>
      <w:divBdr>
        <w:top w:val="none" w:sz="0" w:space="0" w:color="auto"/>
        <w:left w:val="none" w:sz="0" w:space="0" w:color="auto"/>
        <w:bottom w:val="none" w:sz="0" w:space="0" w:color="auto"/>
        <w:right w:val="none" w:sz="0" w:space="0" w:color="auto"/>
      </w:divBdr>
    </w:div>
    <w:div w:id="2060394576">
      <w:bodyDiv w:val="1"/>
      <w:marLeft w:val="0"/>
      <w:marRight w:val="0"/>
      <w:marTop w:val="0"/>
      <w:marBottom w:val="0"/>
      <w:divBdr>
        <w:top w:val="none" w:sz="0" w:space="0" w:color="auto"/>
        <w:left w:val="none" w:sz="0" w:space="0" w:color="auto"/>
        <w:bottom w:val="none" w:sz="0" w:space="0" w:color="auto"/>
        <w:right w:val="none" w:sz="0" w:space="0" w:color="auto"/>
      </w:divBdr>
    </w:div>
    <w:div w:id="2060742058">
      <w:bodyDiv w:val="1"/>
      <w:marLeft w:val="0"/>
      <w:marRight w:val="0"/>
      <w:marTop w:val="0"/>
      <w:marBottom w:val="0"/>
      <w:divBdr>
        <w:top w:val="none" w:sz="0" w:space="0" w:color="auto"/>
        <w:left w:val="none" w:sz="0" w:space="0" w:color="auto"/>
        <w:bottom w:val="none" w:sz="0" w:space="0" w:color="auto"/>
        <w:right w:val="none" w:sz="0" w:space="0" w:color="auto"/>
      </w:divBdr>
    </w:div>
    <w:div w:id="2060859520">
      <w:bodyDiv w:val="1"/>
      <w:marLeft w:val="0"/>
      <w:marRight w:val="0"/>
      <w:marTop w:val="0"/>
      <w:marBottom w:val="0"/>
      <w:divBdr>
        <w:top w:val="none" w:sz="0" w:space="0" w:color="auto"/>
        <w:left w:val="none" w:sz="0" w:space="0" w:color="auto"/>
        <w:bottom w:val="none" w:sz="0" w:space="0" w:color="auto"/>
        <w:right w:val="none" w:sz="0" w:space="0" w:color="auto"/>
      </w:divBdr>
    </w:div>
    <w:div w:id="2061048220">
      <w:bodyDiv w:val="1"/>
      <w:marLeft w:val="0"/>
      <w:marRight w:val="0"/>
      <w:marTop w:val="0"/>
      <w:marBottom w:val="0"/>
      <w:divBdr>
        <w:top w:val="none" w:sz="0" w:space="0" w:color="auto"/>
        <w:left w:val="none" w:sz="0" w:space="0" w:color="auto"/>
        <w:bottom w:val="none" w:sz="0" w:space="0" w:color="auto"/>
        <w:right w:val="none" w:sz="0" w:space="0" w:color="auto"/>
      </w:divBdr>
    </w:div>
    <w:div w:id="2061175195">
      <w:bodyDiv w:val="1"/>
      <w:marLeft w:val="0"/>
      <w:marRight w:val="0"/>
      <w:marTop w:val="0"/>
      <w:marBottom w:val="0"/>
      <w:divBdr>
        <w:top w:val="none" w:sz="0" w:space="0" w:color="auto"/>
        <w:left w:val="none" w:sz="0" w:space="0" w:color="auto"/>
        <w:bottom w:val="none" w:sz="0" w:space="0" w:color="auto"/>
        <w:right w:val="none" w:sz="0" w:space="0" w:color="auto"/>
      </w:divBdr>
    </w:div>
    <w:div w:id="2061246292">
      <w:bodyDiv w:val="1"/>
      <w:marLeft w:val="0"/>
      <w:marRight w:val="0"/>
      <w:marTop w:val="0"/>
      <w:marBottom w:val="0"/>
      <w:divBdr>
        <w:top w:val="none" w:sz="0" w:space="0" w:color="auto"/>
        <w:left w:val="none" w:sz="0" w:space="0" w:color="auto"/>
        <w:bottom w:val="none" w:sz="0" w:space="0" w:color="auto"/>
        <w:right w:val="none" w:sz="0" w:space="0" w:color="auto"/>
      </w:divBdr>
    </w:div>
    <w:div w:id="2061896443">
      <w:bodyDiv w:val="1"/>
      <w:marLeft w:val="0"/>
      <w:marRight w:val="0"/>
      <w:marTop w:val="0"/>
      <w:marBottom w:val="0"/>
      <w:divBdr>
        <w:top w:val="none" w:sz="0" w:space="0" w:color="auto"/>
        <w:left w:val="none" w:sz="0" w:space="0" w:color="auto"/>
        <w:bottom w:val="none" w:sz="0" w:space="0" w:color="auto"/>
        <w:right w:val="none" w:sz="0" w:space="0" w:color="auto"/>
      </w:divBdr>
    </w:div>
    <w:div w:id="2062316450">
      <w:bodyDiv w:val="1"/>
      <w:marLeft w:val="0"/>
      <w:marRight w:val="0"/>
      <w:marTop w:val="0"/>
      <w:marBottom w:val="0"/>
      <w:divBdr>
        <w:top w:val="none" w:sz="0" w:space="0" w:color="auto"/>
        <w:left w:val="none" w:sz="0" w:space="0" w:color="auto"/>
        <w:bottom w:val="none" w:sz="0" w:space="0" w:color="auto"/>
        <w:right w:val="none" w:sz="0" w:space="0" w:color="auto"/>
      </w:divBdr>
    </w:div>
    <w:div w:id="2062435048">
      <w:bodyDiv w:val="1"/>
      <w:marLeft w:val="0"/>
      <w:marRight w:val="0"/>
      <w:marTop w:val="0"/>
      <w:marBottom w:val="0"/>
      <w:divBdr>
        <w:top w:val="none" w:sz="0" w:space="0" w:color="auto"/>
        <w:left w:val="none" w:sz="0" w:space="0" w:color="auto"/>
        <w:bottom w:val="none" w:sz="0" w:space="0" w:color="auto"/>
        <w:right w:val="none" w:sz="0" w:space="0" w:color="auto"/>
      </w:divBdr>
    </w:div>
    <w:div w:id="2062436764">
      <w:bodyDiv w:val="1"/>
      <w:marLeft w:val="0"/>
      <w:marRight w:val="0"/>
      <w:marTop w:val="0"/>
      <w:marBottom w:val="0"/>
      <w:divBdr>
        <w:top w:val="none" w:sz="0" w:space="0" w:color="auto"/>
        <w:left w:val="none" w:sz="0" w:space="0" w:color="auto"/>
        <w:bottom w:val="none" w:sz="0" w:space="0" w:color="auto"/>
        <w:right w:val="none" w:sz="0" w:space="0" w:color="auto"/>
      </w:divBdr>
    </w:div>
    <w:div w:id="2062709444">
      <w:bodyDiv w:val="1"/>
      <w:marLeft w:val="0"/>
      <w:marRight w:val="0"/>
      <w:marTop w:val="0"/>
      <w:marBottom w:val="0"/>
      <w:divBdr>
        <w:top w:val="none" w:sz="0" w:space="0" w:color="auto"/>
        <w:left w:val="none" w:sz="0" w:space="0" w:color="auto"/>
        <w:bottom w:val="none" w:sz="0" w:space="0" w:color="auto"/>
        <w:right w:val="none" w:sz="0" w:space="0" w:color="auto"/>
      </w:divBdr>
    </w:div>
    <w:div w:id="2063089745">
      <w:bodyDiv w:val="1"/>
      <w:marLeft w:val="0"/>
      <w:marRight w:val="0"/>
      <w:marTop w:val="0"/>
      <w:marBottom w:val="0"/>
      <w:divBdr>
        <w:top w:val="none" w:sz="0" w:space="0" w:color="auto"/>
        <w:left w:val="none" w:sz="0" w:space="0" w:color="auto"/>
        <w:bottom w:val="none" w:sz="0" w:space="0" w:color="auto"/>
        <w:right w:val="none" w:sz="0" w:space="0" w:color="auto"/>
      </w:divBdr>
    </w:div>
    <w:div w:id="2063284831">
      <w:bodyDiv w:val="1"/>
      <w:marLeft w:val="0"/>
      <w:marRight w:val="0"/>
      <w:marTop w:val="0"/>
      <w:marBottom w:val="0"/>
      <w:divBdr>
        <w:top w:val="none" w:sz="0" w:space="0" w:color="auto"/>
        <w:left w:val="none" w:sz="0" w:space="0" w:color="auto"/>
        <w:bottom w:val="none" w:sz="0" w:space="0" w:color="auto"/>
        <w:right w:val="none" w:sz="0" w:space="0" w:color="auto"/>
      </w:divBdr>
    </w:div>
    <w:div w:id="2063554777">
      <w:bodyDiv w:val="1"/>
      <w:marLeft w:val="0"/>
      <w:marRight w:val="0"/>
      <w:marTop w:val="0"/>
      <w:marBottom w:val="0"/>
      <w:divBdr>
        <w:top w:val="none" w:sz="0" w:space="0" w:color="auto"/>
        <w:left w:val="none" w:sz="0" w:space="0" w:color="auto"/>
        <w:bottom w:val="none" w:sz="0" w:space="0" w:color="auto"/>
        <w:right w:val="none" w:sz="0" w:space="0" w:color="auto"/>
      </w:divBdr>
    </w:div>
    <w:div w:id="2064018254">
      <w:bodyDiv w:val="1"/>
      <w:marLeft w:val="0"/>
      <w:marRight w:val="0"/>
      <w:marTop w:val="0"/>
      <w:marBottom w:val="0"/>
      <w:divBdr>
        <w:top w:val="none" w:sz="0" w:space="0" w:color="auto"/>
        <w:left w:val="none" w:sz="0" w:space="0" w:color="auto"/>
        <w:bottom w:val="none" w:sz="0" w:space="0" w:color="auto"/>
        <w:right w:val="none" w:sz="0" w:space="0" w:color="auto"/>
      </w:divBdr>
    </w:div>
    <w:div w:id="2064281407">
      <w:bodyDiv w:val="1"/>
      <w:marLeft w:val="0"/>
      <w:marRight w:val="0"/>
      <w:marTop w:val="0"/>
      <w:marBottom w:val="0"/>
      <w:divBdr>
        <w:top w:val="none" w:sz="0" w:space="0" w:color="auto"/>
        <w:left w:val="none" w:sz="0" w:space="0" w:color="auto"/>
        <w:bottom w:val="none" w:sz="0" w:space="0" w:color="auto"/>
        <w:right w:val="none" w:sz="0" w:space="0" w:color="auto"/>
      </w:divBdr>
    </w:div>
    <w:div w:id="2064482084">
      <w:bodyDiv w:val="1"/>
      <w:marLeft w:val="0"/>
      <w:marRight w:val="0"/>
      <w:marTop w:val="0"/>
      <w:marBottom w:val="0"/>
      <w:divBdr>
        <w:top w:val="none" w:sz="0" w:space="0" w:color="auto"/>
        <w:left w:val="none" w:sz="0" w:space="0" w:color="auto"/>
        <w:bottom w:val="none" w:sz="0" w:space="0" w:color="auto"/>
        <w:right w:val="none" w:sz="0" w:space="0" w:color="auto"/>
      </w:divBdr>
    </w:div>
    <w:div w:id="2064518642">
      <w:bodyDiv w:val="1"/>
      <w:marLeft w:val="0"/>
      <w:marRight w:val="0"/>
      <w:marTop w:val="0"/>
      <w:marBottom w:val="0"/>
      <w:divBdr>
        <w:top w:val="none" w:sz="0" w:space="0" w:color="auto"/>
        <w:left w:val="none" w:sz="0" w:space="0" w:color="auto"/>
        <w:bottom w:val="none" w:sz="0" w:space="0" w:color="auto"/>
        <w:right w:val="none" w:sz="0" w:space="0" w:color="auto"/>
      </w:divBdr>
    </w:div>
    <w:div w:id="2064522247">
      <w:bodyDiv w:val="1"/>
      <w:marLeft w:val="0"/>
      <w:marRight w:val="0"/>
      <w:marTop w:val="0"/>
      <w:marBottom w:val="0"/>
      <w:divBdr>
        <w:top w:val="none" w:sz="0" w:space="0" w:color="auto"/>
        <w:left w:val="none" w:sz="0" w:space="0" w:color="auto"/>
        <w:bottom w:val="none" w:sz="0" w:space="0" w:color="auto"/>
        <w:right w:val="none" w:sz="0" w:space="0" w:color="auto"/>
      </w:divBdr>
    </w:div>
    <w:div w:id="2065133503">
      <w:bodyDiv w:val="1"/>
      <w:marLeft w:val="0"/>
      <w:marRight w:val="0"/>
      <w:marTop w:val="0"/>
      <w:marBottom w:val="0"/>
      <w:divBdr>
        <w:top w:val="none" w:sz="0" w:space="0" w:color="auto"/>
        <w:left w:val="none" w:sz="0" w:space="0" w:color="auto"/>
        <w:bottom w:val="none" w:sz="0" w:space="0" w:color="auto"/>
        <w:right w:val="none" w:sz="0" w:space="0" w:color="auto"/>
      </w:divBdr>
    </w:div>
    <w:div w:id="2065179825">
      <w:bodyDiv w:val="1"/>
      <w:marLeft w:val="0"/>
      <w:marRight w:val="0"/>
      <w:marTop w:val="0"/>
      <w:marBottom w:val="0"/>
      <w:divBdr>
        <w:top w:val="none" w:sz="0" w:space="0" w:color="auto"/>
        <w:left w:val="none" w:sz="0" w:space="0" w:color="auto"/>
        <w:bottom w:val="none" w:sz="0" w:space="0" w:color="auto"/>
        <w:right w:val="none" w:sz="0" w:space="0" w:color="auto"/>
      </w:divBdr>
    </w:div>
    <w:div w:id="2065331686">
      <w:bodyDiv w:val="1"/>
      <w:marLeft w:val="0"/>
      <w:marRight w:val="0"/>
      <w:marTop w:val="0"/>
      <w:marBottom w:val="0"/>
      <w:divBdr>
        <w:top w:val="none" w:sz="0" w:space="0" w:color="auto"/>
        <w:left w:val="none" w:sz="0" w:space="0" w:color="auto"/>
        <w:bottom w:val="none" w:sz="0" w:space="0" w:color="auto"/>
        <w:right w:val="none" w:sz="0" w:space="0" w:color="auto"/>
      </w:divBdr>
    </w:div>
    <w:div w:id="2065441616">
      <w:bodyDiv w:val="1"/>
      <w:marLeft w:val="0"/>
      <w:marRight w:val="0"/>
      <w:marTop w:val="0"/>
      <w:marBottom w:val="0"/>
      <w:divBdr>
        <w:top w:val="none" w:sz="0" w:space="0" w:color="auto"/>
        <w:left w:val="none" w:sz="0" w:space="0" w:color="auto"/>
        <w:bottom w:val="none" w:sz="0" w:space="0" w:color="auto"/>
        <w:right w:val="none" w:sz="0" w:space="0" w:color="auto"/>
      </w:divBdr>
    </w:div>
    <w:div w:id="2065635552">
      <w:bodyDiv w:val="1"/>
      <w:marLeft w:val="0"/>
      <w:marRight w:val="0"/>
      <w:marTop w:val="0"/>
      <w:marBottom w:val="0"/>
      <w:divBdr>
        <w:top w:val="none" w:sz="0" w:space="0" w:color="auto"/>
        <w:left w:val="none" w:sz="0" w:space="0" w:color="auto"/>
        <w:bottom w:val="none" w:sz="0" w:space="0" w:color="auto"/>
        <w:right w:val="none" w:sz="0" w:space="0" w:color="auto"/>
      </w:divBdr>
    </w:div>
    <w:div w:id="2065828202">
      <w:bodyDiv w:val="1"/>
      <w:marLeft w:val="0"/>
      <w:marRight w:val="0"/>
      <w:marTop w:val="0"/>
      <w:marBottom w:val="0"/>
      <w:divBdr>
        <w:top w:val="none" w:sz="0" w:space="0" w:color="auto"/>
        <w:left w:val="none" w:sz="0" w:space="0" w:color="auto"/>
        <w:bottom w:val="none" w:sz="0" w:space="0" w:color="auto"/>
        <w:right w:val="none" w:sz="0" w:space="0" w:color="auto"/>
      </w:divBdr>
    </w:div>
    <w:div w:id="2065906912">
      <w:bodyDiv w:val="1"/>
      <w:marLeft w:val="0"/>
      <w:marRight w:val="0"/>
      <w:marTop w:val="0"/>
      <w:marBottom w:val="0"/>
      <w:divBdr>
        <w:top w:val="none" w:sz="0" w:space="0" w:color="auto"/>
        <w:left w:val="none" w:sz="0" w:space="0" w:color="auto"/>
        <w:bottom w:val="none" w:sz="0" w:space="0" w:color="auto"/>
        <w:right w:val="none" w:sz="0" w:space="0" w:color="auto"/>
      </w:divBdr>
    </w:div>
    <w:div w:id="2066023776">
      <w:bodyDiv w:val="1"/>
      <w:marLeft w:val="0"/>
      <w:marRight w:val="0"/>
      <w:marTop w:val="0"/>
      <w:marBottom w:val="0"/>
      <w:divBdr>
        <w:top w:val="none" w:sz="0" w:space="0" w:color="auto"/>
        <w:left w:val="none" w:sz="0" w:space="0" w:color="auto"/>
        <w:bottom w:val="none" w:sz="0" w:space="0" w:color="auto"/>
        <w:right w:val="none" w:sz="0" w:space="0" w:color="auto"/>
      </w:divBdr>
    </w:div>
    <w:div w:id="2066177856">
      <w:bodyDiv w:val="1"/>
      <w:marLeft w:val="0"/>
      <w:marRight w:val="0"/>
      <w:marTop w:val="0"/>
      <w:marBottom w:val="0"/>
      <w:divBdr>
        <w:top w:val="none" w:sz="0" w:space="0" w:color="auto"/>
        <w:left w:val="none" w:sz="0" w:space="0" w:color="auto"/>
        <w:bottom w:val="none" w:sz="0" w:space="0" w:color="auto"/>
        <w:right w:val="none" w:sz="0" w:space="0" w:color="auto"/>
      </w:divBdr>
    </w:div>
    <w:div w:id="2066365105">
      <w:bodyDiv w:val="1"/>
      <w:marLeft w:val="0"/>
      <w:marRight w:val="0"/>
      <w:marTop w:val="0"/>
      <w:marBottom w:val="0"/>
      <w:divBdr>
        <w:top w:val="none" w:sz="0" w:space="0" w:color="auto"/>
        <w:left w:val="none" w:sz="0" w:space="0" w:color="auto"/>
        <w:bottom w:val="none" w:sz="0" w:space="0" w:color="auto"/>
        <w:right w:val="none" w:sz="0" w:space="0" w:color="auto"/>
      </w:divBdr>
    </w:div>
    <w:div w:id="2066489028">
      <w:bodyDiv w:val="1"/>
      <w:marLeft w:val="0"/>
      <w:marRight w:val="0"/>
      <w:marTop w:val="0"/>
      <w:marBottom w:val="0"/>
      <w:divBdr>
        <w:top w:val="none" w:sz="0" w:space="0" w:color="auto"/>
        <w:left w:val="none" w:sz="0" w:space="0" w:color="auto"/>
        <w:bottom w:val="none" w:sz="0" w:space="0" w:color="auto"/>
        <w:right w:val="none" w:sz="0" w:space="0" w:color="auto"/>
      </w:divBdr>
    </w:div>
    <w:div w:id="2066638100">
      <w:bodyDiv w:val="1"/>
      <w:marLeft w:val="0"/>
      <w:marRight w:val="0"/>
      <w:marTop w:val="0"/>
      <w:marBottom w:val="0"/>
      <w:divBdr>
        <w:top w:val="none" w:sz="0" w:space="0" w:color="auto"/>
        <w:left w:val="none" w:sz="0" w:space="0" w:color="auto"/>
        <w:bottom w:val="none" w:sz="0" w:space="0" w:color="auto"/>
        <w:right w:val="none" w:sz="0" w:space="0" w:color="auto"/>
      </w:divBdr>
    </w:div>
    <w:div w:id="2067335807">
      <w:bodyDiv w:val="1"/>
      <w:marLeft w:val="0"/>
      <w:marRight w:val="0"/>
      <w:marTop w:val="0"/>
      <w:marBottom w:val="0"/>
      <w:divBdr>
        <w:top w:val="none" w:sz="0" w:space="0" w:color="auto"/>
        <w:left w:val="none" w:sz="0" w:space="0" w:color="auto"/>
        <w:bottom w:val="none" w:sz="0" w:space="0" w:color="auto"/>
        <w:right w:val="none" w:sz="0" w:space="0" w:color="auto"/>
      </w:divBdr>
    </w:div>
    <w:div w:id="2067409976">
      <w:bodyDiv w:val="1"/>
      <w:marLeft w:val="0"/>
      <w:marRight w:val="0"/>
      <w:marTop w:val="0"/>
      <w:marBottom w:val="0"/>
      <w:divBdr>
        <w:top w:val="none" w:sz="0" w:space="0" w:color="auto"/>
        <w:left w:val="none" w:sz="0" w:space="0" w:color="auto"/>
        <w:bottom w:val="none" w:sz="0" w:space="0" w:color="auto"/>
        <w:right w:val="none" w:sz="0" w:space="0" w:color="auto"/>
      </w:divBdr>
    </w:div>
    <w:div w:id="2067683628">
      <w:bodyDiv w:val="1"/>
      <w:marLeft w:val="0"/>
      <w:marRight w:val="0"/>
      <w:marTop w:val="0"/>
      <w:marBottom w:val="0"/>
      <w:divBdr>
        <w:top w:val="none" w:sz="0" w:space="0" w:color="auto"/>
        <w:left w:val="none" w:sz="0" w:space="0" w:color="auto"/>
        <w:bottom w:val="none" w:sz="0" w:space="0" w:color="auto"/>
        <w:right w:val="none" w:sz="0" w:space="0" w:color="auto"/>
      </w:divBdr>
    </w:div>
    <w:div w:id="2067799860">
      <w:bodyDiv w:val="1"/>
      <w:marLeft w:val="0"/>
      <w:marRight w:val="0"/>
      <w:marTop w:val="0"/>
      <w:marBottom w:val="0"/>
      <w:divBdr>
        <w:top w:val="none" w:sz="0" w:space="0" w:color="auto"/>
        <w:left w:val="none" w:sz="0" w:space="0" w:color="auto"/>
        <w:bottom w:val="none" w:sz="0" w:space="0" w:color="auto"/>
        <w:right w:val="none" w:sz="0" w:space="0" w:color="auto"/>
      </w:divBdr>
    </w:div>
    <w:div w:id="2067946352">
      <w:bodyDiv w:val="1"/>
      <w:marLeft w:val="0"/>
      <w:marRight w:val="0"/>
      <w:marTop w:val="0"/>
      <w:marBottom w:val="0"/>
      <w:divBdr>
        <w:top w:val="none" w:sz="0" w:space="0" w:color="auto"/>
        <w:left w:val="none" w:sz="0" w:space="0" w:color="auto"/>
        <w:bottom w:val="none" w:sz="0" w:space="0" w:color="auto"/>
        <w:right w:val="none" w:sz="0" w:space="0" w:color="auto"/>
      </w:divBdr>
    </w:div>
    <w:div w:id="2067947826">
      <w:bodyDiv w:val="1"/>
      <w:marLeft w:val="0"/>
      <w:marRight w:val="0"/>
      <w:marTop w:val="0"/>
      <w:marBottom w:val="0"/>
      <w:divBdr>
        <w:top w:val="none" w:sz="0" w:space="0" w:color="auto"/>
        <w:left w:val="none" w:sz="0" w:space="0" w:color="auto"/>
        <w:bottom w:val="none" w:sz="0" w:space="0" w:color="auto"/>
        <w:right w:val="none" w:sz="0" w:space="0" w:color="auto"/>
      </w:divBdr>
    </w:div>
    <w:div w:id="2068066159">
      <w:bodyDiv w:val="1"/>
      <w:marLeft w:val="0"/>
      <w:marRight w:val="0"/>
      <w:marTop w:val="0"/>
      <w:marBottom w:val="0"/>
      <w:divBdr>
        <w:top w:val="none" w:sz="0" w:space="0" w:color="auto"/>
        <w:left w:val="none" w:sz="0" w:space="0" w:color="auto"/>
        <w:bottom w:val="none" w:sz="0" w:space="0" w:color="auto"/>
        <w:right w:val="none" w:sz="0" w:space="0" w:color="auto"/>
      </w:divBdr>
    </w:div>
    <w:div w:id="2068145410">
      <w:bodyDiv w:val="1"/>
      <w:marLeft w:val="0"/>
      <w:marRight w:val="0"/>
      <w:marTop w:val="0"/>
      <w:marBottom w:val="0"/>
      <w:divBdr>
        <w:top w:val="none" w:sz="0" w:space="0" w:color="auto"/>
        <w:left w:val="none" w:sz="0" w:space="0" w:color="auto"/>
        <w:bottom w:val="none" w:sz="0" w:space="0" w:color="auto"/>
        <w:right w:val="none" w:sz="0" w:space="0" w:color="auto"/>
      </w:divBdr>
    </w:div>
    <w:div w:id="2068189749">
      <w:bodyDiv w:val="1"/>
      <w:marLeft w:val="0"/>
      <w:marRight w:val="0"/>
      <w:marTop w:val="0"/>
      <w:marBottom w:val="0"/>
      <w:divBdr>
        <w:top w:val="none" w:sz="0" w:space="0" w:color="auto"/>
        <w:left w:val="none" w:sz="0" w:space="0" w:color="auto"/>
        <w:bottom w:val="none" w:sz="0" w:space="0" w:color="auto"/>
        <w:right w:val="none" w:sz="0" w:space="0" w:color="auto"/>
      </w:divBdr>
    </w:div>
    <w:div w:id="2068212993">
      <w:bodyDiv w:val="1"/>
      <w:marLeft w:val="0"/>
      <w:marRight w:val="0"/>
      <w:marTop w:val="0"/>
      <w:marBottom w:val="0"/>
      <w:divBdr>
        <w:top w:val="none" w:sz="0" w:space="0" w:color="auto"/>
        <w:left w:val="none" w:sz="0" w:space="0" w:color="auto"/>
        <w:bottom w:val="none" w:sz="0" w:space="0" w:color="auto"/>
        <w:right w:val="none" w:sz="0" w:space="0" w:color="auto"/>
      </w:divBdr>
    </w:div>
    <w:div w:id="2068264938">
      <w:bodyDiv w:val="1"/>
      <w:marLeft w:val="0"/>
      <w:marRight w:val="0"/>
      <w:marTop w:val="0"/>
      <w:marBottom w:val="0"/>
      <w:divBdr>
        <w:top w:val="none" w:sz="0" w:space="0" w:color="auto"/>
        <w:left w:val="none" w:sz="0" w:space="0" w:color="auto"/>
        <w:bottom w:val="none" w:sz="0" w:space="0" w:color="auto"/>
        <w:right w:val="none" w:sz="0" w:space="0" w:color="auto"/>
      </w:divBdr>
    </w:div>
    <w:div w:id="2068600652">
      <w:bodyDiv w:val="1"/>
      <w:marLeft w:val="0"/>
      <w:marRight w:val="0"/>
      <w:marTop w:val="0"/>
      <w:marBottom w:val="0"/>
      <w:divBdr>
        <w:top w:val="none" w:sz="0" w:space="0" w:color="auto"/>
        <w:left w:val="none" w:sz="0" w:space="0" w:color="auto"/>
        <w:bottom w:val="none" w:sz="0" w:space="0" w:color="auto"/>
        <w:right w:val="none" w:sz="0" w:space="0" w:color="auto"/>
      </w:divBdr>
    </w:div>
    <w:div w:id="2068602154">
      <w:bodyDiv w:val="1"/>
      <w:marLeft w:val="0"/>
      <w:marRight w:val="0"/>
      <w:marTop w:val="0"/>
      <w:marBottom w:val="0"/>
      <w:divBdr>
        <w:top w:val="none" w:sz="0" w:space="0" w:color="auto"/>
        <w:left w:val="none" w:sz="0" w:space="0" w:color="auto"/>
        <w:bottom w:val="none" w:sz="0" w:space="0" w:color="auto"/>
        <w:right w:val="none" w:sz="0" w:space="0" w:color="auto"/>
      </w:divBdr>
    </w:div>
    <w:div w:id="2068841343">
      <w:bodyDiv w:val="1"/>
      <w:marLeft w:val="0"/>
      <w:marRight w:val="0"/>
      <w:marTop w:val="0"/>
      <w:marBottom w:val="0"/>
      <w:divBdr>
        <w:top w:val="none" w:sz="0" w:space="0" w:color="auto"/>
        <w:left w:val="none" w:sz="0" w:space="0" w:color="auto"/>
        <w:bottom w:val="none" w:sz="0" w:space="0" w:color="auto"/>
        <w:right w:val="none" w:sz="0" w:space="0" w:color="auto"/>
      </w:divBdr>
    </w:div>
    <w:div w:id="2069110992">
      <w:bodyDiv w:val="1"/>
      <w:marLeft w:val="0"/>
      <w:marRight w:val="0"/>
      <w:marTop w:val="0"/>
      <w:marBottom w:val="0"/>
      <w:divBdr>
        <w:top w:val="none" w:sz="0" w:space="0" w:color="auto"/>
        <w:left w:val="none" w:sz="0" w:space="0" w:color="auto"/>
        <w:bottom w:val="none" w:sz="0" w:space="0" w:color="auto"/>
        <w:right w:val="none" w:sz="0" w:space="0" w:color="auto"/>
      </w:divBdr>
    </w:div>
    <w:div w:id="2069302740">
      <w:bodyDiv w:val="1"/>
      <w:marLeft w:val="0"/>
      <w:marRight w:val="0"/>
      <w:marTop w:val="0"/>
      <w:marBottom w:val="0"/>
      <w:divBdr>
        <w:top w:val="none" w:sz="0" w:space="0" w:color="auto"/>
        <w:left w:val="none" w:sz="0" w:space="0" w:color="auto"/>
        <w:bottom w:val="none" w:sz="0" w:space="0" w:color="auto"/>
        <w:right w:val="none" w:sz="0" w:space="0" w:color="auto"/>
      </w:divBdr>
    </w:div>
    <w:div w:id="2069304050">
      <w:bodyDiv w:val="1"/>
      <w:marLeft w:val="0"/>
      <w:marRight w:val="0"/>
      <w:marTop w:val="0"/>
      <w:marBottom w:val="0"/>
      <w:divBdr>
        <w:top w:val="none" w:sz="0" w:space="0" w:color="auto"/>
        <w:left w:val="none" w:sz="0" w:space="0" w:color="auto"/>
        <w:bottom w:val="none" w:sz="0" w:space="0" w:color="auto"/>
        <w:right w:val="none" w:sz="0" w:space="0" w:color="auto"/>
      </w:divBdr>
    </w:div>
    <w:div w:id="2069527126">
      <w:bodyDiv w:val="1"/>
      <w:marLeft w:val="0"/>
      <w:marRight w:val="0"/>
      <w:marTop w:val="0"/>
      <w:marBottom w:val="0"/>
      <w:divBdr>
        <w:top w:val="none" w:sz="0" w:space="0" w:color="auto"/>
        <w:left w:val="none" w:sz="0" w:space="0" w:color="auto"/>
        <w:bottom w:val="none" w:sz="0" w:space="0" w:color="auto"/>
        <w:right w:val="none" w:sz="0" w:space="0" w:color="auto"/>
      </w:divBdr>
    </w:div>
    <w:div w:id="2069760605">
      <w:bodyDiv w:val="1"/>
      <w:marLeft w:val="0"/>
      <w:marRight w:val="0"/>
      <w:marTop w:val="0"/>
      <w:marBottom w:val="0"/>
      <w:divBdr>
        <w:top w:val="none" w:sz="0" w:space="0" w:color="auto"/>
        <w:left w:val="none" w:sz="0" w:space="0" w:color="auto"/>
        <w:bottom w:val="none" w:sz="0" w:space="0" w:color="auto"/>
        <w:right w:val="none" w:sz="0" w:space="0" w:color="auto"/>
      </w:divBdr>
    </w:div>
    <w:div w:id="2069761819">
      <w:bodyDiv w:val="1"/>
      <w:marLeft w:val="0"/>
      <w:marRight w:val="0"/>
      <w:marTop w:val="0"/>
      <w:marBottom w:val="0"/>
      <w:divBdr>
        <w:top w:val="none" w:sz="0" w:space="0" w:color="auto"/>
        <w:left w:val="none" w:sz="0" w:space="0" w:color="auto"/>
        <w:bottom w:val="none" w:sz="0" w:space="0" w:color="auto"/>
        <w:right w:val="none" w:sz="0" w:space="0" w:color="auto"/>
      </w:divBdr>
    </w:div>
    <w:div w:id="2069835003">
      <w:bodyDiv w:val="1"/>
      <w:marLeft w:val="0"/>
      <w:marRight w:val="0"/>
      <w:marTop w:val="0"/>
      <w:marBottom w:val="0"/>
      <w:divBdr>
        <w:top w:val="none" w:sz="0" w:space="0" w:color="auto"/>
        <w:left w:val="none" w:sz="0" w:space="0" w:color="auto"/>
        <w:bottom w:val="none" w:sz="0" w:space="0" w:color="auto"/>
        <w:right w:val="none" w:sz="0" w:space="0" w:color="auto"/>
      </w:divBdr>
    </w:div>
    <w:div w:id="2069917513">
      <w:bodyDiv w:val="1"/>
      <w:marLeft w:val="0"/>
      <w:marRight w:val="0"/>
      <w:marTop w:val="0"/>
      <w:marBottom w:val="0"/>
      <w:divBdr>
        <w:top w:val="none" w:sz="0" w:space="0" w:color="auto"/>
        <w:left w:val="none" w:sz="0" w:space="0" w:color="auto"/>
        <w:bottom w:val="none" w:sz="0" w:space="0" w:color="auto"/>
        <w:right w:val="none" w:sz="0" w:space="0" w:color="auto"/>
      </w:divBdr>
    </w:div>
    <w:div w:id="2069959268">
      <w:bodyDiv w:val="1"/>
      <w:marLeft w:val="0"/>
      <w:marRight w:val="0"/>
      <w:marTop w:val="0"/>
      <w:marBottom w:val="0"/>
      <w:divBdr>
        <w:top w:val="none" w:sz="0" w:space="0" w:color="auto"/>
        <w:left w:val="none" w:sz="0" w:space="0" w:color="auto"/>
        <w:bottom w:val="none" w:sz="0" w:space="0" w:color="auto"/>
        <w:right w:val="none" w:sz="0" w:space="0" w:color="auto"/>
      </w:divBdr>
    </w:div>
    <w:div w:id="2070183630">
      <w:bodyDiv w:val="1"/>
      <w:marLeft w:val="0"/>
      <w:marRight w:val="0"/>
      <w:marTop w:val="0"/>
      <w:marBottom w:val="0"/>
      <w:divBdr>
        <w:top w:val="none" w:sz="0" w:space="0" w:color="auto"/>
        <w:left w:val="none" w:sz="0" w:space="0" w:color="auto"/>
        <w:bottom w:val="none" w:sz="0" w:space="0" w:color="auto"/>
        <w:right w:val="none" w:sz="0" w:space="0" w:color="auto"/>
      </w:divBdr>
    </w:div>
    <w:div w:id="2070372191">
      <w:bodyDiv w:val="1"/>
      <w:marLeft w:val="0"/>
      <w:marRight w:val="0"/>
      <w:marTop w:val="0"/>
      <w:marBottom w:val="0"/>
      <w:divBdr>
        <w:top w:val="none" w:sz="0" w:space="0" w:color="auto"/>
        <w:left w:val="none" w:sz="0" w:space="0" w:color="auto"/>
        <w:bottom w:val="none" w:sz="0" w:space="0" w:color="auto"/>
        <w:right w:val="none" w:sz="0" w:space="0" w:color="auto"/>
      </w:divBdr>
    </w:div>
    <w:div w:id="2070418534">
      <w:bodyDiv w:val="1"/>
      <w:marLeft w:val="0"/>
      <w:marRight w:val="0"/>
      <w:marTop w:val="0"/>
      <w:marBottom w:val="0"/>
      <w:divBdr>
        <w:top w:val="none" w:sz="0" w:space="0" w:color="auto"/>
        <w:left w:val="none" w:sz="0" w:space="0" w:color="auto"/>
        <w:bottom w:val="none" w:sz="0" w:space="0" w:color="auto"/>
        <w:right w:val="none" w:sz="0" w:space="0" w:color="auto"/>
      </w:divBdr>
    </w:div>
    <w:div w:id="2070495278">
      <w:bodyDiv w:val="1"/>
      <w:marLeft w:val="0"/>
      <w:marRight w:val="0"/>
      <w:marTop w:val="0"/>
      <w:marBottom w:val="0"/>
      <w:divBdr>
        <w:top w:val="none" w:sz="0" w:space="0" w:color="auto"/>
        <w:left w:val="none" w:sz="0" w:space="0" w:color="auto"/>
        <w:bottom w:val="none" w:sz="0" w:space="0" w:color="auto"/>
        <w:right w:val="none" w:sz="0" w:space="0" w:color="auto"/>
      </w:divBdr>
    </w:div>
    <w:div w:id="2070684442">
      <w:bodyDiv w:val="1"/>
      <w:marLeft w:val="0"/>
      <w:marRight w:val="0"/>
      <w:marTop w:val="0"/>
      <w:marBottom w:val="0"/>
      <w:divBdr>
        <w:top w:val="none" w:sz="0" w:space="0" w:color="auto"/>
        <w:left w:val="none" w:sz="0" w:space="0" w:color="auto"/>
        <w:bottom w:val="none" w:sz="0" w:space="0" w:color="auto"/>
        <w:right w:val="none" w:sz="0" w:space="0" w:color="auto"/>
      </w:divBdr>
    </w:div>
    <w:div w:id="2071489531">
      <w:bodyDiv w:val="1"/>
      <w:marLeft w:val="0"/>
      <w:marRight w:val="0"/>
      <w:marTop w:val="0"/>
      <w:marBottom w:val="0"/>
      <w:divBdr>
        <w:top w:val="none" w:sz="0" w:space="0" w:color="auto"/>
        <w:left w:val="none" w:sz="0" w:space="0" w:color="auto"/>
        <w:bottom w:val="none" w:sz="0" w:space="0" w:color="auto"/>
        <w:right w:val="none" w:sz="0" w:space="0" w:color="auto"/>
      </w:divBdr>
    </w:div>
    <w:div w:id="2071493264">
      <w:bodyDiv w:val="1"/>
      <w:marLeft w:val="0"/>
      <w:marRight w:val="0"/>
      <w:marTop w:val="0"/>
      <w:marBottom w:val="0"/>
      <w:divBdr>
        <w:top w:val="none" w:sz="0" w:space="0" w:color="auto"/>
        <w:left w:val="none" w:sz="0" w:space="0" w:color="auto"/>
        <w:bottom w:val="none" w:sz="0" w:space="0" w:color="auto"/>
        <w:right w:val="none" w:sz="0" w:space="0" w:color="auto"/>
      </w:divBdr>
    </w:div>
    <w:div w:id="2071536386">
      <w:bodyDiv w:val="1"/>
      <w:marLeft w:val="0"/>
      <w:marRight w:val="0"/>
      <w:marTop w:val="0"/>
      <w:marBottom w:val="0"/>
      <w:divBdr>
        <w:top w:val="none" w:sz="0" w:space="0" w:color="auto"/>
        <w:left w:val="none" w:sz="0" w:space="0" w:color="auto"/>
        <w:bottom w:val="none" w:sz="0" w:space="0" w:color="auto"/>
        <w:right w:val="none" w:sz="0" w:space="0" w:color="auto"/>
      </w:divBdr>
    </w:div>
    <w:div w:id="2071541280">
      <w:bodyDiv w:val="1"/>
      <w:marLeft w:val="0"/>
      <w:marRight w:val="0"/>
      <w:marTop w:val="0"/>
      <w:marBottom w:val="0"/>
      <w:divBdr>
        <w:top w:val="none" w:sz="0" w:space="0" w:color="auto"/>
        <w:left w:val="none" w:sz="0" w:space="0" w:color="auto"/>
        <w:bottom w:val="none" w:sz="0" w:space="0" w:color="auto"/>
        <w:right w:val="none" w:sz="0" w:space="0" w:color="auto"/>
      </w:divBdr>
    </w:div>
    <w:div w:id="2071951535">
      <w:bodyDiv w:val="1"/>
      <w:marLeft w:val="0"/>
      <w:marRight w:val="0"/>
      <w:marTop w:val="0"/>
      <w:marBottom w:val="0"/>
      <w:divBdr>
        <w:top w:val="none" w:sz="0" w:space="0" w:color="auto"/>
        <w:left w:val="none" w:sz="0" w:space="0" w:color="auto"/>
        <w:bottom w:val="none" w:sz="0" w:space="0" w:color="auto"/>
        <w:right w:val="none" w:sz="0" w:space="0" w:color="auto"/>
      </w:divBdr>
    </w:div>
    <w:div w:id="2071994717">
      <w:bodyDiv w:val="1"/>
      <w:marLeft w:val="0"/>
      <w:marRight w:val="0"/>
      <w:marTop w:val="0"/>
      <w:marBottom w:val="0"/>
      <w:divBdr>
        <w:top w:val="none" w:sz="0" w:space="0" w:color="auto"/>
        <w:left w:val="none" w:sz="0" w:space="0" w:color="auto"/>
        <w:bottom w:val="none" w:sz="0" w:space="0" w:color="auto"/>
        <w:right w:val="none" w:sz="0" w:space="0" w:color="auto"/>
      </w:divBdr>
    </w:div>
    <w:div w:id="2072267153">
      <w:bodyDiv w:val="1"/>
      <w:marLeft w:val="0"/>
      <w:marRight w:val="0"/>
      <w:marTop w:val="0"/>
      <w:marBottom w:val="0"/>
      <w:divBdr>
        <w:top w:val="none" w:sz="0" w:space="0" w:color="auto"/>
        <w:left w:val="none" w:sz="0" w:space="0" w:color="auto"/>
        <w:bottom w:val="none" w:sz="0" w:space="0" w:color="auto"/>
        <w:right w:val="none" w:sz="0" w:space="0" w:color="auto"/>
      </w:divBdr>
    </w:div>
    <w:div w:id="2072270431">
      <w:bodyDiv w:val="1"/>
      <w:marLeft w:val="0"/>
      <w:marRight w:val="0"/>
      <w:marTop w:val="0"/>
      <w:marBottom w:val="0"/>
      <w:divBdr>
        <w:top w:val="none" w:sz="0" w:space="0" w:color="auto"/>
        <w:left w:val="none" w:sz="0" w:space="0" w:color="auto"/>
        <w:bottom w:val="none" w:sz="0" w:space="0" w:color="auto"/>
        <w:right w:val="none" w:sz="0" w:space="0" w:color="auto"/>
      </w:divBdr>
    </w:div>
    <w:div w:id="2072380848">
      <w:bodyDiv w:val="1"/>
      <w:marLeft w:val="0"/>
      <w:marRight w:val="0"/>
      <w:marTop w:val="0"/>
      <w:marBottom w:val="0"/>
      <w:divBdr>
        <w:top w:val="none" w:sz="0" w:space="0" w:color="auto"/>
        <w:left w:val="none" w:sz="0" w:space="0" w:color="auto"/>
        <w:bottom w:val="none" w:sz="0" w:space="0" w:color="auto"/>
        <w:right w:val="none" w:sz="0" w:space="0" w:color="auto"/>
      </w:divBdr>
    </w:div>
    <w:div w:id="2072531507">
      <w:bodyDiv w:val="1"/>
      <w:marLeft w:val="0"/>
      <w:marRight w:val="0"/>
      <w:marTop w:val="0"/>
      <w:marBottom w:val="0"/>
      <w:divBdr>
        <w:top w:val="none" w:sz="0" w:space="0" w:color="auto"/>
        <w:left w:val="none" w:sz="0" w:space="0" w:color="auto"/>
        <w:bottom w:val="none" w:sz="0" w:space="0" w:color="auto"/>
        <w:right w:val="none" w:sz="0" w:space="0" w:color="auto"/>
      </w:divBdr>
    </w:div>
    <w:div w:id="2072607752">
      <w:bodyDiv w:val="1"/>
      <w:marLeft w:val="0"/>
      <w:marRight w:val="0"/>
      <w:marTop w:val="0"/>
      <w:marBottom w:val="0"/>
      <w:divBdr>
        <w:top w:val="none" w:sz="0" w:space="0" w:color="auto"/>
        <w:left w:val="none" w:sz="0" w:space="0" w:color="auto"/>
        <w:bottom w:val="none" w:sz="0" w:space="0" w:color="auto"/>
        <w:right w:val="none" w:sz="0" w:space="0" w:color="auto"/>
      </w:divBdr>
    </w:div>
    <w:div w:id="2072651088">
      <w:bodyDiv w:val="1"/>
      <w:marLeft w:val="0"/>
      <w:marRight w:val="0"/>
      <w:marTop w:val="0"/>
      <w:marBottom w:val="0"/>
      <w:divBdr>
        <w:top w:val="none" w:sz="0" w:space="0" w:color="auto"/>
        <w:left w:val="none" w:sz="0" w:space="0" w:color="auto"/>
        <w:bottom w:val="none" w:sz="0" w:space="0" w:color="auto"/>
        <w:right w:val="none" w:sz="0" w:space="0" w:color="auto"/>
      </w:divBdr>
    </w:div>
    <w:div w:id="2072653655">
      <w:bodyDiv w:val="1"/>
      <w:marLeft w:val="0"/>
      <w:marRight w:val="0"/>
      <w:marTop w:val="0"/>
      <w:marBottom w:val="0"/>
      <w:divBdr>
        <w:top w:val="none" w:sz="0" w:space="0" w:color="auto"/>
        <w:left w:val="none" w:sz="0" w:space="0" w:color="auto"/>
        <w:bottom w:val="none" w:sz="0" w:space="0" w:color="auto"/>
        <w:right w:val="none" w:sz="0" w:space="0" w:color="auto"/>
      </w:divBdr>
    </w:div>
    <w:div w:id="2072728404">
      <w:bodyDiv w:val="1"/>
      <w:marLeft w:val="0"/>
      <w:marRight w:val="0"/>
      <w:marTop w:val="0"/>
      <w:marBottom w:val="0"/>
      <w:divBdr>
        <w:top w:val="none" w:sz="0" w:space="0" w:color="auto"/>
        <w:left w:val="none" w:sz="0" w:space="0" w:color="auto"/>
        <w:bottom w:val="none" w:sz="0" w:space="0" w:color="auto"/>
        <w:right w:val="none" w:sz="0" w:space="0" w:color="auto"/>
      </w:divBdr>
    </w:div>
    <w:div w:id="2072732599">
      <w:bodyDiv w:val="1"/>
      <w:marLeft w:val="0"/>
      <w:marRight w:val="0"/>
      <w:marTop w:val="0"/>
      <w:marBottom w:val="0"/>
      <w:divBdr>
        <w:top w:val="none" w:sz="0" w:space="0" w:color="auto"/>
        <w:left w:val="none" w:sz="0" w:space="0" w:color="auto"/>
        <w:bottom w:val="none" w:sz="0" w:space="0" w:color="auto"/>
        <w:right w:val="none" w:sz="0" w:space="0" w:color="auto"/>
      </w:divBdr>
    </w:div>
    <w:div w:id="2072926052">
      <w:bodyDiv w:val="1"/>
      <w:marLeft w:val="0"/>
      <w:marRight w:val="0"/>
      <w:marTop w:val="0"/>
      <w:marBottom w:val="0"/>
      <w:divBdr>
        <w:top w:val="none" w:sz="0" w:space="0" w:color="auto"/>
        <w:left w:val="none" w:sz="0" w:space="0" w:color="auto"/>
        <w:bottom w:val="none" w:sz="0" w:space="0" w:color="auto"/>
        <w:right w:val="none" w:sz="0" w:space="0" w:color="auto"/>
      </w:divBdr>
    </w:div>
    <w:div w:id="2073656671">
      <w:bodyDiv w:val="1"/>
      <w:marLeft w:val="0"/>
      <w:marRight w:val="0"/>
      <w:marTop w:val="0"/>
      <w:marBottom w:val="0"/>
      <w:divBdr>
        <w:top w:val="none" w:sz="0" w:space="0" w:color="auto"/>
        <w:left w:val="none" w:sz="0" w:space="0" w:color="auto"/>
        <w:bottom w:val="none" w:sz="0" w:space="0" w:color="auto"/>
        <w:right w:val="none" w:sz="0" w:space="0" w:color="auto"/>
      </w:divBdr>
    </w:div>
    <w:div w:id="2073692246">
      <w:bodyDiv w:val="1"/>
      <w:marLeft w:val="0"/>
      <w:marRight w:val="0"/>
      <w:marTop w:val="0"/>
      <w:marBottom w:val="0"/>
      <w:divBdr>
        <w:top w:val="none" w:sz="0" w:space="0" w:color="auto"/>
        <w:left w:val="none" w:sz="0" w:space="0" w:color="auto"/>
        <w:bottom w:val="none" w:sz="0" w:space="0" w:color="auto"/>
        <w:right w:val="none" w:sz="0" w:space="0" w:color="auto"/>
      </w:divBdr>
    </w:div>
    <w:div w:id="2073846266">
      <w:bodyDiv w:val="1"/>
      <w:marLeft w:val="0"/>
      <w:marRight w:val="0"/>
      <w:marTop w:val="0"/>
      <w:marBottom w:val="0"/>
      <w:divBdr>
        <w:top w:val="none" w:sz="0" w:space="0" w:color="auto"/>
        <w:left w:val="none" w:sz="0" w:space="0" w:color="auto"/>
        <w:bottom w:val="none" w:sz="0" w:space="0" w:color="auto"/>
        <w:right w:val="none" w:sz="0" w:space="0" w:color="auto"/>
      </w:divBdr>
    </w:div>
    <w:div w:id="2073917592">
      <w:bodyDiv w:val="1"/>
      <w:marLeft w:val="0"/>
      <w:marRight w:val="0"/>
      <w:marTop w:val="0"/>
      <w:marBottom w:val="0"/>
      <w:divBdr>
        <w:top w:val="none" w:sz="0" w:space="0" w:color="auto"/>
        <w:left w:val="none" w:sz="0" w:space="0" w:color="auto"/>
        <w:bottom w:val="none" w:sz="0" w:space="0" w:color="auto"/>
        <w:right w:val="none" w:sz="0" w:space="0" w:color="auto"/>
      </w:divBdr>
    </w:div>
    <w:div w:id="2074231679">
      <w:bodyDiv w:val="1"/>
      <w:marLeft w:val="0"/>
      <w:marRight w:val="0"/>
      <w:marTop w:val="0"/>
      <w:marBottom w:val="0"/>
      <w:divBdr>
        <w:top w:val="none" w:sz="0" w:space="0" w:color="auto"/>
        <w:left w:val="none" w:sz="0" w:space="0" w:color="auto"/>
        <w:bottom w:val="none" w:sz="0" w:space="0" w:color="auto"/>
        <w:right w:val="none" w:sz="0" w:space="0" w:color="auto"/>
      </w:divBdr>
    </w:div>
    <w:div w:id="2074311792">
      <w:bodyDiv w:val="1"/>
      <w:marLeft w:val="0"/>
      <w:marRight w:val="0"/>
      <w:marTop w:val="0"/>
      <w:marBottom w:val="0"/>
      <w:divBdr>
        <w:top w:val="none" w:sz="0" w:space="0" w:color="auto"/>
        <w:left w:val="none" w:sz="0" w:space="0" w:color="auto"/>
        <w:bottom w:val="none" w:sz="0" w:space="0" w:color="auto"/>
        <w:right w:val="none" w:sz="0" w:space="0" w:color="auto"/>
      </w:divBdr>
    </w:div>
    <w:div w:id="2074693789">
      <w:bodyDiv w:val="1"/>
      <w:marLeft w:val="0"/>
      <w:marRight w:val="0"/>
      <w:marTop w:val="0"/>
      <w:marBottom w:val="0"/>
      <w:divBdr>
        <w:top w:val="none" w:sz="0" w:space="0" w:color="auto"/>
        <w:left w:val="none" w:sz="0" w:space="0" w:color="auto"/>
        <w:bottom w:val="none" w:sz="0" w:space="0" w:color="auto"/>
        <w:right w:val="none" w:sz="0" w:space="0" w:color="auto"/>
      </w:divBdr>
    </w:div>
    <w:div w:id="2074698095">
      <w:bodyDiv w:val="1"/>
      <w:marLeft w:val="0"/>
      <w:marRight w:val="0"/>
      <w:marTop w:val="0"/>
      <w:marBottom w:val="0"/>
      <w:divBdr>
        <w:top w:val="none" w:sz="0" w:space="0" w:color="auto"/>
        <w:left w:val="none" w:sz="0" w:space="0" w:color="auto"/>
        <w:bottom w:val="none" w:sz="0" w:space="0" w:color="auto"/>
        <w:right w:val="none" w:sz="0" w:space="0" w:color="auto"/>
      </w:divBdr>
    </w:div>
    <w:div w:id="2074963831">
      <w:bodyDiv w:val="1"/>
      <w:marLeft w:val="0"/>
      <w:marRight w:val="0"/>
      <w:marTop w:val="0"/>
      <w:marBottom w:val="0"/>
      <w:divBdr>
        <w:top w:val="none" w:sz="0" w:space="0" w:color="auto"/>
        <w:left w:val="none" w:sz="0" w:space="0" w:color="auto"/>
        <w:bottom w:val="none" w:sz="0" w:space="0" w:color="auto"/>
        <w:right w:val="none" w:sz="0" w:space="0" w:color="auto"/>
      </w:divBdr>
    </w:div>
    <w:div w:id="2075011245">
      <w:bodyDiv w:val="1"/>
      <w:marLeft w:val="0"/>
      <w:marRight w:val="0"/>
      <w:marTop w:val="0"/>
      <w:marBottom w:val="0"/>
      <w:divBdr>
        <w:top w:val="none" w:sz="0" w:space="0" w:color="auto"/>
        <w:left w:val="none" w:sz="0" w:space="0" w:color="auto"/>
        <w:bottom w:val="none" w:sz="0" w:space="0" w:color="auto"/>
        <w:right w:val="none" w:sz="0" w:space="0" w:color="auto"/>
      </w:divBdr>
    </w:div>
    <w:div w:id="2075079615">
      <w:bodyDiv w:val="1"/>
      <w:marLeft w:val="0"/>
      <w:marRight w:val="0"/>
      <w:marTop w:val="0"/>
      <w:marBottom w:val="0"/>
      <w:divBdr>
        <w:top w:val="none" w:sz="0" w:space="0" w:color="auto"/>
        <w:left w:val="none" w:sz="0" w:space="0" w:color="auto"/>
        <w:bottom w:val="none" w:sz="0" w:space="0" w:color="auto"/>
        <w:right w:val="none" w:sz="0" w:space="0" w:color="auto"/>
      </w:divBdr>
    </w:div>
    <w:div w:id="2075279297">
      <w:bodyDiv w:val="1"/>
      <w:marLeft w:val="0"/>
      <w:marRight w:val="0"/>
      <w:marTop w:val="0"/>
      <w:marBottom w:val="0"/>
      <w:divBdr>
        <w:top w:val="none" w:sz="0" w:space="0" w:color="auto"/>
        <w:left w:val="none" w:sz="0" w:space="0" w:color="auto"/>
        <w:bottom w:val="none" w:sz="0" w:space="0" w:color="auto"/>
        <w:right w:val="none" w:sz="0" w:space="0" w:color="auto"/>
      </w:divBdr>
    </w:div>
    <w:div w:id="2076314893">
      <w:bodyDiv w:val="1"/>
      <w:marLeft w:val="0"/>
      <w:marRight w:val="0"/>
      <w:marTop w:val="0"/>
      <w:marBottom w:val="0"/>
      <w:divBdr>
        <w:top w:val="none" w:sz="0" w:space="0" w:color="auto"/>
        <w:left w:val="none" w:sz="0" w:space="0" w:color="auto"/>
        <w:bottom w:val="none" w:sz="0" w:space="0" w:color="auto"/>
        <w:right w:val="none" w:sz="0" w:space="0" w:color="auto"/>
      </w:divBdr>
    </w:div>
    <w:div w:id="2076932148">
      <w:bodyDiv w:val="1"/>
      <w:marLeft w:val="0"/>
      <w:marRight w:val="0"/>
      <w:marTop w:val="0"/>
      <w:marBottom w:val="0"/>
      <w:divBdr>
        <w:top w:val="none" w:sz="0" w:space="0" w:color="auto"/>
        <w:left w:val="none" w:sz="0" w:space="0" w:color="auto"/>
        <w:bottom w:val="none" w:sz="0" w:space="0" w:color="auto"/>
        <w:right w:val="none" w:sz="0" w:space="0" w:color="auto"/>
      </w:divBdr>
    </w:div>
    <w:div w:id="2077120602">
      <w:bodyDiv w:val="1"/>
      <w:marLeft w:val="0"/>
      <w:marRight w:val="0"/>
      <w:marTop w:val="0"/>
      <w:marBottom w:val="0"/>
      <w:divBdr>
        <w:top w:val="none" w:sz="0" w:space="0" w:color="auto"/>
        <w:left w:val="none" w:sz="0" w:space="0" w:color="auto"/>
        <w:bottom w:val="none" w:sz="0" w:space="0" w:color="auto"/>
        <w:right w:val="none" w:sz="0" w:space="0" w:color="auto"/>
      </w:divBdr>
    </w:div>
    <w:div w:id="2077193542">
      <w:bodyDiv w:val="1"/>
      <w:marLeft w:val="0"/>
      <w:marRight w:val="0"/>
      <w:marTop w:val="0"/>
      <w:marBottom w:val="0"/>
      <w:divBdr>
        <w:top w:val="none" w:sz="0" w:space="0" w:color="auto"/>
        <w:left w:val="none" w:sz="0" w:space="0" w:color="auto"/>
        <w:bottom w:val="none" w:sz="0" w:space="0" w:color="auto"/>
        <w:right w:val="none" w:sz="0" w:space="0" w:color="auto"/>
      </w:divBdr>
    </w:div>
    <w:div w:id="2077239584">
      <w:bodyDiv w:val="1"/>
      <w:marLeft w:val="0"/>
      <w:marRight w:val="0"/>
      <w:marTop w:val="0"/>
      <w:marBottom w:val="0"/>
      <w:divBdr>
        <w:top w:val="none" w:sz="0" w:space="0" w:color="auto"/>
        <w:left w:val="none" w:sz="0" w:space="0" w:color="auto"/>
        <w:bottom w:val="none" w:sz="0" w:space="0" w:color="auto"/>
        <w:right w:val="none" w:sz="0" w:space="0" w:color="auto"/>
      </w:divBdr>
    </w:div>
    <w:div w:id="2077318358">
      <w:bodyDiv w:val="1"/>
      <w:marLeft w:val="0"/>
      <w:marRight w:val="0"/>
      <w:marTop w:val="0"/>
      <w:marBottom w:val="0"/>
      <w:divBdr>
        <w:top w:val="none" w:sz="0" w:space="0" w:color="auto"/>
        <w:left w:val="none" w:sz="0" w:space="0" w:color="auto"/>
        <w:bottom w:val="none" w:sz="0" w:space="0" w:color="auto"/>
        <w:right w:val="none" w:sz="0" w:space="0" w:color="auto"/>
      </w:divBdr>
    </w:div>
    <w:div w:id="2077510953">
      <w:bodyDiv w:val="1"/>
      <w:marLeft w:val="0"/>
      <w:marRight w:val="0"/>
      <w:marTop w:val="0"/>
      <w:marBottom w:val="0"/>
      <w:divBdr>
        <w:top w:val="none" w:sz="0" w:space="0" w:color="auto"/>
        <w:left w:val="none" w:sz="0" w:space="0" w:color="auto"/>
        <w:bottom w:val="none" w:sz="0" w:space="0" w:color="auto"/>
        <w:right w:val="none" w:sz="0" w:space="0" w:color="auto"/>
      </w:divBdr>
    </w:div>
    <w:div w:id="2077586237">
      <w:bodyDiv w:val="1"/>
      <w:marLeft w:val="0"/>
      <w:marRight w:val="0"/>
      <w:marTop w:val="0"/>
      <w:marBottom w:val="0"/>
      <w:divBdr>
        <w:top w:val="none" w:sz="0" w:space="0" w:color="auto"/>
        <w:left w:val="none" w:sz="0" w:space="0" w:color="auto"/>
        <w:bottom w:val="none" w:sz="0" w:space="0" w:color="auto"/>
        <w:right w:val="none" w:sz="0" w:space="0" w:color="auto"/>
      </w:divBdr>
    </w:div>
    <w:div w:id="2077586708">
      <w:bodyDiv w:val="1"/>
      <w:marLeft w:val="0"/>
      <w:marRight w:val="0"/>
      <w:marTop w:val="0"/>
      <w:marBottom w:val="0"/>
      <w:divBdr>
        <w:top w:val="none" w:sz="0" w:space="0" w:color="auto"/>
        <w:left w:val="none" w:sz="0" w:space="0" w:color="auto"/>
        <w:bottom w:val="none" w:sz="0" w:space="0" w:color="auto"/>
        <w:right w:val="none" w:sz="0" w:space="0" w:color="auto"/>
      </w:divBdr>
    </w:div>
    <w:div w:id="2077629350">
      <w:bodyDiv w:val="1"/>
      <w:marLeft w:val="0"/>
      <w:marRight w:val="0"/>
      <w:marTop w:val="0"/>
      <w:marBottom w:val="0"/>
      <w:divBdr>
        <w:top w:val="none" w:sz="0" w:space="0" w:color="auto"/>
        <w:left w:val="none" w:sz="0" w:space="0" w:color="auto"/>
        <w:bottom w:val="none" w:sz="0" w:space="0" w:color="auto"/>
        <w:right w:val="none" w:sz="0" w:space="0" w:color="auto"/>
      </w:divBdr>
    </w:div>
    <w:div w:id="2077850811">
      <w:bodyDiv w:val="1"/>
      <w:marLeft w:val="0"/>
      <w:marRight w:val="0"/>
      <w:marTop w:val="0"/>
      <w:marBottom w:val="0"/>
      <w:divBdr>
        <w:top w:val="none" w:sz="0" w:space="0" w:color="auto"/>
        <w:left w:val="none" w:sz="0" w:space="0" w:color="auto"/>
        <w:bottom w:val="none" w:sz="0" w:space="0" w:color="auto"/>
        <w:right w:val="none" w:sz="0" w:space="0" w:color="auto"/>
      </w:divBdr>
    </w:div>
    <w:div w:id="2078283800">
      <w:bodyDiv w:val="1"/>
      <w:marLeft w:val="0"/>
      <w:marRight w:val="0"/>
      <w:marTop w:val="0"/>
      <w:marBottom w:val="0"/>
      <w:divBdr>
        <w:top w:val="none" w:sz="0" w:space="0" w:color="auto"/>
        <w:left w:val="none" w:sz="0" w:space="0" w:color="auto"/>
        <w:bottom w:val="none" w:sz="0" w:space="0" w:color="auto"/>
        <w:right w:val="none" w:sz="0" w:space="0" w:color="auto"/>
      </w:divBdr>
    </w:div>
    <w:div w:id="2078476580">
      <w:bodyDiv w:val="1"/>
      <w:marLeft w:val="0"/>
      <w:marRight w:val="0"/>
      <w:marTop w:val="0"/>
      <w:marBottom w:val="0"/>
      <w:divBdr>
        <w:top w:val="none" w:sz="0" w:space="0" w:color="auto"/>
        <w:left w:val="none" w:sz="0" w:space="0" w:color="auto"/>
        <w:bottom w:val="none" w:sz="0" w:space="0" w:color="auto"/>
        <w:right w:val="none" w:sz="0" w:space="0" w:color="auto"/>
      </w:divBdr>
    </w:div>
    <w:div w:id="2078505143">
      <w:bodyDiv w:val="1"/>
      <w:marLeft w:val="0"/>
      <w:marRight w:val="0"/>
      <w:marTop w:val="0"/>
      <w:marBottom w:val="0"/>
      <w:divBdr>
        <w:top w:val="none" w:sz="0" w:space="0" w:color="auto"/>
        <w:left w:val="none" w:sz="0" w:space="0" w:color="auto"/>
        <w:bottom w:val="none" w:sz="0" w:space="0" w:color="auto"/>
        <w:right w:val="none" w:sz="0" w:space="0" w:color="auto"/>
      </w:divBdr>
    </w:div>
    <w:div w:id="2079277203">
      <w:bodyDiv w:val="1"/>
      <w:marLeft w:val="0"/>
      <w:marRight w:val="0"/>
      <w:marTop w:val="0"/>
      <w:marBottom w:val="0"/>
      <w:divBdr>
        <w:top w:val="none" w:sz="0" w:space="0" w:color="auto"/>
        <w:left w:val="none" w:sz="0" w:space="0" w:color="auto"/>
        <w:bottom w:val="none" w:sz="0" w:space="0" w:color="auto"/>
        <w:right w:val="none" w:sz="0" w:space="0" w:color="auto"/>
      </w:divBdr>
    </w:div>
    <w:div w:id="2079280014">
      <w:bodyDiv w:val="1"/>
      <w:marLeft w:val="0"/>
      <w:marRight w:val="0"/>
      <w:marTop w:val="0"/>
      <w:marBottom w:val="0"/>
      <w:divBdr>
        <w:top w:val="none" w:sz="0" w:space="0" w:color="auto"/>
        <w:left w:val="none" w:sz="0" w:space="0" w:color="auto"/>
        <w:bottom w:val="none" w:sz="0" w:space="0" w:color="auto"/>
        <w:right w:val="none" w:sz="0" w:space="0" w:color="auto"/>
      </w:divBdr>
    </w:div>
    <w:div w:id="2079281562">
      <w:bodyDiv w:val="1"/>
      <w:marLeft w:val="0"/>
      <w:marRight w:val="0"/>
      <w:marTop w:val="0"/>
      <w:marBottom w:val="0"/>
      <w:divBdr>
        <w:top w:val="none" w:sz="0" w:space="0" w:color="auto"/>
        <w:left w:val="none" w:sz="0" w:space="0" w:color="auto"/>
        <w:bottom w:val="none" w:sz="0" w:space="0" w:color="auto"/>
        <w:right w:val="none" w:sz="0" w:space="0" w:color="auto"/>
      </w:divBdr>
    </w:div>
    <w:div w:id="2079401936">
      <w:bodyDiv w:val="1"/>
      <w:marLeft w:val="0"/>
      <w:marRight w:val="0"/>
      <w:marTop w:val="0"/>
      <w:marBottom w:val="0"/>
      <w:divBdr>
        <w:top w:val="none" w:sz="0" w:space="0" w:color="auto"/>
        <w:left w:val="none" w:sz="0" w:space="0" w:color="auto"/>
        <w:bottom w:val="none" w:sz="0" w:space="0" w:color="auto"/>
        <w:right w:val="none" w:sz="0" w:space="0" w:color="auto"/>
      </w:divBdr>
    </w:div>
    <w:div w:id="2079592360">
      <w:bodyDiv w:val="1"/>
      <w:marLeft w:val="0"/>
      <w:marRight w:val="0"/>
      <w:marTop w:val="0"/>
      <w:marBottom w:val="0"/>
      <w:divBdr>
        <w:top w:val="none" w:sz="0" w:space="0" w:color="auto"/>
        <w:left w:val="none" w:sz="0" w:space="0" w:color="auto"/>
        <w:bottom w:val="none" w:sz="0" w:space="0" w:color="auto"/>
        <w:right w:val="none" w:sz="0" w:space="0" w:color="auto"/>
      </w:divBdr>
    </w:div>
    <w:div w:id="2079596616">
      <w:bodyDiv w:val="1"/>
      <w:marLeft w:val="0"/>
      <w:marRight w:val="0"/>
      <w:marTop w:val="0"/>
      <w:marBottom w:val="0"/>
      <w:divBdr>
        <w:top w:val="none" w:sz="0" w:space="0" w:color="auto"/>
        <w:left w:val="none" w:sz="0" w:space="0" w:color="auto"/>
        <w:bottom w:val="none" w:sz="0" w:space="0" w:color="auto"/>
        <w:right w:val="none" w:sz="0" w:space="0" w:color="auto"/>
      </w:divBdr>
    </w:div>
    <w:div w:id="2079739986">
      <w:bodyDiv w:val="1"/>
      <w:marLeft w:val="0"/>
      <w:marRight w:val="0"/>
      <w:marTop w:val="0"/>
      <w:marBottom w:val="0"/>
      <w:divBdr>
        <w:top w:val="none" w:sz="0" w:space="0" w:color="auto"/>
        <w:left w:val="none" w:sz="0" w:space="0" w:color="auto"/>
        <w:bottom w:val="none" w:sz="0" w:space="0" w:color="auto"/>
        <w:right w:val="none" w:sz="0" w:space="0" w:color="auto"/>
      </w:divBdr>
    </w:div>
    <w:div w:id="2080050401">
      <w:bodyDiv w:val="1"/>
      <w:marLeft w:val="0"/>
      <w:marRight w:val="0"/>
      <w:marTop w:val="0"/>
      <w:marBottom w:val="0"/>
      <w:divBdr>
        <w:top w:val="none" w:sz="0" w:space="0" w:color="auto"/>
        <w:left w:val="none" w:sz="0" w:space="0" w:color="auto"/>
        <w:bottom w:val="none" w:sz="0" w:space="0" w:color="auto"/>
        <w:right w:val="none" w:sz="0" w:space="0" w:color="auto"/>
      </w:divBdr>
    </w:div>
    <w:div w:id="2080205037">
      <w:bodyDiv w:val="1"/>
      <w:marLeft w:val="0"/>
      <w:marRight w:val="0"/>
      <w:marTop w:val="0"/>
      <w:marBottom w:val="0"/>
      <w:divBdr>
        <w:top w:val="none" w:sz="0" w:space="0" w:color="auto"/>
        <w:left w:val="none" w:sz="0" w:space="0" w:color="auto"/>
        <w:bottom w:val="none" w:sz="0" w:space="0" w:color="auto"/>
        <w:right w:val="none" w:sz="0" w:space="0" w:color="auto"/>
      </w:divBdr>
    </w:div>
    <w:div w:id="2080248371">
      <w:bodyDiv w:val="1"/>
      <w:marLeft w:val="0"/>
      <w:marRight w:val="0"/>
      <w:marTop w:val="0"/>
      <w:marBottom w:val="0"/>
      <w:divBdr>
        <w:top w:val="none" w:sz="0" w:space="0" w:color="auto"/>
        <w:left w:val="none" w:sz="0" w:space="0" w:color="auto"/>
        <w:bottom w:val="none" w:sz="0" w:space="0" w:color="auto"/>
        <w:right w:val="none" w:sz="0" w:space="0" w:color="auto"/>
      </w:divBdr>
    </w:div>
    <w:div w:id="2080399813">
      <w:bodyDiv w:val="1"/>
      <w:marLeft w:val="0"/>
      <w:marRight w:val="0"/>
      <w:marTop w:val="0"/>
      <w:marBottom w:val="0"/>
      <w:divBdr>
        <w:top w:val="none" w:sz="0" w:space="0" w:color="auto"/>
        <w:left w:val="none" w:sz="0" w:space="0" w:color="auto"/>
        <w:bottom w:val="none" w:sz="0" w:space="0" w:color="auto"/>
        <w:right w:val="none" w:sz="0" w:space="0" w:color="auto"/>
      </w:divBdr>
    </w:div>
    <w:div w:id="2080591499">
      <w:bodyDiv w:val="1"/>
      <w:marLeft w:val="0"/>
      <w:marRight w:val="0"/>
      <w:marTop w:val="0"/>
      <w:marBottom w:val="0"/>
      <w:divBdr>
        <w:top w:val="none" w:sz="0" w:space="0" w:color="auto"/>
        <w:left w:val="none" w:sz="0" w:space="0" w:color="auto"/>
        <w:bottom w:val="none" w:sz="0" w:space="0" w:color="auto"/>
        <w:right w:val="none" w:sz="0" w:space="0" w:color="auto"/>
      </w:divBdr>
    </w:div>
    <w:div w:id="2080705599">
      <w:bodyDiv w:val="1"/>
      <w:marLeft w:val="0"/>
      <w:marRight w:val="0"/>
      <w:marTop w:val="0"/>
      <w:marBottom w:val="0"/>
      <w:divBdr>
        <w:top w:val="none" w:sz="0" w:space="0" w:color="auto"/>
        <w:left w:val="none" w:sz="0" w:space="0" w:color="auto"/>
        <w:bottom w:val="none" w:sz="0" w:space="0" w:color="auto"/>
        <w:right w:val="none" w:sz="0" w:space="0" w:color="auto"/>
      </w:divBdr>
    </w:div>
    <w:div w:id="2080709814">
      <w:bodyDiv w:val="1"/>
      <w:marLeft w:val="0"/>
      <w:marRight w:val="0"/>
      <w:marTop w:val="0"/>
      <w:marBottom w:val="0"/>
      <w:divBdr>
        <w:top w:val="none" w:sz="0" w:space="0" w:color="auto"/>
        <w:left w:val="none" w:sz="0" w:space="0" w:color="auto"/>
        <w:bottom w:val="none" w:sz="0" w:space="0" w:color="auto"/>
        <w:right w:val="none" w:sz="0" w:space="0" w:color="auto"/>
      </w:divBdr>
    </w:div>
    <w:div w:id="2080861054">
      <w:bodyDiv w:val="1"/>
      <w:marLeft w:val="0"/>
      <w:marRight w:val="0"/>
      <w:marTop w:val="0"/>
      <w:marBottom w:val="0"/>
      <w:divBdr>
        <w:top w:val="none" w:sz="0" w:space="0" w:color="auto"/>
        <w:left w:val="none" w:sz="0" w:space="0" w:color="auto"/>
        <w:bottom w:val="none" w:sz="0" w:space="0" w:color="auto"/>
        <w:right w:val="none" w:sz="0" w:space="0" w:color="auto"/>
      </w:divBdr>
    </w:div>
    <w:div w:id="2081052910">
      <w:bodyDiv w:val="1"/>
      <w:marLeft w:val="0"/>
      <w:marRight w:val="0"/>
      <w:marTop w:val="0"/>
      <w:marBottom w:val="0"/>
      <w:divBdr>
        <w:top w:val="none" w:sz="0" w:space="0" w:color="auto"/>
        <w:left w:val="none" w:sz="0" w:space="0" w:color="auto"/>
        <w:bottom w:val="none" w:sz="0" w:space="0" w:color="auto"/>
        <w:right w:val="none" w:sz="0" w:space="0" w:color="auto"/>
      </w:divBdr>
    </w:div>
    <w:div w:id="2081126935">
      <w:bodyDiv w:val="1"/>
      <w:marLeft w:val="0"/>
      <w:marRight w:val="0"/>
      <w:marTop w:val="0"/>
      <w:marBottom w:val="0"/>
      <w:divBdr>
        <w:top w:val="none" w:sz="0" w:space="0" w:color="auto"/>
        <w:left w:val="none" w:sz="0" w:space="0" w:color="auto"/>
        <w:bottom w:val="none" w:sz="0" w:space="0" w:color="auto"/>
        <w:right w:val="none" w:sz="0" w:space="0" w:color="auto"/>
      </w:divBdr>
    </w:div>
    <w:div w:id="2081247716">
      <w:bodyDiv w:val="1"/>
      <w:marLeft w:val="0"/>
      <w:marRight w:val="0"/>
      <w:marTop w:val="0"/>
      <w:marBottom w:val="0"/>
      <w:divBdr>
        <w:top w:val="none" w:sz="0" w:space="0" w:color="auto"/>
        <w:left w:val="none" w:sz="0" w:space="0" w:color="auto"/>
        <w:bottom w:val="none" w:sz="0" w:space="0" w:color="auto"/>
        <w:right w:val="none" w:sz="0" w:space="0" w:color="auto"/>
      </w:divBdr>
    </w:div>
    <w:div w:id="2081324919">
      <w:bodyDiv w:val="1"/>
      <w:marLeft w:val="0"/>
      <w:marRight w:val="0"/>
      <w:marTop w:val="0"/>
      <w:marBottom w:val="0"/>
      <w:divBdr>
        <w:top w:val="none" w:sz="0" w:space="0" w:color="auto"/>
        <w:left w:val="none" w:sz="0" w:space="0" w:color="auto"/>
        <w:bottom w:val="none" w:sz="0" w:space="0" w:color="auto"/>
        <w:right w:val="none" w:sz="0" w:space="0" w:color="auto"/>
      </w:divBdr>
    </w:div>
    <w:div w:id="2081705523">
      <w:bodyDiv w:val="1"/>
      <w:marLeft w:val="0"/>
      <w:marRight w:val="0"/>
      <w:marTop w:val="0"/>
      <w:marBottom w:val="0"/>
      <w:divBdr>
        <w:top w:val="none" w:sz="0" w:space="0" w:color="auto"/>
        <w:left w:val="none" w:sz="0" w:space="0" w:color="auto"/>
        <w:bottom w:val="none" w:sz="0" w:space="0" w:color="auto"/>
        <w:right w:val="none" w:sz="0" w:space="0" w:color="auto"/>
      </w:divBdr>
    </w:div>
    <w:div w:id="2081709485">
      <w:bodyDiv w:val="1"/>
      <w:marLeft w:val="0"/>
      <w:marRight w:val="0"/>
      <w:marTop w:val="0"/>
      <w:marBottom w:val="0"/>
      <w:divBdr>
        <w:top w:val="none" w:sz="0" w:space="0" w:color="auto"/>
        <w:left w:val="none" w:sz="0" w:space="0" w:color="auto"/>
        <w:bottom w:val="none" w:sz="0" w:space="0" w:color="auto"/>
        <w:right w:val="none" w:sz="0" w:space="0" w:color="auto"/>
      </w:divBdr>
    </w:div>
    <w:div w:id="2081827133">
      <w:bodyDiv w:val="1"/>
      <w:marLeft w:val="0"/>
      <w:marRight w:val="0"/>
      <w:marTop w:val="0"/>
      <w:marBottom w:val="0"/>
      <w:divBdr>
        <w:top w:val="none" w:sz="0" w:space="0" w:color="auto"/>
        <w:left w:val="none" w:sz="0" w:space="0" w:color="auto"/>
        <w:bottom w:val="none" w:sz="0" w:space="0" w:color="auto"/>
        <w:right w:val="none" w:sz="0" w:space="0" w:color="auto"/>
      </w:divBdr>
    </w:div>
    <w:div w:id="2082409715">
      <w:bodyDiv w:val="1"/>
      <w:marLeft w:val="0"/>
      <w:marRight w:val="0"/>
      <w:marTop w:val="0"/>
      <w:marBottom w:val="0"/>
      <w:divBdr>
        <w:top w:val="none" w:sz="0" w:space="0" w:color="auto"/>
        <w:left w:val="none" w:sz="0" w:space="0" w:color="auto"/>
        <w:bottom w:val="none" w:sz="0" w:space="0" w:color="auto"/>
        <w:right w:val="none" w:sz="0" w:space="0" w:color="auto"/>
      </w:divBdr>
    </w:div>
    <w:div w:id="2082478536">
      <w:bodyDiv w:val="1"/>
      <w:marLeft w:val="0"/>
      <w:marRight w:val="0"/>
      <w:marTop w:val="0"/>
      <w:marBottom w:val="0"/>
      <w:divBdr>
        <w:top w:val="none" w:sz="0" w:space="0" w:color="auto"/>
        <w:left w:val="none" w:sz="0" w:space="0" w:color="auto"/>
        <w:bottom w:val="none" w:sz="0" w:space="0" w:color="auto"/>
        <w:right w:val="none" w:sz="0" w:space="0" w:color="auto"/>
      </w:divBdr>
    </w:div>
    <w:div w:id="2082561801">
      <w:bodyDiv w:val="1"/>
      <w:marLeft w:val="0"/>
      <w:marRight w:val="0"/>
      <w:marTop w:val="0"/>
      <w:marBottom w:val="0"/>
      <w:divBdr>
        <w:top w:val="none" w:sz="0" w:space="0" w:color="auto"/>
        <w:left w:val="none" w:sz="0" w:space="0" w:color="auto"/>
        <w:bottom w:val="none" w:sz="0" w:space="0" w:color="auto"/>
        <w:right w:val="none" w:sz="0" w:space="0" w:color="auto"/>
      </w:divBdr>
    </w:div>
    <w:div w:id="2082677922">
      <w:bodyDiv w:val="1"/>
      <w:marLeft w:val="0"/>
      <w:marRight w:val="0"/>
      <w:marTop w:val="0"/>
      <w:marBottom w:val="0"/>
      <w:divBdr>
        <w:top w:val="none" w:sz="0" w:space="0" w:color="auto"/>
        <w:left w:val="none" w:sz="0" w:space="0" w:color="auto"/>
        <w:bottom w:val="none" w:sz="0" w:space="0" w:color="auto"/>
        <w:right w:val="none" w:sz="0" w:space="0" w:color="auto"/>
      </w:divBdr>
    </w:div>
    <w:div w:id="2082680555">
      <w:bodyDiv w:val="1"/>
      <w:marLeft w:val="0"/>
      <w:marRight w:val="0"/>
      <w:marTop w:val="0"/>
      <w:marBottom w:val="0"/>
      <w:divBdr>
        <w:top w:val="none" w:sz="0" w:space="0" w:color="auto"/>
        <w:left w:val="none" w:sz="0" w:space="0" w:color="auto"/>
        <w:bottom w:val="none" w:sz="0" w:space="0" w:color="auto"/>
        <w:right w:val="none" w:sz="0" w:space="0" w:color="auto"/>
      </w:divBdr>
    </w:div>
    <w:div w:id="2082873724">
      <w:bodyDiv w:val="1"/>
      <w:marLeft w:val="0"/>
      <w:marRight w:val="0"/>
      <w:marTop w:val="0"/>
      <w:marBottom w:val="0"/>
      <w:divBdr>
        <w:top w:val="none" w:sz="0" w:space="0" w:color="auto"/>
        <w:left w:val="none" w:sz="0" w:space="0" w:color="auto"/>
        <w:bottom w:val="none" w:sz="0" w:space="0" w:color="auto"/>
        <w:right w:val="none" w:sz="0" w:space="0" w:color="auto"/>
      </w:divBdr>
    </w:div>
    <w:div w:id="2082874353">
      <w:bodyDiv w:val="1"/>
      <w:marLeft w:val="0"/>
      <w:marRight w:val="0"/>
      <w:marTop w:val="0"/>
      <w:marBottom w:val="0"/>
      <w:divBdr>
        <w:top w:val="none" w:sz="0" w:space="0" w:color="auto"/>
        <w:left w:val="none" w:sz="0" w:space="0" w:color="auto"/>
        <w:bottom w:val="none" w:sz="0" w:space="0" w:color="auto"/>
        <w:right w:val="none" w:sz="0" w:space="0" w:color="auto"/>
      </w:divBdr>
    </w:div>
    <w:div w:id="2082946908">
      <w:bodyDiv w:val="1"/>
      <w:marLeft w:val="0"/>
      <w:marRight w:val="0"/>
      <w:marTop w:val="0"/>
      <w:marBottom w:val="0"/>
      <w:divBdr>
        <w:top w:val="none" w:sz="0" w:space="0" w:color="auto"/>
        <w:left w:val="none" w:sz="0" w:space="0" w:color="auto"/>
        <w:bottom w:val="none" w:sz="0" w:space="0" w:color="auto"/>
        <w:right w:val="none" w:sz="0" w:space="0" w:color="auto"/>
      </w:divBdr>
    </w:div>
    <w:div w:id="2083136914">
      <w:bodyDiv w:val="1"/>
      <w:marLeft w:val="0"/>
      <w:marRight w:val="0"/>
      <w:marTop w:val="0"/>
      <w:marBottom w:val="0"/>
      <w:divBdr>
        <w:top w:val="none" w:sz="0" w:space="0" w:color="auto"/>
        <w:left w:val="none" w:sz="0" w:space="0" w:color="auto"/>
        <w:bottom w:val="none" w:sz="0" w:space="0" w:color="auto"/>
        <w:right w:val="none" w:sz="0" w:space="0" w:color="auto"/>
      </w:divBdr>
    </w:div>
    <w:div w:id="2083600686">
      <w:bodyDiv w:val="1"/>
      <w:marLeft w:val="0"/>
      <w:marRight w:val="0"/>
      <w:marTop w:val="0"/>
      <w:marBottom w:val="0"/>
      <w:divBdr>
        <w:top w:val="none" w:sz="0" w:space="0" w:color="auto"/>
        <w:left w:val="none" w:sz="0" w:space="0" w:color="auto"/>
        <w:bottom w:val="none" w:sz="0" w:space="0" w:color="auto"/>
        <w:right w:val="none" w:sz="0" w:space="0" w:color="auto"/>
      </w:divBdr>
    </w:div>
    <w:div w:id="2083678141">
      <w:bodyDiv w:val="1"/>
      <w:marLeft w:val="0"/>
      <w:marRight w:val="0"/>
      <w:marTop w:val="0"/>
      <w:marBottom w:val="0"/>
      <w:divBdr>
        <w:top w:val="none" w:sz="0" w:space="0" w:color="auto"/>
        <w:left w:val="none" w:sz="0" w:space="0" w:color="auto"/>
        <w:bottom w:val="none" w:sz="0" w:space="0" w:color="auto"/>
        <w:right w:val="none" w:sz="0" w:space="0" w:color="auto"/>
      </w:divBdr>
    </w:div>
    <w:div w:id="2083873374">
      <w:bodyDiv w:val="1"/>
      <w:marLeft w:val="0"/>
      <w:marRight w:val="0"/>
      <w:marTop w:val="0"/>
      <w:marBottom w:val="0"/>
      <w:divBdr>
        <w:top w:val="none" w:sz="0" w:space="0" w:color="auto"/>
        <w:left w:val="none" w:sz="0" w:space="0" w:color="auto"/>
        <w:bottom w:val="none" w:sz="0" w:space="0" w:color="auto"/>
        <w:right w:val="none" w:sz="0" w:space="0" w:color="auto"/>
      </w:divBdr>
    </w:div>
    <w:div w:id="2084177937">
      <w:bodyDiv w:val="1"/>
      <w:marLeft w:val="0"/>
      <w:marRight w:val="0"/>
      <w:marTop w:val="0"/>
      <w:marBottom w:val="0"/>
      <w:divBdr>
        <w:top w:val="none" w:sz="0" w:space="0" w:color="auto"/>
        <w:left w:val="none" w:sz="0" w:space="0" w:color="auto"/>
        <w:bottom w:val="none" w:sz="0" w:space="0" w:color="auto"/>
        <w:right w:val="none" w:sz="0" w:space="0" w:color="auto"/>
      </w:divBdr>
    </w:div>
    <w:div w:id="2084450267">
      <w:bodyDiv w:val="1"/>
      <w:marLeft w:val="0"/>
      <w:marRight w:val="0"/>
      <w:marTop w:val="0"/>
      <w:marBottom w:val="0"/>
      <w:divBdr>
        <w:top w:val="none" w:sz="0" w:space="0" w:color="auto"/>
        <w:left w:val="none" w:sz="0" w:space="0" w:color="auto"/>
        <w:bottom w:val="none" w:sz="0" w:space="0" w:color="auto"/>
        <w:right w:val="none" w:sz="0" w:space="0" w:color="auto"/>
      </w:divBdr>
    </w:div>
    <w:div w:id="2084520639">
      <w:bodyDiv w:val="1"/>
      <w:marLeft w:val="0"/>
      <w:marRight w:val="0"/>
      <w:marTop w:val="0"/>
      <w:marBottom w:val="0"/>
      <w:divBdr>
        <w:top w:val="none" w:sz="0" w:space="0" w:color="auto"/>
        <w:left w:val="none" w:sz="0" w:space="0" w:color="auto"/>
        <w:bottom w:val="none" w:sz="0" w:space="0" w:color="auto"/>
        <w:right w:val="none" w:sz="0" w:space="0" w:color="auto"/>
      </w:divBdr>
    </w:div>
    <w:div w:id="2084521629">
      <w:bodyDiv w:val="1"/>
      <w:marLeft w:val="0"/>
      <w:marRight w:val="0"/>
      <w:marTop w:val="0"/>
      <w:marBottom w:val="0"/>
      <w:divBdr>
        <w:top w:val="none" w:sz="0" w:space="0" w:color="auto"/>
        <w:left w:val="none" w:sz="0" w:space="0" w:color="auto"/>
        <w:bottom w:val="none" w:sz="0" w:space="0" w:color="auto"/>
        <w:right w:val="none" w:sz="0" w:space="0" w:color="auto"/>
      </w:divBdr>
    </w:div>
    <w:div w:id="2084790451">
      <w:bodyDiv w:val="1"/>
      <w:marLeft w:val="0"/>
      <w:marRight w:val="0"/>
      <w:marTop w:val="0"/>
      <w:marBottom w:val="0"/>
      <w:divBdr>
        <w:top w:val="none" w:sz="0" w:space="0" w:color="auto"/>
        <w:left w:val="none" w:sz="0" w:space="0" w:color="auto"/>
        <w:bottom w:val="none" w:sz="0" w:space="0" w:color="auto"/>
        <w:right w:val="none" w:sz="0" w:space="0" w:color="auto"/>
      </w:divBdr>
    </w:div>
    <w:div w:id="2084909062">
      <w:bodyDiv w:val="1"/>
      <w:marLeft w:val="0"/>
      <w:marRight w:val="0"/>
      <w:marTop w:val="0"/>
      <w:marBottom w:val="0"/>
      <w:divBdr>
        <w:top w:val="none" w:sz="0" w:space="0" w:color="auto"/>
        <w:left w:val="none" w:sz="0" w:space="0" w:color="auto"/>
        <w:bottom w:val="none" w:sz="0" w:space="0" w:color="auto"/>
        <w:right w:val="none" w:sz="0" w:space="0" w:color="auto"/>
      </w:divBdr>
    </w:div>
    <w:div w:id="2085300093">
      <w:bodyDiv w:val="1"/>
      <w:marLeft w:val="0"/>
      <w:marRight w:val="0"/>
      <w:marTop w:val="0"/>
      <w:marBottom w:val="0"/>
      <w:divBdr>
        <w:top w:val="none" w:sz="0" w:space="0" w:color="auto"/>
        <w:left w:val="none" w:sz="0" w:space="0" w:color="auto"/>
        <w:bottom w:val="none" w:sz="0" w:space="0" w:color="auto"/>
        <w:right w:val="none" w:sz="0" w:space="0" w:color="auto"/>
      </w:divBdr>
    </w:div>
    <w:div w:id="2085300260">
      <w:bodyDiv w:val="1"/>
      <w:marLeft w:val="0"/>
      <w:marRight w:val="0"/>
      <w:marTop w:val="0"/>
      <w:marBottom w:val="0"/>
      <w:divBdr>
        <w:top w:val="none" w:sz="0" w:space="0" w:color="auto"/>
        <w:left w:val="none" w:sz="0" w:space="0" w:color="auto"/>
        <w:bottom w:val="none" w:sz="0" w:space="0" w:color="auto"/>
        <w:right w:val="none" w:sz="0" w:space="0" w:color="auto"/>
      </w:divBdr>
    </w:div>
    <w:div w:id="2085447121">
      <w:bodyDiv w:val="1"/>
      <w:marLeft w:val="0"/>
      <w:marRight w:val="0"/>
      <w:marTop w:val="0"/>
      <w:marBottom w:val="0"/>
      <w:divBdr>
        <w:top w:val="none" w:sz="0" w:space="0" w:color="auto"/>
        <w:left w:val="none" w:sz="0" w:space="0" w:color="auto"/>
        <w:bottom w:val="none" w:sz="0" w:space="0" w:color="auto"/>
        <w:right w:val="none" w:sz="0" w:space="0" w:color="auto"/>
      </w:divBdr>
    </w:div>
    <w:div w:id="2085489355">
      <w:bodyDiv w:val="1"/>
      <w:marLeft w:val="0"/>
      <w:marRight w:val="0"/>
      <w:marTop w:val="0"/>
      <w:marBottom w:val="0"/>
      <w:divBdr>
        <w:top w:val="none" w:sz="0" w:space="0" w:color="auto"/>
        <w:left w:val="none" w:sz="0" w:space="0" w:color="auto"/>
        <w:bottom w:val="none" w:sz="0" w:space="0" w:color="auto"/>
        <w:right w:val="none" w:sz="0" w:space="0" w:color="auto"/>
      </w:divBdr>
    </w:div>
    <w:div w:id="2085565654">
      <w:bodyDiv w:val="1"/>
      <w:marLeft w:val="0"/>
      <w:marRight w:val="0"/>
      <w:marTop w:val="0"/>
      <w:marBottom w:val="0"/>
      <w:divBdr>
        <w:top w:val="none" w:sz="0" w:space="0" w:color="auto"/>
        <w:left w:val="none" w:sz="0" w:space="0" w:color="auto"/>
        <w:bottom w:val="none" w:sz="0" w:space="0" w:color="auto"/>
        <w:right w:val="none" w:sz="0" w:space="0" w:color="auto"/>
      </w:divBdr>
    </w:div>
    <w:div w:id="2085948992">
      <w:bodyDiv w:val="1"/>
      <w:marLeft w:val="0"/>
      <w:marRight w:val="0"/>
      <w:marTop w:val="0"/>
      <w:marBottom w:val="0"/>
      <w:divBdr>
        <w:top w:val="none" w:sz="0" w:space="0" w:color="auto"/>
        <w:left w:val="none" w:sz="0" w:space="0" w:color="auto"/>
        <w:bottom w:val="none" w:sz="0" w:space="0" w:color="auto"/>
        <w:right w:val="none" w:sz="0" w:space="0" w:color="auto"/>
      </w:divBdr>
    </w:div>
    <w:div w:id="2086218430">
      <w:bodyDiv w:val="1"/>
      <w:marLeft w:val="0"/>
      <w:marRight w:val="0"/>
      <w:marTop w:val="0"/>
      <w:marBottom w:val="0"/>
      <w:divBdr>
        <w:top w:val="none" w:sz="0" w:space="0" w:color="auto"/>
        <w:left w:val="none" w:sz="0" w:space="0" w:color="auto"/>
        <w:bottom w:val="none" w:sz="0" w:space="0" w:color="auto"/>
        <w:right w:val="none" w:sz="0" w:space="0" w:color="auto"/>
      </w:divBdr>
    </w:div>
    <w:div w:id="2086562321">
      <w:bodyDiv w:val="1"/>
      <w:marLeft w:val="0"/>
      <w:marRight w:val="0"/>
      <w:marTop w:val="0"/>
      <w:marBottom w:val="0"/>
      <w:divBdr>
        <w:top w:val="none" w:sz="0" w:space="0" w:color="auto"/>
        <w:left w:val="none" w:sz="0" w:space="0" w:color="auto"/>
        <w:bottom w:val="none" w:sz="0" w:space="0" w:color="auto"/>
        <w:right w:val="none" w:sz="0" w:space="0" w:color="auto"/>
      </w:divBdr>
    </w:div>
    <w:div w:id="2086684768">
      <w:bodyDiv w:val="1"/>
      <w:marLeft w:val="0"/>
      <w:marRight w:val="0"/>
      <w:marTop w:val="0"/>
      <w:marBottom w:val="0"/>
      <w:divBdr>
        <w:top w:val="none" w:sz="0" w:space="0" w:color="auto"/>
        <w:left w:val="none" w:sz="0" w:space="0" w:color="auto"/>
        <w:bottom w:val="none" w:sz="0" w:space="0" w:color="auto"/>
        <w:right w:val="none" w:sz="0" w:space="0" w:color="auto"/>
      </w:divBdr>
    </w:div>
    <w:div w:id="2086798567">
      <w:bodyDiv w:val="1"/>
      <w:marLeft w:val="0"/>
      <w:marRight w:val="0"/>
      <w:marTop w:val="0"/>
      <w:marBottom w:val="0"/>
      <w:divBdr>
        <w:top w:val="none" w:sz="0" w:space="0" w:color="auto"/>
        <w:left w:val="none" w:sz="0" w:space="0" w:color="auto"/>
        <w:bottom w:val="none" w:sz="0" w:space="0" w:color="auto"/>
        <w:right w:val="none" w:sz="0" w:space="0" w:color="auto"/>
      </w:divBdr>
    </w:div>
    <w:div w:id="2086805646">
      <w:bodyDiv w:val="1"/>
      <w:marLeft w:val="0"/>
      <w:marRight w:val="0"/>
      <w:marTop w:val="0"/>
      <w:marBottom w:val="0"/>
      <w:divBdr>
        <w:top w:val="none" w:sz="0" w:space="0" w:color="auto"/>
        <w:left w:val="none" w:sz="0" w:space="0" w:color="auto"/>
        <w:bottom w:val="none" w:sz="0" w:space="0" w:color="auto"/>
        <w:right w:val="none" w:sz="0" w:space="0" w:color="auto"/>
      </w:divBdr>
    </w:div>
    <w:div w:id="2086949930">
      <w:bodyDiv w:val="1"/>
      <w:marLeft w:val="0"/>
      <w:marRight w:val="0"/>
      <w:marTop w:val="0"/>
      <w:marBottom w:val="0"/>
      <w:divBdr>
        <w:top w:val="none" w:sz="0" w:space="0" w:color="auto"/>
        <w:left w:val="none" w:sz="0" w:space="0" w:color="auto"/>
        <w:bottom w:val="none" w:sz="0" w:space="0" w:color="auto"/>
        <w:right w:val="none" w:sz="0" w:space="0" w:color="auto"/>
      </w:divBdr>
    </w:div>
    <w:div w:id="2087073739">
      <w:bodyDiv w:val="1"/>
      <w:marLeft w:val="0"/>
      <w:marRight w:val="0"/>
      <w:marTop w:val="0"/>
      <w:marBottom w:val="0"/>
      <w:divBdr>
        <w:top w:val="none" w:sz="0" w:space="0" w:color="auto"/>
        <w:left w:val="none" w:sz="0" w:space="0" w:color="auto"/>
        <w:bottom w:val="none" w:sz="0" w:space="0" w:color="auto"/>
        <w:right w:val="none" w:sz="0" w:space="0" w:color="auto"/>
      </w:divBdr>
    </w:div>
    <w:div w:id="2087409381">
      <w:bodyDiv w:val="1"/>
      <w:marLeft w:val="0"/>
      <w:marRight w:val="0"/>
      <w:marTop w:val="0"/>
      <w:marBottom w:val="0"/>
      <w:divBdr>
        <w:top w:val="none" w:sz="0" w:space="0" w:color="auto"/>
        <w:left w:val="none" w:sz="0" w:space="0" w:color="auto"/>
        <w:bottom w:val="none" w:sz="0" w:space="0" w:color="auto"/>
        <w:right w:val="none" w:sz="0" w:space="0" w:color="auto"/>
      </w:divBdr>
    </w:div>
    <w:div w:id="2087728513">
      <w:bodyDiv w:val="1"/>
      <w:marLeft w:val="0"/>
      <w:marRight w:val="0"/>
      <w:marTop w:val="0"/>
      <w:marBottom w:val="0"/>
      <w:divBdr>
        <w:top w:val="none" w:sz="0" w:space="0" w:color="auto"/>
        <w:left w:val="none" w:sz="0" w:space="0" w:color="auto"/>
        <w:bottom w:val="none" w:sz="0" w:space="0" w:color="auto"/>
        <w:right w:val="none" w:sz="0" w:space="0" w:color="auto"/>
      </w:divBdr>
    </w:div>
    <w:div w:id="2087796839">
      <w:bodyDiv w:val="1"/>
      <w:marLeft w:val="0"/>
      <w:marRight w:val="0"/>
      <w:marTop w:val="0"/>
      <w:marBottom w:val="0"/>
      <w:divBdr>
        <w:top w:val="none" w:sz="0" w:space="0" w:color="auto"/>
        <w:left w:val="none" w:sz="0" w:space="0" w:color="auto"/>
        <w:bottom w:val="none" w:sz="0" w:space="0" w:color="auto"/>
        <w:right w:val="none" w:sz="0" w:space="0" w:color="auto"/>
      </w:divBdr>
    </w:div>
    <w:div w:id="2087798508">
      <w:bodyDiv w:val="1"/>
      <w:marLeft w:val="0"/>
      <w:marRight w:val="0"/>
      <w:marTop w:val="0"/>
      <w:marBottom w:val="0"/>
      <w:divBdr>
        <w:top w:val="none" w:sz="0" w:space="0" w:color="auto"/>
        <w:left w:val="none" w:sz="0" w:space="0" w:color="auto"/>
        <w:bottom w:val="none" w:sz="0" w:space="0" w:color="auto"/>
        <w:right w:val="none" w:sz="0" w:space="0" w:color="auto"/>
      </w:divBdr>
    </w:div>
    <w:div w:id="2088114433">
      <w:bodyDiv w:val="1"/>
      <w:marLeft w:val="0"/>
      <w:marRight w:val="0"/>
      <w:marTop w:val="0"/>
      <w:marBottom w:val="0"/>
      <w:divBdr>
        <w:top w:val="none" w:sz="0" w:space="0" w:color="auto"/>
        <w:left w:val="none" w:sz="0" w:space="0" w:color="auto"/>
        <w:bottom w:val="none" w:sz="0" w:space="0" w:color="auto"/>
        <w:right w:val="none" w:sz="0" w:space="0" w:color="auto"/>
      </w:divBdr>
    </w:div>
    <w:div w:id="2088259617">
      <w:bodyDiv w:val="1"/>
      <w:marLeft w:val="0"/>
      <w:marRight w:val="0"/>
      <w:marTop w:val="0"/>
      <w:marBottom w:val="0"/>
      <w:divBdr>
        <w:top w:val="none" w:sz="0" w:space="0" w:color="auto"/>
        <w:left w:val="none" w:sz="0" w:space="0" w:color="auto"/>
        <w:bottom w:val="none" w:sz="0" w:space="0" w:color="auto"/>
        <w:right w:val="none" w:sz="0" w:space="0" w:color="auto"/>
      </w:divBdr>
    </w:div>
    <w:div w:id="2088261387">
      <w:bodyDiv w:val="1"/>
      <w:marLeft w:val="0"/>
      <w:marRight w:val="0"/>
      <w:marTop w:val="0"/>
      <w:marBottom w:val="0"/>
      <w:divBdr>
        <w:top w:val="none" w:sz="0" w:space="0" w:color="auto"/>
        <w:left w:val="none" w:sz="0" w:space="0" w:color="auto"/>
        <w:bottom w:val="none" w:sz="0" w:space="0" w:color="auto"/>
        <w:right w:val="none" w:sz="0" w:space="0" w:color="auto"/>
      </w:divBdr>
    </w:div>
    <w:div w:id="2088454663">
      <w:bodyDiv w:val="1"/>
      <w:marLeft w:val="0"/>
      <w:marRight w:val="0"/>
      <w:marTop w:val="0"/>
      <w:marBottom w:val="0"/>
      <w:divBdr>
        <w:top w:val="none" w:sz="0" w:space="0" w:color="auto"/>
        <w:left w:val="none" w:sz="0" w:space="0" w:color="auto"/>
        <w:bottom w:val="none" w:sz="0" w:space="0" w:color="auto"/>
        <w:right w:val="none" w:sz="0" w:space="0" w:color="auto"/>
      </w:divBdr>
    </w:div>
    <w:div w:id="2088459089">
      <w:bodyDiv w:val="1"/>
      <w:marLeft w:val="0"/>
      <w:marRight w:val="0"/>
      <w:marTop w:val="0"/>
      <w:marBottom w:val="0"/>
      <w:divBdr>
        <w:top w:val="none" w:sz="0" w:space="0" w:color="auto"/>
        <w:left w:val="none" w:sz="0" w:space="0" w:color="auto"/>
        <w:bottom w:val="none" w:sz="0" w:space="0" w:color="auto"/>
        <w:right w:val="none" w:sz="0" w:space="0" w:color="auto"/>
      </w:divBdr>
    </w:div>
    <w:div w:id="2088569994">
      <w:bodyDiv w:val="1"/>
      <w:marLeft w:val="0"/>
      <w:marRight w:val="0"/>
      <w:marTop w:val="0"/>
      <w:marBottom w:val="0"/>
      <w:divBdr>
        <w:top w:val="none" w:sz="0" w:space="0" w:color="auto"/>
        <w:left w:val="none" w:sz="0" w:space="0" w:color="auto"/>
        <w:bottom w:val="none" w:sz="0" w:space="0" w:color="auto"/>
        <w:right w:val="none" w:sz="0" w:space="0" w:color="auto"/>
      </w:divBdr>
    </w:div>
    <w:div w:id="2088727459">
      <w:bodyDiv w:val="1"/>
      <w:marLeft w:val="0"/>
      <w:marRight w:val="0"/>
      <w:marTop w:val="0"/>
      <w:marBottom w:val="0"/>
      <w:divBdr>
        <w:top w:val="none" w:sz="0" w:space="0" w:color="auto"/>
        <w:left w:val="none" w:sz="0" w:space="0" w:color="auto"/>
        <w:bottom w:val="none" w:sz="0" w:space="0" w:color="auto"/>
        <w:right w:val="none" w:sz="0" w:space="0" w:color="auto"/>
      </w:divBdr>
    </w:div>
    <w:div w:id="2088838207">
      <w:bodyDiv w:val="1"/>
      <w:marLeft w:val="0"/>
      <w:marRight w:val="0"/>
      <w:marTop w:val="0"/>
      <w:marBottom w:val="0"/>
      <w:divBdr>
        <w:top w:val="none" w:sz="0" w:space="0" w:color="auto"/>
        <w:left w:val="none" w:sz="0" w:space="0" w:color="auto"/>
        <w:bottom w:val="none" w:sz="0" w:space="0" w:color="auto"/>
        <w:right w:val="none" w:sz="0" w:space="0" w:color="auto"/>
      </w:divBdr>
    </w:div>
    <w:div w:id="2088841675">
      <w:bodyDiv w:val="1"/>
      <w:marLeft w:val="0"/>
      <w:marRight w:val="0"/>
      <w:marTop w:val="0"/>
      <w:marBottom w:val="0"/>
      <w:divBdr>
        <w:top w:val="none" w:sz="0" w:space="0" w:color="auto"/>
        <w:left w:val="none" w:sz="0" w:space="0" w:color="auto"/>
        <w:bottom w:val="none" w:sz="0" w:space="0" w:color="auto"/>
        <w:right w:val="none" w:sz="0" w:space="0" w:color="auto"/>
      </w:divBdr>
    </w:div>
    <w:div w:id="2089034871">
      <w:bodyDiv w:val="1"/>
      <w:marLeft w:val="0"/>
      <w:marRight w:val="0"/>
      <w:marTop w:val="0"/>
      <w:marBottom w:val="0"/>
      <w:divBdr>
        <w:top w:val="none" w:sz="0" w:space="0" w:color="auto"/>
        <w:left w:val="none" w:sz="0" w:space="0" w:color="auto"/>
        <w:bottom w:val="none" w:sz="0" w:space="0" w:color="auto"/>
        <w:right w:val="none" w:sz="0" w:space="0" w:color="auto"/>
      </w:divBdr>
    </w:div>
    <w:div w:id="2089228161">
      <w:bodyDiv w:val="1"/>
      <w:marLeft w:val="0"/>
      <w:marRight w:val="0"/>
      <w:marTop w:val="0"/>
      <w:marBottom w:val="0"/>
      <w:divBdr>
        <w:top w:val="none" w:sz="0" w:space="0" w:color="auto"/>
        <w:left w:val="none" w:sz="0" w:space="0" w:color="auto"/>
        <w:bottom w:val="none" w:sz="0" w:space="0" w:color="auto"/>
        <w:right w:val="none" w:sz="0" w:space="0" w:color="auto"/>
      </w:divBdr>
    </w:div>
    <w:div w:id="2089301145">
      <w:bodyDiv w:val="1"/>
      <w:marLeft w:val="0"/>
      <w:marRight w:val="0"/>
      <w:marTop w:val="0"/>
      <w:marBottom w:val="0"/>
      <w:divBdr>
        <w:top w:val="none" w:sz="0" w:space="0" w:color="auto"/>
        <w:left w:val="none" w:sz="0" w:space="0" w:color="auto"/>
        <w:bottom w:val="none" w:sz="0" w:space="0" w:color="auto"/>
        <w:right w:val="none" w:sz="0" w:space="0" w:color="auto"/>
      </w:divBdr>
    </w:div>
    <w:div w:id="2089308087">
      <w:bodyDiv w:val="1"/>
      <w:marLeft w:val="0"/>
      <w:marRight w:val="0"/>
      <w:marTop w:val="0"/>
      <w:marBottom w:val="0"/>
      <w:divBdr>
        <w:top w:val="none" w:sz="0" w:space="0" w:color="auto"/>
        <w:left w:val="none" w:sz="0" w:space="0" w:color="auto"/>
        <w:bottom w:val="none" w:sz="0" w:space="0" w:color="auto"/>
        <w:right w:val="none" w:sz="0" w:space="0" w:color="auto"/>
      </w:divBdr>
    </w:div>
    <w:div w:id="2089424407">
      <w:bodyDiv w:val="1"/>
      <w:marLeft w:val="0"/>
      <w:marRight w:val="0"/>
      <w:marTop w:val="0"/>
      <w:marBottom w:val="0"/>
      <w:divBdr>
        <w:top w:val="none" w:sz="0" w:space="0" w:color="auto"/>
        <w:left w:val="none" w:sz="0" w:space="0" w:color="auto"/>
        <w:bottom w:val="none" w:sz="0" w:space="0" w:color="auto"/>
        <w:right w:val="none" w:sz="0" w:space="0" w:color="auto"/>
      </w:divBdr>
    </w:div>
    <w:div w:id="2089498653">
      <w:bodyDiv w:val="1"/>
      <w:marLeft w:val="0"/>
      <w:marRight w:val="0"/>
      <w:marTop w:val="0"/>
      <w:marBottom w:val="0"/>
      <w:divBdr>
        <w:top w:val="none" w:sz="0" w:space="0" w:color="auto"/>
        <w:left w:val="none" w:sz="0" w:space="0" w:color="auto"/>
        <w:bottom w:val="none" w:sz="0" w:space="0" w:color="auto"/>
        <w:right w:val="none" w:sz="0" w:space="0" w:color="auto"/>
      </w:divBdr>
    </w:div>
    <w:div w:id="2089763230">
      <w:bodyDiv w:val="1"/>
      <w:marLeft w:val="0"/>
      <w:marRight w:val="0"/>
      <w:marTop w:val="0"/>
      <w:marBottom w:val="0"/>
      <w:divBdr>
        <w:top w:val="none" w:sz="0" w:space="0" w:color="auto"/>
        <w:left w:val="none" w:sz="0" w:space="0" w:color="auto"/>
        <w:bottom w:val="none" w:sz="0" w:space="0" w:color="auto"/>
        <w:right w:val="none" w:sz="0" w:space="0" w:color="auto"/>
      </w:divBdr>
    </w:div>
    <w:div w:id="2089843658">
      <w:bodyDiv w:val="1"/>
      <w:marLeft w:val="0"/>
      <w:marRight w:val="0"/>
      <w:marTop w:val="0"/>
      <w:marBottom w:val="0"/>
      <w:divBdr>
        <w:top w:val="none" w:sz="0" w:space="0" w:color="auto"/>
        <w:left w:val="none" w:sz="0" w:space="0" w:color="auto"/>
        <w:bottom w:val="none" w:sz="0" w:space="0" w:color="auto"/>
        <w:right w:val="none" w:sz="0" w:space="0" w:color="auto"/>
      </w:divBdr>
    </w:div>
    <w:div w:id="2090153101">
      <w:bodyDiv w:val="1"/>
      <w:marLeft w:val="0"/>
      <w:marRight w:val="0"/>
      <w:marTop w:val="0"/>
      <w:marBottom w:val="0"/>
      <w:divBdr>
        <w:top w:val="none" w:sz="0" w:space="0" w:color="auto"/>
        <w:left w:val="none" w:sz="0" w:space="0" w:color="auto"/>
        <w:bottom w:val="none" w:sz="0" w:space="0" w:color="auto"/>
        <w:right w:val="none" w:sz="0" w:space="0" w:color="auto"/>
      </w:divBdr>
    </w:div>
    <w:div w:id="2090417548">
      <w:bodyDiv w:val="1"/>
      <w:marLeft w:val="0"/>
      <w:marRight w:val="0"/>
      <w:marTop w:val="0"/>
      <w:marBottom w:val="0"/>
      <w:divBdr>
        <w:top w:val="none" w:sz="0" w:space="0" w:color="auto"/>
        <w:left w:val="none" w:sz="0" w:space="0" w:color="auto"/>
        <w:bottom w:val="none" w:sz="0" w:space="0" w:color="auto"/>
        <w:right w:val="none" w:sz="0" w:space="0" w:color="auto"/>
      </w:divBdr>
    </w:div>
    <w:div w:id="2090927631">
      <w:bodyDiv w:val="1"/>
      <w:marLeft w:val="0"/>
      <w:marRight w:val="0"/>
      <w:marTop w:val="0"/>
      <w:marBottom w:val="0"/>
      <w:divBdr>
        <w:top w:val="none" w:sz="0" w:space="0" w:color="auto"/>
        <w:left w:val="none" w:sz="0" w:space="0" w:color="auto"/>
        <w:bottom w:val="none" w:sz="0" w:space="0" w:color="auto"/>
        <w:right w:val="none" w:sz="0" w:space="0" w:color="auto"/>
      </w:divBdr>
    </w:div>
    <w:div w:id="2090928543">
      <w:bodyDiv w:val="1"/>
      <w:marLeft w:val="0"/>
      <w:marRight w:val="0"/>
      <w:marTop w:val="0"/>
      <w:marBottom w:val="0"/>
      <w:divBdr>
        <w:top w:val="none" w:sz="0" w:space="0" w:color="auto"/>
        <w:left w:val="none" w:sz="0" w:space="0" w:color="auto"/>
        <w:bottom w:val="none" w:sz="0" w:space="0" w:color="auto"/>
        <w:right w:val="none" w:sz="0" w:space="0" w:color="auto"/>
      </w:divBdr>
    </w:div>
    <w:div w:id="2091340737">
      <w:bodyDiv w:val="1"/>
      <w:marLeft w:val="0"/>
      <w:marRight w:val="0"/>
      <w:marTop w:val="0"/>
      <w:marBottom w:val="0"/>
      <w:divBdr>
        <w:top w:val="none" w:sz="0" w:space="0" w:color="auto"/>
        <w:left w:val="none" w:sz="0" w:space="0" w:color="auto"/>
        <w:bottom w:val="none" w:sz="0" w:space="0" w:color="auto"/>
        <w:right w:val="none" w:sz="0" w:space="0" w:color="auto"/>
      </w:divBdr>
    </w:div>
    <w:div w:id="2091342055">
      <w:bodyDiv w:val="1"/>
      <w:marLeft w:val="0"/>
      <w:marRight w:val="0"/>
      <w:marTop w:val="0"/>
      <w:marBottom w:val="0"/>
      <w:divBdr>
        <w:top w:val="none" w:sz="0" w:space="0" w:color="auto"/>
        <w:left w:val="none" w:sz="0" w:space="0" w:color="auto"/>
        <w:bottom w:val="none" w:sz="0" w:space="0" w:color="auto"/>
        <w:right w:val="none" w:sz="0" w:space="0" w:color="auto"/>
      </w:divBdr>
    </w:div>
    <w:div w:id="2091734180">
      <w:bodyDiv w:val="1"/>
      <w:marLeft w:val="0"/>
      <w:marRight w:val="0"/>
      <w:marTop w:val="0"/>
      <w:marBottom w:val="0"/>
      <w:divBdr>
        <w:top w:val="none" w:sz="0" w:space="0" w:color="auto"/>
        <w:left w:val="none" w:sz="0" w:space="0" w:color="auto"/>
        <w:bottom w:val="none" w:sz="0" w:space="0" w:color="auto"/>
        <w:right w:val="none" w:sz="0" w:space="0" w:color="auto"/>
      </w:divBdr>
    </w:div>
    <w:div w:id="2091779120">
      <w:bodyDiv w:val="1"/>
      <w:marLeft w:val="0"/>
      <w:marRight w:val="0"/>
      <w:marTop w:val="0"/>
      <w:marBottom w:val="0"/>
      <w:divBdr>
        <w:top w:val="none" w:sz="0" w:space="0" w:color="auto"/>
        <w:left w:val="none" w:sz="0" w:space="0" w:color="auto"/>
        <w:bottom w:val="none" w:sz="0" w:space="0" w:color="auto"/>
        <w:right w:val="none" w:sz="0" w:space="0" w:color="auto"/>
      </w:divBdr>
    </w:div>
    <w:div w:id="2091921501">
      <w:bodyDiv w:val="1"/>
      <w:marLeft w:val="0"/>
      <w:marRight w:val="0"/>
      <w:marTop w:val="0"/>
      <w:marBottom w:val="0"/>
      <w:divBdr>
        <w:top w:val="none" w:sz="0" w:space="0" w:color="auto"/>
        <w:left w:val="none" w:sz="0" w:space="0" w:color="auto"/>
        <w:bottom w:val="none" w:sz="0" w:space="0" w:color="auto"/>
        <w:right w:val="none" w:sz="0" w:space="0" w:color="auto"/>
      </w:divBdr>
    </w:div>
    <w:div w:id="2091928188">
      <w:bodyDiv w:val="1"/>
      <w:marLeft w:val="0"/>
      <w:marRight w:val="0"/>
      <w:marTop w:val="0"/>
      <w:marBottom w:val="0"/>
      <w:divBdr>
        <w:top w:val="none" w:sz="0" w:space="0" w:color="auto"/>
        <w:left w:val="none" w:sz="0" w:space="0" w:color="auto"/>
        <w:bottom w:val="none" w:sz="0" w:space="0" w:color="auto"/>
        <w:right w:val="none" w:sz="0" w:space="0" w:color="auto"/>
      </w:divBdr>
    </w:div>
    <w:div w:id="2091929782">
      <w:bodyDiv w:val="1"/>
      <w:marLeft w:val="0"/>
      <w:marRight w:val="0"/>
      <w:marTop w:val="0"/>
      <w:marBottom w:val="0"/>
      <w:divBdr>
        <w:top w:val="none" w:sz="0" w:space="0" w:color="auto"/>
        <w:left w:val="none" w:sz="0" w:space="0" w:color="auto"/>
        <w:bottom w:val="none" w:sz="0" w:space="0" w:color="auto"/>
        <w:right w:val="none" w:sz="0" w:space="0" w:color="auto"/>
      </w:divBdr>
    </w:div>
    <w:div w:id="2092577504">
      <w:bodyDiv w:val="1"/>
      <w:marLeft w:val="0"/>
      <w:marRight w:val="0"/>
      <w:marTop w:val="0"/>
      <w:marBottom w:val="0"/>
      <w:divBdr>
        <w:top w:val="none" w:sz="0" w:space="0" w:color="auto"/>
        <w:left w:val="none" w:sz="0" w:space="0" w:color="auto"/>
        <w:bottom w:val="none" w:sz="0" w:space="0" w:color="auto"/>
        <w:right w:val="none" w:sz="0" w:space="0" w:color="auto"/>
      </w:divBdr>
    </w:div>
    <w:div w:id="2092700278">
      <w:bodyDiv w:val="1"/>
      <w:marLeft w:val="0"/>
      <w:marRight w:val="0"/>
      <w:marTop w:val="0"/>
      <w:marBottom w:val="0"/>
      <w:divBdr>
        <w:top w:val="none" w:sz="0" w:space="0" w:color="auto"/>
        <w:left w:val="none" w:sz="0" w:space="0" w:color="auto"/>
        <w:bottom w:val="none" w:sz="0" w:space="0" w:color="auto"/>
        <w:right w:val="none" w:sz="0" w:space="0" w:color="auto"/>
      </w:divBdr>
    </w:div>
    <w:div w:id="2092847158">
      <w:bodyDiv w:val="1"/>
      <w:marLeft w:val="0"/>
      <w:marRight w:val="0"/>
      <w:marTop w:val="0"/>
      <w:marBottom w:val="0"/>
      <w:divBdr>
        <w:top w:val="none" w:sz="0" w:space="0" w:color="auto"/>
        <w:left w:val="none" w:sz="0" w:space="0" w:color="auto"/>
        <w:bottom w:val="none" w:sz="0" w:space="0" w:color="auto"/>
        <w:right w:val="none" w:sz="0" w:space="0" w:color="auto"/>
      </w:divBdr>
    </w:div>
    <w:div w:id="2092851887">
      <w:bodyDiv w:val="1"/>
      <w:marLeft w:val="0"/>
      <w:marRight w:val="0"/>
      <w:marTop w:val="0"/>
      <w:marBottom w:val="0"/>
      <w:divBdr>
        <w:top w:val="none" w:sz="0" w:space="0" w:color="auto"/>
        <w:left w:val="none" w:sz="0" w:space="0" w:color="auto"/>
        <w:bottom w:val="none" w:sz="0" w:space="0" w:color="auto"/>
        <w:right w:val="none" w:sz="0" w:space="0" w:color="auto"/>
      </w:divBdr>
    </w:div>
    <w:div w:id="2092964678">
      <w:bodyDiv w:val="1"/>
      <w:marLeft w:val="0"/>
      <w:marRight w:val="0"/>
      <w:marTop w:val="0"/>
      <w:marBottom w:val="0"/>
      <w:divBdr>
        <w:top w:val="none" w:sz="0" w:space="0" w:color="auto"/>
        <w:left w:val="none" w:sz="0" w:space="0" w:color="auto"/>
        <w:bottom w:val="none" w:sz="0" w:space="0" w:color="auto"/>
        <w:right w:val="none" w:sz="0" w:space="0" w:color="auto"/>
      </w:divBdr>
    </w:div>
    <w:div w:id="2093313584">
      <w:bodyDiv w:val="1"/>
      <w:marLeft w:val="0"/>
      <w:marRight w:val="0"/>
      <w:marTop w:val="0"/>
      <w:marBottom w:val="0"/>
      <w:divBdr>
        <w:top w:val="none" w:sz="0" w:space="0" w:color="auto"/>
        <w:left w:val="none" w:sz="0" w:space="0" w:color="auto"/>
        <w:bottom w:val="none" w:sz="0" w:space="0" w:color="auto"/>
        <w:right w:val="none" w:sz="0" w:space="0" w:color="auto"/>
      </w:divBdr>
    </w:div>
    <w:div w:id="2093503815">
      <w:bodyDiv w:val="1"/>
      <w:marLeft w:val="0"/>
      <w:marRight w:val="0"/>
      <w:marTop w:val="0"/>
      <w:marBottom w:val="0"/>
      <w:divBdr>
        <w:top w:val="none" w:sz="0" w:space="0" w:color="auto"/>
        <w:left w:val="none" w:sz="0" w:space="0" w:color="auto"/>
        <w:bottom w:val="none" w:sz="0" w:space="0" w:color="auto"/>
        <w:right w:val="none" w:sz="0" w:space="0" w:color="auto"/>
      </w:divBdr>
    </w:div>
    <w:div w:id="2093575741">
      <w:bodyDiv w:val="1"/>
      <w:marLeft w:val="0"/>
      <w:marRight w:val="0"/>
      <w:marTop w:val="0"/>
      <w:marBottom w:val="0"/>
      <w:divBdr>
        <w:top w:val="none" w:sz="0" w:space="0" w:color="auto"/>
        <w:left w:val="none" w:sz="0" w:space="0" w:color="auto"/>
        <w:bottom w:val="none" w:sz="0" w:space="0" w:color="auto"/>
        <w:right w:val="none" w:sz="0" w:space="0" w:color="auto"/>
      </w:divBdr>
    </w:div>
    <w:div w:id="2093693780">
      <w:bodyDiv w:val="1"/>
      <w:marLeft w:val="0"/>
      <w:marRight w:val="0"/>
      <w:marTop w:val="0"/>
      <w:marBottom w:val="0"/>
      <w:divBdr>
        <w:top w:val="none" w:sz="0" w:space="0" w:color="auto"/>
        <w:left w:val="none" w:sz="0" w:space="0" w:color="auto"/>
        <w:bottom w:val="none" w:sz="0" w:space="0" w:color="auto"/>
        <w:right w:val="none" w:sz="0" w:space="0" w:color="auto"/>
      </w:divBdr>
    </w:div>
    <w:div w:id="2093695537">
      <w:bodyDiv w:val="1"/>
      <w:marLeft w:val="0"/>
      <w:marRight w:val="0"/>
      <w:marTop w:val="0"/>
      <w:marBottom w:val="0"/>
      <w:divBdr>
        <w:top w:val="none" w:sz="0" w:space="0" w:color="auto"/>
        <w:left w:val="none" w:sz="0" w:space="0" w:color="auto"/>
        <w:bottom w:val="none" w:sz="0" w:space="0" w:color="auto"/>
        <w:right w:val="none" w:sz="0" w:space="0" w:color="auto"/>
      </w:divBdr>
    </w:div>
    <w:div w:id="2093892201">
      <w:bodyDiv w:val="1"/>
      <w:marLeft w:val="0"/>
      <w:marRight w:val="0"/>
      <w:marTop w:val="0"/>
      <w:marBottom w:val="0"/>
      <w:divBdr>
        <w:top w:val="none" w:sz="0" w:space="0" w:color="auto"/>
        <w:left w:val="none" w:sz="0" w:space="0" w:color="auto"/>
        <w:bottom w:val="none" w:sz="0" w:space="0" w:color="auto"/>
        <w:right w:val="none" w:sz="0" w:space="0" w:color="auto"/>
      </w:divBdr>
    </w:div>
    <w:div w:id="2094203174">
      <w:bodyDiv w:val="1"/>
      <w:marLeft w:val="0"/>
      <w:marRight w:val="0"/>
      <w:marTop w:val="0"/>
      <w:marBottom w:val="0"/>
      <w:divBdr>
        <w:top w:val="none" w:sz="0" w:space="0" w:color="auto"/>
        <w:left w:val="none" w:sz="0" w:space="0" w:color="auto"/>
        <w:bottom w:val="none" w:sz="0" w:space="0" w:color="auto"/>
        <w:right w:val="none" w:sz="0" w:space="0" w:color="auto"/>
      </w:divBdr>
    </w:div>
    <w:div w:id="2094282000">
      <w:bodyDiv w:val="1"/>
      <w:marLeft w:val="0"/>
      <w:marRight w:val="0"/>
      <w:marTop w:val="0"/>
      <w:marBottom w:val="0"/>
      <w:divBdr>
        <w:top w:val="none" w:sz="0" w:space="0" w:color="auto"/>
        <w:left w:val="none" w:sz="0" w:space="0" w:color="auto"/>
        <w:bottom w:val="none" w:sz="0" w:space="0" w:color="auto"/>
        <w:right w:val="none" w:sz="0" w:space="0" w:color="auto"/>
      </w:divBdr>
    </w:div>
    <w:div w:id="2094544226">
      <w:bodyDiv w:val="1"/>
      <w:marLeft w:val="0"/>
      <w:marRight w:val="0"/>
      <w:marTop w:val="0"/>
      <w:marBottom w:val="0"/>
      <w:divBdr>
        <w:top w:val="none" w:sz="0" w:space="0" w:color="auto"/>
        <w:left w:val="none" w:sz="0" w:space="0" w:color="auto"/>
        <w:bottom w:val="none" w:sz="0" w:space="0" w:color="auto"/>
        <w:right w:val="none" w:sz="0" w:space="0" w:color="auto"/>
      </w:divBdr>
    </w:div>
    <w:div w:id="2094550653">
      <w:bodyDiv w:val="1"/>
      <w:marLeft w:val="0"/>
      <w:marRight w:val="0"/>
      <w:marTop w:val="0"/>
      <w:marBottom w:val="0"/>
      <w:divBdr>
        <w:top w:val="none" w:sz="0" w:space="0" w:color="auto"/>
        <w:left w:val="none" w:sz="0" w:space="0" w:color="auto"/>
        <w:bottom w:val="none" w:sz="0" w:space="0" w:color="auto"/>
        <w:right w:val="none" w:sz="0" w:space="0" w:color="auto"/>
      </w:divBdr>
    </w:div>
    <w:div w:id="2094737882">
      <w:bodyDiv w:val="1"/>
      <w:marLeft w:val="0"/>
      <w:marRight w:val="0"/>
      <w:marTop w:val="0"/>
      <w:marBottom w:val="0"/>
      <w:divBdr>
        <w:top w:val="none" w:sz="0" w:space="0" w:color="auto"/>
        <w:left w:val="none" w:sz="0" w:space="0" w:color="auto"/>
        <w:bottom w:val="none" w:sz="0" w:space="0" w:color="auto"/>
        <w:right w:val="none" w:sz="0" w:space="0" w:color="auto"/>
      </w:divBdr>
    </w:div>
    <w:div w:id="2094889732">
      <w:bodyDiv w:val="1"/>
      <w:marLeft w:val="0"/>
      <w:marRight w:val="0"/>
      <w:marTop w:val="0"/>
      <w:marBottom w:val="0"/>
      <w:divBdr>
        <w:top w:val="none" w:sz="0" w:space="0" w:color="auto"/>
        <w:left w:val="none" w:sz="0" w:space="0" w:color="auto"/>
        <w:bottom w:val="none" w:sz="0" w:space="0" w:color="auto"/>
        <w:right w:val="none" w:sz="0" w:space="0" w:color="auto"/>
      </w:divBdr>
    </w:div>
    <w:div w:id="2094937650">
      <w:bodyDiv w:val="1"/>
      <w:marLeft w:val="0"/>
      <w:marRight w:val="0"/>
      <w:marTop w:val="0"/>
      <w:marBottom w:val="0"/>
      <w:divBdr>
        <w:top w:val="none" w:sz="0" w:space="0" w:color="auto"/>
        <w:left w:val="none" w:sz="0" w:space="0" w:color="auto"/>
        <w:bottom w:val="none" w:sz="0" w:space="0" w:color="auto"/>
        <w:right w:val="none" w:sz="0" w:space="0" w:color="auto"/>
      </w:divBdr>
    </w:div>
    <w:div w:id="2095399232">
      <w:bodyDiv w:val="1"/>
      <w:marLeft w:val="0"/>
      <w:marRight w:val="0"/>
      <w:marTop w:val="0"/>
      <w:marBottom w:val="0"/>
      <w:divBdr>
        <w:top w:val="none" w:sz="0" w:space="0" w:color="auto"/>
        <w:left w:val="none" w:sz="0" w:space="0" w:color="auto"/>
        <w:bottom w:val="none" w:sz="0" w:space="0" w:color="auto"/>
        <w:right w:val="none" w:sz="0" w:space="0" w:color="auto"/>
      </w:divBdr>
    </w:div>
    <w:div w:id="2095662213">
      <w:bodyDiv w:val="1"/>
      <w:marLeft w:val="0"/>
      <w:marRight w:val="0"/>
      <w:marTop w:val="0"/>
      <w:marBottom w:val="0"/>
      <w:divBdr>
        <w:top w:val="none" w:sz="0" w:space="0" w:color="auto"/>
        <w:left w:val="none" w:sz="0" w:space="0" w:color="auto"/>
        <w:bottom w:val="none" w:sz="0" w:space="0" w:color="auto"/>
        <w:right w:val="none" w:sz="0" w:space="0" w:color="auto"/>
      </w:divBdr>
    </w:div>
    <w:div w:id="2096200312">
      <w:bodyDiv w:val="1"/>
      <w:marLeft w:val="0"/>
      <w:marRight w:val="0"/>
      <w:marTop w:val="0"/>
      <w:marBottom w:val="0"/>
      <w:divBdr>
        <w:top w:val="none" w:sz="0" w:space="0" w:color="auto"/>
        <w:left w:val="none" w:sz="0" w:space="0" w:color="auto"/>
        <w:bottom w:val="none" w:sz="0" w:space="0" w:color="auto"/>
        <w:right w:val="none" w:sz="0" w:space="0" w:color="auto"/>
      </w:divBdr>
    </w:div>
    <w:div w:id="2096320054">
      <w:bodyDiv w:val="1"/>
      <w:marLeft w:val="0"/>
      <w:marRight w:val="0"/>
      <w:marTop w:val="0"/>
      <w:marBottom w:val="0"/>
      <w:divBdr>
        <w:top w:val="none" w:sz="0" w:space="0" w:color="auto"/>
        <w:left w:val="none" w:sz="0" w:space="0" w:color="auto"/>
        <w:bottom w:val="none" w:sz="0" w:space="0" w:color="auto"/>
        <w:right w:val="none" w:sz="0" w:space="0" w:color="auto"/>
      </w:divBdr>
    </w:div>
    <w:div w:id="2096321407">
      <w:bodyDiv w:val="1"/>
      <w:marLeft w:val="0"/>
      <w:marRight w:val="0"/>
      <w:marTop w:val="0"/>
      <w:marBottom w:val="0"/>
      <w:divBdr>
        <w:top w:val="none" w:sz="0" w:space="0" w:color="auto"/>
        <w:left w:val="none" w:sz="0" w:space="0" w:color="auto"/>
        <w:bottom w:val="none" w:sz="0" w:space="0" w:color="auto"/>
        <w:right w:val="none" w:sz="0" w:space="0" w:color="auto"/>
      </w:divBdr>
    </w:div>
    <w:div w:id="2096511121">
      <w:bodyDiv w:val="1"/>
      <w:marLeft w:val="0"/>
      <w:marRight w:val="0"/>
      <w:marTop w:val="0"/>
      <w:marBottom w:val="0"/>
      <w:divBdr>
        <w:top w:val="none" w:sz="0" w:space="0" w:color="auto"/>
        <w:left w:val="none" w:sz="0" w:space="0" w:color="auto"/>
        <w:bottom w:val="none" w:sz="0" w:space="0" w:color="auto"/>
        <w:right w:val="none" w:sz="0" w:space="0" w:color="auto"/>
      </w:divBdr>
    </w:div>
    <w:div w:id="2096582753">
      <w:bodyDiv w:val="1"/>
      <w:marLeft w:val="0"/>
      <w:marRight w:val="0"/>
      <w:marTop w:val="0"/>
      <w:marBottom w:val="0"/>
      <w:divBdr>
        <w:top w:val="none" w:sz="0" w:space="0" w:color="auto"/>
        <w:left w:val="none" w:sz="0" w:space="0" w:color="auto"/>
        <w:bottom w:val="none" w:sz="0" w:space="0" w:color="auto"/>
        <w:right w:val="none" w:sz="0" w:space="0" w:color="auto"/>
      </w:divBdr>
    </w:div>
    <w:div w:id="2096592435">
      <w:bodyDiv w:val="1"/>
      <w:marLeft w:val="0"/>
      <w:marRight w:val="0"/>
      <w:marTop w:val="0"/>
      <w:marBottom w:val="0"/>
      <w:divBdr>
        <w:top w:val="none" w:sz="0" w:space="0" w:color="auto"/>
        <w:left w:val="none" w:sz="0" w:space="0" w:color="auto"/>
        <w:bottom w:val="none" w:sz="0" w:space="0" w:color="auto"/>
        <w:right w:val="none" w:sz="0" w:space="0" w:color="auto"/>
      </w:divBdr>
    </w:div>
    <w:div w:id="2096628337">
      <w:bodyDiv w:val="1"/>
      <w:marLeft w:val="0"/>
      <w:marRight w:val="0"/>
      <w:marTop w:val="0"/>
      <w:marBottom w:val="0"/>
      <w:divBdr>
        <w:top w:val="none" w:sz="0" w:space="0" w:color="auto"/>
        <w:left w:val="none" w:sz="0" w:space="0" w:color="auto"/>
        <w:bottom w:val="none" w:sz="0" w:space="0" w:color="auto"/>
        <w:right w:val="none" w:sz="0" w:space="0" w:color="auto"/>
      </w:divBdr>
    </w:div>
    <w:div w:id="2096632396">
      <w:bodyDiv w:val="1"/>
      <w:marLeft w:val="0"/>
      <w:marRight w:val="0"/>
      <w:marTop w:val="0"/>
      <w:marBottom w:val="0"/>
      <w:divBdr>
        <w:top w:val="none" w:sz="0" w:space="0" w:color="auto"/>
        <w:left w:val="none" w:sz="0" w:space="0" w:color="auto"/>
        <w:bottom w:val="none" w:sz="0" w:space="0" w:color="auto"/>
        <w:right w:val="none" w:sz="0" w:space="0" w:color="auto"/>
      </w:divBdr>
    </w:div>
    <w:div w:id="2096702601">
      <w:bodyDiv w:val="1"/>
      <w:marLeft w:val="0"/>
      <w:marRight w:val="0"/>
      <w:marTop w:val="0"/>
      <w:marBottom w:val="0"/>
      <w:divBdr>
        <w:top w:val="none" w:sz="0" w:space="0" w:color="auto"/>
        <w:left w:val="none" w:sz="0" w:space="0" w:color="auto"/>
        <w:bottom w:val="none" w:sz="0" w:space="0" w:color="auto"/>
        <w:right w:val="none" w:sz="0" w:space="0" w:color="auto"/>
      </w:divBdr>
    </w:div>
    <w:div w:id="2096776191">
      <w:bodyDiv w:val="1"/>
      <w:marLeft w:val="0"/>
      <w:marRight w:val="0"/>
      <w:marTop w:val="0"/>
      <w:marBottom w:val="0"/>
      <w:divBdr>
        <w:top w:val="none" w:sz="0" w:space="0" w:color="auto"/>
        <w:left w:val="none" w:sz="0" w:space="0" w:color="auto"/>
        <w:bottom w:val="none" w:sz="0" w:space="0" w:color="auto"/>
        <w:right w:val="none" w:sz="0" w:space="0" w:color="auto"/>
      </w:divBdr>
    </w:div>
    <w:div w:id="2097625158">
      <w:bodyDiv w:val="1"/>
      <w:marLeft w:val="0"/>
      <w:marRight w:val="0"/>
      <w:marTop w:val="0"/>
      <w:marBottom w:val="0"/>
      <w:divBdr>
        <w:top w:val="none" w:sz="0" w:space="0" w:color="auto"/>
        <w:left w:val="none" w:sz="0" w:space="0" w:color="auto"/>
        <w:bottom w:val="none" w:sz="0" w:space="0" w:color="auto"/>
        <w:right w:val="none" w:sz="0" w:space="0" w:color="auto"/>
      </w:divBdr>
    </w:div>
    <w:div w:id="2097969656">
      <w:bodyDiv w:val="1"/>
      <w:marLeft w:val="0"/>
      <w:marRight w:val="0"/>
      <w:marTop w:val="0"/>
      <w:marBottom w:val="0"/>
      <w:divBdr>
        <w:top w:val="none" w:sz="0" w:space="0" w:color="auto"/>
        <w:left w:val="none" w:sz="0" w:space="0" w:color="auto"/>
        <w:bottom w:val="none" w:sz="0" w:space="0" w:color="auto"/>
        <w:right w:val="none" w:sz="0" w:space="0" w:color="auto"/>
      </w:divBdr>
    </w:div>
    <w:div w:id="2098013188">
      <w:bodyDiv w:val="1"/>
      <w:marLeft w:val="0"/>
      <w:marRight w:val="0"/>
      <w:marTop w:val="0"/>
      <w:marBottom w:val="0"/>
      <w:divBdr>
        <w:top w:val="none" w:sz="0" w:space="0" w:color="auto"/>
        <w:left w:val="none" w:sz="0" w:space="0" w:color="auto"/>
        <w:bottom w:val="none" w:sz="0" w:space="0" w:color="auto"/>
        <w:right w:val="none" w:sz="0" w:space="0" w:color="auto"/>
      </w:divBdr>
    </w:div>
    <w:div w:id="2098015151">
      <w:bodyDiv w:val="1"/>
      <w:marLeft w:val="0"/>
      <w:marRight w:val="0"/>
      <w:marTop w:val="0"/>
      <w:marBottom w:val="0"/>
      <w:divBdr>
        <w:top w:val="none" w:sz="0" w:space="0" w:color="auto"/>
        <w:left w:val="none" w:sz="0" w:space="0" w:color="auto"/>
        <w:bottom w:val="none" w:sz="0" w:space="0" w:color="auto"/>
        <w:right w:val="none" w:sz="0" w:space="0" w:color="auto"/>
      </w:divBdr>
    </w:div>
    <w:div w:id="2098092089">
      <w:bodyDiv w:val="1"/>
      <w:marLeft w:val="0"/>
      <w:marRight w:val="0"/>
      <w:marTop w:val="0"/>
      <w:marBottom w:val="0"/>
      <w:divBdr>
        <w:top w:val="none" w:sz="0" w:space="0" w:color="auto"/>
        <w:left w:val="none" w:sz="0" w:space="0" w:color="auto"/>
        <w:bottom w:val="none" w:sz="0" w:space="0" w:color="auto"/>
        <w:right w:val="none" w:sz="0" w:space="0" w:color="auto"/>
      </w:divBdr>
    </w:div>
    <w:div w:id="2098205989">
      <w:bodyDiv w:val="1"/>
      <w:marLeft w:val="0"/>
      <w:marRight w:val="0"/>
      <w:marTop w:val="0"/>
      <w:marBottom w:val="0"/>
      <w:divBdr>
        <w:top w:val="none" w:sz="0" w:space="0" w:color="auto"/>
        <w:left w:val="none" w:sz="0" w:space="0" w:color="auto"/>
        <w:bottom w:val="none" w:sz="0" w:space="0" w:color="auto"/>
        <w:right w:val="none" w:sz="0" w:space="0" w:color="auto"/>
      </w:divBdr>
    </w:div>
    <w:div w:id="2098551436">
      <w:bodyDiv w:val="1"/>
      <w:marLeft w:val="0"/>
      <w:marRight w:val="0"/>
      <w:marTop w:val="0"/>
      <w:marBottom w:val="0"/>
      <w:divBdr>
        <w:top w:val="none" w:sz="0" w:space="0" w:color="auto"/>
        <w:left w:val="none" w:sz="0" w:space="0" w:color="auto"/>
        <w:bottom w:val="none" w:sz="0" w:space="0" w:color="auto"/>
        <w:right w:val="none" w:sz="0" w:space="0" w:color="auto"/>
      </w:divBdr>
    </w:div>
    <w:div w:id="2098599257">
      <w:bodyDiv w:val="1"/>
      <w:marLeft w:val="0"/>
      <w:marRight w:val="0"/>
      <w:marTop w:val="0"/>
      <w:marBottom w:val="0"/>
      <w:divBdr>
        <w:top w:val="none" w:sz="0" w:space="0" w:color="auto"/>
        <w:left w:val="none" w:sz="0" w:space="0" w:color="auto"/>
        <w:bottom w:val="none" w:sz="0" w:space="0" w:color="auto"/>
        <w:right w:val="none" w:sz="0" w:space="0" w:color="auto"/>
      </w:divBdr>
    </w:div>
    <w:div w:id="2098742696">
      <w:bodyDiv w:val="1"/>
      <w:marLeft w:val="0"/>
      <w:marRight w:val="0"/>
      <w:marTop w:val="0"/>
      <w:marBottom w:val="0"/>
      <w:divBdr>
        <w:top w:val="none" w:sz="0" w:space="0" w:color="auto"/>
        <w:left w:val="none" w:sz="0" w:space="0" w:color="auto"/>
        <w:bottom w:val="none" w:sz="0" w:space="0" w:color="auto"/>
        <w:right w:val="none" w:sz="0" w:space="0" w:color="auto"/>
      </w:divBdr>
    </w:div>
    <w:div w:id="2098790593">
      <w:bodyDiv w:val="1"/>
      <w:marLeft w:val="0"/>
      <w:marRight w:val="0"/>
      <w:marTop w:val="0"/>
      <w:marBottom w:val="0"/>
      <w:divBdr>
        <w:top w:val="none" w:sz="0" w:space="0" w:color="auto"/>
        <w:left w:val="none" w:sz="0" w:space="0" w:color="auto"/>
        <w:bottom w:val="none" w:sz="0" w:space="0" w:color="auto"/>
        <w:right w:val="none" w:sz="0" w:space="0" w:color="auto"/>
      </w:divBdr>
    </w:div>
    <w:div w:id="2098792576">
      <w:bodyDiv w:val="1"/>
      <w:marLeft w:val="0"/>
      <w:marRight w:val="0"/>
      <w:marTop w:val="0"/>
      <w:marBottom w:val="0"/>
      <w:divBdr>
        <w:top w:val="none" w:sz="0" w:space="0" w:color="auto"/>
        <w:left w:val="none" w:sz="0" w:space="0" w:color="auto"/>
        <w:bottom w:val="none" w:sz="0" w:space="0" w:color="auto"/>
        <w:right w:val="none" w:sz="0" w:space="0" w:color="auto"/>
      </w:divBdr>
    </w:div>
    <w:div w:id="2099135973">
      <w:bodyDiv w:val="1"/>
      <w:marLeft w:val="0"/>
      <w:marRight w:val="0"/>
      <w:marTop w:val="0"/>
      <w:marBottom w:val="0"/>
      <w:divBdr>
        <w:top w:val="none" w:sz="0" w:space="0" w:color="auto"/>
        <w:left w:val="none" w:sz="0" w:space="0" w:color="auto"/>
        <w:bottom w:val="none" w:sz="0" w:space="0" w:color="auto"/>
        <w:right w:val="none" w:sz="0" w:space="0" w:color="auto"/>
      </w:divBdr>
    </w:div>
    <w:div w:id="2099404514">
      <w:bodyDiv w:val="1"/>
      <w:marLeft w:val="0"/>
      <w:marRight w:val="0"/>
      <w:marTop w:val="0"/>
      <w:marBottom w:val="0"/>
      <w:divBdr>
        <w:top w:val="none" w:sz="0" w:space="0" w:color="auto"/>
        <w:left w:val="none" w:sz="0" w:space="0" w:color="auto"/>
        <w:bottom w:val="none" w:sz="0" w:space="0" w:color="auto"/>
        <w:right w:val="none" w:sz="0" w:space="0" w:color="auto"/>
      </w:divBdr>
    </w:div>
    <w:div w:id="2099522525">
      <w:bodyDiv w:val="1"/>
      <w:marLeft w:val="0"/>
      <w:marRight w:val="0"/>
      <w:marTop w:val="0"/>
      <w:marBottom w:val="0"/>
      <w:divBdr>
        <w:top w:val="none" w:sz="0" w:space="0" w:color="auto"/>
        <w:left w:val="none" w:sz="0" w:space="0" w:color="auto"/>
        <w:bottom w:val="none" w:sz="0" w:space="0" w:color="auto"/>
        <w:right w:val="none" w:sz="0" w:space="0" w:color="auto"/>
      </w:divBdr>
    </w:div>
    <w:div w:id="2099673782">
      <w:bodyDiv w:val="1"/>
      <w:marLeft w:val="0"/>
      <w:marRight w:val="0"/>
      <w:marTop w:val="0"/>
      <w:marBottom w:val="0"/>
      <w:divBdr>
        <w:top w:val="none" w:sz="0" w:space="0" w:color="auto"/>
        <w:left w:val="none" w:sz="0" w:space="0" w:color="auto"/>
        <w:bottom w:val="none" w:sz="0" w:space="0" w:color="auto"/>
        <w:right w:val="none" w:sz="0" w:space="0" w:color="auto"/>
      </w:divBdr>
    </w:div>
    <w:div w:id="2099983582">
      <w:bodyDiv w:val="1"/>
      <w:marLeft w:val="0"/>
      <w:marRight w:val="0"/>
      <w:marTop w:val="0"/>
      <w:marBottom w:val="0"/>
      <w:divBdr>
        <w:top w:val="none" w:sz="0" w:space="0" w:color="auto"/>
        <w:left w:val="none" w:sz="0" w:space="0" w:color="auto"/>
        <w:bottom w:val="none" w:sz="0" w:space="0" w:color="auto"/>
        <w:right w:val="none" w:sz="0" w:space="0" w:color="auto"/>
      </w:divBdr>
    </w:div>
    <w:div w:id="2100056238">
      <w:bodyDiv w:val="1"/>
      <w:marLeft w:val="0"/>
      <w:marRight w:val="0"/>
      <w:marTop w:val="0"/>
      <w:marBottom w:val="0"/>
      <w:divBdr>
        <w:top w:val="none" w:sz="0" w:space="0" w:color="auto"/>
        <w:left w:val="none" w:sz="0" w:space="0" w:color="auto"/>
        <w:bottom w:val="none" w:sz="0" w:space="0" w:color="auto"/>
        <w:right w:val="none" w:sz="0" w:space="0" w:color="auto"/>
      </w:divBdr>
    </w:div>
    <w:div w:id="2100324927">
      <w:bodyDiv w:val="1"/>
      <w:marLeft w:val="0"/>
      <w:marRight w:val="0"/>
      <w:marTop w:val="0"/>
      <w:marBottom w:val="0"/>
      <w:divBdr>
        <w:top w:val="none" w:sz="0" w:space="0" w:color="auto"/>
        <w:left w:val="none" w:sz="0" w:space="0" w:color="auto"/>
        <w:bottom w:val="none" w:sz="0" w:space="0" w:color="auto"/>
        <w:right w:val="none" w:sz="0" w:space="0" w:color="auto"/>
      </w:divBdr>
    </w:div>
    <w:div w:id="2100828757">
      <w:bodyDiv w:val="1"/>
      <w:marLeft w:val="0"/>
      <w:marRight w:val="0"/>
      <w:marTop w:val="0"/>
      <w:marBottom w:val="0"/>
      <w:divBdr>
        <w:top w:val="none" w:sz="0" w:space="0" w:color="auto"/>
        <w:left w:val="none" w:sz="0" w:space="0" w:color="auto"/>
        <w:bottom w:val="none" w:sz="0" w:space="0" w:color="auto"/>
        <w:right w:val="none" w:sz="0" w:space="0" w:color="auto"/>
      </w:divBdr>
    </w:div>
    <w:div w:id="2100834884">
      <w:bodyDiv w:val="1"/>
      <w:marLeft w:val="0"/>
      <w:marRight w:val="0"/>
      <w:marTop w:val="0"/>
      <w:marBottom w:val="0"/>
      <w:divBdr>
        <w:top w:val="none" w:sz="0" w:space="0" w:color="auto"/>
        <w:left w:val="none" w:sz="0" w:space="0" w:color="auto"/>
        <w:bottom w:val="none" w:sz="0" w:space="0" w:color="auto"/>
        <w:right w:val="none" w:sz="0" w:space="0" w:color="auto"/>
      </w:divBdr>
    </w:div>
    <w:div w:id="2100908329">
      <w:bodyDiv w:val="1"/>
      <w:marLeft w:val="0"/>
      <w:marRight w:val="0"/>
      <w:marTop w:val="0"/>
      <w:marBottom w:val="0"/>
      <w:divBdr>
        <w:top w:val="none" w:sz="0" w:space="0" w:color="auto"/>
        <w:left w:val="none" w:sz="0" w:space="0" w:color="auto"/>
        <w:bottom w:val="none" w:sz="0" w:space="0" w:color="auto"/>
        <w:right w:val="none" w:sz="0" w:space="0" w:color="auto"/>
      </w:divBdr>
    </w:div>
    <w:div w:id="2100983943">
      <w:bodyDiv w:val="1"/>
      <w:marLeft w:val="0"/>
      <w:marRight w:val="0"/>
      <w:marTop w:val="0"/>
      <w:marBottom w:val="0"/>
      <w:divBdr>
        <w:top w:val="none" w:sz="0" w:space="0" w:color="auto"/>
        <w:left w:val="none" w:sz="0" w:space="0" w:color="auto"/>
        <w:bottom w:val="none" w:sz="0" w:space="0" w:color="auto"/>
        <w:right w:val="none" w:sz="0" w:space="0" w:color="auto"/>
      </w:divBdr>
    </w:div>
    <w:div w:id="2101483024">
      <w:bodyDiv w:val="1"/>
      <w:marLeft w:val="0"/>
      <w:marRight w:val="0"/>
      <w:marTop w:val="0"/>
      <w:marBottom w:val="0"/>
      <w:divBdr>
        <w:top w:val="none" w:sz="0" w:space="0" w:color="auto"/>
        <w:left w:val="none" w:sz="0" w:space="0" w:color="auto"/>
        <w:bottom w:val="none" w:sz="0" w:space="0" w:color="auto"/>
        <w:right w:val="none" w:sz="0" w:space="0" w:color="auto"/>
      </w:divBdr>
    </w:div>
    <w:div w:id="2101484141">
      <w:bodyDiv w:val="1"/>
      <w:marLeft w:val="0"/>
      <w:marRight w:val="0"/>
      <w:marTop w:val="0"/>
      <w:marBottom w:val="0"/>
      <w:divBdr>
        <w:top w:val="none" w:sz="0" w:space="0" w:color="auto"/>
        <w:left w:val="none" w:sz="0" w:space="0" w:color="auto"/>
        <w:bottom w:val="none" w:sz="0" w:space="0" w:color="auto"/>
        <w:right w:val="none" w:sz="0" w:space="0" w:color="auto"/>
      </w:divBdr>
    </w:div>
    <w:div w:id="2101877188">
      <w:bodyDiv w:val="1"/>
      <w:marLeft w:val="0"/>
      <w:marRight w:val="0"/>
      <w:marTop w:val="0"/>
      <w:marBottom w:val="0"/>
      <w:divBdr>
        <w:top w:val="none" w:sz="0" w:space="0" w:color="auto"/>
        <w:left w:val="none" w:sz="0" w:space="0" w:color="auto"/>
        <w:bottom w:val="none" w:sz="0" w:space="0" w:color="auto"/>
        <w:right w:val="none" w:sz="0" w:space="0" w:color="auto"/>
      </w:divBdr>
    </w:div>
    <w:div w:id="2102022539">
      <w:bodyDiv w:val="1"/>
      <w:marLeft w:val="0"/>
      <w:marRight w:val="0"/>
      <w:marTop w:val="0"/>
      <w:marBottom w:val="0"/>
      <w:divBdr>
        <w:top w:val="none" w:sz="0" w:space="0" w:color="auto"/>
        <w:left w:val="none" w:sz="0" w:space="0" w:color="auto"/>
        <w:bottom w:val="none" w:sz="0" w:space="0" w:color="auto"/>
        <w:right w:val="none" w:sz="0" w:space="0" w:color="auto"/>
      </w:divBdr>
    </w:div>
    <w:div w:id="2102138717">
      <w:bodyDiv w:val="1"/>
      <w:marLeft w:val="0"/>
      <w:marRight w:val="0"/>
      <w:marTop w:val="0"/>
      <w:marBottom w:val="0"/>
      <w:divBdr>
        <w:top w:val="none" w:sz="0" w:space="0" w:color="auto"/>
        <w:left w:val="none" w:sz="0" w:space="0" w:color="auto"/>
        <w:bottom w:val="none" w:sz="0" w:space="0" w:color="auto"/>
        <w:right w:val="none" w:sz="0" w:space="0" w:color="auto"/>
      </w:divBdr>
    </w:div>
    <w:div w:id="2102140053">
      <w:bodyDiv w:val="1"/>
      <w:marLeft w:val="0"/>
      <w:marRight w:val="0"/>
      <w:marTop w:val="0"/>
      <w:marBottom w:val="0"/>
      <w:divBdr>
        <w:top w:val="none" w:sz="0" w:space="0" w:color="auto"/>
        <w:left w:val="none" w:sz="0" w:space="0" w:color="auto"/>
        <w:bottom w:val="none" w:sz="0" w:space="0" w:color="auto"/>
        <w:right w:val="none" w:sz="0" w:space="0" w:color="auto"/>
      </w:divBdr>
    </w:div>
    <w:div w:id="2102142761">
      <w:bodyDiv w:val="1"/>
      <w:marLeft w:val="0"/>
      <w:marRight w:val="0"/>
      <w:marTop w:val="0"/>
      <w:marBottom w:val="0"/>
      <w:divBdr>
        <w:top w:val="none" w:sz="0" w:space="0" w:color="auto"/>
        <w:left w:val="none" w:sz="0" w:space="0" w:color="auto"/>
        <w:bottom w:val="none" w:sz="0" w:space="0" w:color="auto"/>
        <w:right w:val="none" w:sz="0" w:space="0" w:color="auto"/>
      </w:divBdr>
    </w:div>
    <w:div w:id="2102294560">
      <w:bodyDiv w:val="1"/>
      <w:marLeft w:val="0"/>
      <w:marRight w:val="0"/>
      <w:marTop w:val="0"/>
      <w:marBottom w:val="0"/>
      <w:divBdr>
        <w:top w:val="none" w:sz="0" w:space="0" w:color="auto"/>
        <w:left w:val="none" w:sz="0" w:space="0" w:color="auto"/>
        <w:bottom w:val="none" w:sz="0" w:space="0" w:color="auto"/>
        <w:right w:val="none" w:sz="0" w:space="0" w:color="auto"/>
      </w:divBdr>
    </w:div>
    <w:div w:id="2102338557">
      <w:bodyDiv w:val="1"/>
      <w:marLeft w:val="0"/>
      <w:marRight w:val="0"/>
      <w:marTop w:val="0"/>
      <w:marBottom w:val="0"/>
      <w:divBdr>
        <w:top w:val="none" w:sz="0" w:space="0" w:color="auto"/>
        <w:left w:val="none" w:sz="0" w:space="0" w:color="auto"/>
        <w:bottom w:val="none" w:sz="0" w:space="0" w:color="auto"/>
        <w:right w:val="none" w:sz="0" w:space="0" w:color="auto"/>
      </w:divBdr>
    </w:div>
    <w:div w:id="2102413877">
      <w:bodyDiv w:val="1"/>
      <w:marLeft w:val="0"/>
      <w:marRight w:val="0"/>
      <w:marTop w:val="0"/>
      <w:marBottom w:val="0"/>
      <w:divBdr>
        <w:top w:val="none" w:sz="0" w:space="0" w:color="auto"/>
        <w:left w:val="none" w:sz="0" w:space="0" w:color="auto"/>
        <w:bottom w:val="none" w:sz="0" w:space="0" w:color="auto"/>
        <w:right w:val="none" w:sz="0" w:space="0" w:color="auto"/>
      </w:divBdr>
    </w:div>
    <w:div w:id="2102529987">
      <w:bodyDiv w:val="1"/>
      <w:marLeft w:val="0"/>
      <w:marRight w:val="0"/>
      <w:marTop w:val="0"/>
      <w:marBottom w:val="0"/>
      <w:divBdr>
        <w:top w:val="none" w:sz="0" w:space="0" w:color="auto"/>
        <w:left w:val="none" w:sz="0" w:space="0" w:color="auto"/>
        <w:bottom w:val="none" w:sz="0" w:space="0" w:color="auto"/>
        <w:right w:val="none" w:sz="0" w:space="0" w:color="auto"/>
      </w:divBdr>
    </w:div>
    <w:div w:id="2102986132">
      <w:bodyDiv w:val="1"/>
      <w:marLeft w:val="0"/>
      <w:marRight w:val="0"/>
      <w:marTop w:val="0"/>
      <w:marBottom w:val="0"/>
      <w:divBdr>
        <w:top w:val="none" w:sz="0" w:space="0" w:color="auto"/>
        <w:left w:val="none" w:sz="0" w:space="0" w:color="auto"/>
        <w:bottom w:val="none" w:sz="0" w:space="0" w:color="auto"/>
        <w:right w:val="none" w:sz="0" w:space="0" w:color="auto"/>
      </w:divBdr>
    </w:div>
    <w:div w:id="2103336055">
      <w:bodyDiv w:val="1"/>
      <w:marLeft w:val="0"/>
      <w:marRight w:val="0"/>
      <w:marTop w:val="0"/>
      <w:marBottom w:val="0"/>
      <w:divBdr>
        <w:top w:val="none" w:sz="0" w:space="0" w:color="auto"/>
        <w:left w:val="none" w:sz="0" w:space="0" w:color="auto"/>
        <w:bottom w:val="none" w:sz="0" w:space="0" w:color="auto"/>
        <w:right w:val="none" w:sz="0" w:space="0" w:color="auto"/>
      </w:divBdr>
    </w:div>
    <w:div w:id="2103798212">
      <w:bodyDiv w:val="1"/>
      <w:marLeft w:val="0"/>
      <w:marRight w:val="0"/>
      <w:marTop w:val="0"/>
      <w:marBottom w:val="0"/>
      <w:divBdr>
        <w:top w:val="none" w:sz="0" w:space="0" w:color="auto"/>
        <w:left w:val="none" w:sz="0" w:space="0" w:color="auto"/>
        <w:bottom w:val="none" w:sz="0" w:space="0" w:color="auto"/>
        <w:right w:val="none" w:sz="0" w:space="0" w:color="auto"/>
      </w:divBdr>
    </w:div>
    <w:div w:id="2104494739">
      <w:bodyDiv w:val="1"/>
      <w:marLeft w:val="0"/>
      <w:marRight w:val="0"/>
      <w:marTop w:val="0"/>
      <w:marBottom w:val="0"/>
      <w:divBdr>
        <w:top w:val="none" w:sz="0" w:space="0" w:color="auto"/>
        <w:left w:val="none" w:sz="0" w:space="0" w:color="auto"/>
        <w:bottom w:val="none" w:sz="0" w:space="0" w:color="auto"/>
        <w:right w:val="none" w:sz="0" w:space="0" w:color="auto"/>
      </w:divBdr>
    </w:div>
    <w:div w:id="2104832933">
      <w:bodyDiv w:val="1"/>
      <w:marLeft w:val="0"/>
      <w:marRight w:val="0"/>
      <w:marTop w:val="0"/>
      <w:marBottom w:val="0"/>
      <w:divBdr>
        <w:top w:val="none" w:sz="0" w:space="0" w:color="auto"/>
        <w:left w:val="none" w:sz="0" w:space="0" w:color="auto"/>
        <w:bottom w:val="none" w:sz="0" w:space="0" w:color="auto"/>
        <w:right w:val="none" w:sz="0" w:space="0" w:color="auto"/>
      </w:divBdr>
    </w:div>
    <w:div w:id="2104915886">
      <w:bodyDiv w:val="1"/>
      <w:marLeft w:val="0"/>
      <w:marRight w:val="0"/>
      <w:marTop w:val="0"/>
      <w:marBottom w:val="0"/>
      <w:divBdr>
        <w:top w:val="none" w:sz="0" w:space="0" w:color="auto"/>
        <w:left w:val="none" w:sz="0" w:space="0" w:color="auto"/>
        <w:bottom w:val="none" w:sz="0" w:space="0" w:color="auto"/>
        <w:right w:val="none" w:sz="0" w:space="0" w:color="auto"/>
      </w:divBdr>
    </w:div>
    <w:div w:id="2105035463">
      <w:bodyDiv w:val="1"/>
      <w:marLeft w:val="0"/>
      <w:marRight w:val="0"/>
      <w:marTop w:val="0"/>
      <w:marBottom w:val="0"/>
      <w:divBdr>
        <w:top w:val="none" w:sz="0" w:space="0" w:color="auto"/>
        <w:left w:val="none" w:sz="0" w:space="0" w:color="auto"/>
        <w:bottom w:val="none" w:sz="0" w:space="0" w:color="auto"/>
        <w:right w:val="none" w:sz="0" w:space="0" w:color="auto"/>
      </w:divBdr>
    </w:div>
    <w:div w:id="2105611080">
      <w:bodyDiv w:val="1"/>
      <w:marLeft w:val="0"/>
      <w:marRight w:val="0"/>
      <w:marTop w:val="0"/>
      <w:marBottom w:val="0"/>
      <w:divBdr>
        <w:top w:val="none" w:sz="0" w:space="0" w:color="auto"/>
        <w:left w:val="none" w:sz="0" w:space="0" w:color="auto"/>
        <w:bottom w:val="none" w:sz="0" w:space="0" w:color="auto"/>
        <w:right w:val="none" w:sz="0" w:space="0" w:color="auto"/>
      </w:divBdr>
    </w:div>
    <w:div w:id="2105684941">
      <w:bodyDiv w:val="1"/>
      <w:marLeft w:val="0"/>
      <w:marRight w:val="0"/>
      <w:marTop w:val="0"/>
      <w:marBottom w:val="0"/>
      <w:divBdr>
        <w:top w:val="none" w:sz="0" w:space="0" w:color="auto"/>
        <w:left w:val="none" w:sz="0" w:space="0" w:color="auto"/>
        <w:bottom w:val="none" w:sz="0" w:space="0" w:color="auto"/>
        <w:right w:val="none" w:sz="0" w:space="0" w:color="auto"/>
      </w:divBdr>
    </w:div>
    <w:div w:id="2106029453">
      <w:bodyDiv w:val="1"/>
      <w:marLeft w:val="0"/>
      <w:marRight w:val="0"/>
      <w:marTop w:val="0"/>
      <w:marBottom w:val="0"/>
      <w:divBdr>
        <w:top w:val="none" w:sz="0" w:space="0" w:color="auto"/>
        <w:left w:val="none" w:sz="0" w:space="0" w:color="auto"/>
        <w:bottom w:val="none" w:sz="0" w:space="0" w:color="auto"/>
        <w:right w:val="none" w:sz="0" w:space="0" w:color="auto"/>
      </w:divBdr>
    </w:div>
    <w:div w:id="2106265156">
      <w:bodyDiv w:val="1"/>
      <w:marLeft w:val="0"/>
      <w:marRight w:val="0"/>
      <w:marTop w:val="0"/>
      <w:marBottom w:val="0"/>
      <w:divBdr>
        <w:top w:val="none" w:sz="0" w:space="0" w:color="auto"/>
        <w:left w:val="none" w:sz="0" w:space="0" w:color="auto"/>
        <w:bottom w:val="none" w:sz="0" w:space="0" w:color="auto"/>
        <w:right w:val="none" w:sz="0" w:space="0" w:color="auto"/>
      </w:divBdr>
    </w:div>
    <w:div w:id="2106654840">
      <w:bodyDiv w:val="1"/>
      <w:marLeft w:val="0"/>
      <w:marRight w:val="0"/>
      <w:marTop w:val="0"/>
      <w:marBottom w:val="0"/>
      <w:divBdr>
        <w:top w:val="none" w:sz="0" w:space="0" w:color="auto"/>
        <w:left w:val="none" w:sz="0" w:space="0" w:color="auto"/>
        <w:bottom w:val="none" w:sz="0" w:space="0" w:color="auto"/>
        <w:right w:val="none" w:sz="0" w:space="0" w:color="auto"/>
      </w:divBdr>
    </w:div>
    <w:div w:id="2107071499">
      <w:bodyDiv w:val="1"/>
      <w:marLeft w:val="0"/>
      <w:marRight w:val="0"/>
      <w:marTop w:val="0"/>
      <w:marBottom w:val="0"/>
      <w:divBdr>
        <w:top w:val="none" w:sz="0" w:space="0" w:color="auto"/>
        <w:left w:val="none" w:sz="0" w:space="0" w:color="auto"/>
        <w:bottom w:val="none" w:sz="0" w:space="0" w:color="auto"/>
        <w:right w:val="none" w:sz="0" w:space="0" w:color="auto"/>
      </w:divBdr>
    </w:div>
    <w:div w:id="2107118504">
      <w:bodyDiv w:val="1"/>
      <w:marLeft w:val="0"/>
      <w:marRight w:val="0"/>
      <w:marTop w:val="0"/>
      <w:marBottom w:val="0"/>
      <w:divBdr>
        <w:top w:val="none" w:sz="0" w:space="0" w:color="auto"/>
        <w:left w:val="none" w:sz="0" w:space="0" w:color="auto"/>
        <w:bottom w:val="none" w:sz="0" w:space="0" w:color="auto"/>
        <w:right w:val="none" w:sz="0" w:space="0" w:color="auto"/>
      </w:divBdr>
    </w:div>
    <w:div w:id="2107190037">
      <w:bodyDiv w:val="1"/>
      <w:marLeft w:val="0"/>
      <w:marRight w:val="0"/>
      <w:marTop w:val="0"/>
      <w:marBottom w:val="0"/>
      <w:divBdr>
        <w:top w:val="none" w:sz="0" w:space="0" w:color="auto"/>
        <w:left w:val="none" w:sz="0" w:space="0" w:color="auto"/>
        <w:bottom w:val="none" w:sz="0" w:space="0" w:color="auto"/>
        <w:right w:val="none" w:sz="0" w:space="0" w:color="auto"/>
      </w:divBdr>
    </w:div>
    <w:div w:id="2107194331">
      <w:bodyDiv w:val="1"/>
      <w:marLeft w:val="0"/>
      <w:marRight w:val="0"/>
      <w:marTop w:val="0"/>
      <w:marBottom w:val="0"/>
      <w:divBdr>
        <w:top w:val="none" w:sz="0" w:space="0" w:color="auto"/>
        <w:left w:val="none" w:sz="0" w:space="0" w:color="auto"/>
        <w:bottom w:val="none" w:sz="0" w:space="0" w:color="auto"/>
        <w:right w:val="none" w:sz="0" w:space="0" w:color="auto"/>
      </w:divBdr>
    </w:div>
    <w:div w:id="2107454829">
      <w:bodyDiv w:val="1"/>
      <w:marLeft w:val="0"/>
      <w:marRight w:val="0"/>
      <w:marTop w:val="0"/>
      <w:marBottom w:val="0"/>
      <w:divBdr>
        <w:top w:val="none" w:sz="0" w:space="0" w:color="auto"/>
        <w:left w:val="none" w:sz="0" w:space="0" w:color="auto"/>
        <w:bottom w:val="none" w:sz="0" w:space="0" w:color="auto"/>
        <w:right w:val="none" w:sz="0" w:space="0" w:color="auto"/>
      </w:divBdr>
    </w:div>
    <w:div w:id="2107533231">
      <w:bodyDiv w:val="1"/>
      <w:marLeft w:val="0"/>
      <w:marRight w:val="0"/>
      <w:marTop w:val="0"/>
      <w:marBottom w:val="0"/>
      <w:divBdr>
        <w:top w:val="none" w:sz="0" w:space="0" w:color="auto"/>
        <w:left w:val="none" w:sz="0" w:space="0" w:color="auto"/>
        <w:bottom w:val="none" w:sz="0" w:space="0" w:color="auto"/>
        <w:right w:val="none" w:sz="0" w:space="0" w:color="auto"/>
      </w:divBdr>
    </w:div>
    <w:div w:id="2107537533">
      <w:bodyDiv w:val="1"/>
      <w:marLeft w:val="0"/>
      <w:marRight w:val="0"/>
      <w:marTop w:val="0"/>
      <w:marBottom w:val="0"/>
      <w:divBdr>
        <w:top w:val="none" w:sz="0" w:space="0" w:color="auto"/>
        <w:left w:val="none" w:sz="0" w:space="0" w:color="auto"/>
        <w:bottom w:val="none" w:sz="0" w:space="0" w:color="auto"/>
        <w:right w:val="none" w:sz="0" w:space="0" w:color="auto"/>
      </w:divBdr>
    </w:div>
    <w:div w:id="2107724729">
      <w:bodyDiv w:val="1"/>
      <w:marLeft w:val="0"/>
      <w:marRight w:val="0"/>
      <w:marTop w:val="0"/>
      <w:marBottom w:val="0"/>
      <w:divBdr>
        <w:top w:val="none" w:sz="0" w:space="0" w:color="auto"/>
        <w:left w:val="none" w:sz="0" w:space="0" w:color="auto"/>
        <w:bottom w:val="none" w:sz="0" w:space="0" w:color="auto"/>
        <w:right w:val="none" w:sz="0" w:space="0" w:color="auto"/>
      </w:divBdr>
    </w:div>
    <w:div w:id="2107771878">
      <w:bodyDiv w:val="1"/>
      <w:marLeft w:val="0"/>
      <w:marRight w:val="0"/>
      <w:marTop w:val="0"/>
      <w:marBottom w:val="0"/>
      <w:divBdr>
        <w:top w:val="none" w:sz="0" w:space="0" w:color="auto"/>
        <w:left w:val="none" w:sz="0" w:space="0" w:color="auto"/>
        <w:bottom w:val="none" w:sz="0" w:space="0" w:color="auto"/>
        <w:right w:val="none" w:sz="0" w:space="0" w:color="auto"/>
      </w:divBdr>
    </w:div>
    <w:div w:id="2107921784">
      <w:bodyDiv w:val="1"/>
      <w:marLeft w:val="0"/>
      <w:marRight w:val="0"/>
      <w:marTop w:val="0"/>
      <w:marBottom w:val="0"/>
      <w:divBdr>
        <w:top w:val="none" w:sz="0" w:space="0" w:color="auto"/>
        <w:left w:val="none" w:sz="0" w:space="0" w:color="auto"/>
        <w:bottom w:val="none" w:sz="0" w:space="0" w:color="auto"/>
        <w:right w:val="none" w:sz="0" w:space="0" w:color="auto"/>
      </w:divBdr>
    </w:div>
    <w:div w:id="2108118093">
      <w:bodyDiv w:val="1"/>
      <w:marLeft w:val="0"/>
      <w:marRight w:val="0"/>
      <w:marTop w:val="0"/>
      <w:marBottom w:val="0"/>
      <w:divBdr>
        <w:top w:val="none" w:sz="0" w:space="0" w:color="auto"/>
        <w:left w:val="none" w:sz="0" w:space="0" w:color="auto"/>
        <w:bottom w:val="none" w:sz="0" w:space="0" w:color="auto"/>
        <w:right w:val="none" w:sz="0" w:space="0" w:color="auto"/>
      </w:divBdr>
    </w:div>
    <w:div w:id="2108571726">
      <w:bodyDiv w:val="1"/>
      <w:marLeft w:val="0"/>
      <w:marRight w:val="0"/>
      <w:marTop w:val="0"/>
      <w:marBottom w:val="0"/>
      <w:divBdr>
        <w:top w:val="none" w:sz="0" w:space="0" w:color="auto"/>
        <w:left w:val="none" w:sz="0" w:space="0" w:color="auto"/>
        <w:bottom w:val="none" w:sz="0" w:space="0" w:color="auto"/>
        <w:right w:val="none" w:sz="0" w:space="0" w:color="auto"/>
      </w:divBdr>
    </w:div>
    <w:div w:id="2108959945">
      <w:bodyDiv w:val="1"/>
      <w:marLeft w:val="0"/>
      <w:marRight w:val="0"/>
      <w:marTop w:val="0"/>
      <w:marBottom w:val="0"/>
      <w:divBdr>
        <w:top w:val="none" w:sz="0" w:space="0" w:color="auto"/>
        <w:left w:val="none" w:sz="0" w:space="0" w:color="auto"/>
        <w:bottom w:val="none" w:sz="0" w:space="0" w:color="auto"/>
        <w:right w:val="none" w:sz="0" w:space="0" w:color="auto"/>
      </w:divBdr>
    </w:div>
    <w:div w:id="2109036816">
      <w:bodyDiv w:val="1"/>
      <w:marLeft w:val="0"/>
      <w:marRight w:val="0"/>
      <w:marTop w:val="0"/>
      <w:marBottom w:val="0"/>
      <w:divBdr>
        <w:top w:val="none" w:sz="0" w:space="0" w:color="auto"/>
        <w:left w:val="none" w:sz="0" w:space="0" w:color="auto"/>
        <w:bottom w:val="none" w:sz="0" w:space="0" w:color="auto"/>
        <w:right w:val="none" w:sz="0" w:space="0" w:color="auto"/>
      </w:divBdr>
    </w:div>
    <w:div w:id="2109039176">
      <w:bodyDiv w:val="1"/>
      <w:marLeft w:val="0"/>
      <w:marRight w:val="0"/>
      <w:marTop w:val="0"/>
      <w:marBottom w:val="0"/>
      <w:divBdr>
        <w:top w:val="none" w:sz="0" w:space="0" w:color="auto"/>
        <w:left w:val="none" w:sz="0" w:space="0" w:color="auto"/>
        <w:bottom w:val="none" w:sz="0" w:space="0" w:color="auto"/>
        <w:right w:val="none" w:sz="0" w:space="0" w:color="auto"/>
      </w:divBdr>
    </w:div>
    <w:div w:id="2109424382">
      <w:bodyDiv w:val="1"/>
      <w:marLeft w:val="0"/>
      <w:marRight w:val="0"/>
      <w:marTop w:val="0"/>
      <w:marBottom w:val="0"/>
      <w:divBdr>
        <w:top w:val="none" w:sz="0" w:space="0" w:color="auto"/>
        <w:left w:val="none" w:sz="0" w:space="0" w:color="auto"/>
        <w:bottom w:val="none" w:sz="0" w:space="0" w:color="auto"/>
        <w:right w:val="none" w:sz="0" w:space="0" w:color="auto"/>
      </w:divBdr>
    </w:div>
    <w:div w:id="2109425973">
      <w:bodyDiv w:val="1"/>
      <w:marLeft w:val="0"/>
      <w:marRight w:val="0"/>
      <w:marTop w:val="0"/>
      <w:marBottom w:val="0"/>
      <w:divBdr>
        <w:top w:val="none" w:sz="0" w:space="0" w:color="auto"/>
        <w:left w:val="none" w:sz="0" w:space="0" w:color="auto"/>
        <w:bottom w:val="none" w:sz="0" w:space="0" w:color="auto"/>
        <w:right w:val="none" w:sz="0" w:space="0" w:color="auto"/>
      </w:divBdr>
    </w:div>
    <w:div w:id="2109426699">
      <w:bodyDiv w:val="1"/>
      <w:marLeft w:val="0"/>
      <w:marRight w:val="0"/>
      <w:marTop w:val="0"/>
      <w:marBottom w:val="0"/>
      <w:divBdr>
        <w:top w:val="none" w:sz="0" w:space="0" w:color="auto"/>
        <w:left w:val="none" w:sz="0" w:space="0" w:color="auto"/>
        <w:bottom w:val="none" w:sz="0" w:space="0" w:color="auto"/>
        <w:right w:val="none" w:sz="0" w:space="0" w:color="auto"/>
      </w:divBdr>
    </w:div>
    <w:div w:id="2110195308">
      <w:bodyDiv w:val="1"/>
      <w:marLeft w:val="0"/>
      <w:marRight w:val="0"/>
      <w:marTop w:val="0"/>
      <w:marBottom w:val="0"/>
      <w:divBdr>
        <w:top w:val="none" w:sz="0" w:space="0" w:color="auto"/>
        <w:left w:val="none" w:sz="0" w:space="0" w:color="auto"/>
        <w:bottom w:val="none" w:sz="0" w:space="0" w:color="auto"/>
        <w:right w:val="none" w:sz="0" w:space="0" w:color="auto"/>
      </w:divBdr>
    </w:div>
    <w:div w:id="2110271740">
      <w:bodyDiv w:val="1"/>
      <w:marLeft w:val="0"/>
      <w:marRight w:val="0"/>
      <w:marTop w:val="0"/>
      <w:marBottom w:val="0"/>
      <w:divBdr>
        <w:top w:val="none" w:sz="0" w:space="0" w:color="auto"/>
        <w:left w:val="none" w:sz="0" w:space="0" w:color="auto"/>
        <w:bottom w:val="none" w:sz="0" w:space="0" w:color="auto"/>
        <w:right w:val="none" w:sz="0" w:space="0" w:color="auto"/>
      </w:divBdr>
    </w:div>
    <w:div w:id="2110540167">
      <w:bodyDiv w:val="1"/>
      <w:marLeft w:val="0"/>
      <w:marRight w:val="0"/>
      <w:marTop w:val="0"/>
      <w:marBottom w:val="0"/>
      <w:divBdr>
        <w:top w:val="none" w:sz="0" w:space="0" w:color="auto"/>
        <w:left w:val="none" w:sz="0" w:space="0" w:color="auto"/>
        <w:bottom w:val="none" w:sz="0" w:space="0" w:color="auto"/>
        <w:right w:val="none" w:sz="0" w:space="0" w:color="auto"/>
      </w:divBdr>
    </w:div>
    <w:div w:id="2110732988">
      <w:bodyDiv w:val="1"/>
      <w:marLeft w:val="0"/>
      <w:marRight w:val="0"/>
      <w:marTop w:val="0"/>
      <w:marBottom w:val="0"/>
      <w:divBdr>
        <w:top w:val="none" w:sz="0" w:space="0" w:color="auto"/>
        <w:left w:val="none" w:sz="0" w:space="0" w:color="auto"/>
        <w:bottom w:val="none" w:sz="0" w:space="0" w:color="auto"/>
        <w:right w:val="none" w:sz="0" w:space="0" w:color="auto"/>
      </w:divBdr>
    </w:div>
    <w:div w:id="2110735608">
      <w:bodyDiv w:val="1"/>
      <w:marLeft w:val="0"/>
      <w:marRight w:val="0"/>
      <w:marTop w:val="0"/>
      <w:marBottom w:val="0"/>
      <w:divBdr>
        <w:top w:val="none" w:sz="0" w:space="0" w:color="auto"/>
        <w:left w:val="none" w:sz="0" w:space="0" w:color="auto"/>
        <w:bottom w:val="none" w:sz="0" w:space="0" w:color="auto"/>
        <w:right w:val="none" w:sz="0" w:space="0" w:color="auto"/>
      </w:divBdr>
    </w:div>
    <w:div w:id="2111311825">
      <w:bodyDiv w:val="1"/>
      <w:marLeft w:val="0"/>
      <w:marRight w:val="0"/>
      <w:marTop w:val="0"/>
      <w:marBottom w:val="0"/>
      <w:divBdr>
        <w:top w:val="none" w:sz="0" w:space="0" w:color="auto"/>
        <w:left w:val="none" w:sz="0" w:space="0" w:color="auto"/>
        <w:bottom w:val="none" w:sz="0" w:space="0" w:color="auto"/>
        <w:right w:val="none" w:sz="0" w:space="0" w:color="auto"/>
      </w:divBdr>
    </w:div>
    <w:div w:id="2111511296">
      <w:bodyDiv w:val="1"/>
      <w:marLeft w:val="0"/>
      <w:marRight w:val="0"/>
      <w:marTop w:val="0"/>
      <w:marBottom w:val="0"/>
      <w:divBdr>
        <w:top w:val="none" w:sz="0" w:space="0" w:color="auto"/>
        <w:left w:val="none" w:sz="0" w:space="0" w:color="auto"/>
        <w:bottom w:val="none" w:sz="0" w:space="0" w:color="auto"/>
        <w:right w:val="none" w:sz="0" w:space="0" w:color="auto"/>
      </w:divBdr>
    </w:div>
    <w:div w:id="2111703585">
      <w:bodyDiv w:val="1"/>
      <w:marLeft w:val="0"/>
      <w:marRight w:val="0"/>
      <w:marTop w:val="0"/>
      <w:marBottom w:val="0"/>
      <w:divBdr>
        <w:top w:val="none" w:sz="0" w:space="0" w:color="auto"/>
        <w:left w:val="none" w:sz="0" w:space="0" w:color="auto"/>
        <w:bottom w:val="none" w:sz="0" w:space="0" w:color="auto"/>
        <w:right w:val="none" w:sz="0" w:space="0" w:color="auto"/>
      </w:divBdr>
    </w:div>
    <w:div w:id="2111731835">
      <w:bodyDiv w:val="1"/>
      <w:marLeft w:val="0"/>
      <w:marRight w:val="0"/>
      <w:marTop w:val="0"/>
      <w:marBottom w:val="0"/>
      <w:divBdr>
        <w:top w:val="none" w:sz="0" w:space="0" w:color="auto"/>
        <w:left w:val="none" w:sz="0" w:space="0" w:color="auto"/>
        <w:bottom w:val="none" w:sz="0" w:space="0" w:color="auto"/>
        <w:right w:val="none" w:sz="0" w:space="0" w:color="auto"/>
      </w:divBdr>
    </w:div>
    <w:div w:id="2111969879">
      <w:bodyDiv w:val="1"/>
      <w:marLeft w:val="0"/>
      <w:marRight w:val="0"/>
      <w:marTop w:val="0"/>
      <w:marBottom w:val="0"/>
      <w:divBdr>
        <w:top w:val="none" w:sz="0" w:space="0" w:color="auto"/>
        <w:left w:val="none" w:sz="0" w:space="0" w:color="auto"/>
        <w:bottom w:val="none" w:sz="0" w:space="0" w:color="auto"/>
        <w:right w:val="none" w:sz="0" w:space="0" w:color="auto"/>
      </w:divBdr>
    </w:div>
    <w:div w:id="2112361577">
      <w:bodyDiv w:val="1"/>
      <w:marLeft w:val="0"/>
      <w:marRight w:val="0"/>
      <w:marTop w:val="0"/>
      <w:marBottom w:val="0"/>
      <w:divBdr>
        <w:top w:val="none" w:sz="0" w:space="0" w:color="auto"/>
        <w:left w:val="none" w:sz="0" w:space="0" w:color="auto"/>
        <w:bottom w:val="none" w:sz="0" w:space="0" w:color="auto"/>
        <w:right w:val="none" w:sz="0" w:space="0" w:color="auto"/>
      </w:divBdr>
    </w:div>
    <w:div w:id="2112508089">
      <w:bodyDiv w:val="1"/>
      <w:marLeft w:val="0"/>
      <w:marRight w:val="0"/>
      <w:marTop w:val="0"/>
      <w:marBottom w:val="0"/>
      <w:divBdr>
        <w:top w:val="none" w:sz="0" w:space="0" w:color="auto"/>
        <w:left w:val="none" w:sz="0" w:space="0" w:color="auto"/>
        <w:bottom w:val="none" w:sz="0" w:space="0" w:color="auto"/>
        <w:right w:val="none" w:sz="0" w:space="0" w:color="auto"/>
      </w:divBdr>
    </w:div>
    <w:div w:id="2112889762">
      <w:bodyDiv w:val="1"/>
      <w:marLeft w:val="0"/>
      <w:marRight w:val="0"/>
      <w:marTop w:val="0"/>
      <w:marBottom w:val="0"/>
      <w:divBdr>
        <w:top w:val="none" w:sz="0" w:space="0" w:color="auto"/>
        <w:left w:val="none" w:sz="0" w:space="0" w:color="auto"/>
        <w:bottom w:val="none" w:sz="0" w:space="0" w:color="auto"/>
        <w:right w:val="none" w:sz="0" w:space="0" w:color="auto"/>
      </w:divBdr>
    </w:div>
    <w:div w:id="2113012505">
      <w:bodyDiv w:val="1"/>
      <w:marLeft w:val="0"/>
      <w:marRight w:val="0"/>
      <w:marTop w:val="0"/>
      <w:marBottom w:val="0"/>
      <w:divBdr>
        <w:top w:val="none" w:sz="0" w:space="0" w:color="auto"/>
        <w:left w:val="none" w:sz="0" w:space="0" w:color="auto"/>
        <w:bottom w:val="none" w:sz="0" w:space="0" w:color="auto"/>
        <w:right w:val="none" w:sz="0" w:space="0" w:color="auto"/>
      </w:divBdr>
    </w:div>
    <w:div w:id="2113015474">
      <w:bodyDiv w:val="1"/>
      <w:marLeft w:val="0"/>
      <w:marRight w:val="0"/>
      <w:marTop w:val="0"/>
      <w:marBottom w:val="0"/>
      <w:divBdr>
        <w:top w:val="none" w:sz="0" w:space="0" w:color="auto"/>
        <w:left w:val="none" w:sz="0" w:space="0" w:color="auto"/>
        <w:bottom w:val="none" w:sz="0" w:space="0" w:color="auto"/>
        <w:right w:val="none" w:sz="0" w:space="0" w:color="auto"/>
      </w:divBdr>
    </w:div>
    <w:div w:id="2113158283">
      <w:bodyDiv w:val="1"/>
      <w:marLeft w:val="0"/>
      <w:marRight w:val="0"/>
      <w:marTop w:val="0"/>
      <w:marBottom w:val="0"/>
      <w:divBdr>
        <w:top w:val="none" w:sz="0" w:space="0" w:color="auto"/>
        <w:left w:val="none" w:sz="0" w:space="0" w:color="auto"/>
        <w:bottom w:val="none" w:sz="0" w:space="0" w:color="auto"/>
        <w:right w:val="none" w:sz="0" w:space="0" w:color="auto"/>
      </w:divBdr>
    </w:div>
    <w:div w:id="2113280025">
      <w:bodyDiv w:val="1"/>
      <w:marLeft w:val="0"/>
      <w:marRight w:val="0"/>
      <w:marTop w:val="0"/>
      <w:marBottom w:val="0"/>
      <w:divBdr>
        <w:top w:val="none" w:sz="0" w:space="0" w:color="auto"/>
        <w:left w:val="none" w:sz="0" w:space="0" w:color="auto"/>
        <w:bottom w:val="none" w:sz="0" w:space="0" w:color="auto"/>
        <w:right w:val="none" w:sz="0" w:space="0" w:color="auto"/>
      </w:divBdr>
    </w:div>
    <w:div w:id="2113697543">
      <w:bodyDiv w:val="1"/>
      <w:marLeft w:val="0"/>
      <w:marRight w:val="0"/>
      <w:marTop w:val="0"/>
      <w:marBottom w:val="0"/>
      <w:divBdr>
        <w:top w:val="none" w:sz="0" w:space="0" w:color="auto"/>
        <w:left w:val="none" w:sz="0" w:space="0" w:color="auto"/>
        <w:bottom w:val="none" w:sz="0" w:space="0" w:color="auto"/>
        <w:right w:val="none" w:sz="0" w:space="0" w:color="auto"/>
      </w:divBdr>
    </w:div>
    <w:div w:id="2113742465">
      <w:bodyDiv w:val="1"/>
      <w:marLeft w:val="0"/>
      <w:marRight w:val="0"/>
      <w:marTop w:val="0"/>
      <w:marBottom w:val="0"/>
      <w:divBdr>
        <w:top w:val="none" w:sz="0" w:space="0" w:color="auto"/>
        <w:left w:val="none" w:sz="0" w:space="0" w:color="auto"/>
        <w:bottom w:val="none" w:sz="0" w:space="0" w:color="auto"/>
        <w:right w:val="none" w:sz="0" w:space="0" w:color="auto"/>
      </w:divBdr>
    </w:div>
    <w:div w:id="2113819504">
      <w:bodyDiv w:val="1"/>
      <w:marLeft w:val="0"/>
      <w:marRight w:val="0"/>
      <w:marTop w:val="0"/>
      <w:marBottom w:val="0"/>
      <w:divBdr>
        <w:top w:val="none" w:sz="0" w:space="0" w:color="auto"/>
        <w:left w:val="none" w:sz="0" w:space="0" w:color="auto"/>
        <w:bottom w:val="none" w:sz="0" w:space="0" w:color="auto"/>
        <w:right w:val="none" w:sz="0" w:space="0" w:color="auto"/>
      </w:divBdr>
    </w:div>
    <w:div w:id="2113820946">
      <w:bodyDiv w:val="1"/>
      <w:marLeft w:val="0"/>
      <w:marRight w:val="0"/>
      <w:marTop w:val="0"/>
      <w:marBottom w:val="0"/>
      <w:divBdr>
        <w:top w:val="none" w:sz="0" w:space="0" w:color="auto"/>
        <w:left w:val="none" w:sz="0" w:space="0" w:color="auto"/>
        <w:bottom w:val="none" w:sz="0" w:space="0" w:color="auto"/>
        <w:right w:val="none" w:sz="0" w:space="0" w:color="auto"/>
      </w:divBdr>
    </w:div>
    <w:div w:id="2113889308">
      <w:bodyDiv w:val="1"/>
      <w:marLeft w:val="0"/>
      <w:marRight w:val="0"/>
      <w:marTop w:val="0"/>
      <w:marBottom w:val="0"/>
      <w:divBdr>
        <w:top w:val="none" w:sz="0" w:space="0" w:color="auto"/>
        <w:left w:val="none" w:sz="0" w:space="0" w:color="auto"/>
        <w:bottom w:val="none" w:sz="0" w:space="0" w:color="auto"/>
        <w:right w:val="none" w:sz="0" w:space="0" w:color="auto"/>
      </w:divBdr>
    </w:div>
    <w:div w:id="2114014884">
      <w:bodyDiv w:val="1"/>
      <w:marLeft w:val="0"/>
      <w:marRight w:val="0"/>
      <w:marTop w:val="0"/>
      <w:marBottom w:val="0"/>
      <w:divBdr>
        <w:top w:val="none" w:sz="0" w:space="0" w:color="auto"/>
        <w:left w:val="none" w:sz="0" w:space="0" w:color="auto"/>
        <w:bottom w:val="none" w:sz="0" w:space="0" w:color="auto"/>
        <w:right w:val="none" w:sz="0" w:space="0" w:color="auto"/>
      </w:divBdr>
    </w:div>
    <w:div w:id="2114275779">
      <w:bodyDiv w:val="1"/>
      <w:marLeft w:val="0"/>
      <w:marRight w:val="0"/>
      <w:marTop w:val="0"/>
      <w:marBottom w:val="0"/>
      <w:divBdr>
        <w:top w:val="none" w:sz="0" w:space="0" w:color="auto"/>
        <w:left w:val="none" w:sz="0" w:space="0" w:color="auto"/>
        <w:bottom w:val="none" w:sz="0" w:space="0" w:color="auto"/>
        <w:right w:val="none" w:sz="0" w:space="0" w:color="auto"/>
      </w:divBdr>
    </w:div>
    <w:div w:id="2114738072">
      <w:bodyDiv w:val="1"/>
      <w:marLeft w:val="0"/>
      <w:marRight w:val="0"/>
      <w:marTop w:val="0"/>
      <w:marBottom w:val="0"/>
      <w:divBdr>
        <w:top w:val="none" w:sz="0" w:space="0" w:color="auto"/>
        <w:left w:val="none" w:sz="0" w:space="0" w:color="auto"/>
        <w:bottom w:val="none" w:sz="0" w:space="0" w:color="auto"/>
        <w:right w:val="none" w:sz="0" w:space="0" w:color="auto"/>
      </w:divBdr>
    </w:div>
    <w:div w:id="2114935758">
      <w:bodyDiv w:val="1"/>
      <w:marLeft w:val="0"/>
      <w:marRight w:val="0"/>
      <w:marTop w:val="0"/>
      <w:marBottom w:val="0"/>
      <w:divBdr>
        <w:top w:val="none" w:sz="0" w:space="0" w:color="auto"/>
        <w:left w:val="none" w:sz="0" w:space="0" w:color="auto"/>
        <w:bottom w:val="none" w:sz="0" w:space="0" w:color="auto"/>
        <w:right w:val="none" w:sz="0" w:space="0" w:color="auto"/>
      </w:divBdr>
    </w:div>
    <w:div w:id="2115008455">
      <w:bodyDiv w:val="1"/>
      <w:marLeft w:val="0"/>
      <w:marRight w:val="0"/>
      <w:marTop w:val="0"/>
      <w:marBottom w:val="0"/>
      <w:divBdr>
        <w:top w:val="none" w:sz="0" w:space="0" w:color="auto"/>
        <w:left w:val="none" w:sz="0" w:space="0" w:color="auto"/>
        <w:bottom w:val="none" w:sz="0" w:space="0" w:color="auto"/>
        <w:right w:val="none" w:sz="0" w:space="0" w:color="auto"/>
      </w:divBdr>
    </w:div>
    <w:div w:id="2115053925">
      <w:bodyDiv w:val="1"/>
      <w:marLeft w:val="0"/>
      <w:marRight w:val="0"/>
      <w:marTop w:val="0"/>
      <w:marBottom w:val="0"/>
      <w:divBdr>
        <w:top w:val="none" w:sz="0" w:space="0" w:color="auto"/>
        <w:left w:val="none" w:sz="0" w:space="0" w:color="auto"/>
        <w:bottom w:val="none" w:sz="0" w:space="0" w:color="auto"/>
        <w:right w:val="none" w:sz="0" w:space="0" w:color="auto"/>
      </w:divBdr>
    </w:div>
    <w:div w:id="2115249418">
      <w:bodyDiv w:val="1"/>
      <w:marLeft w:val="0"/>
      <w:marRight w:val="0"/>
      <w:marTop w:val="0"/>
      <w:marBottom w:val="0"/>
      <w:divBdr>
        <w:top w:val="none" w:sz="0" w:space="0" w:color="auto"/>
        <w:left w:val="none" w:sz="0" w:space="0" w:color="auto"/>
        <w:bottom w:val="none" w:sz="0" w:space="0" w:color="auto"/>
        <w:right w:val="none" w:sz="0" w:space="0" w:color="auto"/>
      </w:divBdr>
    </w:div>
    <w:div w:id="2115399773">
      <w:bodyDiv w:val="1"/>
      <w:marLeft w:val="0"/>
      <w:marRight w:val="0"/>
      <w:marTop w:val="0"/>
      <w:marBottom w:val="0"/>
      <w:divBdr>
        <w:top w:val="none" w:sz="0" w:space="0" w:color="auto"/>
        <w:left w:val="none" w:sz="0" w:space="0" w:color="auto"/>
        <w:bottom w:val="none" w:sz="0" w:space="0" w:color="auto"/>
        <w:right w:val="none" w:sz="0" w:space="0" w:color="auto"/>
      </w:divBdr>
    </w:div>
    <w:div w:id="2115515091">
      <w:bodyDiv w:val="1"/>
      <w:marLeft w:val="0"/>
      <w:marRight w:val="0"/>
      <w:marTop w:val="0"/>
      <w:marBottom w:val="0"/>
      <w:divBdr>
        <w:top w:val="none" w:sz="0" w:space="0" w:color="auto"/>
        <w:left w:val="none" w:sz="0" w:space="0" w:color="auto"/>
        <w:bottom w:val="none" w:sz="0" w:space="0" w:color="auto"/>
        <w:right w:val="none" w:sz="0" w:space="0" w:color="auto"/>
      </w:divBdr>
    </w:div>
    <w:div w:id="2115861663">
      <w:bodyDiv w:val="1"/>
      <w:marLeft w:val="0"/>
      <w:marRight w:val="0"/>
      <w:marTop w:val="0"/>
      <w:marBottom w:val="0"/>
      <w:divBdr>
        <w:top w:val="none" w:sz="0" w:space="0" w:color="auto"/>
        <w:left w:val="none" w:sz="0" w:space="0" w:color="auto"/>
        <w:bottom w:val="none" w:sz="0" w:space="0" w:color="auto"/>
        <w:right w:val="none" w:sz="0" w:space="0" w:color="auto"/>
      </w:divBdr>
    </w:div>
    <w:div w:id="2115979798">
      <w:bodyDiv w:val="1"/>
      <w:marLeft w:val="0"/>
      <w:marRight w:val="0"/>
      <w:marTop w:val="0"/>
      <w:marBottom w:val="0"/>
      <w:divBdr>
        <w:top w:val="none" w:sz="0" w:space="0" w:color="auto"/>
        <w:left w:val="none" w:sz="0" w:space="0" w:color="auto"/>
        <w:bottom w:val="none" w:sz="0" w:space="0" w:color="auto"/>
        <w:right w:val="none" w:sz="0" w:space="0" w:color="auto"/>
      </w:divBdr>
    </w:div>
    <w:div w:id="2116173884">
      <w:bodyDiv w:val="1"/>
      <w:marLeft w:val="0"/>
      <w:marRight w:val="0"/>
      <w:marTop w:val="0"/>
      <w:marBottom w:val="0"/>
      <w:divBdr>
        <w:top w:val="none" w:sz="0" w:space="0" w:color="auto"/>
        <w:left w:val="none" w:sz="0" w:space="0" w:color="auto"/>
        <w:bottom w:val="none" w:sz="0" w:space="0" w:color="auto"/>
        <w:right w:val="none" w:sz="0" w:space="0" w:color="auto"/>
      </w:divBdr>
    </w:div>
    <w:div w:id="2116514073">
      <w:bodyDiv w:val="1"/>
      <w:marLeft w:val="0"/>
      <w:marRight w:val="0"/>
      <w:marTop w:val="0"/>
      <w:marBottom w:val="0"/>
      <w:divBdr>
        <w:top w:val="none" w:sz="0" w:space="0" w:color="auto"/>
        <w:left w:val="none" w:sz="0" w:space="0" w:color="auto"/>
        <w:bottom w:val="none" w:sz="0" w:space="0" w:color="auto"/>
        <w:right w:val="none" w:sz="0" w:space="0" w:color="auto"/>
      </w:divBdr>
    </w:div>
    <w:div w:id="2116516052">
      <w:bodyDiv w:val="1"/>
      <w:marLeft w:val="0"/>
      <w:marRight w:val="0"/>
      <w:marTop w:val="0"/>
      <w:marBottom w:val="0"/>
      <w:divBdr>
        <w:top w:val="none" w:sz="0" w:space="0" w:color="auto"/>
        <w:left w:val="none" w:sz="0" w:space="0" w:color="auto"/>
        <w:bottom w:val="none" w:sz="0" w:space="0" w:color="auto"/>
        <w:right w:val="none" w:sz="0" w:space="0" w:color="auto"/>
      </w:divBdr>
    </w:div>
    <w:div w:id="2116561491">
      <w:bodyDiv w:val="1"/>
      <w:marLeft w:val="0"/>
      <w:marRight w:val="0"/>
      <w:marTop w:val="0"/>
      <w:marBottom w:val="0"/>
      <w:divBdr>
        <w:top w:val="none" w:sz="0" w:space="0" w:color="auto"/>
        <w:left w:val="none" w:sz="0" w:space="0" w:color="auto"/>
        <w:bottom w:val="none" w:sz="0" w:space="0" w:color="auto"/>
        <w:right w:val="none" w:sz="0" w:space="0" w:color="auto"/>
      </w:divBdr>
    </w:div>
    <w:div w:id="2116631499">
      <w:bodyDiv w:val="1"/>
      <w:marLeft w:val="0"/>
      <w:marRight w:val="0"/>
      <w:marTop w:val="0"/>
      <w:marBottom w:val="0"/>
      <w:divBdr>
        <w:top w:val="none" w:sz="0" w:space="0" w:color="auto"/>
        <w:left w:val="none" w:sz="0" w:space="0" w:color="auto"/>
        <w:bottom w:val="none" w:sz="0" w:space="0" w:color="auto"/>
        <w:right w:val="none" w:sz="0" w:space="0" w:color="auto"/>
      </w:divBdr>
    </w:div>
    <w:div w:id="2116828906">
      <w:bodyDiv w:val="1"/>
      <w:marLeft w:val="0"/>
      <w:marRight w:val="0"/>
      <w:marTop w:val="0"/>
      <w:marBottom w:val="0"/>
      <w:divBdr>
        <w:top w:val="none" w:sz="0" w:space="0" w:color="auto"/>
        <w:left w:val="none" w:sz="0" w:space="0" w:color="auto"/>
        <w:bottom w:val="none" w:sz="0" w:space="0" w:color="auto"/>
        <w:right w:val="none" w:sz="0" w:space="0" w:color="auto"/>
      </w:divBdr>
    </w:div>
    <w:div w:id="2117014352">
      <w:bodyDiv w:val="1"/>
      <w:marLeft w:val="0"/>
      <w:marRight w:val="0"/>
      <w:marTop w:val="0"/>
      <w:marBottom w:val="0"/>
      <w:divBdr>
        <w:top w:val="none" w:sz="0" w:space="0" w:color="auto"/>
        <w:left w:val="none" w:sz="0" w:space="0" w:color="auto"/>
        <w:bottom w:val="none" w:sz="0" w:space="0" w:color="auto"/>
        <w:right w:val="none" w:sz="0" w:space="0" w:color="auto"/>
      </w:divBdr>
    </w:div>
    <w:div w:id="2117670055">
      <w:bodyDiv w:val="1"/>
      <w:marLeft w:val="0"/>
      <w:marRight w:val="0"/>
      <w:marTop w:val="0"/>
      <w:marBottom w:val="0"/>
      <w:divBdr>
        <w:top w:val="none" w:sz="0" w:space="0" w:color="auto"/>
        <w:left w:val="none" w:sz="0" w:space="0" w:color="auto"/>
        <w:bottom w:val="none" w:sz="0" w:space="0" w:color="auto"/>
        <w:right w:val="none" w:sz="0" w:space="0" w:color="auto"/>
      </w:divBdr>
    </w:div>
    <w:div w:id="2118333038">
      <w:bodyDiv w:val="1"/>
      <w:marLeft w:val="0"/>
      <w:marRight w:val="0"/>
      <w:marTop w:val="0"/>
      <w:marBottom w:val="0"/>
      <w:divBdr>
        <w:top w:val="none" w:sz="0" w:space="0" w:color="auto"/>
        <w:left w:val="none" w:sz="0" w:space="0" w:color="auto"/>
        <w:bottom w:val="none" w:sz="0" w:space="0" w:color="auto"/>
        <w:right w:val="none" w:sz="0" w:space="0" w:color="auto"/>
      </w:divBdr>
    </w:div>
    <w:div w:id="2118409704">
      <w:bodyDiv w:val="1"/>
      <w:marLeft w:val="0"/>
      <w:marRight w:val="0"/>
      <w:marTop w:val="0"/>
      <w:marBottom w:val="0"/>
      <w:divBdr>
        <w:top w:val="none" w:sz="0" w:space="0" w:color="auto"/>
        <w:left w:val="none" w:sz="0" w:space="0" w:color="auto"/>
        <w:bottom w:val="none" w:sz="0" w:space="0" w:color="auto"/>
        <w:right w:val="none" w:sz="0" w:space="0" w:color="auto"/>
      </w:divBdr>
    </w:div>
    <w:div w:id="2118524688">
      <w:bodyDiv w:val="1"/>
      <w:marLeft w:val="0"/>
      <w:marRight w:val="0"/>
      <w:marTop w:val="0"/>
      <w:marBottom w:val="0"/>
      <w:divBdr>
        <w:top w:val="none" w:sz="0" w:space="0" w:color="auto"/>
        <w:left w:val="none" w:sz="0" w:space="0" w:color="auto"/>
        <w:bottom w:val="none" w:sz="0" w:space="0" w:color="auto"/>
        <w:right w:val="none" w:sz="0" w:space="0" w:color="auto"/>
      </w:divBdr>
    </w:div>
    <w:div w:id="2118601666">
      <w:bodyDiv w:val="1"/>
      <w:marLeft w:val="0"/>
      <w:marRight w:val="0"/>
      <w:marTop w:val="0"/>
      <w:marBottom w:val="0"/>
      <w:divBdr>
        <w:top w:val="none" w:sz="0" w:space="0" w:color="auto"/>
        <w:left w:val="none" w:sz="0" w:space="0" w:color="auto"/>
        <w:bottom w:val="none" w:sz="0" w:space="0" w:color="auto"/>
        <w:right w:val="none" w:sz="0" w:space="0" w:color="auto"/>
      </w:divBdr>
    </w:div>
    <w:div w:id="2118788480">
      <w:bodyDiv w:val="1"/>
      <w:marLeft w:val="0"/>
      <w:marRight w:val="0"/>
      <w:marTop w:val="0"/>
      <w:marBottom w:val="0"/>
      <w:divBdr>
        <w:top w:val="none" w:sz="0" w:space="0" w:color="auto"/>
        <w:left w:val="none" w:sz="0" w:space="0" w:color="auto"/>
        <w:bottom w:val="none" w:sz="0" w:space="0" w:color="auto"/>
        <w:right w:val="none" w:sz="0" w:space="0" w:color="auto"/>
      </w:divBdr>
    </w:div>
    <w:div w:id="2118868382">
      <w:bodyDiv w:val="1"/>
      <w:marLeft w:val="0"/>
      <w:marRight w:val="0"/>
      <w:marTop w:val="0"/>
      <w:marBottom w:val="0"/>
      <w:divBdr>
        <w:top w:val="none" w:sz="0" w:space="0" w:color="auto"/>
        <w:left w:val="none" w:sz="0" w:space="0" w:color="auto"/>
        <w:bottom w:val="none" w:sz="0" w:space="0" w:color="auto"/>
        <w:right w:val="none" w:sz="0" w:space="0" w:color="auto"/>
      </w:divBdr>
    </w:div>
    <w:div w:id="2118869216">
      <w:bodyDiv w:val="1"/>
      <w:marLeft w:val="0"/>
      <w:marRight w:val="0"/>
      <w:marTop w:val="0"/>
      <w:marBottom w:val="0"/>
      <w:divBdr>
        <w:top w:val="none" w:sz="0" w:space="0" w:color="auto"/>
        <w:left w:val="none" w:sz="0" w:space="0" w:color="auto"/>
        <w:bottom w:val="none" w:sz="0" w:space="0" w:color="auto"/>
        <w:right w:val="none" w:sz="0" w:space="0" w:color="auto"/>
      </w:divBdr>
    </w:div>
    <w:div w:id="2119062053">
      <w:bodyDiv w:val="1"/>
      <w:marLeft w:val="0"/>
      <w:marRight w:val="0"/>
      <w:marTop w:val="0"/>
      <w:marBottom w:val="0"/>
      <w:divBdr>
        <w:top w:val="none" w:sz="0" w:space="0" w:color="auto"/>
        <w:left w:val="none" w:sz="0" w:space="0" w:color="auto"/>
        <w:bottom w:val="none" w:sz="0" w:space="0" w:color="auto"/>
        <w:right w:val="none" w:sz="0" w:space="0" w:color="auto"/>
      </w:divBdr>
    </w:div>
    <w:div w:id="2119063636">
      <w:bodyDiv w:val="1"/>
      <w:marLeft w:val="0"/>
      <w:marRight w:val="0"/>
      <w:marTop w:val="0"/>
      <w:marBottom w:val="0"/>
      <w:divBdr>
        <w:top w:val="none" w:sz="0" w:space="0" w:color="auto"/>
        <w:left w:val="none" w:sz="0" w:space="0" w:color="auto"/>
        <w:bottom w:val="none" w:sz="0" w:space="0" w:color="auto"/>
        <w:right w:val="none" w:sz="0" w:space="0" w:color="auto"/>
      </w:divBdr>
    </w:div>
    <w:div w:id="2119176274">
      <w:bodyDiv w:val="1"/>
      <w:marLeft w:val="0"/>
      <w:marRight w:val="0"/>
      <w:marTop w:val="0"/>
      <w:marBottom w:val="0"/>
      <w:divBdr>
        <w:top w:val="none" w:sz="0" w:space="0" w:color="auto"/>
        <w:left w:val="none" w:sz="0" w:space="0" w:color="auto"/>
        <w:bottom w:val="none" w:sz="0" w:space="0" w:color="auto"/>
        <w:right w:val="none" w:sz="0" w:space="0" w:color="auto"/>
      </w:divBdr>
    </w:div>
    <w:div w:id="2119716082">
      <w:bodyDiv w:val="1"/>
      <w:marLeft w:val="0"/>
      <w:marRight w:val="0"/>
      <w:marTop w:val="0"/>
      <w:marBottom w:val="0"/>
      <w:divBdr>
        <w:top w:val="none" w:sz="0" w:space="0" w:color="auto"/>
        <w:left w:val="none" w:sz="0" w:space="0" w:color="auto"/>
        <w:bottom w:val="none" w:sz="0" w:space="0" w:color="auto"/>
        <w:right w:val="none" w:sz="0" w:space="0" w:color="auto"/>
      </w:divBdr>
    </w:div>
    <w:div w:id="2119720240">
      <w:bodyDiv w:val="1"/>
      <w:marLeft w:val="0"/>
      <w:marRight w:val="0"/>
      <w:marTop w:val="0"/>
      <w:marBottom w:val="0"/>
      <w:divBdr>
        <w:top w:val="none" w:sz="0" w:space="0" w:color="auto"/>
        <w:left w:val="none" w:sz="0" w:space="0" w:color="auto"/>
        <w:bottom w:val="none" w:sz="0" w:space="0" w:color="auto"/>
        <w:right w:val="none" w:sz="0" w:space="0" w:color="auto"/>
      </w:divBdr>
    </w:div>
    <w:div w:id="2119906195">
      <w:bodyDiv w:val="1"/>
      <w:marLeft w:val="0"/>
      <w:marRight w:val="0"/>
      <w:marTop w:val="0"/>
      <w:marBottom w:val="0"/>
      <w:divBdr>
        <w:top w:val="none" w:sz="0" w:space="0" w:color="auto"/>
        <w:left w:val="none" w:sz="0" w:space="0" w:color="auto"/>
        <w:bottom w:val="none" w:sz="0" w:space="0" w:color="auto"/>
        <w:right w:val="none" w:sz="0" w:space="0" w:color="auto"/>
      </w:divBdr>
    </w:div>
    <w:div w:id="2120054733">
      <w:bodyDiv w:val="1"/>
      <w:marLeft w:val="0"/>
      <w:marRight w:val="0"/>
      <w:marTop w:val="0"/>
      <w:marBottom w:val="0"/>
      <w:divBdr>
        <w:top w:val="none" w:sz="0" w:space="0" w:color="auto"/>
        <w:left w:val="none" w:sz="0" w:space="0" w:color="auto"/>
        <w:bottom w:val="none" w:sz="0" w:space="0" w:color="auto"/>
        <w:right w:val="none" w:sz="0" w:space="0" w:color="auto"/>
      </w:divBdr>
    </w:div>
    <w:div w:id="2120905767">
      <w:bodyDiv w:val="1"/>
      <w:marLeft w:val="0"/>
      <w:marRight w:val="0"/>
      <w:marTop w:val="0"/>
      <w:marBottom w:val="0"/>
      <w:divBdr>
        <w:top w:val="none" w:sz="0" w:space="0" w:color="auto"/>
        <w:left w:val="none" w:sz="0" w:space="0" w:color="auto"/>
        <w:bottom w:val="none" w:sz="0" w:space="0" w:color="auto"/>
        <w:right w:val="none" w:sz="0" w:space="0" w:color="auto"/>
      </w:divBdr>
    </w:div>
    <w:div w:id="2120950236">
      <w:bodyDiv w:val="1"/>
      <w:marLeft w:val="0"/>
      <w:marRight w:val="0"/>
      <w:marTop w:val="0"/>
      <w:marBottom w:val="0"/>
      <w:divBdr>
        <w:top w:val="none" w:sz="0" w:space="0" w:color="auto"/>
        <w:left w:val="none" w:sz="0" w:space="0" w:color="auto"/>
        <w:bottom w:val="none" w:sz="0" w:space="0" w:color="auto"/>
        <w:right w:val="none" w:sz="0" w:space="0" w:color="auto"/>
      </w:divBdr>
    </w:div>
    <w:div w:id="2121030211">
      <w:bodyDiv w:val="1"/>
      <w:marLeft w:val="0"/>
      <w:marRight w:val="0"/>
      <w:marTop w:val="0"/>
      <w:marBottom w:val="0"/>
      <w:divBdr>
        <w:top w:val="none" w:sz="0" w:space="0" w:color="auto"/>
        <w:left w:val="none" w:sz="0" w:space="0" w:color="auto"/>
        <w:bottom w:val="none" w:sz="0" w:space="0" w:color="auto"/>
        <w:right w:val="none" w:sz="0" w:space="0" w:color="auto"/>
      </w:divBdr>
    </w:div>
    <w:div w:id="2121222004">
      <w:bodyDiv w:val="1"/>
      <w:marLeft w:val="0"/>
      <w:marRight w:val="0"/>
      <w:marTop w:val="0"/>
      <w:marBottom w:val="0"/>
      <w:divBdr>
        <w:top w:val="none" w:sz="0" w:space="0" w:color="auto"/>
        <w:left w:val="none" w:sz="0" w:space="0" w:color="auto"/>
        <w:bottom w:val="none" w:sz="0" w:space="0" w:color="auto"/>
        <w:right w:val="none" w:sz="0" w:space="0" w:color="auto"/>
      </w:divBdr>
    </w:div>
    <w:div w:id="2121299282">
      <w:bodyDiv w:val="1"/>
      <w:marLeft w:val="0"/>
      <w:marRight w:val="0"/>
      <w:marTop w:val="0"/>
      <w:marBottom w:val="0"/>
      <w:divBdr>
        <w:top w:val="none" w:sz="0" w:space="0" w:color="auto"/>
        <w:left w:val="none" w:sz="0" w:space="0" w:color="auto"/>
        <w:bottom w:val="none" w:sz="0" w:space="0" w:color="auto"/>
        <w:right w:val="none" w:sz="0" w:space="0" w:color="auto"/>
      </w:divBdr>
    </w:div>
    <w:div w:id="2121411828">
      <w:bodyDiv w:val="1"/>
      <w:marLeft w:val="0"/>
      <w:marRight w:val="0"/>
      <w:marTop w:val="0"/>
      <w:marBottom w:val="0"/>
      <w:divBdr>
        <w:top w:val="none" w:sz="0" w:space="0" w:color="auto"/>
        <w:left w:val="none" w:sz="0" w:space="0" w:color="auto"/>
        <w:bottom w:val="none" w:sz="0" w:space="0" w:color="auto"/>
        <w:right w:val="none" w:sz="0" w:space="0" w:color="auto"/>
      </w:divBdr>
    </w:div>
    <w:div w:id="2121415435">
      <w:bodyDiv w:val="1"/>
      <w:marLeft w:val="0"/>
      <w:marRight w:val="0"/>
      <w:marTop w:val="0"/>
      <w:marBottom w:val="0"/>
      <w:divBdr>
        <w:top w:val="none" w:sz="0" w:space="0" w:color="auto"/>
        <w:left w:val="none" w:sz="0" w:space="0" w:color="auto"/>
        <w:bottom w:val="none" w:sz="0" w:space="0" w:color="auto"/>
        <w:right w:val="none" w:sz="0" w:space="0" w:color="auto"/>
      </w:divBdr>
    </w:div>
    <w:div w:id="2121487995">
      <w:bodyDiv w:val="1"/>
      <w:marLeft w:val="0"/>
      <w:marRight w:val="0"/>
      <w:marTop w:val="0"/>
      <w:marBottom w:val="0"/>
      <w:divBdr>
        <w:top w:val="none" w:sz="0" w:space="0" w:color="auto"/>
        <w:left w:val="none" w:sz="0" w:space="0" w:color="auto"/>
        <w:bottom w:val="none" w:sz="0" w:space="0" w:color="auto"/>
        <w:right w:val="none" w:sz="0" w:space="0" w:color="auto"/>
      </w:divBdr>
    </w:div>
    <w:div w:id="2121993483">
      <w:bodyDiv w:val="1"/>
      <w:marLeft w:val="0"/>
      <w:marRight w:val="0"/>
      <w:marTop w:val="0"/>
      <w:marBottom w:val="0"/>
      <w:divBdr>
        <w:top w:val="none" w:sz="0" w:space="0" w:color="auto"/>
        <w:left w:val="none" w:sz="0" w:space="0" w:color="auto"/>
        <w:bottom w:val="none" w:sz="0" w:space="0" w:color="auto"/>
        <w:right w:val="none" w:sz="0" w:space="0" w:color="auto"/>
      </w:divBdr>
    </w:div>
    <w:div w:id="2122145546">
      <w:bodyDiv w:val="1"/>
      <w:marLeft w:val="0"/>
      <w:marRight w:val="0"/>
      <w:marTop w:val="0"/>
      <w:marBottom w:val="0"/>
      <w:divBdr>
        <w:top w:val="none" w:sz="0" w:space="0" w:color="auto"/>
        <w:left w:val="none" w:sz="0" w:space="0" w:color="auto"/>
        <w:bottom w:val="none" w:sz="0" w:space="0" w:color="auto"/>
        <w:right w:val="none" w:sz="0" w:space="0" w:color="auto"/>
      </w:divBdr>
    </w:div>
    <w:div w:id="2122258307">
      <w:bodyDiv w:val="1"/>
      <w:marLeft w:val="0"/>
      <w:marRight w:val="0"/>
      <w:marTop w:val="0"/>
      <w:marBottom w:val="0"/>
      <w:divBdr>
        <w:top w:val="none" w:sz="0" w:space="0" w:color="auto"/>
        <w:left w:val="none" w:sz="0" w:space="0" w:color="auto"/>
        <w:bottom w:val="none" w:sz="0" w:space="0" w:color="auto"/>
        <w:right w:val="none" w:sz="0" w:space="0" w:color="auto"/>
      </w:divBdr>
    </w:div>
    <w:div w:id="2122339966">
      <w:bodyDiv w:val="1"/>
      <w:marLeft w:val="0"/>
      <w:marRight w:val="0"/>
      <w:marTop w:val="0"/>
      <w:marBottom w:val="0"/>
      <w:divBdr>
        <w:top w:val="none" w:sz="0" w:space="0" w:color="auto"/>
        <w:left w:val="none" w:sz="0" w:space="0" w:color="auto"/>
        <w:bottom w:val="none" w:sz="0" w:space="0" w:color="auto"/>
        <w:right w:val="none" w:sz="0" w:space="0" w:color="auto"/>
      </w:divBdr>
    </w:div>
    <w:div w:id="2122600687">
      <w:bodyDiv w:val="1"/>
      <w:marLeft w:val="0"/>
      <w:marRight w:val="0"/>
      <w:marTop w:val="0"/>
      <w:marBottom w:val="0"/>
      <w:divBdr>
        <w:top w:val="none" w:sz="0" w:space="0" w:color="auto"/>
        <w:left w:val="none" w:sz="0" w:space="0" w:color="auto"/>
        <w:bottom w:val="none" w:sz="0" w:space="0" w:color="auto"/>
        <w:right w:val="none" w:sz="0" w:space="0" w:color="auto"/>
      </w:divBdr>
    </w:div>
    <w:div w:id="2122795489">
      <w:bodyDiv w:val="1"/>
      <w:marLeft w:val="0"/>
      <w:marRight w:val="0"/>
      <w:marTop w:val="0"/>
      <w:marBottom w:val="0"/>
      <w:divBdr>
        <w:top w:val="none" w:sz="0" w:space="0" w:color="auto"/>
        <w:left w:val="none" w:sz="0" w:space="0" w:color="auto"/>
        <w:bottom w:val="none" w:sz="0" w:space="0" w:color="auto"/>
        <w:right w:val="none" w:sz="0" w:space="0" w:color="auto"/>
      </w:divBdr>
    </w:div>
    <w:div w:id="2123067922">
      <w:bodyDiv w:val="1"/>
      <w:marLeft w:val="0"/>
      <w:marRight w:val="0"/>
      <w:marTop w:val="0"/>
      <w:marBottom w:val="0"/>
      <w:divBdr>
        <w:top w:val="none" w:sz="0" w:space="0" w:color="auto"/>
        <w:left w:val="none" w:sz="0" w:space="0" w:color="auto"/>
        <w:bottom w:val="none" w:sz="0" w:space="0" w:color="auto"/>
        <w:right w:val="none" w:sz="0" w:space="0" w:color="auto"/>
      </w:divBdr>
    </w:div>
    <w:div w:id="2123264437">
      <w:bodyDiv w:val="1"/>
      <w:marLeft w:val="0"/>
      <w:marRight w:val="0"/>
      <w:marTop w:val="0"/>
      <w:marBottom w:val="0"/>
      <w:divBdr>
        <w:top w:val="none" w:sz="0" w:space="0" w:color="auto"/>
        <w:left w:val="none" w:sz="0" w:space="0" w:color="auto"/>
        <w:bottom w:val="none" w:sz="0" w:space="0" w:color="auto"/>
        <w:right w:val="none" w:sz="0" w:space="0" w:color="auto"/>
      </w:divBdr>
    </w:div>
    <w:div w:id="2123373680">
      <w:bodyDiv w:val="1"/>
      <w:marLeft w:val="0"/>
      <w:marRight w:val="0"/>
      <w:marTop w:val="0"/>
      <w:marBottom w:val="0"/>
      <w:divBdr>
        <w:top w:val="none" w:sz="0" w:space="0" w:color="auto"/>
        <w:left w:val="none" w:sz="0" w:space="0" w:color="auto"/>
        <w:bottom w:val="none" w:sz="0" w:space="0" w:color="auto"/>
        <w:right w:val="none" w:sz="0" w:space="0" w:color="auto"/>
      </w:divBdr>
    </w:div>
    <w:div w:id="2123455491">
      <w:bodyDiv w:val="1"/>
      <w:marLeft w:val="0"/>
      <w:marRight w:val="0"/>
      <w:marTop w:val="0"/>
      <w:marBottom w:val="0"/>
      <w:divBdr>
        <w:top w:val="none" w:sz="0" w:space="0" w:color="auto"/>
        <w:left w:val="none" w:sz="0" w:space="0" w:color="auto"/>
        <w:bottom w:val="none" w:sz="0" w:space="0" w:color="auto"/>
        <w:right w:val="none" w:sz="0" w:space="0" w:color="auto"/>
      </w:divBdr>
    </w:div>
    <w:div w:id="2123569625">
      <w:bodyDiv w:val="1"/>
      <w:marLeft w:val="0"/>
      <w:marRight w:val="0"/>
      <w:marTop w:val="0"/>
      <w:marBottom w:val="0"/>
      <w:divBdr>
        <w:top w:val="none" w:sz="0" w:space="0" w:color="auto"/>
        <w:left w:val="none" w:sz="0" w:space="0" w:color="auto"/>
        <w:bottom w:val="none" w:sz="0" w:space="0" w:color="auto"/>
        <w:right w:val="none" w:sz="0" w:space="0" w:color="auto"/>
      </w:divBdr>
    </w:div>
    <w:div w:id="2124106931">
      <w:bodyDiv w:val="1"/>
      <w:marLeft w:val="0"/>
      <w:marRight w:val="0"/>
      <w:marTop w:val="0"/>
      <w:marBottom w:val="0"/>
      <w:divBdr>
        <w:top w:val="none" w:sz="0" w:space="0" w:color="auto"/>
        <w:left w:val="none" w:sz="0" w:space="0" w:color="auto"/>
        <w:bottom w:val="none" w:sz="0" w:space="0" w:color="auto"/>
        <w:right w:val="none" w:sz="0" w:space="0" w:color="auto"/>
      </w:divBdr>
    </w:div>
    <w:div w:id="2124229477">
      <w:bodyDiv w:val="1"/>
      <w:marLeft w:val="0"/>
      <w:marRight w:val="0"/>
      <w:marTop w:val="0"/>
      <w:marBottom w:val="0"/>
      <w:divBdr>
        <w:top w:val="none" w:sz="0" w:space="0" w:color="auto"/>
        <w:left w:val="none" w:sz="0" w:space="0" w:color="auto"/>
        <w:bottom w:val="none" w:sz="0" w:space="0" w:color="auto"/>
        <w:right w:val="none" w:sz="0" w:space="0" w:color="auto"/>
      </w:divBdr>
    </w:div>
    <w:div w:id="2124568918">
      <w:bodyDiv w:val="1"/>
      <w:marLeft w:val="0"/>
      <w:marRight w:val="0"/>
      <w:marTop w:val="0"/>
      <w:marBottom w:val="0"/>
      <w:divBdr>
        <w:top w:val="none" w:sz="0" w:space="0" w:color="auto"/>
        <w:left w:val="none" w:sz="0" w:space="0" w:color="auto"/>
        <w:bottom w:val="none" w:sz="0" w:space="0" w:color="auto"/>
        <w:right w:val="none" w:sz="0" w:space="0" w:color="auto"/>
      </w:divBdr>
    </w:div>
    <w:div w:id="2124615843">
      <w:bodyDiv w:val="1"/>
      <w:marLeft w:val="0"/>
      <w:marRight w:val="0"/>
      <w:marTop w:val="0"/>
      <w:marBottom w:val="0"/>
      <w:divBdr>
        <w:top w:val="none" w:sz="0" w:space="0" w:color="auto"/>
        <w:left w:val="none" w:sz="0" w:space="0" w:color="auto"/>
        <w:bottom w:val="none" w:sz="0" w:space="0" w:color="auto"/>
        <w:right w:val="none" w:sz="0" w:space="0" w:color="auto"/>
      </w:divBdr>
    </w:div>
    <w:div w:id="2124692652">
      <w:bodyDiv w:val="1"/>
      <w:marLeft w:val="0"/>
      <w:marRight w:val="0"/>
      <w:marTop w:val="0"/>
      <w:marBottom w:val="0"/>
      <w:divBdr>
        <w:top w:val="none" w:sz="0" w:space="0" w:color="auto"/>
        <w:left w:val="none" w:sz="0" w:space="0" w:color="auto"/>
        <w:bottom w:val="none" w:sz="0" w:space="0" w:color="auto"/>
        <w:right w:val="none" w:sz="0" w:space="0" w:color="auto"/>
      </w:divBdr>
    </w:div>
    <w:div w:id="2124877781">
      <w:bodyDiv w:val="1"/>
      <w:marLeft w:val="0"/>
      <w:marRight w:val="0"/>
      <w:marTop w:val="0"/>
      <w:marBottom w:val="0"/>
      <w:divBdr>
        <w:top w:val="none" w:sz="0" w:space="0" w:color="auto"/>
        <w:left w:val="none" w:sz="0" w:space="0" w:color="auto"/>
        <w:bottom w:val="none" w:sz="0" w:space="0" w:color="auto"/>
        <w:right w:val="none" w:sz="0" w:space="0" w:color="auto"/>
      </w:divBdr>
    </w:div>
    <w:div w:id="2124952902">
      <w:bodyDiv w:val="1"/>
      <w:marLeft w:val="0"/>
      <w:marRight w:val="0"/>
      <w:marTop w:val="0"/>
      <w:marBottom w:val="0"/>
      <w:divBdr>
        <w:top w:val="none" w:sz="0" w:space="0" w:color="auto"/>
        <w:left w:val="none" w:sz="0" w:space="0" w:color="auto"/>
        <w:bottom w:val="none" w:sz="0" w:space="0" w:color="auto"/>
        <w:right w:val="none" w:sz="0" w:space="0" w:color="auto"/>
      </w:divBdr>
    </w:div>
    <w:div w:id="2125466909">
      <w:bodyDiv w:val="1"/>
      <w:marLeft w:val="0"/>
      <w:marRight w:val="0"/>
      <w:marTop w:val="0"/>
      <w:marBottom w:val="0"/>
      <w:divBdr>
        <w:top w:val="none" w:sz="0" w:space="0" w:color="auto"/>
        <w:left w:val="none" w:sz="0" w:space="0" w:color="auto"/>
        <w:bottom w:val="none" w:sz="0" w:space="0" w:color="auto"/>
        <w:right w:val="none" w:sz="0" w:space="0" w:color="auto"/>
      </w:divBdr>
    </w:div>
    <w:div w:id="2125534981">
      <w:bodyDiv w:val="1"/>
      <w:marLeft w:val="0"/>
      <w:marRight w:val="0"/>
      <w:marTop w:val="0"/>
      <w:marBottom w:val="0"/>
      <w:divBdr>
        <w:top w:val="none" w:sz="0" w:space="0" w:color="auto"/>
        <w:left w:val="none" w:sz="0" w:space="0" w:color="auto"/>
        <w:bottom w:val="none" w:sz="0" w:space="0" w:color="auto"/>
        <w:right w:val="none" w:sz="0" w:space="0" w:color="auto"/>
      </w:divBdr>
    </w:div>
    <w:div w:id="2125612245">
      <w:bodyDiv w:val="1"/>
      <w:marLeft w:val="0"/>
      <w:marRight w:val="0"/>
      <w:marTop w:val="0"/>
      <w:marBottom w:val="0"/>
      <w:divBdr>
        <w:top w:val="none" w:sz="0" w:space="0" w:color="auto"/>
        <w:left w:val="none" w:sz="0" w:space="0" w:color="auto"/>
        <w:bottom w:val="none" w:sz="0" w:space="0" w:color="auto"/>
        <w:right w:val="none" w:sz="0" w:space="0" w:color="auto"/>
      </w:divBdr>
    </w:div>
    <w:div w:id="2125614333">
      <w:bodyDiv w:val="1"/>
      <w:marLeft w:val="0"/>
      <w:marRight w:val="0"/>
      <w:marTop w:val="0"/>
      <w:marBottom w:val="0"/>
      <w:divBdr>
        <w:top w:val="none" w:sz="0" w:space="0" w:color="auto"/>
        <w:left w:val="none" w:sz="0" w:space="0" w:color="auto"/>
        <w:bottom w:val="none" w:sz="0" w:space="0" w:color="auto"/>
        <w:right w:val="none" w:sz="0" w:space="0" w:color="auto"/>
      </w:divBdr>
    </w:div>
    <w:div w:id="2125732703">
      <w:bodyDiv w:val="1"/>
      <w:marLeft w:val="0"/>
      <w:marRight w:val="0"/>
      <w:marTop w:val="0"/>
      <w:marBottom w:val="0"/>
      <w:divBdr>
        <w:top w:val="none" w:sz="0" w:space="0" w:color="auto"/>
        <w:left w:val="none" w:sz="0" w:space="0" w:color="auto"/>
        <w:bottom w:val="none" w:sz="0" w:space="0" w:color="auto"/>
        <w:right w:val="none" w:sz="0" w:space="0" w:color="auto"/>
      </w:divBdr>
    </w:div>
    <w:div w:id="2125878869">
      <w:bodyDiv w:val="1"/>
      <w:marLeft w:val="0"/>
      <w:marRight w:val="0"/>
      <w:marTop w:val="0"/>
      <w:marBottom w:val="0"/>
      <w:divBdr>
        <w:top w:val="none" w:sz="0" w:space="0" w:color="auto"/>
        <w:left w:val="none" w:sz="0" w:space="0" w:color="auto"/>
        <w:bottom w:val="none" w:sz="0" w:space="0" w:color="auto"/>
        <w:right w:val="none" w:sz="0" w:space="0" w:color="auto"/>
      </w:divBdr>
    </w:div>
    <w:div w:id="2125995390">
      <w:bodyDiv w:val="1"/>
      <w:marLeft w:val="0"/>
      <w:marRight w:val="0"/>
      <w:marTop w:val="0"/>
      <w:marBottom w:val="0"/>
      <w:divBdr>
        <w:top w:val="none" w:sz="0" w:space="0" w:color="auto"/>
        <w:left w:val="none" w:sz="0" w:space="0" w:color="auto"/>
        <w:bottom w:val="none" w:sz="0" w:space="0" w:color="auto"/>
        <w:right w:val="none" w:sz="0" w:space="0" w:color="auto"/>
      </w:divBdr>
    </w:div>
    <w:div w:id="2126388374">
      <w:bodyDiv w:val="1"/>
      <w:marLeft w:val="0"/>
      <w:marRight w:val="0"/>
      <w:marTop w:val="0"/>
      <w:marBottom w:val="0"/>
      <w:divBdr>
        <w:top w:val="none" w:sz="0" w:space="0" w:color="auto"/>
        <w:left w:val="none" w:sz="0" w:space="0" w:color="auto"/>
        <w:bottom w:val="none" w:sz="0" w:space="0" w:color="auto"/>
        <w:right w:val="none" w:sz="0" w:space="0" w:color="auto"/>
      </w:divBdr>
    </w:div>
    <w:div w:id="2126464377">
      <w:bodyDiv w:val="1"/>
      <w:marLeft w:val="0"/>
      <w:marRight w:val="0"/>
      <w:marTop w:val="0"/>
      <w:marBottom w:val="0"/>
      <w:divBdr>
        <w:top w:val="none" w:sz="0" w:space="0" w:color="auto"/>
        <w:left w:val="none" w:sz="0" w:space="0" w:color="auto"/>
        <w:bottom w:val="none" w:sz="0" w:space="0" w:color="auto"/>
        <w:right w:val="none" w:sz="0" w:space="0" w:color="auto"/>
      </w:divBdr>
    </w:div>
    <w:div w:id="2126465905">
      <w:bodyDiv w:val="1"/>
      <w:marLeft w:val="0"/>
      <w:marRight w:val="0"/>
      <w:marTop w:val="0"/>
      <w:marBottom w:val="0"/>
      <w:divBdr>
        <w:top w:val="none" w:sz="0" w:space="0" w:color="auto"/>
        <w:left w:val="none" w:sz="0" w:space="0" w:color="auto"/>
        <w:bottom w:val="none" w:sz="0" w:space="0" w:color="auto"/>
        <w:right w:val="none" w:sz="0" w:space="0" w:color="auto"/>
      </w:divBdr>
    </w:div>
    <w:div w:id="2126532950">
      <w:bodyDiv w:val="1"/>
      <w:marLeft w:val="0"/>
      <w:marRight w:val="0"/>
      <w:marTop w:val="0"/>
      <w:marBottom w:val="0"/>
      <w:divBdr>
        <w:top w:val="none" w:sz="0" w:space="0" w:color="auto"/>
        <w:left w:val="none" w:sz="0" w:space="0" w:color="auto"/>
        <w:bottom w:val="none" w:sz="0" w:space="0" w:color="auto"/>
        <w:right w:val="none" w:sz="0" w:space="0" w:color="auto"/>
      </w:divBdr>
    </w:div>
    <w:div w:id="2126921247">
      <w:bodyDiv w:val="1"/>
      <w:marLeft w:val="0"/>
      <w:marRight w:val="0"/>
      <w:marTop w:val="0"/>
      <w:marBottom w:val="0"/>
      <w:divBdr>
        <w:top w:val="none" w:sz="0" w:space="0" w:color="auto"/>
        <w:left w:val="none" w:sz="0" w:space="0" w:color="auto"/>
        <w:bottom w:val="none" w:sz="0" w:space="0" w:color="auto"/>
        <w:right w:val="none" w:sz="0" w:space="0" w:color="auto"/>
      </w:divBdr>
    </w:div>
    <w:div w:id="2126924337">
      <w:bodyDiv w:val="1"/>
      <w:marLeft w:val="0"/>
      <w:marRight w:val="0"/>
      <w:marTop w:val="0"/>
      <w:marBottom w:val="0"/>
      <w:divBdr>
        <w:top w:val="none" w:sz="0" w:space="0" w:color="auto"/>
        <w:left w:val="none" w:sz="0" w:space="0" w:color="auto"/>
        <w:bottom w:val="none" w:sz="0" w:space="0" w:color="auto"/>
        <w:right w:val="none" w:sz="0" w:space="0" w:color="auto"/>
      </w:divBdr>
    </w:div>
    <w:div w:id="2126999586">
      <w:bodyDiv w:val="1"/>
      <w:marLeft w:val="0"/>
      <w:marRight w:val="0"/>
      <w:marTop w:val="0"/>
      <w:marBottom w:val="0"/>
      <w:divBdr>
        <w:top w:val="none" w:sz="0" w:space="0" w:color="auto"/>
        <w:left w:val="none" w:sz="0" w:space="0" w:color="auto"/>
        <w:bottom w:val="none" w:sz="0" w:space="0" w:color="auto"/>
        <w:right w:val="none" w:sz="0" w:space="0" w:color="auto"/>
      </w:divBdr>
    </w:div>
    <w:div w:id="2127000871">
      <w:bodyDiv w:val="1"/>
      <w:marLeft w:val="0"/>
      <w:marRight w:val="0"/>
      <w:marTop w:val="0"/>
      <w:marBottom w:val="0"/>
      <w:divBdr>
        <w:top w:val="none" w:sz="0" w:space="0" w:color="auto"/>
        <w:left w:val="none" w:sz="0" w:space="0" w:color="auto"/>
        <w:bottom w:val="none" w:sz="0" w:space="0" w:color="auto"/>
        <w:right w:val="none" w:sz="0" w:space="0" w:color="auto"/>
      </w:divBdr>
    </w:div>
    <w:div w:id="2127038149">
      <w:bodyDiv w:val="1"/>
      <w:marLeft w:val="0"/>
      <w:marRight w:val="0"/>
      <w:marTop w:val="0"/>
      <w:marBottom w:val="0"/>
      <w:divBdr>
        <w:top w:val="none" w:sz="0" w:space="0" w:color="auto"/>
        <w:left w:val="none" w:sz="0" w:space="0" w:color="auto"/>
        <w:bottom w:val="none" w:sz="0" w:space="0" w:color="auto"/>
        <w:right w:val="none" w:sz="0" w:space="0" w:color="auto"/>
      </w:divBdr>
    </w:div>
    <w:div w:id="2127113198">
      <w:bodyDiv w:val="1"/>
      <w:marLeft w:val="0"/>
      <w:marRight w:val="0"/>
      <w:marTop w:val="0"/>
      <w:marBottom w:val="0"/>
      <w:divBdr>
        <w:top w:val="none" w:sz="0" w:space="0" w:color="auto"/>
        <w:left w:val="none" w:sz="0" w:space="0" w:color="auto"/>
        <w:bottom w:val="none" w:sz="0" w:space="0" w:color="auto"/>
        <w:right w:val="none" w:sz="0" w:space="0" w:color="auto"/>
      </w:divBdr>
    </w:div>
    <w:div w:id="2127462288">
      <w:bodyDiv w:val="1"/>
      <w:marLeft w:val="0"/>
      <w:marRight w:val="0"/>
      <w:marTop w:val="0"/>
      <w:marBottom w:val="0"/>
      <w:divBdr>
        <w:top w:val="none" w:sz="0" w:space="0" w:color="auto"/>
        <w:left w:val="none" w:sz="0" w:space="0" w:color="auto"/>
        <w:bottom w:val="none" w:sz="0" w:space="0" w:color="auto"/>
        <w:right w:val="none" w:sz="0" w:space="0" w:color="auto"/>
      </w:divBdr>
    </w:div>
    <w:div w:id="2127581729">
      <w:bodyDiv w:val="1"/>
      <w:marLeft w:val="0"/>
      <w:marRight w:val="0"/>
      <w:marTop w:val="0"/>
      <w:marBottom w:val="0"/>
      <w:divBdr>
        <w:top w:val="none" w:sz="0" w:space="0" w:color="auto"/>
        <w:left w:val="none" w:sz="0" w:space="0" w:color="auto"/>
        <w:bottom w:val="none" w:sz="0" w:space="0" w:color="auto"/>
        <w:right w:val="none" w:sz="0" w:space="0" w:color="auto"/>
      </w:divBdr>
    </w:div>
    <w:div w:id="2127649477">
      <w:bodyDiv w:val="1"/>
      <w:marLeft w:val="0"/>
      <w:marRight w:val="0"/>
      <w:marTop w:val="0"/>
      <w:marBottom w:val="0"/>
      <w:divBdr>
        <w:top w:val="none" w:sz="0" w:space="0" w:color="auto"/>
        <w:left w:val="none" w:sz="0" w:space="0" w:color="auto"/>
        <w:bottom w:val="none" w:sz="0" w:space="0" w:color="auto"/>
        <w:right w:val="none" w:sz="0" w:space="0" w:color="auto"/>
      </w:divBdr>
    </w:div>
    <w:div w:id="2127968064">
      <w:bodyDiv w:val="1"/>
      <w:marLeft w:val="0"/>
      <w:marRight w:val="0"/>
      <w:marTop w:val="0"/>
      <w:marBottom w:val="0"/>
      <w:divBdr>
        <w:top w:val="none" w:sz="0" w:space="0" w:color="auto"/>
        <w:left w:val="none" w:sz="0" w:space="0" w:color="auto"/>
        <w:bottom w:val="none" w:sz="0" w:space="0" w:color="auto"/>
        <w:right w:val="none" w:sz="0" w:space="0" w:color="auto"/>
      </w:divBdr>
    </w:div>
    <w:div w:id="2128312983">
      <w:bodyDiv w:val="1"/>
      <w:marLeft w:val="0"/>
      <w:marRight w:val="0"/>
      <w:marTop w:val="0"/>
      <w:marBottom w:val="0"/>
      <w:divBdr>
        <w:top w:val="none" w:sz="0" w:space="0" w:color="auto"/>
        <w:left w:val="none" w:sz="0" w:space="0" w:color="auto"/>
        <w:bottom w:val="none" w:sz="0" w:space="0" w:color="auto"/>
        <w:right w:val="none" w:sz="0" w:space="0" w:color="auto"/>
      </w:divBdr>
    </w:div>
    <w:div w:id="2128621409">
      <w:bodyDiv w:val="1"/>
      <w:marLeft w:val="0"/>
      <w:marRight w:val="0"/>
      <w:marTop w:val="0"/>
      <w:marBottom w:val="0"/>
      <w:divBdr>
        <w:top w:val="none" w:sz="0" w:space="0" w:color="auto"/>
        <w:left w:val="none" w:sz="0" w:space="0" w:color="auto"/>
        <w:bottom w:val="none" w:sz="0" w:space="0" w:color="auto"/>
        <w:right w:val="none" w:sz="0" w:space="0" w:color="auto"/>
      </w:divBdr>
    </w:div>
    <w:div w:id="2128622311">
      <w:bodyDiv w:val="1"/>
      <w:marLeft w:val="0"/>
      <w:marRight w:val="0"/>
      <w:marTop w:val="0"/>
      <w:marBottom w:val="0"/>
      <w:divBdr>
        <w:top w:val="none" w:sz="0" w:space="0" w:color="auto"/>
        <w:left w:val="none" w:sz="0" w:space="0" w:color="auto"/>
        <w:bottom w:val="none" w:sz="0" w:space="0" w:color="auto"/>
        <w:right w:val="none" w:sz="0" w:space="0" w:color="auto"/>
      </w:divBdr>
    </w:div>
    <w:div w:id="2128769336">
      <w:bodyDiv w:val="1"/>
      <w:marLeft w:val="0"/>
      <w:marRight w:val="0"/>
      <w:marTop w:val="0"/>
      <w:marBottom w:val="0"/>
      <w:divBdr>
        <w:top w:val="none" w:sz="0" w:space="0" w:color="auto"/>
        <w:left w:val="none" w:sz="0" w:space="0" w:color="auto"/>
        <w:bottom w:val="none" w:sz="0" w:space="0" w:color="auto"/>
        <w:right w:val="none" w:sz="0" w:space="0" w:color="auto"/>
      </w:divBdr>
    </w:div>
    <w:div w:id="2128818173">
      <w:bodyDiv w:val="1"/>
      <w:marLeft w:val="0"/>
      <w:marRight w:val="0"/>
      <w:marTop w:val="0"/>
      <w:marBottom w:val="0"/>
      <w:divBdr>
        <w:top w:val="none" w:sz="0" w:space="0" w:color="auto"/>
        <w:left w:val="none" w:sz="0" w:space="0" w:color="auto"/>
        <w:bottom w:val="none" w:sz="0" w:space="0" w:color="auto"/>
        <w:right w:val="none" w:sz="0" w:space="0" w:color="auto"/>
      </w:divBdr>
    </w:div>
    <w:div w:id="2128966369">
      <w:bodyDiv w:val="1"/>
      <w:marLeft w:val="0"/>
      <w:marRight w:val="0"/>
      <w:marTop w:val="0"/>
      <w:marBottom w:val="0"/>
      <w:divBdr>
        <w:top w:val="none" w:sz="0" w:space="0" w:color="auto"/>
        <w:left w:val="none" w:sz="0" w:space="0" w:color="auto"/>
        <w:bottom w:val="none" w:sz="0" w:space="0" w:color="auto"/>
        <w:right w:val="none" w:sz="0" w:space="0" w:color="auto"/>
      </w:divBdr>
    </w:div>
    <w:div w:id="2129079039">
      <w:bodyDiv w:val="1"/>
      <w:marLeft w:val="0"/>
      <w:marRight w:val="0"/>
      <w:marTop w:val="0"/>
      <w:marBottom w:val="0"/>
      <w:divBdr>
        <w:top w:val="none" w:sz="0" w:space="0" w:color="auto"/>
        <w:left w:val="none" w:sz="0" w:space="0" w:color="auto"/>
        <w:bottom w:val="none" w:sz="0" w:space="0" w:color="auto"/>
        <w:right w:val="none" w:sz="0" w:space="0" w:color="auto"/>
      </w:divBdr>
    </w:div>
    <w:div w:id="2129228595">
      <w:bodyDiv w:val="1"/>
      <w:marLeft w:val="0"/>
      <w:marRight w:val="0"/>
      <w:marTop w:val="0"/>
      <w:marBottom w:val="0"/>
      <w:divBdr>
        <w:top w:val="none" w:sz="0" w:space="0" w:color="auto"/>
        <w:left w:val="none" w:sz="0" w:space="0" w:color="auto"/>
        <w:bottom w:val="none" w:sz="0" w:space="0" w:color="auto"/>
        <w:right w:val="none" w:sz="0" w:space="0" w:color="auto"/>
      </w:divBdr>
    </w:div>
    <w:div w:id="2129355346">
      <w:bodyDiv w:val="1"/>
      <w:marLeft w:val="0"/>
      <w:marRight w:val="0"/>
      <w:marTop w:val="0"/>
      <w:marBottom w:val="0"/>
      <w:divBdr>
        <w:top w:val="none" w:sz="0" w:space="0" w:color="auto"/>
        <w:left w:val="none" w:sz="0" w:space="0" w:color="auto"/>
        <w:bottom w:val="none" w:sz="0" w:space="0" w:color="auto"/>
        <w:right w:val="none" w:sz="0" w:space="0" w:color="auto"/>
      </w:divBdr>
    </w:div>
    <w:div w:id="2129464421">
      <w:bodyDiv w:val="1"/>
      <w:marLeft w:val="0"/>
      <w:marRight w:val="0"/>
      <w:marTop w:val="0"/>
      <w:marBottom w:val="0"/>
      <w:divBdr>
        <w:top w:val="none" w:sz="0" w:space="0" w:color="auto"/>
        <w:left w:val="none" w:sz="0" w:space="0" w:color="auto"/>
        <w:bottom w:val="none" w:sz="0" w:space="0" w:color="auto"/>
        <w:right w:val="none" w:sz="0" w:space="0" w:color="auto"/>
      </w:divBdr>
    </w:div>
    <w:div w:id="2129544636">
      <w:bodyDiv w:val="1"/>
      <w:marLeft w:val="0"/>
      <w:marRight w:val="0"/>
      <w:marTop w:val="0"/>
      <w:marBottom w:val="0"/>
      <w:divBdr>
        <w:top w:val="none" w:sz="0" w:space="0" w:color="auto"/>
        <w:left w:val="none" w:sz="0" w:space="0" w:color="auto"/>
        <w:bottom w:val="none" w:sz="0" w:space="0" w:color="auto"/>
        <w:right w:val="none" w:sz="0" w:space="0" w:color="auto"/>
      </w:divBdr>
    </w:div>
    <w:div w:id="2130002427">
      <w:bodyDiv w:val="1"/>
      <w:marLeft w:val="0"/>
      <w:marRight w:val="0"/>
      <w:marTop w:val="0"/>
      <w:marBottom w:val="0"/>
      <w:divBdr>
        <w:top w:val="none" w:sz="0" w:space="0" w:color="auto"/>
        <w:left w:val="none" w:sz="0" w:space="0" w:color="auto"/>
        <w:bottom w:val="none" w:sz="0" w:space="0" w:color="auto"/>
        <w:right w:val="none" w:sz="0" w:space="0" w:color="auto"/>
      </w:divBdr>
    </w:div>
    <w:div w:id="2130082525">
      <w:bodyDiv w:val="1"/>
      <w:marLeft w:val="0"/>
      <w:marRight w:val="0"/>
      <w:marTop w:val="0"/>
      <w:marBottom w:val="0"/>
      <w:divBdr>
        <w:top w:val="none" w:sz="0" w:space="0" w:color="auto"/>
        <w:left w:val="none" w:sz="0" w:space="0" w:color="auto"/>
        <w:bottom w:val="none" w:sz="0" w:space="0" w:color="auto"/>
        <w:right w:val="none" w:sz="0" w:space="0" w:color="auto"/>
      </w:divBdr>
    </w:div>
    <w:div w:id="2130313875">
      <w:bodyDiv w:val="1"/>
      <w:marLeft w:val="0"/>
      <w:marRight w:val="0"/>
      <w:marTop w:val="0"/>
      <w:marBottom w:val="0"/>
      <w:divBdr>
        <w:top w:val="none" w:sz="0" w:space="0" w:color="auto"/>
        <w:left w:val="none" w:sz="0" w:space="0" w:color="auto"/>
        <w:bottom w:val="none" w:sz="0" w:space="0" w:color="auto"/>
        <w:right w:val="none" w:sz="0" w:space="0" w:color="auto"/>
      </w:divBdr>
    </w:div>
    <w:div w:id="2131050011">
      <w:bodyDiv w:val="1"/>
      <w:marLeft w:val="0"/>
      <w:marRight w:val="0"/>
      <w:marTop w:val="0"/>
      <w:marBottom w:val="0"/>
      <w:divBdr>
        <w:top w:val="none" w:sz="0" w:space="0" w:color="auto"/>
        <w:left w:val="none" w:sz="0" w:space="0" w:color="auto"/>
        <w:bottom w:val="none" w:sz="0" w:space="0" w:color="auto"/>
        <w:right w:val="none" w:sz="0" w:space="0" w:color="auto"/>
      </w:divBdr>
    </w:div>
    <w:div w:id="2131128425">
      <w:bodyDiv w:val="1"/>
      <w:marLeft w:val="0"/>
      <w:marRight w:val="0"/>
      <w:marTop w:val="0"/>
      <w:marBottom w:val="0"/>
      <w:divBdr>
        <w:top w:val="none" w:sz="0" w:space="0" w:color="auto"/>
        <w:left w:val="none" w:sz="0" w:space="0" w:color="auto"/>
        <w:bottom w:val="none" w:sz="0" w:space="0" w:color="auto"/>
        <w:right w:val="none" w:sz="0" w:space="0" w:color="auto"/>
      </w:divBdr>
    </w:div>
    <w:div w:id="2131236821">
      <w:bodyDiv w:val="1"/>
      <w:marLeft w:val="0"/>
      <w:marRight w:val="0"/>
      <w:marTop w:val="0"/>
      <w:marBottom w:val="0"/>
      <w:divBdr>
        <w:top w:val="none" w:sz="0" w:space="0" w:color="auto"/>
        <w:left w:val="none" w:sz="0" w:space="0" w:color="auto"/>
        <w:bottom w:val="none" w:sz="0" w:space="0" w:color="auto"/>
        <w:right w:val="none" w:sz="0" w:space="0" w:color="auto"/>
      </w:divBdr>
    </w:div>
    <w:div w:id="2131631590">
      <w:bodyDiv w:val="1"/>
      <w:marLeft w:val="0"/>
      <w:marRight w:val="0"/>
      <w:marTop w:val="0"/>
      <w:marBottom w:val="0"/>
      <w:divBdr>
        <w:top w:val="none" w:sz="0" w:space="0" w:color="auto"/>
        <w:left w:val="none" w:sz="0" w:space="0" w:color="auto"/>
        <w:bottom w:val="none" w:sz="0" w:space="0" w:color="auto"/>
        <w:right w:val="none" w:sz="0" w:space="0" w:color="auto"/>
      </w:divBdr>
    </w:div>
    <w:div w:id="2131700057">
      <w:bodyDiv w:val="1"/>
      <w:marLeft w:val="0"/>
      <w:marRight w:val="0"/>
      <w:marTop w:val="0"/>
      <w:marBottom w:val="0"/>
      <w:divBdr>
        <w:top w:val="none" w:sz="0" w:space="0" w:color="auto"/>
        <w:left w:val="none" w:sz="0" w:space="0" w:color="auto"/>
        <w:bottom w:val="none" w:sz="0" w:space="0" w:color="auto"/>
        <w:right w:val="none" w:sz="0" w:space="0" w:color="auto"/>
      </w:divBdr>
    </w:div>
    <w:div w:id="2132088544">
      <w:bodyDiv w:val="1"/>
      <w:marLeft w:val="0"/>
      <w:marRight w:val="0"/>
      <w:marTop w:val="0"/>
      <w:marBottom w:val="0"/>
      <w:divBdr>
        <w:top w:val="none" w:sz="0" w:space="0" w:color="auto"/>
        <w:left w:val="none" w:sz="0" w:space="0" w:color="auto"/>
        <w:bottom w:val="none" w:sz="0" w:space="0" w:color="auto"/>
        <w:right w:val="none" w:sz="0" w:space="0" w:color="auto"/>
      </w:divBdr>
    </w:div>
    <w:div w:id="2132165356">
      <w:bodyDiv w:val="1"/>
      <w:marLeft w:val="0"/>
      <w:marRight w:val="0"/>
      <w:marTop w:val="0"/>
      <w:marBottom w:val="0"/>
      <w:divBdr>
        <w:top w:val="none" w:sz="0" w:space="0" w:color="auto"/>
        <w:left w:val="none" w:sz="0" w:space="0" w:color="auto"/>
        <w:bottom w:val="none" w:sz="0" w:space="0" w:color="auto"/>
        <w:right w:val="none" w:sz="0" w:space="0" w:color="auto"/>
      </w:divBdr>
    </w:div>
    <w:div w:id="2132357219">
      <w:bodyDiv w:val="1"/>
      <w:marLeft w:val="0"/>
      <w:marRight w:val="0"/>
      <w:marTop w:val="0"/>
      <w:marBottom w:val="0"/>
      <w:divBdr>
        <w:top w:val="none" w:sz="0" w:space="0" w:color="auto"/>
        <w:left w:val="none" w:sz="0" w:space="0" w:color="auto"/>
        <w:bottom w:val="none" w:sz="0" w:space="0" w:color="auto"/>
        <w:right w:val="none" w:sz="0" w:space="0" w:color="auto"/>
      </w:divBdr>
    </w:div>
    <w:div w:id="2132892455">
      <w:bodyDiv w:val="1"/>
      <w:marLeft w:val="0"/>
      <w:marRight w:val="0"/>
      <w:marTop w:val="0"/>
      <w:marBottom w:val="0"/>
      <w:divBdr>
        <w:top w:val="none" w:sz="0" w:space="0" w:color="auto"/>
        <w:left w:val="none" w:sz="0" w:space="0" w:color="auto"/>
        <w:bottom w:val="none" w:sz="0" w:space="0" w:color="auto"/>
        <w:right w:val="none" w:sz="0" w:space="0" w:color="auto"/>
      </w:divBdr>
    </w:div>
    <w:div w:id="2132935198">
      <w:bodyDiv w:val="1"/>
      <w:marLeft w:val="0"/>
      <w:marRight w:val="0"/>
      <w:marTop w:val="0"/>
      <w:marBottom w:val="0"/>
      <w:divBdr>
        <w:top w:val="none" w:sz="0" w:space="0" w:color="auto"/>
        <w:left w:val="none" w:sz="0" w:space="0" w:color="auto"/>
        <w:bottom w:val="none" w:sz="0" w:space="0" w:color="auto"/>
        <w:right w:val="none" w:sz="0" w:space="0" w:color="auto"/>
      </w:divBdr>
    </w:div>
    <w:div w:id="2132939687">
      <w:bodyDiv w:val="1"/>
      <w:marLeft w:val="0"/>
      <w:marRight w:val="0"/>
      <w:marTop w:val="0"/>
      <w:marBottom w:val="0"/>
      <w:divBdr>
        <w:top w:val="none" w:sz="0" w:space="0" w:color="auto"/>
        <w:left w:val="none" w:sz="0" w:space="0" w:color="auto"/>
        <w:bottom w:val="none" w:sz="0" w:space="0" w:color="auto"/>
        <w:right w:val="none" w:sz="0" w:space="0" w:color="auto"/>
      </w:divBdr>
    </w:div>
    <w:div w:id="2133206963">
      <w:bodyDiv w:val="1"/>
      <w:marLeft w:val="0"/>
      <w:marRight w:val="0"/>
      <w:marTop w:val="0"/>
      <w:marBottom w:val="0"/>
      <w:divBdr>
        <w:top w:val="none" w:sz="0" w:space="0" w:color="auto"/>
        <w:left w:val="none" w:sz="0" w:space="0" w:color="auto"/>
        <w:bottom w:val="none" w:sz="0" w:space="0" w:color="auto"/>
        <w:right w:val="none" w:sz="0" w:space="0" w:color="auto"/>
      </w:divBdr>
    </w:div>
    <w:div w:id="2133401104">
      <w:bodyDiv w:val="1"/>
      <w:marLeft w:val="0"/>
      <w:marRight w:val="0"/>
      <w:marTop w:val="0"/>
      <w:marBottom w:val="0"/>
      <w:divBdr>
        <w:top w:val="none" w:sz="0" w:space="0" w:color="auto"/>
        <w:left w:val="none" w:sz="0" w:space="0" w:color="auto"/>
        <w:bottom w:val="none" w:sz="0" w:space="0" w:color="auto"/>
        <w:right w:val="none" w:sz="0" w:space="0" w:color="auto"/>
      </w:divBdr>
    </w:div>
    <w:div w:id="2133404566">
      <w:bodyDiv w:val="1"/>
      <w:marLeft w:val="0"/>
      <w:marRight w:val="0"/>
      <w:marTop w:val="0"/>
      <w:marBottom w:val="0"/>
      <w:divBdr>
        <w:top w:val="none" w:sz="0" w:space="0" w:color="auto"/>
        <w:left w:val="none" w:sz="0" w:space="0" w:color="auto"/>
        <w:bottom w:val="none" w:sz="0" w:space="0" w:color="auto"/>
        <w:right w:val="none" w:sz="0" w:space="0" w:color="auto"/>
      </w:divBdr>
    </w:div>
    <w:div w:id="2133475891">
      <w:bodyDiv w:val="1"/>
      <w:marLeft w:val="0"/>
      <w:marRight w:val="0"/>
      <w:marTop w:val="0"/>
      <w:marBottom w:val="0"/>
      <w:divBdr>
        <w:top w:val="none" w:sz="0" w:space="0" w:color="auto"/>
        <w:left w:val="none" w:sz="0" w:space="0" w:color="auto"/>
        <w:bottom w:val="none" w:sz="0" w:space="0" w:color="auto"/>
        <w:right w:val="none" w:sz="0" w:space="0" w:color="auto"/>
      </w:divBdr>
    </w:div>
    <w:div w:id="2133549537">
      <w:bodyDiv w:val="1"/>
      <w:marLeft w:val="0"/>
      <w:marRight w:val="0"/>
      <w:marTop w:val="0"/>
      <w:marBottom w:val="0"/>
      <w:divBdr>
        <w:top w:val="none" w:sz="0" w:space="0" w:color="auto"/>
        <w:left w:val="none" w:sz="0" w:space="0" w:color="auto"/>
        <w:bottom w:val="none" w:sz="0" w:space="0" w:color="auto"/>
        <w:right w:val="none" w:sz="0" w:space="0" w:color="auto"/>
      </w:divBdr>
    </w:div>
    <w:div w:id="2133938990">
      <w:bodyDiv w:val="1"/>
      <w:marLeft w:val="0"/>
      <w:marRight w:val="0"/>
      <w:marTop w:val="0"/>
      <w:marBottom w:val="0"/>
      <w:divBdr>
        <w:top w:val="none" w:sz="0" w:space="0" w:color="auto"/>
        <w:left w:val="none" w:sz="0" w:space="0" w:color="auto"/>
        <w:bottom w:val="none" w:sz="0" w:space="0" w:color="auto"/>
        <w:right w:val="none" w:sz="0" w:space="0" w:color="auto"/>
      </w:divBdr>
    </w:div>
    <w:div w:id="2134135284">
      <w:bodyDiv w:val="1"/>
      <w:marLeft w:val="0"/>
      <w:marRight w:val="0"/>
      <w:marTop w:val="0"/>
      <w:marBottom w:val="0"/>
      <w:divBdr>
        <w:top w:val="none" w:sz="0" w:space="0" w:color="auto"/>
        <w:left w:val="none" w:sz="0" w:space="0" w:color="auto"/>
        <w:bottom w:val="none" w:sz="0" w:space="0" w:color="auto"/>
        <w:right w:val="none" w:sz="0" w:space="0" w:color="auto"/>
      </w:divBdr>
    </w:div>
    <w:div w:id="2134205430">
      <w:bodyDiv w:val="1"/>
      <w:marLeft w:val="0"/>
      <w:marRight w:val="0"/>
      <w:marTop w:val="0"/>
      <w:marBottom w:val="0"/>
      <w:divBdr>
        <w:top w:val="none" w:sz="0" w:space="0" w:color="auto"/>
        <w:left w:val="none" w:sz="0" w:space="0" w:color="auto"/>
        <w:bottom w:val="none" w:sz="0" w:space="0" w:color="auto"/>
        <w:right w:val="none" w:sz="0" w:space="0" w:color="auto"/>
      </w:divBdr>
    </w:div>
    <w:div w:id="2134322391">
      <w:bodyDiv w:val="1"/>
      <w:marLeft w:val="0"/>
      <w:marRight w:val="0"/>
      <w:marTop w:val="0"/>
      <w:marBottom w:val="0"/>
      <w:divBdr>
        <w:top w:val="none" w:sz="0" w:space="0" w:color="auto"/>
        <w:left w:val="none" w:sz="0" w:space="0" w:color="auto"/>
        <w:bottom w:val="none" w:sz="0" w:space="0" w:color="auto"/>
        <w:right w:val="none" w:sz="0" w:space="0" w:color="auto"/>
      </w:divBdr>
    </w:div>
    <w:div w:id="2134709907">
      <w:bodyDiv w:val="1"/>
      <w:marLeft w:val="0"/>
      <w:marRight w:val="0"/>
      <w:marTop w:val="0"/>
      <w:marBottom w:val="0"/>
      <w:divBdr>
        <w:top w:val="none" w:sz="0" w:space="0" w:color="auto"/>
        <w:left w:val="none" w:sz="0" w:space="0" w:color="auto"/>
        <w:bottom w:val="none" w:sz="0" w:space="0" w:color="auto"/>
        <w:right w:val="none" w:sz="0" w:space="0" w:color="auto"/>
      </w:divBdr>
    </w:div>
    <w:div w:id="2134711923">
      <w:bodyDiv w:val="1"/>
      <w:marLeft w:val="0"/>
      <w:marRight w:val="0"/>
      <w:marTop w:val="0"/>
      <w:marBottom w:val="0"/>
      <w:divBdr>
        <w:top w:val="none" w:sz="0" w:space="0" w:color="auto"/>
        <w:left w:val="none" w:sz="0" w:space="0" w:color="auto"/>
        <w:bottom w:val="none" w:sz="0" w:space="0" w:color="auto"/>
        <w:right w:val="none" w:sz="0" w:space="0" w:color="auto"/>
      </w:divBdr>
    </w:div>
    <w:div w:id="2134785542">
      <w:bodyDiv w:val="1"/>
      <w:marLeft w:val="0"/>
      <w:marRight w:val="0"/>
      <w:marTop w:val="0"/>
      <w:marBottom w:val="0"/>
      <w:divBdr>
        <w:top w:val="none" w:sz="0" w:space="0" w:color="auto"/>
        <w:left w:val="none" w:sz="0" w:space="0" w:color="auto"/>
        <w:bottom w:val="none" w:sz="0" w:space="0" w:color="auto"/>
        <w:right w:val="none" w:sz="0" w:space="0" w:color="auto"/>
      </w:divBdr>
    </w:div>
    <w:div w:id="2134932528">
      <w:bodyDiv w:val="1"/>
      <w:marLeft w:val="0"/>
      <w:marRight w:val="0"/>
      <w:marTop w:val="0"/>
      <w:marBottom w:val="0"/>
      <w:divBdr>
        <w:top w:val="none" w:sz="0" w:space="0" w:color="auto"/>
        <w:left w:val="none" w:sz="0" w:space="0" w:color="auto"/>
        <w:bottom w:val="none" w:sz="0" w:space="0" w:color="auto"/>
        <w:right w:val="none" w:sz="0" w:space="0" w:color="auto"/>
      </w:divBdr>
    </w:div>
    <w:div w:id="2134978420">
      <w:bodyDiv w:val="1"/>
      <w:marLeft w:val="0"/>
      <w:marRight w:val="0"/>
      <w:marTop w:val="0"/>
      <w:marBottom w:val="0"/>
      <w:divBdr>
        <w:top w:val="none" w:sz="0" w:space="0" w:color="auto"/>
        <w:left w:val="none" w:sz="0" w:space="0" w:color="auto"/>
        <w:bottom w:val="none" w:sz="0" w:space="0" w:color="auto"/>
        <w:right w:val="none" w:sz="0" w:space="0" w:color="auto"/>
      </w:divBdr>
    </w:div>
    <w:div w:id="2134981037">
      <w:bodyDiv w:val="1"/>
      <w:marLeft w:val="0"/>
      <w:marRight w:val="0"/>
      <w:marTop w:val="0"/>
      <w:marBottom w:val="0"/>
      <w:divBdr>
        <w:top w:val="none" w:sz="0" w:space="0" w:color="auto"/>
        <w:left w:val="none" w:sz="0" w:space="0" w:color="auto"/>
        <w:bottom w:val="none" w:sz="0" w:space="0" w:color="auto"/>
        <w:right w:val="none" w:sz="0" w:space="0" w:color="auto"/>
      </w:divBdr>
    </w:div>
    <w:div w:id="2135368714">
      <w:bodyDiv w:val="1"/>
      <w:marLeft w:val="0"/>
      <w:marRight w:val="0"/>
      <w:marTop w:val="0"/>
      <w:marBottom w:val="0"/>
      <w:divBdr>
        <w:top w:val="none" w:sz="0" w:space="0" w:color="auto"/>
        <w:left w:val="none" w:sz="0" w:space="0" w:color="auto"/>
        <w:bottom w:val="none" w:sz="0" w:space="0" w:color="auto"/>
        <w:right w:val="none" w:sz="0" w:space="0" w:color="auto"/>
      </w:divBdr>
    </w:div>
    <w:div w:id="2135370727">
      <w:bodyDiv w:val="1"/>
      <w:marLeft w:val="0"/>
      <w:marRight w:val="0"/>
      <w:marTop w:val="0"/>
      <w:marBottom w:val="0"/>
      <w:divBdr>
        <w:top w:val="none" w:sz="0" w:space="0" w:color="auto"/>
        <w:left w:val="none" w:sz="0" w:space="0" w:color="auto"/>
        <w:bottom w:val="none" w:sz="0" w:space="0" w:color="auto"/>
        <w:right w:val="none" w:sz="0" w:space="0" w:color="auto"/>
      </w:divBdr>
    </w:div>
    <w:div w:id="2135520408">
      <w:bodyDiv w:val="1"/>
      <w:marLeft w:val="0"/>
      <w:marRight w:val="0"/>
      <w:marTop w:val="0"/>
      <w:marBottom w:val="0"/>
      <w:divBdr>
        <w:top w:val="none" w:sz="0" w:space="0" w:color="auto"/>
        <w:left w:val="none" w:sz="0" w:space="0" w:color="auto"/>
        <w:bottom w:val="none" w:sz="0" w:space="0" w:color="auto"/>
        <w:right w:val="none" w:sz="0" w:space="0" w:color="auto"/>
      </w:divBdr>
    </w:div>
    <w:div w:id="2135561379">
      <w:bodyDiv w:val="1"/>
      <w:marLeft w:val="0"/>
      <w:marRight w:val="0"/>
      <w:marTop w:val="0"/>
      <w:marBottom w:val="0"/>
      <w:divBdr>
        <w:top w:val="none" w:sz="0" w:space="0" w:color="auto"/>
        <w:left w:val="none" w:sz="0" w:space="0" w:color="auto"/>
        <w:bottom w:val="none" w:sz="0" w:space="0" w:color="auto"/>
        <w:right w:val="none" w:sz="0" w:space="0" w:color="auto"/>
      </w:divBdr>
    </w:div>
    <w:div w:id="2135563895">
      <w:bodyDiv w:val="1"/>
      <w:marLeft w:val="0"/>
      <w:marRight w:val="0"/>
      <w:marTop w:val="0"/>
      <w:marBottom w:val="0"/>
      <w:divBdr>
        <w:top w:val="none" w:sz="0" w:space="0" w:color="auto"/>
        <w:left w:val="none" w:sz="0" w:space="0" w:color="auto"/>
        <w:bottom w:val="none" w:sz="0" w:space="0" w:color="auto"/>
        <w:right w:val="none" w:sz="0" w:space="0" w:color="auto"/>
      </w:divBdr>
    </w:div>
    <w:div w:id="2135783839">
      <w:bodyDiv w:val="1"/>
      <w:marLeft w:val="0"/>
      <w:marRight w:val="0"/>
      <w:marTop w:val="0"/>
      <w:marBottom w:val="0"/>
      <w:divBdr>
        <w:top w:val="none" w:sz="0" w:space="0" w:color="auto"/>
        <w:left w:val="none" w:sz="0" w:space="0" w:color="auto"/>
        <w:bottom w:val="none" w:sz="0" w:space="0" w:color="auto"/>
        <w:right w:val="none" w:sz="0" w:space="0" w:color="auto"/>
      </w:divBdr>
    </w:div>
    <w:div w:id="2135949802">
      <w:bodyDiv w:val="1"/>
      <w:marLeft w:val="0"/>
      <w:marRight w:val="0"/>
      <w:marTop w:val="0"/>
      <w:marBottom w:val="0"/>
      <w:divBdr>
        <w:top w:val="none" w:sz="0" w:space="0" w:color="auto"/>
        <w:left w:val="none" w:sz="0" w:space="0" w:color="auto"/>
        <w:bottom w:val="none" w:sz="0" w:space="0" w:color="auto"/>
        <w:right w:val="none" w:sz="0" w:space="0" w:color="auto"/>
      </w:divBdr>
    </w:div>
    <w:div w:id="2135978682">
      <w:bodyDiv w:val="1"/>
      <w:marLeft w:val="0"/>
      <w:marRight w:val="0"/>
      <w:marTop w:val="0"/>
      <w:marBottom w:val="0"/>
      <w:divBdr>
        <w:top w:val="none" w:sz="0" w:space="0" w:color="auto"/>
        <w:left w:val="none" w:sz="0" w:space="0" w:color="auto"/>
        <w:bottom w:val="none" w:sz="0" w:space="0" w:color="auto"/>
        <w:right w:val="none" w:sz="0" w:space="0" w:color="auto"/>
      </w:divBdr>
    </w:div>
    <w:div w:id="2136026349">
      <w:bodyDiv w:val="1"/>
      <w:marLeft w:val="0"/>
      <w:marRight w:val="0"/>
      <w:marTop w:val="0"/>
      <w:marBottom w:val="0"/>
      <w:divBdr>
        <w:top w:val="none" w:sz="0" w:space="0" w:color="auto"/>
        <w:left w:val="none" w:sz="0" w:space="0" w:color="auto"/>
        <w:bottom w:val="none" w:sz="0" w:space="0" w:color="auto"/>
        <w:right w:val="none" w:sz="0" w:space="0" w:color="auto"/>
      </w:divBdr>
    </w:div>
    <w:div w:id="2136676290">
      <w:bodyDiv w:val="1"/>
      <w:marLeft w:val="0"/>
      <w:marRight w:val="0"/>
      <w:marTop w:val="0"/>
      <w:marBottom w:val="0"/>
      <w:divBdr>
        <w:top w:val="none" w:sz="0" w:space="0" w:color="auto"/>
        <w:left w:val="none" w:sz="0" w:space="0" w:color="auto"/>
        <w:bottom w:val="none" w:sz="0" w:space="0" w:color="auto"/>
        <w:right w:val="none" w:sz="0" w:space="0" w:color="auto"/>
      </w:divBdr>
    </w:div>
    <w:div w:id="2136748530">
      <w:bodyDiv w:val="1"/>
      <w:marLeft w:val="0"/>
      <w:marRight w:val="0"/>
      <w:marTop w:val="0"/>
      <w:marBottom w:val="0"/>
      <w:divBdr>
        <w:top w:val="none" w:sz="0" w:space="0" w:color="auto"/>
        <w:left w:val="none" w:sz="0" w:space="0" w:color="auto"/>
        <w:bottom w:val="none" w:sz="0" w:space="0" w:color="auto"/>
        <w:right w:val="none" w:sz="0" w:space="0" w:color="auto"/>
      </w:divBdr>
    </w:div>
    <w:div w:id="2136945260">
      <w:bodyDiv w:val="1"/>
      <w:marLeft w:val="0"/>
      <w:marRight w:val="0"/>
      <w:marTop w:val="0"/>
      <w:marBottom w:val="0"/>
      <w:divBdr>
        <w:top w:val="none" w:sz="0" w:space="0" w:color="auto"/>
        <w:left w:val="none" w:sz="0" w:space="0" w:color="auto"/>
        <w:bottom w:val="none" w:sz="0" w:space="0" w:color="auto"/>
        <w:right w:val="none" w:sz="0" w:space="0" w:color="auto"/>
      </w:divBdr>
    </w:div>
    <w:div w:id="2137215287">
      <w:bodyDiv w:val="1"/>
      <w:marLeft w:val="0"/>
      <w:marRight w:val="0"/>
      <w:marTop w:val="0"/>
      <w:marBottom w:val="0"/>
      <w:divBdr>
        <w:top w:val="none" w:sz="0" w:space="0" w:color="auto"/>
        <w:left w:val="none" w:sz="0" w:space="0" w:color="auto"/>
        <w:bottom w:val="none" w:sz="0" w:space="0" w:color="auto"/>
        <w:right w:val="none" w:sz="0" w:space="0" w:color="auto"/>
      </w:divBdr>
    </w:div>
    <w:div w:id="2137334384">
      <w:bodyDiv w:val="1"/>
      <w:marLeft w:val="0"/>
      <w:marRight w:val="0"/>
      <w:marTop w:val="0"/>
      <w:marBottom w:val="0"/>
      <w:divBdr>
        <w:top w:val="none" w:sz="0" w:space="0" w:color="auto"/>
        <w:left w:val="none" w:sz="0" w:space="0" w:color="auto"/>
        <w:bottom w:val="none" w:sz="0" w:space="0" w:color="auto"/>
        <w:right w:val="none" w:sz="0" w:space="0" w:color="auto"/>
      </w:divBdr>
    </w:div>
    <w:div w:id="2137791369">
      <w:bodyDiv w:val="1"/>
      <w:marLeft w:val="0"/>
      <w:marRight w:val="0"/>
      <w:marTop w:val="0"/>
      <w:marBottom w:val="0"/>
      <w:divBdr>
        <w:top w:val="none" w:sz="0" w:space="0" w:color="auto"/>
        <w:left w:val="none" w:sz="0" w:space="0" w:color="auto"/>
        <w:bottom w:val="none" w:sz="0" w:space="0" w:color="auto"/>
        <w:right w:val="none" w:sz="0" w:space="0" w:color="auto"/>
      </w:divBdr>
    </w:div>
    <w:div w:id="2138913155">
      <w:bodyDiv w:val="1"/>
      <w:marLeft w:val="0"/>
      <w:marRight w:val="0"/>
      <w:marTop w:val="0"/>
      <w:marBottom w:val="0"/>
      <w:divBdr>
        <w:top w:val="none" w:sz="0" w:space="0" w:color="auto"/>
        <w:left w:val="none" w:sz="0" w:space="0" w:color="auto"/>
        <w:bottom w:val="none" w:sz="0" w:space="0" w:color="auto"/>
        <w:right w:val="none" w:sz="0" w:space="0" w:color="auto"/>
      </w:divBdr>
    </w:div>
    <w:div w:id="2139059885">
      <w:bodyDiv w:val="1"/>
      <w:marLeft w:val="0"/>
      <w:marRight w:val="0"/>
      <w:marTop w:val="0"/>
      <w:marBottom w:val="0"/>
      <w:divBdr>
        <w:top w:val="none" w:sz="0" w:space="0" w:color="auto"/>
        <w:left w:val="none" w:sz="0" w:space="0" w:color="auto"/>
        <w:bottom w:val="none" w:sz="0" w:space="0" w:color="auto"/>
        <w:right w:val="none" w:sz="0" w:space="0" w:color="auto"/>
      </w:divBdr>
    </w:div>
    <w:div w:id="2139106116">
      <w:bodyDiv w:val="1"/>
      <w:marLeft w:val="0"/>
      <w:marRight w:val="0"/>
      <w:marTop w:val="0"/>
      <w:marBottom w:val="0"/>
      <w:divBdr>
        <w:top w:val="none" w:sz="0" w:space="0" w:color="auto"/>
        <w:left w:val="none" w:sz="0" w:space="0" w:color="auto"/>
        <w:bottom w:val="none" w:sz="0" w:space="0" w:color="auto"/>
        <w:right w:val="none" w:sz="0" w:space="0" w:color="auto"/>
      </w:divBdr>
    </w:div>
    <w:div w:id="2139256503">
      <w:bodyDiv w:val="1"/>
      <w:marLeft w:val="0"/>
      <w:marRight w:val="0"/>
      <w:marTop w:val="0"/>
      <w:marBottom w:val="0"/>
      <w:divBdr>
        <w:top w:val="none" w:sz="0" w:space="0" w:color="auto"/>
        <w:left w:val="none" w:sz="0" w:space="0" w:color="auto"/>
        <w:bottom w:val="none" w:sz="0" w:space="0" w:color="auto"/>
        <w:right w:val="none" w:sz="0" w:space="0" w:color="auto"/>
      </w:divBdr>
    </w:div>
    <w:div w:id="2140099393">
      <w:bodyDiv w:val="1"/>
      <w:marLeft w:val="0"/>
      <w:marRight w:val="0"/>
      <w:marTop w:val="0"/>
      <w:marBottom w:val="0"/>
      <w:divBdr>
        <w:top w:val="none" w:sz="0" w:space="0" w:color="auto"/>
        <w:left w:val="none" w:sz="0" w:space="0" w:color="auto"/>
        <w:bottom w:val="none" w:sz="0" w:space="0" w:color="auto"/>
        <w:right w:val="none" w:sz="0" w:space="0" w:color="auto"/>
      </w:divBdr>
    </w:div>
    <w:div w:id="2140371925">
      <w:bodyDiv w:val="1"/>
      <w:marLeft w:val="0"/>
      <w:marRight w:val="0"/>
      <w:marTop w:val="0"/>
      <w:marBottom w:val="0"/>
      <w:divBdr>
        <w:top w:val="none" w:sz="0" w:space="0" w:color="auto"/>
        <w:left w:val="none" w:sz="0" w:space="0" w:color="auto"/>
        <w:bottom w:val="none" w:sz="0" w:space="0" w:color="auto"/>
        <w:right w:val="none" w:sz="0" w:space="0" w:color="auto"/>
      </w:divBdr>
    </w:div>
    <w:div w:id="2140414715">
      <w:bodyDiv w:val="1"/>
      <w:marLeft w:val="0"/>
      <w:marRight w:val="0"/>
      <w:marTop w:val="0"/>
      <w:marBottom w:val="0"/>
      <w:divBdr>
        <w:top w:val="none" w:sz="0" w:space="0" w:color="auto"/>
        <w:left w:val="none" w:sz="0" w:space="0" w:color="auto"/>
        <w:bottom w:val="none" w:sz="0" w:space="0" w:color="auto"/>
        <w:right w:val="none" w:sz="0" w:space="0" w:color="auto"/>
      </w:divBdr>
    </w:div>
    <w:div w:id="2140493495">
      <w:bodyDiv w:val="1"/>
      <w:marLeft w:val="0"/>
      <w:marRight w:val="0"/>
      <w:marTop w:val="0"/>
      <w:marBottom w:val="0"/>
      <w:divBdr>
        <w:top w:val="none" w:sz="0" w:space="0" w:color="auto"/>
        <w:left w:val="none" w:sz="0" w:space="0" w:color="auto"/>
        <w:bottom w:val="none" w:sz="0" w:space="0" w:color="auto"/>
        <w:right w:val="none" w:sz="0" w:space="0" w:color="auto"/>
      </w:divBdr>
    </w:div>
    <w:div w:id="2140682141">
      <w:bodyDiv w:val="1"/>
      <w:marLeft w:val="0"/>
      <w:marRight w:val="0"/>
      <w:marTop w:val="0"/>
      <w:marBottom w:val="0"/>
      <w:divBdr>
        <w:top w:val="none" w:sz="0" w:space="0" w:color="auto"/>
        <w:left w:val="none" w:sz="0" w:space="0" w:color="auto"/>
        <w:bottom w:val="none" w:sz="0" w:space="0" w:color="auto"/>
        <w:right w:val="none" w:sz="0" w:space="0" w:color="auto"/>
      </w:divBdr>
    </w:div>
    <w:div w:id="2141148964">
      <w:bodyDiv w:val="1"/>
      <w:marLeft w:val="0"/>
      <w:marRight w:val="0"/>
      <w:marTop w:val="0"/>
      <w:marBottom w:val="0"/>
      <w:divBdr>
        <w:top w:val="none" w:sz="0" w:space="0" w:color="auto"/>
        <w:left w:val="none" w:sz="0" w:space="0" w:color="auto"/>
        <w:bottom w:val="none" w:sz="0" w:space="0" w:color="auto"/>
        <w:right w:val="none" w:sz="0" w:space="0" w:color="auto"/>
      </w:divBdr>
    </w:div>
    <w:div w:id="2141337656">
      <w:bodyDiv w:val="1"/>
      <w:marLeft w:val="0"/>
      <w:marRight w:val="0"/>
      <w:marTop w:val="0"/>
      <w:marBottom w:val="0"/>
      <w:divBdr>
        <w:top w:val="none" w:sz="0" w:space="0" w:color="auto"/>
        <w:left w:val="none" w:sz="0" w:space="0" w:color="auto"/>
        <w:bottom w:val="none" w:sz="0" w:space="0" w:color="auto"/>
        <w:right w:val="none" w:sz="0" w:space="0" w:color="auto"/>
      </w:divBdr>
    </w:div>
    <w:div w:id="2141456010">
      <w:bodyDiv w:val="1"/>
      <w:marLeft w:val="0"/>
      <w:marRight w:val="0"/>
      <w:marTop w:val="0"/>
      <w:marBottom w:val="0"/>
      <w:divBdr>
        <w:top w:val="none" w:sz="0" w:space="0" w:color="auto"/>
        <w:left w:val="none" w:sz="0" w:space="0" w:color="auto"/>
        <w:bottom w:val="none" w:sz="0" w:space="0" w:color="auto"/>
        <w:right w:val="none" w:sz="0" w:space="0" w:color="auto"/>
      </w:divBdr>
    </w:div>
    <w:div w:id="2141537147">
      <w:bodyDiv w:val="1"/>
      <w:marLeft w:val="0"/>
      <w:marRight w:val="0"/>
      <w:marTop w:val="0"/>
      <w:marBottom w:val="0"/>
      <w:divBdr>
        <w:top w:val="none" w:sz="0" w:space="0" w:color="auto"/>
        <w:left w:val="none" w:sz="0" w:space="0" w:color="auto"/>
        <w:bottom w:val="none" w:sz="0" w:space="0" w:color="auto"/>
        <w:right w:val="none" w:sz="0" w:space="0" w:color="auto"/>
      </w:divBdr>
    </w:div>
    <w:div w:id="2141683690">
      <w:bodyDiv w:val="1"/>
      <w:marLeft w:val="0"/>
      <w:marRight w:val="0"/>
      <w:marTop w:val="0"/>
      <w:marBottom w:val="0"/>
      <w:divBdr>
        <w:top w:val="none" w:sz="0" w:space="0" w:color="auto"/>
        <w:left w:val="none" w:sz="0" w:space="0" w:color="auto"/>
        <w:bottom w:val="none" w:sz="0" w:space="0" w:color="auto"/>
        <w:right w:val="none" w:sz="0" w:space="0" w:color="auto"/>
      </w:divBdr>
    </w:div>
    <w:div w:id="2141726140">
      <w:bodyDiv w:val="1"/>
      <w:marLeft w:val="0"/>
      <w:marRight w:val="0"/>
      <w:marTop w:val="0"/>
      <w:marBottom w:val="0"/>
      <w:divBdr>
        <w:top w:val="none" w:sz="0" w:space="0" w:color="auto"/>
        <w:left w:val="none" w:sz="0" w:space="0" w:color="auto"/>
        <w:bottom w:val="none" w:sz="0" w:space="0" w:color="auto"/>
        <w:right w:val="none" w:sz="0" w:space="0" w:color="auto"/>
      </w:divBdr>
    </w:div>
    <w:div w:id="2141799745">
      <w:bodyDiv w:val="1"/>
      <w:marLeft w:val="0"/>
      <w:marRight w:val="0"/>
      <w:marTop w:val="0"/>
      <w:marBottom w:val="0"/>
      <w:divBdr>
        <w:top w:val="none" w:sz="0" w:space="0" w:color="auto"/>
        <w:left w:val="none" w:sz="0" w:space="0" w:color="auto"/>
        <w:bottom w:val="none" w:sz="0" w:space="0" w:color="auto"/>
        <w:right w:val="none" w:sz="0" w:space="0" w:color="auto"/>
      </w:divBdr>
    </w:div>
    <w:div w:id="2141919054">
      <w:bodyDiv w:val="1"/>
      <w:marLeft w:val="0"/>
      <w:marRight w:val="0"/>
      <w:marTop w:val="0"/>
      <w:marBottom w:val="0"/>
      <w:divBdr>
        <w:top w:val="none" w:sz="0" w:space="0" w:color="auto"/>
        <w:left w:val="none" w:sz="0" w:space="0" w:color="auto"/>
        <w:bottom w:val="none" w:sz="0" w:space="0" w:color="auto"/>
        <w:right w:val="none" w:sz="0" w:space="0" w:color="auto"/>
      </w:divBdr>
    </w:div>
    <w:div w:id="2142068607">
      <w:bodyDiv w:val="1"/>
      <w:marLeft w:val="0"/>
      <w:marRight w:val="0"/>
      <w:marTop w:val="0"/>
      <w:marBottom w:val="0"/>
      <w:divBdr>
        <w:top w:val="none" w:sz="0" w:space="0" w:color="auto"/>
        <w:left w:val="none" w:sz="0" w:space="0" w:color="auto"/>
        <w:bottom w:val="none" w:sz="0" w:space="0" w:color="auto"/>
        <w:right w:val="none" w:sz="0" w:space="0" w:color="auto"/>
      </w:divBdr>
    </w:div>
    <w:div w:id="2142260391">
      <w:bodyDiv w:val="1"/>
      <w:marLeft w:val="0"/>
      <w:marRight w:val="0"/>
      <w:marTop w:val="0"/>
      <w:marBottom w:val="0"/>
      <w:divBdr>
        <w:top w:val="none" w:sz="0" w:space="0" w:color="auto"/>
        <w:left w:val="none" w:sz="0" w:space="0" w:color="auto"/>
        <w:bottom w:val="none" w:sz="0" w:space="0" w:color="auto"/>
        <w:right w:val="none" w:sz="0" w:space="0" w:color="auto"/>
      </w:divBdr>
    </w:div>
    <w:div w:id="2142503866">
      <w:bodyDiv w:val="1"/>
      <w:marLeft w:val="0"/>
      <w:marRight w:val="0"/>
      <w:marTop w:val="0"/>
      <w:marBottom w:val="0"/>
      <w:divBdr>
        <w:top w:val="none" w:sz="0" w:space="0" w:color="auto"/>
        <w:left w:val="none" w:sz="0" w:space="0" w:color="auto"/>
        <w:bottom w:val="none" w:sz="0" w:space="0" w:color="auto"/>
        <w:right w:val="none" w:sz="0" w:space="0" w:color="auto"/>
      </w:divBdr>
    </w:div>
    <w:div w:id="2142527874">
      <w:bodyDiv w:val="1"/>
      <w:marLeft w:val="0"/>
      <w:marRight w:val="0"/>
      <w:marTop w:val="0"/>
      <w:marBottom w:val="0"/>
      <w:divBdr>
        <w:top w:val="none" w:sz="0" w:space="0" w:color="auto"/>
        <w:left w:val="none" w:sz="0" w:space="0" w:color="auto"/>
        <w:bottom w:val="none" w:sz="0" w:space="0" w:color="auto"/>
        <w:right w:val="none" w:sz="0" w:space="0" w:color="auto"/>
      </w:divBdr>
    </w:div>
    <w:div w:id="2142916358">
      <w:bodyDiv w:val="1"/>
      <w:marLeft w:val="0"/>
      <w:marRight w:val="0"/>
      <w:marTop w:val="0"/>
      <w:marBottom w:val="0"/>
      <w:divBdr>
        <w:top w:val="none" w:sz="0" w:space="0" w:color="auto"/>
        <w:left w:val="none" w:sz="0" w:space="0" w:color="auto"/>
        <w:bottom w:val="none" w:sz="0" w:space="0" w:color="auto"/>
        <w:right w:val="none" w:sz="0" w:space="0" w:color="auto"/>
      </w:divBdr>
    </w:div>
    <w:div w:id="2142922180">
      <w:bodyDiv w:val="1"/>
      <w:marLeft w:val="0"/>
      <w:marRight w:val="0"/>
      <w:marTop w:val="0"/>
      <w:marBottom w:val="0"/>
      <w:divBdr>
        <w:top w:val="none" w:sz="0" w:space="0" w:color="auto"/>
        <w:left w:val="none" w:sz="0" w:space="0" w:color="auto"/>
        <w:bottom w:val="none" w:sz="0" w:space="0" w:color="auto"/>
        <w:right w:val="none" w:sz="0" w:space="0" w:color="auto"/>
      </w:divBdr>
    </w:div>
    <w:div w:id="2142961965">
      <w:bodyDiv w:val="1"/>
      <w:marLeft w:val="0"/>
      <w:marRight w:val="0"/>
      <w:marTop w:val="0"/>
      <w:marBottom w:val="0"/>
      <w:divBdr>
        <w:top w:val="none" w:sz="0" w:space="0" w:color="auto"/>
        <w:left w:val="none" w:sz="0" w:space="0" w:color="auto"/>
        <w:bottom w:val="none" w:sz="0" w:space="0" w:color="auto"/>
        <w:right w:val="none" w:sz="0" w:space="0" w:color="auto"/>
      </w:divBdr>
    </w:div>
    <w:div w:id="2142964326">
      <w:bodyDiv w:val="1"/>
      <w:marLeft w:val="0"/>
      <w:marRight w:val="0"/>
      <w:marTop w:val="0"/>
      <w:marBottom w:val="0"/>
      <w:divBdr>
        <w:top w:val="none" w:sz="0" w:space="0" w:color="auto"/>
        <w:left w:val="none" w:sz="0" w:space="0" w:color="auto"/>
        <w:bottom w:val="none" w:sz="0" w:space="0" w:color="auto"/>
        <w:right w:val="none" w:sz="0" w:space="0" w:color="auto"/>
      </w:divBdr>
    </w:div>
    <w:div w:id="2143307591">
      <w:bodyDiv w:val="1"/>
      <w:marLeft w:val="0"/>
      <w:marRight w:val="0"/>
      <w:marTop w:val="0"/>
      <w:marBottom w:val="0"/>
      <w:divBdr>
        <w:top w:val="none" w:sz="0" w:space="0" w:color="auto"/>
        <w:left w:val="none" w:sz="0" w:space="0" w:color="auto"/>
        <w:bottom w:val="none" w:sz="0" w:space="0" w:color="auto"/>
        <w:right w:val="none" w:sz="0" w:space="0" w:color="auto"/>
      </w:divBdr>
    </w:div>
    <w:div w:id="2143500436">
      <w:bodyDiv w:val="1"/>
      <w:marLeft w:val="0"/>
      <w:marRight w:val="0"/>
      <w:marTop w:val="0"/>
      <w:marBottom w:val="0"/>
      <w:divBdr>
        <w:top w:val="none" w:sz="0" w:space="0" w:color="auto"/>
        <w:left w:val="none" w:sz="0" w:space="0" w:color="auto"/>
        <w:bottom w:val="none" w:sz="0" w:space="0" w:color="auto"/>
        <w:right w:val="none" w:sz="0" w:space="0" w:color="auto"/>
      </w:divBdr>
    </w:div>
    <w:div w:id="2143880663">
      <w:bodyDiv w:val="1"/>
      <w:marLeft w:val="0"/>
      <w:marRight w:val="0"/>
      <w:marTop w:val="0"/>
      <w:marBottom w:val="0"/>
      <w:divBdr>
        <w:top w:val="none" w:sz="0" w:space="0" w:color="auto"/>
        <w:left w:val="none" w:sz="0" w:space="0" w:color="auto"/>
        <w:bottom w:val="none" w:sz="0" w:space="0" w:color="auto"/>
        <w:right w:val="none" w:sz="0" w:space="0" w:color="auto"/>
      </w:divBdr>
    </w:div>
    <w:div w:id="2144034791">
      <w:bodyDiv w:val="1"/>
      <w:marLeft w:val="0"/>
      <w:marRight w:val="0"/>
      <w:marTop w:val="0"/>
      <w:marBottom w:val="0"/>
      <w:divBdr>
        <w:top w:val="none" w:sz="0" w:space="0" w:color="auto"/>
        <w:left w:val="none" w:sz="0" w:space="0" w:color="auto"/>
        <w:bottom w:val="none" w:sz="0" w:space="0" w:color="auto"/>
        <w:right w:val="none" w:sz="0" w:space="0" w:color="auto"/>
      </w:divBdr>
    </w:div>
    <w:div w:id="2144108335">
      <w:bodyDiv w:val="1"/>
      <w:marLeft w:val="0"/>
      <w:marRight w:val="0"/>
      <w:marTop w:val="0"/>
      <w:marBottom w:val="0"/>
      <w:divBdr>
        <w:top w:val="none" w:sz="0" w:space="0" w:color="auto"/>
        <w:left w:val="none" w:sz="0" w:space="0" w:color="auto"/>
        <w:bottom w:val="none" w:sz="0" w:space="0" w:color="auto"/>
        <w:right w:val="none" w:sz="0" w:space="0" w:color="auto"/>
      </w:divBdr>
    </w:div>
    <w:div w:id="2144150217">
      <w:bodyDiv w:val="1"/>
      <w:marLeft w:val="0"/>
      <w:marRight w:val="0"/>
      <w:marTop w:val="0"/>
      <w:marBottom w:val="0"/>
      <w:divBdr>
        <w:top w:val="none" w:sz="0" w:space="0" w:color="auto"/>
        <w:left w:val="none" w:sz="0" w:space="0" w:color="auto"/>
        <w:bottom w:val="none" w:sz="0" w:space="0" w:color="auto"/>
        <w:right w:val="none" w:sz="0" w:space="0" w:color="auto"/>
      </w:divBdr>
    </w:div>
    <w:div w:id="2144153183">
      <w:bodyDiv w:val="1"/>
      <w:marLeft w:val="0"/>
      <w:marRight w:val="0"/>
      <w:marTop w:val="0"/>
      <w:marBottom w:val="0"/>
      <w:divBdr>
        <w:top w:val="none" w:sz="0" w:space="0" w:color="auto"/>
        <w:left w:val="none" w:sz="0" w:space="0" w:color="auto"/>
        <w:bottom w:val="none" w:sz="0" w:space="0" w:color="auto"/>
        <w:right w:val="none" w:sz="0" w:space="0" w:color="auto"/>
      </w:divBdr>
    </w:div>
    <w:div w:id="2144300031">
      <w:bodyDiv w:val="1"/>
      <w:marLeft w:val="0"/>
      <w:marRight w:val="0"/>
      <w:marTop w:val="0"/>
      <w:marBottom w:val="0"/>
      <w:divBdr>
        <w:top w:val="none" w:sz="0" w:space="0" w:color="auto"/>
        <w:left w:val="none" w:sz="0" w:space="0" w:color="auto"/>
        <w:bottom w:val="none" w:sz="0" w:space="0" w:color="auto"/>
        <w:right w:val="none" w:sz="0" w:space="0" w:color="auto"/>
      </w:divBdr>
    </w:div>
    <w:div w:id="2144811503">
      <w:bodyDiv w:val="1"/>
      <w:marLeft w:val="0"/>
      <w:marRight w:val="0"/>
      <w:marTop w:val="0"/>
      <w:marBottom w:val="0"/>
      <w:divBdr>
        <w:top w:val="none" w:sz="0" w:space="0" w:color="auto"/>
        <w:left w:val="none" w:sz="0" w:space="0" w:color="auto"/>
        <w:bottom w:val="none" w:sz="0" w:space="0" w:color="auto"/>
        <w:right w:val="none" w:sz="0" w:space="0" w:color="auto"/>
      </w:divBdr>
    </w:div>
    <w:div w:id="2144813368">
      <w:bodyDiv w:val="1"/>
      <w:marLeft w:val="0"/>
      <w:marRight w:val="0"/>
      <w:marTop w:val="0"/>
      <w:marBottom w:val="0"/>
      <w:divBdr>
        <w:top w:val="none" w:sz="0" w:space="0" w:color="auto"/>
        <w:left w:val="none" w:sz="0" w:space="0" w:color="auto"/>
        <w:bottom w:val="none" w:sz="0" w:space="0" w:color="auto"/>
        <w:right w:val="none" w:sz="0" w:space="0" w:color="auto"/>
      </w:divBdr>
    </w:div>
    <w:div w:id="2144883189">
      <w:bodyDiv w:val="1"/>
      <w:marLeft w:val="0"/>
      <w:marRight w:val="0"/>
      <w:marTop w:val="0"/>
      <w:marBottom w:val="0"/>
      <w:divBdr>
        <w:top w:val="none" w:sz="0" w:space="0" w:color="auto"/>
        <w:left w:val="none" w:sz="0" w:space="0" w:color="auto"/>
        <w:bottom w:val="none" w:sz="0" w:space="0" w:color="auto"/>
        <w:right w:val="none" w:sz="0" w:space="0" w:color="auto"/>
      </w:divBdr>
    </w:div>
    <w:div w:id="2145539155">
      <w:bodyDiv w:val="1"/>
      <w:marLeft w:val="0"/>
      <w:marRight w:val="0"/>
      <w:marTop w:val="0"/>
      <w:marBottom w:val="0"/>
      <w:divBdr>
        <w:top w:val="none" w:sz="0" w:space="0" w:color="auto"/>
        <w:left w:val="none" w:sz="0" w:space="0" w:color="auto"/>
        <w:bottom w:val="none" w:sz="0" w:space="0" w:color="auto"/>
        <w:right w:val="none" w:sz="0" w:space="0" w:color="auto"/>
      </w:divBdr>
    </w:div>
    <w:div w:id="2145925560">
      <w:bodyDiv w:val="1"/>
      <w:marLeft w:val="0"/>
      <w:marRight w:val="0"/>
      <w:marTop w:val="0"/>
      <w:marBottom w:val="0"/>
      <w:divBdr>
        <w:top w:val="none" w:sz="0" w:space="0" w:color="auto"/>
        <w:left w:val="none" w:sz="0" w:space="0" w:color="auto"/>
        <w:bottom w:val="none" w:sz="0" w:space="0" w:color="auto"/>
        <w:right w:val="none" w:sz="0" w:space="0" w:color="auto"/>
      </w:divBdr>
    </w:div>
    <w:div w:id="2146116726">
      <w:bodyDiv w:val="1"/>
      <w:marLeft w:val="0"/>
      <w:marRight w:val="0"/>
      <w:marTop w:val="0"/>
      <w:marBottom w:val="0"/>
      <w:divBdr>
        <w:top w:val="none" w:sz="0" w:space="0" w:color="auto"/>
        <w:left w:val="none" w:sz="0" w:space="0" w:color="auto"/>
        <w:bottom w:val="none" w:sz="0" w:space="0" w:color="auto"/>
        <w:right w:val="none" w:sz="0" w:space="0" w:color="auto"/>
      </w:divBdr>
    </w:div>
    <w:div w:id="2146117505">
      <w:bodyDiv w:val="1"/>
      <w:marLeft w:val="0"/>
      <w:marRight w:val="0"/>
      <w:marTop w:val="0"/>
      <w:marBottom w:val="0"/>
      <w:divBdr>
        <w:top w:val="none" w:sz="0" w:space="0" w:color="auto"/>
        <w:left w:val="none" w:sz="0" w:space="0" w:color="auto"/>
        <w:bottom w:val="none" w:sz="0" w:space="0" w:color="auto"/>
        <w:right w:val="none" w:sz="0" w:space="0" w:color="auto"/>
      </w:divBdr>
    </w:div>
    <w:div w:id="2146198530">
      <w:bodyDiv w:val="1"/>
      <w:marLeft w:val="0"/>
      <w:marRight w:val="0"/>
      <w:marTop w:val="0"/>
      <w:marBottom w:val="0"/>
      <w:divBdr>
        <w:top w:val="none" w:sz="0" w:space="0" w:color="auto"/>
        <w:left w:val="none" w:sz="0" w:space="0" w:color="auto"/>
        <w:bottom w:val="none" w:sz="0" w:space="0" w:color="auto"/>
        <w:right w:val="none" w:sz="0" w:space="0" w:color="auto"/>
      </w:divBdr>
    </w:div>
    <w:div w:id="2146268635">
      <w:bodyDiv w:val="1"/>
      <w:marLeft w:val="0"/>
      <w:marRight w:val="0"/>
      <w:marTop w:val="0"/>
      <w:marBottom w:val="0"/>
      <w:divBdr>
        <w:top w:val="none" w:sz="0" w:space="0" w:color="auto"/>
        <w:left w:val="none" w:sz="0" w:space="0" w:color="auto"/>
        <w:bottom w:val="none" w:sz="0" w:space="0" w:color="auto"/>
        <w:right w:val="none" w:sz="0" w:space="0" w:color="auto"/>
      </w:divBdr>
    </w:div>
    <w:div w:id="2146851580">
      <w:bodyDiv w:val="1"/>
      <w:marLeft w:val="0"/>
      <w:marRight w:val="0"/>
      <w:marTop w:val="0"/>
      <w:marBottom w:val="0"/>
      <w:divBdr>
        <w:top w:val="none" w:sz="0" w:space="0" w:color="auto"/>
        <w:left w:val="none" w:sz="0" w:space="0" w:color="auto"/>
        <w:bottom w:val="none" w:sz="0" w:space="0" w:color="auto"/>
        <w:right w:val="none" w:sz="0" w:space="0" w:color="auto"/>
      </w:divBdr>
    </w:div>
    <w:div w:id="2146852253">
      <w:bodyDiv w:val="1"/>
      <w:marLeft w:val="0"/>
      <w:marRight w:val="0"/>
      <w:marTop w:val="0"/>
      <w:marBottom w:val="0"/>
      <w:divBdr>
        <w:top w:val="none" w:sz="0" w:space="0" w:color="auto"/>
        <w:left w:val="none" w:sz="0" w:space="0" w:color="auto"/>
        <w:bottom w:val="none" w:sz="0" w:space="0" w:color="auto"/>
        <w:right w:val="none" w:sz="0" w:space="0" w:color="auto"/>
      </w:divBdr>
    </w:div>
    <w:div w:id="2146895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hyperlink" Target="https://github.com/Brandonttt/H2ToGo" TargetMode="External"/><Relationship Id="rId42" Type="http://schemas.microsoft.com/office/2007/relationships/hdphoto" Target="media/hdphoto1.wdp"/><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jpeg"/><Relationship Id="rId16" Type="http://schemas.openxmlformats.org/officeDocument/2006/relationships/image" Target="media/image5.png"/><Relationship Id="rId11" Type="http://schemas.openxmlformats.org/officeDocument/2006/relationships/image" Target="media/image1.png"/><Relationship Id="rId32" Type="http://schemas.openxmlformats.org/officeDocument/2006/relationships/image" Target="media/image19.png"/><Relationship Id="rId37" Type="http://schemas.openxmlformats.org/officeDocument/2006/relationships/image" Target="media/image23.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4.png"/><Relationship Id="rId5" Type="http://schemas.openxmlformats.org/officeDocument/2006/relationships/numbering" Target="numbering.xml"/><Relationship Id="rId61" Type="http://schemas.openxmlformats.org/officeDocument/2006/relationships/image" Target="media/image46.png"/><Relationship Id="rId82" Type="http://schemas.openxmlformats.org/officeDocument/2006/relationships/fontTable" Target="fontTable.xml"/><Relationship Id="rId19" Type="http://schemas.openxmlformats.org/officeDocument/2006/relationships/image" Target="media/image8.png"/><Relationship Id="rId14" Type="http://schemas.openxmlformats.org/officeDocument/2006/relationships/image" Target="media/image3.emf"/><Relationship Id="rId22" Type="http://schemas.openxmlformats.org/officeDocument/2006/relationships/chart" Target="charts/chart1.xml"/><Relationship Id="rId27" Type="http://schemas.openxmlformats.org/officeDocument/2006/relationships/image" Target="media/image14.png"/><Relationship Id="rId30" Type="http://schemas.openxmlformats.org/officeDocument/2006/relationships/image" Target="media/image17.jpeg"/><Relationship Id="rId35" Type="http://schemas.openxmlformats.org/officeDocument/2006/relationships/image" Target="media/image22.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jpeg"/><Relationship Id="rId69" Type="http://schemas.openxmlformats.org/officeDocument/2006/relationships/image" Target="media/image54.png"/><Relationship Id="rId77" Type="http://schemas.openxmlformats.org/officeDocument/2006/relationships/image" Target="media/image62.png"/><Relationship Id="rId8" Type="http://schemas.openxmlformats.org/officeDocument/2006/relationships/webSettings" Target="webSettings.xml"/><Relationship Id="rId51" Type="http://schemas.openxmlformats.org/officeDocument/2006/relationships/image" Target="media/image36.png"/><Relationship Id="rId72" Type="http://schemas.openxmlformats.org/officeDocument/2006/relationships/image" Target="media/image57.png"/><Relationship Id="rId80" Type="http://schemas.openxmlformats.org/officeDocument/2006/relationships/hyperlink" Target="mailto:gmarquezr1900@alumno.ipn.mx"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4.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jpeg"/><Relationship Id="rId20" Type="http://schemas.openxmlformats.org/officeDocument/2006/relationships/image" Target="media/image9.png"/><Relationship Id="rId41" Type="http://schemas.openxmlformats.org/officeDocument/2006/relationships/image" Target="media/image27.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image" Target="media/image60.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emf"/><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oter" Target="footer2.xml"/><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jpeg"/><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hyperlink" Target="mailto:btrejoh1900@alumno.ipn.mx"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7.png"/><Relationship Id="rId39" Type="http://schemas.openxmlformats.org/officeDocument/2006/relationships/image" Target="media/image25.png"/><Relationship Id="rId34" Type="http://schemas.openxmlformats.org/officeDocument/2006/relationships/image" Target="media/image21.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7" Type="http://schemas.openxmlformats.org/officeDocument/2006/relationships/settings" Target="settings.xml"/><Relationship Id="rId71" Type="http://schemas.openxmlformats.org/officeDocument/2006/relationships/image" Target="media/image56.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6.png"/><Relationship Id="rId45" Type="http://schemas.openxmlformats.org/officeDocument/2006/relationships/image" Target="media/image30.png"/><Relationship Id="rId66" Type="http://schemas.openxmlformats.org/officeDocument/2006/relationships/image" Target="media/image51.jpeg"/></Relationships>
</file>

<file path=word/charts/_rels/chart1.xml.rels><?xml version="1.0" encoding="UTF-8" standalone="yes"?>
<Relationships xmlns="http://schemas.openxmlformats.org/package/2006/relationships"><Relationship Id="rId3" Type="http://schemas.openxmlformats.org/officeDocument/2006/relationships/oleObject" Target="https://correoipn-my.sharepoint.com/personal/btrejoh1900_alumno_ipn_mx/Documents/mapa%20de%20calor.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6858705161854774E-2"/>
          <c:y val="6.0185185185185182E-2"/>
          <c:w val="0.85220097558116559"/>
          <c:h val="0.84204505686789155"/>
        </c:manualLayout>
      </c:layout>
      <c:bubbleChart>
        <c:varyColors val="0"/>
        <c:ser>
          <c:idx val="1"/>
          <c:order val="1"/>
          <c:tx>
            <c:v>R1</c:v>
          </c:tx>
          <c:spPr>
            <a:solidFill>
              <a:schemeClr val="accent2">
                <a:alpha val="75000"/>
              </a:schemeClr>
            </a:solidFill>
            <a:ln w="25400">
              <a:noFill/>
            </a:ln>
            <a:effectLst/>
          </c:spPr>
          <c:invertIfNegative val="0"/>
          <c:xVal>
            <c:numLit>
              <c:formatCode>General</c:formatCode>
              <c:ptCount val="1"/>
              <c:pt idx="0">
                <c:v>3</c:v>
              </c:pt>
            </c:numLit>
          </c:xVal>
          <c:yVal>
            <c:numLit>
              <c:formatCode>General</c:formatCode>
              <c:ptCount val="1"/>
              <c:pt idx="0">
                <c:v>5</c:v>
              </c:pt>
            </c:numLit>
          </c:yVal>
          <c:bubbleSize>
            <c:numLit>
              <c:formatCode>General</c:formatCode>
              <c:ptCount val="1"/>
              <c:pt idx="0">
                <c:v>15</c:v>
              </c:pt>
            </c:numLit>
          </c:bubbleSize>
          <c:bubble3D val="0"/>
          <c:extLst xmlns:c15="http://schemas.microsoft.com/office/drawing/2012/chart">
            <c:ext xmlns:c16="http://schemas.microsoft.com/office/drawing/2014/chart" uri="{C3380CC4-5D6E-409C-BE32-E72D297353CC}">
              <c16:uniqueId val="{00000000-D802-4040-8358-6A0233BD8ADF}"/>
            </c:ext>
          </c:extLst>
        </c:ser>
        <c:ser>
          <c:idx val="2"/>
          <c:order val="2"/>
          <c:tx>
            <c:v>R2</c:v>
          </c:tx>
          <c:spPr>
            <a:solidFill>
              <a:schemeClr val="accent3">
                <a:alpha val="75000"/>
              </a:schemeClr>
            </a:solidFill>
            <a:ln w="25400">
              <a:noFill/>
            </a:ln>
            <a:effectLst/>
          </c:spPr>
          <c:invertIfNegative val="0"/>
          <c:xVal>
            <c:numLit>
              <c:formatCode>General</c:formatCode>
              <c:ptCount val="1"/>
              <c:pt idx="0">
                <c:v>4</c:v>
              </c:pt>
            </c:numLit>
          </c:xVal>
          <c:yVal>
            <c:numLit>
              <c:formatCode>General</c:formatCode>
              <c:ptCount val="1"/>
              <c:pt idx="0">
                <c:v>4</c:v>
              </c:pt>
            </c:numLit>
          </c:yVal>
          <c:bubbleSize>
            <c:numLit>
              <c:formatCode>General</c:formatCode>
              <c:ptCount val="1"/>
              <c:pt idx="0">
                <c:v>16</c:v>
              </c:pt>
            </c:numLit>
          </c:bubbleSize>
          <c:bubble3D val="0"/>
          <c:extLst>
            <c:ext xmlns:c16="http://schemas.microsoft.com/office/drawing/2014/chart" uri="{C3380CC4-5D6E-409C-BE32-E72D297353CC}">
              <c16:uniqueId val="{00000001-D802-4040-8358-6A0233BD8ADF}"/>
            </c:ext>
          </c:extLst>
        </c:ser>
        <c:ser>
          <c:idx val="4"/>
          <c:order val="4"/>
          <c:tx>
            <c:v>R3</c:v>
          </c:tx>
          <c:spPr>
            <a:solidFill>
              <a:schemeClr val="accent5">
                <a:alpha val="75000"/>
              </a:schemeClr>
            </a:solidFill>
            <a:ln w="25400">
              <a:noFill/>
            </a:ln>
            <a:effectLst/>
          </c:spPr>
          <c:invertIfNegative val="0"/>
          <c:xVal>
            <c:numLit>
              <c:formatCode>General</c:formatCode>
              <c:ptCount val="1"/>
              <c:pt idx="0">
                <c:v>4</c:v>
              </c:pt>
            </c:numLit>
          </c:xVal>
          <c:yVal>
            <c:numLit>
              <c:formatCode>General</c:formatCode>
              <c:ptCount val="1"/>
              <c:pt idx="0">
                <c:v>4</c:v>
              </c:pt>
            </c:numLit>
          </c:yVal>
          <c:bubbleSize>
            <c:numLit>
              <c:formatCode>General</c:formatCode>
              <c:ptCount val="1"/>
              <c:pt idx="0">
                <c:v>16</c:v>
              </c:pt>
            </c:numLit>
          </c:bubbleSize>
          <c:bubble3D val="0"/>
          <c:extLst>
            <c:ext xmlns:c16="http://schemas.microsoft.com/office/drawing/2014/chart" uri="{C3380CC4-5D6E-409C-BE32-E72D297353CC}">
              <c16:uniqueId val="{00000002-D802-4040-8358-6A0233BD8ADF}"/>
            </c:ext>
          </c:extLst>
        </c:ser>
        <c:ser>
          <c:idx val="5"/>
          <c:order val="5"/>
          <c:tx>
            <c:v>R4</c:v>
          </c:tx>
          <c:spPr>
            <a:solidFill>
              <a:schemeClr val="accent6">
                <a:alpha val="75000"/>
              </a:schemeClr>
            </a:solidFill>
            <a:ln w="25400">
              <a:noFill/>
            </a:ln>
            <a:effectLst/>
          </c:spPr>
          <c:invertIfNegative val="0"/>
          <c:xVal>
            <c:numLit>
              <c:formatCode>General</c:formatCode>
              <c:ptCount val="1"/>
              <c:pt idx="0">
                <c:v>3</c:v>
              </c:pt>
            </c:numLit>
          </c:xVal>
          <c:yVal>
            <c:numLit>
              <c:formatCode>General</c:formatCode>
              <c:ptCount val="1"/>
              <c:pt idx="0">
                <c:v>4</c:v>
              </c:pt>
            </c:numLit>
          </c:yVal>
          <c:bubbleSize>
            <c:numLit>
              <c:formatCode>General</c:formatCode>
              <c:ptCount val="1"/>
              <c:pt idx="0">
                <c:v>12</c:v>
              </c:pt>
            </c:numLit>
          </c:bubbleSize>
          <c:bubble3D val="0"/>
          <c:extLst>
            <c:ext xmlns:c16="http://schemas.microsoft.com/office/drawing/2014/chart" uri="{C3380CC4-5D6E-409C-BE32-E72D297353CC}">
              <c16:uniqueId val="{00000003-D802-4040-8358-6A0233BD8ADF}"/>
            </c:ext>
          </c:extLst>
        </c:ser>
        <c:ser>
          <c:idx val="6"/>
          <c:order val="6"/>
          <c:tx>
            <c:v>R5</c:v>
          </c:tx>
          <c:spPr>
            <a:solidFill>
              <a:schemeClr val="accent1">
                <a:lumMod val="60000"/>
                <a:alpha val="75000"/>
              </a:schemeClr>
            </a:solidFill>
            <a:ln w="25400">
              <a:noFill/>
            </a:ln>
            <a:effectLst/>
          </c:spPr>
          <c:invertIfNegative val="0"/>
          <c:xVal>
            <c:numLit>
              <c:formatCode>General</c:formatCode>
              <c:ptCount val="1"/>
              <c:pt idx="0">
                <c:v>2</c:v>
              </c:pt>
            </c:numLit>
          </c:xVal>
          <c:yVal>
            <c:numLit>
              <c:formatCode>General</c:formatCode>
              <c:ptCount val="1"/>
              <c:pt idx="0">
                <c:v>4</c:v>
              </c:pt>
            </c:numLit>
          </c:yVal>
          <c:bubbleSize>
            <c:numLit>
              <c:formatCode>General</c:formatCode>
              <c:ptCount val="1"/>
              <c:pt idx="0">
                <c:v>8</c:v>
              </c:pt>
            </c:numLit>
          </c:bubbleSize>
          <c:bubble3D val="0"/>
          <c:extLst>
            <c:ext xmlns:c16="http://schemas.microsoft.com/office/drawing/2014/chart" uri="{C3380CC4-5D6E-409C-BE32-E72D297353CC}">
              <c16:uniqueId val="{00000004-D802-4040-8358-6A0233BD8ADF}"/>
            </c:ext>
          </c:extLst>
        </c:ser>
        <c:ser>
          <c:idx val="7"/>
          <c:order val="7"/>
          <c:tx>
            <c:v>R6</c:v>
          </c:tx>
          <c:spPr>
            <a:solidFill>
              <a:schemeClr val="accent2">
                <a:lumMod val="60000"/>
                <a:alpha val="75000"/>
              </a:schemeClr>
            </a:solidFill>
            <a:ln w="25400">
              <a:noFill/>
            </a:ln>
            <a:effectLst/>
          </c:spPr>
          <c:invertIfNegative val="0"/>
          <c:xVal>
            <c:numLit>
              <c:formatCode>General</c:formatCode>
              <c:ptCount val="1"/>
              <c:pt idx="0">
                <c:v>3</c:v>
              </c:pt>
            </c:numLit>
          </c:xVal>
          <c:yVal>
            <c:numLit>
              <c:formatCode>General</c:formatCode>
              <c:ptCount val="1"/>
              <c:pt idx="0">
                <c:v>3</c:v>
              </c:pt>
            </c:numLit>
          </c:yVal>
          <c:bubbleSize>
            <c:numLit>
              <c:formatCode>General</c:formatCode>
              <c:ptCount val="1"/>
              <c:pt idx="0">
                <c:v>9</c:v>
              </c:pt>
            </c:numLit>
          </c:bubbleSize>
          <c:bubble3D val="0"/>
          <c:extLst>
            <c:ext xmlns:c16="http://schemas.microsoft.com/office/drawing/2014/chart" uri="{C3380CC4-5D6E-409C-BE32-E72D297353CC}">
              <c16:uniqueId val="{00000005-D802-4040-8358-6A0233BD8ADF}"/>
            </c:ext>
          </c:extLst>
        </c:ser>
        <c:ser>
          <c:idx val="8"/>
          <c:order val="8"/>
          <c:tx>
            <c:v>R7</c:v>
          </c:tx>
          <c:spPr>
            <a:solidFill>
              <a:schemeClr val="accent3">
                <a:lumMod val="60000"/>
                <a:alpha val="75000"/>
              </a:schemeClr>
            </a:solidFill>
            <a:ln w="25400">
              <a:noFill/>
            </a:ln>
            <a:effectLst/>
          </c:spPr>
          <c:invertIfNegative val="0"/>
          <c:xVal>
            <c:numLit>
              <c:formatCode>General</c:formatCode>
              <c:ptCount val="1"/>
              <c:pt idx="0">
                <c:v>3</c:v>
              </c:pt>
            </c:numLit>
          </c:xVal>
          <c:yVal>
            <c:numLit>
              <c:formatCode>General</c:formatCode>
              <c:ptCount val="1"/>
              <c:pt idx="0">
                <c:v>3</c:v>
              </c:pt>
            </c:numLit>
          </c:yVal>
          <c:bubbleSize>
            <c:numLit>
              <c:formatCode>General</c:formatCode>
              <c:ptCount val="1"/>
              <c:pt idx="0">
                <c:v>9</c:v>
              </c:pt>
            </c:numLit>
          </c:bubbleSize>
          <c:bubble3D val="0"/>
          <c:extLst>
            <c:ext xmlns:c16="http://schemas.microsoft.com/office/drawing/2014/chart" uri="{C3380CC4-5D6E-409C-BE32-E72D297353CC}">
              <c16:uniqueId val="{00000006-D802-4040-8358-6A0233BD8ADF}"/>
            </c:ext>
          </c:extLst>
        </c:ser>
        <c:ser>
          <c:idx val="9"/>
          <c:order val="9"/>
          <c:tx>
            <c:v>R8</c:v>
          </c:tx>
          <c:spPr>
            <a:solidFill>
              <a:schemeClr val="accent4">
                <a:lumMod val="60000"/>
                <a:alpha val="75000"/>
              </a:schemeClr>
            </a:solidFill>
            <a:ln w="25400">
              <a:noFill/>
            </a:ln>
            <a:effectLst/>
          </c:spPr>
          <c:invertIfNegative val="0"/>
          <c:xVal>
            <c:numLit>
              <c:formatCode>General</c:formatCode>
              <c:ptCount val="1"/>
              <c:pt idx="0">
                <c:v>4</c:v>
              </c:pt>
            </c:numLit>
          </c:xVal>
          <c:yVal>
            <c:numLit>
              <c:formatCode>General</c:formatCode>
              <c:ptCount val="1"/>
              <c:pt idx="0">
                <c:v>3</c:v>
              </c:pt>
            </c:numLit>
          </c:yVal>
          <c:bubbleSize>
            <c:numLit>
              <c:formatCode>General</c:formatCode>
              <c:ptCount val="1"/>
              <c:pt idx="0">
                <c:v>12</c:v>
              </c:pt>
            </c:numLit>
          </c:bubbleSize>
          <c:bubble3D val="0"/>
          <c:extLst>
            <c:ext xmlns:c16="http://schemas.microsoft.com/office/drawing/2014/chart" uri="{C3380CC4-5D6E-409C-BE32-E72D297353CC}">
              <c16:uniqueId val="{00000007-D802-4040-8358-6A0233BD8ADF}"/>
            </c:ext>
          </c:extLst>
        </c:ser>
        <c:ser>
          <c:idx val="10"/>
          <c:order val="10"/>
          <c:tx>
            <c:v>R9</c:v>
          </c:tx>
          <c:spPr>
            <a:solidFill>
              <a:schemeClr val="accent5">
                <a:lumMod val="60000"/>
                <a:alpha val="75000"/>
              </a:schemeClr>
            </a:solidFill>
            <a:ln w="25400">
              <a:noFill/>
            </a:ln>
            <a:effectLst/>
          </c:spPr>
          <c:invertIfNegative val="0"/>
          <c:xVal>
            <c:numLit>
              <c:formatCode>General</c:formatCode>
              <c:ptCount val="1"/>
              <c:pt idx="0">
                <c:v>2</c:v>
              </c:pt>
            </c:numLit>
          </c:xVal>
          <c:yVal>
            <c:numLit>
              <c:formatCode>General</c:formatCode>
              <c:ptCount val="1"/>
              <c:pt idx="0">
                <c:v>4</c:v>
              </c:pt>
            </c:numLit>
          </c:yVal>
          <c:bubbleSize>
            <c:numLit>
              <c:formatCode>General</c:formatCode>
              <c:ptCount val="1"/>
              <c:pt idx="0">
                <c:v>8</c:v>
              </c:pt>
            </c:numLit>
          </c:bubbleSize>
          <c:bubble3D val="0"/>
          <c:extLst>
            <c:ext xmlns:c16="http://schemas.microsoft.com/office/drawing/2014/chart" uri="{C3380CC4-5D6E-409C-BE32-E72D297353CC}">
              <c16:uniqueId val="{00000008-D802-4040-8358-6A0233BD8ADF}"/>
            </c:ext>
          </c:extLst>
        </c:ser>
        <c:ser>
          <c:idx val="11"/>
          <c:order val="11"/>
          <c:tx>
            <c:v>R10</c:v>
          </c:tx>
          <c:spPr>
            <a:solidFill>
              <a:schemeClr val="accent6">
                <a:lumMod val="60000"/>
                <a:alpha val="75000"/>
              </a:schemeClr>
            </a:solidFill>
            <a:ln w="25400">
              <a:noFill/>
            </a:ln>
            <a:effectLst/>
          </c:spPr>
          <c:invertIfNegative val="0"/>
          <c:xVal>
            <c:numLit>
              <c:formatCode>General</c:formatCode>
              <c:ptCount val="1"/>
              <c:pt idx="0">
                <c:v>2</c:v>
              </c:pt>
            </c:numLit>
          </c:xVal>
          <c:yVal>
            <c:numLit>
              <c:formatCode>General</c:formatCode>
              <c:ptCount val="1"/>
              <c:pt idx="0">
                <c:v>2</c:v>
              </c:pt>
            </c:numLit>
          </c:yVal>
          <c:bubbleSize>
            <c:numLit>
              <c:formatCode>General</c:formatCode>
              <c:ptCount val="1"/>
              <c:pt idx="0">
                <c:v>4</c:v>
              </c:pt>
            </c:numLit>
          </c:bubbleSize>
          <c:bubble3D val="0"/>
          <c:extLst>
            <c:ext xmlns:c16="http://schemas.microsoft.com/office/drawing/2014/chart" uri="{C3380CC4-5D6E-409C-BE32-E72D297353CC}">
              <c16:uniqueId val="{00000009-D802-4040-8358-6A0233BD8ADF}"/>
            </c:ext>
          </c:extLst>
        </c:ser>
        <c:ser>
          <c:idx val="12"/>
          <c:order val="12"/>
          <c:tx>
            <c:v>R11</c:v>
          </c:tx>
          <c:spPr>
            <a:solidFill>
              <a:schemeClr val="accent1">
                <a:lumMod val="80000"/>
                <a:lumOff val="20000"/>
                <a:alpha val="75000"/>
              </a:schemeClr>
            </a:solidFill>
            <a:ln w="25400">
              <a:noFill/>
            </a:ln>
            <a:effectLst/>
          </c:spPr>
          <c:invertIfNegative val="0"/>
          <c:xVal>
            <c:numLit>
              <c:formatCode>General</c:formatCode>
              <c:ptCount val="1"/>
              <c:pt idx="0">
                <c:v>4</c:v>
              </c:pt>
            </c:numLit>
          </c:xVal>
          <c:yVal>
            <c:numLit>
              <c:formatCode>General</c:formatCode>
              <c:ptCount val="1"/>
              <c:pt idx="0">
                <c:v>3</c:v>
              </c:pt>
            </c:numLit>
          </c:yVal>
          <c:bubbleSize>
            <c:numLit>
              <c:formatCode>General</c:formatCode>
              <c:ptCount val="1"/>
              <c:pt idx="0">
                <c:v>12</c:v>
              </c:pt>
            </c:numLit>
          </c:bubbleSize>
          <c:bubble3D val="0"/>
          <c:extLst>
            <c:ext xmlns:c16="http://schemas.microsoft.com/office/drawing/2014/chart" uri="{C3380CC4-5D6E-409C-BE32-E72D297353CC}">
              <c16:uniqueId val="{0000000A-D802-4040-8358-6A0233BD8ADF}"/>
            </c:ext>
          </c:extLst>
        </c:ser>
        <c:dLbls>
          <c:showLegendKey val="0"/>
          <c:showVal val="0"/>
          <c:showCatName val="0"/>
          <c:showSerName val="0"/>
          <c:showPercent val="0"/>
          <c:showBubbleSize val="0"/>
        </c:dLbls>
        <c:bubbleScale val="100"/>
        <c:showNegBubbles val="0"/>
        <c:sizeRepresents val="w"/>
        <c:axId val="535961120"/>
        <c:axId val="535976960"/>
        <c:extLst>
          <c:ext xmlns:c15="http://schemas.microsoft.com/office/drawing/2012/chart" uri="{02D57815-91ED-43cb-92C2-25804820EDAC}">
            <c15:filteredBubbleSeries>
              <c15:ser>
                <c:idx val="0"/>
                <c:order val="0"/>
                <c:tx>
                  <c:v>}</c:v>
                </c:tx>
                <c:spPr>
                  <a:solidFill>
                    <a:schemeClr val="accent1">
                      <a:alpha val="75000"/>
                    </a:schemeClr>
                  </a:solidFill>
                  <a:ln>
                    <a:noFill/>
                  </a:ln>
                  <a:effectLst/>
                </c:spPr>
                <c:invertIfNegative val="0"/>
                <c:xVal>
                  <c:strRef>
                    <c:extLst>
                      <c:ext uri="{02D57815-91ED-43cb-92C2-25804820EDAC}">
                        <c15:formulaRef>
                          <c15:sqref>Hoja1!$B$19:$B$28</c15:sqref>
                        </c15:formulaRef>
                      </c:ext>
                    </c:extLst>
                    <c:strCache>
                      <c:ptCount val="10"/>
                      <c:pt idx="0">
                        <c:v>R1</c:v>
                      </c:pt>
                      <c:pt idx="1">
                        <c:v>R2</c:v>
                      </c:pt>
                      <c:pt idx="2">
                        <c:v>R3</c:v>
                      </c:pt>
                      <c:pt idx="3">
                        <c:v>R4</c:v>
                      </c:pt>
                      <c:pt idx="4">
                        <c:v>R5</c:v>
                      </c:pt>
                      <c:pt idx="5">
                        <c:v>R6</c:v>
                      </c:pt>
                      <c:pt idx="6">
                        <c:v>R7</c:v>
                      </c:pt>
                      <c:pt idx="7">
                        <c:v>R8</c:v>
                      </c:pt>
                      <c:pt idx="8">
                        <c:v>R9</c:v>
                      </c:pt>
                      <c:pt idx="9">
                        <c:v>R10</c:v>
                      </c:pt>
                    </c:strCache>
                  </c:strRef>
                </c:xVal>
                <c:yVal>
                  <c:numRef>
                    <c:extLst>
                      <c:ext uri="{02D57815-91ED-43cb-92C2-25804820EDAC}">
                        <c15:formulaRef>
                          <c15:sqref>Hoja1!$C$19:$C$28</c15:sqref>
                        </c15:formulaRef>
                      </c:ext>
                    </c:extLst>
                    <c:numCache>
                      <c:formatCode>General</c:formatCode>
                      <c:ptCount val="10"/>
                      <c:pt idx="0">
                        <c:v>3</c:v>
                      </c:pt>
                      <c:pt idx="1">
                        <c:v>4</c:v>
                      </c:pt>
                      <c:pt idx="2">
                        <c:v>4</c:v>
                      </c:pt>
                      <c:pt idx="3">
                        <c:v>3</c:v>
                      </c:pt>
                      <c:pt idx="4">
                        <c:v>2</c:v>
                      </c:pt>
                      <c:pt idx="5">
                        <c:v>3</c:v>
                      </c:pt>
                      <c:pt idx="6">
                        <c:v>3</c:v>
                      </c:pt>
                      <c:pt idx="7">
                        <c:v>4</c:v>
                      </c:pt>
                      <c:pt idx="8">
                        <c:v>2</c:v>
                      </c:pt>
                      <c:pt idx="9">
                        <c:v>3</c:v>
                      </c:pt>
                    </c:numCache>
                  </c:numRef>
                </c:yVal>
                <c:bubbleSize>
                  <c:numRef>
                    <c:extLst>
                      <c:ext uri="{02D57815-91ED-43cb-92C2-25804820EDAC}">
                        <c15:formulaRef>
                          <c15:sqref>Hoja1!$D$19:$D$28</c15:sqref>
                        </c15:formulaRef>
                      </c:ext>
                    </c:extLst>
                    <c:numCache>
                      <c:formatCode>General</c:formatCode>
                      <c:ptCount val="10"/>
                      <c:pt idx="0">
                        <c:v>5</c:v>
                      </c:pt>
                      <c:pt idx="1">
                        <c:v>4</c:v>
                      </c:pt>
                      <c:pt idx="2">
                        <c:v>4</c:v>
                      </c:pt>
                      <c:pt idx="3">
                        <c:v>4</c:v>
                      </c:pt>
                      <c:pt idx="4">
                        <c:v>5</c:v>
                      </c:pt>
                      <c:pt idx="5">
                        <c:v>3</c:v>
                      </c:pt>
                      <c:pt idx="6">
                        <c:v>4</c:v>
                      </c:pt>
                      <c:pt idx="7">
                        <c:v>3</c:v>
                      </c:pt>
                      <c:pt idx="8">
                        <c:v>4</c:v>
                      </c:pt>
                      <c:pt idx="9">
                        <c:v>3</c:v>
                      </c:pt>
                    </c:numCache>
                  </c:numRef>
                </c:bubbleSize>
                <c:bubble3D val="0"/>
                <c:extLst>
                  <c:ext xmlns:c16="http://schemas.microsoft.com/office/drawing/2014/chart" uri="{C3380CC4-5D6E-409C-BE32-E72D297353CC}">
                    <c16:uniqueId val="{0000000B-D802-4040-8358-6A0233BD8ADF}"/>
                  </c:ext>
                </c:extLst>
              </c15:ser>
            </c15:filteredBubbleSeries>
            <c15:filteredBubbleSeries>
              <c15:ser>
                <c:idx val="3"/>
                <c:order val="3"/>
                <c:tx>
                  <c:v>R1</c:v>
                </c:tx>
                <c:spPr>
                  <a:solidFill>
                    <a:schemeClr val="accent4">
                      <a:alpha val="75000"/>
                    </a:schemeClr>
                  </a:solidFill>
                  <a:ln w="25400">
                    <a:noFill/>
                  </a:ln>
                  <a:effectLst/>
                </c:spPr>
                <c:invertIfNegative val="0"/>
                <c:xVal>
                  <c:numLit>
                    <c:formatCode>General</c:formatCode>
                    <c:ptCount val="1"/>
                    <c:pt idx="0">
                      <c:v>3</c:v>
                    </c:pt>
                  </c:numLit>
                </c:xVal>
                <c:yVal>
                  <c:numLit>
                    <c:formatCode>General</c:formatCode>
                    <c:ptCount val="1"/>
                    <c:pt idx="0">
                      <c:v>5</c:v>
                    </c:pt>
                  </c:numLit>
                </c:yVal>
                <c:bubbleSize>
                  <c:numLit>
                    <c:formatCode>General</c:formatCode>
                    <c:ptCount val="1"/>
                    <c:pt idx="0">
                      <c:v>15</c:v>
                    </c:pt>
                  </c:numLit>
                </c:bubbleSize>
                <c:bubble3D val="0"/>
                <c:extLst xmlns:c15="http://schemas.microsoft.com/office/drawing/2012/chart">
                  <c:ext xmlns:c16="http://schemas.microsoft.com/office/drawing/2014/chart" uri="{C3380CC4-5D6E-409C-BE32-E72D297353CC}">
                    <c16:uniqueId val="{0000000C-D802-4040-8358-6A0233BD8ADF}"/>
                  </c:ext>
                </c:extLst>
              </c15:ser>
            </c15:filteredBubbleSeries>
          </c:ext>
        </c:extLst>
      </c:bubbleChart>
      <c:valAx>
        <c:axId val="53596112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MX"/>
                  <a:t>Impacto</a:t>
                </a:r>
                <a:r>
                  <a:rPr lang="es-MX" baseline="0"/>
                  <a:t> del proyecto</a:t>
                </a:r>
                <a:endParaRPr lang="es-MX"/>
              </a:p>
            </c:rich>
          </c:tx>
          <c:layout>
            <c:manualLayout>
              <c:xMode val="edge"/>
              <c:yMode val="edge"/>
              <c:x val="0.37358944896297847"/>
              <c:y val="0.9512870920779171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MX"/>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535976960"/>
        <c:crosses val="autoZero"/>
        <c:crossBetween val="midCat"/>
      </c:valAx>
      <c:valAx>
        <c:axId val="5359769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MX"/>
                  <a:t>Probabilidad</a:t>
                </a:r>
                <a:r>
                  <a:rPr lang="es-MX" baseline="0"/>
                  <a:t> de ocurrencia</a:t>
                </a:r>
                <a:endParaRPr lang="es-MX"/>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MX"/>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535961120"/>
        <c:crosses val="autoZero"/>
        <c:crossBetween val="midCat"/>
      </c:valAx>
      <c:spPr>
        <a:gradFill>
          <a:gsLst>
            <a:gs pos="0">
              <a:srgbClr val="00B050"/>
            </a:gs>
            <a:gs pos="23000">
              <a:srgbClr val="92D050"/>
            </a:gs>
            <a:gs pos="46000">
              <a:srgbClr val="FFFF00"/>
            </a:gs>
            <a:gs pos="89000">
              <a:srgbClr val="FF0000"/>
            </a:gs>
            <a:gs pos="68000">
              <a:srgbClr val="FFC000"/>
            </a:gs>
          </a:gsLst>
          <a:lin ang="18600000" scaled="0"/>
        </a:gradFill>
        <a:ln>
          <a:noFill/>
        </a:ln>
        <a:effectLst/>
      </c:spPr>
    </c:plotArea>
    <c:legend>
      <c:legendPos val="r"/>
      <c:layout>
        <c:manualLayout>
          <c:xMode val="edge"/>
          <c:yMode val="edge"/>
          <c:x val="0.9291821253358884"/>
          <c:y val="8.2016712558532073E-2"/>
          <c:w val="7.081787466411163E-2"/>
          <c:h val="0.83596622027740786"/>
        </c:manualLayout>
      </c:layout>
      <c:overlay val="1"/>
      <c:spPr>
        <a:noFill/>
        <a:ln>
          <a:noFill/>
        </a:ln>
        <a:effectLst/>
      </c:spPr>
      <c:txPr>
        <a:bodyPr rot="0" spcFirstLastPara="1" vertOverflow="ellipsis" vert="horz" wrap="square" anchor="t" anchorCtr="0"/>
        <a:lstStyle/>
        <a:p>
          <a:pPr>
            <a:defRPr sz="900" b="0" i="0" u="none" strike="noStrike" kern="1200" baseline="0">
              <a:solidFill>
                <a:schemeClr val="tx1">
                  <a:lumMod val="65000"/>
                  <a:lumOff val="35000"/>
                </a:schemeClr>
              </a:solidFill>
              <a:latin typeface="+mn-lt"/>
              <a:ea typeface="+mn-ea"/>
              <a:cs typeface="+mn-cs"/>
            </a:defRPr>
          </a:pPr>
          <a:endParaRPr lang="es-MX"/>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alpha val="75000"/>
        </a:schemeClr>
      </a:solidFill>
    </cs:spPr>
  </cs:dataPoint>
  <cs:dataPoint3D>
    <cs:lnRef idx="0"/>
    <cs:fillRef idx="1">
      <cs:styleClr val="auto"/>
    </cs:fillRef>
    <cs:effectRef idx="0"/>
    <cs:fontRef idx="minor">
      <a:schemeClr val="tx1"/>
    </cs:fontRef>
    <cs:spPr>
      <a:solidFill>
        <a:schemeClr val="phClr">
          <a:alpha val="75000"/>
        </a:schemeClr>
      </a:solidFill>
    </cs:spPr>
  </cs:dataPoint3D>
  <cs:dataPointLine>
    <cs:lnRef idx="0">
      <cs:styleClr val="auto"/>
    </cs:lnRef>
    <cs:fillRef idx="1"/>
    <cs:effectRef idx="0"/>
    <cs:fontRef idx="minor">
      <a:schemeClr val="tx1"/>
    </cs:fontRef>
    <cs:spPr>
      <a:ln w="19050" cap="rnd">
        <a:solidFill>
          <a:schemeClr val="phClr">
            <a:alpha val="50000"/>
          </a:scheme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6207ea0-20b2-4e36-9030-c437513276c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DDF7BC7BEEDD849A8A70B5D40E116AF" ma:contentTypeVersion="12" ma:contentTypeDescription="Create a new document." ma:contentTypeScope="" ma:versionID="f68a9c1aa635b201ac46be708c4b7a9a">
  <xsd:schema xmlns:xsd="http://www.w3.org/2001/XMLSchema" xmlns:xs="http://www.w3.org/2001/XMLSchema" xmlns:p="http://schemas.microsoft.com/office/2006/metadata/properties" xmlns:ns3="d6207ea0-20b2-4e36-9030-c437513276c0" targetNamespace="http://schemas.microsoft.com/office/2006/metadata/properties" ma:root="true" ma:fieldsID="8e9e2a2fa5518888fb43d727f5557b5f" ns3:_="">
    <xsd:import namespace="d6207ea0-20b2-4e36-9030-c437513276c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207ea0-20b2-4e36-9030-c437513276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b:Source>
    <b:Tag>002</b:Tag>
    <b:SourceType>Book</b:SourceType>
    <b:Guid>{2C52F478-5E01-446A-87C7-D243C27267CA}</b:Guid>
    <b:Year>2016</b:Year>
    <b:Author>
      <b:Author>
        <b:NameList>
          <b:Person>
            <b:Last>Laudon</b:Last>
            <b:First>K.,</b:First>
            <b:Middle>&amp; Laudon, J.</b:Middle>
          </b:Person>
        </b:NameList>
      </b:Author>
    </b:Author>
    <b:Title>Sistemas de información gerencial</b:Title>
    <b:City>México</b:City>
    <b:CountryRegion>México</b:CountryRegion>
    <b:Publisher>Pearson</b:Publisher>
    <b:Edition>decimocuarta</b:Edition>
    <b:RefOrder>2</b:RefOrder>
  </b:Source>
  <b:Source>
    <b:Tag>KEK11</b:Tag>
    <b:SourceType>Book</b:SourceType>
    <b:Guid>{000C6611-4261-4764-8D0A-0C95D0E40E49}</b:Guid>
    <b:Year>2011</b:Year>
    <b:Author>
      <b:Author>
        <b:NameList>
          <b:Person>
            <b:Last>K. E. Kendall y J. E. Kenneth</b:Last>
          </b:Person>
        </b:NameList>
      </b:Author>
    </b:Author>
    <b:Title>Análisis y diseño de sistemas</b:Title>
    <b:City>CDMX</b:City>
    <b:CountryRegion>México</b:CountryRegion>
    <b:Publisher>Pearson Educación</b:Publisher>
    <b:Edition>8.a</b:Edition>
    <b:RefOrder>8</b:RefOrder>
  </b:Source>
  <b:Source>
    <b:Tag>ECM17</b:Tag>
    <b:SourceType>Book</b:SourceType>
    <b:Guid>{27802342-F302-40C3-893A-FC68A36BA0C3}</b:Guid>
    <b:Year>2017</b:Year>
    <b:Title>The Json Data Interchange Syntax</b:Title>
    <b:City>Geneva</b:City>
    <b:CountryRegion>Switzerland</b:CountryRegion>
    <b:Publisher>Standard</b:Publisher>
    <b:Edition>2nd</b:Edition>
    <b:Author>
      <b:Author>
        <b:NameList>
          <b:Person>
            <b:Last>ECMA-404</b:Last>
          </b:Person>
        </b:NameList>
      </b:Author>
    </b:Author>
    <b:RefOrder>126</b:RefOrder>
  </b:Source>
  <b:Source>
    <b:Tag>Jef24</b:Tag>
    <b:SourceType>InternetSite</b:SourceType>
    <b:Guid>{28B81C88-2769-43A1-9C51-83DAAC5211EC}</b:Guid>
    <b:Year>2024</b:Year>
    <b:Author>
      <b:Author>
        <b:NameList>
          <b:Person>
            <b:Last>Erickson</b:Last>
            <b:First>Jeffrey</b:First>
          </b:Person>
        </b:NameList>
      </b:Author>
    </b:Author>
    <b:InternetSiteTitle>OCI</b:InternetSiteTitle>
    <b:Month>Abril</b:Month>
    <b:URL>https://www.oracle.com/latam/database/what-is-json/</b:URL>
    <b:RefOrder>127</b:RefOrder>
  </b:Source>
  <b:Source>
    <b:Tag>CWa16</b:Tag>
    <b:SourceType>Book</b:SourceType>
    <b:Guid>{72666FB1-E0BB-4516-A25C-0FDC58245790}</b:Guid>
    <b:Year>2016</b:Year>
    <b:Author>
      <b:Author>
        <b:NameList>
          <b:Person>
            <b:Last>Walls</b:Last>
            <b:First>C.</b:First>
          </b:Person>
        </b:NameList>
      </b:Author>
      <b:Editor>
        <b:NameList>
          <b:Person>
            <b:Last>Walls</b:Last>
            <b:First>C.</b:First>
          </b:Person>
        </b:NameList>
      </b:Editor>
    </b:Author>
    <b:Title>Spring Boot in Action</b:Title>
    <b:City>NY</b:City>
    <b:CountryRegion>EE.UU</b:CountryRegion>
    <b:Publisher>Manning Publications</b:Publisher>
    <b:RefOrder>23</b:RefOrder>
  </b:Source>
  <b:Source>
    <b:Tag>RCM17</b:Tag>
    <b:SourceType>Book</b:SourceType>
    <b:Guid>{5D9AC5A7-2A88-4014-BA75-76AF09E142AA}</b:Guid>
    <b:Author>
      <b:Author>
        <b:NameList>
          <b:Person>
            <b:Last>Martin</b:Last>
            <b:First>R.C.</b:First>
          </b:Person>
        </b:NameList>
      </b:Author>
    </b:Author>
    <b:Title>Clean Architecture: A Craftsman's Guide to Software </b:Title>
    <b:Year>2017</b:Year>
    <b:City>Boston</b:City>
    <b:CountryRegion>EE.UU</b:CountryRegion>
    <b:Publisher>Prentice Hall</b:Publisher>
    <b:RefOrder>24</b:RefOrder>
  </b:Source>
  <b:Source>
    <b:Tag>DJe17</b:Tag>
    <b:SourceType>Book</b:SourceType>
    <b:Guid>{7111A864-7510-40DA-8B1B-CBD05EB48E54}</b:Guid>
    <b:Author>
      <b:Author>
        <b:NameList>
          <b:Person>
            <b:Last>Isakova</b:Last>
            <b:First>D.Jemerov</b:First>
            <b:Middle>y S.</b:Middle>
          </b:Person>
        </b:NameList>
      </b:Author>
      <b:Editor>
        <b:NameList>
          <b:Person>
            <b:Last>S</b:Last>
            <b:First>Isakova</b:First>
          </b:Person>
        </b:NameList>
      </b:Editor>
    </b:Author>
    <b:Title>Kotlin in Action</b:Title>
    <b:Year>2017</b:Year>
    <b:City>NY</b:City>
    <b:CountryRegion>EE.UU</b:CountryRegion>
    <b:Publisher>Manning Publications</b:Publisher>
    <b:RefOrder>16</b:RefOrder>
  </b:Source>
  <b:Source>
    <b:Tag>MKl17</b:Tag>
    <b:SourceType>Book</b:SourceType>
    <b:Guid>{C08798ED-F93F-487C-A41B-5995DA734FA1}</b:Guid>
    <b:Year>2017</b:Year>
    <b:Author>
      <b:Author>
        <b:NameList>
          <b:Person>
            <b:Last>Kleppmann</b:Last>
            <b:First>M.</b:First>
          </b:Person>
        </b:NameList>
      </b:Author>
    </b:Author>
    <b:Title>Designing Data-Intensive Applications</b:Title>
    <b:City>Sebastopol</b:City>
    <b:CountryRegion>EE.UU</b:CountryRegion>
    <b:Publisher>O'Reilly Media</b:Publisher>
    <b:RefOrder>33</b:RefOrder>
  </b:Source>
  <b:Source>
    <b:Tag>Ort16</b:Tag>
    <b:SourceType>Book</b:SourceType>
    <b:Guid>{9C19A7A2-2772-47A2-9DCF-14972E810A0C}</b:Guid>
    <b:Year>2016</b:Year>
    <b:Title>ELEMENTARY: UN FRAMEWORK DE PROGRAMACIÓN</b:Title>
    <b:Author>
      <b:Author>
        <b:NameList>
          <b:Person>
            <b:Last>Ortega</b:Last>
            <b:First>Dinarle</b:First>
          </b:Person>
          <b:Person>
            <b:Last>Guevara</b:Last>
            <b:First>María</b:First>
          </b:Person>
        </b:NameList>
      </b:Author>
    </b:Author>
    <b:City>Maracaibo</b:City>
    <b:CountryRegion>Venezuela</b:CountryRegion>
    <b:Publisher>Universidad Privada</b:Publisher>
    <b:RefOrder>26</b:RefOrder>
  </b:Source>
  <b:Source>
    <b:Tag>CRA16</b:Tag>
    <b:SourceType>Book</b:SourceType>
    <b:Guid>{FD0E1669-D994-43D7-8AAF-47BDEB2D735D}</b:Guid>
    <b:Author>
      <b:Author>
        <b:NameList>
          <b:Person>
            <b:Last>WALLS</b:Last>
            <b:First>CRAIG</b:First>
          </b:Person>
        </b:NameList>
      </b:Author>
    </b:Author>
    <b:Title>Spring boot in Action</b:Title>
    <b:Year>2016</b:Year>
    <b:City>Shelter Island</b:City>
    <b:CountryRegion>United States</b:CountryRegion>
    <b:Publisher>Manning Publications Co.</b:Publisher>
    <b:RefOrder>29</b:RefOrder>
  </b:Source>
  <b:Source>
    <b:Tag>Fie00</b:Tag>
    <b:SourceType>Report</b:SourceType>
    <b:Guid>{9C64822B-AFD2-4AFF-BCF7-CF4E0AB8D04C}</b:Guid>
    <b:Title>Architectural Styles and the Design of Network-based</b:Title>
    <b:Year>2000</b:Year>
    <b:City>Irvine, California, United States</b:City>
    <b:Author>
      <b:Author>
        <b:NameList>
          <b:Person>
            <b:Last>Fielding</b:Last>
            <b:First>R.</b:First>
            <b:Middle>T</b:Middle>
          </b:Person>
        </b:NameList>
      </b:Author>
    </b:Author>
    <b:RefOrder>34</b:RefOrder>
  </b:Source>
  <b:Source>
    <b:Tag>Amo13</b:Tag>
    <b:SourceType>Book</b:SourceType>
    <b:Guid>{C0E2FBF3-1C63-471D-AAF4-5C204CEA825A}</b:Guid>
    <b:Year>2013</b:Year>
    <b:Author>
      <b:Author>
        <b:NameList>
          <b:Person>
            <b:Last>Enrique</b:Last>
            <b:First>Amodeo</b:First>
          </b:Person>
        </b:NameList>
      </b:Author>
      <b:Editor>
        <b:NameList>
          <b:Person>
            <b:Last>Leanpub</b:Last>
          </b:Person>
        </b:NameList>
      </b:Editor>
    </b:Author>
    <b:Title>Principios de diseño de APIs REST</b:Title>
    <b:Publisher>Leanpub</b:Publisher>
    <b:RefOrder>37</b:RefOrder>
  </b:Source>
  <b:Source>
    <b:Tag>Cas17</b:Tag>
    <b:SourceType>Report</b:SourceType>
    <b:Guid>{6BEEDD1E-F022-424B-B19B-798DC456BCFE}</b:Guid>
    <b:Author>
      <b:Author>
        <b:NameList>
          <b:Person>
            <b:Last>Castillo Rodríguez</b:Last>
            <b:First>C.</b:First>
          </b:Person>
        </b:NameList>
      </b:Author>
    </b:Author>
    <b:Title>Definición de una arquitectura Restful orientada al recurso (Resource-Oriented Architecture - ROA en la construcción de un web service que aloja algoritmos solucionadores (solvers) orientados a problemas de programación lineal como servicios</b:Title>
    <b:Year>2017</b:Year>
    <b:City>Pereira</b:City>
    <b:Institution>Universidad Tecnológica de Pereira</b:Institution>
    <b:ThesisType>Tesis</b:ThesisType>
    <b:RefOrder>36</b:RefOrder>
  </b:Source>
  <b:Source>
    <b:Tag>Smi23</b:Tag>
    <b:SourceType>Book</b:SourceType>
    <b:Guid>{D1C85FF2-1457-4884-995C-3314A0C65FBF}</b:Guid>
    <b:Title>Real-time Route Optimization for Last-Mile Delivery using Google Directions API</b:Title>
    <b:Year>2023</b:Year>
    <b:City>Erode</b:City>
    <b:Author>
      <b:Author>
        <b:NameList>
          <b:Person>
            <b:Last>Smith</b:Last>
            <b:First>J.</b:First>
            <b:Middle>Doe and A.</b:Middle>
          </b:Person>
        </b:NameList>
      </b:Author>
      <b:Editor>
        <b:NameList>
          <b:Person>
            <b:Last>7ma</b:Last>
          </b:Person>
        </b:NameList>
      </b:Editor>
    </b:Author>
    <b:InternetSiteTitle>Real-time Route Optimization for Last-Mile Delivery using Google Directions API</b:InternetSiteTitle>
    <b:CountryRegion>India</b:CountryRegion>
    <b:Publisher>ICCMC</b:Publisher>
    <b:RefOrder>59</b:RefOrder>
  </b:Source>
  <b:Source>
    <b:Tag>INE24</b:Tag>
    <b:SourceType>Report</b:SourceType>
    <b:Guid>{033C8BFB-CA2A-433A-9F82-B49FCDB68260}</b:Guid>
    <b:Title>Encuesta Nacional sobre Disponibilidad y Uso de Tecnologías de la Información en los Hogares (ENDUTIH) 2024</b:Title>
    <b:Year>2024</b:Year>
    <b:Author>
      <b:Author>
        <b:Corporate>INEGI</b:Corporate>
      </b:Author>
    </b:Author>
    <b:Institution>INEGI</b:Institution>
    <b:ThesisType>Encuesta</b:ThesisType>
    <b:RefOrder>61</b:RefOrder>
  </b:Source>
  <b:Source>
    <b:Tag>AMV25</b:Tag>
    <b:SourceType>Report</b:SourceType>
    <b:Guid>{D1236A0C-0A72-4309-A0E1-BB8E99621BAA}</b:Guid>
    <b:Author>
      <b:Author>
        <b:Corporate>AMVO</b:Corporate>
      </b:Author>
    </b:Author>
    <b:Title>Estudio sobre Venta Online en México</b:Title>
    <b:Year>2025</b:Year>
    <b:Institution>AMVO</b:Institution>
    <b:ThesisType>Estudio</b:ThesisType>
    <b:StandardNumber>https://blog.amvo.org.mx/publicaciones/estudio-sobre-venta-online-en-mexico-2025</b:StandardNumber>
    <b:RefOrder>62</b:RefOrder>
  </b:Source>
  <b:Source>
    <b:Tag>Abr02</b:Tag>
    <b:SourceType>Book</b:SourceType>
    <b:Guid>{F818839F-5EE6-4B50-B6DC-0FF739723F5B}</b:Guid>
    <b:Year>2002</b:Year>
    <b:Author>
      <b:Author>
        <b:NameList>
          <b:Person>
            <b:Last>Silberschatz</b:Last>
            <b:First>Abraham</b:First>
          </b:Person>
        </b:NameList>
      </b:Author>
    </b:Author>
    <b:Title>FUNDAMENTOS DE BASES DE DATOS</b:Title>
    <b:City>Aravaca</b:City>
    <b:CountryRegion>Madrid</b:CountryRegion>
    <b:Publisher>McGRAW-HILL</b:Publisher>
    <b:Edition>4ta</b:Edition>
    <b:RefOrder>45</b:RefOrder>
  </b:Source>
  <b:Source>
    <b:Tag>Ble24</b:Tag>
    <b:SourceType>Report</b:SourceType>
    <b:Guid>{B10C80E5-C65F-4469-9298-6566E8CF2818}</b:Guid>
    <b:Author>
      <b:Author>
        <b:NameList>
          <b:Person>
            <b:Last>Blessing</b:Last>
            <b:First>Moses</b:First>
          </b:Person>
        </b:NameList>
      </b:Author>
    </b:Author>
    <b:InternetSiteTitle>ResearchGate</b:InternetSiteTitle>
    <b:Year>2024</b:Year>
    <b:Title>Progressive Web Apps (PWAs) and Their Impact on User Experience</b:Title>
    <b:RefOrder>64</b:RefOrder>
  </b:Source>
  <b:Source>
    <b:Tag>Orl20</b:Tag>
    <b:SourceType>Book</b:SourceType>
    <b:Guid>{E0D64C86-D66E-4C05-8796-09CE9DD39680}</b:Guid>
    <b:Author>
      <b:Author>
        <b:NameList>
          <b:Person>
            <b:Last>Barboza</b:Last>
            <b:First>Orlando</b:First>
            <b:Middle>Espinoza</b:Middle>
          </b:Person>
        </b:NameList>
      </b:Author>
    </b:Author>
    <b:InternetSiteTitle>repositorio.usam</b:InternetSiteTitle>
    <b:Year>2020</b:Year>
    <b:Title>Normalización</b:Title>
    <b:City>Universidad San Marcos</b:City>
    <b:CountryRegion>Costa Rica</b:CountryRegion>
    <b:Publisher>San Marcos</b:Publisher>
    <b:RefOrder>44</b:RefOrder>
  </b:Source>
  <b:Source>
    <b:Tag>ELP15</b:Tag>
    <b:SourceType>Report</b:SourceType>
    <b:Guid>{EB2D72A0-F3C4-4CCD-B92D-C104BF91AEC1}</b:Guid>
    <b:Title>EL PROBLEMA DE ABASTECIMIENTO DE AGUA EN LA DELEGACIÓN IZTAPALAPA: OPCIONES PARA MEJORAR SU CALIDAD Y EFICIENCIA</b:Title>
    <b:Year>2015</b:Year>
    <b:Institution>FACULTAD DE CIENCÍAS POLÍTICAS Y SOCIALES, UNAM</b:Institution>
    <b:City>Ciudad de México</b:City>
    <b:ThesisType>Tesis</b:ThesisType>
    <b:URL>https://tesiunamdocumentos.dgb.unam.mx/ptd2016/abril/0743691/0743691.pdf</b:URL>
    <b:RefOrder>68</b:RefOrder>
  </b:Source>
  <b:Source>
    <b:Tag>CTO08</b:Tag>
    <b:SourceType>Report</b:SourceType>
    <b:Guid>{8DE960CD-98BF-454B-ACD8-B21509DF37F0}</b:Guid>
    <b:Author>
      <b:Author>
        <b:NameList>
          <b:Person>
            <b:Last>TORRES</b:Last>
            <b:First>C.</b:First>
          </b:Person>
        </b:NameList>
      </b:Author>
    </b:Author>
    <b:Title>SUPERVISION TECNICA Y ADMINISTRATIVA DE LA SECTORIZACION DE LA RED DE DISTRIBUCION DE AGUA POTABLE EN LA DELEGACION GUSTAVO A. MADERO, DF.</b:Title>
    <b:Year>2008</b:Year>
    <b:Institution>U</b:Institution>
    <b:RefOrder>128</b:RefOrder>
  </b:Source>
  <b:Source>
    <b:Tag>Mén08</b:Tag>
    <b:SourceType>Report</b:SourceType>
    <b:Guid>{1391087E-A000-4D46-852A-3CBAEEA73BA1}</b:Guid>
    <b:Author>
      <b:Author>
        <b:NameList>
          <b:Person>
            <b:Last>Méndez</b:Last>
            <b:First>Carlos</b:First>
            <b:Middle>Torres</b:Middle>
          </b:Person>
        </b:NameList>
      </b:Author>
    </b:Author>
    <b:Title>SUPERVISION TECNICA Y ADMINISTRATIVA DE LA SECTORIZACION DE LA RED DE DISTRIBUCION DE AGUA POTABLE EN LA DELEGACION GUSTAVO A. MADERO, DF</b:Title>
    <b:Year>2008</b:Year>
    <b:Institution>FACULTAD DE INGENIERÍA, UNAM</b:Institution>
    <b:City>Ciudad de México</b:City>
    <b:ThesisType>Tesis</b:ThesisType>
    <b:URL>https://tesiunamdocumentos.dgb.unam.mx/ptd2008/diciembre/0637362/0637362.pdf</b:URL>
    <b:RefOrder>67</b:RefOrder>
  </b:Source>
  <b:Source>
    <b:Tag>RAM19</b:Tag>
    <b:SourceType>Report</b:SourceType>
    <b:Guid>{1BCFC456-A3C1-45A4-8BE2-F759BAE858F7}</b:Guid>
    <b:Author>
      <b:Author>
        <b:NameList>
          <b:Person>
            <b:Last>RAMIREZ</b:Last>
            <b:First>K.</b:First>
            <b:Middle>L.</b:Middle>
          </b:Person>
        </b:NameList>
      </b:Author>
    </b:Author>
    <b:Title>PROPUESTA DE UN MODELO DE RUTEO DE UNA EMPRESA DE LA INDUSTRIA QUIMICA</b:Title>
    <b:Year>2019</b:Year>
    <b:Institution>UNIVERSIDAD POLITECNICA DE TULANCINGO</b:Institution>
    <b:City>Tulancingo</b:City>
    <b:ThesisType>Tesis de maestría</b:ThesisType>
    <b:URL>https://www.upt.edu.mx/Contenido/Investigacion/Contenido/TESIS/MOP/2019/MOP_T_2019_03_KRH.pdf</b:URL>
    <b:RefOrder>69</b:RefOrder>
  </b:Source>
  <b:Source>
    <b:Tag>Nor22</b:Tag>
    <b:SourceType>InternetSite</b:SourceType>
    <b:Guid>{7776A36B-3A09-4EB7-8808-AA6FDCD97BF6}</b:Guid>
    <b:Author>
      <b:Author>
        <b:Corporate>Northware</b:Corporate>
      </b:Author>
    </b:Author>
    <b:Title>Requerimientos en el desarrollo de software y aplicaciones</b:Title>
    <b:ProductionCompany>Northware</b:ProductionCompany>
    <b:Year>2022</b:Year>
    <b:Month>Mayo</b:Month>
    <b:Day>26</b:Day>
    <b:YearAccessed>2025</b:YearAccessed>
    <b:MonthAccessed>Marzo</b:MonthAccessed>
    <b:DayAccessed>4</b:DayAccessed>
    <b:URL>https://www.northware.mx/blog/requerimientos-en-el-desarrollo-de-software-y-aplicaciones/</b:URL>
    <b:RefOrder>129</b:RefOrder>
  </b:Source>
  <b:Source>
    <b:Tag>App09</b:Tag>
    <b:SourceType>JournalArticle</b:SourceType>
    <b:Guid>{30D30D85-8F22-4599-809F-8262FE1EA9B0}</b:Guid>
    <b:Title>Siete puentes, un camino: Königsberg</b:Title>
    <b:Year>2009</b:Year>
    <b:JournalName>Revista suma,</b:JournalName>
    <b:Pages>69-78</b:Pages>
    <b:Volume>45</b:Volume>
    <b:Author>
      <b:Author>
        <b:NameList>
          <b:Person>
            <b:Last>Apple</b:Last>
            <b:First>K</b:First>
          </b:Person>
          <b:Person>
            <b:Last>Haken</b:Last>
            <b:First>W</b:First>
          </b:Person>
        </b:NameList>
      </b:Author>
    </b:Author>
    <b:RefOrder>53</b:RefOrder>
  </b:Source>
  <b:Source>
    <b:Tag>Wik22</b:Tag>
    <b:SourceType>InternetSite</b:SourceType>
    <b:Guid>{B4284FA4-0B5E-4F1E-A1C5-EAD3EF77B3DB}</b:Guid>
    <b:Year>2022</b:Year>
    <b:Author>
      <b:Author>
        <b:Corporate>Wikimedia Commons</b:Corporate>
      </b:Author>
    </b:Author>
    <b:Month>Julio</b:Month>
    <b:Day>24</b:Day>
    <b:YearAccessed>2026</b:YearAccessed>
    <b:MonthAccessed>Marzo</b:MonthAccessed>
    <b:DayAccessed>16</b:DayAccessed>
    <b:URL>https://w.wiki/Jpv9</b:URL>
    <b:RefOrder>130</b:RefOrder>
  </b:Source>
  <b:Source>
    <b:Tag>Mar13</b:Tag>
    <b:SourceType>Report</b:SourceType>
    <b:Guid>{F1D111B8-8CC2-447D-8F88-E4FFA0FCEC92}</b:Guid>
    <b:Title>Teoria de grafos</b:Title>
    <b:Year>2013</b:Year>
    <b:Author>
      <b:Author>
        <b:NameList>
          <b:Person>
            <b:Last>Nuñez</b:Last>
            <b:First>Marcelino</b:First>
            <b:Middle>Felipe Álvarez</b:Middle>
          </b:Person>
        </b:NameList>
      </b:Author>
    </b:Author>
    <b:Publisher>Universidad del Bío-Bío</b:Publisher>
    <b:City>Chillán</b:City>
    <b:RefOrder>54</b:RefOrder>
  </b:Source>
  <b:Source>
    <b:Tag>Ser24</b:Tag>
    <b:SourceType>Report</b:SourceType>
    <b:Guid>{DB41FA21-1FDE-4BB4-B0C4-DEB8C92E07C7}</b:Guid>
    <b:Title>Aplicación de Algoritmos de Búsqueda en la optimización de caminos mínimos en grafos de decisión.</b:Title>
    <b:Year>2024</b:Year>
    <b:Publisher>Universidad Politécnica, Escuela Técnica Superior de Ingenieros Informáticos</b:Publisher>
    <b:City>Madrid</b:City>
    <b:Author>
      <b:Author>
        <b:NameList>
          <b:Person>
            <b:Last>Lama</b:Last>
            <b:First>Sergio</b:First>
            <b:Middle>González de la</b:Middle>
          </b:Person>
        </b:NameList>
      </b:Author>
    </b:Author>
    <b:RefOrder>55</b:RefOrder>
  </b:Source>
  <b:Source>
    <b:Tag>Cor09</b:Tag>
    <b:SourceType>Book</b:SourceType>
    <b:Guid>{D21AAFF7-8CBD-431C-AC4B-B519982C0E0A}</b:Guid>
    <b:Title>Introduction to Algorithms</b:Title>
    <b:Year>2009</b:Year>
    <b:Publisher>McGraw-Hill Book Company </b:Publisher>
    <b:City>Cambridge</b:City>
    <b:Author>
      <b:Author>
        <b:NameList>
          <b:Person>
            <b:Last>Cormen</b:Last>
            <b:First>T.</b:First>
            <b:Middle>H., Leiserson, C. E., Rivest, R. L., &amp; Stein, C.</b:Middle>
          </b:Person>
        </b:NameList>
      </b:Author>
    </b:Author>
    <b:RefOrder>56</b:RefOrder>
  </b:Source>
  <b:Source>
    <b:Tag>Stu10</b:Tag>
    <b:SourceType>Book</b:SourceType>
    <b:Guid>{BC1547D8-FFD5-453E-AEC4-EBEFC77A9014}</b:Guid>
    <b:Author>
      <b:Author>
        <b:NameList>
          <b:Person>
            <b:Last>Norvig</b:Last>
            <b:First>Stuart</b:First>
            <b:Middle>J. Russell and Peter</b:Middle>
          </b:Person>
        </b:NameList>
      </b:Author>
    </b:Author>
    <b:Title>Artificial Intelligence A Modern Approach</b:Title>
    <b:Year>2010</b:Year>
    <b:City>New Jersey</b:City>
    <b:Publisher>Pearson</b:Publisher>
    <b:RefOrder>57</b:RefOrder>
  </b:Source>
  <b:Source>
    <b:Tag>Sci26</b:Tag>
    <b:SourceType>InternetSite</b:SourceType>
    <b:Guid>{AF29D3B2-6212-44EA-810F-4A1F178BEA12}</b:Guid>
    <b:Title>haversine_distances</b:Title>
    <b:Author>
      <b:Author>
        <b:Corporate>Scikit Learn</b:Corporate>
      </b:Author>
    </b:Author>
    <b:YearAccessed>2026</b:YearAccessed>
    <b:MonthAccessed>Marzo</b:MonthAccessed>
    <b:DayAccessed>16</b:DayAccessed>
    <b:URL>https://scikit-learn.org/stable/modules/generated/sklearn.metrics.pairwise.haversine_distances.html</b:URL>
    <b:RefOrder>58</b:RefOrder>
  </b:Source>
  <b:Source>
    <b:Tag>Sof25</b:Tag>
    <b:SourceType>InternetSite</b:SourceType>
    <b:Guid>{8DD177E3-A71D-4C87-902F-399F12B8D366}</b:Guid>
    <b:Author>
      <b:Author>
        <b:Corporate>Software Industrial</b:Corporate>
      </b:Author>
    </b:Author>
    <b:Title>Guía para documentar Reglas de Negocio Software</b:Title>
    <b:ProductionCompany>Software Industrial</b:ProductionCompany>
    <b:YearAccessed>2025</b:YearAccessed>
    <b:MonthAccessed>Marzo</b:MonthAccessed>
    <b:DayAccessed>19</b:DayAccessed>
    <b:URL>https://softwareindustrial.es/producto/documentar-reglas-de-negocio/</b:URL>
    <b:RefOrder>79</b:RefOrder>
  </b:Source>
  <b:Source>
    <b:Tag>Cam23</b:Tag>
    <b:SourceType>InternetSite</b:SourceType>
    <b:Guid>{DB29A900-B737-4706-8320-1EA3D3BD3702}</b:Guid>
    <b:Author>
      <b:Author>
        <b:NameList>
          <b:Person>
            <b:Last>Campos</b:Last>
            <b:First>Harol</b:First>
          </b:Person>
          <b:Person>
            <b:Last>Cai</b:Last>
            <b:First>Saisang</b:First>
          </b:Person>
          <b:Person>
            <b:Last>Sharkey</b:Last>
            <b:First>Kent</b:First>
          </b:Person>
          <b:Person>
            <b:Last>Schonning</b:Last>
            <b:First>Nick</b:First>
          </b:Person>
        </b:NameList>
      </b:Author>
    </b:Author>
    <b:Title>Crear y usar reglas de negocios</b:Title>
    <b:ProductionCompany>Microoft</b:ProductionCompany>
    <b:Year>2023</b:Year>
    <b:Month>Mayo</b:Month>
    <b:Day>04</b:Day>
    <b:YearAccessed>2025</b:YearAccessed>
    <b:MonthAccessed>Marzo</b:MonthAccessed>
    <b:DayAccessed>19</b:DayAccessed>
    <b:URL>https://learn.microsoft.com/es-es/biztalk/core/creating-and-using-business-rules</b:URL>
    <b:RefOrder>80</b:RefOrder>
  </b:Source>
  <b:Source>
    <b:Tag>Moo16</b:Tag>
    <b:SourceType>Report</b:SourceType>
    <b:Guid>{D72C58A4-4E8B-407D-9D3C-9FC16235C951}</b:Guid>
    <b:Title>A Review of OpenStreetMap Data</b:Title>
    <b:Year>2016</b:Year>
    <b:Author>
      <b:Author>
        <b:NameList>
          <b:Person>
            <b:Last>Mooney</b:Last>
            <b:First>Peter</b:First>
          </b:Person>
          <b:Person>
            <b:Last>Minghini</b:Last>
            <b:First>Marco</b:First>
          </b:Person>
        </b:NameList>
      </b:Author>
    </b:Author>
    <b:RefOrder>60</b:RefOrder>
  </b:Source>
  <b:Source>
    <b:Tag>ElP08</b:Tag>
    <b:SourceType>ArticleInAPeriodical</b:SourceType>
    <b:Guid>{A02F1372-D9E3-408A-8BA9-8EB3411D560F}</b:Guid>
    <b:Title>Sun Microsystems compra MySQL por 1.000 millones de dólares</b:Title>
    <b:Year>2008</b:Year>
    <b:Month>Enero</b:Month>
    <b:Day>16</b:Day>
    <b:URL>https://elpais.com/tecnologia/2008/01/16/actualidad/1200475685_850215.html</b:URL>
    <b:Author>
      <b:Author>
        <b:Corporate>El País</b:Corporate>
      </b:Author>
    </b:Author>
    <b:RefOrder>49</b:RefOrder>
  </b:Source>
  <b:Source>
    <b:Tag>Mar26</b:Tag>
    <b:SourceType>InternetSite</b:SourceType>
    <b:Guid>{4F2B625E-BA1E-4D34-AC2C-013176DE0EFA}</b:Guid>
    <b:Title>Maria DB en resumen</b:Title>
    <b:Author>
      <b:Author>
        <b:Corporate>MariaDB Foundation</b:Corporate>
      </b:Author>
    </b:Author>
    <b:YearAccessed>2026</b:YearAccessed>
    <b:MonthAccessed>Marzo</b:MonthAccessed>
    <b:DayAccessed>1</b:DayAccessed>
    <b:URL>https://mariadb.org/es/</b:URL>
    <b:RefOrder>50</b:RefOrder>
  </b:Source>
  <b:Source>
    <b:Tag>DBE26</b:Tag>
    <b:SourceType>InternetSite</b:SourceType>
    <b:Guid>{D1F2CEEC-DFA2-4385-A0C6-11E603C3974E}</b:Guid>
    <b:Author>
      <b:Author>
        <b:Corporate>DB-Engines</b:Corporate>
      </b:Author>
    </b:Author>
    <b:Year>2026</b:Year>
    <b:Month>Marzo</b:Month>
    <b:YearAccessed>2026</b:YearAccessed>
    <b:MonthAccessed>Marzo</b:MonthAccessed>
    <b:DayAccessed>1</b:DayAccessed>
    <b:URL>https://db-engines.com/en/ranking</b:URL>
    <b:RefOrder>51</b:RefOrder>
  </b:Source>
  <b:Source>
    <b:Tag>Ope26</b:Tag>
    <b:SourceType>InternetSite</b:SourceType>
    <b:Guid>{8B3124AF-CC1C-4707-BB92-552AAD965F4B}</b:Guid>
    <b:Author>
      <b:Author>
        <b:Corporate>Open Source Initiative</b:Corporate>
      </b:Author>
    </b:Author>
    <b:Title>GNU General Public License version 2</b:Title>
    <b:YearAccessed>2026</b:YearAccessed>
    <b:MonthAccessed>Abril</b:MonthAccessed>
    <b:DayAccessed>1</b:DayAccessed>
    <b:URL>https://opensource.org/license/GPL-2.0</b:URL>
    <b:RefOrder>52</b:RefOrder>
  </b:Source>
  <b:Source>
    <b:Tag>Uni13</b:Tag>
    <b:SourceType>JournalArticle</b:SourceType>
    <b:Guid>{0F64327C-0334-4723-B788-C24DD69ACDA3}</b:Guid>
    <b:Author>
      <b:Author>
        <b:Corporate>United Nations Convention against Corruption</b:Corporate>
      </b:Author>
    </b:Author>
    <b:Title>A Strategy for Safeguarding against Corruption in Major Public Events</b:Title>
    <b:Year>2013</b:Year>
    <b:RefOrder>107</b:RefOrder>
  </b:Source>
  <b:Source>
    <b:Tag>PROil</b:Tag>
    <b:SourceType>JournalArticle</b:SourceType>
    <b:Guid>{A01321B4-0727-4CB9-8E57-D8BF44AFC95E}</b:Guid>
    <b:Author>
      <b:Author>
        <b:Corporate>PROGRAMA DE LAS NACIONES UNIDAS PARA EL DESARROLLO EN MÉXICO </b:Corporate>
      </b:Author>
    </b:Author>
    <b:Title>Protocolo de análisis de riesgos</b:Title>
    <b:Year>2018, abril</b:Year>
    <b:RefOrder>108</b:RefOrder>
  </b:Source>
  <b:Source>
    <b:Tag>UPI26</b:Tag>
    <b:SourceType>DocumentFromInternetSite</b:SourceType>
    <b:Guid>{C61DA049-31BF-4A90-9C25-5165EB287BAC}</b:Guid>
    <b:Title>Estudios de factibilidad</b:Title>
    <b:YearAccessed>2026</b:YearAccessed>
    <b:MonthAccessed>Abril</b:MonthAccessed>
    <b:DayAccessed>2</b:DayAccessed>
    <b:URL>https://www.sites.upiicsa.ipn.mx/estudiantes/academia_de_informatica/analisis_de_sistemas/docs/PDF/Estudio_Factibilidad.pdf</b:URL>
    <b:Author>
      <b:Author>
        <b:Corporate>UPIICSA</b:Corporate>
      </b:Author>
    </b:Author>
    <b:RefOrder>109</b:RefOrder>
  </b:Source>
  <b:Source>
    <b:Tag>Pér21</b:Tag>
    <b:SourceType>ConferenceProceedings</b:SourceType>
    <b:Guid>{E515D492-4A45-410B-9102-42C928A1A503}</b:Guid>
    <b:Title>HERRAMIENTAS Y TECNOLOGÍAS PARA EL DESARROLLO WEB DESDE</b:Title>
    <b:Year>2021</b:Year>
    <b:URL>https://sedici.unlp.edu.ar/handle/10915/120476</b:URL>
    <b:City>Facultad de Ingeniería - Universidad Nacional de Jujuy</b:City>
    <b:Author>
      <b:Author>
        <b:NameList>
          <b:Person>
            <b:Last>Pérez Ibarra</b:Last>
            <b:Middle>Graciela</b:Middle>
            <b:First>Susana</b:First>
          </b:Person>
          <b:Person>
            <b:Last>Rolando Quispe</b:Last>
            <b:First>José</b:First>
          </b:Person>
          <b:Person>
            <b:Last>Fernando Mullicundo</b:Last>
            <b:First>Felipe</b:First>
          </b:Person>
          <b:Person>
            <b:Last>Alberto Lamas</b:Last>
            <b:First>Daniel</b:First>
          </b:Person>
        </b:NameList>
      </b:Author>
    </b:Author>
    <b:RefOrder>81</b:RefOrder>
  </b:Source>
  <b:Source>
    <b:Tag>Rea26</b:Tag>
    <b:SourceType>InternetSite</b:SourceType>
    <b:Guid>{C1B2BADD-4E51-4574-8CED-BAC232E5128C}</b:Guid>
    <b:Author>
      <b:Author>
        <b:Corporate>React</b:Corporate>
      </b:Author>
    </b:Author>
    <b:Title>React Documentation</b:Title>
    <b:ProductionCompany>Meta Corporation</b:ProductionCompany>
    <b:YearAccessed>2026</b:YearAccessed>
    <b:MonthAccessed>Abril</b:MonthAccessed>
    <b:DayAccessed>2</b:DayAccessed>
    <b:URL>https://react.dev/learn</b:URL>
    <b:RefOrder>84</b:RefOrder>
  </b:Source>
  <b:Source>
    <b:Tag>Ang26</b:Tag>
    <b:SourceType>InternetSite</b:SourceType>
    <b:Guid>{DC8567FE-D23D-49DF-A9B3-75C578167083}</b:Guid>
    <b:Title>Angular Documentation</b:Title>
    <b:Author>
      <b:Author>
        <b:Corporate>Angular</b:Corporate>
      </b:Author>
    </b:Author>
    <b:ProductionCompany>Google</b:ProductionCompany>
    <b:YearAccessed>2026</b:YearAccessed>
    <b:MonthAccessed>Abril</b:MonthAccessed>
    <b:DayAccessed>2</b:DayAccessed>
    <b:URL>https://angular.dev/overview</b:URL>
    <b:RefOrder>83</b:RefOrder>
  </b:Source>
  <b:Source>
    <b:Tag>Vue26</b:Tag>
    <b:SourceType>InternetSite</b:SourceType>
    <b:Guid>{1E9ED760-5E5D-42E9-925B-3C336FC0BAFF}</b:Guid>
    <b:Author>
      <b:Author>
        <b:Corporate>Vue</b:Corporate>
      </b:Author>
    </b:Author>
    <b:Title>Vue Documentation</b:Title>
    <b:YearAccessed>2026</b:YearAccessed>
    <b:MonthAccessed>Abril</b:MonthAccessed>
    <b:DayAccessed>2</b:DayAccessed>
    <b:URL>https://vuejs.org/guide/introduction.html</b:URL>
    <b:RefOrder>85</b:RefOrder>
  </b:Source>
  <b:Source>
    <b:Tag>Cin20</b:Tag>
    <b:SourceType>JournalArticle</b:SourceType>
    <b:Guid>{AFF30A8B-F538-4C6C-9758-200446493E0A}</b:Guid>
    <b:Title>Comparison: Angular vs. React vs. Vue. Which framework is the best choice?</b:Title>
    <b:Year>2020</b:Year>
    <b:JournalName>University of Belgrade, School of Electrical Engineering, Belgrade, Serbia</b:JournalName>
    <b:Pages>250-255</b:Pages>
    <b:Author>
      <b:Author>
        <b:NameList>
          <b:Person>
            <b:Last>Cincović</b:Last>
            <b:First>Jelica</b:First>
          </b:Person>
          <b:Person>
            <b:Last>Punt</b:Last>
            <b:First>Marija</b:First>
          </b:Person>
        </b:NameList>
      </b:Author>
    </b:Author>
    <b:Publisher>ICIST</b:Publisher>
    <b:RefOrder>82</b:RefOrder>
  </b:Source>
  <b:Source>
    <b:Tag>Gal21</b:Tag>
    <b:SourceType>Report</b:SourceType>
    <b:Guid>{89159DC4-7CD1-4945-8F44-7C46938224CC}</b:Guid>
    <b:Title>La programación Front-End y Back-End</b:Title>
    <b:Year>2021</b:Year>
    <b:Author>
      <b:Author>
        <b:NameList>
          <b:Person>
            <b:Last>Gala Yalupalin</b:Last>
            <b:First>Dollybeth</b:First>
          </b:Person>
        </b:NameList>
      </b:Author>
    </b:Author>
    <b:Publisher>UNIVERSIDAD NACIONAL DE EDUCACION Escuela Profesional de Electrónica y Telecomunicaciones</b:Publisher>
    <b:City>Lima, Perú</b:City>
    <b:RefOrder>86</b:RefOrder>
  </b:Source>
  <b:Source>
    <b:Tag>Har18</b:Tag>
    <b:SourceType>JournalArticle</b:SourceType>
    <b:Guid>{7E12B882-A360-4BA5-9E67-7A8A02EABE99}</b:Guid>
    <b:Title>Desarrollo backend para aplicaciones web, Servicios Web Restful: Node.js vs Spring Boot</b:Title>
    <b:Year>2018</b:Year>
    <b:JournalName>Revista Ibérica de Sistemas e Tecnologias de Informação</b:JournalName>
    <b:Pages>309–321</b:Pages>
    <b:Issue>E17</b:Issue>
    <b:Author>
      <b:Author>
        <b:NameList>
          <b:Person>
            <b:Last>Haro</b:Last>
            <b:First>Edward</b:First>
          </b:Person>
          <b:Person>
            <b:Last>Guarda</b:Last>
            <b:First>Teresa</b:First>
          </b:Person>
          <b:Person>
            <b:Last>Zambrano Peñaherrera</b:Last>
            <b:First>Alex Omar</b:First>
          </b:Person>
          <b:Person>
            <b:Last>Ninahualpa Quiña</b:Last>
            <b:First>Geovanni</b:First>
          </b:Person>
        </b:NameList>
      </b:Author>
    </b:Author>
    <b:RefOrder>87</b:RefOrder>
  </b:Source>
  <b:Source>
    <b:Tag>Ope261</b:Tag>
    <b:SourceType>InternetSite</b:SourceType>
    <b:Guid>{0B4C389D-2F84-4B78-9175-3CDEF2138930}</b:Guid>
    <b:Title>Express</b:Title>
    <b:Author>
      <b:Author>
        <b:Corporate>OpenJS Foundation</b:Corporate>
      </b:Author>
    </b:Author>
    <b:YearAccessed>2026</b:YearAccessed>
    <b:MonthAccessed>Abril</b:MonthAccessed>
    <b:DayAccessed>5</b:DayAccessed>
    <b:URL>https://expressjs.com/</b:URL>
    <b:RefOrder>89</b:RefOrder>
  </b:Source>
  <b:Source>
    <b:Tag>mdn25</b:Tag>
    <b:SourceType>InternetSite</b:SourceType>
    <b:Guid>{FCD4C6BC-8263-48CD-8982-5A84897ED100}</b:Guid>
    <b:Author>
      <b:Author>
        <b:Corporate>mdn</b:Corporate>
      </b:Author>
    </b:Author>
    <b:Title>Express Web Framework</b:Title>
    <b:ProductionCompany>Mozilla Corporation</b:ProductionCompany>
    <b:Year>2025</b:Year>
    <b:Month>Marzo</b:Month>
    <b:Day>27</b:Day>
    <b:YearAccessed>2026</b:YearAccessed>
    <b:MonthAccessed>Abril</b:MonthAccessed>
    <b:DayAccessed>5</b:DayAccessed>
    <b:URL>https://developer.mozilla.org/es/docs/Learn_web_development/Extensions/Server-side/Express_Nodejs</b:URL>
    <b:RefOrder>90</b:RefOrder>
  </b:Source>
  <b:Source>
    <b:Tag>Dja26</b:Tag>
    <b:SourceType>InternetSite</b:SourceType>
    <b:Guid>{6E750D08-47F4-41E2-B6E0-B897A652F7F6}</b:Guid>
    <b:Author>
      <b:Author>
        <b:Corporate>Django Software Foundation</b:Corporate>
      </b:Author>
    </b:Author>
    <b:Title>Documentación de Django</b:Title>
    <b:YearAccessed>2026</b:YearAccessed>
    <b:MonthAccessed>Abril</b:MonthAccessed>
    <b:DayAccessed>5</b:DayAccessed>
    <b:URL>https://docs.djangoproject.com/es/6.0/</b:URL>
    <b:RefOrder>88</b:RefOrder>
  </b:Source>
  <b:Source>
    <b:Tag>Uga24</b:Tag>
    <b:SourceType>InternetSite</b:SourceType>
    <b:Guid>{8EE9382B-B7B6-47A5-AFA2-68D04B623FA2}</b:Guid>
    <b:Author>
      <b:Author>
        <b:NameList>
          <b:Person>
            <b:Last>Ugarte</b:Last>
            <b:First>Alejandro</b:First>
          </b:Person>
          <b:Person>
            <b:Last>Gilmore</b:Last>
            <b:First>Kevin</b:First>
          </b:Person>
        </b:NameList>
      </b:Author>
    </b:Author>
    <b:Title>Creación de una aplicación web con Spring Boot y Angular</b:Title>
    <b:ProductionCompany>Baeldung</b:ProductionCompany>
    <b:Year>2024</b:Year>
    <b:Month>Mayo</b:Month>
    <b:Day>11</b:Day>
    <b:YearAccessed>2026</b:YearAccessed>
    <b:MonthAccessed>Abril</b:MonthAccessed>
    <b:DayAccessed>6</b:DayAccessed>
    <b:URL>https://www.baeldung.com/spring-boot-angular-web</b:URL>
    <b:RefOrder>91</b:RefOrder>
  </b:Source>
  <b:Source>
    <b:Tag>Mar261</b:Tag>
    <b:SourceType>InternetSite</b:SourceType>
    <b:Guid>{0ABF8F1B-E08C-4A32-9F39-AED688CEFC2A}</b:Guid>
    <b:Author>
      <b:Author>
        <b:Corporate>MariaDB</b:Corporate>
      </b:Author>
    </b:Author>
    <b:Title>MariaDB Documentation</b:Title>
    <b:Year>2026</b:Year>
    <b:YearAccessed>2026</b:YearAccessed>
    <b:MonthAccessed>Abril</b:MonthAccessed>
    <b:DayAccessed>6</b:DayAccessed>
    <b:URL>https://mariadb.com/docs/</b:URL>
    <b:RefOrder>94</b:RefOrder>
  </b:Source>
  <b:Source>
    <b:Tag>MyS26</b:Tag>
    <b:SourceType>InternetSite</b:SourceType>
    <b:Guid>{9A7E8D28-7371-414E-B2D3-2DAFB541C201}</b:Guid>
    <b:Author>
      <b:Author>
        <b:Corporate>MySQL</b:Corporate>
      </b:Author>
    </b:Author>
    <b:Title>MySQL 8.0 Reference Manual</b:Title>
    <b:ProductionCompany>Oracle</b:ProductionCompany>
    <b:Year>2026</b:Year>
    <b:Month>Marzo</b:Month>
    <b:Day>3</b:Day>
    <b:YearAccessed>2026</b:YearAccessed>
    <b:MonthAccessed>Abril</b:MonthAccessed>
    <b:DayAccessed>6</b:DayAccessed>
    <b:URL>https://dev.mysql.com/doc/refman/8.0/en/</b:URL>
    <b:RefOrder>95</b:RefOrder>
  </b:Source>
  <b:Source>
    <b:Tag>Mon26</b:Tag>
    <b:SourceType>InternetSite</b:SourceType>
    <b:Guid>{5C0DC950-B7CA-4B33-A62E-605A6B2A689B}</b:Guid>
    <b:Author>
      <b:Author>
        <b:Corporate>MongoDB</b:Corporate>
      </b:Author>
    </b:Author>
    <b:Title>Documentación de MongoDB</b:Title>
    <b:ProductionCompany>MongoDB, Inc.</b:ProductionCompany>
    <b:YearAccessed>2026</b:YearAccessed>
    <b:MonthAccessed>Abril</b:MonthAccessed>
    <b:DayAccessed>6</b:DayAccessed>
    <b:URL>https://www.mongodb.com/es/docs/</b:URL>
    <b:RefOrder>96</b:RefOrder>
  </b:Source>
  <b:Source>
    <b:Tag>Mar25</b:Tag>
    <b:SourceType>InternetSite</b:SourceType>
    <b:Guid>{17783B89-9A9E-470B-87B5-7D8A5B01B50E}</b:Guid>
    <b:Author>
      <b:Author>
        <b:Corporate>MariaDB</b:Corporate>
      </b:Author>
    </b:Author>
    <b:Title>Licensing FAQ</b:Title>
    <b:Year>2025</b:Year>
    <b:Month>Diciembre</b:Month>
    <b:YearAccessed>2026</b:YearAccessed>
    <b:MonthAccessed>Abril</b:MonthAccessed>
    <b:DayAccessed>6</b:DayAccessed>
    <b:URL>https://mariadb.com/docs/general-resources/community/community/faq/licensing-questions/licensing-faq</b:URL>
    <b:RefOrder>97</b:RefOrder>
  </b:Source>
  <b:Source>
    <b:Tag>Pla04</b:Tag>
    <b:SourceType>JournalArticle</b:SourceType>
    <b:Guid>{E7D934A3-0E7B-4746-AC7E-B19E0CA4C234}</b:Guid>
    <b:Title>La importancia de los datos</b:Title>
    <b:Year>2004</b:Year>
    <b:JournalName>Nutrición Hospitalaria</b:JournalName>
    <b:Pages>11-13</b:Pages>
    <b:Volume>19</b:Volume>
    <b:Issue>1</b:Issue>
    <b:Author>
      <b:Author>
        <b:NameList>
          <b:Person>
            <b:Last>Planas</b:Last>
            <b:First>M</b:First>
          </b:Person>
          <b:Person>
            <b:Last>Rodriguez</b:Last>
            <b:First>T</b:First>
          </b:Person>
          <b:Person>
            <b:Last>Lecha</b:Last>
            <b:First>M</b:First>
          </b:Person>
        </b:NameList>
      </b:Author>
    </b:Author>
    <b:URL>https://scielo.isciii.es/scielo.php?pid=S0212-16112004000100003&amp;script=sci_arttext</b:URL>
    <b:RefOrder>92</b:RefOrder>
  </b:Source>
  <b:Source>
    <b:Tag>Ram08</b:Tag>
    <b:SourceType>Report</b:SourceType>
    <b:Guid>{33818C12-CC31-450B-84E2-382BD840B6CE}</b:Guid>
    <b:Title>Sistemas gestores de base de datos</b:Title>
    <b:Year>2008</b:Year>
    <b:City>Innovación y Experiencias Educativas</b:City>
    <b:Publisher>MEDIO, CICLO FORMATIVO GRADO</b:Publisher>
    <b:Author>
      <b:Author>
        <b:NameList>
          <b:Person>
            <b:Last>Ramírez</b:Last>
            <b:First>Raquel Zambrano</b:First>
          </b:Person>
        </b:NameList>
      </b:Author>
    </b:Author>
    <b:RefOrder>93</b:RefOrder>
  </b:Source>
  <b:Source>
    <b:Tag>001</b:Tag>
    <b:SourceType>InternetSite</b:SourceType>
    <b:Guid>{E8445A94-FAE3-4FA4-8FE6-0EFD159FF626}</b:Guid>
    <b:Year>2020</b:Year>
    <b:Author>
      <b:Author>
        <b:NameList>
          <b:Person>
            <b:Last>Montrero</b:Last>
            <b:First>D</b:First>
          </b:Person>
        </b:NameList>
      </b:Author>
    </b:Author>
    <b:InternetSiteTitle>El negocio del agua embotellada en México UNAM</b:InternetSiteTitle>
    <b:URL>https://www.agua.unam.mx/covid19/assets/pdf/AguaEmbotallada_DeliaMontero.pdf</b:URL>
    <b:YearAccessed>2026</b:YearAccessed>
    <b:MonthAccessed>Febrero</b:MonthAccessed>
    <b:DayAccessed>3</b:DayAccessed>
    <b:RefOrder>1</b:RefOrder>
  </b:Source>
  <b:Source>
    <b:Tag>004</b:Tag>
    <b:SourceType>InternetSite</b:SourceType>
    <b:Guid>{70E32BCD-6283-43D3-87A7-AC75EFD02058}</b:Guid>
    <b:Author>
      <b:Author>
        <b:NameList>
          <b:Person>
            <b:Last>Mell</b:Last>
            <b:First>P.,</b:First>
            <b:Middle>&amp; Grance, T.</b:Middle>
          </b:Person>
        </b:NameList>
      </b:Author>
    </b:Author>
    <b:InternetSiteTitle>The NIST Definition of Cloud</b:InternetSiteTitle>
    <b:Year>2011</b:Year>
    <b:URL>https://nvlpubs.nist.gov/nistpubs/Legacy/SP/nistspecialpublication800-145.pdf</b:URL>
    <b:YearAccessed>2026</b:YearAccessed>
    <b:MonthAccessed>Febrero</b:MonthAccessed>
    <b:DayAccessed>3</b:DayAccessed>
    <b:RefOrder>4</b:RefOrder>
  </b:Source>
  <b:Source>
    <b:Tag>005</b:Tag>
    <b:SourceType>InternetSite</b:SourceType>
    <b:Guid>{C7F9E8D0-2519-4D7B-A090-A86CE538114B}</b:Guid>
    <b:Author>
      <b:Author>
        <b:NameList>
          <b:Person>
            <b:Last>Group</b:Last>
            <b:First>Nielsen</b:First>
            <b:Middle>Norman</b:Middle>
          </b:Person>
        </b:NameList>
      </b:Author>
    </b:Author>
    <b:InternetSiteTitle>rustworthiness in Web Design: 4 Credibility Factors</b:InternetSiteTitle>
    <b:Year>2024</b:Year>
    <b:URL>https://www.nngroup.com/articles/trustworthy-design/</b:URL>
    <b:YearAccessed>2026</b:YearAccessed>
    <b:MonthAccessed>Febrero</b:MonthAccessed>
    <b:DayAccessed>3</b:DayAccessed>
    <b:RefOrder>5</b:RefOrder>
  </b:Source>
  <b:Source>
    <b:Tag>006</b:Tag>
    <b:SourceType>InternetSite</b:SourceType>
    <b:Guid>{E0C09D86-E57A-4805-A7AA-4ED9B621DF2F}</b:Guid>
    <b:Author>
      <b:Author>
        <b:NameList>
          <b:Person>
            <b:Last>Yan</b:Last>
            <b:First>Zheng</b:First>
          </b:Person>
        </b:NameList>
      </b:Author>
    </b:Author>
    <b:InternetSiteTitle>Trust management for mobile computing platforms</b:InternetSiteTitle>
    <b:Year>2007</b:Year>
    <b:URL>https://aaltodoc.aalto.fi/items/3383cc3c-774e-4304-a84f-aadb807385c8</b:URL>
    <b:YearAccessed>2026</b:YearAccessed>
    <b:MonthAccessed>Febrero</b:MonthAccessed>
    <b:DayAccessed>5</b:DayAccessed>
    <b:RefOrder>6</b:RefOrder>
  </b:Source>
  <b:Source>
    <b:Tag>HCa25</b:Tag>
    <b:SourceType>InternetSite</b:SourceType>
    <b:Guid>{6D5E36E1-0C4B-48A2-BDDF-2D13F15981B0}</b:Guid>
    <b:Author>
      <b:Author>
        <b:NameList>
          <b:Person>
            <b:Last>H. Castellanos</b:Last>
          </b:Person>
        </b:NameList>
      </b:Author>
    </b:Author>
    <b:InternetSiteTitle>Temen afectaciones a largo plazo por agua contaminada en la BJ»</b:InternetSiteTitle>
    <b:Year>2025</b:Year>
    <b:URL>https://www.excelsior.com.mx/comunidad/temen-afectaciones-a-largo-plazo-por-agua-contaminadaen-</b:URL>
    <b:YearAccessed>2026</b:YearAccessed>
    <b:MonthAccessed>Febrero</b:MonthAccessed>
    <b:DayAccessed>5</b:DayAccessed>
    <b:RefOrder>7</b:RefOrder>
  </b:Source>
  <b:Source>
    <b:Tag>Leo25</b:Tag>
    <b:SourceType>InternetSite</b:SourceType>
    <b:Guid>{3C52814F-8C99-4DD5-A663-B2CBCDB8BE8C}</b:Guid>
    <b:Author>
      <b:Author>
        <b:NameList>
          <b:Person>
            <b:Last>V</b:Last>
            <b:First>Leonardo</b:First>
            <b:Middle>Lugo</b:Middle>
          </b:Person>
        </b:NameList>
      </b:Author>
    </b:Author>
    <b:InternetSiteTitle>agua.org,mx</b:InternetSiteTitle>
    <b:Year>2025</b:Year>
    <b:URL>https://agua.org.mx/ciudad-de-mexico-agua-contaminada-de-bj-pone-en-riesgo-la-salud-de-mascotas-publimetro/</b:URL>
    <b:YearAccessed>2026</b:YearAccessed>
    <b:MonthAccessed>Febrero</b:MonthAccessed>
    <b:DayAccessed>6</b:DayAccessed>
    <b:RefOrder>9</b:RefOrder>
  </b:Source>
  <b:Source>
    <b:Tag>Red24</b:Tag>
    <b:SourceType>InternetSite</b:SourceType>
    <b:Guid>{1428DC2F-37D6-4F8C-A021-294AE59D509B}</b:Guid>
    <b:Author>
      <b:Author>
        <b:NameList>
          <b:Person>
            <b:Last>ejecentral</b:Last>
            <b:First>Redacción</b:First>
          </b:Person>
        </b:NameList>
      </b:Author>
    </b:Author>
    <b:InternetSiteTitle>agua.org.mx</b:InternetSiteTitle>
    <b:Year>2024</b:Year>
    <b:URL>https://agua.org.mx/mexico-juez-obliga-al-gobierno-de-la-cdmx-informar-del-agua-contaminada-en-bj-eje-central/</b:URL>
    <b:YearAccessed>2026</b:YearAccessed>
    <b:MonthAccessed>Febrero</b:MonthAccessed>
    <b:DayAccessed>6</b:DayAccessed>
    <b:RefOrder>10</b:RefOrder>
  </b:Source>
  <b:Source>
    <b:Tag>7Leó23</b:Tag>
    <b:SourceType>InternetSite</b:SourceType>
    <b:Guid>{3264D031-2019-4B8A-9CC0-95618AF3A7F7}</b:Guid>
    <b:Author>
      <b:Author>
        <b:NameList>
          <b:Person>
            <b:Last>León</b:Last>
            <b:First>Guadalupe</b:First>
            <b:Middle>Lozada</b:Middle>
          </b:Person>
        </b:NameList>
      </b:Author>
    </b:Author>
    <b:InternetSiteTitle>Relatosehistorias</b:InternetSiteTitle>
    <b:Year>2023</b:Year>
    <b:URL>https://relatosehistorias.mx/nuestras-historias/el-aguador</b:URL>
    <b:YearAccessed>2026</b:YearAccessed>
    <b:MonthAccessed>Febrero</b:MonthAccessed>
    <b:DayAccessed>6</b:DayAccessed>
    <b:RefOrder>11</b:RefOrder>
  </b:Source>
  <b:Source>
    <b:Tag>Rau19</b:Tag>
    <b:SourceType>InternetSite</b:SourceType>
    <b:Guid>{AE97B5A8-D8D9-4E92-BF11-E5F2014AEA74}</b:Guid>
    <b:Author>
      <b:Author>
        <b:NameList>
          <b:Person>
            <b:Last>Pacheco-Vega</b:Last>
            <b:First>Raul</b:First>
          </b:Person>
        </b:NameList>
      </b:Author>
    </b:Author>
    <b:InternetSiteTitle>raulpacheco.org</b:InternetSiteTitle>
    <b:Year>2019</b:Year>
    <b:URL>https://www.raulpacheco.org/2019/12/human-right-to-water-and-bottled-water-consumption-governing-at-the-intersection-of-water-justice-rights-and-ethics-new-chapter/</b:URL>
    <b:YearAccessed>2026</b:YearAccessed>
    <b:MonthAccessed>Febrero </b:MonthAccessed>
    <b:DayAccessed>7</b:DayAccessed>
    <b:RefOrder>12</b:RefOrder>
  </b:Source>
  <b:Source>
    <b:Tag>Goo25</b:Tag>
    <b:SourceType>InternetSite</b:SourceType>
    <b:Guid>{72A8497C-980F-4B09-B5DA-4684A133D0AC}</b:Guid>
    <b:Author>
      <b:Author>
        <b:NameList>
          <b:Person>
            <b:Last>Google</b:Last>
          </b:Person>
        </b:NameList>
      </b:Author>
    </b:Author>
    <b:InternetSiteTitle>Google Maps Platform</b:InternetSiteTitle>
    <b:Year>2025</b:Year>
    <b:URL>https://developers.google.com/maps/documentation/routes/compute-route-over?hl=es-419</b:URL>
    <b:YearAccessed>2026</b:YearAccessed>
    <b:MonthAccessed>Febrero</b:MonthAccessed>
    <b:DayAccessed>8</b:DayAccessed>
    <b:RefOrder>13</b:RefOrder>
  </b:Source>
  <b:Source>
    <b:Tag>Mec24</b:Tag>
    <b:SourceType>InternetSite</b:SourceType>
    <b:Guid>{9D7FEAC6-19DC-4A5E-8FBC-B08EEFAD7703}</b:Guid>
    <b:Author>
      <b:Author>
        <b:NameList>
          <b:Person>
            <b:Last>Mecalux</b:Last>
          </b:Person>
        </b:NameList>
      </b:Author>
    </b:Author>
    <b:InternetSiteTitle>mecalux</b:InternetSiteTitle>
    <b:Year>2024</b:Year>
    <b:URL>https://www.mecalux.com.mx/blog/logistica-de-distribucion</b:URL>
    <b:YearAccessed>2026</b:YearAccessed>
    <b:MonthAccessed>Febrero</b:MonthAccessed>
    <b:DayAccessed>7</b:DayAccessed>
    <b:RefOrder>14</b:RefOrder>
  </b:Source>
  <b:Source>
    <b:Tag>Mic26</b:Tag>
    <b:SourceType>InternetSite</b:SourceType>
    <b:Guid>{C52AAA81-33CC-4BA7-B8E0-96066A566FF0}</b:Guid>
    <b:Author>
      <b:Author>
        <b:NameList>
          <b:Person>
            <b:Last>Microsoft</b:Last>
          </b:Person>
        </b:NameList>
      </b:Author>
    </b:Author>
    <b:InternetSiteTitle>microsoft.com.</b:InternetSiteTitle>
    <b:Year>2026</b:Year>
    <b:URL>microsoft.com.</b:URL>
    <b:YearAccessed>2026</b:YearAccessed>
    <b:MonthAccessed>Febrero</b:MonthAccessed>
    <b:DayAccessed>10</b:DayAccessed>
    <b:RefOrder>15</b:RefOrder>
  </b:Source>
  <b:Source>
    <b:Tag>Goo23</b:Tag>
    <b:SourceType>InternetSite</b:SourceType>
    <b:Guid>{B2651063-E49A-40AE-B127-7FC9230C2AD3}</b:Guid>
    <b:Author>
      <b:Author>
        <b:NameList>
          <b:Person>
            <b:Last>Google</b:Last>
          </b:Person>
        </b:NameList>
      </b:Author>
    </b:Author>
    <b:Title>Kotlin en Android</b:Title>
    <b:Year>2023</b:Year>
    <b:InternetSiteTitle>developer.android.com.</b:InternetSiteTitle>
    <b:URL>https://developer.android.com/kotlin/overview?hl=es-419</b:URL>
    <b:YearAccessed>2026</b:YearAccessed>
    <b:MonthAccessed>Febrero</b:MonthAccessed>
    <b:DayAccessed>10</b:DayAccessed>
    <b:RefOrder>17</b:RefOrder>
  </b:Source>
  <b:Source>
    <b:Tag>Kot26</b:Tag>
    <b:SourceType>InternetSite</b:SourceType>
    <b:Guid>{2FB4A9F3-98A4-45F1-8044-DF2206062737}</b:Guid>
    <b:Author>
      <b:Author>
        <b:NameList>
          <b:Person>
            <b:Last>Documentation</b:Last>
            <b:First>Kotlin</b:First>
          </b:Person>
        </b:NameList>
      </b:Author>
    </b:Author>
    <b:InternetSiteTitle>kotlinlang.org.</b:InternetSiteTitle>
    <b:Year>2026</b:Year>
    <b:URL>https://kotlinlang.org/docs/java-interop.html</b:URL>
    <b:YearAccessed>2026</b:YearAccessed>
    <b:MonthAccessed>Febrero</b:MonthAccessed>
    <b:DayAccessed>13</b:DayAccessed>
    <b:RefOrder>18</b:RefOrder>
  </b:Source>
  <b:Source>
    <b:Tag>Ubi22</b:Tag>
    <b:SourceType>InternetSite</b:SourceType>
    <b:Guid>{6965E854-2EE2-4975-9A5C-FF400E9C7BB4}</b:Guid>
    <b:Author>
      <b:Author>
        <b:NameList>
          <b:Person>
            <b:Last>Ubiqo</b:Last>
          </b:Person>
        </b:NameList>
      </b:Author>
    </b:Author>
    <b:InternetSiteTitle>ubiqo.ent</b:InternetSiteTitle>
    <b:Year>2022</b:Year>
    <b:URL>https://www.ubiqo.net/tecnologia/que-es-un-gps/</b:URL>
    <b:YearAccessed>2026</b:YearAccessed>
    <b:MonthAccessed>Febrero</b:MonthAccessed>
    <b:DayAccessed>13</b:DayAccessed>
    <b:RefOrder>21</b:RefOrder>
  </b:Source>
  <b:Source>
    <b:Tag>Ver26</b:Tag>
    <b:SourceType>InternetSite</b:SourceType>
    <b:Guid>{8FDF3C29-E305-4F5D-9874-58D57897E078}</b:Guid>
    <b:Author>
      <b:Author>
        <b:NameList>
          <b:Person>
            <b:Last>museum</b:Last>
            <b:First>Version</b:First>
          </b:Person>
        </b:NameList>
      </b:Author>
    </b:Author>
    <b:InternetSiteTitle>Version museum</b:InternetSiteTitle>
    <b:Year>2026</b:Year>
    <b:URL>https://www.versionmuseum.com/history-of/google-maps-website</b:URL>
    <b:YearAccessed>2026</b:YearAccessed>
    <b:MonthAccessed>Febrero</b:MonthAccessed>
    <b:DayAccessed>17</b:DayAccessed>
    <b:RefOrder>22</b:RefOrder>
  </b:Source>
  <b:Source>
    <b:Tag>ING22</b:Tag>
    <b:SourceType>InternetSite</b:SourceType>
    <b:Guid>{A20C6A70-3509-48E1-9DF6-E2F58F362803}</b:Guid>
    <b:Author>
      <b:Author>
        <b:NameList>
          <b:Person>
            <b:Last>TECNOLOGIA</b:Last>
            <b:First>INGENIERIA</b:First>
            <b:Middle>Y</b:Middle>
          </b:Person>
        </b:NameList>
      </b:Author>
    </b:Author>
    <b:InternetSiteTitle>unirf</b:InternetSiteTitle>
    <b:Year>2022</b:Year>
    <b:URL>https://unirfp.unir.net/revista/ingenieria-y-tecnologia/framework/</b:URL>
    <b:YearAccessed>2026</b:YearAccessed>
    <b:MonthAccessed>Febrero</b:MonthAccessed>
    <b:DayAccessed>17</b:DayAccessed>
    <b:RefOrder>25</b:RefOrder>
  </b:Source>
  <b:Source>
    <b:Tag>Yan22</b:Tag>
    <b:SourceType>InternetSite</b:SourceType>
    <b:Guid>{86F40A4F-9366-46D9-B781-B96FAF214A0B}</b:Guid>
    <b:Year>2022</b:Year>
    <b:Author>
      <b:Author>
        <b:NameList>
          <b:Person>
            <b:Last>Muradas</b:Last>
            <b:First>Yanina</b:First>
          </b:Person>
        </b:NameList>
      </b:Author>
    </b:Author>
    <b:InternetSiteTitle>OpenWebinars</b:InternetSiteTitle>
    <b:Month>Junio</b:Month>
    <b:URL>https://openwebinars.net/blog/conoce-que-es-spring-framework-y-por-que-usarlo/</b:URL>
    <b:YearAccessed>2026</b:YearAccessed>
    <b:MonthAccessed>Febrero</b:MonthAccessed>
    <b:DayAccessed>20</b:DayAccessed>
    <b:RefOrder>27</b:RefOrder>
  </b:Source>
  <b:Source>
    <b:Tag>VMw26</b:Tag>
    <b:SourceType>InternetSite</b:SourceType>
    <b:Guid>{19B41318-BD34-4861-BA67-D0B64E19AC95}</b:Guid>
    <b:Author>
      <b:Author>
        <b:NameList>
          <b:Person>
            <b:Last>Tanzu</b:Last>
            <b:First>VMware</b:First>
          </b:Person>
        </b:NameList>
      </b:Author>
    </b:Author>
    <b:InternetSiteTitle>SPRING</b:InternetSiteTitle>
    <b:Year>2026</b:Year>
    <b:URL>https://spring.io/projects/spring-framework</b:URL>
    <b:YearAccessed>2026</b:YearAccessed>
    <b:MonthAccessed>Febrero</b:MonthAccessed>
    <b:DayAccessed>20</b:DayAccessed>
    <b:RefOrder>28</b:RefOrder>
  </b:Source>
  <b:Source>
    <b:Tag>Spr</b:Tag>
    <b:SourceType>InternetSite</b:SourceType>
    <b:Guid>{1133DD79-24B2-4A23-923E-FAA1B7F6B3DD}</b:Guid>
    <b:Author>
      <b:Author>
        <b:Corporate>Spring Org</b:Corporate>
      </b:Author>
    </b:Author>
    <b:InternetSiteTitle>Spring</b:InternetSiteTitle>
    <b:URL>https://docs.spring.io/spring-boot/index.html</b:URL>
    <b:YearAccessed>2026</b:YearAccessed>
    <b:MonthAccessed>Febrero</b:MonthAccessed>
    <b:DayAccessed>20</b:DayAccessed>
    <b:RefOrder>30</b:RefOrder>
  </b:Source>
  <b:Source>
    <b:Tag>Mic23</b:Tag>
    <b:SourceType>InternetSite</b:SourceType>
    <b:Guid>{5DB7F79F-C687-4E57-9BE9-54DD6D40CD0D}</b:Guid>
    <b:Author>
      <b:Author>
        <b:NameList>
          <b:Person>
            <b:Last>Goodwin</b:Last>
            <b:First>Michael</b:First>
          </b:Person>
        </b:NameList>
      </b:Author>
    </b:Author>
    <b:InternetSiteTitle>IBM</b:InternetSiteTitle>
    <b:Year>2023</b:Year>
    <b:URL>https://www.ibm.com/mx-es/think/topics/api</b:URL>
    <b:YearAccessed>2026</b:YearAccessed>
    <b:MonthAccessed>Febrero</b:MonthAccessed>
    <b:DayAccessed>21</b:DayAccessed>
    <b:RefOrder>31</b:RefOrder>
  </b:Source>
  <b:Source>
    <b:Tag>Ama26</b:Tag>
    <b:SourceType>InternetSite</b:SourceType>
    <b:Guid>{CCE4CC4C-A8D8-48E5-A437-D70A39F317DF}</b:Guid>
    <b:Author>
      <b:Author>
        <b:NameList>
          <b:Person>
            <b:Last>Services</b:Last>
            <b:First>Amazon</b:First>
            <b:Middle>Web</b:Middle>
          </b:Person>
        </b:NameList>
      </b:Author>
    </b:Author>
    <b:InternetSiteTitle>Amazon Web Services (AWS)</b:InternetSiteTitle>
    <b:Year>2026</b:Year>
    <b:URL>https://aws.amazon.com/es/what-is/api/</b:URL>
    <b:YearAccessed>2026</b:YearAccessed>
    <b:MonthAccessed>Febrero</b:MonthAccessed>
    <b:DayAccessed>21</b:DayAccessed>
    <b:RefOrder>32</b:RefOrder>
  </b:Source>
  <b:Source>
    <b:Tag>IBM260</b:Tag>
    <b:SourceType>InternetSite</b:SourceType>
    <b:Guid>{59FDF84E-47BD-439F-BCEE-70019B26BC1B}</b:Guid>
    <b:Year>2026</b:Year>
    <b:Author>
      <b:Author>
        <b:Corporate>IBM Corporation</b:Corporate>
      </b:Author>
    </b:Author>
    <b:InternetSiteTitle>CICS Transaction Gateway for Multiplatforms</b:InternetSiteTitle>
    <b:URL>https://www.ibm.com/docs/es/cics-tg-multi/9.3.0?topic=services-concepts-restful-json-web</b:URL>
    <b:YearAccessed>2026</b:YearAccessed>
    <b:MonthAccessed>Febrero</b:MonthAccessed>
    <b:DayAccessed>21</b:DayAccessed>
    <b:RefOrder>35</b:RefOrder>
  </b:Source>
  <b:Source>
    <b:Tag>Moz</b:Tag>
    <b:SourceType>InternetSite</b:SourceType>
    <b:Guid>{B7CB6847-6DA7-4DEA-A06D-2EC06ED514E9}</b:Guid>
    <b:Author>
      <b:Author>
        <b:Corporate>Mozilla Corporation</b:Corporate>
      </b:Author>
    </b:Author>
    <b:InternetSiteTitle>Mdn HTTP Documentation</b:InternetSiteTitle>
    <b:URL>https://developer.mozilla.org/en-US/docs/Web/HTTP/Reference/Methods/GET</b:URL>
    <b:YearAccessed>2026</b:YearAccessed>
    <b:MonthAccessed>Febrero</b:MonthAccessed>
    <b:DayAccessed>23</b:DayAccessed>
    <b:RefOrder>38</b:RefOrder>
  </b:Source>
  <b:Source>
    <b:Tag>Moz1</b:Tag>
    <b:SourceType>InternetSite</b:SourceType>
    <b:Guid>{ED85090B-400B-4077-85E4-706A59148A7E}</b:Guid>
    <b:Author>
      <b:Author>
        <b:Corporate>Mozilla Corporation</b:Corporate>
      </b:Author>
    </b:Author>
    <b:InternetSiteTitle>Mdn HTTP Documentation</b:InternetSiteTitle>
    <b:URL>https://developer.mozilla.org/en-US/docs/Web/HTTP/Reference/Methods/PUT</b:URL>
    <b:YearAccessed>2026</b:YearAccessed>
    <b:MonthAccessed>Febrero</b:MonthAccessed>
    <b:DayAccessed>23</b:DayAccessed>
    <b:RefOrder>39</b:RefOrder>
  </b:Source>
  <b:Source>
    <b:Tag>Moz2</b:Tag>
    <b:SourceType>InternetSite</b:SourceType>
    <b:Guid>{AB997D51-7916-4286-9AB1-230294DE99DA}</b:Guid>
    <b:Author>
      <b:Author>
        <b:Corporate>Mozilla Corporation</b:Corporate>
      </b:Author>
    </b:Author>
    <b:InternetSiteTitle>Mdn HTTP Documentation</b:InternetSiteTitle>
    <b:URL>https://developer.mozilla.org/en-US/docs/Web/HTTP/Reference/Methods/POST</b:URL>
    <b:YearAccessed>2026</b:YearAccessed>
    <b:MonthAccessed>Febrero</b:MonthAccessed>
    <b:DayAccessed>23</b:DayAccessed>
    <b:RefOrder>41</b:RefOrder>
  </b:Source>
  <b:Source>
    <b:Tag>Moz3</b:Tag>
    <b:SourceType>InternetSite</b:SourceType>
    <b:Guid>{D275152B-9AA2-4E4F-B44C-F206255BBBE6}</b:Guid>
    <b:Author>
      <b:Author>
        <b:Corporate>Mozilla Corporation</b:Corporate>
      </b:Author>
    </b:Author>
    <b:InternetSiteTitle>Mdn HTTP Documentation</b:InternetSiteTitle>
    <b:URL>https://developer.mozilla.org/en-US/docs/Web/HTTP/Reference/Methods/DELETE</b:URL>
    <b:YearAccessed>2026</b:YearAccessed>
    <b:MonthAccessed>Febrero</b:MonthAccessed>
    <b:DayAccessed>23</b:DayAccessed>
    <b:RefOrder>40</b:RefOrder>
  </b:Source>
  <b:Source>
    <b:Tag>IBM26</b:Tag>
    <b:SourceType>InternetSite</b:SourceType>
    <b:Guid>{04756C64-0FF3-44F5-82FC-A6B60F40197B}</b:Guid>
    <b:Author>
      <b:Author>
        <b:NameList>
          <b:Person>
            <b:Last>IBM</b:Last>
          </b:Person>
        </b:NameList>
      </b:Author>
    </b:Author>
    <b:InternetSiteTitle>ibm.com</b:InternetSiteTitle>
    <b:Year>2026</b:Year>
    <b:URL>https://www.ibm.com/mx-es/think/topics/relational-databases</b:URL>
    <b:YearAccessed>2026</b:YearAccessed>
    <b:MonthAccessed>Marzo</b:MonthAccessed>
    <b:DayAccessed>2</b:DayAccessed>
    <b:RefOrder>42</b:RefOrder>
  </b:Source>
  <b:Source>
    <b:Tag>Ali26</b:Tag>
    <b:SourceType>InternetSite</b:SourceType>
    <b:Guid>{FD2B2A9E-37B5-475D-B781-5C916B0E16BC}</b:Guid>
    <b:Author>
      <b:Author>
        <b:NameList>
          <b:Person>
            <b:Last>Gomstyn</b:Last>
            <b:First>Alice</b:First>
          </b:Person>
        </b:NameList>
      </b:Author>
    </b:Author>
    <b:InternetSiteTitle>IBM</b:InternetSiteTitle>
    <b:Year>2026</b:Year>
    <b:URL>https://www.ibm.com/mx-es/think/topics/database-normalization</b:URL>
    <b:YearAccessed>2026</b:YearAccessed>
    <b:MonthAccessed>Marzo</b:MonthAccessed>
    <b:DayAccessed>2</b:DayAccessed>
    <b:RefOrder>43</b:RefOrder>
  </b:Source>
  <b:Source>
    <b:Tag>IBM</b:Tag>
    <b:SourceType>InternetSite</b:SourceType>
    <b:Guid>{C3E1BE4E-4F7F-473C-80C7-A8A8CFEFF09A}</b:Guid>
    <b:Title>IBM.COM</b:Title>
    <b:Author>
      <b:Author>
        <b:NameList>
          <b:Person>
            <b:Last>IBM</b:Last>
          </b:Person>
        </b:NameList>
      </b:Author>
    </b:Author>
    <b:URL>https://www.ibm.com/mx-es/think/topics/entity-relationship-diagram</b:URL>
    <b:YearAccessed>2026</b:YearAccessed>
    <b:MonthAccessed>Febrero</b:MonthAccessed>
    <b:DayAccessed>26</b:DayAccessed>
    <b:RefOrder>46</b:RefOrder>
  </b:Source>
  <b:Source>
    <b:Tag>UNI24</b:Tag>
    <b:SourceType>InternetSite</b:SourceType>
    <b:Guid>{997D52A1-B4DF-4E2C-B6D1-82594EF894E9}</b:Guid>
    <b:Author>
      <b:Author>
        <b:NameList>
          <b:Person>
            <b:Last>UNIR</b:Last>
          </b:Person>
        </b:NameList>
      </b:Author>
    </b:Author>
    <b:Title>La universidad en internet</b:Title>
    <b:Year>2024</b:Year>
    <b:Month>04</b:Month>
    <b:Day>12</b:Day>
    <b:URL>https://mexico.unir.net/noticias/ingenieria/modelo-entidad-relacion/</b:URL>
    <b:YearAccessed>2026</b:YearAccessed>
    <b:MonthAccessed>Febrero</b:MonthAccessed>
    <b:DayAccessed>26</b:DayAccessed>
    <b:RefOrder>47</b:RefOrder>
  </b:Source>
  <b:Source>
    <b:Tag>ING24</b:Tag>
    <b:SourceType>InternetSite</b:SourceType>
    <b:Guid>{7102DCF6-6EEC-481B-AD2C-DF3CD06F9038}</b:Guid>
    <b:Year>2024</b:Year>
    <b:Author>
      <b:Author>
        <b:NameList>
          <b:Person>
            <b:Last>TECNOLOGIA</b:Last>
            <b:First>INGENIERIA</b:First>
            <b:Middle>Y</b:Middle>
          </b:Person>
        </b:NameList>
      </b:Author>
    </b:Author>
    <b:InternetSiteTitle>UNIR</b:InternetSiteTitle>
    <b:URL>https://www.unir.net/revista/ingenieria/mysql/</b:URL>
    <b:YearAccessed>2026</b:YearAccessed>
    <b:MonthAccessed>Febrero</b:MonthAccessed>
    <b:DayAccessed>26</b:DayAccessed>
    <b:RefOrder>48</b:RefOrder>
  </b:Source>
  <b:Source>
    <b:Tag>ret25</b:Tag>
    <b:SourceType>InternetSite</b:SourceType>
    <b:Guid>{8E39BAF1-6B56-45D8-AA45-3B5114B3DB47}</b:Guid>
    <b:Year>2025</b:Year>
    <b:InternetSiteTitle>Retailers</b:InternetSiteTitle>
    <b:URL>https://retailers.mx/apps-en-mexico-crecen-21-en-usuarios/</b:URL>
    <b:Author>
      <b:Author>
        <b:NameList>
          <b:Person>
            <b:Last>Editorial</b:Last>
          </b:Person>
        </b:NameList>
      </b:Author>
    </b:Author>
    <b:YearAccessed>2026</b:YearAccessed>
    <b:MonthAccessed>Marzo</b:MonthAccessed>
    <b:DayAccessed>6</b:DayAccessed>
    <b:RefOrder>63</b:RefOrder>
  </b:Source>
  <b:Source>
    <b:Tag>Abe25</b:Tag>
    <b:SourceType>InternetSite</b:SourceType>
    <b:Guid>{4B7892F6-854E-4B00-A5E4-8F5E5311858D}</b:Guid>
    <b:Year>2025</b:Year>
    <b:Author>
      <b:Author>
        <b:NameList>
          <b:Person>
            <b:Last>Rodriguez</b:Last>
            <b:First>Abel</b:First>
          </b:Person>
        </b:NameList>
      </b:Author>
    </b:Author>
    <b:InternetSiteTitle>builtin</b:InternetSiteTitle>
    <b:URL>https://builtin.com/software-engineering-perspectives/kotlin#:~:text=%C2%BFPara%20qu%C3%A9%20se%20utiliza%20Kotlin,</b:URL>
    <b:YearAccessed>2026</b:YearAccessed>
    <b:MonthAccessed>Marzo</b:MonthAccessed>
    <b:DayAccessed>7</b:DayAccessed>
    <b:RefOrder>65</b:RefOrder>
  </b:Source>
  <b:Source>
    <b:Tag>Ele26</b:Tag>
    <b:SourceType>InternetSite</b:SourceType>
    <b:Guid>{8DE7665C-6663-49E2-A7EF-7F4C052B2CF6}</b:Guid>
    <b:Author>
      <b:Author>
        <b:NameList>
          <b:Person>
            <b:Last>Canorea</b:Last>
            <b:First>Elena</b:First>
          </b:Person>
        </b:NameList>
      </b:Author>
    </b:Author>
    <b:InternetSiteTitle>Plain concepts</b:InternetSiteTitle>
    <b:Year>2026</b:Year>
    <b:URL>https://www.plainconcepts.com/es/kotlin-android/#:~</b:URL>
    <b:YearAccessed>2026</b:YearAccessed>
    <b:MonthAccessed>Marzo</b:MonthAccessed>
    <b:DayAccessed>7</b:DayAccessed>
    <b:RefOrder>66</b:RefOrder>
  </b:Source>
  <b:Source>
    <b:Tag>Rap26</b:Tag>
    <b:SourceType>InternetSite</b:SourceType>
    <b:Guid>{3BA1DD6A-82B7-4B72-A043-0D4118CD82C8}</b:Guid>
    <b:Year>2026</b:Year>
    <b:Author>
      <b:Author>
        <b:NameList>
          <b:Person>
            <b:Last>Rappi</b:Last>
          </b:Person>
        </b:NameList>
      </b:Author>
    </b:Author>
    <b:InternetSiteTitle>Rappi</b:InternetSiteTitle>
    <b:URL>https://legal.rappi.com/mexico/terminos-y-condiciones</b:URL>
    <b:LCID>es-MX</b:LCID>
    <b:YearAccessed>2026</b:YearAccessed>
    <b:MonthAccessed>Marzo</b:MonthAccessed>
    <b:DayAccessed>14</b:DayAccessed>
    <b:RefOrder>70</b:RefOrder>
  </b:Source>
  <b:Source>
    <b:Tag>Ube26</b:Tag>
    <b:SourceType>InternetSite</b:SourceType>
    <b:Guid>{BD763524-9F8F-4DEF-BD6B-DFDC7A1E05C8}</b:Guid>
    <b:Author>
      <b:Author>
        <b:NameList>
          <b:Person>
            <b:Last>Uber</b:Last>
          </b:Person>
        </b:NameList>
      </b:Author>
    </b:Author>
    <b:Title>HelpUber</b:Title>
    <b:Year>2026</b:Year>
    <b:URL>https://help.uber.com/es/merchants-and-restaurants/article/art%C3%ADculos-prohibidos-y-restringidos-a-trav%C3%A9s-de-uber%C2%A0direct?nodeId=63024079-3274-4259-8c7c-96724b882da5</b:URL>
    <b:YearAccessed>2026</b:YearAccessed>
    <b:MonthAccessed>Marzo</b:MonthAccessed>
    <b:DayAccessed>14</b:DayAccessed>
    <b:RefOrder>71</b:RefOrder>
  </b:Source>
  <b:Source>
    <b:Tag>Rep26</b:Tag>
    <b:SourceType>InternetSite</b:SourceType>
    <b:Guid>{9220B335-3853-4D96-AE23-DC4A80E2302D}</b:Guid>
    <b:Author>
      <b:Author>
        <b:NameList>
          <b:Person>
            <b:Last>agua</b:Last>
            <b:First>Reparto</b:First>
            <b:Middle>de</b:Middle>
          </b:Person>
        </b:NameList>
      </b:Author>
    </b:Author>
    <b:Title>Reparto de agua</b:Title>
    <b:Year>2026</b:Year>
    <b:URL>https://www.repartodeagua.com/</b:URL>
    <b:YearAccessed>2026</b:YearAccessed>
    <b:MonthAccessed>Marzo</b:MonthAccessed>
    <b:DayAccessed>14</b:DayAccessed>
    <b:RefOrder>73</b:RefOrder>
  </b:Source>
  <b:Source>
    <b:Tag>App26</b:Tag>
    <b:SourceType>InternetSite</b:SourceType>
    <b:Guid>{C0B6FA8E-3B0E-4287-B0B2-0BBC1D8C2A24}</b:Guid>
    <b:Author>
      <b:Author>
        <b:NameList>
          <b:Person>
            <b:Last>Appgua</b:Last>
          </b:Person>
        </b:NameList>
      </b:Author>
    </b:Author>
    <b:Title>Appgua</b:Title>
    <b:Year>2026</b:Year>
    <b:URL>https://appgua.com.mx/nosotros</b:URL>
    <b:YearAccessed>2026</b:YearAccessed>
    <b:MonthAccessed>Marzo</b:MonthAccessed>
    <b:DayAccessed>14</b:DayAccessed>
    <b:RefOrder>72</b:RefOrder>
  </b:Source>
  <b:Source>
    <b:Tag>Abr26</b:Tag>
    <b:SourceType>InternetSite</b:SourceType>
    <b:Guid>{577B1369-106D-46E2-937C-80571781C05F}</b:Guid>
    <b:Year>2026</b:Year>
    <b:LCID>es-MX</b:LCID>
    <b:Author>
      <b:Author>
        <b:NameList>
          <b:Person>
            <b:Last>Villasana</b:Last>
            <b:First>Abraham</b:First>
          </b:Person>
        </b:NameList>
      </b:Author>
    </b:Author>
    <b:InternetSiteTitle>Netlogistik</b:InternetSiteTitle>
    <b:URL>https://www.netlogistik.com/es/blog/entregas-a-domicilio-7-tendencias-en-2024</b:URL>
    <b:YearAccessed>2026</b:YearAccessed>
    <b:MonthAccessed>Marzo</b:MonthAccessed>
    <b:DayAccessed>16</b:DayAccessed>
    <b:RefOrder>74</b:RefOrder>
  </b:Source>
  <b:Source>
    <b:Tag>Fer24</b:Tag>
    <b:SourceType>InternetSite</b:SourceType>
    <b:Guid>{7BFB33AF-9C9A-470F-ADDE-D8105397BFC6}</b:Guid>
    <b:Author>
      <b:Author>
        <b:NameList>
          <b:Person>
            <b:Last>Lara</b:Last>
            <b:First>Fernando</b:First>
            <b:Middle>Paul</b:Middle>
          </b:Person>
        </b:NameList>
      </b:Author>
    </b:Author>
    <b:InternetSiteTitle>godaddy</b:InternetSiteTitle>
    <b:Year>2024</b:Year>
    <b:URL>https://www.godaddy.com/resources/latam/desarrollo/kotlin-lenguaje-programacion-popular</b:URL>
    <b:YearAccessed>2026</b:YearAccessed>
    <b:MonthAccessed>Marzo</b:MonthAccessed>
    <b:DayAccessed>16</b:DayAccessed>
    <b:RefOrder>75</b:RefOrder>
  </b:Source>
  <b:Source>
    <b:Tag>CGo22</b:Tag>
    <b:SourceType>InternetSite</b:SourceType>
    <b:Guid>{86D35DEC-3E08-48CD-ABCC-EC183E16BE17}</b:Guid>
    <b:Author>
      <b:Author>
        <b:NameList>
          <b:Person>
            <b:Last>Gomez</b:Last>
            <b:First>C.</b:First>
          </b:Person>
        </b:NameList>
      </b:Author>
    </b:Author>
    <b:InternetSiteTitle>Requerimientos de software</b:InternetSiteTitle>
    <b:Year>2022</b:Year>
    <b:URL>https://www.diariodeqa.com/post/quiero-ser-qa-que-debo-aprender-requerimientos-de-software</b:URL>
    <b:YearAccessed>2026</b:YearAccessed>
    <b:MonthAccessed>Marzo</b:MonthAccessed>
    <b:DayAccessed>18</b:DayAccessed>
    <b:RefOrder>78</b:RefOrder>
  </b:Source>
  <b:Source>
    <b:Tag>eco26</b:Tag>
    <b:SourceType>InternetSite</b:SourceType>
    <b:Guid>{06DC683B-3BD8-42D0-9340-C68AE3E1493A}</b:Guid>
    <b:Author>
      <b:Author>
        <b:NameList>
          <b:Person>
            <b:Last>economipedia</b:Last>
          </b:Person>
        </b:NameList>
      </b:Author>
    </b:Author>
    <b:Title>economipedia</b:Title>
    <b:YearAccessed>2026</b:YearAccessed>
    <b:URL>https://economipedia.com/definiciones/factibilidad-operativa.html</b:URL>
    <b:MonthAccessed>Abril</b:MonthAccessed>
    <b:DayAccessed>5</b:DayAccessed>
    <b:RefOrder>116</b:RefOrder>
  </b:Source>
  <b:Source>
    <b:Tag>soc26</b:Tag>
    <b:SourceType>InternetSite</b:SourceType>
    <b:Guid>{A3916907-061A-4254-920D-65ECB5573B3D}</b:Guid>
    <b:Author>
      <b:Author>
        <b:NameList>
          <b:Person>
            <b:Last>sociedadesconsumo</b:Last>
          </b:Person>
        </b:NameList>
      </b:Author>
    </b:Author>
    <b:Title>sociedadesconsumo.com</b:Title>
    <b:Year>2026</b:Year>
    <b:URL>https://sociedadesconsumo.com/estudios-de-mercado/estudios-de-factibilidad-que-son/#8-factibilidad-de-tiempo</b:URL>
    <b:YearAccessed>2026</b:YearAccessed>
    <b:MonthAccessed>Abril</b:MonthAccessed>
    <b:DayAccessed>5</b:DayAccessed>
    <b:RefOrder>117</b:RefOrder>
  </b:Source>
  <b:Source>
    <b:Tag>Jas26</b:Tag>
    <b:SourceType>InternetSite</b:SourceType>
    <b:Guid>{65A4885D-2567-4E48-8626-0F3A064ED69C}</b:Guid>
    <b:Author>
      <b:Author>
        <b:Corporate>Jaspr</b:Corporate>
      </b:Author>
    </b:Author>
    <b:Title>Fluttler Documentation</b:Title>
    <b:ProductionCompany>Flutter Docs</b:ProductionCompany>
    <b:Year>2026</b:Year>
    <b:Month>Marzo</b:Month>
    <b:Day>31</b:Day>
    <b:YearAccessed>2026</b:YearAccessed>
    <b:MonthAccessed>Abril</b:MonthAccessed>
    <b:DayAccessed>12</b:DayAccessed>
    <b:URL>https://docs.flutter.dev/</b:URL>
    <b:RefOrder>101</b:RefOrder>
  </b:Source>
  <b:Source>
    <b:Tag>Bha23</b:Tag>
    <b:SourceType>JournalArticle</b:SourceType>
    <b:Guid>{4C401C4A-5A48-4C66-B4DD-15C9524C08AC}</b:Guid>
    <b:Title>Cross-Platform Empirical Analysis of Mobile Application Development frameworks: Kotlin, React Native and Flutter</b:Title>
    <b:JournalName>In Proceedings of the 4th International Conference on Information Management &amp; Machine Intelligence (ICIMMI '22)</b:JournalName>
    <b:Year>2023</b:Year>
    <b:Pages>1-6</b:Pages>
    <b:Volume>Article 60</b:Volume>
    <b:Author>
      <b:Author>
        <b:NameList>
          <b:Person>
            <b:Last>Bhawna</b:Last>
            <b:First>Suri</b:First>
          </b:Person>
          <b:Person>
            <b:Last>Shweta </b:Last>
            <b:First>Taneja</b:First>
          </b:Person>
          <b:Person>
            <b:Last>Isha</b:Last>
            <b:First>Bhanot</b:First>
          </b:Person>
          <b:Person>
            <b:Last>Himanshi </b:Last>
            <b:First>Sharma</b:First>
          </b:Person>
          <b:Person>
            <b:Last>Aanchal </b:Last>
            <b:First>Raj</b:First>
          </b:Person>
        </b:NameList>
      </b:Author>
    </b:Author>
    <b:DOI>https://doi.org/10.1145/3590837.3590897</b:DOI>
    <b:RefOrder>100</b:RefOrder>
  </b:Source>
  <b:Source>
    <b:Tag>Ope12</b:Tag>
    <b:SourceType>DocumentFromInternetSite</b:SourceType>
    <b:Guid>{E57E06AB-46AD-4BC4-9490-6429C34CB3AA}</b:Guid>
    <b:Title>OpenStreetMap Develop</b:Title>
    <b:Year>12</b:Year>
    <b:Author>
      <b:Author>
        <b:Corporate>OpenStreetMaps</b:Corporate>
      </b:Author>
    </b:Author>
    <b:Month>Marzo</b:Month>
    <b:Day>2026</b:Day>
    <b:YearAccessed>2026</b:YearAccessed>
    <b:MonthAccessed>Abril</b:MonthAccessed>
    <b:DayAccessed>12</b:DayAccessed>
    <b:URL>https://wiki.openstreetmap.org/wiki/Develop</b:URL>
    <b:RefOrder>103</b:RefOrder>
  </b:Source>
  <b:Source>
    <b:Tag>Goo26</b:Tag>
    <b:SourceType>InternetSite</b:SourceType>
    <b:Guid>{DD58E816-D7F3-4DEC-A367-CC9605600027}</b:Guid>
    <b:Title>Documentación de Google Maps Platform</b:Title>
    <b:YearAccessed>2026</b:YearAccessed>
    <b:MonthAccessed>Abril</b:MonthAccessed>
    <b:DayAccessed>12</b:DayAccessed>
    <b:URL>https://developers.google.com/maps/documentation?hl=es-419</b:URL>
    <b:Author>
      <b:Author>
        <b:Corporate>Google Inc</b:Corporate>
      </b:Author>
    </b:Author>
    <b:ProductionCompany>Alphabet Inc</b:ProductionCompany>
    <b:RefOrder>104</b:RefOrder>
  </b:Source>
  <b:Source>
    <b:Tag>Map26</b:Tag>
    <b:SourceType>InternetSite</b:SourceType>
    <b:Guid>{4D7001FA-7CC7-448A-8046-11E90396F7DB}</b:Guid>
    <b:Author>
      <b:Author>
        <b:Corporate>Mapbox</b:Corporate>
      </b:Author>
    </b:Author>
    <b:Title>Mapbox Documentation</b:Title>
    <b:YearAccessed>2026</b:YearAccessed>
    <b:MonthAccessed>Abril</b:MonthAccessed>
    <b:DayAccessed>12</b:DayAccessed>
    <b:URL>https://docs.mapbox.com/</b:URL>
    <b:RefOrder>105</b:RefOrder>
  </b:Source>
  <b:Source>
    <b:Tag>Rah08</b:Tag>
    <b:SourceType>JournalArticle</b:SourceType>
    <b:Guid>{CE4A7474-CC46-41E2-959B-636CD2C239F5}</b:Guid>
    <b:Title>Designing and agile methodology for mobile software development: a hybrid ethod engineering approach</b:Title>
    <b:Year>2008</b:Year>
    <b:Month>Junio</b:Month>
    <b:Day>6</b:Day>
    <b:URL>https://www.researchgate.net/publication/4372633_Designing_an_agile_methodology_for_mobile_software_development_A_hybrid_method_engineering_approach</b:URL>
    <b:Author>
      <b:Author>
        <b:NameList>
          <b:Person>
            <b:Last>Rahimian</b:Last>
            <b:First>V</b:First>
          </b:Person>
          <b:Person>
            <b:Last>Ramsin</b:Last>
            <b:First>R</b:First>
          </b:Person>
        </b:NameList>
      </b:Author>
    </b:Author>
    <b:JournalName>Second International Conference on Research Challenges in Information Science</b:JournalName>
    <b:ConferenceName>Second</b:ConferenceName>
    <b:RefOrder>98</b:RefOrder>
  </b:Source>
  <b:Source>
    <b:Tag>GAS14</b:Tag>
    <b:SourceType>JournalArticle</b:SourceType>
    <b:Guid>{CD77F05A-C336-4F3F-A7DF-BB48C58A552C}</b:Guid>
    <b:Title>Metodología para el desarrollo de aplicaciones móviles</b:Title>
    <b:JournalName>Tecnura</b:JournalName>
    <b:Year>2014</b:Year>
    <b:Pages>20-35</b:Pages>
    <b:Volume>18</b:Volume>
    <b:Issue>40</b:Issue>
    <b:Author>
      <b:Author>
        <b:NameList>
          <b:Person>
            <b:Last>GASCA MANTILLA</b:Last>
            <b:Middle>Cecilia</b:Middle>
            <b:First>Maira</b:First>
          </b:Person>
          <b:Person>
            <b:Last>CAMARGO ARIZA</b:Last>
            <b:Middle>Leonardo</b:Middle>
            <b:First>Luis</b:First>
          </b:Person>
          <b:Person>
            <b:Last>MEDINA DELGADO </b:Last>
            <b:First>Byron</b:First>
          </b:Person>
        </b:NameList>
      </b:Author>
    </b:Author>
    <b:URL>&lt;http://www.scielo.org.co/scielo.php?script=sci_arttext&amp;pid=S0123-921X2014000200003&amp;lng=en&amp;nrm=iso&gt;</b:URL>
    <b:DOI>ISSN 0123-921X.</b:DOI>
    <b:RefOrder>99</b:RefOrder>
  </b:Source>
  <b:Source>
    <b:Tag>Ama266</b:Tag>
    <b:SourceType>InternetSite</b:SourceType>
    <b:Guid>{7A7FCC5A-70A7-4BFB-960E-10FDE290AEE9}</b:Guid>
    <b:Author>
      <b:Author>
        <b:NameList>
          <b:Person>
            <b:Last>Amazon</b:Last>
          </b:Person>
        </b:NameList>
      </b:Author>
    </b:Author>
    <b:Title>Amazon.com</b:Title>
    <b:YearAccessed>2026</b:YearAccessed>
    <b:MonthAccessed>Abril</b:MonthAccessed>
    <b:DayAccessed>13</b:DayAccessed>
    <b:URL>https://www.amazon.com.mx/Dell-Inspiron-Windows-Antivirus-Teclado/dp/B0DPGNMNY1?th=1</b:URL>
    <b:RefOrder>111</b:RefOrder>
  </b:Source>
  <b:Source>
    <b:Tag>onm26</b:Tag>
    <b:SourceType>InternetSite</b:SourceType>
    <b:Guid>{85CF3217-2344-4828-826F-3ABF170F81B0}</b:Guid>
    <b:Author>
      <b:Author>
        <b:NameList>
          <b:Person>
            <b:Last>onmex</b:Last>
          </b:Person>
        </b:NameList>
      </b:Author>
    </b:Author>
    <b:Title>onmex</b:Title>
    <b:YearAccessed>2026</b:YearAccessed>
    <b:MonthAccessed>Abril</b:MonthAccessed>
    <b:DayAccessed>13</b:DayAccessed>
    <b:URL>https://onmex.mx/tecnologia-y-desarrollo/cuanto-gana-un-programador-en-mexico/</b:URL>
    <b:RefOrder>110</b:RefOrder>
  </b:Source>
  <b:Source>
    <b:Tag>Maps25</b:Tag>
    <b:SourceType>InternetSite</b:SourceType>
    <b:Guid>{908A2821-4B02-4F97-AA2E-9EA7786387AA}</b:Guid>
    <b:Title>Términos del Servicio Adicionales para Usuarios Finales de Google Maps</b:Title>
    <b:Year>2025</b:Year>
    <b:Author>
      <b:Author>
        <b:Corporate>Google Inc</b:Corporate>
      </b:Author>
    </b:Author>
    <b:Month>Junio</b:Month>
    <b:Day>4</b:Day>
    <b:YearAccessed>2026</b:YearAccessed>
    <b:MonthAccessed>Abril</b:MonthAccessed>
    <b:DayAccessed>15</b:DayAccessed>
    <b:URL>https://www.google.com/intl/es_ALL/help/terms_maps/</b:URL>
    <b:RefOrder>102</b:RefOrder>
  </b:Source>
  <b:Source>
    <b:Tag>Ama261</b:Tag>
    <b:SourceType>InternetSite</b:SourceType>
    <b:Guid>{F49EE050-63EE-4A3A-AC77-D7BA72AFDEFB}</b:Guid>
    <b:Author>
      <b:Author>
        <b:NameList>
          <b:Person>
            <b:Last>Amazon</b:Last>
          </b:Person>
        </b:NameList>
      </b:Author>
    </b:Author>
    <b:Title>Amazon</b:Title>
    <b:YearAccessed>2026</b:YearAccessed>
    <b:MonthAccessed>Abril</b:MonthAccessed>
    <b:DayAccessed>13</b:DayAccessed>
    <b:URL>https://www.amazon.com.mx/Samsung-SM-A175FZAILTM-Galaxy-A17-Gray-128GB/dp/B0FLM3PHDN/ref</b:URL>
    <b:RefOrder>112</b:RefOrder>
  </b:Source>
  <b:Source>
    <b:Tag>CFE26</b:Tag>
    <b:SourceType>InternetSite</b:SourceType>
    <b:Guid>{9A56076D-84F0-4B7D-967A-70C16015C91F}</b:Guid>
    <b:Author>
      <b:Author>
        <b:NameList>
          <b:Person>
            <b:Last>CFE</b:Last>
          </b:Person>
        </b:NameList>
      </b:Author>
    </b:Author>
    <b:Title>CFE</b:Title>
    <b:YearAccessed>2026</b:YearAccessed>
    <b:MonthAccessed>Abril</b:MonthAccessed>
    <b:DayAccessed>13</b:DayAccessed>
    <b:URL>https://app.cfe.mx/Aplicaciones/CCFE/Tarifas/TarifasCRECasa/Tarifas/TarifaDAC.aspx</b:URL>
    <b:RefOrder>113</b:RefOrder>
  </b:Source>
  <b:Source>
    <b:Tag>Exc25</b:Tag>
    <b:SourceType>InternetSite</b:SourceType>
    <b:Guid>{615D8D39-ECDF-47A1-BCA7-FF88D9389B12}</b:Guid>
    <b:Author>
      <b:Author>
        <b:NameList>
          <b:Person>
            <b:Last>Excelsior</b:Last>
          </b:Person>
        </b:NameList>
      </b:Author>
    </b:Author>
    <b:Title>Wendy Fernández</b:Title>
    <b:Year>2025</b:Year>
    <b:Month>Agosto</b:Month>
    <b:YearAccessed>2026</b:YearAccessed>
    <b:MonthAccessed>Abril</b:MonthAccessed>
    <b:DayAccessed>13</b:DayAccessed>
    <b:URL>https://www.excelsior.com.mx/estilo-de-vida/cuanto-te-cuesta-el-internet-y-el-streaming-al-mes-en-2025/1733124</b:URL>
    <b:RefOrder>114</b:RefOrder>
  </b:Source>
  <b:Source>
    <b:Tag>Sim26</b:Tag>
    <b:SourceType>InternetSite</b:SourceType>
    <b:Guid>{A56A769D-3E28-443D-BDB8-C0FE40591FD1}</b:Guid>
    <b:Author>
      <b:Author>
        <b:NameList>
          <b:Person>
            <b:Last>Brown</b:Last>
            <b:First>Simon</b:First>
          </b:Person>
        </b:NameList>
      </b:Author>
    </b:Author>
    <b:Title>C4 model</b:Title>
    <b:YearAccessed>2026</b:YearAccessed>
    <b:MonthAccessed>Abril</b:MonthAccessed>
    <b:DayAccessed>15</b:DayAccessed>
    <b:URL>https://c4model.com/abstractions/software-system</b:URL>
    <b:RefOrder>119</b:RefOrder>
  </b:Source>
  <b:Source>
    <b:Tag>Sim261</b:Tag>
    <b:SourceType>InternetSite</b:SourceType>
    <b:Guid>{50AF5838-2115-4720-85BD-8D1B646D3931}</b:Guid>
    <b:Author>
      <b:Author>
        <b:NameList>
          <b:Person>
            <b:Last>Brown</b:Last>
            <b:First>Simon</b:First>
          </b:Person>
        </b:NameList>
      </b:Author>
    </b:Author>
    <b:Title>C4 model</b:Title>
    <b:YearAccessed>2026</b:YearAccessed>
    <b:MonthAccessed>Abril</b:MonthAccessed>
    <b:DayAccessed>15</b:DayAccessed>
    <b:URL>https://c4model.com/abstractions/container</b:URL>
    <b:RefOrder>121</b:RefOrder>
  </b:Source>
  <b:Source>
    <b:Tag>Sim262</b:Tag>
    <b:SourceType>InternetSite</b:SourceType>
    <b:Guid>{5967C3F8-74C0-4B06-92A4-0001A89C380C}</b:Guid>
    <b:Author>
      <b:Author>
        <b:NameList>
          <b:Person>
            <b:Last>Brown</b:Last>
            <b:First>Simon</b:First>
          </b:Person>
        </b:NameList>
      </b:Author>
    </b:Author>
    <b:Title>C4 Model</b:Title>
    <b:YearAccessed>2026</b:YearAccessed>
    <b:MonthAccessed>Abril</b:MonthAccessed>
    <b:DayAccessed>15</b:DayAccessed>
    <b:URL>https://c4model.com/abstractions/software-system</b:URL>
    <b:RefOrder>120</b:RefOrder>
  </b:Source>
  <b:Source>
    <b:Tag>vis26</b:Tag>
    <b:SourceType>InternetSite</b:SourceType>
    <b:Guid>{BCA887BE-709D-4CDC-BDD9-3C97AD51BF54}</b:Guid>
    <b:Author>
      <b:Author>
        <b:NameList>
          <b:Person>
            <b:Last>visual</b:Last>
          </b:Person>
        </b:NameList>
      </b:Author>
    </b:Author>
    <b:Title>Paradigm</b:Title>
    <b:YearAccessed>2026</b:YearAccessed>
    <b:MonthAccessed>Abril</b:MonthAccessed>
    <b:DayAccessed>15</b:DayAccessed>
    <b:URL>https://www.visual-paradigm.com/guide/uml-unified-modeling-language/what-is-use-case-diagram/</b:URL>
    <b:RefOrder>122</b:RefOrder>
  </b:Source>
  <b:Source>
    <b:Tag>IBM262</b:Tag>
    <b:SourceType>InternetSite</b:SourceType>
    <b:Guid>{D2AA1BB4-E2A8-40A2-B4FF-53AF3BEC6D4B}</b:Guid>
    <b:Author>
      <b:Author>
        <b:NameList>
          <b:Person>
            <b:Last>IBM</b:Last>
          </b:Person>
        </b:NameList>
      </b:Author>
    </b:Author>
    <b:YearAccessed>2026</b:YearAccessed>
    <b:MonthAccessed>Abril</b:MonthAccessed>
    <b:DayAccessed>15</b:DayAccessed>
    <b:URL>https://www.ibm.com/docs/en/rational-soft-arch/9.6.1?topic=diagrams-use-case</b:URL>
    <b:RefOrder>123</b:RefOrder>
  </b:Source>
  <b:Source>
    <b:Tag>col26</b:Tag>
    <b:SourceType>InternetSite</b:SourceType>
    <b:Guid>{4F8487FD-A769-4FCB-B2E2-FA011C3E6DA7}</b:Guid>
    <b:Author>
      <b:Author>
        <b:NameList>
          <b:Person>
            <b:Last>mexico</b:Last>
            <b:First>colonias</b:First>
            <b:Middle>de</b:Middle>
          </b:Person>
        </b:NameList>
      </b:Author>
    </b:Author>
    <b:Title>colonias</b:Title>
    <b:YearAccessed>2026</b:YearAccessed>
    <b:MonthAccessed>Abril</b:MonthAccessed>
    <b:DayAccessed>21</b:DayAccessed>
    <b:URL>https://www.coloniasdemexico.com</b:URL>
    <b:RefOrder>76</b:RefOrder>
  </b:Source>
  <b:Source>
    <b:Tag>SAg10</b:Tag>
    <b:SourceType>Report</b:SourceType>
    <b:Guid>{95F5D97F-A21A-4CFE-9791-BE9C188B6DB4}</b:Guid>
    <b:Title>Fórmulas para el cálculo del tamaño de la muestra en investigaciones de salud</b:Title>
    <b:Year>2010</b:Year>
    <b:Publisher>Salud Tabasco</b:Publisher>
    <b:City>Tabasco</b:City>
    <b:Author>
      <b:Author>
        <b:NameList>
          <b:Person>
            <b:Last>Aguilar-Barojas</b:Last>
            <b:First>S.</b:First>
          </b:Person>
        </b:NameList>
      </b:Author>
    </b:Author>
    <b:RefOrder>77</b:RefOrder>
  </b:Source>
  <b:Source>
    <b:Tag>Mig26</b:Tag>
    <b:SourceType>InternetSite</b:SourceType>
    <b:Guid>{7D020154-30B5-484D-AF23-894A2B1A1B57}</b:Guid>
    <b:Title>paradigmadigital</b:Title>
    <b:Author>
      <b:Author>
        <b:NameList>
          <b:Person>
            <b:Last>Román</b:Last>
            <b:First>Miguel</b:First>
          </b:Person>
        </b:NameList>
      </b:Author>
    </b:Author>
    <b:YearAccessed>2026</b:YearAccessed>
    <b:MonthAccessed>Abril</b:MonthAccessed>
    <b:DayAccessed>28</b:DayAccessed>
    <b:URL>https://www.paradigmadigital.com/dev/introduccion-jetpack-compose/</b:URL>
    <b:RefOrder>19</b:RefOrder>
  </b:Source>
  <b:Source>
    <b:Tag>And26</b:Tag>
    <b:SourceType>InternetSite</b:SourceType>
    <b:Guid>{7E4C1D6A-C7F5-441A-AFE9-12D300FC9063}</b:Guid>
    <b:Author>
      <b:Author>
        <b:NameList>
          <b:Person>
            <b:Last>Android</b:Last>
          </b:Person>
        </b:NameList>
      </b:Author>
    </b:Author>
    <b:Title>Developers</b:Title>
    <b:YearAccessed>2026</b:YearAccessed>
    <b:MonthAccessed>Abril</b:MonthAccessed>
    <b:DayAccessed>28</b:DayAccessed>
    <b:URL>https://developer.android.com/jetpack?hl=es-419</b:URL>
    <b:RefOrder>20</b:RefOrder>
  </b:Source>
  <b:Source>
    <b:Tag>Add16</b:Tag>
    <b:SourceType>BookSection</b:SourceType>
    <b:Guid>{E647EBA7-1F41-4C98-96A2-C3AC6812B220}</b:Guid>
    <b:Author>
      <b:Author>
        <b:NameList>
          <b:Person>
            <b:Last>Addison-Wesley</b:Last>
          </b:Person>
        </b:NameList>
      </b:Author>
    </b:Author>
    <b:Title>Fundamentals of Database Systems</b:Title>
    <b:Year>2016</b:Year>
    <b:Publisher>Pearson</b:Publisher>
    <b:City>USA</b:City>
    <b:RefOrder>124</b:RefOrder>
  </b:Source>
  <b:Source>
    <b:Tag>AWS26</b:Tag>
    <b:SourceType>InternetSite</b:SourceType>
    <b:Guid>{D3171C94-0823-4CA4-8F42-DE5605F2C2DC}</b:Guid>
    <b:Title>AWS</b:Title>
    <b:Author>
      <b:Author>
        <b:NameList>
          <b:Person>
            <b:Last>AWS</b:Last>
          </b:Person>
        </b:NameList>
      </b:Author>
    </b:Author>
    <b:YearAccessed>2026</b:YearAccessed>
    <b:MonthAccessed>Mayo</b:MonthAccessed>
    <b:DayAccessed>1</b:DayAccessed>
    <b:URL>https://aws.amazon.com/es/compare/the-difference-between-logical-and-physical-data-model/</b:URL>
    <b:RefOrder>125</b:RefOrder>
  </b:Source>
  <b:Source>
    <b:Tag>003</b:Tag>
    <b:SourceType>InternetSite</b:SourceType>
    <b:Guid>{E9DA2ADE-8978-431E-9C06-051BF193A21F}</b:Guid>
    <b:Author>
      <b:Author>
        <b:NameList>
          <b:Person>
            <b:Last>Lee</b:Last>
            <b:First>H.</b:First>
          </b:Person>
        </b:NameList>
      </b:Author>
    </b:Author>
    <b:Year>2004</b:Year>
    <b:InternetSiteTitle>The Triple-A Supply Chain</b:InternetSiteTitle>
    <b:URL>https://hbr.org/2004/10/the-triple-a-supply-chain?language=es</b:URL>
    <b:YearAccessed>2026</b:YearAccessed>
    <b:MonthAccessed>Febrero</b:MonthAccessed>
    <b:DayAccessed>3</b:DayAccessed>
    <b:RefOrder>3</b:RefOrder>
  </b:Source>
  <b:Source>
    <b:Tag>Kru26</b:Tag>
    <b:SourceType>InternetSite</b:SourceType>
    <b:Guid>{20761480-189E-4A84-9A69-2E6B3DD71310}</b:Guid>
    <b:Title>memgraph</b:Title>
    <b:Author>
      <b:Author>
        <b:NameList>
          <b:Person>
            <b:Last>Golubic</b:Last>
            <b:First>Kruno</b:First>
          </b:Person>
        </b:NameList>
      </b:Author>
    </b:Author>
    <b:YearAccessed>2026</b:YearAccessed>
    <b:MonthAccessed>Mayo</b:MonthAccessed>
    <b:DayAccessed>1</b:DayAccessed>
    <b:URL>https://memgraph.com/blog/what-is-mit-license</b:URL>
    <b:RefOrder>106</b:RefOrder>
  </b:Source>
  <b:Source>
    <b:Tag>mic26</b:Tag>
    <b:SourceType>InternetSite</b:SourceType>
    <b:Guid>{46CA216F-2159-4FAF-8950-21469A77E515}</b:Guid>
    <b:Author>
      <b:Author>
        <b:NameList>
          <b:Person>
            <b:Last>microsoft</b:Last>
          </b:Person>
        </b:NameList>
      </b:Author>
    </b:Author>
    <b:Title>Lear</b:Title>
    <b:YearAccessed>2026</b:YearAccessed>
    <b:MonthAccessed>Mayo</b:MonthAccessed>
    <b:DayAccessed>4</b:DayAccessed>
    <b:URL>https://learn.microsoft.com/es-es/devops/develop/git/what-is-git</b:URL>
    <b:RefOrder>118</b:RefOrder>
  </b:Source>
  <b:Source>
    <b:Tag>AZ26</b:Tag>
    <b:SourceType>InternetSite</b:SourceType>
    <b:Guid>{2C10BF2D-912A-4829-B47A-10AA7E0EC16A}</b:Guid>
    <b:Author>
      <b:Author>
        <b:Corporate>Microsoft</b:Corporate>
      </b:Author>
    </b:Author>
    <b:Title>Pricing Calculator</b:Title>
    <b:ProductionCompany>Azure</b:ProductionCompany>
    <b:YearAccessed>2026</b:YearAccessed>
    <b:MonthAccessed>Mayo</b:MonthAccessed>
    <b:DayAccessed>18</b:DayAccessed>
    <b:URL>https://azure.com/e/3bfaf16ae02a43b9b03d8e9fcafbdf73</b:URL>
    <b:RefOrder>115</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3B664EC-041E-4461-B0E9-F7FEC3E32C2C}">
  <ds:schemaRefs>
    <ds:schemaRef ds:uri="http://schemas.microsoft.com/office/2006/metadata/properties"/>
    <ds:schemaRef ds:uri="http://schemas.microsoft.com/office/infopath/2007/PartnerControls"/>
    <ds:schemaRef ds:uri="d6207ea0-20b2-4e36-9030-c437513276c0"/>
  </ds:schemaRefs>
</ds:datastoreItem>
</file>

<file path=customXml/itemProps2.xml><?xml version="1.0" encoding="utf-8"?>
<ds:datastoreItem xmlns:ds="http://schemas.openxmlformats.org/officeDocument/2006/customXml" ds:itemID="{12C66F9B-1570-4831-8976-563BA9E513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207ea0-20b2-4e36-9030-c437513276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930949-45D0-4592-B716-70DBDBAD6AAE}">
  <ds:schemaRefs>
    <ds:schemaRef ds:uri="http://schemas.openxmlformats.org/officeDocument/2006/bibliography"/>
  </ds:schemaRefs>
</ds:datastoreItem>
</file>

<file path=customXml/itemProps4.xml><?xml version="1.0" encoding="utf-8"?>
<ds:datastoreItem xmlns:ds="http://schemas.openxmlformats.org/officeDocument/2006/customXml" ds:itemID="{3EEADB1C-A7B9-4E44-9D09-FDBD82B7AAB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178</Pages>
  <Words>41145</Words>
  <Characters>226300</Characters>
  <Application>Microsoft Office Word</Application>
  <DocSecurity>0</DocSecurity>
  <Lines>1885</Lines>
  <Paragraphs>533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266912</CharactersWithSpaces>
  <SharedDoc>false</SharedDoc>
  <HLinks>
    <vt:vector size="936" baseType="variant">
      <vt:variant>
        <vt:i4>721009</vt:i4>
      </vt:variant>
      <vt:variant>
        <vt:i4>1491</vt:i4>
      </vt:variant>
      <vt:variant>
        <vt:i4>0</vt:i4>
      </vt:variant>
      <vt:variant>
        <vt:i4>5</vt:i4>
      </vt:variant>
      <vt:variant>
        <vt:lpwstr>mailto:btrejoh1900@alumno.ipn.mx</vt:lpwstr>
      </vt:variant>
      <vt:variant>
        <vt:lpwstr/>
      </vt:variant>
      <vt:variant>
        <vt:i4>7929887</vt:i4>
      </vt:variant>
      <vt:variant>
        <vt:i4>1488</vt:i4>
      </vt:variant>
      <vt:variant>
        <vt:i4>0</vt:i4>
      </vt:variant>
      <vt:variant>
        <vt:i4>5</vt:i4>
      </vt:variant>
      <vt:variant>
        <vt:lpwstr>mailto:gmarquezr1900@alumno.ipn.mx</vt:lpwstr>
      </vt:variant>
      <vt:variant>
        <vt:lpwstr/>
      </vt:variant>
      <vt:variant>
        <vt:i4>1835072</vt:i4>
      </vt:variant>
      <vt:variant>
        <vt:i4>1311</vt:i4>
      </vt:variant>
      <vt:variant>
        <vt:i4>0</vt:i4>
      </vt:variant>
      <vt:variant>
        <vt:i4>5</vt:i4>
      </vt:variant>
      <vt:variant>
        <vt:lpwstr>https://github.com/Brandonttt/H2ToGo</vt:lpwstr>
      </vt:variant>
      <vt:variant>
        <vt:lpwstr/>
      </vt:variant>
      <vt:variant>
        <vt:i4>1507386</vt:i4>
      </vt:variant>
      <vt:variant>
        <vt:i4>920</vt:i4>
      </vt:variant>
      <vt:variant>
        <vt:i4>0</vt:i4>
      </vt:variant>
      <vt:variant>
        <vt:i4>5</vt:i4>
      </vt:variant>
      <vt:variant>
        <vt:lpwstr/>
      </vt:variant>
      <vt:variant>
        <vt:lpwstr>_Toc229993883</vt:lpwstr>
      </vt:variant>
      <vt:variant>
        <vt:i4>1507386</vt:i4>
      </vt:variant>
      <vt:variant>
        <vt:i4>914</vt:i4>
      </vt:variant>
      <vt:variant>
        <vt:i4>0</vt:i4>
      </vt:variant>
      <vt:variant>
        <vt:i4>5</vt:i4>
      </vt:variant>
      <vt:variant>
        <vt:lpwstr/>
      </vt:variant>
      <vt:variant>
        <vt:lpwstr>_Toc229993882</vt:lpwstr>
      </vt:variant>
      <vt:variant>
        <vt:i4>1507386</vt:i4>
      </vt:variant>
      <vt:variant>
        <vt:i4>908</vt:i4>
      </vt:variant>
      <vt:variant>
        <vt:i4>0</vt:i4>
      </vt:variant>
      <vt:variant>
        <vt:i4>5</vt:i4>
      </vt:variant>
      <vt:variant>
        <vt:lpwstr/>
      </vt:variant>
      <vt:variant>
        <vt:lpwstr>_Toc229993881</vt:lpwstr>
      </vt:variant>
      <vt:variant>
        <vt:i4>1507386</vt:i4>
      </vt:variant>
      <vt:variant>
        <vt:i4>902</vt:i4>
      </vt:variant>
      <vt:variant>
        <vt:i4>0</vt:i4>
      </vt:variant>
      <vt:variant>
        <vt:i4>5</vt:i4>
      </vt:variant>
      <vt:variant>
        <vt:lpwstr/>
      </vt:variant>
      <vt:variant>
        <vt:lpwstr>_Toc229993880</vt:lpwstr>
      </vt:variant>
      <vt:variant>
        <vt:i4>1572922</vt:i4>
      </vt:variant>
      <vt:variant>
        <vt:i4>896</vt:i4>
      </vt:variant>
      <vt:variant>
        <vt:i4>0</vt:i4>
      </vt:variant>
      <vt:variant>
        <vt:i4>5</vt:i4>
      </vt:variant>
      <vt:variant>
        <vt:lpwstr/>
      </vt:variant>
      <vt:variant>
        <vt:lpwstr>_Toc229993879</vt:lpwstr>
      </vt:variant>
      <vt:variant>
        <vt:i4>1572922</vt:i4>
      </vt:variant>
      <vt:variant>
        <vt:i4>890</vt:i4>
      </vt:variant>
      <vt:variant>
        <vt:i4>0</vt:i4>
      </vt:variant>
      <vt:variant>
        <vt:i4>5</vt:i4>
      </vt:variant>
      <vt:variant>
        <vt:lpwstr/>
      </vt:variant>
      <vt:variant>
        <vt:lpwstr>_Toc229993878</vt:lpwstr>
      </vt:variant>
      <vt:variant>
        <vt:i4>1572922</vt:i4>
      </vt:variant>
      <vt:variant>
        <vt:i4>884</vt:i4>
      </vt:variant>
      <vt:variant>
        <vt:i4>0</vt:i4>
      </vt:variant>
      <vt:variant>
        <vt:i4>5</vt:i4>
      </vt:variant>
      <vt:variant>
        <vt:lpwstr/>
      </vt:variant>
      <vt:variant>
        <vt:lpwstr>_Toc229993877</vt:lpwstr>
      </vt:variant>
      <vt:variant>
        <vt:i4>1572922</vt:i4>
      </vt:variant>
      <vt:variant>
        <vt:i4>878</vt:i4>
      </vt:variant>
      <vt:variant>
        <vt:i4>0</vt:i4>
      </vt:variant>
      <vt:variant>
        <vt:i4>5</vt:i4>
      </vt:variant>
      <vt:variant>
        <vt:lpwstr/>
      </vt:variant>
      <vt:variant>
        <vt:lpwstr>_Toc229993876</vt:lpwstr>
      </vt:variant>
      <vt:variant>
        <vt:i4>1572922</vt:i4>
      </vt:variant>
      <vt:variant>
        <vt:i4>872</vt:i4>
      </vt:variant>
      <vt:variant>
        <vt:i4>0</vt:i4>
      </vt:variant>
      <vt:variant>
        <vt:i4>5</vt:i4>
      </vt:variant>
      <vt:variant>
        <vt:lpwstr/>
      </vt:variant>
      <vt:variant>
        <vt:lpwstr>_Toc229993875</vt:lpwstr>
      </vt:variant>
      <vt:variant>
        <vt:i4>1572922</vt:i4>
      </vt:variant>
      <vt:variant>
        <vt:i4>866</vt:i4>
      </vt:variant>
      <vt:variant>
        <vt:i4>0</vt:i4>
      </vt:variant>
      <vt:variant>
        <vt:i4>5</vt:i4>
      </vt:variant>
      <vt:variant>
        <vt:lpwstr/>
      </vt:variant>
      <vt:variant>
        <vt:lpwstr>_Toc229993874</vt:lpwstr>
      </vt:variant>
      <vt:variant>
        <vt:i4>1572922</vt:i4>
      </vt:variant>
      <vt:variant>
        <vt:i4>860</vt:i4>
      </vt:variant>
      <vt:variant>
        <vt:i4>0</vt:i4>
      </vt:variant>
      <vt:variant>
        <vt:i4>5</vt:i4>
      </vt:variant>
      <vt:variant>
        <vt:lpwstr/>
      </vt:variant>
      <vt:variant>
        <vt:lpwstr>_Toc229993873</vt:lpwstr>
      </vt:variant>
      <vt:variant>
        <vt:i4>1572922</vt:i4>
      </vt:variant>
      <vt:variant>
        <vt:i4>854</vt:i4>
      </vt:variant>
      <vt:variant>
        <vt:i4>0</vt:i4>
      </vt:variant>
      <vt:variant>
        <vt:i4>5</vt:i4>
      </vt:variant>
      <vt:variant>
        <vt:lpwstr/>
      </vt:variant>
      <vt:variant>
        <vt:lpwstr>_Toc229993872</vt:lpwstr>
      </vt:variant>
      <vt:variant>
        <vt:i4>1572922</vt:i4>
      </vt:variant>
      <vt:variant>
        <vt:i4>848</vt:i4>
      </vt:variant>
      <vt:variant>
        <vt:i4>0</vt:i4>
      </vt:variant>
      <vt:variant>
        <vt:i4>5</vt:i4>
      </vt:variant>
      <vt:variant>
        <vt:lpwstr/>
      </vt:variant>
      <vt:variant>
        <vt:lpwstr>_Toc229993871</vt:lpwstr>
      </vt:variant>
      <vt:variant>
        <vt:i4>1572922</vt:i4>
      </vt:variant>
      <vt:variant>
        <vt:i4>842</vt:i4>
      </vt:variant>
      <vt:variant>
        <vt:i4>0</vt:i4>
      </vt:variant>
      <vt:variant>
        <vt:i4>5</vt:i4>
      </vt:variant>
      <vt:variant>
        <vt:lpwstr/>
      </vt:variant>
      <vt:variant>
        <vt:lpwstr>_Toc229993870</vt:lpwstr>
      </vt:variant>
      <vt:variant>
        <vt:i4>1638458</vt:i4>
      </vt:variant>
      <vt:variant>
        <vt:i4>836</vt:i4>
      </vt:variant>
      <vt:variant>
        <vt:i4>0</vt:i4>
      </vt:variant>
      <vt:variant>
        <vt:i4>5</vt:i4>
      </vt:variant>
      <vt:variant>
        <vt:lpwstr/>
      </vt:variant>
      <vt:variant>
        <vt:lpwstr>_Toc229993869</vt:lpwstr>
      </vt:variant>
      <vt:variant>
        <vt:i4>1638458</vt:i4>
      </vt:variant>
      <vt:variant>
        <vt:i4>830</vt:i4>
      </vt:variant>
      <vt:variant>
        <vt:i4>0</vt:i4>
      </vt:variant>
      <vt:variant>
        <vt:i4>5</vt:i4>
      </vt:variant>
      <vt:variant>
        <vt:lpwstr/>
      </vt:variant>
      <vt:variant>
        <vt:lpwstr>_Toc229993868</vt:lpwstr>
      </vt:variant>
      <vt:variant>
        <vt:i4>1638458</vt:i4>
      </vt:variant>
      <vt:variant>
        <vt:i4>824</vt:i4>
      </vt:variant>
      <vt:variant>
        <vt:i4>0</vt:i4>
      </vt:variant>
      <vt:variant>
        <vt:i4>5</vt:i4>
      </vt:variant>
      <vt:variant>
        <vt:lpwstr/>
      </vt:variant>
      <vt:variant>
        <vt:lpwstr>_Toc229993867</vt:lpwstr>
      </vt:variant>
      <vt:variant>
        <vt:i4>1638458</vt:i4>
      </vt:variant>
      <vt:variant>
        <vt:i4>818</vt:i4>
      </vt:variant>
      <vt:variant>
        <vt:i4>0</vt:i4>
      </vt:variant>
      <vt:variant>
        <vt:i4>5</vt:i4>
      </vt:variant>
      <vt:variant>
        <vt:lpwstr/>
      </vt:variant>
      <vt:variant>
        <vt:lpwstr>_Toc229993866</vt:lpwstr>
      </vt:variant>
      <vt:variant>
        <vt:i4>1769530</vt:i4>
      </vt:variant>
      <vt:variant>
        <vt:i4>809</vt:i4>
      </vt:variant>
      <vt:variant>
        <vt:i4>0</vt:i4>
      </vt:variant>
      <vt:variant>
        <vt:i4>5</vt:i4>
      </vt:variant>
      <vt:variant>
        <vt:lpwstr/>
      </vt:variant>
      <vt:variant>
        <vt:lpwstr>_Toc229993841</vt:lpwstr>
      </vt:variant>
      <vt:variant>
        <vt:i4>1769530</vt:i4>
      </vt:variant>
      <vt:variant>
        <vt:i4>803</vt:i4>
      </vt:variant>
      <vt:variant>
        <vt:i4>0</vt:i4>
      </vt:variant>
      <vt:variant>
        <vt:i4>5</vt:i4>
      </vt:variant>
      <vt:variant>
        <vt:lpwstr/>
      </vt:variant>
      <vt:variant>
        <vt:lpwstr>_Toc229993840</vt:lpwstr>
      </vt:variant>
      <vt:variant>
        <vt:i4>1835066</vt:i4>
      </vt:variant>
      <vt:variant>
        <vt:i4>797</vt:i4>
      </vt:variant>
      <vt:variant>
        <vt:i4>0</vt:i4>
      </vt:variant>
      <vt:variant>
        <vt:i4>5</vt:i4>
      </vt:variant>
      <vt:variant>
        <vt:lpwstr/>
      </vt:variant>
      <vt:variant>
        <vt:lpwstr>_Toc229993839</vt:lpwstr>
      </vt:variant>
      <vt:variant>
        <vt:i4>1835066</vt:i4>
      </vt:variant>
      <vt:variant>
        <vt:i4>791</vt:i4>
      </vt:variant>
      <vt:variant>
        <vt:i4>0</vt:i4>
      </vt:variant>
      <vt:variant>
        <vt:i4>5</vt:i4>
      </vt:variant>
      <vt:variant>
        <vt:lpwstr/>
      </vt:variant>
      <vt:variant>
        <vt:lpwstr>_Toc229993838</vt:lpwstr>
      </vt:variant>
      <vt:variant>
        <vt:i4>1835066</vt:i4>
      </vt:variant>
      <vt:variant>
        <vt:i4>785</vt:i4>
      </vt:variant>
      <vt:variant>
        <vt:i4>0</vt:i4>
      </vt:variant>
      <vt:variant>
        <vt:i4>5</vt:i4>
      </vt:variant>
      <vt:variant>
        <vt:lpwstr/>
      </vt:variant>
      <vt:variant>
        <vt:lpwstr>_Toc229993837</vt:lpwstr>
      </vt:variant>
      <vt:variant>
        <vt:i4>1835066</vt:i4>
      </vt:variant>
      <vt:variant>
        <vt:i4>779</vt:i4>
      </vt:variant>
      <vt:variant>
        <vt:i4>0</vt:i4>
      </vt:variant>
      <vt:variant>
        <vt:i4>5</vt:i4>
      </vt:variant>
      <vt:variant>
        <vt:lpwstr/>
      </vt:variant>
      <vt:variant>
        <vt:lpwstr>_Toc229993836</vt:lpwstr>
      </vt:variant>
      <vt:variant>
        <vt:i4>1835066</vt:i4>
      </vt:variant>
      <vt:variant>
        <vt:i4>773</vt:i4>
      </vt:variant>
      <vt:variant>
        <vt:i4>0</vt:i4>
      </vt:variant>
      <vt:variant>
        <vt:i4>5</vt:i4>
      </vt:variant>
      <vt:variant>
        <vt:lpwstr/>
      </vt:variant>
      <vt:variant>
        <vt:lpwstr>_Toc229993835</vt:lpwstr>
      </vt:variant>
      <vt:variant>
        <vt:i4>1835066</vt:i4>
      </vt:variant>
      <vt:variant>
        <vt:i4>767</vt:i4>
      </vt:variant>
      <vt:variant>
        <vt:i4>0</vt:i4>
      </vt:variant>
      <vt:variant>
        <vt:i4>5</vt:i4>
      </vt:variant>
      <vt:variant>
        <vt:lpwstr/>
      </vt:variant>
      <vt:variant>
        <vt:lpwstr>_Toc229993834</vt:lpwstr>
      </vt:variant>
      <vt:variant>
        <vt:i4>1835066</vt:i4>
      </vt:variant>
      <vt:variant>
        <vt:i4>761</vt:i4>
      </vt:variant>
      <vt:variant>
        <vt:i4>0</vt:i4>
      </vt:variant>
      <vt:variant>
        <vt:i4>5</vt:i4>
      </vt:variant>
      <vt:variant>
        <vt:lpwstr/>
      </vt:variant>
      <vt:variant>
        <vt:lpwstr>_Toc229993833</vt:lpwstr>
      </vt:variant>
      <vt:variant>
        <vt:i4>1835066</vt:i4>
      </vt:variant>
      <vt:variant>
        <vt:i4>755</vt:i4>
      </vt:variant>
      <vt:variant>
        <vt:i4>0</vt:i4>
      </vt:variant>
      <vt:variant>
        <vt:i4>5</vt:i4>
      </vt:variant>
      <vt:variant>
        <vt:lpwstr/>
      </vt:variant>
      <vt:variant>
        <vt:lpwstr>_Toc229993832</vt:lpwstr>
      </vt:variant>
      <vt:variant>
        <vt:i4>1835066</vt:i4>
      </vt:variant>
      <vt:variant>
        <vt:i4>749</vt:i4>
      </vt:variant>
      <vt:variant>
        <vt:i4>0</vt:i4>
      </vt:variant>
      <vt:variant>
        <vt:i4>5</vt:i4>
      </vt:variant>
      <vt:variant>
        <vt:lpwstr/>
      </vt:variant>
      <vt:variant>
        <vt:lpwstr>_Toc229993831</vt:lpwstr>
      </vt:variant>
      <vt:variant>
        <vt:i4>1835066</vt:i4>
      </vt:variant>
      <vt:variant>
        <vt:i4>743</vt:i4>
      </vt:variant>
      <vt:variant>
        <vt:i4>0</vt:i4>
      </vt:variant>
      <vt:variant>
        <vt:i4>5</vt:i4>
      </vt:variant>
      <vt:variant>
        <vt:lpwstr/>
      </vt:variant>
      <vt:variant>
        <vt:lpwstr>_Toc229993830</vt:lpwstr>
      </vt:variant>
      <vt:variant>
        <vt:i4>1900602</vt:i4>
      </vt:variant>
      <vt:variant>
        <vt:i4>737</vt:i4>
      </vt:variant>
      <vt:variant>
        <vt:i4>0</vt:i4>
      </vt:variant>
      <vt:variant>
        <vt:i4>5</vt:i4>
      </vt:variant>
      <vt:variant>
        <vt:lpwstr/>
      </vt:variant>
      <vt:variant>
        <vt:lpwstr>_Toc229993829</vt:lpwstr>
      </vt:variant>
      <vt:variant>
        <vt:i4>1900602</vt:i4>
      </vt:variant>
      <vt:variant>
        <vt:i4>731</vt:i4>
      </vt:variant>
      <vt:variant>
        <vt:i4>0</vt:i4>
      </vt:variant>
      <vt:variant>
        <vt:i4>5</vt:i4>
      </vt:variant>
      <vt:variant>
        <vt:lpwstr/>
      </vt:variant>
      <vt:variant>
        <vt:lpwstr>_Toc229993828</vt:lpwstr>
      </vt:variant>
      <vt:variant>
        <vt:i4>1900602</vt:i4>
      </vt:variant>
      <vt:variant>
        <vt:i4>725</vt:i4>
      </vt:variant>
      <vt:variant>
        <vt:i4>0</vt:i4>
      </vt:variant>
      <vt:variant>
        <vt:i4>5</vt:i4>
      </vt:variant>
      <vt:variant>
        <vt:lpwstr/>
      </vt:variant>
      <vt:variant>
        <vt:lpwstr>_Toc229993827</vt:lpwstr>
      </vt:variant>
      <vt:variant>
        <vt:i4>1900602</vt:i4>
      </vt:variant>
      <vt:variant>
        <vt:i4>719</vt:i4>
      </vt:variant>
      <vt:variant>
        <vt:i4>0</vt:i4>
      </vt:variant>
      <vt:variant>
        <vt:i4>5</vt:i4>
      </vt:variant>
      <vt:variant>
        <vt:lpwstr/>
      </vt:variant>
      <vt:variant>
        <vt:lpwstr>_Toc229993826</vt:lpwstr>
      </vt:variant>
      <vt:variant>
        <vt:i4>1900602</vt:i4>
      </vt:variant>
      <vt:variant>
        <vt:i4>713</vt:i4>
      </vt:variant>
      <vt:variant>
        <vt:i4>0</vt:i4>
      </vt:variant>
      <vt:variant>
        <vt:i4>5</vt:i4>
      </vt:variant>
      <vt:variant>
        <vt:lpwstr/>
      </vt:variant>
      <vt:variant>
        <vt:lpwstr>_Toc229993825</vt:lpwstr>
      </vt:variant>
      <vt:variant>
        <vt:i4>1900602</vt:i4>
      </vt:variant>
      <vt:variant>
        <vt:i4>707</vt:i4>
      </vt:variant>
      <vt:variant>
        <vt:i4>0</vt:i4>
      </vt:variant>
      <vt:variant>
        <vt:i4>5</vt:i4>
      </vt:variant>
      <vt:variant>
        <vt:lpwstr/>
      </vt:variant>
      <vt:variant>
        <vt:lpwstr>_Toc229993824</vt:lpwstr>
      </vt:variant>
      <vt:variant>
        <vt:i4>1900602</vt:i4>
      </vt:variant>
      <vt:variant>
        <vt:i4>701</vt:i4>
      </vt:variant>
      <vt:variant>
        <vt:i4>0</vt:i4>
      </vt:variant>
      <vt:variant>
        <vt:i4>5</vt:i4>
      </vt:variant>
      <vt:variant>
        <vt:lpwstr/>
      </vt:variant>
      <vt:variant>
        <vt:lpwstr>_Toc229993823</vt:lpwstr>
      </vt:variant>
      <vt:variant>
        <vt:i4>1900602</vt:i4>
      </vt:variant>
      <vt:variant>
        <vt:i4>695</vt:i4>
      </vt:variant>
      <vt:variant>
        <vt:i4>0</vt:i4>
      </vt:variant>
      <vt:variant>
        <vt:i4>5</vt:i4>
      </vt:variant>
      <vt:variant>
        <vt:lpwstr/>
      </vt:variant>
      <vt:variant>
        <vt:lpwstr>_Toc229993822</vt:lpwstr>
      </vt:variant>
      <vt:variant>
        <vt:i4>1900602</vt:i4>
      </vt:variant>
      <vt:variant>
        <vt:i4>689</vt:i4>
      </vt:variant>
      <vt:variant>
        <vt:i4>0</vt:i4>
      </vt:variant>
      <vt:variant>
        <vt:i4>5</vt:i4>
      </vt:variant>
      <vt:variant>
        <vt:lpwstr/>
      </vt:variant>
      <vt:variant>
        <vt:lpwstr>_Toc229993821</vt:lpwstr>
      </vt:variant>
      <vt:variant>
        <vt:i4>1900602</vt:i4>
      </vt:variant>
      <vt:variant>
        <vt:i4>683</vt:i4>
      </vt:variant>
      <vt:variant>
        <vt:i4>0</vt:i4>
      </vt:variant>
      <vt:variant>
        <vt:i4>5</vt:i4>
      </vt:variant>
      <vt:variant>
        <vt:lpwstr/>
      </vt:variant>
      <vt:variant>
        <vt:lpwstr>_Toc229993820</vt:lpwstr>
      </vt:variant>
      <vt:variant>
        <vt:i4>1966138</vt:i4>
      </vt:variant>
      <vt:variant>
        <vt:i4>677</vt:i4>
      </vt:variant>
      <vt:variant>
        <vt:i4>0</vt:i4>
      </vt:variant>
      <vt:variant>
        <vt:i4>5</vt:i4>
      </vt:variant>
      <vt:variant>
        <vt:lpwstr/>
      </vt:variant>
      <vt:variant>
        <vt:lpwstr>_Toc229993819</vt:lpwstr>
      </vt:variant>
      <vt:variant>
        <vt:i4>1966138</vt:i4>
      </vt:variant>
      <vt:variant>
        <vt:i4>671</vt:i4>
      </vt:variant>
      <vt:variant>
        <vt:i4>0</vt:i4>
      </vt:variant>
      <vt:variant>
        <vt:i4>5</vt:i4>
      </vt:variant>
      <vt:variant>
        <vt:lpwstr/>
      </vt:variant>
      <vt:variant>
        <vt:lpwstr>_Toc229993818</vt:lpwstr>
      </vt:variant>
      <vt:variant>
        <vt:i4>1966138</vt:i4>
      </vt:variant>
      <vt:variant>
        <vt:i4>665</vt:i4>
      </vt:variant>
      <vt:variant>
        <vt:i4>0</vt:i4>
      </vt:variant>
      <vt:variant>
        <vt:i4>5</vt:i4>
      </vt:variant>
      <vt:variant>
        <vt:lpwstr/>
      </vt:variant>
      <vt:variant>
        <vt:lpwstr>_Toc229993817</vt:lpwstr>
      </vt:variant>
      <vt:variant>
        <vt:i4>1966138</vt:i4>
      </vt:variant>
      <vt:variant>
        <vt:i4>659</vt:i4>
      </vt:variant>
      <vt:variant>
        <vt:i4>0</vt:i4>
      </vt:variant>
      <vt:variant>
        <vt:i4>5</vt:i4>
      </vt:variant>
      <vt:variant>
        <vt:lpwstr/>
      </vt:variant>
      <vt:variant>
        <vt:lpwstr>_Toc229993816</vt:lpwstr>
      </vt:variant>
      <vt:variant>
        <vt:i4>1966138</vt:i4>
      </vt:variant>
      <vt:variant>
        <vt:i4>653</vt:i4>
      </vt:variant>
      <vt:variant>
        <vt:i4>0</vt:i4>
      </vt:variant>
      <vt:variant>
        <vt:i4>5</vt:i4>
      </vt:variant>
      <vt:variant>
        <vt:lpwstr/>
      </vt:variant>
      <vt:variant>
        <vt:lpwstr>_Toc229993815</vt:lpwstr>
      </vt:variant>
      <vt:variant>
        <vt:i4>1966138</vt:i4>
      </vt:variant>
      <vt:variant>
        <vt:i4>647</vt:i4>
      </vt:variant>
      <vt:variant>
        <vt:i4>0</vt:i4>
      </vt:variant>
      <vt:variant>
        <vt:i4>5</vt:i4>
      </vt:variant>
      <vt:variant>
        <vt:lpwstr/>
      </vt:variant>
      <vt:variant>
        <vt:lpwstr>_Toc229993814</vt:lpwstr>
      </vt:variant>
      <vt:variant>
        <vt:i4>1966138</vt:i4>
      </vt:variant>
      <vt:variant>
        <vt:i4>641</vt:i4>
      </vt:variant>
      <vt:variant>
        <vt:i4>0</vt:i4>
      </vt:variant>
      <vt:variant>
        <vt:i4>5</vt:i4>
      </vt:variant>
      <vt:variant>
        <vt:lpwstr/>
      </vt:variant>
      <vt:variant>
        <vt:lpwstr>_Toc229993813</vt:lpwstr>
      </vt:variant>
      <vt:variant>
        <vt:i4>1966138</vt:i4>
      </vt:variant>
      <vt:variant>
        <vt:i4>635</vt:i4>
      </vt:variant>
      <vt:variant>
        <vt:i4>0</vt:i4>
      </vt:variant>
      <vt:variant>
        <vt:i4>5</vt:i4>
      </vt:variant>
      <vt:variant>
        <vt:lpwstr/>
      </vt:variant>
      <vt:variant>
        <vt:lpwstr>_Toc229993812</vt:lpwstr>
      </vt:variant>
      <vt:variant>
        <vt:i4>1966138</vt:i4>
      </vt:variant>
      <vt:variant>
        <vt:i4>629</vt:i4>
      </vt:variant>
      <vt:variant>
        <vt:i4>0</vt:i4>
      </vt:variant>
      <vt:variant>
        <vt:i4>5</vt:i4>
      </vt:variant>
      <vt:variant>
        <vt:lpwstr/>
      </vt:variant>
      <vt:variant>
        <vt:lpwstr>_Toc229993811</vt:lpwstr>
      </vt:variant>
      <vt:variant>
        <vt:i4>1966138</vt:i4>
      </vt:variant>
      <vt:variant>
        <vt:i4>623</vt:i4>
      </vt:variant>
      <vt:variant>
        <vt:i4>0</vt:i4>
      </vt:variant>
      <vt:variant>
        <vt:i4>5</vt:i4>
      </vt:variant>
      <vt:variant>
        <vt:lpwstr/>
      </vt:variant>
      <vt:variant>
        <vt:lpwstr>_Toc229993810</vt:lpwstr>
      </vt:variant>
      <vt:variant>
        <vt:i4>2031674</vt:i4>
      </vt:variant>
      <vt:variant>
        <vt:i4>617</vt:i4>
      </vt:variant>
      <vt:variant>
        <vt:i4>0</vt:i4>
      </vt:variant>
      <vt:variant>
        <vt:i4>5</vt:i4>
      </vt:variant>
      <vt:variant>
        <vt:lpwstr/>
      </vt:variant>
      <vt:variant>
        <vt:lpwstr>_Toc229993809</vt:lpwstr>
      </vt:variant>
      <vt:variant>
        <vt:i4>2031674</vt:i4>
      </vt:variant>
      <vt:variant>
        <vt:i4>611</vt:i4>
      </vt:variant>
      <vt:variant>
        <vt:i4>0</vt:i4>
      </vt:variant>
      <vt:variant>
        <vt:i4>5</vt:i4>
      </vt:variant>
      <vt:variant>
        <vt:lpwstr/>
      </vt:variant>
      <vt:variant>
        <vt:lpwstr>_Toc229993808</vt:lpwstr>
      </vt:variant>
      <vt:variant>
        <vt:i4>2031674</vt:i4>
      </vt:variant>
      <vt:variant>
        <vt:i4>605</vt:i4>
      </vt:variant>
      <vt:variant>
        <vt:i4>0</vt:i4>
      </vt:variant>
      <vt:variant>
        <vt:i4>5</vt:i4>
      </vt:variant>
      <vt:variant>
        <vt:lpwstr/>
      </vt:variant>
      <vt:variant>
        <vt:lpwstr>_Toc229993807</vt:lpwstr>
      </vt:variant>
      <vt:variant>
        <vt:i4>2031674</vt:i4>
      </vt:variant>
      <vt:variant>
        <vt:i4>599</vt:i4>
      </vt:variant>
      <vt:variant>
        <vt:i4>0</vt:i4>
      </vt:variant>
      <vt:variant>
        <vt:i4>5</vt:i4>
      </vt:variant>
      <vt:variant>
        <vt:lpwstr/>
      </vt:variant>
      <vt:variant>
        <vt:lpwstr>_Toc229993806</vt:lpwstr>
      </vt:variant>
      <vt:variant>
        <vt:i4>2031674</vt:i4>
      </vt:variant>
      <vt:variant>
        <vt:i4>593</vt:i4>
      </vt:variant>
      <vt:variant>
        <vt:i4>0</vt:i4>
      </vt:variant>
      <vt:variant>
        <vt:i4>5</vt:i4>
      </vt:variant>
      <vt:variant>
        <vt:lpwstr/>
      </vt:variant>
      <vt:variant>
        <vt:lpwstr>_Toc229993805</vt:lpwstr>
      </vt:variant>
      <vt:variant>
        <vt:i4>1507387</vt:i4>
      </vt:variant>
      <vt:variant>
        <vt:i4>584</vt:i4>
      </vt:variant>
      <vt:variant>
        <vt:i4>0</vt:i4>
      </vt:variant>
      <vt:variant>
        <vt:i4>5</vt:i4>
      </vt:variant>
      <vt:variant>
        <vt:lpwstr/>
      </vt:variant>
      <vt:variant>
        <vt:lpwstr>_Toc229993981</vt:lpwstr>
      </vt:variant>
      <vt:variant>
        <vt:i4>1507387</vt:i4>
      </vt:variant>
      <vt:variant>
        <vt:i4>578</vt:i4>
      </vt:variant>
      <vt:variant>
        <vt:i4>0</vt:i4>
      </vt:variant>
      <vt:variant>
        <vt:i4>5</vt:i4>
      </vt:variant>
      <vt:variant>
        <vt:lpwstr/>
      </vt:variant>
      <vt:variant>
        <vt:lpwstr>_Toc229993980</vt:lpwstr>
      </vt:variant>
      <vt:variant>
        <vt:i4>1572923</vt:i4>
      </vt:variant>
      <vt:variant>
        <vt:i4>572</vt:i4>
      </vt:variant>
      <vt:variant>
        <vt:i4>0</vt:i4>
      </vt:variant>
      <vt:variant>
        <vt:i4>5</vt:i4>
      </vt:variant>
      <vt:variant>
        <vt:lpwstr/>
      </vt:variant>
      <vt:variant>
        <vt:lpwstr>_Toc229993979</vt:lpwstr>
      </vt:variant>
      <vt:variant>
        <vt:i4>1572923</vt:i4>
      </vt:variant>
      <vt:variant>
        <vt:i4>566</vt:i4>
      </vt:variant>
      <vt:variant>
        <vt:i4>0</vt:i4>
      </vt:variant>
      <vt:variant>
        <vt:i4>5</vt:i4>
      </vt:variant>
      <vt:variant>
        <vt:lpwstr/>
      </vt:variant>
      <vt:variant>
        <vt:lpwstr>_Toc229993978</vt:lpwstr>
      </vt:variant>
      <vt:variant>
        <vt:i4>1572923</vt:i4>
      </vt:variant>
      <vt:variant>
        <vt:i4>560</vt:i4>
      </vt:variant>
      <vt:variant>
        <vt:i4>0</vt:i4>
      </vt:variant>
      <vt:variant>
        <vt:i4>5</vt:i4>
      </vt:variant>
      <vt:variant>
        <vt:lpwstr/>
      </vt:variant>
      <vt:variant>
        <vt:lpwstr>_Toc229993977</vt:lpwstr>
      </vt:variant>
      <vt:variant>
        <vt:i4>1572923</vt:i4>
      </vt:variant>
      <vt:variant>
        <vt:i4>554</vt:i4>
      </vt:variant>
      <vt:variant>
        <vt:i4>0</vt:i4>
      </vt:variant>
      <vt:variant>
        <vt:i4>5</vt:i4>
      </vt:variant>
      <vt:variant>
        <vt:lpwstr/>
      </vt:variant>
      <vt:variant>
        <vt:lpwstr>_Toc229993976</vt:lpwstr>
      </vt:variant>
      <vt:variant>
        <vt:i4>1572923</vt:i4>
      </vt:variant>
      <vt:variant>
        <vt:i4>548</vt:i4>
      </vt:variant>
      <vt:variant>
        <vt:i4>0</vt:i4>
      </vt:variant>
      <vt:variant>
        <vt:i4>5</vt:i4>
      </vt:variant>
      <vt:variant>
        <vt:lpwstr/>
      </vt:variant>
      <vt:variant>
        <vt:lpwstr>_Toc229993975</vt:lpwstr>
      </vt:variant>
      <vt:variant>
        <vt:i4>1572923</vt:i4>
      </vt:variant>
      <vt:variant>
        <vt:i4>542</vt:i4>
      </vt:variant>
      <vt:variant>
        <vt:i4>0</vt:i4>
      </vt:variant>
      <vt:variant>
        <vt:i4>5</vt:i4>
      </vt:variant>
      <vt:variant>
        <vt:lpwstr/>
      </vt:variant>
      <vt:variant>
        <vt:lpwstr>_Toc229993974</vt:lpwstr>
      </vt:variant>
      <vt:variant>
        <vt:i4>1572923</vt:i4>
      </vt:variant>
      <vt:variant>
        <vt:i4>536</vt:i4>
      </vt:variant>
      <vt:variant>
        <vt:i4>0</vt:i4>
      </vt:variant>
      <vt:variant>
        <vt:i4>5</vt:i4>
      </vt:variant>
      <vt:variant>
        <vt:lpwstr/>
      </vt:variant>
      <vt:variant>
        <vt:lpwstr>_Toc229993973</vt:lpwstr>
      </vt:variant>
      <vt:variant>
        <vt:i4>1572923</vt:i4>
      </vt:variant>
      <vt:variant>
        <vt:i4>530</vt:i4>
      </vt:variant>
      <vt:variant>
        <vt:i4>0</vt:i4>
      </vt:variant>
      <vt:variant>
        <vt:i4>5</vt:i4>
      </vt:variant>
      <vt:variant>
        <vt:lpwstr/>
      </vt:variant>
      <vt:variant>
        <vt:lpwstr>_Toc229993972</vt:lpwstr>
      </vt:variant>
      <vt:variant>
        <vt:i4>1572923</vt:i4>
      </vt:variant>
      <vt:variant>
        <vt:i4>524</vt:i4>
      </vt:variant>
      <vt:variant>
        <vt:i4>0</vt:i4>
      </vt:variant>
      <vt:variant>
        <vt:i4>5</vt:i4>
      </vt:variant>
      <vt:variant>
        <vt:lpwstr/>
      </vt:variant>
      <vt:variant>
        <vt:lpwstr>_Toc229993971</vt:lpwstr>
      </vt:variant>
      <vt:variant>
        <vt:i4>1572923</vt:i4>
      </vt:variant>
      <vt:variant>
        <vt:i4>518</vt:i4>
      </vt:variant>
      <vt:variant>
        <vt:i4>0</vt:i4>
      </vt:variant>
      <vt:variant>
        <vt:i4>5</vt:i4>
      </vt:variant>
      <vt:variant>
        <vt:lpwstr/>
      </vt:variant>
      <vt:variant>
        <vt:lpwstr>_Toc229993970</vt:lpwstr>
      </vt:variant>
      <vt:variant>
        <vt:i4>1638459</vt:i4>
      </vt:variant>
      <vt:variant>
        <vt:i4>512</vt:i4>
      </vt:variant>
      <vt:variant>
        <vt:i4>0</vt:i4>
      </vt:variant>
      <vt:variant>
        <vt:i4>5</vt:i4>
      </vt:variant>
      <vt:variant>
        <vt:lpwstr/>
      </vt:variant>
      <vt:variant>
        <vt:lpwstr>_Toc229993969</vt:lpwstr>
      </vt:variant>
      <vt:variant>
        <vt:i4>1638459</vt:i4>
      </vt:variant>
      <vt:variant>
        <vt:i4>506</vt:i4>
      </vt:variant>
      <vt:variant>
        <vt:i4>0</vt:i4>
      </vt:variant>
      <vt:variant>
        <vt:i4>5</vt:i4>
      </vt:variant>
      <vt:variant>
        <vt:lpwstr/>
      </vt:variant>
      <vt:variant>
        <vt:lpwstr>_Toc229993968</vt:lpwstr>
      </vt:variant>
      <vt:variant>
        <vt:i4>1638459</vt:i4>
      </vt:variant>
      <vt:variant>
        <vt:i4>500</vt:i4>
      </vt:variant>
      <vt:variant>
        <vt:i4>0</vt:i4>
      </vt:variant>
      <vt:variant>
        <vt:i4>5</vt:i4>
      </vt:variant>
      <vt:variant>
        <vt:lpwstr/>
      </vt:variant>
      <vt:variant>
        <vt:lpwstr>_Toc229993967</vt:lpwstr>
      </vt:variant>
      <vt:variant>
        <vt:i4>1638459</vt:i4>
      </vt:variant>
      <vt:variant>
        <vt:i4>494</vt:i4>
      </vt:variant>
      <vt:variant>
        <vt:i4>0</vt:i4>
      </vt:variant>
      <vt:variant>
        <vt:i4>5</vt:i4>
      </vt:variant>
      <vt:variant>
        <vt:lpwstr/>
      </vt:variant>
      <vt:variant>
        <vt:lpwstr>_Toc229993966</vt:lpwstr>
      </vt:variant>
      <vt:variant>
        <vt:i4>1638459</vt:i4>
      </vt:variant>
      <vt:variant>
        <vt:i4>488</vt:i4>
      </vt:variant>
      <vt:variant>
        <vt:i4>0</vt:i4>
      </vt:variant>
      <vt:variant>
        <vt:i4>5</vt:i4>
      </vt:variant>
      <vt:variant>
        <vt:lpwstr/>
      </vt:variant>
      <vt:variant>
        <vt:lpwstr>_Toc229993965</vt:lpwstr>
      </vt:variant>
      <vt:variant>
        <vt:i4>1638459</vt:i4>
      </vt:variant>
      <vt:variant>
        <vt:i4>482</vt:i4>
      </vt:variant>
      <vt:variant>
        <vt:i4>0</vt:i4>
      </vt:variant>
      <vt:variant>
        <vt:i4>5</vt:i4>
      </vt:variant>
      <vt:variant>
        <vt:lpwstr/>
      </vt:variant>
      <vt:variant>
        <vt:lpwstr>_Toc229993964</vt:lpwstr>
      </vt:variant>
      <vt:variant>
        <vt:i4>1638459</vt:i4>
      </vt:variant>
      <vt:variant>
        <vt:i4>476</vt:i4>
      </vt:variant>
      <vt:variant>
        <vt:i4>0</vt:i4>
      </vt:variant>
      <vt:variant>
        <vt:i4>5</vt:i4>
      </vt:variant>
      <vt:variant>
        <vt:lpwstr/>
      </vt:variant>
      <vt:variant>
        <vt:lpwstr>_Toc229993963</vt:lpwstr>
      </vt:variant>
      <vt:variant>
        <vt:i4>1638459</vt:i4>
      </vt:variant>
      <vt:variant>
        <vt:i4>470</vt:i4>
      </vt:variant>
      <vt:variant>
        <vt:i4>0</vt:i4>
      </vt:variant>
      <vt:variant>
        <vt:i4>5</vt:i4>
      </vt:variant>
      <vt:variant>
        <vt:lpwstr/>
      </vt:variant>
      <vt:variant>
        <vt:lpwstr>_Toc229993962</vt:lpwstr>
      </vt:variant>
      <vt:variant>
        <vt:i4>1638459</vt:i4>
      </vt:variant>
      <vt:variant>
        <vt:i4>464</vt:i4>
      </vt:variant>
      <vt:variant>
        <vt:i4>0</vt:i4>
      </vt:variant>
      <vt:variant>
        <vt:i4>5</vt:i4>
      </vt:variant>
      <vt:variant>
        <vt:lpwstr/>
      </vt:variant>
      <vt:variant>
        <vt:lpwstr>_Toc229993961</vt:lpwstr>
      </vt:variant>
      <vt:variant>
        <vt:i4>1638459</vt:i4>
      </vt:variant>
      <vt:variant>
        <vt:i4>458</vt:i4>
      </vt:variant>
      <vt:variant>
        <vt:i4>0</vt:i4>
      </vt:variant>
      <vt:variant>
        <vt:i4>5</vt:i4>
      </vt:variant>
      <vt:variant>
        <vt:lpwstr/>
      </vt:variant>
      <vt:variant>
        <vt:lpwstr>_Toc229993960</vt:lpwstr>
      </vt:variant>
      <vt:variant>
        <vt:i4>1703995</vt:i4>
      </vt:variant>
      <vt:variant>
        <vt:i4>452</vt:i4>
      </vt:variant>
      <vt:variant>
        <vt:i4>0</vt:i4>
      </vt:variant>
      <vt:variant>
        <vt:i4>5</vt:i4>
      </vt:variant>
      <vt:variant>
        <vt:lpwstr/>
      </vt:variant>
      <vt:variant>
        <vt:lpwstr>_Toc229993959</vt:lpwstr>
      </vt:variant>
      <vt:variant>
        <vt:i4>1703995</vt:i4>
      </vt:variant>
      <vt:variant>
        <vt:i4>446</vt:i4>
      </vt:variant>
      <vt:variant>
        <vt:i4>0</vt:i4>
      </vt:variant>
      <vt:variant>
        <vt:i4>5</vt:i4>
      </vt:variant>
      <vt:variant>
        <vt:lpwstr/>
      </vt:variant>
      <vt:variant>
        <vt:lpwstr>_Toc229993958</vt:lpwstr>
      </vt:variant>
      <vt:variant>
        <vt:i4>1703995</vt:i4>
      </vt:variant>
      <vt:variant>
        <vt:i4>440</vt:i4>
      </vt:variant>
      <vt:variant>
        <vt:i4>0</vt:i4>
      </vt:variant>
      <vt:variant>
        <vt:i4>5</vt:i4>
      </vt:variant>
      <vt:variant>
        <vt:lpwstr/>
      </vt:variant>
      <vt:variant>
        <vt:lpwstr>_Toc229993957</vt:lpwstr>
      </vt:variant>
      <vt:variant>
        <vt:i4>1703995</vt:i4>
      </vt:variant>
      <vt:variant>
        <vt:i4>434</vt:i4>
      </vt:variant>
      <vt:variant>
        <vt:i4>0</vt:i4>
      </vt:variant>
      <vt:variant>
        <vt:i4>5</vt:i4>
      </vt:variant>
      <vt:variant>
        <vt:lpwstr/>
      </vt:variant>
      <vt:variant>
        <vt:lpwstr>_Toc229993956</vt:lpwstr>
      </vt:variant>
      <vt:variant>
        <vt:i4>1703995</vt:i4>
      </vt:variant>
      <vt:variant>
        <vt:i4>428</vt:i4>
      </vt:variant>
      <vt:variant>
        <vt:i4>0</vt:i4>
      </vt:variant>
      <vt:variant>
        <vt:i4>5</vt:i4>
      </vt:variant>
      <vt:variant>
        <vt:lpwstr/>
      </vt:variant>
      <vt:variant>
        <vt:lpwstr>_Toc229993955</vt:lpwstr>
      </vt:variant>
      <vt:variant>
        <vt:i4>1703995</vt:i4>
      </vt:variant>
      <vt:variant>
        <vt:i4>422</vt:i4>
      </vt:variant>
      <vt:variant>
        <vt:i4>0</vt:i4>
      </vt:variant>
      <vt:variant>
        <vt:i4>5</vt:i4>
      </vt:variant>
      <vt:variant>
        <vt:lpwstr/>
      </vt:variant>
      <vt:variant>
        <vt:lpwstr>_Toc229993954</vt:lpwstr>
      </vt:variant>
      <vt:variant>
        <vt:i4>1703995</vt:i4>
      </vt:variant>
      <vt:variant>
        <vt:i4>416</vt:i4>
      </vt:variant>
      <vt:variant>
        <vt:i4>0</vt:i4>
      </vt:variant>
      <vt:variant>
        <vt:i4>5</vt:i4>
      </vt:variant>
      <vt:variant>
        <vt:lpwstr/>
      </vt:variant>
      <vt:variant>
        <vt:lpwstr>_Toc229993953</vt:lpwstr>
      </vt:variant>
      <vt:variant>
        <vt:i4>1703995</vt:i4>
      </vt:variant>
      <vt:variant>
        <vt:i4>410</vt:i4>
      </vt:variant>
      <vt:variant>
        <vt:i4>0</vt:i4>
      </vt:variant>
      <vt:variant>
        <vt:i4>5</vt:i4>
      </vt:variant>
      <vt:variant>
        <vt:lpwstr/>
      </vt:variant>
      <vt:variant>
        <vt:lpwstr>_Toc229993952</vt:lpwstr>
      </vt:variant>
      <vt:variant>
        <vt:i4>1703995</vt:i4>
      </vt:variant>
      <vt:variant>
        <vt:i4>404</vt:i4>
      </vt:variant>
      <vt:variant>
        <vt:i4>0</vt:i4>
      </vt:variant>
      <vt:variant>
        <vt:i4>5</vt:i4>
      </vt:variant>
      <vt:variant>
        <vt:lpwstr/>
      </vt:variant>
      <vt:variant>
        <vt:lpwstr>_Toc229993951</vt:lpwstr>
      </vt:variant>
      <vt:variant>
        <vt:i4>1703995</vt:i4>
      </vt:variant>
      <vt:variant>
        <vt:i4>398</vt:i4>
      </vt:variant>
      <vt:variant>
        <vt:i4>0</vt:i4>
      </vt:variant>
      <vt:variant>
        <vt:i4>5</vt:i4>
      </vt:variant>
      <vt:variant>
        <vt:lpwstr/>
      </vt:variant>
      <vt:variant>
        <vt:lpwstr>_Toc229993950</vt:lpwstr>
      </vt:variant>
      <vt:variant>
        <vt:i4>1769531</vt:i4>
      </vt:variant>
      <vt:variant>
        <vt:i4>392</vt:i4>
      </vt:variant>
      <vt:variant>
        <vt:i4>0</vt:i4>
      </vt:variant>
      <vt:variant>
        <vt:i4>5</vt:i4>
      </vt:variant>
      <vt:variant>
        <vt:lpwstr/>
      </vt:variant>
      <vt:variant>
        <vt:lpwstr>_Toc229993949</vt:lpwstr>
      </vt:variant>
      <vt:variant>
        <vt:i4>1769531</vt:i4>
      </vt:variant>
      <vt:variant>
        <vt:i4>386</vt:i4>
      </vt:variant>
      <vt:variant>
        <vt:i4>0</vt:i4>
      </vt:variant>
      <vt:variant>
        <vt:i4>5</vt:i4>
      </vt:variant>
      <vt:variant>
        <vt:lpwstr/>
      </vt:variant>
      <vt:variant>
        <vt:lpwstr>_Toc229993948</vt:lpwstr>
      </vt:variant>
      <vt:variant>
        <vt:i4>1769531</vt:i4>
      </vt:variant>
      <vt:variant>
        <vt:i4>380</vt:i4>
      </vt:variant>
      <vt:variant>
        <vt:i4>0</vt:i4>
      </vt:variant>
      <vt:variant>
        <vt:i4>5</vt:i4>
      </vt:variant>
      <vt:variant>
        <vt:lpwstr/>
      </vt:variant>
      <vt:variant>
        <vt:lpwstr>_Toc229993947</vt:lpwstr>
      </vt:variant>
      <vt:variant>
        <vt:i4>1769531</vt:i4>
      </vt:variant>
      <vt:variant>
        <vt:i4>374</vt:i4>
      </vt:variant>
      <vt:variant>
        <vt:i4>0</vt:i4>
      </vt:variant>
      <vt:variant>
        <vt:i4>5</vt:i4>
      </vt:variant>
      <vt:variant>
        <vt:lpwstr/>
      </vt:variant>
      <vt:variant>
        <vt:lpwstr>_Toc229993946</vt:lpwstr>
      </vt:variant>
      <vt:variant>
        <vt:i4>1769531</vt:i4>
      </vt:variant>
      <vt:variant>
        <vt:i4>368</vt:i4>
      </vt:variant>
      <vt:variant>
        <vt:i4>0</vt:i4>
      </vt:variant>
      <vt:variant>
        <vt:i4>5</vt:i4>
      </vt:variant>
      <vt:variant>
        <vt:lpwstr/>
      </vt:variant>
      <vt:variant>
        <vt:lpwstr>_Toc229993945</vt:lpwstr>
      </vt:variant>
      <vt:variant>
        <vt:i4>1769531</vt:i4>
      </vt:variant>
      <vt:variant>
        <vt:i4>362</vt:i4>
      </vt:variant>
      <vt:variant>
        <vt:i4>0</vt:i4>
      </vt:variant>
      <vt:variant>
        <vt:i4>5</vt:i4>
      </vt:variant>
      <vt:variant>
        <vt:lpwstr/>
      </vt:variant>
      <vt:variant>
        <vt:lpwstr>_Toc229993944</vt:lpwstr>
      </vt:variant>
      <vt:variant>
        <vt:i4>1769531</vt:i4>
      </vt:variant>
      <vt:variant>
        <vt:i4>356</vt:i4>
      </vt:variant>
      <vt:variant>
        <vt:i4>0</vt:i4>
      </vt:variant>
      <vt:variant>
        <vt:i4>5</vt:i4>
      </vt:variant>
      <vt:variant>
        <vt:lpwstr/>
      </vt:variant>
      <vt:variant>
        <vt:lpwstr>_Toc229993943</vt:lpwstr>
      </vt:variant>
      <vt:variant>
        <vt:i4>1769531</vt:i4>
      </vt:variant>
      <vt:variant>
        <vt:i4>350</vt:i4>
      </vt:variant>
      <vt:variant>
        <vt:i4>0</vt:i4>
      </vt:variant>
      <vt:variant>
        <vt:i4>5</vt:i4>
      </vt:variant>
      <vt:variant>
        <vt:lpwstr/>
      </vt:variant>
      <vt:variant>
        <vt:lpwstr>_Toc229993942</vt:lpwstr>
      </vt:variant>
      <vt:variant>
        <vt:i4>1769531</vt:i4>
      </vt:variant>
      <vt:variant>
        <vt:i4>344</vt:i4>
      </vt:variant>
      <vt:variant>
        <vt:i4>0</vt:i4>
      </vt:variant>
      <vt:variant>
        <vt:i4>5</vt:i4>
      </vt:variant>
      <vt:variant>
        <vt:lpwstr/>
      </vt:variant>
      <vt:variant>
        <vt:lpwstr>_Toc229993941</vt:lpwstr>
      </vt:variant>
      <vt:variant>
        <vt:i4>1769531</vt:i4>
      </vt:variant>
      <vt:variant>
        <vt:i4>338</vt:i4>
      </vt:variant>
      <vt:variant>
        <vt:i4>0</vt:i4>
      </vt:variant>
      <vt:variant>
        <vt:i4>5</vt:i4>
      </vt:variant>
      <vt:variant>
        <vt:lpwstr/>
      </vt:variant>
      <vt:variant>
        <vt:lpwstr>_Toc229993940</vt:lpwstr>
      </vt:variant>
      <vt:variant>
        <vt:i4>1835067</vt:i4>
      </vt:variant>
      <vt:variant>
        <vt:i4>332</vt:i4>
      </vt:variant>
      <vt:variant>
        <vt:i4>0</vt:i4>
      </vt:variant>
      <vt:variant>
        <vt:i4>5</vt:i4>
      </vt:variant>
      <vt:variant>
        <vt:lpwstr/>
      </vt:variant>
      <vt:variant>
        <vt:lpwstr>_Toc229993939</vt:lpwstr>
      </vt:variant>
      <vt:variant>
        <vt:i4>1835067</vt:i4>
      </vt:variant>
      <vt:variant>
        <vt:i4>326</vt:i4>
      </vt:variant>
      <vt:variant>
        <vt:i4>0</vt:i4>
      </vt:variant>
      <vt:variant>
        <vt:i4>5</vt:i4>
      </vt:variant>
      <vt:variant>
        <vt:lpwstr/>
      </vt:variant>
      <vt:variant>
        <vt:lpwstr>_Toc229993938</vt:lpwstr>
      </vt:variant>
      <vt:variant>
        <vt:i4>1835067</vt:i4>
      </vt:variant>
      <vt:variant>
        <vt:i4>320</vt:i4>
      </vt:variant>
      <vt:variant>
        <vt:i4>0</vt:i4>
      </vt:variant>
      <vt:variant>
        <vt:i4>5</vt:i4>
      </vt:variant>
      <vt:variant>
        <vt:lpwstr/>
      </vt:variant>
      <vt:variant>
        <vt:lpwstr>_Toc229993937</vt:lpwstr>
      </vt:variant>
      <vt:variant>
        <vt:i4>1835067</vt:i4>
      </vt:variant>
      <vt:variant>
        <vt:i4>314</vt:i4>
      </vt:variant>
      <vt:variant>
        <vt:i4>0</vt:i4>
      </vt:variant>
      <vt:variant>
        <vt:i4>5</vt:i4>
      </vt:variant>
      <vt:variant>
        <vt:lpwstr/>
      </vt:variant>
      <vt:variant>
        <vt:lpwstr>_Toc229993936</vt:lpwstr>
      </vt:variant>
      <vt:variant>
        <vt:i4>1835067</vt:i4>
      </vt:variant>
      <vt:variant>
        <vt:i4>308</vt:i4>
      </vt:variant>
      <vt:variant>
        <vt:i4>0</vt:i4>
      </vt:variant>
      <vt:variant>
        <vt:i4>5</vt:i4>
      </vt:variant>
      <vt:variant>
        <vt:lpwstr/>
      </vt:variant>
      <vt:variant>
        <vt:lpwstr>_Toc229993935</vt:lpwstr>
      </vt:variant>
      <vt:variant>
        <vt:i4>1835067</vt:i4>
      </vt:variant>
      <vt:variant>
        <vt:i4>302</vt:i4>
      </vt:variant>
      <vt:variant>
        <vt:i4>0</vt:i4>
      </vt:variant>
      <vt:variant>
        <vt:i4>5</vt:i4>
      </vt:variant>
      <vt:variant>
        <vt:lpwstr/>
      </vt:variant>
      <vt:variant>
        <vt:lpwstr>_Toc229993934</vt:lpwstr>
      </vt:variant>
      <vt:variant>
        <vt:i4>1835067</vt:i4>
      </vt:variant>
      <vt:variant>
        <vt:i4>296</vt:i4>
      </vt:variant>
      <vt:variant>
        <vt:i4>0</vt:i4>
      </vt:variant>
      <vt:variant>
        <vt:i4>5</vt:i4>
      </vt:variant>
      <vt:variant>
        <vt:lpwstr/>
      </vt:variant>
      <vt:variant>
        <vt:lpwstr>_Toc229993933</vt:lpwstr>
      </vt:variant>
      <vt:variant>
        <vt:i4>1835067</vt:i4>
      </vt:variant>
      <vt:variant>
        <vt:i4>290</vt:i4>
      </vt:variant>
      <vt:variant>
        <vt:i4>0</vt:i4>
      </vt:variant>
      <vt:variant>
        <vt:i4>5</vt:i4>
      </vt:variant>
      <vt:variant>
        <vt:lpwstr/>
      </vt:variant>
      <vt:variant>
        <vt:lpwstr>_Toc229993932</vt:lpwstr>
      </vt:variant>
      <vt:variant>
        <vt:i4>1835067</vt:i4>
      </vt:variant>
      <vt:variant>
        <vt:i4>284</vt:i4>
      </vt:variant>
      <vt:variant>
        <vt:i4>0</vt:i4>
      </vt:variant>
      <vt:variant>
        <vt:i4>5</vt:i4>
      </vt:variant>
      <vt:variant>
        <vt:lpwstr/>
      </vt:variant>
      <vt:variant>
        <vt:lpwstr>_Toc229993931</vt:lpwstr>
      </vt:variant>
      <vt:variant>
        <vt:i4>1835067</vt:i4>
      </vt:variant>
      <vt:variant>
        <vt:i4>278</vt:i4>
      </vt:variant>
      <vt:variant>
        <vt:i4>0</vt:i4>
      </vt:variant>
      <vt:variant>
        <vt:i4>5</vt:i4>
      </vt:variant>
      <vt:variant>
        <vt:lpwstr/>
      </vt:variant>
      <vt:variant>
        <vt:lpwstr>_Toc229993930</vt:lpwstr>
      </vt:variant>
      <vt:variant>
        <vt:i4>1900603</vt:i4>
      </vt:variant>
      <vt:variant>
        <vt:i4>272</vt:i4>
      </vt:variant>
      <vt:variant>
        <vt:i4>0</vt:i4>
      </vt:variant>
      <vt:variant>
        <vt:i4>5</vt:i4>
      </vt:variant>
      <vt:variant>
        <vt:lpwstr/>
      </vt:variant>
      <vt:variant>
        <vt:lpwstr>_Toc229993929</vt:lpwstr>
      </vt:variant>
      <vt:variant>
        <vt:i4>1900603</vt:i4>
      </vt:variant>
      <vt:variant>
        <vt:i4>266</vt:i4>
      </vt:variant>
      <vt:variant>
        <vt:i4>0</vt:i4>
      </vt:variant>
      <vt:variant>
        <vt:i4>5</vt:i4>
      </vt:variant>
      <vt:variant>
        <vt:lpwstr/>
      </vt:variant>
      <vt:variant>
        <vt:lpwstr>_Toc229993928</vt:lpwstr>
      </vt:variant>
      <vt:variant>
        <vt:i4>1900603</vt:i4>
      </vt:variant>
      <vt:variant>
        <vt:i4>260</vt:i4>
      </vt:variant>
      <vt:variant>
        <vt:i4>0</vt:i4>
      </vt:variant>
      <vt:variant>
        <vt:i4>5</vt:i4>
      </vt:variant>
      <vt:variant>
        <vt:lpwstr/>
      </vt:variant>
      <vt:variant>
        <vt:lpwstr>_Toc229993927</vt:lpwstr>
      </vt:variant>
      <vt:variant>
        <vt:i4>1900603</vt:i4>
      </vt:variant>
      <vt:variant>
        <vt:i4>254</vt:i4>
      </vt:variant>
      <vt:variant>
        <vt:i4>0</vt:i4>
      </vt:variant>
      <vt:variant>
        <vt:i4>5</vt:i4>
      </vt:variant>
      <vt:variant>
        <vt:lpwstr/>
      </vt:variant>
      <vt:variant>
        <vt:lpwstr>_Toc229993926</vt:lpwstr>
      </vt:variant>
      <vt:variant>
        <vt:i4>1900603</vt:i4>
      </vt:variant>
      <vt:variant>
        <vt:i4>248</vt:i4>
      </vt:variant>
      <vt:variant>
        <vt:i4>0</vt:i4>
      </vt:variant>
      <vt:variant>
        <vt:i4>5</vt:i4>
      </vt:variant>
      <vt:variant>
        <vt:lpwstr/>
      </vt:variant>
      <vt:variant>
        <vt:lpwstr>_Toc229993925</vt:lpwstr>
      </vt:variant>
      <vt:variant>
        <vt:i4>1900603</vt:i4>
      </vt:variant>
      <vt:variant>
        <vt:i4>242</vt:i4>
      </vt:variant>
      <vt:variant>
        <vt:i4>0</vt:i4>
      </vt:variant>
      <vt:variant>
        <vt:i4>5</vt:i4>
      </vt:variant>
      <vt:variant>
        <vt:lpwstr/>
      </vt:variant>
      <vt:variant>
        <vt:lpwstr>_Toc229993924</vt:lpwstr>
      </vt:variant>
      <vt:variant>
        <vt:i4>1900603</vt:i4>
      </vt:variant>
      <vt:variant>
        <vt:i4>236</vt:i4>
      </vt:variant>
      <vt:variant>
        <vt:i4>0</vt:i4>
      </vt:variant>
      <vt:variant>
        <vt:i4>5</vt:i4>
      </vt:variant>
      <vt:variant>
        <vt:lpwstr/>
      </vt:variant>
      <vt:variant>
        <vt:lpwstr>_Toc229993923</vt:lpwstr>
      </vt:variant>
      <vt:variant>
        <vt:i4>1900603</vt:i4>
      </vt:variant>
      <vt:variant>
        <vt:i4>230</vt:i4>
      </vt:variant>
      <vt:variant>
        <vt:i4>0</vt:i4>
      </vt:variant>
      <vt:variant>
        <vt:i4>5</vt:i4>
      </vt:variant>
      <vt:variant>
        <vt:lpwstr/>
      </vt:variant>
      <vt:variant>
        <vt:lpwstr>_Toc229993922</vt:lpwstr>
      </vt:variant>
      <vt:variant>
        <vt:i4>1900603</vt:i4>
      </vt:variant>
      <vt:variant>
        <vt:i4>224</vt:i4>
      </vt:variant>
      <vt:variant>
        <vt:i4>0</vt:i4>
      </vt:variant>
      <vt:variant>
        <vt:i4>5</vt:i4>
      </vt:variant>
      <vt:variant>
        <vt:lpwstr/>
      </vt:variant>
      <vt:variant>
        <vt:lpwstr>_Toc229993921</vt:lpwstr>
      </vt:variant>
      <vt:variant>
        <vt:i4>1900603</vt:i4>
      </vt:variant>
      <vt:variant>
        <vt:i4>218</vt:i4>
      </vt:variant>
      <vt:variant>
        <vt:i4>0</vt:i4>
      </vt:variant>
      <vt:variant>
        <vt:i4>5</vt:i4>
      </vt:variant>
      <vt:variant>
        <vt:lpwstr/>
      </vt:variant>
      <vt:variant>
        <vt:lpwstr>_Toc229993920</vt:lpwstr>
      </vt:variant>
      <vt:variant>
        <vt:i4>1966139</vt:i4>
      </vt:variant>
      <vt:variant>
        <vt:i4>212</vt:i4>
      </vt:variant>
      <vt:variant>
        <vt:i4>0</vt:i4>
      </vt:variant>
      <vt:variant>
        <vt:i4>5</vt:i4>
      </vt:variant>
      <vt:variant>
        <vt:lpwstr/>
      </vt:variant>
      <vt:variant>
        <vt:lpwstr>_Toc229993919</vt:lpwstr>
      </vt:variant>
      <vt:variant>
        <vt:i4>1966139</vt:i4>
      </vt:variant>
      <vt:variant>
        <vt:i4>206</vt:i4>
      </vt:variant>
      <vt:variant>
        <vt:i4>0</vt:i4>
      </vt:variant>
      <vt:variant>
        <vt:i4>5</vt:i4>
      </vt:variant>
      <vt:variant>
        <vt:lpwstr/>
      </vt:variant>
      <vt:variant>
        <vt:lpwstr>_Toc229993918</vt:lpwstr>
      </vt:variant>
      <vt:variant>
        <vt:i4>1966139</vt:i4>
      </vt:variant>
      <vt:variant>
        <vt:i4>200</vt:i4>
      </vt:variant>
      <vt:variant>
        <vt:i4>0</vt:i4>
      </vt:variant>
      <vt:variant>
        <vt:i4>5</vt:i4>
      </vt:variant>
      <vt:variant>
        <vt:lpwstr/>
      </vt:variant>
      <vt:variant>
        <vt:lpwstr>_Toc229993917</vt:lpwstr>
      </vt:variant>
      <vt:variant>
        <vt:i4>1966139</vt:i4>
      </vt:variant>
      <vt:variant>
        <vt:i4>194</vt:i4>
      </vt:variant>
      <vt:variant>
        <vt:i4>0</vt:i4>
      </vt:variant>
      <vt:variant>
        <vt:i4>5</vt:i4>
      </vt:variant>
      <vt:variant>
        <vt:lpwstr/>
      </vt:variant>
      <vt:variant>
        <vt:lpwstr>_Toc229993916</vt:lpwstr>
      </vt:variant>
      <vt:variant>
        <vt:i4>1966139</vt:i4>
      </vt:variant>
      <vt:variant>
        <vt:i4>188</vt:i4>
      </vt:variant>
      <vt:variant>
        <vt:i4>0</vt:i4>
      </vt:variant>
      <vt:variant>
        <vt:i4>5</vt:i4>
      </vt:variant>
      <vt:variant>
        <vt:lpwstr/>
      </vt:variant>
      <vt:variant>
        <vt:lpwstr>_Toc229993915</vt:lpwstr>
      </vt:variant>
      <vt:variant>
        <vt:i4>1966139</vt:i4>
      </vt:variant>
      <vt:variant>
        <vt:i4>182</vt:i4>
      </vt:variant>
      <vt:variant>
        <vt:i4>0</vt:i4>
      </vt:variant>
      <vt:variant>
        <vt:i4>5</vt:i4>
      </vt:variant>
      <vt:variant>
        <vt:lpwstr/>
      </vt:variant>
      <vt:variant>
        <vt:lpwstr>_Toc229993914</vt:lpwstr>
      </vt:variant>
      <vt:variant>
        <vt:i4>1966139</vt:i4>
      </vt:variant>
      <vt:variant>
        <vt:i4>176</vt:i4>
      </vt:variant>
      <vt:variant>
        <vt:i4>0</vt:i4>
      </vt:variant>
      <vt:variant>
        <vt:i4>5</vt:i4>
      </vt:variant>
      <vt:variant>
        <vt:lpwstr/>
      </vt:variant>
      <vt:variant>
        <vt:lpwstr>_Toc229993913</vt:lpwstr>
      </vt:variant>
      <vt:variant>
        <vt:i4>1966139</vt:i4>
      </vt:variant>
      <vt:variant>
        <vt:i4>170</vt:i4>
      </vt:variant>
      <vt:variant>
        <vt:i4>0</vt:i4>
      </vt:variant>
      <vt:variant>
        <vt:i4>5</vt:i4>
      </vt:variant>
      <vt:variant>
        <vt:lpwstr/>
      </vt:variant>
      <vt:variant>
        <vt:lpwstr>_Toc229993912</vt:lpwstr>
      </vt:variant>
      <vt:variant>
        <vt:i4>1966139</vt:i4>
      </vt:variant>
      <vt:variant>
        <vt:i4>164</vt:i4>
      </vt:variant>
      <vt:variant>
        <vt:i4>0</vt:i4>
      </vt:variant>
      <vt:variant>
        <vt:i4>5</vt:i4>
      </vt:variant>
      <vt:variant>
        <vt:lpwstr/>
      </vt:variant>
      <vt:variant>
        <vt:lpwstr>_Toc229993911</vt:lpwstr>
      </vt:variant>
      <vt:variant>
        <vt:i4>1966139</vt:i4>
      </vt:variant>
      <vt:variant>
        <vt:i4>158</vt:i4>
      </vt:variant>
      <vt:variant>
        <vt:i4>0</vt:i4>
      </vt:variant>
      <vt:variant>
        <vt:i4>5</vt:i4>
      </vt:variant>
      <vt:variant>
        <vt:lpwstr/>
      </vt:variant>
      <vt:variant>
        <vt:lpwstr>_Toc229993910</vt:lpwstr>
      </vt:variant>
      <vt:variant>
        <vt:i4>2031675</vt:i4>
      </vt:variant>
      <vt:variant>
        <vt:i4>152</vt:i4>
      </vt:variant>
      <vt:variant>
        <vt:i4>0</vt:i4>
      </vt:variant>
      <vt:variant>
        <vt:i4>5</vt:i4>
      </vt:variant>
      <vt:variant>
        <vt:lpwstr/>
      </vt:variant>
      <vt:variant>
        <vt:lpwstr>_Toc229993909</vt:lpwstr>
      </vt:variant>
      <vt:variant>
        <vt:i4>2031675</vt:i4>
      </vt:variant>
      <vt:variant>
        <vt:i4>146</vt:i4>
      </vt:variant>
      <vt:variant>
        <vt:i4>0</vt:i4>
      </vt:variant>
      <vt:variant>
        <vt:i4>5</vt:i4>
      </vt:variant>
      <vt:variant>
        <vt:lpwstr/>
      </vt:variant>
      <vt:variant>
        <vt:lpwstr>_Toc229993908</vt:lpwstr>
      </vt:variant>
      <vt:variant>
        <vt:i4>2031675</vt:i4>
      </vt:variant>
      <vt:variant>
        <vt:i4>140</vt:i4>
      </vt:variant>
      <vt:variant>
        <vt:i4>0</vt:i4>
      </vt:variant>
      <vt:variant>
        <vt:i4>5</vt:i4>
      </vt:variant>
      <vt:variant>
        <vt:lpwstr/>
      </vt:variant>
      <vt:variant>
        <vt:lpwstr>_Toc229993907</vt:lpwstr>
      </vt:variant>
      <vt:variant>
        <vt:i4>2031675</vt:i4>
      </vt:variant>
      <vt:variant>
        <vt:i4>134</vt:i4>
      </vt:variant>
      <vt:variant>
        <vt:i4>0</vt:i4>
      </vt:variant>
      <vt:variant>
        <vt:i4>5</vt:i4>
      </vt:variant>
      <vt:variant>
        <vt:lpwstr/>
      </vt:variant>
      <vt:variant>
        <vt:lpwstr>_Toc229993906</vt:lpwstr>
      </vt:variant>
      <vt:variant>
        <vt:i4>2031675</vt:i4>
      </vt:variant>
      <vt:variant>
        <vt:i4>128</vt:i4>
      </vt:variant>
      <vt:variant>
        <vt:i4>0</vt:i4>
      </vt:variant>
      <vt:variant>
        <vt:i4>5</vt:i4>
      </vt:variant>
      <vt:variant>
        <vt:lpwstr/>
      </vt:variant>
      <vt:variant>
        <vt:lpwstr>_Toc229993905</vt:lpwstr>
      </vt:variant>
      <vt:variant>
        <vt:i4>2031675</vt:i4>
      </vt:variant>
      <vt:variant>
        <vt:i4>122</vt:i4>
      </vt:variant>
      <vt:variant>
        <vt:i4>0</vt:i4>
      </vt:variant>
      <vt:variant>
        <vt:i4>5</vt:i4>
      </vt:variant>
      <vt:variant>
        <vt:lpwstr/>
      </vt:variant>
      <vt:variant>
        <vt:lpwstr>_Toc229993904</vt:lpwstr>
      </vt:variant>
      <vt:variant>
        <vt:i4>2031675</vt:i4>
      </vt:variant>
      <vt:variant>
        <vt:i4>116</vt:i4>
      </vt:variant>
      <vt:variant>
        <vt:i4>0</vt:i4>
      </vt:variant>
      <vt:variant>
        <vt:i4>5</vt:i4>
      </vt:variant>
      <vt:variant>
        <vt:lpwstr/>
      </vt:variant>
      <vt:variant>
        <vt:lpwstr>_Toc229993903</vt:lpwstr>
      </vt:variant>
      <vt:variant>
        <vt:i4>2031675</vt:i4>
      </vt:variant>
      <vt:variant>
        <vt:i4>110</vt:i4>
      </vt:variant>
      <vt:variant>
        <vt:i4>0</vt:i4>
      </vt:variant>
      <vt:variant>
        <vt:i4>5</vt:i4>
      </vt:variant>
      <vt:variant>
        <vt:lpwstr/>
      </vt:variant>
      <vt:variant>
        <vt:lpwstr>_Toc229993902</vt:lpwstr>
      </vt:variant>
      <vt:variant>
        <vt:i4>2031675</vt:i4>
      </vt:variant>
      <vt:variant>
        <vt:i4>104</vt:i4>
      </vt:variant>
      <vt:variant>
        <vt:i4>0</vt:i4>
      </vt:variant>
      <vt:variant>
        <vt:i4>5</vt:i4>
      </vt:variant>
      <vt:variant>
        <vt:lpwstr/>
      </vt:variant>
      <vt:variant>
        <vt:lpwstr>_Toc229993901</vt:lpwstr>
      </vt:variant>
      <vt:variant>
        <vt:i4>2031675</vt:i4>
      </vt:variant>
      <vt:variant>
        <vt:i4>98</vt:i4>
      </vt:variant>
      <vt:variant>
        <vt:i4>0</vt:i4>
      </vt:variant>
      <vt:variant>
        <vt:i4>5</vt:i4>
      </vt:variant>
      <vt:variant>
        <vt:lpwstr/>
      </vt:variant>
      <vt:variant>
        <vt:lpwstr>_Toc229993900</vt:lpwstr>
      </vt:variant>
      <vt:variant>
        <vt:i4>1441850</vt:i4>
      </vt:variant>
      <vt:variant>
        <vt:i4>92</vt:i4>
      </vt:variant>
      <vt:variant>
        <vt:i4>0</vt:i4>
      </vt:variant>
      <vt:variant>
        <vt:i4>5</vt:i4>
      </vt:variant>
      <vt:variant>
        <vt:lpwstr/>
      </vt:variant>
      <vt:variant>
        <vt:lpwstr>_Toc229993899</vt:lpwstr>
      </vt:variant>
      <vt:variant>
        <vt:i4>1441850</vt:i4>
      </vt:variant>
      <vt:variant>
        <vt:i4>86</vt:i4>
      </vt:variant>
      <vt:variant>
        <vt:i4>0</vt:i4>
      </vt:variant>
      <vt:variant>
        <vt:i4>5</vt:i4>
      </vt:variant>
      <vt:variant>
        <vt:lpwstr/>
      </vt:variant>
      <vt:variant>
        <vt:lpwstr>_Toc229993898</vt:lpwstr>
      </vt:variant>
      <vt:variant>
        <vt:i4>1441850</vt:i4>
      </vt:variant>
      <vt:variant>
        <vt:i4>80</vt:i4>
      </vt:variant>
      <vt:variant>
        <vt:i4>0</vt:i4>
      </vt:variant>
      <vt:variant>
        <vt:i4>5</vt:i4>
      </vt:variant>
      <vt:variant>
        <vt:lpwstr/>
      </vt:variant>
      <vt:variant>
        <vt:lpwstr>_Toc229993897</vt:lpwstr>
      </vt:variant>
      <vt:variant>
        <vt:i4>1441850</vt:i4>
      </vt:variant>
      <vt:variant>
        <vt:i4>74</vt:i4>
      </vt:variant>
      <vt:variant>
        <vt:i4>0</vt:i4>
      </vt:variant>
      <vt:variant>
        <vt:i4>5</vt:i4>
      </vt:variant>
      <vt:variant>
        <vt:lpwstr/>
      </vt:variant>
      <vt:variant>
        <vt:lpwstr>_Toc229993896</vt:lpwstr>
      </vt:variant>
      <vt:variant>
        <vt:i4>1441850</vt:i4>
      </vt:variant>
      <vt:variant>
        <vt:i4>68</vt:i4>
      </vt:variant>
      <vt:variant>
        <vt:i4>0</vt:i4>
      </vt:variant>
      <vt:variant>
        <vt:i4>5</vt:i4>
      </vt:variant>
      <vt:variant>
        <vt:lpwstr/>
      </vt:variant>
      <vt:variant>
        <vt:lpwstr>_Toc229993895</vt:lpwstr>
      </vt:variant>
      <vt:variant>
        <vt:i4>1441850</vt:i4>
      </vt:variant>
      <vt:variant>
        <vt:i4>62</vt:i4>
      </vt:variant>
      <vt:variant>
        <vt:i4>0</vt:i4>
      </vt:variant>
      <vt:variant>
        <vt:i4>5</vt:i4>
      </vt:variant>
      <vt:variant>
        <vt:lpwstr/>
      </vt:variant>
      <vt:variant>
        <vt:lpwstr>_Toc229993894</vt:lpwstr>
      </vt:variant>
      <vt:variant>
        <vt:i4>1441850</vt:i4>
      </vt:variant>
      <vt:variant>
        <vt:i4>56</vt:i4>
      </vt:variant>
      <vt:variant>
        <vt:i4>0</vt:i4>
      </vt:variant>
      <vt:variant>
        <vt:i4>5</vt:i4>
      </vt:variant>
      <vt:variant>
        <vt:lpwstr/>
      </vt:variant>
      <vt:variant>
        <vt:lpwstr>_Toc229993893</vt:lpwstr>
      </vt:variant>
      <vt:variant>
        <vt:i4>1441850</vt:i4>
      </vt:variant>
      <vt:variant>
        <vt:i4>50</vt:i4>
      </vt:variant>
      <vt:variant>
        <vt:i4>0</vt:i4>
      </vt:variant>
      <vt:variant>
        <vt:i4>5</vt:i4>
      </vt:variant>
      <vt:variant>
        <vt:lpwstr/>
      </vt:variant>
      <vt:variant>
        <vt:lpwstr>_Toc229993892</vt:lpwstr>
      </vt:variant>
      <vt:variant>
        <vt:i4>1441850</vt:i4>
      </vt:variant>
      <vt:variant>
        <vt:i4>44</vt:i4>
      </vt:variant>
      <vt:variant>
        <vt:i4>0</vt:i4>
      </vt:variant>
      <vt:variant>
        <vt:i4>5</vt:i4>
      </vt:variant>
      <vt:variant>
        <vt:lpwstr/>
      </vt:variant>
      <vt:variant>
        <vt:lpwstr>_Toc229993891</vt:lpwstr>
      </vt:variant>
      <vt:variant>
        <vt:i4>1441850</vt:i4>
      </vt:variant>
      <vt:variant>
        <vt:i4>38</vt:i4>
      </vt:variant>
      <vt:variant>
        <vt:i4>0</vt:i4>
      </vt:variant>
      <vt:variant>
        <vt:i4>5</vt:i4>
      </vt:variant>
      <vt:variant>
        <vt:lpwstr/>
      </vt:variant>
      <vt:variant>
        <vt:lpwstr>_Toc229993890</vt:lpwstr>
      </vt:variant>
      <vt:variant>
        <vt:i4>1507386</vt:i4>
      </vt:variant>
      <vt:variant>
        <vt:i4>32</vt:i4>
      </vt:variant>
      <vt:variant>
        <vt:i4>0</vt:i4>
      </vt:variant>
      <vt:variant>
        <vt:i4>5</vt:i4>
      </vt:variant>
      <vt:variant>
        <vt:lpwstr/>
      </vt:variant>
      <vt:variant>
        <vt:lpwstr>_Toc229993889</vt:lpwstr>
      </vt:variant>
      <vt:variant>
        <vt:i4>1507386</vt:i4>
      </vt:variant>
      <vt:variant>
        <vt:i4>26</vt:i4>
      </vt:variant>
      <vt:variant>
        <vt:i4>0</vt:i4>
      </vt:variant>
      <vt:variant>
        <vt:i4>5</vt:i4>
      </vt:variant>
      <vt:variant>
        <vt:lpwstr/>
      </vt:variant>
      <vt:variant>
        <vt:lpwstr>_Toc229993888</vt:lpwstr>
      </vt:variant>
      <vt:variant>
        <vt:i4>1507386</vt:i4>
      </vt:variant>
      <vt:variant>
        <vt:i4>20</vt:i4>
      </vt:variant>
      <vt:variant>
        <vt:i4>0</vt:i4>
      </vt:variant>
      <vt:variant>
        <vt:i4>5</vt:i4>
      </vt:variant>
      <vt:variant>
        <vt:lpwstr/>
      </vt:variant>
      <vt:variant>
        <vt:lpwstr>_Toc229993887</vt:lpwstr>
      </vt:variant>
      <vt:variant>
        <vt:i4>1507386</vt:i4>
      </vt:variant>
      <vt:variant>
        <vt:i4>14</vt:i4>
      </vt:variant>
      <vt:variant>
        <vt:i4>0</vt:i4>
      </vt:variant>
      <vt:variant>
        <vt:i4>5</vt:i4>
      </vt:variant>
      <vt:variant>
        <vt:lpwstr/>
      </vt:variant>
      <vt:variant>
        <vt:lpwstr>_Toc229993886</vt:lpwstr>
      </vt:variant>
      <vt:variant>
        <vt:i4>1507386</vt:i4>
      </vt:variant>
      <vt:variant>
        <vt:i4>8</vt:i4>
      </vt:variant>
      <vt:variant>
        <vt:i4>0</vt:i4>
      </vt:variant>
      <vt:variant>
        <vt:i4>5</vt:i4>
      </vt:variant>
      <vt:variant>
        <vt:lpwstr/>
      </vt:variant>
      <vt:variant>
        <vt:lpwstr>_Toc229993885</vt:lpwstr>
      </vt:variant>
      <vt:variant>
        <vt:i4>1507386</vt:i4>
      </vt:variant>
      <vt:variant>
        <vt:i4>2</vt:i4>
      </vt:variant>
      <vt:variant>
        <vt:i4>0</vt:i4>
      </vt:variant>
      <vt:variant>
        <vt:i4>5</vt:i4>
      </vt:variant>
      <vt:variant>
        <vt:lpwstr/>
      </vt:variant>
      <vt:variant>
        <vt:lpwstr>_Toc229993884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Trejo;Gael Márquez</dc:creator>
  <cp:keywords/>
  <dc:description/>
  <cp:lastModifiedBy>Gael Márquez</cp:lastModifiedBy>
  <cp:revision>2</cp:revision>
  <cp:lastPrinted>2026-05-18T06:41:00Z</cp:lastPrinted>
  <dcterms:created xsi:type="dcterms:W3CDTF">2026-08-22T20:18:00Z</dcterms:created>
  <dcterms:modified xsi:type="dcterms:W3CDTF">2026-08-22T20:18:00Z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0x010100BDDF7BC7BEEDD849A8A70B5D40E116AF</vt:lpwstr>
  </property>
</Properties>
</file>